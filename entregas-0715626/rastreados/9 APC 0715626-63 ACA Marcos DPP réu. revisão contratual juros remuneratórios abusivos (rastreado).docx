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3416" w14:textId="77777777" w:rsidR="0010371B" w:rsidRDefault="0010371B"/>
    <w:tbl>
      <w:tblPr>
        <w:tblW w:w="8504" w:type="dxa"/>
        <w:tblCellMar>
          <w:left w:w="0" w:type="dxa"/>
          <w:right w:w="0" w:type="dxa"/>
        </w:tblCellMar>
        <w:tblLook w:val="04A0" w:firstRow="1" w:lastRow="0" w:firstColumn="1" w:lastColumn="0" w:noHBand="0" w:noVBand="1"/>
      </w:tblPr>
      <w:tblGrid>
        <w:gridCol w:w="2822"/>
        <w:gridCol w:w="5682"/>
      </w:tblGrid>
      <w:tr w:rsidR="0010371B" w14:paraId="4369341C" w14:textId="77777777">
        <w:tc>
          <w:tcPr>
            <w:tcW w:w="2822" w:type="dxa"/>
          </w:tcPr>
          <w:p w14:paraId="43693417" w14:textId="77777777" w:rsidR="0010371B" w:rsidRDefault="00837E2C">
            <w:pPr>
              <w:pStyle w:val="paragraph"/>
              <w:spacing w:before="280" w:beforeAutospacing="0" w:after="0" w:afterAutospacing="0"/>
              <w:jc w:val="both"/>
              <w:textAlignment w:val="baseline"/>
              <w:rPr>
                <w:rFonts w:ascii="Segoe UI" w:hAnsi="Segoe UI" w:cs="Segoe UI"/>
                <w:sz w:val="18"/>
                <w:szCs w:val="18"/>
              </w:rPr>
            </w:pPr>
            <w:r>
              <w:rPr>
                <w:noProof/>
              </w:rPr>
              <w:drawing>
                <wp:inline distT="0" distB="0" distL="0" distR="0" wp14:anchorId="43693507" wp14:editId="43693508">
                  <wp:extent cx="1647825" cy="504825"/>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pic:cNvPicPr>
                            <a:picLocks noChangeAspect="1" noChangeArrowheads="1"/>
                          </pic:cNvPicPr>
                        </pic:nvPicPr>
                        <pic:blipFill>
                          <a:blip r:embed="rId10"/>
                          <a:stretch>
                            <a:fillRect/>
                          </a:stretch>
                        </pic:blipFill>
                        <pic:spPr bwMode="auto">
                          <a:xfrm>
                            <a:off x="0" y="0"/>
                            <a:ext cx="1647825" cy="504825"/>
                          </a:xfrm>
                          <a:prstGeom prst="rect">
                            <a:avLst/>
                          </a:prstGeom>
                        </pic:spPr>
                      </pic:pic>
                    </a:graphicData>
                  </a:graphic>
                </wp:inline>
              </w:drawing>
            </w:r>
            <w:r>
              <w:rPr>
                <w:rStyle w:val="eop"/>
                <w:rFonts w:ascii="Arial" w:hAnsi="Arial" w:cs="Arial"/>
                <w:sz w:val="28"/>
                <w:szCs w:val="28"/>
              </w:rPr>
              <w:t> </w:t>
            </w:r>
          </w:p>
        </w:tc>
        <w:tc>
          <w:tcPr>
            <w:tcW w:w="5681" w:type="dxa"/>
          </w:tcPr>
          <w:p w14:paraId="43693418" w14:textId="77777777" w:rsidR="0010371B" w:rsidRDefault="00837E2C">
            <w:pPr>
              <w:pStyle w:val="paragraph"/>
              <w:spacing w:before="28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43693419" w14:textId="77777777" w:rsidR="0010371B" w:rsidRDefault="00837E2C" w:rsidP="00A93B5D">
            <w:pPr>
              <w:pStyle w:val="paragraph"/>
              <w:spacing w:beforeAutospacing="0" w:after="0" w:afterAutospacing="0"/>
              <w:ind w:left="255"/>
              <w:jc w:val="both"/>
              <w:textAlignment w:val="baseline"/>
            </w:pPr>
            <w:r>
              <w:rPr>
                <w:rStyle w:val="normaltextrun"/>
                <w:rFonts w:ascii="Calibri" w:hAnsi="Calibri" w:cs="Calibri"/>
                <w:color w:val="595959" w:themeColor="text1" w:themeTint="A6"/>
                <w:sz w:val="20"/>
                <w:szCs w:val="20"/>
              </w:rPr>
              <w:t xml:space="preserve">Tribunal de Justiça do Distrito Federal e dos </w:t>
            </w:r>
            <w:commentRangeStart w:id="0"/>
            <w:r>
              <w:rPr>
                <w:rStyle w:val="normaltextrun"/>
                <w:rFonts w:ascii="Calibri" w:hAnsi="Calibri" w:cs="Calibri"/>
                <w:color w:val="595959" w:themeColor="text1" w:themeTint="A6"/>
                <w:sz w:val="20"/>
                <w:szCs w:val="20"/>
              </w:rPr>
              <w:t>Territórios</w:t>
            </w:r>
            <w:commentRangeEnd w:id="0"/>
            <w:r>
              <w:rPr>
                <w:rStyle w:val="Refdecomentrio"/>
                <w:rFonts w:ascii="Calibri" w:hAnsi="Calibri" w:cs="Calibri"/>
                <w:color w:val="595959" w:themeColor="text1" w:themeTint="A6"/>
                <w:sz w:val="20"/>
                <w:szCs w:val="20"/>
              </w:rPr>
              <w:commentReference w:id="0"/>
            </w:r>
            <w:r>
              <w:rPr>
                <w:rStyle w:val="eop"/>
                <w:rFonts w:ascii="Calibri" w:hAnsi="Calibri" w:cs="Calibri"/>
                <w:color w:val="595959" w:themeColor="text1" w:themeTint="A6"/>
                <w:sz w:val="20"/>
                <w:szCs w:val="20"/>
              </w:rPr>
              <w:t> </w:t>
            </w:r>
          </w:p>
          <w:p w14:paraId="4369341A" w14:textId="77777777" w:rsidR="0010371B" w:rsidRDefault="00837E2C" w:rsidP="00A93B5D">
            <w:pPr>
              <w:pStyle w:val="paragraph"/>
              <w:spacing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4369341B" w14:textId="77777777" w:rsidR="0010371B" w:rsidRDefault="00837E2C" w:rsidP="00A93B5D">
            <w:pPr>
              <w:pStyle w:val="paragraph"/>
              <w:spacing w:beforeAutospacing="0" w:after="0" w:afterAutospacing="0"/>
              <w:ind w:left="255"/>
              <w:jc w:val="both"/>
              <w:textAlignment w:val="baseline"/>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commentRangeStart w:id="1"/>
            <w:commentRangeStart w:id="2"/>
            <w:commentRangeEnd w:id="1"/>
            <w:r>
              <w:rPr>
                <w:rStyle w:val="Refdecomentrio"/>
                <w:sz w:val="24"/>
                <w:szCs w:val="24"/>
              </w:rPr>
              <w:commentReference w:id="1"/>
            </w:r>
            <w:commentRangeEnd w:id="2"/>
            <w:r w:rsidR="00676CCA">
              <w:rPr>
                <w:rStyle w:val="Refdecomentrio"/>
                <w:sz w:val="24"/>
                <w:szCs w:val="24"/>
              </w:rPr>
              <w:commentReference w:id="2"/>
            </w:r>
          </w:p>
        </w:tc>
      </w:tr>
    </w:tbl>
    <w:p w14:paraId="4369341D" w14:textId="77777777" w:rsidR="0010371B" w:rsidRDefault="0010371B">
      <w:pPr>
        <w:spacing w:after="0" w:line="360" w:lineRule="auto"/>
        <w:rPr>
          <w:rFonts w:ascii="Arial" w:hAnsi="Arial" w:cs="Arial"/>
          <w:sz w:val="28"/>
          <w:szCs w:val="28"/>
        </w:rPr>
      </w:pPr>
    </w:p>
    <w:tbl>
      <w:tblPr>
        <w:tblW w:w="8723" w:type="dxa"/>
        <w:tblLook w:val="0000" w:firstRow="0" w:lastRow="0" w:firstColumn="0" w:lastColumn="0" w:noHBand="0" w:noVBand="0"/>
      </w:tblPr>
      <w:tblGrid>
        <w:gridCol w:w="3686"/>
        <w:gridCol w:w="446"/>
        <w:gridCol w:w="4591"/>
      </w:tblGrid>
      <w:tr w:rsidR="0010371B" w:rsidRPr="00031B64" w14:paraId="43693421" w14:textId="77777777">
        <w:trPr>
          <w:cantSplit/>
          <w:trHeight w:val="397"/>
        </w:trPr>
        <w:tc>
          <w:tcPr>
            <w:tcW w:w="3686" w:type="dxa"/>
            <w:vAlign w:val="center"/>
          </w:tcPr>
          <w:p w14:paraId="4369341E" w14:textId="77777777" w:rsidR="0010371B" w:rsidRPr="00031B64" w:rsidRDefault="00837E2C">
            <w:pPr>
              <w:rPr>
                <w:rFonts w:ascii="Arial" w:hAnsi="Arial" w:cs="Arial"/>
                <w:sz w:val="28"/>
                <w:szCs w:val="28"/>
              </w:rPr>
            </w:pPr>
            <w:r w:rsidRPr="00031B64">
              <w:rPr>
                <w:rFonts w:ascii="Arial" w:hAnsi="Arial" w:cs="Arial"/>
                <w:sz w:val="28"/>
                <w:szCs w:val="28"/>
              </w:rPr>
              <w:t>Órgão</w:t>
            </w:r>
          </w:p>
        </w:tc>
        <w:tc>
          <w:tcPr>
            <w:tcW w:w="446" w:type="dxa"/>
            <w:vAlign w:val="center"/>
          </w:tcPr>
          <w:p w14:paraId="4369341F"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0" w14:textId="77777777" w:rsidR="0010371B" w:rsidRPr="00031B64" w:rsidRDefault="00000000">
            <w:pPr>
              <w:spacing w:line="240" w:lineRule="auto"/>
              <w:rPr>
                <w:rFonts w:ascii="Arial" w:hAnsi="Arial" w:cs="Arial"/>
                <w:sz w:val="28"/>
                <w:szCs w:val="28"/>
              </w:rPr>
            </w:pPr>
            <w:sdt>
              <w:sdtPr>
                <w:rPr>
                  <w:rFonts w:ascii="Arial" w:hAnsi="Arial" w:cs="Arial"/>
                  <w:sz w:val="28"/>
                  <w:szCs w:val="28"/>
                </w:rPr>
                <w:id w:val="-1282261838"/>
                <w:dropDownList>
                  <w:listItem w:displayText="Escolher um 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837E2C" w:rsidRPr="00031B64">
                  <w:rPr>
                    <w:rFonts w:ascii="Arial" w:hAnsi="Arial" w:cs="Arial"/>
                    <w:sz w:val="28"/>
                    <w:szCs w:val="28"/>
                  </w:rPr>
                  <w:t>4ª Turma Cível</w:t>
                </w:r>
              </w:sdtContent>
            </w:sdt>
          </w:p>
        </w:tc>
      </w:tr>
      <w:tr w:rsidR="0010371B" w:rsidRPr="00031B64" w14:paraId="43693425" w14:textId="77777777">
        <w:trPr>
          <w:cantSplit/>
          <w:trHeight w:val="570"/>
        </w:trPr>
        <w:tc>
          <w:tcPr>
            <w:tcW w:w="3686" w:type="dxa"/>
            <w:vAlign w:val="center"/>
          </w:tcPr>
          <w:p w14:paraId="43693422" w14:textId="77777777" w:rsidR="0010371B" w:rsidRPr="00031B64" w:rsidRDefault="00837E2C">
            <w:pPr>
              <w:rPr>
                <w:rFonts w:ascii="Arial" w:hAnsi="Arial" w:cs="Arial"/>
                <w:sz w:val="28"/>
                <w:szCs w:val="28"/>
              </w:rPr>
            </w:pPr>
            <w:r w:rsidRPr="00031B64">
              <w:rPr>
                <w:rFonts w:ascii="Arial" w:hAnsi="Arial" w:cs="Arial"/>
                <w:sz w:val="28"/>
                <w:szCs w:val="28"/>
              </w:rPr>
              <w:t>Classe</w:t>
            </w:r>
          </w:p>
        </w:tc>
        <w:tc>
          <w:tcPr>
            <w:tcW w:w="446" w:type="dxa"/>
            <w:vAlign w:val="center"/>
          </w:tcPr>
          <w:p w14:paraId="43693423"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4" w14:textId="77777777" w:rsidR="0010371B" w:rsidRPr="00031B64" w:rsidRDefault="00000000">
            <w:pPr>
              <w:pStyle w:val="Citao"/>
              <w:ind w:left="0" w:firstLine="0"/>
              <w:jc w:val="both"/>
              <w:rPr>
                <w:rFonts w:cs="Arial"/>
                <w:i w:val="0"/>
                <w:iCs w:val="0"/>
                <w:sz w:val="28"/>
                <w:szCs w:val="28"/>
              </w:rPr>
            </w:pPr>
            <w:sdt>
              <w:sdtPr>
                <w:rPr>
                  <w:rFonts w:cs="Arial"/>
                  <w:i w:val="0"/>
                  <w:iCs w:val="0"/>
                  <w:sz w:val="28"/>
                  <w:szCs w:val="28"/>
                </w:rPr>
                <w:id w:val="-685601561"/>
                <w:dropDownList>
                  <w:listItem w:displayText="Escolher um 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dropDownList>
              </w:sdtPr>
              <w:sdtContent>
                <w:r w:rsidR="00837E2C" w:rsidRPr="00031B64">
                  <w:rPr>
                    <w:rFonts w:cs="Arial"/>
                    <w:i w:val="0"/>
                    <w:iCs w:val="0"/>
                    <w:sz w:val="28"/>
                    <w:szCs w:val="28"/>
                  </w:rPr>
                  <w:t>Apelação Cível</w:t>
                </w:r>
              </w:sdtContent>
            </w:sdt>
          </w:p>
        </w:tc>
      </w:tr>
      <w:tr w:rsidR="0010371B" w:rsidRPr="00031B64" w14:paraId="43693429" w14:textId="77777777">
        <w:trPr>
          <w:cantSplit/>
          <w:trHeight w:val="397"/>
        </w:trPr>
        <w:tc>
          <w:tcPr>
            <w:tcW w:w="3686" w:type="dxa"/>
            <w:vAlign w:val="center"/>
          </w:tcPr>
          <w:p w14:paraId="43693426" w14:textId="77777777" w:rsidR="0010371B" w:rsidRPr="00031B64" w:rsidRDefault="00837E2C">
            <w:pPr>
              <w:rPr>
                <w:rFonts w:ascii="Arial" w:hAnsi="Arial" w:cs="Arial"/>
                <w:sz w:val="28"/>
                <w:szCs w:val="28"/>
              </w:rPr>
            </w:pPr>
            <w:r w:rsidRPr="00031B64">
              <w:rPr>
                <w:rFonts w:ascii="Arial" w:hAnsi="Arial" w:cs="Arial"/>
                <w:sz w:val="28"/>
                <w:szCs w:val="28"/>
              </w:rPr>
              <w:t>Processo nº</w:t>
            </w:r>
          </w:p>
        </w:tc>
        <w:tc>
          <w:tcPr>
            <w:tcW w:w="446" w:type="dxa"/>
            <w:vAlign w:val="center"/>
          </w:tcPr>
          <w:p w14:paraId="43693427" w14:textId="77777777" w:rsidR="0010371B" w:rsidRPr="00031B64" w:rsidRDefault="00837E2C">
            <w:pPr>
              <w:rPr>
                <w:rFonts w:ascii="Arial" w:hAnsi="Arial" w:cs="Arial"/>
                <w:sz w:val="28"/>
                <w:szCs w:val="28"/>
              </w:rPr>
            </w:pPr>
            <w:r w:rsidRPr="00031B64">
              <w:rPr>
                <w:rFonts w:ascii="Arial" w:hAnsi="Arial" w:cs="Arial"/>
                <w:sz w:val="28"/>
                <w:szCs w:val="28"/>
              </w:rPr>
              <w:t xml:space="preserve">: </w:t>
            </w:r>
          </w:p>
        </w:tc>
        <w:tc>
          <w:tcPr>
            <w:tcW w:w="4591" w:type="dxa"/>
            <w:vAlign w:val="center"/>
          </w:tcPr>
          <w:p w14:paraId="43693428" w14:textId="77777777" w:rsidR="0010371B" w:rsidRPr="00031B64" w:rsidRDefault="00837E2C">
            <w:pPr>
              <w:ind w:right="-675"/>
              <w:rPr>
                <w:rFonts w:ascii="Arial" w:hAnsi="Arial" w:cs="Arial"/>
                <w:sz w:val="28"/>
                <w:szCs w:val="28"/>
              </w:rPr>
            </w:pPr>
            <w:r w:rsidRPr="00031B64">
              <w:rPr>
                <w:rFonts w:ascii="Arial" w:hAnsi="Arial" w:cs="Arial"/>
                <w:sz w:val="28"/>
                <w:szCs w:val="28"/>
              </w:rPr>
              <w:t>0715626-63.2025.8.07.0004</w:t>
            </w:r>
          </w:p>
        </w:tc>
      </w:tr>
      <w:tr w:rsidR="0010371B" w:rsidRPr="00031B64" w14:paraId="4369342D" w14:textId="77777777">
        <w:trPr>
          <w:cantSplit/>
          <w:trHeight w:val="397"/>
        </w:trPr>
        <w:tc>
          <w:tcPr>
            <w:tcW w:w="3686" w:type="dxa"/>
            <w:vAlign w:val="center"/>
          </w:tcPr>
          <w:p w14:paraId="4369342A" w14:textId="77777777" w:rsidR="0010371B" w:rsidRPr="00031B64" w:rsidRDefault="00000000">
            <w:pPr>
              <w:spacing w:line="240" w:lineRule="auto"/>
              <w:ind w:right="34"/>
              <w:rPr>
                <w:rFonts w:ascii="Arial" w:hAnsi="Arial" w:cs="Arial"/>
                <w:sz w:val="28"/>
                <w:szCs w:val="28"/>
              </w:rPr>
            </w:pPr>
            <w:sdt>
              <w:sdtPr>
                <w:rPr>
                  <w:rFonts w:ascii="Arial" w:hAnsi="Arial" w:cs="Arial"/>
                  <w:sz w:val="28"/>
                  <w:szCs w:val="28"/>
                </w:rPr>
                <w:id w:val="-894499284"/>
                <w:dropDownList>
                  <w:listItem w:displayText="Escolher um 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dropDownList>
              </w:sdtPr>
              <w:sdtContent>
                <w:r w:rsidR="00837E2C" w:rsidRPr="00031B64">
                  <w:rPr>
                    <w:rFonts w:ascii="Arial" w:hAnsi="Arial" w:cs="Arial"/>
                    <w:sz w:val="28"/>
                    <w:szCs w:val="28"/>
                  </w:rPr>
                  <w:t>Apelante</w:t>
                </w:r>
              </w:sdtContent>
            </w:sdt>
            <w:sdt>
              <w:sdtPr>
                <w:rPr>
                  <w:rFonts w:ascii="Arial" w:hAnsi="Arial" w:cs="Arial"/>
                  <w:sz w:val="28"/>
                  <w:szCs w:val="28"/>
                </w:rPr>
                <w:id w:val="947392411"/>
              </w:sdtPr>
              <w:sdtContent>
                <w:r w:rsidR="00837E2C" w:rsidRPr="00031B64">
                  <w:rPr>
                    <w:rFonts w:ascii="Arial" w:hAnsi="Arial" w:cs="Arial"/>
                    <w:sz w:val="28"/>
                    <w:szCs w:val="28"/>
                  </w:rPr>
                  <w:t xml:space="preserve"> </w:t>
                </w:r>
              </w:sdtContent>
            </w:sdt>
            <w:sdt>
              <w:sdtPr>
                <w:rPr>
                  <w:rFonts w:ascii="Arial" w:hAnsi="Arial" w:cs="Arial"/>
                  <w:sz w:val="28"/>
                  <w:szCs w:val="28"/>
                </w:rPr>
                <w:id w:val="2051691056"/>
              </w:sdtPr>
              <w:sdtContent>
                <w:r w:rsidR="00837E2C" w:rsidRPr="00031B64">
                  <w:rPr>
                    <w:rFonts w:ascii="Arial" w:hAnsi="Arial" w:cs="Arial"/>
                    <w:sz w:val="28"/>
                    <w:szCs w:val="28"/>
                  </w:rPr>
                  <w:t>(s)</w:t>
                </w:r>
              </w:sdtContent>
            </w:sdt>
          </w:p>
        </w:tc>
        <w:tc>
          <w:tcPr>
            <w:tcW w:w="446" w:type="dxa"/>
            <w:vAlign w:val="center"/>
          </w:tcPr>
          <w:p w14:paraId="4369342B"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C" w14:textId="77777777" w:rsidR="0010371B" w:rsidRPr="00031B64" w:rsidRDefault="00837E2C">
            <w:pPr>
              <w:rPr>
                <w:rFonts w:ascii="Arial" w:hAnsi="Arial" w:cs="Arial"/>
                <w:sz w:val="28"/>
                <w:szCs w:val="28"/>
              </w:rPr>
            </w:pPr>
            <w:r w:rsidRPr="00031B64">
              <w:rPr>
                <w:rFonts w:ascii="Arial" w:hAnsi="Arial" w:cs="Arial"/>
                <w:sz w:val="28"/>
                <w:szCs w:val="28"/>
              </w:rPr>
              <w:t xml:space="preserve">ERIVALDO JUNIOR BARBOSA DA SILVA </w:t>
            </w:r>
          </w:p>
        </w:tc>
      </w:tr>
      <w:tr w:rsidR="0010371B" w:rsidRPr="00031B64" w14:paraId="43693431" w14:textId="77777777">
        <w:trPr>
          <w:cantSplit/>
          <w:trHeight w:val="397"/>
        </w:trPr>
        <w:tc>
          <w:tcPr>
            <w:tcW w:w="3686" w:type="dxa"/>
            <w:vAlign w:val="center"/>
          </w:tcPr>
          <w:p w14:paraId="4369342E" w14:textId="77777777" w:rsidR="0010371B" w:rsidRPr="00031B64" w:rsidRDefault="00000000">
            <w:pPr>
              <w:jc w:val="both"/>
              <w:rPr>
                <w:rFonts w:ascii="Arial" w:hAnsi="Arial" w:cs="Arial"/>
                <w:sz w:val="28"/>
                <w:szCs w:val="28"/>
              </w:rPr>
            </w:pPr>
            <w:sdt>
              <w:sdtPr>
                <w:rPr>
                  <w:rFonts w:ascii="Arial" w:hAnsi="Arial" w:cs="Arial"/>
                  <w:sz w:val="28"/>
                  <w:szCs w:val="28"/>
                </w:rPr>
                <w:id w:val="75868542"/>
                <w:dropDownList>
                  <w:listItem w:displayText="Escolher um 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dropDownList>
              </w:sdtPr>
              <w:sdtContent>
                <w:r w:rsidR="00837E2C" w:rsidRPr="00031B64">
                  <w:rPr>
                    <w:rFonts w:ascii="Arial" w:hAnsi="Arial" w:cs="Arial"/>
                    <w:sz w:val="28"/>
                    <w:szCs w:val="28"/>
                  </w:rPr>
                  <w:t>Apelado</w:t>
                </w:r>
              </w:sdtContent>
            </w:sdt>
            <w:sdt>
              <w:sdtPr>
                <w:rPr>
                  <w:rFonts w:ascii="Arial" w:hAnsi="Arial" w:cs="Arial"/>
                  <w:sz w:val="28"/>
                  <w:szCs w:val="28"/>
                </w:rPr>
                <w:id w:val="1182217282"/>
              </w:sdtPr>
              <w:sdtContent>
                <w:r w:rsidR="00837E2C" w:rsidRPr="00031B64">
                  <w:rPr>
                    <w:rFonts w:ascii="Arial" w:hAnsi="Arial" w:cs="Arial"/>
                    <w:sz w:val="28"/>
                    <w:szCs w:val="28"/>
                  </w:rPr>
                  <w:t xml:space="preserve"> </w:t>
                </w:r>
              </w:sdtContent>
            </w:sdt>
            <w:sdt>
              <w:sdtPr>
                <w:rPr>
                  <w:rFonts w:ascii="Arial" w:hAnsi="Arial" w:cs="Arial"/>
                  <w:sz w:val="28"/>
                  <w:szCs w:val="28"/>
                </w:rPr>
                <w:id w:val="1525950472"/>
              </w:sdtPr>
              <w:sdtContent>
                <w:r w:rsidR="00837E2C" w:rsidRPr="00031B64">
                  <w:rPr>
                    <w:rFonts w:ascii="Arial" w:hAnsi="Arial" w:cs="Arial"/>
                    <w:sz w:val="28"/>
                    <w:szCs w:val="28"/>
                  </w:rPr>
                  <w:t>(a)(s)</w:t>
                </w:r>
              </w:sdtContent>
            </w:sdt>
          </w:p>
        </w:tc>
        <w:tc>
          <w:tcPr>
            <w:tcW w:w="446" w:type="dxa"/>
            <w:vAlign w:val="center"/>
          </w:tcPr>
          <w:p w14:paraId="4369342F"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30" w14:textId="2DB8CFBF" w:rsidR="0010371B" w:rsidRPr="00031B64" w:rsidRDefault="00837E2C">
            <w:pPr>
              <w:ind w:right="-74"/>
              <w:rPr>
                <w:rFonts w:ascii="Arial" w:hAnsi="Arial" w:cs="Arial"/>
                <w:sz w:val="28"/>
                <w:szCs w:val="28"/>
              </w:rPr>
            </w:pPr>
            <w:r w:rsidRPr="00031B64">
              <w:rPr>
                <w:rFonts w:ascii="Arial" w:hAnsi="Arial" w:cs="Arial"/>
                <w:sz w:val="28"/>
                <w:szCs w:val="28"/>
              </w:rPr>
              <w:t xml:space="preserve">CREFISA SA </w:t>
            </w:r>
            <w:r w:rsidR="006A4E4A" w:rsidRPr="00031B64">
              <w:rPr>
                <w:rFonts w:ascii="Arial" w:hAnsi="Arial" w:cs="Arial"/>
                <w:sz w:val="28"/>
                <w:szCs w:val="28"/>
              </w:rPr>
              <w:t>CRÉDITO</w:t>
            </w:r>
            <w:r w:rsidRPr="00031B64">
              <w:rPr>
                <w:rFonts w:ascii="Arial" w:hAnsi="Arial" w:cs="Arial"/>
                <w:sz w:val="28"/>
                <w:szCs w:val="28"/>
              </w:rPr>
              <w:t xml:space="preserve"> FINANCIAMENTO E INVESTIMENTOS</w:t>
            </w:r>
          </w:p>
        </w:tc>
      </w:tr>
      <w:tr w:rsidR="0010371B" w:rsidRPr="00031B64" w14:paraId="43693435" w14:textId="77777777">
        <w:trPr>
          <w:cantSplit/>
          <w:trHeight w:val="397"/>
        </w:trPr>
        <w:tc>
          <w:tcPr>
            <w:tcW w:w="3686" w:type="dxa"/>
            <w:vAlign w:val="center"/>
          </w:tcPr>
          <w:p w14:paraId="43693432" w14:textId="77777777" w:rsidR="0010371B" w:rsidRPr="00031B64" w:rsidRDefault="00837E2C">
            <w:pPr>
              <w:rPr>
                <w:rFonts w:ascii="Arial" w:hAnsi="Arial" w:cs="Arial"/>
                <w:sz w:val="28"/>
                <w:szCs w:val="28"/>
              </w:rPr>
            </w:pPr>
            <w:r w:rsidRPr="00031B64">
              <w:rPr>
                <w:rFonts w:ascii="Arial" w:hAnsi="Arial" w:cs="Arial"/>
                <w:sz w:val="28"/>
                <w:szCs w:val="28"/>
              </w:rPr>
              <w:t>Relator(a)</w:t>
            </w:r>
          </w:p>
        </w:tc>
        <w:tc>
          <w:tcPr>
            <w:tcW w:w="446" w:type="dxa"/>
            <w:vAlign w:val="center"/>
          </w:tcPr>
          <w:p w14:paraId="43693433" w14:textId="77777777" w:rsidR="0010371B" w:rsidRPr="00031B64" w:rsidRDefault="00837E2C">
            <w:pPr>
              <w:ind w:right="-11"/>
              <w:rPr>
                <w:rFonts w:ascii="Arial" w:hAnsi="Arial" w:cs="Arial"/>
                <w:sz w:val="28"/>
                <w:szCs w:val="28"/>
              </w:rPr>
            </w:pPr>
            <w:r w:rsidRPr="00031B64">
              <w:rPr>
                <w:rFonts w:ascii="Arial" w:hAnsi="Arial" w:cs="Arial"/>
                <w:sz w:val="28"/>
                <w:szCs w:val="28"/>
              </w:rPr>
              <w:t>:</w:t>
            </w:r>
          </w:p>
        </w:tc>
        <w:tc>
          <w:tcPr>
            <w:tcW w:w="4591" w:type="dxa"/>
            <w:vAlign w:val="center"/>
          </w:tcPr>
          <w:p w14:paraId="43693434" w14:textId="77777777" w:rsidR="0010371B" w:rsidRPr="00031B64" w:rsidRDefault="00837E2C">
            <w:pPr>
              <w:rPr>
                <w:rFonts w:ascii="Arial" w:hAnsi="Arial" w:cs="Arial"/>
                <w:b/>
                <w:sz w:val="28"/>
                <w:szCs w:val="28"/>
              </w:rPr>
            </w:pPr>
            <w:r w:rsidRPr="00031B64">
              <w:rPr>
                <w:rFonts w:ascii="Arial" w:hAnsi="Arial" w:cs="Arial"/>
                <w:b/>
                <w:bCs/>
                <w:sz w:val="28"/>
                <w:szCs w:val="28"/>
              </w:rPr>
              <w:t>Des. Sérgio Rocha</w:t>
            </w:r>
          </w:p>
        </w:tc>
      </w:tr>
    </w:tbl>
    <w:p w14:paraId="43693436" w14:textId="77777777" w:rsidR="0010371B" w:rsidRDefault="0010371B">
      <w:pPr>
        <w:spacing w:after="0" w:line="360" w:lineRule="auto"/>
        <w:jc w:val="both"/>
        <w:rPr>
          <w:rFonts w:ascii="Arial" w:hAnsi="Arial" w:cs="Arial"/>
          <w:sz w:val="28"/>
          <w:szCs w:val="28"/>
        </w:rPr>
      </w:pPr>
    </w:p>
    <w:p w14:paraId="43693437" w14:textId="77777777" w:rsidR="0010371B" w:rsidRDefault="00837E2C">
      <w:pPr>
        <w:spacing w:after="0" w:line="360" w:lineRule="auto"/>
        <w:jc w:val="left"/>
        <w:pPrChange w:id="1758" w:author="Assessor GDSXSR" w:date="2026-10-31T00:15:36Z">
          <w:pPr>
            <w:spacing w:after="0" w:line="360" w:lineRule="auto"/>
            <w:jc w:val="center"/>
          </w:pPr>
        </w:pPrChange>
      </w:pPr>
      <w:commentRangeStart w:id="3"/>
      <w:r>
        <w:rPr>
          <w:rFonts w:ascii="Arial" w:hAnsi="Arial" w:cs="Arial"/>
          <w:b/>
          <w:bCs/>
          <w:sz w:val="28"/>
          <w:szCs w:val="28"/>
        </w:rPr>
        <w:t>EMENTA</w:t>
      </w:r>
      <w:commentRangeEnd w:id="3"/>
      <w:r w:rsidR="004246D0">
        <w:rPr>
          <w:rStyle w:val="Refdecomentrio"/>
          <w:sz w:val="22"/>
          <w:szCs w:val="22"/>
        </w:rPr>
        <w:commentReference w:id="3"/>
      </w:r>
    </w:p>
    <w:p w14:paraId="43693438" w14:textId="77777777" w:rsidR="0010371B" w:rsidRDefault="0010371B">
      <w:pPr>
        <w:spacing w:after="0" w:line="360" w:lineRule="auto"/>
        <w:jc w:val="both"/>
        <w:rPr>
          <w:rFonts w:ascii="Arial" w:hAnsi="Arial" w:cs="Arial"/>
          <w:sz w:val="26"/>
          <w:szCs w:val="26"/>
        </w:rPr>
      </w:pPr>
    </w:p>
    <w:p w14:paraId="43693439" w14:textId="5DB62709" w:rsidR="0010371B" w:rsidRPr="00BB4B86" w:rsidRDefault="00837E2C">
      <w:pPr>
        <w:pStyle w:val="Corpodetexto"/>
        <w:spacing w:after="0" w:line="360" w:lineRule="auto"/>
        <w:contextualSpacing/>
        <w:jc w:val="both"/>
        <w:rPr>
          <w:sz w:val="28"/>
          <w:szCs w:val="28"/>
        </w:rPr>
      </w:pPr>
      <w:commentRangeStart w:id="5"/>
      <w:r>
        <w:rPr>
          <w:rFonts w:ascii="Arial" w:hAnsi="Arial"/>
          <w:sz w:val="28"/>
          <w:szCs w:val="28"/>
        </w:rPr>
        <w:t xml:space="preserve">APELAÇÃO CÍVEL. DIREITO</w:t>
      </w:r>
      <w:del w:id="1005" w:author="Assessor GDSXSR" w:date="2026-10-31T00:15:36Z">
        <w:r>
          <w:rPr>
            <w:rFonts w:ascii="Arial" w:hAnsi="Arial"/>
            <w:sz w:val="28"/>
            <w:szCs w:val="28"/>
          </w:rPr>
          <w:delText xml:space="preserve"> CIVIL E</w:delText>
        </w:r>
      </w:del>
      <w:r>
        <w:rPr>
          <w:rFonts w:ascii="Arial" w:hAnsi="Arial"/>
          <w:sz w:val="28"/>
          <w:szCs w:val="28"/>
        </w:rPr>
        <w:t xml:space="preserve"> DO CONSUMIDOR. AÇÃO REVISIONAL DE </w:t>
      </w:r>
      <w:del w:id="1006" w:author="Assessor GDSXSR" w:date="2026-10-31T00:15:36Z">
        <w:r>
          <w:rPr>
            <w:rFonts w:ascii="Arial" w:hAnsi="Arial"/>
            <w:sz w:val="28"/>
            <w:szCs w:val="28"/>
          </w:rPr>
          <w:delText xml:space="preserve">CLÁUSULA CONTRATUAL C/C REPETIÇÃO</w:delText>
        </w:r>
      </w:del>
      <w:ins w:id="1007" w:author="Assessor GDSXSR" w:date="2026-10-31T00:15:36Z">
        <w:r>
          <w:rPr>
            <w:rFonts w:ascii="Arial" w:hAnsi="Arial"/>
            <w:color w:val="808080"/>
            <w:sz w:val="28"/>
            <w:szCs w:val="28"/>
          </w:rPr>
          <w:t xml:space="preserve">CONTRATO</w:t>
        </w:r>
      </w:ins>
      <w:r>
        <w:rPr>
          <w:rFonts w:ascii="Arial" w:hAnsi="Arial"/>
          <w:sz w:val="28"/>
          <w:szCs w:val="28"/>
        </w:rPr>
        <w:t xml:space="preserve"> DE</w:t>
      </w:r>
      <w:del w:id="1008" w:author="Assessor GDSXSR" w:date="2026-10-31T00:15:36Z">
        <w:r>
          <w:rPr>
            <w:rFonts w:ascii="Arial" w:hAnsi="Arial"/>
            <w:sz w:val="28"/>
            <w:szCs w:val="28"/>
          </w:rPr>
          <w:delText xml:space="preserve"> INDÉBITO E INDENIZAÇÃO POR DANOS MORAIS.</w:delText>
        </w:r>
      </w:del>
      <w:r>
        <w:rPr>
          <w:rFonts w:ascii="Arial" w:hAnsi="Arial"/>
          <w:sz w:val="28"/>
          <w:szCs w:val="28"/>
        </w:rPr>
        <w:t xml:space="preserve"> EMPRÉSTIMO PESSOAL. JUROS REMUNERATÓRIOS DE 22% </w:t>
      </w:r>
      <w:del w:id="1009" w:author="Assessor GDSXSR" w:date="2026-10-31T00:15:36Z">
        <w:r>
          <w:rPr>
            <w:rFonts w:ascii="Arial" w:hAnsi="Arial"/>
            <w:sz w:val="28"/>
            <w:szCs w:val="28"/>
          </w:rPr>
          <w:delText xml:space="preserve">A.M.</w:delText>
        </w:r>
      </w:del>
      <w:ins w:id="1010" w:author="Assessor GDSXSR" w:date="2026-10-31T00:15:36Z">
        <w:r>
          <w:rPr>
            <w:rFonts w:ascii="Arial" w:hAnsi="Arial"/>
            <w:color w:val="808080"/>
            <w:sz w:val="28"/>
            <w:szCs w:val="28"/>
          </w:rPr>
          <w:t xml:space="preserve">AO</w:t>
        </w:r>
      </w:ins>
      <w:r>
        <w:rPr>
          <w:rFonts w:ascii="Arial" w:hAnsi="Arial"/>
          <w:sz w:val="28"/>
          <w:szCs w:val="28"/>
        </w:rPr>
        <w:t xml:space="preserve"> </w:t>
      </w:r>
      <w:del w:id="1011" w:author="Assessor GDSXSR" w:date="2026-10-31T00:15:36Z">
        <w:r>
          <w:rPr>
            <w:rFonts w:ascii="Arial" w:hAnsi="Arial"/>
            <w:sz w:val="28"/>
            <w:szCs w:val="28"/>
          </w:rPr>
          <w:delText xml:space="preserve">(987,22% A.A.)</w:delText>
        </w:r>
      </w:del>
      <w:ins w:id="1012" w:author="Assessor GDSXSR" w:date="2026-10-31T00:15:36Z">
        <w:r>
          <w:rPr>
            <w:rFonts w:ascii="Arial" w:hAnsi="Arial"/>
            <w:color w:val="808080"/>
            <w:sz w:val="28"/>
            <w:szCs w:val="28"/>
          </w:rPr>
          <w:t xml:space="preserve">MÊS</w:t>
        </w:r>
      </w:ins>
      <w:r>
        <w:rPr>
          <w:rFonts w:ascii="Arial" w:hAnsi="Arial"/>
          <w:sz w:val="28"/>
          <w:szCs w:val="28"/>
        </w:rPr>
        <w:t xml:space="preserve">. TAXA SUPERIOR A TRÊS VEZES A MÉDIA DE MERCADO</w:t>
      </w:r>
      <w:del w:id="1013" w:author="Assessor GDSXSR" w:date="2026-10-31T00:15:36Z">
        <w:r>
          <w:rPr>
            <w:rFonts w:ascii="Arial" w:hAnsi="Arial"/>
            <w:sz w:val="28"/>
            <w:szCs w:val="28"/>
          </w:rPr>
          <w:delText xml:space="preserve"> DE 6,45% A.M</w:delText>
        </w:r>
      </w:del>
      <w:r>
        <w:rPr>
          <w:rFonts w:ascii="Arial" w:hAnsi="Arial"/>
          <w:sz w:val="28"/>
          <w:szCs w:val="28"/>
        </w:rPr>
        <w:t xml:space="preserve">. ABUSIVIDADE</w:t>
      </w:r>
      <w:del w:id="1014" w:author="Assessor GDSXSR" w:date="2026-10-31T00:15:36Z">
        <w:r>
          <w:rPr>
            <w:rFonts w:ascii="Arial" w:hAnsi="Arial"/>
            <w:sz w:val="28"/>
            <w:szCs w:val="28"/>
          </w:rPr>
          <w:delText xml:space="preserve"> CONFIGURADA</w:delText>
        </w:r>
      </w:del>
      <w:r>
        <w:rPr>
          <w:rFonts w:ascii="Arial" w:hAnsi="Arial"/>
          <w:sz w:val="28"/>
          <w:szCs w:val="28"/>
        </w:rPr>
        <w:t xml:space="preserve">. RESTITUIÇÃO SIMPLES. </w:t>
      </w:r>
      <w:del w:id="1015" w:author="Assessor GDSXSR" w:date="2026-10-31T00:15:36Z">
        <w:r>
          <w:rPr>
            <w:rFonts w:ascii="Arial" w:hAnsi="Arial"/>
            <w:sz w:val="28"/>
            <w:szCs w:val="28"/>
          </w:rPr>
          <w:delText xml:space="preserve">DANOS</w:delText>
        </w:r>
      </w:del>
      <w:ins w:id="1016" w:author="Assessor GDSXSR" w:date="2026-10-31T00:15:36Z">
        <w:r>
          <w:rPr>
            <w:rFonts w:ascii="Arial" w:hAnsi="Arial"/>
            <w:color w:val="808080"/>
            <w:sz w:val="28"/>
            <w:szCs w:val="28"/>
          </w:rPr>
          <w:t xml:space="preserve">DANO</w:t>
        </w:r>
      </w:ins>
      <w:r>
        <w:rPr>
          <w:rFonts w:ascii="Arial" w:hAnsi="Arial"/>
          <w:sz w:val="28"/>
          <w:szCs w:val="28"/>
        </w:rPr>
        <w:t xml:space="preserve"> </w:t>
      </w:r>
      <w:del w:id="1017" w:author="Assessor GDSXSR" w:date="2026-10-31T00:15:36Z">
        <w:r>
          <w:rPr>
            <w:rFonts w:ascii="Arial" w:hAnsi="Arial"/>
            <w:sz w:val="28"/>
            <w:szCs w:val="28"/>
          </w:rPr>
          <w:delText xml:space="preserve">MORAIS</w:delText>
        </w:r>
      </w:del>
      <w:ins w:id="1018" w:author="Assessor GDSXSR" w:date="2026-10-31T00:15:36Z">
        <w:r>
          <w:rPr>
            <w:rFonts w:ascii="Arial" w:hAnsi="Arial"/>
            <w:color w:val="808080"/>
            <w:sz w:val="28"/>
            <w:szCs w:val="28"/>
          </w:rPr>
          <w:t xml:space="preserve">MORAL</w:t>
        </w:r>
      </w:ins>
      <w:r>
        <w:rPr>
          <w:rFonts w:ascii="Arial" w:hAnsi="Arial"/>
          <w:sz w:val="28"/>
          <w:szCs w:val="28"/>
        </w:rPr>
        <w:t xml:space="preserve"> </w:t>
      </w:r>
      <w:del w:id="1019" w:author="Assessor GDSXSR" w:date="2026-10-31T00:15:36Z">
        <w:r>
          <w:rPr>
            <w:rFonts w:ascii="Arial" w:hAnsi="Arial"/>
            <w:sz w:val="28"/>
            <w:szCs w:val="28"/>
          </w:rPr>
          <w:delText xml:space="preserve">NÃO CONFIGURADOS</w:delText>
        </w:r>
      </w:del>
      <w:ins w:id="1020" w:author="Assessor GDSXSR" w:date="2026-10-31T00:15:36Z">
        <w:r>
          <w:rPr>
            <w:rFonts w:ascii="Arial" w:hAnsi="Arial"/>
            <w:color w:val="808080"/>
            <w:sz w:val="28"/>
            <w:szCs w:val="28"/>
          </w:rPr>
          <w:t xml:space="preserve">AFASTADO</w:t>
        </w:r>
      </w:ins>
      <w:r>
        <w:rPr>
          <w:rFonts w:ascii="Arial" w:hAnsi="Arial"/>
          <w:sz w:val="28"/>
          <w:szCs w:val="28"/>
        </w:rPr>
        <w:t xml:space="preserve">. </w:t>
      </w:r>
      <w:r>
        <w:rPr>
          <w:rFonts w:ascii="Arial" w:hAnsi="Arial"/>
          <w:sz w:val="28"/>
          <w:szCs w:val="28"/>
        </w:rPr>
        <w:t xml:space="preserve">PRELIMINAR DE </w:t>
      </w:r>
      <w:r>
        <w:rPr>
          <w:rFonts w:ascii="Arial" w:hAnsi="Arial"/>
          <w:sz w:val="28"/>
          <w:szCs w:val="28"/>
        </w:rPr>
        <w:t xml:space="preserve">FALTA DE DIALETICIDADE </w:t>
      </w:r>
      <w:del w:id="1021" w:author="Assessor GDSXSR" w:date="2026-10-31T00:15:36Z">
        <w:r>
          <w:rPr>
            <w:rFonts w:ascii="Arial" w:hAnsi="Arial"/>
            <w:sz w:val="28"/>
            <w:szCs w:val="28"/>
          </w:rPr>
          <w:delText xml:space="preserve">RECURSAL </w:delText>
        </w:r>
      </w:del>
      <w:r>
        <w:rPr>
          <w:rFonts w:ascii="Arial" w:hAnsi="Arial"/>
          <w:sz w:val="28"/>
          <w:szCs w:val="28"/>
        </w:rPr>
        <w:t xml:space="preserve">REJEITADA. RECURSO </w:t>
      </w:r>
      <w:r>
        <w:rPr>
          <w:rFonts w:ascii="Arial" w:hAnsi="Arial"/>
          <w:sz w:val="28"/>
          <w:szCs w:val="28"/>
        </w:rPr>
        <w:t xml:space="preserve">PARCIAL</w:t>
      </w:r>
      <w:r>
        <w:rPr>
          <w:rFonts w:ascii="Arial" w:hAnsi="Arial"/>
          <w:sz w:val="28"/>
          <w:szCs w:val="28"/>
        </w:rPr>
        <w:t xml:space="preserve">MENTE </w:t>
      </w:r>
      <w:r>
        <w:rPr>
          <w:rFonts w:ascii="Arial" w:hAnsi="Arial"/>
          <w:sz w:val="28"/>
          <w:szCs w:val="28"/>
        </w:rPr>
        <w:t xml:space="preserve">PROVI</w:t>
      </w:r>
      <w:r>
        <w:rPr>
          <w:rFonts w:ascii="Arial" w:hAnsi="Arial"/>
          <w:sz w:val="28"/>
          <w:szCs w:val="28"/>
        </w:rPr>
        <w:t xml:space="preserve">D</w:t>
      </w:r>
      <w:r>
        <w:rPr>
          <w:rFonts w:ascii="Arial" w:hAnsi="Arial"/>
          <w:sz w:val="28"/>
          <w:szCs w:val="28"/>
        </w:rPr>
        <w:t xml:space="preserve">O.</w:t>
      </w:r>
      <w:commentRangeEnd w:id="5"/>
      <w:r>
        <w:rPr>
          <w:rStyle w:val="CommentReference"/>
        </w:rPr>
        <w:commentReference w:id="5"/>
      </w:r>
    </w:p>
    <w:p w14:paraId="4369343A"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 Caso em exame</w:t>
      </w:r>
    </w:p>
    <w:p w14:paraId="5F70C30A" w14:textId="77777777" w:rsidR="00B76C58" w:rsidRDefault="00837E2C" w:rsidP="00247560">
      <w:pPr>
        <w:pStyle w:val="Corpodetexto"/>
        <w:spacing w:line="360" w:lineRule="auto"/>
        <w:jc w:val="both"/>
        <w:rPr>
          <w:rFonts w:ascii="Arial" w:hAnsi="Arial"/>
          <w:sz w:val="28"/>
          <w:szCs w:val="28"/>
        </w:rPr>
      </w:pPr>
      <w:commentRangeStart w:id="6"/>
      <w:r>
        <w:rPr>
          <w:rStyle w:val="nfaseforte"/>
          <w:rFonts w:ascii="Arial" w:hAnsi="Arial"/>
          <w:b w:val="0"/>
          <w:sz w:val="28"/>
          <w:szCs w:val="28"/>
        </w:rPr>
        <w:t xml:space="preserve">1. </w:t>
      </w:r>
      <w:r>
        <w:rPr>
          <w:rStyle w:val="nfaseforte"/>
          <w:rFonts w:ascii="Arial" w:hAnsi="Arial"/>
          <w:b w:val="0"/>
          <w:sz w:val="28"/>
          <w:szCs w:val="28"/>
        </w:rPr>
        <w:t xml:space="preserve">Ação</w:t>
      </w:r>
      <w:ins w:id="1022" w:author="Assessor GDSXSR" w:date="2026-10-31T00:15:36Z">
        <w:r>
          <w:rPr>
            <w:rStyle w:val="nfaseforte"/>
            <w:rFonts w:ascii="Arial" w:hAnsi="Arial"/>
            <w:b w:val="0"/>
            <w:color w:val="808080"/>
            <w:sz w:val="28"/>
            <w:szCs w:val="28"/>
          </w:rPr>
          <w:t xml:space="preserve"> revisional de contrato de empréstimo pessoal, cumulada com repetição de indébito e indenização por danos morais,</w:t>
        </w:r>
      </w:ins>
      <w:r>
        <w:rPr>
          <w:rStyle w:val="nfaseforte"/>
          <w:rFonts w:ascii="Arial" w:hAnsi="Arial"/>
          <w:b w:val="0"/>
          <w:sz w:val="28"/>
          <w:szCs w:val="28"/>
        </w:rPr>
        <w:t xml:space="preserve"> proposta por pessoa natural</w:t>
      </w:r>
      <w:r>
        <w:rPr>
          <w:rStyle w:val="nfaseforte"/>
          <w:rFonts w:ascii="Arial" w:hAnsi="Arial"/>
          <w:b w:val="0"/>
          <w:sz w:val="28"/>
          <w:szCs w:val="28"/>
        </w:rPr>
        <w:t xml:space="preserve"> contra Crefisa S.A. </w:t>
      </w:r>
      <w:r>
        <w:rPr>
          <w:rFonts w:ascii="Arial" w:hAnsi="Arial"/>
          <w:sz w:val="28"/>
          <w:szCs w:val="28"/>
        </w:rPr>
        <w:t xml:space="preserve">Crédito, Financiamento e Investimentos</w:t>
      </w:r>
      <w:r>
        <w:rPr>
          <w:rFonts w:ascii="Arial" w:hAnsi="Arial"/>
          <w:sz w:val="28"/>
          <w:szCs w:val="28"/>
        </w:rPr>
        <w:t xml:space="preserve">, </w:t>
      </w:r>
      <w:del w:id="1023" w:author="Assessor GDSXSR" w:date="2026-10-31T00:15:36Z">
        <w:r>
          <w:rPr>
            <w:rFonts w:ascii="Arial" w:hAnsi="Arial"/>
            <w:sz w:val="28"/>
            <w:szCs w:val="28"/>
          </w:rPr>
          <w:delText xml:space="preserve">visando</w:delText>
        </w:r>
      </w:del>
      <w:ins w:id="1024" w:author="Assessor GDSXSR" w:date="2026-10-31T00:15:36Z">
        <w:r>
          <w:rPr>
            <w:rFonts w:ascii="Arial" w:hAnsi="Arial"/>
            <w:color w:val="808080"/>
            <w:sz w:val="28"/>
            <w:szCs w:val="28"/>
          </w:rPr>
          <w:t xml:space="preserve">que impugna</w:t>
        </w:r>
      </w:ins>
      <w:r>
        <w:rPr>
          <w:rFonts w:ascii="Arial" w:hAnsi="Arial"/>
          <w:sz w:val="28"/>
          <w:szCs w:val="28"/>
        </w:rPr>
        <w:t xml:space="preserve"> a</w:t>
      </w:r>
      <w:del w:id="1025" w:author="Assessor GDSXSR" w:date="2026-10-31T00:15:36Z">
        <w:r>
          <w:rPr>
            <w:rFonts w:ascii="Arial" w:hAnsi="Arial"/>
            <w:sz w:val="28"/>
            <w:szCs w:val="28"/>
          </w:rPr>
          <w:delText xml:space="preserve"> revisão </w:delText>
        </w:r>
        <w:r>
          <w:rPr>
            <w:rFonts w:ascii="Arial" w:hAnsi="Arial"/>
            <w:sz w:val="28"/>
            <w:szCs w:val="28"/>
          </w:rPr>
          <w:delText xml:space="preserve">de cláusula </w:delText>
        </w:r>
        <w:r>
          <w:rPr>
            <w:rFonts w:ascii="Arial" w:hAnsi="Arial"/>
            <w:sz w:val="28"/>
            <w:szCs w:val="28"/>
          </w:rPr>
          <w:delText xml:space="preserve">contratua</w:delText>
        </w:r>
        <w:r>
          <w:rPr>
            <w:rFonts w:ascii="Arial" w:hAnsi="Arial"/>
            <w:sz w:val="28"/>
            <w:szCs w:val="28"/>
          </w:rPr>
          <w:delText xml:space="preserve">l. </w:delText>
        </w:r>
        <w:r>
          <w:rPr>
            <w:rFonts w:ascii="Arial" w:hAnsi="Arial"/>
            <w:sz w:val="28"/>
            <w:szCs w:val="28"/>
          </w:rPr>
          <w:delText xml:space="preserve">O autor alegou abusividade da</w:delText>
        </w:r>
      </w:del>
      <w:r>
        <w:rPr>
          <w:rFonts w:ascii="Arial" w:hAnsi="Arial"/>
          <w:sz w:val="28"/>
          <w:szCs w:val="28"/>
        </w:rPr>
        <w:t xml:space="preserve"> taxa de juros remuneratórios </w:t>
      </w:r>
      <w:del w:id="1026" w:author="Assessor GDSXSR" w:date="2026-10-31T00:15:36Z">
        <w:r>
          <w:rPr>
            <w:rFonts w:ascii="Arial" w:hAnsi="Arial"/>
            <w:sz w:val="28"/>
            <w:szCs w:val="28"/>
          </w:rPr>
          <w:delText xml:space="preserve">pactuada em</w:delText>
        </w:r>
      </w:del>
      <w:ins w:id="1027" w:author="Assessor GDSXSR" w:date="2026-10-31T00:15:36Z">
        <w:r>
          <w:rPr>
            <w:rFonts w:ascii="Arial" w:hAnsi="Arial"/>
            <w:color w:val="808080"/>
            <w:sz w:val="28"/>
            <w:szCs w:val="28"/>
          </w:rPr>
          <w:t xml:space="preserve">de</w:t>
        </w:r>
      </w:ins>
      <w:r>
        <w:rPr>
          <w:rFonts w:ascii="Arial" w:hAnsi="Arial"/>
          <w:sz w:val="28"/>
          <w:szCs w:val="28"/>
        </w:rPr>
        <w:t xml:space="preserve"> 22% ao mês </w:t>
      </w:r>
      <w:del w:id="1028" w:author="Assessor GDSXSR" w:date="2026-10-31T00:15:36Z">
        <w:r>
          <w:rPr>
            <w:rFonts w:ascii="Arial" w:hAnsi="Arial"/>
            <w:sz w:val="28"/>
            <w:szCs w:val="28"/>
          </w:rPr>
          <w:delText xml:space="preserve">e</w:delText>
        </w:r>
      </w:del>
      <w:ins w:id="1029" w:author="Assessor GDSXSR" w:date="2026-10-31T00:15:36Z">
        <w:r>
          <w:rPr>
            <w:rFonts w:ascii="Arial" w:hAnsi="Arial"/>
            <w:color w:val="808080"/>
            <w:sz w:val="28"/>
            <w:szCs w:val="28"/>
          </w:rPr>
          <w:t xml:space="preserve">(R$</w:t>
        </w:r>
      </w:ins>
      <w:r>
        <w:rPr>
          <w:rFonts w:ascii="Arial" w:hAnsi="Arial"/>
          <w:sz w:val="28"/>
          <w:szCs w:val="28"/>
        </w:rPr>
        <w:t xml:space="preserve"> </w:t>
      </w:r>
      <w:del w:id="1030" w:author="Assessor GDSXSR" w:date="2026-10-31T00:15:36Z">
        <w:r>
          <w:rPr>
            <w:rFonts w:ascii="Arial" w:hAnsi="Arial"/>
            <w:sz w:val="28"/>
            <w:szCs w:val="28"/>
          </w:rPr>
          <w:delText xml:space="preserve">987</w:delText>
        </w:r>
      </w:del>
      <w:ins w:id="1031" w:author="Assessor GDSXSR" w:date="2026-10-31T00:15:36Z">
        <w:r>
          <w:rPr>
            <w:rFonts w:ascii="Arial" w:hAnsi="Arial"/>
            <w:color w:val="808080"/>
            <w:sz w:val="28"/>
            <w:szCs w:val="28"/>
          </w:rPr>
          <w:t xml:space="preserve">8.646</w:t>
        </w:r>
      </w:ins>
      <w:r>
        <w:rPr>
          <w:rFonts w:ascii="Arial" w:hAnsi="Arial"/>
          <w:sz w:val="28"/>
          <w:szCs w:val="28"/>
        </w:rPr>
        <w:t xml:space="preserve">,</w:t>
      </w:r>
      <w:del w:id="1032" w:author="Assessor GDSXSR" w:date="2026-10-31T00:15:36Z">
        <w:r>
          <w:rPr>
            <w:rFonts w:ascii="Arial" w:hAnsi="Arial"/>
            <w:sz w:val="28"/>
            <w:szCs w:val="28"/>
          </w:rPr>
          <w:delText xml:space="preserve">22% ao ano, superior à média de mercado divulgada pelo Banco Central do Brasil, postulando revisão contratual, restituição em dobro dos valores pagos indevidamente e compensação por danos morais</w:delText>
        </w:r>
      </w:del>
      <w:ins w:id="1033" w:author="Assessor GDSXSR" w:date="2026-10-31T00:15:36Z">
        <w:r>
          <w:rPr>
            <w:rFonts w:ascii="Arial" w:hAnsi="Arial"/>
            <w:color w:val="808080"/>
            <w:sz w:val="28"/>
            <w:szCs w:val="28"/>
          </w:rPr>
          <w:t xml:space="preserve">94)</w:t>
        </w:r>
      </w:ins>
      <w:r>
        <w:rPr>
          <w:rFonts w:ascii="Arial" w:hAnsi="Arial"/>
          <w:sz w:val="28"/>
          <w:szCs w:val="28"/>
        </w:rPr>
        <w:t xml:space="preserve">.</w:t>
      </w:r>
      <w:commentRangeEnd w:id="6"/>
      <w:r>
        <w:rPr>
          <w:rStyle w:val="CommentReference"/>
        </w:rPr>
        <w:commentReference w:id="6"/>
      </w:r>
      <w:del w:id="1034" w:author="Assessor GDSXSR" w:date="2026-10-31T00:15:36Z">
        <w:r>
          <w:rPr>
            <w:rFonts w:ascii="Arial" w:hAnsi="Arial"/>
            <w:sz w:val="28"/>
            <w:szCs w:val="28"/>
          </w:rPr>
          <w:delText xml:space="preserve"> </w:delText>
        </w:r>
      </w:del>
    </w:p>
    <w:p w14:paraId="4369343C" w14:textId="26306FA4" w:rsidR="0010371B" w:rsidRPr="00BB4B86" w:rsidRDefault="00B76C58">
      <w:pPr>
        <w:pStyle w:val="Corpodetexto"/>
        <w:spacing w:line="360" w:lineRule="auto"/>
        <w:jc w:val="both"/>
        <w:rPr>
          <w:sz w:val="28"/>
          <w:szCs w:val="28"/>
        </w:rPr>
      </w:pPr>
      <w:r>
        <w:rPr>
          <w:rFonts w:ascii="Arial" w:hAnsi="Arial"/>
          <w:sz w:val="28"/>
          <w:szCs w:val="28"/>
        </w:rPr>
        <w:t xml:space="preserve">2. </w:t>
      </w:r>
      <w:r w:rsidR="00247560" w:rsidRPr="00BB4B86">
        <w:rPr>
          <w:rFonts w:ascii="Arial" w:hAnsi="Arial"/>
          <w:sz w:val="28"/>
          <w:szCs w:val="28"/>
        </w:rPr>
        <w:t>A sentença julgou improcedentes os pedidos.</w:t>
      </w:r>
    </w:p>
    <w:p w14:paraId="4369343D" w14:textId="77777777" w:rsidR="0010371B" w:rsidRPr="00BB4B86" w:rsidRDefault="00837E2C">
      <w:pPr>
        <w:pStyle w:val="Corpodetexto"/>
        <w:spacing w:line="360" w:lineRule="auto"/>
        <w:jc w:val="both"/>
        <w:rPr>
          <w:sz w:val="28"/>
          <w:szCs w:val="28"/>
        </w:rPr>
      </w:pPr>
      <w:r>
        <w:rPr>
          <w:rFonts w:ascii="Arial" w:hAnsi="Arial"/>
          <w:sz w:val="28"/>
          <w:szCs w:val="28"/>
        </w:rPr>
        <w:t xml:space="preserve">3. O autor apelou </w:t>
      </w:r>
      <w:del w:id="1035" w:author="Assessor GDSXSR" w:date="2026-10-31T00:15:36Z">
        <w:r>
          <w:rPr>
            <w:rFonts w:ascii="Arial" w:hAnsi="Arial"/>
            <w:sz w:val="28"/>
            <w:szCs w:val="28"/>
          </w:rPr>
          <w:delText xml:space="preserve">requerendo</w:delText>
        </w:r>
      </w:del>
      <w:ins w:id="1036" w:author="Assessor GDSXSR" w:date="2026-10-31T00:15:36Z">
        <w:r>
          <w:rPr>
            <w:rFonts w:ascii="Arial" w:hAnsi="Arial"/>
            <w:color w:val="808080"/>
            <w:sz w:val="28"/>
            <w:szCs w:val="28"/>
          </w:rPr>
          <w:t xml:space="preserve">para obter</w:t>
        </w:r>
      </w:ins>
      <w:r>
        <w:rPr>
          <w:rFonts w:ascii="Arial" w:hAnsi="Arial"/>
          <w:sz w:val="28"/>
          <w:szCs w:val="28"/>
        </w:rPr>
        <w:t xml:space="preserve"> a </w:t>
      </w:r>
      <w:del w:id="1037" w:author="Assessor GDSXSR" w:date="2026-10-31T00:15:36Z">
        <w:r>
          <w:rPr>
            <w:rFonts w:ascii="Arial" w:hAnsi="Arial"/>
            <w:sz w:val="28"/>
            <w:szCs w:val="28"/>
          </w:rPr>
          <w:delText xml:space="preserve">declaração</w:delText>
        </w:r>
      </w:del>
      <w:ins w:id="1038" w:author="Assessor GDSXSR" w:date="2026-10-31T00:15:36Z">
        <w:r>
          <w:rPr>
            <w:rFonts w:ascii="Arial" w:hAnsi="Arial"/>
            <w:color w:val="808080"/>
            <w:sz w:val="28"/>
            <w:szCs w:val="28"/>
          </w:rPr>
          <w:t xml:space="preserve">limitação</w:t>
        </w:r>
      </w:ins>
      <w:r>
        <w:rPr>
          <w:rFonts w:ascii="Arial" w:hAnsi="Arial"/>
          <w:sz w:val="28"/>
          <w:szCs w:val="28"/>
        </w:rPr>
        <w:t xml:space="preserve"> </w:t>
      </w:r>
      <w:del w:id="1039" w:author="Assessor GDSXSR" w:date="2026-10-31T00:15:36Z">
        <w:r>
          <w:rPr>
            <w:rFonts w:ascii="Arial" w:hAnsi="Arial"/>
            <w:sz w:val="28"/>
            <w:szCs w:val="28"/>
          </w:rPr>
          <w:delText xml:space="preserve">de abusividade da taxa de</w:delText>
        </w:r>
      </w:del>
      <w:ins w:id="1040" w:author="Assessor GDSXSR" w:date="2026-10-31T00:15:36Z">
        <w:r>
          <w:rPr>
            <w:rFonts w:ascii="Arial" w:hAnsi="Arial"/>
            <w:color w:val="808080"/>
            <w:sz w:val="28"/>
            <w:szCs w:val="28"/>
          </w:rPr>
          <w:t xml:space="preserve">dos</w:t>
        </w:r>
      </w:ins>
      <w:r>
        <w:rPr>
          <w:rFonts w:ascii="Arial" w:hAnsi="Arial"/>
          <w:sz w:val="28"/>
          <w:szCs w:val="28"/>
        </w:rPr>
        <w:t xml:space="preserve"> juros</w:t>
      </w:r>
      <w:del w:id="1041" w:author="Assessor GDSXSR" w:date="2026-10-31T00:15:36Z">
        <w:r>
          <w:rPr>
            <w:rFonts w:ascii="Arial" w:hAnsi="Arial"/>
            <w:sz w:val="28"/>
            <w:szCs w:val="28"/>
          </w:rPr>
          <w:delText xml:space="preserve">, sua limitação</w:delText>
        </w:r>
      </w:del>
      <w:r>
        <w:rPr>
          <w:rFonts w:ascii="Arial" w:hAnsi="Arial"/>
          <w:sz w:val="28"/>
          <w:szCs w:val="28"/>
        </w:rPr>
        <w:t xml:space="preserve"> à média de mercado, a restituição em dobro </w:t>
      </w:r>
      <w:del w:id="1042" w:author="Assessor GDSXSR" w:date="2026-10-31T00:15:36Z">
        <w:r>
          <w:rPr>
            <w:rFonts w:ascii="Arial" w:hAnsi="Arial"/>
            <w:sz w:val="28"/>
            <w:szCs w:val="28"/>
          </w:rPr>
          <w:delText xml:space="preserve">dos valores pagos em excesso </w:delText>
        </w:r>
      </w:del>
      <w:r>
        <w:rPr>
          <w:rFonts w:ascii="Arial" w:hAnsi="Arial"/>
          <w:sz w:val="28"/>
          <w:szCs w:val="28"/>
        </w:rPr>
        <w:t xml:space="preserve">e a</w:t>
      </w:r>
      <w:del w:id="1043" w:author="Assessor GDSXSR" w:date="2026-10-31T00:15:36Z">
        <w:r>
          <w:rPr>
            <w:rFonts w:ascii="Arial" w:hAnsi="Arial"/>
            <w:sz w:val="28"/>
            <w:szCs w:val="28"/>
          </w:rPr>
          <w:delText xml:space="preserve"> condenação da instituição financeira ao pagamento de</w:delText>
        </w:r>
      </w:del>
      <w:r>
        <w:rPr>
          <w:rFonts w:ascii="Arial" w:hAnsi="Arial"/>
          <w:sz w:val="28"/>
          <w:szCs w:val="28"/>
        </w:rPr>
        <w:t xml:space="preserve"> indenização por danos morais. Em contrarrazões, a ré suscitou preliminar de </w:t>
      </w:r>
      <w:del w:id="1044" w:author="Assessor GDSXSR" w:date="2026-10-31T00:15:36Z">
        <w:r>
          <w:rPr>
            <w:rFonts w:ascii="Arial" w:hAnsi="Arial"/>
            <w:sz w:val="28"/>
            <w:szCs w:val="28"/>
          </w:rPr>
          <w:delText xml:space="preserve">inépcia</w:delText>
        </w:r>
      </w:del>
      <w:ins w:id="1045" w:author="Assessor GDSXSR" w:date="2026-10-31T00:15:36Z">
        <w:r>
          <w:rPr>
            <w:rFonts w:ascii="Arial" w:hAnsi="Arial"/>
            <w:color w:val="808080"/>
            <w:sz w:val="28"/>
            <w:szCs w:val="28"/>
          </w:rPr>
          <w:t xml:space="preserve">ausência de dialeticidade</w:t>
        </w:r>
      </w:ins>
      <w:r>
        <w:rPr>
          <w:rFonts w:ascii="Arial" w:hAnsi="Arial"/>
          <w:sz w:val="28"/>
          <w:szCs w:val="28"/>
        </w:rPr>
        <w:t xml:space="preserve"> recursal</w:t>
      </w:r>
      <w:del w:id="1046" w:author="Assessor GDSXSR" w:date="2026-10-31T00:15:36Z">
        <w:r>
          <w:rPr>
            <w:rFonts w:ascii="Arial" w:hAnsi="Arial"/>
            <w:sz w:val="28"/>
            <w:szCs w:val="28"/>
          </w:rPr>
          <w:delText xml:space="preserve"> e defendeu a regularidade da contratação e dos encargos pactuados</w:delText>
        </w:r>
      </w:del>
      <w:r>
        <w:rPr>
          <w:rFonts w:ascii="Arial" w:hAnsi="Arial"/>
          <w:sz w:val="28"/>
          <w:szCs w:val="28"/>
        </w:rPr>
        <w:t xml:space="preserve">.</w:t>
      </w:r>
    </w:p>
    <w:p w14:paraId="4369343E"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II. Questão em discussão</w:t>
      </w:r>
    </w:p>
    <w:p w14:paraId="4369343F" w14:textId="1B48EC3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4. </w:t>
      </w:r>
      <w:r>
        <w:rPr>
          <w:rFonts w:ascii="Arial" w:hAnsi="Arial"/>
          <w:sz w:val="28"/>
          <w:szCs w:val="28"/>
        </w:rPr>
        <w:t xml:space="preserve">Há três questões em discussão: (i) saber se o </w:t>
      </w:r>
      <w:del w:id="1047" w:author="Assessor GDSXSR" w:date="2026-10-31T00:15:36Z">
        <w:r>
          <w:rPr>
            <w:rFonts w:ascii="Arial" w:hAnsi="Arial"/>
            <w:sz w:val="28"/>
            <w:szCs w:val="28"/>
          </w:rPr>
          <w:delText xml:space="preserve">recurso</w:delText>
        </w:r>
      </w:del>
      <w:ins w:id="1048" w:author="Assessor GDSXSR" w:date="2026-10-31T00:15:36Z">
        <w:r>
          <w:rPr>
            <w:rFonts w:ascii="Arial" w:hAnsi="Arial"/>
            <w:color w:val="808080"/>
            <w:sz w:val="28"/>
            <w:szCs w:val="28"/>
          </w:rPr>
          <w:t xml:space="preserve">apelo</w:t>
        </w:r>
      </w:ins>
      <w:r>
        <w:rPr>
          <w:rFonts w:ascii="Arial" w:hAnsi="Arial"/>
          <w:sz w:val="28"/>
          <w:szCs w:val="28"/>
        </w:rPr>
        <w:t xml:space="preserve"> observou </w:t>
      </w:r>
      <w:del w:id="1049" w:author="Assessor GDSXSR" w:date="2026-10-31T00:15:36Z">
        <w:r>
          <w:rPr>
            <w:rFonts w:ascii="Arial" w:hAnsi="Arial"/>
            <w:sz w:val="28"/>
            <w:szCs w:val="28"/>
          </w:rPr>
          <w:delText xml:space="preserve">o princípio da</w:delText>
        </w:r>
      </w:del>
      <w:ins w:id="1050" w:author="Assessor GDSXSR" w:date="2026-10-31T00:15:36Z">
        <w:r>
          <w:rPr>
            <w:rFonts w:ascii="Arial" w:hAnsi="Arial"/>
            <w:color w:val="808080"/>
            <w:sz w:val="28"/>
            <w:szCs w:val="28"/>
          </w:rPr>
          <w:t xml:space="preserve">a</w:t>
        </w:r>
      </w:ins>
      <w:r>
        <w:rPr>
          <w:rFonts w:ascii="Arial" w:hAnsi="Arial"/>
          <w:sz w:val="28"/>
          <w:szCs w:val="28"/>
        </w:rPr>
        <w:t xml:space="preserve"> dialeticidade recursal; (ii) </w:t>
      </w:r>
      <w:del w:id="1051" w:author="Assessor GDSXSR" w:date="2026-10-31T00:15:36Z">
        <w:r>
          <w:rPr>
            <w:rFonts w:ascii="Arial" w:hAnsi="Arial"/>
            <w:sz w:val="28"/>
            <w:szCs w:val="28"/>
          </w:rPr>
          <w:delText xml:space="preserve">estabelecer</w:delText>
        </w:r>
      </w:del>
      <w:ins w:id="1052" w:author="Assessor GDSXSR" w:date="2026-10-31T00:15:36Z">
        <w:r>
          <w:rPr>
            <w:rFonts w:ascii="Arial" w:hAnsi="Arial"/>
            <w:color w:val="808080"/>
            <w:sz w:val="28"/>
            <w:szCs w:val="28"/>
          </w:rPr>
          <w:t xml:space="preserve">definir</w:t>
        </w:r>
      </w:ins>
      <w:r>
        <w:rPr>
          <w:rFonts w:ascii="Arial" w:hAnsi="Arial"/>
          <w:sz w:val="28"/>
          <w:szCs w:val="28"/>
        </w:rPr>
        <w:t xml:space="preserve"> se a taxa de </w:t>
      </w:r>
      <w:del w:id="1053" w:author="Assessor GDSXSR" w:date="2026-10-31T00:15:36Z">
        <w:r>
          <w:rPr>
            <w:rFonts w:ascii="Arial" w:hAnsi="Arial"/>
            <w:sz w:val="28"/>
            <w:szCs w:val="28"/>
          </w:rPr>
          <w:delText xml:space="preserve">juros remuneratórios contratada em </w:delText>
        </w:r>
      </w:del>
      <w:r>
        <w:rPr>
          <w:rFonts w:ascii="Arial" w:hAnsi="Arial"/>
          <w:sz w:val="28"/>
          <w:szCs w:val="28"/>
        </w:rPr>
        <w:t xml:space="preserve">22% </w:t>
      </w:r>
      <w:del w:id="1054" w:author="Assessor GDSXSR" w:date="2026-10-31T00:15:36Z">
        <w:r>
          <w:rPr>
            <w:rFonts w:ascii="Arial" w:hAnsi="Arial"/>
            <w:sz w:val="28"/>
            <w:szCs w:val="28"/>
          </w:rPr>
          <w:delText xml:space="preserve">a.m.</w:delText>
        </w:r>
      </w:del>
      <w:ins w:id="1055" w:author="Assessor GDSXSR" w:date="2026-10-31T00:15:36Z">
        <w:r>
          <w:rPr>
            <w:rFonts w:ascii="Arial" w:hAnsi="Arial"/>
            <w:color w:val="808080"/>
            <w:sz w:val="28"/>
            <w:szCs w:val="28"/>
          </w:rPr>
          <w:t xml:space="preserve">ao</w:t>
        </w:r>
      </w:ins>
      <w:r>
        <w:rPr>
          <w:rFonts w:ascii="Arial" w:hAnsi="Arial"/>
          <w:sz w:val="28"/>
          <w:szCs w:val="28"/>
        </w:rPr>
        <w:t xml:space="preserve"> </w:t>
      </w:r>
      <w:del w:id="1056" w:author="Assessor GDSXSR" w:date="2026-10-31T00:15:36Z">
        <w:r>
          <w:rPr>
            <w:rFonts w:ascii="Arial" w:hAnsi="Arial"/>
            <w:sz w:val="28"/>
            <w:szCs w:val="28"/>
          </w:rPr>
          <w:delText xml:space="preserve">caracteriza</w:delText>
        </w:r>
      </w:del>
      <w:ins w:id="1057" w:author="Assessor GDSXSR" w:date="2026-10-31T00:15:36Z">
        <w:r>
          <w:rPr>
            <w:rFonts w:ascii="Arial" w:hAnsi="Arial"/>
            <w:color w:val="808080"/>
            <w:sz w:val="28"/>
            <w:szCs w:val="28"/>
          </w:rPr>
          <w:t xml:space="preserve">mês</w:t>
        </w:r>
      </w:ins>
      <w:r>
        <w:rPr>
          <w:rFonts w:ascii="Arial" w:hAnsi="Arial"/>
          <w:sz w:val="28"/>
          <w:szCs w:val="28"/>
        </w:rPr>
        <w:t xml:space="preserve"> </w:t>
      </w:r>
      <w:del w:id="1058" w:author="Assessor GDSXSR" w:date="2026-10-31T00:15:36Z">
        <w:r>
          <w:rPr>
            <w:rFonts w:ascii="Arial" w:hAnsi="Arial"/>
            <w:sz w:val="28"/>
            <w:szCs w:val="28"/>
          </w:rPr>
          <w:delText xml:space="preserve">abusividade</w:delText>
        </w:r>
      </w:del>
      <w:ins w:id="1059" w:author="Assessor GDSXSR" w:date="2026-10-31T00:15:36Z">
        <w:r>
          <w:rPr>
            <w:rFonts w:ascii="Arial" w:hAnsi="Arial"/>
            <w:color w:val="808080"/>
            <w:sz w:val="28"/>
            <w:szCs w:val="28"/>
          </w:rPr>
          <w:t xml:space="preserve">é</w:t>
        </w:r>
      </w:ins>
      <w:r>
        <w:rPr>
          <w:rFonts w:ascii="Arial" w:hAnsi="Arial"/>
          <w:sz w:val="28"/>
          <w:szCs w:val="28"/>
        </w:rPr>
        <w:t xml:space="preserve"> </w:t>
      </w:r>
      <w:del w:id="1060" w:author="Assessor GDSXSR" w:date="2026-10-31T00:15:36Z">
        <w:r>
          <w:rPr>
            <w:rFonts w:ascii="Arial" w:hAnsi="Arial"/>
            <w:sz w:val="28"/>
            <w:szCs w:val="28"/>
          </w:rPr>
          <w:delText xml:space="preserve">apta a autorizar a revisão contratual</w:delText>
        </w:r>
      </w:del>
      <w:ins w:id="1061" w:author="Assessor GDSXSR" w:date="2026-10-31T00:15:36Z">
        <w:r>
          <w:rPr>
            <w:rFonts w:ascii="Arial" w:hAnsi="Arial"/>
            <w:color w:val="808080"/>
            <w:sz w:val="28"/>
            <w:szCs w:val="28"/>
          </w:rPr>
          <w:t xml:space="preserve">abusiva</w:t>
        </w:r>
      </w:ins>
      <w:r>
        <w:rPr>
          <w:rFonts w:ascii="Arial" w:hAnsi="Arial"/>
          <w:sz w:val="28"/>
          <w:szCs w:val="28"/>
        </w:rPr>
        <w:t xml:space="preserve"> e</w:t>
      </w:r>
      <w:ins w:id="1062" w:author="Assessor GDSXSR" w:date="2026-10-31T00:15:36Z">
        <w:r>
          <w:rPr>
            <w:rFonts w:ascii="Arial" w:hAnsi="Arial"/>
            <w:color w:val="808080"/>
            <w:sz w:val="28"/>
            <w:szCs w:val="28"/>
          </w:rPr>
          <w:t xml:space="preserve"> autoriza</w:t>
        </w:r>
      </w:ins>
      <w:r>
        <w:rPr>
          <w:rFonts w:ascii="Arial" w:hAnsi="Arial"/>
          <w:sz w:val="28"/>
          <w:szCs w:val="28"/>
        </w:rPr>
        <w:t xml:space="preserve"> a restituição dos valores pagos </w:t>
      </w:r>
      <w:del w:id="1063" w:author="Assessor GDSXSR" w:date="2026-10-31T00:15:36Z">
        <w:r>
          <w:rPr>
            <w:rFonts w:ascii="Arial" w:hAnsi="Arial"/>
            <w:sz w:val="28"/>
            <w:szCs w:val="28"/>
          </w:rPr>
          <w:delText xml:space="preserve">em</w:delText>
        </w:r>
      </w:del>
      <w:ins w:id="1064" w:author="Assessor GDSXSR" w:date="2026-10-31T00:15:36Z">
        <w:r>
          <w:rPr>
            <w:rFonts w:ascii="Arial" w:hAnsi="Arial"/>
            <w:color w:val="808080"/>
            <w:sz w:val="28"/>
            <w:szCs w:val="28"/>
          </w:rPr>
          <w:t xml:space="preserve">a</w:t>
        </w:r>
      </w:ins>
      <w:r>
        <w:rPr>
          <w:rFonts w:ascii="Arial" w:hAnsi="Arial"/>
          <w:sz w:val="28"/>
          <w:szCs w:val="28"/>
        </w:rPr>
        <w:t xml:space="preserve"> </w:t>
      </w:r>
      <w:del w:id="1065" w:author="Assessor GDSXSR" w:date="2026-10-31T00:15:36Z">
        <w:r>
          <w:rPr>
            <w:rFonts w:ascii="Arial" w:hAnsi="Arial"/>
            <w:sz w:val="28"/>
            <w:szCs w:val="28"/>
          </w:rPr>
          <w:delText xml:space="preserve">excesso</w:delText>
        </w:r>
      </w:del>
      <w:ins w:id="1066" w:author="Assessor GDSXSR" w:date="2026-10-31T00:15:36Z">
        <w:r>
          <w:rPr>
            <w:rFonts w:ascii="Arial" w:hAnsi="Arial"/>
            <w:color w:val="808080"/>
            <w:sz w:val="28"/>
            <w:szCs w:val="28"/>
          </w:rPr>
          <w:t xml:space="preserve">maior</w:t>
        </w:r>
      </w:ins>
      <w:r>
        <w:rPr>
          <w:rFonts w:ascii="Arial" w:hAnsi="Arial"/>
          <w:sz w:val="28"/>
          <w:szCs w:val="28"/>
        </w:rPr>
        <w:t xml:space="preserve">; e (iii) </w:t>
      </w:r>
      <w:del w:id="1067" w:author="Assessor GDSXSR" w:date="2026-10-31T00:15:36Z">
        <w:r>
          <w:rPr>
            <w:rFonts w:ascii="Arial" w:hAnsi="Arial"/>
            <w:sz w:val="28"/>
            <w:szCs w:val="28"/>
          </w:rPr>
          <w:delText xml:space="preserve">definir</w:delText>
        </w:r>
      </w:del>
      <w:ins w:id="1068" w:author="Assessor GDSXSR" w:date="2026-10-31T00:15:36Z">
        <w:r>
          <w:rPr>
            <w:rFonts w:ascii="Arial" w:hAnsi="Arial"/>
            <w:color w:val="808080"/>
            <w:sz w:val="28"/>
            <w:szCs w:val="28"/>
          </w:rPr>
          <w:t xml:space="preserve">estabelecer</w:t>
        </w:r>
      </w:ins>
      <w:r>
        <w:rPr>
          <w:rFonts w:ascii="Arial" w:hAnsi="Arial"/>
          <w:sz w:val="28"/>
          <w:szCs w:val="28"/>
        </w:rPr>
        <w:t xml:space="preserve"> se </w:t>
      </w:r>
      <w:del w:id="1069" w:author="Assessor GDSXSR" w:date="2026-10-31T00:15:36Z">
        <w:r>
          <w:rPr>
            <w:rFonts w:ascii="Arial" w:hAnsi="Arial"/>
            <w:sz w:val="28"/>
            <w:szCs w:val="28"/>
          </w:rPr>
          <w:delText xml:space="preserve">a</w:delText>
        </w:r>
      </w:del>
      <w:ins w:id="1070" w:author="Assessor GDSXSR" w:date="2026-10-31T00:15:36Z">
        <w:r>
          <w:rPr>
            <w:rFonts w:ascii="Arial" w:hAnsi="Arial"/>
            <w:color w:val="808080"/>
            <w:sz w:val="28"/>
            <w:szCs w:val="28"/>
          </w:rPr>
          <w:t xml:space="preserve">há</w:t>
        </w:r>
      </w:ins>
      <w:r>
        <w:rPr>
          <w:rFonts w:ascii="Arial" w:hAnsi="Arial"/>
          <w:sz w:val="28"/>
          <w:szCs w:val="28"/>
        </w:rPr>
        <w:t xml:space="preserve"> </w:t>
      </w:r>
      <w:del w:id="1071" w:author="Assessor GDSXSR" w:date="2026-10-31T00:15:36Z">
        <w:r>
          <w:rPr>
            <w:rFonts w:ascii="Arial" w:hAnsi="Arial"/>
            <w:sz w:val="28"/>
            <w:szCs w:val="28"/>
          </w:rPr>
          <w:delText xml:space="preserve">cobrança</w:delText>
        </w:r>
      </w:del>
      <w:ins w:id="1072" w:author="Assessor GDSXSR" w:date="2026-10-31T00:15:36Z">
        <w:r>
          <w:rPr>
            <w:rFonts w:ascii="Arial" w:hAnsi="Arial"/>
            <w:color w:val="808080"/>
            <w:sz w:val="28"/>
            <w:szCs w:val="28"/>
          </w:rPr>
          <w:t xml:space="preserve">dano</w:t>
        </w:r>
      </w:ins>
      <w:r>
        <w:rPr>
          <w:rFonts w:ascii="Arial" w:hAnsi="Arial"/>
          <w:sz w:val="28"/>
          <w:szCs w:val="28"/>
        </w:rPr>
        <w:t xml:space="preserve"> </w:t>
      </w:r>
      <w:del w:id="1073" w:author="Assessor GDSXSR" w:date="2026-10-31T00:15:36Z">
        <w:r>
          <w:rPr>
            <w:rFonts w:ascii="Arial" w:hAnsi="Arial"/>
            <w:sz w:val="28"/>
            <w:szCs w:val="28"/>
          </w:rPr>
          <w:delText xml:space="preserve">dos</w:delText>
        </w:r>
      </w:del>
      <w:ins w:id="1074" w:author="Assessor GDSXSR" w:date="2026-10-31T00:15:36Z">
        <w:r>
          <w:rPr>
            <w:rFonts w:ascii="Arial" w:hAnsi="Arial"/>
            <w:color w:val="808080"/>
            <w:sz w:val="28"/>
            <w:szCs w:val="28"/>
          </w:rPr>
          <w:t xml:space="preserve">moral</w:t>
        </w:r>
      </w:ins>
      <w:r>
        <w:rPr>
          <w:rFonts w:ascii="Arial" w:hAnsi="Arial"/>
          <w:sz w:val="28"/>
          <w:szCs w:val="28"/>
        </w:rPr>
        <w:t xml:space="preserve"> </w:t>
      </w:r>
      <w:del w:id="1075" w:author="Assessor GDSXSR" w:date="2026-10-31T00:15:36Z">
        <w:r>
          <w:rPr>
            <w:rFonts w:ascii="Arial" w:hAnsi="Arial"/>
            <w:sz w:val="28"/>
            <w:szCs w:val="28"/>
          </w:rPr>
          <w:delText xml:space="preserve">encargos contratuais e a inscrição do nome do devedor em cadastro restritivo ensejam indenização por danos morais</w:delText>
        </w:r>
      </w:del>
      <w:ins w:id="1076" w:author="Assessor GDSXSR" w:date="2026-10-31T00:15:36Z">
        <w:r>
          <w:rPr>
            <w:rFonts w:ascii="Arial" w:hAnsi="Arial"/>
            <w:color w:val="808080"/>
            <w:sz w:val="28"/>
            <w:szCs w:val="28"/>
          </w:rPr>
          <w:t xml:space="preserve">indenizável</w:t>
        </w:r>
      </w:ins>
      <w:r>
        <w:rPr>
          <w:rFonts w:ascii="Arial" w:hAnsi="Arial"/>
          <w:sz w:val="28"/>
          <w:szCs w:val="28"/>
        </w:rPr>
        <w:t xml:space="preserve">.</w:t>
      </w:r>
      <w:del w:id="1077" w:author="Assessor GDSXSR" w:date="2026-10-31T00:15:36Z">
        <w:r>
          <w:rPr>
            <w:rFonts w:ascii="Arial" w:hAnsi="Arial"/>
            <w:sz w:val="28"/>
            <w:szCs w:val="28"/>
          </w:rPr>
          <w:delText xml:space="preserve"> </w:delText>
        </w:r>
      </w:del>
    </w:p>
    <w:p w14:paraId="43693440"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III. Razões de decidir</w:t>
      </w:r>
    </w:p>
    <w:p w14:paraId="43693441" w14:textId="7777777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5. </w:t>
      </w:r>
      <w:r>
        <w:rPr>
          <w:rFonts w:ascii="Arial" w:hAnsi="Arial"/>
          <w:sz w:val="28"/>
          <w:szCs w:val="28"/>
        </w:rPr>
        <w:t xml:space="preserve">Rejeitou-se a preliminar de </w:t>
      </w:r>
      <w:del w:id="1078" w:author="Assessor GDSXSR" w:date="2026-10-31T00:15:36Z">
        <w:r>
          <w:rPr>
            <w:rFonts w:ascii="Arial" w:hAnsi="Arial"/>
            <w:sz w:val="28"/>
            <w:szCs w:val="28"/>
          </w:rPr>
          <w:delText xml:space="preserve">inépcia</w:delText>
        </w:r>
      </w:del>
      <w:ins w:id="1079" w:author="Assessor GDSXSR" w:date="2026-10-31T00:15:36Z">
        <w:r>
          <w:rPr>
            <w:rFonts w:ascii="Arial" w:hAnsi="Arial"/>
            <w:color w:val="808080"/>
            <w:sz w:val="28"/>
            <w:szCs w:val="28"/>
          </w:rPr>
          <w:t xml:space="preserve">ausência de dialeticidade</w:t>
        </w:r>
      </w:ins>
      <w:r>
        <w:rPr>
          <w:rFonts w:ascii="Arial" w:hAnsi="Arial"/>
          <w:sz w:val="28"/>
          <w:szCs w:val="28"/>
        </w:rPr>
        <w:t xml:space="preserve"> recursal</w:t>
      </w:r>
      <w:del w:id="1080" w:author="Assessor GDSXSR" w:date="2026-10-31T00:15:36Z">
        <w:r>
          <w:rPr>
            <w:rFonts w:ascii="Arial" w:hAnsi="Arial"/>
            <w:sz w:val="28"/>
            <w:szCs w:val="28"/>
          </w:rPr>
          <w:delText xml:space="preserve">.</w:delText>
        </w:r>
      </w:del>
      <w:ins w:id="1081" w:author="Assessor GDSXSR" w:date="2026-10-31T00:15:36Z">
        <w:r>
          <w:rPr>
            <w:rFonts w:ascii="Arial" w:hAnsi="Arial"/>
            <w:color w:val="808080"/>
            <w:sz w:val="28"/>
            <w:szCs w:val="28"/>
          </w:rPr>
          <w:t xml:space="preserve">,</w:t>
        </w:r>
      </w:ins>
      <w:r>
        <w:rPr>
          <w:rFonts w:ascii="Arial" w:hAnsi="Arial"/>
          <w:sz w:val="28"/>
          <w:szCs w:val="28"/>
        </w:rPr>
        <w:t xml:space="preserve"> </w:t>
      </w:r>
      <w:del w:id="1082" w:author="Assessor GDSXSR" w:date="2026-10-31T00:15:36Z">
        <w:r>
          <w:rPr>
            <w:rFonts w:ascii="Arial" w:hAnsi="Arial"/>
            <w:sz w:val="28"/>
            <w:szCs w:val="28"/>
          </w:rPr>
          <w:delText xml:space="preserve">O</w:delText>
        </w:r>
      </w:del>
      <w:ins w:id="1083" w:author="Assessor GDSXSR" w:date="2026-10-31T00:15:36Z">
        <w:r>
          <w:rPr>
            <w:rFonts w:ascii="Arial" w:hAnsi="Arial"/>
            <w:color w:val="808080"/>
            <w:sz w:val="28"/>
            <w:szCs w:val="28"/>
          </w:rPr>
          <w:t xml:space="preserve">pois</w:t>
        </w:r>
      </w:ins>
      <w:r>
        <w:rPr>
          <w:rFonts w:ascii="Arial" w:hAnsi="Arial"/>
          <w:sz w:val="28"/>
          <w:szCs w:val="28"/>
        </w:rPr>
        <w:t xml:space="preserve"> </w:t>
      </w:r>
      <w:del w:id="1084" w:author="Assessor GDSXSR" w:date="2026-10-31T00:15:36Z">
        <w:r>
          <w:rPr>
            <w:rFonts w:ascii="Arial" w:hAnsi="Arial"/>
            <w:sz w:val="28"/>
            <w:szCs w:val="28"/>
          </w:rPr>
          <w:delText xml:space="preserve">recurso</w:delText>
        </w:r>
      </w:del>
      <w:ins w:id="1085" w:author="Assessor GDSXSR" w:date="2026-10-31T00:15:36Z">
        <w:r>
          <w:rPr>
            <w:rFonts w:ascii="Arial" w:hAnsi="Arial"/>
            <w:color w:val="808080"/>
            <w:sz w:val="28"/>
            <w:szCs w:val="28"/>
          </w:rPr>
          <w:t xml:space="preserve">o</w:t>
        </w:r>
      </w:ins>
      <w:r>
        <w:rPr>
          <w:rFonts w:ascii="Arial" w:hAnsi="Arial"/>
          <w:sz w:val="28"/>
          <w:szCs w:val="28"/>
        </w:rPr>
        <w:t xml:space="preserve"> </w:t>
      </w:r>
      <w:del w:id="1086" w:author="Assessor GDSXSR" w:date="2026-10-31T00:15:36Z">
        <w:r>
          <w:rPr>
            <w:rFonts w:ascii="Arial" w:hAnsi="Arial"/>
            <w:sz w:val="28"/>
            <w:szCs w:val="28"/>
          </w:rPr>
          <w:delText xml:space="preserve">impugnou</w:delText>
        </w:r>
      </w:del>
      <w:ins w:id="1087" w:author="Assessor GDSXSR" w:date="2026-10-31T00:15:36Z">
        <w:r>
          <w:rPr>
            <w:rFonts w:ascii="Arial" w:hAnsi="Arial"/>
            <w:color w:val="808080"/>
            <w:sz w:val="28"/>
            <w:szCs w:val="28"/>
          </w:rPr>
          <w:t xml:space="preserve">apelo impugna</w:t>
        </w:r>
      </w:ins>
      <w:r>
        <w:rPr>
          <w:rFonts w:ascii="Arial" w:hAnsi="Arial"/>
          <w:sz w:val="28"/>
          <w:szCs w:val="28"/>
        </w:rPr>
        <w:t xml:space="preserve"> especificamente os fundamentos da sentença </w:t>
      </w:r>
      <w:del w:id="1088" w:author="Assessor GDSXSR" w:date="2026-10-31T00:15:36Z">
        <w:r>
          <w:rPr>
            <w:rFonts w:ascii="Arial" w:hAnsi="Arial"/>
            <w:sz w:val="28"/>
            <w:szCs w:val="28"/>
          </w:rPr>
          <w:delText xml:space="preserve">ao sustentar a abusividade da taxa de juros, a restituição do indébito e a configuração dos danos morais, atendendo ao requisito do art.</w:delText>
        </w:r>
      </w:del>
      <w:ins w:id="1089" w:author="Assessor GDSXSR" w:date="2026-10-31T00:15:36Z">
        <w:r>
          <w:rPr>
            <w:rFonts w:ascii="Arial" w:hAnsi="Arial"/>
            <w:color w:val="808080"/>
            <w:sz w:val="28"/>
            <w:szCs w:val="28"/>
          </w:rPr>
          <w:t xml:space="preserve">(CPC</w:t>
        </w:r>
      </w:ins>
      <w:r>
        <w:rPr>
          <w:rFonts w:ascii="Arial" w:hAnsi="Arial"/>
          <w:sz w:val="28"/>
          <w:szCs w:val="28"/>
        </w:rPr>
        <w:t xml:space="preserve"> 1.010</w:t>
      </w:r>
      <w:del w:id="1090" w:author="Assessor GDSXSR" w:date="2026-10-31T00:15:36Z">
        <w:r>
          <w:rPr>
            <w:rFonts w:ascii="Arial" w:hAnsi="Arial"/>
            <w:sz w:val="28"/>
            <w:szCs w:val="28"/>
          </w:rPr>
          <w:delText xml:space="preserve"> do CPC</w:delText>
        </w:r>
      </w:del>
      <w:ins w:id="1091" w:author="Assessor GDSXSR" w:date="2026-10-31T00:15:36Z">
        <w:r>
          <w:rPr>
            <w:rFonts w:ascii="Arial" w:hAnsi="Arial"/>
            <w:color w:val="808080"/>
            <w:sz w:val="28"/>
            <w:szCs w:val="28"/>
          </w:rPr>
          <w:t xml:space="preserve">)</w:t>
        </w:r>
      </w:ins>
      <w:r>
        <w:rPr>
          <w:rFonts w:ascii="Arial" w:hAnsi="Arial"/>
          <w:sz w:val="28"/>
          <w:szCs w:val="28"/>
        </w:rPr>
        <w:t xml:space="preserve">.</w:t>
      </w:r>
    </w:p>
    <w:p w14:paraId="43693442" w14:textId="77777777" w:rsidR="0010371B" w:rsidRPr="00BB4B86" w:rsidRDefault="00837E2C">
      <w:pPr>
        <w:pStyle w:val="Corpodetexto"/>
        <w:spacing w:line="360" w:lineRule="auto"/>
        <w:jc w:val="both"/>
        <w:rPr>
          <w:sz w:val="28"/>
          <w:szCs w:val="28"/>
        </w:rPr>
      </w:pPr>
      <w:r>
        <w:rPr>
          <w:rFonts w:ascii="Arial" w:hAnsi="Arial"/>
          <w:sz w:val="28"/>
          <w:szCs w:val="28"/>
        </w:rPr>
        <w:t xml:space="preserve">6. A revisão dos juros remuneratórios </w:t>
      </w:r>
      <w:del w:id="1092" w:author="Assessor GDSXSR" w:date="2026-10-31T00:15:36Z">
        <w:r>
          <w:rPr>
            <w:rFonts w:ascii="Arial" w:hAnsi="Arial"/>
            <w:sz w:val="28"/>
            <w:szCs w:val="28"/>
          </w:rPr>
          <w:delText xml:space="preserve">admite-se</w:delText>
        </w:r>
      </w:del>
      <w:ins w:id="1093" w:author="Assessor GDSXSR" w:date="2026-10-31T00:15:36Z">
        <w:r>
          <w:rPr>
            <w:rFonts w:ascii="Arial" w:hAnsi="Arial"/>
            <w:color w:val="808080"/>
            <w:sz w:val="28"/>
            <w:szCs w:val="28"/>
          </w:rPr>
          <w:t xml:space="preserve">é</w:t>
        </w:r>
      </w:ins>
      <w:r>
        <w:rPr>
          <w:rFonts w:ascii="Arial" w:hAnsi="Arial"/>
          <w:sz w:val="28"/>
          <w:szCs w:val="28"/>
        </w:rPr>
        <w:t xml:space="preserve"> </w:t>
      </w:r>
      <w:del w:id="1094" w:author="Assessor GDSXSR" w:date="2026-10-31T00:15:36Z">
        <w:r>
          <w:rPr>
            <w:rFonts w:ascii="Arial" w:hAnsi="Arial"/>
            <w:sz w:val="28"/>
            <w:szCs w:val="28"/>
          </w:rPr>
          <w:delText xml:space="preserve">em</w:delText>
        </w:r>
      </w:del>
      <w:ins w:id="1095" w:author="Assessor GDSXSR" w:date="2026-10-31T00:15:36Z">
        <w:r>
          <w:rPr>
            <w:rFonts w:ascii="Arial" w:hAnsi="Arial"/>
            <w:color w:val="808080"/>
            <w:sz w:val="28"/>
            <w:szCs w:val="28"/>
          </w:rPr>
          <w:t xml:space="preserve">excepcional</w:t>
        </w:r>
      </w:ins>
      <w:r>
        <w:rPr>
          <w:rFonts w:ascii="Arial" w:hAnsi="Arial"/>
          <w:sz w:val="28"/>
          <w:szCs w:val="28"/>
        </w:rPr>
        <w:t xml:space="preserve"> </w:t>
      </w:r>
      <w:del w:id="1096" w:author="Assessor GDSXSR" w:date="2026-10-31T00:15:36Z">
        <w:r>
          <w:rPr>
            <w:rFonts w:ascii="Arial" w:hAnsi="Arial"/>
            <w:sz w:val="28"/>
            <w:szCs w:val="28"/>
          </w:rPr>
          <w:delText xml:space="preserve">situações</w:delText>
        </w:r>
      </w:del>
      <w:ins w:id="1097" w:author="Assessor GDSXSR" w:date="2026-10-31T00:15:36Z">
        <w:r>
          <w:rPr>
            <w:rFonts w:ascii="Arial" w:hAnsi="Arial"/>
            <w:color w:val="808080"/>
            <w:sz w:val="28"/>
            <w:szCs w:val="28"/>
          </w:rPr>
          <w:t xml:space="preserve">e</w:t>
        </w:r>
      </w:ins>
      <w:r>
        <w:rPr>
          <w:rFonts w:ascii="Arial" w:hAnsi="Arial"/>
          <w:sz w:val="28"/>
          <w:szCs w:val="28"/>
        </w:rPr>
        <w:t xml:space="preserve"> </w:t>
      </w:r>
      <w:del w:id="1098" w:author="Assessor GDSXSR" w:date="2026-10-31T00:15:36Z">
        <w:r>
          <w:rPr>
            <w:rFonts w:ascii="Arial" w:hAnsi="Arial"/>
            <w:sz w:val="28"/>
            <w:szCs w:val="28"/>
          </w:rPr>
          <w:delText xml:space="preserve">excepcionais,</w:delText>
        </w:r>
      </w:del>
      <w:ins w:id="1099" w:author="Assessor GDSXSR" w:date="2026-10-31T00:15:36Z">
        <w:r>
          <w:rPr>
            <w:rFonts w:ascii="Arial" w:hAnsi="Arial"/>
            <w:color w:val="808080"/>
            <w:sz w:val="28"/>
            <w:szCs w:val="28"/>
          </w:rPr>
          <w:t xml:space="preserve">exige</w:t>
        </w:r>
      </w:ins>
      <w:r>
        <w:rPr>
          <w:rFonts w:ascii="Arial" w:hAnsi="Arial"/>
          <w:sz w:val="28"/>
          <w:szCs w:val="28"/>
        </w:rPr>
        <w:t xml:space="preserve"> </w:t>
      </w:r>
      <w:del w:id="1100" w:author="Assessor GDSXSR" w:date="2026-10-31T00:15:36Z">
        <w:r>
          <w:rPr>
            <w:rFonts w:ascii="Arial" w:hAnsi="Arial"/>
            <w:sz w:val="28"/>
            <w:szCs w:val="28"/>
          </w:rPr>
          <w:delText xml:space="preserve">desde</w:delText>
        </w:r>
      </w:del>
      <w:ins w:id="1101" w:author="Assessor GDSXSR" w:date="2026-10-31T00:15:36Z">
        <w:r>
          <w:rPr>
            <w:rFonts w:ascii="Arial" w:hAnsi="Arial"/>
            <w:color w:val="808080"/>
            <w:sz w:val="28"/>
            <w:szCs w:val="28"/>
          </w:rPr>
          <w:t xml:space="preserve">abusividade</w:t>
        </w:r>
      </w:ins>
      <w:r>
        <w:rPr>
          <w:rFonts w:ascii="Arial" w:hAnsi="Arial"/>
          <w:sz w:val="28"/>
          <w:szCs w:val="28"/>
        </w:rPr>
        <w:t xml:space="preserve"> </w:t>
      </w:r>
      <w:del w:id="1102" w:author="Assessor GDSXSR" w:date="2026-10-31T00:15:36Z">
        <w:r>
          <w:rPr>
            <w:rFonts w:ascii="Arial" w:hAnsi="Arial"/>
            <w:sz w:val="28"/>
            <w:szCs w:val="28"/>
          </w:rPr>
          <w:delText xml:space="preserve">que</w:delText>
        </w:r>
      </w:del>
      <w:ins w:id="1103" w:author="Assessor GDSXSR" w:date="2026-10-31T00:15:36Z">
        <w:r>
          <w:rPr>
            <w:rFonts w:ascii="Arial" w:hAnsi="Arial"/>
            <w:color w:val="808080"/>
            <w:sz w:val="28"/>
            <w:szCs w:val="28"/>
          </w:rPr>
          <w:t xml:space="preserve">cabalmente</w:t>
        </w:r>
      </w:ins>
      <w:r>
        <w:rPr>
          <w:rFonts w:ascii="Arial" w:hAnsi="Arial"/>
          <w:sz w:val="28"/>
          <w:szCs w:val="28"/>
        </w:rPr>
        <w:t xml:space="preserve"> demonstrada </w:t>
      </w:r>
      <w:del w:id="1104" w:author="Assessor GDSXSR" w:date="2026-10-31T00:15:36Z">
        <w:r>
          <w:rPr>
            <w:rFonts w:ascii="Arial" w:hAnsi="Arial"/>
            <w:sz w:val="28"/>
            <w:szCs w:val="28"/>
          </w:rPr>
          <w:delText xml:space="preserve">desvantagem</w:delText>
        </w:r>
      </w:del>
      <w:ins w:id="1105" w:author="Assessor GDSXSR" w:date="2026-10-31T00:15:36Z">
        <w:r>
          <w:rPr>
            <w:rFonts w:ascii="Arial" w:hAnsi="Arial"/>
            <w:color w:val="808080"/>
            <w:sz w:val="28"/>
            <w:szCs w:val="28"/>
          </w:rPr>
          <w:t xml:space="preserve">(Temas</w:t>
        </w:r>
      </w:ins>
      <w:r>
        <w:rPr>
          <w:rFonts w:ascii="Arial" w:hAnsi="Arial"/>
          <w:sz w:val="28"/>
          <w:szCs w:val="28"/>
        </w:rPr>
        <w:t xml:space="preserve"> </w:t>
      </w:r>
      <w:del w:id="1106" w:author="Assessor GDSXSR" w:date="2026-10-31T00:15:36Z">
        <w:r>
          <w:rPr>
            <w:rFonts w:ascii="Arial" w:hAnsi="Arial"/>
            <w:sz w:val="28"/>
            <w:szCs w:val="28"/>
          </w:rPr>
          <w:delText xml:space="preserve">exagerada</w:delText>
        </w:r>
      </w:del>
      <w:ins w:id="1107" w:author="Assessor GDSXSR" w:date="2026-10-31T00:15:36Z">
        <w:r>
          <w:rPr>
            <w:rFonts w:ascii="Arial" w:hAnsi="Arial"/>
            <w:color w:val="808080"/>
            <w:sz w:val="28"/>
            <w:szCs w:val="28"/>
          </w:rPr>
          <w:t xml:space="preserve">Repetitivos</w:t>
        </w:r>
      </w:ins>
      <w:r>
        <w:rPr>
          <w:rFonts w:ascii="Arial" w:hAnsi="Arial"/>
          <w:sz w:val="28"/>
          <w:szCs w:val="28"/>
        </w:rPr>
        <w:t xml:space="preserve"> </w:t>
      </w:r>
      <w:del w:id="1108" w:author="Assessor GDSXSR" w:date="2026-10-31T00:15:36Z">
        <w:r>
          <w:rPr>
            <w:rFonts w:ascii="Arial" w:hAnsi="Arial"/>
            <w:sz w:val="28"/>
            <w:szCs w:val="28"/>
          </w:rPr>
          <w:delText xml:space="preserve">ao</w:delText>
        </w:r>
      </w:del>
      <w:ins w:id="1109" w:author="Assessor GDSXSR" w:date="2026-10-31T00:15:36Z">
        <w:r>
          <w:rPr>
            <w:rFonts w:ascii="Arial" w:hAnsi="Arial"/>
            <w:color w:val="808080"/>
            <w:sz w:val="28"/>
            <w:szCs w:val="28"/>
          </w:rPr>
          <w:t xml:space="preserve">24,</w:t>
        </w:r>
      </w:ins>
      <w:r>
        <w:rPr>
          <w:rFonts w:ascii="Arial" w:hAnsi="Arial"/>
          <w:sz w:val="28"/>
          <w:szCs w:val="28"/>
        </w:rPr>
        <w:t xml:space="preserve"> </w:t>
      </w:r>
      <w:del w:id="1110" w:author="Assessor GDSXSR" w:date="2026-10-31T00:15:36Z">
        <w:r>
          <w:rPr>
            <w:rFonts w:ascii="Arial" w:hAnsi="Arial"/>
            <w:sz w:val="28"/>
            <w:szCs w:val="28"/>
          </w:rPr>
          <w:delText xml:space="preserve">consumidor. Embora as instituições financeiras não se submetam à limitação da Lei de Usura</w:delText>
        </w:r>
      </w:del>
      <w:ins w:id="1111" w:author="Assessor GDSXSR" w:date="2026-10-31T00:15:36Z">
        <w:r>
          <w:rPr>
            <w:rFonts w:ascii="Arial" w:hAnsi="Arial"/>
            <w:color w:val="808080"/>
            <w:sz w:val="28"/>
            <w:szCs w:val="28"/>
          </w:rPr>
          <w:t xml:space="preserve">25</w:t>
        </w:r>
      </w:ins>
      <w:r>
        <w:rPr>
          <w:rFonts w:ascii="Arial" w:hAnsi="Arial"/>
          <w:sz w:val="28"/>
          <w:szCs w:val="28"/>
        </w:rPr>
        <w:t xml:space="preserve"> e </w:t>
      </w:r>
      <w:del w:id="1112" w:author="Assessor GDSXSR" w:date="2026-10-31T00:15:36Z">
        <w:r>
          <w:rPr>
            <w:rFonts w:ascii="Arial" w:hAnsi="Arial"/>
            <w:sz w:val="28"/>
            <w:szCs w:val="28"/>
          </w:rPr>
          <w:delText xml:space="preserve">a</w:delText>
        </w:r>
      </w:del>
      <w:ins w:id="1113" w:author="Assessor GDSXSR" w:date="2026-10-31T00:15:36Z">
        <w:r>
          <w:rPr>
            <w:rFonts w:ascii="Arial" w:hAnsi="Arial"/>
            <w:color w:val="808080"/>
            <w:sz w:val="28"/>
            <w:szCs w:val="28"/>
          </w:rPr>
          <w:t xml:space="preserve">27/STJ).</w:t>
        </w:r>
      </w:ins>
      <w:r>
        <w:rPr>
          <w:rFonts w:ascii="Arial" w:hAnsi="Arial"/>
          <w:sz w:val="28"/>
          <w:szCs w:val="28"/>
        </w:rPr>
        <w:t xml:space="preserve"> </w:t>
      </w:r>
      <w:del w:id="1114" w:author="Assessor GDSXSR" w:date="2026-10-31T00:15:36Z">
        <w:r>
          <w:rPr>
            <w:rFonts w:ascii="Arial" w:hAnsi="Arial"/>
            <w:sz w:val="28"/>
            <w:szCs w:val="28"/>
          </w:rPr>
          <w:delText xml:space="preserve">estipulação de juros superiores a 12% ao ano não indique, por si só, abusividade, a</w:delText>
        </w:r>
      </w:del>
      <w:ins w:id="1115" w:author="Assessor GDSXSR" w:date="2026-10-31T00:15:36Z">
        <w:r>
          <w:rPr>
            <w:rFonts w:ascii="Arial" w:hAnsi="Arial"/>
            <w:color w:val="808080"/>
            <w:sz w:val="28"/>
            <w:szCs w:val="28"/>
          </w:rPr>
          <w:t xml:space="preserve">A</w:t>
        </w:r>
      </w:ins>
      <w:r>
        <w:rPr>
          <w:rFonts w:ascii="Arial" w:hAnsi="Arial"/>
          <w:sz w:val="28"/>
          <w:szCs w:val="28"/>
        </w:rPr>
        <w:t xml:space="preserve"> taxa</w:t>
      </w:r>
      <w:del w:id="1116" w:author="Assessor GDSXSR" w:date="2026-10-31T00:15:36Z">
        <w:r>
          <w:rPr>
            <w:rFonts w:ascii="Arial" w:hAnsi="Arial"/>
            <w:sz w:val="28"/>
            <w:szCs w:val="28"/>
          </w:rPr>
          <w:delText xml:space="preserve"> pactuada</w:delText>
        </w:r>
      </w:del>
      <w:r>
        <w:rPr>
          <w:rFonts w:ascii="Arial" w:hAnsi="Arial"/>
          <w:sz w:val="28"/>
          <w:szCs w:val="28"/>
        </w:rPr>
        <w:t xml:space="preserve"> de 22% ao mês </w:t>
      </w:r>
      <w:del w:id="1117" w:author="Assessor GDSXSR" w:date="2026-10-31T00:15:36Z">
        <w:r>
          <w:rPr>
            <w:rFonts w:ascii="Arial" w:hAnsi="Arial"/>
            <w:sz w:val="28"/>
            <w:szCs w:val="28"/>
          </w:rPr>
          <w:delText xml:space="preserve">mostrou-se</w:delText>
        </w:r>
      </w:del>
      <w:ins w:id="1118" w:author="Assessor GDSXSR" w:date="2026-10-31T00:15:36Z">
        <w:r>
          <w:rPr>
            <w:rFonts w:ascii="Arial" w:hAnsi="Arial"/>
            <w:color w:val="808080"/>
            <w:sz w:val="28"/>
            <w:szCs w:val="28"/>
          </w:rPr>
          <w:t xml:space="preserve">supera</w:t>
        </w:r>
      </w:ins>
      <w:r>
        <w:rPr>
          <w:rFonts w:ascii="Arial" w:hAnsi="Arial"/>
          <w:sz w:val="28"/>
          <w:szCs w:val="28"/>
        </w:rPr>
        <w:t xml:space="preserve"> </w:t>
      </w:r>
      <w:del w:id="1119" w:author="Assessor GDSXSR" w:date="2026-10-31T00:15:36Z">
        <w:r>
          <w:rPr>
            <w:rFonts w:ascii="Arial" w:hAnsi="Arial"/>
            <w:sz w:val="28"/>
            <w:szCs w:val="28"/>
          </w:rPr>
          <w:delText xml:space="preserve">superior</w:delText>
        </w:r>
      </w:del>
      <w:ins w:id="1120" w:author="Assessor GDSXSR" w:date="2026-10-31T00:15:36Z">
        <w:r>
          <w:rPr>
            <w:rFonts w:ascii="Arial" w:hAnsi="Arial"/>
            <w:color w:val="808080"/>
            <w:sz w:val="28"/>
            <w:szCs w:val="28"/>
          </w:rPr>
          <w:t xml:space="preserve">em</w:t>
        </w:r>
      </w:ins>
      <w:r>
        <w:rPr>
          <w:rFonts w:ascii="Arial" w:hAnsi="Arial"/>
          <w:sz w:val="28"/>
          <w:szCs w:val="28"/>
        </w:rPr>
        <w:t xml:space="preserve"> </w:t>
      </w:r>
      <w:del w:id="1121" w:author="Assessor GDSXSR" w:date="2026-10-31T00:15:36Z">
        <w:r>
          <w:rPr>
            <w:rFonts w:ascii="Arial" w:hAnsi="Arial"/>
            <w:sz w:val="28"/>
            <w:szCs w:val="28"/>
          </w:rPr>
          <w:delText xml:space="preserve">a</w:delText>
        </w:r>
      </w:del>
      <w:ins w:id="1122" w:author="Assessor GDSXSR" w:date="2026-10-31T00:15:36Z">
        <w:r>
          <w:rPr>
            <w:rFonts w:ascii="Arial" w:hAnsi="Arial"/>
            <w:color w:val="808080"/>
            <w:sz w:val="28"/>
            <w:szCs w:val="28"/>
          </w:rPr>
          <w:t xml:space="preserve">mais de</w:t>
        </w:r>
      </w:ins>
      <w:r>
        <w:rPr>
          <w:rFonts w:ascii="Arial" w:hAnsi="Arial"/>
          <w:sz w:val="28"/>
          <w:szCs w:val="28"/>
        </w:rPr>
        <w:t xml:space="preserve"> três vezes a </w:t>
      </w:r>
      <w:del w:id="1123" w:author="Assessor GDSXSR" w:date="2026-10-31T00:15:36Z">
        <w:r>
          <w:rPr>
            <w:rFonts w:ascii="Arial" w:hAnsi="Arial"/>
            <w:sz w:val="28"/>
            <w:szCs w:val="28"/>
          </w:rPr>
          <w:delText xml:space="preserve">taxa </w:delText>
        </w:r>
      </w:del>
      <w:r>
        <w:rPr>
          <w:rFonts w:ascii="Arial" w:hAnsi="Arial"/>
          <w:sz w:val="28"/>
          <w:szCs w:val="28"/>
        </w:rPr>
        <w:t xml:space="preserve">média de mercado </w:t>
      </w:r>
      <w:del w:id="1124" w:author="Assessor GDSXSR" w:date="2026-10-31T00:15:36Z">
        <w:r>
          <w:rPr>
            <w:rFonts w:ascii="Arial" w:hAnsi="Arial"/>
            <w:sz w:val="28"/>
            <w:szCs w:val="28"/>
          </w:rPr>
          <w:delText xml:space="preserve">para operações equivalentes, fixada em</w:delText>
        </w:r>
      </w:del>
      <w:ins w:id="1125" w:author="Assessor GDSXSR" w:date="2026-10-31T00:15:36Z">
        <w:r>
          <w:rPr>
            <w:rFonts w:ascii="Arial" w:hAnsi="Arial"/>
            <w:color w:val="808080"/>
            <w:sz w:val="28"/>
            <w:szCs w:val="28"/>
          </w:rPr>
          <w:t xml:space="preserve">de</w:t>
        </w:r>
      </w:ins>
      <w:r>
        <w:rPr>
          <w:rFonts w:ascii="Arial" w:hAnsi="Arial"/>
          <w:sz w:val="28"/>
          <w:szCs w:val="28"/>
        </w:rPr>
        <w:t xml:space="preserve"> 6,45% ao mês, </w:t>
      </w:r>
      <w:del w:id="1126" w:author="Assessor GDSXSR" w:date="2026-10-31T00:15:36Z">
        <w:r>
          <w:rPr>
            <w:rFonts w:ascii="Arial" w:hAnsi="Arial"/>
            <w:sz w:val="28"/>
            <w:szCs w:val="28"/>
          </w:rPr>
          <w:delText xml:space="preserve">circunstância</w:delText>
        </w:r>
      </w:del>
      <w:ins w:id="1127" w:author="Assessor GDSXSR" w:date="2026-10-31T00:15:36Z">
        <w:r>
          <w:rPr>
            <w:rFonts w:ascii="Arial" w:hAnsi="Arial"/>
            <w:color w:val="808080"/>
            <w:sz w:val="28"/>
            <w:szCs w:val="28"/>
          </w:rPr>
          <w:t xml:space="preserve">o</w:t>
        </w:r>
      </w:ins>
      <w:r>
        <w:rPr>
          <w:rFonts w:ascii="Arial" w:hAnsi="Arial"/>
          <w:sz w:val="28"/>
          <w:szCs w:val="28"/>
        </w:rPr>
        <w:t xml:space="preserve"> </w:t>
      </w:r>
      <w:del w:id="1128" w:author="Assessor GDSXSR" w:date="2026-10-31T00:15:36Z">
        <w:r>
          <w:rPr>
            <w:rFonts w:ascii="Arial" w:hAnsi="Arial"/>
            <w:sz w:val="28"/>
            <w:szCs w:val="28"/>
          </w:rPr>
          <w:delText xml:space="preserve">suficiente</w:delText>
        </w:r>
      </w:del>
      <w:ins w:id="1129" w:author="Assessor GDSXSR" w:date="2026-10-31T00:15:36Z">
        <w:r>
          <w:rPr>
            <w:rFonts w:ascii="Arial" w:hAnsi="Arial"/>
            <w:color w:val="808080"/>
            <w:sz w:val="28"/>
            <w:szCs w:val="28"/>
          </w:rPr>
          <w:t xml:space="preserve">que</w:t>
        </w:r>
      </w:ins>
      <w:r>
        <w:rPr>
          <w:rFonts w:ascii="Arial" w:hAnsi="Arial"/>
          <w:sz w:val="28"/>
          <w:szCs w:val="28"/>
        </w:rPr>
        <w:t xml:space="preserve"> </w:t>
      </w:r>
      <w:del w:id="1130" w:author="Assessor GDSXSR" w:date="2026-10-31T00:15:36Z">
        <w:r>
          <w:rPr>
            <w:rFonts w:ascii="Arial" w:hAnsi="Arial"/>
            <w:sz w:val="28"/>
            <w:szCs w:val="28"/>
          </w:rPr>
          <w:delText xml:space="preserve">para</w:delText>
        </w:r>
      </w:del>
      <w:ins w:id="1131" w:author="Assessor GDSXSR" w:date="2026-10-31T00:15:36Z">
        <w:r>
          <w:rPr>
            <w:rFonts w:ascii="Arial" w:hAnsi="Arial"/>
            <w:color w:val="808080"/>
            <w:sz w:val="28"/>
            <w:szCs w:val="28"/>
          </w:rPr>
          <w:t xml:space="preserve">evidencia</w:t>
        </w:r>
      </w:ins>
      <w:r>
        <w:rPr>
          <w:rFonts w:ascii="Arial" w:hAnsi="Arial"/>
          <w:sz w:val="28"/>
          <w:szCs w:val="28"/>
        </w:rPr>
        <w:t xml:space="preserve"> </w:t>
      </w:r>
      <w:del w:id="1132" w:author="Assessor GDSXSR" w:date="2026-10-31T00:15:36Z">
        <w:r>
          <w:rPr>
            <w:rFonts w:ascii="Arial" w:hAnsi="Arial"/>
            <w:sz w:val="28"/>
            <w:szCs w:val="28"/>
          </w:rPr>
          <w:delText xml:space="preserve">evidenciar</w:delText>
        </w:r>
      </w:del>
      <w:ins w:id="1133" w:author="Assessor GDSXSR" w:date="2026-10-31T00:15:36Z">
        <w:r>
          <w:rPr>
            <w:rFonts w:ascii="Arial" w:hAnsi="Arial"/>
            <w:color w:val="808080"/>
            <w:sz w:val="28"/>
            <w:szCs w:val="28"/>
          </w:rPr>
          <w:t xml:space="preserve">desvantagem</w:t>
        </w:r>
      </w:ins>
      <w:r>
        <w:rPr>
          <w:rFonts w:ascii="Arial" w:hAnsi="Arial"/>
          <w:sz w:val="28"/>
          <w:szCs w:val="28"/>
        </w:rPr>
        <w:t xml:space="preserve"> </w:t>
      </w:r>
      <w:del w:id="1134" w:author="Assessor GDSXSR" w:date="2026-10-31T00:15:36Z">
        <w:r>
          <w:rPr>
            <w:rFonts w:ascii="Arial" w:hAnsi="Arial"/>
            <w:sz w:val="28"/>
            <w:szCs w:val="28"/>
          </w:rPr>
          <w:delText xml:space="preserve">onerosidade</w:delText>
        </w:r>
      </w:del>
      <w:ins w:id="1135" w:author="Assessor GDSXSR" w:date="2026-10-31T00:15:36Z">
        <w:r>
          <w:rPr>
            <w:rFonts w:ascii="Arial" w:hAnsi="Arial"/>
            <w:color w:val="808080"/>
            <w:sz w:val="28"/>
            <w:szCs w:val="28"/>
          </w:rPr>
          <w:t xml:space="preserve">exagerada</w:t>
        </w:r>
      </w:ins>
      <w:r>
        <w:rPr>
          <w:rFonts w:ascii="Arial" w:hAnsi="Arial"/>
          <w:sz w:val="28"/>
          <w:szCs w:val="28"/>
        </w:rPr>
        <w:t xml:space="preserve"> </w:t>
      </w:r>
      <w:del w:id="1136" w:author="Assessor GDSXSR" w:date="2026-10-31T00:15:36Z">
        <w:r>
          <w:rPr>
            <w:rFonts w:ascii="Arial" w:hAnsi="Arial"/>
            <w:sz w:val="28"/>
            <w:szCs w:val="28"/>
          </w:rPr>
          <w:delText xml:space="preserve">excessiva</w:delText>
        </w:r>
      </w:del>
      <w:ins w:id="1137" w:author="Assessor GDSXSR" w:date="2026-10-31T00:15:36Z">
        <w:r>
          <w:rPr>
            <w:rFonts w:ascii="Arial" w:hAnsi="Arial"/>
            <w:color w:val="808080"/>
            <w:sz w:val="28"/>
            <w:szCs w:val="28"/>
          </w:rPr>
          <w:t xml:space="preserve">ao consumidor (CDC 51 § 1º)</w:t>
        </w:r>
      </w:ins>
      <w:r>
        <w:rPr>
          <w:rFonts w:ascii="Arial" w:hAnsi="Arial"/>
          <w:sz w:val="28"/>
          <w:szCs w:val="28"/>
        </w:rPr>
        <w:t xml:space="preserve">.</w:t>
      </w:r>
    </w:p>
    <w:p w14:paraId="43693443" w14:textId="77777777" w:rsidR="0010371B" w:rsidRPr="00BB4B86" w:rsidRDefault="00837E2C">
      <w:pPr>
        <w:pStyle w:val="Corpodetexto"/>
        <w:spacing w:line="360" w:lineRule="auto"/>
        <w:jc w:val="both"/>
        <w:rPr>
          <w:sz w:val="28"/>
          <w:szCs w:val="28"/>
        </w:rPr>
      </w:pPr>
      <w:r>
        <w:rPr>
          <w:rFonts w:ascii="Arial" w:hAnsi="Arial"/>
          <w:sz w:val="28"/>
          <w:szCs w:val="28"/>
        </w:rPr>
        <w:t xml:space="preserve">7. Reconhecida a abusividade, </w:t>
      </w:r>
      <w:del w:id="1138" w:author="Assessor GDSXSR" w:date="2026-10-31T00:15:36Z">
        <w:r>
          <w:rPr>
            <w:rFonts w:ascii="Arial" w:hAnsi="Arial"/>
            <w:sz w:val="28"/>
            <w:szCs w:val="28"/>
          </w:rPr>
          <w:delText xml:space="preserve">impõe-se a limitação dos</w:delText>
        </w:r>
      </w:del>
      <w:ins w:id="1139" w:author="Assessor GDSXSR" w:date="2026-10-31T00:15:36Z">
        <w:r>
          <w:rPr>
            <w:rFonts w:ascii="Arial" w:hAnsi="Arial"/>
            <w:color w:val="808080"/>
            <w:sz w:val="28"/>
            <w:szCs w:val="28"/>
          </w:rPr>
          <w:t xml:space="preserve">os</w:t>
        </w:r>
      </w:ins>
      <w:r>
        <w:rPr>
          <w:rFonts w:ascii="Arial" w:hAnsi="Arial"/>
          <w:sz w:val="28"/>
          <w:szCs w:val="28"/>
        </w:rPr>
        <w:t xml:space="preserve"> juros </w:t>
      </w:r>
      <w:del w:id="1140" w:author="Assessor GDSXSR" w:date="2026-10-31T00:15:36Z">
        <w:r>
          <w:rPr>
            <w:rFonts w:ascii="Arial" w:hAnsi="Arial"/>
            <w:sz w:val="28"/>
            <w:szCs w:val="28"/>
          </w:rPr>
          <w:delText xml:space="preserve">remuneratórios</w:delText>
        </w:r>
      </w:del>
      <w:ins w:id="1141" w:author="Assessor GDSXSR" w:date="2026-10-31T00:15:36Z">
        <w:r>
          <w:rPr>
            <w:rFonts w:ascii="Arial" w:hAnsi="Arial"/>
            <w:color w:val="808080"/>
            <w:sz w:val="28"/>
            <w:szCs w:val="28"/>
          </w:rPr>
          <w:t xml:space="preserve">ficam limitados</w:t>
        </w:r>
      </w:ins>
      <w:r>
        <w:rPr>
          <w:rFonts w:ascii="Arial" w:hAnsi="Arial"/>
          <w:sz w:val="28"/>
          <w:szCs w:val="28"/>
        </w:rPr>
        <w:t xml:space="preserve"> à</w:t>
      </w:r>
      <w:del w:id="1142" w:author="Assessor GDSXSR" w:date="2026-10-31T00:15:36Z">
        <w:r>
          <w:rPr>
            <w:rFonts w:ascii="Arial" w:hAnsi="Arial"/>
            <w:sz w:val="28"/>
            <w:szCs w:val="28"/>
          </w:rPr>
          <w:delText xml:space="preserve"> taxa</w:delText>
        </w:r>
      </w:del>
      <w:r>
        <w:rPr>
          <w:rFonts w:ascii="Arial" w:hAnsi="Arial"/>
          <w:sz w:val="28"/>
          <w:szCs w:val="28"/>
        </w:rPr>
        <w:t xml:space="preserve"> média de mercado de 6,45% ao mês, com </w:t>
      </w:r>
      <w:del w:id="1143" w:author="Assessor GDSXSR" w:date="2026-10-31T00:15:36Z">
        <w:r>
          <w:rPr>
            <w:rFonts w:ascii="Arial" w:hAnsi="Arial"/>
            <w:sz w:val="28"/>
            <w:szCs w:val="28"/>
          </w:rPr>
          <w:delText xml:space="preserve">capitalização mensal, o </w:delText>
        </w:r>
      </w:del>
      <w:r>
        <w:rPr>
          <w:rFonts w:ascii="Arial" w:hAnsi="Arial"/>
          <w:sz w:val="28"/>
          <w:szCs w:val="28"/>
        </w:rPr>
        <w:t xml:space="preserve">recálculo da dívida e</w:t>
      </w:r>
      <w:del w:id="1144" w:author="Assessor GDSXSR" w:date="2026-10-31T00:15:36Z">
        <w:r>
          <w:rPr>
            <w:rFonts w:ascii="Arial" w:hAnsi="Arial"/>
            <w:sz w:val="28"/>
            <w:szCs w:val="28"/>
          </w:rPr>
          <w:delText xml:space="preserve"> o</w:delText>
        </w:r>
      </w:del>
      <w:r>
        <w:rPr>
          <w:rFonts w:ascii="Arial" w:hAnsi="Arial"/>
          <w:sz w:val="28"/>
          <w:szCs w:val="28"/>
        </w:rPr>
        <w:t xml:space="preserve"> afastamento dos encargos moratórios </w:t>
      </w:r>
      <w:del w:id="1145" w:author="Assessor GDSXSR" w:date="2026-10-31T00:15:36Z">
        <w:r>
          <w:rPr>
            <w:rFonts w:ascii="Arial" w:hAnsi="Arial"/>
            <w:sz w:val="28"/>
            <w:szCs w:val="28"/>
          </w:rPr>
          <w:delText xml:space="preserve">incidentes durante o</w:delText>
        </w:r>
      </w:del>
      <w:ins w:id="1146" w:author="Assessor GDSXSR" w:date="2026-10-31T00:15:36Z">
        <w:r>
          <w:rPr>
            <w:rFonts w:ascii="Arial" w:hAnsi="Arial"/>
            <w:color w:val="808080"/>
            <w:sz w:val="28"/>
            <w:szCs w:val="28"/>
          </w:rPr>
          <w:t xml:space="preserve">do</w:t>
        </w:r>
      </w:ins>
      <w:r>
        <w:rPr>
          <w:rFonts w:ascii="Arial" w:hAnsi="Arial"/>
          <w:sz w:val="28"/>
          <w:szCs w:val="28"/>
        </w:rPr>
        <w:t xml:space="preserve"> período da normalidade contratual</w:t>
      </w:r>
      <w:del w:id="1147" w:author="Assessor GDSXSR" w:date="2026-10-31T00:15:36Z">
        <w:r>
          <w:rPr>
            <w:rFonts w:ascii="Arial" w:hAnsi="Arial"/>
            <w:sz w:val="28"/>
            <w:szCs w:val="28"/>
          </w:rPr>
          <w:delText xml:space="preserve">,</w:delText>
        </w:r>
      </w:del>
      <w:r>
        <w:rPr>
          <w:rFonts w:ascii="Arial" w:hAnsi="Arial"/>
          <w:sz w:val="28"/>
          <w:szCs w:val="28"/>
        </w:rPr>
        <w:t xml:space="preserve"> </w:t>
      </w:r>
      <w:del w:id="1148" w:author="Assessor GDSXSR" w:date="2026-10-31T00:15:36Z">
        <w:r>
          <w:rPr>
            <w:rFonts w:ascii="Arial" w:hAnsi="Arial"/>
            <w:sz w:val="28"/>
            <w:szCs w:val="28"/>
          </w:rPr>
          <w:delText xml:space="preserve">nos termos do </w:delText>
        </w:r>
      </w:del>
      <w:ins w:id="1149" w:author="Assessor GDSXSR" w:date="2026-10-31T00:15:36Z">
        <w:r>
          <w:rPr>
            <w:rFonts w:ascii="Arial" w:hAnsi="Arial"/>
            <w:color w:val="808080"/>
            <w:sz w:val="28"/>
            <w:szCs w:val="28"/>
          </w:rPr>
          <w:t xml:space="preserve">(</w:t>
        </w:r>
      </w:ins>
      <w:r>
        <w:rPr>
          <w:rFonts w:ascii="Arial" w:hAnsi="Arial"/>
          <w:sz w:val="28"/>
          <w:szCs w:val="28"/>
        </w:rPr>
        <w:t xml:space="preserve">Tema Repetitivo 28</w:t>
      </w:r>
      <w:del w:id="1150" w:author="Assessor GDSXSR" w:date="2026-10-31T00:15:36Z">
        <w:r>
          <w:rPr>
            <w:rFonts w:ascii="Arial" w:hAnsi="Arial"/>
            <w:sz w:val="28"/>
            <w:szCs w:val="28"/>
          </w:rPr>
          <w:delText xml:space="preserve"> do </w:delText>
        </w:r>
      </w:del>
      <w:ins w:id="1151" w:author="Assessor GDSXSR" w:date="2026-10-31T00:15:36Z">
        <w:r>
          <w:rPr>
            <w:rFonts w:ascii="Arial" w:hAnsi="Arial"/>
            <w:color w:val="808080"/>
            <w:sz w:val="28"/>
            <w:szCs w:val="28"/>
          </w:rPr>
          <w:t xml:space="preserve">/</w:t>
        </w:r>
      </w:ins>
      <w:r>
        <w:rPr>
          <w:rFonts w:ascii="Arial" w:hAnsi="Arial"/>
          <w:sz w:val="28"/>
          <w:szCs w:val="28"/>
        </w:rPr>
        <w:t xml:space="preserve">STJ</w:t>
      </w:r>
      <w:ins w:id="1152" w:author="Assessor GDSXSR" w:date="2026-10-31T00:15:36Z">
        <w:r>
          <w:rPr>
            <w:rFonts w:ascii="Arial" w:hAnsi="Arial"/>
            <w:color w:val="808080"/>
            <w:sz w:val="28"/>
            <w:szCs w:val="28"/>
          </w:rPr>
          <w:t xml:space="preserve">)</w:t>
        </w:r>
      </w:ins>
      <w:r>
        <w:rPr>
          <w:rFonts w:ascii="Arial" w:hAnsi="Arial"/>
          <w:sz w:val="28"/>
          <w:szCs w:val="28"/>
        </w:rPr>
        <w:t xml:space="preserve">.</w:t>
      </w:r>
    </w:p>
    <w:p w14:paraId="43693444" w14:textId="77777777" w:rsidR="0010371B" w:rsidRPr="00BB4B86" w:rsidRDefault="00837E2C">
      <w:pPr>
        <w:pStyle w:val="Corpodetexto"/>
        <w:spacing w:line="360" w:lineRule="auto"/>
        <w:jc w:val="both"/>
        <w:rPr>
          <w:sz w:val="28"/>
          <w:szCs w:val="28"/>
        </w:rPr>
      </w:pPr>
      <w:commentRangeStart w:id="7"/>
      <w:r>
        <w:rPr>
          <w:rFonts w:ascii="Arial" w:hAnsi="Arial"/>
          <w:sz w:val="28"/>
          <w:szCs w:val="28"/>
        </w:rPr>
        <w:t xml:space="preserve">8. A restituição </w:t>
      </w:r>
      <w:del w:id="1153" w:author="Assessor GDSXSR" w:date="2026-10-31T00:15:36Z">
        <w:r>
          <w:rPr>
            <w:rFonts w:ascii="Arial" w:hAnsi="Arial"/>
            <w:sz w:val="28"/>
            <w:szCs w:val="28"/>
          </w:rPr>
          <w:delText xml:space="preserve">dos</w:delText>
        </w:r>
      </w:del>
      <w:ins w:id="1154" w:author="Assessor GDSXSR" w:date="2026-10-31T00:15:36Z">
        <w:r>
          <w:rPr>
            <w:rFonts w:ascii="Arial" w:hAnsi="Arial"/>
            <w:color w:val="808080"/>
            <w:sz w:val="28"/>
            <w:szCs w:val="28"/>
          </w:rPr>
          <w:t xml:space="preserve">do</w:t>
        </w:r>
      </w:ins>
      <w:r>
        <w:rPr>
          <w:rFonts w:ascii="Arial" w:hAnsi="Arial"/>
          <w:sz w:val="28"/>
          <w:szCs w:val="28"/>
        </w:rPr>
        <w:t xml:space="preserve"> </w:t>
      </w:r>
      <w:del w:id="1155" w:author="Assessor GDSXSR" w:date="2026-10-31T00:15:36Z">
        <w:r>
          <w:rPr>
            <w:rFonts w:ascii="Arial" w:hAnsi="Arial"/>
            <w:sz w:val="28"/>
            <w:szCs w:val="28"/>
          </w:rPr>
          <w:delText xml:space="preserve">valores</w:delText>
        </w:r>
      </w:del>
      <w:ins w:id="1156" w:author="Assessor GDSXSR" w:date="2026-10-31T00:15:36Z">
        <w:r>
          <w:rPr>
            <w:rFonts w:ascii="Arial" w:hAnsi="Arial"/>
            <w:color w:val="808080"/>
            <w:sz w:val="28"/>
            <w:szCs w:val="28"/>
          </w:rPr>
          <w:t xml:space="preserve">excesso</w:t>
        </w:r>
      </w:ins>
      <w:r>
        <w:rPr>
          <w:rFonts w:ascii="Arial" w:hAnsi="Arial"/>
          <w:sz w:val="28"/>
          <w:szCs w:val="28"/>
        </w:rPr>
        <w:t xml:space="preserve"> </w:t>
      </w:r>
      <w:del w:id="1157" w:author="Assessor GDSXSR" w:date="2026-10-31T00:15:36Z">
        <w:r>
          <w:rPr>
            <w:rFonts w:ascii="Arial" w:hAnsi="Arial"/>
            <w:sz w:val="28"/>
            <w:szCs w:val="28"/>
          </w:rPr>
          <w:delText xml:space="preserve">pagos a maior ocorre de forma</w:delText>
        </w:r>
      </w:del>
      <w:ins w:id="1158" w:author="Assessor GDSXSR" w:date="2026-10-31T00:15:36Z">
        <w:r>
          <w:rPr>
            <w:rFonts w:ascii="Arial" w:hAnsi="Arial"/>
            <w:color w:val="808080"/>
            <w:sz w:val="28"/>
            <w:szCs w:val="28"/>
          </w:rPr>
          <w:t xml:space="preserve">é</w:t>
        </w:r>
      </w:ins>
      <w:r>
        <w:rPr>
          <w:rFonts w:ascii="Arial" w:hAnsi="Arial"/>
          <w:sz w:val="28"/>
          <w:szCs w:val="28"/>
        </w:rPr>
        <w:t xml:space="preserve"> simples, pois a repetição em dobro </w:t>
      </w:r>
      <w:del w:id="1159" w:author="Assessor GDSXSR" w:date="2026-10-31T00:15:36Z">
        <w:r>
          <w:rPr>
            <w:rFonts w:ascii="Arial" w:hAnsi="Arial"/>
            <w:sz w:val="28"/>
            <w:szCs w:val="28"/>
          </w:rPr>
          <w:delText xml:space="preserve">prevista</w:delText>
        </w:r>
      </w:del>
      <w:ins w:id="1160" w:author="Assessor GDSXSR" w:date="2026-10-31T00:15:36Z">
        <w:r>
          <w:rPr>
            <w:rFonts w:ascii="Arial" w:hAnsi="Arial"/>
            <w:color w:val="808080"/>
            <w:sz w:val="28"/>
            <w:szCs w:val="28"/>
          </w:rPr>
          <w:t xml:space="preserve">exige</w:t>
        </w:r>
      </w:ins>
      <w:r>
        <w:rPr>
          <w:rFonts w:ascii="Arial" w:hAnsi="Arial"/>
          <w:sz w:val="28"/>
          <w:szCs w:val="28"/>
        </w:rPr>
        <w:t xml:space="preserve"> </w:t>
      </w:r>
      <w:del w:id="1161" w:author="Assessor GDSXSR" w:date="2026-10-31T00:15:36Z">
        <w:r>
          <w:rPr>
            <w:rFonts w:ascii="Arial" w:hAnsi="Arial"/>
            <w:sz w:val="28"/>
            <w:szCs w:val="28"/>
          </w:rPr>
          <w:delText xml:space="preserve">no</w:delText>
        </w:r>
      </w:del>
      <w:ins w:id="1162" w:author="Assessor GDSXSR" w:date="2026-10-31T00:15:36Z">
        <w:r>
          <w:rPr>
            <w:rFonts w:ascii="Arial" w:hAnsi="Arial"/>
            <w:color w:val="808080"/>
            <w:sz w:val="28"/>
            <w:szCs w:val="28"/>
          </w:rPr>
          <w:t xml:space="preserve">cobrança</w:t>
        </w:r>
      </w:ins>
      <w:r>
        <w:rPr>
          <w:rFonts w:ascii="Arial" w:hAnsi="Arial"/>
          <w:sz w:val="28"/>
          <w:szCs w:val="28"/>
        </w:rPr>
        <w:t xml:space="preserve"> </w:t>
      </w:r>
      <w:del w:id="1163" w:author="Assessor GDSXSR" w:date="2026-10-31T00:15:36Z">
        <w:r>
          <w:rPr>
            <w:rFonts w:ascii="Arial" w:hAnsi="Arial"/>
            <w:sz w:val="28"/>
            <w:szCs w:val="28"/>
          </w:rPr>
          <w:delText xml:space="preserve">art.</w:delText>
        </w:r>
      </w:del>
      <w:ins w:id="1164" w:author="Assessor GDSXSR" w:date="2026-10-31T00:15:36Z">
        <w:r>
          <w:rPr>
            <w:rFonts w:ascii="Arial" w:hAnsi="Arial"/>
            <w:color w:val="808080"/>
            <w:sz w:val="28"/>
            <w:szCs w:val="28"/>
          </w:rPr>
          <w:t xml:space="preserve">contrária à boa-fé objetiva, inexistente quando a taxa foi expressamente pactuada (CDC</w:t>
        </w:r>
      </w:ins>
      <w:r>
        <w:rPr>
          <w:rFonts w:ascii="Arial" w:hAnsi="Arial"/>
          <w:sz w:val="28"/>
          <w:szCs w:val="28"/>
        </w:rPr>
        <w:t xml:space="preserve"> 42</w:t>
      </w:r>
      <w:del w:id="1165" w:author="Assessor GDSXSR" w:date="2026-10-31T00:15:36Z">
        <w:r>
          <w:rPr>
            <w:rFonts w:ascii="Arial" w:hAnsi="Arial"/>
            <w:sz w:val="28"/>
            <w:szCs w:val="28"/>
          </w:rPr>
          <w:delText xml:space="preserve">,</w:delText>
        </w:r>
      </w:del>
      <w:r>
        <w:rPr>
          <w:rFonts w:ascii="Arial" w:hAnsi="Arial"/>
          <w:sz w:val="28"/>
          <w:szCs w:val="28"/>
        </w:rPr>
        <w:t xml:space="preserve"> parágrafo único</w:t>
      </w:r>
      <w:del w:id="1166" w:author="Assessor GDSXSR" w:date="2026-10-31T00:15:36Z">
        <w:r>
          <w:rPr>
            <w:rFonts w:ascii="Arial" w:hAnsi="Arial"/>
            <w:sz w:val="28"/>
            <w:szCs w:val="28"/>
          </w:rPr>
          <w:delText xml:space="preserve">, do CDC exige demonstração de má-fé do credor, inexistente no caso concreto</w:delText>
        </w:r>
      </w:del>
      <w:ins w:id="1167" w:author="Assessor GDSXSR" w:date="2026-10-31T00:15:36Z">
        <w:r>
          <w:rPr>
            <w:rFonts w:ascii="Arial" w:hAnsi="Arial"/>
            <w:color w:val="808080"/>
            <w:sz w:val="28"/>
            <w:szCs w:val="28"/>
          </w:rPr>
          <w:t xml:space="preserve">)</w:t>
        </w:r>
      </w:ins>
      <w:r>
        <w:rPr>
          <w:rFonts w:ascii="Arial" w:hAnsi="Arial"/>
          <w:sz w:val="28"/>
          <w:szCs w:val="28"/>
        </w:rPr>
        <w:t xml:space="preserve">. Admite-se a compensação com eventual crédito </w:t>
      </w:r>
      <w:del w:id="1168" w:author="Assessor GDSXSR" w:date="2026-10-31T00:15:36Z">
        <w:r>
          <w:rPr>
            <w:rFonts w:ascii="Arial" w:hAnsi="Arial"/>
            <w:sz w:val="28"/>
            <w:szCs w:val="28"/>
          </w:rPr>
          <w:delText xml:space="preserve">remanescente </w:delText>
        </w:r>
      </w:del>
      <w:r>
        <w:rPr>
          <w:rFonts w:ascii="Arial" w:hAnsi="Arial"/>
          <w:sz w:val="28"/>
          <w:szCs w:val="28"/>
        </w:rPr>
        <w:t xml:space="preserve">da </w:t>
      </w:r>
      <w:del w:id="1169" w:author="Assessor GDSXSR" w:date="2026-10-31T00:15:36Z">
        <w:r>
          <w:rPr>
            <w:rFonts w:ascii="Arial" w:hAnsi="Arial"/>
            <w:sz w:val="28"/>
            <w:szCs w:val="28"/>
          </w:rPr>
          <w:delText xml:space="preserve">instituição financeira</w:delText>
        </w:r>
      </w:del>
      <w:ins w:id="1170" w:author="Assessor GDSXSR" w:date="2026-10-31T00:15:36Z">
        <w:r>
          <w:rPr>
            <w:rFonts w:ascii="Arial" w:hAnsi="Arial"/>
            <w:color w:val="808080"/>
            <w:sz w:val="28"/>
            <w:szCs w:val="28"/>
          </w:rPr>
          <w:t xml:space="preserve">ré</w:t>
        </w:r>
      </w:ins>
      <w:r>
        <w:rPr>
          <w:rFonts w:ascii="Arial" w:hAnsi="Arial"/>
          <w:sz w:val="28"/>
          <w:szCs w:val="28"/>
        </w:rPr>
        <w:t xml:space="preserve">, </w:t>
      </w:r>
      <w:del w:id="1171" w:author="Assessor GDSXSR" w:date="2026-10-31T00:15:36Z">
        <w:r>
          <w:rPr>
            <w:rFonts w:ascii="Arial" w:hAnsi="Arial"/>
            <w:sz w:val="28"/>
            <w:szCs w:val="28"/>
          </w:rPr>
          <w:delText xml:space="preserve">incidindo</w:delText>
        </w:r>
      </w:del>
      <w:ins w:id="1172" w:author="Assessor GDSXSR" w:date="2026-10-31T00:15:36Z">
        <w:r>
          <w:rPr>
            <w:rFonts w:ascii="Arial" w:hAnsi="Arial"/>
            <w:color w:val="808080"/>
            <w:sz w:val="28"/>
            <w:szCs w:val="28"/>
          </w:rPr>
          <w:t xml:space="preserve">e os</w:t>
        </w:r>
      </w:ins>
      <w:r>
        <w:rPr>
          <w:rFonts w:ascii="Arial" w:hAnsi="Arial"/>
          <w:sz w:val="28"/>
          <w:szCs w:val="28"/>
        </w:rPr>
        <w:t xml:space="preserve"> encargos moratórios </w:t>
      </w:r>
      <w:ins w:id="1173" w:author="Assessor GDSXSR" w:date="2026-10-31T00:15:36Z">
        <w:r>
          <w:rPr>
            <w:rFonts w:ascii="Arial" w:hAnsi="Arial"/>
            <w:color w:val="808080"/>
            <w:sz w:val="28"/>
            <w:szCs w:val="28"/>
          </w:rPr>
          <w:t xml:space="preserve">incidem </w:t>
        </w:r>
      </w:ins>
      <w:r>
        <w:rPr>
          <w:rFonts w:ascii="Arial" w:hAnsi="Arial"/>
          <w:sz w:val="28"/>
          <w:szCs w:val="28"/>
        </w:rPr>
        <w:t xml:space="preserve">apenas sobre </w:t>
      </w:r>
      <w:del w:id="1174" w:author="Assessor GDSXSR" w:date="2026-10-31T00:15:36Z">
        <w:r>
          <w:rPr>
            <w:rFonts w:ascii="Arial" w:hAnsi="Arial"/>
            <w:sz w:val="28"/>
            <w:szCs w:val="28"/>
          </w:rPr>
          <w:delText xml:space="preserve">eventual</w:delText>
        </w:r>
      </w:del>
      <w:ins w:id="1175" w:author="Assessor GDSXSR" w:date="2026-10-31T00:15:36Z">
        <w:r>
          <w:rPr>
            <w:rFonts w:ascii="Arial" w:hAnsi="Arial"/>
            <w:color w:val="808080"/>
            <w:sz w:val="28"/>
            <w:szCs w:val="28"/>
          </w:rPr>
          <w:t xml:space="preserve">o</w:t>
        </w:r>
      </w:ins>
      <w:r>
        <w:rPr>
          <w:rFonts w:ascii="Arial" w:hAnsi="Arial"/>
          <w:sz w:val="28"/>
          <w:szCs w:val="28"/>
        </w:rPr>
        <w:t xml:space="preserve"> saldo devedor </w:t>
      </w:r>
      <w:del w:id="1176" w:author="Assessor GDSXSR" w:date="2026-10-31T00:15:36Z">
        <w:r>
          <w:rPr>
            <w:rFonts w:ascii="Arial" w:hAnsi="Arial"/>
            <w:sz w:val="28"/>
            <w:szCs w:val="28"/>
          </w:rPr>
          <w:delText xml:space="preserve">após a compensação e</w:delText>
        </w:r>
      </w:del>
      <w:ins w:id="1177" w:author="Assessor GDSXSR" w:date="2026-10-31T00:15:36Z">
        <w:r>
          <w:rPr>
            <w:rFonts w:ascii="Arial" w:hAnsi="Arial"/>
            <w:color w:val="808080"/>
            <w:sz w:val="28"/>
            <w:szCs w:val="28"/>
          </w:rPr>
          <w:t xml:space="preserve">remanescente,</w:t>
        </w:r>
      </w:ins>
      <w:r>
        <w:rPr>
          <w:rFonts w:ascii="Arial" w:hAnsi="Arial"/>
          <w:sz w:val="28"/>
          <w:szCs w:val="28"/>
        </w:rPr>
        <w:t xml:space="preserve"> em razão de mora posterior ao trânsito em julgado.</w:t>
      </w:r>
      <w:commentRangeEnd w:id="7"/>
      <w:r>
        <w:rPr>
          <w:rStyle w:val="CommentReference"/>
        </w:rPr>
        <w:commentReference w:id="7"/>
      </w:r>
    </w:p>
    <w:p w14:paraId="43693445" w14:textId="77777777" w:rsidR="0010371B" w:rsidRPr="00BB4B86" w:rsidRDefault="00837E2C">
      <w:pPr>
        <w:pStyle w:val="Corpodetexto"/>
        <w:spacing w:line="360" w:lineRule="auto"/>
        <w:jc w:val="both"/>
        <w:rPr>
          <w:sz w:val="28"/>
          <w:szCs w:val="28"/>
        </w:rPr>
      </w:pPr>
      <w:r>
        <w:rPr>
          <w:rFonts w:ascii="Arial" w:hAnsi="Arial"/>
          <w:sz w:val="28"/>
          <w:szCs w:val="28"/>
        </w:rPr>
        <w:t xml:space="preserve">9. A abusividade dos juros</w:t>
      </w:r>
      <w:del w:id="1178" w:author="Assessor GDSXSR" w:date="2026-10-31T00:15:36Z">
        <w:r>
          <w:rPr>
            <w:rFonts w:ascii="Arial" w:hAnsi="Arial"/>
            <w:sz w:val="28"/>
            <w:szCs w:val="28"/>
          </w:rPr>
          <w:delText xml:space="preserve"> remuneratórios</w:delText>
        </w:r>
      </w:del>
      <w:r>
        <w:rPr>
          <w:rFonts w:ascii="Arial" w:hAnsi="Arial"/>
          <w:sz w:val="28"/>
          <w:szCs w:val="28"/>
        </w:rPr>
        <w:t xml:space="preserve"> não gera, por si só, dano moral</w:t>
      </w:r>
      <w:del w:id="1179" w:author="Assessor GDSXSR" w:date="2026-10-31T00:15:36Z">
        <w:r>
          <w:rPr>
            <w:rFonts w:ascii="Arial" w:hAnsi="Arial"/>
            <w:sz w:val="28"/>
            <w:szCs w:val="28"/>
          </w:rPr>
          <w:delText xml:space="preserve"> indenizável</w:delText>
        </w:r>
      </w:del>
      <w:r>
        <w:rPr>
          <w:rFonts w:ascii="Arial" w:hAnsi="Arial"/>
          <w:sz w:val="28"/>
          <w:szCs w:val="28"/>
        </w:rPr>
        <w:t xml:space="preserve">. Ausente prova de lesão </w:t>
      </w:r>
      <w:del w:id="1180" w:author="Assessor GDSXSR" w:date="2026-10-31T00:15:36Z">
        <w:r>
          <w:rPr>
            <w:rFonts w:ascii="Arial" w:hAnsi="Arial"/>
            <w:sz w:val="28"/>
            <w:szCs w:val="28"/>
          </w:rPr>
          <w:delText xml:space="preserve">aos</w:delText>
        </w:r>
      </w:del>
      <w:ins w:id="1181" w:author="Assessor GDSXSR" w:date="2026-10-31T00:15:36Z">
        <w:r>
          <w:rPr>
            <w:rFonts w:ascii="Arial" w:hAnsi="Arial"/>
            <w:color w:val="808080"/>
            <w:sz w:val="28"/>
            <w:szCs w:val="28"/>
          </w:rPr>
          <w:t xml:space="preserve">a</w:t>
        </w:r>
      </w:ins>
      <w:r>
        <w:rPr>
          <w:rFonts w:ascii="Arial" w:hAnsi="Arial"/>
          <w:sz w:val="28"/>
          <w:szCs w:val="28"/>
        </w:rPr>
        <w:t xml:space="preserve"> </w:t>
      </w:r>
      <w:del w:id="1182" w:author="Assessor GDSXSR" w:date="2026-10-31T00:15:36Z">
        <w:r>
          <w:rPr>
            <w:rFonts w:ascii="Arial" w:hAnsi="Arial"/>
            <w:sz w:val="28"/>
            <w:szCs w:val="28"/>
          </w:rPr>
          <w:delText xml:space="preserve">direitos</w:delText>
        </w:r>
      </w:del>
      <w:ins w:id="1183" w:author="Assessor GDSXSR" w:date="2026-10-31T00:15:36Z">
        <w:r>
          <w:rPr>
            <w:rFonts w:ascii="Arial" w:hAnsi="Arial"/>
            <w:color w:val="808080"/>
            <w:sz w:val="28"/>
            <w:szCs w:val="28"/>
          </w:rPr>
          <w:t xml:space="preserve">direito</w:t>
        </w:r>
      </w:ins>
      <w:r>
        <w:rPr>
          <w:rFonts w:ascii="Arial" w:hAnsi="Arial"/>
          <w:sz w:val="28"/>
          <w:szCs w:val="28"/>
        </w:rPr>
        <w:t xml:space="preserve"> da personalidade e legítima a inscrição do nome do autor </w:t>
      </w:r>
      <w:del w:id="1184" w:author="Assessor GDSXSR" w:date="2026-10-31T00:15:36Z">
        <w:r>
          <w:rPr>
            <w:rFonts w:ascii="Arial" w:hAnsi="Arial"/>
            <w:sz w:val="28"/>
            <w:szCs w:val="28"/>
          </w:rPr>
          <w:delText xml:space="preserve">em cadastro restritivo diante da</w:delText>
        </w:r>
      </w:del>
      <w:ins w:id="1185" w:author="Assessor GDSXSR" w:date="2026-10-31T00:15:36Z">
        <w:r>
          <w:rPr>
            <w:rFonts w:ascii="Arial" w:hAnsi="Arial"/>
            <w:color w:val="808080"/>
            <w:sz w:val="28"/>
            <w:szCs w:val="28"/>
          </w:rPr>
          <w:t xml:space="preserve">por</w:t>
        </w:r>
      </w:ins>
      <w:r>
        <w:rPr>
          <w:rFonts w:ascii="Arial" w:hAnsi="Arial"/>
          <w:sz w:val="28"/>
          <w:szCs w:val="28"/>
        </w:rPr>
        <w:t xml:space="preserve"> inadimplência</w:t>
      </w:r>
      <w:del w:id="1186" w:author="Assessor GDSXSR" w:date="2026-10-31T00:15:36Z">
        <w:r>
          <w:rPr>
            <w:rFonts w:ascii="Arial" w:hAnsi="Arial"/>
            <w:sz w:val="28"/>
            <w:szCs w:val="28"/>
          </w:rPr>
          <w:delText xml:space="preserve"> contratual</w:delText>
        </w:r>
      </w:del>
      <w:r>
        <w:rPr>
          <w:rFonts w:ascii="Arial" w:hAnsi="Arial"/>
          <w:sz w:val="28"/>
          <w:szCs w:val="28"/>
        </w:rPr>
        <w:t xml:space="preserve">, </w:t>
      </w:r>
      <w:del w:id="1187" w:author="Assessor GDSXSR" w:date="2026-10-31T00:15:36Z">
        <w:r>
          <w:rPr>
            <w:rFonts w:ascii="Arial" w:hAnsi="Arial"/>
            <w:sz w:val="28"/>
            <w:szCs w:val="28"/>
          </w:rPr>
          <w:delText xml:space="preserve">inexiste</w:delText>
        </w:r>
      </w:del>
      <w:ins w:id="1188" w:author="Assessor GDSXSR" w:date="2026-10-31T00:15:36Z">
        <w:r>
          <w:rPr>
            <w:rFonts w:ascii="Arial" w:hAnsi="Arial"/>
            <w:color w:val="808080"/>
            <w:sz w:val="28"/>
            <w:szCs w:val="28"/>
          </w:rPr>
          <w:t xml:space="preserve">não</w:t>
        </w:r>
      </w:ins>
      <w:r>
        <w:rPr>
          <w:rFonts w:ascii="Arial" w:hAnsi="Arial"/>
          <w:sz w:val="28"/>
          <w:szCs w:val="28"/>
        </w:rPr>
        <w:t xml:space="preserve"> </w:t>
      </w:r>
      <w:del w:id="1189" w:author="Assessor GDSXSR" w:date="2026-10-31T00:15:36Z">
        <w:r>
          <w:rPr>
            <w:rFonts w:ascii="Arial" w:hAnsi="Arial"/>
            <w:sz w:val="28"/>
            <w:szCs w:val="28"/>
          </w:rPr>
          <w:delText xml:space="preserve">fundamento para</w:delText>
        </w:r>
      </w:del>
      <w:ins w:id="1190" w:author="Assessor GDSXSR" w:date="2026-10-31T00:15:36Z">
        <w:r>
          <w:rPr>
            <w:rFonts w:ascii="Arial" w:hAnsi="Arial"/>
            <w:color w:val="808080"/>
            <w:sz w:val="28"/>
            <w:szCs w:val="28"/>
          </w:rPr>
          <w:t xml:space="preserve">há</w:t>
        </w:r>
      </w:ins>
      <w:r>
        <w:rPr>
          <w:rFonts w:ascii="Arial" w:hAnsi="Arial"/>
          <w:sz w:val="28"/>
          <w:szCs w:val="28"/>
        </w:rPr>
        <w:t xml:space="preserve"> compensação extrapatrimonial.</w:t>
      </w:r>
    </w:p>
    <w:p w14:paraId="43693446"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IV. Dispositivo</w:t>
      </w:r>
    </w:p>
    <w:p w14:paraId="43693447" w14:textId="1D90B8E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10. </w:t>
      </w:r>
      <w:r>
        <w:rPr>
          <w:rStyle w:val="nfaseforte"/>
          <w:rFonts w:ascii="Arial" w:hAnsi="Arial"/>
          <w:b w:val="0"/>
          <w:sz w:val="28"/>
          <w:szCs w:val="28"/>
        </w:rPr>
        <w:t xml:space="preserve">Rejeitou-se a preliminar de ausência de dialeticidade recursal e, no mérito, </w:t>
      </w:r>
      <w:r>
        <w:rPr>
          <w:rFonts w:ascii="Arial" w:hAnsi="Arial"/>
          <w:sz w:val="28"/>
          <w:szCs w:val="28"/>
        </w:rPr>
        <w:t xml:space="preserve">d</w:t>
      </w:r>
      <w:r>
        <w:rPr>
          <w:rFonts w:ascii="Arial" w:hAnsi="Arial"/>
          <w:sz w:val="28"/>
          <w:szCs w:val="28"/>
        </w:rPr>
        <w:t xml:space="preserve">eu-se parcial provimento ao apelo</w:t>
      </w:r>
      <w:ins w:id="1191" w:author="Assessor GDSXSR" w:date="2026-10-31T00:15:36Z">
        <w:r>
          <w:rPr>
            <w:rFonts w:ascii="Arial" w:hAnsi="Arial"/>
            <w:color w:val="808080"/>
            <w:sz w:val="28"/>
            <w:szCs w:val="28"/>
          </w:rPr>
          <w:t xml:space="preserve"> do autor para limitar os juros remuneratórios à média de mercado e determinar a restituição simples do excesso</w:t>
        </w:r>
      </w:ins>
      <w:r>
        <w:rPr>
          <w:rFonts w:ascii="Arial" w:hAnsi="Arial"/>
          <w:sz w:val="28"/>
          <w:szCs w:val="28"/>
        </w:rPr>
        <w:t xml:space="preserve">.</w:t>
      </w:r>
      <w:del w:id="1192" w:author="Assessor GDSXSR" w:date="2026-10-31T00:15:36Z">
        <w:r>
          <w:rPr>
            <w:rFonts w:ascii="Arial" w:hAnsi="Arial"/>
            <w:sz w:val="28"/>
            <w:szCs w:val="28"/>
          </w:rPr>
          <w:delText xml:space="preserve"> </w:delText>
        </w:r>
      </w:del>
    </w:p>
    <w:p w14:paraId="37CFF2DA" w14:textId="77777777" w:rsidR="00361413" w:rsidRDefault="00361413">
      <w:pPr>
        <w:pStyle w:val="Corpodetexto"/>
        <w:spacing w:line="360" w:lineRule="auto"/>
        <w:jc w:val="both"/>
        <w:rPr>
          <w:rFonts w:ascii="Arial" w:hAnsi="Arial"/>
          <w:i/>
          <w:iCs/>
          <w:sz w:val="26"/>
          <w:szCs w:val="26"/>
        </w:rPr>
      </w:pPr>
      <w:r w:rsidRPr="00361413">
        <w:rPr>
          <w:rFonts w:ascii="Arial" w:hAnsi="Arial"/>
          <w:i/>
          <w:iCs/>
          <w:sz w:val="26"/>
          <w:szCs w:val="26"/>
        </w:rPr>
        <w:t>_______ </w:t>
      </w:r>
    </w:p>
    <w:p w14:paraId="43693449" w14:textId="23BD34B0" w:rsidR="0010371B" w:rsidRDefault="00837E2C">
      <w:pPr>
        <w:pStyle w:val="Corpodetexto"/>
        <w:spacing w:line="360" w:lineRule="auto"/>
        <w:jc w:val="both"/>
        <w:rPr>
          <w:rFonts w:ascii="Arial" w:hAnsi="Arial"/>
          <w:sz w:val="28"/>
          <w:szCs w:val="28"/>
        </w:rPr>
      </w:pPr>
      <w:r>
        <w:rPr>
          <w:rFonts w:ascii="Arial" w:hAnsi="Arial"/>
          <w:i/>
          <w:iCs/>
          <w:sz w:val="28"/>
          <w:szCs w:val="26"/>
          <w:rPrChange w:id="1761" w:author="Assessor GDSXSR" w:date="2026-10-31T00:15:36Z">
            <w:rPr>
              <w:rFonts w:ascii="Arial" w:hAnsi="Arial"/>
              <w:i/>
              <w:iCs/>
              <w:sz w:val="26"/>
              <w:szCs w:val="26"/>
            </w:rPr>
          </w:rPrChange>
        </w:rPr>
        <w:t xml:space="preserve">Dispositivos relevantes citados</w:t>
      </w:r>
      <w:r>
        <w:rPr>
          <w:rFonts w:ascii="Arial" w:hAnsi="Arial"/>
          <w:sz w:val="28"/>
          <w:szCs w:val="26"/>
          <w:rPrChange w:id="1762" w:author="Assessor GDSXSR" w:date="2026-10-31T00:15:36Z">
            <w:rPr>
              <w:rFonts w:ascii="Arial" w:hAnsi="Arial"/>
              <w:sz w:val="26"/>
              <w:szCs w:val="26"/>
            </w:rPr>
          </w:rPrChange>
        </w:rPr>
        <w:t xml:space="preserve">: CF/1988, arts. 1º, III, e 5º, V e X; CDC, arts. 6º, VI, 42, parágrafo único, e 51, § 1º; CPC, </w:t>
      </w:r>
      <w:r>
        <w:rPr>
          <w:rFonts w:ascii="Arial" w:hAnsi="Arial"/>
          <w:sz w:val="28"/>
          <w:szCs w:val="26"/>
          <w:rPrChange w:id="1763" w:author="Assessor GDSXSR" w:date="2026-10-31T00:15:36Z">
            <w:rPr>
              <w:rFonts w:ascii="Arial" w:hAnsi="Arial"/>
              <w:sz w:val="26"/>
              <w:szCs w:val="26"/>
            </w:rPr>
          </w:rPrChange>
        </w:rPr>
        <w:t xml:space="preserve">art</w:t>
      </w:r>
      <w:r>
        <w:rPr>
          <w:rFonts w:ascii="Arial" w:hAnsi="Arial"/>
          <w:sz w:val="28"/>
          <w:szCs w:val="26"/>
          <w:rPrChange w:id="1764" w:author="Assessor GDSXSR" w:date="2026-10-31T00:15:36Z">
            <w:rPr>
              <w:rFonts w:ascii="Arial" w:hAnsi="Arial"/>
              <w:sz w:val="26"/>
              <w:szCs w:val="26"/>
            </w:rPr>
          </w:rPrChange>
        </w:rPr>
        <w:t xml:space="preserve">s</w:t>
      </w:r>
      <w:r>
        <w:rPr>
          <w:rFonts w:ascii="Arial" w:hAnsi="Arial"/>
          <w:sz w:val="28"/>
          <w:szCs w:val="26"/>
          <w:rPrChange w:id="1765" w:author="Assessor GDSXSR" w:date="2026-10-31T00:15:36Z">
            <w:rPr>
              <w:rFonts w:ascii="Arial" w:hAnsi="Arial"/>
              <w:sz w:val="26"/>
              <w:szCs w:val="26"/>
            </w:rPr>
          </w:rPrChange>
        </w:rPr>
        <w:t xml:space="preserve">.</w:t>
      </w:r>
      <w:r>
        <w:rPr>
          <w:rFonts w:ascii="Arial" w:hAnsi="Arial"/>
          <w:sz w:val="28"/>
          <w:szCs w:val="26"/>
          <w:rPrChange w:id="1766" w:author="Assessor GDSXSR" w:date="2026-10-31T00:15:36Z">
            <w:rPr>
              <w:rFonts w:ascii="Arial" w:hAnsi="Arial"/>
              <w:sz w:val="26"/>
              <w:szCs w:val="26"/>
            </w:rPr>
          </w:rPrChange>
        </w:rPr>
        <w:t xml:space="preserve"> </w:t>
      </w:r>
      <w:r>
        <w:rPr>
          <w:rFonts w:ascii="Arial" w:hAnsi="Arial"/>
          <w:sz w:val="28"/>
          <w:szCs w:val="26"/>
          <w:rPrChange w:id="1767" w:author="Assessor GDSXSR" w:date="2026-10-31T00:15:36Z">
            <w:rPr>
              <w:rFonts w:ascii="Arial" w:hAnsi="Arial"/>
              <w:sz w:val="26"/>
              <w:szCs w:val="26"/>
            </w:rPr>
          </w:rPrChange>
        </w:rPr>
        <w:t xml:space="preserve">85, §§ 2º e 8º, </w:t>
      </w:r>
      <w:ins w:id="1193" w:author="Assessor GDSXSR" w:date="2026-10-31T00:15:36Z">
        <w:r>
          <w:rPr>
            <w:rFonts w:ascii="Arial" w:hAnsi="Arial"/>
            <w:color w:val="808080"/>
            <w:sz w:val="28"/>
            <w:szCs w:val="26"/>
            <w:rPrChange w:id="1768" w:author="Assessor GDSXSR" w:date="2026-10-31T00:15:36Z">
              <w:rPr>
                <w:rFonts w:ascii="Arial" w:hAnsi="Arial"/>
                <w:color w:val="808080"/>
                <w:sz w:val="26"/>
                <w:szCs w:val="26"/>
              </w:rPr>
            </w:rPrChange>
          </w:rPr>
          <w:t xml:space="preserve">98, § 3º, </w:t>
        </w:r>
      </w:ins>
      <w:r>
        <w:rPr>
          <w:rFonts w:ascii="Arial" w:hAnsi="Arial"/>
          <w:sz w:val="28"/>
          <w:szCs w:val="26"/>
          <w:rPrChange w:id="1769" w:author="Assessor GDSXSR" w:date="2026-10-31T00:15:36Z">
            <w:rPr>
              <w:rFonts w:ascii="Arial" w:hAnsi="Arial"/>
              <w:sz w:val="26"/>
              <w:szCs w:val="26"/>
            </w:rPr>
          </w:rPrChange>
        </w:rPr>
        <w:t xml:space="preserve">e</w:t>
      </w:r>
      <w:r>
        <w:rPr>
          <w:rFonts w:ascii="Arial" w:hAnsi="Arial"/>
          <w:sz w:val="28"/>
          <w:szCs w:val="28"/>
          <w:rPrChange w:id="1770" w:author="Assessor GDSXSR" w:date="2026-10-31T00:15:36Z">
            <w:rPr>
              <w:rFonts w:ascii="Arial" w:hAnsi="Arial"/>
              <w:sz w:val="28"/>
              <w:szCs w:val="28"/>
            </w:rPr>
          </w:rPrChange>
        </w:rPr>
        <w:t xml:space="preserve"> </w:t>
      </w:r>
      <w:del w:id="1194" w:author="Assessor GDSXSR" w:date="2026-10-31T00:15:36Z">
        <w:r>
          <w:rPr>
            <w:rFonts w:ascii="Arial" w:hAnsi="Arial"/>
            <w:sz w:val="26"/>
            <w:szCs w:val="26"/>
          </w:rPr>
          <w:delText xml:space="preserve">487, I</w:delText>
        </w:r>
      </w:del>
      <w:ins w:id="1195" w:author="Assessor GDSXSR" w:date="2026-10-31T00:15:36Z">
        <w:r>
          <w:rPr>
            <w:rFonts w:ascii="Arial" w:hAnsi="Arial"/>
            <w:color w:val="808080"/>
            <w:sz w:val="28"/>
            <w:szCs w:val="28"/>
            <w:rPrChange w:id="1771" w:author="Assessor GDSXSR" w:date="2026-10-31T00:15:36Z">
              <w:rPr>
                <w:rFonts w:ascii="Arial" w:hAnsi="Arial"/>
                <w:color w:val="808080"/>
                <w:sz w:val="28"/>
                <w:szCs w:val="28"/>
              </w:rPr>
            </w:rPrChange>
          </w:rPr>
          <w:t xml:space="preserve">1</w:t>
        </w:r>
      </w:ins>
      <w:r>
        <w:rPr>
          <w:rFonts w:ascii="Arial" w:hAnsi="Arial"/>
          <w:sz w:val="28"/>
          <w:szCs w:val="26"/>
          <w:rPrChange w:id="1772" w:author="Assessor GDSXSR" w:date="2026-10-31T00:15:36Z">
            <w:rPr>
              <w:rFonts w:ascii="Arial" w:hAnsi="Arial"/>
              <w:sz w:val="26"/>
              <w:szCs w:val="26"/>
            </w:rPr>
          </w:rPrChange>
        </w:rPr>
        <w:t xml:space="preserve">.</w:t>
      </w:r>
      <w:ins w:id="1196" w:author="Assessor GDSXSR" w:date="2026-10-31T00:15:36Z">
        <w:r>
          <w:rPr>
            <w:rFonts w:ascii="Arial" w:hAnsi="Arial"/>
            <w:color w:val="808080"/>
            <w:sz w:val="28"/>
            <w:szCs w:val="26"/>
            <w:rPrChange w:id="1773" w:author="Assessor GDSXSR" w:date="2026-10-31T00:15:36Z">
              <w:rPr>
                <w:rFonts w:ascii="Arial" w:hAnsi="Arial"/>
                <w:color w:val="808080"/>
                <w:sz w:val="26"/>
                <w:szCs w:val="26"/>
              </w:rPr>
            </w:rPrChange>
          </w:rPr>
          <w:t xml:space="preserve">010.</w:t>
        </w:r>
      </w:ins>
    </w:p>
    <w:p w14:paraId="4369344A" w14:textId="7075A2EE" w:rsidR="0010371B" w:rsidRDefault="00837E2C">
      <w:pPr>
        <w:pStyle w:val="Corpodetexto"/>
        <w:spacing w:line="360" w:lineRule="auto"/>
        <w:jc w:val="both"/>
        <w:rPr>
          <w:rFonts w:ascii="Arial" w:hAnsi="Arial"/>
          <w:sz w:val="28"/>
          <w:szCs w:val="28"/>
        </w:rPr>
      </w:pPr>
      <w:r>
        <w:rPr>
          <w:rFonts w:ascii="Arial" w:hAnsi="Arial"/>
          <w:i/>
          <w:iCs/>
          <w:sz w:val="28"/>
          <w:szCs w:val="26"/>
          <w:rPrChange w:id="1774" w:author="Assessor GDSXSR" w:date="2026-10-31T00:15:36Z">
            <w:rPr>
              <w:rFonts w:ascii="Arial" w:hAnsi="Arial"/>
              <w:i/>
              <w:iCs/>
              <w:sz w:val="26"/>
              <w:szCs w:val="26"/>
            </w:rPr>
          </w:rPrChange>
        </w:rPr>
        <w:t xml:space="preserve">Jurisprudência relevante citada</w:t>
      </w:r>
      <w:r>
        <w:rPr>
          <w:rFonts w:ascii="Arial" w:hAnsi="Arial"/>
          <w:sz w:val="28"/>
          <w:szCs w:val="26"/>
          <w:rPrChange w:id="1775" w:author="Assessor GDSXSR" w:date="2026-10-31T00:15:36Z">
            <w:rPr>
              <w:rFonts w:ascii="Arial" w:hAnsi="Arial"/>
              <w:sz w:val="26"/>
              <w:szCs w:val="26"/>
            </w:rPr>
          </w:rPrChange>
        </w:rPr>
        <w:t xml:space="preserve">: STJ, REsp 1.061.530/RS, Rel. Min. Nancy Andrighi, Segunda Seção, j. 22/10/2008, DJe 10/03/2009 (Temas Repetitivos 24, 25, 27 e 28); STJ, AgInt no AREsp</w:t>
      </w:r>
      <w:del w:id="1197" w:author="Assessor GDSXSR" w:date="2026-10-31T00:15:36Z">
        <w:r>
          <w:rPr>
            <w:rFonts w:ascii="Arial" w:hAnsi="Arial"/>
            <w:sz w:val="26"/>
            <w:szCs w:val="26"/>
          </w:rPr>
          <w:delText xml:space="preserve">  2.609.230/RS, Rel. Min. Humberto Martins, Terceira Turma, j. 09/09/2024, DJe 11/09/2024; STJ, AgInt no AREsp</w:delText>
        </w:r>
      </w:del>
      <w:r>
        <w:rPr>
          <w:rFonts w:ascii="Arial" w:hAnsi="Arial"/>
          <w:sz w:val="28"/>
          <w:szCs w:val="26"/>
          <w:rPrChange w:id="1776" w:author="Assessor GDSXSR" w:date="2026-10-31T00:15:36Z">
            <w:rPr>
              <w:rFonts w:ascii="Arial" w:hAnsi="Arial"/>
              <w:sz w:val="26"/>
              <w:szCs w:val="26"/>
            </w:rPr>
          </w:rPrChange>
        </w:rPr>
        <w:t xml:space="preserve"> nº 2.607.162/RS, Rel. Min. </w:t>
      </w:r>
      <w:r>
        <w:rPr>
          <w:rFonts w:ascii="Arial" w:hAnsi="Arial"/>
          <w:sz w:val="28"/>
          <w:szCs w:val="26"/>
          <w:rPrChange w:id="1777" w:author="Assessor GDSXSR" w:date="2026-10-31T00:15:36Z">
            <w:rPr>
              <w:rFonts w:ascii="Arial" w:hAnsi="Arial"/>
              <w:sz w:val="26"/>
              <w:szCs w:val="26"/>
            </w:rPr>
          </w:rPrChange>
        </w:rPr>
        <w:t xml:space="preserve">Antônio</w:t>
      </w:r>
      <w:r>
        <w:rPr>
          <w:rFonts w:ascii="Arial" w:hAnsi="Arial"/>
          <w:sz w:val="28"/>
          <w:szCs w:val="26"/>
          <w:rPrChange w:id="1778" w:author="Assessor GDSXSR" w:date="2026-10-31T00:15:36Z">
            <w:rPr>
              <w:rFonts w:ascii="Arial" w:hAnsi="Arial"/>
              <w:sz w:val="26"/>
              <w:szCs w:val="26"/>
            </w:rPr>
          </w:rPrChange>
        </w:rPr>
        <w:t xml:space="preserve"> Carlos Ferreira, Quarta Turma, j. 19/08/2024, DJe 22/08/2024</w:t>
      </w:r>
      <w:r>
        <w:rPr>
          <w:rFonts w:ascii="Arial" w:hAnsi="Arial"/>
          <w:sz w:val="28"/>
          <w:szCs w:val="26"/>
          <w:rPrChange w:id="1779" w:author="Assessor GDSXSR" w:date="2026-10-31T00:15:36Z">
            <w:rPr>
              <w:rFonts w:ascii="Arial" w:hAnsi="Arial"/>
              <w:sz w:val="26"/>
              <w:szCs w:val="26"/>
            </w:rPr>
          </w:rPrChange>
        </w:rPr>
        <w:t xml:space="preserve">.</w:t>
      </w:r>
    </w:p>
    <w:p w14:paraId="43693450" w14:textId="77777777" w:rsidR="0010371B" w:rsidRDefault="0010371B">
      <w:pPr>
        <w:pStyle w:val="Corpodetexto"/>
        <w:spacing w:line="300" w:lineRule="atLeast"/>
        <w:rPr>
          <w:rFonts w:eastAsia="Arial" w:cstheme="minorHAnsi"/>
          <w:color w:val="FF0000"/>
        </w:rPr>
      </w:pPr>
    </w:p>
    <w:p w14:paraId="43693451" w14:textId="77777777" w:rsidR="0010371B" w:rsidRDefault="00837E2C">
      <w:pPr>
        <w:pStyle w:val="Corpodetexto"/>
        <w:spacing w:line="300" w:lineRule="atLeast"/>
      </w:pPr>
      <w:r>
        <w:rPr>
          <w:rStyle w:val="nfaseforte"/>
          <w:rFonts w:eastAsia="Arial" w:cstheme="minorHAnsi"/>
          <w:color w:val="FF0000"/>
        </w:rPr>
        <w:t>RESUMO DA APELAÇÃO DO AUTOR</w:t>
      </w:r>
    </w:p>
    <w:p w14:paraId="43693452" w14:textId="77777777" w:rsidR="0010371B" w:rsidRDefault="00837E2C">
      <w:pPr>
        <w:pStyle w:val="Corpodetexto"/>
        <w:spacing w:line="300" w:lineRule="atLeast"/>
      </w:pPr>
      <w:r>
        <w:rPr>
          <w:rStyle w:val="nfaseforte"/>
          <w:b w:val="0"/>
          <w:color w:val="FF0000"/>
        </w:rPr>
        <w:t>I. RAZÕES RECURSAIS</w:t>
      </w:r>
    </w:p>
    <w:p w14:paraId="43693453" w14:textId="77777777" w:rsidR="0010371B" w:rsidRDefault="00837E2C">
      <w:pPr>
        <w:pStyle w:val="Corpodetexto"/>
        <w:spacing w:line="300" w:lineRule="atLeast"/>
      </w:pPr>
      <w:r>
        <w:rPr>
          <w:rStyle w:val="nfaseforte"/>
          <w:b w:val="0"/>
          <w:color w:val="FF0000"/>
        </w:rPr>
        <w:t>Abusividade da taxa de juros remuneratórios</w:t>
      </w:r>
    </w:p>
    <w:p w14:paraId="43693454" w14:textId="77777777" w:rsidR="0010371B" w:rsidRDefault="00837E2C">
      <w:pPr>
        <w:pStyle w:val="Corpodetexto"/>
        <w:numPr>
          <w:ilvl w:val="0"/>
          <w:numId w:val="1"/>
        </w:numPr>
        <w:tabs>
          <w:tab w:val="clear" w:pos="707"/>
          <w:tab w:val="left" w:pos="0"/>
        </w:tabs>
        <w:spacing w:line="300" w:lineRule="atLeast"/>
        <w:rPr>
          <w:rFonts w:ascii="Calibri" w:hAnsi="Calibri"/>
          <w:color w:val="FF0000"/>
        </w:rPr>
      </w:pPr>
      <w:r>
        <w:rPr>
          <w:color w:val="FF0000"/>
        </w:rPr>
        <w:t xml:space="preserve">Sustenta que a sentença deve ser reformada por ter validado taxa de juros remuneratórios de 22% ao mês (987,22% ao ano) em contrato de empréstimo pessoal, percentual que seria manifestamente abusivo e colocaria o consumidor em desvantagem excessiva, em afronta ao art. 51, IV e § 1º, do CDC. </w:t>
      </w:r>
    </w:p>
    <w:p w14:paraId="43693455" w14:textId="77777777" w:rsidR="0010371B" w:rsidRDefault="00837E2C">
      <w:pPr>
        <w:pStyle w:val="Corpodetexto"/>
        <w:spacing w:line="300" w:lineRule="atLeast"/>
      </w:pPr>
      <w:r>
        <w:rPr>
          <w:rStyle w:val="nfaseforte"/>
          <w:b w:val="0"/>
          <w:color w:val="FF0000"/>
        </w:rPr>
        <w:t>Discrepância em relação à taxa média de mercado</w:t>
      </w:r>
      <w:r>
        <w:rPr>
          <w:color w:val="FF0000"/>
        </w:rPr>
        <w:t xml:space="preserve"> 2. Alega que a taxa contratada supera aproximadamente três vezes a taxa média de mercado divulgada pelo Banco Central para operações de crédito pessoal não consignado, situada entre 7% e 8% ao mês à época da contratação, evidenciando onerosidade excessiva e desequilíbrio contratual sem justificativa plausível.</w:t>
      </w:r>
    </w:p>
    <w:p w14:paraId="43693456" w14:textId="77777777" w:rsidR="0010371B" w:rsidRDefault="00837E2C">
      <w:pPr>
        <w:pStyle w:val="Corpodetexto"/>
        <w:spacing w:line="300" w:lineRule="atLeast"/>
      </w:pPr>
      <w:r>
        <w:rPr>
          <w:rStyle w:val="nfaseforte"/>
          <w:b w:val="0"/>
          <w:color w:val="FF0000"/>
        </w:rPr>
        <w:t>Jurisprudência favorável à revisão contratual</w:t>
      </w:r>
      <w:r>
        <w:rPr>
          <w:color w:val="FF0000"/>
        </w:rPr>
        <w:t xml:space="preserve"> 3. Argumenta que a sentença divergiu da jurisprudência consolidada do TJDFT e do STJ, que admite a limitação dos juros remuneratórios à taxa média de mercado quando demonstrada abusividade manifesta, especialmente em hipóteses de taxas significativamente superiores às praticadas no mercado.</w:t>
      </w:r>
    </w:p>
    <w:p w14:paraId="43693457" w14:textId="77777777" w:rsidR="0010371B" w:rsidRDefault="00837E2C">
      <w:pPr>
        <w:pStyle w:val="Corpodetexto"/>
        <w:spacing w:line="300" w:lineRule="atLeast"/>
      </w:pPr>
      <w:r>
        <w:rPr>
          <w:rStyle w:val="nfaseforte"/>
          <w:b w:val="0"/>
          <w:color w:val="FF0000"/>
        </w:rPr>
        <w:t>Dano moral e repetição do indébito</w:t>
      </w:r>
      <w:r>
        <w:rPr>
          <w:color w:val="FF0000"/>
        </w:rPr>
        <w:t xml:space="preserve"> 4. Defende que o reconhecimento da abusividade dos juros torna indevidos os descontos realizados e a negativação de seu nome, configurando dano moral indenizável. Sustenta, ainda, ser cabível a restituição em dobro dos valores pagos indevidamente, nos termos do art. 42, parágrafo único, do CDC.</w:t>
      </w:r>
    </w:p>
    <w:p w14:paraId="43693458" w14:textId="77777777" w:rsidR="0010371B" w:rsidRDefault="00837E2C">
      <w:pPr>
        <w:pStyle w:val="Corpodetexto"/>
        <w:spacing w:line="300" w:lineRule="atLeast"/>
      </w:pPr>
      <w:r>
        <w:rPr>
          <w:rStyle w:val="nfaseforte"/>
          <w:b w:val="0"/>
          <w:color w:val="FF0000"/>
        </w:rPr>
        <w:lastRenderedPageBreak/>
        <w:t>Efeito suspensivo da apelação</w:t>
      </w:r>
      <w:r>
        <w:rPr>
          <w:color w:val="FF0000"/>
        </w:rPr>
        <w:t xml:space="preserve"> 5. Requer o recebimento do recurso nos efeitos devolutivo e suspensivo, nos termos do art. 1.012 do CPC, afirmando que a manutenção dos efeitos da sentença permitirá a continuidade da cobrança de parcelas calculadas com encargos abusivos, havendo probabilidade de provimento do recurso e risco de dano ao consumidor.</w:t>
      </w:r>
    </w:p>
    <w:p w14:paraId="43693459" w14:textId="77777777" w:rsidR="0010371B" w:rsidRDefault="00837E2C">
      <w:pPr>
        <w:pStyle w:val="Corpodetexto"/>
        <w:spacing w:line="300" w:lineRule="atLeast"/>
      </w:pPr>
      <w:r>
        <w:rPr>
          <w:rStyle w:val="nfaseforte"/>
          <w:b w:val="0"/>
          <w:color w:val="FF0000"/>
        </w:rPr>
        <w:t>II. PEDIDO</w:t>
      </w:r>
    </w:p>
    <w:p w14:paraId="4369345A" w14:textId="77777777" w:rsidR="0010371B" w:rsidRDefault="00837E2C">
      <w:pPr>
        <w:pStyle w:val="Corpodetexto"/>
        <w:numPr>
          <w:ilvl w:val="0"/>
          <w:numId w:val="2"/>
        </w:numPr>
        <w:tabs>
          <w:tab w:val="clear" w:pos="707"/>
          <w:tab w:val="left" w:pos="0"/>
        </w:tabs>
        <w:spacing w:line="300" w:lineRule="atLeast"/>
        <w:rPr>
          <w:rFonts w:ascii="Calibri" w:hAnsi="Calibri"/>
          <w:color w:val="FF0000"/>
        </w:rPr>
      </w:pPr>
      <w:r>
        <w:rPr>
          <w:color w:val="FF0000"/>
        </w:rPr>
        <w:t xml:space="preserve">Requer a reforma integral da sentença para reconhecer a abusividade da taxa de juros remuneratórios contratada, limitando-a à taxa média de mercado divulgada pelo Banco Central para operações equivalentes, condenar a instituição financeira à restituição em dobro dos valores cobrados a maior e ao pagamento de indenização por danos morais, bem como conceder efeito suspensivo ao recurso. </w:t>
      </w:r>
    </w:p>
    <w:p w14:paraId="4369345B" w14:textId="77777777" w:rsidR="0010371B" w:rsidRDefault="0010371B">
      <w:pPr>
        <w:pStyle w:val="Corpodetexto"/>
        <w:spacing w:line="300" w:lineRule="atLeast"/>
        <w:rPr>
          <w:rStyle w:val="nfaseforte"/>
          <w:rFonts w:ascii="Constantia" w:hAnsi="Constantia"/>
          <w:b w:val="0"/>
          <w:color w:val="FF0000"/>
        </w:rPr>
      </w:pPr>
    </w:p>
    <w:p w14:paraId="4369345C" w14:textId="77777777" w:rsidR="0010371B" w:rsidRDefault="0010371B">
      <w:pPr>
        <w:spacing w:after="0" w:line="360" w:lineRule="auto"/>
        <w:rPr>
          <w:rFonts w:ascii="Arial" w:eastAsia="Arial" w:hAnsi="Arial" w:cs="Arial"/>
          <w:color w:val="FF0000"/>
          <w:sz w:val="28"/>
          <w:szCs w:val="28"/>
        </w:rPr>
      </w:pPr>
    </w:p>
    <w:p w14:paraId="4369345D" w14:textId="77777777" w:rsidR="0010371B" w:rsidRDefault="0010371B">
      <w:pPr>
        <w:spacing w:after="0" w:line="360" w:lineRule="auto"/>
        <w:rPr>
          <w:rFonts w:ascii="Arial" w:eastAsia="Arial" w:hAnsi="Arial" w:cs="Arial"/>
          <w:color w:val="FF0000"/>
          <w:sz w:val="28"/>
          <w:szCs w:val="28"/>
        </w:rPr>
      </w:pPr>
    </w:p>
    <w:p w14:paraId="4369345E" w14:textId="77777777" w:rsidR="0010371B" w:rsidRDefault="0010371B">
      <w:pPr>
        <w:spacing w:after="0" w:line="360" w:lineRule="auto"/>
        <w:rPr>
          <w:rFonts w:ascii="Arial" w:eastAsia="Arial" w:hAnsi="Arial" w:cs="Arial"/>
          <w:color w:val="FF0000"/>
          <w:sz w:val="28"/>
          <w:szCs w:val="28"/>
        </w:rPr>
      </w:pPr>
    </w:p>
    <w:p w14:paraId="4369345F" w14:textId="77777777" w:rsidR="0010371B" w:rsidRDefault="0010371B">
      <w:pPr>
        <w:spacing w:after="0" w:line="360" w:lineRule="auto"/>
        <w:rPr>
          <w:rFonts w:ascii="Arial" w:eastAsia="Arial" w:hAnsi="Arial" w:cs="Arial"/>
          <w:color w:val="FF0000"/>
          <w:sz w:val="28"/>
          <w:szCs w:val="28"/>
        </w:rPr>
      </w:pPr>
    </w:p>
    <w:p w14:paraId="36056A2A" w14:textId="77777777" w:rsidR="0098121E" w:rsidRDefault="0098121E">
      <w:pPr>
        <w:spacing w:after="0" w:line="360" w:lineRule="auto"/>
        <w:rPr>
          <w:rFonts w:ascii="Arial" w:eastAsia="Arial" w:hAnsi="Arial" w:cs="Arial"/>
          <w:color w:val="FF0000"/>
          <w:sz w:val="28"/>
          <w:szCs w:val="28"/>
        </w:rPr>
      </w:pPr>
    </w:p>
    <w:p w14:paraId="455BFA67" w14:textId="77777777" w:rsidR="0098121E" w:rsidRDefault="0098121E">
      <w:pPr>
        <w:spacing w:after="0" w:line="360" w:lineRule="auto"/>
        <w:rPr>
          <w:rFonts w:ascii="Arial" w:eastAsia="Arial" w:hAnsi="Arial" w:cs="Arial"/>
          <w:color w:val="FF0000"/>
          <w:sz w:val="28"/>
          <w:szCs w:val="28"/>
        </w:rPr>
      </w:pPr>
    </w:p>
    <w:p w14:paraId="0C8EC709" w14:textId="77777777" w:rsidR="0098121E" w:rsidRDefault="0098121E">
      <w:pPr>
        <w:spacing w:after="0" w:line="360" w:lineRule="auto"/>
        <w:rPr>
          <w:rFonts w:ascii="Arial" w:eastAsia="Arial" w:hAnsi="Arial" w:cs="Arial"/>
          <w:color w:val="FF0000"/>
          <w:sz w:val="28"/>
          <w:szCs w:val="28"/>
        </w:rPr>
      </w:pPr>
    </w:p>
    <w:p w14:paraId="454FF232" w14:textId="77777777" w:rsidR="0098121E" w:rsidRDefault="0098121E">
      <w:pPr>
        <w:spacing w:after="0" w:line="360" w:lineRule="auto"/>
        <w:rPr>
          <w:rFonts w:ascii="Arial" w:eastAsia="Arial" w:hAnsi="Arial" w:cs="Arial"/>
          <w:color w:val="FF0000"/>
          <w:sz w:val="28"/>
          <w:szCs w:val="28"/>
        </w:rPr>
      </w:pPr>
    </w:p>
    <w:p w14:paraId="7315D2E2" w14:textId="77777777" w:rsidR="0098121E" w:rsidRDefault="0098121E">
      <w:pPr>
        <w:spacing w:after="0" w:line="360" w:lineRule="auto"/>
        <w:rPr>
          <w:rFonts w:ascii="Arial" w:eastAsia="Arial" w:hAnsi="Arial" w:cs="Arial"/>
          <w:color w:val="FF0000"/>
          <w:sz w:val="28"/>
          <w:szCs w:val="28"/>
        </w:rPr>
      </w:pPr>
    </w:p>
    <w:p w14:paraId="1211BA32" w14:textId="77777777" w:rsidR="0098121E" w:rsidRDefault="0098121E">
      <w:pPr>
        <w:spacing w:after="0" w:line="360" w:lineRule="auto"/>
        <w:rPr>
          <w:rFonts w:ascii="Arial" w:eastAsia="Arial" w:hAnsi="Arial" w:cs="Arial"/>
          <w:color w:val="FF0000"/>
          <w:sz w:val="28"/>
          <w:szCs w:val="28"/>
        </w:rPr>
      </w:pPr>
    </w:p>
    <w:p w14:paraId="7DBED395" w14:textId="77777777" w:rsidR="0098121E" w:rsidRDefault="0098121E">
      <w:pPr>
        <w:spacing w:after="0" w:line="360" w:lineRule="auto"/>
        <w:rPr>
          <w:rFonts w:ascii="Arial" w:eastAsia="Arial" w:hAnsi="Arial" w:cs="Arial"/>
          <w:color w:val="FF0000"/>
          <w:sz w:val="28"/>
          <w:szCs w:val="28"/>
        </w:rPr>
      </w:pPr>
    </w:p>
    <w:p w14:paraId="3DCE2B64" w14:textId="77777777" w:rsidR="0098121E" w:rsidRDefault="0098121E">
      <w:pPr>
        <w:spacing w:after="0" w:line="360" w:lineRule="auto"/>
        <w:rPr>
          <w:rFonts w:ascii="Arial" w:eastAsia="Arial" w:hAnsi="Arial" w:cs="Arial"/>
          <w:color w:val="FF0000"/>
          <w:sz w:val="28"/>
          <w:szCs w:val="28"/>
        </w:rPr>
      </w:pPr>
    </w:p>
    <w:p w14:paraId="64990690" w14:textId="77777777" w:rsidR="0098121E" w:rsidRDefault="0098121E">
      <w:pPr>
        <w:spacing w:after="0" w:line="360" w:lineRule="auto"/>
        <w:rPr>
          <w:rFonts w:ascii="Arial" w:eastAsia="Arial" w:hAnsi="Arial" w:cs="Arial"/>
          <w:color w:val="FF0000"/>
          <w:sz w:val="28"/>
          <w:szCs w:val="28"/>
        </w:rPr>
      </w:pPr>
    </w:p>
    <w:p w14:paraId="051A17B6" w14:textId="77777777" w:rsidR="0098121E" w:rsidRDefault="0098121E">
      <w:pPr>
        <w:spacing w:after="0" w:line="360" w:lineRule="auto"/>
        <w:rPr>
          <w:rFonts w:ascii="Arial" w:eastAsia="Arial" w:hAnsi="Arial" w:cs="Arial"/>
          <w:color w:val="FF0000"/>
          <w:sz w:val="28"/>
          <w:szCs w:val="28"/>
        </w:rPr>
      </w:pPr>
    </w:p>
    <w:p w14:paraId="54D9BF9B" w14:textId="77777777" w:rsidR="0098121E" w:rsidRDefault="0098121E">
      <w:pPr>
        <w:spacing w:after="0" w:line="360" w:lineRule="auto"/>
        <w:rPr>
          <w:rFonts w:ascii="Arial" w:eastAsia="Arial" w:hAnsi="Arial" w:cs="Arial"/>
          <w:color w:val="FF0000"/>
          <w:sz w:val="28"/>
          <w:szCs w:val="28"/>
        </w:rPr>
      </w:pPr>
    </w:p>
    <w:p w14:paraId="35870E50" w14:textId="77777777" w:rsidR="0098121E" w:rsidRDefault="0098121E">
      <w:pPr>
        <w:spacing w:after="0" w:line="360" w:lineRule="auto"/>
        <w:rPr>
          <w:del w:id="1558" w:author="Assessor GDSXSR" w:date="2026-10-31T00:15:36Z"/>
          <w:rFonts w:ascii="Arial" w:eastAsia="Arial" w:hAnsi="Arial" w:cs="Arial"/>
          <w:color w:val="FF0000"/>
          <w:sz w:val="28"/>
          <w:szCs w:val="28"/>
        </w:rPr>
      </w:pPr>
    </w:p>
    <w:p w14:paraId="4ED268B0" w14:textId="77777777" w:rsidR="0098121E" w:rsidRDefault="0098121E">
      <w:pPr>
        <w:spacing w:after="0" w:line="360" w:lineRule="auto"/>
        <w:rPr>
          <w:del w:id="1559" w:author="Assessor GDSXSR" w:date="2026-10-31T00:15:36Z"/>
          <w:rFonts w:ascii="Arial" w:eastAsia="Arial" w:hAnsi="Arial" w:cs="Arial"/>
          <w:color w:val="FF0000"/>
          <w:sz w:val="28"/>
          <w:szCs w:val="28"/>
        </w:rPr>
      </w:pPr>
    </w:p>
    <w:p w14:paraId="1DC4D67E" w14:textId="77777777" w:rsidR="0098121E" w:rsidRDefault="0098121E">
      <w:pPr>
        <w:spacing w:after="0" w:line="360" w:lineRule="auto"/>
        <w:rPr>
          <w:del w:id="1560" w:author="Assessor GDSXSR" w:date="2026-10-31T00:15:36Z"/>
          <w:rFonts w:ascii="Arial" w:eastAsia="Arial" w:hAnsi="Arial" w:cs="Arial"/>
          <w:color w:val="FF0000"/>
          <w:sz w:val="28"/>
          <w:szCs w:val="28"/>
        </w:rPr>
      </w:pPr>
    </w:p>
    <w:p w14:paraId="02E0FCC9" w14:textId="77777777" w:rsidR="0098121E" w:rsidRDefault="0098121E">
      <w:pPr>
        <w:spacing w:after="0" w:line="360" w:lineRule="auto"/>
        <w:rPr>
          <w:del w:id="1561" w:author="Assessor GDSXSR" w:date="2026-10-31T00:15:36Z"/>
          <w:rFonts w:ascii="Arial" w:eastAsia="Arial" w:hAnsi="Arial" w:cs="Arial"/>
          <w:color w:val="FF0000"/>
          <w:sz w:val="28"/>
          <w:szCs w:val="28"/>
        </w:rPr>
      </w:pPr>
    </w:p>
    <w:p w14:paraId="43693460" w14:textId="77777777" w:rsidR="0010371B" w:rsidRDefault="0010371B">
      <w:pPr>
        <w:spacing w:after="0" w:line="360" w:lineRule="auto"/>
        <w:rPr>
          <w:del w:id="1562" w:author="Assessor GDSXSR" w:date="2026-10-31T00:15:36Z"/>
          <w:rFonts w:ascii="Arial" w:eastAsia="Arial" w:hAnsi="Arial" w:cs="Arial"/>
          <w:color w:val="FF0000"/>
          <w:sz w:val="28"/>
          <w:szCs w:val="28"/>
        </w:rPr>
      </w:pPr>
    </w:p>
    <w:p w14:paraId="43693461" w14:textId="77777777" w:rsidR="0010371B" w:rsidRDefault="0010371B">
      <w:pPr>
        <w:spacing w:after="0" w:line="360" w:lineRule="auto"/>
        <w:rPr>
          <w:del w:id="1563" w:author="Assessor GDSXSR" w:date="2026-10-31T00:15:36Z"/>
          <w:rFonts w:ascii="Arial" w:hAnsi="Arial" w:cs="Arial"/>
          <w:sz w:val="28"/>
          <w:szCs w:val="28"/>
        </w:rPr>
      </w:pPr>
    </w:p>
    <w:p w14:paraId="43693462" w14:textId="77777777" w:rsidR="0010371B" w:rsidRDefault="00837E2C">
      <w:pPr>
        <w:pageBreakBefore/>
        <w:spacing w:after="0" w:line="360" w:lineRule="auto"/>
        <w:jc w:val="center"/>
        <w:outlineLvl w:val="0"/>
        <w:rPr>
          <w:rFonts w:ascii="Arial" w:hAnsi="Arial" w:cs="Arial"/>
          <w:b/>
          <w:bCs/>
          <w:sz w:val="28"/>
          <w:szCs w:val="28"/>
        </w:rPr>
        <w:pPrChange w:id="1593" w:author="Assessor GDSXSR" w:date="2026-10-31T00:15:36Z">
          <w:pPr>
            <w:spacing w:after="0" w:line="360" w:lineRule="auto"/>
            <w:jc w:val="center"/>
            <w:outlineLvl w:val="0"/>
          </w:pPr>
        </w:pPrChange>
      </w:pPr>
      <w:r>
        <w:rPr>
          <w:rFonts w:ascii="Arial" w:hAnsi="Arial" w:cs="Arial"/>
          <w:b/>
          <w:bCs/>
          <w:sz w:val="28"/>
          <w:szCs w:val="28"/>
        </w:rPr>
        <w:lastRenderedPageBreak/>
        <w:t>RELATÓRIO</w:t>
      </w:r>
    </w:p>
    <w:p w14:paraId="43693463" w14:textId="77777777" w:rsidR="0010371B" w:rsidRDefault="0010371B">
      <w:pPr>
        <w:spacing w:after="0" w:line="360" w:lineRule="auto"/>
        <w:ind w:firstLine="2268"/>
        <w:jc w:val="both"/>
        <w:rPr>
          <w:rFonts w:ascii="Arial" w:hAnsi="Arial" w:cs="Arial"/>
          <w:sz w:val="28"/>
          <w:szCs w:val="28"/>
        </w:rPr>
      </w:pPr>
    </w:p>
    <w:p w14:paraId="43693464" w14:textId="77777777" w:rsidR="0010371B" w:rsidRDefault="00837E2C">
      <w:pPr>
        <w:spacing w:after="0" w:line="360" w:lineRule="auto"/>
        <w:ind w:firstLine="2268"/>
        <w:jc w:val="both"/>
      </w:pPr>
      <w:r>
        <w:rPr>
          <w:rFonts w:ascii="Arial" w:hAnsi="Arial" w:cs="Arial"/>
          <w:sz w:val="28"/>
          <w:szCs w:val="28"/>
        </w:rPr>
        <w:t>Adoto o relatório da r. sentença:</w:t>
      </w:r>
    </w:p>
    <w:p w14:paraId="43693465" w14:textId="77777777" w:rsidR="0010371B" w:rsidRDefault="0010371B">
      <w:pPr>
        <w:spacing w:after="0" w:line="360" w:lineRule="auto"/>
        <w:ind w:firstLine="2268"/>
        <w:jc w:val="both"/>
        <w:rPr>
          <w:rFonts w:ascii="Arial" w:hAnsi="Arial" w:cs="Arial"/>
          <w:sz w:val="28"/>
          <w:szCs w:val="28"/>
        </w:rPr>
      </w:pPr>
    </w:p>
    <w:p w14:paraId="43693466" w14:textId="77777777" w:rsidR="0010371B" w:rsidRDefault="00837E2C">
      <w:pPr>
        <w:spacing w:after="0" w:line="360" w:lineRule="auto"/>
        <w:ind w:left="2268" w:firstLine="1134"/>
        <w:jc w:val="both"/>
      </w:pPr>
      <w:r>
        <w:rPr>
          <w:rFonts w:ascii="Arial" w:hAnsi="Arial" w:cs="Arial"/>
          <w:sz w:val="26"/>
          <w:szCs w:val="26"/>
        </w:rPr>
        <w:t>“</w:t>
      </w:r>
      <w:r>
        <w:rPr>
          <w:rFonts w:ascii="Arial" w:hAnsi="Arial" w:cs="Arial"/>
          <w:i/>
          <w:iCs/>
          <w:sz w:val="26"/>
          <w:szCs w:val="26"/>
        </w:rPr>
        <w:t>(...) Trata-se de ação revisional de cláusula contratual c/c repetição de indébito e indenização por danos morais proposta por ERIVALDO JUNIOR BARBOSA DA SILVA em face de CREFISA S.A. CRÉDITO, FINANCIAMENTO E INVESTIMENTOS, na qual a parte autora sustenta, em síntese, a abusividade da taxa de juros remuneratórios incidente sobre contrato de empréstimo pessoal firmado entre as partes, bem como a irregularidade dos descontos realizados em sua conta bancária e da negativação de seu nome junto aos órgãos de proteção ao crédito.</w:t>
      </w:r>
    </w:p>
    <w:p w14:paraId="43693467" w14:textId="77777777" w:rsidR="0010371B" w:rsidRDefault="00837E2C">
      <w:pPr>
        <w:spacing w:after="0" w:line="360" w:lineRule="auto"/>
        <w:ind w:left="2268" w:firstLine="1134"/>
        <w:jc w:val="both"/>
      </w:pPr>
      <w:r>
        <w:rPr>
          <w:rFonts w:ascii="Arial" w:hAnsi="Arial" w:cs="Arial"/>
          <w:i/>
          <w:iCs/>
          <w:sz w:val="26"/>
          <w:szCs w:val="26"/>
        </w:rPr>
        <w:t>Afirma que contratou empréstimo no valor de R$ 4.248,06, com incidência de juros de 22% ao mês e 987,22% ao ano, alegando que a taxa supera significativamente a média divulgada pelo Banco Central para operações semelhantes.</w:t>
      </w:r>
    </w:p>
    <w:p w14:paraId="43693468" w14:textId="77777777" w:rsidR="0010371B" w:rsidRDefault="00837E2C">
      <w:pPr>
        <w:spacing w:after="0" w:line="360" w:lineRule="auto"/>
        <w:ind w:left="2268" w:firstLine="1134"/>
        <w:jc w:val="both"/>
      </w:pPr>
      <w:r>
        <w:rPr>
          <w:rFonts w:ascii="Arial" w:hAnsi="Arial" w:cs="Arial"/>
          <w:i/>
          <w:iCs/>
          <w:sz w:val="26"/>
          <w:szCs w:val="26"/>
        </w:rPr>
        <w:t>Aduz ter efetuado pagamentos em montante superior ao valor originalmente contratado e requer, em sede de tutela de urgência, a retirada de seu nome dos cadastros restritivos e suspensão dos descontos realizados em sua conta corrente.</w:t>
      </w:r>
    </w:p>
    <w:p w14:paraId="43693469" w14:textId="77777777" w:rsidR="0010371B" w:rsidRDefault="00837E2C">
      <w:pPr>
        <w:spacing w:after="0" w:line="360" w:lineRule="auto"/>
        <w:ind w:left="2268" w:firstLine="1134"/>
        <w:jc w:val="both"/>
      </w:pPr>
      <w:r>
        <w:rPr>
          <w:rFonts w:ascii="Arial" w:hAnsi="Arial" w:cs="Arial"/>
          <w:i/>
          <w:iCs/>
          <w:sz w:val="26"/>
          <w:szCs w:val="26"/>
        </w:rPr>
        <w:t xml:space="preserve">No mérito, postula o reconhecimento da abusividade da taxa de juros remuneratórios pactuada, com a revisão do contrato e limitação dos juros à média de mercado divulgada pelo Banco Central, a restituição em dobro dos valores </w:t>
      </w:r>
      <w:r>
        <w:rPr>
          <w:rFonts w:ascii="Arial" w:hAnsi="Arial" w:cs="Arial"/>
          <w:i/>
          <w:iCs/>
          <w:sz w:val="26"/>
          <w:szCs w:val="26"/>
        </w:rPr>
        <w:lastRenderedPageBreak/>
        <w:t>alegadamente pagos em excesso, e a condenação da ré ao pagamento de indenização por danos morais.</w:t>
      </w:r>
    </w:p>
    <w:p w14:paraId="4369346A" w14:textId="77777777" w:rsidR="0010371B" w:rsidRDefault="00837E2C">
      <w:pPr>
        <w:spacing w:after="0" w:line="360" w:lineRule="auto"/>
        <w:ind w:left="2268" w:firstLine="1134"/>
        <w:jc w:val="both"/>
      </w:pPr>
      <w:r>
        <w:rPr>
          <w:rFonts w:ascii="Arial" w:hAnsi="Arial" w:cs="Arial"/>
          <w:i/>
          <w:iCs/>
          <w:sz w:val="26"/>
          <w:szCs w:val="26"/>
        </w:rPr>
        <w:t>Recebida a emenda de ID 262647189, foi deferida a gratuidade de justiça e indeferida a tutela de urgência.</w:t>
      </w:r>
    </w:p>
    <w:p w14:paraId="4369346B" w14:textId="77777777" w:rsidR="0010371B" w:rsidRDefault="00837E2C">
      <w:pPr>
        <w:spacing w:after="0" w:line="360" w:lineRule="auto"/>
        <w:ind w:left="2268" w:firstLine="1134"/>
        <w:jc w:val="both"/>
      </w:pPr>
      <w:r>
        <w:rPr>
          <w:rFonts w:ascii="Arial" w:hAnsi="Arial" w:cs="Arial"/>
          <w:i/>
          <w:iCs/>
          <w:sz w:val="26"/>
          <w:szCs w:val="26"/>
        </w:rPr>
        <w:t>A ré apresentou contestação arguindo, preliminarmente, impugnação ao valor da causa e ausência de interesse processual, sustentando, no mérito, a regularidade da contratação e da taxa pactuada, a inexistência de abusividade e a legitimidade dos descontos e da negativação decorrente do inadimplemento contratual. Defendeu que atua em segmento específico de crédito destinado a consumidores de alto risco, circunstância que influencia diretamente na composição das taxas praticadas. Alegou, ainda, que os descontos fracionados decorreram de autorização contratual expressa e da ausência de saldo suficiente para quitação integral das parcelas nas datas de vencimento. Ao final, pugnou pela improcedência dos pedidos.</w:t>
      </w:r>
    </w:p>
    <w:p w14:paraId="4369346E" w14:textId="764DAD78" w:rsidR="0010371B" w:rsidRDefault="00837E2C" w:rsidP="0043317F">
      <w:pPr>
        <w:spacing w:after="0" w:line="360" w:lineRule="auto"/>
        <w:ind w:left="2268" w:firstLine="1134"/>
        <w:jc w:val="both"/>
      </w:pPr>
      <w:r>
        <w:rPr>
          <w:rFonts w:ascii="Arial" w:hAnsi="Arial" w:cs="Arial"/>
          <w:i/>
          <w:iCs/>
          <w:sz w:val="26"/>
          <w:szCs w:val="26"/>
        </w:rPr>
        <w:t>Houve réplica</w:t>
      </w:r>
      <w:r w:rsidR="00D6750E">
        <w:rPr>
          <w:rFonts w:ascii="Arial" w:hAnsi="Arial" w:cs="Arial"/>
          <w:i/>
          <w:iCs/>
          <w:sz w:val="26"/>
          <w:szCs w:val="26"/>
        </w:rPr>
        <w:t>. (…)</w:t>
      </w:r>
      <w:r>
        <w:rPr>
          <w:rFonts w:ascii="Arial" w:hAnsi="Arial" w:cs="Arial"/>
          <w:i/>
          <w:iCs/>
          <w:sz w:val="26"/>
          <w:szCs w:val="26"/>
        </w:rPr>
        <w:t>”</w:t>
      </w:r>
      <w:r w:rsidR="00D6750E">
        <w:rPr>
          <w:rFonts w:ascii="Arial" w:hAnsi="Arial" w:cs="Arial"/>
          <w:i/>
          <w:iCs/>
          <w:sz w:val="26"/>
          <w:szCs w:val="26"/>
        </w:rPr>
        <w:t xml:space="preserve"> (ID 88745765)</w:t>
      </w:r>
      <w:r>
        <w:rPr>
          <w:rFonts w:ascii="Arial" w:hAnsi="Arial" w:cs="Arial"/>
          <w:i/>
          <w:iCs/>
          <w:sz w:val="26"/>
          <w:szCs w:val="26"/>
        </w:rPr>
        <w:t>.</w:t>
      </w:r>
    </w:p>
    <w:p w14:paraId="4369346F" w14:textId="77777777" w:rsidR="0010371B" w:rsidRDefault="0010371B">
      <w:pPr>
        <w:spacing w:after="0" w:line="360" w:lineRule="auto"/>
        <w:ind w:firstLine="2268"/>
        <w:jc w:val="both"/>
        <w:rPr>
          <w:rFonts w:ascii="Arial" w:hAnsi="Arial" w:cs="Arial"/>
          <w:sz w:val="28"/>
          <w:szCs w:val="28"/>
        </w:rPr>
      </w:pPr>
    </w:p>
    <w:p w14:paraId="43693470" w14:textId="77777777" w:rsidR="0010371B" w:rsidRDefault="00837E2C">
      <w:pPr>
        <w:spacing w:after="0" w:line="360" w:lineRule="auto"/>
        <w:ind w:firstLine="2268"/>
        <w:jc w:val="both"/>
      </w:pPr>
      <w:r>
        <w:rPr>
          <w:rFonts w:ascii="Arial" w:hAnsi="Arial" w:cs="Arial"/>
          <w:sz w:val="28"/>
          <w:szCs w:val="28"/>
        </w:rPr>
        <w:t xml:space="preserve">A </w:t>
      </w:r>
      <w:del w:id="1198" w:author="Assessor GDSXSR" w:date="2026-10-31T00:15:36Z">
        <w:r>
          <w:rPr>
            <w:rFonts w:ascii="Arial" w:hAnsi="Arial" w:cs="Arial"/>
            <w:sz w:val="28"/>
            <w:szCs w:val="28"/>
          </w:rPr>
          <w:delText xml:space="preserve">MMª</w:delText>
        </w:r>
      </w:del>
      <w:ins w:id="1199" w:author="Assessor GDSXSR" w:date="2026-10-31T00:15:36Z">
        <w:r>
          <w:rPr>
            <w:rFonts w:ascii="Arial" w:hAnsi="Arial" w:cs="Arial"/>
            <w:color w:val="808080"/>
            <w:sz w:val="28"/>
            <w:szCs w:val="28"/>
          </w:rPr>
          <w:t xml:space="preserve">MM</w:t>
        </w:r>
      </w:ins>
      <w:r>
        <w:rPr>
          <w:rFonts w:ascii="Arial" w:hAnsi="Arial" w:cs="Arial"/>
          <w:sz w:val="28"/>
          <w:szCs w:val="28"/>
        </w:rPr>
        <w:t xml:space="preserve">. Juíza sentenciante, Dra. Adriana Maria de Freitas Tapety, da 1ª Vara Cível do Gama, julgou no seguinte sentido:</w:t>
      </w:r>
    </w:p>
    <w:p w14:paraId="43693471" w14:textId="77777777" w:rsidR="0010371B" w:rsidRDefault="0010371B">
      <w:pPr>
        <w:spacing w:after="0" w:line="360" w:lineRule="auto"/>
        <w:ind w:firstLine="2268"/>
        <w:jc w:val="both"/>
        <w:rPr>
          <w:rFonts w:ascii="Arial" w:hAnsi="Arial" w:cs="Arial"/>
          <w:sz w:val="28"/>
          <w:szCs w:val="28"/>
        </w:rPr>
      </w:pPr>
    </w:p>
    <w:p w14:paraId="43693472" w14:textId="77777777" w:rsidR="0010371B" w:rsidRDefault="00837E2C">
      <w:pPr>
        <w:spacing w:after="0" w:line="360" w:lineRule="auto"/>
        <w:ind w:left="2268" w:firstLine="1134"/>
        <w:jc w:val="both"/>
      </w:pPr>
      <w:r>
        <w:rPr>
          <w:rFonts w:ascii="Arial" w:hAnsi="Arial" w:cs="Arial"/>
          <w:i/>
          <w:sz w:val="26"/>
          <w:szCs w:val="26"/>
          <w:rPrChange w:id="1780" w:author="Assessor GDSXSR" w:date="2026-10-31T00:15:36Z">
            <w:rPr>
              <w:rFonts w:ascii="Arial" w:hAnsi="Arial" w:cs="Arial"/>
              <w:sz w:val="26"/>
              <w:szCs w:val="26"/>
            </w:rPr>
          </w:rPrChange>
        </w:rPr>
        <w:t xml:space="preserve">“(...) </w:t>
      </w:r>
      <w:r>
        <w:rPr>
          <w:rFonts w:ascii="Arial" w:hAnsi="Arial" w:cs="Arial"/>
          <w:i/>
          <w:iCs/>
          <w:sz w:val="26"/>
          <w:szCs w:val="26"/>
          <w:rPrChange w:id="1781" w:author="Assessor GDSXSR" w:date="2026-10-31T00:15:36Z">
            <w:rPr>
              <w:rFonts w:ascii="Arial" w:hAnsi="Arial" w:cs="Arial"/>
              <w:i/>
              <w:iCs/>
              <w:sz w:val="26"/>
              <w:szCs w:val="26"/>
            </w:rPr>
          </w:rPrChange>
        </w:rPr>
        <w:t>Ante o exposto, JULGO IMPROCEDENTES os pedidos formulados pela parte autora.</w:t>
      </w:r>
    </w:p>
    <w:p w14:paraId="43693473" w14:textId="77777777" w:rsidR="0010371B" w:rsidRDefault="00837E2C">
      <w:pPr>
        <w:spacing w:after="0" w:line="360" w:lineRule="auto"/>
        <w:ind w:left="2268" w:firstLine="1134"/>
        <w:jc w:val="both"/>
      </w:pPr>
      <w:r>
        <w:rPr>
          <w:rFonts w:ascii="Arial" w:hAnsi="Arial" w:cs="Arial"/>
          <w:i/>
          <w:iCs/>
          <w:sz w:val="26"/>
          <w:szCs w:val="26"/>
        </w:rPr>
        <w:lastRenderedPageBreak/>
        <w:t>Por conseguinte, resolvo o mérito, nos termos do artigo 487, inciso I, do Código de Processo Civil.</w:t>
      </w:r>
    </w:p>
    <w:p w14:paraId="43693476" w14:textId="526D13BB" w:rsidR="0010371B" w:rsidRDefault="00837E2C" w:rsidP="00BA1709">
      <w:pPr>
        <w:spacing w:after="0" w:line="360" w:lineRule="auto"/>
        <w:ind w:left="2268" w:firstLine="1134"/>
        <w:jc w:val="both"/>
      </w:pPr>
      <w:r>
        <w:rPr>
          <w:rFonts w:ascii="Arial" w:hAnsi="Arial" w:cs="Arial"/>
          <w:i/>
          <w:iCs/>
          <w:sz w:val="26"/>
          <w:szCs w:val="26"/>
        </w:rPr>
        <w:t>Arcará o requerente com as custas e despesas processuais, e com os honorários do advogado da parte requerida, que fixo em 10% sobre o valor da causa, com base no artigo 85, § 2º, do CPC, ficando a condenação em custas e honorários suspensa por ser o autor beneficiário da justiça gratuita. (…)”.</w:t>
      </w:r>
    </w:p>
    <w:p w14:paraId="43693477" w14:textId="77777777" w:rsidR="0010371B" w:rsidRDefault="0010371B">
      <w:pPr>
        <w:spacing w:after="0" w:line="360" w:lineRule="auto"/>
        <w:ind w:firstLine="2268"/>
        <w:jc w:val="both"/>
        <w:rPr>
          <w:rFonts w:ascii="Arial" w:hAnsi="Arial" w:cs="Arial"/>
          <w:sz w:val="28"/>
          <w:szCs w:val="28"/>
        </w:rPr>
      </w:pPr>
    </w:p>
    <w:p w14:paraId="43693478" w14:textId="07257024" w:rsidR="0010371B" w:rsidRDefault="00837E2C">
      <w:pPr>
        <w:spacing w:after="0" w:line="360" w:lineRule="auto"/>
        <w:ind w:firstLine="2268"/>
        <w:jc w:val="both"/>
      </w:pPr>
      <w:r>
        <w:rPr>
          <w:rFonts w:ascii="Arial" w:hAnsi="Arial" w:cs="Arial"/>
          <w:sz w:val="28"/>
          <w:szCs w:val="28"/>
        </w:rPr>
        <w:t xml:space="preserve">Apelo do autor, Erivaldo Júnior Barbosa da Silva (ID 88745768), </w:t>
      </w:r>
      <w:r w:rsidR="005B4FE5">
        <w:rPr>
          <w:rFonts w:ascii="Arial" w:hAnsi="Arial" w:cs="Arial"/>
          <w:sz w:val="28"/>
          <w:szCs w:val="28"/>
        </w:rPr>
        <w:t xml:space="preserve">em que </w:t>
      </w:r>
      <w:r>
        <w:rPr>
          <w:rFonts w:ascii="Arial" w:hAnsi="Arial" w:cs="Arial"/>
          <w:sz w:val="28"/>
          <w:szCs w:val="28"/>
        </w:rPr>
        <w:t>alega</w:t>
      </w:r>
      <w:r w:rsidR="005B4FE5">
        <w:rPr>
          <w:rFonts w:ascii="Arial" w:hAnsi="Arial" w:cs="Arial"/>
          <w:sz w:val="28"/>
          <w:szCs w:val="28"/>
        </w:rPr>
        <w:t>:</w:t>
      </w:r>
      <w:r>
        <w:rPr>
          <w:rFonts w:ascii="Arial" w:hAnsi="Arial" w:cs="Arial"/>
          <w:sz w:val="28"/>
          <w:szCs w:val="28"/>
        </w:rPr>
        <w:t xml:space="preserve"> </w:t>
      </w:r>
      <w:r>
        <w:rPr>
          <w:rFonts w:ascii="Arial" w:hAnsi="Arial" w:cs="Arial"/>
          <w:b/>
          <w:bCs/>
          <w:sz w:val="28"/>
          <w:szCs w:val="28"/>
        </w:rPr>
        <w:t>1)</w:t>
      </w:r>
      <w:r>
        <w:rPr>
          <w:rFonts w:ascii="Arial" w:hAnsi="Arial" w:cs="Arial"/>
          <w:sz w:val="28"/>
          <w:szCs w:val="28"/>
        </w:rPr>
        <w:t xml:space="preserve"> a existência de discrepância entre a taxa de juros remuneratórios contratada e a média do Banco Central, uma vez que foi pactuada em 22% ao mês (987,22% ao ano), sendo que a cobrança de valores com base em cláusula abusiva atrai a incidência da restituição em dobro do indébito; e </w:t>
      </w:r>
      <w:r>
        <w:rPr>
          <w:rFonts w:ascii="Arial" w:hAnsi="Arial" w:cs="Arial"/>
          <w:b/>
          <w:bCs/>
          <w:sz w:val="28"/>
          <w:szCs w:val="28"/>
        </w:rPr>
        <w:t>2)</w:t>
      </w:r>
      <w:r>
        <w:rPr>
          <w:rFonts w:ascii="Arial" w:hAnsi="Arial" w:cs="Arial"/>
          <w:sz w:val="28"/>
          <w:szCs w:val="28"/>
        </w:rPr>
        <w:t xml:space="preserve"> que a abusividade da taxa de juros, os descontos realizados na sua conta e a negativação de seu nome, ultrapassaram o mero dissabor e configuraram dano moral, passível de indenização.</w:t>
      </w:r>
    </w:p>
    <w:p w14:paraId="43693479" w14:textId="77777777" w:rsidR="0010371B" w:rsidRDefault="0010371B">
      <w:pPr>
        <w:spacing w:after="0" w:line="360" w:lineRule="auto"/>
        <w:ind w:firstLine="2268"/>
        <w:jc w:val="both"/>
        <w:rPr>
          <w:rFonts w:ascii="Arial" w:hAnsi="Arial" w:cs="Arial"/>
          <w:sz w:val="28"/>
          <w:szCs w:val="28"/>
        </w:rPr>
      </w:pPr>
    </w:p>
    <w:p w14:paraId="4369347A" w14:textId="6DA695CF" w:rsidR="0010371B" w:rsidRDefault="00837E2C">
      <w:pPr>
        <w:spacing w:after="0" w:line="360" w:lineRule="auto"/>
        <w:ind w:firstLine="2268"/>
        <w:jc w:val="both"/>
      </w:pPr>
      <w:r>
        <w:rPr>
          <w:rFonts w:ascii="Arial" w:hAnsi="Arial" w:cs="Arial"/>
          <w:sz w:val="28"/>
          <w:szCs w:val="28"/>
        </w:rPr>
        <w:t xml:space="preserve">Requer o provimento do recurso para que, reformando a sentença recorrida, seja declarada a abusividade da taxa de juros remuneratórios, limitando-se </w:t>
      </w:r>
      <w:del w:id="1200" w:author="Assessor GDSXSR" w:date="2026-10-31T00:15:36Z">
        <w:r>
          <w:rPr>
            <w:rFonts w:ascii="Arial" w:hAnsi="Arial" w:cs="Arial"/>
            <w:sz w:val="28"/>
            <w:szCs w:val="28"/>
          </w:rPr>
          <w:delText xml:space="preserve">a</w:delText>
        </w:r>
      </w:del>
      <w:ins w:id="1201" w:author="Assessor GDSXSR" w:date="2026-10-31T00:15:36Z">
        <w:r>
          <w:rPr>
            <w:rFonts w:ascii="Arial" w:hAnsi="Arial" w:cs="Arial"/>
            <w:color w:val="808080"/>
            <w:sz w:val="28"/>
            <w:szCs w:val="28"/>
          </w:rPr>
          <w:t xml:space="preserve">à</w:t>
        </w:r>
      </w:ins>
      <w:r>
        <w:rPr>
          <w:rFonts w:ascii="Arial" w:hAnsi="Arial" w:cs="Arial"/>
          <w:sz w:val="28"/>
          <w:szCs w:val="28"/>
        </w:rPr>
        <w:t xml:space="preserve"> taxa média de mercado, haja a restituição em dobro dos valores pagos indevidamente e a ré seja condenada ao pagamento de indenização por danos morais.</w:t>
      </w:r>
      <w:del w:id="1202" w:author="Assessor GDSXSR" w:date="2026-10-31T00:15:36Z">
        <w:r>
          <w:rPr>
            <w:rFonts w:ascii="Arial" w:hAnsi="Arial" w:cs="Arial"/>
            <w:sz w:val="28"/>
            <w:szCs w:val="28"/>
          </w:rPr>
          <w:delText xml:space="preserve"> </w:delText>
        </w:r>
      </w:del>
    </w:p>
    <w:p w14:paraId="4369347B" w14:textId="77777777" w:rsidR="0010371B" w:rsidRDefault="0010371B">
      <w:pPr>
        <w:spacing w:after="0" w:line="360" w:lineRule="auto"/>
        <w:ind w:firstLine="2268"/>
        <w:jc w:val="both"/>
        <w:rPr>
          <w:rFonts w:ascii="Arial" w:hAnsi="Arial" w:cs="Arial"/>
          <w:sz w:val="28"/>
          <w:szCs w:val="28"/>
        </w:rPr>
      </w:pPr>
    </w:p>
    <w:p w14:paraId="4369347C" w14:textId="49B1B1AA" w:rsidR="0010371B" w:rsidRDefault="00837E2C">
      <w:pPr>
        <w:spacing w:after="0" w:line="360" w:lineRule="auto"/>
        <w:ind w:firstLine="2268"/>
        <w:jc w:val="both"/>
        <w:rPr>
          <w:rFonts w:ascii="Arial" w:hAnsi="Arial" w:cs="Arial"/>
          <w:sz w:val="28"/>
          <w:szCs w:val="28"/>
        </w:rPr>
      </w:pPr>
      <w:r>
        <w:rPr>
          <w:rFonts w:ascii="Arial" w:hAnsi="Arial" w:cs="Arial"/>
          <w:sz w:val="28"/>
          <w:szCs w:val="28"/>
        </w:rPr>
        <w:t xml:space="preserve">Contrarrazões, em que a ré, Crefisa </w:t>
      </w:r>
      <w:r>
        <w:rPr>
          <w:rFonts w:ascii="Arial" w:hAnsi="Arial"/>
          <w:sz w:val="28"/>
          <w:szCs w:val="28"/>
        </w:rPr>
        <w:t xml:space="preserve">S.A. Crédito, Financiamento e Investimentos</w:t>
      </w:r>
      <w:r>
        <w:rPr>
          <w:rFonts w:ascii="Arial" w:hAnsi="Arial" w:cs="Arial"/>
          <w:sz w:val="28"/>
          <w:szCs w:val="28"/>
        </w:rPr>
        <w:t xml:space="preserve"> (ID 88745772), alega, em preliminar, a inépcia recursal por ausência de impugnação aos fundamentos da </w:t>
      </w:r>
      <w:r>
        <w:rPr>
          <w:rFonts w:ascii="Arial" w:hAnsi="Arial" w:cs="Arial"/>
          <w:sz w:val="28"/>
          <w:szCs w:val="28"/>
        </w:rPr>
        <w:t xml:space="preserve">sentença. No mérito, argumenta que</w:t>
      </w:r>
      <w:r>
        <w:rPr>
          <w:rFonts w:ascii="Arial" w:hAnsi="Arial" w:cs="Arial"/>
          <w:sz w:val="28"/>
          <w:szCs w:val="28"/>
        </w:rPr>
        <w:t xml:space="preserve">: </w:t>
      </w:r>
      <w:r>
        <w:rPr>
          <w:rFonts w:ascii="Arial" w:hAnsi="Arial" w:cs="Arial"/>
          <w:b/>
          <w:bCs/>
          <w:sz w:val="28"/>
          <w:szCs w:val="28"/>
        </w:rPr>
        <w:t xml:space="preserve">1)</w:t>
      </w:r>
      <w:r>
        <w:rPr>
          <w:rFonts w:ascii="Arial" w:hAnsi="Arial" w:cs="Arial"/>
          <w:sz w:val="28"/>
          <w:szCs w:val="28"/>
        </w:rPr>
        <w:t xml:space="preserve"> só existe a revisão das taxas de juros remuneratórios em situações excepcionais e que não se </w:t>
      </w:r>
      <w:del w:id="1203" w:author="Assessor GDSXSR" w:date="2026-10-31T00:15:36Z">
        <w:r>
          <w:rPr>
            <w:rFonts w:ascii="Arial" w:hAnsi="Arial" w:cs="Arial"/>
            <w:sz w:val="28"/>
            <w:szCs w:val="28"/>
          </w:rPr>
          <w:delText xml:space="preserve">usa</w:delText>
        </w:r>
      </w:del>
      <w:ins w:id="1204" w:author="Assessor GDSXSR" w:date="2026-10-31T00:15:36Z">
        <w:r>
          <w:rPr>
            <w:rFonts w:ascii="Arial" w:hAnsi="Arial" w:cs="Arial"/>
            <w:color w:val="808080"/>
            <w:sz w:val="28"/>
            <w:szCs w:val="28"/>
          </w:rPr>
          <w:t xml:space="preserve">usam</w:t>
        </w:r>
      </w:ins>
      <w:r>
        <w:rPr>
          <w:rFonts w:ascii="Arial" w:hAnsi="Arial" w:cs="Arial"/>
          <w:sz w:val="28"/>
          <w:szCs w:val="28"/>
        </w:rPr>
        <w:t xml:space="preserve"> as taxas divulgadas pelo Banco Central como parâmetro único para a indicação da prática de juros abusivos; </w:t>
      </w:r>
      <w:r>
        <w:rPr>
          <w:rFonts w:ascii="Arial" w:hAnsi="Arial" w:cs="Arial"/>
          <w:b/>
          <w:bCs/>
          <w:sz w:val="28"/>
          <w:szCs w:val="28"/>
        </w:rPr>
        <w:t xml:space="preserve">2)</w:t>
      </w:r>
      <w:r>
        <w:rPr>
          <w:rFonts w:ascii="Arial" w:hAnsi="Arial" w:cs="Arial"/>
          <w:sz w:val="28"/>
          <w:szCs w:val="28"/>
        </w:rPr>
        <w:t xml:space="preserve"> presta empréstimo a pessoas físicas que possuem dificuldades de acesso ao crédito no mercado, havendo um índice maior de risco individual; </w:t>
      </w:r>
      <w:r>
        <w:rPr>
          <w:rFonts w:ascii="Arial" w:hAnsi="Arial" w:cs="Arial"/>
          <w:b/>
          <w:bCs/>
          <w:sz w:val="28"/>
          <w:szCs w:val="28"/>
        </w:rPr>
        <w:t xml:space="preserve">3)</w:t>
      </w:r>
      <w:r>
        <w:rPr>
          <w:rFonts w:ascii="Arial" w:hAnsi="Arial" w:cs="Arial"/>
          <w:sz w:val="28"/>
          <w:szCs w:val="28"/>
        </w:rPr>
        <w:t xml:space="preserve"> a repetição em dobro do indébito pressupõe tanto a existência de pagamento indevido quanto a má-fé do credor, o que não ocorreu no presente caso; e </w:t>
      </w:r>
      <w:r>
        <w:rPr>
          <w:rFonts w:ascii="Arial" w:hAnsi="Arial" w:cs="Arial"/>
          <w:b/>
          <w:bCs/>
          <w:sz w:val="28"/>
          <w:szCs w:val="28"/>
        </w:rPr>
        <w:t xml:space="preserve">4)</w:t>
      </w:r>
      <w:r>
        <w:rPr>
          <w:rFonts w:ascii="Arial" w:hAnsi="Arial" w:cs="Arial"/>
          <w:sz w:val="28"/>
          <w:szCs w:val="28"/>
        </w:rPr>
        <w:t xml:space="preserve"> não houve prática de ato ilícito, nem demonstração da existência de danos que </w:t>
      </w:r>
      <w:del w:id="1205" w:author="Assessor GDSXSR" w:date="2026-10-31T00:15:36Z">
        <w:r>
          <w:rPr>
            <w:rFonts w:ascii="Arial" w:hAnsi="Arial" w:cs="Arial"/>
            <w:sz w:val="28"/>
            <w:szCs w:val="28"/>
          </w:rPr>
          <w:delText xml:space="preserve">justificasse</w:delText>
        </w:r>
      </w:del>
      <w:ins w:id="1206" w:author="Assessor GDSXSR" w:date="2026-10-31T00:15:36Z">
        <w:r>
          <w:rPr>
            <w:rFonts w:ascii="Arial" w:hAnsi="Arial" w:cs="Arial"/>
            <w:color w:val="808080"/>
            <w:sz w:val="28"/>
            <w:szCs w:val="28"/>
          </w:rPr>
          <w:t xml:space="preserve">justificassem</w:t>
        </w:r>
      </w:ins>
      <w:r>
        <w:rPr>
          <w:rFonts w:ascii="Arial" w:hAnsi="Arial" w:cs="Arial"/>
          <w:sz w:val="28"/>
          <w:szCs w:val="28"/>
        </w:rPr>
        <w:t xml:space="preserve"> indenização por danos morais.</w:t>
      </w:r>
    </w:p>
    <w:p w14:paraId="3FB28C7E" w14:textId="77777777" w:rsidR="0076710D" w:rsidRDefault="0076710D">
      <w:pPr>
        <w:spacing w:after="0" w:line="360" w:lineRule="auto"/>
        <w:ind w:firstLine="2268"/>
        <w:jc w:val="both"/>
        <w:rPr>
          <w:rFonts w:ascii="Arial" w:hAnsi="Arial" w:cs="Arial"/>
          <w:sz w:val="28"/>
          <w:szCs w:val="28"/>
        </w:rPr>
      </w:pPr>
    </w:p>
    <w:p w14:paraId="2CF143B3" w14:textId="3796A246" w:rsidR="0076710D" w:rsidRPr="005A7143" w:rsidRDefault="0076710D" w:rsidP="0076710D">
      <w:pPr>
        <w:spacing w:after="0" w:line="360" w:lineRule="auto"/>
        <w:ind w:firstLine="2268"/>
        <w:jc w:val="both"/>
        <w:rPr>
          <w:rFonts w:ascii="Arial" w:hAnsi="Arial" w:cs="Arial"/>
          <w:sz w:val="28"/>
          <w:szCs w:val="28"/>
          <w:u w:val="single"/>
        </w:rPr>
      </w:pPr>
      <w:commentRangeStart w:id="4"/>
      <w:del w:id="1207" w:author="Assessor GDSXSR" w:date="2026-10-31T00:15:36Z">
        <w:r>
          <w:rPr>
            <w:rFonts w:ascii="Arial" w:hAnsi="Arial" w:cs="Arial"/>
            <w:sz w:val="28"/>
            <w:szCs w:val="28"/>
            <w:highlight w:val="yellow"/>
          </w:rPr>
          <w:delText xml:space="preserve">Intimada</w:delText>
        </w:r>
      </w:del>
      <w:ins w:id="1208" w:author="Assessor GDSXSR" w:date="2026-10-31T00:15:36Z">
        <w:commentRangeStart w:id="9"/>
        <w:r>
          <w:rPr>
            <w:rFonts w:ascii="Arial" w:hAnsi="Arial" w:cs="Arial"/>
            <w:color w:val="808080"/>
            <w:sz w:val="28"/>
            <w:szCs w:val="28"/>
            <w:u w:val="none"/>
            <w:rPrChange w:id="1732" w:author="Assessor GDSXSR" w:date="2026-10-31T00:15:36Z">
              <w:rPr>
                <w:rFonts w:ascii="Arial" w:hAnsi="Arial" w:cs="Arial"/>
                <w:color w:val="808080"/>
                <w:sz w:val="28"/>
                <w:szCs w:val="28"/>
                <w:highlight w:val="yellow"/>
              </w:rPr>
            </w:rPrChange>
          </w:rPr>
          <w:t xml:space="preserve">A parte apelante foi intimada</w:t>
        </w:r>
      </w:ins>
      <w:r>
        <w:rPr>
          <w:rFonts w:ascii="Arial" w:hAnsi="Arial" w:cs="Arial"/>
          <w:sz w:val="28"/>
          <w:szCs w:val="28"/>
          <w:u w:val="none"/>
          <w:rPrChange w:id="1733" w:author="Assessor GDSXSR" w:date="2026-10-31T00:15:36Z">
            <w:rPr>
              <w:rFonts w:ascii="Arial" w:hAnsi="Arial" w:cs="Arial"/>
              <w:sz w:val="28"/>
              <w:szCs w:val="28"/>
              <w:highlight w:val="yellow"/>
            </w:rPr>
          </w:rPrChange>
        </w:rPr>
        <w:t xml:space="preserve"> sobre a preliminar suscitada em contrarrazões (ID </w:t>
      </w:r>
      <w:del w:id="1209" w:author="Assessor GDSXSR" w:date="2026-10-31T00:15:36Z">
        <w:r>
          <w:rPr>
            <w:rFonts w:ascii="Arial" w:hAnsi="Arial" w:cs="Arial"/>
            <w:sz w:val="28"/>
            <w:szCs w:val="28"/>
            <w:highlight w:val="yellow"/>
          </w:rPr>
          <w:delText xml:space="preserve">xxx</w:delText>
        </w:r>
      </w:del>
      <w:ins w:id="1210" w:author="Assessor GDSXSR" w:date="2026-10-31T00:15:36Z">
        <w:r>
          <w:rPr>
            <w:rFonts w:ascii="Arial" w:hAnsi="Arial" w:cs="Arial"/>
            <w:color w:val="808080"/>
            <w:sz w:val="28"/>
            <w:szCs w:val="28"/>
            <w:u w:val="none"/>
            <w:rPrChange w:id="1734" w:author="Assessor GDSXSR" w:date="2026-10-31T00:15:36Z">
              <w:rPr>
                <w:rFonts w:ascii="Arial" w:hAnsi="Arial" w:cs="Arial"/>
                <w:color w:val="808080"/>
                <w:sz w:val="28"/>
                <w:szCs w:val="28"/>
                <w:highlight w:val="yellow"/>
              </w:rPr>
            </w:rPrChange>
          </w:rPr>
          <w:t xml:space="preserve">89231314</w:t>
        </w:r>
      </w:ins>
      <w:r>
        <w:rPr>
          <w:rFonts w:ascii="Arial" w:hAnsi="Arial" w:cs="Arial"/>
          <w:sz w:val="28"/>
          <w:szCs w:val="28"/>
          <w:u w:val="none"/>
          <w:rPrChange w:id="1735" w:author="Assessor GDSXSR" w:date="2026-10-31T00:15:36Z">
            <w:rPr>
              <w:rFonts w:ascii="Arial" w:hAnsi="Arial" w:cs="Arial"/>
              <w:sz w:val="28"/>
              <w:szCs w:val="28"/>
              <w:highlight w:val="yellow"/>
            </w:rPr>
          </w:rPrChange>
        </w:rPr>
        <w:t xml:space="preserve">)</w:t>
      </w:r>
      <w:del w:id="1211" w:author="Assessor GDSXSR" w:date="2026-10-31T00:15:36Z">
        <w:r>
          <w:rPr>
            <w:rFonts w:ascii="Arial" w:hAnsi="Arial" w:cs="Arial"/>
            <w:sz w:val="28"/>
            <w:szCs w:val="28"/>
            <w:highlight w:val="yellow"/>
          </w:rPr>
          <w:delText xml:space="preserve">,</w:delText>
        </w:r>
      </w:del>
      <w:ins w:id="1212" w:author="Assessor GDSXSR" w:date="2026-10-31T00:15:36Z">
        <w:r>
          <w:rPr>
            <w:rFonts w:ascii="Arial" w:hAnsi="Arial" w:cs="Arial"/>
            <w:color w:val="808080"/>
            <w:sz w:val="28"/>
            <w:szCs w:val="28"/>
            <w:u w:val="none"/>
            <w:rPrChange w:id="1736" w:author="Assessor GDSXSR" w:date="2026-10-31T00:15:36Z">
              <w:rPr>
                <w:rFonts w:ascii="Arial" w:hAnsi="Arial" w:cs="Arial"/>
                <w:color w:val="808080"/>
                <w:sz w:val="28"/>
                <w:szCs w:val="28"/>
                <w:highlight w:val="yellow"/>
              </w:rPr>
            </w:rPrChange>
          </w:rPr>
          <w:t xml:space="preserve">.</w:t>
        </w:r>
      </w:ins>
      <w:r>
        <w:rPr>
          <w:rFonts w:ascii="Arial" w:hAnsi="Arial" w:cs="Arial"/>
          <w:sz w:val="28"/>
          <w:szCs w:val="28"/>
          <w:u w:val="none"/>
          <w:rPrChange w:id="1737" w:author="Assessor GDSXSR" w:date="2026-10-31T00:15:36Z">
            <w:rPr>
              <w:rFonts w:ascii="Arial" w:hAnsi="Arial" w:cs="Arial"/>
              <w:sz w:val="28"/>
              <w:szCs w:val="28"/>
              <w:highlight w:val="yellow"/>
            </w:rPr>
          </w:rPrChange>
        </w:rPr>
        <w:t xml:space="preserve"> </w:t>
      </w:r>
      <w:del w:id="1213" w:author="Assessor GDSXSR" w:date="2026-10-31T00:15:36Z">
        <w:r>
          <w:rPr>
            <w:rFonts w:ascii="Arial" w:hAnsi="Arial" w:cs="Arial"/>
            <w:sz w:val="28"/>
            <w:szCs w:val="28"/>
            <w:highlight w:val="yellow"/>
          </w:rPr>
          <w:delText xml:space="preserve">a parte apelante </w:delText>
        </w:r>
        <w:r>
          <w:rPr>
            <w:rFonts w:ascii="Arial" w:hAnsi="Arial" w:cs="Arial"/>
            <w:sz w:val="28"/>
            <w:szCs w:val="28"/>
            <w:highlight w:val="yellow"/>
            <w:u w:val="single"/>
          </w:rPr>
          <w:delText xml:space="preserve">manifestou</w:delText>
        </w:r>
      </w:del>
      <w:ins w:id="1214" w:author="Assessor GDSXSR" w:date="2026-10-31T00:15:36Z">
        <w:r>
          <w:rPr>
            <w:rFonts w:ascii="Arial" w:hAnsi="Arial" w:cs="Arial"/>
            <w:color w:val="808080"/>
            <w:sz w:val="28"/>
            <w:szCs w:val="28"/>
            <w:u w:val="none"/>
            <w:rPrChange w:id="1738" w:author="Assessor GDSXSR" w:date="2026-10-31T00:15:36Z">
              <w:rPr>
                <w:rFonts w:ascii="Arial" w:hAnsi="Arial" w:cs="Arial"/>
                <w:color w:val="808080"/>
                <w:sz w:val="28"/>
                <w:szCs w:val="28"/>
                <w:highlight w:val="yellow"/>
              </w:rPr>
            </w:rPrChange>
          </w:rPr>
          <w:t xml:space="preserve">Manifestou</w:t>
        </w:r>
      </w:ins>
      <w:r>
        <w:rPr>
          <w:rFonts w:ascii="Arial" w:hAnsi="Arial" w:cs="Arial"/>
          <w:sz w:val="28"/>
          <w:szCs w:val="28"/>
          <w:u w:val="none"/>
          <w:rPrChange w:id="1739" w:author="Assessor GDSXSR" w:date="2026-10-31T00:15:36Z">
            <w:rPr>
              <w:rFonts w:ascii="Arial" w:hAnsi="Arial" w:cs="Arial"/>
              <w:sz w:val="28"/>
              <w:szCs w:val="28"/>
              <w:highlight w:val="yellow"/>
              <w:u w:val="single"/>
            </w:rPr>
          </w:rPrChange>
        </w:rPr>
        <w:t xml:space="preserve">-se</w:t>
      </w:r>
      <w:del w:id="1215" w:author="Assessor GDSXSR" w:date="2026-10-31T00:15:36Z">
        <w:r>
          <w:rPr>
            <w:rFonts w:ascii="Arial" w:hAnsi="Arial" w:cs="Arial"/>
            <w:sz w:val="28"/>
            <w:szCs w:val="28"/>
            <w:highlight w:val="yellow"/>
            <w:u w:val="single"/>
          </w:rPr>
          <w:delText xml:space="preserve"> pugnando</w:delText>
        </w:r>
      </w:del>
      <w:r>
        <w:rPr>
          <w:rFonts w:ascii="Arial" w:hAnsi="Arial" w:cs="Arial"/>
          <w:sz w:val="28"/>
          <w:szCs w:val="28"/>
          <w:u w:val="none"/>
          <w:rPrChange w:id="1740" w:author="Assessor GDSXSR" w:date="2026-10-31T00:15:36Z">
            <w:rPr>
              <w:rFonts w:ascii="Arial" w:hAnsi="Arial" w:cs="Arial"/>
              <w:sz w:val="28"/>
              <w:szCs w:val="28"/>
              <w:highlight w:val="yellow"/>
              <w:u w:val="single"/>
            </w:rPr>
          </w:rPrChange>
        </w:rPr>
        <w:t xml:space="preserve"> pel</w:t>
      </w:r>
      <w:r>
        <w:rPr>
          <w:rFonts w:ascii="Arial" w:hAnsi="Arial" w:cs="Arial"/>
          <w:sz w:val="28"/>
          <w:szCs w:val="28"/>
          <w:u w:val="none"/>
          <w:rPrChange w:id="1741" w:author="Assessor GDSXSR" w:date="2026-10-31T00:15:36Z">
            <w:rPr>
              <w:rFonts w:ascii="Arial" w:hAnsi="Arial" w:cs="Arial"/>
              <w:sz w:val="28"/>
              <w:szCs w:val="28"/>
              <w:highlight w:val="yellow"/>
              <w:u w:val="single"/>
            </w:rPr>
          </w:rPrChange>
        </w:rPr>
        <w:t xml:space="preserve">a</w:t>
      </w:r>
      <w:r>
        <w:rPr>
          <w:rFonts w:ascii="Arial" w:hAnsi="Arial" w:cs="Arial"/>
          <w:sz w:val="28"/>
          <w:szCs w:val="28"/>
          <w:u w:val="none"/>
          <w:rPrChange w:id="1742" w:author="Assessor GDSXSR" w:date="2026-10-31T00:15:36Z">
            <w:rPr>
              <w:rFonts w:ascii="Arial" w:hAnsi="Arial" w:cs="Arial"/>
              <w:sz w:val="28"/>
              <w:szCs w:val="28"/>
              <w:highlight w:val="yellow"/>
              <w:u w:val="single"/>
            </w:rPr>
          </w:rPrChange>
        </w:rPr>
        <w:t xml:space="preserve"> sua rejeição (ID </w:t>
      </w:r>
      <w:del w:id="1216" w:author="Assessor GDSXSR" w:date="2026-10-31T00:15:36Z">
        <w:r>
          <w:rPr>
            <w:rFonts w:ascii="Arial" w:hAnsi="Arial" w:cs="Arial"/>
            <w:sz w:val="28"/>
            <w:szCs w:val="28"/>
            <w:highlight w:val="yellow"/>
            <w:u w:val="single"/>
          </w:rPr>
          <w:delText xml:space="preserve">xxx</w:delText>
        </w:r>
      </w:del>
      <w:ins w:id="1217" w:author="Assessor GDSXSR" w:date="2026-10-31T00:15:36Z">
        <w:r>
          <w:rPr>
            <w:rFonts w:ascii="Arial" w:hAnsi="Arial" w:cs="Arial"/>
            <w:color w:val="808080"/>
            <w:sz w:val="28"/>
            <w:szCs w:val="28"/>
            <w:u w:val="none"/>
            <w:rPrChange w:id="1743" w:author="Assessor GDSXSR" w:date="2026-10-31T00:15:36Z">
              <w:rPr>
                <w:rFonts w:ascii="Arial" w:hAnsi="Arial" w:cs="Arial"/>
                <w:color w:val="808080"/>
                <w:sz w:val="28"/>
                <w:szCs w:val="28"/>
                <w:highlight w:val="yellow"/>
                <w:u w:val="single"/>
              </w:rPr>
            </w:rPrChange>
          </w:rPr>
          <w:t xml:space="preserve">90133718</w:t>
        </w:r>
      </w:ins>
      <w:r>
        <w:rPr>
          <w:rFonts w:ascii="Arial" w:hAnsi="Arial" w:cs="Arial"/>
          <w:sz w:val="28"/>
          <w:szCs w:val="28"/>
          <w:u w:val="none"/>
          <w:rPrChange w:id="1744" w:author="Assessor GDSXSR" w:date="2026-10-31T00:15:36Z">
            <w:rPr>
              <w:rFonts w:ascii="Arial" w:hAnsi="Arial" w:cs="Arial"/>
              <w:sz w:val="28"/>
              <w:szCs w:val="28"/>
              <w:highlight w:val="yellow"/>
              <w:u w:val="single"/>
            </w:rPr>
          </w:rPrChange>
        </w:rPr>
        <w:t xml:space="preserve">).</w:t>
      </w:r>
      <w:commentRangeEnd w:id="9"/>
      <w:r>
        <w:rPr>
          <w:rStyle w:val="CommentReference"/>
        </w:rPr>
        <w:commentReference w:id="9"/>
      </w:r>
      <w:commentRangeEnd w:id="4"/>
      <w:r w:rsidR="009B11C8" w:rsidRPr="005A7143">
        <w:rPr>
          <w:rStyle w:val="Refdecomentrio"/>
          <w:rFonts w:ascii="Arial" w:hAnsi="Arial" w:cs="Arial"/>
          <w:sz w:val="28"/>
          <w:szCs w:val="28"/>
          <w:highlight w:val="yellow"/>
          <w:u w:val="single"/>
        </w:rPr>
        <w:commentReference w:id="4"/>
      </w:r>
    </w:p>
    <w:p w14:paraId="3EBEE6A5" w14:textId="77777777" w:rsidR="0076710D" w:rsidRPr="005A7143" w:rsidRDefault="0076710D" w:rsidP="0076710D">
      <w:pPr>
        <w:spacing w:after="0" w:line="360" w:lineRule="auto"/>
        <w:jc w:val="both"/>
        <w:rPr>
          <w:rFonts w:ascii="Arial" w:hAnsi="Arial" w:cs="Arial"/>
          <w:sz w:val="28"/>
          <w:szCs w:val="28"/>
          <w:u w:val="single"/>
        </w:rPr>
      </w:pPr>
    </w:p>
    <w:p w14:paraId="3CA31FC2" w14:textId="77777777" w:rsidR="0076710D" w:rsidRDefault="0076710D" w:rsidP="0076710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7124D44B" w14:textId="77777777" w:rsidR="0076710D" w:rsidRDefault="0076710D">
      <w:pPr>
        <w:spacing w:after="0" w:line="360" w:lineRule="auto"/>
        <w:ind w:firstLine="2268"/>
        <w:jc w:val="both"/>
      </w:pPr>
    </w:p>
    <w:p w14:paraId="4369347D" w14:textId="77777777" w:rsidR="0010371B" w:rsidRDefault="0010371B">
      <w:pPr>
        <w:spacing w:after="0" w:line="360" w:lineRule="auto"/>
        <w:ind w:firstLine="2268"/>
        <w:jc w:val="both"/>
        <w:rPr>
          <w:rFonts w:ascii="Arial" w:hAnsi="Arial" w:cs="Arial"/>
          <w:b/>
          <w:bCs/>
          <w:sz w:val="24"/>
          <w:szCs w:val="24"/>
        </w:rPr>
      </w:pPr>
    </w:p>
    <w:p w14:paraId="4369347F" w14:textId="77777777" w:rsidR="0010371B" w:rsidRDefault="0010371B" w:rsidP="005A7143">
      <w:pPr>
        <w:spacing w:after="0" w:line="360" w:lineRule="auto"/>
        <w:jc w:val="both"/>
        <w:rPr>
          <w:rFonts w:ascii="Arial" w:hAnsi="Arial" w:cs="Arial"/>
          <w:sz w:val="28"/>
          <w:szCs w:val="28"/>
        </w:rPr>
      </w:pPr>
    </w:p>
    <w:p w14:paraId="43693480" w14:textId="77777777" w:rsidR="0010371B" w:rsidRDefault="0010371B">
      <w:pPr>
        <w:spacing w:after="0" w:line="360" w:lineRule="auto"/>
        <w:ind w:firstLine="2268"/>
        <w:jc w:val="both"/>
        <w:rPr>
          <w:rFonts w:ascii="Arial" w:hAnsi="Arial" w:cs="Arial"/>
          <w:sz w:val="28"/>
          <w:szCs w:val="28"/>
        </w:rPr>
      </w:pPr>
    </w:p>
    <w:p w14:paraId="43693481" w14:textId="77777777" w:rsidR="0010371B" w:rsidRDefault="0010371B">
      <w:pPr>
        <w:spacing w:after="0" w:line="360" w:lineRule="auto"/>
        <w:ind w:firstLine="2268"/>
        <w:jc w:val="both"/>
        <w:rPr>
          <w:rFonts w:ascii="Arial" w:hAnsi="Arial" w:cs="Arial"/>
          <w:sz w:val="28"/>
          <w:szCs w:val="28"/>
        </w:rPr>
      </w:pPr>
    </w:p>
    <w:p w14:paraId="43693482" w14:textId="77777777" w:rsidR="0010371B" w:rsidRDefault="0010371B">
      <w:pPr>
        <w:spacing w:after="0" w:line="360" w:lineRule="auto"/>
        <w:ind w:firstLine="2268"/>
        <w:jc w:val="both"/>
        <w:rPr>
          <w:rFonts w:ascii="Arial" w:hAnsi="Arial" w:cs="Arial"/>
          <w:sz w:val="28"/>
          <w:szCs w:val="28"/>
        </w:rPr>
      </w:pPr>
    </w:p>
    <w:p w14:paraId="43693483" w14:textId="77777777" w:rsidR="0010371B" w:rsidRDefault="0010371B">
      <w:pPr>
        <w:spacing w:after="0" w:line="360" w:lineRule="auto"/>
        <w:ind w:firstLine="2268"/>
        <w:jc w:val="both"/>
        <w:rPr>
          <w:rFonts w:ascii="Arial" w:hAnsi="Arial" w:cs="Arial"/>
          <w:sz w:val="28"/>
          <w:szCs w:val="28"/>
        </w:rPr>
      </w:pPr>
    </w:p>
    <w:p w14:paraId="43693484" w14:textId="77777777" w:rsidR="0010371B" w:rsidRDefault="0010371B">
      <w:pPr>
        <w:spacing w:after="0" w:line="360" w:lineRule="auto"/>
        <w:ind w:firstLine="2268"/>
        <w:jc w:val="both"/>
        <w:rPr>
          <w:rFonts w:ascii="Arial" w:hAnsi="Arial" w:cs="Arial"/>
          <w:sz w:val="28"/>
          <w:szCs w:val="28"/>
        </w:rPr>
      </w:pPr>
    </w:p>
    <w:p w14:paraId="43693485" w14:textId="77777777" w:rsidR="0010371B" w:rsidRDefault="0010371B">
      <w:pPr>
        <w:spacing w:after="0" w:line="360" w:lineRule="auto"/>
        <w:ind w:firstLine="2268"/>
        <w:jc w:val="both"/>
        <w:rPr>
          <w:rFonts w:ascii="Arial" w:hAnsi="Arial" w:cs="Arial"/>
          <w:sz w:val="28"/>
          <w:szCs w:val="28"/>
        </w:rPr>
      </w:pPr>
    </w:p>
    <w:p w14:paraId="43693486" w14:textId="77777777" w:rsidR="0010371B" w:rsidRDefault="0010371B">
      <w:pPr>
        <w:spacing w:after="0" w:line="360" w:lineRule="auto"/>
        <w:ind w:firstLine="2268"/>
        <w:jc w:val="both"/>
        <w:rPr>
          <w:rFonts w:ascii="Arial" w:hAnsi="Arial" w:cs="Arial"/>
          <w:sz w:val="28"/>
          <w:szCs w:val="28"/>
        </w:rPr>
      </w:pPr>
    </w:p>
    <w:p w14:paraId="43693487" w14:textId="77777777" w:rsidR="0010371B" w:rsidRDefault="0010371B">
      <w:pPr>
        <w:spacing w:after="0" w:line="360" w:lineRule="auto"/>
        <w:ind w:firstLine="2268"/>
        <w:jc w:val="both"/>
        <w:rPr>
          <w:rFonts w:ascii="Arial" w:hAnsi="Arial" w:cs="Arial"/>
          <w:sz w:val="28"/>
          <w:szCs w:val="28"/>
        </w:rPr>
      </w:pPr>
    </w:p>
    <w:p w14:paraId="43693488" w14:textId="77777777" w:rsidR="0010371B" w:rsidRDefault="0010371B">
      <w:pPr>
        <w:spacing w:after="0" w:line="360" w:lineRule="auto"/>
        <w:ind w:firstLine="2268"/>
        <w:jc w:val="both"/>
        <w:rPr>
          <w:rFonts w:ascii="Arial" w:hAnsi="Arial" w:cs="Arial"/>
          <w:sz w:val="28"/>
          <w:szCs w:val="28"/>
        </w:rPr>
      </w:pPr>
    </w:p>
    <w:p w14:paraId="46673EAA" w14:textId="77777777" w:rsidR="008A61F1" w:rsidRDefault="008A61F1" w:rsidP="005A7143">
      <w:pPr>
        <w:spacing w:after="0" w:line="360" w:lineRule="auto"/>
        <w:jc w:val="both"/>
        <w:rPr>
          <w:rFonts w:ascii="Arial" w:hAnsi="Arial" w:cs="Arial"/>
          <w:sz w:val="28"/>
          <w:szCs w:val="28"/>
        </w:rPr>
      </w:pPr>
    </w:p>
    <w:p w14:paraId="4369348B" w14:textId="77777777" w:rsidR="0010371B" w:rsidRDefault="00837E2C">
      <w:pPr>
        <w:spacing w:after="0" w:line="360" w:lineRule="auto"/>
        <w:jc w:val="center"/>
      </w:pPr>
      <w:r>
        <w:rPr>
          <w:rFonts w:ascii="Arial" w:hAnsi="Arial" w:cs="Arial"/>
          <w:b/>
          <w:bCs/>
          <w:sz w:val="28"/>
          <w:szCs w:val="28"/>
        </w:rPr>
        <w:lastRenderedPageBreak/>
        <w:t>VOTO</w:t>
      </w:r>
    </w:p>
    <w:p w14:paraId="4369348C" w14:textId="77777777" w:rsidR="0010371B" w:rsidRDefault="0010371B">
      <w:pPr>
        <w:spacing w:after="0" w:line="360" w:lineRule="auto"/>
        <w:ind w:firstLine="2268"/>
        <w:jc w:val="both"/>
        <w:rPr>
          <w:rFonts w:ascii="Arial" w:hAnsi="Arial" w:cs="Arial"/>
          <w:sz w:val="28"/>
          <w:szCs w:val="28"/>
        </w:rPr>
      </w:pPr>
    </w:p>
    <w:p w14:paraId="4369348D" w14:textId="77777777" w:rsidR="0010371B" w:rsidRDefault="00837E2C">
      <w:pPr>
        <w:spacing w:after="0" w:line="360" w:lineRule="auto"/>
        <w:jc w:val="both"/>
        <w:rPr>
          <w:rFonts w:ascii="Arial" w:hAnsi="Arial" w:cs="Arial"/>
          <w:b/>
          <w:bCs/>
          <w:sz w:val="28"/>
          <w:szCs w:val="28"/>
        </w:rPr>
      </w:pPr>
      <w:r>
        <w:rPr>
          <w:rFonts w:ascii="Arial" w:hAnsi="Arial" w:cs="Arial"/>
          <w:b/>
          <w:bCs/>
          <w:sz w:val="28"/>
          <w:szCs w:val="28"/>
        </w:rPr>
        <w:t>O Senhor Desembargador SÉRGIO ROCHA – Relator.</w:t>
      </w:r>
    </w:p>
    <w:p w14:paraId="4369348E" w14:textId="77777777" w:rsidR="0010371B" w:rsidRDefault="0010371B">
      <w:pPr>
        <w:spacing w:after="0" w:line="360" w:lineRule="auto"/>
        <w:ind w:firstLine="2268"/>
        <w:jc w:val="both"/>
        <w:rPr>
          <w:rFonts w:ascii="Arial" w:hAnsi="Arial" w:cs="Arial"/>
          <w:sz w:val="28"/>
          <w:szCs w:val="28"/>
        </w:rPr>
      </w:pPr>
    </w:p>
    <w:p w14:paraId="4369348F" w14:textId="77777777" w:rsidR="0010371B" w:rsidRDefault="00837E2C">
      <w:pPr>
        <w:spacing w:after="0" w:line="360" w:lineRule="auto"/>
        <w:ind w:firstLine="2268"/>
        <w:jc w:val="both"/>
      </w:pPr>
      <w:commentRangeStart w:id="8"/>
      <w:r>
        <w:rPr>
          <w:rFonts w:ascii="Arial" w:hAnsi="Arial" w:cs="Arial"/>
          <w:sz w:val="28"/>
          <w:szCs w:val="28"/>
        </w:rPr>
        <w:t xml:space="preserve">Ação ajuizada em 06/11/2025. Sentença proferida em </w:t>
      </w:r>
      <w:del w:id="1218" w:author="Assessor GDSXSR" w:date="2026-10-31T00:15:36Z">
        <w:r>
          <w:rPr>
            <w:rFonts w:ascii="Arial" w:hAnsi="Arial" w:cs="Arial"/>
            <w:sz w:val="28"/>
            <w:szCs w:val="28"/>
          </w:rPr>
          <w:delText xml:space="preserve">12</w:delText>
        </w:r>
      </w:del>
      <w:ins w:id="1219" w:author="Assessor GDSXSR" w:date="2026-10-31T00:15:36Z">
        <w:r>
          <w:rPr>
            <w:rFonts w:ascii="Arial" w:hAnsi="Arial" w:cs="Arial"/>
            <w:color w:val="808080"/>
            <w:sz w:val="28"/>
            <w:szCs w:val="28"/>
          </w:rPr>
          <w:t xml:space="preserve">02</w:t>
        </w:r>
      </w:ins>
      <w:r>
        <w:rPr>
          <w:rFonts w:ascii="Arial" w:hAnsi="Arial" w:cs="Arial"/>
          <w:sz w:val="28"/>
          <w:szCs w:val="28"/>
        </w:rPr>
        <w:t xml:space="preserve">/06/2026. Apelo </w:t>
      </w:r>
      <w:del w:id="1220" w:author="Assessor GDSXSR" w:date="2026-10-31T00:15:36Z">
        <w:r>
          <w:rPr>
            <w:rFonts w:ascii="Arial" w:hAnsi="Arial" w:cs="Arial"/>
            <w:sz w:val="28"/>
            <w:szCs w:val="28"/>
          </w:rPr>
          <w:delText xml:space="preserve">do autor </w:delText>
        </w:r>
      </w:del>
      <w:r>
        <w:rPr>
          <w:rFonts w:ascii="Arial" w:hAnsi="Arial" w:cs="Arial"/>
          <w:sz w:val="28"/>
          <w:szCs w:val="28"/>
        </w:rPr>
        <w:t xml:space="preserve">interposto em </w:t>
      </w:r>
      <w:del w:id="1221" w:author="Assessor GDSXSR" w:date="2026-10-31T00:15:36Z">
        <w:r>
          <w:rPr>
            <w:rFonts w:ascii="Arial" w:hAnsi="Arial" w:cs="Arial"/>
            <w:sz w:val="28"/>
            <w:szCs w:val="28"/>
          </w:rPr>
          <w:delText xml:space="preserve">06</w:delText>
        </w:r>
      </w:del>
      <w:ins w:id="1222" w:author="Assessor GDSXSR" w:date="2026-10-31T00:15:36Z">
        <w:r>
          <w:rPr>
            <w:rFonts w:ascii="Arial" w:hAnsi="Arial" w:cs="Arial"/>
            <w:color w:val="808080"/>
            <w:sz w:val="28"/>
            <w:szCs w:val="28"/>
          </w:rPr>
          <w:t xml:space="preserve">30</w:t>
        </w:r>
      </w:ins>
      <w:r>
        <w:rPr>
          <w:rFonts w:ascii="Arial" w:hAnsi="Arial" w:cs="Arial"/>
          <w:sz w:val="28"/>
          <w:szCs w:val="28"/>
        </w:rPr>
        <w:t xml:space="preserve">/06/2026. Valor da causa: R$ 8.646,94.</w:t>
      </w:r>
      <w:commentRangeEnd w:id="8"/>
      <w:r>
        <w:rPr>
          <w:rStyle w:val="CommentReference"/>
        </w:rPr>
        <w:commentReference w:id="8"/>
      </w:r>
    </w:p>
    <w:p w14:paraId="43693490" w14:textId="77777777" w:rsidR="0010371B" w:rsidRDefault="0010371B">
      <w:pPr>
        <w:spacing w:after="0" w:line="360" w:lineRule="auto"/>
        <w:ind w:firstLine="2268"/>
        <w:jc w:val="both"/>
        <w:rPr>
          <w:rFonts w:ascii="Arial" w:hAnsi="Arial" w:cs="Arial"/>
          <w:sz w:val="28"/>
          <w:szCs w:val="28"/>
        </w:rPr>
      </w:pPr>
    </w:p>
    <w:p w14:paraId="43693491" w14:textId="24174377" w:rsidR="0010371B" w:rsidRDefault="00837E2C">
      <w:pPr>
        <w:spacing w:after="0" w:line="360" w:lineRule="auto"/>
        <w:jc w:val="center"/>
      </w:pPr>
      <w:r>
        <w:rPr>
          <w:rFonts w:ascii="Arial" w:hAnsi="Arial" w:cs="Arial"/>
          <w:b/>
          <w:bCs/>
          <w:color w:val="000000" w:themeColor="text1"/>
          <w:sz w:val="28"/>
          <w:szCs w:val="28"/>
        </w:rPr>
        <w:t>APELO DO AUTOR</w:t>
      </w:r>
      <w:r w:rsidR="004D4BDA">
        <w:rPr>
          <w:rFonts w:ascii="Arial" w:hAnsi="Arial" w:cs="Arial"/>
          <w:b/>
          <w:bCs/>
          <w:color w:val="000000" w:themeColor="text1"/>
          <w:sz w:val="28"/>
          <w:szCs w:val="28"/>
        </w:rPr>
        <w:t>,</w:t>
      </w:r>
      <w:r>
        <w:rPr>
          <w:rFonts w:ascii="Arial" w:hAnsi="Arial" w:cs="Arial"/>
          <w:b/>
          <w:bCs/>
          <w:color w:val="000000" w:themeColor="text1"/>
          <w:sz w:val="28"/>
          <w:szCs w:val="28"/>
        </w:rPr>
        <w:t xml:space="preserve"> ERIVALDO JÚNIOR BARBOSA DA SILVA</w:t>
      </w:r>
    </w:p>
    <w:p w14:paraId="43693492" w14:textId="77777777" w:rsidR="0010371B" w:rsidRDefault="0010371B">
      <w:pPr>
        <w:spacing w:after="0" w:line="360" w:lineRule="auto"/>
        <w:jc w:val="center"/>
        <w:rPr>
          <w:rFonts w:ascii="Arial" w:hAnsi="Arial" w:cs="Arial"/>
          <w:b/>
          <w:bCs/>
          <w:color w:val="000000" w:themeColor="text1"/>
          <w:sz w:val="28"/>
          <w:szCs w:val="28"/>
        </w:rPr>
      </w:pPr>
    </w:p>
    <w:p w14:paraId="43693493" w14:textId="77777777" w:rsidR="0010371B" w:rsidRDefault="00837E2C">
      <w:pPr>
        <w:spacing w:after="0" w:line="360" w:lineRule="auto"/>
        <w:jc w:val="center"/>
      </w:pPr>
      <w:r>
        <w:rPr>
          <w:rFonts w:ascii="Arial" w:hAnsi="Arial" w:cs="Arial"/>
          <w:color w:val="000000" w:themeColor="text1"/>
          <w:sz w:val="28"/>
          <w:szCs w:val="28"/>
        </w:rPr>
        <w:t>PRELIMINAR SUSCITADA EM CONTRARRAZÕES</w:t>
      </w:r>
    </w:p>
    <w:p w14:paraId="43693494" w14:textId="77777777" w:rsidR="0010371B" w:rsidRDefault="00837E2C">
      <w:pPr>
        <w:spacing w:after="0" w:line="360" w:lineRule="auto"/>
        <w:jc w:val="center"/>
      </w:pPr>
      <w:commentRangeStart w:id="10"/>
      <w:r>
        <w:rPr>
          <w:rFonts w:ascii="Arial" w:hAnsi="Arial" w:cs="Arial"/>
          <w:color w:val="000000" w:themeColor="text1"/>
          <w:sz w:val="28"/>
          <w:szCs w:val="28"/>
          <w:highlight w:val="yellow"/>
          <w:rPrChange w:id="1594" w:author="Assessor GDSXSR" w:date="2026-10-31T00:15:36Z">
            <w:rPr>
              <w:rFonts w:ascii="Arial" w:hAnsi="Arial" w:cs="Arial"/>
              <w:color w:val="000000" w:themeColor="text1"/>
              <w:sz w:val="28"/>
              <w:szCs w:val="28"/>
            </w:rPr>
          </w:rPrChange>
        </w:rPr>
        <w:t xml:space="preserve">DA REJEIÇÃO DA PRELIMINAR DE </w:t>
      </w:r>
      <w:del w:id="1223" w:author="Assessor GDSXSR" w:date="2026-10-31T00:15:36Z">
        <w:r>
          <w:rPr>
            <w:rFonts w:ascii="Arial" w:eastAsia="Calibri" w:hAnsi="Arial" w:cs="Arial"/>
            <w:color w:val="000000" w:themeColor="text1"/>
            <w:sz w:val="28"/>
            <w:szCs w:val="28"/>
          </w:rPr>
          <w:delText xml:space="preserve">INÉPCIA</w:delText>
        </w:r>
      </w:del>
      <w:ins w:id="1224" w:author="Assessor GDSXSR" w:date="2026-10-31T00:15:36Z">
        <w:r>
          <w:rPr>
            <w:rFonts w:ascii="Arial" w:hAnsi="Arial" w:cs="Arial"/>
            <w:color w:val="808080"/>
            <w:sz w:val="28"/>
            <w:szCs w:val="28"/>
            <w:highlight w:val="yellow"/>
            <w:rPrChange w:id="1595" w:author="Assessor GDSXSR" w:date="2026-10-31T00:15:36Z">
              <w:rPr>
                <w:rFonts w:ascii="Arial" w:hAnsi="Arial" w:cs="Arial"/>
                <w:color w:val="808080"/>
                <w:sz w:val="28"/>
                <w:szCs w:val="28"/>
              </w:rPr>
            </w:rPrChange>
          </w:rPr>
          <w:t xml:space="preserve">AUSÊNCIA DE DIALETICIDADE</w:t>
        </w:r>
      </w:ins>
      <w:r>
        <w:rPr>
          <w:rFonts w:ascii="Arial" w:eastAsia="Calibri" w:hAnsi="Arial" w:cs="Arial"/>
          <w:color w:val="000000" w:themeColor="text1"/>
          <w:sz w:val="28"/>
          <w:szCs w:val="28"/>
          <w:highlight w:val="yellow"/>
          <w:rPrChange w:id="1596" w:author="Assessor GDSXSR" w:date="2026-10-31T00:15:36Z">
            <w:rPr>
              <w:rFonts w:ascii="Arial" w:eastAsia="Calibri" w:hAnsi="Arial" w:cs="Arial"/>
              <w:color w:val="000000" w:themeColor="text1"/>
              <w:sz w:val="28"/>
              <w:szCs w:val="28"/>
            </w:rPr>
          </w:rPrChange>
        </w:rPr>
        <w:t xml:space="preserve"> RECURSAL</w:t>
      </w:r>
      <w:commentRangeEnd w:id="10"/>
      <w:r>
        <w:rPr>
          <w:rStyle w:val="CommentReference"/>
        </w:rPr>
        <w:commentReference w:id="10"/>
      </w:r>
    </w:p>
    <w:p w14:paraId="43693495" w14:textId="77777777" w:rsidR="0010371B" w:rsidRDefault="0010371B">
      <w:pPr>
        <w:spacing w:after="0" w:line="360" w:lineRule="auto"/>
        <w:jc w:val="center"/>
        <w:rPr>
          <w:rFonts w:ascii="Arial" w:hAnsi="Arial" w:cs="Arial"/>
          <w:b/>
          <w:bCs/>
          <w:color w:val="000000" w:themeColor="text1"/>
          <w:sz w:val="28"/>
          <w:szCs w:val="28"/>
        </w:rPr>
      </w:pPr>
    </w:p>
    <w:p w14:paraId="43693496" w14:textId="77777777" w:rsidR="0010371B" w:rsidRDefault="00837E2C">
      <w:pPr>
        <w:spacing w:after="0" w:line="360" w:lineRule="auto"/>
        <w:ind w:firstLine="2268"/>
        <w:jc w:val="both"/>
        <w:rPr>
          <w:ins w:id="1590" w:author="Assessor GDSXSR" w:date="2026-10-31T00:15:36Z"/>
        </w:rPr>
      </w:pPr>
      <w:del w:id="1225" w:author="Assessor GDSXSR" w:date="2026-10-31T00:15:36Z">
        <w:r>
          <w:rPr>
            <w:rFonts w:ascii="Arial" w:hAnsi="Arial" w:cs="Arial"/>
            <w:bCs/>
            <w:sz w:val="28"/>
            <w:szCs w:val="28"/>
          </w:rPr>
          <w:delText xml:space="preserve"> </w:delText>
        </w:r>
      </w:del>
      <w:r>
        <w:rPr>
          <w:rFonts w:ascii="Arial" w:hAnsi="Arial" w:cs="Arial"/>
          <w:bCs/>
          <w:sz w:val="28"/>
          <w:szCs w:val="28"/>
        </w:rPr>
        <w:t xml:space="preserve">A </w:t>
      </w:r>
      <w:ins w:id="1226" w:author="Assessor GDSXSR" w:date="2026-10-31T00:15:36Z">
        <w:r>
          <w:rPr>
            <w:rFonts w:ascii="Arial" w:hAnsi="Arial" w:cs="Arial"/>
            <w:bCs/>
            <w:color w:val="808080"/>
            <w:sz w:val="28"/>
            <w:szCs w:val="28"/>
          </w:rPr>
          <w:t xml:space="preserve">ré/</w:t>
        </w:r>
      </w:ins>
      <w:r>
        <w:rPr>
          <w:rFonts w:ascii="Arial" w:hAnsi="Arial" w:cs="Arial"/>
          <w:bCs/>
          <w:sz w:val="28"/>
          <w:szCs w:val="28"/>
        </w:rPr>
        <w:t xml:space="preserve">apelada</w:t>
      </w:r>
      <w:ins w:id="1227" w:author="Assessor GDSXSR" w:date="2026-10-31T00:15:36Z">
        <w:r>
          <w:rPr>
            <w:rFonts w:ascii="Arial" w:hAnsi="Arial" w:cs="Arial"/>
            <w:bCs/>
            <w:color w:val="808080"/>
            <w:sz w:val="28"/>
            <w:szCs w:val="28"/>
          </w:rPr>
          <w:t xml:space="preserve">,</w:t>
        </w:r>
      </w:ins>
      <w:r>
        <w:rPr>
          <w:rFonts w:ascii="Arial" w:hAnsi="Arial" w:cs="Arial"/>
          <w:bCs/>
          <w:sz w:val="28"/>
          <w:szCs w:val="28"/>
        </w:rPr>
        <w:t xml:space="preserve"> </w:t>
      </w:r>
      <w:del w:id="1228" w:author="Assessor GDSXSR" w:date="2026-10-31T00:15:36Z">
        <w:r>
          <w:rPr>
            <w:rFonts w:ascii="Arial" w:hAnsi="Arial" w:cs="Arial"/>
            <w:bCs/>
            <w:sz w:val="28"/>
            <w:szCs w:val="28"/>
          </w:rPr>
          <w:delText xml:space="preserve">Crefisa</w:delText>
        </w:r>
      </w:del>
      <w:ins w:id="1229" w:author="Assessor GDSXSR" w:date="2026-10-31T00:15:36Z">
        <w:r>
          <w:rPr>
            <w:rFonts w:ascii="Arial" w:hAnsi="Arial" w:cs="Arial"/>
            <w:bCs/>
            <w:color w:val="808080"/>
            <w:sz w:val="28"/>
            <w:szCs w:val="28"/>
          </w:rPr>
          <w:t xml:space="preserve">CREFISA</w:t>
        </w:r>
      </w:ins>
      <w:r>
        <w:rPr>
          <w:rFonts w:ascii="Arial" w:hAnsi="Arial" w:cs="Arial"/>
          <w:bCs/>
          <w:sz w:val="28"/>
          <w:szCs w:val="28"/>
        </w:rPr>
        <w:t xml:space="preserve"> S.A. </w:t>
      </w:r>
      <w:del w:id="1230" w:author="Assessor GDSXSR" w:date="2026-10-31T00:15:36Z">
        <w:r>
          <w:rPr>
            <w:rFonts w:ascii="Arial" w:hAnsi="Arial" w:cs="Arial"/>
            <w:bCs/>
            <w:sz w:val="28"/>
            <w:szCs w:val="28"/>
          </w:rPr>
          <w:delText xml:space="preserve">Crédito</w:delText>
        </w:r>
      </w:del>
      <w:ins w:id="1231" w:author="Assessor GDSXSR" w:date="2026-10-31T00:15:36Z">
        <w:r>
          <w:rPr>
            <w:rFonts w:ascii="Arial" w:hAnsi="Arial" w:cs="Arial"/>
            <w:bCs/>
            <w:color w:val="808080"/>
            <w:sz w:val="28"/>
            <w:szCs w:val="28"/>
          </w:rPr>
          <w:t xml:space="preserve">CRÉDITO</w:t>
        </w:r>
      </w:ins>
      <w:r>
        <w:rPr>
          <w:rFonts w:ascii="Arial" w:hAnsi="Arial" w:cs="Arial"/>
          <w:bCs/>
          <w:sz w:val="28"/>
          <w:szCs w:val="28"/>
        </w:rPr>
        <w:t xml:space="preserve">, </w:t>
      </w:r>
      <w:del w:id="1232" w:author="Assessor GDSXSR" w:date="2026-10-31T00:15:36Z">
        <w:r>
          <w:rPr>
            <w:rFonts w:ascii="Arial" w:hAnsi="Arial" w:cs="Arial"/>
            <w:bCs/>
            <w:sz w:val="28"/>
            <w:szCs w:val="28"/>
          </w:rPr>
          <w:delText xml:space="preserve">Financiamento</w:delText>
        </w:r>
      </w:del>
      <w:ins w:id="1233" w:author="Assessor GDSXSR" w:date="2026-10-31T00:15:36Z">
        <w:r>
          <w:rPr>
            <w:rFonts w:ascii="Arial" w:hAnsi="Arial" w:cs="Arial"/>
            <w:bCs/>
            <w:color w:val="808080"/>
            <w:sz w:val="28"/>
            <w:szCs w:val="28"/>
          </w:rPr>
          <w:t xml:space="preserve">FINANCIAMENTO</w:t>
        </w:r>
      </w:ins>
      <w:r>
        <w:rPr>
          <w:rFonts w:ascii="Arial" w:hAnsi="Arial" w:cs="Arial"/>
          <w:bCs/>
          <w:sz w:val="28"/>
          <w:szCs w:val="28"/>
        </w:rPr>
        <w:t xml:space="preserve"> </w:t>
      </w:r>
      <w:del w:id="1234" w:author="Assessor GDSXSR" w:date="2026-10-31T00:15:36Z">
        <w:r>
          <w:rPr>
            <w:rFonts w:ascii="Arial" w:hAnsi="Arial" w:cs="Arial"/>
            <w:bCs/>
            <w:sz w:val="28"/>
            <w:szCs w:val="28"/>
          </w:rPr>
          <w:delText xml:space="preserve">e</w:delText>
        </w:r>
      </w:del>
      <w:ins w:id="1235" w:author="Assessor GDSXSR" w:date="2026-10-31T00:15:36Z">
        <w:r>
          <w:rPr>
            <w:rFonts w:ascii="Arial" w:hAnsi="Arial" w:cs="Arial"/>
            <w:bCs/>
            <w:color w:val="808080"/>
            <w:sz w:val="28"/>
            <w:szCs w:val="28"/>
          </w:rPr>
          <w:t xml:space="preserve">E</w:t>
        </w:r>
      </w:ins>
      <w:r>
        <w:rPr>
          <w:rFonts w:ascii="Arial" w:hAnsi="Arial" w:cs="Arial"/>
          <w:bCs/>
          <w:sz w:val="28"/>
          <w:szCs w:val="28"/>
        </w:rPr>
        <w:t xml:space="preserve"> </w:t>
      </w:r>
      <w:del w:id="1236" w:author="Assessor GDSXSR" w:date="2026-10-31T00:15:36Z">
        <w:r>
          <w:rPr>
            <w:rFonts w:ascii="Arial" w:hAnsi="Arial" w:cs="Arial"/>
            <w:bCs/>
            <w:sz w:val="28"/>
            <w:szCs w:val="28"/>
          </w:rPr>
          <w:delText xml:space="preserve">Investimentos</w:delText>
        </w:r>
      </w:del>
      <w:ins w:id="1237" w:author="Assessor GDSXSR" w:date="2026-10-31T00:15:36Z">
        <w:r>
          <w:rPr>
            <w:rFonts w:ascii="Arial" w:hAnsi="Arial" w:cs="Arial"/>
            <w:bCs/>
            <w:color w:val="808080"/>
            <w:sz w:val="28"/>
            <w:szCs w:val="28"/>
          </w:rPr>
          <w:t xml:space="preserve">INVESTIMENTOS</w:t>
        </w:r>
      </w:ins>
      <w:r>
        <w:rPr>
          <w:rFonts w:ascii="Arial" w:hAnsi="Arial" w:cs="Arial"/>
          <w:bCs/>
          <w:sz w:val="28"/>
          <w:szCs w:val="28"/>
        </w:rPr>
        <w:t xml:space="preserve">, </w:t>
      </w:r>
      <w:del w:id="1238" w:author="Assessor GDSXSR" w:date="2026-10-31T00:15:36Z">
        <w:r>
          <w:rPr>
            <w:rFonts w:ascii="Arial" w:hAnsi="Arial" w:cs="Arial"/>
            <w:bCs/>
            <w:sz w:val="28"/>
            <w:szCs w:val="28"/>
          </w:rPr>
          <w:delText xml:space="preserve">alega</w:delText>
        </w:r>
      </w:del>
      <w:ins w:id="1239" w:author="Assessor GDSXSR" w:date="2026-10-31T00:15:36Z">
        <w:r>
          <w:rPr>
            <w:rFonts w:ascii="Arial" w:hAnsi="Arial" w:cs="Arial"/>
            <w:bCs/>
            <w:color w:val="808080"/>
            <w:sz w:val="28"/>
            <w:szCs w:val="28"/>
          </w:rPr>
          <w:t xml:space="preserve">suscita</w:t>
        </w:r>
      </w:ins>
      <w:r>
        <w:rPr>
          <w:rFonts w:ascii="Arial" w:hAnsi="Arial" w:cs="Arial"/>
          <w:bCs/>
          <w:sz w:val="28"/>
          <w:szCs w:val="28"/>
        </w:rPr>
        <w:t xml:space="preserve">, em </w:t>
      </w:r>
      <w:del w:id="1240" w:author="Assessor GDSXSR" w:date="2026-10-31T00:15:36Z">
        <w:r>
          <w:rPr>
            <w:rFonts w:ascii="Arial" w:hAnsi="Arial" w:cs="Arial"/>
            <w:bCs/>
            <w:sz w:val="28"/>
            <w:szCs w:val="28"/>
          </w:rPr>
          <w:delText xml:space="preserve">sede de </w:delText>
        </w:r>
      </w:del>
      <w:r>
        <w:rPr>
          <w:rFonts w:ascii="Arial" w:hAnsi="Arial" w:cs="Arial"/>
          <w:bCs/>
          <w:sz w:val="28"/>
          <w:szCs w:val="28"/>
        </w:rPr>
        <w:t xml:space="preserve">contrarrazões,</w:t>
      </w:r>
      <w:del w:id="1241" w:author="Assessor GDSXSR" w:date="2026-10-31T00:15:36Z">
        <w:r>
          <w:rPr>
            <w:rFonts w:ascii="Arial" w:hAnsi="Arial" w:cs="Arial"/>
            <w:bCs/>
            <w:sz w:val="28"/>
            <w:szCs w:val="28"/>
          </w:rPr>
          <w:delText xml:space="preserve"> a</w:delText>
        </w:r>
      </w:del>
      <w:r>
        <w:rPr>
          <w:rFonts w:ascii="Arial" w:hAnsi="Arial" w:cs="Arial"/>
          <w:bCs/>
          <w:sz w:val="28"/>
          <w:szCs w:val="28"/>
        </w:rPr>
        <w:t xml:space="preserve"> preliminar de </w:t>
      </w:r>
      <w:del w:id="1242" w:author="Assessor GDSXSR" w:date="2026-10-31T00:15:36Z">
        <w:r>
          <w:rPr>
            <w:rFonts w:ascii="Arial" w:hAnsi="Arial" w:cs="Arial"/>
            <w:bCs/>
            <w:sz w:val="28"/>
            <w:szCs w:val="28"/>
          </w:rPr>
          <w:delText xml:space="preserve">inépcia recursal, por </w:delText>
        </w:r>
      </w:del>
      <w:r>
        <w:rPr>
          <w:rFonts w:ascii="Arial" w:hAnsi="Arial" w:cs="Arial"/>
          <w:bCs/>
          <w:sz w:val="28"/>
          <w:szCs w:val="28"/>
        </w:rPr>
        <w:t xml:space="preserve">ausência de </w:t>
      </w:r>
      <w:del w:id="1243" w:author="Assessor GDSXSR" w:date="2026-10-31T00:15:36Z">
        <w:r>
          <w:rPr>
            <w:rFonts w:ascii="Arial" w:hAnsi="Arial" w:cs="Arial"/>
            <w:bCs/>
            <w:sz w:val="28"/>
            <w:szCs w:val="28"/>
          </w:rPr>
          <w:delText xml:space="preserve">impugnação</w:delText>
        </w:r>
      </w:del>
      <w:ins w:id="1244" w:author="Assessor GDSXSR" w:date="2026-10-31T00:15:36Z">
        <w:r>
          <w:rPr>
            <w:rFonts w:ascii="Arial" w:hAnsi="Arial" w:cs="Arial"/>
            <w:bCs/>
            <w:color w:val="808080"/>
            <w:sz w:val="28"/>
            <w:szCs w:val="28"/>
          </w:rPr>
          <w:t xml:space="preserve">dialeticidade</w:t>
        </w:r>
      </w:ins>
      <w:r>
        <w:rPr>
          <w:rFonts w:ascii="Arial" w:hAnsi="Arial" w:cs="Arial"/>
          <w:bCs/>
          <w:sz w:val="28"/>
          <w:szCs w:val="28"/>
        </w:rPr>
        <w:t xml:space="preserve"> </w:t>
      </w:r>
      <w:del w:id="1245" w:author="Assessor GDSXSR" w:date="2026-10-31T00:15:36Z">
        <w:r>
          <w:rPr>
            <w:rFonts w:ascii="Arial" w:hAnsi="Arial" w:cs="Arial"/>
            <w:bCs/>
            <w:sz w:val="28"/>
            <w:szCs w:val="28"/>
          </w:rPr>
          <w:delText xml:space="preserve">aos</w:delText>
        </w:r>
      </w:del>
      <w:ins w:id="1246" w:author="Assessor GDSXSR" w:date="2026-10-31T00:15:36Z">
        <w:r>
          <w:rPr>
            <w:rFonts w:ascii="Arial" w:hAnsi="Arial" w:cs="Arial"/>
            <w:bCs/>
            <w:color w:val="808080"/>
            <w:sz w:val="28"/>
            <w:szCs w:val="28"/>
          </w:rPr>
          <w:t xml:space="preserve">recursal</w:t>
        </w:r>
      </w:ins>
      <w:r>
        <w:rPr>
          <w:rFonts w:ascii="Arial" w:hAnsi="Arial" w:cs="Arial"/>
          <w:bCs/>
          <w:sz w:val="28"/>
          <w:szCs w:val="28"/>
        </w:rPr>
        <w:t xml:space="preserve"> </w:t>
      </w:r>
      <w:del w:id="1247" w:author="Assessor GDSXSR" w:date="2026-10-31T00:15:36Z">
        <w:r>
          <w:rPr>
            <w:rFonts w:ascii="Arial" w:hAnsi="Arial" w:cs="Arial"/>
            <w:bCs/>
            <w:sz w:val="28"/>
            <w:szCs w:val="28"/>
          </w:rPr>
          <w:delText xml:space="preserve">fundamentos</w:delText>
        </w:r>
      </w:del>
      <w:ins w:id="1248" w:author="Assessor GDSXSR" w:date="2026-10-31T00:15:36Z">
        <w:r>
          <w:rPr>
            <w:rFonts w:ascii="Arial" w:hAnsi="Arial" w:cs="Arial"/>
            <w:bCs/>
            <w:color w:val="808080"/>
            <w:sz w:val="28"/>
            <w:szCs w:val="28"/>
          </w:rPr>
          <w:t xml:space="preserve">(ID</w:t>
        </w:r>
      </w:ins>
      <w:r>
        <w:rPr>
          <w:rFonts w:ascii="Arial" w:hAnsi="Arial" w:cs="Arial"/>
          <w:bCs/>
          <w:sz w:val="28"/>
          <w:szCs w:val="28"/>
        </w:rPr>
        <w:t xml:space="preserve"> </w:t>
      </w:r>
      <w:del w:id="1249" w:author="Assessor GDSXSR" w:date="2026-10-31T00:15:36Z">
        <w:r>
          <w:rPr>
            <w:rFonts w:ascii="Arial" w:hAnsi="Arial" w:cs="Arial"/>
            <w:bCs/>
            <w:sz w:val="28"/>
            <w:szCs w:val="28"/>
          </w:rPr>
          <w:delText xml:space="preserve">da sentença</w:delText>
        </w:r>
      </w:del>
      <w:ins w:id="1250" w:author="Assessor GDSXSR" w:date="2026-10-31T00:15:36Z">
        <w:r>
          <w:rPr>
            <w:rFonts w:ascii="Arial" w:hAnsi="Arial" w:cs="Arial"/>
            <w:bCs/>
            <w:color w:val="808080"/>
            <w:sz w:val="28"/>
            <w:szCs w:val="28"/>
          </w:rPr>
          <w:t xml:space="preserve">88745772)</w:t>
        </w:r>
      </w:ins>
      <w:r>
        <w:rPr>
          <w:rFonts w:ascii="Arial" w:hAnsi="Arial" w:cs="Arial"/>
          <w:bCs/>
          <w:sz w:val="28"/>
          <w:szCs w:val="28"/>
        </w:rPr>
        <w:t xml:space="preserve">.</w:t>
      </w:r>
    </w:p>
    <w:p>
      <w:pPr>
        <w:spacing w:after="0" w:line="360" w:lineRule="auto"/>
        <w:ind w:firstLine="2268"/>
        <w:jc w:val="both"/>
        <w:rPr>
          <w:ins w:id="1591" w:author="Assessor GDSXSR" w:date="2026-10-31T00:15:36Z"/>
        </w:rPr>
      </w:pPr>
    </w:p>
    <w:p>
      <w:pPr>
        <w:spacing w:after="0" w:line="360" w:lineRule="auto"/>
        <w:ind w:firstLine="2268"/>
        <w:jc w:val="both"/>
        <w:rPr/>
      </w:pPr>
      <w:ins w:id="1592" w:author="Assessor GDSXSR" w:date="2026-10-31T00:15:36Z">
        <w:r>
          <w:rPr>
            <w:rFonts w:ascii="Arial" w:hAnsi="Arial" w:cs="Arial"/>
            <w:bCs/>
            <w:color w:val="808080"/>
            <w:sz w:val="28"/>
            <w:szCs w:val="28"/>
            <w:highlight w:val="yellow"/>
            <w:rPrChange w:id="1708" w:author="Assessor GDSXSR" w:date="2026-10-31T00:15:36Z">
              <w:rPr>
                <w:rFonts w:ascii="Arial" w:hAnsi="Arial" w:cs="Arial"/>
                <w:bCs/>
                <w:color w:val="808080"/>
                <w:sz w:val="28"/>
                <w:szCs w:val="28"/>
              </w:rPr>
            </w:rPrChange>
          </w:rPr>
          <w:t xml:space="preserve">Sem razão a ré/apelada.</w:t>
        </w:r>
      </w:ins>
    </w:p>
    <w:p w14:paraId="43693497" w14:textId="77777777" w:rsidR="0010371B" w:rsidRDefault="0010371B">
      <w:pPr>
        <w:spacing w:after="0" w:line="360" w:lineRule="auto"/>
        <w:ind w:firstLine="2268"/>
        <w:jc w:val="both"/>
        <w:rPr>
          <w:rFonts w:ascii="Arial" w:hAnsi="Arial" w:cs="Arial"/>
          <w:sz w:val="28"/>
          <w:szCs w:val="28"/>
        </w:rPr>
      </w:pPr>
    </w:p>
    <w:p w14:paraId="43693498" w14:textId="77777777" w:rsidR="0010371B" w:rsidRDefault="00837E2C">
      <w:pPr>
        <w:spacing w:after="0" w:line="360" w:lineRule="auto"/>
        <w:ind w:firstLine="2268"/>
        <w:jc w:val="both"/>
      </w:pPr>
      <w:r>
        <w:rPr>
          <w:rFonts w:ascii="Arial" w:hAnsi="Arial" w:cs="Arial"/>
          <w:sz w:val="28"/>
          <w:szCs w:val="28"/>
          <w:highlight w:val="yellow"/>
          <w:rPrChange w:id="1601" w:author="Assessor GDSXSR" w:date="2026-10-31T00:15:36Z">
            <w:rPr>
              <w:rFonts w:ascii="Arial" w:hAnsi="Arial" w:cs="Arial"/>
              <w:sz w:val="28"/>
              <w:szCs w:val="28"/>
            </w:rPr>
          </w:rPrChange>
        </w:rPr>
        <w:t xml:space="preserve">O </w:t>
      </w:r>
      <w:del w:id="1251" w:author="Assessor GDSXSR" w:date="2026-10-31T00:15:36Z">
        <w:r>
          <w:rPr>
            <w:rFonts w:ascii="Arial" w:hAnsi="Arial" w:cs="Arial"/>
            <w:sz w:val="28"/>
            <w:szCs w:val="28"/>
          </w:rPr>
          <w:delText xml:space="preserve">recurso</w:delText>
        </w:r>
      </w:del>
      <w:ins w:id="1252" w:author="Assessor GDSXSR" w:date="2026-10-31T00:15:36Z">
        <w:r>
          <w:rPr>
            <w:rFonts w:ascii="Arial" w:hAnsi="Arial" w:cs="Arial"/>
            <w:color w:val="808080"/>
            <w:sz w:val="28"/>
            <w:szCs w:val="28"/>
            <w:highlight w:val="yellow"/>
            <w:rPrChange w:id="1602" w:author="Assessor GDSXSR" w:date="2026-10-31T00:15:36Z">
              <w:rPr>
                <w:rFonts w:ascii="Arial" w:hAnsi="Arial" w:cs="Arial"/>
                <w:color w:val="808080"/>
                <w:sz w:val="28"/>
                <w:szCs w:val="28"/>
              </w:rPr>
            </w:rPrChange>
          </w:rPr>
          <w:t xml:space="preserve">apelo</w:t>
        </w:r>
      </w:ins>
      <w:r>
        <w:rPr>
          <w:rFonts w:ascii="Arial" w:hAnsi="Arial" w:cs="Arial"/>
          <w:sz w:val="28"/>
          <w:szCs w:val="28"/>
          <w:highlight w:val="yellow"/>
          <w:rPrChange w:id="1603" w:author="Assessor GDSXSR" w:date="2026-10-31T00:15:36Z">
            <w:rPr>
              <w:rFonts w:ascii="Arial" w:hAnsi="Arial" w:cs="Arial"/>
              <w:sz w:val="28"/>
              <w:szCs w:val="28"/>
            </w:rPr>
          </w:rPrChange>
        </w:rPr>
        <w:t xml:space="preserve"> </w:t>
      </w:r>
      <w:del w:id="1253" w:author="Assessor GDSXSR" w:date="2026-10-31T00:15:36Z">
        <w:r>
          <w:rPr>
            <w:rFonts w:ascii="Arial" w:hAnsi="Arial" w:cs="Arial"/>
            <w:sz w:val="28"/>
            <w:szCs w:val="28"/>
          </w:rPr>
          <w:delText xml:space="preserve">de apelação do </w:delText>
        </w:r>
        <w:r>
          <w:rPr>
            <w:rFonts w:ascii="Arial" w:hAnsi="Arial"/>
            <w:sz w:val="28"/>
            <w:szCs w:val="28"/>
          </w:rPr>
          <w:delText xml:space="preserve">autor</w:delText>
        </w:r>
        <w:r>
          <w:rPr>
            <w:rFonts w:ascii="Arial" w:hAnsi="Arial" w:cs="Arial"/>
            <w:sz w:val="28"/>
            <w:szCs w:val="28"/>
          </w:rPr>
          <w:delText xml:space="preserve"> impugnou</w:delText>
        </w:r>
      </w:del>
      <w:ins w:id="1254" w:author="Assessor GDSXSR" w:date="2026-10-31T00:15:36Z">
        <w:r>
          <w:rPr>
            <w:rFonts w:ascii="Arial" w:hAnsi="Arial" w:cs="Arial"/>
            <w:color w:val="808080"/>
            <w:sz w:val="28"/>
            <w:szCs w:val="28"/>
            <w:highlight w:val="yellow"/>
            <w:rPrChange w:id="1604" w:author="Assessor GDSXSR" w:date="2026-10-31T00:15:36Z">
              <w:rPr>
                <w:rFonts w:ascii="Arial" w:hAnsi="Arial" w:cs="Arial"/>
                <w:color w:val="808080"/>
                <w:sz w:val="28"/>
                <w:szCs w:val="28"/>
              </w:rPr>
            </w:rPrChange>
          </w:rPr>
          <w:t xml:space="preserve">impugna</w:t>
        </w:r>
      </w:ins>
      <w:r>
        <w:rPr>
          <w:rFonts w:ascii="Arial" w:hAnsi="Arial" w:cs="Arial"/>
          <w:sz w:val="28"/>
          <w:szCs w:val="28"/>
          <w:highlight w:val="yellow"/>
          <w:rPrChange w:id="1605" w:author="Assessor GDSXSR" w:date="2026-10-31T00:15:36Z">
            <w:rPr>
              <w:rFonts w:ascii="Arial" w:hAnsi="Arial" w:cs="Arial"/>
              <w:sz w:val="28"/>
              <w:szCs w:val="28"/>
            </w:rPr>
          </w:rPrChange>
        </w:rPr>
        <w:t xml:space="preserve"> especificamente os fundamentos da sentença, </w:t>
      </w:r>
      <w:del w:id="1255" w:author="Assessor GDSXSR" w:date="2026-10-31T00:15:36Z">
        <w:r>
          <w:rPr>
            <w:rFonts w:ascii="Arial" w:hAnsi="Arial" w:cs="Arial"/>
            <w:sz w:val="28"/>
            <w:szCs w:val="28"/>
          </w:rPr>
          <w:delText xml:space="preserve">alegando</w:delText>
        </w:r>
      </w:del>
      <w:ins w:id="1256" w:author="Assessor GDSXSR" w:date="2026-10-31T00:15:36Z">
        <w:r>
          <w:rPr>
            <w:rFonts w:ascii="Arial" w:hAnsi="Arial" w:cs="Arial"/>
            <w:color w:val="808080"/>
            <w:sz w:val="28"/>
            <w:szCs w:val="28"/>
            <w:highlight w:val="yellow"/>
            <w:rPrChange w:id="1606" w:author="Assessor GDSXSR" w:date="2026-10-31T00:15:36Z">
              <w:rPr>
                <w:rFonts w:ascii="Arial" w:hAnsi="Arial" w:cs="Arial"/>
                <w:color w:val="808080"/>
                <w:sz w:val="28"/>
                <w:szCs w:val="28"/>
              </w:rPr>
            </w:rPrChange>
          </w:rPr>
          <w:t xml:space="preserve">pois sustenta</w:t>
        </w:r>
      </w:ins>
      <w:r>
        <w:rPr>
          <w:rFonts w:ascii="Arial" w:hAnsi="Arial" w:cs="Arial"/>
          <w:sz w:val="28"/>
          <w:szCs w:val="28"/>
          <w:highlight w:val="yellow"/>
          <w:rPrChange w:id="1607" w:author="Assessor GDSXSR" w:date="2026-10-31T00:15:36Z">
            <w:rPr>
              <w:rFonts w:ascii="Arial" w:hAnsi="Arial" w:cs="Arial"/>
              <w:sz w:val="28"/>
              <w:szCs w:val="28"/>
            </w:rPr>
          </w:rPrChange>
        </w:rPr>
        <w:t xml:space="preserve"> a abusividade da taxa de</w:t>
      </w:r>
      <w:del w:id="1257" w:author="Assessor GDSXSR" w:date="2026-10-31T00:15:36Z">
        <w:r>
          <w:rPr>
            <w:rFonts w:ascii="Arial" w:hAnsi="Arial" w:cs="Arial"/>
            <w:sz w:val="28"/>
            <w:szCs w:val="28"/>
          </w:rPr>
          <w:delText xml:space="preserve"> juros remuneratórios, pactuada em</w:delText>
        </w:r>
      </w:del>
      <w:r>
        <w:rPr>
          <w:rFonts w:ascii="Arial" w:hAnsi="Arial" w:cs="Arial"/>
          <w:sz w:val="28"/>
          <w:szCs w:val="28"/>
          <w:highlight w:val="yellow"/>
          <w:rPrChange w:id="1608" w:author="Assessor GDSXSR" w:date="2026-10-31T00:15:36Z">
            <w:rPr>
              <w:rFonts w:ascii="Arial" w:hAnsi="Arial" w:cs="Arial"/>
              <w:sz w:val="28"/>
              <w:szCs w:val="28"/>
            </w:rPr>
          </w:rPrChange>
        </w:rPr>
        <w:t xml:space="preserve"> 22% ao mês (987,22% ao ano), a </w:t>
      </w:r>
      <w:del w:id="1258" w:author="Assessor GDSXSR" w:date="2026-10-31T00:15:36Z">
        <w:r>
          <w:rPr>
            <w:rFonts w:ascii="Arial" w:hAnsi="Arial" w:cs="Arial"/>
            <w:sz w:val="28"/>
            <w:szCs w:val="28"/>
          </w:rPr>
          <w:delText xml:space="preserve">configuração de dano moral e que a cobrança de valores com base em cláusula abusiva atrai a incidência da </w:delText>
        </w:r>
      </w:del>
      <w:r>
        <w:rPr>
          <w:rFonts w:ascii="Arial" w:hAnsi="Arial" w:cs="Arial"/>
          <w:sz w:val="28"/>
          <w:szCs w:val="28"/>
          <w:highlight w:val="yellow"/>
          <w:rPrChange w:id="1609" w:author="Assessor GDSXSR" w:date="2026-10-31T00:15:36Z">
            <w:rPr>
              <w:rFonts w:ascii="Arial" w:hAnsi="Arial" w:cs="Arial"/>
              <w:sz w:val="28"/>
              <w:szCs w:val="28"/>
            </w:rPr>
          </w:rPrChange>
        </w:rPr>
        <w:t xml:space="preserve">restituição em dobro </w:t>
      </w:r>
      <w:del w:id="1259" w:author="Assessor GDSXSR" w:date="2026-10-31T00:15:36Z">
        <w:r>
          <w:rPr>
            <w:rFonts w:ascii="Arial" w:hAnsi="Arial" w:cs="Arial"/>
            <w:sz w:val="28"/>
            <w:szCs w:val="28"/>
          </w:rPr>
          <w:delText xml:space="preserve">do indébito, sendo este</w:delText>
        </w:r>
      </w:del>
      <w:ins w:id="1260" w:author="Assessor GDSXSR" w:date="2026-10-31T00:15:36Z">
        <w:r>
          <w:rPr>
            <w:rFonts w:ascii="Arial" w:hAnsi="Arial" w:cs="Arial"/>
            <w:color w:val="808080"/>
            <w:sz w:val="28"/>
            <w:szCs w:val="28"/>
            <w:highlight w:val="yellow"/>
            <w:rPrChange w:id="1610" w:author="Assessor GDSXSR" w:date="2026-10-31T00:15:36Z">
              <w:rPr>
                <w:rFonts w:ascii="Arial" w:hAnsi="Arial" w:cs="Arial"/>
                <w:color w:val="808080"/>
                <w:sz w:val="28"/>
                <w:szCs w:val="28"/>
              </w:rPr>
            </w:rPrChange>
          </w:rPr>
          <w:t xml:space="preserve">e</w:t>
        </w:r>
      </w:ins>
      <w:r>
        <w:rPr>
          <w:rFonts w:ascii="Arial" w:hAnsi="Arial" w:cs="Arial"/>
          <w:sz w:val="28"/>
          <w:szCs w:val="28"/>
          <w:highlight w:val="yellow"/>
          <w:rPrChange w:id="1611" w:author="Assessor GDSXSR" w:date="2026-10-31T00:15:36Z">
            <w:rPr>
              <w:rFonts w:ascii="Arial" w:hAnsi="Arial" w:cs="Arial"/>
              <w:sz w:val="28"/>
              <w:szCs w:val="28"/>
            </w:rPr>
          </w:rPrChange>
        </w:rPr>
        <w:t xml:space="preserve"> o </w:t>
      </w:r>
      <w:del w:id="1261" w:author="Assessor GDSXSR" w:date="2026-10-31T00:15:36Z">
        <w:r>
          <w:rPr>
            <w:rFonts w:ascii="Arial" w:hAnsi="Arial" w:cs="Arial"/>
            <w:sz w:val="28"/>
            <w:szCs w:val="28"/>
          </w:rPr>
          <w:delText xml:space="preserve">objeto</w:delText>
        </w:r>
      </w:del>
      <w:ins w:id="1262" w:author="Assessor GDSXSR" w:date="2026-10-31T00:15:36Z">
        <w:r>
          <w:rPr>
            <w:rFonts w:ascii="Arial" w:hAnsi="Arial" w:cs="Arial"/>
            <w:color w:val="808080"/>
            <w:sz w:val="28"/>
            <w:szCs w:val="28"/>
            <w:highlight w:val="yellow"/>
            <w:rPrChange w:id="1612" w:author="Assessor GDSXSR" w:date="2026-10-31T00:15:36Z">
              <w:rPr>
                <w:rFonts w:ascii="Arial" w:hAnsi="Arial" w:cs="Arial"/>
                <w:color w:val="808080"/>
                <w:sz w:val="28"/>
                <w:szCs w:val="28"/>
              </w:rPr>
            </w:rPrChange>
          </w:rPr>
          <w:t xml:space="preserve">dano</w:t>
        </w:r>
      </w:ins>
      <w:r>
        <w:rPr>
          <w:rFonts w:ascii="Arial" w:hAnsi="Arial" w:cs="Arial"/>
          <w:sz w:val="28"/>
          <w:szCs w:val="28"/>
          <w:highlight w:val="yellow"/>
          <w:rPrChange w:id="1613" w:author="Assessor GDSXSR" w:date="2026-10-31T00:15:36Z">
            <w:rPr>
              <w:rFonts w:ascii="Arial" w:hAnsi="Arial" w:cs="Arial"/>
              <w:sz w:val="28"/>
              <w:szCs w:val="28"/>
            </w:rPr>
          </w:rPrChange>
        </w:rPr>
        <w:t xml:space="preserve"> </w:t>
      </w:r>
      <w:del w:id="1263" w:author="Assessor GDSXSR" w:date="2026-10-31T00:15:36Z">
        <w:r>
          <w:rPr>
            <w:rFonts w:ascii="Arial" w:hAnsi="Arial" w:cs="Arial"/>
            <w:sz w:val="28"/>
            <w:szCs w:val="28"/>
          </w:rPr>
          <w:delText xml:space="preserve">de</w:delText>
        </w:r>
      </w:del>
      <w:ins w:id="1264" w:author="Assessor GDSXSR" w:date="2026-10-31T00:15:36Z">
        <w:r>
          <w:rPr>
            <w:rFonts w:ascii="Arial" w:hAnsi="Arial" w:cs="Arial"/>
            <w:color w:val="808080"/>
            <w:sz w:val="28"/>
            <w:szCs w:val="28"/>
            <w:highlight w:val="yellow"/>
            <w:rPrChange w:id="1614" w:author="Assessor GDSXSR" w:date="2026-10-31T00:15:36Z">
              <w:rPr>
                <w:rFonts w:ascii="Arial" w:hAnsi="Arial" w:cs="Arial"/>
                <w:color w:val="808080"/>
                <w:sz w:val="28"/>
                <w:szCs w:val="28"/>
              </w:rPr>
            </w:rPrChange>
          </w:rPr>
          <w:t xml:space="preserve">moral,</w:t>
        </w:r>
      </w:ins>
      <w:r>
        <w:rPr>
          <w:rFonts w:ascii="Arial" w:hAnsi="Arial" w:cs="Arial"/>
          <w:sz w:val="28"/>
          <w:szCs w:val="28"/>
          <w:highlight w:val="yellow"/>
          <w:rPrChange w:id="1615" w:author="Assessor GDSXSR" w:date="2026-10-31T00:15:36Z">
            <w:rPr>
              <w:rFonts w:ascii="Arial" w:hAnsi="Arial" w:cs="Arial"/>
              <w:sz w:val="28"/>
              <w:szCs w:val="28"/>
            </w:rPr>
          </w:rPrChange>
        </w:rPr>
        <w:t xml:space="preserve"> </w:t>
      </w:r>
      <w:del w:id="1265" w:author="Assessor GDSXSR" w:date="2026-10-31T00:15:36Z">
        <w:r>
          <w:rPr>
            <w:rFonts w:ascii="Arial" w:hAnsi="Arial" w:cs="Arial"/>
            <w:sz w:val="28"/>
            <w:szCs w:val="28"/>
          </w:rPr>
          <w:delText xml:space="preserve">julgamento</w:delText>
        </w:r>
      </w:del>
      <w:ins w:id="1266" w:author="Assessor GDSXSR" w:date="2026-10-31T00:15:36Z">
        <w:r>
          <w:rPr>
            <w:rFonts w:ascii="Arial" w:hAnsi="Arial" w:cs="Arial"/>
            <w:color w:val="808080"/>
            <w:sz w:val="28"/>
            <w:szCs w:val="28"/>
            <w:highlight w:val="yellow"/>
            <w:rPrChange w:id="1616" w:author="Assessor GDSXSR" w:date="2026-10-31T00:15:36Z">
              <w:rPr>
                <w:rFonts w:ascii="Arial" w:hAnsi="Arial" w:cs="Arial"/>
                <w:color w:val="808080"/>
                <w:sz w:val="28"/>
                <w:szCs w:val="28"/>
              </w:rPr>
            </w:rPrChange>
          </w:rPr>
          <w:t xml:space="preserve">que</w:t>
        </w:r>
      </w:ins>
      <w:r>
        <w:rPr>
          <w:rFonts w:ascii="Arial" w:hAnsi="Arial" w:cs="Arial"/>
          <w:sz w:val="28"/>
          <w:szCs w:val="28"/>
          <w:highlight w:val="yellow"/>
          <w:rPrChange w:id="1617" w:author="Assessor GDSXSR" w:date="2026-10-31T00:15:36Z">
            <w:rPr>
              <w:rFonts w:ascii="Arial" w:hAnsi="Arial" w:cs="Arial"/>
              <w:sz w:val="28"/>
              <w:szCs w:val="28"/>
            </w:rPr>
          </w:rPrChange>
        </w:rPr>
        <w:t xml:space="preserve"> </w:t>
      </w:r>
      <w:del w:id="1267" w:author="Assessor GDSXSR" w:date="2026-10-31T00:15:36Z">
        <w:r>
          <w:rPr>
            <w:rFonts w:ascii="Arial" w:hAnsi="Arial" w:cs="Arial"/>
            <w:sz w:val="28"/>
            <w:szCs w:val="28"/>
          </w:rPr>
          <w:delText xml:space="preserve">pela</w:delText>
        </w:r>
      </w:del>
      <w:ins w:id="1268" w:author="Assessor GDSXSR" w:date="2026-10-31T00:15:36Z">
        <w:r>
          <w:rPr>
            <w:rFonts w:ascii="Arial" w:hAnsi="Arial" w:cs="Arial"/>
            <w:color w:val="808080"/>
            <w:sz w:val="28"/>
            <w:szCs w:val="28"/>
            <w:highlight w:val="yellow"/>
            <w:rPrChange w:id="1618" w:author="Assessor GDSXSR" w:date="2026-10-31T00:15:36Z">
              <w:rPr>
                <w:rFonts w:ascii="Arial" w:hAnsi="Arial" w:cs="Arial"/>
                <w:color w:val="808080"/>
                <w:sz w:val="28"/>
                <w:szCs w:val="28"/>
              </w:rPr>
            </w:rPrChange>
          </w:rPr>
          <w:t xml:space="preserve">a</w:t>
        </w:r>
      </w:ins>
      <w:r>
        <w:rPr>
          <w:rFonts w:ascii="Arial" w:hAnsi="Arial" w:cs="Arial"/>
          <w:sz w:val="28"/>
          <w:szCs w:val="28"/>
          <w:highlight w:val="yellow"/>
          <w:rPrChange w:id="1619" w:author="Assessor GDSXSR" w:date="2026-10-31T00:15:36Z">
            <w:rPr>
              <w:rFonts w:ascii="Arial" w:hAnsi="Arial" w:cs="Arial"/>
              <w:sz w:val="28"/>
              <w:szCs w:val="28"/>
            </w:rPr>
          </w:rPrChange>
        </w:rPr>
        <w:t xml:space="preserve"> sentença </w:t>
      </w:r>
      <w:del w:id="1269" w:author="Assessor GDSXSR" w:date="2026-10-31T00:15:36Z">
        <w:r>
          <w:rPr>
            <w:rFonts w:ascii="Arial" w:hAnsi="Arial" w:cs="Arial"/>
            <w:sz w:val="28"/>
            <w:szCs w:val="28"/>
          </w:rPr>
          <w:delText xml:space="preserve">recorrida</w:delText>
        </w:r>
      </w:del>
      <w:ins w:id="1270" w:author="Assessor GDSXSR" w:date="2026-10-31T00:15:36Z">
        <w:r>
          <w:rPr>
            <w:rFonts w:ascii="Arial" w:hAnsi="Arial" w:cs="Arial"/>
            <w:color w:val="808080"/>
            <w:sz w:val="28"/>
            <w:szCs w:val="28"/>
            <w:highlight w:val="yellow"/>
            <w:rPrChange w:id="1620" w:author="Assessor GDSXSR" w:date="2026-10-31T00:15:36Z">
              <w:rPr>
                <w:rFonts w:ascii="Arial" w:hAnsi="Arial" w:cs="Arial"/>
                <w:color w:val="808080"/>
                <w:sz w:val="28"/>
                <w:szCs w:val="28"/>
              </w:rPr>
            </w:rPrChange>
          </w:rPr>
          <w:t xml:space="preserve">rejeitou (CPC 1.010 II</w:t>
        </w:r>
      </w:ins>
      <w:r>
        <w:rPr>
          <w:rFonts w:ascii="Arial" w:hAnsi="Arial" w:cs="Arial"/>
          <w:sz w:val="28"/>
          <w:szCs w:val="28"/>
          <w:highlight w:val="yellow"/>
          <w:rPrChange w:id="1621" w:author="Assessor GDSXSR" w:date="2026-10-31T00:15:36Z">
            <w:rPr>
              <w:rFonts w:ascii="Arial" w:hAnsi="Arial" w:cs="Arial"/>
              <w:sz w:val="28"/>
              <w:szCs w:val="28"/>
            </w:rPr>
          </w:rPrChange>
        </w:rPr>
        <w:t xml:space="preserve"> e </w:t>
      </w:r>
      <w:del w:id="1271" w:author="Assessor GDSXSR" w:date="2026-10-31T00:15:36Z">
        <w:r>
          <w:rPr>
            <w:rFonts w:ascii="Arial" w:hAnsi="Arial" w:cs="Arial"/>
            <w:sz w:val="28"/>
            <w:szCs w:val="28"/>
          </w:rPr>
          <w:delText xml:space="preserve">tema</w:delText>
        </w:r>
      </w:del>
      <w:ins w:id="1272" w:author="Assessor GDSXSR" w:date="2026-10-31T00:15:36Z">
        <w:r>
          <w:rPr>
            <w:rFonts w:ascii="Arial" w:hAnsi="Arial" w:cs="Arial"/>
            <w:color w:val="808080"/>
            <w:sz w:val="28"/>
            <w:szCs w:val="28"/>
            <w:highlight w:val="yellow"/>
            <w:rPrChange w:id="1622" w:author="Assessor GDSXSR" w:date="2026-10-31T00:15:36Z">
              <w:rPr>
                <w:rFonts w:ascii="Arial" w:hAnsi="Arial" w:cs="Arial"/>
                <w:color w:val="808080"/>
                <w:sz w:val="28"/>
                <w:szCs w:val="28"/>
              </w:rPr>
            </w:rPrChange>
          </w:rPr>
          <w:t xml:space="preserve">III;</w:t>
        </w:r>
      </w:ins>
      <w:r>
        <w:rPr>
          <w:rFonts w:ascii="Arial" w:hAnsi="Arial" w:cs="Arial"/>
          <w:sz w:val="28"/>
          <w:szCs w:val="28"/>
          <w:highlight w:val="yellow"/>
          <w:rPrChange w:id="1623" w:author="Assessor GDSXSR" w:date="2026-10-31T00:15:36Z">
            <w:rPr>
              <w:rFonts w:ascii="Arial" w:hAnsi="Arial" w:cs="Arial"/>
              <w:sz w:val="28"/>
              <w:szCs w:val="28"/>
            </w:rPr>
          </w:rPrChange>
        </w:rPr>
        <w:t xml:space="preserve"> </w:t>
      </w:r>
      <w:del w:id="1273" w:author="Assessor GDSXSR" w:date="2026-10-31T00:15:36Z">
        <w:r>
          <w:rPr>
            <w:rFonts w:ascii="Arial" w:hAnsi="Arial" w:cs="Arial"/>
            <w:sz w:val="28"/>
            <w:szCs w:val="28"/>
          </w:rPr>
          <w:delText xml:space="preserve">da</w:delText>
        </w:r>
      </w:del>
      <w:ins w:id="1274" w:author="Assessor GDSXSR" w:date="2026-10-31T00:15:36Z">
        <w:r>
          <w:rPr>
            <w:rFonts w:ascii="Arial" w:hAnsi="Arial" w:cs="Arial"/>
            <w:color w:val="808080"/>
            <w:sz w:val="28"/>
            <w:szCs w:val="28"/>
            <w:highlight w:val="yellow"/>
            <w:rPrChange w:id="1624" w:author="Assessor GDSXSR" w:date="2026-10-31T00:15:36Z">
              <w:rPr>
                <w:rFonts w:ascii="Arial" w:hAnsi="Arial" w:cs="Arial"/>
                <w:color w:val="808080"/>
                <w:sz w:val="28"/>
                <w:szCs w:val="28"/>
              </w:rPr>
            </w:rPrChange>
          </w:rPr>
          <w:t xml:space="preserve">ID</w:t>
        </w:r>
      </w:ins>
      <w:r>
        <w:rPr>
          <w:rFonts w:ascii="Arial" w:hAnsi="Arial" w:cs="Arial"/>
          <w:sz w:val="28"/>
          <w:szCs w:val="28"/>
          <w:highlight w:val="yellow"/>
          <w:rPrChange w:id="1625" w:author="Assessor GDSXSR" w:date="2026-10-31T00:15:36Z">
            <w:rPr>
              <w:rFonts w:ascii="Arial" w:hAnsi="Arial" w:cs="Arial"/>
              <w:sz w:val="28"/>
              <w:szCs w:val="28"/>
            </w:rPr>
          </w:rPrChange>
        </w:rPr>
        <w:t xml:space="preserve"> </w:t>
      </w:r>
      <w:del w:id="1275" w:author="Assessor GDSXSR" w:date="2026-10-31T00:15:36Z">
        <w:r>
          <w:rPr>
            <w:rFonts w:ascii="Arial" w:hAnsi="Arial" w:cs="Arial"/>
            <w:sz w:val="28"/>
            <w:szCs w:val="28"/>
          </w:rPr>
          <w:delText xml:space="preserve">controvérsia no decorrer de todo o processo</w:delText>
        </w:r>
      </w:del>
      <w:ins w:id="1276" w:author="Assessor GDSXSR" w:date="2026-10-31T00:15:36Z">
        <w:r>
          <w:rPr>
            <w:rFonts w:ascii="Arial" w:hAnsi="Arial" w:cs="Arial"/>
            <w:color w:val="808080"/>
            <w:sz w:val="28"/>
            <w:szCs w:val="28"/>
            <w:highlight w:val="yellow"/>
            <w:rPrChange w:id="1626" w:author="Assessor GDSXSR" w:date="2026-10-31T00:15:36Z">
              <w:rPr>
                <w:rFonts w:ascii="Arial" w:hAnsi="Arial" w:cs="Arial"/>
                <w:color w:val="808080"/>
                <w:sz w:val="28"/>
                <w:szCs w:val="28"/>
              </w:rPr>
            </w:rPrChange>
          </w:rPr>
          <w:t xml:space="preserve">88745768)</w:t>
        </w:r>
      </w:ins>
      <w:r>
        <w:rPr>
          <w:rFonts w:ascii="Arial" w:hAnsi="Arial" w:cs="Arial"/>
          <w:sz w:val="28"/>
          <w:szCs w:val="28"/>
          <w:highlight w:val="yellow"/>
          <w:rPrChange w:id="1627" w:author="Assessor GDSXSR" w:date="2026-10-31T00:15:36Z">
            <w:rPr>
              <w:rFonts w:ascii="Arial" w:hAnsi="Arial" w:cs="Arial"/>
              <w:sz w:val="28"/>
              <w:szCs w:val="28"/>
            </w:rPr>
          </w:rPrChange>
        </w:rPr>
        <w:t xml:space="preserve">.</w:t>
      </w:r>
    </w:p>
    <w:p w14:paraId="43693499" w14:textId="77777777" w:rsidR="0010371B" w:rsidRDefault="0010371B">
      <w:pPr>
        <w:spacing w:after="0" w:line="360" w:lineRule="auto"/>
        <w:ind w:firstLine="2268"/>
        <w:jc w:val="both"/>
        <w:rPr>
          <w:rFonts w:ascii="Arial" w:hAnsi="Arial" w:cs="Arial"/>
          <w:b/>
          <w:bCs/>
          <w:color w:val="000000" w:themeColor="text1"/>
          <w:sz w:val="28"/>
          <w:szCs w:val="28"/>
          <w:u w:val="single"/>
        </w:rPr>
      </w:pPr>
    </w:p>
    <w:p w14:paraId="4369349A" w14:textId="77777777" w:rsidR="0010371B" w:rsidRPr="001A579B" w:rsidRDefault="00837E2C">
      <w:pPr>
        <w:spacing w:after="0" w:line="360" w:lineRule="auto"/>
        <w:ind w:firstLine="2268"/>
        <w:jc w:val="both"/>
      </w:pPr>
      <w:r>
        <w:rPr>
          <w:rFonts w:ascii="Arial" w:hAnsi="Arial" w:cs="Arial"/>
          <w:color w:val="000000" w:themeColor="text1"/>
          <w:sz w:val="28"/>
          <w:szCs w:val="28"/>
          <w:highlight w:val="yellow"/>
          <w:u w:val="single"/>
          <w:rPrChange w:id="1709" w:author="Assessor GDSXSR" w:date="2026-10-31T00:15:36Z">
            <w:rPr>
              <w:rFonts w:ascii="Arial" w:hAnsi="Arial" w:cs="Arial"/>
              <w:color w:val="000000" w:themeColor="text1"/>
              <w:sz w:val="28"/>
              <w:szCs w:val="28"/>
              <w:u w:val="single"/>
            </w:rPr>
          </w:rPrChange>
        </w:rPr>
        <w:t xml:space="preserve">Assim, rejeito a preliminar de </w:t>
      </w:r>
      <w:del w:id="1277" w:author="Assessor GDSXSR" w:date="2026-10-31T00:15:36Z">
        <w:r>
          <w:rPr>
            <w:rFonts w:ascii="Arial" w:eastAsia="Calibri" w:hAnsi="Arial" w:cs="Arial"/>
            <w:color w:val="000000" w:themeColor="text1"/>
            <w:sz w:val="28"/>
            <w:szCs w:val="28"/>
            <w:u w:val="single"/>
          </w:rPr>
          <w:delText xml:space="preserve">inépcia</w:delText>
        </w:r>
      </w:del>
      <w:ins w:id="1278" w:author="Assessor GDSXSR" w:date="2026-10-31T00:15:36Z">
        <w:r>
          <w:rPr>
            <w:rFonts w:ascii="Arial" w:hAnsi="Arial" w:cs="Arial"/>
            <w:color w:val="808080"/>
            <w:sz w:val="28"/>
            <w:szCs w:val="28"/>
            <w:highlight w:val="yellow"/>
            <w:u w:val="single"/>
            <w:rPrChange w:id="1710" w:author="Assessor GDSXSR" w:date="2026-10-31T00:15:36Z">
              <w:rPr>
                <w:rFonts w:ascii="Arial" w:hAnsi="Arial" w:cs="Arial"/>
                <w:color w:val="808080"/>
                <w:sz w:val="28"/>
                <w:szCs w:val="28"/>
                <w:u w:val="single"/>
              </w:rPr>
            </w:rPrChange>
          </w:rPr>
          <w:t xml:space="preserve">ausência de dialeticidade</w:t>
        </w:r>
      </w:ins>
      <w:r>
        <w:rPr>
          <w:rFonts w:ascii="Arial" w:eastAsia="Calibri" w:hAnsi="Arial" w:cs="Arial"/>
          <w:color w:val="000000" w:themeColor="text1"/>
          <w:sz w:val="28"/>
          <w:szCs w:val="28"/>
          <w:highlight w:val="yellow"/>
          <w:u w:val="single"/>
          <w:rPrChange w:id="1711" w:author="Assessor GDSXSR" w:date="2026-10-31T00:15:36Z">
            <w:rPr>
              <w:rFonts w:ascii="Arial" w:eastAsia="Calibri" w:hAnsi="Arial" w:cs="Arial"/>
              <w:color w:val="000000" w:themeColor="text1"/>
              <w:sz w:val="28"/>
              <w:szCs w:val="28"/>
              <w:u w:val="single"/>
            </w:rPr>
          </w:rPrChange>
        </w:rPr>
        <w:t xml:space="preserve"> recursal</w:t>
      </w:r>
      <w:del w:id="1279" w:author="Assessor GDSXSR" w:date="2026-10-31T00:15:36Z">
        <w:r>
          <w:rPr>
            <w:rFonts w:ascii="Arial" w:eastAsia="Calibri" w:hAnsi="Arial" w:cs="Arial"/>
            <w:color w:val="000000" w:themeColor="text1"/>
            <w:sz w:val="28"/>
            <w:szCs w:val="28"/>
            <w:u w:val="single"/>
          </w:rPr>
          <w:delText xml:space="preserve"> </w:delText>
        </w:r>
        <w:r>
          <w:rPr>
            <w:rFonts w:ascii="Arial" w:hAnsi="Arial" w:cs="Arial"/>
            <w:color w:val="000000" w:themeColor="text1"/>
            <w:sz w:val="28"/>
            <w:szCs w:val="28"/>
            <w:u w:val="single"/>
          </w:rPr>
          <w:delText xml:space="preserve">arguida em contrarrazões pela ré</w:delText>
        </w:r>
      </w:del>
      <w:r>
        <w:rPr>
          <w:rFonts w:ascii="Arial" w:hAnsi="Arial" w:cs="Arial"/>
          <w:color w:val="000000" w:themeColor="text1"/>
          <w:sz w:val="28"/>
          <w:szCs w:val="28"/>
          <w:highlight w:val="yellow"/>
          <w:u w:val="single"/>
          <w:rPrChange w:id="1712" w:author="Assessor GDSXSR" w:date="2026-10-31T00:15:36Z">
            <w:rPr>
              <w:rFonts w:ascii="Arial" w:hAnsi="Arial" w:cs="Arial"/>
              <w:color w:val="000000" w:themeColor="text1"/>
              <w:sz w:val="28"/>
              <w:szCs w:val="28"/>
              <w:u w:val="single"/>
            </w:rPr>
          </w:rPrChange>
        </w:rPr>
        <w:t xml:space="preserve">.</w:t>
      </w:r>
    </w:p>
    <w:p w14:paraId="4369349B" w14:textId="77777777" w:rsidR="0010371B" w:rsidRDefault="0010371B">
      <w:pPr>
        <w:spacing w:after="0" w:line="360" w:lineRule="auto"/>
        <w:jc w:val="center"/>
        <w:rPr>
          <w:rFonts w:ascii="Arial" w:hAnsi="Arial" w:cs="Arial"/>
          <w:b/>
          <w:bCs/>
          <w:color w:val="000000" w:themeColor="text1"/>
          <w:sz w:val="28"/>
          <w:szCs w:val="28"/>
        </w:rPr>
      </w:pPr>
    </w:p>
    <w:p w14:paraId="4369349C" w14:textId="77777777" w:rsidR="0010371B" w:rsidRDefault="00837E2C">
      <w:pPr>
        <w:spacing w:after="0" w:line="360" w:lineRule="auto"/>
        <w:ind w:firstLine="2268"/>
        <w:jc w:val="both"/>
      </w:pPr>
      <w:r>
        <w:rPr>
          <w:rFonts w:ascii="Arial" w:hAnsi="Arial" w:cs="Arial"/>
          <w:color w:val="000000" w:themeColor="text1"/>
          <w:sz w:val="28"/>
          <w:szCs w:val="28"/>
        </w:rPr>
        <w:t>Presentes os pressupostos de admissibilidade, conheço do apelo interposto.</w:t>
      </w:r>
    </w:p>
    <w:p w14:paraId="4369349D" w14:textId="77777777" w:rsidR="0010371B" w:rsidRDefault="0010371B">
      <w:pPr>
        <w:spacing w:after="0" w:line="360" w:lineRule="auto"/>
        <w:ind w:firstLine="2268"/>
        <w:jc w:val="both"/>
        <w:rPr>
          <w:rFonts w:ascii="Arial" w:hAnsi="Arial" w:cs="Arial"/>
          <w:sz w:val="28"/>
          <w:szCs w:val="28"/>
        </w:rPr>
      </w:pPr>
    </w:p>
    <w:p w14:paraId="4369349E" w14:textId="77777777" w:rsidR="0010371B" w:rsidRDefault="00837E2C">
      <w:pPr>
        <w:pStyle w:val="Ttulo2"/>
        <w:spacing w:before="0" w:after="0" w:line="360" w:lineRule="auto"/>
        <w:jc w:val="center"/>
        <w:pPrChange w:id="1759" w:author="Assessor GDSXSR" w:date="2026-10-31T00:15:36Z">
          <w:pPr>
            <w:pStyle w:val="Ttulo2"/>
            <w:spacing w:before="0" w:after="0" w:line="360" w:lineRule="auto"/>
          </w:pPr>
        </w:pPrChange>
      </w:pPr>
      <w:r>
        <w:rPr>
          <w:rFonts w:ascii="Arial" w:hAnsi="Arial" w:cs="Arial"/>
          <w:b w:val="0"/>
          <w:color w:val="000000" w:themeColor="text1"/>
          <w:sz w:val="28"/>
          <w:szCs w:val="28"/>
          <w:highlight w:val="yellow"/>
          <w:rPrChange w:id="1597" w:author="Assessor GDSXSR" w:date="2026-10-31T00:15:36Z">
            <w:rPr>
              <w:rFonts w:ascii="Arial" w:hAnsi="Arial" w:cs="Arial"/>
              <w:b w:val="0"/>
              <w:color w:val="000000" w:themeColor="text1"/>
              <w:sz w:val="28"/>
              <w:szCs w:val="28"/>
            </w:rPr>
          </w:rPrChange>
        </w:rPr>
        <w:t>DA COMPROVAÇÃO DA ABUSIVIDADE DA TAXA DOS JUROS REMUNERATÓRIOS E DA RESTITUIÇÃO SIMPLES</w:t>
      </w:r>
    </w:p>
    <w:p w14:paraId="4369349F" w14:textId="77777777" w:rsidR="0010371B" w:rsidRDefault="0010371B">
      <w:pPr>
        <w:pStyle w:val="Ttulo2"/>
        <w:spacing w:before="0" w:after="0" w:line="360" w:lineRule="auto"/>
        <w:ind w:firstLine="2268"/>
        <w:jc w:val="both"/>
        <w:rPr>
          <w:rFonts w:ascii="Arial" w:eastAsia="Calibri" w:hAnsi="Arial" w:cs="Arial"/>
          <w:color w:val="000000" w:themeColor="text1"/>
          <w:sz w:val="28"/>
          <w:szCs w:val="28"/>
        </w:rPr>
      </w:pPr>
    </w:p>
    <w:p w14:paraId="436934A0" w14:textId="18F62C43" w:rsidR="0010371B" w:rsidRDefault="00837E2C">
      <w:pPr>
        <w:pStyle w:val="Ttulo2"/>
        <w:spacing w:before="0" w:after="0" w:line="360" w:lineRule="auto"/>
        <w:ind w:firstLine="2268"/>
        <w:jc w:val="both"/>
      </w:pPr>
      <w:r>
        <w:rPr>
          <w:rFonts w:ascii="Arial" w:eastAsia="Calibri" w:hAnsi="Arial" w:cs="Arial"/>
          <w:b w:val="0"/>
          <w:color w:val="000000" w:themeColor="text1"/>
          <w:sz w:val="28"/>
          <w:szCs w:val="28"/>
        </w:rPr>
        <w:t xml:space="preserve">O </w:t>
      </w:r>
      <w:ins w:id="1280" w:author="Assessor GDSXSR" w:date="2026-10-31T00:15:36Z">
        <w:r>
          <w:rPr>
            <w:rFonts w:ascii="Arial" w:eastAsia="Calibri" w:hAnsi="Arial" w:cs="Arial"/>
            <w:b w:val="0"/>
            <w:color w:val="808080"/>
            <w:sz w:val="28"/>
            <w:szCs w:val="28"/>
          </w:rPr>
          <w:t xml:space="preserve">autor/</w:t>
        </w:r>
      </w:ins>
      <w:r>
        <w:rPr>
          <w:rFonts w:ascii="Arial" w:eastAsia="Calibri" w:hAnsi="Arial" w:cs="Arial"/>
          <w:b w:val="0"/>
          <w:color w:val="000000" w:themeColor="text1"/>
          <w:sz w:val="28"/>
          <w:szCs w:val="28"/>
        </w:rPr>
        <w:t xml:space="preserve">apelante alega </w:t>
      </w:r>
      <w:del w:id="1281" w:author="Assessor GDSXSR" w:date="2026-10-31T00:15:36Z">
        <w:r>
          <w:rPr>
            <w:rFonts w:ascii="Arial" w:eastAsia="Calibri" w:hAnsi="Arial" w:cs="Arial"/>
            <w:b w:val="0"/>
            <w:color w:val="000000" w:themeColor="text1"/>
            <w:sz w:val="28"/>
            <w:szCs w:val="28"/>
          </w:rPr>
          <w:delText xml:space="preserve">a</w:delText>
        </w:r>
      </w:del>
      <w:ins w:id="1282" w:author="Assessor GDSXSR" w:date="2026-10-31T00:15:36Z">
        <w:r>
          <w:rPr>
            <w:rFonts w:ascii="Arial" w:eastAsia="Calibri" w:hAnsi="Arial" w:cs="Arial"/>
            <w:b w:val="0"/>
            <w:color w:val="808080"/>
            <w:sz w:val="28"/>
            <w:szCs w:val="28"/>
          </w:rPr>
          <w:t xml:space="preserve">que:</w:t>
        </w:r>
      </w:ins>
      <w:r>
        <w:rPr>
          <w:rFonts w:ascii="Arial" w:eastAsia="Calibri" w:hAnsi="Arial" w:cs="Arial"/>
          <w:b w:val="0"/>
          <w:color w:val="000000" w:themeColor="text1"/>
          <w:sz w:val="28"/>
          <w:szCs w:val="28"/>
        </w:rPr>
        <w:t xml:space="preserve"> </w:t>
      </w:r>
      <w:del w:id="1283" w:author="Assessor GDSXSR" w:date="2026-10-31T00:15:36Z">
        <w:r>
          <w:rPr>
            <w:rFonts w:ascii="Arial" w:eastAsia="Calibri" w:hAnsi="Arial" w:cs="Arial"/>
            <w:b w:val="0"/>
            <w:color w:val="000000" w:themeColor="text1"/>
            <w:sz w:val="28"/>
            <w:szCs w:val="28"/>
          </w:rPr>
          <w:delText xml:space="preserve">existência de discrepância entre</w:delText>
        </w:r>
      </w:del>
      <w:ins w:id="1284" w:author="Assessor GDSXSR" w:date="2026-10-31T00:15:36Z">
        <w:r>
          <w:rPr>
            <w:rFonts w:ascii="Arial" w:eastAsia="Calibri" w:hAnsi="Arial" w:cs="Arial"/>
            <w:b/>
            <w:color w:val="808080"/>
            <w:sz w:val="28"/>
            <w:szCs w:val="28"/>
            <w:rPrChange w:id="1745" w:author="Assessor GDSXSR" w:date="2026-10-31T00:15:36Z">
              <w:rPr>
                <w:rFonts w:ascii="Arial" w:eastAsia="Calibri" w:hAnsi="Arial" w:cs="Arial"/>
                <w:b w:val="0"/>
                <w:color w:val="808080"/>
                <w:sz w:val="28"/>
                <w:szCs w:val="28"/>
              </w:rPr>
            </w:rPrChange>
          </w:rPr>
          <w:t xml:space="preserve">1)</w:t>
        </w:r>
      </w:ins>
      <w:r>
        <w:rPr>
          <w:rFonts w:ascii="Arial" w:eastAsia="Calibri" w:hAnsi="Arial" w:cs="Arial"/>
          <w:b w:val="0"/>
          <w:color w:val="000000" w:themeColor="text1"/>
          <w:sz w:val="28"/>
          <w:szCs w:val="28"/>
        </w:rPr>
        <w:t xml:space="preserve"> a taxa de juros remuneratórios </w:t>
      </w:r>
      <w:del w:id="1285" w:author="Assessor GDSXSR" w:date="2026-10-31T00:15:36Z">
        <w:r>
          <w:rPr>
            <w:rFonts w:ascii="Arial" w:eastAsia="Calibri" w:hAnsi="Arial" w:cs="Arial"/>
            <w:b w:val="0"/>
            <w:color w:val="000000" w:themeColor="text1"/>
            <w:sz w:val="28"/>
            <w:szCs w:val="28"/>
          </w:rPr>
          <w:delText xml:space="preserve">contratada e a média do Banco Central, uma vez que aquela foi pactuada em</w:delText>
        </w:r>
      </w:del>
      <w:ins w:id="1286" w:author="Assessor GDSXSR" w:date="2026-10-31T00:15:36Z">
        <w:r>
          <w:rPr>
            <w:rFonts w:ascii="Arial" w:eastAsia="Calibri" w:hAnsi="Arial" w:cs="Arial"/>
            <w:b w:val="0"/>
            <w:color w:val="808080"/>
            <w:sz w:val="28"/>
            <w:szCs w:val="28"/>
          </w:rPr>
          <w:t xml:space="preserve">de</w:t>
        </w:r>
      </w:ins>
      <w:r>
        <w:rPr>
          <w:rFonts w:ascii="Arial" w:eastAsia="Calibri" w:hAnsi="Arial" w:cs="Arial"/>
          <w:b w:val="0"/>
          <w:color w:val="000000" w:themeColor="text1"/>
          <w:sz w:val="28"/>
          <w:szCs w:val="28"/>
        </w:rPr>
        <w:t xml:space="preserve"> 22% ao mês (987,22% ao ano)</w:t>
      </w:r>
      <w:ins w:id="1287" w:author="Assessor GDSXSR" w:date="2026-10-31T00:15:36Z">
        <w:r>
          <w:rPr>
            <w:rFonts w:ascii="Arial" w:eastAsia="Calibri" w:hAnsi="Arial" w:cs="Arial"/>
            <w:b w:val="0"/>
            <w:color w:val="808080"/>
            <w:sz w:val="28"/>
            <w:szCs w:val="28"/>
          </w:rPr>
          <w:t xml:space="preserve"> é cerca de três vezes superior à média de mercado</w:t>
        </w:r>
      </w:ins>
      <w:r>
        <w:rPr>
          <w:rFonts w:ascii="Arial" w:eastAsia="Calibri" w:hAnsi="Arial" w:cs="Arial"/>
          <w:b w:val="0"/>
          <w:color w:val="000000" w:themeColor="text1"/>
          <w:sz w:val="28"/>
          <w:szCs w:val="28"/>
        </w:rPr>
        <w:t xml:space="preserve">, </w:t>
      </w:r>
      <w:del w:id="1288" w:author="Assessor GDSXSR" w:date="2026-10-31T00:15:36Z">
        <w:r>
          <w:rPr>
            <w:rFonts w:ascii="Arial" w:eastAsia="Calibri" w:hAnsi="Arial" w:cs="Arial"/>
            <w:b w:val="0"/>
            <w:color w:val="000000" w:themeColor="text1"/>
            <w:sz w:val="28"/>
            <w:szCs w:val="28"/>
          </w:rPr>
          <w:delText xml:space="preserve">devendo</w:delText>
        </w:r>
      </w:del>
      <w:ins w:id="1289" w:author="Assessor GDSXSR" w:date="2026-10-31T00:15:36Z">
        <w:r>
          <w:rPr>
            <w:rFonts w:ascii="Arial" w:eastAsia="Calibri" w:hAnsi="Arial" w:cs="Arial"/>
            <w:b w:val="0"/>
            <w:color w:val="808080"/>
            <w:sz w:val="28"/>
            <w:szCs w:val="28"/>
          </w:rPr>
          <w:t xml:space="preserve">o</w:t>
        </w:r>
      </w:ins>
      <w:r>
        <w:rPr>
          <w:rFonts w:ascii="Arial" w:eastAsia="Calibri" w:hAnsi="Arial" w:cs="Arial"/>
          <w:b w:val="0"/>
          <w:color w:val="000000" w:themeColor="text1"/>
          <w:sz w:val="28"/>
          <w:szCs w:val="28"/>
        </w:rPr>
        <w:t xml:space="preserve"> </w:t>
      </w:r>
      <w:del w:id="1290" w:author="Assessor GDSXSR" w:date="2026-10-31T00:15:36Z">
        <w:r>
          <w:rPr>
            <w:rFonts w:ascii="Arial" w:eastAsia="Calibri" w:hAnsi="Arial" w:cs="Arial"/>
            <w:b w:val="0"/>
            <w:color w:val="000000" w:themeColor="text1"/>
            <w:sz w:val="28"/>
            <w:szCs w:val="28"/>
          </w:rPr>
          <w:delText xml:space="preserve">incidir</w:delText>
        </w:r>
      </w:del>
      <w:ins w:id="1291" w:author="Assessor GDSXSR" w:date="2026-10-31T00:15:36Z">
        <w:r>
          <w:rPr>
            <w:rFonts w:ascii="Arial" w:eastAsia="Calibri" w:hAnsi="Arial" w:cs="Arial"/>
            <w:b w:val="0"/>
            <w:color w:val="808080"/>
            <w:sz w:val="28"/>
            <w:szCs w:val="28"/>
          </w:rPr>
          <w:t xml:space="preserve">que evidencia onerosidade excessiva; e </w:t>
        </w:r>
        <w:r>
          <w:rPr>
            <w:rFonts w:ascii="Arial" w:eastAsia="Calibri" w:hAnsi="Arial" w:cs="Arial"/>
            <w:b/>
            <w:color w:val="808080"/>
            <w:sz w:val="28"/>
            <w:szCs w:val="28"/>
            <w:rPrChange w:id="1746" w:author="Assessor GDSXSR" w:date="2026-10-31T00:15:36Z">
              <w:rPr>
                <w:rFonts w:ascii="Arial" w:eastAsia="Calibri" w:hAnsi="Arial" w:cs="Arial"/>
                <w:b w:val="0"/>
                <w:color w:val="808080"/>
                <w:sz w:val="28"/>
                <w:szCs w:val="28"/>
              </w:rPr>
            </w:rPrChange>
          </w:rPr>
          <w:t xml:space="preserve">2)</w:t>
        </w:r>
        <w:r>
          <w:rPr>
            <w:rFonts w:ascii="Arial" w:eastAsia="Calibri" w:hAnsi="Arial" w:cs="Arial"/>
            <w:b w:val="0"/>
            <w:color w:val="808080"/>
            <w:sz w:val="28"/>
            <w:szCs w:val="28"/>
          </w:rPr>
          <w:t xml:space="preserve"> a cobrança com base em cláusula abusiva atrai</w:t>
        </w:r>
      </w:ins>
      <w:r>
        <w:rPr>
          <w:rFonts w:ascii="Arial" w:eastAsia="Calibri" w:hAnsi="Arial" w:cs="Arial"/>
          <w:b w:val="0"/>
          <w:color w:val="000000" w:themeColor="text1"/>
          <w:sz w:val="28"/>
          <w:szCs w:val="28"/>
        </w:rPr>
        <w:t xml:space="preserve"> a restituição em dobro </w:t>
      </w:r>
      <w:del w:id="1292" w:author="Assessor GDSXSR" w:date="2026-10-31T00:15:36Z">
        <w:r>
          <w:rPr>
            <w:rFonts w:ascii="Arial" w:eastAsia="Calibri" w:hAnsi="Arial" w:cs="Arial"/>
            <w:b w:val="0"/>
            <w:color w:val="000000" w:themeColor="text1"/>
            <w:sz w:val="28"/>
            <w:szCs w:val="28"/>
          </w:rPr>
          <w:delText xml:space="preserve">do</w:delText>
        </w:r>
      </w:del>
      <w:ins w:id="1293" w:author="Assessor GDSXSR" w:date="2026-10-31T00:15:36Z">
        <w:r>
          <w:rPr>
            <w:rFonts w:ascii="Arial" w:eastAsia="Calibri" w:hAnsi="Arial" w:cs="Arial"/>
            <w:b w:val="0"/>
            <w:color w:val="808080"/>
            <w:sz w:val="28"/>
            <w:szCs w:val="28"/>
          </w:rPr>
          <w:t xml:space="preserve">(ID</w:t>
        </w:r>
      </w:ins>
      <w:r>
        <w:rPr>
          <w:rFonts w:ascii="Arial" w:eastAsia="Calibri" w:hAnsi="Arial" w:cs="Arial"/>
          <w:b w:val="0"/>
          <w:color w:val="000000" w:themeColor="text1"/>
          <w:sz w:val="28"/>
          <w:szCs w:val="28"/>
        </w:rPr>
        <w:t xml:space="preserve"> </w:t>
      </w:r>
      <w:del w:id="1294" w:author="Assessor GDSXSR" w:date="2026-10-31T00:15:36Z">
        <w:r>
          <w:rPr>
            <w:rFonts w:ascii="Arial" w:eastAsia="Calibri" w:hAnsi="Arial" w:cs="Arial"/>
            <w:b w:val="0"/>
            <w:color w:val="000000" w:themeColor="text1"/>
            <w:sz w:val="28"/>
            <w:szCs w:val="28"/>
          </w:rPr>
          <w:delText xml:space="preserve">indébito</w:delText>
        </w:r>
      </w:del>
      <w:ins w:id="1295" w:author="Assessor GDSXSR" w:date="2026-10-31T00:15:36Z">
        <w:r>
          <w:rPr>
            <w:rFonts w:ascii="Arial" w:eastAsia="Calibri" w:hAnsi="Arial" w:cs="Arial"/>
            <w:b w:val="0"/>
            <w:color w:val="808080"/>
            <w:sz w:val="28"/>
            <w:szCs w:val="28"/>
          </w:rPr>
          <w:t xml:space="preserve">88745768)</w:t>
        </w:r>
      </w:ins>
      <w:r>
        <w:rPr>
          <w:rFonts w:ascii="Arial" w:eastAsia="Calibri" w:hAnsi="Arial" w:cs="Arial"/>
          <w:b w:val="0"/>
          <w:color w:val="000000" w:themeColor="text1"/>
          <w:sz w:val="28"/>
          <w:szCs w:val="28"/>
        </w:rPr>
        <w:t xml:space="preserve">.</w:t>
      </w:r>
    </w:p>
    <w:p w14:paraId="436934A1" w14:textId="77777777" w:rsidR="0010371B" w:rsidRDefault="0010371B">
      <w:pPr>
        <w:pStyle w:val="Corpodetexto"/>
        <w:spacing w:after="0" w:line="360" w:lineRule="auto"/>
        <w:ind w:firstLine="2268"/>
        <w:jc w:val="both"/>
        <w:rPr>
          <w:del w:id="1564" w:author="Assessor GDSXSR" w:date="2026-10-31T00:15:36Z"/>
          <w:rFonts w:ascii="Arial" w:eastAsia="Calibri" w:hAnsi="Arial" w:cs="Arial"/>
          <w:color w:val="000000" w:themeColor="text1"/>
          <w:sz w:val="28"/>
          <w:szCs w:val="28"/>
        </w:rPr>
      </w:pPr>
    </w:p>
    <w:p w14:paraId="436934A2" w14:textId="77777777" w:rsidR="0010371B" w:rsidRDefault="00837E2C">
      <w:pPr>
        <w:pStyle w:val="Corpodetexto"/>
        <w:spacing w:after="0" w:line="360" w:lineRule="auto"/>
        <w:ind w:firstLine="2268"/>
        <w:jc w:val="both"/>
        <w:rPr>
          <w:del w:id="1566" w:author="Assessor GDSXSR" w:date="2026-10-31T00:15:36Z"/>
        </w:rPr>
      </w:pPr>
      <w:del w:id="1565" w:author="Assessor GDSXSR" w:date="2026-10-31T00:15:36Z">
        <w:r>
          <w:rPr>
            <w:rFonts w:ascii="Arial" w:eastAsia="Calibri" w:hAnsi="Arial" w:cs="Arial"/>
            <w:color w:val="000000" w:themeColor="text1"/>
            <w:sz w:val="28"/>
            <w:szCs w:val="28"/>
          </w:rPr>
          <w:delText>Requer o provimento do apelo para que seja declarada a abusividade da taxa de juros remuneratórios, limitando-se a taxa média de mercado, devendo ser restituído em dobro os valores pagos indevidamente.</w:delText>
        </w:r>
      </w:del>
    </w:p>
    <w:p w14:paraId="436934A3"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A4" w14:textId="77777777" w:rsidR="0010371B" w:rsidRDefault="00837E2C">
      <w:pPr>
        <w:pStyle w:val="Textoprformatado"/>
        <w:spacing w:line="360" w:lineRule="auto"/>
        <w:ind w:firstLine="2268"/>
        <w:jc w:val="both"/>
      </w:pPr>
      <w:r>
        <w:rPr>
          <w:rFonts w:ascii="Arial" w:hAnsi="Arial" w:cs="Arial"/>
          <w:color w:val="000000" w:themeColor="text1"/>
          <w:sz w:val="28"/>
          <w:szCs w:val="28"/>
          <w:highlight w:val="yellow"/>
          <w:rPrChange w:id="1598" w:author="Assessor GDSXSR" w:date="2026-10-31T00:15:36Z">
            <w:rPr>
              <w:rFonts w:ascii="Arial" w:hAnsi="Arial" w:cs="Arial"/>
              <w:color w:val="000000" w:themeColor="text1"/>
              <w:sz w:val="28"/>
              <w:szCs w:val="28"/>
            </w:rPr>
          </w:rPrChange>
        </w:rPr>
        <w:t>Com parcial razão o autor/apelante.</w:t>
      </w:r>
    </w:p>
    <w:p w14:paraId="436934A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A6" w14:textId="77777777" w:rsidR="0010371B" w:rsidRDefault="00837E2C">
      <w:pPr>
        <w:pStyle w:val="Textoprformatado"/>
        <w:spacing w:line="360" w:lineRule="auto"/>
        <w:ind w:firstLine="2268"/>
        <w:jc w:val="both"/>
      </w:pPr>
      <w:commentRangeStart w:id="11"/>
      <w:r>
        <w:rPr>
          <w:rFonts w:ascii="Arial" w:hAnsi="Arial" w:cs="Arial"/>
          <w:color w:val="000000" w:themeColor="text1"/>
          <w:sz w:val="28"/>
          <w:szCs w:val="28"/>
        </w:rPr>
        <w:t xml:space="preserve">A questão</w:t>
      </w:r>
      <w:del w:id="1296" w:author="Assessor GDSXSR" w:date="2026-10-31T00:15:36Z">
        <w:r>
          <w:rPr>
            <w:rFonts w:ascii="Arial" w:hAnsi="Arial" w:cs="Arial"/>
            <w:color w:val="000000" w:themeColor="text1"/>
            <w:sz w:val="28"/>
            <w:szCs w:val="28"/>
          </w:rPr>
          <w:delText xml:space="preserve"> da abusividade dos juros remuneratórios</w:delText>
        </w:r>
      </w:del>
      <w:r>
        <w:rPr>
          <w:rFonts w:ascii="Arial" w:hAnsi="Arial" w:cs="Arial"/>
          <w:color w:val="000000" w:themeColor="text1"/>
          <w:sz w:val="28"/>
          <w:szCs w:val="28"/>
        </w:rPr>
        <w:t xml:space="preserve"> se resolve </w:t>
      </w:r>
      <w:del w:id="1297" w:author="Assessor GDSXSR" w:date="2026-10-31T00:15:36Z">
        <w:r>
          <w:rPr>
            <w:rFonts w:ascii="Arial" w:hAnsi="Arial" w:cs="Arial"/>
            <w:color w:val="000000" w:themeColor="text1"/>
            <w:sz w:val="28"/>
            <w:szCs w:val="28"/>
          </w:rPr>
          <w:delText xml:space="preserve">pela aplicação das</w:delText>
        </w:r>
      </w:del>
      <w:ins w:id="1298" w:author="Assessor GDSXSR" w:date="2026-10-31T00:15:36Z">
        <w:r>
          <w:rPr>
            <w:rFonts w:ascii="Arial" w:hAnsi="Arial" w:cs="Arial"/>
            <w:color w:val="808080"/>
            <w:sz w:val="28"/>
            <w:szCs w:val="28"/>
          </w:rPr>
          <w:t xml:space="preserve">pelas</w:t>
        </w:r>
      </w:ins>
      <w:r>
        <w:rPr>
          <w:rFonts w:ascii="Arial" w:hAnsi="Arial" w:cs="Arial"/>
          <w:color w:val="000000" w:themeColor="text1"/>
          <w:sz w:val="28"/>
          <w:szCs w:val="28"/>
        </w:rPr>
        <w:t xml:space="preserve"> teses firmadas pelo </w:t>
      </w:r>
      <w:del w:id="1299" w:author="Assessor GDSXSR" w:date="2026-10-31T00:15:36Z">
        <w:r>
          <w:rPr>
            <w:rFonts w:ascii="Arial" w:hAnsi="Arial" w:cs="Arial"/>
            <w:color w:val="000000" w:themeColor="text1"/>
            <w:sz w:val="28"/>
            <w:szCs w:val="28"/>
          </w:rPr>
          <w:delText xml:space="preserve">C</w:delText>
        </w:r>
      </w:del>
      <w:ins w:id="1300" w:author="Assessor GDSXSR" w:date="2026-10-31T00:15:36Z">
        <w:r>
          <w:rPr>
            <w:rFonts w:ascii="Arial" w:hAnsi="Arial" w:cs="Arial"/>
            <w:color w:val="808080"/>
            <w:sz w:val="28"/>
            <w:szCs w:val="28"/>
          </w:rPr>
          <w:t xml:space="preserve">c</w:t>
        </w:r>
      </w:ins>
      <w:r>
        <w:rPr>
          <w:rFonts w:ascii="Arial" w:hAnsi="Arial" w:cs="Arial"/>
          <w:color w:val="000000" w:themeColor="text1"/>
          <w:sz w:val="28"/>
          <w:szCs w:val="28"/>
        </w:rPr>
        <w:t xml:space="preserve">. STJ nos </w:t>
      </w:r>
      <w:del w:id="1301" w:author="Assessor GDSXSR" w:date="2026-10-31T00:15:36Z">
        <w:r>
          <w:rPr>
            <w:rFonts w:ascii="Arial" w:hAnsi="Arial" w:cs="Arial"/>
            <w:color w:val="000000" w:themeColor="text1"/>
            <w:sz w:val="28"/>
            <w:szCs w:val="28"/>
          </w:rPr>
          <w:delText xml:space="preserve">temas</w:delText>
        </w:r>
      </w:del>
      <w:ins w:id="1302" w:author="Assessor GDSXSR" w:date="2026-10-31T00:15:36Z">
        <w:r>
          <w:rPr>
            <w:rFonts w:ascii="Arial" w:hAnsi="Arial" w:cs="Arial"/>
            <w:color w:val="808080"/>
            <w:sz w:val="28"/>
            <w:szCs w:val="28"/>
          </w:rPr>
          <w:t xml:space="preserve">Temas</w:t>
        </w:r>
      </w:ins>
      <w:r>
        <w:rPr>
          <w:rFonts w:ascii="Arial" w:hAnsi="Arial" w:cs="Arial"/>
          <w:color w:val="000000" w:themeColor="text1"/>
          <w:sz w:val="28"/>
          <w:szCs w:val="28"/>
        </w:rPr>
        <w:t xml:space="preserve"> </w:t>
      </w:r>
      <w:del w:id="1303" w:author="Assessor GDSXSR" w:date="2026-10-31T00:15:36Z">
        <w:r>
          <w:rPr>
            <w:rFonts w:ascii="Arial" w:hAnsi="Arial" w:cs="Arial"/>
            <w:color w:val="000000" w:themeColor="text1"/>
            <w:sz w:val="28"/>
            <w:szCs w:val="28"/>
          </w:rPr>
          <w:delText xml:space="preserve">repetitivos</w:delText>
        </w:r>
      </w:del>
      <w:ins w:id="1304" w:author="Assessor GDSXSR" w:date="2026-10-31T00:15:36Z">
        <w:r>
          <w:rPr>
            <w:rFonts w:ascii="Arial" w:hAnsi="Arial" w:cs="Arial"/>
            <w:color w:val="808080"/>
            <w:sz w:val="28"/>
            <w:szCs w:val="28"/>
          </w:rPr>
          <w:t xml:space="preserve">Repetitivos</w:t>
        </w:r>
      </w:ins>
      <w:r>
        <w:rPr>
          <w:rFonts w:ascii="Arial" w:hAnsi="Arial" w:cs="Arial"/>
          <w:color w:val="000000" w:themeColor="text1"/>
          <w:sz w:val="28"/>
          <w:szCs w:val="28"/>
        </w:rPr>
        <w:t xml:space="preserve"> 24, 25, 27 e 28</w:t>
      </w:r>
      <w:ins w:id="1305" w:author="Assessor GDSXSR" w:date="2026-10-31T00:15:36Z">
        <w:r>
          <w:rPr>
            <w:rFonts w:ascii="Arial" w:hAnsi="Arial" w:cs="Arial"/>
            <w:color w:val="808080"/>
            <w:sz w:val="28"/>
            <w:szCs w:val="28"/>
          </w:rPr>
          <w:t xml:space="preserve">, no julgamento do REsp n. 1.061.530/RS (relatora Ministra Nancy Andrighi, Segunda Seção, julgado em 22/10/2008, DJe de 10/3/2009)</w:t>
        </w:r>
      </w:ins>
      <w:r>
        <w:rPr>
          <w:rFonts w:ascii="Arial" w:hAnsi="Arial" w:cs="Arial"/>
          <w:color w:val="000000" w:themeColor="text1"/>
          <w:sz w:val="28"/>
          <w:szCs w:val="28"/>
        </w:rPr>
        <w:t xml:space="preserve">:</w:t>
      </w:r>
      <w:commentRangeEnd w:id="11"/>
      <w:r>
        <w:rPr>
          <w:rStyle w:val="CommentReference"/>
        </w:rPr>
        <w:commentReference w:id="11"/>
      </w:r>
    </w:p>
    <w:p w14:paraId="436934A7" w14:textId="77777777"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A8" w14:textId="5A38A341" w:rsidR="0010371B" w:rsidRDefault="00837E2C"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“Tema Repetitivo 24 - As instituições financeiras não se sujeitam à limitação dos juros remuneratórios estipulada na Lei de Usura (Decreto 22.626/33), Súmula 596/STF</w:t>
      </w:r>
      <w:r w:rsidR="00325EE3">
        <w:rPr>
          <w:rFonts w:ascii="Arial" w:hAnsi="Arial" w:cs="Arial"/>
          <w:i/>
          <w:iCs/>
          <w:color w:val="000000" w:themeColor="text1"/>
          <w:sz w:val="26"/>
          <w:szCs w:val="26"/>
        </w:rPr>
        <w:t>.”</w:t>
      </w:r>
    </w:p>
    <w:p w14:paraId="436934A9" w14:textId="672D3B30"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lastRenderedPageBreak/>
        <w:t>“</w:t>
      </w:r>
      <w:r w:rsidR="00837E2C">
        <w:rPr>
          <w:rFonts w:ascii="Arial" w:hAnsi="Arial" w:cs="Arial"/>
          <w:i/>
          <w:iCs/>
          <w:color w:val="000000" w:themeColor="text1"/>
          <w:sz w:val="26"/>
          <w:szCs w:val="26"/>
        </w:rPr>
        <w:t>Tema Repetitivo 25 - A estipulação de juros remuneratórios superiores a 12% ao ano, por si só, não indica abusividade</w:t>
      </w:r>
      <w:r>
        <w:rPr>
          <w:rFonts w:ascii="Arial" w:hAnsi="Arial" w:cs="Arial"/>
          <w:i/>
          <w:iCs/>
          <w:color w:val="000000" w:themeColor="text1"/>
          <w:sz w:val="26"/>
          <w:szCs w:val="26"/>
        </w:rPr>
        <w:t>.”</w:t>
      </w:r>
    </w:p>
    <w:p w14:paraId="436934AA" w14:textId="70489D45"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AB" w14:textId="48E583B9"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Tema Repetitivo 27 - 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r>
        <w:rPr>
          <w:rFonts w:ascii="Arial" w:hAnsi="Arial" w:cs="Arial"/>
          <w:i/>
          <w:iCs/>
          <w:color w:val="000000" w:themeColor="text1"/>
          <w:sz w:val="26"/>
          <w:szCs w:val="26"/>
        </w:rPr>
        <w:t>.”</w:t>
      </w:r>
    </w:p>
    <w:p w14:paraId="5324112D" w14:textId="77777777" w:rsidR="00325EE3" w:rsidRDefault="00325EE3">
      <w:pPr>
        <w:pStyle w:val="Textoprformatado"/>
        <w:spacing w:line="360" w:lineRule="auto"/>
        <w:ind w:left="2268" w:firstLine="1134"/>
        <w:jc w:val="both"/>
        <w:rPr>
          <w:rFonts w:ascii="Arial" w:hAnsi="Arial" w:cs="Arial"/>
          <w:i/>
          <w:iCs/>
          <w:color w:val="000000" w:themeColor="text1"/>
          <w:sz w:val="26"/>
          <w:szCs w:val="26"/>
        </w:rPr>
      </w:pPr>
    </w:p>
    <w:p w14:paraId="436934AC" w14:textId="0A3B542B"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Tema Repetitivo 28 - O reconhecimento da abusividade nos encargos exigidos no período da normalidade contratual (juros remuneratórios e capitalização) descaracteriza a mora.”</w:t>
      </w:r>
    </w:p>
    <w:p w14:paraId="436934AD" w14:textId="77777777"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AE" w14:textId="77777777" w:rsidR="0010371B" w:rsidRDefault="00837E2C">
      <w:pPr>
        <w:pStyle w:val="Textoprformatado"/>
        <w:spacing w:line="360" w:lineRule="auto"/>
        <w:ind w:firstLine="2268"/>
        <w:jc w:val="both"/>
        <w:rPr>
          <w:del w:id="1571" w:author="Assessor GDSXSR" w:date="2026-10-31T00:15:36Z"/>
        </w:rPr>
      </w:pPr>
      <w:del w:id="1570" w:author="Assessor GDSXSR" w:date="2026-10-31T00:15:36Z">
        <w:r>
          <w:rPr>
            <w:rFonts w:ascii="Arial" w:hAnsi="Arial" w:cs="Arial"/>
            <w:color w:val="000000" w:themeColor="text1"/>
            <w:sz w:val="28"/>
            <w:szCs w:val="28"/>
          </w:rPr>
          <w:delText>Desse modo, é pacífica a jurisprudência do C. STJ, no sentido da inexistência de limitação legal de juros remuneratórios no Sistema Financeiro Nacional.</w:delText>
        </w:r>
      </w:del>
    </w:p>
    <w:p w14:paraId="436934AF" w14:textId="77777777" w:rsidR="0010371B" w:rsidRDefault="0010371B">
      <w:pPr>
        <w:pStyle w:val="Textoprformatado"/>
        <w:spacing w:line="360" w:lineRule="auto"/>
        <w:ind w:firstLine="2268"/>
        <w:jc w:val="both"/>
        <w:rPr>
          <w:del w:id="1572" w:author="Assessor GDSXSR" w:date="2026-10-31T00:15:36Z"/>
          <w:rFonts w:ascii="Arial" w:hAnsi="Arial" w:cs="Arial"/>
          <w:color w:val="000000" w:themeColor="text1"/>
          <w:sz w:val="28"/>
          <w:szCs w:val="28"/>
        </w:rPr>
      </w:pPr>
    </w:p>
    <w:p w14:paraId="436934B0" w14:textId="77777777" w:rsidR="0010371B" w:rsidRDefault="00837E2C">
      <w:pPr>
        <w:pStyle w:val="Textoprformatado"/>
        <w:spacing w:line="360" w:lineRule="auto"/>
        <w:ind w:firstLine="2268"/>
        <w:jc w:val="both"/>
        <w:rPr>
          <w:del w:id="1574" w:author="Assessor GDSXSR" w:date="2026-10-31T00:15:36Z"/>
        </w:rPr>
      </w:pPr>
      <w:del w:id="1573" w:author="Assessor GDSXSR" w:date="2026-10-31T00:15:36Z">
        <w:r>
          <w:rPr>
            <w:rFonts w:ascii="Arial" w:hAnsi="Arial" w:cs="Arial"/>
            <w:color w:val="000000" w:themeColor="text1"/>
            <w:sz w:val="28"/>
            <w:szCs w:val="28"/>
          </w:rPr>
          <w:delText>De outra parte, o fato de não haver limitação legal à cobrança de juros remuneratórios por parte das instituições financeiras não afasta a possibilidade de se perquirir, no caso concreto, eventual abusividade da taxa cobrada.</w:delText>
        </w:r>
      </w:del>
    </w:p>
    <w:p w14:paraId="436934B1" w14:textId="77777777" w:rsidR="0010371B" w:rsidRDefault="0010371B">
      <w:pPr>
        <w:pStyle w:val="Textoprformatado"/>
        <w:spacing w:line="360" w:lineRule="auto"/>
        <w:ind w:firstLine="2268"/>
        <w:jc w:val="both"/>
        <w:rPr>
          <w:del w:id="1575" w:author="Assessor GDSXSR" w:date="2026-10-31T00:15:36Z"/>
          <w:rFonts w:ascii="Arial" w:hAnsi="Arial" w:cs="Arial"/>
          <w:color w:val="000000" w:themeColor="text1"/>
          <w:sz w:val="28"/>
          <w:szCs w:val="28"/>
        </w:rPr>
      </w:pPr>
    </w:p>
    <w:p w14:paraId="436934B2" w14:textId="77777777" w:rsidR="0010371B" w:rsidRDefault="00837E2C">
      <w:pPr>
        <w:pStyle w:val="Textoprformatado"/>
        <w:spacing w:line="360" w:lineRule="auto"/>
        <w:ind w:firstLine="2268"/>
        <w:jc w:val="both"/>
      </w:pPr>
      <w:del w:id="1306" w:author="Assessor GDSXSR" w:date="2026-10-31T00:15:36Z">
        <w:r>
          <w:rPr>
            <w:rFonts w:ascii="Arial" w:hAnsi="Arial" w:cs="Arial"/>
            <w:color w:val="000000" w:themeColor="text1"/>
            <w:sz w:val="28"/>
            <w:szCs w:val="28"/>
          </w:rPr>
          <w:delText xml:space="preserve">Porém</w:delText>
        </w:r>
      </w:del>
      <w:ins w:id="1307" w:author="Assessor GDSXSR" w:date="2026-10-31T00:15:36Z">
        <w:commentRangeStart w:id="12"/>
        <w:r>
          <w:rPr>
            <w:rFonts w:ascii="Arial" w:hAnsi="Arial" w:cs="Arial"/>
            <w:color w:val="808080"/>
            <w:sz w:val="28"/>
            <w:szCs w:val="28"/>
          </w:rPr>
          <w:t xml:space="preserve">Assim</w:t>
        </w:r>
      </w:ins>
      <w:r>
        <w:rPr>
          <w:rFonts w:ascii="Arial" w:hAnsi="Arial" w:cs="Arial"/>
          <w:color w:val="000000" w:themeColor="text1"/>
          <w:sz w:val="28"/>
          <w:szCs w:val="28"/>
        </w:rPr>
        <w:t xml:space="preserve">, a </w:t>
      </w:r>
      <w:del w:id="1308" w:author="Assessor GDSXSR" w:date="2026-10-31T00:15:36Z">
        <w:r>
          <w:rPr>
            <w:rFonts w:ascii="Arial" w:hAnsi="Arial" w:cs="Arial"/>
            <w:color w:val="000000" w:themeColor="text1"/>
            <w:sz w:val="28"/>
            <w:szCs w:val="28"/>
          </w:rPr>
          <w:delText xml:space="preserve">sua</w:delText>
        </w:r>
      </w:del>
      <w:ins w:id="1309" w:author="Assessor GDSXSR" w:date="2026-10-31T00:15:36Z">
        <w:r>
          <w:rPr>
            <w:rFonts w:ascii="Arial" w:hAnsi="Arial" w:cs="Arial"/>
            <w:color w:val="808080"/>
            <w:sz w:val="28"/>
            <w:szCs w:val="28"/>
          </w:rPr>
          <w:t xml:space="preserve">ausência</w:t>
        </w:r>
      </w:ins>
      <w:r>
        <w:rPr>
          <w:rFonts w:ascii="Arial" w:hAnsi="Arial" w:cs="Arial"/>
          <w:color w:val="000000" w:themeColor="text1"/>
          <w:sz w:val="28"/>
          <w:szCs w:val="28"/>
        </w:rPr>
        <w:t xml:space="preserve"> </w:t>
      </w:r>
      <w:del w:id="1310" w:author="Assessor GDSXSR" w:date="2026-10-31T00:15:36Z">
        <w:r>
          <w:rPr>
            <w:rFonts w:ascii="Arial" w:hAnsi="Arial" w:cs="Arial"/>
            <w:color w:val="000000" w:themeColor="text1"/>
            <w:sz w:val="28"/>
            <w:szCs w:val="28"/>
          </w:rPr>
          <w:delText xml:space="preserve">revisão</w:delText>
        </w:r>
      </w:del>
      <w:ins w:id="1311" w:author="Assessor GDSXSR" w:date="2026-10-31T00:15:36Z">
        <w:r>
          <w:rPr>
            <w:rFonts w:ascii="Arial" w:hAnsi="Arial" w:cs="Arial"/>
            <w:color w:val="808080"/>
            <w:sz w:val="28"/>
            <w:szCs w:val="28"/>
          </w:rPr>
          <w:t xml:space="preserve">de</w:t>
        </w:r>
      </w:ins>
      <w:r>
        <w:rPr>
          <w:rFonts w:ascii="Arial" w:hAnsi="Arial" w:cs="Arial"/>
          <w:color w:val="000000" w:themeColor="text1"/>
          <w:sz w:val="28"/>
          <w:szCs w:val="28"/>
        </w:rPr>
        <w:t xml:space="preserve"> </w:t>
      </w:r>
      <w:del w:id="1312" w:author="Assessor GDSXSR" w:date="2026-10-31T00:15:36Z">
        <w:r>
          <w:rPr>
            <w:rFonts w:ascii="Arial" w:hAnsi="Arial" w:cs="Arial"/>
            <w:color w:val="000000" w:themeColor="text1"/>
            <w:sz w:val="28"/>
            <w:szCs w:val="28"/>
          </w:rPr>
          <w:delText xml:space="preserve">só</w:delText>
        </w:r>
      </w:del>
      <w:ins w:id="1313" w:author="Assessor GDSXSR" w:date="2026-10-31T00:15:36Z">
        <w:r>
          <w:rPr>
            <w:rFonts w:ascii="Arial" w:hAnsi="Arial" w:cs="Arial"/>
            <w:color w:val="808080"/>
            <w:sz w:val="28"/>
            <w:szCs w:val="28"/>
          </w:rPr>
          <w:t xml:space="preserve">limitação</w:t>
        </w:r>
      </w:ins>
      <w:r>
        <w:rPr>
          <w:rFonts w:ascii="Arial" w:hAnsi="Arial" w:cs="Arial"/>
          <w:color w:val="000000" w:themeColor="text1"/>
          <w:sz w:val="28"/>
          <w:szCs w:val="28"/>
        </w:rPr>
        <w:t xml:space="preserve"> </w:t>
      </w:r>
      <w:del w:id="1314" w:author="Assessor GDSXSR" w:date="2026-10-31T00:15:36Z">
        <w:r>
          <w:rPr>
            <w:rFonts w:ascii="Arial" w:hAnsi="Arial" w:cs="Arial"/>
            <w:color w:val="000000" w:themeColor="text1"/>
            <w:sz w:val="28"/>
            <w:szCs w:val="28"/>
          </w:rPr>
          <w:delText xml:space="preserve">é</w:delText>
        </w:r>
      </w:del>
      <w:ins w:id="1315" w:author="Assessor GDSXSR" w:date="2026-10-31T00:15:36Z">
        <w:r>
          <w:rPr>
            <w:rFonts w:ascii="Arial" w:hAnsi="Arial" w:cs="Arial"/>
            <w:color w:val="808080"/>
            <w:sz w:val="28"/>
            <w:szCs w:val="28"/>
          </w:rPr>
          <w:t xml:space="preserve">legal</w:t>
        </w:r>
      </w:ins>
      <w:r>
        <w:rPr>
          <w:rFonts w:ascii="Arial" w:hAnsi="Arial" w:cs="Arial"/>
          <w:color w:val="000000" w:themeColor="text1"/>
          <w:sz w:val="28"/>
          <w:szCs w:val="28"/>
        </w:rPr>
        <w:t xml:space="preserve"> </w:t>
      </w:r>
      <w:del w:id="1316" w:author="Assessor GDSXSR" w:date="2026-10-31T00:15:36Z">
        <w:r>
          <w:rPr>
            <w:rFonts w:ascii="Arial" w:hAnsi="Arial" w:cs="Arial"/>
            <w:color w:val="000000" w:themeColor="text1"/>
            <w:sz w:val="28"/>
            <w:szCs w:val="28"/>
          </w:rPr>
          <w:delText xml:space="preserve">possível</w:delText>
        </w:r>
      </w:del>
      <w:ins w:id="1317" w:author="Assessor GDSXSR" w:date="2026-10-31T00:15:36Z">
        <w:r>
          <w:rPr>
            <w:rFonts w:ascii="Arial" w:hAnsi="Arial" w:cs="Arial"/>
            <w:color w:val="808080"/>
            <w:sz w:val="28"/>
            <w:szCs w:val="28"/>
          </w:rPr>
          <w:t xml:space="preserve">não afasta o controle da abusividade no caso concreto, cabível</w:t>
        </w:r>
      </w:ins>
      <w:r>
        <w:rPr>
          <w:rFonts w:ascii="Arial" w:hAnsi="Arial" w:cs="Arial"/>
          <w:color w:val="000000" w:themeColor="text1"/>
          <w:sz w:val="28"/>
          <w:szCs w:val="28"/>
        </w:rPr>
        <w:t xml:space="preserve"> quando o devedor demonstra cabalmente que a taxa </w:t>
      </w:r>
      <w:del w:id="1318" w:author="Assessor GDSXSR" w:date="2026-10-31T00:15:36Z">
        <w:r>
          <w:rPr>
            <w:rFonts w:ascii="Arial" w:hAnsi="Arial" w:cs="Arial"/>
            <w:color w:val="000000" w:themeColor="text1"/>
            <w:sz w:val="28"/>
            <w:szCs w:val="28"/>
          </w:rPr>
          <w:delText xml:space="preserve">convencionada</w:delText>
        </w:r>
      </w:del>
      <w:ins w:id="1319" w:author="Assessor GDSXSR" w:date="2026-10-31T00:15:36Z">
        <w:r>
          <w:rPr>
            <w:rFonts w:ascii="Arial" w:hAnsi="Arial" w:cs="Arial"/>
            <w:color w:val="808080"/>
            <w:sz w:val="28"/>
            <w:szCs w:val="28"/>
          </w:rPr>
          <w:t xml:space="preserve">pactuada</w:t>
        </w:r>
      </w:ins>
      <w:r>
        <w:rPr>
          <w:rFonts w:ascii="Arial" w:hAnsi="Arial" w:cs="Arial"/>
          <w:color w:val="000000" w:themeColor="text1"/>
          <w:sz w:val="28"/>
          <w:szCs w:val="28"/>
        </w:rPr>
        <w:t xml:space="preserve"> </w:t>
      </w:r>
      <w:del w:id="1320" w:author="Assessor GDSXSR" w:date="2026-10-31T00:15:36Z">
        <w:r>
          <w:rPr>
            <w:rFonts w:ascii="Arial" w:hAnsi="Arial" w:cs="Arial"/>
            <w:color w:val="000000" w:themeColor="text1"/>
            <w:sz w:val="28"/>
            <w:szCs w:val="28"/>
          </w:rPr>
          <w:delText xml:space="preserve">é</w:delText>
        </w:r>
      </w:del>
      <w:ins w:id="1321" w:author="Assessor GDSXSR" w:date="2026-10-31T00:15:36Z">
        <w:r>
          <w:rPr>
            <w:rFonts w:ascii="Arial" w:hAnsi="Arial" w:cs="Arial"/>
            <w:color w:val="808080"/>
            <w:sz w:val="28"/>
            <w:szCs w:val="28"/>
          </w:rPr>
          <w:t xml:space="preserve">destoa</w:t>
        </w:r>
      </w:ins>
      <w:r>
        <w:rPr>
          <w:rFonts w:ascii="Arial" w:hAnsi="Arial" w:cs="Arial"/>
          <w:color w:val="000000" w:themeColor="text1"/>
          <w:sz w:val="28"/>
          <w:szCs w:val="28"/>
        </w:rPr>
        <w:t xml:space="preserve"> </w:t>
      </w:r>
      <w:del w:id="1322" w:author="Assessor GDSXSR" w:date="2026-10-31T00:15:36Z">
        <w:r>
          <w:rPr>
            <w:rFonts w:ascii="Arial" w:hAnsi="Arial" w:cs="Arial"/>
            <w:color w:val="000000" w:themeColor="text1"/>
            <w:sz w:val="28"/>
            <w:szCs w:val="28"/>
          </w:rPr>
          <w:delText xml:space="preserve">abusiva em relação à taxa</w:delText>
        </w:r>
      </w:del>
      <w:ins w:id="1323" w:author="Assessor GDSXSR" w:date="2026-10-31T00:15:36Z">
        <w:r>
          <w:rPr>
            <w:rFonts w:ascii="Arial" w:hAnsi="Arial" w:cs="Arial"/>
            <w:color w:val="808080"/>
            <w:sz w:val="28"/>
            <w:szCs w:val="28"/>
          </w:rPr>
          <w:t xml:space="preserve">da</w:t>
        </w:r>
      </w:ins>
      <w:r>
        <w:rPr>
          <w:rFonts w:ascii="Arial" w:hAnsi="Arial" w:cs="Arial"/>
          <w:color w:val="000000" w:themeColor="text1"/>
          <w:sz w:val="28"/>
          <w:szCs w:val="28"/>
        </w:rPr>
        <w:t xml:space="preserve"> média praticada</w:t>
      </w:r>
      <w:del w:id="1324" w:author="Assessor GDSXSR" w:date="2026-10-31T00:15:36Z">
        <w:r>
          <w:rPr>
            <w:rFonts w:ascii="Arial" w:hAnsi="Arial" w:cs="Arial"/>
            <w:color w:val="000000" w:themeColor="text1"/>
            <w:sz w:val="28"/>
            <w:szCs w:val="28"/>
          </w:rPr>
          <w:delText xml:space="preserve"> no mercado financeiro,</w:delText>
        </w:r>
      </w:del>
      <w:r>
        <w:rPr>
          <w:rFonts w:ascii="Arial" w:hAnsi="Arial" w:cs="Arial"/>
          <w:color w:val="000000" w:themeColor="text1"/>
          <w:sz w:val="28"/>
          <w:szCs w:val="28"/>
        </w:rPr>
        <w:t xml:space="preserve"> para operação de crédito do mesmo tipo ou similar.</w:t>
      </w:r>
      <w:commentRangeEnd w:id="12"/>
      <w:r>
        <w:rPr>
          <w:rStyle w:val="CommentReference"/>
        </w:rPr>
        <w:commentReference w:id="12"/>
      </w:r>
    </w:p>
    <w:p w14:paraId="436934B3"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4"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Nesse sentido, a jurisprudência do </w:t>
      </w:r>
      <w:del w:id="1325" w:author="Assessor GDSXSR" w:date="2026-10-31T00:15:36Z">
        <w:r>
          <w:rPr>
            <w:rFonts w:ascii="Arial" w:hAnsi="Arial" w:cs="Arial"/>
            <w:color w:val="000000" w:themeColor="text1"/>
            <w:sz w:val="28"/>
            <w:szCs w:val="28"/>
          </w:rPr>
          <w:delText xml:space="preserve">C</w:delText>
        </w:r>
      </w:del>
      <w:ins w:id="1326" w:author="Assessor GDSXSR" w:date="2026-10-31T00:15:36Z">
        <w:r>
          <w:rPr>
            <w:rFonts w:ascii="Arial" w:hAnsi="Arial" w:cs="Arial"/>
            <w:color w:val="808080"/>
            <w:sz w:val="28"/>
            <w:szCs w:val="28"/>
          </w:rPr>
          <w:t xml:space="preserve">c</w:t>
        </w:r>
      </w:ins>
      <w:r>
        <w:rPr>
          <w:rFonts w:ascii="Arial" w:hAnsi="Arial" w:cs="Arial"/>
          <w:color w:val="000000" w:themeColor="text1"/>
          <w:sz w:val="28"/>
          <w:szCs w:val="28"/>
        </w:rPr>
        <w:t xml:space="preserve">. STJ:</w:t>
      </w:r>
    </w:p>
    <w:p w14:paraId="436934B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6" w14:textId="22A4801C" w:rsidR="0010371B" w:rsidRDefault="00837E2C" w:rsidP="00705F6E">
      <w:pPr>
        <w:pStyle w:val="Textoprformatado"/>
        <w:spacing w:line="360" w:lineRule="auto"/>
        <w:ind w:left="2268"/>
        <w:jc w:val="both"/>
        <w:rPr>
          <w:del w:id="1581" w:author="Assessor GDSXSR" w:date="2026-10-31T00:15:36Z"/>
          <w:i/>
          <w:iCs/>
          <w:sz w:val="26"/>
          <w:szCs w:val="26"/>
        </w:rPr>
      </w:pPr>
      <w:del w:id="1576" w:author="Assessor GDSXSR" w:date="2026-10-31T00:15:36Z">
        <w:r>
          <w:rPr>
            <w:rFonts w:ascii="Arial" w:hAnsi="Arial" w:cs="Arial"/>
            <w:i/>
            <w:iCs/>
            <w:color w:val="000000" w:themeColor="text1"/>
            <w:sz w:val="26"/>
            <w:szCs w:val="26"/>
          </w:rPr>
          <w:delText>“(...) 2. Segundo a orientação jurisprudencial da Segunda Seção do STJ, firmada no julgamento de recurso representativo da controvérsia, é permitida a revisão, pelo Poder Judiciário, das taxas de juros remuneratórios firmadas nos contratos regidos pelo Código de Defesa do Consumidor quando cabalmente demonstrada, em cada caso concreto, a onerosidade excessiva ao consumidor, capaz de colocá-lo em desvantagem exagerada (art. 51, § 1º, do CDC), podendo ser utilizada como um dos parâmetros para aferir a abusividade a taxa média do mercado para as operações equivalentes (REsp n. 1.061.530/RS, relatora Ministra Nancy Andrighi, Segunda Seção, julgado em 22/10/2008, DJe de 10/3/2009). (...)</w:delText>
        </w:r>
      </w:del>
      <w:del w:id="1577" w:author="Assessor GDSXSR" w:date="2026-10-31T00:15:36Z">
        <w:r w:rsidR="00705F6E">
          <w:rPr>
            <w:rFonts w:ascii="Arial" w:hAnsi="Arial" w:cs="Arial"/>
            <w:i/>
            <w:iCs/>
            <w:color w:val="000000" w:themeColor="text1"/>
            <w:sz w:val="26"/>
            <w:szCs w:val="26"/>
          </w:rPr>
          <w:delText>”</w:delText>
        </w:r>
      </w:del>
      <w:del w:id="1578" w:author="Assessor GDSXSR" w:date="2026-10-31T00:15:36Z">
        <w:r>
          <w:rPr>
            <w:rFonts w:ascii="Arial" w:hAnsi="Arial" w:cs="Arial"/>
            <w:i/>
            <w:iCs/>
            <w:color w:val="000000" w:themeColor="text1"/>
            <w:sz w:val="26"/>
            <w:szCs w:val="26"/>
          </w:rPr>
          <w:delText xml:space="preserve"> (AgInt no AREsp n. 2.609.230/RS, relator Ministro Humberto Martins, Terceira Turma, julgado em 9/9/2024, DJe de 11/9/2024)</w:delText>
        </w:r>
      </w:del>
      <w:del w:id="1579" w:author="Assessor GDSXSR" w:date="2026-10-31T00:15:36Z">
        <w:r w:rsidR="00705F6E">
          <w:rPr>
            <w:rFonts w:ascii="Arial" w:hAnsi="Arial" w:cs="Arial"/>
            <w:i/>
            <w:iCs/>
            <w:color w:val="000000" w:themeColor="text1"/>
            <w:sz w:val="26"/>
            <w:szCs w:val="26"/>
          </w:rPr>
          <w:delText>.</w:delText>
        </w:r>
      </w:del>
      <w:del w:id="1580" w:author="Assessor GDSXSR" w:date="2026-10-31T00:15:36Z">
        <w:r>
          <w:rPr>
            <w:rFonts w:ascii="Arial" w:hAnsi="Arial" w:cs="Arial"/>
            <w:i/>
            <w:iCs/>
            <w:color w:val="000000" w:themeColor="text1"/>
            <w:sz w:val="26"/>
            <w:szCs w:val="26"/>
          </w:rPr>
          <w:delText xml:space="preserve"> </w:delText>
        </w:r>
      </w:del>
    </w:p>
    <w:p w14:paraId="436934B7" w14:textId="77777777" w:rsidR="0010371B" w:rsidRDefault="0010371B">
      <w:pPr>
        <w:pStyle w:val="Textoprformatado"/>
        <w:spacing w:line="360" w:lineRule="auto"/>
        <w:ind w:left="2268" w:firstLine="1134"/>
        <w:jc w:val="both"/>
        <w:rPr>
          <w:del w:id="1582" w:author="Assessor GDSXSR" w:date="2026-10-31T00:15:36Z"/>
          <w:rFonts w:ascii="Arial" w:hAnsi="Arial" w:cs="Arial"/>
          <w:color w:val="000000" w:themeColor="text1"/>
        </w:rPr>
      </w:pPr>
    </w:p>
    <w:p w14:paraId="436934B8" w14:textId="027D60EB" w:rsidR="0010371B" w:rsidRDefault="00837E2C" w:rsidP="00172ECE">
      <w:pPr>
        <w:pStyle w:val="Textoprformatado"/>
        <w:spacing w:line="360" w:lineRule="auto"/>
        <w:ind w:left="2268"/>
        <w:jc w:val="both"/>
        <w:rPr>
          <w:i/>
          <w:iCs/>
          <w:sz w:val="26"/>
          <w:szCs w:val="26"/>
        </w:rPr>
      </w:pPr>
      <w:r>
        <w:rPr>
          <w:rFonts w:ascii="Arial" w:hAnsi="Arial" w:cs="Arial"/>
          <w:i/>
          <w:iCs/>
          <w:color w:val="000000" w:themeColor="text1"/>
          <w:sz w:val="26"/>
          <w:szCs w:val="26"/>
        </w:rPr>
        <w:t>“(...) 2. A taxa média de mercado apurada pelo Banco Central para cada segmento de crédito é referencial útil para o controle do abuso da taxa de juros remuneratórios contratada. (...)</w:t>
      </w:r>
      <w:r w:rsidR="00172ECE">
        <w:rPr>
          <w:rFonts w:ascii="Arial" w:hAnsi="Arial" w:cs="Arial"/>
          <w:i/>
          <w:iCs/>
          <w:color w:val="000000" w:themeColor="text1"/>
          <w:sz w:val="26"/>
          <w:szCs w:val="26"/>
        </w:rPr>
        <w:t>”</w:t>
      </w:r>
      <w:r>
        <w:rPr>
          <w:rFonts w:ascii="Arial" w:hAnsi="Arial" w:cs="Arial"/>
          <w:i/>
          <w:iCs/>
          <w:color w:val="000000" w:themeColor="text1"/>
          <w:sz w:val="26"/>
          <w:szCs w:val="26"/>
        </w:rPr>
        <w:t xml:space="preserve"> (AgInt no AREsp n. 2.607.162/RS, relator Ministro Antonio Carlos Ferreira, Quarta Turma, julgado em 19/8/2024, DJe de 22/8/2024).</w:t>
      </w:r>
    </w:p>
    <w:p w14:paraId="436934B9"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A"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Ressalto o entendimento </w:t>
      </w:r>
      <w:del w:id="1327" w:author="Assessor GDSXSR" w:date="2026-10-31T00:15:36Z">
        <w:r>
          <w:rPr>
            <w:rFonts w:ascii="Arial" w:hAnsi="Arial" w:cs="Arial"/>
            <w:color w:val="000000" w:themeColor="text1"/>
            <w:sz w:val="28"/>
            <w:szCs w:val="28"/>
          </w:rPr>
          <w:delText xml:space="preserve">da jurisprudência </w:delText>
        </w:r>
      </w:del>
      <w:r>
        <w:rPr>
          <w:rFonts w:ascii="Arial" w:hAnsi="Arial" w:cs="Arial"/>
          <w:color w:val="000000" w:themeColor="text1"/>
          <w:sz w:val="28"/>
          <w:szCs w:val="28"/>
        </w:rPr>
        <w:t xml:space="preserve">do </w:t>
      </w:r>
      <w:del w:id="1328" w:author="Assessor GDSXSR" w:date="2026-10-31T00:15:36Z">
        <w:r>
          <w:rPr>
            <w:rFonts w:ascii="Arial" w:hAnsi="Arial" w:cs="Arial"/>
            <w:color w:val="000000" w:themeColor="text1"/>
            <w:sz w:val="28"/>
            <w:szCs w:val="28"/>
          </w:rPr>
          <w:delText xml:space="preserve">C</w:delText>
        </w:r>
      </w:del>
      <w:ins w:id="1329" w:author="Assessor GDSXSR" w:date="2026-10-31T00:15:36Z">
        <w:r>
          <w:rPr>
            <w:rFonts w:ascii="Arial" w:hAnsi="Arial" w:cs="Arial"/>
            <w:color w:val="808080"/>
            <w:sz w:val="28"/>
            <w:szCs w:val="28"/>
          </w:rPr>
          <w:t xml:space="preserve">c</w:t>
        </w:r>
      </w:ins>
      <w:r>
        <w:rPr>
          <w:rFonts w:ascii="Arial" w:hAnsi="Arial" w:cs="Arial"/>
          <w:color w:val="000000" w:themeColor="text1"/>
          <w:sz w:val="28"/>
          <w:szCs w:val="28"/>
        </w:rPr>
        <w:t xml:space="preserve">. STJ contido no voto condutor do </w:t>
      </w:r>
      <w:del w:id="1330" w:author="Assessor GDSXSR" w:date="2026-10-31T00:15:36Z">
        <w:r>
          <w:rPr>
            <w:rFonts w:ascii="Arial" w:hAnsi="Arial" w:cs="Arial"/>
            <w:color w:val="000000" w:themeColor="text1"/>
            <w:sz w:val="28"/>
            <w:szCs w:val="28"/>
          </w:rPr>
          <w:delText xml:space="preserve">julgamento do </w:delText>
        </w:r>
      </w:del>
      <w:r>
        <w:rPr>
          <w:rFonts w:ascii="Arial" w:hAnsi="Arial" w:cs="Arial"/>
          <w:color w:val="000000" w:themeColor="text1"/>
          <w:sz w:val="28"/>
          <w:szCs w:val="28"/>
        </w:rPr>
        <w:t xml:space="preserve">REsp 1.061.530</w:t>
      </w:r>
      <w:del w:id="1331" w:author="Assessor GDSXSR" w:date="2026-10-31T00:15:36Z">
        <w:r>
          <w:rPr>
            <w:rFonts w:ascii="Arial" w:hAnsi="Arial" w:cs="Arial"/>
            <w:color w:val="000000" w:themeColor="text1"/>
            <w:sz w:val="28"/>
            <w:szCs w:val="28"/>
          </w:rPr>
          <w:delText xml:space="preserve">-</w:delText>
        </w:r>
      </w:del>
      <w:ins w:id="1332" w:author="Assessor GDSXSR" w:date="2026-10-31T00:15:36Z">
        <w:r>
          <w:rPr>
            <w:rFonts w:ascii="Arial" w:hAnsi="Arial" w:cs="Arial"/>
            <w:color w:val="808080"/>
            <w:sz w:val="28"/>
            <w:szCs w:val="28"/>
          </w:rPr>
          <w:t xml:space="preserve">/</w:t>
        </w:r>
      </w:ins>
      <w:r>
        <w:rPr>
          <w:rFonts w:ascii="Arial" w:hAnsi="Arial" w:cs="Arial"/>
          <w:color w:val="000000" w:themeColor="text1"/>
          <w:sz w:val="28"/>
          <w:szCs w:val="28"/>
        </w:rPr>
        <w:t xml:space="preserve">RS, da lavra </w:t>
      </w:r>
      <w:del w:id="1333" w:author="Assessor GDSXSR" w:date="2026-10-31T00:15:36Z">
        <w:r>
          <w:rPr>
            <w:rFonts w:ascii="Arial" w:hAnsi="Arial" w:cs="Arial"/>
            <w:color w:val="000000" w:themeColor="text1"/>
            <w:sz w:val="28"/>
            <w:szCs w:val="28"/>
          </w:rPr>
          <w:delText xml:space="preserve">a</w:delText>
        </w:r>
      </w:del>
      <w:ins w:id="1334" w:author="Assessor GDSXSR" w:date="2026-10-31T00:15:36Z">
        <w:r>
          <w:rPr>
            <w:rFonts w:ascii="Arial" w:hAnsi="Arial" w:cs="Arial"/>
            <w:color w:val="808080"/>
            <w:sz w:val="28"/>
            <w:szCs w:val="28"/>
          </w:rPr>
          <w:t xml:space="preserve">da</w:t>
        </w:r>
      </w:ins>
      <w:r>
        <w:rPr>
          <w:rFonts w:ascii="Arial" w:hAnsi="Arial" w:cs="Arial"/>
          <w:color w:val="000000" w:themeColor="text1"/>
          <w:sz w:val="28"/>
          <w:szCs w:val="28"/>
        </w:rPr>
        <w:t xml:space="preserve"> Exma. Ministra Nancy Andrighi:</w:t>
      </w:r>
    </w:p>
    <w:p w14:paraId="436934BB"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C" w14:textId="77777777" w:rsidR="0010371B" w:rsidRDefault="00837E2C" w:rsidP="005D3AC1">
      <w:pPr>
        <w:pStyle w:val="Textoprformatado"/>
        <w:spacing w:line="360" w:lineRule="auto"/>
        <w:ind w:left="2268"/>
        <w:jc w:val="both"/>
        <w:rPr>
          <w:i/>
          <w:iCs/>
          <w:sz w:val="26"/>
          <w:szCs w:val="26"/>
        </w:rPr>
      </w:pPr>
      <w:del w:id="1335" w:author="Assessor GDSXSR" w:date="2026-10-31T00:15:36Z">
        <w:r>
          <w:rPr>
            <w:rFonts w:ascii="Arial" w:hAnsi="Arial" w:cs="Arial"/>
            <w:i/>
            <w:iCs/>
            <w:color w:val="000000" w:themeColor="text1"/>
            <w:sz w:val="26"/>
            <w:szCs w:val="26"/>
          </w:rPr>
          <w:delText xml:space="preserve">"</w:delText>
        </w:r>
      </w:del>
      <w:ins w:id="1336" w:author="Assessor GDSXSR" w:date="2026-10-31T00:15:36Z">
        <w:r>
          <w:rPr>
            <w:rFonts w:ascii="Arial" w:hAnsi="Arial" w:cs="Arial"/>
            <w:i/>
            <w:iCs/>
            <w:color w:val="808080"/>
            <w:sz w:val="26"/>
            <w:szCs w:val="26"/>
          </w:rPr>
          <w:t xml:space="preserve">“</w:t>
        </w:r>
      </w:ins>
      <w:r>
        <w:rPr>
          <w:rFonts w:ascii="Arial" w:hAnsi="Arial" w:cs="Arial"/>
          <w:i/>
          <w:iCs/>
          <w:color w:val="000000" w:themeColor="text1"/>
          <w:sz w:val="26"/>
          <w:szCs w:val="26"/>
        </w:rPr>
        <w:t xml:space="preserve">(...) </w:t>
      </w:r>
      <w:del w:id="1337" w:author="Assessor GDSXSR" w:date="2026-10-31T00:15:36Z">
        <w:r>
          <w:rPr>
            <w:rFonts w:ascii="Arial" w:hAnsi="Arial" w:cs="Arial"/>
            <w:i/>
            <w:iCs/>
            <w:color w:val="000000" w:themeColor="text1"/>
            <w:sz w:val="26"/>
            <w:szCs w:val="26"/>
          </w:rPr>
          <w:delText xml:space="preserve">1</w:delText>
        </w:r>
      </w:del>
      <w:ins w:id="1338" w:author="Assessor GDSXSR" w:date="2026-10-31T00:15:36Z">
        <w:r>
          <w:rPr>
            <w:rFonts w:ascii="Arial" w:hAnsi="Arial" w:cs="Arial"/>
            <w:i/>
            <w:iCs/>
            <w:color w:val="808080"/>
            <w:sz w:val="26"/>
            <w:szCs w:val="26"/>
          </w:rPr>
          <w:t xml:space="preserve">A jurisprudência, conforme registrado anteriormente, tem considerado abusivas taxas superiores a uma vez e meia (</w:t>
        </w:r>
      </w:ins>
      <w:r>
        <w:rPr>
          <w:rFonts w:ascii="Arial" w:hAnsi="Arial" w:cs="Arial"/>
          <w:i/>
          <w:iCs/>
          <w:color w:val="000000" w:themeColor="text1"/>
          <w:sz w:val="26"/>
          <w:szCs w:val="26"/>
        </w:rPr>
        <w:t xml:space="preserve">.</w:t>
      </w:r>
      <w:del w:id="1339" w:author="Assessor GDSXSR" w:date="2026-10-31T00:15:36Z">
        <w:r>
          <w:rPr>
            <w:rFonts w:ascii="Arial" w:hAnsi="Arial" w:cs="Arial"/>
            <w:i/>
            <w:iCs/>
            <w:color w:val="000000" w:themeColor="text1"/>
            <w:sz w:val="26"/>
            <w:szCs w:val="26"/>
          </w:rPr>
          <w:delText xml:space="preserve">2</w:delText>
        </w:r>
      </w:del>
      <w:ins w:id="1340" w:author="Assessor GDSXSR" w:date="2026-10-31T00:15:36Z">
        <w:r>
          <w:rPr>
            <w:rFonts w:ascii="Arial" w:hAnsi="Arial" w:cs="Arial"/>
            <w:i/>
            <w:iCs/>
            <w:color w:val="808080"/>
            <w:sz w:val="26"/>
            <w:szCs w:val="26"/>
          </w:rPr>
          <w:t xml:space="preserve">..), ao dobro (...) ou ao triplo (...) da média</w:t>
        </w:r>
      </w:ins>
      <w:r>
        <w:rPr>
          <w:rFonts w:ascii="Arial" w:hAnsi="Arial" w:cs="Arial"/>
          <w:i/>
          <w:iCs/>
          <w:color w:val="000000" w:themeColor="text1"/>
          <w:sz w:val="26"/>
          <w:szCs w:val="26"/>
        </w:rPr>
        <w:t xml:space="preserve">. </w:t>
      </w:r>
      <w:del w:id="1341" w:author="Assessor GDSXSR" w:date="2026-10-31T00:15:36Z">
        <w:r>
          <w:rPr>
            <w:rFonts w:ascii="Arial" w:hAnsi="Arial" w:cs="Arial"/>
            <w:i/>
            <w:iCs/>
            <w:color w:val="000000" w:themeColor="text1"/>
            <w:sz w:val="26"/>
            <w:szCs w:val="26"/>
          </w:rPr>
          <w:delText xml:space="preserve">A Revisão dos Juros Remuneratórios Pactuados </w:delText>
        </w:r>
      </w:del>
      <w:ins w:id="1342" w:author="Assessor GDSXSR" w:date="2026-10-31T00:15:36Z">
        <w:r>
          <w:rPr>
            <w:rFonts w:ascii="Arial" w:hAnsi="Arial" w:cs="Arial"/>
            <w:i/>
            <w:iCs/>
            <w:color w:val="808080"/>
            <w:sz w:val="26"/>
            <w:szCs w:val="26"/>
          </w:rPr>
          <w:t xml:space="preserve">(...)”</w:t>
        </w:r>
      </w:ins>
    </w:p>
    <w:p w14:paraId="436934BD" w14:textId="77777777" w:rsidR="0010371B" w:rsidRDefault="00837E2C" w:rsidP="005D3AC1">
      <w:pPr>
        <w:pStyle w:val="Textoprformatado"/>
        <w:spacing w:line="360" w:lineRule="auto"/>
        <w:ind w:left="2268"/>
        <w:jc w:val="both"/>
        <w:rPr>
          <w:del w:id="1584" w:author="Assessor GDSXSR" w:date="2026-10-31T00:15:36Z"/>
          <w:i/>
          <w:iCs/>
          <w:sz w:val="26"/>
          <w:szCs w:val="26"/>
        </w:rPr>
      </w:pPr>
      <w:del w:id="1583" w:author="Assessor GDSXSR" w:date="2026-10-31T00:15:36Z">
        <w:r>
          <w:rPr>
            <w:rFonts w:ascii="Arial" w:hAnsi="Arial" w:cs="Arial"/>
            <w:i/>
            <w:iCs/>
            <w:color w:val="000000" w:themeColor="text1"/>
            <w:sz w:val="26"/>
            <w:szCs w:val="26"/>
          </w:rPr>
          <w:delText>(...)</w:delText>
        </w:r>
      </w:del>
    </w:p>
    <w:p w14:paraId="436934BE" w14:textId="77777777" w:rsidR="0010371B" w:rsidRDefault="00837E2C" w:rsidP="005D3AC1">
      <w:pPr>
        <w:pStyle w:val="Textoprformatado"/>
        <w:spacing w:line="360" w:lineRule="auto"/>
        <w:ind w:left="2268"/>
        <w:jc w:val="both"/>
        <w:rPr>
          <w:del w:id="1586" w:author="Assessor GDSXSR" w:date="2026-10-31T00:15:36Z"/>
          <w:i/>
          <w:iCs/>
          <w:sz w:val="26"/>
          <w:szCs w:val="26"/>
        </w:rPr>
      </w:pPr>
      <w:del w:id="1585" w:author="Assessor GDSXSR" w:date="2026-10-31T00:15:36Z">
        <w:r>
          <w:rPr>
            <w:rFonts w:ascii="Arial" w:hAnsi="Arial" w:cs="Arial"/>
            <w:i/>
            <w:iCs/>
            <w:color w:val="000000" w:themeColor="text1"/>
            <w:sz w:val="26"/>
            <w:szCs w:val="26"/>
          </w:rPr>
          <w:delText>A jurisprudência, conforme registrado anteriormente, tem considerado abusivas taxas superiores a uma vez e meia (voto proferido pelo Min. Ari Pargendler no REsp 271.214/RS, Rel. p. Acórdão Min. Menezes Direito, DJ de 04.08.2003), ao dobro (Resp 1.036.818, Terceira Turma, minha relatoria, DJe de 20.06.2008) ou ao triplo (REsp 971.853/RS, Quarta Turma, Min. Pádua Ribeiro, DJ de 24.09.2007) da média. (…)”</w:delText>
        </w:r>
      </w:del>
    </w:p>
    <w:p w14:paraId="436934BF"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0" w14:textId="77777777" w:rsidR="0010371B" w:rsidRDefault="00837E2C">
      <w:pPr>
        <w:pStyle w:val="Textoprformatado"/>
        <w:spacing w:line="360" w:lineRule="auto"/>
        <w:ind w:firstLine="2268"/>
        <w:jc w:val="both"/>
        <w:rPr>
          <w:del w:id="1588" w:author="Assessor GDSXSR" w:date="2026-10-31T00:15:36Z"/>
        </w:rPr>
      </w:pPr>
      <w:del w:id="1587" w:author="Assessor GDSXSR" w:date="2026-10-31T00:15:36Z">
        <w:r>
          <w:rPr>
            <w:rFonts w:ascii="Arial" w:hAnsi="Arial" w:cs="Arial"/>
            <w:color w:val="000000" w:themeColor="text1"/>
            <w:sz w:val="28"/>
            <w:szCs w:val="28"/>
          </w:rPr>
          <w:delText>Assim, a abusividade dos juros remuneratórios contratados deve ser reconhecida quando a taxa pactuada supera de forma significativa a média de mercado para operações equivalentes, evidenciando onerosidade excessiva.</w:delText>
        </w:r>
      </w:del>
    </w:p>
    <w:p w14:paraId="436934C1" w14:textId="77777777" w:rsidR="0010371B" w:rsidRDefault="0010371B">
      <w:pPr>
        <w:pStyle w:val="Textoprformatado"/>
        <w:spacing w:line="360" w:lineRule="auto"/>
        <w:ind w:firstLine="2268"/>
        <w:jc w:val="both"/>
        <w:rPr>
          <w:del w:id="1589" w:author="Assessor GDSXSR" w:date="2026-10-31T00:15:36Z"/>
          <w:rFonts w:ascii="Arial" w:hAnsi="Arial" w:cs="Arial"/>
          <w:color w:val="000000" w:themeColor="text1"/>
          <w:sz w:val="28"/>
          <w:szCs w:val="28"/>
        </w:rPr>
      </w:pPr>
    </w:p>
    <w:p w14:paraId="436934C2" w14:textId="77777777" w:rsidR="0010371B" w:rsidRDefault="00837E2C">
      <w:pPr>
        <w:pStyle w:val="Textoprformatado"/>
        <w:spacing w:line="360" w:lineRule="auto"/>
        <w:ind w:firstLine="2268"/>
        <w:jc w:val="both"/>
      </w:pPr>
      <w:del w:id="1343" w:author="Assessor GDSXSR" w:date="2026-10-31T00:15:36Z">
        <w:r>
          <w:rPr>
            <w:rFonts w:ascii="Arial" w:hAnsi="Arial" w:cs="Arial"/>
            <w:color w:val="000000" w:themeColor="text1"/>
            <w:sz w:val="28"/>
            <w:szCs w:val="28"/>
          </w:rPr>
          <w:delText xml:space="preserve">De acordo com a</w:delText>
        </w:r>
      </w:del>
      <w:ins w:id="1344" w:author="Assessor GDSXSR" w:date="2026-10-31T00:15:36Z">
        <w:commentRangeStart w:id="13"/>
        <w:r>
          <w:rPr>
            <w:rFonts w:ascii="Arial" w:hAnsi="Arial" w:cs="Arial"/>
            <w:i w:val="0"/>
            <w:color w:val="808080"/>
            <w:sz w:val="28"/>
            <w:szCs w:val="28"/>
            <w:rPrChange w:id="1782" w:author="Assessor GDSXSR" w:date="2026-10-31T00:15:36Z">
              <w:rPr>
                <w:rFonts w:ascii="Arial" w:hAnsi="Arial" w:cs="Arial"/>
                <w:color w:val="808080"/>
                <w:sz w:val="28"/>
                <w:szCs w:val="28"/>
              </w:rPr>
            </w:rPrChange>
          </w:rPr>
          <w:t xml:space="preserve">A</w:t>
        </w:r>
      </w:ins>
      <w:r>
        <w:rPr>
          <w:rFonts w:ascii="Arial" w:hAnsi="Arial" w:cs="Arial"/>
          <w:i w:val="0"/>
          <w:color w:val="000000" w:themeColor="text1"/>
          <w:sz w:val="28"/>
          <w:szCs w:val="28"/>
          <w:rPrChange w:id="1783" w:author="Assessor GDSXSR" w:date="2026-10-31T00:15:36Z">
            <w:rPr>
              <w:rFonts w:ascii="Arial" w:hAnsi="Arial" w:cs="Arial"/>
              <w:color w:val="000000" w:themeColor="text1"/>
              <w:sz w:val="28"/>
              <w:szCs w:val="28"/>
            </w:rPr>
          </w:rPrChange>
        </w:rPr>
        <w:t xml:space="preserve"> tabela informada pelo autor, </w:t>
      </w:r>
      <w:del w:id="1345" w:author="Assessor GDSXSR" w:date="2026-10-31T00:15:36Z">
        <w:r>
          <w:rPr>
            <w:rFonts w:ascii="Arial" w:hAnsi="Arial" w:cs="Arial"/>
            <w:color w:val="000000" w:themeColor="text1"/>
            <w:sz w:val="28"/>
            <w:szCs w:val="28"/>
          </w:rPr>
          <w:delText xml:space="preserve">e</w:delText>
        </w:r>
      </w:del>
      <w:ins w:id="1346" w:author="Assessor GDSXSR" w:date="2026-10-31T00:15:36Z">
        <w:r>
          <w:rPr>
            <w:rFonts w:ascii="Arial" w:hAnsi="Arial" w:cs="Arial"/>
            <w:i w:val="0"/>
            <w:color w:val="808080"/>
            <w:sz w:val="28"/>
            <w:szCs w:val="28"/>
            <w:rPrChange w:id="1784" w:author="Assessor GDSXSR" w:date="2026-10-31T00:15:36Z">
              <w:rPr>
                <w:rFonts w:ascii="Arial" w:hAnsi="Arial" w:cs="Arial"/>
                <w:color w:val="808080"/>
                <w:sz w:val="28"/>
                <w:szCs w:val="28"/>
              </w:rPr>
            </w:rPrChange>
          </w:rPr>
          <w:t xml:space="preserve">cujo valor a ré</w:t>
        </w:r>
      </w:ins>
      <w:r>
        <w:rPr>
          <w:rFonts w:ascii="Arial" w:hAnsi="Arial" w:cs="Arial"/>
          <w:i w:val="0"/>
          <w:color w:val="000000" w:themeColor="text1"/>
          <w:sz w:val="28"/>
          <w:szCs w:val="28"/>
          <w:rPrChange w:id="1785" w:author="Assessor GDSXSR" w:date="2026-10-31T00:15:36Z">
            <w:rPr>
              <w:rFonts w:ascii="Arial" w:hAnsi="Arial" w:cs="Arial"/>
              <w:color w:val="000000" w:themeColor="text1"/>
              <w:sz w:val="28"/>
              <w:szCs w:val="28"/>
            </w:rPr>
          </w:rPrChange>
        </w:rPr>
        <w:t xml:space="preserve"> não </w:t>
      </w:r>
      <w:del w:id="1347" w:author="Assessor GDSXSR" w:date="2026-10-31T00:15:36Z">
        <w:r>
          <w:rPr>
            <w:rFonts w:ascii="Arial" w:hAnsi="Arial" w:cs="Arial"/>
            <w:color w:val="000000" w:themeColor="text1"/>
            <w:sz w:val="28"/>
            <w:szCs w:val="28"/>
          </w:rPr>
          <w:delText xml:space="preserve">impugnada</w:delText>
        </w:r>
      </w:del>
      <w:ins w:id="1348" w:author="Assessor GDSXSR" w:date="2026-10-31T00:15:36Z">
        <w:r>
          <w:rPr>
            <w:rFonts w:ascii="Arial" w:hAnsi="Arial" w:cs="Arial"/>
            <w:i w:val="0"/>
            <w:color w:val="808080"/>
            <w:sz w:val="28"/>
            <w:szCs w:val="28"/>
            <w:rPrChange w:id="1786" w:author="Assessor GDSXSR" w:date="2026-10-31T00:15:36Z">
              <w:rPr>
                <w:rFonts w:ascii="Arial" w:hAnsi="Arial" w:cs="Arial"/>
                <w:color w:val="808080"/>
                <w:sz w:val="28"/>
                <w:szCs w:val="28"/>
              </w:rPr>
            </w:rPrChange>
          </w:rPr>
          <w:t xml:space="preserve">impugnou,</w:t>
        </w:r>
      </w:ins>
      <w:r>
        <w:rPr>
          <w:rFonts w:ascii="Arial" w:hAnsi="Arial" w:cs="Arial"/>
          <w:i w:val="0"/>
          <w:color w:val="000000" w:themeColor="text1"/>
          <w:sz w:val="28"/>
          <w:szCs w:val="28"/>
          <w:rPrChange w:id="1787" w:author="Assessor GDSXSR" w:date="2026-10-31T00:15:36Z">
            <w:rPr>
              <w:rFonts w:ascii="Arial" w:hAnsi="Arial" w:cs="Arial"/>
              <w:color w:val="000000" w:themeColor="text1"/>
              <w:sz w:val="28"/>
              <w:szCs w:val="28"/>
            </w:rPr>
          </w:rPrChange>
        </w:rPr>
        <w:t xml:space="preserve"> </w:t>
      </w:r>
      <w:del w:id="1349" w:author="Assessor GDSXSR" w:date="2026-10-31T00:15:36Z">
        <w:r>
          <w:rPr>
            <w:rFonts w:ascii="Arial" w:hAnsi="Arial" w:cs="Arial"/>
            <w:color w:val="000000" w:themeColor="text1"/>
            <w:sz w:val="28"/>
            <w:szCs w:val="28"/>
          </w:rPr>
          <w:delText xml:space="preserve">pela</w:delText>
        </w:r>
      </w:del>
      <w:ins w:id="1350" w:author="Assessor GDSXSR" w:date="2026-10-31T00:15:36Z">
        <w:r>
          <w:rPr>
            <w:rFonts w:ascii="Arial" w:hAnsi="Arial" w:cs="Arial"/>
            <w:i w:val="0"/>
            <w:color w:val="808080"/>
            <w:sz w:val="28"/>
            <w:szCs w:val="28"/>
            <w:rPrChange w:id="1788" w:author="Assessor GDSXSR" w:date="2026-10-31T00:15:36Z">
              <w:rPr>
                <w:rFonts w:ascii="Arial" w:hAnsi="Arial" w:cs="Arial"/>
                <w:color w:val="808080"/>
                <w:sz w:val="28"/>
                <w:szCs w:val="28"/>
              </w:rPr>
            </w:rPrChange>
          </w:rPr>
          <w:t xml:space="preserve">indica</w:t>
        </w:r>
      </w:ins>
      <w:r>
        <w:rPr>
          <w:rFonts w:ascii="Arial" w:hAnsi="Arial" w:cs="Arial"/>
          <w:i w:val="0"/>
          <w:color w:val="000000" w:themeColor="text1"/>
          <w:sz w:val="28"/>
          <w:szCs w:val="28"/>
          <w:rPrChange w:id="1789" w:author="Assessor GDSXSR" w:date="2026-10-31T00:15:36Z">
            <w:rPr>
              <w:rFonts w:ascii="Arial" w:hAnsi="Arial" w:cs="Arial"/>
              <w:color w:val="000000" w:themeColor="text1"/>
              <w:sz w:val="28"/>
              <w:szCs w:val="28"/>
            </w:rPr>
          </w:rPrChange>
        </w:rPr>
        <w:t xml:space="preserve"> </w:t>
      </w:r>
      <w:del w:id="1351" w:author="Assessor GDSXSR" w:date="2026-10-31T00:15:36Z">
        <w:r>
          <w:rPr>
            <w:rFonts w:ascii="Arial" w:hAnsi="Arial" w:cs="Arial"/>
            <w:color w:val="000000" w:themeColor="text1"/>
            <w:sz w:val="28"/>
            <w:szCs w:val="28"/>
          </w:rPr>
          <w:delText xml:space="preserve">ré,</w:delText>
        </w:r>
      </w:del>
      <w:ins w:id="1352" w:author="Assessor GDSXSR" w:date="2026-10-31T00:15:36Z">
        <w:r>
          <w:rPr>
            <w:rFonts w:ascii="Arial" w:hAnsi="Arial" w:cs="Arial"/>
            <w:i w:val="0"/>
            <w:color w:val="808080"/>
            <w:sz w:val="28"/>
            <w:szCs w:val="28"/>
            <w:rPrChange w:id="1790" w:author="Assessor GDSXSR" w:date="2026-10-31T00:15:36Z">
              <w:rPr>
                <w:rFonts w:ascii="Arial" w:hAnsi="Arial" w:cs="Arial"/>
                <w:color w:val="808080"/>
                <w:sz w:val="28"/>
                <w:szCs w:val="28"/>
              </w:rPr>
            </w:rPrChange>
          </w:rPr>
          <w:t xml:space="preserve">que</w:t>
        </w:r>
      </w:ins>
      <w:r>
        <w:rPr>
          <w:rFonts w:ascii="Arial" w:hAnsi="Arial" w:cs="Arial"/>
          <w:i w:val="0"/>
          <w:color w:val="000000" w:themeColor="text1"/>
          <w:sz w:val="28"/>
          <w:szCs w:val="28"/>
          <w:rPrChange w:id="1791" w:author="Assessor GDSXSR" w:date="2026-10-31T00:15:36Z">
            <w:rPr>
              <w:rFonts w:ascii="Arial" w:hAnsi="Arial" w:cs="Arial"/>
              <w:color w:val="000000" w:themeColor="text1"/>
              <w:sz w:val="28"/>
              <w:szCs w:val="28"/>
            </w:rPr>
          </w:rPrChange>
        </w:rPr>
        <w:t xml:space="preserve"> a taxa</w:t>
      </w:r>
      <w:del w:id="1353" w:author="Assessor GDSXSR" w:date="2026-10-31T00:15:36Z">
        <w:r>
          <w:rPr>
            <w:rFonts w:ascii="Arial" w:hAnsi="Arial" w:cs="Arial"/>
            <w:color w:val="000000" w:themeColor="text1"/>
            <w:sz w:val="28"/>
            <w:szCs w:val="28"/>
          </w:rPr>
          <w:delText xml:space="preserve"> de juros da</w:delText>
        </w:r>
      </w:del>
      <w:r>
        <w:rPr>
          <w:rFonts w:ascii="Arial" w:hAnsi="Arial" w:cs="Arial"/>
          <w:i w:val="0"/>
          <w:color w:val="000000" w:themeColor="text1"/>
          <w:sz w:val="28"/>
          <w:szCs w:val="28"/>
          <w:rPrChange w:id="1792" w:author="Assessor GDSXSR" w:date="2026-10-31T00:15:36Z">
            <w:rPr>
              <w:rFonts w:ascii="Arial" w:hAnsi="Arial" w:cs="Arial"/>
              <w:color w:val="000000" w:themeColor="text1"/>
              <w:sz w:val="28"/>
              <w:szCs w:val="28"/>
            </w:rPr>
          </w:rPrChange>
        </w:rPr>
        <w:t xml:space="preserve"> média de mercado </w:t>
      </w:r>
      <w:del w:id="1354" w:author="Assessor GDSXSR" w:date="2026-10-31T00:15:36Z">
        <w:r>
          <w:rPr>
            <w:rFonts w:ascii="Arial" w:hAnsi="Arial" w:cs="Arial"/>
            <w:color w:val="000000" w:themeColor="text1"/>
            <w:sz w:val="28"/>
            <w:szCs w:val="28"/>
          </w:rPr>
          <w:delText xml:space="preserve">“</w:delText>
        </w:r>
      </w:del>
      <w:r>
        <w:rPr>
          <w:rFonts w:ascii="Arial" w:hAnsi="Arial" w:cs="Arial"/>
          <w:i w:val="0"/>
          <w:iCs/>
          <w:color w:val="000000" w:themeColor="text1"/>
          <w:sz w:val="28"/>
          <w:szCs w:val="28"/>
          <w:rPrChange w:id="1793" w:author="Assessor GDSXSR" w:date="2026-10-31T00:15:36Z">
            <w:rPr>
              <w:rFonts w:ascii="Arial" w:hAnsi="Arial" w:cs="Arial"/>
              <w:i/>
              <w:iCs/>
              <w:color w:val="000000" w:themeColor="text1"/>
              <w:sz w:val="28"/>
              <w:szCs w:val="28"/>
            </w:rPr>
          </w:rPrChange>
        </w:rPr>
        <w:t xml:space="preserve">divulgada pelo Banco Central do Brasil </w:t>
      </w:r>
      <w:del w:id="1355" w:author="Assessor GDSXSR" w:date="2026-10-31T00:15:36Z">
        <w:r>
          <w:rPr>
            <w:rFonts w:ascii="Arial" w:hAnsi="Arial" w:cs="Arial"/>
            <w:i/>
            <w:iCs/>
            <w:color w:val="000000" w:themeColor="text1"/>
            <w:sz w:val="28"/>
            <w:szCs w:val="28"/>
          </w:rPr>
          <w:delText xml:space="preserve">para operações da mesma natureza no período, </w:delText>
        </w:r>
      </w:del>
      <w:ins w:id="1356" w:author="Assessor GDSXSR" w:date="2026-10-31T00:15:36Z">
        <w:r>
          <w:rPr>
            <w:rFonts w:ascii="Arial" w:hAnsi="Arial" w:cs="Arial"/>
            <w:i/>
            <w:iCs/>
            <w:color w:val="808080"/>
            <w:sz w:val="26"/>
            <w:szCs w:val="28"/>
            <w:rPrChange w:id="1799" w:author="Assessor GDSXSR" w:date="2026-10-31T00:15:36Z">
              <w:rPr>
                <w:rFonts w:ascii="Arial" w:hAnsi="Arial" w:cs="Arial"/>
                <w:i/>
                <w:iCs/>
                <w:color w:val="808080"/>
                <w:sz w:val="28"/>
                <w:szCs w:val="28"/>
              </w:rPr>
            </w:rPrChange>
          </w:rPr>
          <w:t xml:space="preserve">“</w:t>
        </w:r>
      </w:ins>
      <w:r>
        <w:rPr>
          <w:rFonts w:ascii="Arial" w:hAnsi="Arial" w:cs="Arial"/>
          <w:i/>
          <w:iCs/>
          <w:color w:val="000000" w:themeColor="text1"/>
          <w:sz w:val="26"/>
          <w:szCs w:val="28"/>
          <w:rPrChange w:id="1800" w:author="Assessor GDSXSR" w:date="2026-10-31T00:15:36Z">
            <w:rPr>
              <w:rFonts w:ascii="Arial" w:hAnsi="Arial" w:cs="Arial"/>
              <w:i/>
              <w:iCs/>
              <w:color w:val="000000" w:themeColor="text1"/>
              <w:sz w:val="28"/>
              <w:szCs w:val="28"/>
            </w:rPr>
          </w:rPrChange>
        </w:rPr>
        <w:t xml:space="preserve">era de apenas 6,45% ao mês e 148,57% ao ano</w:t>
      </w:r>
      <w:r>
        <w:rPr>
          <w:rFonts w:ascii="Arial" w:hAnsi="Arial" w:cs="Arial"/>
          <w:i/>
          <w:color w:val="000000" w:themeColor="text1"/>
          <w:sz w:val="26"/>
          <w:szCs w:val="28"/>
          <w:rPrChange w:id="1801" w:author="Assessor GDSXSR" w:date="2026-10-31T00:15:36Z">
            <w:rPr>
              <w:rFonts w:ascii="Arial" w:hAnsi="Arial" w:cs="Arial"/>
              <w:color w:val="000000" w:themeColor="text1"/>
              <w:sz w:val="28"/>
              <w:szCs w:val="28"/>
            </w:rPr>
          </w:rPrChange>
        </w:rPr>
        <w:t xml:space="preserve">”</w:t>
      </w:r>
      <w:ins w:id="1357" w:author="Assessor GDSXSR" w:date="2026-10-31T00:15:36Z">
        <w:r>
          <w:rPr>
            <w:rFonts w:ascii="Arial" w:hAnsi="Arial" w:cs="Arial"/>
            <w:i w:val="0"/>
            <w:color w:val="808080"/>
            <w:sz w:val="28"/>
            <w:szCs w:val="28"/>
            <w:rPrChange w:id="1797" w:author="Assessor GDSXSR" w:date="2026-10-31T00:15:36Z">
              <w:rPr>
                <w:rFonts w:ascii="Arial" w:hAnsi="Arial" w:cs="Arial"/>
                <w:color w:val="808080"/>
                <w:sz w:val="28"/>
                <w:szCs w:val="28"/>
              </w:rPr>
            </w:rPrChange>
          </w:rPr>
          <w:t xml:space="preserve"> (ID 88745650)</w:t>
        </w:r>
      </w:ins>
      <w:r>
        <w:rPr>
          <w:rFonts w:ascii="Arial" w:hAnsi="Arial" w:cs="Arial"/>
          <w:i w:val="0"/>
          <w:color w:val="000000" w:themeColor="text1"/>
          <w:sz w:val="28"/>
          <w:szCs w:val="28"/>
          <w:rPrChange w:id="1798" w:author="Assessor GDSXSR" w:date="2026-10-31T00:15:36Z">
            <w:rPr>
              <w:rFonts w:ascii="Arial" w:hAnsi="Arial" w:cs="Arial"/>
              <w:color w:val="000000" w:themeColor="text1"/>
              <w:sz w:val="28"/>
              <w:szCs w:val="28"/>
            </w:rPr>
          </w:rPrChange>
        </w:rPr>
        <w:t xml:space="preserve">.</w:t>
      </w:r>
      <w:commentRangeEnd w:id="13"/>
      <w:r>
        <w:rPr>
          <w:rStyle w:val="CommentReference"/>
        </w:rPr>
        <w:commentReference w:id="13"/>
      </w:r>
    </w:p>
    <w:p w14:paraId="436934C3"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4" w14:textId="77777777" w:rsidR="0010371B" w:rsidRDefault="00837E2C">
      <w:pPr>
        <w:pStyle w:val="Textoprformatado"/>
        <w:spacing w:line="360" w:lineRule="auto"/>
        <w:ind w:firstLine="2268"/>
        <w:jc w:val="both"/>
      </w:pPr>
      <w:del w:id="1358" w:author="Assessor GDSXSR" w:date="2026-10-31T00:15:36Z">
        <w:r>
          <w:rPr>
            <w:rFonts w:ascii="Arial" w:hAnsi="Arial" w:cs="Arial"/>
            <w:color w:val="000000" w:themeColor="text1"/>
            <w:sz w:val="28"/>
            <w:szCs w:val="28"/>
          </w:rPr>
          <w:delText xml:space="preserve">Examinando o</w:delText>
        </w:r>
      </w:del>
      <w:ins w:id="1359" w:author="Assessor GDSXSR" w:date="2026-10-31T00:15:36Z">
        <w:r>
          <w:rPr>
            <w:rFonts w:ascii="Arial" w:hAnsi="Arial" w:cs="Arial"/>
            <w:color w:val="808080"/>
            <w:sz w:val="28"/>
            <w:szCs w:val="28"/>
            <w:highlight w:val="yellow"/>
            <w:rPrChange w:id="1628" w:author="Assessor GDSXSR" w:date="2026-10-31T00:15:36Z">
              <w:rPr>
                <w:rFonts w:ascii="Arial" w:hAnsi="Arial" w:cs="Arial"/>
                <w:color w:val="808080"/>
                <w:sz w:val="28"/>
                <w:szCs w:val="28"/>
              </w:rPr>
            </w:rPrChange>
          </w:rPr>
          <w:t xml:space="preserve">O</w:t>
        </w:r>
      </w:ins>
      <w:r>
        <w:rPr>
          <w:rFonts w:ascii="Arial" w:hAnsi="Arial" w:cs="Arial"/>
          <w:color w:val="000000" w:themeColor="text1"/>
          <w:sz w:val="28"/>
          <w:szCs w:val="28"/>
          <w:highlight w:val="yellow"/>
          <w:rPrChange w:id="1629" w:author="Assessor GDSXSR" w:date="2026-10-31T00:15:36Z">
            <w:rPr>
              <w:rFonts w:ascii="Arial" w:hAnsi="Arial" w:cs="Arial"/>
              <w:color w:val="000000" w:themeColor="text1"/>
              <w:sz w:val="28"/>
              <w:szCs w:val="28"/>
            </w:rPr>
          </w:rPrChange>
        </w:rPr>
        <w:t xml:space="preserve"> demonstrativo do custo efetivo total do contrato </w:t>
      </w:r>
      <w:del w:id="1360" w:author="Assessor GDSXSR" w:date="2026-10-31T00:15:36Z">
        <w:r>
          <w:rPr>
            <w:rFonts w:ascii="Arial" w:hAnsi="Arial" w:cs="Arial"/>
            <w:color w:val="000000" w:themeColor="text1"/>
            <w:sz w:val="28"/>
            <w:szCs w:val="28"/>
          </w:rPr>
          <w:delText xml:space="preserve">celebrado entre as partes (ID 88745715), observa-se que a taxa de</w:delText>
        </w:r>
      </w:del>
      <w:ins w:id="1361" w:author="Assessor GDSXSR" w:date="2026-10-31T00:15:36Z">
        <w:r>
          <w:rPr>
            <w:rFonts w:ascii="Arial" w:hAnsi="Arial" w:cs="Arial"/>
            <w:color w:val="808080"/>
            <w:sz w:val="28"/>
            <w:szCs w:val="28"/>
            <w:highlight w:val="yellow"/>
            <w:rPrChange w:id="1630" w:author="Assessor GDSXSR" w:date="2026-10-31T00:15:36Z">
              <w:rPr>
                <w:rFonts w:ascii="Arial" w:hAnsi="Arial" w:cs="Arial"/>
                <w:color w:val="808080"/>
                <w:sz w:val="28"/>
                <w:szCs w:val="28"/>
              </w:rPr>
            </w:rPrChange>
          </w:rPr>
          <w:t xml:space="preserve">registra</w:t>
        </w:r>
      </w:ins>
      <w:r>
        <w:rPr>
          <w:rFonts w:ascii="Arial" w:hAnsi="Arial" w:cs="Arial"/>
          <w:color w:val="000000" w:themeColor="text1"/>
          <w:sz w:val="28"/>
          <w:szCs w:val="28"/>
          <w:highlight w:val="yellow"/>
          <w:rPrChange w:id="1631" w:author="Assessor GDSXSR" w:date="2026-10-31T00:15:36Z">
            <w:rPr>
              <w:rFonts w:ascii="Arial" w:hAnsi="Arial" w:cs="Arial"/>
              <w:color w:val="000000" w:themeColor="text1"/>
              <w:sz w:val="28"/>
              <w:szCs w:val="28"/>
            </w:rPr>
          </w:rPrChange>
        </w:rPr>
        <w:t xml:space="preserve"> juros</w:t>
      </w:r>
      <w:del w:id="1362" w:author="Assessor GDSXSR" w:date="2026-10-31T00:15:36Z">
        <w:r>
          <w:rPr>
            <w:rFonts w:ascii="Arial" w:hAnsi="Arial" w:cs="Arial"/>
            <w:color w:val="000000" w:themeColor="text1"/>
            <w:sz w:val="28"/>
            <w:szCs w:val="28"/>
          </w:rPr>
          <w:delText xml:space="preserve"> contratada pelo autor foi</w:delText>
        </w:r>
      </w:del>
      <w:r>
        <w:rPr>
          <w:rFonts w:ascii="Arial" w:hAnsi="Arial" w:cs="Arial"/>
          <w:color w:val="000000" w:themeColor="text1"/>
          <w:sz w:val="28"/>
          <w:szCs w:val="28"/>
          <w:highlight w:val="yellow"/>
          <w:rPrChange w:id="1632" w:author="Assessor GDSXSR" w:date="2026-10-31T00:15:36Z">
            <w:rPr>
              <w:rFonts w:ascii="Arial" w:hAnsi="Arial" w:cs="Arial"/>
              <w:color w:val="000000" w:themeColor="text1"/>
              <w:sz w:val="28"/>
              <w:szCs w:val="28"/>
            </w:rPr>
          </w:rPrChange>
        </w:rPr>
        <w:t xml:space="preserve"> de 22% </w:t>
      </w:r>
      <w:del w:id="1363" w:author="Assessor GDSXSR" w:date="2026-10-31T00:15:36Z">
        <w:r>
          <w:rPr>
            <w:rFonts w:ascii="Arial" w:hAnsi="Arial" w:cs="Arial"/>
            <w:color w:val="000000" w:themeColor="text1"/>
            <w:sz w:val="28"/>
            <w:szCs w:val="28"/>
          </w:rPr>
          <w:delText xml:space="preserve">a.m.</w:delText>
        </w:r>
      </w:del>
      <w:ins w:id="1364" w:author="Assessor GDSXSR" w:date="2026-10-31T00:15:36Z">
        <w:r>
          <w:rPr>
            <w:rFonts w:ascii="Arial" w:hAnsi="Arial" w:cs="Arial"/>
            <w:color w:val="808080"/>
            <w:sz w:val="28"/>
            <w:szCs w:val="28"/>
            <w:highlight w:val="yellow"/>
            <w:rPrChange w:id="1633" w:author="Assessor GDSXSR" w:date="2026-10-31T00:15:36Z">
              <w:rPr>
                <w:rFonts w:ascii="Arial" w:hAnsi="Arial" w:cs="Arial"/>
                <w:color w:val="808080"/>
                <w:sz w:val="28"/>
                <w:szCs w:val="28"/>
              </w:rPr>
            </w:rPrChange>
          </w:rPr>
          <w:t xml:space="preserve">ao mês</w:t>
        </w:r>
      </w:ins>
      <w:r>
        <w:rPr>
          <w:rFonts w:ascii="Arial" w:hAnsi="Arial" w:cs="Arial"/>
          <w:color w:val="000000" w:themeColor="text1"/>
          <w:sz w:val="28"/>
          <w:szCs w:val="28"/>
          <w:highlight w:val="yellow"/>
          <w:rPrChange w:id="1634" w:author="Assessor GDSXSR" w:date="2026-10-31T00:15:36Z">
            <w:rPr>
              <w:rFonts w:ascii="Arial" w:hAnsi="Arial" w:cs="Arial"/>
              <w:color w:val="000000" w:themeColor="text1"/>
              <w:sz w:val="28"/>
              <w:szCs w:val="28"/>
            </w:rPr>
          </w:rPrChange>
        </w:rPr>
        <w:t xml:space="preserve">, </w:t>
      </w:r>
      <w:del w:id="1365" w:author="Assessor GDSXSR" w:date="2026-10-31T00:15:36Z">
        <w:r>
          <w:rPr>
            <w:rFonts w:ascii="Arial" w:hAnsi="Arial" w:cs="Arial"/>
            <w:color w:val="000000" w:themeColor="text1"/>
            <w:sz w:val="28"/>
            <w:szCs w:val="28"/>
          </w:rPr>
          <w:delText xml:space="preserve">portanto, acima</w:delText>
        </w:r>
      </w:del>
      <w:ins w:id="1366" w:author="Assessor GDSXSR" w:date="2026-10-31T00:15:36Z">
        <w:r>
          <w:rPr>
            <w:rFonts w:ascii="Arial" w:hAnsi="Arial" w:cs="Arial"/>
            <w:color w:val="808080"/>
            <w:sz w:val="28"/>
            <w:szCs w:val="28"/>
            <w:highlight w:val="yellow"/>
            <w:rPrChange w:id="1635" w:author="Assessor GDSXSR" w:date="2026-10-31T00:15:36Z">
              <w:rPr>
                <w:rFonts w:ascii="Arial" w:hAnsi="Arial" w:cs="Arial"/>
                <w:color w:val="808080"/>
                <w:sz w:val="28"/>
                <w:szCs w:val="28"/>
              </w:rPr>
            </w:rPrChange>
          </w:rPr>
          <w:t xml:space="preserve">mais</w:t>
        </w:r>
      </w:ins>
      <w:r>
        <w:rPr>
          <w:rFonts w:ascii="Arial" w:hAnsi="Arial" w:cs="Arial"/>
          <w:color w:val="000000" w:themeColor="text1"/>
          <w:sz w:val="28"/>
          <w:szCs w:val="28"/>
          <w:highlight w:val="yellow"/>
          <w:rPrChange w:id="1636" w:author="Assessor GDSXSR" w:date="2026-10-31T00:15:36Z">
            <w:rPr>
              <w:rFonts w:ascii="Arial" w:hAnsi="Arial" w:cs="Arial"/>
              <w:color w:val="000000" w:themeColor="text1"/>
              <w:sz w:val="28"/>
              <w:szCs w:val="28"/>
            </w:rPr>
          </w:rPrChange>
        </w:rPr>
        <w:t xml:space="preserve"> </w:t>
      </w:r>
      <w:r>
        <w:rPr>
          <w:rFonts w:ascii="Arial" w:hAnsi="Arial" w:cs="Arial"/>
          <w:color w:val="000000" w:themeColor="text1"/>
          <w:sz w:val="28"/>
          <w:szCs w:val="28"/>
          <w:highlight w:val="yellow"/>
          <w:rPrChange w:id="1637" w:author="Assessor GDSXSR" w:date="2026-10-31T00:15:36Z">
            <w:rPr>
              <w:rFonts w:ascii="Arial" w:hAnsi="Arial" w:cs="Arial"/>
              <w:color w:val="000000" w:themeColor="text1"/>
              <w:sz w:val="28"/>
              <w:szCs w:val="28"/>
            </w:rPr>
          </w:rPrChange>
        </w:rPr>
        <w:t xml:space="preserve">de três vezes a média </w:t>
      </w:r>
      <w:del w:id="1367" w:author="Assessor GDSXSR" w:date="2026-10-31T00:15:36Z">
        <w:r>
          <w:rPr>
            <w:rFonts w:ascii="Arial" w:hAnsi="Arial" w:cs="Arial"/>
            <w:color w:val="000000" w:themeColor="text1"/>
            <w:sz w:val="28"/>
            <w:szCs w:val="28"/>
          </w:rPr>
          <w:delText xml:space="preserve">praticada no</w:delText>
        </w:r>
      </w:del>
      <w:ins w:id="1368" w:author="Assessor GDSXSR" w:date="2026-10-31T00:15:36Z">
        <w:r>
          <w:rPr>
            <w:rFonts w:ascii="Arial" w:hAnsi="Arial" w:cs="Arial"/>
            <w:color w:val="808080"/>
            <w:sz w:val="28"/>
            <w:szCs w:val="28"/>
            <w:highlight w:val="yellow"/>
            <w:rPrChange w:id="1638" w:author="Assessor GDSXSR" w:date="2026-10-31T00:15:36Z">
              <w:rPr>
                <w:rFonts w:ascii="Arial" w:hAnsi="Arial" w:cs="Arial"/>
                <w:color w:val="808080"/>
                <w:sz w:val="28"/>
                <w:szCs w:val="28"/>
              </w:rPr>
            </w:rPrChange>
          </w:rPr>
          <w:t xml:space="preserve">do</w:t>
        </w:r>
      </w:ins>
      <w:r>
        <w:rPr>
          <w:rFonts w:ascii="Arial" w:hAnsi="Arial" w:cs="Arial"/>
          <w:color w:val="000000" w:themeColor="text1"/>
          <w:sz w:val="28"/>
          <w:szCs w:val="28"/>
          <w:highlight w:val="yellow"/>
          <w:rPrChange w:id="1639" w:author="Assessor GDSXSR" w:date="2026-10-31T00:15:36Z">
            <w:rPr>
              <w:rFonts w:ascii="Arial" w:hAnsi="Arial" w:cs="Arial"/>
              <w:color w:val="000000" w:themeColor="text1"/>
              <w:sz w:val="28"/>
              <w:szCs w:val="28"/>
            </w:rPr>
          </w:rPrChange>
        </w:rPr>
        <w:t xml:space="preserve"> período, </w:t>
      </w:r>
      <w:del w:id="1369" w:author="Assessor GDSXSR" w:date="2026-10-31T00:15:36Z">
        <w:r>
          <w:rPr>
            <w:rFonts w:ascii="Arial" w:hAnsi="Arial" w:cs="Arial"/>
            <w:color w:val="000000" w:themeColor="text1"/>
            <w:sz w:val="28"/>
            <w:szCs w:val="28"/>
          </w:rPr>
          <w:delText xml:space="preserve">evidenciando-se</w:delText>
        </w:r>
      </w:del>
      <w:ins w:id="1370" w:author="Assessor GDSXSR" w:date="2026-10-31T00:15:36Z">
        <w:r>
          <w:rPr>
            <w:rFonts w:ascii="Arial" w:hAnsi="Arial" w:cs="Arial"/>
            <w:color w:val="808080"/>
            <w:sz w:val="28"/>
            <w:szCs w:val="28"/>
            <w:highlight w:val="yellow"/>
            <w:rPrChange w:id="1640" w:author="Assessor GDSXSR" w:date="2026-10-31T00:15:36Z">
              <w:rPr>
                <w:rFonts w:ascii="Arial" w:hAnsi="Arial" w:cs="Arial"/>
                <w:color w:val="808080"/>
                <w:sz w:val="28"/>
                <w:szCs w:val="28"/>
              </w:rPr>
            </w:rPrChange>
          </w:rPr>
          <w:t xml:space="preserve">o que evidencia</w:t>
        </w:r>
      </w:ins>
      <w:r>
        <w:rPr>
          <w:rFonts w:ascii="Arial" w:hAnsi="Arial" w:cs="Arial"/>
          <w:color w:val="000000" w:themeColor="text1"/>
          <w:sz w:val="28"/>
          <w:szCs w:val="28"/>
          <w:highlight w:val="yellow"/>
          <w:rPrChange w:id="1641" w:author="Assessor GDSXSR" w:date="2026-10-31T00:15:36Z">
            <w:rPr>
              <w:rFonts w:ascii="Arial" w:hAnsi="Arial" w:cs="Arial"/>
              <w:color w:val="000000" w:themeColor="text1"/>
              <w:sz w:val="28"/>
              <w:szCs w:val="28"/>
            </w:rPr>
          </w:rPrChange>
        </w:rPr>
        <w:t xml:space="preserve"> a abusividade </w:t>
      </w:r>
      <w:del w:id="1371" w:author="Assessor GDSXSR" w:date="2026-10-31T00:15:36Z">
        <w:r>
          <w:rPr>
            <w:rFonts w:ascii="Arial" w:hAnsi="Arial" w:cs="Arial"/>
            <w:color w:val="000000" w:themeColor="text1"/>
            <w:sz w:val="28"/>
            <w:szCs w:val="28"/>
          </w:rPr>
          <w:delText xml:space="preserve">no</w:delText>
        </w:r>
      </w:del>
      <w:ins w:id="1372" w:author="Assessor GDSXSR" w:date="2026-10-31T00:15:36Z">
        <w:r>
          <w:rPr>
            <w:rFonts w:ascii="Arial" w:hAnsi="Arial" w:cs="Arial"/>
            <w:color w:val="808080"/>
            <w:sz w:val="28"/>
            <w:szCs w:val="28"/>
            <w:highlight w:val="yellow"/>
            <w:rPrChange w:id="1642" w:author="Assessor GDSXSR" w:date="2026-10-31T00:15:36Z">
              <w:rPr>
                <w:rFonts w:ascii="Arial" w:hAnsi="Arial" w:cs="Arial"/>
                <w:color w:val="808080"/>
                <w:sz w:val="28"/>
                <w:szCs w:val="28"/>
              </w:rPr>
            </w:rPrChange>
          </w:rPr>
          <w:t xml:space="preserve">(ID</w:t>
        </w:r>
      </w:ins>
      <w:r>
        <w:rPr>
          <w:rFonts w:ascii="Arial" w:hAnsi="Arial" w:cs="Arial"/>
          <w:color w:val="000000" w:themeColor="text1"/>
          <w:sz w:val="28"/>
          <w:szCs w:val="28"/>
          <w:highlight w:val="yellow"/>
          <w:rPrChange w:id="1643" w:author="Assessor GDSXSR" w:date="2026-10-31T00:15:36Z">
            <w:rPr>
              <w:rFonts w:ascii="Arial" w:hAnsi="Arial" w:cs="Arial"/>
              <w:color w:val="000000" w:themeColor="text1"/>
              <w:sz w:val="28"/>
              <w:szCs w:val="28"/>
            </w:rPr>
          </w:rPrChange>
        </w:rPr>
        <w:t xml:space="preserve"> </w:t>
      </w:r>
      <w:del w:id="1373" w:author="Assessor GDSXSR" w:date="2026-10-31T00:15:36Z">
        <w:r>
          <w:rPr>
            <w:rFonts w:ascii="Arial" w:hAnsi="Arial" w:cs="Arial"/>
            <w:color w:val="000000" w:themeColor="text1"/>
            <w:sz w:val="28"/>
            <w:szCs w:val="28"/>
          </w:rPr>
          <w:delText xml:space="preserve">caso em comento</w:delText>
        </w:r>
      </w:del>
      <w:ins w:id="1374" w:author="Assessor GDSXSR" w:date="2026-10-31T00:15:36Z">
        <w:r>
          <w:rPr>
            <w:rFonts w:ascii="Arial" w:hAnsi="Arial" w:cs="Arial"/>
            <w:color w:val="808080"/>
            <w:sz w:val="28"/>
            <w:szCs w:val="28"/>
            <w:highlight w:val="yellow"/>
            <w:rPrChange w:id="1644" w:author="Assessor GDSXSR" w:date="2026-10-31T00:15:36Z">
              <w:rPr>
                <w:rFonts w:ascii="Arial" w:hAnsi="Arial" w:cs="Arial"/>
                <w:color w:val="808080"/>
                <w:sz w:val="28"/>
                <w:szCs w:val="28"/>
              </w:rPr>
            </w:rPrChange>
          </w:rPr>
          <w:t xml:space="preserve">88745715)</w:t>
        </w:r>
      </w:ins>
      <w:r>
        <w:rPr>
          <w:rFonts w:ascii="Arial" w:hAnsi="Arial" w:cs="Arial"/>
          <w:color w:val="000000" w:themeColor="text1"/>
          <w:sz w:val="28"/>
          <w:szCs w:val="28"/>
          <w:highlight w:val="yellow"/>
          <w:rPrChange w:id="1645" w:author="Assessor GDSXSR" w:date="2026-10-31T00:15:36Z">
            <w:rPr>
              <w:rFonts w:ascii="Arial" w:hAnsi="Arial" w:cs="Arial"/>
              <w:color w:val="000000" w:themeColor="text1"/>
              <w:sz w:val="28"/>
              <w:szCs w:val="28"/>
            </w:rPr>
          </w:rPrChange>
        </w:rPr>
        <w:t xml:space="preserve">.</w:t>
      </w:r>
    </w:p>
    <w:p w14:paraId="436934C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6" w14:textId="77777777" w:rsidR="0010371B" w:rsidRDefault="00837E2C">
      <w:pPr>
        <w:pStyle w:val="Textoprformatado"/>
        <w:spacing w:line="360" w:lineRule="auto"/>
        <w:ind w:firstLine="2268"/>
        <w:jc w:val="both"/>
      </w:pPr>
      <w:r>
        <w:rPr>
          <w:rFonts w:ascii="Arial" w:hAnsi="Arial" w:cs="Arial"/>
          <w:color w:val="000000" w:themeColor="text1"/>
          <w:sz w:val="28"/>
          <w:szCs w:val="28"/>
          <w:highlight w:val="yellow"/>
          <w:rPrChange w:id="1646" w:author="Assessor GDSXSR" w:date="2026-10-31T00:15:36Z">
            <w:rPr>
              <w:rFonts w:ascii="Arial" w:hAnsi="Arial" w:cs="Arial"/>
              <w:color w:val="000000" w:themeColor="text1"/>
              <w:sz w:val="28"/>
              <w:szCs w:val="28"/>
            </w:rPr>
          </w:rPrChange>
        </w:rPr>
        <w:t xml:space="preserve">Diante disso, com a máxima vênia ao d. Juízo de origem, os juros remuneratórios </w:t>
      </w:r>
      <w:del w:id="1375" w:author="Assessor GDSXSR" w:date="2026-10-31T00:15:36Z">
        <w:r>
          <w:rPr>
            <w:rFonts w:ascii="Arial" w:hAnsi="Arial" w:cs="Arial"/>
            <w:color w:val="000000" w:themeColor="text1"/>
            <w:sz w:val="28"/>
            <w:szCs w:val="28"/>
          </w:rPr>
          <w:delText xml:space="preserve">deverão</w:delText>
        </w:r>
      </w:del>
      <w:ins w:id="1376" w:author="Assessor GDSXSR" w:date="2026-10-31T00:15:36Z">
        <w:r>
          <w:rPr>
            <w:rFonts w:ascii="Arial" w:hAnsi="Arial" w:cs="Arial"/>
            <w:color w:val="808080"/>
            <w:sz w:val="28"/>
            <w:szCs w:val="28"/>
            <w:highlight w:val="yellow"/>
            <w:rPrChange w:id="1647" w:author="Assessor GDSXSR" w:date="2026-10-31T00:15:36Z">
              <w:rPr>
                <w:rFonts w:ascii="Arial" w:hAnsi="Arial" w:cs="Arial"/>
                <w:color w:val="808080"/>
                <w:sz w:val="28"/>
                <w:szCs w:val="28"/>
              </w:rPr>
            </w:rPrChange>
          </w:rPr>
          <w:t xml:space="preserve">devem</w:t>
        </w:r>
      </w:ins>
      <w:r>
        <w:rPr>
          <w:rFonts w:ascii="Arial" w:hAnsi="Arial" w:cs="Arial"/>
          <w:color w:val="000000" w:themeColor="text1"/>
          <w:sz w:val="28"/>
          <w:szCs w:val="28"/>
          <w:highlight w:val="yellow"/>
          <w:rPrChange w:id="1648" w:author="Assessor GDSXSR" w:date="2026-10-31T00:15:36Z">
            <w:rPr>
              <w:rFonts w:ascii="Arial" w:hAnsi="Arial" w:cs="Arial"/>
              <w:color w:val="000000" w:themeColor="text1"/>
              <w:sz w:val="28"/>
              <w:szCs w:val="28"/>
            </w:rPr>
          </w:rPrChange>
        </w:rPr>
        <w:t xml:space="preserve"> ser limitados </w:t>
      </w:r>
      <w:del w:id="1377" w:author="Assessor GDSXSR" w:date="2026-10-31T00:15:36Z">
        <w:r>
          <w:rPr>
            <w:rFonts w:ascii="Arial" w:hAnsi="Arial" w:cs="Arial"/>
            <w:color w:val="000000" w:themeColor="text1"/>
            <w:sz w:val="28"/>
            <w:szCs w:val="28"/>
          </w:rPr>
          <w:delText xml:space="preserve">à taxa de</w:delText>
        </w:r>
      </w:del>
      <w:ins w:id="1378" w:author="Assessor GDSXSR" w:date="2026-10-31T00:15:36Z">
        <w:r>
          <w:rPr>
            <w:rFonts w:ascii="Arial" w:hAnsi="Arial" w:cs="Arial"/>
            <w:color w:val="808080"/>
            <w:sz w:val="28"/>
            <w:szCs w:val="28"/>
            <w:highlight w:val="yellow"/>
            <w:rPrChange w:id="1649" w:author="Assessor GDSXSR" w:date="2026-10-31T00:15:36Z">
              <w:rPr>
                <w:rFonts w:ascii="Arial" w:hAnsi="Arial" w:cs="Arial"/>
                <w:color w:val="808080"/>
                <w:sz w:val="28"/>
                <w:szCs w:val="28"/>
              </w:rPr>
            </w:rPrChange>
          </w:rPr>
          <w:t xml:space="preserve">a</w:t>
        </w:r>
      </w:ins>
      <w:r>
        <w:rPr>
          <w:rFonts w:ascii="Arial" w:hAnsi="Arial" w:cs="Arial"/>
          <w:color w:val="000000" w:themeColor="text1"/>
          <w:sz w:val="28"/>
          <w:szCs w:val="28"/>
          <w:highlight w:val="yellow"/>
          <w:rPrChange w:id="1650" w:author="Assessor GDSXSR" w:date="2026-10-31T00:15:36Z">
            <w:rPr>
              <w:rFonts w:ascii="Arial" w:hAnsi="Arial" w:cs="Arial"/>
              <w:color w:val="000000" w:themeColor="text1"/>
              <w:sz w:val="28"/>
              <w:szCs w:val="28"/>
            </w:rPr>
          </w:rPrChange>
        </w:rPr>
        <w:t xml:space="preserve"> 6,45</w:t>
      </w:r>
      <w:del w:id="1379" w:author="Assessor GDSXSR" w:date="2026-10-31T00:15:36Z">
        <w:r>
          <w:rPr>
            <w:rFonts w:ascii="Arial" w:hAnsi="Arial" w:cs="Arial"/>
            <w:color w:val="000000" w:themeColor="text1"/>
            <w:sz w:val="28"/>
            <w:szCs w:val="28"/>
          </w:rPr>
          <w:delText xml:space="preserve"> </w:delText>
        </w:r>
      </w:del>
      <w:r>
        <w:rPr>
          <w:rFonts w:ascii="Arial" w:hAnsi="Arial" w:cs="Arial"/>
          <w:color w:val="000000" w:themeColor="text1"/>
          <w:sz w:val="28"/>
          <w:szCs w:val="28"/>
          <w:highlight w:val="yellow"/>
          <w:rPrChange w:id="1651" w:author="Assessor GDSXSR" w:date="2026-10-31T00:15:36Z">
            <w:rPr>
              <w:rFonts w:ascii="Arial" w:hAnsi="Arial" w:cs="Arial"/>
              <w:color w:val="000000" w:themeColor="text1"/>
              <w:sz w:val="28"/>
              <w:szCs w:val="28"/>
            </w:rPr>
          </w:rPrChange>
        </w:rPr>
        <w:t xml:space="preserve">% </w:t>
      </w:r>
      <w:del w:id="1380" w:author="Assessor GDSXSR" w:date="2026-10-31T00:15:36Z">
        <w:r>
          <w:rPr>
            <w:rFonts w:ascii="Arial" w:hAnsi="Arial" w:cs="Arial"/>
            <w:color w:val="000000" w:themeColor="text1"/>
            <w:sz w:val="28"/>
            <w:szCs w:val="28"/>
          </w:rPr>
          <w:delText xml:space="preserve">a.m.</w:delText>
        </w:r>
      </w:del>
      <w:ins w:id="1381" w:author="Assessor GDSXSR" w:date="2026-10-31T00:15:36Z">
        <w:r>
          <w:rPr>
            <w:rFonts w:ascii="Arial" w:hAnsi="Arial" w:cs="Arial"/>
            <w:color w:val="808080"/>
            <w:sz w:val="28"/>
            <w:szCs w:val="28"/>
            <w:highlight w:val="yellow"/>
            <w:rPrChange w:id="1652" w:author="Assessor GDSXSR" w:date="2026-10-31T00:15:36Z">
              <w:rPr>
                <w:rFonts w:ascii="Arial" w:hAnsi="Arial" w:cs="Arial"/>
                <w:color w:val="808080"/>
                <w:sz w:val="28"/>
                <w:szCs w:val="28"/>
              </w:rPr>
            </w:rPrChange>
          </w:rPr>
          <w:t xml:space="preserve">ao mês</w:t>
        </w:r>
      </w:ins>
      <w:r>
        <w:rPr>
          <w:rFonts w:ascii="Arial" w:hAnsi="Arial" w:cs="Arial"/>
          <w:color w:val="000000" w:themeColor="text1"/>
          <w:sz w:val="28"/>
          <w:szCs w:val="28"/>
          <w:highlight w:val="yellow"/>
          <w:rPrChange w:id="1653" w:author="Assessor GDSXSR" w:date="2026-10-31T00:15:36Z">
            <w:rPr>
              <w:rFonts w:ascii="Arial" w:hAnsi="Arial" w:cs="Arial"/>
              <w:color w:val="000000" w:themeColor="text1"/>
              <w:sz w:val="28"/>
              <w:szCs w:val="28"/>
            </w:rPr>
          </w:rPrChange>
        </w:rPr>
        <w:t xml:space="preserve">, </w:t>
      </w:r>
      <w:del w:id="1382" w:author="Assessor GDSXSR" w:date="2026-10-31T00:15:36Z">
        <w:r>
          <w:rPr>
            <w:rFonts w:ascii="Arial" w:hAnsi="Arial" w:cs="Arial"/>
            <w:color w:val="000000" w:themeColor="text1"/>
            <w:sz w:val="28"/>
            <w:szCs w:val="28"/>
          </w:rPr>
          <w:delText xml:space="preserve">capitalizados mensalmente, conforme</w:delText>
        </w:r>
      </w:del>
      <w:ins w:id="1383" w:author="Assessor GDSXSR" w:date="2026-10-31T00:15:36Z">
        <w:r>
          <w:rPr>
            <w:rFonts w:ascii="Arial" w:hAnsi="Arial" w:cs="Arial"/>
            <w:color w:val="808080"/>
            <w:sz w:val="28"/>
            <w:szCs w:val="28"/>
            <w:highlight w:val="yellow"/>
            <w:rPrChange w:id="1654" w:author="Assessor GDSXSR" w:date="2026-10-31T00:15:36Z">
              <w:rPr>
                <w:rFonts w:ascii="Arial" w:hAnsi="Arial" w:cs="Arial"/>
                <w:color w:val="808080"/>
                <w:sz w:val="28"/>
                <w:szCs w:val="28"/>
              </w:rPr>
            </w:rPrChange>
          </w:rPr>
          <w:t xml:space="preserve">como</w:t>
        </w:r>
      </w:ins>
      <w:r>
        <w:rPr>
          <w:rFonts w:ascii="Arial" w:hAnsi="Arial" w:cs="Arial"/>
          <w:color w:val="000000" w:themeColor="text1"/>
          <w:sz w:val="28"/>
          <w:szCs w:val="28"/>
          <w:highlight w:val="yellow"/>
          <w:rPrChange w:id="1655" w:author="Assessor GDSXSR" w:date="2026-10-31T00:15:36Z">
            <w:rPr>
              <w:rFonts w:ascii="Arial" w:hAnsi="Arial" w:cs="Arial"/>
              <w:color w:val="000000" w:themeColor="text1"/>
              <w:sz w:val="28"/>
              <w:szCs w:val="28"/>
            </w:rPr>
          </w:rPrChange>
        </w:rPr>
        <w:t xml:space="preserve"> requerido pelo autor, </w:t>
      </w:r>
      <w:del w:id="1384" w:author="Assessor GDSXSR" w:date="2026-10-31T00:15:36Z">
        <w:r>
          <w:rPr>
            <w:rFonts w:ascii="Arial" w:hAnsi="Arial" w:cs="Arial"/>
            <w:color w:val="000000" w:themeColor="text1"/>
            <w:sz w:val="28"/>
            <w:szCs w:val="28"/>
          </w:rPr>
          <w:delText xml:space="preserve">o que corresponde à média praticada no período. Destaco que não houve</w:delText>
        </w:r>
      </w:del>
      <w:ins w:id="1385" w:author="Assessor GDSXSR" w:date="2026-10-31T00:15:36Z">
        <w:r>
          <w:rPr>
            <w:rFonts w:ascii="Arial" w:hAnsi="Arial" w:cs="Arial"/>
            <w:color w:val="808080"/>
            <w:sz w:val="28"/>
            <w:szCs w:val="28"/>
            <w:highlight w:val="yellow"/>
            <w:rPrChange w:id="1656" w:author="Assessor GDSXSR" w:date="2026-10-31T00:15:36Z">
              <w:rPr>
                <w:rFonts w:ascii="Arial" w:hAnsi="Arial" w:cs="Arial"/>
                <w:color w:val="808080"/>
                <w:sz w:val="28"/>
                <w:szCs w:val="28"/>
              </w:rPr>
            </w:rPrChange>
          </w:rPr>
          <w:t xml:space="preserve">sem</w:t>
        </w:r>
      </w:ins>
      <w:r>
        <w:rPr>
          <w:rFonts w:ascii="Arial" w:hAnsi="Arial" w:cs="Arial"/>
          <w:color w:val="000000" w:themeColor="text1"/>
          <w:sz w:val="28"/>
          <w:szCs w:val="28"/>
          <w:highlight w:val="yellow"/>
          <w:rPrChange w:id="1657" w:author="Assessor GDSXSR" w:date="2026-10-31T00:15:36Z">
            <w:rPr>
              <w:rFonts w:ascii="Arial" w:hAnsi="Arial" w:cs="Arial"/>
              <w:color w:val="000000" w:themeColor="text1"/>
              <w:sz w:val="28"/>
              <w:szCs w:val="28"/>
            </w:rPr>
          </w:rPrChange>
        </w:rPr>
        <w:t xml:space="preserve"> impugnação específica </w:t>
      </w:r>
      <w:del w:id="1386" w:author="Assessor GDSXSR" w:date="2026-10-31T00:15:36Z">
        <w:r>
          <w:rPr>
            <w:rFonts w:ascii="Arial" w:hAnsi="Arial" w:cs="Arial"/>
            <w:color w:val="000000" w:themeColor="text1"/>
            <w:sz w:val="28"/>
            <w:szCs w:val="28"/>
          </w:rPr>
          <w:delText xml:space="preserve">ao</w:delText>
        </w:r>
      </w:del>
      <w:ins w:id="1387" w:author="Assessor GDSXSR" w:date="2026-10-31T00:15:36Z">
        <w:r>
          <w:rPr>
            <w:rFonts w:ascii="Arial" w:hAnsi="Arial" w:cs="Arial"/>
            <w:color w:val="808080"/>
            <w:sz w:val="28"/>
            <w:szCs w:val="28"/>
            <w:highlight w:val="yellow"/>
            <w:rPrChange w:id="1658" w:author="Assessor GDSXSR" w:date="2026-10-31T00:15:36Z">
              <w:rPr>
                <w:rFonts w:ascii="Arial" w:hAnsi="Arial" w:cs="Arial"/>
                <w:color w:val="808080"/>
                <w:sz w:val="28"/>
                <w:szCs w:val="28"/>
              </w:rPr>
            </w:rPrChange>
          </w:rPr>
          <w:t xml:space="preserve">da</w:t>
        </w:r>
      </w:ins>
      <w:r>
        <w:rPr>
          <w:rFonts w:ascii="Arial" w:hAnsi="Arial" w:cs="Arial"/>
          <w:color w:val="000000" w:themeColor="text1"/>
          <w:sz w:val="28"/>
          <w:szCs w:val="28"/>
          <w:highlight w:val="yellow"/>
          <w:rPrChange w:id="1659" w:author="Assessor GDSXSR" w:date="2026-10-31T00:15:36Z">
            <w:rPr>
              <w:rFonts w:ascii="Arial" w:hAnsi="Arial" w:cs="Arial"/>
              <w:color w:val="000000" w:themeColor="text1"/>
              <w:sz w:val="28"/>
              <w:szCs w:val="28"/>
            </w:rPr>
          </w:rPrChange>
        </w:rPr>
        <w:t xml:space="preserve"> </w:t>
      </w:r>
      <w:del w:id="1388" w:author="Assessor GDSXSR" w:date="2026-10-31T00:15:36Z">
        <w:r>
          <w:rPr>
            <w:rFonts w:ascii="Arial" w:hAnsi="Arial" w:cs="Arial"/>
            <w:color w:val="000000" w:themeColor="text1"/>
            <w:sz w:val="28"/>
            <w:szCs w:val="28"/>
          </w:rPr>
          <w:delText xml:space="preserve">percentual pedido pelo autor</w:delText>
        </w:r>
      </w:del>
      <w:ins w:id="1389" w:author="Assessor GDSXSR" w:date="2026-10-31T00:15:36Z">
        <w:r>
          <w:rPr>
            <w:rFonts w:ascii="Arial" w:hAnsi="Arial" w:cs="Arial"/>
            <w:color w:val="808080"/>
            <w:sz w:val="28"/>
            <w:szCs w:val="28"/>
            <w:highlight w:val="yellow"/>
            <w:rPrChange w:id="1660" w:author="Assessor GDSXSR" w:date="2026-10-31T00:15:36Z">
              <w:rPr>
                <w:rFonts w:ascii="Arial" w:hAnsi="Arial" w:cs="Arial"/>
                <w:color w:val="808080"/>
                <w:sz w:val="28"/>
                <w:szCs w:val="28"/>
              </w:rPr>
            </w:rPrChange>
          </w:rPr>
          <w:t xml:space="preserve">ré</w:t>
        </w:r>
      </w:ins>
      <w:r>
        <w:rPr>
          <w:rFonts w:ascii="Arial" w:hAnsi="Arial" w:cs="Arial"/>
          <w:color w:val="000000" w:themeColor="text1"/>
          <w:sz w:val="28"/>
          <w:szCs w:val="28"/>
          <w:highlight w:val="yellow"/>
          <w:rPrChange w:id="1661" w:author="Assessor GDSXSR" w:date="2026-10-31T00:15:36Z">
            <w:rPr>
              <w:rFonts w:ascii="Arial" w:hAnsi="Arial" w:cs="Arial"/>
              <w:color w:val="000000" w:themeColor="text1"/>
              <w:sz w:val="28"/>
              <w:szCs w:val="28"/>
            </w:rPr>
          </w:rPrChange>
        </w:rPr>
        <w:t xml:space="preserve">.</w:t>
      </w:r>
    </w:p>
    <w:p w14:paraId="436934C7"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8"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Em </w:t>
      </w:r>
      <w:del w:id="1390" w:author="Assessor GDSXSR" w:date="2026-10-31T00:15:36Z">
        <w:r>
          <w:rPr>
            <w:rFonts w:ascii="Arial" w:hAnsi="Arial" w:cs="Arial"/>
            <w:color w:val="000000" w:themeColor="text1"/>
            <w:sz w:val="28"/>
            <w:szCs w:val="28"/>
          </w:rPr>
          <w:delText xml:space="preserve">vista da redução da taxa de juros remuneratórios</w:delText>
        </w:r>
      </w:del>
      <w:ins w:id="1391" w:author="Assessor GDSXSR" w:date="2026-10-31T00:15:36Z">
        <w:r>
          <w:rPr>
            <w:rFonts w:ascii="Arial" w:hAnsi="Arial" w:cs="Arial"/>
            <w:color w:val="808080"/>
            <w:sz w:val="28"/>
            <w:szCs w:val="28"/>
          </w:rPr>
          <w:t xml:space="preserve">consequência</w:t>
        </w:r>
      </w:ins>
      <w:r>
        <w:rPr>
          <w:rFonts w:ascii="Arial" w:hAnsi="Arial" w:cs="Arial"/>
          <w:color w:val="000000" w:themeColor="text1"/>
          <w:sz w:val="28"/>
          <w:szCs w:val="28"/>
        </w:rPr>
        <w:t xml:space="preserve">, a ré deve </w:t>
      </w:r>
      <w:del w:id="1392" w:author="Assessor GDSXSR" w:date="2026-10-31T00:15:36Z">
        <w:r>
          <w:rPr>
            <w:rFonts w:ascii="Arial" w:hAnsi="Arial" w:cs="Arial"/>
            <w:color w:val="000000" w:themeColor="text1"/>
            <w:sz w:val="28"/>
            <w:szCs w:val="28"/>
          </w:rPr>
          <w:delText xml:space="preserve">realizar</w:delText>
        </w:r>
      </w:del>
      <w:ins w:id="1393" w:author="Assessor GDSXSR" w:date="2026-10-31T00:15:36Z">
        <w:r>
          <w:rPr>
            <w:rFonts w:ascii="Arial" w:hAnsi="Arial" w:cs="Arial"/>
            <w:color w:val="808080"/>
            <w:sz w:val="28"/>
            <w:szCs w:val="28"/>
          </w:rPr>
          <w:t xml:space="preserve">recalcular</w:t>
        </w:r>
      </w:ins>
      <w:r>
        <w:rPr>
          <w:rFonts w:ascii="Arial" w:hAnsi="Arial" w:cs="Arial"/>
          <w:color w:val="000000" w:themeColor="text1"/>
          <w:sz w:val="28"/>
          <w:szCs w:val="28"/>
        </w:rPr>
        <w:t xml:space="preserve"> </w:t>
      </w:r>
      <w:del w:id="1394" w:author="Assessor GDSXSR" w:date="2026-10-31T00:15:36Z">
        <w:r>
          <w:rPr>
            <w:rFonts w:ascii="Arial" w:hAnsi="Arial" w:cs="Arial"/>
            <w:color w:val="000000" w:themeColor="text1"/>
            <w:sz w:val="28"/>
            <w:szCs w:val="28"/>
          </w:rPr>
          <w:delText xml:space="preserve">o recálculo da</w:delText>
        </w:r>
      </w:del>
      <w:ins w:id="1395" w:author="Assessor GDSXSR" w:date="2026-10-31T00:15:36Z">
        <w:r>
          <w:rPr>
            <w:rFonts w:ascii="Arial" w:hAnsi="Arial" w:cs="Arial"/>
            <w:color w:val="808080"/>
            <w:sz w:val="28"/>
            <w:szCs w:val="28"/>
          </w:rPr>
          <w:t xml:space="preserve">a</w:t>
        </w:r>
      </w:ins>
      <w:r>
        <w:rPr>
          <w:rFonts w:ascii="Arial" w:hAnsi="Arial" w:cs="Arial"/>
          <w:color w:val="000000" w:themeColor="text1"/>
          <w:sz w:val="28"/>
          <w:szCs w:val="28"/>
        </w:rPr>
        <w:t xml:space="preserve"> dívida</w:t>
      </w:r>
      <w:ins w:id="1396" w:author="Assessor GDSXSR" w:date="2026-10-31T00:15:36Z">
        <w:r>
          <w:rPr>
            <w:rFonts w:ascii="Arial" w:hAnsi="Arial" w:cs="Arial"/>
            <w:color w:val="808080"/>
            <w:sz w:val="28"/>
            <w:szCs w:val="28"/>
          </w:rPr>
          <w:t xml:space="preserve">,</w:t>
        </w:r>
      </w:ins>
      <w:r>
        <w:rPr>
          <w:rFonts w:ascii="Arial" w:hAnsi="Arial" w:cs="Arial"/>
          <w:color w:val="000000" w:themeColor="text1"/>
          <w:sz w:val="28"/>
          <w:szCs w:val="28"/>
        </w:rPr>
        <w:t xml:space="preserve"> </w:t>
      </w:r>
      <w:del w:id="1397" w:author="Assessor GDSXSR" w:date="2026-10-31T00:15:36Z">
        <w:r>
          <w:rPr>
            <w:rFonts w:ascii="Arial" w:hAnsi="Arial" w:cs="Arial"/>
            <w:color w:val="000000" w:themeColor="text1"/>
            <w:sz w:val="28"/>
            <w:szCs w:val="28"/>
          </w:rPr>
          <w:delText xml:space="preserve">em questão afastando</w:delText>
        </w:r>
      </w:del>
      <w:ins w:id="1398" w:author="Assessor GDSXSR" w:date="2026-10-31T00:15:36Z">
        <w:r>
          <w:rPr>
            <w:rFonts w:ascii="Arial" w:hAnsi="Arial" w:cs="Arial"/>
            <w:color w:val="808080"/>
            <w:sz w:val="28"/>
            <w:szCs w:val="28"/>
          </w:rPr>
          <w:t xml:space="preserve">afastados</w:t>
        </w:r>
      </w:ins>
      <w:r>
        <w:rPr>
          <w:rFonts w:ascii="Arial" w:hAnsi="Arial" w:cs="Arial"/>
          <w:color w:val="000000" w:themeColor="text1"/>
          <w:sz w:val="28"/>
          <w:szCs w:val="28"/>
        </w:rPr>
        <w:t xml:space="preserve"> os encargos moratórios</w:t>
      </w:r>
      <w:del w:id="1399" w:author="Assessor GDSXSR" w:date="2026-10-31T00:15:36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400" w:author="Assessor GDSXSR" w:date="2026-10-31T00:15:36Z">
        <w:r>
          <w:rPr>
            <w:rFonts w:ascii="Arial" w:hAnsi="Arial" w:cs="Arial"/>
            <w:color w:val="000000" w:themeColor="text1"/>
            <w:sz w:val="28"/>
            <w:szCs w:val="28"/>
          </w:rPr>
          <w:delText xml:space="preserve">conforme</w:delText>
        </w:r>
      </w:del>
      <w:ins w:id="1401" w:author="Assessor GDSXSR" w:date="2026-10-31T00:15:36Z">
        <w:r>
          <w:rPr>
            <w:rFonts w:ascii="Arial" w:hAnsi="Arial" w:cs="Arial"/>
            <w:color w:val="808080"/>
            <w:sz w:val="28"/>
            <w:szCs w:val="28"/>
          </w:rPr>
          <w:t xml:space="preserve">do</w:t>
        </w:r>
      </w:ins>
      <w:r>
        <w:rPr>
          <w:rFonts w:ascii="Arial" w:hAnsi="Arial" w:cs="Arial"/>
          <w:color w:val="000000" w:themeColor="text1"/>
          <w:sz w:val="28"/>
          <w:szCs w:val="28"/>
        </w:rPr>
        <w:t xml:space="preserve"> </w:t>
      </w:r>
      <w:del w:id="1402" w:author="Assessor GDSXSR" w:date="2026-10-31T00:15:36Z">
        <w:r>
          <w:rPr>
            <w:rFonts w:ascii="Arial" w:hAnsi="Arial" w:cs="Arial"/>
            <w:color w:val="000000" w:themeColor="text1"/>
            <w:sz w:val="28"/>
            <w:szCs w:val="28"/>
          </w:rPr>
          <w:delText xml:space="preserve">o</w:delText>
        </w:r>
      </w:del>
      <w:ins w:id="1403" w:author="Assessor GDSXSR" w:date="2026-10-31T00:15:36Z">
        <w:r>
          <w:rPr>
            <w:rFonts w:ascii="Arial" w:hAnsi="Arial" w:cs="Arial"/>
            <w:color w:val="808080"/>
            <w:sz w:val="28"/>
            <w:szCs w:val="28"/>
          </w:rPr>
          <w:t xml:space="preserve">período</w:t>
        </w:r>
      </w:ins>
      <w:r>
        <w:rPr>
          <w:rFonts w:ascii="Arial" w:hAnsi="Arial" w:cs="Arial"/>
          <w:color w:val="000000" w:themeColor="text1"/>
          <w:sz w:val="28"/>
          <w:szCs w:val="28"/>
        </w:rPr>
        <w:t xml:space="preserve"> </w:t>
      </w:r>
      <w:del w:id="1404" w:author="Assessor GDSXSR" w:date="2026-10-31T00:15:36Z">
        <w:r>
          <w:rPr>
            <w:rFonts w:ascii="Arial" w:hAnsi="Arial" w:cs="Arial"/>
            <w:color w:val="000000" w:themeColor="text1"/>
            <w:sz w:val="28"/>
            <w:szCs w:val="28"/>
          </w:rPr>
          <w:delText xml:space="preserve">disposto</w:delText>
        </w:r>
      </w:del>
      <w:ins w:id="1405" w:author="Assessor GDSXSR" w:date="2026-10-31T00:15:36Z">
        <w:r>
          <w:rPr>
            <w:rFonts w:ascii="Arial" w:hAnsi="Arial" w:cs="Arial"/>
            <w:color w:val="808080"/>
            <w:sz w:val="28"/>
            <w:szCs w:val="28"/>
          </w:rPr>
          <w:t xml:space="preserve">da</w:t>
        </w:r>
      </w:ins>
      <w:r>
        <w:rPr>
          <w:rFonts w:ascii="Arial" w:hAnsi="Arial" w:cs="Arial"/>
          <w:color w:val="000000" w:themeColor="text1"/>
          <w:sz w:val="28"/>
          <w:szCs w:val="28"/>
        </w:rPr>
        <w:t xml:space="preserve"> </w:t>
      </w:r>
      <w:del w:id="1406" w:author="Assessor GDSXSR" w:date="2026-10-31T00:15:36Z">
        <w:r>
          <w:rPr>
            <w:rFonts w:ascii="Arial" w:hAnsi="Arial" w:cs="Arial"/>
            <w:color w:val="000000" w:themeColor="text1"/>
            <w:sz w:val="28"/>
            <w:szCs w:val="28"/>
          </w:rPr>
          <w:delText xml:space="preserve">no</w:delText>
        </w:r>
      </w:del>
      <w:ins w:id="1407" w:author="Assessor GDSXSR" w:date="2026-10-31T00:15:36Z">
        <w:r>
          <w:rPr>
            <w:rFonts w:ascii="Arial" w:hAnsi="Arial" w:cs="Arial"/>
            <w:color w:val="808080"/>
            <w:sz w:val="28"/>
            <w:szCs w:val="28"/>
          </w:rPr>
          <w:t xml:space="preserve">normalidade</w:t>
        </w:r>
      </w:ins>
      <w:r>
        <w:rPr>
          <w:rFonts w:ascii="Arial" w:hAnsi="Arial" w:cs="Arial"/>
          <w:color w:val="000000" w:themeColor="text1"/>
          <w:sz w:val="28"/>
          <w:szCs w:val="28"/>
        </w:rPr>
        <w:t xml:space="preserve"> </w:t>
      </w:r>
      <w:ins w:id="1408" w:author="Assessor GDSXSR" w:date="2026-10-31T00:15:36Z">
        <w:r>
          <w:rPr>
            <w:rFonts w:ascii="Arial" w:hAnsi="Arial" w:cs="Arial"/>
            <w:color w:val="808080"/>
            <w:sz w:val="28"/>
            <w:szCs w:val="28"/>
          </w:rPr>
          <w:t xml:space="preserve">contratual (</w:t>
        </w:r>
      </w:ins>
      <w:r>
        <w:rPr>
          <w:rFonts w:ascii="Arial" w:hAnsi="Arial" w:cs="Arial"/>
          <w:color w:val="000000" w:themeColor="text1"/>
          <w:sz w:val="28"/>
          <w:szCs w:val="28"/>
        </w:rPr>
        <w:t xml:space="preserve">Tema Repetitivo 28</w:t>
      </w:r>
      <w:del w:id="1409" w:author="Assessor GDSXSR" w:date="2026-10-31T00:15:36Z">
        <w:r>
          <w:rPr>
            <w:rFonts w:ascii="Arial" w:hAnsi="Arial" w:cs="Arial"/>
            <w:color w:val="000000" w:themeColor="text1"/>
            <w:sz w:val="28"/>
            <w:szCs w:val="28"/>
          </w:rPr>
          <w:delText xml:space="preserve"> do C</w:delText>
        </w:r>
      </w:del>
      <w:ins w:id="1410" w:author="Assessor GDSXSR" w:date="2026-10-31T00:15:36Z">
        <w:r>
          <w:rPr>
            <w:rFonts w:ascii="Arial" w:hAnsi="Arial" w:cs="Arial"/>
            <w:color w:val="808080"/>
            <w:sz w:val="28"/>
            <w:szCs w:val="28"/>
          </w:rPr>
          <w:t xml:space="preserve">/STJ)</w:t>
        </w:r>
      </w:ins>
      <w:r>
        <w:rPr>
          <w:rFonts w:ascii="Arial" w:hAnsi="Arial" w:cs="Arial"/>
          <w:color w:val="000000" w:themeColor="text1"/>
          <w:sz w:val="28"/>
          <w:szCs w:val="28"/>
        </w:rPr>
        <w:t xml:space="preserve">.</w:t>
      </w:r>
      <w:del w:id="1411" w:author="Assessor GDSXSR" w:date="2026-10-31T00:15:36Z">
        <w:r>
          <w:rPr>
            <w:rFonts w:ascii="Arial" w:hAnsi="Arial" w:cs="Arial"/>
            <w:color w:val="000000" w:themeColor="text1"/>
            <w:sz w:val="28"/>
            <w:szCs w:val="28"/>
          </w:rPr>
          <w:delText xml:space="preserve"> STJ.</w:delText>
        </w:r>
      </w:del>
    </w:p>
    <w:p w14:paraId="436934C9"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A" w14:textId="2008BECE" w:rsidR="0010371B" w:rsidRDefault="00544ACF">
      <w:pPr>
        <w:pStyle w:val="Textoprformatado"/>
        <w:spacing w:line="360" w:lineRule="auto"/>
        <w:ind w:firstLine="2268"/>
        <w:jc w:val="both"/>
      </w:pPr>
      <w:del w:id="1412" w:author="Assessor GDSXSR" w:date="2026-10-31T00:15:36Z">
        <w:r>
          <w:rPr>
            <w:rFonts w:ascii="Arial" w:hAnsi="Arial" w:cs="Arial"/>
            <w:color w:val="000000" w:themeColor="text1"/>
            <w:sz w:val="28"/>
            <w:szCs w:val="28"/>
          </w:rPr>
          <w:delText xml:space="preserve">Por sua vez, a</w:delText>
        </w:r>
      </w:del>
      <w:ins w:id="1413" w:author="Assessor GDSXSR" w:date="2026-10-31T00:15:36Z">
        <w:commentRangeStart w:id="14"/>
        <w:r>
          <w:rPr>
            <w:rFonts w:ascii="Arial" w:hAnsi="Arial" w:cs="Arial"/>
            <w:color w:val="808080"/>
            <w:sz w:val="28"/>
            <w:szCs w:val="28"/>
            <w:highlight w:val="yellow"/>
            <w:rPrChange w:id="1662" w:author="Assessor GDSXSR" w:date="2026-10-31T00:15:36Z">
              <w:rPr>
                <w:rFonts w:ascii="Arial" w:hAnsi="Arial" w:cs="Arial"/>
                <w:color w:val="808080"/>
                <w:sz w:val="28"/>
                <w:szCs w:val="28"/>
              </w:rPr>
            </w:rPrChange>
          </w:rPr>
          <w:t xml:space="preserve">A</w:t>
        </w:r>
      </w:ins>
      <w:r>
        <w:rPr>
          <w:rFonts w:ascii="Arial" w:hAnsi="Arial" w:cs="Arial"/>
          <w:color w:val="000000" w:themeColor="text1"/>
          <w:sz w:val="28"/>
          <w:szCs w:val="28"/>
          <w:highlight w:val="yellow"/>
          <w:rPrChange w:id="1663" w:author="Assessor GDSXSR" w:date="2026-10-31T00:15:36Z">
            <w:rPr>
              <w:rFonts w:ascii="Arial" w:hAnsi="Arial" w:cs="Arial"/>
              <w:color w:val="000000" w:themeColor="text1"/>
              <w:sz w:val="28"/>
              <w:szCs w:val="28"/>
            </w:rPr>
          </w:rPrChange>
        </w:rPr>
        <w:t xml:space="preserve"> restituição do </w:t>
      </w:r>
      <w:del w:id="1414" w:author="Assessor GDSXSR" w:date="2026-10-31T00:15:36Z">
        <w:r>
          <w:rPr>
            <w:rFonts w:ascii="Arial" w:hAnsi="Arial" w:cs="Arial"/>
            <w:color w:val="000000" w:themeColor="text1"/>
            <w:sz w:val="28"/>
            <w:szCs w:val="28"/>
          </w:rPr>
          <w:delText xml:space="preserve">que</w:delText>
        </w:r>
      </w:del>
      <w:ins w:id="1415" w:author="Assessor GDSXSR" w:date="2026-10-31T00:15:36Z">
        <w:r>
          <w:rPr>
            <w:rFonts w:ascii="Arial" w:hAnsi="Arial" w:cs="Arial"/>
            <w:color w:val="808080"/>
            <w:sz w:val="28"/>
            <w:szCs w:val="28"/>
            <w:highlight w:val="yellow"/>
            <w:rPrChange w:id="1664" w:author="Assessor GDSXSR" w:date="2026-10-31T00:15:36Z">
              <w:rPr>
                <w:rFonts w:ascii="Arial" w:hAnsi="Arial" w:cs="Arial"/>
                <w:color w:val="808080"/>
                <w:sz w:val="28"/>
                <w:szCs w:val="28"/>
              </w:rPr>
            </w:rPrChange>
          </w:rPr>
          <w:t xml:space="preserve">excesso</w:t>
        </w:r>
      </w:ins>
      <w:r>
        <w:rPr>
          <w:rFonts w:ascii="Arial" w:hAnsi="Arial" w:cs="Arial"/>
          <w:color w:val="000000" w:themeColor="text1"/>
          <w:sz w:val="28"/>
          <w:szCs w:val="28"/>
          <w:highlight w:val="yellow"/>
          <w:rPrChange w:id="1665" w:author="Assessor GDSXSR" w:date="2026-10-31T00:15:36Z">
            <w:rPr>
              <w:rFonts w:ascii="Arial" w:hAnsi="Arial" w:cs="Arial"/>
              <w:color w:val="000000" w:themeColor="text1"/>
              <w:sz w:val="28"/>
              <w:szCs w:val="28"/>
            </w:rPr>
          </w:rPrChange>
        </w:rPr>
        <w:t xml:space="preserve"> </w:t>
      </w:r>
      <w:del w:id="1416" w:author="Assessor GDSXSR" w:date="2026-10-31T00:15:36Z">
        <w:r>
          <w:rPr>
            <w:rFonts w:ascii="Arial" w:hAnsi="Arial" w:cs="Arial"/>
            <w:color w:val="000000" w:themeColor="text1"/>
            <w:sz w:val="28"/>
            <w:szCs w:val="28"/>
          </w:rPr>
          <w:delText xml:space="preserve">foi pago a mais deve ocorrer de forma</w:delText>
        </w:r>
      </w:del>
      <w:ins w:id="1417" w:author="Assessor GDSXSR" w:date="2026-10-31T00:15:36Z">
        <w:r>
          <w:rPr>
            <w:rFonts w:ascii="Arial" w:hAnsi="Arial" w:cs="Arial"/>
            <w:color w:val="808080"/>
            <w:sz w:val="28"/>
            <w:szCs w:val="28"/>
            <w:highlight w:val="yellow"/>
            <w:rPrChange w:id="1666" w:author="Assessor GDSXSR" w:date="2026-10-31T00:15:36Z">
              <w:rPr>
                <w:rFonts w:ascii="Arial" w:hAnsi="Arial" w:cs="Arial"/>
                <w:color w:val="808080"/>
                <w:sz w:val="28"/>
                <w:szCs w:val="28"/>
              </w:rPr>
            </w:rPrChange>
          </w:rPr>
          <w:t xml:space="preserve">é</w:t>
        </w:r>
      </w:ins>
      <w:r>
        <w:rPr>
          <w:rFonts w:ascii="Arial" w:hAnsi="Arial" w:cs="Arial"/>
          <w:color w:val="000000" w:themeColor="text1"/>
          <w:sz w:val="28"/>
          <w:szCs w:val="28"/>
          <w:highlight w:val="yellow"/>
          <w:rPrChange w:id="1667" w:author="Assessor GDSXSR" w:date="2026-10-31T00:15:36Z">
            <w:rPr>
              <w:rFonts w:ascii="Arial" w:hAnsi="Arial" w:cs="Arial"/>
              <w:color w:val="000000" w:themeColor="text1"/>
              <w:sz w:val="28"/>
              <w:szCs w:val="28"/>
            </w:rPr>
          </w:rPrChange>
        </w:rPr>
        <w:t xml:space="preserve"> simples, </w:t>
      </w:r>
      <w:r>
        <w:rPr>
          <w:rFonts w:ascii="Arial" w:hAnsi="Arial" w:cs="Arial"/>
          <w:color w:val="000000" w:themeColor="text1"/>
          <w:sz w:val="28"/>
          <w:szCs w:val="28"/>
          <w:highlight w:val="yellow"/>
          <w:rPrChange w:id="1668" w:author="Assessor GDSXSR" w:date="2026-10-31T00:15:36Z">
            <w:rPr>
              <w:rFonts w:ascii="Arial" w:hAnsi="Arial" w:cs="Arial"/>
              <w:color w:val="000000" w:themeColor="text1"/>
              <w:sz w:val="28"/>
              <w:szCs w:val="28"/>
            </w:rPr>
          </w:rPrChange>
        </w:rPr>
        <w:t xml:space="preserve">pois</w:t>
      </w:r>
      <w:r>
        <w:rPr>
          <w:rFonts w:ascii="Arial" w:hAnsi="Arial" w:cs="Arial"/>
          <w:color w:val="000000" w:themeColor="text1"/>
          <w:sz w:val="28"/>
          <w:szCs w:val="28"/>
          <w:highlight w:val="yellow"/>
          <w:rPrChange w:id="1669" w:author="Assessor GDSXSR" w:date="2026-10-31T00:15:36Z">
            <w:rPr>
              <w:rFonts w:ascii="Arial" w:hAnsi="Arial" w:cs="Arial"/>
              <w:color w:val="000000" w:themeColor="text1"/>
              <w:sz w:val="28"/>
              <w:szCs w:val="28"/>
            </w:rPr>
          </w:rPrChange>
        </w:rPr>
        <w:t xml:space="preserve"> a </w:t>
      </w:r>
      <w:del w:id="1418" w:author="Assessor GDSXSR" w:date="2026-10-31T00:15:36Z">
        <w:r>
          <w:rPr>
            <w:rFonts w:ascii="Arial" w:hAnsi="Arial" w:cs="Arial"/>
            <w:color w:val="000000" w:themeColor="text1"/>
            <w:sz w:val="28"/>
            <w:szCs w:val="28"/>
          </w:rPr>
          <w:delText xml:space="preserve">devolução</w:delText>
        </w:r>
      </w:del>
      <w:ins w:id="1419" w:author="Assessor GDSXSR" w:date="2026-10-31T00:15:36Z">
        <w:r>
          <w:rPr>
            <w:rFonts w:ascii="Arial" w:hAnsi="Arial" w:cs="Arial"/>
            <w:color w:val="808080"/>
            <w:sz w:val="28"/>
            <w:szCs w:val="28"/>
            <w:highlight w:val="yellow"/>
            <w:rPrChange w:id="1670" w:author="Assessor GDSXSR" w:date="2026-10-31T00:15:36Z">
              <w:rPr>
                <w:rFonts w:ascii="Arial" w:hAnsi="Arial" w:cs="Arial"/>
                <w:color w:val="808080"/>
                <w:sz w:val="28"/>
                <w:szCs w:val="28"/>
              </w:rPr>
            </w:rPrChange>
          </w:rPr>
          <w:t xml:space="preserve">repetição</w:t>
        </w:r>
      </w:ins>
      <w:r>
        <w:rPr>
          <w:rFonts w:ascii="Arial" w:hAnsi="Arial" w:cs="Arial"/>
          <w:color w:val="000000" w:themeColor="text1"/>
          <w:sz w:val="28"/>
          <w:szCs w:val="28"/>
          <w:highlight w:val="yellow"/>
          <w:rPrChange w:id="1671" w:author="Assessor GDSXSR" w:date="2026-10-31T00:15:36Z">
            <w:rPr>
              <w:rFonts w:ascii="Arial" w:hAnsi="Arial" w:cs="Arial"/>
              <w:color w:val="000000" w:themeColor="text1"/>
              <w:sz w:val="28"/>
              <w:szCs w:val="28"/>
            </w:rPr>
          </w:rPrChange>
        </w:rPr>
        <w:t xml:space="preserve"> em dobro </w:t>
      </w:r>
      <w:del w:id="1420" w:author="Assessor GDSXSR" w:date="2026-10-31T00:15:36Z">
        <w:r>
          <w:rPr>
            <w:rFonts w:ascii="Arial" w:hAnsi="Arial" w:cs="Arial"/>
            <w:color w:val="000000" w:themeColor="text1"/>
            <w:sz w:val="28"/>
            <w:szCs w:val="28"/>
          </w:rPr>
          <w:delText xml:space="preserve">do</w:delText>
        </w:r>
      </w:del>
      <w:ins w:id="1421" w:author="Assessor GDSXSR" w:date="2026-10-31T00:15:36Z">
        <w:r>
          <w:rPr>
            <w:rFonts w:ascii="Arial" w:hAnsi="Arial" w:cs="Arial"/>
            <w:color w:val="808080"/>
            <w:sz w:val="28"/>
            <w:szCs w:val="28"/>
            <w:highlight w:val="yellow"/>
            <w:rPrChange w:id="1672" w:author="Assessor GDSXSR" w:date="2026-10-31T00:15:36Z">
              <w:rPr>
                <w:rFonts w:ascii="Arial" w:hAnsi="Arial" w:cs="Arial"/>
                <w:color w:val="808080"/>
                <w:sz w:val="28"/>
                <w:szCs w:val="28"/>
              </w:rPr>
            </w:rPrChange>
          </w:rPr>
          <w:t xml:space="preserve">exige</w:t>
        </w:r>
      </w:ins>
      <w:r>
        <w:rPr>
          <w:rFonts w:ascii="Arial" w:hAnsi="Arial" w:cs="Arial"/>
          <w:color w:val="000000" w:themeColor="text1"/>
          <w:sz w:val="28"/>
          <w:szCs w:val="28"/>
          <w:highlight w:val="yellow"/>
          <w:rPrChange w:id="1673" w:author="Assessor GDSXSR" w:date="2026-10-31T00:15:36Z">
            <w:rPr>
              <w:rFonts w:ascii="Arial" w:hAnsi="Arial" w:cs="Arial"/>
              <w:color w:val="000000" w:themeColor="text1"/>
              <w:sz w:val="28"/>
              <w:szCs w:val="28"/>
            </w:rPr>
          </w:rPrChange>
        </w:rPr>
        <w:t xml:space="preserve"> </w:t>
      </w:r>
      <w:del w:id="1422" w:author="Assessor GDSXSR" w:date="2026-10-31T00:15:36Z">
        <w:r>
          <w:rPr>
            <w:rFonts w:ascii="Arial" w:hAnsi="Arial" w:cs="Arial"/>
            <w:color w:val="000000" w:themeColor="text1"/>
            <w:sz w:val="28"/>
            <w:szCs w:val="28"/>
          </w:rPr>
          <w:delText xml:space="preserve">indébito,</w:delText>
        </w:r>
      </w:del>
      <w:ins w:id="1423" w:author="Assessor GDSXSR" w:date="2026-10-31T00:15:36Z">
        <w:r>
          <w:rPr>
            <w:rFonts w:ascii="Arial" w:hAnsi="Arial" w:cs="Arial"/>
            <w:color w:val="808080"/>
            <w:sz w:val="28"/>
            <w:szCs w:val="28"/>
            <w:highlight w:val="yellow"/>
            <w:rPrChange w:id="1674" w:author="Assessor GDSXSR" w:date="2026-10-31T00:15:36Z">
              <w:rPr>
                <w:rFonts w:ascii="Arial" w:hAnsi="Arial" w:cs="Arial"/>
                <w:color w:val="808080"/>
                <w:sz w:val="28"/>
                <w:szCs w:val="28"/>
              </w:rPr>
            </w:rPrChange>
          </w:rPr>
          <w:t xml:space="preserve">cobrança</w:t>
        </w:r>
      </w:ins>
      <w:r>
        <w:rPr>
          <w:rFonts w:ascii="Arial" w:hAnsi="Arial" w:cs="Arial"/>
          <w:color w:val="000000" w:themeColor="text1"/>
          <w:sz w:val="28"/>
          <w:szCs w:val="28"/>
          <w:highlight w:val="yellow"/>
          <w:rPrChange w:id="1675" w:author="Assessor GDSXSR" w:date="2026-10-31T00:15:36Z">
            <w:rPr>
              <w:rFonts w:ascii="Arial" w:hAnsi="Arial" w:cs="Arial"/>
              <w:color w:val="000000" w:themeColor="text1"/>
              <w:sz w:val="28"/>
              <w:szCs w:val="28"/>
            </w:rPr>
          </w:rPrChange>
        </w:rPr>
        <w:t xml:space="preserve"> </w:t>
      </w:r>
      <w:del w:id="1424" w:author="Assessor GDSXSR" w:date="2026-10-31T00:15:36Z">
        <w:r>
          <w:rPr>
            <w:rFonts w:ascii="Arial" w:hAnsi="Arial" w:cs="Arial"/>
            <w:color w:val="000000" w:themeColor="text1"/>
            <w:sz w:val="28"/>
            <w:szCs w:val="28"/>
          </w:rPr>
          <w:delText xml:space="preserve">prevista</w:delText>
        </w:r>
      </w:del>
      <w:ins w:id="1425" w:author="Assessor GDSXSR" w:date="2026-10-31T00:15:36Z">
        <w:r>
          <w:rPr>
            <w:rFonts w:ascii="Arial" w:hAnsi="Arial" w:cs="Arial"/>
            <w:color w:val="808080"/>
            <w:sz w:val="28"/>
            <w:szCs w:val="28"/>
            <w:highlight w:val="yellow"/>
            <w:rPrChange w:id="1676" w:author="Assessor GDSXSR" w:date="2026-10-31T00:15:36Z">
              <w:rPr>
                <w:rFonts w:ascii="Arial" w:hAnsi="Arial" w:cs="Arial"/>
                <w:color w:val="808080"/>
                <w:sz w:val="28"/>
                <w:szCs w:val="28"/>
              </w:rPr>
            </w:rPrChange>
          </w:rPr>
          <w:t xml:space="preserve">contrária</w:t>
        </w:r>
      </w:ins>
      <w:r>
        <w:rPr>
          <w:rFonts w:ascii="Arial" w:hAnsi="Arial" w:cs="Arial"/>
          <w:color w:val="000000" w:themeColor="text1"/>
          <w:sz w:val="28"/>
          <w:szCs w:val="28"/>
          <w:highlight w:val="yellow"/>
          <w:rPrChange w:id="1677" w:author="Assessor GDSXSR" w:date="2026-10-31T00:15:36Z">
            <w:rPr>
              <w:rFonts w:ascii="Arial" w:hAnsi="Arial" w:cs="Arial"/>
              <w:color w:val="000000" w:themeColor="text1"/>
              <w:sz w:val="28"/>
              <w:szCs w:val="28"/>
            </w:rPr>
          </w:rPrChange>
        </w:rPr>
        <w:t xml:space="preserve"> </w:t>
      </w:r>
      <w:del w:id="1426" w:author="Assessor GDSXSR" w:date="2026-10-31T00:15:36Z">
        <w:r>
          <w:rPr>
            <w:rFonts w:ascii="Arial" w:hAnsi="Arial" w:cs="Arial"/>
            <w:color w:val="000000" w:themeColor="text1"/>
            <w:sz w:val="28"/>
            <w:szCs w:val="28"/>
          </w:rPr>
          <w:delText xml:space="preserve">no</w:delText>
        </w:r>
      </w:del>
      <w:ins w:id="1427" w:author="Assessor GDSXSR" w:date="2026-10-31T00:15:36Z">
        <w:r>
          <w:rPr>
            <w:rFonts w:ascii="Arial" w:hAnsi="Arial" w:cs="Arial"/>
            <w:color w:val="808080"/>
            <w:sz w:val="28"/>
            <w:szCs w:val="28"/>
            <w:highlight w:val="yellow"/>
            <w:rPrChange w:id="1678" w:author="Assessor GDSXSR" w:date="2026-10-31T00:15:36Z">
              <w:rPr>
                <w:rFonts w:ascii="Arial" w:hAnsi="Arial" w:cs="Arial"/>
                <w:color w:val="808080"/>
                <w:sz w:val="28"/>
                <w:szCs w:val="28"/>
              </w:rPr>
            </w:rPrChange>
          </w:rPr>
          <w:t xml:space="preserve">à</w:t>
        </w:r>
      </w:ins>
      <w:r>
        <w:rPr>
          <w:rFonts w:ascii="Arial" w:hAnsi="Arial" w:cs="Arial"/>
          <w:color w:val="000000" w:themeColor="text1"/>
          <w:sz w:val="28"/>
          <w:szCs w:val="28"/>
          <w:highlight w:val="yellow"/>
          <w:rPrChange w:id="1679" w:author="Assessor GDSXSR" w:date="2026-10-31T00:15:36Z">
            <w:rPr>
              <w:rFonts w:ascii="Arial" w:hAnsi="Arial" w:cs="Arial"/>
              <w:color w:val="000000" w:themeColor="text1"/>
              <w:sz w:val="28"/>
              <w:szCs w:val="28"/>
            </w:rPr>
          </w:rPrChange>
        </w:rPr>
        <w:t xml:space="preserve"> </w:t>
      </w:r>
      <w:del w:id="1428" w:author="Assessor GDSXSR" w:date="2026-10-31T00:15:36Z">
        <w:r>
          <w:rPr>
            <w:rFonts w:ascii="Arial" w:hAnsi="Arial" w:cs="Arial"/>
            <w:color w:val="000000" w:themeColor="text1"/>
            <w:sz w:val="28"/>
            <w:szCs w:val="28"/>
          </w:rPr>
          <w:delText xml:space="preserve">art. 42, parágrafo único, do CDC, pressupõe, além do pagamento indevido, a má</w:delText>
        </w:r>
      </w:del>
      <w:ins w:id="1429" w:author="Assessor GDSXSR" w:date="2026-10-31T00:15:36Z">
        <w:r>
          <w:rPr>
            <w:rFonts w:ascii="Arial" w:hAnsi="Arial" w:cs="Arial"/>
            <w:color w:val="808080"/>
            <w:sz w:val="28"/>
            <w:szCs w:val="28"/>
            <w:highlight w:val="yellow"/>
            <w:rPrChange w:id="1680" w:author="Assessor GDSXSR" w:date="2026-10-31T00:15:36Z">
              <w:rPr>
                <w:rFonts w:ascii="Arial" w:hAnsi="Arial" w:cs="Arial"/>
                <w:color w:val="808080"/>
                <w:sz w:val="28"/>
                <w:szCs w:val="28"/>
              </w:rPr>
            </w:rPrChange>
          </w:rPr>
          <w:t xml:space="preserve">boa</w:t>
        </w:r>
      </w:ins>
      <w:r>
        <w:rPr>
          <w:rFonts w:ascii="Arial" w:hAnsi="Arial" w:cs="Arial"/>
          <w:color w:val="000000" w:themeColor="text1"/>
          <w:sz w:val="28"/>
          <w:szCs w:val="28"/>
          <w:highlight w:val="yellow"/>
          <w:rPrChange w:id="1681" w:author="Assessor GDSXSR" w:date="2026-10-31T00:15:36Z">
            <w:rPr>
              <w:rFonts w:ascii="Arial" w:hAnsi="Arial" w:cs="Arial"/>
              <w:color w:val="000000" w:themeColor="text1"/>
              <w:sz w:val="28"/>
              <w:szCs w:val="28"/>
            </w:rPr>
          </w:rPrChange>
        </w:rPr>
        <w:t xml:space="preserve">-fé </w:t>
      </w:r>
      <w:del w:id="1430" w:author="Assessor GDSXSR" w:date="2026-10-31T00:15:36Z">
        <w:r>
          <w:rPr>
            <w:rFonts w:ascii="Arial" w:hAnsi="Arial" w:cs="Arial"/>
            <w:color w:val="000000" w:themeColor="text1"/>
            <w:sz w:val="28"/>
            <w:szCs w:val="28"/>
          </w:rPr>
          <w:delText xml:space="preserve">do credor</w:delText>
        </w:r>
      </w:del>
      <w:ins w:id="1431" w:author="Assessor GDSXSR" w:date="2026-10-31T00:15:36Z">
        <w:r>
          <w:rPr>
            <w:rFonts w:ascii="Arial" w:hAnsi="Arial" w:cs="Arial"/>
            <w:color w:val="808080"/>
            <w:sz w:val="28"/>
            <w:szCs w:val="28"/>
            <w:highlight w:val="yellow"/>
            <w:rPrChange w:id="1682" w:author="Assessor GDSXSR" w:date="2026-10-31T00:15:36Z">
              <w:rPr>
                <w:rFonts w:ascii="Arial" w:hAnsi="Arial" w:cs="Arial"/>
                <w:color w:val="808080"/>
                <w:sz w:val="28"/>
                <w:szCs w:val="28"/>
              </w:rPr>
            </w:rPrChange>
          </w:rPr>
          <w:t xml:space="preserve">objetiva</w:t>
        </w:r>
      </w:ins>
      <w:r>
        <w:rPr>
          <w:rFonts w:ascii="Arial" w:hAnsi="Arial" w:cs="Arial"/>
          <w:color w:val="000000" w:themeColor="text1"/>
          <w:sz w:val="28"/>
          <w:szCs w:val="28"/>
          <w:highlight w:val="yellow"/>
          <w:rPrChange w:id="1683" w:author="Assessor GDSXSR" w:date="2026-10-31T00:15:36Z">
            <w:rPr>
              <w:rFonts w:ascii="Arial" w:hAnsi="Arial" w:cs="Arial"/>
              <w:color w:val="000000" w:themeColor="text1"/>
              <w:sz w:val="28"/>
              <w:szCs w:val="28"/>
            </w:rPr>
          </w:rPrChange>
        </w:rPr>
        <w:t xml:space="preserve">, o que não se verifica </w:t>
      </w:r>
      <w:del w:id="1432" w:author="Assessor GDSXSR" w:date="2026-10-31T00:15:36Z">
        <w:r>
          <w:rPr>
            <w:rFonts w:ascii="Arial" w:hAnsi="Arial" w:cs="Arial"/>
            <w:color w:val="000000" w:themeColor="text1"/>
            <w:sz w:val="28"/>
            <w:szCs w:val="28"/>
          </w:rPr>
          <w:delText xml:space="preserve">na</w:delText>
        </w:r>
      </w:del>
      <w:ins w:id="1433" w:author="Assessor GDSXSR" w:date="2026-10-31T00:15:36Z">
        <w:r>
          <w:rPr>
            <w:rFonts w:ascii="Arial" w:hAnsi="Arial" w:cs="Arial"/>
            <w:color w:val="808080"/>
            <w:sz w:val="28"/>
            <w:szCs w:val="28"/>
            <w:highlight w:val="yellow"/>
            <w:rPrChange w:id="1684" w:author="Assessor GDSXSR" w:date="2026-10-31T00:15:36Z">
              <w:rPr>
                <w:rFonts w:ascii="Arial" w:hAnsi="Arial" w:cs="Arial"/>
                <w:color w:val="808080"/>
                <w:sz w:val="28"/>
                <w:szCs w:val="28"/>
              </w:rPr>
            </w:rPrChange>
          </w:rPr>
          <w:t xml:space="preserve">diante</w:t>
        </w:r>
      </w:ins>
      <w:r>
        <w:rPr>
          <w:rFonts w:ascii="Arial" w:hAnsi="Arial" w:cs="Arial"/>
          <w:color w:val="000000" w:themeColor="text1"/>
          <w:sz w:val="28"/>
          <w:szCs w:val="28"/>
          <w:highlight w:val="yellow"/>
          <w:rPrChange w:id="1685" w:author="Assessor GDSXSR" w:date="2026-10-31T00:15:36Z">
            <w:rPr>
              <w:rFonts w:ascii="Arial" w:hAnsi="Arial" w:cs="Arial"/>
              <w:color w:val="000000" w:themeColor="text1"/>
              <w:sz w:val="28"/>
              <w:szCs w:val="28"/>
            </w:rPr>
          </w:rPrChange>
        </w:rPr>
        <w:t xml:space="preserve"> </w:t>
      </w:r>
      <w:del w:id="1434" w:author="Assessor GDSXSR" w:date="2026-10-31T00:15:36Z">
        <w:r>
          <w:rPr>
            <w:rFonts w:ascii="Arial" w:hAnsi="Arial" w:cs="Arial"/>
            <w:color w:val="000000" w:themeColor="text1"/>
            <w:sz w:val="28"/>
            <w:szCs w:val="28"/>
          </w:rPr>
          <w:delText xml:space="preserve">hipótese</w:delText>
        </w:r>
      </w:del>
      <w:ins w:id="1435" w:author="Assessor GDSXSR" w:date="2026-10-31T00:15:36Z">
        <w:r>
          <w:rPr>
            <w:rFonts w:ascii="Arial" w:hAnsi="Arial" w:cs="Arial"/>
            <w:color w:val="808080"/>
            <w:sz w:val="28"/>
            <w:szCs w:val="28"/>
            <w:highlight w:val="yellow"/>
            <w:rPrChange w:id="1686" w:author="Assessor GDSXSR" w:date="2026-10-31T00:15:36Z">
              <w:rPr>
                <w:rFonts w:ascii="Arial" w:hAnsi="Arial" w:cs="Arial"/>
                <w:color w:val="808080"/>
                <w:sz w:val="28"/>
                <w:szCs w:val="28"/>
              </w:rPr>
            </w:rPrChange>
          </w:rPr>
          <w:t xml:space="preserve">de taxa expressamente pactuada (CDC 42 parágrafo único; ID 88745715)</w:t>
        </w:r>
      </w:ins>
      <w:r>
        <w:rPr>
          <w:rFonts w:ascii="Arial" w:hAnsi="Arial" w:cs="Arial"/>
          <w:color w:val="000000" w:themeColor="text1"/>
          <w:sz w:val="28"/>
          <w:szCs w:val="28"/>
          <w:highlight w:val="yellow"/>
          <w:rPrChange w:id="1687" w:author="Assessor GDSXSR" w:date="2026-10-31T00:15:36Z">
            <w:rPr>
              <w:rFonts w:ascii="Arial" w:hAnsi="Arial" w:cs="Arial"/>
              <w:color w:val="000000" w:themeColor="text1"/>
              <w:sz w:val="28"/>
              <w:szCs w:val="28"/>
            </w:rPr>
          </w:rPrChange>
        </w:rPr>
        <w:t xml:space="preserve">.</w:t>
      </w:r>
      <w:commentRangeEnd w:id="14"/>
      <w:r>
        <w:rPr>
          <w:rStyle w:val="CommentReference"/>
        </w:rPr>
        <w:commentReference w:id="14"/>
      </w:r>
    </w:p>
    <w:p w14:paraId="436934CB"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C" w14:textId="475580F3" w:rsidR="0010371B" w:rsidRDefault="00837E2C">
      <w:pPr>
        <w:pStyle w:val="Textoprformatado"/>
        <w:spacing w:line="360" w:lineRule="auto"/>
        <w:ind w:firstLine="2268"/>
        <w:jc w:val="both"/>
        <w:rPr>
          <w:rFonts w:ascii="Arial" w:hAnsi="Arial" w:cs="Arial"/>
          <w:color w:val="000000" w:themeColor="text1"/>
          <w:sz w:val="28"/>
          <w:szCs w:val="28"/>
        </w:rPr>
      </w:pPr>
      <w:del w:id="1436" w:author="Assessor GDSXSR" w:date="2026-10-31T00:15:36Z">
        <w:r>
          <w:rPr>
            <w:rFonts w:ascii="Arial" w:hAnsi="Arial" w:cs="Arial"/>
            <w:color w:val="000000" w:themeColor="text1"/>
            <w:sz w:val="28"/>
            <w:szCs w:val="28"/>
          </w:rPr>
          <w:delText xml:space="preserve">Fica admitida</w:delText>
        </w:r>
      </w:del>
      <w:ins w:id="1437" w:author="Assessor GDSXSR" w:date="2026-10-31T00:15:36Z">
        <w:r>
          <w:rPr>
            <w:rFonts w:ascii="Arial" w:hAnsi="Arial" w:cs="Arial"/>
            <w:color w:val="808080"/>
            <w:sz w:val="28"/>
            <w:szCs w:val="28"/>
          </w:rPr>
          <w:t xml:space="preserve">Admite-se</w:t>
        </w:r>
      </w:ins>
      <w:r>
        <w:rPr>
          <w:rFonts w:ascii="Arial" w:hAnsi="Arial" w:cs="Arial"/>
          <w:color w:val="000000" w:themeColor="text1"/>
          <w:sz w:val="28"/>
          <w:szCs w:val="28"/>
        </w:rPr>
        <w:t xml:space="preserve"> a compensação com eventual crédito </w:t>
      </w:r>
      <w:del w:id="1438" w:author="Assessor GDSXSR" w:date="2026-10-31T00:15:36Z">
        <w:r>
          <w:rPr>
            <w:rFonts w:ascii="Arial" w:hAnsi="Arial" w:cs="Arial"/>
            <w:color w:val="000000" w:themeColor="text1"/>
            <w:sz w:val="28"/>
            <w:szCs w:val="28"/>
          </w:rPr>
          <w:delText xml:space="preserve">a favor </w:delText>
        </w:r>
      </w:del>
      <w:r>
        <w:rPr>
          <w:rFonts w:ascii="Arial" w:hAnsi="Arial" w:cs="Arial"/>
          <w:color w:val="000000" w:themeColor="text1"/>
          <w:sz w:val="28"/>
          <w:szCs w:val="28"/>
        </w:rPr>
        <w:t xml:space="preserve">da ré, </w:t>
      </w:r>
      <w:del w:id="1439" w:author="Assessor GDSXSR" w:date="2026-10-31T00:15:36Z">
        <w:r>
          <w:rPr>
            <w:rFonts w:ascii="Arial" w:hAnsi="Arial" w:cs="Arial"/>
            <w:color w:val="000000" w:themeColor="text1"/>
            <w:sz w:val="28"/>
            <w:szCs w:val="28"/>
          </w:rPr>
          <w:delText xml:space="preserve">considerando a possível existência de parcelas em aberto. Persistindo saldo devedor após a compensação,</w:delText>
        </w:r>
      </w:del>
      <w:ins w:id="1440" w:author="Assessor GDSXSR" w:date="2026-10-31T00:15:36Z">
        <w:r>
          <w:rPr>
            <w:rFonts w:ascii="Arial" w:hAnsi="Arial" w:cs="Arial"/>
            <w:color w:val="808080"/>
            <w:sz w:val="28"/>
            <w:szCs w:val="28"/>
          </w:rPr>
          <w:t xml:space="preserve">e</w:t>
        </w:r>
      </w:ins>
      <w:r>
        <w:rPr>
          <w:rFonts w:ascii="Arial" w:hAnsi="Arial" w:cs="Arial"/>
          <w:color w:val="000000" w:themeColor="text1"/>
          <w:sz w:val="28"/>
          <w:szCs w:val="28"/>
        </w:rPr>
        <w:t xml:space="preserve"> os encargos moratórios </w:t>
      </w:r>
      <w:del w:id="1441" w:author="Assessor GDSXSR" w:date="2026-10-31T00:15:36Z">
        <w:r>
          <w:rPr>
            <w:rFonts w:ascii="Arial" w:hAnsi="Arial" w:cs="Arial"/>
            <w:color w:val="000000" w:themeColor="text1"/>
            <w:sz w:val="28"/>
            <w:szCs w:val="28"/>
          </w:rPr>
          <w:delText xml:space="preserve">deverão</w:delText>
        </w:r>
      </w:del>
      <w:ins w:id="1442" w:author="Assessor GDSXSR" w:date="2026-10-31T00:15:36Z">
        <w:r>
          <w:rPr>
            <w:rFonts w:ascii="Arial" w:hAnsi="Arial" w:cs="Arial"/>
            <w:color w:val="808080"/>
            <w:sz w:val="28"/>
            <w:szCs w:val="28"/>
          </w:rPr>
          <w:t xml:space="preserve">incidem</w:t>
        </w:r>
      </w:ins>
      <w:r>
        <w:rPr>
          <w:rFonts w:ascii="Arial" w:hAnsi="Arial" w:cs="Arial"/>
          <w:color w:val="000000" w:themeColor="text1"/>
          <w:sz w:val="28"/>
          <w:szCs w:val="28"/>
        </w:rPr>
        <w:t xml:space="preserve"> </w:t>
      </w:r>
      <w:del w:id="1443" w:author="Assessor GDSXSR" w:date="2026-10-31T00:15:36Z">
        <w:r>
          <w:rPr>
            <w:rFonts w:ascii="Arial" w:hAnsi="Arial" w:cs="Arial"/>
            <w:color w:val="000000" w:themeColor="text1"/>
            <w:sz w:val="28"/>
            <w:szCs w:val="28"/>
          </w:rPr>
          <w:delText xml:space="preserve">incidir apenas</w:delText>
        </w:r>
      </w:del>
      <w:ins w:id="1444" w:author="Assessor GDSXSR" w:date="2026-10-31T00:15:36Z">
        <w:r>
          <w:rPr>
            <w:rFonts w:ascii="Arial" w:hAnsi="Arial" w:cs="Arial"/>
            <w:color w:val="808080"/>
            <w:sz w:val="28"/>
            <w:szCs w:val="28"/>
          </w:rPr>
          <w:t xml:space="preserve">só</w:t>
        </w:r>
      </w:ins>
      <w:r>
        <w:rPr>
          <w:rFonts w:ascii="Arial" w:hAnsi="Arial" w:cs="Arial"/>
          <w:color w:val="000000" w:themeColor="text1"/>
          <w:sz w:val="28"/>
          <w:szCs w:val="28"/>
        </w:rPr>
        <w:t xml:space="preserve"> sobre o </w:t>
      </w:r>
      <w:del w:id="1445" w:author="Assessor GDSXSR" w:date="2026-10-31T00:15:36Z">
        <w:r>
          <w:rPr>
            <w:rFonts w:ascii="Arial" w:hAnsi="Arial" w:cs="Arial"/>
            <w:color w:val="000000" w:themeColor="text1"/>
            <w:sz w:val="28"/>
            <w:szCs w:val="28"/>
          </w:rPr>
          <w:delText xml:space="preserve">valor</w:delText>
        </w:r>
      </w:del>
      <w:ins w:id="1446" w:author="Assessor GDSXSR" w:date="2026-10-31T00:15:36Z">
        <w:r>
          <w:rPr>
            <w:rFonts w:ascii="Arial" w:hAnsi="Arial" w:cs="Arial"/>
            <w:color w:val="808080"/>
            <w:sz w:val="28"/>
            <w:szCs w:val="28"/>
          </w:rPr>
          <w:t xml:space="preserve">saldo</w:t>
        </w:r>
      </w:ins>
      <w:r>
        <w:rPr>
          <w:rFonts w:ascii="Arial" w:hAnsi="Arial" w:cs="Arial"/>
          <w:color w:val="000000" w:themeColor="text1"/>
          <w:sz w:val="28"/>
          <w:szCs w:val="28"/>
        </w:rPr>
        <w:t xml:space="preserve"> remanescente</w:t>
      </w:r>
      <w:ins w:id="1447" w:author="Assessor GDSXSR" w:date="2026-10-31T00:15:36Z">
        <w:r>
          <w:rPr>
            <w:rFonts w:ascii="Arial" w:hAnsi="Arial" w:cs="Arial"/>
            <w:color w:val="808080"/>
            <w:sz w:val="28"/>
            <w:szCs w:val="28"/>
          </w:rPr>
          <w:t xml:space="preserve">, por mora posterior ao trânsito em julgado</w:t>
        </w:r>
      </w:ins>
      <w:r>
        <w:rPr>
          <w:rFonts w:ascii="Arial" w:hAnsi="Arial" w:cs="Arial"/>
          <w:color w:val="000000" w:themeColor="text1"/>
          <w:sz w:val="28"/>
          <w:szCs w:val="28"/>
        </w:rPr>
        <w:t xml:space="preserve">.</w:t>
      </w:r>
    </w:p>
    <w:p w14:paraId="6F9EEE53" w14:textId="77777777" w:rsidR="000C2670" w:rsidRDefault="000C2670">
      <w:pPr>
        <w:pStyle w:val="Textoprformatado"/>
        <w:spacing w:line="360" w:lineRule="auto"/>
        <w:ind w:firstLine="2268"/>
        <w:jc w:val="both"/>
        <w:rPr>
          <w:rFonts w:ascii="Arial" w:hAnsi="Arial" w:cs="Arial"/>
          <w:color w:val="000000" w:themeColor="text1"/>
          <w:sz w:val="28"/>
          <w:szCs w:val="28"/>
        </w:rPr>
      </w:pPr>
    </w:p>
    <w:p w14:paraId="5273F971" w14:textId="227F7104" w:rsidR="00963667" w:rsidRDefault="000C2670" w:rsidP="00963667">
      <w:pPr>
        <w:spacing w:after="0" w:line="360" w:lineRule="auto"/>
        <w:ind w:firstLine="2268"/>
        <w:jc w:val="both"/>
        <w:rPr>
          <w:rFonts w:ascii="Arial" w:hAnsi="Arial" w:cs="Arial"/>
          <w:sz w:val="28"/>
          <w:szCs w:val="28"/>
        </w:rPr>
      </w:pPr>
      <w:commentRangeStart w:id="15"/>
      <w:r>
        <w:rPr>
          <w:rFonts w:ascii="Arial" w:hAnsi="Arial" w:cs="Arial"/>
          <w:color w:val="000000" w:themeColor="text1"/>
          <w:sz w:val="28"/>
          <w:szCs w:val="28"/>
          <w:highlight w:val="yellow"/>
          <w:u w:val="single"/>
          <w:rPrChange w:id="1713" w:author="Assessor GDSXSR" w:date="2026-10-31T00:15:36Z">
            <w:rPr>
              <w:rFonts w:ascii="Arial" w:hAnsi="Arial" w:cs="Arial"/>
              <w:color w:val="000000" w:themeColor="text1"/>
              <w:sz w:val="28"/>
              <w:szCs w:val="28"/>
              <w:u w:val="single"/>
            </w:rPr>
          </w:rPrChange>
        </w:rPr>
        <w:t xml:space="preserve">Assim</w:t>
      </w:r>
      <w:del w:id="1448" w:author="Assessor GDSXSR" w:date="2026-10-31T00:15:36Z">
        <w:r>
          <w:rPr>
            <w:rFonts w:ascii="Arial" w:hAnsi="Arial" w:cs="Arial"/>
            <w:color w:val="000000" w:themeColor="text1"/>
            <w:sz w:val="28"/>
            <w:szCs w:val="28"/>
            <w:u w:val="single"/>
          </w:rPr>
          <w:delText xml:space="preserve">, </w:delText>
        </w:r>
        <w:r>
          <w:rPr>
            <w:rFonts w:ascii="Arial" w:hAnsi="Arial" w:cs="Arial"/>
            <w:color w:val="000000" w:themeColor="text1"/>
            <w:sz w:val="28"/>
            <w:szCs w:val="28"/>
            <w:u w:val="single"/>
          </w:rPr>
          <w:delText xml:space="preserve">c</w:delText>
        </w:r>
        <w:r>
          <w:rPr>
            <w:rFonts w:ascii="Arial" w:eastAsia="Arial" w:hAnsi="Arial" w:cs="Arial"/>
            <w:color w:val="000000" w:themeColor="text1"/>
            <w:sz w:val="28"/>
            <w:szCs w:val="28"/>
            <w:u w:val="single"/>
          </w:rPr>
          <w:delText xml:space="preserve">om a máxima vênia ao d. Juízo de origem</w:delText>
        </w:r>
      </w:del>
      <w:r>
        <w:rPr>
          <w:rFonts w:ascii="Arial" w:eastAsia="Arial" w:hAnsi="Arial" w:cs="Arial"/>
          <w:color w:val="000000" w:themeColor="text1"/>
          <w:sz w:val="28"/>
          <w:szCs w:val="28"/>
          <w:highlight w:val="yellow"/>
          <w:u w:val="single"/>
          <w:rPrChange w:id="1714" w:author="Assessor GDSXSR" w:date="2026-10-31T00:15:36Z">
            <w:rPr>
              <w:rFonts w:ascii="Arial" w:eastAsia="Arial" w:hAnsi="Arial" w:cs="Arial"/>
              <w:color w:val="000000" w:themeColor="text1"/>
              <w:sz w:val="28"/>
              <w:szCs w:val="28"/>
              <w:u w:val="single"/>
            </w:rPr>
          </w:rPrChange>
        </w:rPr>
        <w:t xml:space="preserve">, </w:t>
      </w:r>
      <w:r>
        <w:rPr>
          <w:rFonts w:ascii="Arial" w:hAnsi="Arial" w:cs="Arial"/>
          <w:color w:val="000000" w:themeColor="text1"/>
          <w:sz w:val="28"/>
          <w:szCs w:val="28"/>
          <w:highlight w:val="yellow"/>
          <w:u w:val="single"/>
          <w:rPrChange w:id="1715" w:author="Assessor GDSXSR" w:date="2026-10-31T00:15:36Z">
            <w:rPr>
              <w:rFonts w:ascii="Arial" w:hAnsi="Arial" w:cs="Arial"/>
              <w:color w:val="000000" w:themeColor="text1"/>
              <w:sz w:val="28"/>
              <w:szCs w:val="28"/>
              <w:u w:val="single"/>
            </w:rPr>
          </w:rPrChange>
        </w:rPr>
        <w:t xml:space="preserve">dou parcial</w:t>
      </w:r>
      <w:r>
        <w:rPr>
          <w:rFonts w:ascii="Arial" w:hAnsi="Arial" w:cs="Arial"/>
          <w:color w:val="000000" w:themeColor="text1"/>
          <w:sz w:val="28"/>
          <w:szCs w:val="28"/>
          <w:highlight w:val="yellow"/>
          <w:u w:val="single"/>
          <w:rPrChange w:id="1716" w:author="Assessor GDSXSR" w:date="2026-10-31T00:15:36Z">
            <w:rPr>
              <w:rFonts w:ascii="Arial" w:hAnsi="Arial" w:cs="Arial"/>
              <w:color w:val="000000" w:themeColor="text1"/>
              <w:sz w:val="28"/>
              <w:szCs w:val="28"/>
              <w:u w:val="single"/>
            </w:rPr>
          </w:rPrChange>
        </w:rPr>
        <w:t xml:space="preserve"> provimento ao apelo</w:t>
      </w:r>
      <w:ins w:id="1449" w:author="Assessor GDSXSR" w:date="2026-10-31T00:15:36Z">
        <w:r>
          <w:rPr>
            <w:rFonts w:ascii="Arial" w:hAnsi="Arial" w:cs="Arial"/>
            <w:color w:val="808080"/>
            <w:sz w:val="28"/>
            <w:szCs w:val="28"/>
            <w:highlight w:val="yellow"/>
            <w:u w:val="single"/>
            <w:rPrChange w:id="1717" w:author="Assessor GDSXSR" w:date="2026-10-31T00:15:36Z">
              <w:rPr>
                <w:rFonts w:ascii="Arial" w:hAnsi="Arial" w:cs="Arial"/>
                <w:color w:val="808080"/>
                <w:sz w:val="28"/>
                <w:szCs w:val="28"/>
                <w:u w:val="single"/>
              </w:rPr>
            </w:rPrChange>
          </w:rPr>
          <w:t xml:space="preserve">,</w:t>
        </w:r>
      </w:ins>
      <w:r>
        <w:rPr>
          <w:rFonts w:ascii="Arial" w:hAnsi="Arial" w:cs="Arial"/>
          <w:color w:val="000000" w:themeColor="text1"/>
          <w:sz w:val="28"/>
          <w:szCs w:val="28"/>
          <w:highlight w:val="yellow"/>
          <w:u w:val="single"/>
          <w:rPrChange w:id="1718" w:author="Assessor GDSXSR" w:date="2026-10-31T00:15:36Z">
            <w:rPr>
              <w:rFonts w:ascii="Arial" w:hAnsi="Arial" w:cs="Arial"/>
              <w:color w:val="000000" w:themeColor="text1"/>
              <w:sz w:val="28"/>
              <w:szCs w:val="28"/>
              <w:u w:val="single"/>
            </w:rPr>
          </w:rPrChange>
        </w:rPr>
        <w:t xml:space="preserve"> nesse </w:t>
      </w:r>
      <w:r>
        <w:rPr>
          <w:rFonts w:ascii="Arial" w:hAnsi="Arial" w:cs="Arial"/>
          <w:color w:val="000000" w:themeColor="text1"/>
          <w:sz w:val="28"/>
          <w:szCs w:val="28"/>
          <w:highlight w:val="yellow"/>
          <w:u w:val="single"/>
          <w:rPrChange w:id="1719" w:author="Assessor GDSXSR" w:date="2026-10-31T00:15:36Z">
            <w:rPr>
              <w:rFonts w:ascii="Arial" w:hAnsi="Arial" w:cs="Arial"/>
              <w:color w:val="000000" w:themeColor="text1"/>
              <w:sz w:val="28"/>
              <w:szCs w:val="28"/>
              <w:u w:val="single"/>
            </w:rPr>
          </w:rPrChange>
        </w:rPr>
        <w:t xml:space="preserve">ponto</w:t>
      </w:r>
      <w:ins w:id="1450" w:author="Assessor GDSXSR" w:date="2026-10-31T00:15:36Z">
        <w:r>
          <w:rPr>
            <w:rFonts w:ascii="Arial" w:hAnsi="Arial" w:cs="Arial"/>
            <w:color w:val="808080"/>
            <w:sz w:val="28"/>
            <w:szCs w:val="28"/>
            <w:highlight w:val="yellow"/>
            <w:u w:val="single"/>
            <w:rPrChange w:id="1720" w:author="Assessor GDSXSR" w:date="2026-10-31T00:15:36Z">
              <w:rPr>
                <w:rFonts w:ascii="Arial" w:hAnsi="Arial" w:cs="Arial"/>
                <w:color w:val="808080"/>
                <w:sz w:val="28"/>
                <w:szCs w:val="28"/>
                <w:u w:val="single"/>
              </w:rPr>
            </w:rPrChange>
          </w:rPr>
          <w:t xml:space="preserve">,</w:t>
        </w:r>
      </w:ins>
      <w:r>
        <w:rPr>
          <w:rFonts w:ascii="Arial" w:hAnsi="Arial" w:cs="Arial"/>
          <w:color w:val="000000" w:themeColor="text1"/>
          <w:sz w:val="28"/>
          <w:szCs w:val="28"/>
          <w:highlight w:val="yellow"/>
          <w:u w:val="single"/>
          <w:rPrChange w:id="1721" w:author="Assessor GDSXSR" w:date="2026-10-31T00:15:36Z">
            <w:rPr>
              <w:rFonts w:ascii="Arial" w:hAnsi="Arial" w:cs="Arial"/>
              <w:color w:val="000000" w:themeColor="text1"/>
              <w:sz w:val="28"/>
              <w:szCs w:val="28"/>
              <w:u w:val="single"/>
            </w:rPr>
          </w:rPrChange>
        </w:rPr>
        <w:t xml:space="preserve"> para</w:t>
      </w:r>
      <w:r>
        <w:rPr>
          <w:rFonts w:ascii="Arial" w:hAnsi="Arial"/>
          <w:sz w:val="28"/>
          <w:szCs w:val="28"/>
          <w:highlight w:val="yellow"/>
          <w:u w:val="single"/>
          <w:rPrChange w:id="1722" w:author="Assessor GDSXSR" w:date="2026-10-31T00:15:36Z">
            <w:rPr>
              <w:rFonts w:ascii="Arial" w:hAnsi="Arial"/>
              <w:sz w:val="28"/>
              <w:szCs w:val="28"/>
              <w:u w:val="single"/>
            </w:rPr>
          </w:rPrChange>
        </w:rPr>
        <w:t xml:space="preserve"> limitar os juros remuneratórios a 6,45% ao mês</w:t>
      </w:r>
      <w:del w:id="1451" w:author="Assessor GDSXSR" w:date="2026-10-31T00:15:36Z">
        <w:r>
          <w:rPr>
            <w:rFonts w:ascii="Arial" w:hAnsi="Arial"/>
            <w:sz w:val="28"/>
            <w:szCs w:val="28"/>
            <w:u w:val="single"/>
          </w:rPr>
          <w:delText xml:space="preserve">,</w:delText>
        </w:r>
      </w:del>
      <w:ins w:id="1452" w:author="Assessor GDSXSR" w:date="2026-10-31T00:15:36Z">
        <w:r>
          <w:rPr>
            <w:rFonts w:ascii="Arial" w:hAnsi="Arial"/>
            <w:color w:val="808080"/>
            <w:sz w:val="28"/>
            <w:szCs w:val="28"/>
            <w:highlight w:val="yellow"/>
            <w:u w:val="single"/>
            <w:rPrChange w:id="1723" w:author="Assessor GDSXSR" w:date="2026-10-31T00:15:36Z">
              <w:rPr>
                <w:rFonts w:ascii="Arial" w:hAnsi="Arial"/>
                <w:color w:val="808080"/>
                <w:sz w:val="28"/>
                <w:szCs w:val="28"/>
                <w:u w:val="single"/>
              </w:rPr>
            </w:rPrChange>
          </w:rPr>
          <w:t xml:space="preserve"> e</w:t>
        </w:r>
      </w:ins>
      <w:r>
        <w:rPr>
          <w:rFonts w:ascii="Arial" w:hAnsi="Arial"/>
          <w:sz w:val="28"/>
          <w:szCs w:val="28"/>
          <w:highlight w:val="yellow"/>
          <w:u w:val="single"/>
          <w:rPrChange w:id="1724" w:author="Assessor GDSXSR" w:date="2026-10-31T00:15:36Z">
            <w:rPr>
              <w:rFonts w:ascii="Arial" w:hAnsi="Arial"/>
              <w:sz w:val="28"/>
              <w:szCs w:val="28"/>
            </w:rPr>
          </w:rPrChange>
        </w:rPr>
        <w:t xml:space="preserve"> </w:t>
      </w:r>
      <w:r>
        <w:rPr>
          <w:rFonts w:ascii="Arial" w:hAnsi="Arial"/>
          <w:sz w:val="28"/>
          <w:szCs w:val="28"/>
          <w:highlight w:val="yellow"/>
          <w:u w:val="single"/>
          <w:rPrChange w:id="1725" w:author="Assessor GDSXSR" w:date="2026-10-31T00:15:36Z">
            <w:rPr>
              <w:rFonts w:ascii="Arial" w:hAnsi="Arial"/>
              <w:sz w:val="28"/>
              <w:szCs w:val="28"/>
              <w:u w:val="single"/>
            </w:rPr>
          </w:rPrChange>
        </w:rPr>
        <w:t xml:space="preserve">determinar o recálculo da dívida </w:t>
      </w:r>
      <w:del w:id="1453" w:author="Assessor GDSXSR" w:date="2026-10-31T00:15:36Z">
        <w:r>
          <w:rPr>
            <w:rFonts w:ascii="Arial" w:hAnsi="Arial"/>
            <w:sz w:val="28"/>
            <w:szCs w:val="28"/>
            <w:u w:val="single"/>
          </w:rPr>
          <w:delText xml:space="preserve">com aplicação da referida taxa, afastar os encargos moratórios incidentes no período da normalidade contratual, determinar</w:delText>
        </w:r>
      </w:del>
      <w:ins w:id="1454" w:author="Assessor GDSXSR" w:date="2026-10-31T00:15:36Z">
        <w:r>
          <w:rPr>
            <w:rFonts w:ascii="Arial" w:hAnsi="Arial"/>
            <w:color w:val="808080"/>
            <w:sz w:val="28"/>
            <w:szCs w:val="28"/>
            <w:highlight w:val="yellow"/>
            <w:u w:val="single"/>
            <w:rPrChange w:id="1726" w:author="Assessor GDSXSR" w:date="2026-10-31T00:15:36Z">
              <w:rPr>
                <w:rFonts w:ascii="Arial" w:hAnsi="Arial"/>
                <w:color w:val="808080"/>
                <w:sz w:val="28"/>
                <w:szCs w:val="28"/>
                <w:u w:val="single"/>
              </w:rPr>
            </w:rPrChange>
          </w:rPr>
          <w:t xml:space="preserve">e</w:t>
        </w:r>
      </w:ins>
      <w:r>
        <w:rPr>
          <w:rFonts w:ascii="Arial" w:hAnsi="Arial"/>
          <w:sz w:val="28"/>
          <w:szCs w:val="28"/>
          <w:highlight w:val="yellow"/>
          <w:u w:val="single"/>
          <w:rPrChange w:id="1727" w:author="Assessor GDSXSR" w:date="2026-10-31T00:15:36Z">
            <w:rPr>
              <w:rFonts w:ascii="Arial" w:hAnsi="Arial"/>
              <w:sz w:val="28"/>
              <w:szCs w:val="28"/>
              <w:u w:val="single"/>
            </w:rPr>
          </w:rPrChange>
        </w:rPr>
        <w:t xml:space="preserve"> a restituição simples </w:t>
      </w:r>
      <w:del w:id="1455" w:author="Assessor GDSXSR" w:date="2026-10-31T00:15:36Z">
        <w:r>
          <w:rPr>
            <w:rFonts w:ascii="Arial" w:hAnsi="Arial"/>
            <w:sz w:val="28"/>
            <w:szCs w:val="28"/>
            <w:u w:val="single"/>
          </w:rPr>
          <w:delText xml:space="preserve">dos</w:delText>
        </w:r>
      </w:del>
      <w:ins w:id="1456" w:author="Assessor GDSXSR" w:date="2026-10-31T00:15:36Z">
        <w:r>
          <w:rPr>
            <w:rFonts w:ascii="Arial" w:hAnsi="Arial"/>
            <w:color w:val="808080"/>
            <w:sz w:val="28"/>
            <w:szCs w:val="28"/>
            <w:highlight w:val="yellow"/>
            <w:u w:val="single"/>
            <w:rPrChange w:id="1728" w:author="Assessor GDSXSR" w:date="2026-10-31T00:15:36Z">
              <w:rPr>
                <w:rFonts w:ascii="Arial" w:hAnsi="Arial"/>
                <w:color w:val="808080"/>
                <w:sz w:val="28"/>
                <w:szCs w:val="28"/>
                <w:u w:val="single"/>
              </w:rPr>
            </w:rPrChange>
          </w:rPr>
          <w:t xml:space="preserve">do</w:t>
        </w:r>
      </w:ins>
      <w:r>
        <w:rPr>
          <w:rFonts w:ascii="Arial" w:hAnsi="Arial"/>
          <w:sz w:val="28"/>
          <w:szCs w:val="28"/>
          <w:highlight w:val="yellow"/>
          <w:u w:val="single"/>
          <w:rPrChange w:id="1729" w:author="Assessor GDSXSR" w:date="2026-10-31T00:15:36Z">
            <w:rPr>
              <w:rFonts w:ascii="Arial" w:hAnsi="Arial"/>
              <w:sz w:val="28"/>
              <w:szCs w:val="28"/>
              <w:u w:val="single"/>
            </w:rPr>
          </w:rPrChange>
        </w:rPr>
        <w:t xml:space="preserve"> </w:t>
      </w:r>
      <w:del w:id="1457" w:author="Assessor GDSXSR" w:date="2026-10-31T00:15:36Z">
        <w:r>
          <w:rPr>
            <w:rFonts w:ascii="Arial" w:hAnsi="Arial"/>
            <w:sz w:val="28"/>
            <w:szCs w:val="28"/>
            <w:u w:val="single"/>
          </w:rPr>
          <w:delText xml:space="preserve">valores pagos a maior, admitir compensação com eventual crédito da ré e estabelecer que os encargos moratórios incidam apenas sobre eventual saldo devedor remanescente após a compensação e decorrente de mora posterior ao trânsito em julgado</w:delText>
        </w:r>
      </w:del>
      <w:ins w:id="1458" w:author="Assessor GDSXSR" w:date="2026-10-31T00:15:36Z">
        <w:r>
          <w:rPr>
            <w:rFonts w:ascii="Arial" w:hAnsi="Arial"/>
            <w:color w:val="808080"/>
            <w:sz w:val="28"/>
            <w:szCs w:val="28"/>
            <w:highlight w:val="yellow"/>
            <w:u w:val="single"/>
            <w:rPrChange w:id="1730" w:author="Assessor GDSXSR" w:date="2026-10-31T00:15:36Z">
              <w:rPr>
                <w:rFonts w:ascii="Arial" w:hAnsi="Arial"/>
                <w:color w:val="808080"/>
                <w:sz w:val="28"/>
                <w:szCs w:val="28"/>
                <w:u w:val="single"/>
              </w:rPr>
            </w:rPrChange>
          </w:rPr>
          <w:t xml:space="preserve">excesso</w:t>
        </w:r>
      </w:ins>
      <w:r>
        <w:rPr>
          <w:rFonts w:ascii="Arial" w:hAnsi="Arial"/>
          <w:sz w:val="28"/>
          <w:szCs w:val="28"/>
          <w:highlight w:val="yellow"/>
          <w:u w:val="single"/>
          <w:rPrChange w:id="1731" w:author="Assessor GDSXSR" w:date="2026-10-31T00:15:36Z">
            <w:rPr>
              <w:rFonts w:ascii="Arial" w:hAnsi="Arial"/>
              <w:sz w:val="28"/>
              <w:szCs w:val="28"/>
              <w:u w:val="single"/>
            </w:rPr>
          </w:rPrChange>
        </w:rPr>
        <w:t xml:space="preserve">.</w:t>
      </w:r>
      <w:commentRangeEnd w:id="15"/>
      <w:r>
        <w:rPr>
          <w:rStyle w:val="CommentReference"/>
        </w:rPr>
        <w:commentReference w:id="15"/>
      </w:r>
    </w:p>
    <w:p w14:paraId="436934D1" w14:textId="77777777" w:rsidR="0010371B" w:rsidRDefault="0010371B" w:rsidP="000F3E0A">
      <w:pPr>
        <w:spacing w:after="0" w:line="360" w:lineRule="auto"/>
        <w:jc w:val="both"/>
        <w:rPr>
          <w:rFonts w:ascii="Arial" w:eastAsia="Calibri" w:hAnsi="Arial" w:cs="Arial"/>
          <w:color w:val="000000" w:themeColor="text1"/>
          <w:sz w:val="28"/>
          <w:szCs w:val="28"/>
        </w:rPr>
      </w:pPr>
    </w:p>
    <w:p w14:paraId="436934D2" w14:textId="77777777" w:rsidR="0010371B" w:rsidRDefault="00837E2C">
      <w:pPr>
        <w:pStyle w:val="Ttulo2"/>
        <w:spacing w:before="0" w:after="0" w:line="360" w:lineRule="auto"/>
        <w:jc w:val="center"/>
        <w:pPrChange w:id="1760" w:author="Assessor GDSXSR" w:date="2026-10-31T00:15:36Z">
          <w:pPr>
            <w:pStyle w:val="Ttulo2"/>
            <w:spacing w:before="0" w:after="0" w:line="360" w:lineRule="auto"/>
          </w:pPr>
        </w:pPrChange>
      </w:pPr>
      <w:r>
        <w:rPr>
          <w:rFonts w:ascii="Arial" w:hAnsi="Arial" w:cs="Arial"/>
          <w:b w:val="0"/>
          <w:color w:val="000000" w:themeColor="text1"/>
          <w:sz w:val="28"/>
          <w:szCs w:val="28"/>
          <w:highlight w:val="yellow"/>
          <w:rPrChange w:id="1599" w:author="Assessor GDSXSR" w:date="2026-10-31T00:15:36Z">
            <w:rPr>
              <w:rFonts w:ascii="Arial" w:hAnsi="Arial" w:cs="Arial"/>
              <w:b w:val="0"/>
              <w:color w:val="000000" w:themeColor="text1"/>
              <w:sz w:val="28"/>
              <w:szCs w:val="28"/>
            </w:rPr>
          </w:rPrChange>
        </w:rPr>
        <w:t>DA NÃO CONFIGURAÇÃO DOS DANOS MORAIS</w:t>
      </w:r>
    </w:p>
    <w:p w14:paraId="436934D3" w14:textId="77777777" w:rsidR="0010371B" w:rsidRDefault="0010371B">
      <w:pPr>
        <w:pStyle w:val="Ttulo2"/>
        <w:spacing w:before="0" w:after="0" w:line="360" w:lineRule="auto"/>
        <w:ind w:firstLine="2268"/>
        <w:jc w:val="both"/>
        <w:rPr>
          <w:rFonts w:ascii="Arial" w:eastAsia="Calibri" w:hAnsi="Arial" w:cs="Arial"/>
          <w:color w:val="000000" w:themeColor="text1"/>
          <w:sz w:val="28"/>
          <w:szCs w:val="28"/>
        </w:rPr>
      </w:pPr>
    </w:p>
    <w:p w14:paraId="436934D4" w14:textId="0CF0E4E1" w:rsidR="0010371B" w:rsidRDefault="00837E2C">
      <w:pPr>
        <w:pStyle w:val="Ttulo2"/>
        <w:spacing w:before="0" w:after="0" w:line="360" w:lineRule="auto"/>
        <w:ind w:firstLine="2268"/>
        <w:jc w:val="both"/>
      </w:pPr>
      <w:r>
        <w:rPr>
          <w:rFonts w:ascii="Arial" w:eastAsia="Calibri" w:hAnsi="Arial" w:cs="Arial"/>
          <w:b w:val="0"/>
          <w:color w:val="000000" w:themeColor="text1"/>
          <w:sz w:val="28"/>
          <w:szCs w:val="28"/>
        </w:rPr>
        <w:t xml:space="preserve">O </w:t>
      </w:r>
      <w:ins w:id="1459" w:author="Assessor GDSXSR" w:date="2026-10-31T00:15:36Z">
        <w:r>
          <w:rPr>
            <w:rFonts w:ascii="Arial" w:eastAsia="Calibri" w:hAnsi="Arial" w:cs="Arial"/>
            <w:b w:val="0"/>
            <w:color w:val="808080"/>
            <w:sz w:val="28"/>
            <w:szCs w:val="28"/>
          </w:rPr>
          <w:t xml:space="preserve">autor/</w:t>
        </w:r>
      </w:ins>
      <w:r>
        <w:rPr>
          <w:rFonts w:ascii="Arial" w:eastAsia="Calibri" w:hAnsi="Arial" w:cs="Arial"/>
          <w:b w:val="0"/>
          <w:color w:val="000000" w:themeColor="text1"/>
          <w:sz w:val="28"/>
          <w:szCs w:val="28"/>
        </w:rPr>
        <w:t xml:space="preserve">apelante alega que a abusividade da taxa de juros, os descontos </w:t>
      </w:r>
      <w:del w:id="1460" w:author="Assessor GDSXSR" w:date="2026-10-31T00:15:36Z">
        <w:r>
          <w:rPr>
            <w:rFonts w:ascii="Arial" w:eastAsia="Calibri" w:hAnsi="Arial" w:cs="Arial"/>
            <w:b w:val="0"/>
            <w:color w:val="000000" w:themeColor="text1"/>
            <w:sz w:val="28"/>
            <w:szCs w:val="28"/>
          </w:rPr>
          <w:delText xml:space="preserve">realizados na</w:delText>
        </w:r>
      </w:del>
      <w:ins w:id="1461" w:author="Assessor GDSXSR" w:date="2026-10-31T00:15:36Z">
        <w:r>
          <w:rPr>
            <w:rFonts w:ascii="Arial" w:eastAsia="Calibri" w:hAnsi="Arial" w:cs="Arial"/>
            <w:b w:val="0"/>
            <w:color w:val="808080"/>
            <w:sz w:val="28"/>
            <w:szCs w:val="28"/>
          </w:rPr>
          <w:t xml:space="preserve">em</w:t>
        </w:r>
      </w:ins>
      <w:r>
        <w:rPr>
          <w:rFonts w:ascii="Arial" w:eastAsia="Calibri" w:hAnsi="Arial" w:cs="Arial"/>
          <w:b w:val="0"/>
          <w:color w:val="000000" w:themeColor="text1"/>
          <w:sz w:val="28"/>
          <w:szCs w:val="28"/>
        </w:rPr>
        <w:t xml:space="preserve"> sua conta e a negativação de seu nome</w:t>
      </w:r>
      <w:del w:id="1462" w:author="Assessor GDSXSR" w:date="2026-10-31T00:15:36Z">
        <w:r>
          <w:rPr>
            <w:rFonts w:ascii="Arial" w:eastAsia="Calibri" w:hAnsi="Arial" w:cs="Arial"/>
            <w:b w:val="0"/>
            <w:color w:val="000000" w:themeColor="text1"/>
            <w:sz w:val="28"/>
            <w:szCs w:val="28"/>
          </w:rPr>
          <w:delText xml:space="preserve">,</w:delText>
        </w:r>
      </w:del>
      <w:r>
        <w:rPr>
          <w:rFonts w:ascii="Arial" w:eastAsia="Calibri" w:hAnsi="Arial" w:cs="Arial"/>
          <w:b w:val="0"/>
          <w:color w:val="000000" w:themeColor="text1"/>
          <w:sz w:val="28"/>
          <w:szCs w:val="28"/>
        </w:rPr>
        <w:t xml:space="preserve"> ultrapassaram o mero dissabor e </w:t>
      </w:r>
      <w:del w:id="1463" w:author="Assessor GDSXSR" w:date="2026-10-31T00:15:36Z">
        <w:r>
          <w:rPr>
            <w:rFonts w:ascii="Arial" w:eastAsia="Calibri" w:hAnsi="Arial" w:cs="Arial"/>
            <w:b w:val="0"/>
            <w:color w:val="000000" w:themeColor="text1"/>
            <w:sz w:val="28"/>
            <w:szCs w:val="28"/>
          </w:rPr>
          <w:delText xml:space="preserve">configuraram</w:delText>
        </w:r>
      </w:del>
      <w:ins w:id="1464" w:author="Assessor GDSXSR" w:date="2026-10-31T00:15:36Z">
        <w:r>
          <w:rPr>
            <w:rFonts w:ascii="Arial" w:eastAsia="Calibri" w:hAnsi="Arial" w:cs="Arial"/>
            <w:b w:val="0"/>
            <w:color w:val="808080"/>
            <w:sz w:val="28"/>
            <w:szCs w:val="28"/>
          </w:rPr>
          <w:t xml:space="preserve">configuram</w:t>
        </w:r>
      </w:ins>
      <w:r>
        <w:rPr>
          <w:rFonts w:ascii="Arial" w:eastAsia="Calibri" w:hAnsi="Arial" w:cs="Arial"/>
          <w:b w:val="0"/>
          <w:color w:val="000000" w:themeColor="text1"/>
          <w:sz w:val="28"/>
          <w:szCs w:val="28"/>
        </w:rPr>
        <w:t xml:space="preserve"> dano moral</w:t>
      </w:r>
      <w:del w:id="1465" w:author="Assessor GDSXSR" w:date="2026-10-31T00:15:36Z">
        <w:r>
          <w:rPr>
            <w:rFonts w:ascii="Arial" w:eastAsia="Calibri" w:hAnsi="Arial" w:cs="Arial"/>
            <w:b w:val="0"/>
            <w:color w:val="000000" w:themeColor="text1"/>
            <w:sz w:val="28"/>
            <w:szCs w:val="28"/>
          </w:rPr>
          <w:delText xml:space="preserve">,</w:delText>
        </w:r>
      </w:del>
      <w:r>
        <w:rPr>
          <w:rFonts w:ascii="Arial" w:eastAsia="Calibri" w:hAnsi="Arial" w:cs="Arial"/>
          <w:b w:val="0"/>
          <w:color w:val="000000" w:themeColor="text1"/>
          <w:sz w:val="28"/>
          <w:szCs w:val="28"/>
        </w:rPr>
        <w:t xml:space="preserve"> </w:t>
      </w:r>
      <w:del w:id="1466" w:author="Assessor GDSXSR" w:date="2026-10-31T00:15:36Z">
        <w:r>
          <w:rPr>
            <w:rFonts w:ascii="Arial" w:eastAsia="Calibri" w:hAnsi="Arial" w:cs="Arial"/>
            <w:b w:val="0"/>
            <w:color w:val="000000" w:themeColor="text1"/>
            <w:sz w:val="28"/>
            <w:szCs w:val="28"/>
          </w:rPr>
          <w:delText xml:space="preserve">passível</w:delText>
        </w:r>
      </w:del>
      <w:ins w:id="1467" w:author="Assessor GDSXSR" w:date="2026-10-31T00:15:36Z">
        <w:r>
          <w:rPr>
            <w:rFonts w:ascii="Arial" w:eastAsia="Calibri" w:hAnsi="Arial" w:cs="Arial"/>
            <w:b w:val="0"/>
            <w:color w:val="808080"/>
            <w:sz w:val="28"/>
            <w:szCs w:val="28"/>
          </w:rPr>
          <w:t xml:space="preserve">(ID</w:t>
        </w:r>
      </w:ins>
      <w:r>
        <w:rPr>
          <w:rFonts w:ascii="Arial" w:eastAsia="Calibri" w:hAnsi="Arial" w:cs="Arial"/>
          <w:b w:val="0"/>
          <w:color w:val="000000" w:themeColor="text1"/>
          <w:sz w:val="28"/>
          <w:szCs w:val="28"/>
        </w:rPr>
        <w:t xml:space="preserve"> </w:t>
      </w:r>
      <w:del w:id="1468" w:author="Assessor GDSXSR" w:date="2026-10-31T00:15:36Z">
        <w:r>
          <w:rPr>
            <w:rFonts w:ascii="Arial" w:eastAsia="Calibri" w:hAnsi="Arial" w:cs="Arial"/>
            <w:b w:val="0"/>
            <w:color w:val="000000" w:themeColor="text1"/>
            <w:sz w:val="28"/>
            <w:szCs w:val="28"/>
          </w:rPr>
          <w:delText xml:space="preserve">de indenização</w:delText>
        </w:r>
      </w:del>
      <w:ins w:id="1469" w:author="Assessor GDSXSR" w:date="2026-10-31T00:15:36Z">
        <w:r>
          <w:rPr>
            <w:rFonts w:ascii="Arial" w:eastAsia="Calibri" w:hAnsi="Arial" w:cs="Arial"/>
            <w:b w:val="0"/>
            <w:color w:val="808080"/>
            <w:sz w:val="28"/>
            <w:szCs w:val="28"/>
          </w:rPr>
          <w:t xml:space="preserve">88745768)</w:t>
        </w:r>
      </w:ins>
      <w:r>
        <w:rPr>
          <w:rFonts w:ascii="Arial" w:eastAsia="Calibri" w:hAnsi="Arial" w:cs="Arial"/>
          <w:b w:val="0"/>
          <w:color w:val="000000" w:themeColor="text1"/>
          <w:sz w:val="28"/>
          <w:szCs w:val="28"/>
        </w:rPr>
        <w:t xml:space="preserve">.</w:t>
      </w:r>
    </w:p>
    <w:p w14:paraId="436934D5" w14:textId="77777777" w:rsidR="0010371B" w:rsidRDefault="0010371B">
      <w:pPr>
        <w:pStyle w:val="Corpodetexto"/>
        <w:spacing w:after="0" w:line="360" w:lineRule="auto"/>
        <w:ind w:firstLine="2268"/>
        <w:jc w:val="both"/>
        <w:rPr>
          <w:del w:id="1567" w:author="Assessor GDSXSR" w:date="2026-10-31T00:15:36Z"/>
          <w:rFonts w:ascii="Arial" w:eastAsia="Calibri" w:hAnsi="Arial" w:cs="Arial"/>
          <w:color w:val="000000" w:themeColor="text1"/>
          <w:sz w:val="28"/>
          <w:szCs w:val="28"/>
        </w:rPr>
      </w:pPr>
    </w:p>
    <w:p w14:paraId="436934D6" w14:textId="77777777" w:rsidR="0010371B" w:rsidRDefault="00837E2C">
      <w:pPr>
        <w:pStyle w:val="Corpodetexto"/>
        <w:spacing w:after="0" w:line="360" w:lineRule="auto"/>
        <w:ind w:firstLine="2268"/>
        <w:jc w:val="both"/>
        <w:rPr>
          <w:del w:id="1569" w:author="Assessor GDSXSR" w:date="2026-10-31T00:15:36Z"/>
        </w:rPr>
      </w:pPr>
      <w:del w:id="1568" w:author="Assessor GDSXSR" w:date="2026-10-31T00:15:36Z">
        <w:r>
          <w:rPr>
            <w:rFonts w:ascii="Arial" w:eastAsia="Calibri" w:hAnsi="Arial" w:cs="Arial"/>
            <w:color w:val="000000" w:themeColor="text1"/>
            <w:sz w:val="28"/>
            <w:szCs w:val="28"/>
          </w:rPr>
          <w:delText>Requer o provimento do apelo para que a ré seja condenada ao pagamento de indenização por danos morais.</w:delText>
        </w:r>
      </w:del>
    </w:p>
    <w:p w14:paraId="436934D7"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8" w14:textId="77777777" w:rsidR="0010371B" w:rsidRDefault="00837E2C">
      <w:pPr>
        <w:pStyle w:val="Corpodetexto"/>
        <w:spacing w:after="0" w:line="360" w:lineRule="auto"/>
        <w:ind w:firstLine="2268"/>
        <w:jc w:val="both"/>
      </w:pPr>
      <w:commentRangeStart w:id="16"/>
      <w:r>
        <w:rPr>
          <w:rFonts w:ascii="Arial" w:eastAsia="Calibri" w:hAnsi="Arial" w:cs="Arial"/>
          <w:color w:val="000000" w:themeColor="text1"/>
          <w:sz w:val="28"/>
          <w:szCs w:val="28"/>
          <w:highlight w:val="yellow"/>
          <w:rPrChange w:id="1600" w:author="Assessor GDSXSR" w:date="2026-10-31T00:15:36Z">
            <w:rPr>
              <w:rFonts w:ascii="Arial" w:eastAsia="Calibri" w:hAnsi="Arial" w:cs="Arial"/>
              <w:color w:val="000000" w:themeColor="text1"/>
              <w:sz w:val="28"/>
              <w:szCs w:val="28"/>
            </w:rPr>
          </w:rPrChange>
        </w:rPr>
        <w:t>Sem razão neste ponto recursal.</w:t>
      </w:r>
      <w:commentRangeEnd w:id="16"/>
      <w:r>
        <w:rPr>
          <w:rStyle w:val="CommentReference"/>
        </w:rPr>
        <w:commentReference w:id="16"/>
      </w:r>
    </w:p>
    <w:p w14:paraId="436934D9"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A" w14:textId="084E77E1" w:rsidR="0010371B" w:rsidRDefault="00D10D3B">
      <w:pPr>
        <w:pStyle w:val="Corpodetexto"/>
        <w:spacing w:after="0" w:line="360" w:lineRule="auto"/>
        <w:ind w:firstLine="2268"/>
        <w:jc w:val="both"/>
      </w:pPr>
      <w:del w:id="1470" w:author="Assessor GDSXSR" w:date="2026-10-31T00:15:36Z">
        <w:r>
          <w:rPr>
            <w:rFonts w:ascii="Arial" w:eastAsia="Calibri" w:hAnsi="Arial" w:cs="Arial"/>
            <w:color w:val="000000" w:themeColor="text1"/>
            <w:sz w:val="28"/>
            <w:szCs w:val="28"/>
          </w:rPr>
          <w:delText xml:space="preserve">A</w:delText>
        </w:r>
        <w:r>
          <w:rPr>
            <w:rFonts w:ascii="Arial" w:eastAsia="Calibri" w:hAnsi="Arial" w:cs="Arial"/>
            <w:color w:val="000000" w:themeColor="text1"/>
            <w:sz w:val="28"/>
            <w:szCs w:val="28"/>
          </w:rPr>
          <w:delText xml:space="preserve"> caracterização de</w:delText>
        </w:r>
      </w:del>
      <w:ins w:id="1471" w:author="Assessor GDSXSR" w:date="2026-10-31T00:15:36Z">
        <w:commentRangeStart w:id="20"/>
        <w:r>
          <w:rPr>
            <w:rFonts w:ascii="Arial" w:eastAsia="Calibri" w:hAnsi="Arial" w:cs="Arial"/>
            <w:color w:val="808080"/>
            <w:sz w:val="28"/>
            <w:szCs w:val="28"/>
          </w:rPr>
          <w:t xml:space="preserve">O</w:t>
        </w:r>
      </w:ins>
      <w:r>
        <w:rPr>
          <w:rFonts w:ascii="Arial" w:eastAsia="Calibri" w:hAnsi="Arial" w:cs="Arial"/>
          <w:color w:val="000000" w:themeColor="text1"/>
          <w:sz w:val="28"/>
          <w:szCs w:val="28"/>
        </w:rPr>
        <w:t xml:space="preserve"> dano moral exige violação </w:t>
      </w:r>
      <w:del w:id="1472" w:author="Assessor GDSXSR" w:date="2026-10-31T00:15:36Z">
        <w:r>
          <w:rPr>
            <w:rFonts w:ascii="Arial" w:eastAsia="Calibri" w:hAnsi="Arial" w:cs="Arial"/>
            <w:color w:val="000000" w:themeColor="text1"/>
            <w:sz w:val="28"/>
            <w:szCs w:val="28"/>
          </w:rPr>
          <w:delText xml:space="preserve">aos</w:delText>
        </w:r>
      </w:del>
      <w:ins w:id="1473" w:author="Assessor GDSXSR" w:date="2026-10-31T00:15:36Z">
        <w:r>
          <w:rPr>
            <w:rFonts w:ascii="Arial" w:eastAsia="Calibri" w:hAnsi="Arial" w:cs="Arial"/>
            <w:color w:val="808080"/>
            <w:sz w:val="28"/>
            <w:szCs w:val="28"/>
          </w:rPr>
          <w:t xml:space="preserve">a</w:t>
        </w:r>
      </w:ins>
      <w:r>
        <w:rPr>
          <w:rFonts w:ascii="Arial" w:eastAsia="Calibri" w:hAnsi="Arial" w:cs="Arial"/>
          <w:color w:val="000000" w:themeColor="text1"/>
          <w:sz w:val="28"/>
          <w:szCs w:val="28"/>
        </w:rPr>
        <w:t xml:space="preserve"> </w:t>
      </w:r>
      <w:del w:id="1474" w:author="Assessor GDSXSR" w:date="2026-10-31T00:15:36Z">
        <w:r>
          <w:rPr>
            <w:rFonts w:ascii="Arial" w:eastAsia="Calibri" w:hAnsi="Arial" w:cs="Arial"/>
            <w:color w:val="000000" w:themeColor="text1"/>
            <w:sz w:val="28"/>
            <w:szCs w:val="28"/>
          </w:rPr>
          <w:delText xml:space="preserve">direitos</w:delText>
        </w:r>
      </w:del>
      <w:ins w:id="1475" w:author="Assessor GDSXSR" w:date="2026-10-31T00:15:36Z">
        <w:r>
          <w:rPr>
            <w:rFonts w:ascii="Arial" w:eastAsia="Calibri" w:hAnsi="Arial" w:cs="Arial"/>
            <w:color w:val="808080"/>
            <w:sz w:val="28"/>
            <w:szCs w:val="28"/>
          </w:rPr>
          <w:t xml:space="preserve">direito</w:t>
        </w:r>
      </w:ins>
      <w:r>
        <w:rPr>
          <w:rFonts w:ascii="Arial" w:eastAsia="Calibri" w:hAnsi="Arial" w:cs="Arial"/>
          <w:color w:val="000000" w:themeColor="text1"/>
          <w:sz w:val="28"/>
          <w:szCs w:val="28"/>
        </w:rPr>
        <w:t xml:space="preserve"> da personalidade</w:t>
      </w:r>
      <w:del w:id="1476" w:author="Assessor GDSXSR" w:date="2026-10-31T00:15:36Z">
        <w:r>
          <w:rPr>
            <w:rFonts w:ascii="Arial" w:eastAsia="Calibri" w:hAnsi="Arial" w:cs="Arial"/>
            <w:color w:val="000000" w:themeColor="text1"/>
            <w:sz w:val="28"/>
            <w:szCs w:val="28"/>
          </w:rPr>
          <w:delText xml:space="preserve">, de modo a afetar a dignidade, a vida privada, a honra e a imagem do indivíduo</w:delText>
        </w:r>
      </w:del>
      <w:r>
        <w:rPr>
          <w:rFonts w:ascii="Arial" w:eastAsia="Calibri" w:hAnsi="Arial" w:cs="Arial"/>
          <w:color w:val="000000" w:themeColor="text1"/>
          <w:sz w:val="28"/>
          <w:szCs w:val="28"/>
        </w:rPr>
        <w:t xml:space="preserve"> (CF</w:t>
      </w:r>
      <w:r>
        <w:rPr>
          <w:rFonts w:ascii="Arial" w:eastAsia="Calibri" w:hAnsi="Arial" w:cs="Arial"/>
          <w:color w:val="000000" w:themeColor="text1"/>
          <w:sz w:val="28"/>
          <w:szCs w:val="28"/>
        </w:rPr>
        <w:t xml:space="preserve"> </w:t>
      </w:r>
      <w:r>
        <w:rPr>
          <w:rFonts w:ascii="Arial" w:eastAsia="Calibri" w:hAnsi="Arial" w:cs="Arial"/>
          <w:color w:val="000000" w:themeColor="text1"/>
          <w:sz w:val="28"/>
          <w:szCs w:val="28"/>
        </w:rPr>
        <w:t xml:space="preserve">1º</w:t>
      </w:r>
      <w:r>
        <w:rPr>
          <w:rFonts w:ascii="Arial" w:eastAsia="Calibri" w:hAnsi="Arial" w:cs="Arial"/>
          <w:color w:val="000000" w:themeColor="text1"/>
          <w:sz w:val="28"/>
          <w:szCs w:val="28"/>
        </w:rPr>
        <w:t xml:space="preserve"> </w:t>
      </w:r>
      <w:r>
        <w:rPr>
          <w:rFonts w:ascii="Arial" w:eastAsia="Calibri" w:hAnsi="Arial" w:cs="Arial"/>
          <w:color w:val="000000" w:themeColor="text1"/>
          <w:sz w:val="28"/>
          <w:szCs w:val="28"/>
        </w:rPr>
        <w:t xml:space="preserve">III e 5º</w:t>
      </w:r>
      <w:r>
        <w:rPr>
          <w:rFonts w:ascii="Arial" w:eastAsia="Calibri" w:hAnsi="Arial" w:cs="Arial"/>
          <w:color w:val="000000" w:themeColor="text1"/>
          <w:sz w:val="28"/>
          <w:szCs w:val="28"/>
        </w:rPr>
        <w:t xml:space="preserve"> </w:t>
      </w:r>
      <w:r>
        <w:rPr>
          <w:rFonts w:ascii="Arial" w:eastAsia="Calibri" w:hAnsi="Arial" w:cs="Arial"/>
          <w:color w:val="000000" w:themeColor="text1"/>
          <w:sz w:val="28"/>
          <w:szCs w:val="28"/>
        </w:rPr>
        <w:t xml:space="preserve">V e X; CDC 6º</w:t>
      </w:r>
      <w:r>
        <w:rPr>
          <w:rFonts w:ascii="Arial" w:eastAsia="Calibri" w:hAnsi="Arial" w:cs="Arial"/>
          <w:color w:val="000000" w:themeColor="text1"/>
          <w:sz w:val="28"/>
          <w:szCs w:val="28"/>
        </w:rPr>
        <w:t xml:space="preserve"> </w:t>
      </w:r>
      <w:r>
        <w:rPr>
          <w:rFonts w:ascii="Arial" w:eastAsia="Calibri" w:hAnsi="Arial" w:cs="Arial"/>
          <w:color w:val="000000" w:themeColor="text1"/>
          <w:sz w:val="28"/>
          <w:szCs w:val="28"/>
        </w:rPr>
        <w:t xml:space="preserve">VI).</w:t>
      </w:r>
      <w:commentRangeEnd w:id="20"/>
      <w:r>
        <w:rPr>
          <w:rStyle w:val="CommentReference"/>
        </w:rPr>
        <w:commentReference w:id="20"/>
      </w:r>
      <w:del w:id="1477" w:author="Assessor GDSXSR" w:date="2026-10-31T00:15:36Z">
        <w:r>
          <w:rPr>
            <w:rFonts w:ascii="Arial" w:eastAsia="Calibri" w:hAnsi="Arial" w:cs="Arial"/>
            <w:color w:val="000000" w:themeColor="text1"/>
            <w:sz w:val="28"/>
            <w:szCs w:val="28"/>
          </w:rPr>
          <w:delText xml:space="preserve"> </w:delText>
        </w:r>
      </w:del>
    </w:p>
    <w:p w14:paraId="436934DB"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C" w14:textId="724B033F" w:rsidR="0010371B" w:rsidRDefault="00837E2C">
      <w:pPr>
        <w:pStyle w:val="Corpodetexto"/>
        <w:spacing w:after="0" w:line="360" w:lineRule="auto"/>
        <w:ind w:firstLine="2268"/>
        <w:jc w:val="both"/>
      </w:pPr>
      <w:del w:id="1478" w:author="Assessor GDSXSR" w:date="2026-10-31T00:15:36Z">
        <w:r>
          <w:rPr>
            <w:rFonts w:ascii="Arial" w:eastAsia="Calibri" w:hAnsi="Arial" w:cs="Arial"/>
            <w:color w:val="000000" w:themeColor="text1"/>
            <w:sz w:val="28"/>
            <w:szCs w:val="28"/>
          </w:rPr>
          <w:delText xml:space="preserve">O</w:delText>
        </w:r>
      </w:del>
      <w:ins w:id="1479" w:author="Assessor GDSXSR" w:date="2026-10-31T00:15:36Z">
        <w:r>
          <w:rPr>
            <w:rFonts w:ascii="Arial" w:eastAsia="Calibri" w:hAnsi="Arial" w:cs="Arial"/>
            <w:color w:val="808080"/>
            <w:sz w:val="28"/>
            <w:szCs w:val="28"/>
            <w:highlight w:val="yellow"/>
            <w:rPrChange w:id="1688" w:author="Assessor GDSXSR" w:date="2026-10-31T00:15:36Z">
              <w:rPr>
                <w:rFonts w:ascii="Arial" w:eastAsia="Calibri" w:hAnsi="Arial" w:cs="Arial"/>
                <w:color w:val="808080"/>
                <w:sz w:val="28"/>
                <w:szCs w:val="28"/>
              </w:rPr>
            </w:rPrChange>
          </w:rPr>
          <w:t xml:space="preserve">A</w:t>
        </w:r>
      </w:ins>
      <w:r>
        <w:rPr>
          <w:rFonts w:ascii="Arial" w:eastAsia="Calibri" w:hAnsi="Arial" w:cs="Arial"/>
          <w:color w:val="000000" w:themeColor="text1"/>
          <w:sz w:val="28"/>
          <w:szCs w:val="28"/>
          <w:highlight w:val="yellow"/>
          <w:rPrChange w:id="1689" w:author="Assessor GDSXSR" w:date="2026-10-31T00:15:36Z">
            <w:rPr>
              <w:rFonts w:ascii="Arial" w:eastAsia="Calibri" w:hAnsi="Arial" w:cs="Arial"/>
              <w:color w:val="000000" w:themeColor="text1"/>
              <w:sz w:val="28"/>
              <w:szCs w:val="28"/>
            </w:rPr>
          </w:rPrChange>
        </w:rPr>
        <w:t xml:space="preserve"> </w:t>
      </w:r>
      <w:del w:id="1480" w:author="Assessor GDSXSR" w:date="2026-10-31T00:15:36Z">
        <w:r>
          <w:rPr>
            <w:rFonts w:ascii="Arial" w:eastAsia="Calibri" w:hAnsi="Arial" w:cs="Arial"/>
            <w:color w:val="000000" w:themeColor="text1"/>
            <w:sz w:val="28"/>
            <w:szCs w:val="28"/>
          </w:rPr>
          <w:delText xml:space="preserve">presente caso envolve o questionamento</w:delText>
        </w:r>
      </w:del>
      <w:ins w:id="1481" w:author="Assessor GDSXSR" w:date="2026-10-31T00:15:36Z">
        <w:r>
          <w:rPr>
            <w:rFonts w:ascii="Arial" w:eastAsia="Calibri" w:hAnsi="Arial" w:cs="Arial"/>
            <w:color w:val="808080"/>
            <w:sz w:val="28"/>
            <w:szCs w:val="28"/>
            <w:highlight w:val="yellow"/>
            <w:rPrChange w:id="1690" w:author="Assessor GDSXSR" w:date="2026-10-31T00:15:36Z">
              <w:rPr>
                <w:rFonts w:ascii="Arial" w:eastAsia="Calibri" w:hAnsi="Arial" w:cs="Arial"/>
                <w:color w:val="808080"/>
                <w:sz w:val="28"/>
                <w:szCs w:val="28"/>
              </w:rPr>
            </w:rPrChange>
          </w:rPr>
          <w:t xml:space="preserve">abusividade</w:t>
        </w:r>
      </w:ins>
      <w:r>
        <w:rPr>
          <w:rFonts w:ascii="Arial" w:eastAsia="Calibri" w:hAnsi="Arial" w:cs="Arial"/>
          <w:color w:val="000000" w:themeColor="text1"/>
          <w:sz w:val="28"/>
          <w:szCs w:val="28"/>
          <w:highlight w:val="yellow"/>
          <w:rPrChange w:id="1691" w:author="Assessor GDSXSR" w:date="2026-10-31T00:15:36Z">
            <w:rPr>
              <w:rFonts w:ascii="Arial" w:eastAsia="Calibri" w:hAnsi="Arial" w:cs="Arial"/>
              <w:color w:val="000000" w:themeColor="text1"/>
              <w:sz w:val="28"/>
              <w:szCs w:val="28"/>
            </w:rPr>
          </w:rPrChange>
        </w:rPr>
        <w:t xml:space="preserve"> da taxa</w:t>
      </w:r>
      <w:del w:id="1482" w:author="Assessor GDSXSR" w:date="2026-10-31T00:15:36Z">
        <w:r>
          <w:rPr>
            <w:rFonts w:ascii="Arial" w:eastAsia="Calibri" w:hAnsi="Arial" w:cs="Arial"/>
            <w:color w:val="000000" w:themeColor="text1"/>
            <w:sz w:val="28"/>
            <w:szCs w:val="28"/>
          </w:rPr>
          <w:delText xml:space="preserve"> de juros remuneratórios previstos em contrato de empréstimo que, apesar de demonstrada sua abusividade, não enseja</w:delText>
        </w:r>
      </w:del>
      <w:r>
        <w:rPr>
          <w:rFonts w:ascii="Arial" w:eastAsia="Calibri" w:hAnsi="Arial" w:cs="Arial"/>
          <w:color w:val="000000" w:themeColor="text1"/>
          <w:sz w:val="28"/>
          <w:szCs w:val="28"/>
          <w:highlight w:val="yellow"/>
          <w:rPrChange w:id="1692" w:author="Assessor GDSXSR" w:date="2026-10-31T00:15:36Z">
            <w:rPr>
              <w:rFonts w:ascii="Arial" w:eastAsia="Calibri" w:hAnsi="Arial" w:cs="Arial"/>
              <w:color w:val="000000" w:themeColor="text1"/>
              <w:sz w:val="28"/>
              <w:szCs w:val="28"/>
            </w:rPr>
          </w:rPrChange>
        </w:rPr>
        <w:t xml:space="preserve">, por si só, </w:t>
      </w:r>
      <w:del w:id="1483" w:author="Assessor GDSXSR" w:date="2026-10-31T00:15:36Z">
        <w:r>
          <w:rPr>
            <w:rFonts w:ascii="Arial" w:eastAsia="Calibri" w:hAnsi="Arial" w:cs="Arial"/>
            <w:color w:val="000000" w:themeColor="text1"/>
            <w:sz w:val="28"/>
            <w:szCs w:val="28"/>
          </w:rPr>
          <w:delText xml:space="preserve">direito</w:delText>
        </w:r>
      </w:del>
      <w:ins w:id="1484" w:author="Assessor GDSXSR" w:date="2026-10-31T00:15:36Z">
        <w:r>
          <w:rPr>
            <w:rFonts w:ascii="Arial" w:eastAsia="Calibri" w:hAnsi="Arial" w:cs="Arial"/>
            <w:color w:val="808080"/>
            <w:sz w:val="28"/>
            <w:szCs w:val="28"/>
            <w:highlight w:val="yellow"/>
            <w:rPrChange w:id="1693" w:author="Assessor GDSXSR" w:date="2026-10-31T00:15:36Z">
              <w:rPr>
                <w:rFonts w:ascii="Arial" w:eastAsia="Calibri" w:hAnsi="Arial" w:cs="Arial"/>
                <w:color w:val="808080"/>
                <w:sz w:val="28"/>
                <w:szCs w:val="28"/>
              </w:rPr>
            </w:rPrChange>
          </w:rPr>
          <w:t xml:space="preserve">não</w:t>
        </w:r>
      </w:ins>
      <w:r>
        <w:rPr>
          <w:rFonts w:ascii="Arial" w:eastAsia="Calibri" w:hAnsi="Arial" w:cs="Arial"/>
          <w:color w:val="000000" w:themeColor="text1"/>
          <w:sz w:val="28"/>
          <w:szCs w:val="28"/>
          <w:highlight w:val="yellow"/>
          <w:rPrChange w:id="1694" w:author="Assessor GDSXSR" w:date="2026-10-31T00:15:36Z">
            <w:rPr>
              <w:rFonts w:ascii="Arial" w:eastAsia="Calibri" w:hAnsi="Arial" w:cs="Arial"/>
              <w:color w:val="000000" w:themeColor="text1"/>
              <w:sz w:val="28"/>
              <w:szCs w:val="28"/>
            </w:rPr>
          </w:rPrChange>
        </w:rPr>
        <w:t xml:space="preserve"> </w:t>
      </w:r>
      <w:del w:id="1485" w:author="Assessor GDSXSR" w:date="2026-10-31T00:15:36Z">
        <w:r>
          <w:rPr>
            <w:rFonts w:ascii="Arial" w:eastAsia="Calibri" w:hAnsi="Arial" w:cs="Arial"/>
            <w:color w:val="000000" w:themeColor="text1"/>
            <w:sz w:val="28"/>
            <w:szCs w:val="28"/>
          </w:rPr>
          <w:delText xml:space="preserve">à</w:delText>
        </w:r>
      </w:del>
      <w:ins w:id="1486" w:author="Assessor GDSXSR" w:date="2026-10-31T00:15:36Z">
        <w:r>
          <w:rPr>
            <w:rFonts w:ascii="Arial" w:eastAsia="Calibri" w:hAnsi="Arial" w:cs="Arial"/>
            <w:color w:val="808080"/>
            <w:sz w:val="28"/>
            <w:szCs w:val="28"/>
            <w:highlight w:val="yellow"/>
            <w:rPrChange w:id="1695" w:author="Assessor GDSXSR" w:date="2026-10-31T00:15:36Z">
              <w:rPr>
                <w:rFonts w:ascii="Arial" w:eastAsia="Calibri" w:hAnsi="Arial" w:cs="Arial"/>
                <w:color w:val="808080"/>
                <w:sz w:val="28"/>
                <w:szCs w:val="28"/>
              </w:rPr>
            </w:rPrChange>
          </w:rPr>
          <w:t xml:space="preserve">enseja</w:t>
        </w:r>
      </w:ins>
      <w:r>
        <w:rPr>
          <w:rFonts w:ascii="Arial" w:eastAsia="Calibri" w:hAnsi="Arial" w:cs="Arial"/>
          <w:color w:val="000000" w:themeColor="text1"/>
          <w:sz w:val="28"/>
          <w:szCs w:val="28"/>
          <w:highlight w:val="yellow"/>
          <w:rPrChange w:id="1696" w:author="Assessor GDSXSR" w:date="2026-10-31T00:15:36Z">
            <w:rPr>
              <w:rFonts w:ascii="Arial" w:eastAsia="Calibri" w:hAnsi="Arial" w:cs="Arial"/>
              <w:color w:val="000000" w:themeColor="text1"/>
              <w:sz w:val="28"/>
              <w:szCs w:val="28"/>
            </w:rPr>
          </w:rPrChange>
        </w:rPr>
        <w:t xml:space="preserve"> </w:t>
      </w:r>
      <w:del w:id="1487" w:author="Assessor GDSXSR" w:date="2026-10-31T00:15:36Z">
        <w:r>
          <w:rPr>
            <w:rFonts w:ascii="Arial" w:eastAsia="Calibri" w:hAnsi="Arial" w:cs="Arial"/>
            <w:color w:val="000000" w:themeColor="text1"/>
            <w:sz w:val="28"/>
            <w:szCs w:val="28"/>
          </w:rPr>
          <w:delText xml:space="preserve">indenização</w:delText>
        </w:r>
      </w:del>
      <w:ins w:id="1488" w:author="Assessor GDSXSR" w:date="2026-10-31T00:15:36Z">
        <w:r>
          <w:rPr>
            <w:rFonts w:ascii="Arial" w:eastAsia="Calibri" w:hAnsi="Arial" w:cs="Arial"/>
            <w:color w:val="808080"/>
            <w:sz w:val="28"/>
            <w:szCs w:val="28"/>
            <w:highlight w:val="yellow"/>
            <w:rPrChange w:id="1697" w:author="Assessor GDSXSR" w:date="2026-10-31T00:15:36Z">
              <w:rPr>
                <w:rFonts w:ascii="Arial" w:eastAsia="Calibri" w:hAnsi="Arial" w:cs="Arial"/>
                <w:color w:val="808080"/>
                <w:sz w:val="28"/>
                <w:szCs w:val="28"/>
              </w:rPr>
            </w:rPrChange>
          </w:rPr>
          <w:t xml:space="preserve">dano</w:t>
        </w:r>
      </w:ins>
      <w:r>
        <w:rPr>
          <w:rFonts w:ascii="Arial" w:eastAsia="Calibri" w:hAnsi="Arial" w:cs="Arial"/>
          <w:color w:val="000000" w:themeColor="text1"/>
          <w:sz w:val="28"/>
          <w:szCs w:val="28"/>
          <w:highlight w:val="yellow"/>
          <w:rPrChange w:id="1698" w:author="Assessor GDSXSR" w:date="2026-10-31T00:15:36Z">
            <w:rPr>
              <w:rFonts w:ascii="Arial" w:eastAsia="Calibri" w:hAnsi="Arial" w:cs="Arial"/>
              <w:color w:val="000000" w:themeColor="text1"/>
              <w:sz w:val="28"/>
              <w:szCs w:val="28"/>
            </w:rPr>
          </w:rPrChange>
        </w:rPr>
        <w:t xml:space="preserve"> </w:t>
      </w:r>
      <w:del w:id="1489" w:author="Assessor GDSXSR" w:date="2026-10-31T00:15:36Z">
        <w:r>
          <w:rPr>
            <w:rFonts w:ascii="Arial" w:eastAsia="Calibri" w:hAnsi="Arial" w:cs="Arial"/>
            <w:color w:val="000000" w:themeColor="text1"/>
            <w:sz w:val="28"/>
            <w:szCs w:val="28"/>
          </w:rPr>
          <w:delText xml:space="preserve">por</w:delText>
        </w:r>
      </w:del>
      <w:ins w:id="1490" w:author="Assessor GDSXSR" w:date="2026-10-31T00:15:36Z">
        <w:r>
          <w:rPr>
            <w:rFonts w:ascii="Arial" w:eastAsia="Calibri" w:hAnsi="Arial" w:cs="Arial"/>
            <w:color w:val="808080"/>
            <w:sz w:val="28"/>
            <w:szCs w:val="28"/>
            <w:highlight w:val="yellow"/>
            <w:rPrChange w:id="1699" w:author="Assessor GDSXSR" w:date="2026-10-31T00:15:36Z">
              <w:rPr>
                <w:rFonts w:ascii="Arial" w:eastAsia="Calibri" w:hAnsi="Arial" w:cs="Arial"/>
                <w:color w:val="808080"/>
                <w:sz w:val="28"/>
                <w:szCs w:val="28"/>
              </w:rPr>
            </w:rPrChange>
          </w:rPr>
          <w:t xml:space="preserve">moral,</w:t>
        </w:r>
      </w:ins>
      <w:r>
        <w:rPr>
          <w:rFonts w:ascii="Arial" w:eastAsia="Calibri" w:hAnsi="Arial" w:cs="Arial"/>
          <w:color w:val="000000" w:themeColor="text1"/>
          <w:sz w:val="28"/>
          <w:szCs w:val="28"/>
          <w:highlight w:val="yellow"/>
          <w:rPrChange w:id="1700" w:author="Assessor GDSXSR" w:date="2026-10-31T00:15:36Z">
            <w:rPr>
              <w:rFonts w:ascii="Arial" w:eastAsia="Calibri" w:hAnsi="Arial" w:cs="Arial"/>
              <w:color w:val="000000" w:themeColor="text1"/>
              <w:sz w:val="28"/>
              <w:szCs w:val="28"/>
            </w:rPr>
          </w:rPrChange>
        </w:rPr>
        <w:t xml:space="preserve"> </w:t>
      </w:r>
      <w:del w:id="1491" w:author="Assessor GDSXSR" w:date="2026-10-31T00:15:36Z">
        <w:r>
          <w:rPr>
            <w:rFonts w:ascii="Arial" w:eastAsia="Calibri" w:hAnsi="Arial" w:cs="Arial"/>
            <w:color w:val="000000" w:themeColor="text1"/>
            <w:sz w:val="28"/>
            <w:szCs w:val="28"/>
          </w:rPr>
          <w:delText xml:space="preserve">danos morais</w:delText>
        </w:r>
        <w:r>
          <w:rPr>
            <w:rFonts w:ascii="Arial" w:eastAsia="Calibri" w:hAnsi="Arial" w:cs="Arial"/>
            <w:color w:val="000000" w:themeColor="text1"/>
            <w:sz w:val="28"/>
            <w:szCs w:val="28"/>
          </w:rPr>
          <w:delText xml:space="preserve">. A</w:delText>
        </w:r>
        <w:r>
          <w:rPr>
            <w:rFonts w:ascii="Arial" w:eastAsia="Calibri" w:hAnsi="Arial" w:cs="Arial"/>
            <w:color w:val="000000" w:themeColor="text1"/>
            <w:sz w:val="28"/>
            <w:szCs w:val="28"/>
          </w:rPr>
          <w:delText xml:space="preserve">lém disso,</w:delText>
        </w:r>
      </w:del>
      <w:ins w:id="1492" w:author="Assessor GDSXSR" w:date="2026-10-31T00:15:36Z">
        <w:r>
          <w:rPr>
            <w:rFonts w:ascii="Arial" w:eastAsia="Calibri" w:hAnsi="Arial" w:cs="Arial"/>
            <w:color w:val="808080"/>
            <w:sz w:val="28"/>
            <w:szCs w:val="28"/>
            <w:highlight w:val="yellow"/>
            <w:rPrChange w:id="1701" w:author="Assessor GDSXSR" w:date="2026-10-31T00:15:36Z">
              <w:rPr>
                <w:rFonts w:ascii="Arial" w:eastAsia="Calibri" w:hAnsi="Arial" w:cs="Arial"/>
                <w:color w:val="808080"/>
                <w:sz w:val="28"/>
                <w:szCs w:val="28"/>
              </w:rPr>
            </w:rPrChange>
          </w:rPr>
          <w:t xml:space="preserve">e</w:t>
        </w:r>
      </w:ins>
      <w:r>
        <w:rPr>
          <w:rFonts w:ascii="Arial" w:eastAsia="Calibri" w:hAnsi="Arial" w:cs="Arial"/>
          <w:color w:val="000000" w:themeColor="text1"/>
          <w:sz w:val="28"/>
          <w:szCs w:val="28"/>
          <w:highlight w:val="yellow"/>
          <w:rPrChange w:id="1702" w:author="Assessor GDSXSR" w:date="2026-10-31T00:15:36Z">
            <w:rPr>
              <w:rFonts w:ascii="Arial" w:eastAsia="Calibri" w:hAnsi="Arial" w:cs="Arial"/>
              <w:color w:val="000000" w:themeColor="text1"/>
              <w:sz w:val="28"/>
              <w:szCs w:val="28"/>
            </w:rPr>
          </w:rPrChange>
        </w:rPr>
        <w:t xml:space="preserve"> </w:t>
      </w:r>
      <w:r>
        <w:rPr>
          <w:rFonts w:ascii="Arial" w:eastAsia="Calibri" w:hAnsi="Arial" w:cs="Arial"/>
          <w:color w:val="000000" w:themeColor="text1"/>
          <w:sz w:val="28"/>
          <w:szCs w:val="28"/>
          <w:highlight w:val="yellow"/>
          <w:rPrChange w:id="1703" w:author="Assessor GDSXSR" w:date="2026-10-31T00:15:36Z">
            <w:rPr>
              <w:rFonts w:ascii="Arial" w:eastAsia="Calibri" w:hAnsi="Arial" w:cs="Arial"/>
              <w:color w:val="000000" w:themeColor="text1"/>
              <w:sz w:val="28"/>
              <w:szCs w:val="28"/>
            </w:rPr>
          </w:rPrChange>
        </w:rPr>
        <w:t xml:space="preserve">o autor não demonstrou </w:t>
      </w:r>
      <w:del w:id="1493" w:author="Assessor GDSXSR" w:date="2026-10-31T00:15:36Z">
        <w:r>
          <w:rPr>
            <w:rFonts w:ascii="Arial" w:eastAsia="Calibri" w:hAnsi="Arial" w:cs="Arial"/>
            <w:color w:val="000000" w:themeColor="text1"/>
            <w:sz w:val="28"/>
            <w:szCs w:val="28"/>
          </w:rPr>
          <w:delText xml:space="preserve">nenhuma </w:delText>
        </w:r>
      </w:del>
      <w:r>
        <w:rPr>
          <w:rFonts w:ascii="Arial" w:eastAsia="Calibri" w:hAnsi="Arial" w:cs="Arial"/>
          <w:color w:val="000000" w:themeColor="text1"/>
          <w:sz w:val="28"/>
          <w:szCs w:val="28"/>
          <w:highlight w:val="yellow"/>
          <w:rPrChange w:id="1704" w:author="Assessor GDSXSR" w:date="2026-10-31T00:15:36Z">
            <w:rPr>
              <w:rFonts w:ascii="Arial" w:eastAsia="Calibri" w:hAnsi="Arial" w:cs="Arial"/>
              <w:color w:val="000000" w:themeColor="text1"/>
              <w:sz w:val="28"/>
              <w:szCs w:val="28"/>
            </w:rPr>
          </w:rPrChange>
        </w:rPr>
        <w:t xml:space="preserve">consequência</w:t>
      </w:r>
      <w:del w:id="1494" w:author="Assessor GDSXSR" w:date="2026-10-31T00:15:36Z">
        <w:r>
          <w:rPr>
            <w:rFonts w:ascii="Arial" w:eastAsia="Calibri" w:hAnsi="Arial" w:cs="Arial"/>
            <w:color w:val="000000" w:themeColor="text1"/>
            <w:sz w:val="28"/>
            <w:szCs w:val="28"/>
          </w:rPr>
          <w:delText xml:space="preserve"> grave na referida ilegalidade </w:delText>
        </w:r>
        <w:r>
          <w:rPr>
            <w:rFonts w:ascii="Arial" w:eastAsia="Calibri" w:hAnsi="Arial" w:cs="Arial"/>
            <w:color w:val="000000" w:themeColor="text1"/>
            <w:sz w:val="28"/>
            <w:szCs w:val="28"/>
          </w:rPr>
          <w:delText xml:space="preserve">contratual</w:delText>
        </w:r>
      </w:del>
      <w:r>
        <w:rPr>
          <w:rFonts w:ascii="Arial" w:eastAsia="Calibri" w:hAnsi="Arial" w:cs="Arial"/>
          <w:color w:val="000000" w:themeColor="text1"/>
          <w:sz w:val="28"/>
          <w:szCs w:val="28"/>
          <w:highlight w:val="yellow"/>
          <w:rPrChange w:id="1705" w:author="Assessor GDSXSR" w:date="2026-10-31T00:15:36Z">
            <w:rPr>
              <w:rFonts w:ascii="Arial" w:eastAsia="Calibri" w:hAnsi="Arial" w:cs="Arial"/>
              <w:color w:val="000000" w:themeColor="text1"/>
              <w:sz w:val="28"/>
              <w:szCs w:val="28"/>
            </w:rPr>
          </w:rPrChange>
        </w:rPr>
        <w:t xml:space="preserve"> que extrapolasse o mero aborrecimento e atingisse </w:t>
      </w:r>
      <w:del w:id="1495" w:author="Assessor GDSXSR" w:date="2026-10-31T00:15:36Z">
        <w:r>
          <w:rPr>
            <w:rFonts w:ascii="Arial" w:eastAsia="Calibri" w:hAnsi="Arial" w:cs="Arial"/>
            <w:color w:val="000000" w:themeColor="text1"/>
            <w:sz w:val="28"/>
            <w:szCs w:val="28"/>
          </w:rPr>
          <w:delText xml:space="preserve">seus direitos de</w:delText>
        </w:r>
      </w:del>
      <w:ins w:id="1496" w:author="Assessor GDSXSR" w:date="2026-10-31T00:15:36Z">
        <w:r>
          <w:rPr>
            <w:rFonts w:ascii="Arial" w:eastAsia="Calibri" w:hAnsi="Arial" w:cs="Arial"/>
            <w:color w:val="808080"/>
            <w:sz w:val="28"/>
            <w:szCs w:val="28"/>
            <w:highlight w:val="yellow"/>
            <w:rPrChange w:id="1706" w:author="Assessor GDSXSR" w:date="2026-10-31T00:15:36Z">
              <w:rPr>
                <w:rFonts w:ascii="Arial" w:eastAsia="Calibri" w:hAnsi="Arial" w:cs="Arial"/>
                <w:color w:val="808080"/>
                <w:sz w:val="28"/>
                <w:szCs w:val="28"/>
              </w:rPr>
            </w:rPrChange>
          </w:rPr>
          <w:t xml:space="preserve">sua</w:t>
        </w:r>
      </w:ins>
      <w:r>
        <w:rPr>
          <w:rFonts w:ascii="Arial" w:eastAsia="Calibri" w:hAnsi="Arial" w:cs="Arial"/>
          <w:color w:val="000000" w:themeColor="text1"/>
          <w:sz w:val="28"/>
          <w:szCs w:val="28"/>
          <w:highlight w:val="yellow"/>
          <w:rPrChange w:id="1707" w:author="Assessor GDSXSR" w:date="2026-10-31T00:15:36Z">
            <w:rPr>
              <w:rFonts w:ascii="Arial" w:eastAsia="Calibri" w:hAnsi="Arial" w:cs="Arial"/>
              <w:color w:val="000000" w:themeColor="text1"/>
              <w:sz w:val="28"/>
              <w:szCs w:val="28"/>
            </w:rPr>
          </w:rPrChange>
        </w:rPr>
        <w:t xml:space="preserve"> personalidade.</w:t>
      </w:r>
      <w:del w:id="1497" w:author="Assessor GDSXSR" w:date="2026-10-31T00:15:36Z">
        <w:r>
          <w:rPr>
            <w:rFonts w:ascii="Arial" w:eastAsia="Calibri" w:hAnsi="Arial" w:cs="Arial"/>
            <w:color w:val="000000" w:themeColor="text1"/>
            <w:sz w:val="28"/>
            <w:szCs w:val="28"/>
          </w:rPr>
          <w:delText xml:space="preserve"> </w:delText>
        </w:r>
      </w:del>
    </w:p>
    <w:p w14:paraId="436934DD"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E" w14:textId="53BAE5C0" w:rsidR="0010371B" w:rsidRDefault="003D548A">
      <w:pPr>
        <w:pStyle w:val="Corpodetexto"/>
        <w:spacing w:after="0" w:line="360" w:lineRule="auto"/>
        <w:ind w:firstLine="2268"/>
        <w:jc w:val="both"/>
      </w:pPr>
      <w:r>
        <w:rPr>
          <w:rFonts w:ascii="Arial" w:eastAsia="Calibri" w:hAnsi="Arial" w:cs="Arial"/>
          <w:color w:val="000000" w:themeColor="text1"/>
          <w:sz w:val="28"/>
          <w:szCs w:val="28"/>
        </w:rPr>
        <w:t xml:space="preserve">Por fim, </w:t>
      </w:r>
      <w:del w:id="1498" w:author="Assessor GDSXSR" w:date="2026-10-31T00:15:36Z">
        <w:r>
          <w:rPr>
            <w:rFonts w:ascii="Arial" w:eastAsia="Calibri" w:hAnsi="Arial" w:cs="Arial"/>
            <w:color w:val="000000" w:themeColor="text1"/>
            <w:sz w:val="28"/>
            <w:szCs w:val="28"/>
          </w:rPr>
          <w:delText xml:space="preserve">destaco</w:delText>
        </w:r>
      </w:del>
      <w:ins w:id="1499" w:author="Assessor GDSXSR" w:date="2026-10-31T00:15:36Z">
        <w:r>
          <w:rPr>
            <w:rFonts w:ascii="Arial" w:eastAsia="Calibri" w:hAnsi="Arial" w:cs="Arial"/>
            <w:color w:val="808080"/>
            <w:sz w:val="28"/>
            <w:szCs w:val="28"/>
          </w:rPr>
          <w:t xml:space="preserve">a</w:t>
        </w:r>
      </w:ins>
      <w:r>
        <w:rPr>
          <w:rFonts w:ascii="Arial" w:eastAsia="Calibri" w:hAnsi="Arial" w:cs="Arial"/>
          <w:color w:val="000000" w:themeColor="text1"/>
          <w:sz w:val="28"/>
          <w:szCs w:val="28"/>
        </w:rPr>
        <w:t xml:space="preserve"> </w:t>
      </w:r>
      <w:del w:id="1500" w:author="Assessor GDSXSR" w:date="2026-10-31T00:15:36Z">
        <w:r>
          <w:rPr>
            <w:rFonts w:ascii="Arial" w:eastAsia="Calibri" w:hAnsi="Arial" w:cs="Arial"/>
            <w:color w:val="000000" w:themeColor="text1"/>
            <w:sz w:val="28"/>
            <w:szCs w:val="28"/>
          </w:rPr>
          <w:delText xml:space="preserve">que,</w:delText>
        </w:r>
      </w:del>
      <w:ins w:id="1501" w:author="Assessor GDSXSR" w:date="2026-10-31T00:15:36Z">
        <w:r>
          <w:rPr>
            <w:rFonts w:ascii="Arial" w:eastAsia="Calibri" w:hAnsi="Arial" w:cs="Arial"/>
            <w:color w:val="808080"/>
            <w:sz w:val="28"/>
            <w:szCs w:val="28"/>
          </w:rPr>
          <w:t xml:space="preserve">inadimplência</w:t>
        </w:r>
      </w:ins>
      <w:r>
        <w:rPr>
          <w:rFonts w:ascii="Arial" w:eastAsia="Calibri" w:hAnsi="Arial" w:cs="Arial"/>
          <w:color w:val="000000" w:themeColor="text1"/>
          <w:sz w:val="28"/>
          <w:szCs w:val="28"/>
        </w:rPr>
        <w:t xml:space="preserve"> </w:t>
      </w:r>
      <w:del w:id="1502" w:author="Assessor GDSXSR" w:date="2026-10-31T00:15:36Z">
        <w:r>
          <w:rPr>
            <w:rFonts w:ascii="Arial" w:eastAsia="Calibri" w:hAnsi="Arial" w:cs="Arial"/>
            <w:color w:val="000000" w:themeColor="text1"/>
            <w:sz w:val="28"/>
            <w:szCs w:val="28"/>
          </w:rPr>
          <w:delText xml:space="preserve">apesar da abusividade da taxa dos juros remuneratórios, o</w:delText>
        </w:r>
      </w:del>
      <w:ins w:id="1503" w:author="Assessor GDSXSR" w:date="2026-10-31T00:15:36Z">
        <w:r>
          <w:rPr>
            <w:rFonts w:ascii="Arial" w:eastAsia="Calibri" w:hAnsi="Arial" w:cs="Arial"/>
            <w:color w:val="808080"/>
            <w:sz w:val="28"/>
            <w:szCs w:val="28"/>
          </w:rPr>
          <w:t xml:space="preserve">do</w:t>
        </w:r>
      </w:ins>
      <w:r>
        <w:rPr>
          <w:rFonts w:ascii="Arial" w:eastAsia="Calibri" w:hAnsi="Arial" w:cs="Arial"/>
          <w:color w:val="000000" w:themeColor="text1"/>
          <w:sz w:val="28"/>
          <w:szCs w:val="28"/>
        </w:rPr>
        <w:t xml:space="preserve"> autor</w:t>
      </w:r>
      <w:del w:id="1504" w:author="Assessor GDSXSR" w:date="2026-10-31T00:15:36Z">
        <w:r>
          <w:rPr>
            <w:rFonts w:ascii="Arial" w:eastAsia="Calibri" w:hAnsi="Arial" w:cs="Arial"/>
            <w:color w:val="000000" w:themeColor="text1"/>
            <w:sz w:val="28"/>
            <w:szCs w:val="28"/>
          </w:rPr>
          <w:delText xml:space="preserve">,</w:delText>
        </w:r>
      </w:del>
      <w:r>
        <w:rPr>
          <w:rFonts w:ascii="Arial" w:eastAsia="Calibri" w:hAnsi="Arial" w:cs="Arial"/>
          <w:color w:val="000000" w:themeColor="text1"/>
          <w:sz w:val="28"/>
          <w:szCs w:val="28"/>
        </w:rPr>
        <w:t xml:space="preserve"> </w:t>
      </w:r>
      <w:del w:id="1505" w:author="Assessor GDSXSR" w:date="2026-10-31T00:15:36Z">
        <w:r>
          <w:rPr>
            <w:rFonts w:ascii="Arial" w:eastAsia="Calibri" w:hAnsi="Arial" w:cs="Arial"/>
            <w:color w:val="000000" w:themeColor="text1"/>
            <w:sz w:val="28"/>
            <w:szCs w:val="28"/>
          </w:rPr>
          <w:delText xml:space="preserve">ao se tornar inadimplente, legitimou</w:delText>
        </w:r>
      </w:del>
      <w:ins w:id="1506" w:author="Assessor GDSXSR" w:date="2026-10-31T00:15:36Z">
        <w:r>
          <w:rPr>
            <w:rFonts w:ascii="Arial" w:eastAsia="Calibri" w:hAnsi="Arial" w:cs="Arial"/>
            <w:color w:val="808080"/>
            <w:sz w:val="28"/>
            <w:szCs w:val="28"/>
          </w:rPr>
          <w:t xml:space="preserve">legitima</w:t>
        </w:r>
      </w:ins>
      <w:r>
        <w:rPr>
          <w:rFonts w:ascii="Arial" w:eastAsia="Calibri" w:hAnsi="Arial" w:cs="Arial"/>
          <w:color w:val="000000" w:themeColor="text1"/>
          <w:sz w:val="28"/>
          <w:szCs w:val="28"/>
        </w:rPr>
        <w:t xml:space="preserve"> a</w:t>
      </w:r>
      <w:del w:id="1507" w:author="Assessor GDSXSR" w:date="2026-10-31T00:15:36Z">
        <w:r>
          <w:rPr>
            <w:rFonts w:ascii="Arial" w:eastAsia="Calibri" w:hAnsi="Arial" w:cs="Arial"/>
            <w:color w:val="000000" w:themeColor="text1"/>
            <w:sz w:val="28"/>
            <w:szCs w:val="28"/>
          </w:rPr>
          <w:delText xml:space="preserve"> devida</w:delText>
        </w:r>
      </w:del>
      <w:r>
        <w:rPr>
          <w:rFonts w:ascii="Arial" w:eastAsia="Calibri" w:hAnsi="Arial" w:cs="Arial"/>
          <w:color w:val="000000" w:themeColor="text1"/>
          <w:sz w:val="28"/>
          <w:szCs w:val="28"/>
        </w:rPr>
        <w:t xml:space="preserve"> inscrição de seu nome nos cadastros de </w:t>
      </w:r>
      <w:del w:id="1508" w:author="Assessor GDSXSR" w:date="2026-10-31T00:15:36Z">
        <w:r>
          <w:rPr>
            <w:rFonts w:ascii="Arial" w:eastAsia="Calibri" w:hAnsi="Arial" w:cs="Arial"/>
            <w:color w:val="000000" w:themeColor="text1"/>
            <w:sz w:val="28"/>
            <w:szCs w:val="28"/>
          </w:rPr>
          <w:delText xml:space="preserve">inadimplentes</w:delText>
        </w:r>
      </w:del>
      <w:ins w:id="1509" w:author="Assessor GDSXSR" w:date="2026-10-31T00:15:36Z">
        <w:r>
          <w:rPr>
            <w:rFonts w:ascii="Arial" w:eastAsia="Calibri" w:hAnsi="Arial" w:cs="Arial"/>
            <w:color w:val="808080"/>
            <w:sz w:val="28"/>
            <w:szCs w:val="28"/>
          </w:rPr>
          <w:t xml:space="preserve">proteção ao crédito (ID 88745653)</w:t>
        </w:r>
      </w:ins>
      <w:r>
        <w:rPr>
          <w:rFonts w:ascii="Arial" w:eastAsia="Calibri" w:hAnsi="Arial" w:cs="Arial"/>
          <w:color w:val="000000" w:themeColor="text1"/>
          <w:sz w:val="28"/>
          <w:szCs w:val="28"/>
        </w:rPr>
        <w:t xml:space="preserve">.</w:t>
      </w:r>
    </w:p>
    <w:p w14:paraId="436934DF" w14:textId="77777777" w:rsidR="0010371B" w:rsidRDefault="0010371B">
      <w:pPr>
        <w:spacing w:after="0" w:line="360" w:lineRule="auto"/>
        <w:jc w:val="both"/>
        <w:rPr>
          <w:rFonts w:ascii="Arial" w:hAnsi="Arial" w:cs="Arial"/>
          <w:color w:val="000000" w:themeColor="text1"/>
          <w:sz w:val="28"/>
          <w:szCs w:val="28"/>
        </w:rPr>
      </w:pPr>
    </w:p>
    <w:p w14:paraId="436934E0" w14:textId="77777777" w:rsidR="0010371B" w:rsidRDefault="00837E2C">
      <w:pPr>
        <w:spacing w:after="0" w:line="360" w:lineRule="auto"/>
        <w:jc w:val="center"/>
      </w:pPr>
      <w:r>
        <w:rPr>
          <w:rFonts w:ascii="Arial" w:hAnsi="Arial" w:cs="Arial"/>
          <w:b/>
          <w:bCs/>
          <w:sz w:val="28"/>
          <w:szCs w:val="28"/>
        </w:rPr>
        <w:t>DISPOSITIVO</w:t>
      </w:r>
    </w:p>
    <w:p w14:paraId="436934E1" w14:textId="77777777" w:rsidR="0010371B" w:rsidRDefault="0010371B">
      <w:pPr>
        <w:spacing w:after="0" w:line="360" w:lineRule="auto"/>
        <w:ind w:firstLine="2268"/>
        <w:jc w:val="both"/>
        <w:rPr>
          <w:rFonts w:ascii="Arial" w:hAnsi="Arial" w:cs="Arial"/>
          <w:sz w:val="28"/>
          <w:szCs w:val="28"/>
        </w:rPr>
      </w:pPr>
    </w:p>
    <w:p w14:paraId="436934E2" w14:textId="47FA9FC7" w:rsidR="0010371B" w:rsidRDefault="00837E2C">
      <w:pPr>
        <w:spacing w:after="0" w:line="360" w:lineRule="auto"/>
        <w:ind w:firstLine="2268"/>
        <w:jc w:val="both"/>
      </w:pPr>
      <w:commentRangeStart w:id="17"/>
      <w:r>
        <w:rPr>
          <w:rFonts w:ascii="Arial" w:hAnsi="Arial" w:cs="Arial"/>
          <w:sz w:val="28"/>
          <w:szCs w:val="28"/>
        </w:rPr>
        <w:t xml:space="preserve">Ante o exposto, </w:t>
      </w:r>
      <w:r>
        <w:rPr>
          <w:rFonts w:ascii="Arial" w:hAnsi="Arial" w:cs="Arial"/>
          <w:b/>
          <w:bCs/>
          <w:sz w:val="28"/>
          <w:szCs w:val="28"/>
          <w:rPrChange w:id="1754" w:author="Assessor GDSXSR" w:date="2026-10-31T00:15:36Z">
            <w:rPr>
              <w:rFonts w:ascii="Arial" w:hAnsi="Arial" w:cs="Arial"/>
              <w:b/>
              <w:bCs/>
              <w:sz w:val="28"/>
              <w:szCs w:val="28"/>
            </w:rPr>
          </w:rPrChange>
        </w:rPr>
        <w:t xml:space="preserve">rejeito</w:t>
      </w:r>
      <w:r>
        <w:rPr>
          <w:rFonts w:ascii="Arial" w:hAnsi="Arial" w:cs="Arial"/>
          <w:sz w:val="28"/>
          <w:szCs w:val="28"/>
        </w:rPr>
        <w:t xml:space="preserve"> a preliminar de </w:t>
      </w:r>
      <w:r>
        <w:rPr>
          <w:rFonts w:ascii="Arial" w:hAnsi="Arial" w:cs="Arial"/>
          <w:sz w:val="28"/>
          <w:szCs w:val="28"/>
        </w:rPr>
        <w:t xml:space="preserve">ausência de dialeticidade recursal</w:t>
      </w:r>
      <w:del w:id="1510" w:author="Assessor GDSXSR" w:date="2026-10-31T00:15:36Z">
        <w:r>
          <w:rPr>
            <w:rFonts w:ascii="Arial" w:hAnsi="Arial" w:cs="Arial"/>
            <w:sz w:val="28"/>
            <w:szCs w:val="28"/>
          </w:rPr>
          <w:delText xml:space="preserve">.</w:delText>
        </w:r>
      </w:del>
      <w:r>
        <w:rPr>
          <w:rFonts w:ascii="Arial" w:hAnsi="Arial" w:cs="Arial"/>
          <w:sz w:val="28"/>
          <w:szCs w:val="28"/>
        </w:rPr>
        <w:t xml:space="preserve"> </w:t>
      </w:r>
      <w:del w:id="1511" w:author="Assessor GDSXSR" w:date="2026-10-31T00:15:36Z">
        <w:r>
          <w:rPr>
            <w:rFonts w:ascii="Arial" w:hAnsi="Arial" w:cs="Arial"/>
            <w:sz w:val="28"/>
            <w:szCs w:val="28"/>
          </w:rPr>
          <w:delText xml:space="preserve">No</w:delText>
        </w:r>
      </w:del>
      <w:ins w:id="1512" w:author="Assessor GDSXSR" w:date="2026-10-31T00:15:36Z">
        <w:r>
          <w:rPr>
            <w:rFonts w:ascii="Arial" w:hAnsi="Arial" w:cs="Arial"/>
            <w:color w:val="808080"/>
            <w:sz w:val="28"/>
            <w:szCs w:val="28"/>
          </w:rPr>
          <w:t xml:space="preserve">e, no</w:t>
        </w:r>
      </w:ins>
      <w:r>
        <w:rPr>
          <w:rFonts w:ascii="Arial" w:hAnsi="Arial" w:cs="Arial"/>
          <w:sz w:val="28"/>
          <w:szCs w:val="28"/>
        </w:rPr>
        <w:t xml:space="preserve"> mérito,</w:t>
      </w:r>
      <w:r>
        <w:rPr>
          <w:rFonts w:ascii="Arial" w:hAnsi="Arial" w:cs="Arial"/>
          <w:sz w:val="28"/>
          <w:szCs w:val="28"/>
        </w:rPr>
        <w:t xml:space="preserve"> </w:t>
      </w:r>
      <w:r>
        <w:rPr>
          <w:rFonts w:ascii="Arial" w:eastAsia="Arial" w:hAnsi="Arial" w:cs="Arial"/>
          <w:color w:val="000000" w:themeColor="text1"/>
          <w:sz w:val="28"/>
          <w:szCs w:val="28"/>
        </w:rPr>
        <w:t xml:space="preserve">reiteradas as vênias</w:t>
      </w:r>
      <w:r>
        <w:rPr>
          <w:rFonts w:ascii="Arial" w:eastAsia="Arial" w:hAnsi="Arial" w:cs="Arial"/>
          <w:color w:val="000000" w:themeColor="text1"/>
          <w:sz w:val="28"/>
          <w:szCs w:val="28"/>
        </w:rPr>
        <w:t xml:space="preserve">,</w:t>
      </w:r>
      <w:r>
        <w:rPr>
          <w:rFonts w:ascii="Arial" w:hAnsi="Arial" w:cs="Arial"/>
          <w:sz w:val="28"/>
          <w:szCs w:val="28"/>
        </w:rPr>
        <w:t xml:space="preserve"> </w:t>
      </w:r>
      <w:r>
        <w:rPr>
          <w:rFonts w:ascii="Arial" w:hAnsi="Arial" w:cs="Arial"/>
          <w:b/>
          <w:bCs/>
          <w:sz w:val="28"/>
          <w:szCs w:val="28"/>
          <w:rPrChange w:id="1755" w:author="Assessor GDSXSR" w:date="2026-10-31T00:15:36Z">
            <w:rPr>
              <w:rFonts w:ascii="Arial" w:hAnsi="Arial" w:cs="Arial"/>
              <w:b/>
              <w:bCs/>
              <w:sz w:val="28"/>
              <w:szCs w:val="28"/>
            </w:rPr>
          </w:rPrChange>
        </w:rPr>
        <w:t xml:space="preserve">dou parcial provimento</w:t>
      </w:r>
      <w:r>
        <w:rPr>
          <w:rFonts w:ascii="Arial" w:hAnsi="Arial" w:cs="Arial"/>
          <w:sz w:val="28"/>
          <w:szCs w:val="28"/>
        </w:rPr>
        <w:t xml:space="preserve"> ao apelo do autor, Erivaldo Júnior Barbosa da Silva, para</w:t>
      </w:r>
      <w:r>
        <w:rPr>
          <w:rFonts w:ascii="Arial" w:hAnsi="Arial" w:cs="Arial"/>
          <w:sz w:val="28"/>
          <w:szCs w:val="28"/>
        </w:rPr>
        <w:t xml:space="preserve">:</w:t>
      </w:r>
      <w:r>
        <w:rPr>
          <w:rFonts w:ascii="Arial" w:hAnsi="Arial" w:cs="Arial"/>
          <w:sz w:val="28"/>
          <w:szCs w:val="28"/>
        </w:rPr>
        <w:t xml:space="preserve"> </w:t>
      </w:r>
      <w:r>
        <w:rPr>
          <w:rFonts w:ascii="Arial" w:hAnsi="Arial" w:cs="Arial"/>
          <w:b/>
          <w:bCs/>
          <w:sz w:val="28"/>
          <w:szCs w:val="28"/>
          <w:rPrChange w:id="1747" w:author="Assessor GDSXSR" w:date="2026-10-31T00:15:36Z">
            <w:rPr>
              <w:rFonts w:ascii="Arial" w:hAnsi="Arial" w:cs="Arial"/>
              <w:b/>
              <w:bCs/>
              <w:sz w:val="28"/>
              <w:szCs w:val="28"/>
            </w:rPr>
          </w:rPrChange>
        </w:rPr>
        <w:t xml:space="preserve">1)</w:t>
      </w:r>
      <w:r>
        <w:rPr>
          <w:rFonts w:ascii="Arial" w:hAnsi="Arial" w:cs="Arial"/>
          <w:sz w:val="28"/>
          <w:szCs w:val="28"/>
        </w:rPr>
        <w:t xml:space="preserve"> limitar os juros remuneratórios incidentes sobre o contrato </w:t>
      </w:r>
      <w:del w:id="1513" w:author="Assessor GDSXSR" w:date="2026-10-31T00:15:36Z">
        <w:r>
          <w:rPr>
            <w:rFonts w:ascii="Arial" w:hAnsi="Arial" w:cs="Arial"/>
            <w:sz w:val="28"/>
            <w:szCs w:val="28"/>
          </w:rPr>
          <w:delText xml:space="preserve">celebrado entre as partes</w:delText>
        </w:r>
        <w:r>
          <w:rPr>
            <w:rFonts w:ascii="Arial" w:hAnsi="Arial" w:cs="Arial"/>
            <w:sz w:val="28"/>
            <w:szCs w:val="28"/>
          </w:rPr>
          <w:delText xml:space="preserve"> </w:delText>
        </w:r>
      </w:del>
      <w:r>
        <w:rPr>
          <w:rFonts w:ascii="Arial" w:hAnsi="Arial" w:cs="Arial"/>
          <w:sz w:val="28"/>
          <w:szCs w:val="28"/>
        </w:rPr>
        <w:t xml:space="preserve">à taxa de 6,45% ao mês</w:t>
      </w:r>
      <w:del w:id="1514" w:author="Assessor GDSXSR" w:date="2026-10-31T00:15:36Z">
        <w:r>
          <w:rPr>
            <w:rFonts w:ascii="Arial" w:hAnsi="Arial" w:cs="Arial"/>
            <w:sz w:val="28"/>
            <w:szCs w:val="28"/>
          </w:rPr>
          <w:delText xml:space="preserve">;</w:delText>
        </w:r>
      </w:del>
      <w:ins w:id="1515" w:author="Assessor GDSXSR" w:date="2026-10-31T00:15:36Z">
        <w:r>
          <w:rPr>
            <w:rFonts w:ascii="Arial" w:hAnsi="Arial" w:cs="Arial"/>
            <w:color w:val="808080"/>
            <w:sz w:val="28"/>
            <w:szCs w:val="28"/>
          </w:rPr>
          <w:t xml:space="preserve">,</w:t>
        </w:r>
      </w:ins>
      <w:r>
        <w:rPr>
          <w:rFonts w:ascii="Arial" w:hAnsi="Arial" w:cs="Arial"/>
          <w:sz w:val="28"/>
          <w:szCs w:val="28"/>
        </w:rPr>
        <w:t xml:space="preserve"> </w:t>
      </w:r>
      <w:del w:id="1516" w:author="Assessor GDSXSR" w:date="2026-10-31T00:15:36Z">
        <w:r>
          <w:rPr>
            <w:rFonts w:ascii="Arial" w:hAnsi="Arial" w:cs="Arial"/>
            <w:b/>
            <w:bCs/>
            <w:sz w:val="28"/>
            <w:szCs w:val="28"/>
          </w:rPr>
          <w:delText xml:space="preserve">2)</w:delText>
        </w:r>
        <w:r>
          <w:rPr>
            <w:rFonts w:ascii="Arial" w:hAnsi="Arial" w:cs="Arial"/>
            <w:sz w:val="28"/>
            <w:szCs w:val="28"/>
          </w:rPr>
          <w:delText xml:space="preserve"> determinar o</w:delText>
        </w:r>
      </w:del>
      <w:ins w:id="1517" w:author="Assessor GDSXSR" w:date="2026-10-31T00:15:36Z">
        <w:r>
          <w:rPr>
            <w:rFonts w:ascii="Arial" w:hAnsi="Arial" w:cs="Arial"/>
            <w:color w:val="808080"/>
            <w:sz w:val="28"/>
            <w:szCs w:val="28"/>
          </w:rPr>
          <w:t xml:space="preserve">com</w:t>
        </w:r>
      </w:ins>
      <w:r>
        <w:rPr>
          <w:rFonts w:ascii="Arial" w:hAnsi="Arial" w:cs="Arial"/>
          <w:sz w:val="28"/>
          <w:szCs w:val="28"/>
        </w:rPr>
        <w:t xml:space="preserve"> recálculo da dívida</w:t>
      </w:r>
      <w:del w:id="1518" w:author="Assessor GDSXSR" w:date="2026-10-31T00:15:36Z">
        <w:r>
          <w:rPr>
            <w:rFonts w:ascii="Arial" w:hAnsi="Arial" w:cs="Arial"/>
            <w:sz w:val="28"/>
            <w:szCs w:val="28"/>
          </w:rPr>
          <w:delText xml:space="preserve"> aplicando-se a citada taxa</w:delText>
        </w:r>
      </w:del>
      <w:r>
        <w:rPr>
          <w:rFonts w:ascii="Arial" w:hAnsi="Arial" w:cs="Arial"/>
          <w:sz w:val="28"/>
          <w:szCs w:val="28"/>
        </w:rPr>
        <w:t xml:space="preserve">; </w:t>
      </w:r>
      <w:del w:id="1519" w:author="Assessor GDSXSR" w:date="2026-10-31T00:15:36Z">
        <w:r>
          <w:rPr>
            <w:rFonts w:ascii="Arial" w:hAnsi="Arial" w:cs="Arial"/>
            <w:b/>
            <w:bCs/>
            <w:sz w:val="28"/>
            <w:szCs w:val="28"/>
          </w:rPr>
          <w:delText xml:space="preserve">3</w:delText>
        </w:r>
      </w:del>
      <w:ins w:id="1520" w:author="Assessor GDSXSR" w:date="2026-10-31T00:15:36Z">
        <w:r>
          <w:rPr>
            <w:rFonts w:ascii="Arial" w:hAnsi="Arial" w:cs="Arial"/>
            <w:b/>
            <w:color w:val="808080"/>
            <w:sz w:val="28"/>
            <w:szCs w:val="28"/>
            <w:rPrChange w:id="1748" w:author="Assessor GDSXSR" w:date="2026-10-31T00:15:36Z">
              <w:rPr>
                <w:rFonts w:ascii="Arial" w:hAnsi="Arial" w:cs="Arial"/>
                <w:color w:val="808080"/>
                <w:sz w:val="28"/>
                <w:szCs w:val="28"/>
              </w:rPr>
            </w:rPrChange>
          </w:rPr>
          <w:t xml:space="preserve">2</w:t>
        </w:r>
      </w:ins>
      <w:r>
        <w:rPr>
          <w:rFonts w:ascii="Arial" w:hAnsi="Arial" w:cs="Arial"/>
          <w:b/>
          <w:bCs/>
          <w:sz w:val="28"/>
          <w:szCs w:val="28"/>
          <w:rPrChange w:id="1749" w:author="Assessor GDSXSR" w:date="2026-10-31T00:15:36Z">
            <w:rPr>
              <w:rFonts w:ascii="Arial" w:hAnsi="Arial" w:cs="Arial"/>
              <w:b/>
              <w:bCs/>
              <w:sz w:val="28"/>
              <w:szCs w:val="28"/>
            </w:rPr>
          </w:rPrChange>
        </w:rPr>
        <w:t xml:space="preserve">)</w:t>
      </w:r>
      <w:r>
        <w:rPr>
          <w:rFonts w:ascii="Arial" w:hAnsi="Arial" w:cs="Arial"/>
          <w:sz w:val="28"/>
          <w:szCs w:val="28"/>
        </w:rPr>
        <w:t xml:space="preserve"> </w:t>
      </w:r>
      <w:r>
        <w:rPr>
          <w:rFonts w:ascii="Arial" w:hAnsi="Arial"/>
          <w:sz w:val="28"/>
          <w:szCs w:val="28"/>
        </w:rPr>
        <w:t xml:space="preserve">afastar os encargos moratórios incidentes no período da normalidade contratual</w:t>
      </w:r>
      <w:del w:id="1521" w:author="Assessor GDSXSR" w:date="2026-10-31T00:15:36Z">
        <w:r>
          <w:rPr>
            <w:rFonts w:ascii="Arial" w:hAnsi="Arial"/>
            <w:sz w:val="28"/>
            <w:szCs w:val="28"/>
          </w:rPr>
          <w:delText xml:space="preserve">,</w:delText>
        </w:r>
      </w:del>
      <w:ins w:id="1522" w:author="Assessor GDSXSR" w:date="2026-10-31T00:15:36Z">
        <w:r>
          <w:rPr>
            <w:rFonts w:ascii="Arial" w:hAnsi="Arial"/>
            <w:color w:val="808080"/>
            <w:sz w:val="28"/>
            <w:szCs w:val="28"/>
          </w:rPr>
          <w:t xml:space="preserve">;</w:t>
        </w:r>
      </w:ins>
      <w:r>
        <w:rPr>
          <w:rFonts w:ascii="Arial" w:hAnsi="Arial"/>
          <w:sz w:val="28"/>
          <w:szCs w:val="28"/>
        </w:rPr>
        <w:t xml:space="preserve"> </w:t>
      </w:r>
      <w:del w:id="1523" w:author="Assessor GDSXSR" w:date="2026-10-31T00:15:36Z">
        <w:r>
          <w:rPr>
            <w:rFonts w:ascii="Arial" w:hAnsi="Arial"/>
            <w:b/>
            <w:bCs/>
            <w:sz w:val="28"/>
            <w:szCs w:val="28"/>
          </w:rPr>
          <w:delText xml:space="preserve">4</w:delText>
        </w:r>
      </w:del>
      <w:ins w:id="1524" w:author="Assessor GDSXSR" w:date="2026-10-31T00:15:36Z">
        <w:r>
          <w:rPr>
            <w:rFonts w:ascii="Arial" w:hAnsi="Arial"/>
            <w:b/>
            <w:color w:val="808080"/>
            <w:sz w:val="28"/>
            <w:szCs w:val="28"/>
            <w:rPrChange w:id="1750" w:author="Assessor GDSXSR" w:date="2026-10-31T00:15:36Z">
              <w:rPr>
                <w:rFonts w:ascii="Arial" w:hAnsi="Arial"/>
                <w:color w:val="808080"/>
                <w:sz w:val="28"/>
                <w:szCs w:val="28"/>
              </w:rPr>
            </w:rPrChange>
          </w:rPr>
          <w:t xml:space="preserve">3</w:t>
        </w:r>
      </w:ins>
      <w:r>
        <w:rPr>
          <w:rFonts w:ascii="Arial" w:hAnsi="Arial"/>
          <w:b/>
          <w:bCs/>
          <w:sz w:val="28"/>
          <w:szCs w:val="28"/>
          <w:rPrChange w:id="1751" w:author="Assessor GDSXSR" w:date="2026-10-31T00:15:36Z">
            <w:rPr>
              <w:rFonts w:ascii="Arial" w:hAnsi="Arial"/>
              <w:b/>
              <w:bCs/>
              <w:sz w:val="28"/>
              <w:szCs w:val="28"/>
            </w:rPr>
          </w:rPrChange>
        </w:rPr>
        <w:t xml:space="preserve">)</w:t>
      </w:r>
      <w:r>
        <w:rPr>
          <w:rFonts w:ascii="Arial" w:hAnsi="Arial"/>
          <w:sz w:val="28"/>
          <w:szCs w:val="28"/>
        </w:rPr>
        <w:t xml:space="preserve"> </w:t>
      </w:r>
      <w:r>
        <w:rPr>
          <w:rFonts w:ascii="Arial" w:hAnsi="Arial" w:cs="Arial"/>
          <w:sz w:val="28"/>
          <w:szCs w:val="28"/>
        </w:rPr>
        <w:t xml:space="preserve">determinar a restituição</w:t>
      </w:r>
      <w:ins w:id="1525" w:author="Assessor GDSXSR" w:date="2026-10-31T00:15:36Z">
        <w:r>
          <w:rPr>
            <w:rFonts w:ascii="Arial" w:hAnsi="Arial" w:cs="Arial"/>
            <w:color w:val="808080"/>
            <w:sz w:val="28"/>
            <w:szCs w:val="28"/>
          </w:rPr>
          <w:t xml:space="preserve"> simples</w:t>
        </w:r>
      </w:ins>
      <w:r>
        <w:rPr>
          <w:rFonts w:ascii="Arial" w:hAnsi="Arial" w:cs="Arial"/>
          <w:sz w:val="28"/>
          <w:szCs w:val="28"/>
        </w:rPr>
        <w:t xml:space="preserve"> das quantias pagas a maior</w:t>
      </w:r>
      <w:del w:id="1526" w:author="Assessor GDSXSR" w:date="2026-10-31T00:15:36Z">
        <w:r>
          <w:rPr>
            <w:rFonts w:ascii="Arial" w:hAnsi="Arial" w:cs="Arial"/>
            <w:sz w:val="28"/>
            <w:szCs w:val="28"/>
          </w:rPr>
          <w:delText xml:space="preserve"> da forma simples</w:delText>
        </w:r>
      </w:del>
      <w:r>
        <w:rPr>
          <w:rFonts w:ascii="Arial" w:hAnsi="Arial" w:cs="Arial"/>
          <w:sz w:val="28"/>
          <w:szCs w:val="28"/>
        </w:rPr>
        <w:t xml:space="preserve">, admitida a compensação com eventual crédito </w:t>
      </w:r>
      <w:del w:id="1527" w:author="Assessor GDSXSR" w:date="2026-10-31T00:15:36Z">
        <w:r>
          <w:rPr>
            <w:rFonts w:ascii="Arial" w:hAnsi="Arial" w:cs="Arial"/>
            <w:sz w:val="28"/>
            <w:szCs w:val="28"/>
          </w:rPr>
          <w:delText xml:space="preserve">a favor </w:delText>
        </w:r>
      </w:del>
      <w:r>
        <w:rPr>
          <w:rFonts w:ascii="Arial" w:hAnsi="Arial" w:cs="Arial"/>
          <w:sz w:val="28"/>
          <w:szCs w:val="28"/>
        </w:rPr>
        <w:t xml:space="preserve">da ré; </w:t>
      </w:r>
      <w:r>
        <w:rPr>
          <w:rFonts w:ascii="Arial" w:hAnsi="Arial" w:cs="Arial"/>
          <w:sz w:val="28"/>
          <w:szCs w:val="28"/>
        </w:rPr>
        <w:t xml:space="preserve">e </w:t>
      </w:r>
      <w:del w:id="1528" w:author="Assessor GDSXSR" w:date="2026-10-31T00:15:36Z">
        <w:r>
          <w:rPr>
            <w:rFonts w:ascii="Arial" w:hAnsi="Arial" w:cs="Arial"/>
            <w:b/>
            <w:bCs/>
            <w:sz w:val="28"/>
            <w:szCs w:val="28"/>
          </w:rPr>
          <w:delText xml:space="preserve">5</w:delText>
        </w:r>
      </w:del>
      <w:ins w:id="1529" w:author="Assessor GDSXSR" w:date="2026-10-31T00:15:36Z">
        <w:r>
          <w:rPr>
            <w:rFonts w:ascii="Arial" w:hAnsi="Arial" w:cs="Arial"/>
            <w:b/>
            <w:color w:val="808080"/>
            <w:sz w:val="28"/>
            <w:szCs w:val="28"/>
            <w:rPrChange w:id="1752" w:author="Assessor GDSXSR" w:date="2026-10-31T00:15:36Z">
              <w:rPr>
                <w:rFonts w:ascii="Arial" w:hAnsi="Arial" w:cs="Arial"/>
                <w:color w:val="808080"/>
                <w:sz w:val="28"/>
                <w:szCs w:val="28"/>
              </w:rPr>
            </w:rPrChange>
          </w:rPr>
          <w:t xml:space="preserve">4</w:t>
        </w:r>
      </w:ins>
      <w:r>
        <w:rPr>
          <w:rFonts w:ascii="Arial" w:hAnsi="Arial" w:cs="Arial"/>
          <w:b/>
          <w:bCs/>
          <w:sz w:val="28"/>
          <w:szCs w:val="28"/>
          <w:rPrChange w:id="1753" w:author="Assessor GDSXSR" w:date="2026-10-31T00:15:36Z">
            <w:rPr>
              <w:rFonts w:ascii="Arial" w:hAnsi="Arial" w:cs="Arial"/>
              <w:b/>
              <w:bCs/>
              <w:sz w:val="28"/>
              <w:szCs w:val="28"/>
            </w:rPr>
          </w:rPrChange>
        </w:rPr>
        <w:t xml:space="preserve">)</w:t>
      </w:r>
      <w:r>
        <w:rPr>
          <w:rFonts w:ascii="Arial" w:hAnsi="Arial" w:cs="Arial"/>
          <w:sz w:val="28"/>
          <w:szCs w:val="28"/>
        </w:rPr>
        <w:t xml:space="preserve"> </w:t>
      </w:r>
      <w:del w:id="1530" w:author="Assessor GDSXSR" w:date="2026-10-31T00:15:36Z">
        <w:r>
          <w:rPr>
            <w:rFonts w:ascii="Arial" w:hAnsi="Arial" w:cs="Arial"/>
            <w:sz w:val="28"/>
            <w:szCs w:val="28"/>
          </w:rPr>
          <w:delText xml:space="preserve">determinar</w:delText>
        </w:r>
      </w:del>
      <w:ins w:id="1531" w:author="Assessor GDSXSR" w:date="2026-10-31T00:15:36Z">
        <w:r>
          <w:rPr>
            <w:rFonts w:ascii="Arial" w:hAnsi="Arial" w:cs="Arial"/>
            <w:color w:val="808080"/>
            <w:sz w:val="28"/>
            <w:szCs w:val="28"/>
          </w:rPr>
          <w:t xml:space="preserve">estabelecer</w:t>
        </w:r>
      </w:ins>
      <w:r>
        <w:rPr>
          <w:rFonts w:ascii="Arial" w:hAnsi="Arial" w:cs="Arial"/>
          <w:sz w:val="28"/>
          <w:szCs w:val="28"/>
        </w:rPr>
        <w:t xml:space="preserve"> que, persistindo saldo devedor após a compensação, os encargos moratórios </w:t>
      </w:r>
      <w:del w:id="1532" w:author="Assessor GDSXSR" w:date="2026-10-31T00:15:36Z">
        <w:r>
          <w:rPr>
            <w:rFonts w:ascii="Arial" w:hAnsi="Arial" w:cs="Arial"/>
            <w:sz w:val="28"/>
            <w:szCs w:val="28"/>
          </w:rPr>
          <w:delText xml:space="preserve">deverão incidir</w:delText>
        </w:r>
      </w:del>
      <w:ins w:id="1533" w:author="Assessor GDSXSR" w:date="2026-10-31T00:15:36Z">
        <w:r>
          <w:rPr>
            <w:rFonts w:ascii="Arial" w:hAnsi="Arial" w:cs="Arial"/>
            <w:color w:val="808080"/>
            <w:sz w:val="28"/>
            <w:szCs w:val="28"/>
          </w:rPr>
          <w:t xml:space="preserve">incidam</w:t>
        </w:r>
      </w:ins>
      <w:r>
        <w:rPr>
          <w:rFonts w:ascii="Arial" w:hAnsi="Arial" w:cs="Arial"/>
          <w:sz w:val="28"/>
          <w:szCs w:val="28"/>
        </w:rPr>
        <w:t xml:space="preserve"> apenas sobre o valor remanescente e </w:t>
      </w:r>
      <w:del w:id="1534" w:author="Assessor GDSXSR" w:date="2026-10-31T00:15:36Z">
        <w:r>
          <w:rPr>
            <w:rFonts w:ascii="Arial" w:hAnsi="Arial" w:cs="Arial"/>
            <w:sz w:val="28"/>
            <w:szCs w:val="28"/>
          </w:rPr>
          <w:delText xml:space="preserve">após</w:delText>
        </w:r>
      </w:del>
      <w:ins w:id="1535" w:author="Assessor GDSXSR" w:date="2026-10-31T00:15:36Z">
        <w:r>
          <w:rPr>
            <w:rFonts w:ascii="Arial" w:hAnsi="Arial" w:cs="Arial"/>
            <w:color w:val="808080"/>
            <w:sz w:val="28"/>
            <w:szCs w:val="28"/>
          </w:rPr>
          <w:t xml:space="preserve">em</w:t>
        </w:r>
      </w:ins>
      <w:r>
        <w:rPr>
          <w:rFonts w:ascii="Arial" w:hAnsi="Arial" w:cs="Arial"/>
          <w:sz w:val="28"/>
          <w:szCs w:val="28"/>
        </w:rPr>
        <w:t xml:space="preserve"> </w:t>
      </w:r>
      <w:del w:id="1536" w:author="Assessor GDSXSR" w:date="2026-10-31T00:15:36Z">
        <w:r>
          <w:rPr>
            <w:rFonts w:ascii="Arial" w:hAnsi="Arial" w:cs="Arial"/>
            <w:sz w:val="28"/>
            <w:szCs w:val="28"/>
          </w:rPr>
          <w:delText xml:space="preserve">eventuais</w:delText>
        </w:r>
      </w:del>
      <w:ins w:id="1537" w:author="Assessor GDSXSR" w:date="2026-10-31T00:15:36Z">
        <w:r>
          <w:rPr>
            <w:rFonts w:ascii="Arial" w:hAnsi="Arial" w:cs="Arial"/>
            <w:color w:val="808080"/>
            <w:sz w:val="28"/>
            <w:szCs w:val="28"/>
          </w:rPr>
          <w:t xml:space="preserve">razão</w:t>
        </w:r>
      </w:ins>
      <w:r>
        <w:rPr>
          <w:rFonts w:ascii="Arial" w:hAnsi="Arial" w:cs="Arial"/>
          <w:sz w:val="28"/>
          <w:szCs w:val="28"/>
        </w:rPr>
        <w:t xml:space="preserve"> </w:t>
      </w:r>
      <w:del w:id="1538" w:author="Assessor GDSXSR" w:date="2026-10-31T00:15:36Z">
        <w:r>
          <w:rPr>
            <w:rFonts w:ascii="Arial" w:hAnsi="Arial" w:cs="Arial"/>
            <w:sz w:val="28"/>
            <w:szCs w:val="28"/>
          </w:rPr>
          <w:delText xml:space="preserve">atrasos</w:delText>
        </w:r>
      </w:del>
      <w:ins w:id="1539" w:author="Assessor GDSXSR" w:date="2026-10-31T00:15:36Z">
        <w:r>
          <w:rPr>
            <w:rFonts w:ascii="Arial" w:hAnsi="Arial" w:cs="Arial"/>
            <w:color w:val="808080"/>
            <w:sz w:val="28"/>
            <w:szCs w:val="28"/>
          </w:rPr>
          <w:t xml:space="preserve">de</w:t>
        </w:r>
      </w:ins>
      <w:r>
        <w:rPr>
          <w:rFonts w:ascii="Arial" w:hAnsi="Arial" w:cs="Arial"/>
          <w:sz w:val="28"/>
          <w:szCs w:val="28"/>
        </w:rPr>
        <w:t xml:space="preserve"> </w:t>
      </w:r>
      <w:del w:id="1540" w:author="Assessor GDSXSR" w:date="2026-10-31T00:15:36Z">
        <w:r>
          <w:rPr>
            <w:rFonts w:ascii="Arial" w:hAnsi="Arial" w:cs="Arial"/>
            <w:sz w:val="28"/>
            <w:szCs w:val="28"/>
          </w:rPr>
          <w:delText xml:space="preserve">posteriores</w:delText>
        </w:r>
      </w:del>
      <w:ins w:id="1541" w:author="Assessor GDSXSR" w:date="2026-10-31T00:15:36Z">
        <w:r>
          <w:rPr>
            <w:rFonts w:ascii="Arial" w:hAnsi="Arial" w:cs="Arial"/>
            <w:color w:val="808080"/>
            <w:sz w:val="28"/>
            <w:szCs w:val="28"/>
          </w:rPr>
          <w:t xml:space="preserve">mora posterior</w:t>
        </w:r>
      </w:ins>
      <w:r>
        <w:rPr>
          <w:rFonts w:ascii="Arial" w:hAnsi="Arial" w:cs="Arial"/>
          <w:sz w:val="28"/>
          <w:szCs w:val="28"/>
        </w:rPr>
        <w:t xml:space="preserve"> ao trânsito em julgado da sentença.</w:t>
      </w:r>
      <w:commentRangeEnd w:id="17"/>
      <w:r>
        <w:rPr>
          <w:rStyle w:val="CommentReference"/>
        </w:rPr>
        <w:commentReference w:id="17"/>
      </w:r>
    </w:p>
    <w:p w14:paraId="436934E3" w14:textId="77777777" w:rsidR="0010371B" w:rsidRDefault="0010371B">
      <w:pPr>
        <w:spacing w:after="0" w:line="360" w:lineRule="auto"/>
        <w:ind w:firstLine="2268"/>
        <w:jc w:val="both"/>
        <w:rPr>
          <w:rFonts w:ascii="Arial" w:hAnsi="Arial" w:cs="Arial"/>
          <w:sz w:val="28"/>
          <w:szCs w:val="28"/>
        </w:rPr>
      </w:pPr>
    </w:p>
    <w:p w14:paraId="436934E4" w14:textId="1910C8A6" w:rsidR="0010371B" w:rsidRDefault="00A76DBB">
      <w:pPr>
        <w:spacing w:after="0" w:line="360" w:lineRule="auto"/>
        <w:ind w:firstLine="2268"/>
        <w:jc w:val="both"/>
        <w:rPr>
          <w:ins w:id="1802" w:author="Assessor GDSXSR" w:date="2026-10-31T00:15:36Z"/>
        </w:rPr>
      </w:pPr>
      <w:commentRangeStart w:id="18"/>
      <w:r>
        <w:rPr>
          <w:rFonts w:ascii="Arial" w:hAnsi="Arial" w:cs="Arial"/>
          <w:b/>
          <w:bCs/>
          <w:sz w:val="28"/>
          <w:szCs w:val="28"/>
          <w:rPrChange w:id="1756" w:author="Assessor GDSXSR" w:date="2026-10-31T00:15:36Z">
            <w:rPr>
              <w:rFonts w:ascii="Arial" w:hAnsi="Arial" w:cs="Arial"/>
              <w:b/>
              <w:bCs/>
              <w:sz w:val="28"/>
              <w:szCs w:val="28"/>
            </w:rPr>
          </w:rPrChange>
        </w:rPr>
        <w:t xml:space="preserve">Condeno</w:t>
      </w:r>
      <w:r>
        <w:rPr>
          <w:rFonts w:ascii="Arial" w:hAnsi="Arial" w:cs="Arial"/>
          <w:sz w:val="28"/>
          <w:szCs w:val="28"/>
        </w:rPr>
        <w:t xml:space="preserve"> a ré/apelada</w:t>
      </w:r>
      <w:r>
        <w:rPr>
          <w:rFonts w:ascii="Arial" w:hAnsi="Arial" w:cs="Arial"/>
          <w:sz w:val="28"/>
          <w:szCs w:val="28"/>
        </w:rPr>
        <w:t xml:space="preserve">, em razão da sucumbência recíproca, mas não proporcional, </w:t>
      </w:r>
      <w:r>
        <w:rPr>
          <w:rFonts w:ascii="Arial" w:hAnsi="Arial" w:cs="Arial"/>
          <w:sz w:val="28"/>
          <w:szCs w:val="28"/>
        </w:rPr>
        <w:t xml:space="preserve">ao pagamento de 60% das custas </w:t>
      </w:r>
      <w:r>
        <w:rPr>
          <w:rFonts w:ascii="Arial" w:hAnsi="Arial" w:cs="Arial"/>
          <w:sz w:val="28"/>
          <w:szCs w:val="28"/>
        </w:rPr>
        <w:t xml:space="preserve">processuais </w:t>
      </w:r>
      <w:r>
        <w:rPr>
          <w:rFonts w:ascii="Arial" w:hAnsi="Arial" w:cs="Arial"/>
          <w:sz w:val="28"/>
          <w:szCs w:val="28"/>
        </w:rPr>
        <w:t xml:space="preserve">e</w:t>
      </w:r>
      <w:r>
        <w:rPr>
          <w:rFonts w:ascii="Arial" w:hAnsi="Arial" w:cs="Arial"/>
          <w:sz w:val="28"/>
          <w:szCs w:val="28"/>
        </w:rPr>
        <w:t xml:space="preserve"> dos</w:t>
      </w:r>
      <w:r>
        <w:rPr>
          <w:rFonts w:ascii="Arial" w:hAnsi="Arial" w:cs="Arial"/>
          <w:sz w:val="28"/>
          <w:szCs w:val="28"/>
        </w:rPr>
        <w:t xml:space="preserve"> honorários advocatícios que fixo, por equidade, </w:t>
      </w:r>
      <w:del w:id="1542" w:author="Assessor GDSXSR" w:date="2026-10-31T00:15:36Z">
        <w:r>
          <w:rPr>
            <w:rFonts w:ascii="Arial" w:hAnsi="Arial" w:cs="Arial"/>
            <w:sz w:val="28"/>
            <w:szCs w:val="28"/>
          </w:rPr>
          <w:delText xml:space="preserve">no valor de</w:delText>
        </w:r>
      </w:del>
      <w:ins w:id="1543" w:author="Assessor GDSXSR" w:date="2026-10-31T00:15:36Z">
        <w:r>
          <w:rPr>
            <w:rFonts w:ascii="Arial" w:hAnsi="Arial" w:cs="Arial"/>
            <w:color w:val="808080"/>
            <w:sz w:val="28"/>
            <w:szCs w:val="28"/>
          </w:rPr>
          <w:t xml:space="preserve">em</w:t>
        </w:r>
      </w:ins>
      <w:r>
        <w:rPr>
          <w:rFonts w:ascii="Arial" w:hAnsi="Arial" w:cs="Arial"/>
          <w:sz w:val="28"/>
          <w:szCs w:val="28"/>
        </w:rPr>
        <w:t xml:space="preserve"> R$ 2.500,00 (CPC</w:t>
      </w:r>
      <w:del w:id="1544" w:author="Assessor GDSXSR" w:date="2026-10-31T00:15:36Z">
        <w:r>
          <w:rPr>
            <w:rFonts w:ascii="Arial" w:hAnsi="Arial" w:cs="Arial"/>
            <w:sz w:val="28"/>
            <w:szCs w:val="28"/>
          </w:rPr>
          <w:delText xml:space="preserve">/2015</w:delText>
        </w:r>
      </w:del>
      <w:r>
        <w:rPr>
          <w:rFonts w:ascii="Arial" w:hAnsi="Arial" w:cs="Arial"/>
          <w:sz w:val="28"/>
          <w:szCs w:val="28"/>
        </w:rPr>
        <w:t xml:space="preserve"> 85 §§ 2º </w:t>
      </w:r>
      <w:ins w:id="1545" w:author="Assessor GDSXSR" w:date="2026-10-31T00:15:36Z">
        <w:r>
          <w:rPr>
            <w:rFonts w:ascii="Arial" w:hAnsi="Arial" w:cs="Arial"/>
            <w:color w:val="808080"/>
            <w:sz w:val="28"/>
            <w:szCs w:val="28"/>
          </w:rPr>
          <w:t xml:space="preserve">e </w:t>
        </w:r>
      </w:ins>
      <w:r>
        <w:rPr>
          <w:rFonts w:ascii="Arial" w:hAnsi="Arial" w:cs="Arial"/>
          <w:sz w:val="28"/>
          <w:szCs w:val="28"/>
        </w:rPr>
        <w:t xml:space="preserve">8º)</w:t>
      </w:r>
      <w:del w:id="1546" w:author="Assessor GDSXSR" w:date="2026-10-31T00:15:36Z">
        <w:r>
          <w:rPr>
            <w:rFonts w:ascii="Arial" w:hAnsi="Arial" w:cs="Arial"/>
            <w:sz w:val="28"/>
            <w:szCs w:val="28"/>
          </w:rPr>
          <w:delText xml:space="preserve">,</w:delText>
        </w:r>
      </w:del>
      <w:ins w:id="1547" w:author="Assessor GDSXSR" w:date="2026-10-31T00:15:36Z">
        <w:r>
          <w:rPr>
            <w:rFonts w:ascii="Arial" w:hAnsi="Arial" w:cs="Arial"/>
            <w:color w:val="808080"/>
            <w:sz w:val="28"/>
            <w:szCs w:val="28"/>
          </w:rPr>
          <w:t xml:space="preserve">.</w:t>
        </w:r>
      </w:ins>
      <w:r>
        <w:rPr>
          <w:rFonts w:ascii="Arial" w:hAnsi="Arial" w:cs="Arial"/>
          <w:sz w:val="28"/>
          <w:szCs w:val="28"/>
        </w:rPr>
        <w:t xml:space="preserve"> </w:t>
      </w:r>
      <w:del w:id="1548" w:author="Assessor GDSXSR" w:date="2026-10-31T00:15:36Z">
        <w:r>
          <w:rPr>
            <w:rFonts w:ascii="Arial" w:hAnsi="Arial" w:cs="Arial"/>
            <w:sz w:val="28"/>
            <w:szCs w:val="28"/>
          </w:rPr>
          <w:delText xml:space="preserve">ficando </w:delText>
        </w:r>
        <w:r>
          <w:rPr>
            <w:rFonts w:ascii="Arial" w:hAnsi="Arial" w:cs="Arial"/>
            <w:sz w:val="28"/>
            <w:szCs w:val="28"/>
          </w:rPr>
          <w:delText xml:space="preserve">30%</w:delText>
        </w:r>
        <w:r>
          <w:rPr>
            <w:rFonts w:ascii="Arial" w:hAnsi="Arial" w:cs="Arial"/>
            <w:sz w:val="28"/>
            <w:szCs w:val="28"/>
          </w:rPr>
          <w:delText xml:space="preserve"> por conta </w:delText>
        </w:r>
        <w:r>
          <w:rPr>
            <w:rFonts w:ascii="Arial" w:hAnsi="Arial" w:cs="Arial"/>
            <w:sz w:val="28"/>
            <w:szCs w:val="28"/>
          </w:rPr>
          <w:delText xml:space="preserve">do</w:delText>
        </w:r>
      </w:del>
      <w:ins w:id="1549" w:author="Assessor GDSXSR" w:date="2026-10-31T00:15:36Z">
        <w:r>
          <w:rPr>
            <w:rFonts w:ascii="Arial" w:hAnsi="Arial" w:cs="Arial"/>
            <w:color w:val="808080"/>
            <w:sz w:val="28"/>
            <w:szCs w:val="28"/>
          </w:rPr>
          <w:t xml:space="preserve">O</w:t>
        </w:r>
      </w:ins>
      <w:r>
        <w:rPr>
          <w:rFonts w:ascii="Arial" w:hAnsi="Arial" w:cs="Arial"/>
          <w:sz w:val="28"/>
          <w:szCs w:val="28"/>
        </w:rPr>
        <w:t xml:space="preserve"> autor/apelante</w:t>
      </w:r>
      <w:ins w:id="1550" w:author="Assessor GDSXSR" w:date="2026-10-31T00:15:36Z">
        <w:r>
          <w:rPr>
            <w:rFonts w:ascii="Arial" w:hAnsi="Arial" w:cs="Arial"/>
            <w:color w:val="808080"/>
            <w:sz w:val="28"/>
            <w:szCs w:val="28"/>
          </w:rPr>
          <w:t xml:space="preserve"> arcará com 40%</w:t>
        </w:r>
      </w:ins>
      <w:r>
        <w:rPr>
          <w:rFonts w:ascii="Arial" w:hAnsi="Arial" w:cs="Arial"/>
          <w:sz w:val="28"/>
          <w:szCs w:val="28"/>
        </w:rPr>
        <w:t xml:space="preserve">, </w:t>
      </w:r>
      <w:del w:id="1551" w:author="Assessor GDSXSR" w:date="2026-10-31T00:15:36Z">
        <w:r>
          <w:rPr>
            <w:rFonts w:ascii="Arial" w:hAnsi="Arial" w:cs="Arial"/>
            <w:sz w:val="28"/>
            <w:szCs w:val="28"/>
          </w:rPr>
          <w:delText xml:space="preserve">cuja</w:delText>
        </w:r>
      </w:del>
      <w:ins w:id="1552" w:author="Assessor GDSXSR" w:date="2026-10-31T00:15:36Z">
        <w:r>
          <w:rPr>
            <w:rFonts w:ascii="Arial" w:hAnsi="Arial" w:cs="Arial"/>
            <w:color w:val="808080"/>
            <w:sz w:val="28"/>
            <w:szCs w:val="28"/>
          </w:rPr>
          <w:t xml:space="preserve">com</w:t>
        </w:r>
      </w:ins>
      <w:r>
        <w:rPr>
          <w:rFonts w:ascii="Arial" w:hAnsi="Arial" w:cs="Arial"/>
          <w:sz w:val="28"/>
          <w:szCs w:val="28"/>
        </w:rPr>
        <w:t xml:space="preserve"> exigibilidade </w:t>
      </w:r>
      <w:del w:id="1553" w:author="Assessor GDSXSR" w:date="2026-10-31T00:15:36Z">
        <w:r>
          <w:rPr>
            <w:rFonts w:ascii="Arial" w:hAnsi="Arial" w:cs="Arial"/>
            <w:sz w:val="28"/>
            <w:szCs w:val="28"/>
          </w:rPr>
          <w:delText xml:space="preserve">fica</w:delText>
        </w:r>
      </w:del>
      <w:ins w:id="1554" w:author="Assessor GDSXSR" w:date="2026-10-31T00:15:36Z">
        <w:r>
          <w:rPr>
            <w:rFonts w:ascii="Arial" w:hAnsi="Arial" w:cs="Arial"/>
            <w:color w:val="808080"/>
            <w:sz w:val="28"/>
            <w:szCs w:val="28"/>
          </w:rPr>
          <w:t xml:space="preserve">suspensa</w:t>
        </w:r>
      </w:ins>
      <w:r>
        <w:rPr>
          <w:rFonts w:ascii="Arial" w:hAnsi="Arial" w:cs="Arial"/>
          <w:sz w:val="28"/>
          <w:szCs w:val="28"/>
        </w:rPr>
        <w:t xml:space="preserve"> </w:t>
      </w:r>
      <w:del w:id="1555" w:author="Assessor GDSXSR" w:date="2026-10-31T00:15:36Z">
        <w:r>
          <w:rPr>
            <w:rFonts w:ascii="Arial" w:hAnsi="Arial" w:cs="Arial"/>
            <w:sz w:val="28"/>
            <w:szCs w:val="28"/>
          </w:rPr>
          <w:delText xml:space="preserve">suspensa</w:delText>
        </w:r>
        <w:r>
          <w:rPr>
            <w:rFonts w:ascii="Arial" w:hAnsi="Arial" w:cs="Arial"/>
            <w:sz w:val="28"/>
            <w:szCs w:val="28"/>
          </w:rPr>
          <w:delText xml:space="preserve">, em razão deste</w:delText>
        </w:r>
      </w:del>
      <w:ins w:id="1556" w:author="Assessor GDSXSR" w:date="2026-10-31T00:15:36Z">
        <w:r>
          <w:rPr>
            <w:rFonts w:ascii="Arial" w:hAnsi="Arial" w:cs="Arial"/>
            <w:color w:val="808080"/>
            <w:sz w:val="28"/>
            <w:szCs w:val="28"/>
          </w:rPr>
          <w:t xml:space="preserve">por</w:t>
        </w:r>
      </w:ins>
      <w:r>
        <w:rPr>
          <w:rFonts w:ascii="Arial" w:hAnsi="Arial" w:cs="Arial"/>
          <w:sz w:val="28"/>
          <w:szCs w:val="28"/>
        </w:rPr>
        <w:t xml:space="preserve"> ser beneficiário da justiça gratuita</w:t>
      </w:r>
      <w:r>
        <w:rPr>
          <w:rFonts w:ascii="Arial" w:hAnsi="Arial" w:cs="Arial"/>
          <w:sz w:val="28"/>
          <w:szCs w:val="28"/>
        </w:rPr>
        <w:t xml:space="preserve"> (CPC</w:t>
      </w:r>
      <w:del w:id="1557" w:author="Assessor GDSXSR" w:date="2026-10-31T00:15:36Z">
        <w:r>
          <w:rPr>
            <w:rFonts w:ascii="Arial" w:hAnsi="Arial" w:cs="Arial"/>
            <w:sz w:val="28"/>
            <w:szCs w:val="28"/>
          </w:rPr>
          <w:delText xml:space="preserve">/2015</w:delText>
        </w:r>
      </w:del>
      <w:r>
        <w:rPr>
          <w:rFonts w:ascii="Arial" w:hAnsi="Arial" w:cs="Arial"/>
          <w:sz w:val="28"/>
          <w:szCs w:val="28"/>
        </w:rPr>
        <w:t xml:space="preserve"> 98 § 3º)</w:t>
      </w:r>
      <w:r>
        <w:rPr>
          <w:rFonts w:ascii="Arial" w:hAnsi="Arial" w:cs="Arial"/>
          <w:sz w:val="28"/>
          <w:szCs w:val="28"/>
        </w:rPr>
        <w:t xml:space="preserve">.</w:t>
      </w:r>
      <w:commentRangeEnd w:id="18"/>
      <w:r>
        <w:rPr>
          <w:rStyle w:val="CommentReference"/>
        </w:rPr>
        <w:commentReference w:id="18"/>
      </w:r>
    </w:p>
    <w:p>
      <w:pPr>
        <w:spacing w:after="0" w:line="360" w:lineRule="auto"/>
        <w:ind w:firstLine="2268"/>
        <w:jc w:val="both"/>
        <w:rPr>
          <w:ins w:id="1803" w:author="Assessor GDSXSR" w:date="2026-10-31T00:15:36Z"/>
        </w:rPr>
      </w:pPr>
    </w:p>
    <w:p>
      <w:pPr>
        <w:spacing w:after="0" w:line="360" w:lineRule="auto"/>
        <w:ind w:firstLine="2268"/>
        <w:jc w:val="both"/>
        <w:rPr/>
      </w:pPr>
      <w:ins w:id="1804" w:author="Assessor GDSXSR" w:date="2026-10-31T00:15:36Z">
        <w:r>
          <w:rPr>
            <w:rFonts w:ascii="Arial" w:hAnsi="Arial" w:cs="Arial"/>
            <w:color w:val="808080"/>
            <w:sz w:val="28"/>
            <w:szCs w:val="28"/>
          </w:rPr>
          <w:t xml:space="preserve">Sem honorários recursais (CPC 85 § 11).</w:t>
        </w:r>
      </w:ins>
    </w:p>
    <w:p w14:paraId="436934E5" w14:textId="77777777" w:rsidR="0010371B" w:rsidRDefault="0010371B">
      <w:pPr>
        <w:spacing w:after="0" w:line="360" w:lineRule="auto"/>
        <w:ind w:firstLine="2268"/>
        <w:jc w:val="both"/>
        <w:rPr>
          <w:rFonts w:ascii="Arial" w:hAnsi="Arial" w:cs="Arial"/>
          <w:sz w:val="28"/>
          <w:szCs w:val="28"/>
        </w:rPr>
      </w:pPr>
    </w:p>
    <w:p w14:paraId="436934E6" w14:textId="77777777" w:rsidR="0010371B" w:rsidRDefault="00837E2C">
      <w:pPr>
        <w:spacing w:after="0" w:line="360" w:lineRule="auto"/>
        <w:ind w:firstLine="2268"/>
        <w:jc w:val="both"/>
      </w:pPr>
      <w:r>
        <w:rPr>
          <w:rFonts w:ascii="Arial" w:hAnsi="Arial" w:cs="Arial"/>
          <w:sz w:val="28"/>
          <w:szCs w:val="28"/>
        </w:rPr>
        <w:t>É como voto.</w:t>
      </w:r>
    </w:p>
    <w:p w14:paraId="436934E7" w14:textId="77777777" w:rsidR="0010371B" w:rsidRDefault="0010371B"/>
    <w:p w14:paraId="436934E8" w14:textId="77777777" w:rsidR="0010371B" w:rsidRDefault="0010371B"/>
    <w:p w14:paraId="436934E9" w14:textId="77777777" w:rsidR="0010371B" w:rsidRDefault="0010371B">
      <w:pPr>
        <w:rPr>
          <w:rFonts w:cstheme="minorHAnsi"/>
          <w:color w:val="00B050"/>
        </w:rPr>
      </w:pPr>
    </w:p>
    <w:p w14:paraId="436934EA" w14:textId="77777777" w:rsidR="0010371B" w:rsidRDefault="00837E2C">
      <w:pPr>
        <w:rPr>
          <w:rFonts w:cstheme="minorHAnsi"/>
          <w:b/>
          <w:bCs/>
          <w:color w:val="00B050"/>
        </w:rPr>
      </w:pPr>
      <w:r>
        <w:rPr>
          <w:rFonts w:cstheme="minorHAnsi"/>
          <w:b/>
          <w:bCs/>
          <w:color w:val="00B050"/>
        </w:rPr>
        <w:t xml:space="preserve">SENTENÇA RECORRIDA </w:t>
      </w:r>
    </w:p>
    <w:p w14:paraId="436934EB" w14:textId="77777777" w:rsidR="0010371B" w:rsidRDefault="00837E2C">
      <w:pPr>
        <w:jc w:val="both"/>
      </w:pPr>
      <w:r>
        <w:rPr>
          <w:rFonts w:cstheme="minorHAnsi"/>
          <w:color w:val="00B050"/>
        </w:rPr>
        <w:t>Trata-se de ação revisional de cláusula contratual c/c repetição de indébito e indenização por danos morais proposta por ERIVALDO JUNIOR BARBOSA DA SILVA em face de CREFISA S.A. CRÉDITO, FINANCIAMENTO E INVESTIMENTOS, na qual a parte autora sustenta, em síntese, a abusividade da taxa de juros remuneratórios incidente sobre contrato de empréstimo pessoal firmado entre as partes, bem como a irregularidade dos descontos realizados em sua conta bancária e da negativação de seu nome junto aos órgãos de proteção ao crédito.</w:t>
      </w:r>
    </w:p>
    <w:p w14:paraId="436934EC" w14:textId="77777777" w:rsidR="0010371B" w:rsidRDefault="00837E2C">
      <w:pPr>
        <w:jc w:val="both"/>
      </w:pPr>
      <w:r>
        <w:rPr>
          <w:rFonts w:cstheme="minorHAnsi"/>
          <w:color w:val="00B050"/>
        </w:rPr>
        <w:t>Afirma que contratou empréstimo no valor de R$ 4.248,06, com incidência de juros de 22% ao mês e 987,22% ao ano, alegando que a taxa supera significativamente a média divulgada pelo Banco Central para operações semelhantes.</w:t>
      </w:r>
    </w:p>
    <w:p w14:paraId="436934ED" w14:textId="77777777" w:rsidR="0010371B" w:rsidRDefault="00837E2C">
      <w:pPr>
        <w:jc w:val="both"/>
      </w:pPr>
      <w:r>
        <w:rPr>
          <w:rFonts w:cstheme="minorHAnsi"/>
          <w:color w:val="00B050"/>
        </w:rPr>
        <w:t>Aduz ter efetuado pagamentos em montante superior ao valor originalmente contratado e requer, em sede de tutela de urgência, a retirada de seu nome dos cadastros restritivos e suspensão dos descontos realizados em sua conta corrente.</w:t>
      </w:r>
    </w:p>
    <w:p w14:paraId="436934EE" w14:textId="77777777" w:rsidR="0010371B" w:rsidRDefault="00837E2C">
      <w:pPr>
        <w:jc w:val="both"/>
      </w:pPr>
      <w:r>
        <w:rPr>
          <w:rFonts w:cstheme="minorHAnsi"/>
          <w:color w:val="00B050"/>
        </w:rPr>
        <w:t>No mérito, postula o reconhecimento da abusividade da taxa de juros remuneratórios pactuada, com a revisão do contrato e limitação dos juros à média de mercado divulgada pelo Banco Central, a restituição em dobro dos valores alegadamente pagos em excesso, e a condenação da ré ao pagamento de indenização por danos morais.</w:t>
      </w:r>
    </w:p>
    <w:p w14:paraId="436934EF" w14:textId="77777777" w:rsidR="0010371B" w:rsidRDefault="00837E2C">
      <w:pPr>
        <w:jc w:val="both"/>
      </w:pPr>
      <w:r>
        <w:rPr>
          <w:rFonts w:cstheme="minorHAnsi"/>
          <w:color w:val="00B050"/>
        </w:rPr>
        <w:t>Recebida a emenda de ID 262647189, foi deferida a gratuidade de justiça e indeferida a tutela de urgência.</w:t>
      </w:r>
    </w:p>
    <w:p w14:paraId="436934F0" w14:textId="77777777" w:rsidR="0010371B" w:rsidRDefault="00837E2C">
      <w:pPr>
        <w:jc w:val="both"/>
      </w:pPr>
      <w:r>
        <w:rPr>
          <w:rFonts w:cstheme="minorHAnsi"/>
          <w:color w:val="00B050"/>
        </w:rPr>
        <w:t>A ré apresentou contestação arguindo, preliminarmente, impugnação ao valor da causa e ausência de interesse processual, sustentando, no mérito, a regularidade da contratação e da taxa pactuada, a inexistência de abusividade e a legitimidade dos descontos e da negativação decorrente do inadimplemento contratual. Defendeu que atua em segmento específico de crédito destinado a consumidores de alto risco, circunstância que influencia diretamente na composição das taxas praticadas. Alegou, ainda, que os descontos fracionados decorreram de autorização contratual expressa e da ausência de saldo suficiente para quitação integral das parcelas nas datas de vencimento. Ao final, pugnou pela improcedência dos pedidos.</w:t>
      </w:r>
    </w:p>
    <w:p w14:paraId="436934F1" w14:textId="77777777" w:rsidR="0010371B" w:rsidRDefault="00837E2C">
      <w:pPr>
        <w:jc w:val="both"/>
      </w:pPr>
      <w:r>
        <w:rPr>
          <w:rFonts w:cstheme="minorHAnsi"/>
          <w:color w:val="00B050"/>
        </w:rPr>
        <w:t>Houve réplica.</w:t>
      </w:r>
    </w:p>
    <w:p w14:paraId="436934F2" w14:textId="77777777" w:rsidR="0010371B" w:rsidRDefault="00837E2C">
      <w:pPr>
        <w:jc w:val="both"/>
      </w:pPr>
      <w:r>
        <w:rPr>
          <w:rFonts w:cstheme="minorHAnsi"/>
          <w:color w:val="00B050"/>
        </w:rPr>
        <w:t>Os autos vieram conclusos para sentença.</w:t>
      </w:r>
    </w:p>
    <w:p w14:paraId="436934F3" w14:textId="77777777" w:rsidR="0010371B" w:rsidRDefault="00837E2C">
      <w:pPr>
        <w:jc w:val="both"/>
      </w:pPr>
      <w:r>
        <w:rPr>
          <w:rFonts w:cstheme="minorHAnsi"/>
          <w:color w:val="00B050"/>
        </w:rPr>
        <w:t>É o necessário. Decido.</w:t>
      </w:r>
    </w:p>
    <w:p w14:paraId="436934F4" w14:textId="77777777" w:rsidR="0010371B" w:rsidRDefault="00837E2C">
      <w:pPr>
        <w:jc w:val="both"/>
      </w:pPr>
      <w:r>
        <w:rPr>
          <w:rFonts w:cstheme="minorHAnsi"/>
          <w:color w:val="00B050"/>
        </w:rPr>
        <w:t>Das preliminares</w:t>
      </w:r>
    </w:p>
    <w:p w14:paraId="436934F5" w14:textId="77777777" w:rsidR="0010371B" w:rsidRDefault="00837E2C">
      <w:pPr>
        <w:jc w:val="both"/>
      </w:pPr>
      <w:r>
        <w:rPr>
          <w:rFonts w:cstheme="minorHAnsi"/>
          <w:color w:val="00B050"/>
        </w:rPr>
        <w:lastRenderedPageBreak/>
        <w:t>REJEITO a preliminar de impugnação ao valor da causa. O valor atribuído à causa guarda correspondência com o proveito econômico perseguido pela parte autora, consistente na revisão contratual cumulada com repetição de indébito e indenização por danos morais, em conformidade com o art. 292 do CPC, inexistindo demonstração concreta de artificial majoração.</w:t>
      </w:r>
    </w:p>
    <w:p w14:paraId="436934F6" w14:textId="77777777" w:rsidR="0010371B" w:rsidRDefault="00837E2C">
      <w:pPr>
        <w:jc w:val="both"/>
        <w:rPr>
          <w:rFonts w:cstheme="minorHAnsi"/>
          <w:color w:val="00B050"/>
        </w:rPr>
      </w:pPr>
      <w:r>
        <w:rPr>
          <w:rFonts w:cstheme="minorHAnsi"/>
          <w:color w:val="00B050"/>
        </w:rPr>
        <w:t>Igualmente, não prospera a preliminar de ausência de interesse processual. A pretensão deduzida revela utilidade e necessidade da tutela jurisdicional, diante da controvérsia instaurada acerca da legalidade dos encargos contratuais, dos descontos realizados e da negativação promovida pela ré, estando presente o binômio necessidade-utilidade. Portanto, REJEITO a preliminar.</w:t>
      </w:r>
    </w:p>
    <w:p w14:paraId="436934F7" w14:textId="77777777" w:rsidR="0010371B" w:rsidRDefault="00837E2C">
      <w:pPr>
        <w:jc w:val="both"/>
        <w:rPr>
          <w:rFonts w:cstheme="minorHAnsi"/>
          <w:color w:val="00B050"/>
        </w:rPr>
      </w:pPr>
      <w:r>
        <w:rPr>
          <w:rFonts w:cstheme="minorHAnsi"/>
          <w:color w:val="00B050"/>
        </w:rPr>
        <w:t>Ausentes outras questões processuais ou prejudiciais pendentes de análise, passo ao mérito da presente demanda.</w:t>
      </w:r>
    </w:p>
    <w:p w14:paraId="436934F8" w14:textId="77777777" w:rsidR="0010371B" w:rsidRDefault="00837E2C">
      <w:pPr>
        <w:jc w:val="both"/>
        <w:rPr>
          <w:rFonts w:cstheme="minorHAnsi"/>
          <w:color w:val="00B050"/>
        </w:rPr>
      </w:pPr>
      <w:r>
        <w:rPr>
          <w:rFonts w:cstheme="minorHAnsi"/>
          <w:color w:val="00B050"/>
        </w:rPr>
        <w:t>É caso de julgamento direto da lide, a teor do disposto no art. 355, inciso I, do Código de Processo Civil, tendo em vista que a matéria é essencialmente de direito e não há necessidade de dilação probatória. Os documentos são suficientes para solucionar os pontos controversos.</w:t>
      </w:r>
    </w:p>
    <w:p w14:paraId="436934F9" w14:textId="77777777" w:rsidR="0010371B" w:rsidRDefault="00837E2C">
      <w:pPr>
        <w:jc w:val="both"/>
        <w:rPr>
          <w:rFonts w:cstheme="minorHAnsi"/>
          <w:color w:val="00B050"/>
        </w:rPr>
      </w:pPr>
      <w:r>
        <w:rPr>
          <w:rFonts w:cstheme="minorHAnsi"/>
          <w:color w:val="00B050"/>
        </w:rPr>
        <w:t>A relação jurídica estabelecida entre as partes é de consumo, aplicando-se ao caso as disposições do Código de Defesa do Consumidor, nos termos da Súmula 297 do STJ. Isso, contudo, não conduz automaticamente à revisão das cláusulas pactuadas, sendo necessária demonstração concreta de abusividade apta a colocar o consumidor em desvantagem exagerada.</w:t>
      </w:r>
    </w:p>
    <w:p w14:paraId="436934FA" w14:textId="77777777" w:rsidR="0010371B" w:rsidRDefault="00837E2C">
      <w:pPr>
        <w:jc w:val="both"/>
        <w:rPr>
          <w:rFonts w:cstheme="minorHAnsi"/>
          <w:color w:val="00B050"/>
        </w:rPr>
      </w:pPr>
      <w:r>
        <w:rPr>
          <w:rFonts w:cstheme="minorHAnsi"/>
          <w:color w:val="00B050"/>
        </w:rPr>
        <w:t>No caso dos autos, o contrato juntado evidencia que a taxa de juros remuneratórios foi expressamente pactuada, estando destacada no instrumento contratual firmado pela parte autora, conforme se verifica no ID 255123330. Embora elevada, a simples discrepância entre a taxa contratada e a média divulgada pelo Banco Central não é suficiente, por si só, para caracterizar abusividade.</w:t>
      </w:r>
    </w:p>
    <w:p w14:paraId="436934FB" w14:textId="77777777" w:rsidR="0010371B" w:rsidRDefault="00837E2C">
      <w:pPr>
        <w:jc w:val="both"/>
        <w:rPr>
          <w:rFonts w:cstheme="minorHAnsi"/>
          <w:color w:val="00B050"/>
        </w:rPr>
      </w:pPr>
      <w:r>
        <w:rPr>
          <w:rFonts w:cstheme="minorHAnsi"/>
          <w:color w:val="00B050"/>
        </w:rPr>
        <w:t>A jurisprudência consolidada do Superior Tribunal de Justiça, especialmente a partir do julgamento do REsp 1.061.530/RS, firmou orientação no sentido de que a revisão dos juros remuneratórios somente é admitida em hipóteses excepcionais, mediante demonstração efetiva de abusividade no caso concreto, considerada a natureza da operação, o perfil do tomador, o risco de inadimplência, as garantias envolvidas e demais circunstâncias específicas da contratação. Não há, portanto, limitação legal prévia dos juros cobrados por instituições integrantes do Sistema Financeiro Nacional, nos termos da Súmula 596 do STF.</w:t>
      </w:r>
    </w:p>
    <w:p w14:paraId="436934FC" w14:textId="77777777" w:rsidR="0010371B" w:rsidRDefault="00837E2C">
      <w:pPr>
        <w:jc w:val="both"/>
        <w:rPr>
          <w:rFonts w:cstheme="minorHAnsi"/>
          <w:color w:val="00B050"/>
        </w:rPr>
      </w:pPr>
      <w:r>
        <w:rPr>
          <w:rFonts w:cstheme="minorHAnsi"/>
          <w:color w:val="00B050"/>
        </w:rPr>
        <w:t>Incide, ainda, a Súmula 382 do STJ, segundo a qual a estipulação de juros remuneratórios superiores a 12% ao ano, por si só, não indica abusividade.</w:t>
      </w:r>
    </w:p>
    <w:p w14:paraId="436934FD" w14:textId="77777777" w:rsidR="0010371B" w:rsidRDefault="00837E2C">
      <w:pPr>
        <w:jc w:val="both"/>
        <w:rPr>
          <w:rFonts w:cstheme="minorHAnsi"/>
          <w:color w:val="00B050"/>
        </w:rPr>
      </w:pPr>
      <w:r>
        <w:rPr>
          <w:rFonts w:cstheme="minorHAnsi"/>
          <w:color w:val="00B050"/>
        </w:rPr>
        <w:t>Lado outro, a parte autora limitou-se a sustentar a abusividade mediante comparação abstrata com taxas médias de mercado, sem demonstrar, concretamente, peculiaridades da contratação aptas a evidenciar desvantagem exagerada ou incompatibilidade dos encargos com os riscos inerentes à operação. Ao contrário, a documentação acostada aos autos revela que a contratação ocorreu em modalidade de crédito pessoal não consignado, sem garantia real, inserida em segmento de crédito voltado a consumidores de maior risco.</w:t>
      </w:r>
    </w:p>
    <w:p w14:paraId="436934FE" w14:textId="77777777" w:rsidR="0010371B" w:rsidRDefault="00837E2C">
      <w:pPr>
        <w:jc w:val="both"/>
        <w:rPr>
          <w:rFonts w:cstheme="minorHAnsi"/>
          <w:color w:val="00B050"/>
        </w:rPr>
      </w:pPr>
      <w:r>
        <w:rPr>
          <w:rFonts w:cstheme="minorHAnsi"/>
          <w:color w:val="00B050"/>
        </w:rPr>
        <w:t xml:space="preserve">Também não prospera a alegação de irregularidade dos descontos realizados na conta bancária. O contrato prevê expressamente a possibilidade de cobrança fracionada das parcelas, especialmente nas hipóteses em que inexistente saldo suficiente para quitação integral no vencimento. Os extratos apresentados evidenciam que os descontos ocorreram em valores </w:t>
      </w:r>
      <w:r>
        <w:rPr>
          <w:rFonts w:cstheme="minorHAnsi"/>
          <w:color w:val="00B050"/>
        </w:rPr>
        <w:lastRenderedPageBreak/>
        <w:t>fracionados, em conformidade com a sistemática contratualmente prevista para as hipóteses de insuficiência de saldo, não havendo demonstração de cobrança indevida ou de débitos desvinculados da obrigação assumida.</w:t>
      </w:r>
    </w:p>
    <w:p w14:paraId="436934FF" w14:textId="77777777" w:rsidR="0010371B" w:rsidRDefault="00837E2C">
      <w:pPr>
        <w:jc w:val="both"/>
        <w:rPr>
          <w:rFonts w:cstheme="minorHAnsi"/>
          <w:color w:val="00B050"/>
        </w:rPr>
      </w:pPr>
      <w:r>
        <w:rPr>
          <w:rFonts w:cstheme="minorHAnsi"/>
          <w:color w:val="00B050"/>
        </w:rPr>
        <w:t>Da mesma forma, inexistindo ilicitude na cobrança ou na inscrição restritiva promovida pela ré, não se verifica violação a direito da personalidade apta a ensejar compensação por danos morais. Os documentos juntados evidenciam a existência de parcelas inadimplidas, circunstância que autoriza a inscrição nos órgãos restritivos de crédito, configurando exercício regular de direito do credor. Ausente demonstração de inexistência da dívida ou de irregularidade na cobrança, não há falar em dano moral indenizável.</w:t>
      </w:r>
    </w:p>
    <w:p w14:paraId="43693500" w14:textId="77777777" w:rsidR="0010371B" w:rsidRDefault="00837E2C">
      <w:pPr>
        <w:jc w:val="both"/>
        <w:rPr>
          <w:rFonts w:cstheme="minorHAnsi"/>
          <w:color w:val="00B050"/>
        </w:rPr>
      </w:pPr>
      <w:r>
        <w:rPr>
          <w:rFonts w:cstheme="minorHAnsi"/>
          <w:color w:val="00B050"/>
        </w:rPr>
        <w:t>O pedido de repetição de indébito igualmente não merece acolhimento. Não restou comprovada cobrança indevida ou pagamento além do efetivamente devido à luz das cláusulas contratadas. Inviável, portanto, a devolução simples ou em dobro dos valores pagos.</w:t>
      </w:r>
    </w:p>
    <w:p w14:paraId="43693501" w14:textId="77777777" w:rsidR="0010371B" w:rsidRDefault="00837E2C">
      <w:pPr>
        <w:jc w:val="both"/>
        <w:rPr>
          <w:rFonts w:cstheme="minorHAnsi"/>
          <w:color w:val="00B050"/>
        </w:rPr>
      </w:pPr>
      <w:r>
        <w:rPr>
          <w:rFonts w:cstheme="minorHAnsi"/>
          <w:color w:val="00B050"/>
        </w:rPr>
        <w:t>Nesse cenário, ante a ausência de ilegalidades perpetradas pela parte ré, impõe-se a manutenção do contrato nos termos firmados.</w:t>
      </w:r>
    </w:p>
    <w:p w14:paraId="43693502" w14:textId="77777777" w:rsidR="0010371B" w:rsidRDefault="00837E2C">
      <w:pPr>
        <w:jc w:val="both"/>
        <w:rPr>
          <w:rFonts w:cstheme="minorHAnsi"/>
          <w:color w:val="00B050"/>
        </w:rPr>
      </w:pPr>
      <w:r>
        <w:rPr>
          <w:rFonts w:cstheme="minorHAnsi"/>
          <w:color w:val="00B050"/>
        </w:rPr>
        <w:t>Ante o exposto, JULGO IMPROCEDENTES os pedidos formulados pela parte autora.</w:t>
      </w:r>
    </w:p>
    <w:p w14:paraId="43693503" w14:textId="77777777" w:rsidR="0010371B" w:rsidRDefault="00837E2C">
      <w:pPr>
        <w:jc w:val="both"/>
        <w:rPr>
          <w:rFonts w:cstheme="minorHAnsi"/>
          <w:color w:val="00B050"/>
        </w:rPr>
      </w:pPr>
      <w:r>
        <w:rPr>
          <w:rFonts w:cstheme="minorHAnsi"/>
          <w:color w:val="00B050"/>
        </w:rPr>
        <w:t>Por conseguinte, resolvo o mérito, nos termos do artigo 487, inciso I, do Código de Processo Civil.</w:t>
      </w:r>
    </w:p>
    <w:p w14:paraId="43693504" w14:textId="77777777" w:rsidR="0010371B" w:rsidRDefault="00837E2C">
      <w:pPr>
        <w:jc w:val="both"/>
        <w:rPr>
          <w:rFonts w:cstheme="minorHAnsi"/>
          <w:color w:val="00B050"/>
        </w:rPr>
      </w:pPr>
      <w:r>
        <w:rPr>
          <w:rFonts w:cstheme="minorHAnsi"/>
          <w:color w:val="00B050"/>
        </w:rPr>
        <w:t>Arcará o requerente com as custas e despesas processuais, e com os honorários do advogado da parte requerida, que fixo em 10% sobre o valor da causa, com base no artigo 85, § 2º, do CPC, ficando a condenação em custas e honorários suspensa por ser o autor beneficiário da justiça gratuita.</w:t>
      </w:r>
    </w:p>
    <w:p w14:paraId="43693505" w14:textId="77777777" w:rsidR="0010371B" w:rsidRDefault="00837E2C">
      <w:pPr>
        <w:jc w:val="both"/>
        <w:rPr>
          <w:rFonts w:cstheme="minorHAnsi"/>
          <w:color w:val="00B050"/>
        </w:rPr>
      </w:pPr>
      <w:r>
        <w:rPr>
          <w:rFonts w:cstheme="minorHAnsi"/>
          <w:color w:val="00B050"/>
        </w:rPr>
        <w:t>Transitada em julgado, não havendo outros requerimentos, dê-se baixa e arquivem-se os autos.</w:t>
      </w:r>
    </w:p>
    <w:p w14:paraId="43693506" w14:textId="77777777" w:rsidR="0010371B" w:rsidRDefault="00837E2C">
      <w:pPr>
        <w:jc w:val="both"/>
        <w:rPr>
          <w:ins w:id="1805" w:author="Assessor GDSXSR" w:date="2026-10-31T00:15:36Z"/>
        </w:rPr>
      </w:pPr>
      <w:r>
        <w:rPr>
          <w:rFonts w:cstheme="minorHAnsi"/>
          <w:color w:val="00B050"/>
        </w:rPr>
        <w:t>Publique-se. Intimem-se.</w:t>
      </w:r>
    </w:p>
    <w:p>
      <w:pPr>
        <w:jc w:val="both"/>
        <w:rPr>
          <w:ins w:id="1806" w:author="Assessor GDSXSR" w:date="2026-10-31T00:15:36Z"/>
        </w:rPr>
      </w:pPr>
    </w:p>
    <w:p>
      <w:pPr>
        <w:jc w:val="both"/>
        <w:rPr>
          <w:ins w:id="1808" w:author="Assessor GDSXSR" w:date="2026-10-31T00:15:36Z"/>
        </w:rPr>
      </w:pPr>
      <w:ins w:id="1807" w:author="Assessor GDSXSR" w:date="2026-10-31T00:15:36Z">
        <w:commentRangeStart w:id="19"/>
        <w:r>
          <w:rPr>
            <w:rFonts w:cstheme="minorHAnsi"/>
            <w:b/>
            <w:color w:val="800080"/>
          </w:rPr>
          <w:t xml:space="preserve">PRECEDENTES CONTRÁRIOS AO VOTO</w:t>
        </w:r>
        <w:commentRangeEnd w:id="19"/>
        <w:r>
          <w:rPr>
            <w:rStyle w:val="CommentReference"/>
            <w:color w:val="808080"/>
          </w:rPr>
          <w:commentReference w:id="19"/>
        </w:r>
      </w:ins>
    </w:p>
    <w:p>
      <w:pPr>
        <w:jc w:val="both"/>
        <w:rPr>
          <w:ins w:id="1809" w:author="Assessor GDSXSR" w:date="2026-10-31T00:15:36Z"/>
        </w:rPr>
      </w:pPr>
    </w:p>
    <w:p>
      <w:pPr>
        <w:jc w:val="both"/>
        <w:rPr>
          <w:ins w:id="1811" w:author="Assessor GDSXSR" w:date="2026-10-31T00:15:36Z"/>
        </w:rPr>
      </w:pPr>
      <w:ins w:id="1810" w:author="Assessor GDSXSR" w:date="2026-10-31T00:15:36Z">
        <w:r>
          <w:rPr>
            <w:color w:val="800080"/>
          </w:rPr>
          <w:t xml:space="preserve">AgInt no AREsp n. 2.552.486, relator Ministro João Otávio de Noronha, Quarta Turma, julgado em 9/9/2024.</w:t>
        </w:r>
      </w:ins>
    </w:p>
    <w:p>
      <w:pPr>
        <w:jc w:val="both"/>
        <w:rPr>
          <w:ins w:id="1812" w:author="Assessor GDSXSR" w:date="2026-10-31T00:15:36Z"/>
        </w:rPr>
      </w:pPr>
    </w:p>
    <w:p>
      <w:pPr>
        <w:jc w:val="both"/>
        <w:rPr/>
      </w:pPr>
      <w:ins w:id="1813" w:author="Assessor GDSXSR" w:date="2026-10-31T00:15:36Z">
        <w:r>
          <w:rPr>
            <w:color w:val="800080"/>
          </w:rPr>
          <w:t xml:space="preserve">“AGRAVO INTERNO NO AGRAVO EM RECURSO ESPECIAL. ADMISSIBILIDADE. RECONSIDERAÇÃO. JUROS REMUNERATÓRIOS. LIMITAÇÃO. ABUSIVIDADE DA TAXA CONTRATADA. NECESSIDADE DE DEMONSTRAÇÃO. AGRAVO INTERNO PROVIDO EM PARTE. 1. Admite-se a revisão da taxa de juros remuneratórios excepcionalmente, quando a relação de consumo ficar caracterizada e a abusividade for devidamente demonstrada diante das peculiaridades do caso concreto. 2. O fato de a taxa contratada de juros remuneratórios estar acima da taxa média de mercado, por si só, não configura abusividade, devendo ser observados, para a limitação dos referidos juros, fatores como o custo de captação dos recursos, o spread da operação, a análise de risco de crédito do contratante, ponderando-se a caracterização da relação de consumo e eventual desvantagem exagerada do consumidor. 3. É viável a limitação da taxa de juros remuneratórios pactuada no contrato na hipótese em que a corte de origem tenha considerado cabalmente demonstrada sua abusividade com base nas peculiaridades do caso concreto. 4. Agravo interno parcialmente provido.”</w:t>
        </w:r>
      </w:ins>
    </w:p>
    <w:sectPr w:rsidR="0010371B">
      <w:footerReference w:type="default" r:id="rId15"/>
      <w:pgSz w:w="11906" w:h="16838"/>
      <w:pgMar w:top="1417" w:right="1701" w:bottom="1417" w:left="1701" w:header="0"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ia Vilela Alves - GDACA" w:date="2026-07-24T16:02:00Z" w:initials="MV">
    <w:p w14:paraId="43693509" w14:textId="77777777" w:rsidR="0010371B" w:rsidRDefault="00031B64">
      <w:r>
        <w:rPr>
          <w:rStyle w:val="Refdecomentrio"/>
        </w:rPr>
        <w:annotationRef/>
      </w:r>
      <w:r w:rsidR="00837E2C">
        <w:rPr>
          <w:rFonts w:ascii="Liberation Serif" w:eastAsia="Segoe UI" w:hAnsi="Liberation Serif" w:cs="Tahoma"/>
          <w:sz w:val="24"/>
          <w:szCs w:val="24"/>
          <w:lang w:val="en-US" w:bidi="en-US"/>
        </w:rPr>
        <w:t>Conclusão: 01/09/2026</w:t>
      </w:r>
    </w:p>
    <w:p w14:paraId="4369350A" w14:textId="77777777" w:rsidR="0010371B" w:rsidRDefault="00837E2C">
      <w:r>
        <w:rPr>
          <w:rFonts w:ascii="Liberation Serif" w:eastAsia="Segoe UI" w:hAnsi="Liberation Serif" w:cs="Tahoma"/>
          <w:sz w:val="24"/>
          <w:szCs w:val="24"/>
          <w:lang w:val="en-US" w:bidi="en-US"/>
        </w:rPr>
        <w:t>Entrega: 10/09/2026</w:t>
      </w:r>
    </w:p>
    <w:p w14:paraId="4369350B" w14:textId="77777777" w:rsidR="0010371B" w:rsidRDefault="00837E2C">
      <w:r>
        <w:rPr>
          <w:rFonts w:ascii="Liberation Serif" w:eastAsia="Segoe UI" w:hAnsi="Liberation Serif" w:cs="Tahoma"/>
          <w:sz w:val="24"/>
          <w:szCs w:val="24"/>
          <w:lang w:val="en-US" w:bidi="en-US"/>
        </w:rPr>
        <w:t>Certeza: 8</w:t>
      </w:r>
    </w:p>
  </w:comment>
  <w:comment w:id="1" w:author="Autor desconhecido" w:date="2026-09-09T23:33:00Z" w:initials="">
    <w:p w14:paraId="4369350C" w14:textId="77777777" w:rsidR="0010371B" w:rsidRDefault="00031B64">
      <w:r>
        <w:rPr>
          <w:rStyle w:val="Refdecomentrio"/>
        </w:rPr>
        <w:annotationRef/>
      </w:r>
      <w:r w:rsidR="00837E2C">
        <w:rPr>
          <w:rFonts w:ascii="Calibri" w:eastAsia="Calibri" w:hAnsi="Calibri" w:cs="Arial"/>
          <w:sz w:val="20"/>
        </w:rPr>
        <w:t>Utilizei o voto recente do Desembargador Sérgio Rocha de acórdão 2039840, em situação similar.</w:t>
      </w:r>
    </w:p>
    <w:p w14:paraId="4369350D" w14:textId="77777777" w:rsidR="0010371B" w:rsidRDefault="00837E2C">
      <w:r>
        <w:rPr>
          <w:rFonts w:ascii="Calibri" w:eastAsia="Calibri" w:hAnsi="Calibri" w:cs="Arial"/>
          <w:sz w:val="20"/>
        </w:rPr>
        <w:t>Marajane</w:t>
      </w:r>
    </w:p>
  </w:comment>
  <w:comment w:id="2" w:author="Marcia Vilela Alves - GDACA" w:date="2026-09-11T13:27:00Z" w:initials="MV">
    <w:p w14:paraId="5F666B5F" w14:textId="77777777" w:rsidR="00676CCA" w:rsidRDefault="00676CCA" w:rsidP="00676CCA">
      <w:pPr>
        <w:pStyle w:val="Textodecomentrio"/>
      </w:pPr>
      <w:r>
        <w:rPr>
          <w:rStyle w:val="Refdecomentrio"/>
        </w:rPr>
        <w:annotationRef/>
      </w:r>
      <w:r>
        <w:t>corrigido</w:t>
      </w:r>
    </w:p>
  </w:comment>
  <w:comment w:id="3" w:author="Marcia Vilela" w:date="2026-09-11T17:46:00Z" w:initials="MV">
    <w:p w14:paraId="64A5BBFB" w14:textId="77777777" w:rsidR="004246D0" w:rsidRDefault="004246D0" w:rsidP="004246D0">
      <w:pPr>
        <w:pStyle w:val="Textodecomentrio"/>
      </w:pPr>
      <w:r>
        <w:rPr>
          <w:rStyle w:val="Refdecomentrio"/>
        </w:rPr>
        <w:annotationRef/>
      </w:r>
      <w:r>
        <w:t>Segue tb despacho de intimação sobre preliminar suscitada em contrarrazões.</w:t>
      </w:r>
    </w:p>
  </w:comment>
  <w:comment w:id="4" w:author="Marcia Vilela" w:date="2026-09-11T17:44:00Z" w:initials="MV">
    <w:p w14:paraId="50FE4C1E" w14:textId="77777777" w:rsidR="009B11C8" w:rsidRDefault="009B11C8" w:rsidP="009B11C8">
      <w:pPr>
        <w:pStyle w:val="Textodecomentrio"/>
      </w:pPr>
      <w:r>
        <w:rPr>
          <w:rStyle w:val="Refdecomentrio"/>
        </w:rPr>
        <w:annotationRef/>
      </w:r>
      <w:r>
        <w:t>Complementar após a intimação da parte apelante.</w:t>
      </w:r>
    </w:p>
  </w:comment>
  <w:comment w:id="5" w:author="Assessor GDSXSR" w:initials="RG" w:date="2026-10-31T00:15:36Z">
    <w:p>
      <w:pPr>
        <w:pStyle w:val="CommentText"/>
      </w:pPr>
      <w:r>
        <w:rPr>
          <w:rStyle w:val="CommentReference"/>
        </w:rPr>
        <w:annotationRef/>
      </w:r>
      <w:r>
        <w:t>ASSESSOR GDSXSR — Voto ACA enxugado: ementa −25% e fundamentação ≈−40% (contagem de palavras), sem suprimir citação de lei, documento dos autos ou a sentença (C-02, C-11/C-13). Alterações mecânicas: grafia ("MMª."→"MM."; "à taxa média"; "usam"; "justificassem"), referências compactas (C-20/C-28), enumeração das alegações com dois pontos e números em negrito (C-30/C-43), capítulo da preliminar com veredito e mini-dispositivo (C-3A/C-42), "Condeno" em negrito e dispositivo em itens (C-3F). Resultado mantido (parcial provimento, C-03).</w:t>
      </w:r>
    </w:p>
  </w:comment>
  <w:comment w:id="6" w:author="Assessor GDSXSR" w:initials="RG" w:date="2026-10-31T00:15:36Z">
    <w:p>
      <w:pPr>
        <w:pStyle w:val="CommentText"/>
      </w:pPr>
      <w:r>
        <w:rPr>
          <w:rStyle w:val="CommentReference"/>
        </w:rPr>
        <w:annotationRef/>
      </w:r>
      <w:r>
        <w:t>ASSESSOR GDSXSR — Item 1 da ementa refeito para nomear a ação, as partes (autor pessoa natural; Crefisa S.A. Crédito, Financiamento e Investimentos) e o valor da causa no fim (C-34/C-34A).</w:t>
      </w:r>
    </w:p>
  </w:comment>
  <w:comment w:id="7" w:author="Assessor GDSXSR" w:initials="RG" w:date="2026-10-31T00:15:36Z">
    <w:p>
      <w:pPr>
        <w:pStyle w:val="CommentText"/>
      </w:pPr>
      <w:r>
        <w:rPr>
          <w:rStyle w:val="CommentReference"/>
        </w:rPr>
        <w:annotationRef/>
      </w:r>
      <w:r>
        <w:t>ASSESSOR GDSXSR — Troquei o fundamento da simples restituição de "ausência de má-fé" para "cobrança contrária à boa-fé objetiva", como exige o CDC 42, parágrafo único, conforme a tese do EAREsp 600.663 (Corte Especial/STJ). Resultado mantido (C-53). Texto literal (C-63): "Art. 42. (...) Parágrafo único. O consumidor cobrado em quantia indevida tem direito à repetição do indébito, por valor igual ao dobro do que pagou em excesso, acrescido de correção monetária e juros legais, salvo hipótese de engano justificável."</w:t>
      </w:r>
    </w:p>
  </w:comment>
  <w:comment w:id="8" w:author="Assessor GDSXSR" w:initials="RG" w:date="2026-10-31T00:15:36Z">
    <w:p>
      <w:pPr>
        <w:pStyle w:val="CommentText"/>
      </w:pPr>
      <w:r>
        <w:rPr>
          <w:rStyle w:val="CommentReference"/>
        </w:rPr>
        <w:annotationRef/>
      </w:r>
      <w:r>
        <w:t>ASSESSOR GDSXSR — Datas conferidas nos autos: ajuizamento 06/11/2025; sentença 02/06/2026; apelo 30/06/2026; valor da causa R$ 8.646,94 (C-24).</w:t>
      </w:r>
    </w:p>
  </w:comment>
  <w:comment w:id="9" w:author="Assessor GDSXSR" w:initials="RG" w:date="2026-10-31T00:15:36Z">
    <w:p>
      <w:pPr>
        <w:pStyle w:val="CommentText"/>
      </w:pPr>
      <w:r>
        <w:rPr>
          <w:rStyle w:val="CommentReference"/>
        </w:rPr>
        <w:annotationRef/>
      </w:r>
      <w:r>
        <w:t>ASSESSOR GDSXSR — Completei os IDs da manifestação sobre a preliminar (89231314 e 90133718), conferidos nos autos (C-24).</w:t>
      </w:r>
    </w:p>
  </w:comment>
  <w:comment w:id="10" w:author="Assessor GDSXSR" w:initials="RG" w:date="2026-10-31T00:15:36Z">
    <w:p>
      <w:pPr>
        <w:pStyle w:val="CommentText"/>
      </w:pPr>
      <w:r>
        <w:rPr>
          <w:rStyle w:val="CommentReference"/>
        </w:rPr>
        <w:annotationRef/>
      </w:r>
      <w:r>
        <w:t>ASSESSOR GDSXSR — Preliminar enfrentada primeiro, com mini-dispositivo sublinhado (C-3A). CPC 1.010 (C-63, texto literal): "Art. 1.010. A apelação, interposta por petição dirigida ao juízo de primeiro grau, conterá: (...) II - a exposição do fato e do direito; III - as razões do pedido de reforma ou de decretação de nulidade;".</w:t>
      </w:r>
    </w:p>
  </w:comment>
  <w:comment w:id="11" w:author="Assessor GDSXSR" w:initials="RG" w:date="2026-10-31T00:15:36Z">
    <w:p>
      <w:pPr>
        <w:pStyle w:val="CommentText"/>
      </w:pPr>
      <w:r>
        <w:rPr>
          <w:rStyle w:val="CommentReference"/>
        </w:rPr>
        <w:annotationRef/>
      </w:r>
      <w:r>
        <w:t>ASSESSOR GDSXSR — Pendência (C-52, C-72): não localizei, em iajus nem em três buscas na web, o trecho do voto condutor do REsp 1.061.530/RS transcrito adiante nem o DJe do AgInt no AREsp 2.607.162; mantive o trecho encurtado com "(...)" e a citação como na minuta. Conferir no JurisDF/STJ antes de assinar.</w:t>
      </w:r>
    </w:p>
  </w:comment>
  <w:comment w:id="12" w:author="Assessor GDSXSR" w:initials="RG" w:date="2026-10-31T00:15:36Z">
    <w:p>
      <w:pPr>
        <w:pStyle w:val="CommentText"/>
      </w:pPr>
      <w:r>
        <w:rPr>
          <w:rStyle w:val="CommentReference"/>
        </w:rPr>
        <w:annotationRef/>
      </w:r>
      <w:r>
        <w:t>ASSESSOR GDSXSR — Retirei da minuta o AgInt no AREsp 2.609.230/RS (corpo e ementa) porque não foi possível confirmá-lo e porque bastava um precedente por tese (C-65, C-72).</w:t>
      </w:r>
    </w:p>
  </w:comment>
  <w:comment w:id="13" w:author="Assessor GDSXSR" w:initials="RG" w:date="2026-10-31T00:15:36Z">
    <w:p>
      <w:pPr>
        <w:pStyle w:val="CommentText"/>
      </w:pPr>
      <w:r>
        <w:rPr>
          <w:rStyle w:val="CommentReference"/>
        </w:rPr>
        <w:annotationRef/>
      </w:r>
      <w:r>
        <w:t>ASSESSOR GDSXSR — Taxa média de 6,45% ao mês (148,57% ao ano) conferida na tabela da inicial (ID 88745650). Retirei a alegação de "capitalização mensal" por falta de prova nos autos (C-24).</w:t>
      </w:r>
    </w:p>
  </w:comment>
  <w:comment w:id="14" w:author="Assessor GDSXSR" w:initials="RG" w:date="2026-10-31T00:15:36Z">
    <w:p>
      <w:pPr>
        <w:pStyle w:val="CommentText"/>
      </w:pPr>
      <w:r>
        <w:rPr>
          <w:rStyle w:val="CommentReference"/>
        </w:rPr>
        <w:annotationRef/>
      </w:r>
      <w:r>
        <w:t>ASSESSOR GDSXSR — Cobrança em dobro afastada por falta de má-fé/boa-fé objetiva violada; sem mudar o resultado (C-53).</w:t>
      </w:r>
    </w:p>
  </w:comment>
  <w:comment w:id="15" w:author="Assessor GDSXSR" w:initials="RG" w:date="2026-10-31T00:15:36Z">
    <w:p>
      <w:pPr>
        <w:pStyle w:val="CommentText"/>
      </w:pPr>
      <w:r>
        <w:rPr>
          <w:rStyle w:val="CommentReference"/>
        </w:rPr>
        <w:annotationRef/>
      </w:r>
      <w:r>
        <w:t>ASSESSOR GDSXSR — Jurisprudência em sentido contrário (STJ: taxa acima da média, por si só, não é abusiva) vai ao final, em violeta (C-46, C-53). Resultado mantido, pois a taxa de 22% ao mês supera três vezes a média e há a linha do Gabinete de limitar à média nos casos de DPP.</w:t>
      </w:r>
    </w:p>
  </w:comment>
  <w:comment w:id="16" w:author="Assessor GDSXSR" w:initials="RG" w:date="2026-10-31T00:15:36Z">
    <w:p>
      <w:pPr>
        <w:pStyle w:val="CommentText"/>
      </w:pPr>
      <w:r>
        <w:rPr>
          <w:rStyle w:val="CommentReference"/>
        </w:rPr>
        <w:annotationRef/>
      </w:r>
      <w:r>
        <w:t>ASSESSOR GDSXSR — Efeito suspensivo pedido no apelo não foi examinado na minuta e perdeu objeto com o julgamento; não acrescentei capítulo (C-52).</w:t>
      </w:r>
    </w:p>
  </w:comment>
  <w:comment w:id="17" w:author="Assessor GDSXSR" w:initials="RG" w:date="2026-10-31T00:15:36Z">
    <w:p>
      <w:pPr>
        <w:pStyle w:val="CommentText"/>
      </w:pPr>
      <w:r>
        <w:rPr>
          <w:rStyle w:val="CommentReference"/>
        </w:rPr>
        <w:annotationRef/>
      </w:r>
      <w:r>
        <w:t>ASSESSOR GDSXSR — Corrigi a proporção da sucumbência: a minuta somava 60% + 30%; ficou 60% ré e 40% autor, conforme o resultado parcial (C-51). Honorários por equidade (CPC 85 §§ 2º e 8º): "§ 2º Os honorários serão fixados entre o mínimo de dez e o máximo de vinte por cento sobre o valor da condenação, do proveito econômico obtido ou, não sendo possível mensurá-lo, sobre o valor atualizado da causa"; "§ 8º Nas causas em que o proveito econômico for inestimável ou irrisório ou, ainda, quando o valor da causa for muito baixo, o juiz fixará o valor dos honorários por apreciação equitativa, observando o disposto nos incisos do § 2º." Valor da causa R$ 8.646,94 (Tema 1.076/STJ: equidade só quando inestimável/irrisório o proveito ou baixo o valor da causa).</w:t>
      </w:r>
    </w:p>
  </w:comment>
  <w:comment w:id="18" w:author="Assessor GDSXSR" w:initials="RG" w:date="2026-10-31T00:15:36Z">
    <w:p>
      <w:pPr>
        <w:pStyle w:val="CommentText"/>
      </w:pPr>
      <w:r>
        <w:rPr>
          <w:rStyle w:val="CommentReference"/>
        </w:rPr>
        <w:annotationRef/>
      </w:r>
      <w:r>
        <w:t>ASSESSOR GDSXSR — CPC 98 § 3º (C-63):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tal obrigação do beneficiário." Sem honorários recursais: CPC 85 § 11, pois o apelo foi parcialmente provido.</w:t>
      </w:r>
    </w:p>
  </w:comment>
  <w:comment w:id="19" w:author="Assessor GDSXSR" w:initials="RG" w:date="2026-10-31T00:15:36Z">
    <w:p>
      <w:pPr>
        <w:pStyle w:val="CommentText"/>
      </w:pPr>
      <w:r>
        <w:rPr>
          <w:rStyle w:val="CommentReference"/>
        </w:rPr>
        <w:annotationRef/>
      </w:r>
      <w:r>
        <w:t>ASSESSOR GDSXSR — Precedente contrário ao voto (C-46, C-53). Pendência (C-52): UF/DJe da publicação do AgInt no AREsp 2.552.486 não foram devolvidos pelo iajus; completar no JurisDF/STJ.</w:t>
      </w:r>
    </w:p>
  </w:comment>
  <w:comment w:id="20" w:author="Assessor GDSXSR" w:initials="RG" w:date="2026-10-31T00:15:36Z">
    <w:p>
      <w:pPr>
        <w:pStyle w:val="CommentText"/>
      </w:pPr>
      <w:r>
        <w:rPr>
          <w:rStyle w:val="CommentReference"/>
        </w:rPr>
        <w:annotationRef/>
      </w:r>
      <w:r>
        <w:t>ASSESSOR GDSXSR — Textos literais (C-63): CDC 6º VI: "a efetiva prevenção e reparação de danos patrimoniais e morais, individuais, coletivos e difusos;"; CF 5º V: "é assegurado o direito de resposta, proporcional ao agravo, além da indenização por dano material, moral ou à imagem;"; CF 5º X: "são invioláveis a intimidade, a vida privada, a honra e a imagem das pessoas, assegurado o direito a indenização pelo dano material ou moral decorrente de sua violação;"; CF 1º III: "a dignidade da pessoa humana"; CDC 51 § 1º: "Presume-se exagerada, entre outras situações, a vantagem que: I - ofende os princípios fundamentais do sistema jurídico a que pertence; II - restringe direitos ou obrigações fundamentais inerentes à natureza do contrato, de tal modo a ameaçar seu objeto ou o equilíbrio contratual; III - se mostra excessivamente onerosa para o consumidor, considerando-se a natureza e conteúdo do contrato, o interesse das partes e outras circunstâncias peculiares ao caso."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69350B" w15:done="0"/>
  <w15:commentEx w15:paraId="4369350D" w15:done="0"/>
  <w15:commentEx w15:paraId="5F666B5F" w15:paraIdParent="4369350D" w15:done="0"/>
  <w15:commentEx w15:paraId="64A5BBFB" w15:done="0"/>
  <w15:commentEx w15:paraId="50FE4C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45B793" w16cex:dateUtc="2026-09-11T16:27:00Z"/>
  <w16cex:commentExtensible w16cex:durableId="40B3BA62" w16cex:dateUtc="2026-09-11T20:46:00Z"/>
  <w16cex:commentExtensible w16cex:durableId="0DF6395D" w16cex:dateUtc="2026-09-11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69350B" w16cid:durableId="4369350D"/>
  <w16cid:commentId w16cid:paraId="4369350D" w16cid:durableId="4369350F"/>
  <w16cid:commentId w16cid:paraId="5F666B5F" w16cid:durableId="7C45B793"/>
  <w16cid:commentId w16cid:paraId="64A5BBFB" w16cid:durableId="40B3BA62"/>
  <w16cid:commentId w16cid:paraId="50FE4C1E" w16cid:durableId="0DF639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8A3E" w14:textId="77777777" w:rsidR="009F14F1" w:rsidRDefault="009F14F1">
      <w:pPr>
        <w:spacing w:after="0" w:line="240" w:lineRule="auto"/>
      </w:pPr>
      <w:r>
        <w:separator/>
      </w:r>
    </w:p>
  </w:endnote>
  <w:endnote w:type="continuationSeparator" w:id="0">
    <w:p w14:paraId="4102D23B" w14:textId="77777777" w:rsidR="009F14F1" w:rsidRDefault="009F1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swiss"/>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Mono">
    <w:altName w:val="Courier New"/>
    <w:charset w:val="00"/>
    <w:family w:val="roman"/>
    <w:pitch w:val="variable"/>
  </w:font>
  <w:font w:name="Constantia">
    <w:panose1 w:val="02030602050306030303"/>
    <w:charset w:val="00"/>
    <w:family w:val="roman"/>
    <w:pitch w:val="variable"/>
    <w:sig w:usb0="A00002EF" w:usb1="400020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Órgão"/>
      <w:id w:val="1003942440"/>
      <w:docPartObj>
        <w:docPartGallery w:val="Page Numbers (Bottom of Page)"/>
        <w:docPartUnique/>
      </w:docPartObj>
    </w:sdtPr>
    <w:sdtContent>
      <w:p w14:paraId="43693511" w14:textId="77777777" w:rsidR="0010371B" w:rsidRDefault="00837E2C">
        <w:pPr>
          <w:pStyle w:val="Rodap"/>
          <w:jc w:val="right"/>
        </w:pPr>
        <w:r>
          <w:fldChar w:fldCharType="begin"/>
        </w:r>
        <w:r>
          <w:instrText>PAGE</w:instrText>
        </w:r>
        <w:r>
          <w:fldChar w:fldCharType="separate"/>
        </w:r>
        <w:r>
          <w:t>18</w:t>
        </w:r>
        <w:r>
          <w:fldChar w:fldCharType="end"/>
        </w:r>
      </w:p>
    </w:sdtContent>
  </w:sdt>
  <w:p w14:paraId="43693512" w14:textId="77777777" w:rsidR="0010371B" w:rsidRDefault="001037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8A49" w14:textId="77777777" w:rsidR="009F14F1" w:rsidRDefault="009F14F1">
      <w:pPr>
        <w:spacing w:after="0" w:line="240" w:lineRule="auto"/>
      </w:pPr>
      <w:r>
        <w:separator/>
      </w:r>
    </w:p>
  </w:footnote>
  <w:footnote w:type="continuationSeparator" w:id="0">
    <w:p w14:paraId="3A2FF266" w14:textId="77777777" w:rsidR="009F14F1" w:rsidRDefault="009F14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104"/>
    <w:multiLevelType w:val="multilevel"/>
    <w:tmpl w:val="443E649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4AC057C"/>
    <w:multiLevelType w:val="multilevel"/>
    <w:tmpl w:val="1BE46366"/>
    <w:lvl w:ilvl="0">
      <w:start w:val="6"/>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35FF3D17"/>
    <w:multiLevelType w:val="multilevel"/>
    <w:tmpl w:val="D612EEFC"/>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16cid:durableId="1653676752">
    <w:abstractNumId w:val="2"/>
  </w:num>
  <w:num w:numId="2" w16cid:durableId="1620335087">
    <w:abstractNumId w:val="1"/>
  </w:num>
  <w:num w:numId="3" w16cid:durableId="8628598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ia Vilela Alves - GDACA">
    <w15:presenceInfo w15:providerId="AD" w15:userId="S::t308703@tjdft.jus.br::7a63abfe-b68b-4abc-8a9c-163dd7d9a183"/>
  </w15:person>
  <w15:person w15:author="Marcia Vilela">
    <w15:presenceInfo w15:providerId="Windows Live" w15:userId="83002686774556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1B"/>
    <w:rsid w:val="000053AD"/>
    <w:rsid w:val="00031B64"/>
    <w:rsid w:val="0004428B"/>
    <w:rsid w:val="000473D7"/>
    <w:rsid w:val="00050DBA"/>
    <w:rsid w:val="00065478"/>
    <w:rsid w:val="00094EE9"/>
    <w:rsid w:val="000C2670"/>
    <w:rsid w:val="000F3E0A"/>
    <w:rsid w:val="000F65F2"/>
    <w:rsid w:val="0010371B"/>
    <w:rsid w:val="00107AEB"/>
    <w:rsid w:val="00111E4F"/>
    <w:rsid w:val="001214F2"/>
    <w:rsid w:val="00130E5A"/>
    <w:rsid w:val="00157D36"/>
    <w:rsid w:val="00161D14"/>
    <w:rsid w:val="00172ECE"/>
    <w:rsid w:val="001821AD"/>
    <w:rsid w:val="001A579B"/>
    <w:rsid w:val="00222CB8"/>
    <w:rsid w:val="00242156"/>
    <w:rsid w:val="00247560"/>
    <w:rsid w:val="00254842"/>
    <w:rsid w:val="002600E5"/>
    <w:rsid w:val="00260DD0"/>
    <w:rsid w:val="00267E64"/>
    <w:rsid w:val="002B1528"/>
    <w:rsid w:val="002B48D2"/>
    <w:rsid w:val="002E09B8"/>
    <w:rsid w:val="002F4B1A"/>
    <w:rsid w:val="002F4D81"/>
    <w:rsid w:val="00314528"/>
    <w:rsid w:val="003177F8"/>
    <w:rsid w:val="00325EE3"/>
    <w:rsid w:val="00330234"/>
    <w:rsid w:val="00342F23"/>
    <w:rsid w:val="00344578"/>
    <w:rsid w:val="0035632F"/>
    <w:rsid w:val="00361413"/>
    <w:rsid w:val="003876DB"/>
    <w:rsid w:val="0038787D"/>
    <w:rsid w:val="003C5811"/>
    <w:rsid w:val="003D1A4D"/>
    <w:rsid w:val="003D548A"/>
    <w:rsid w:val="003F36D4"/>
    <w:rsid w:val="00404B20"/>
    <w:rsid w:val="00414B37"/>
    <w:rsid w:val="004246D0"/>
    <w:rsid w:val="0043317F"/>
    <w:rsid w:val="00445D08"/>
    <w:rsid w:val="0044722A"/>
    <w:rsid w:val="004833E7"/>
    <w:rsid w:val="00497CD3"/>
    <w:rsid w:val="004D4BDA"/>
    <w:rsid w:val="004F34D1"/>
    <w:rsid w:val="00507C6F"/>
    <w:rsid w:val="00510841"/>
    <w:rsid w:val="00524948"/>
    <w:rsid w:val="0053720C"/>
    <w:rsid w:val="00544ACF"/>
    <w:rsid w:val="00552527"/>
    <w:rsid w:val="00562001"/>
    <w:rsid w:val="00570179"/>
    <w:rsid w:val="00587EDE"/>
    <w:rsid w:val="00597F2B"/>
    <w:rsid w:val="005A7143"/>
    <w:rsid w:val="005B4FE5"/>
    <w:rsid w:val="005B5C54"/>
    <w:rsid w:val="005D3AC1"/>
    <w:rsid w:val="005F6E2D"/>
    <w:rsid w:val="00622630"/>
    <w:rsid w:val="00654D5A"/>
    <w:rsid w:val="00676CCA"/>
    <w:rsid w:val="006A2991"/>
    <w:rsid w:val="006A4E4A"/>
    <w:rsid w:val="006A6A86"/>
    <w:rsid w:val="006B3A3E"/>
    <w:rsid w:val="006E2723"/>
    <w:rsid w:val="006E774C"/>
    <w:rsid w:val="006F698E"/>
    <w:rsid w:val="00702049"/>
    <w:rsid w:val="0070500A"/>
    <w:rsid w:val="00705F6E"/>
    <w:rsid w:val="00716B20"/>
    <w:rsid w:val="00763319"/>
    <w:rsid w:val="0076568E"/>
    <w:rsid w:val="00765D5C"/>
    <w:rsid w:val="007665CC"/>
    <w:rsid w:val="0076710D"/>
    <w:rsid w:val="007954B9"/>
    <w:rsid w:val="007A0358"/>
    <w:rsid w:val="007B2FF0"/>
    <w:rsid w:val="007C3BFE"/>
    <w:rsid w:val="007D047F"/>
    <w:rsid w:val="00836149"/>
    <w:rsid w:val="00837E2C"/>
    <w:rsid w:val="00846365"/>
    <w:rsid w:val="00872E7D"/>
    <w:rsid w:val="00873B79"/>
    <w:rsid w:val="00895BBF"/>
    <w:rsid w:val="008A61F1"/>
    <w:rsid w:val="008A6B86"/>
    <w:rsid w:val="008F34DB"/>
    <w:rsid w:val="009045C9"/>
    <w:rsid w:val="00953810"/>
    <w:rsid w:val="00963667"/>
    <w:rsid w:val="00970C18"/>
    <w:rsid w:val="0098121E"/>
    <w:rsid w:val="00982EBF"/>
    <w:rsid w:val="0099622C"/>
    <w:rsid w:val="009B11C8"/>
    <w:rsid w:val="009E0C6D"/>
    <w:rsid w:val="009F14F1"/>
    <w:rsid w:val="00A107A0"/>
    <w:rsid w:val="00A5238E"/>
    <w:rsid w:val="00A56D5F"/>
    <w:rsid w:val="00A76DBB"/>
    <w:rsid w:val="00A93B5D"/>
    <w:rsid w:val="00AE29B6"/>
    <w:rsid w:val="00AE37BB"/>
    <w:rsid w:val="00B12DC9"/>
    <w:rsid w:val="00B13E06"/>
    <w:rsid w:val="00B31259"/>
    <w:rsid w:val="00B76C58"/>
    <w:rsid w:val="00B85365"/>
    <w:rsid w:val="00B96B08"/>
    <w:rsid w:val="00BA1709"/>
    <w:rsid w:val="00BA2D80"/>
    <w:rsid w:val="00BA2F7C"/>
    <w:rsid w:val="00BB4B86"/>
    <w:rsid w:val="00BB5CF0"/>
    <w:rsid w:val="00BB78A6"/>
    <w:rsid w:val="00BC23C4"/>
    <w:rsid w:val="00C22D0D"/>
    <w:rsid w:val="00C3011A"/>
    <w:rsid w:val="00C421E0"/>
    <w:rsid w:val="00C81409"/>
    <w:rsid w:val="00CA3716"/>
    <w:rsid w:val="00CD08F1"/>
    <w:rsid w:val="00CD7594"/>
    <w:rsid w:val="00CF53B9"/>
    <w:rsid w:val="00D01B00"/>
    <w:rsid w:val="00D10D3B"/>
    <w:rsid w:val="00D12B21"/>
    <w:rsid w:val="00D3188F"/>
    <w:rsid w:val="00D36106"/>
    <w:rsid w:val="00D516C1"/>
    <w:rsid w:val="00D6750E"/>
    <w:rsid w:val="00D704AD"/>
    <w:rsid w:val="00D70DF0"/>
    <w:rsid w:val="00D869EB"/>
    <w:rsid w:val="00D95D81"/>
    <w:rsid w:val="00DA1ADB"/>
    <w:rsid w:val="00DA339A"/>
    <w:rsid w:val="00DA340D"/>
    <w:rsid w:val="00E17D21"/>
    <w:rsid w:val="00E3790B"/>
    <w:rsid w:val="00E40B13"/>
    <w:rsid w:val="00E42883"/>
    <w:rsid w:val="00E80D3B"/>
    <w:rsid w:val="00E9744D"/>
    <w:rsid w:val="00EB0435"/>
    <w:rsid w:val="00ED12B1"/>
    <w:rsid w:val="00ED3867"/>
    <w:rsid w:val="00EE0656"/>
    <w:rsid w:val="00F1204A"/>
    <w:rsid w:val="00F444AB"/>
    <w:rsid w:val="00F542FE"/>
    <w:rsid w:val="00F7366E"/>
    <w:rsid w:val="00FA24FB"/>
    <w:rsid w:val="00FC728F"/>
    <w:rsid w:val="00FD3E2A"/>
    <w:rsid w:val="08404C6A"/>
    <w:rsid w:val="0BBA20E4"/>
    <w:rsid w:val="1CB6AD01"/>
    <w:rsid w:val="1CF6631F"/>
    <w:rsid w:val="32945C90"/>
    <w:rsid w:val="419D7EE6"/>
    <w:rsid w:val="494A99BF"/>
    <w:rsid w:val="5B9EA12F"/>
    <w:rsid w:val="6F1A48F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3416"/>
  <w15:docId w15:val="{B121003D-7AE5-42FC-A816-2EFB8702B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BA3"/>
    <w:pPr>
      <w:spacing w:after="160" w:line="259" w:lineRule="auto"/>
    </w:pPr>
    <w:rPr>
      <w:sz w:val="22"/>
    </w:rPr>
  </w:style>
  <w:style w:type="paragraph" w:styleId="Ttulo1">
    <w:name w:val="heading 1"/>
    <w:basedOn w:val="Normal"/>
    <w:next w:val="Normal"/>
    <w:link w:val="Ttulo1Char"/>
    <w:qFormat/>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Ttulo"/>
    <w:next w:val="Corpodetexto"/>
    <w:qFormat/>
    <w:pPr>
      <w:spacing w:before="200" w:after="120"/>
      <w:outlineLvl w:val="1"/>
    </w:pPr>
    <w:rPr>
      <w:rFonts w:ascii="Liberation Serif" w:eastAsia="Segoe UI" w:hAnsi="Liberation Serif" w:cs="Tahoma"/>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qFormat/>
    <w:rsid w:val="002D3FF3"/>
    <w:rPr>
      <w:sz w:val="16"/>
      <w:szCs w:val="16"/>
    </w:rPr>
  </w:style>
  <w:style w:type="character" w:customStyle="1" w:styleId="TextodecomentrioChar">
    <w:name w:val="Texto de comentário Char"/>
    <w:basedOn w:val="Fontepargpadro"/>
    <w:link w:val="Textodecomentrio"/>
    <w:uiPriority w:val="99"/>
    <w:qFormat/>
    <w:rsid w:val="002D3FF3"/>
    <w:rPr>
      <w:rFonts w:ascii="Verdana" w:eastAsia="Times New Roman" w:hAnsi="Verdana" w:cs="Times New Roman"/>
      <w:szCs w:val="20"/>
      <w:lang w:val="x-none" w:eastAsia="x-none"/>
    </w:rPr>
  </w:style>
  <w:style w:type="character" w:customStyle="1" w:styleId="AssuntodocomentrioChar">
    <w:name w:val="Assunto do comentário Char"/>
    <w:basedOn w:val="TextodecomentrioChar"/>
    <w:link w:val="Assuntodocomentrio"/>
    <w:uiPriority w:val="99"/>
    <w:semiHidden/>
    <w:qFormat/>
    <w:rsid w:val="00D04BD8"/>
    <w:rPr>
      <w:rFonts w:ascii="Verdana" w:eastAsia="Times New Roman" w:hAnsi="Verdana" w:cs="Times New Roman"/>
      <w:b/>
      <w:bCs/>
      <w:szCs w:val="20"/>
      <w:lang w:val="x-none" w:eastAsia="x-none"/>
    </w:rPr>
  </w:style>
  <w:style w:type="character" w:customStyle="1" w:styleId="cf01">
    <w:name w:val="cf01"/>
    <w:basedOn w:val="Fontepargpadro"/>
    <w:qFormat/>
    <w:rsid w:val="00354AA2"/>
    <w:rPr>
      <w:rFonts w:ascii="Segoe UI" w:hAnsi="Segoe UI" w:cs="Segoe UI"/>
      <w:sz w:val="18"/>
      <w:szCs w:val="18"/>
    </w:rPr>
  </w:style>
  <w:style w:type="character" w:customStyle="1" w:styleId="normaltextrun">
    <w:name w:val="normaltextrun"/>
    <w:basedOn w:val="Fontepargpadro"/>
    <w:qFormat/>
    <w:rsid w:val="00661CF3"/>
  </w:style>
  <w:style w:type="character" w:customStyle="1" w:styleId="eop">
    <w:name w:val="eop"/>
    <w:basedOn w:val="Fontepargpadro"/>
    <w:qFormat/>
    <w:rsid w:val="00661CF3"/>
  </w:style>
  <w:style w:type="character" w:customStyle="1" w:styleId="Ttulo1Char">
    <w:name w:val="Título 1 Char"/>
    <w:basedOn w:val="Fontepargpadro"/>
    <w:link w:val="Ttulo1"/>
    <w:qFormat/>
    <w:rsid w:val="00012123"/>
    <w:rPr>
      <w:rFonts w:ascii="Arial" w:eastAsia="Times New Roman" w:hAnsi="Arial" w:cs="Times New Roman"/>
      <w:b/>
      <w:sz w:val="24"/>
      <w:szCs w:val="20"/>
      <w:lang w:eastAsia="pt-BR"/>
    </w:rPr>
  </w:style>
  <w:style w:type="character" w:customStyle="1" w:styleId="LinkdaInternet">
    <w:name w:val="Link da Internet"/>
    <w:basedOn w:val="Fontepargpadro"/>
    <w:uiPriority w:val="99"/>
    <w:unhideWhenUsed/>
    <w:rsid w:val="001705A6"/>
    <w:rPr>
      <w:color w:val="0563C1" w:themeColor="hyperlink"/>
      <w:u w:val="single"/>
    </w:rPr>
  </w:style>
  <w:style w:type="character" w:customStyle="1" w:styleId="cf11">
    <w:name w:val="cf11"/>
    <w:basedOn w:val="Fontepargpadro"/>
    <w:qFormat/>
    <w:rsid w:val="005B7851"/>
    <w:rPr>
      <w:rFonts w:ascii="Segoe UI" w:hAnsi="Segoe UI" w:cs="Segoe UI"/>
      <w:b/>
      <w:bCs/>
      <w:sz w:val="18"/>
      <w:szCs w:val="18"/>
    </w:rPr>
  </w:style>
  <w:style w:type="character" w:styleId="MenoPendente">
    <w:name w:val="Unresolved Mention"/>
    <w:basedOn w:val="Fontepargpadro"/>
    <w:uiPriority w:val="99"/>
    <w:semiHidden/>
    <w:unhideWhenUsed/>
    <w:qFormat/>
    <w:rsid w:val="00485185"/>
    <w:rPr>
      <w:color w:val="605E5C"/>
      <w:shd w:val="clear" w:color="auto" w:fill="E1DFDD"/>
    </w:rPr>
  </w:style>
  <w:style w:type="character" w:customStyle="1" w:styleId="CabealhoChar">
    <w:name w:val="Cabeçalho Char"/>
    <w:basedOn w:val="Fontepargpadro"/>
    <w:link w:val="Cabealho"/>
    <w:uiPriority w:val="99"/>
    <w:qFormat/>
    <w:rsid w:val="003A42DE"/>
    <w:rPr>
      <w:sz w:val="22"/>
    </w:rPr>
  </w:style>
  <w:style w:type="character" w:customStyle="1" w:styleId="RodapChar">
    <w:name w:val="Rodapé Char"/>
    <w:basedOn w:val="Fontepargpadro"/>
    <w:link w:val="Rodap"/>
    <w:uiPriority w:val="99"/>
    <w:qFormat/>
    <w:rsid w:val="003A42DE"/>
    <w:rPr>
      <w:sz w:val="22"/>
    </w:rPr>
  </w:style>
  <w:style w:type="character" w:customStyle="1" w:styleId="CitaoChar">
    <w:name w:val="Citação Char"/>
    <w:basedOn w:val="Fontepargpadro"/>
    <w:link w:val="Citao"/>
    <w:uiPriority w:val="29"/>
    <w:qFormat/>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qFormat/>
    <w:rsid w:val="00770E7F"/>
    <w:rPr>
      <w:color w:val="808080"/>
    </w:rPr>
  </w:style>
  <w:style w:type="character" w:customStyle="1" w:styleId="TtulosChar">
    <w:name w:val="Títulos Char"/>
    <w:basedOn w:val="CitaoChar"/>
    <w:link w:val="Ttulos"/>
    <w:qFormat/>
    <w:rsid w:val="002D127E"/>
    <w:rPr>
      <w:rFonts w:ascii="Arial" w:eastAsia="Times New Roman" w:hAnsi="Arial" w:cs="Verdana"/>
      <w:b/>
      <w:i w:val="0"/>
      <w:iCs/>
      <w:caps/>
      <w:sz w:val="28"/>
      <w:szCs w:val="24"/>
      <w:lang w:eastAsia="zh-CN"/>
    </w:rPr>
  </w:style>
  <w:style w:type="character" w:customStyle="1" w:styleId="nfaseforte">
    <w:name w:val="Ênfase forte"/>
    <w:qFormat/>
    <w:rPr>
      <w:b/>
      <w:bCs/>
    </w:rPr>
  </w:style>
  <w:style w:type="character" w:customStyle="1" w:styleId="Smbolosdenumerao">
    <w:name w:val="Símbolos de numeração"/>
    <w:qFormat/>
  </w:style>
  <w:style w:type="paragraph" w:styleId="Ttulo">
    <w:name w:val="Title"/>
    <w:basedOn w:val="Normal"/>
    <w:next w:val="Corpodetexto"/>
    <w:qFormat/>
    <w:pPr>
      <w:jc w:val="center"/>
    </w:pPr>
    <w:rPr>
      <w:b/>
      <w:bCs/>
      <w:sz w:val="56"/>
      <w:szCs w:val="56"/>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NormalWeb">
    <w:name w:val="Normal (Web)"/>
    <w:basedOn w:val="Normal"/>
    <w:uiPriority w:val="99"/>
    <w:semiHidden/>
    <w:unhideWhenUsed/>
    <w:qFormat/>
    <w:rsid w:val="003B3398"/>
    <w:pPr>
      <w:spacing w:beforeAutospacing="1" w:afterAutospacing="1" w:line="240" w:lineRule="auto"/>
    </w:pPr>
    <w:rPr>
      <w:rFonts w:ascii="Times New Roman" w:eastAsia="Times New Roman" w:hAnsi="Times New Roman" w:cs="Times New Roman"/>
      <w:sz w:val="24"/>
      <w:szCs w:val="24"/>
      <w:lang w:eastAsia="pt-BR"/>
    </w:rPr>
  </w:style>
  <w:style w:type="paragraph" w:styleId="Textodecomentrio">
    <w:name w:val="annotation text"/>
    <w:basedOn w:val="Normal"/>
    <w:link w:val="TextodecomentrioChar"/>
    <w:uiPriority w:val="99"/>
    <w:qFormat/>
    <w:rsid w:val="002D3FF3"/>
    <w:pPr>
      <w:spacing w:after="0" w:line="240" w:lineRule="auto"/>
    </w:pPr>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qFormat/>
    <w:rsid w:val="00D04BD8"/>
    <w:pPr>
      <w:spacing w:after="160"/>
    </w:pPr>
    <w:rPr>
      <w:rFonts w:asciiTheme="minorHAnsi" w:eastAsiaTheme="minorHAnsi" w:hAnsiTheme="minorHAnsi" w:cstheme="minorBidi"/>
      <w:b/>
      <w:bCs/>
      <w:lang w:val="pt-BR" w:eastAsia="en-US"/>
    </w:rPr>
  </w:style>
  <w:style w:type="paragraph" w:customStyle="1" w:styleId="paragraph">
    <w:name w:val="paragraph"/>
    <w:basedOn w:val="Normal"/>
    <w:qFormat/>
    <w:rsid w:val="0047216B"/>
    <w:pPr>
      <w:spacing w:beforeAutospacing="1" w:afterAutospacing="1" w:line="240" w:lineRule="auto"/>
    </w:pPr>
    <w:rPr>
      <w:rFonts w:ascii="Times New Roman" w:eastAsia="Times New Roman" w:hAnsi="Times New Roman" w:cs="Times New Roman"/>
      <w:sz w:val="24"/>
      <w:szCs w:val="24"/>
      <w:lang w:eastAsia="pt-BR"/>
    </w:rPr>
  </w:style>
  <w:style w:type="paragraph" w:styleId="SemEspaamento">
    <w:name w:val="No Spacing"/>
    <w:uiPriority w:val="1"/>
    <w:qFormat/>
    <w:rPr>
      <w:sz w:val="22"/>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paragraph" w:styleId="Citao">
    <w:name w:val="Quote"/>
    <w:next w:val="Normal"/>
    <w:link w:val="CitaoChar"/>
    <w:autoRedefine/>
    <w:uiPriority w:val="29"/>
    <w:qFormat/>
    <w:rsid w:val="00770E7F"/>
    <w:pPr>
      <w:suppressAutoHyphens/>
      <w:spacing w:before="120" w:after="120"/>
      <w:ind w:left="2268" w:firstLine="1134"/>
    </w:pPr>
    <w:rPr>
      <w:rFonts w:ascii="Arial" w:eastAsia="Times New Roman" w:hAnsi="Arial" w:cs="Verdana"/>
      <w:i/>
      <w:iCs/>
      <w:sz w:val="26"/>
      <w:szCs w:val="24"/>
      <w:lang w:eastAsia="zh-CN"/>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paragraph" w:styleId="PargrafodaLista">
    <w:name w:val="List Paragraph"/>
    <w:basedOn w:val="Normal"/>
    <w:uiPriority w:val="34"/>
    <w:qFormat/>
    <w:rsid w:val="003624B4"/>
    <w:pPr>
      <w:ind w:left="720"/>
      <w:contextualSpacing/>
    </w:pPr>
  </w:style>
  <w:style w:type="paragraph" w:customStyle="1" w:styleId="Textoprformatado">
    <w:name w:val="Texto préformatado"/>
    <w:basedOn w:val="Normal"/>
    <w:qFormat/>
    <w:pPr>
      <w:spacing w:after="0"/>
    </w:pPr>
    <w:rPr>
      <w:rFonts w:ascii="Liberation Mono" w:eastAsia="Liberation Mono" w:hAnsi="Liberation Mono" w:cs="Liberation Mono"/>
      <w:sz w:val="20"/>
      <w:szCs w:val="20"/>
    </w:rPr>
  </w:style>
  <w:style w:type="paragraph" w:styleId="Subttulo">
    <w:name w:val="Subtitle"/>
    <w:basedOn w:val="Normal"/>
    <w:next w:val="Corpodetexto"/>
    <w:qFormat/>
    <w:pPr>
      <w:spacing w:before="60" w:after="120"/>
      <w:jc w:val="center"/>
    </w:pPr>
    <w:rPr>
      <w:sz w:val="36"/>
      <w:szCs w:val="36"/>
    </w:rPr>
  </w:style>
  <w:style w:type="paragraph" w:customStyle="1" w:styleId="Linhahorizontal">
    <w:name w:val="Linha horizontal"/>
    <w:basedOn w:val="Normal"/>
    <w:next w:val="Corpodetexto"/>
    <w:qFormat/>
    <w:pPr>
      <w:suppressLineNumbers/>
      <w:pBdr>
        <w:bottom w:val="double" w:sz="2" w:space="0" w:color="808080"/>
      </w:pBdr>
      <w:spacing w:after="283"/>
    </w:pPr>
    <w:rPr>
      <w:sz w:val="12"/>
      <w:szCs w:val="12"/>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2F3F477A-B187-4DD2-94B8-3AF1A3A2A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4478</Words>
  <Characters>24187</Characters>
  <Application>Microsoft Office Word</Application>
  <DocSecurity>0</DocSecurity>
  <Lines>201</Lines>
  <Paragraphs>57</Paragraphs>
  <ScaleCrop>false</ScaleCrop>
  <Company/>
  <LinksUpToDate>false</LinksUpToDate>
  <CharactersWithSpaces>28608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cp:lastModifiedBy>
  <cp:revision>7</cp:revision>
  <dcterms:created xsi:type="dcterms:W3CDTF">2026-09-11T19:29:00Z</dcterms:created>
  <dcterms:modified xsi:type="dcterms:W3CDTF">2026-09-11T21:16:00Z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0x0101007D8446F430C8754BA55C94BD5B7A1A3F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MediaServiceImageTags">
    <vt:lpwstr/>
  </property>
  <property fmtid="{D5CDD505-2E9C-101B-9397-08002B2CF9AE}" pid="8" name="ScaleCrop">
    <vt:bool>false</vt:bool>
  </property>
  <property fmtid="{D5CDD505-2E9C-101B-9397-08002B2CF9AE}" pid="9" name="ShareDoc">
    <vt:bool>false</vt:bool>
  </property>
  <property fmtid="{D5CDD505-2E9C-101B-9397-08002B2CF9AE}" pid="10" name="docLang">
    <vt:lpwstr>pt</vt:lpwstr>
  </property>
</Properties>
</file>