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93416" w14:textId="77777777" w:rsidR="0010371B" w:rsidRDefault="0010371B"/>
    <w:tbl>
      <w:tblPr>
        <w:tblW w:w="8504" w:type="dxa"/>
        <w:tblCellMar>
          <w:left w:w="0" w:type="dxa"/>
          <w:right w:w="0" w:type="dxa"/>
        </w:tblCellMar>
        <w:tblLook w:val="04A0" w:firstRow="1" w:lastRow="0" w:firstColumn="1" w:lastColumn="0" w:noHBand="0" w:noVBand="1"/>
      </w:tblPr>
      <w:tblGrid>
        <w:gridCol w:w="2822"/>
        <w:gridCol w:w="5682"/>
      </w:tblGrid>
      <w:tr w:rsidR="0010371B" w14:paraId="4369341C" w14:textId="77777777">
        <w:tc>
          <w:tcPr>
            <w:tcW w:w="2822" w:type="dxa"/>
          </w:tcPr>
          <w:p w14:paraId="43693417" w14:textId="77777777" w:rsidR="0010371B" w:rsidRDefault="00837E2C">
            <w:pPr>
              <w:pStyle w:val="paragraph"/>
              <w:spacing w:before="280" w:beforeAutospacing="0" w:after="0" w:afterAutospacing="0"/>
              <w:jc w:val="both"/>
              <w:textAlignment w:val="baseline"/>
              <w:rPr>
                <w:rFonts w:ascii="Segoe UI" w:hAnsi="Segoe UI" w:cs="Segoe UI"/>
                <w:sz w:val="18"/>
                <w:szCs w:val="18"/>
              </w:rPr>
            </w:pPr>
            <w:r>
              <w:rPr>
                <w:noProof/>
              </w:rPr>
              <w:drawing>
                <wp:inline distT="0" distB="0" distL="0" distR="0" wp14:anchorId="43693507" wp14:editId="43693508">
                  <wp:extent cx="1647825" cy="504825"/>
                  <wp:effectExtent l="0" t="0" r="0" b="0"/>
                  <wp:docPr id="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2"/>
                          <pic:cNvPicPr>
                            <a:picLocks noChangeAspect="1" noChangeArrowheads="1"/>
                          </pic:cNvPicPr>
                        </pic:nvPicPr>
                        <pic:blipFill>
                          <a:blip r:embed="rId10"/>
                          <a:stretch>
                            <a:fillRect/>
                          </a:stretch>
                        </pic:blipFill>
                        <pic:spPr bwMode="auto">
                          <a:xfrm>
                            <a:off x="0" y="0"/>
                            <a:ext cx="1647825" cy="504825"/>
                          </a:xfrm>
                          <a:prstGeom prst="rect">
                            <a:avLst/>
                          </a:prstGeom>
                        </pic:spPr>
                      </pic:pic>
                    </a:graphicData>
                  </a:graphic>
                </wp:inline>
              </w:drawing>
            </w:r>
            <w:r>
              <w:rPr>
                <w:rStyle w:val="eop"/>
                <w:rFonts w:ascii="Arial" w:hAnsi="Arial" w:cs="Arial"/>
                <w:sz w:val="28"/>
                <w:szCs w:val="28"/>
              </w:rPr>
              <w:t> </w:t>
            </w:r>
          </w:p>
        </w:tc>
        <w:tc>
          <w:tcPr>
            <w:tcW w:w="5681" w:type="dxa"/>
          </w:tcPr>
          <w:p w14:paraId="43693418" w14:textId="77777777" w:rsidR="0010371B" w:rsidRDefault="00837E2C">
            <w:pPr>
              <w:pStyle w:val="paragraph"/>
              <w:spacing w:before="28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43693419" w14:textId="77777777" w:rsidR="0010371B" w:rsidRDefault="00837E2C" w:rsidP="00A93B5D">
            <w:pPr>
              <w:pStyle w:val="paragraph"/>
              <w:spacing w:beforeAutospacing="0" w:after="0" w:afterAutospacing="0"/>
              <w:ind w:left="255"/>
              <w:jc w:val="both"/>
              <w:textAlignment w:val="baseline"/>
            </w:pPr>
            <w:r>
              <w:rPr>
                <w:rStyle w:val="normaltextrun"/>
                <w:rFonts w:ascii="Calibri" w:hAnsi="Calibri" w:cs="Calibri"/>
                <w:color w:val="595959" w:themeColor="text1" w:themeTint="A6"/>
                <w:sz w:val="20"/>
                <w:szCs w:val="20"/>
              </w:rPr>
              <w:t xml:space="preserve">Tribunal de Justiça do Distrito Federal e dos </w:t>
            </w:r>
            <w:commentRangeStart w:id="0"/>
            <w:r>
              <w:rPr>
                <w:rStyle w:val="normaltextrun"/>
                <w:rFonts w:ascii="Calibri" w:hAnsi="Calibri" w:cs="Calibri"/>
                <w:color w:val="595959" w:themeColor="text1" w:themeTint="A6"/>
                <w:sz w:val="20"/>
                <w:szCs w:val="20"/>
              </w:rPr>
              <w:t>Territórios</w:t>
            </w:r>
            <w:commentRangeEnd w:id="0"/>
            <w:r>
              <w:rPr>
                <w:rStyle w:val="Refdecomentrio"/>
                <w:rFonts w:ascii="Calibri" w:hAnsi="Calibri" w:cs="Calibri"/>
                <w:color w:val="595959" w:themeColor="text1" w:themeTint="A6"/>
                <w:sz w:val="20"/>
                <w:szCs w:val="20"/>
              </w:rPr>
              <w:commentReference w:id="0"/>
            </w:r>
            <w:r>
              <w:rPr>
                <w:rStyle w:val="eop"/>
                <w:rFonts w:ascii="Calibri" w:hAnsi="Calibri" w:cs="Calibri"/>
                <w:color w:val="595959" w:themeColor="text1" w:themeTint="A6"/>
                <w:sz w:val="20"/>
                <w:szCs w:val="20"/>
              </w:rPr>
              <w:t> </w:t>
            </w:r>
          </w:p>
          <w:p w14:paraId="4369341A" w14:textId="77777777" w:rsidR="0010371B" w:rsidRDefault="00837E2C" w:rsidP="00A93B5D">
            <w:pPr>
              <w:pStyle w:val="paragraph"/>
              <w:spacing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4369341B" w14:textId="77777777" w:rsidR="0010371B" w:rsidRDefault="00837E2C" w:rsidP="00A93B5D">
            <w:pPr>
              <w:pStyle w:val="paragraph"/>
              <w:spacing w:beforeAutospacing="0" w:after="0" w:afterAutospacing="0"/>
              <w:ind w:left="255"/>
              <w:jc w:val="both"/>
              <w:textAlignment w:val="baseline"/>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commentRangeStart w:id="1"/>
            <w:commentRangeStart w:id="2"/>
            <w:commentRangeEnd w:id="1"/>
            <w:r>
              <w:rPr>
                <w:rStyle w:val="Refdecomentrio"/>
                <w:sz w:val="24"/>
                <w:szCs w:val="24"/>
              </w:rPr>
              <w:commentReference w:id="1"/>
            </w:r>
            <w:commentRangeEnd w:id="2"/>
            <w:r w:rsidR="00676CCA">
              <w:rPr>
                <w:rStyle w:val="Refdecomentrio"/>
                <w:sz w:val="24"/>
                <w:szCs w:val="24"/>
              </w:rPr>
              <w:commentReference w:id="2"/>
            </w:r>
          </w:p>
        </w:tc>
      </w:tr>
    </w:tbl>
    <w:p w14:paraId="4369341D" w14:textId="77777777" w:rsidR="0010371B" w:rsidRDefault="0010371B">
      <w:pPr>
        <w:spacing w:after="0" w:line="360" w:lineRule="auto"/>
        <w:rPr>
          <w:rFonts w:ascii="Arial" w:hAnsi="Arial" w:cs="Arial"/>
          <w:sz w:val="28"/>
          <w:szCs w:val="28"/>
        </w:rPr>
      </w:pPr>
    </w:p>
    <w:tbl>
      <w:tblPr>
        <w:tblW w:w="8723" w:type="dxa"/>
        <w:tblLook w:val="0000" w:firstRow="0" w:lastRow="0" w:firstColumn="0" w:lastColumn="0" w:noHBand="0" w:noVBand="0"/>
      </w:tblPr>
      <w:tblGrid>
        <w:gridCol w:w="3686"/>
        <w:gridCol w:w="446"/>
        <w:gridCol w:w="4591"/>
      </w:tblGrid>
      <w:tr w:rsidR="0010371B" w:rsidRPr="00031B64" w14:paraId="43693421" w14:textId="77777777">
        <w:trPr>
          <w:cantSplit/>
          <w:trHeight w:val="397"/>
        </w:trPr>
        <w:tc>
          <w:tcPr>
            <w:tcW w:w="3686" w:type="dxa"/>
            <w:vAlign w:val="center"/>
          </w:tcPr>
          <w:p w14:paraId="4369341E" w14:textId="77777777" w:rsidR="0010371B" w:rsidRPr="00031B64" w:rsidRDefault="00837E2C">
            <w:pPr>
              <w:rPr>
                <w:rFonts w:ascii="Arial" w:hAnsi="Arial" w:cs="Arial"/>
                <w:sz w:val="28"/>
                <w:szCs w:val="28"/>
              </w:rPr>
            </w:pPr>
            <w:r w:rsidRPr="00031B64">
              <w:rPr>
                <w:rFonts w:ascii="Arial" w:hAnsi="Arial" w:cs="Arial"/>
                <w:sz w:val="28"/>
                <w:szCs w:val="28"/>
              </w:rPr>
              <w:t>Órgão</w:t>
            </w:r>
          </w:p>
        </w:tc>
        <w:tc>
          <w:tcPr>
            <w:tcW w:w="446" w:type="dxa"/>
            <w:vAlign w:val="center"/>
          </w:tcPr>
          <w:p w14:paraId="4369341F" w14:textId="77777777" w:rsidR="0010371B" w:rsidRPr="00031B64" w:rsidRDefault="00837E2C">
            <w:pPr>
              <w:rPr>
                <w:rFonts w:ascii="Arial" w:hAnsi="Arial" w:cs="Arial"/>
                <w:sz w:val="28"/>
                <w:szCs w:val="28"/>
              </w:rPr>
            </w:pPr>
            <w:r w:rsidRPr="00031B64">
              <w:rPr>
                <w:rFonts w:ascii="Arial" w:hAnsi="Arial" w:cs="Arial"/>
                <w:sz w:val="28"/>
                <w:szCs w:val="28"/>
              </w:rPr>
              <w:t>:</w:t>
            </w:r>
          </w:p>
        </w:tc>
        <w:tc>
          <w:tcPr>
            <w:tcW w:w="4591" w:type="dxa"/>
            <w:vAlign w:val="center"/>
          </w:tcPr>
          <w:p w14:paraId="43693420" w14:textId="77777777" w:rsidR="0010371B" w:rsidRPr="00031B64" w:rsidRDefault="00B32BB4">
            <w:pPr>
              <w:spacing w:line="240" w:lineRule="auto"/>
              <w:rPr>
                <w:rFonts w:ascii="Arial" w:hAnsi="Arial" w:cs="Arial"/>
                <w:sz w:val="28"/>
                <w:szCs w:val="28"/>
              </w:rPr>
            </w:pPr>
            <w:sdt>
              <w:sdtPr>
                <w:rPr>
                  <w:rFonts w:ascii="Arial" w:hAnsi="Arial" w:cs="Arial"/>
                  <w:sz w:val="28"/>
                  <w:szCs w:val="28"/>
                </w:rPr>
                <w:id w:val="-1282261838"/>
                <w:dropDownList>
                  <w:listItem w:displayText="Escolher um 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837E2C" w:rsidRPr="00031B64">
                  <w:rPr>
                    <w:rFonts w:ascii="Arial" w:hAnsi="Arial" w:cs="Arial"/>
                    <w:sz w:val="28"/>
                    <w:szCs w:val="28"/>
                  </w:rPr>
                  <w:t>4ª Turma Cível</w:t>
                </w:r>
              </w:sdtContent>
            </w:sdt>
          </w:p>
        </w:tc>
      </w:tr>
      <w:tr w:rsidR="0010371B" w:rsidRPr="00031B64" w14:paraId="43693425" w14:textId="77777777">
        <w:trPr>
          <w:cantSplit/>
          <w:trHeight w:val="570"/>
        </w:trPr>
        <w:tc>
          <w:tcPr>
            <w:tcW w:w="3686" w:type="dxa"/>
            <w:vAlign w:val="center"/>
          </w:tcPr>
          <w:p w14:paraId="43693422" w14:textId="77777777" w:rsidR="0010371B" w:rsidRPr="00031B64" w:rsidRDefault="00837E2C">
            <w:pPr>
              <w:rPr>
                <w:rFonts w:ascii="Arial" w:hAnsi="Arial" w:cs="Arial"/>
                <w:sz w:val="28"/>
                <w:szCs w:val="28"/>
              </w:rPr>
            </w:pPr>
            <w:r w:rsidRPr="00031B64">
              <w:rPr>
                <w:rFonts w:ascii="Arial" w:hAnsi="Arial" w:cs="Arial"/>
                <w:sz w:val="28"/>
                <w:szCs w:val="28"/>
              </w:rPr>
              <w:t>Classe</w:t>
            </w:r>
          </w:p>
        </w:tc>
        <w:tc>
          <w:tcPr>
            <w:tcW w:w="446" w:type="dxa"/>
            <w:vAlign w:val="center"/>
          </w:tcPr>
          <w:p w14:paraId="43693423" w14:textId="77777777" w:rsidR="0010371B" w:rsidRPr="00031B64" w:rsidRDefault="00837E2C">
            <w:pPr>
              <w:rPr>
                <w:rFonts w:ascii="Arial" w:hAnsi="Arial" w:cs="Arial"/>
                <w:sz w:val="28"/>
                <w:szCs w:val="28"/>
              </w:rPr>
            </w:pPr>
            <w:r w:rsidRPr="00031B64">
              <w:rPr>
                <w:rFonts w:ascii="Arial" w:hAnsi="Arial" w:cs="Arial"/>
                <w:sz w:val="28"/>
                <w:szCs w:val="28"/>
              </w:rPr>
              <w:t>:</w:t>
            </w:r>
          </w:p>
        </w:tc>
        <w:tc>
          <w:tcPr>
            <w:tcW w:w="4591" w:type="dxa"/>
            <w:vAlign w:val="center"/>
          </w:tcPr>
          <w:p w14:paraId="43693424" w14:textId="77777777" w:rsidR="0010371B" w:rsidRPr="00031B64" w:rsidRDefault="00B32BB4">
            <w:pPr>
              <w:pStyle w:val="Citao"/>
              <w:ind w:left="0" w:firstLine="0"/>
              <w:jc w:val="both"/>
              <w:rPr>
                <w:rFonts w:cs="Arial"/>
                <w:i w:val="0"/>
                <w:iCs w:val="0"/>
                <w:sz w:val="28"/>
                <w:szCs w:val="28"/>
              </w:rPr>
            </w:pPr>
            <w:sdt>
              <w:sdtPr>
                <w:rPr>
                  <w:rFonts w:cs="Arial"/>
                  <w:i w:val="0"/>
                  <w:iCs w:val="0"/>
                  <w:sz w:val="28"/>
                  <w:szCs w:val="28"/>
                </w:rPr>
                <w:id w:val="-685601561"/>
                <w:dropDownList>
                  <w:listItem w:displayText="Escolher um 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dropDownList>
              </w:sdtPr>
              <w:sdtEndPr/>
              <w:sdtContent>
                <w:r w:rsidR="00837E2C" w:rsidRPr="00031B64">
                  <w:rPr>
                    <w:rFonts w:cs="Arial"/>
                    <w:i w:val="0"/>
                    <w:iCs w:val="0"/>
                    <w:sz w:val="28"/>
                    <w:szCs w:val="28"/>
                  </w:rPr>
                  <w:t>Apelação Cível</w:t>
                </w:r>
              </w:sdtContent>
            </w:sdt>
          </w:p>
        </w:tc>
      </w:tr>
      <w:tr w:rsidR="0010371B" w:rsidRPr="00031B64" w14:paraId="43693429" w14:textId="77777777">
        <w:trPr>
          <w:cantSplit/>
          <w:trHeight w:val="397"/>
        </w:trPr>
        <w:tc>
          <w:tcPr>
            <w:tcW w:w="3686" w:type="dxa"/>
            <w:vAlign w:val="center"/>
          </w:tcPr>
          <w:p w14:paraId="43693426" w14:textId="77777777" w:rsidR="0010371B" w:rsidRPr="00031B64" w:rsidRDefault="00837E2C">
            <w:pPr>
              <w:rPr>
                <w:rFonts w:ascii="Arial" w:hAnsi="Arial" w:cs="Arial"/>
                <w:sz w:val="28"/>
                <w:szCs w:val="28"/>
              </w:rPr>
            </w:pPr>
            <w:r w:rsidRPr="00031B64">
              <w:rPr>
                <w:rFonts w:ascii="Arial" w:hAnsi="Arial" w:cs="Arial"/>
                <w:sz w:val="28"/>
                <w:szCs w:val="28"/>
              </w:rPr>
              <w:t>Processo nº</w:t>
            </w:r>
          </w:p>
        </w:tc>
        <w:tc>
          <w:tcPr>
            <w:tcW w:w="446" w:type="dxa"/>
            <w:vAlign w:val="center"/>
          </w:tcPr>
          <w:p w14:paraId="43693427" w14:textId="77777777" w:rsidR="0010371B" w:rsidRPr="00031B64" w:rsidRDefault="00837E2C">
            <w:pPr>
              <w:rPr>
                <w:rFonts w:ascii="Arial" w:hAnsi="Arial" w:cs="Arial"/>
                <w:sz w:val="28"/>
                <w:szCs w:val="28"/>
              </w:rPr>
            </w:pPr>
            <w:r w:rsidRPr="00031B64">
              <w:rPr>
                <w:rFonts w:ascii="Arial" w:hAnsi="Arial" w:cs="Arial"/>
                <w:sz w:val="28"/>
                <w:szCs w:val="28"/>
              </w:rPr>
              <w:t xml:space="preserve">: </w:t>
            </w:r>
          </w:p>
        </w:tc>
        <w:tc>
          <w:tcPr>
            <w:tcW w:w="4591" w:type="dxa"/>
            <w:vAlign w:val="center"/>
          </w:tcPr>
          <w:p w14:paraId="43693428" w14:textId="77777777" w:rsidR="0010371B" w:rsidRPr="00031B64" w:rsidRDefault="00837E2C">
            <w:pPr>
              <w:ind w:right="-675"/>
              <w:rPr>
                <w:rFonts w:ascii="Arial" w:hAnsi="Arial" w:cs="Arial"/>
                <w:sz w:val="28"/>
                <w:szCs w:val="28"/>
              </w:rPr>
            </w:pPr>
            <w:r w:rsidRPr="00031B64">
              <w:rPr>
                <w:rFonts w:ascii="Arial" w:hAnsi="Arial" w:cs="Arial"/>
                <w:sz w:val="28"/>
                <w:szCs w:val="28"/>
              </w:rPr>
              <w:t>0715626-63.2025.8.07.0004</w:t>
            </w:r>
          </w:p>
        </w:tc>
      </w:tr>
      <w:tr w:rsidR="0010371B" w:rsidRPr="00031B64" w14:paraId="4369342D" w14:textId="77777777">
        <w:trPr>
          <w:cantSplit/>
          <w:trHeight w:val="397"/>
        </w:trPr>
        <w:tc>
          <w:tcPr>
            <w:tcW w:w="3686" w:type="dxa"/>
            <w:vAlign w:val="center"/>
          </w:tcPr>
          <w:p w14:paraId="4369342A" w14:textId="77777777" w:rsidR="0010371B" w:rsidRPr="00031B64" w:rsidRDefault="00B32BB4">
            <w:pPr>
              <w:spacing w:line="240" w:lineRule="auto"/>
              <w:ind w:right="34"/>
              <w:rPr>
                <w:rFonts w:ascii="Arial" w:hAnsi="Arial" w:cs="Arial"/>
                <w:sz w:val="28"/>
                <w:szCs w:val="28"/>
              </w:rPr>
            </w:pPr>
            <w:sdt>
              <w:sdtPr>
                <w:rPr>
                  <w:rFonts w:ascii="Arial" w:hAnsi="Arial" w:cs="Arial"/>
                  <w:sz w:val="28"/>
                  <w:szCs w:val="28"/>
                </w:rPr>
                <w:id w:val="-894499284"/>
                <w:dropDownList>
                  <w:listItem w:displayText="Escolher um 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dropDownList>
              </w:sdtPr>
              <w:sdtEndPr/>
              <w:sdtContent>
                <w:r w:rsidR="00837E2C" w:rsidRPr="00031B64">
                  <w:rPr>
                    <w:rFonts w:ascii="Arial" w:hAnsi="Arial" w:cs="Arial"/>
                    <w:sz w:val="28"/>
                    <w:szCs w:val="28"/>
                  </w:rPr>
                  <w:t>Apelante</w:t>
                </w:r>
              </w:sdtContent>
            </w:sdt>
            <w:sdt>
              <w:sdtPr>
                <w:rPr>
                  <w:rFonts w:ascii="Arial" w:hAnsi="Arial" w:cs="Arial"/>
                  <w:sz w:val="28"/>
                  <w:szCs w:val="28"/>
                </w:rPr>
                <w:id w:val="947392411"/>
              </w:sdtPr>
              <w:sdtEndPr/>
              <w:sdtContent>
                <w:r w:rsidR="00837E2C" w:rsidRPr="00031B64">
                  <w:rPr>
                    <w:rFonts w:ascii="Arial" w:hAnsi="Arial" w:cs="Arial"/>
                    <w:sz w:val="28"/>
                    <w:szCs w:val="28"/>
                  </w:rPr>
                  <w:t xml:space="preserve"> </w:t>
                </w:r>
              </w:sdtContent>
            </w:sdt>
            <w:sdt>
              <w:sdtPr>
                <w:rPr>
                  <w:rFonts w:ascii="Arial" w:hAnsi="Arial" w:cs="Arial"/>
                  <w:sz w:val="28"/>
                  <w:szCs w:val="28"/>
                </w:rPr>
                <w:id w:val="2051691056"/>
              </w:sdtPr>
              <w:sdtEndPr/>
              <w:sdtContent>
                <w:r w:rsidR="00837E2C" w:rsidRPr="00031B64">
                  <w:rPr>
                    <w:rFonts w:ascii="Arial" w:hAnsi="Arial" w:cs="Arial"/>
                    <w:sz w:val="28"/>
                    <w:szCs w:val="28"/>
                  </w:rPr>
                  <w:t>(s)</w:t>
                </w:r>
              </w:sdtContent>
            </w:sdt>
          </w:p>
        </w:tc>
        <w:tc>
          <w:tcPr>
            <w:tcW w:w="446" w:type="dxa"/>
            <w:vAlign w:val="center"/>
          </w:tcPr>
          <w:p w14:paraId="4369342B" w14:textId="77777777" w:rsidR="0010371B" w:rsidRPr="00031B64" w:rsidRDefault="00837E2C">
            <w:pPr>
              <w:rPr>
                <w:rFonts w:ascii="Arial" w:hAnsi="Arial" w:cs="Arial"/>
                <w:sz w:val="28"/>
                <w:szCs w:val="28"/>
              </w:rPr>
            </w:pPr>
            <w:r w:rsidRPr="00031B64">
              <w:rPr>
                <w:rFonts w:ascii="Arial" w:hAnsi="Arial" w:cs="Arial"/>
                <w:sz w:val="28"/>
                <w:szCs w:val="28"/>
              </w:rPr>
              <w:t>:</w:t>
            </w:r>
          </w:p>
        </w:tc>
        <w:tc>
          <w:tcPr>
            <w:tcW w:w="4591" w:type="dxa"/>
            <w:vAlign w:val="center"/>
          </w:tcPr>
          <w:p w14:paraId="4369342C" w14:textId="77777777" w:rsidR="0010371B" w:rsidRPr="00031B64" w:rsidRDefault="00837E2C">
            <w:pPr>
              <w:rPr>
                <w:rFonts w:ascii="Arial" w:hAnsi="Arial" w:cs="Arial"/>
                <w:sz w:val="28"/>
                <w:szCs w:val="28"/>
              </w:rPr>
            </w:pPr>
            <w:r w:rsidRPr="00031B64">
              <w:rPr>
                <w:rFonts w:ascii="Arial" w:hAnsi="Arial" w:cs="Arial"/>
                <w:sz w:val="28"/>
                <w:szCs w:val="28"/>
              </w:rPr>
              <w:t xml:space="preserve">ERIVALDO JUNIOR BARBOSA DA SILVA </w:t>
            </w:r>
          </w:p>
        </w:tc>
      </w:tr>
      <w:tr w:rsidR="0010371B" w:rsidRPr="00031B64" w14:paraId="43693431" w14:textId="77777777">
        <w:trPr>
          <w:cantSplit/>
          <w:trHeight w:val="397"/>
        </w:trPr>
        <w:tc>
          <w:tcPr>
            <w:tcW w:w="3686" w:type="dxa"/>
            <w:vAlign w:val="center"/>
          </w:tcPr>
          <w:p w14:paraId="4369342E" w14:textId="77777777" w:rsidR="0010371B" w:rsidRPr="00031B64" w:rsidRDefault="00B32BB4">
            <w:pPr>
              <w:jc w:val="both"/>
              <w:rPr>
                <w:rFonts w:ascii="Arial" w:hAnsi="Arial" w:cs="Arial"/>
                <w:sz w:val="28"/>
                <w:szCs w:val="28"/>
              </w:rPr>
            </w:pPr>
            <w:sdt>
              <w:sdtPr>
                <w:rPr>
                  <w:rFonts w:ascii="Arial" w:hAnsi="Arial" w:cs="Arial"/>
                  <w:sz w:val="28"/>
                  <w:szCs w:val="28"/>
                </w:rPr>
                <w:id w:val="75868542"/>
                <w:dropDownList>
                  <w:listItem w:displayText="Escolher um 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dropDownList>
              </w:sdtPr>
              <w:sdtEndPr/>
              <w:sdtContent>
                <w:r w:rsidR="00837E2C" w:rsidRPr="00031B64">
                  <w:rPr>
                    <w:rFonts w:ascii="Arial" w:hAnsi="Arial" w:cs="Arial"/>
                    <w:sz w:val="28"/>
                    <w:szCs w:val="28"/>
                  </w:rPr>
                  <w:t>Apelado</w:t>
                </w:r>
              </w:sdtContent>
            </w:sdt>
            <w:sdt>
              <w:sdtPr>
                <w:rPr>
                  <w:rFonts w:ascii="Arial" w:hAnsi="Arial" w:cs="Arial"/>
                  <w:sz w:val="28"/>
                  <w:szCs w:val="28"/>
                </w:rPr>
                <w:id w:val="1182217282"/>
              </w:sdtPr>
              <w:sdtEndPr/>
              <w:sdtContent>
                <w:r w:rsidR="00837E2C" w:rsidRPr="00031B64">
                  <w:rPr>
                    <w:rFonts w:ascii="Arial" w:hAnsi="Arial" w:cs="Arial"/>
                    <w:sz w:val="28"/>
                    <w:szCs w:val="28"/>
                  </w:rPr>
                  <w:t xml:space="preserve"> </w:t>
                </w:r>
              </w:sdtContent>
            </w:sdt>
            <w:sdt>
              <w:sdtPr>
                <w:rPr>
                  <w:rFonts w:ascii="Arial" w:hAnsi="Arial" w:cs="Arial"/>
                  <w:sz w:val="28"/>
                  <w:szCs w:val="28"/>
                </w:rPr>
                <w:id w:val="1525950472"/>
              </w:sdtPr>
              <w:sdtEndPr/>
              <w:sdtContent>
                <w:r w:rsidR="00837E2C" w:rsidRPr="00031B64">
                  <w:rPr>
                    <w:rFonts w:ascii="Arial" w:hAnsi="Arial" w:cs="Arial"/>
                    <w:sz w:val="28"/>
                    <w:szCs w:val="28"/>
                  </w:rPr>
                  <w:t>(a)(s)</w:t>
                </w:r>
              </w:sdtContent>
            </w:sdt>
          </w:p>
        </w:tc>
        <w:tc>
          <w:tcPr>
            <w:tcW w:w="446" w:type="dxa"/>
            <w:vAlign w:val="center"/>
          </w:tcPr>
          <w:p w14:paraId="4369342F" w14:textId="77777777" w:rsidR="0010371B" w:rsidRPr="00031B64" w:rsidRDefault="00837E2C">
            <w:pPr>
              <w:rPr>
                <w:rFonts w:ascii="Arial" w:hAnsi="Arial" w:cs="Arial"/>
                <w:sz w:val="28"/>
                <w:szCs w:val="28"/>
              </w:rPr>
            </w:pPr>
            <w:r w:rsidRPr="00031B64">
              <w:rPr>
                <w:rFonts w:ascii="Arial" w:hAnsi="Arial" w:cs="Arial"/>
                <w:sz w:val="28"/>
                <w:szCs w:val="28"/>
              </w:rPr>
              <w:t>:</w:t>
            </w:r>
          </w:p>
        </w:tc>
        <w:tc>
          <w:tcPr>
            <w:tcW w:w="4591" w:type="dxa"/>
            <w:vAlign w:val="center"/>
          </w:tcPr>
          <w:p w14:paraId="43693430" w14:textId="2DB8CFBF" w:rsidR="0010371B" w:rsidRPr="00031B64" w:rsidRDefault="00837E2C">
            <w:pPr>
              <w:ind w:right="-74"/>
              <w:rPr>
                <w:rFonts w:ascii="Arial" w:hAnsi="Arial" w:cs="Arial"/>
                <w:sz w:val="28"/>
                <w:szCs w:val="28"/>
              </w:rPr>
            </w:pPr>
            <w:r w:rsidRPr="00031B64">
              <w:rPr>
                <w:rFonts w:ascii="Arial" w:hAnsi="Arial" w:cs="Arial"/>
                <w:sz w:val="28"/>
                <w:szCs w:val="28"/>
              </w:rPr>
              <w:t xml:space="preserve">CREFISA SA </w:t>
            </w:r>
            <w:r w:rsidR="006A4E4A" w:rsidRPr="00031B64">
              <w:rPr>
                <w:rFonts w:ascii="Arial" w:hAnsi="Arial" w:cs="Arial"/>
                <w:sz w:val="28"/>
                <w:szCs w:val="28"/>
              </w:rPr>
              <w:t>CRÉDITO</w:t>
            </w:r>
            <w:r w:rsidRPr="00031B64">
              <w:rPr>
                <w:rFonts w:ascii="Arial" w:hAnsi="Arial" w:cs="Arial"/>
                <w:sz w:val="28"/>
                <w:szCs w:val="28"/>
              </w:rPr>
              <w:t xml:space="preserve"> FINANCIAMENTO E INVESTIMENTOS</w:t>
            </w:r>
          </w:p>
        </w:tc>
      </w:tr>
      <w:tr w:rsidR="0010371B" w:rsidRPr="00031B64" w14:paraId="43693435" w14:textId="77777777">
        <w:trPr>
          <w:cantSplit/>
          <w:trHeight w:val="397"/>
        </w:trPr>
        <w:tc>
          <w:tcPr>
            <w:tcW w:w="3686" w:type="dxa"/>
            <w:vAlign w:val="center"/>
          </w:tcPr>
          <w:p w14:paraId="43693432" w14:textId="77777777" w:rsidR="0010371B" w:rsidRPr="00031B64" w:rsidRDefault="00837E2C">
            <w:pPr>
              <w:rPr>
                <w:rFonts w:ascii="Arial" w:hAnsi="Arial" w:cs="Arial"/>
                <w:sz w:val="28"/>
                <w:szCs w:val="28"/>
              </w:rPr>
            </w:pPr>
            <w:r w:rsidRPr="00031B64">
              <w:rPr>
                <w:rFonts w:ascii="Arial" w:hAnsi="Arial" w:cs="Arial"/>
                <w:sz w:val="28"/>
                <w:szCs w:val="28"/>
              </w:rPr>
              <w:t>Relator(a)</w:t>
            </w:r>
          </w:p>
        </w:tc>
        <w:tc>
          <w:tcPr>
            <w:tcW w:w="446" w:type="dxa"/>
            <w:vAlign w:val="center"/>
          </w:tcPr>
          <w:p w14:paraId="43693433" w14:textId="77777777" w:rsidR="0010371B" w:rsidRPr="00031B64" w:rsidRDefault="00837E2C">
            <w:pPr>
              <w:ind w:right="-11"/>
              <w:rPr>
                <w:rFonts w:ascii="Arial" w:hAnsi="Arial" w:cs="Arial"/>
                <w:sz w:val="28"/>
                <w:szCs w:val="28"/>
              </w:rPr>
            </w:pPr>
            <w:r w:rsidRPr="00031B64">
              <w:rPr>
                <w:rFonts w:ascii="Arial" w:hAnsi="Arial" w:cs="Arial"/>
                <w:sz w:val="28"/>
                <w:szCs w:val="28"/>
              </w:rPr>
              <w:t>:</w:t>
            </w:r>
          </w:p>
        </w:tc>
        <w:tc>
          <w:tcPr>
            <w:tcW w:w="4591" w:type="dxa"/>
            <w:vAlign w:val="center"/>
          </w:tcPr>
          <w:p w14:paraId="43693434" w14:textId="77777777" w:rsidR="0010371B" w:rsidRPr="00031B64" w:rsidRDefault="00837E2C">
            <w:pPr>
              <w:rPr>
                <w:rFonts w:ascii="Arial" w:hAnsi="Arial" w:cs="Arial"/>
                <w:b/>
                <w:sz w:val="28"/>
                <w:szCs w:val="28"/>
              </w:rPr>
            </w:pPr>
            <w:r w:rsidRPr="00031B64">
              <w:rPr>
                <w:rFonts w:ascii="Arial" w:hAnsi="Arial" w:cs="Arial"/>
                <w:b/>
                <w:bCs/>
                <w:sz w:val="28"/>
                <w:szCs w:val="28"/>
              </w:rPr>
              <w:t>Des. Sérgio Rocha</w:t>
            </w:r>
          </w:p>
        </w:tc>
      </w:tr>
    </w:tbl>
    <w:p w14:paraId="43693436" w14:textId="77777777" w:rsidR="0010371B" w:rsidRDefault="0010371B">
      <w:pPr>
        <w:spacing w:after="0" w:line="360" w:lineRule="auto"/>
        <w:jc w:val="both"/>
        <w:rPr>
          <w:rFonts w:ascii="Arial" w:hAnsi="Arial" w:cs="Arial"/>
          <w:sz w:val="28"/>
          <w:szCs w:val="28"/>
        </w:rPr>
      </w:pPr>
    </w:p>
    <w:p w14:paraId="43693438" w14:textId="3CF49017" w:rsidR="0010371B" w:rsidRDefault="00837E2C" w:rsidP="00236DBB">
      <w:pPr>
        <w:spacing w:after="0" w:line="360" w:lineRule="auto"/>
        <w:rPr>
          <w:rFonts w:ascii="Arial" w:hAnsi="Arial" w:cs="Arial"/>
          <w:sz w:val="26"/>
          <w:szCs w:val="26"/>
        </w:rPr>
      </w:pPr>
      <w:commentRangeStart w:id="3"/>
      <w:r>
        <w:rPr>
          <w:rFonts w:ascii="Arial" w:hAnsi="Arial" w:cs="Arial"/>
          <w:b/>
          <w:bCs/>
          <w:sz w:val="28"/>
          <w:szCs w:val="28"/>
        </w:rPr>
        <w:t>EMENTA</w:t>
      </w:r>
      <w:commentRangeEnd w:id="3"/>
      <w:r w:rsidR="004246D0">
        <w:rPr>
          <w:rStyle w:val="Refdecomentrio"/>
          <w:sz w:val="22"/>
          <w:szCs w:val="22"/>
        </w:rPr>
        <w:commentReference w:id="3"/>
      </w:r>
    </w:p>
    <w:p w14:paraId="43693439" w14:textId="5DB62709" w:rsidR="0010371B" w:rsidRPr="00BB4B86" w:rsidRDefault="00837E2C">
      <w:pPr>
        <w:pStyle w:val="Corpodetexto"/>
        <w:spacing w:after="0" w:line="360" w:lineRule="auto"/>
        <w:contextualSpacing/>
        <w:jc w:val="both"/>
        <w:rPr>
          <w:sz w:val="28"/>
          <w:szCs w:val="28"/>
        </w:rPr>
      </w:pPr>
      <w:commentRangeStart w:id="4"/>
      <w:r>
        <w:rPr>
          <w:rFonts w:ascii="Arial" w:hAnsi="Arial"/>
          <w:sz w:val="28"/>
          <w:szCs w:val="28"/>
        </w:rPr>
        <w:t xml:space="preserve">APELAÇÃO CÍVEL. DIREITO DO CONSUMIDOR. AÇÃO REVISIONAL DE </w:t>
      </w:r>
      <w:r>
        <w:rPr>
          <w:rFonts w:ascii="Arial" w:hAnsi="Arial"/>
          <w:color w:val="808080"/>
          <w:sz w:val="28"/>
          <w:szCs w:val="28"/>
        </w:rPr>
        <w:t>CONTRATO</w:t>
      </w:r>
      <w:r>
        <w:rPr>
          <w:rFonts w:ascii="Arial" w:hAnsi="Arial"/>
          <w:sz w:val="28"/>
          <w:szCs w:val="28"/>
        </w:rPr>
        <w:t xml:space="preserve"> DE EMPRÉSTIMO PESSOAL. JUROS REMUNERATÓRIOS DE 22% </w:t>
      </w:r>
      <w:r>
        <w:rPr>
          <w:rFonts w:ascii="Arial" w:hAnsi="Arial"/>
          <w:color w:val="808080"/>
          <w:sz w:val="28"/>
          <w:szCs w:val="28"/>
        </w:rPr>
        <w:t>AO</w:t>
      </w:r>
      <w:r>
        <w:rPr>
          <w:rFonts w:ascii="Arial" w:hAnsi="Arial"/>
          <w:sz w:val="28"/>
          <w:szCs w:val="28"/>
        </w:rPr>
        <w:t xml:space="preserve"> </w:t>
      </w:r>
      <w:r>
        <w:rPr>
          <w:rFonts w:ascii="Arial" w:hAnsi="Arial"/>
          <w:color w:val="808080"/>
          <w:sz w:val="28"/>
          <w:szCs w:val="28"/>
        </w:rPr>
        <w:t>MÊS</w:t>
      </w:r>
      <w:r>
        <w:rPr>
          <w:rFonts w:ascii="Arial" w:hAnsi="Arial"/>
          <w:sz w:val="28"/>
          <w:szCs w:val="28"/>
        </w:rPr>
        <w:t xml:space="preserve">. TAXA SUPERIOR A TRÊS VEZES A MÉDIA DE MERCADO. ABUSIVIDADE. RESTITUIÇÃO SIMPLES. </w:t>
      </w:r>
      <w:r>
        <w:rPr>
          <w:rFonts w:ascii="Arial" w:hAnsi="Arial"/>
          <w:color w:val="808080"/>
          <w:sz w:val="28"/>
          <w:szCs w:val="28"/>
        </w:rPr>
        <w:t>DANO</w:t>
      </w:r>
      <w:r>
        <w:rPr>
          <w:rFonts w:ascii="Arial" w:hAnsi="Arial"/>
          <w:sz w:val="28"/>
          <w:szCs w:val="28"/>
        </w:rPr>
        <w:t xml:space="preserve"> </w:t>
      </w:r>
      <w:r>
        <w:rPr>
          <w:rFonts w:ascii="Arial" w:hAnsi="Arial"/>
          <w:color w:val="808080"/>
          <w:sz w:val="28"/>
          <w:szCs w:val="28"/>
        </w:rPr>
        <w:t>MORAL</w:t>
      </w:r>
      <w:r>
        <w:rPr>
          <w:rFonts w:ascii="Arial" w:hAnsi="Arial"/>
          <w:sz w:val="28"/>
          <w:szCs w:val="28"/>
        </w:rPr>
        <w:t xml:space="preserve"> </w:t>
      </w:r>
      <w:r>
        <w:rPr>
          <w:rFonts w:ascii="Arial" w:hAnsi="Arial"/>
          <w:color w:val="808080"/>
          <w:sz w:val="28"/>
          <w:szCs w:val="28"/>
        </w:rPr>
        <w:t>AFASTADO</w:t>
      </w:r>
      <w:r>
        <w:rPr>
          <w:rFonts w:ascii="Arial" w:hAnsi="Arial"/>
          <w:sz w:val="28"/>
          <w:szCs w:val="28"/>
        </w:rPr>
        <w:t>. PRELIMINAR DE FALTA DE DIALETICIDADE REJEITADA. RECURSO PARCIALMENTE PROVIDO.</w:t>
      </w:r>
      <w:commentRangeEnd w:id="4"/>
      <w:r>
        <w:commentReference w:id="4"/>
      </w:r>
    </w:p>
    <w:p w14:paraId="4369343A" w14:textId="77777777" w:rsidR="0010371B" w:rsidRPr="00BB4B86" w:rsidRDefault="00837E2C">
      <w:pPr>
        <w:pStyle w:val="Corpodetexto"/>
        <w:spacing w:line="360" w:lineRule="auto"/>
        <w:jc w:val="both"/>
        <w:rPr>
          <w:sz w:val="28"/>
          <w:szCs w:val="28"/>
        </w:rPr>
      </w:pPr>
      <w:r w:rsidRPr="00BB4B86">
        <w:rPr>
          <w:rStyle w:val="nfaseforte"/>
          <w:rFonts w:ascii="Arial" w:hAnsi="Arial"/>
          <w:sz w:val="28"/>
          <w:szCs w:val="28"/>
        </w:rPr>
        <w:t>I. Caso em exame</w:t>
      </w:r>
    </w:p>
    <w:p w14:paraId="5F70C30A" w14:textId="77777777" w:rsidR="00B76C58" w:rsidRDefault="00837E2C" w:rsidP="00247560">
      <w:pPr>
        <w:pStyle w:val="Corpodetexto"/>
        <w:spacing w:line="360" w:lineRule="auto"/>
        <w:jc w:val="both"/>
        <w:rPr>
          <w:rFonts w:ascii="Arial" w:hAnsi="Arial"/>
          <w:sz w:val="28"/>
          <w:szCs w:val="28"/>
        </w:rPr>
      </w:pPr>
      <w:commentRangeStart w:id="5"/>
      <w:r>
        <w:rPr>
          <w:rStyle w:val="nfaseforte"/>
          <w:rFonts w:ascii="Arial" w:hAnsi="Arial"/>
          <w:b w:val="0"/>
          <w:sz w:val="28"/>
          <w:szCs w:val="28"/>
        </w:rPr>
        <w:t>1. Ação</w:t>
      </w:r>
      <w:r>
        <w:rPr>
          <w:rStyle w:val="nfaseforte"/>
          <w:rFonts w:ascii="Arial" w:hAnsi="Arial"/>
          <w:b w:val="0"/>
          <w:color w:val="808080"/>
          <w:sz w:val="28"/>
          <w:szCs w:val="28"/>
        </w:rPr>
        <w:t xml:space="preserve"> revisional de contrato de empréstimo pessoal, cumulada com repetição de indébito e indenização por danos morais,</w:t>
      </w:r>
      <w:r>
        <w:rPr>
          <w:rStyle w:val="nfaseforte"/>
          <w:rFonts w:ascii="Arial" w:hAnsi="Arial"/>
          <w:b w:val="0"/>
          <w:sz w:val="28"/>
          <w:szCs w:val="28"/>
        </w:rPr>
        <w:t xml:space="preserve"> proposta por pessoa natural contra Crefisa S.A. </w:t>
      </w:r>
      <w:r>
        <w:rPr>
          <w:rFonts w:ascii="Arial" w:hAnsi="Arial"/>
          <w:sz w:val="28"/>
          <w:szCs w:val="28"/>
        </w:rPr>
        <w:t xml:space="preserve">Crédito, Financiamento e Investimentos, </w:t>
      </w:r>
      <w:r>
        <w:rPr>
          <w:rFonts w:ascii="Arial" w:hAnsi="Arial"/>
          <w:color w:val="808080"/>
          <w:sz w:val="28"/>
          <w:szCs w:val="28"/>
        </w:rPr>
        <w:t>que impugna</w:t>
      </w:r>
      <w:r>
        <w:rPr>
          <w:rFonts w:ascii="Arial" w:hAnsi="Arial"/>
          <w:sz w:val="28"/>
          <w:szCs w:val="28"/>
        </w:rPr>
        <w:t xml:space="preserve"> a taxa de juros remuneratórios </w:t>
      </w:r>
      <w:r>
        <w:rPr>
          <w:rFonts w:ascii="Arial" w:hAnsi="Arial"/>
          <w:color w:val="808080"/>
          <w:sz w:val="28"/>
          <w:szCs w:val="28"/>
        </w:rPr>
        <w:t>de</w:t>
      </w:r>
      <w:r>
        <w:rPr>
          <w:rFonts w:ascii="Arial" w:hAnsi="Arial"/>
          <w:sz w:val="28"/>
          <w:szCs w:val="28"/>
        </w:rPr>
        <w:t xml:space="preserve"> 22% ao mês </w:t>
      </w:r>
      <w:r>
        <w:rPr>
          <w:rFonts w:ascii="Arial" w:hAnsi="Arial"/>
          <w:color w:val="808080"/>
          <w:sz w:val="28"/>
          <w:szCs w:val="28"/>
        </w:rPr>
        <w:t>(R$</w:t>
      </w:r>
      <w:r>
        <w:rPr>
          <w:rFonts w:ascii="Arial" w:hAnsi="Arial"/>
          <w:sz w:val="28"/>
          <w:szCs w:val="28"/>
        </w:rPr>
        <w:t xml:space="preserve"> </w:t>
      </w:r>
      <w:r>
        <w:rPr>
          <w:rFonts w:ascii="Arial" w:hAnsi="Arial"/>
          <w:color w:val="808080"/>
          <w:sz w:val="28"/>
          <w:szCs w:val="28"/>
        </w:rPr>
        <w:t>8.646</w:t>
      </w:r>
      <w:r>
        <w:rPr>
          <w:rFonts w:ascii="Arial" w:hAnsi="Arial"/>
          <w:sz w:val="28"/>
          <w:szCs w:val="28"/>
        </w:rPr>
        <w:t>,</w:t>
      </w:r>
      <w:r>
        <w:rPr>
          <w:rFonts w:ascii="Arial" w:hAnsi="Arial"/>
          <w:color w:val="808080"/>
          <w:sz w:val="28"/>
          <w:szCs w:val="28"/>
        </w:rPr>
        <w:t>94)</w:t>
      </w:r>
      <w:r>
        <w:rPr>
          <w:rFonts w:ascii="Arial" w:hAnsi="Arial"/>
          <w:sz w:val="28"/>
          <w:szCs w:val="28"/>
        </w:rPr>
        <w:t>.</w:t>
      </w:r>
      <w:commentRangeEnd w:id="5"/>
      <w:r>
        <w:commentReference w:id="5"/>
      </w:r>
    </w:p>
    <w:p w14:paraId="4369343C" w14:textId="26306FA4" w:rsidR="0010371B" w:rsidRPr="00BB4B86" w:rsidRDefault="00B76C58">
      <w:pPr>
        <w:pStyle w:val="Corpodetexto"/>
        <w:spacing w:line="360" w:lineRule="auto"/>
        <w:jc w:val="both"/>
        <w:rPr>
          <w:sz w:val="28"/>
          <w:szCs w:val="28"/>
        </w:rPr>
      </w:pPr>
      <w:r>
        <w:rPr>
          <w:rFonts w:ascii="Arial" w:hAnsi="Arial"/>
          <w:sz w:val="28"/>
          <w:szCs w:val="28"/>
        </w:rPr>
        <w:lastRenderedPageBreak/>
        <w:t xml:space="preserve">2. </w:t>
      </w:r>
      <w:r w:rsidR="00247560" w:rsidRPr="00BB4B86">
        <w:rPr>
          <w:rFonts w:ascii="Arial" w:hAnsi="Arial"/>
          <w:sz w:val="28"/>
          <w:szCs w:val="28"/>
        </w:rPr>
        <w:t>A sentença julgou improcedentes os pedidos.</w:t>
      </w:r>
    </w:p>
    <w:p w14:paraId="4369343D" w14:textId="77777777" w:rsidR="0010371B" w:rsidRPr="00BB4B86" w:rsidRDefault="00837E2C">
      <w:pPr>
        <w:pStyle w:val="Corpodetexto"/>
        <w:spacing w:line="360" w:lineRule="auto"/>
        <w:jc w:val="both"/>
        <w:rPr>
          <w:sz w:val="28"/>
          <w:szCs w:val="28"/>
        </w:rPr>
      </w:pPr>
      <w:r>
        <w:rPr>
          <w:rFonts w:ascii="Arial" w:hAnsi="Arial"/>
          <w:sz w:val="28"/>
          <w:szCs w:val="28"/>
        </w:rPr>
        <w:t xml:space="preserve">3. O autor apelou </w:t>
      </w:r>
      <w:r>
        <w:rPr>
          <w:rFonts w:ascii="Arial" w:hAnsi="Arial"/>
          <w:color w:val="808080"/>
          <w:sz w:val="28"/>
          <w:szCs w:val="28"/>
        </w:rPr>
        <w:t>para obter</w:t>
      </w:r>
      <w:r>
        <w:rPr>
          <w:rFonts w:ascii="Arial" w:hAnsi="Arial"/>
          <w:sz w:val="28"/>
          <w:szCs w:val="28"/>
        </w:rPr>
        <w:t xml:space="preserve"> a </w:t>
      </w:r>
      <w:r>
        <w:rPr>
          <w:rFonts w:ascii="Arial" w:hAnsi="Arial"/>
          <w:color w:val="808080"/>
          <w:sz w:val="28"/>
          <w:szCs w:val="28"/>
        </w:rPr>
        <w:t>limitação</w:t>
      </w:r>
      <w:r>
        <w:rPr>
          <w:rFonts w:ascii="Arial" w:hAnsi="Arial"/>
          <w:sz w:val="28"/>
          <w:szCs w:val="28"/>
        </w:rPr>
        <w:t xml:space="preserve"> </w:t>
      </w:r>
      <w:r>
        <w:rPr>
          <w:rFonts w:ascii="Arial" w:hAnsi="Arial"/>
          <w:color w:val="808080"/>
          <w:sz w:val="28"/>
          <w:szCs w:val="28"/>
        </w:rPr>
        <w:t>dos</w:t>
      </w:r>
      <w:r>
        <w:rPr>
          <w:rFonts w:ascii="Arial" w:hAnsi="Arial"/>
          <w:sz w:val="28"/>
          <w:szCs w:val="28"/>
        </w:rPr>
        <w:t xml:space="preserve"> juros à média de mercado, a restituição em dobro e a indenização por danos morais. Em contrarrazões, a ré suscitou preliminar de </w:t>
      </w:r>
      <w:r>
        <w:rPr>
          <w:rFonts w:ascii="Arial" w:hAnsi="Arial"/>
          <w:color w:val="808080"/>
          <w:sz w:val="28"/>
          <w:szCs w:val="28"/>
        </w:rPr>
        <w:t>ausência de dialeticidade</w:t>
      </w:r>
      <w:r>
        <w:rPr>
          <w:rFonts w:ascii="Arial" w:hAnsi="Arial"/>
          <w:sz w:val="28"/>
          <w:szCs w:val="28"/>
        </w:rPr>
        <w:t xml:space="preserve"> recursal.</w:t>
      </w:r>
    </w:p>
    <w:p w14:paraId="4369343E" w14:textId="77777777" w:rsidR="0010371B" w:rsidRPr="00BB4B86" w:rsidRDefault="00837E2C">
      <w:pPr>
        <w:pStyle w:val="Corpodetexto"/>
        <w:spacing w:line="360" w:lineRule="auto"/>
        <w:jc w:val="both"/>
        <w:rPr>
          <w:sz w:val="28"/>
          <w:szCs w:val="28"/>
        </w:rPr>
      </w:pPr>
      <w:r w:rsidRPr="00BB4B86">
        <w:rPr>
          <w:rStyle w:val="nfaseforte"/>
          <w:rFonts w:ascii="Arial" w:hAnsi="Arial"/>
          <w:sz w:val="28"/>
          <w:szCs w:val="28"/>
        </w:rPr>
        <w:t>II. Questão em discussão</w:t>
      </w:r>
    </w:p>
    <w:p w14:paraId="4369343F" w14:textId="1B48EC37" w:rsidR="0010371B" w:rsidRPr="00BB4B86" w:rsidRDefault="00837E2C">
      <w:pPr>
        <w:pStyle w:val="Corpodetexto"/>
        <w:spacing w:line="360" w:lineRule="auto"/>
        <w:jc w:val="both"/>
        <w:rPr>
          <w:sz w:val="28"/>
          <w:szCs w:val="28"/>
        </w:rPr>
      </w:pPr>
      <w:r>
        <w:rPr>
          <w:rStyle w:val="nfaseforte"/>
          <w:rFonts w:ascii="Arial" w:hAnsi="Arial"/>
          <w:b w:val="0"/>
          <w:sz w:val="28"/>
          <w:szCs w:val="28"/>
        </w:rPr>
        <w:t xml:space="preserve">4. </w:t>
      </w:r>
      <w:r>
        <w:rPr>
          <w:rFonts w:ascii="Arial" w:hAnsi="Arial"/>
          <w:sz w:val="28"/>
          <w:szCs w:val="28"/>
        </w:rPr>
        <w:t xml:space="preserve">Há três questões em discussão: (i) saber se o </w:t>
      </w:r>
      <w:r>
        <w:rPr>
          <w:rFonts w:ascii="Arial" w:hAnsi="Arial"/>
          <w:color w:val="808080"/>
          <w:sz w:val="28"/>
          <w:szCs w:val="28"/>
        </w:rPr>
        <w:t>apelo</w:t>
      </w:r>
      <w:r>
        <w:rPr>
          <w:rFonts w:ascii="Arial" w:hAnsi="Arial"/>
          <w:sz w:val="28"/>
          <w:szCs w:val="28"/>
        </w:rPr>
        <w:t xml:space="preserve"> observou </w:t>
      </w:r>
      <w:r>
        <w:rPr>
          <w:rFonts w:ascii="Arial" w:hAnsi="Arial"/>
          <w:color w:val="808080"/>
          <w:sz w:val="28"/>
          <w:szCs w:val="28"/>
        </w:rPr>
        <w:t>a</w:t>
      </w:r>
      <w:r>
        <w:rPr>
          <w:rFonts w:ascii="Arial" w:hAnsi="Arial"/>
          <w:sz w:val="28"/>
          <w:szCs w:val="28"/>
        </w:rPr>
        <w:t xml:space="preserve"> dialeticidade recursal; (</w:t>
      </w:r>
      <w:proofErr w:type="spellStart"/>
      <w:r>
        <w:rPr>
          <w:rFonts w:ascii="Arial" w:hAnsi="Arial"/>
          <w:sz w:val="28"/>
          <w:szCs w:val="28"/>
        </w:rPr>
        <w:t>ii</w:t>
      </w:r>
      <w:proofErr w:type="spellEnd"/>
      <w:r>
        <w:rPr>
          <w:rFonts w:ascii="Arial" w:hAnsi="Arial"/>
          <w:sz w:val="28"/>
          <w:szCs w:val="28"/>
        </w:rPr>
        <w:t xml:space="preserve">) </w:t>
      </w:r>
      <w:r>
        <w:rPr>
          <w:rFonts w:ascii="Arial" w:hAnsi="Arial"/>
          <w:color w:val="808080"/>
          <w:sz w:val="28"/>
          <w:szCs w:val="28"/>
        </w:rPr>
        <w:t>definir</w:t>
      </w:r>
      <w:r>
        <w:rPr>
          <w:rFonts w:ascii="Arial" w:hAnsi="Arial"/>
          <w:sz w:val="28"/>
          <w:szCs w:val="28"/>
        </w:rPr>
        <w:t xml:space="preserve"> se a taxa de 22% </w:t>
      </w:r>
      <w:r>
        <w:rPr>
          <w:rFonts w:ascii="Arial" w:hAnsi="Arial"/>
          <w:color w:val="808080"/>
          <w:sz w:val="28"/>
          <w:szCs w:val="28"/>
        </w:rPr>
        <w:t>ao</w:t>
      </w:r>
      <w:r>
        <w:rPr>
          <w:rFonts w:ascii="Arial" w:hAnsi="Arial"/>
          <w:sz w:val="28"/>
          <w:szCs w:val="28"/>
        </w:rPr>
        <w:t xml:space="preserve"> </w:t>
      </w:r>
      <w:r>
        <w:rPr>
          <w:rFonts w:ascii="Arial" w:hAnsi="Arial"/>
          <w:color w:val="808080"/>
          <w:sz w:val="28"/>
          <w:szCs w:val="28"/>
        </w:rPr>
        <w:t>mês</w:t>
      </w:r>
      <w:r>
        <w:rPr>
          <w:rFonts w:ascii="Arial" w:hAnsi="Arial"/>
          <w:sz w:val="28"/>
          <w:szCs w:val="28"/>
        </w:rPr>
        <w:t xml:space="preserve"> </w:t>
      </w:r>
      <w:r>
        <w:rPr>
          <w:rFonts w:ascii="Arial" w:hAnsi="Arial"/>
          <w:color w:val="808080"/>
          <w:sz w:val="28"/>
          <w:szCs w:val="28"/>
        </w:rPr>
        <w:t>é</w:t>
      </w:r>
      <w:r>
        <w:rPr>
          <w:rFonts w:ascii="Arial" w:hAnsi="Arial"/>
          <w:sz w:val="28"/>
          <w:szCs w:val="28"/>
        </w:rPr>
        <w:t xml:space="preserve"> </w:t>
      </w:r>
      <w:r>
        <w:rPr>
          <w:rFonts w:ascii="Arial" w:hAnsi="Arial"/>
          <w:color w:val="808080"/>
          <w:sz w:val="28"/>
          <w:szCs w:val="28"/>
        </w:rPr>
        <w:t>abusiva</w:t>
      </w:r>
      <w:r>
        <w:rPr>
          <w:rFonts w:ascii="Arial" w:hAnsi="Arial"/>
          <w:sz w:val="28"/>
          <w:szCs w:val="28"/>
        </w:rPr>
        <w:t xml:space="preserve"> e</w:t>
      </w:r>
      <w:r>
        <w:rPr>
          <w:rFonts w:ascii="Arial" w:hAnsi="Arial"/>
          <w:color w:val="808080"/>
          <w:sz w:val="28"/>
          <w:szCs w:val="28"/>
        </w:rPr>
        <w:t xml:space="preserve"> autoriza</w:t>
      </w:r>
      <w:r>
        <w:rPr>
          <w:rFonts w:ascii="Arial" w:hAnsi="Arial"/>
          <w:sz w:val="28"/>
          <w:szCs w:val="28"/>
        </w:rPr>
        <w:t xml:space="preserve"> a restituição dos valores pagos </w:t>
      </w:r>
      <w:r>
        <w:rPr>
          <w:rFonts w:ascii="Arial" w:hAnsi="Arial"/>
          <w:color w:val="808080"/>
          <w:sz w:val="28"/>
          <w:szCs w:val="28"/>
        </w:rPr>
        <w:t>a</w:t>
      </w:r>
      <w:r>
        <w:rPr>
          <w:rFonts w:ascii="Arial" w:hAnsi="Arial"/>
          <w:sz w:val="28"/>
          <w:szCs w:val="28"/>
        </w:rPr>
        <w:t xml:space="preserve"> </w:t>
      </w:r>
      <w:r>
        <w:rPr>
          <w:rFonts w:ascii="Arial" w:hAnsi="Arial"/>
          <w:color w:val="808080"/>
          <w:sz w:val="28"/>
          <w:szCs w:val="28"/>
        </w:rPr>
        <w:t>maior</w:t>
      </w:r>
      <w:r>
        <w:rPr>
          <w:rFonts w:ascii="Arial" w:hAnsi="Arial"/>
          <w:sz w:val="28"/>
          <w:szCs w:val="28"/>
        </w:rPr>
        <w:t>; e (</w:t>
      </w:r>
      <w:proofErr w:type="spellStart"/>
      <w:r>
        <w:rPr>
          <w:rFonts w:ascii="Arial" w:hAnsi="Arial"/>
          <w:sz w:val="28"/>
          <w:szCs w:val="28"/>
        </w:rPr>
        <w:t>iii</w:t>
      </w:r>
      <w:proofErr w:type="spellEnd"/>
      <w:r>
        <w:rPr>
          <w:rFonts w:ascii="Arial" w:hAnsi="Arial"/>
          <w:sz w:val="28"/>
          <w:szCs w:val="28"/>
        </w:rPr>
        <w:t xml:space="preserve">) </w:t>
      </w:r>
      <w:r>
        <w:rPr>
          <w:rFonts w:ascii="Arial" w:hAnsi="Arial"/>
          <w:color w:val="808080"/>
          <w:sz w:val="28"/>
          <w:szCs w:val="28"/>
        </w:rPr>
        <w:t>estabelecer</w:t>
      </w:r>
      <w:r>
        <w:rPr>
          <w:rFonts w:ascii="Arial" w:hAnsi="Arial"/>
          <w:sz w:val="28"/>
          <w:szCs w:val="28"/>
        </w:rPr>
        <w:t xml:space="preserve"> se </w:t>
      </w:r>
      <w:r>
        <w:rPr>
          <w:rFonts w:ascii="Arial" w:hAnsi="Arial"/>
          <w:color w:val="808080"/>
          <w:sz w:val="28"/>
          <w:szCs w:val="28"/>
        </w:rPr>
        <w:t>há</w:t>
      </w:r>
      <w:r>
        <w:rPr>
          <w:rFonts w:ascii="Arial" w:hAnsi="Arial"/>
          <w:sz w:val="28"/>
          <w:szCs w:val="28"/>
        </w:rPr>
        <w:t xml:space="preserve"> </w:t>
      </w:r>
      <w:r>
        <w:rPr>
          <w:rFonts w:ascii="Arial" w:hAnsi="Arial"/>
          <w:color w:val="808080"/>
          <w:sz w:val="28"/>
          <w:szCs w:val="28"/>
        </w:rPr>
        <w:t>dano</w:t>
      </w:r>
      <w:r>
        <w:rPr>
          <w:rFonts w:ascii="Arial" w:hAnsi="Arial"/>
          <w:sz w:val="28"/>
          <w:szCs w:val="28"/>
        </w:rPr>
        <w:t xml:space="preserve"> </w:t>
      </w:r>
      <w:r>
        <w:rPr>
          <w:rFonts w:ascii="Arial" w:hAnsi="Arial"/>
          <w:color w:val="808080"/>
          <w:sz w:val="28"/>
          <w:szCs w:val="28"/>
        </w:rPr>
        <w:t>moral</w:t>
      </w:r>
      <w:r>
        <w:rPr>
          <w:rFonts w:ascii="Arial" w:hAnsi="Arial"/>
          <w:sz w:val="28"/>
          <w:szCs w:val="28"/>
        </w:rPr>
        <w:t xml:space="preserve"> </w:t>
      </w:r>
      <w:r>
        <w:rPr>
          <w:rFonts w:ascii="Arial" w:hAnsi="Arial"/>
          <w:color w:val="808080"/>
          <w:sz w:val="28"/>
          <w:szCs w:val="28"/>
        </w:rPr>
        <w:t>indenizável</w:t>
      </w:r>
      <w:r>
        <w:rPr>
          <w:rFonts w:ascii="Arial" w:hAnsi="Arial"/>
          <w:sz w:val="28"/>
          <w:szCs w:val="28"/>
        </w:rPr>
        <w:t>.</w:t>
      </w:r>
    </w:p>
    <w:p w14:paraId="43693440" w14:textId="77777777" w:rsidR="0010371B" w:rsidRPr="00BB4B86" w:rsidRDefault="00837E2C">
      <w:pPr>
        <w:pStyle w:val="Corpodetexto"/>
        <w:spacing w:line="360" w:lineRule="auto"/>
        <w:jc w:val="both"/>
        <w:rPr>
          <w:sz w:val="28"/>
          <w:szCs w:val="28"/>
        </w:rPr>
      </w:pPr>
      <w:r w:rsidRPr="00BB4B86">
        <w:rPr>
          <w:rStyle w:val="nfaseforte"/>
          <w:rFonts w:ascii="Arial" w:hAnsi="Arial"/>
          <w:sz w:val="28"/>
          <w:szCs w:val="28"/>
        </w:rPr>
        <w:t>III. Razões de decidir</w:t>
      </w:r>
    </w:p>
    <w:p w14:paraId="43693441" w14:textId="77777777" w:rsidR="0010371B" w:rsidRPr="00BB4B86" w:rsidRDefault="00837E2C">
      <w:pPr>
        <w:pStyle w:val="Corpodetexto"/>
        <w:spacing w:line="360" w:lineRule="auto"/>
        <w:jc w:val="both"/>
        <w:rPr>
          <w:sz w:val="28"/>
          <w:szCs w:val="28"/>
        </w:rPr>
      </w:pPr>
      <w:r>
        <w:rPr>
          <w:rStyle w:val="nfaseforte"/>
          <w:rFonts w:ascii="Arial" w:hAnsi="Arial"/>
          <w:b w:val="0"/>
          <w:sz w:val="28"/>
          <w:szCs w:val="28"/>
        </w:rPr>
        <w:t xml:space="preserve">5. </w:t>
      </w:r>
      <w:r>
        <w:rPr>
          <w:rFonts w:ascii="Arial" w:hAnsi="Arial"/>
          <w:sz w:val="28"/>
          <w:szCs w:val="28"/>
        </w:rPr>
        <w:t xml:space="preserve">Rejeitou-se a preliminar de </w:t>
      </w:r>
      <w:r>
        <w:rPr>
          <w:rFonts w:ascii="Arial" w:hAnsi="Arial"/>
          <w:color w:val="808080"/>
          <w:sz w:val="28"/>
          <w:szCs w:val="28"/>
        </w:rPr>
        <w:t>ausência de dialeticidade</w:t>
      </w:r>
      <w:r>
        <w:rPr>
          <w:rFonts w:ascii="Arial" w:hAnsi="Arial"/>
          <w:sz w:val="28"/>
          <w:szCs w:val="28"/>
        </w:rPr>
        <w:t xml:space="preserve"> recursal</w:t>
      </w:r>
      <w:r>
        <w:rPr>
          <w:rFonts w:ascii="Arial" w:hAnsi="Arial"/>
          <w:color w:val="808080"/>
          <w:sz w:val="28"/>
          <w:szCs w:val="28"/>
        </w:rPr>
        <w:t>,</w:t>
      </w:r>
      <w:r>
        <w:rPr>
          <w:rFonts w:ascii="Arial" w:hAnsi="Arial"/>
          <w:sz w:val="28"/>
          <w:szCs w:val="28"/>
        </w:rPr>
        <w:t xml:space="preserve"> </w:t>
      </w:r>
      <w:r>
        <w:rPr>
          <w:rFonts w:ascii="Arial" w:hAnsi="Arial"/>
          <w:color w:val="808080"/>
          <w:sz w:val="28"/>
          <w:szCs w:val="28"/>
        </w:rPr>
        <w:t>pois</w:t>
      </w:r>
      <w:r>
        <w:rPr>
          <w:rFonts w:ascii="Arial" w:hAnsi="Arial"/>
          <w:sz w:val="28"/>
          <w:szCs w:val="28"/>
        </w:rPr>
        <w:t xml:space="preserve"> </w:t>
      </w:r>
      <w:r>
        <w:rPr>
          <w:rFonts w:ascii="Arial" w:hAnsi="Arial"/>
          <w:color w:val="808080"/>
          <w:sz w:val="28"/>
          <w:szCs w:val="28"/>
        </w:rPr>
        <w:t>o</w:t>
      </w:r>
      <w:r>
        <w:rPr>
          <w:rFonts w:ascii="Arial" w:hAnsi="Arial"/>
          <w:sz w:val="28"/>
          <w:szCs w:val="28"/>
        </w:rPr>
        <w:t xml:space="preserve"> </w:t>
      </w:r>
      <w:r>
        <w:rPr>
          <w:rFonts w:ascii="Arial" w:hAnsi="Arial"/>
          <w:color w:val="808080"/>
          <w:sz w:val="28"/>
          <w:szCs w:val="28"/>
        </w:rPr>
        <w:t>apelo impugna</w:t>
      </w:r>
      <w:r>
        <w:rPr>
          <w:rFonts w:ascii="Arial" w:hAnsi="Arial"/>
          <w:sz w:val="28"/>
          <w:szCs w:val="28"/>
        </w:rPr>
        <w:t xml:space="preserve"> especificamente os fundamentos da sentença </w:t>
      </w:r>
      <w:r>
        <w:rPr>
          <w:rFonts w:ascii="Arial" w:hAnsi="Arial"/>
          <w:color w:val="808080"/>
          <w:sz w:val="28"/>
          <w:szCs w:val="28"/>
        </w:rPr>
        <w:t>(CPC</w:t>
      </w:r>
      <w:r>
        <w:rPr>
          <w:rFonts w:ascii="Arial" w:hAnsi="Arial"/>
          <w:sz w:val="28"/>
          <w:szCs w:val="28"/>
        </w:rPr>
        <w:t xml:space="preserve"> 1.010</w:t>
      </w:r>
      <w:r>
        <w:rPr>
          <w:rFonts w:ascii="Arial" w:hAnsi="Arial"/>
          <w:color w:val="808080"/>
          <w:sz w:val="28"/>
          <w:szCs w:val="28"/>
        </w:rPr>
        <w:t>)</w:t>
      </w:r>
      <w:r>
        <w:rPr>
          <w:rFonts w:ascii="Arial" w:hAnsi="Arial"/>
          <w:sz w:val="28"/>
          <w:szCs w:val="28"/>
        </w:rPr>
        <w:t>.</w:t>
      </w:r>
    </w:p>
    <w:p w14:paraId="43693442" w14:textId="77777777" w:rsidR="0010371B" w:rsidRPr="00BB4B86" w:rsidRDefault="00837E2C">
      <w:pPr>
        <w:pStyle w:val="Corpodetexto"/>
        <w:spacing w:line="360" w:lineRule="auto"/>
        <w:jc w:val="both"/>
        <w:rPr>
          <w:sz w:val="28"/>
          <w:szCs w:val="28"/>
        </w:rPr>
      </w:pPr>
      <w:r>
        <w:rPr>
          <w:rFonts w:ascii="Arial" w:hAnsi="Arial"/>
          <w:sz w:val="28"/>
          <w:szCs w:val="28"/>
        </w:rPr>
        <w:t xml:space="preserve">6. A revisão dos juros remuneratórios </w:t>
      </w:r>
      <w:r>
        <w:rPr>
          <w:rFonts w:ascii="Arial" w:hAnsi="Arial"/>
          <w:color w:val="808080"/>
          <w:sz w:val="28"/>
          <w:szCs w:val="28"/>
        </w:rPr>
        <w:t>é</w:t>
      </w:r>
      <w:r>
        <w:rPr>
          <w:rFonts w:ascii="Arial" w:hAnsi="Arial"/>
          <w:sz w:val="28"/>
          <w:szCs w:val="28"/>
        </w:rPr>
        <w:t xml:space="preserve"> </w:t>
      </w:r>
      <w:r>
        <w:rPr>
          <w:rFonts w:ascii="Arial" w:hAnsi="Arial"/>
          <w:color w:val="808080"/>
          <w:sz w:val="28"/>
          <w:szCs w:val="28"/>
        </w:rPr>
        <w:t>excepcional</w:t>
      </w:r>
      <w:r>
        <w:rPr>
          <w:rFonts w:ascii="Arial" w:hAnsi="Arial"/>
          <w:sz w:val="28"/>
          <w:szCs w:val="28"/>
        </w:rPr>
        <w:t xml:space="preserve"> </w:t>
      </w:r>
      <w:r>
        <w:rPr>
          <w:rFonts w:ascii="Arial" w:hAnsi="Arial"/>
          <w:color w:val="808080"/>
          <w:sz w:val="28"/>
          <w:szCs w:val="28"/>
        </w:rPr>
        <w:t>e</w:t>
      </w:r>
      <w:r>
        <w:rPr>
          <w:rFonts w:ascii="Arial" w:hAnsi="Arial"/>
          <w:sz w:val="28"/>
          <w:szCs w:val="28"/>
        </w:rPr>
        <w:t xml:space="preserve"> </w:t>
      </w:r>
      <w:r>
        <w:rPr>
          <w:rFonts w:ascii="Arial" w:hAnsi="Arial"/>
          <w:color w:val="808080"/>
          <w:sz w:val="28"/>
          <w:szCs w:val="28"/>
        </w:rPr>
        <w:t>exige</w:t>
      </w:r>
      <w:r>
        <w:rPr>
          <w:rFonts w:ascii="Arial" w:hAnsi="Arial"/>
          <w:sz w:val="28"/>
          <w:szCs w:val="28"/>
        </w:rPr>
        <w:t xml:space="preserve"> </w:t>
      </w:r>
      <w:r>
        <w:rPr>
          <w:rFonts w:ascii="Arial" w:hAnsi="Arial"/>
          <w:color w:val="808080"/>
          <w:sz w:val="28"/>
          <w:szCs w:val="28"/>
        </w:rPr>
        <w:t>abusividade</w:t>
      </w:r>
      <w:r>
        <w:rPr>
          <w:rFonts w:ascii="Arial" w:hAnsi="Arial"/>
          <w:sz w:val="28"/>
          <w:szCs w:val="28"/>
        </w:rPr>
        <w:t xml:space="preserve"> </w:t>
      </w:r>
      <w:r>
        <w:rPr>
          <w:rFonts w:ascii="Arial" w:hAnsi="Arial"/>
          <w:color w:val="808080"/>
          <w:sz w:val="28"/>
          <w:szCs w:val="28"/>
        </w:rPr>
        <w:t>cabalmente</w:t>
      </w:r>
      <w:r>
        <w:rPr>
          <w:rFonts w:ascii="Arial" w:hAnsi="Arial"/>
          <w:sz w:val="28"/>
          <w:szCs w:val="28"/>
        </w:rPr>
        <w:t xml:space="preserve"> demonstrada </w:t>
      </w:r>
      <w:r>
        <w:rPr>
          <w:rFonts w:ascii="Arial" w:hAnsi="Arial"/>
          <w:color w:val="808080"/>
          <w:sz w:val="28"/>
          <w:szCs w:val="28"/>
        </w:rPr>
        <w:t>(Temas</w:t>
      </w:r>
      <w:r>
        <w:rPr>
          <w:rFonts w:ascii="Arial" w:hAnsi="Arial"/>
          <w:sz w:val="28"/>
          <w:szCs w:val="28"/>
        </w:rPr>
        <w:t xml:space="preserve"> </w:t>
      </w:r>
      <w:r>
        <w:rPr>
          <w:rFonts w:ascii="Arial" w:hAnsi="Arial"/>
          <w:color w:val="808080"/>
          <w:sz w:val="28"/>
          <w:szCs w:val="28"/>
        </w:rPr>
        <w:t>Repetitivos</w:t>
      </w:r>
      <w:r>
        <w:rPr>
          <w:rFonts w:ascii="Arial" w:hAnsi="Arial"/>
          <w:sz w:val="28"/>
          <w:szCs w:val="28"/>
        </w:rPr>
        <w:t xml:space="preserve"> </w:t>
      </w:r>
      <w:r>
        <w:rPr>
          <w:rFonts w:ascii="Arial" w:hAnsi="Arial"/>
          <w:color w:val="808080"/>
          <w:sz w:val="28"/>
          <w:szCs w:val="28"/>
        </w:rPr>
        <w:t>24,</w:t>
      </w:r>
      <w:r>
        <w:rPr>
          <w:rFonts w:ascii="Arial" w:hAnsi="Arial"/>
          <w:sz w:val="28"/>
          <w:szCs w:val="28"/>
        </w:rPr>
        <w:t xml:space="preserve"> </w:t>
      </w:r>
      <w:r>
        <w:rPr>
          <w:rFonts w:ascii="Arial" w:hAnsi="Arial"/>
          <w:color w:val="808080"/>
          <w:sz w:val="28"/>
          <w:szCs w:val="28"/>
        </w:rPr>
        <w:t>25</w:t>
      </w:r>
      <w:r>
        <w:rPr>
          <w:rFonts w:ascii="Arial" w:hAnsi="Arial"/>
          <w:sz w:val="28"/>
          <w:szCs w:val="28"/>
        </w:rPr>
        <w:t xml:space="preserve"> e </w:t>
      </w:r>
      <w:r>
        <w:rPr>
          <w:rFonts w:ascii="Arial" w:hAnsi="Arial"/>
          <w:color w:val="808080"/>
          <w:sz w:val="28"/>
          <w:szCs w:val="28"/>
        </w:rPr>
        <w:t>27/STJ).</w:t>
      </w:r>
      <w:r>
        <w:rPr>
          <w:rFonts w:ascii="Arial" w:hAnsi="Arial"/>
          <w:sz w:val="28"/>
          <w:szCs w:val="28"/>
        </w:rPr>
        <w:t xml:space="preserve"> </w:t>
      </w:r>
      <w:r>
        <w:rPr>
          <w:rFonts w:ascii="Arial" w:hAnsi="Arial"/>
          <w:color w:val="808080"/>
          <w:sz w:val="28"/>
          <w:szCs w:val="28"/>
        </w:rPr>
        <w:t>A</w:t>
      </w:r>
      <w:r>
        <w:rPr>
          <w:rFonts w:ascii="Arial" w:hAnsi="Arial"/>
          <w:sz w:val="28"/>
          <w:szCs w:val="28"/>
        </w:rPr>
        <w:t xml:space="preserve"> taxa de 22% ao mês </w:t>
      </w:r>
      <w:r>
        <w:rPr>
          <w:rFonts w:ascii="Arial" w:hAnsi="Arial"/>
          <w:color w:val="808080"/>
          <w:sz w:val="28"/>
          <w:szCs w:val="28"/>
        </w:rPr>
        <w:t>supera</w:t>
      </w:r>
      <w:r>
        <w:rPr>
          <w:rFonts w:ascii="Arial" w:hAnsi="Arial"/>
          <w:sz w:val="28"/>
          <w:szCs w:val="28"/>
        </w:rPr>
        <w:t xml:space="preserve"> </w:t>
      </w:r>
      <w:r>
        <w:rPr>
          <w:rFonts w:ascii="Arial" w:hAnsi="Arial"/>
          <w:color w:val="808080"/>
          <w:sz w:val="28"/>
          <w:szCs w:val="28"/>
        </w:rPr>
        <w:t>em</w:t>
      </w:r>
      <w:r>
        <w:rPr>
          <w:rFonts w:ascii="Arial" w:hAnsi="Arial"/>
          <w:sz w:val="28"/>
          <w:szCs w:val="28"/>
        </w:rPr>
        <w:t xml:space="preserve"> </w:t>
      </w:r>
      <w:r>
        <w:rPr>
          <w:rFonts w:ascii="Arial" w:hAnsi="Arial"/>
          <w:color w:val="808080"/>
          <w:sz w:val="28"/>
          <w:szCs w:val="28"/>
        </w:rPr>
        <w:t>mais de</w:t>
      </w:r>
      <w:r>
        <w:rPr>
          <w:rFonts w:ascii="Arial" w:hAnsi="Arial"/>
          <w:sz w:val="28"/>
          <w:szCs w:val="28"/>
        </w:rPr>
        <w:t xml:space="preserve"> três vezes a média de mercado </w:t>
      </w:r>
      <w:r>
        <w:rPr>
          <w:rFonts w:ascii="Arial" w:hAnsi="Arial"/>
          <w:color w:val="808080"/>
          <w:sz w:val="28"/>
          <w:szCs w:val="28"/>
        </w:rPr>
        <w:t>de</w:t>
      </w:r>
      <w:r>
        <w:rPr>
          <w:rFonts w:ascii="Arial" w:hAnsi="Arial"/>
          <w:sz w:val="28"/>
          <w:szCs w:val="28"/>
        </w:rPr>
        <w:t xml:space="preserve"> 6,45% ao mês, </w:t>
      </w:r>
      <w:r>
        <w:rPr>
          <w:rFonts w:ascii="Arial" w:hAnsi="Arial"/>
          <w:color w:val="808080"/>
          <w:sz w:val="28"/>
          <w:szCs w:val="28"/>
        </w:rPr>
        <w:t>o</w:t>
      </w:r>
      <w:r>
        <w:rPr>
          <w:rFonts w:ascii="Arial" w:hAnsi="Arial"/>
          <w:sz w:val="28"/>
          <w:szCs w:val="28"/>
        </w:rPr>
        <w:t xml:space="preserve"> </w:t>
      </w:r>
      <w:r>
        <w:rPr>
          <w:rFonts w:ascii="Arial" w:hAnsi="Arial"/>
          <w:color w:val="808080"/>
          <w:sz w:val="28"/>
          <w:szCs w:val="28"/>
        </w:rPr>
        <w:t>que</w:t>
      </w:r>
      <w:r>
        <w:rPr>
          <w:rFonts w:ascii="Arial" w:hAnsi="Arial"/>
          <w:sz w:val="28"/>
          <w:szCs w:val="28"/>
        </w:rPr>
        <w:t xml:space="preserve"> </w:t>
      </w:r>
      <w:r>
        <w:rPr>
          <w:rFonts w:ascii="Arial" w:hAnsi="Arial"/>
          <w:color w:val="808080"/>
          <w:sz w:val="28"/>
          <w:szCs w:val="28"/>
        </w:rPr>
        <w:t>evidencia</w:t>
      </w:r>
      <w:r>
        <w:rPr>
          <w:rFonts w:ascii="Arial" w:hAnsi="Arial"/>
          <w:sz w:val="28"/>
          <w:szCs w:val="28"/>
        </w:rPr>
        <w:t xml:space="preserve"> </w:t>
      </w:r>
      <w:r>
        <w:rPr>
          <w:rFonts w:ascii="Arial" w:hAnsi="Arial"/>
          <w:color w:val="808080"/>
          <w:sz w:val="28"/>
          <w:szCs w:val="28"/>
        </w:rPr>
        <w:t>desvantagem</w:t>
      </w:r>
      <w:r>
        <w:rPr>
          <w:rFonts w:ascii="Arial" w:hAnsi="Arial"/>
          <w:sz w:val="28"/>
          <w:szCs w:val="28"/>
        </w:rPr>
        <w:t xml:space="preserve"> </w:t>
      </w:r>
      <w:r>
        <w:rPr>
          <w:rFonts w:ascii="Arial" w:hAnsi="Arial"/>
          <w:color w:val="808080"/>
          <w:sz w:val="28"/>
          <w:szCs w:val="28"/>
        </w:rPr>
        <w:t>exagerada</w:t>
      </w:r>
      <w:r>
        <w:rPr>
          <w:rFonts w:ascii="Arial" w:hAnsi="Arial"/>
          <w:sz w:val="28"/>
          <w:szCs w:val="28"/>
        </w:rPr>
        <w:t xml:space="preserve"> </w:t>
      </w:r>
      <w:r>
        <w:rPr>
          <w:rFonts w:ascii="Arial" w:hAnsi="Arial"/>
          <w:color w:val="808080"/>
          <w:sz w:val="28"/>
          <w:szCs w:val="28"/>
        </w:rPr>
        <w:t>ao consumidor (CDC 51 § 1º)</w:t>
      </w:r>
      <w:r>
        <w:rPr>
          <w:rFonts w:ascii="Arial" w:hAnsi="Arial"/>
          <w:sz w:val="28"/>
          <w:szCs w:val="28"/>
        </w:rPr>
        <w:t>.</w:t>
      </w:r>
    </w:p>
    <w:p w14:paraId="43693443" w14:textId="77777777" w:rsidR="0010371B" w:rsidRPr="00BB4B86" w:rsidRDefault="00837E2C">
      <w:pPr>
        <w:pStyle w:val="Corpodetexto"/>
        <w:spacing w:line="360" w:lineRule="auto"/>
        <w:jc w:val="both"/>
        <w:rPr>
          <w:sz w:val="28"/>
          <w:szCs w:val="28"/>
        </w:rPr>
      </w:pPr>
      <w:r>
        <w:rPr>
          <w:rFonts w:ascii="Arial" w:hAnsi="Arial"/>
          <w:sz w:val="28"/>
          <w:szCs w:val="28"/>
        </w:rPr>
        <w:t xml:space="preserve">7. Reconhecida a abusividade, </w:t>
      </w:r>
      <w:r>
        <w:rPr>
          <w:rFonts w:ascii="Arial" w:hAnsi="Arial"/>
          <w:color w:val="808080"/>
          <w:sz w:val="28"/>
          <w:szCs w:val="28"/>
        </w:rPr>
        <w:t>os</w:t>
      </w:r>
      <w:r>
        <w:rPr>
          <w:rFonts w:ascii="Arial" w:hAnsi="Arial"/>
          <w:sz w:val="28"/>
          <w:szCs w:val="28"/>
        </w:rPr>
        <w:t xml:space="preserve"> juros </w:t>
      </w:r>
      <w:r>
        <w:rPr>
          <w:rFonts w:ascii="Arial" w:hAnsi="Arial"/>
          <w:color w:val="808080"/>
          <w:sz w:val="28"/>
          <w:szCs w:val="28"/>
        </w:rPr>
        <w:t>ficam limitados</w:t>
      </w:r>
      <w:r>
        <w:rPr>
          <w:rFonts w:ascii="Arial" w:hAnsi="Arial"/>
          <w:sz w:val="28"/>
          <w:szCs w:val="28"/>
        </w:rPr>
        <w:t xml:space="preserve"> à média de mercado de 6,45% ao mês, com recálculo da dívida e afastamento dos encargos moratórios </w:t>
      </w:r>
      <w:r>
        <w:rPr>
          <w:rFonts w:ascii="Arial" w:hAnsi="Arial"/>
          <w:color w:val="808080"/>
          <w:sz w:val="28"/>
          <w:szCs w:val="28"/>
        </w:rPr>
        <w:t>do</w:t>
      </w:r>
      <w:r>
        <w:rPr>
          <w:rFonts w:ascii="Arial" w:hAnsi="Arial"/>
          <w:sz w:val="28"/>
          <w:szCs w:val="28"/>
        </w:rPr>
        <w:t xml:space="preserve"> período da normalidade contratual </w:t>
      </w:r>
      <w:r>
        <w:rPr>
          <w:rFonts w:ascii="Arial" w:hAnsi="Arial"/>
          <w:color w:val="808080"/>
          <w:sz w:val="28"/>
          <w:szCs w:val="28"/>
        </w:rPr>
        <w:t>(</w:t>
      </w:r>
      <w:r>
        <w:rPr>
          <w:rFonts w:ascii="Arial" w:hAnsi="Arial"/>
          <w:sz w:val="28"/>
          <w:szCs w:val="28"/>
        </w:rPr>
        <w:t>Tema Repetitivo 28</w:t>
      </w:r>
      <w:r>
        <w:rPr>
          <w:rFonts w:ascii="Arial" w:hAnsi="Arial"/>
          <w:color w:val="808080"/>
          <w:sz w:val="28"/>
          <w:szCs w:val="28"/>
        </w:rPr>
        <w:t>/</w:t>
      </w:r>
      <w:r>
        <w:rPr>
          <w:rFonts w:ascii="Arial" w:hAnsi="Arial"/>
          <w:sz w:val="28"/>
          <w:szCs w:val="28"/>
        </w:rPr>
        <w:t>STJ</w:t>
      </w:r>
      <w:r>
        <w:rPr>
          <w:rFonts w:ascii="Arial" w:hAnsi="Arial"/>
          <w:color w:val="808080"/>
          <w:sz w:val="28"/>
          <w:szCs w:val="28"/>
        </w:rPr>
        <w:t>)</w:t>
      </w:r>
      <w:r>
        <w:rPr>
          <w:rFonts w:ascii="Arial" w:hAnsi="Arial"/>
          <w:sz w:val="28"/>
          <w:szCs w:val="28"/>
        </w:rPr>
        <w:t>.</w:t>
      </w:r>
    </w:p>
    <w:p w14:paraId="43693444" w14:textId="77777777" w:rsidR="0010371B" w:rsidRPr="00BB4B86" w:rsidRDefault="00837E2C">
      <w:pPr>
        <w:pStyle w:val="Corpodetexto"/>
        <w:spacing w:line="360" w:lineRule="auto"/>
        <w:jc w:val="both"/>
        <w:rPr>
          <w:sz w:val="28"/>
          <w:szCs w:val="28"/>
        </w:rPr>
      </w:pPr>
      <w:commentRangeStart w:id="6"/>
      <w:commentRangeStart w:id="21"/>
      <w:r>
        <w:rPr>
          <w:rFonts w:ascii="Arial" w:hAnsi="Arial"/>
          <w:sz w:val="28"/>
          <w:szCs w:val="28"/>
        </w:rPr>
        <w:t xml:space="preserve">8. A restituição </w:t>
      </w:r>
      <w:r>
        <w:rPr>
          <w:rFonts w:ascii="Arial" w:hAnsi="Arial"/>
          <w:color w:val="808080"/>
          <w:sz w:val="28"/>
          <w:szCs w:val="28"/>
        </w:rPr>
        <w:t xml:space="preserve">do</w:t>
      </w:r>
      <w:r>
        <w:rPr>
          <w:rFonts w:ascii="Arial" w:hAnsi="Arial"/>
          <w:sz w:val="28"/>
          <w:szCs w:val="28"/>
        </w:rPr>
        <w:t xml:space="preserve"> </w:t>
      </w:r>
      <w:r>
        <w:rPr>
          <w:rFonts w:ascii="Arial" w:hAnsi="Arial"/>
          <w:color w:val="808080"/>
          <w:sz w:val="28"/>
          <w:szCs w:val="28"/>
        </w:rPr>
        <w:t xml:space="preserve">excesso</w:t>
      </w:r>
      <w:r>
        <w:rPr>
          <w:rFonts w:ascii="Arial" w:hAnsi="Arial"/>
          <w:sz w:val="28"/>
          <w:szCs w:val="28"/>
        </w:rPr>
        <w:t xml:space="preserve"> </w:t>
      </w:r>
      <w:r>
        <w:rPr>
          <w:rFonts w:ascii="Arial" w:hAnsi="Arial"/>
          <w:color w:val="808080"/>
          <w:sz w:val="28"/>
          <w:szCs w:val="28"/>
        </w:rPr>
        <w:t xml:space="preserve">é</w:t>
      </w:r>
      <w:r>
        <w:rPr>
          <w:rFonts w:ascii="Arial" w:hAnsi="Arial"/>
          <w:sz w:val="28"/>
          <w:szCs w:val="28"/>
        </w:rPr>
        <w:t xml:space="preserve"> simples, pois a repetição em dobro </w:t>
      </w:r>
      <w:r>
        <w:rPr>
          <w:rFonts w:ascii="Arial" w:hAnsi="Arial"/>
          <w:color w:val="808080"/>
          <w:sz w:val="28"/>
          <w:szCs w:val="28"/>
        </w:rPr>
        <w:t xml:space="preserve">exige</w:t>
      </w:r>
      <w:r>
        <w:rPr>
          <w:rFonts w:ascii="Arial" w:hAnsi="Arial"/>
          <w:sz w:val="28"/>
          <w:szCs w:val="28"/>
        </w:rPr>
        <w:t xml:space="preserve"> </w:t>
      </w:r>
      <w:r>
        <w:rPr>
          <w:rFonts w:ascii="Arial" w:hAnsi="Arial"/>
          <w:color w:val="808080"/>
          <w:sz w:val="28"/>
          <w:szCs w:val="28"/>
        </w:rPr>
        <w:t xml:space="preserve">cobrança</w:t>
      </w:r>
      <w:r>
        <w:rPr>
          <w:rFonts w:ascii="Arial" w:hAnsi="Arial"/>
          <w:sz w:val="28"/>
          <w:szCs w:val="28"/>
        </w:rPr>
        <w:t xml:space="preserve"> </w:t>
      </w:r>
      <w:r>
        <w:rPr>
          <w:rFonts w:ascii="Arial" w:hAnsi="Arial"/>
          <w:color w:val="808080"/>
          <w:sz w:val="28"/>
          <w:szCs w:val="28"/>
        </w:rPr>
        <w:t xml:space="preserve">contrária à boa-fé objetiva, inexistente quando a taxa foi expressamente pactuada (CDC</w:t>
      </w:r>
      <w:r>
        <w:rPr>
          <w:rFonts w:ascii="Arial" w:hAnsi="Arial"/>
          <w:sz w:val="28"/>
          <w:szCs w:val="28"/>
        </w:rPr>
        <w:t xml:space="preserve"> 42 parágrafo único</w:t>
      </w:r>
      <w:r>
        <w:rPr>
          <w:rFonts w:ascii="Arial" w:hAnsi="Arial"/>
          <w:color w:val="808080"/>
          <w:sz w:val="28"/>
          <w:szCs w:val="28"/>
        </w:rPr>
        <w:t xml:space="preserve">)</w:t>
      </w:r>
      <w:r>
        <w:rPr>
          <w:rFonts w:ascii="Arial" w:hAnsi="Arial"/>
          <w:sz w:val="28"/>
          <w:szCs w:val="28"/>
        </w:rPr>
        <w:t xml:space="preserve">. Admite-se a compensação com eventual crédito da </w:t>
      </w:r>
      <w:r>
        <w:rPr>
          <w:rFonts w:ascii="Arial" w:hAnsi="Arial"/>
          <w:color w:val="808080"/>
          <w:sz w:val="28"/>
          <w:szCs w:val="28"/>
        </w:rPr>
        <w:t xml:space="preserve">ré</w:t>
      </w:r>
      <w:del w:id="1020" w:author="Assessor GDSXSR" w:date="2026-10-31T18:27:50Z">
        <w:r>
          <w:rPr>
            <w:rFonts w:ascii="Arial" w:hAnsi="Arial"/>
            <w:sz w:val="28"/>
            <w:szCs w:val="28"/>
          </w:rPr>
          <w:delText xml:space="preserve">,</w:delText>
        </w:r>
      </w:del>
      <w:ins w:id="1021" w:author="Assessor GDSXSR" w:date="2026-10-31T18:27:50Z">
        <w:r>
          <w:rPr>
            <w:rFonts w:ascii="Arial" w:hAnsi="Arial"/>
            <w:color w:val="808080"/>
            <w:sz w:val="28"/>
            <w:szCs w:val="28"/>
          </w:rPr>
          <w:t xml:space="preserve">. Sobre a restituição incidem atualização monetária pelo IPCA</w:t>
        </w:r>
      </w:ins>
      <w:r>
        <w:rPr>
          <w:rFonts w:ascii="Arial" w:hAnsi="Arial"/>
          <w:sz w:val="28"/>
          <w:szCs w:val="28"/>
        </w:rPr>
        <w:t xml:space="preserve"> </w:t>
      </w:r>
      <w:r>
        <w:rPr>
          <w:rFonts w:ascii="Arial" w:hAnsi="Arial"/>
          <w:color w:val="808080"/>
          <w:sz w:val="28"/>
          <w:szCs w:val="28"/>
        </w:rPr>
        <w:t xml:space="preserve">e </w:t>
      </w:r>
      <w:del w:id="1022" w:author="Assessor GDSXSR" w:date="2026-10-31T18:27:50Z">
        <w:r>
          <w:rPr>
            <w:rFonts w:ascii="Arial" w:hAnsi="Arial"/>
            <w:color w:val="808080"/>
            <w:sz w:val="28"/>
            <w:szCs w:val="28"/>
          </w:rPr>
          <w:delText xml:space="preserve">os</w:delText>
        </w:r>
      </w:del>
      <w:ins w:id="1023" w:author="Assessor GDSXSR" w:date="2026-10-31T18:27:50Z">
        <w:r>
          <w:rPr>
            <w:rFonts w:ascii="Arial" w:hAnsi="Arial"/>
            <w:color w:val="808080"/>
            <w:sz w:val="28"/>
            <w:szCs w:val="28"/>
          </w:rPr>
          <w:t xml:space="preserve">juros de mora pela taxa legal, nos termos do Código Civil (CC 389, 405 e 406). Os</w:t>
        </w:r>
      </w:ins>
      <w:r>
        <w:rPr>
          <w:rFonts w:ascii="Arial" w:hAnsi="Arial"/>
          <w:sz w:val="28"/>
          <w:szCs w:val="28"/>
        </w:rPr>
        <w:t xml:space="preserve"> encargos moratórios</w:t>
      </w:r>
      <w:ins w:id="1024" w:author="Assessor GDSXSR" w:date="2026-10-31T18:27:50Z">
        <w:r>
          <w:rPr>
            <w:rFonts w:ascii="Arial" w:hAnsi="Arial"/>
            <w:color w:val="808080"/>
            <w:sz w:val="28"/>
            <w:szCs w:val="28"/>
          </w:rPr>
          <w:t xml:space="preserve"> do contrato</w:t>
        </w:r>
      </w:ins>
      <w:r>
        <w:rPr>
          <w:rFonts w:ascii="Arial" w:hAnsi="Arial"/>
          <w:sz w:val="28"/>
          <w:szCs w:val="28"/>
        </w:rPr>
        <w:t xml:space="preserve"> </w:t>
      </w:r>
      <w:r>
        <w:rPr>
          <w:rFonts w:ascii="Arial" w:hAnsi="Arial"/>
          <w:color w:val="808080"/>
          <w:sz w:val="28"/>
          <w:szCs w:val="28"/>
        </w:rPr>
        <w:t xml:space="preserve">incidem </w:t>
      </w:r>
      <w:r>
        <w:rPr>
          <w:rFonts w:ascii="Arial" w:hAnsi="Arial"/>
          <w:sz w:val="28"/>
          <w:szCs w:val="28"/>
        </w:rPr>
        <w:t xml:space="preserve">apenas sobre </w:t>
      </w:r>
      <w:r>
        <w:rPr>
          <w:rFonts w:ascii="Arial" w:hAnsi="Arial"/>
          <w:color w:val="808080"/>
          <w:sz w:val="28"/>
          <w:szCs w:val="28"/>
        </w:rPr>
        <w:t xml:space="preserve">o</w:t>
      </w:r>
      <w:r>
        <w:rPr>
          <w:rFonts w:ascii="Arial" w:hAnsi="Arial"/>
          <w:sz w:val="28"/>
          <w:szCs w:val="28"/>
        </w:rPr>
        <w:t xml:space="preserve"> saldo devedor </w:t>
      </w:r>
      <w:r>
        <w:rPr>
          <w:rFonts w:ascii="Arial" w:hAnsi="Arial"/>
          <w:color w:val="808080"/>
          <w:sz w:val="28"/>
          <w:szCs w:val="28"/>
        </w:rPr>
        <w:t xml:space="preserve">remanescente,</w:t>
      </w:r>
      <w:r>
        <w:rPr>
          <w:rFonts w:ascii="Arial" w:hAnsi="Arial"/>
          <w:sz w:val="28"/>
          <w:szCs w:val="28"/>
        </w:rPr>
        <w:t xml:space="preserve"> em razão de mora posterior ao trânsito em julgado.</w:t>
      </w:r>
      <w:commentRangeEnd w:id="21"/>
      <w:r>
        <w:rPr>
          <w:rStyle w:val="CommentReference"/>
        </w:rPr>
        <w:commentReference w:id="21"/>
      </w:r>
      <w:commentRangeEnd w:id="6"/>
      <w:r>
        <w:commentReference w:id="6"/>
      </w:r>
    </w:p>
    <w:p w14:paraId="43693445" w14:textId="77777777" w:rsidR="0010371B" w:rsidRPr="00BB4B86" w:rsidRDefault="00837E2C">
      <w:pPr>
        <w:pStyle w:val="Corpodetexto"/>
        <w:spacing w:line="360" w:lineRule="auto"/>
        <w:jc w:val="both"/>
        <w:rPr>
          <w:sz w:val="28"/>
          <w:szCs w:val="28"/>
        </w:rPr>
      </w:pPr>
      <w:r>
        <w:rPr>
          <w:rFonts w:ascii="Arial" w:hAnsi="Arial"/>
          <w:sz w:val="28"/>
          <w:szCs w:val="28"/>
        </w:rPr>
        <w:t xml:space="preserve">9. A abusividade dos juros não gera, por si só, dano moral. Ausente prova de lesão </w:t>
      </w:r>
      <w:r>
        <w:rPr>
          <w:rFonts w:ascii="Arial" w:hAnsi="Arial"/>
          <w:color w:val="808080"/>
          <w:sz w:val="28"/>
          <w:szCs w:val="28"/>
        </w:rPr>
        <w:t>a</w:t>
      </w:r>
      <w:r>
        <w:rPr>
          <w:rFonts w:ascii="Arial" w:hAnsi="Arial"/>
          <w:sz w:val="28"/>
          <w:szCs w:val="28"/>
        </w:rPr>
        <w:t xml:space="preserve"> </w:t>
      </w:r>
      <w:r>
        <w:rPr>
          <w:rFonts w:ascii="Arial" w:hAnsi="Arial"/>
          <w:color w:val="808080"/>
          <w:sz w:val="28"/>
          <w:szCs w:val="28"/>
        </w:rPr>
        <w:t>direito</w:t>
      </w:r>
      <w:r>
        <w:rPr>
          <w:rFonts w:ascii="Arial" w:hAnsi="Arial"/>
          <w:sz w:val="28"/>
          <w:szCs w:val="28"/>
        </w:rPr>
        <w:t xml:space="preserve"> da personalidade e legítima a inscrição do nome do autor </w:t>
      </w:r>
      <w:r>
        <w:rPr>
          <w:rFonts w:ascii="Arial" w:hAnsi="Arial"/>
          <w:color w:val="808080"/>
          <w:sz w:val="28"/>
          <w:szCs w:val="28"/>
        </w:rPr>
        <w:t>por</w:t>
      </w:r>
      <w:r>
        <w:rPr>
          <w:rFonts w:ascii="Arial" w:hAnsi="Arial"/>
          <w:sz w:val="28"/>
          <w:szCs w:val="28"/>
        </w:rPr>
        <w:t xml:space="preserve"> inadimplência, </w:t>
      </w:r>
      <w:r>
        <w:rPr>
          <w:rFonts w:ascii="Arial" w:hAnsi="Arial"/>
          <w:color w:val="808080"/>
          <w:sz w:val="28"/>
          <w:szCs w:val="28"/>
        </w:rPr>
        <w:t>não</w:t>
      </w:r>
      <w:r>
        <w:rPr>
          <w:rFonts w:ascii="Arial" w:hAnsi="Arial"/>
          <w:sz w:val="28"/>
          <w:szCs w:val="28"/>
        </w:rPr>
        <w:t xml:space="preserve"> </w:t>
      </w:r>
      <w:r>
        <w:rPr>
          <w:rFonts w:ascii="Arial" w:hAnsi="Arial"/>
          <w:color w:val="808080"/>
          <w:sz w:val="28"/>
          <w:szCs w:val="28"/>
        </w:rPr>
        <w:t>há</w:t>
      </w:r>
      <w:r>
        <w:rPr>
          <w:rFonts w:ascii="Arial" w:hAnsi="Arial"/>
          <w:sz w:val="28"/>
          <w:szCs w:val="28"/>
        </w:rPr>
        <w:t xml:space="preserve"> compensação extrapatrimonial.</w:t>
      </w:r>
    </w:p>
    <w:p w14:paraId="43693446" w14:textId="77777777" w:rsidR="0010371B" w:rsidRPr="00BB4B86" w:rsidRDefault="00837E2C">
      <w:pPr>
        <w:pStyle w:val="Corpodetexto"/>
        <w:spacing w:line="360" w:lineRule="auto"/>
        <w:jc w:val="both"/>
        <w:rPr>
          <w:sz w:val="28"/>
          <w:szCs w:val="28"/>
        </w:rPr>
      </w:pPr>
      <w:r w:rsidRPr="00BB4B86">
        <w:rPr>
          <w:rStyle w:val="nfaseforte"/>
          <w:rFonts w:ascii="Arial" w:hAnsi="Arial"/>
          <w:sz w:val="28"/>
          <w:szCs w:val="28"/>
        </w:rPr>
        <w:t>IV. Dispositivo</w:t>
      </w:r>
    </w:p>
    <w:p w14:paraId="43693447" w14:textId="1D90B8E7" w:rsidR="0010371B" w:rsidRPr="00BB4B86" w:rsidRDefault="00837E2C">
      <w:pPr>
        <w:pStyle w:val="Corpodetexto"/>
        <w:spacing w:line="360" w:lineRule="auto"/>
        <w:jc w:val="both"/>
        <w:rPr>
          <w:sz w:val="28"/>
          <w:szCs w:val="28"/>
        </w:rPr>
      </w:pPr>
      <w:r>
        <w:rPr>
          <w:rStyle w:val="nfaseforte"/>
          <w:rFonts w:ascii="Arial" w:hAnsi="Arial"/>
          <w:b w:val="0"/>
          <w:sz w:val="28"/>
          <w:szCs w:val="28"/>
        </w:rPr>
        <w:t xml:space="preserve">10. Rejeitou-se a preliminar de ausência de dialeticidade recursal e, no mérito, </w:t>
      </w:r>
      <w:r>
        <w:rPr>
          <w:rFonts w:ascii="Arial" w:hAnsi="Arial"/>
          <w:sz w:val="28"/>
          <w:szCs w:val="28"/>
        </w:rPr>
        <w:t xml:space="preserve">deu-se parcial provimento ao apelo</w:t>
      </w:r>
      <w:r>
        <w:rPr>
          <w:rFonts w:ascii="Arial" w:hAnsi="Arial"/>
          <w:color w:val="808080"/>
          <w:sz w:val="28"/>
          <w:szCs w:val="28"/>
        </w:rPr>
        <w:t xml:space="preserve"> do autor para limitar os juros remuneratórios à média de mercado e determinar a restituição simples do excesso</w:t>
      </w:r>
      <w:ins w:id="1025" w:author="Assessor GDSXSR" w:date="2026-10-31T18:27:50Z">
        <w:r>
          <w:rPr>
            <w:rFonts w:ascii="Arial" w:hAnsi="Arial"/>
            <w:color w:val="808080"/>
            <w:sz w:val="28"/>
            <w:szCs w:val="28"/>
          </w:rPr>
          <w:t xml:space="preserve">, com atualização monetária e juros de mora</w:t>
        </w:r>
      </w:ins>
      <w:r>
        <w:rPr>
          <w:rFonts w:ascii="Arial" w:hAnsi="Arial"/>
          <w:sz w:val="28"/>
          <w:szCs w:val="28"/>
        </w:rPr>
        <w:t xml:space="preserve">.</w:t>
      </w:r>
    </w:p>
    <w:p w14:paraId="37CFF2DA" w14:textId="77777777" w:rsidR="00361413" w:rsidRDefault="00361413">
      <w:pPr>
        <w:pStyle w:val="Corpodetexto"/>
        <w:spacing w:line="360" w:lineRule="auto"/>
        <w:jc w:val="both"/>
        <w:rPr>
          <w:rFonts w:ascii="Arial" w:hAnsi="Arial"/>
          <w:i/>
          <w:iCs/>
          <w:sz w:val="26"/>
          <w:szCs w:val="26"/>
        </w:rPr>
      </w:pPr>
      <w:r w:rsidRPr="00361413">
        <w:rPr>
          <w:rFonts w:ascii="Arial" w:hAnsi="Arial"/>
          <w:i/>
          <w:iCs/>
          <w:sz w:val="26"/>
          <w:szCs w:val="26"/>
        </w:rPr>
        <w:t>_______ </w:t>
      </w:r>
    </w:p>
    <w:p w14:paraId="43693449" w14:textId="23BD34B0" w:rsidR="0010371B" w:rsidRDefault="00837E2C">
      <w:pPr>
        <w:pStyle w:val="Corpodetexto"/>
        <w:spacing w:line="360" w:lineRule="auto"/>
        <w:jc w:val="both"/>
        <w:rPr>
          <w:rFonts w:ascii="Arial" w:hAnsi="Arial"/>
          <w:sz w:val="28"/>
          <w:szCs w:val="28"/>
        </w:rPr>
      </w:pPr>
      <w:r>
        <w:rPr>
          <w:rFonts w:ascii="Arial" w:hAnsi="Arial"/>
          <w:i/>
          <w:iCs/>
          <w:sz w:val="28"/>
          <w:szCs w:val="26"/>
        </w:rPr>
        <w:t xml:space="preserve">Dispositivos relevantes citados</w:t>
      </w:r>
      <w:r>
        <w:rPr>
          <w:rFonts w:ascii="Arial" w:hAnsi="Arial"/>
          <w:sz w:val="28"/>
          <w:szCs w:val="26"/>
        </w:rPr>
        <w:t xml:space="preserve">: CF/1988, </w:t>
      </w:r>
      <w:r>
        <w:rPr>
          <w:rFonts w:ascii="Arial" w:hAnsi="Arial"/>
          <w:sz w:val="28"/>
          <w:szCs w:val="26"/>
        </w:rPr>
        <w:t xml:space="preserve">arts</w:t>
      </w:r>
      <w:r>
        <w:rPr>
          <w:rFonts w:ascii="Arial" w:hAnsi="Arial"/>
          <w:sz w:val="28"/>
          <w:szCs w:val="26"/>
        </w:rPr>
        <w:t xml:space="preserve">. 1º, III, e 5º, V e X</w:t>
      </w:r>
      <w:ins w:id="1026" w:author="Assessor GDSXSR" w:date="2026-10-31T18:27:50Z">
        <w:r>
          <w:rPr>
            <w:rFonts w:ascii="Arial" w:hAnsi="Arial"/>
            <w:color w:val="808080"/>
            <w:sz w:val="28"/>
            <w:szCs w:val="26"/>
          </w:rPr>
          <w:t xml:space="preserve">; CC, arts. 389, parágrafo único, 405 e 406, §§ 1º a 3º</w:t>
        </w:r>
      </w:ins>
      <w:r>
        <w:rPr>
          <w:rFonts w:ascii="Arial" w:hAnsi="Arial"/>
          <w:sz w:val="28"/>
          <w:szCs w:val="26"/>
        </w:rPr>
        <w:t xml:space="preserve">; CDC, </w:t>
      </w:r>
      <w:r>
        <w:rPr>
          <w:rFonts w:ascii="Arial" w:hAnsi="Arial"/>
          <w:sz w:val="28"/>
          <w:szCs w:val="26"/>
        </w:rPr>
        <w:t xml:space="preserve">arts</w:t>
      </w:r>
      <w:r>
        <w:rPr>
          <w:rFonts w:ascii="Arial" w:hAnsi="Arial"/>
          <w:sz w:val="28"/>
          <w:szCs w:val="26"/>
        </w:rPr>
        <w:t xml:space="preserve">. 6º, VI, 42, parágrafo único, e 51, § 1º; CPC, </w:t>
      </w:r>
      <w:r>
        <w:rPr>
          <w:rFonts w:ascii="Arial" w:hAnsi="Arial"/>
          <w:sz w:val="28"/>
          <w:szCs w:val="26"/>
        </w:rPr>
        <w:t xml:space="preserve">arts</w:t>
      </w:r>
      <w:r>
        <w:rPr>
          <w:rFonts w:ascii="Arial" w:hAnsi="Arial"/>
          <w:sz w:val="28"/>
          <w:szCs w:val="26"/>
        </w:rPr>
        <w:t xml:space="preserve">. 85, §</w:t>
      </w:r>
      <w:del w:id="1027" w:author="Assessor GDSXSR" w:date="2026-10-31T18:27:50Z">
        <w:r>
          <w:rPr>
            <w:rFonts w:ascii="Arial" w:hAnsi="Arial"/>
            <w:sz w:val="28"/>
            <w:szCs w:val="26"/>
          </w:rPr>
          <w:delText xml:space="preserve">§</w:delText>
        </w:r>
      </w:del>
      <w:r>
        <w:rPr>
          <w:rFonts w:ascii="Arial" w:hAnsi="Arial"/>
          <w:sz w:val="28"/>
          <w:szCs w:val="26"/>
        </w:rPr>
        <w:t xml:space="preserve"> 2º</w:t>
      </w:r>
      <w:del w:id="1028" w:author="Assessor GDSXSR" w:date="2026-10-31T18:27:50Z">
        <w:r>
          <w:rPr>
            <w:rFonts w:ascii="Arial" w:hAnsi="Arial"/>
            <w:sz w:val="28"/>
            <w:szCs w:val="26"/>
          </w:rPr>
          <w:delText xml:space="preserve"> e 8º</w:delText>
        </w:r>
      </w:del>
      <w:r>
        <w:rPr>
          <w:rFonts w:ascii="Arial" w:hAnsi="Arial"/>
          <w:sz w:val="28"/>
          <w:szCs w:val="26"/>
        </w:rPr>
        <w:t xml:space="preserve">, </w:t>
      </w:r>
      <w:r>
        <w:rPr>
          <w:rFonts w:ascii="Arial" w:hAnsi="Arial"/>
          <w:color w:val="808080"/>
          <w:sz w:val="28"/>
          <w:szCs w:val="26"/>
        </w:rPr>
        <w:t xml:space="preserve">98, § 3º, </w:t>
      </w:r>
      <w:r>
        <w:rPr>
          <w:rFonts w:ascii="Arial" w:hAnsi="Arial"/>
          <w:sz w:val="28"/>
          <w:szCs w:val="26"/>
        </w:rPr>
        <w:t xml:space="preserve">e</w:t>
      </w:r>
      <w:r>
        <w:rPr>
          <w:rFonts w:ascii="Arial" w:hAnsi="Arial"/>
          <w:sz w:val="28"/>
          <w:szCs w:val="28"/>
        </w:rPr>
        <w:t xml:space="preserve"> </w:t>
      </w:r>
      <w:r>
        <w:rPr>
          <w:rFonts w:ascii="Arial" w:hAnsi="Arial"/>
          <w:color w:val="808080"/>
          <w:sz w:val="28"/>
          <w:szCs w:val="28"/>
        </w:rPr>
        <w:t xml:space="preserve">1</w:t>
      </w:r>
      <w:r>
        <w:rPr>
          <w:rFonts w:ascii="Arial" w:hAnsi="Arial"/>
          <w:sz w:val="28"/>
          <w:szCs w:val="26"/>
        </w:rPr>
        <w:t xml:space="preserve">.</w:t>
      </w:r>
      <w:r>
        <w:rPr>
          <w:rFonts w:ascii="Arial" w:hAnsi="Arial"/>
          <w:color w:val="808080"/>
          <w:sz w:val="28"/>
          <w:szCs w:val="26"/>
        </w:rPr>
        <w:t xml:space="preserve">010</w:t>
      </w:r>
      <w:ins w:id="1029" w:author="Assessor GDSXSR" w:date="2026-10-31T18:27:50Z">
        <w:r>
          <w:rPr>
            <w:rFonts w:ascii="Arial" w:hAnsi="Arial"/>
            <w:color w:val="808080"/>
            <w:sz w:val="28"/>
            <w:szCs w:val="26"/>
          </w:rPr>
          <w:t xml:space="preserve">; Lei 14</w:t>
        </w:r>
      </w:ins>
      <w:r>
        <w:rPr>
          <w:rFonts w:ascii="Arial" w:hAnsi="Arial"/>
          <w:color w:val="808080"/>
          <w:sz w:val="28"/>
          <w:szCs w:val="26"/>
        </w:rPr>
        <w:t xml:space="preserve">.</w:t>
      </w:r>
      <w:ins w:id="1030" w:author="Assessor GDSXSR" w:date="2026-10-31T18:27:50Z">
        <w:r>
          <w:rPr>
            <w:rFonts w:ascii="Arial" w:hAnsi="Arial"/>
            <w:color w:val="808080"/>
            <w:sz w:val="28"/>
            <w:szCs w:val="26"/>
          </w:rPr>
          <w:t xml:space="preserve">905/2024.</w:t>
        </w:r>
      </w:ins>
    </w:p>
    <w:p w14:paraId="4369344A" w14:textId="7075A2EE" w:rsidR="0010371B" w:rsidRDefault="00837E2C">
      <w:pPr>
        <w:pStyle w:val="Corpodetexto"/>
        <w:spacing w:line="360" w:lineRule="auto"/>
        <w:jc w:val="both"/>
        <w:rPr>
          <w:rFonts w:ascii="Arial" w:hAnsi="Arial"/>
          <w:sz w:val="28"/>
          <w:szCs w:val="28"/>
        </w:rPr>
      </w:pPr>
      <w:r>
        <w:rPr>
          <w:rFonts w:ascii="Arial" w:hAnsi="Arial"/>
          <w:i/>
          <w:iCs/>
          <w:sz w:val="28"/>
          <w:szCs w:val="26"/>
        </w:rPr>
        <w:t xml:space="preserve">Jurisprudência relevante citada</w:t>
      </w:r>
      <w:r>
        <w:rPr>
          <w:rFonts w:ascii="Arial" w:hAnsi="Arial"/>
          <w:sz w:val="28"/>
          <w:szCs w:val="26"/>
        </w:rPr>
        <w:t xml:space="preserve">: STJ, </w:t>
      </w:r>
      <w:r>
        <w:rPr>
          <w:rFonts w:ascii="Arial" w:hAnsi="Arial"/>
          <w:sz w:val="28"/>
          <w:szCs w:val="26"/>
        </w:rPr>
        <w:t xml:space="preserve">REsp</w:t>
      </w:r>
      <w:r>
        <w:rPr>
          <w:rFonts w:ascii="Arial" w:hAnsi="Arial"/>
          <w:sz w:val="28"/>
          <w:szCs w:val="26"/>
        </w:rPr>
        <w:t xml:space="preserve"> 1.061.530/RS, Rel. Min. Nancy </w:t>
      </w:r>
      <w:r>
        <w:rPr>
          <w:rFonts w:ascii="Arial" w:hAnsi="Arial"/>
          <w:sz w:val="28"/>
          <w:szCs w:val="26"/>
        </w:rPr>
        <w:t xml:space="preserve">Andrighi</w:t>
      </w:r>
      <w:r>
        <w:rPr>
          <w:rFonts w:ascii="Arial" w:hAnsi="Arial"/>
          <w:sz w:val="28"/>
          <w:szCs w:val="26"/>
        </w:rPr>
        <w:t xml:space="preserve">, Segunda Seção, j. 22/10/2008, </w:t>
      </w:r>
      <w:r>
        <w:rPr>
          <w:rFonts w:ascii="Arial" w:hAnsi="Arial"/>
          <w:sz w:val="28"/>
          <w:szCs w:val="26"/>
        </w:rPr>
        <w:t xml:space="preserve">DJe</w:t>
      </w:r>
      <w:r>
        <w:rPr>
          <w:rFonts w:ascii="Arial" w:hAnsi="Arial"/>
          <w:sz w:val="28"/>
          <w:szCs w:val="26"/>
        </w:rPr>
        <w:t xml:space="preserve"> 10/03/2009 (Temas Repetitivos 24, 25, 27 e 28); STJ, </w:t>
      </w:r>
      <w:r>
        <w:rPr>
          <w:rFonts w:ascii="Arial" w:hAnsi="Arial"/>
          <w:sz w:val="28"/>
          <w:szCs w:val="26"/>
        </w:rPr>
        <w:t xml:space="preserve">AgInt</w:t>
      </w:r>
      <w:r>
        <w:rPr>
          <w:rFonts w:ascii="Arial" w:hAnsi="Arial"/>
          <w:sz w:val="28"/>
          <w:szCs w:val="26"/>
        </w:rPr>
        <w:t xml:space="preserve"> no </w:t>
      </w:r>
      <w:r>
        <w:rPr>
          <w:rFonts w:ascii="Arial" w:hAnsi="Arial"/>
          <w:sz w:val="28"/>
          <w:szCs w:val="26"/>
        </w:rPr>
        <w:t xml:space="preserve">AREsp</w:t>
      </w:r>
      <w:r>
        <w:rPr>
          <w:rFonts w:ascii="Arial" w:hAnsi="Arial"/>
          <w:sz w:val="28"/>
          <w:szCs w:val="26"/>
        </w:rPr>
        <w:t xml:space="preserve"> nº 2.607.162/RS, Rel. Min. Antônio Carlos Ferreira, Quarta Turma, j. 19/08/2024, </w:t>
      </w:r>
      <w:r>
        <w:rPr>
          <w:rFonts w:ascii="Arial" w:hAnsi="Arial"/>
          <w:sz w:val="28"/>
          <w:szCs w:val="26"/>
        </w:rPr>
        <w:t xml:space="preserve">DJe</w:t>
      </w:r>
      <w:r>
        <w:rPr>
          <w:rFonts w:ascii="Arial" w:hAnsi="Arial"/>
          <w:sz w:val="28"/>
          <w:szCs w:val="26"/>
        </w:rPr>
        <w:t xml:space="preserve"> 22/08/2024</w:t>
      </w:r>
      <w:ins w:id="1031" w:author="Assessor GDSXSR" w:date="2026-10-31T18:27:50Z">
        <w:r>
          <w:rPr>
            <w:rFonts w:ascii="Arial" w:hAnsi="Arial"/>
            <w:color w:val="808080"/>
            <w:sz w:val="28"/>
            <w:szCs w:val="26"/>
          </w:rPr>
          <w:t xml:space="preserve">; STJ, Temas Repetitivos 1</w:t>
        </w:r>
      </w:ins>
      <w:r>
        <w:rPr>
          <w:rFonts w:ascii="Arial" w:hAnsi="Arial"/>
          <w:sz w:val="28"/>
          <w:szCs w:val="26"/>
        </w:rPr>
        <w:t xml:space="preserve">.</w:t>
      </w:r>
      <w:ins w:id="1032" w:author="Assessor GDSXSR" w:date="2026-10-31T18:27:50Z">
        <w:r>
          <w:rPr>
            <w:rFonts w:ascii="Arial" w:hAnsi="Arial"/>
            <w:color w:val="808080"/>
            <w:sz w:val="28"/>
            <w:szCs w:val="26"/>
          </w:rPr>
          <w:t xml:space="preserve">076 e 1.368.</w:t>
        </w:r>
      </w:ins>
    </w:p>
    <w:p w14:paraId="43693450" w14:textId="77777777" w:rsidR="0010371B" w:rsidRDefault="0010371B">
      <w:pPr>
        <w:pStyle w:val="Corpodetexto"/>
        <w:spacing w:line="300" w:lineRule="atLeast"/>
        <w:rPr>
          <w:rFonts w:eastAsia="Arial" w:cstheme="minorHAnsi"/>
          <w:color w:val="FF0000"/>
        </w:rPr>
      </w:pPr>
    </w:p>
    <w:p w14:paraId="43693451" w14:textId="77777777" w:rsidR="0010371B" w:rsidRDefault="00837E2C">
      <w:pPr>
        <w:pStyle w:val="Corpodetexto"/>
        <w:spacing w:line="300" w:lineRule="atLeast"/>
      </w:pPr>
      <w:r>
        <w:rPr>
          <w:rStyle w:val="nfaseforte"/>
          <w:rFonts w:eastAsia="Arial" w:cstheme="minorHAnsi"/>
          <w:color w:val="FF0000"/>
        </w:rPr>
        <w:t>RESUMO DA APELAÇÃO DO AUTOR</w:t>
      </w:r>
    </w:p>
    <w:p w14:paraId="43693452" w14:textId="77777777" w:rsidR="0010371B" w:rsidRDefault="00837E2C">
      <w:pPr>
        <w:pStyle w:val="Corpodetexto"/>
        <w:spacing w:line="300" w:lineRule="atLeast"/>
      </w:pPr>
      <w:r>
        <w:rPr>
          <w:rStyle w:val="nfaseforte"/>
          <w:b w:val="0"/>
          <w:color w:val="FF0000"/>
        </w:rPr>
        <w:t>I. RAZÕES RECURSAIS</w:t>
      </w:r>
    </w:p>
    <w:p w14:paraId="43693453" w14:textId="77777777" w:rsidR="0010371B" w:rsidRDefault="00837E2C">
      <w:pPr>
        <w:pStyle w:val="Corpodetexto"/>
        <w:spacing w:line="300" w:lineRule="atLeast"/>
      </w:pPr>
      <w:r>
        <w:rPr>
          <w:rStyle w:val="nfaseforte"/>
          <w:b w:val="0"/>
          <w:color w:val="FF0000"/>
        </w:rPr>
        <w:t>Abusividade da taxa de juros remuneratórios</w:t>
      </w:r>
    </w:p>
    <w:p w14:paraId="43693454" w14:textId="77777777" w:rsidR="0010371B" w:rsidRDefault="00837E2C">
      <w:pPr>
        <w:pStyle w:val="Corpodetexto"/>
        <w:numPr>
          <w:ilvl w:val="0"/>
          <w:numId w:val="1"/>
        </w:numPr>
        <w:tabs>
          <w:tab w:val="clear" w:pos="707"/>
          <w:tab w:val="left" w:pos="0"/>
        </w:tabs>
        <w:spacing w:line="300" w:lineRule="atLeast"/>
        <w:rPr>
          <w:rFonts w:ascii="Calibri" w:hAnsi="Calibri"/>
          <w:color w:val="FF0000"/>
        </w:rPr>
      </w:pPr>
      <w:r>
        <w:rPr>
          <w:color w:val="FF0000"/>
        </w:rPr>
        <w:t xml:space="preserve">Sustenta que a sentença deve ser reformada por ter validado taxa de juros remuneratórios de 22% ao mês (987,22% ao ano) em contrato de empréstimo pessoal, percentual que seria manifestamente abusivo e colocaria o consumidor em desvantagem excessiva, em afronta ao art. 51, IV e § 1º, do CDC. </w:t>
      </w:r>
    </w:p>
    <w:p w14:paraId="43693455" w14:textId="77777777" w:rsidR="0010371B" w:rsidRDefault="00837E2C">
      <w:pPr>
        <w:pStyle w:val="Corpodetexto"/>
        <w:spacing w:line="300" w:lineRule="atLeast"/>
      </w:pPr>
      <w:r>
        <w:rPr>
          <w:rStyle w:val="nfaseforte"/>
          <w:b w:val="0"/>
          <w:color w:val="FF0000"/>
        </w:rPr>
        <w:lastRenderedPageBreak/>
        <w:t>Discrepância em relação à taxa média de mercado</w:t>
      </w:r>
      <w:r>
        <w:rPr>
          <w:color w:val="FF0000"/>
        </w:rPr>
        <w:t xml:space="preserve"> 2. Alega que a taxa contratada supera aproximadamente três vezes a taxa média de mercado divulgada pelo Banco Central para operações de crédito pessoal não consignado, situada entre 7% e 8% ao mês à época da contratação, evidenciando onerosidade excessiva e desequilíbrio contratual sem justificativa plausível.</w:t>
      </w:r>
    </w:p>
    <w:p w14:paraId="43693456" w14:textId="77777777" w:rsidR="0010371B" w:rsidRDefault="00837E2C">
      <w:pPr>
        <w:pStyle w:val="Corpodetexto"/>
        <w:spacing w:line="300" w:lineRule="atLeast"/>
      </w:pPr>
      <w:r>
        <w:rPr>
          <w:rStyle w:val="nfaseforte"/>
          <w:b w:val="0"/>
          <w:color w:val="FF0000"/>
        </w:rPr>
        <w:t>Jurisprudência favorável à revisão contratual</w:t>
      </w:r>
      <w:r>
        <w:rPr>
          <w:color w:val="FF0000"/>
        </w:rPr>
        <w:t xml:space="preserve"> 3. Argumenta que a sentença divergiu da jurisprudência consolidada do TJDFT e do STJ, que admite a limitação dos juros remuneratórios à taxa média de mercado quando demonstrada abusividade manifesta, especialmente em hipóteses de taxas significativamente superiores às praticadas no mercado.</w:t>
      </w:r>
    </w:p>
    <w:p w14:paraId="43693457" w14:textId="77777777" w:rsidR="0010371B" w:rsidRDefault="00837E2C">
      <w:pPr>
        <w:pStyle w:val="Corpodetexto"/>
        <w:spacing w:line="300" w:lineRule="atLeast"/>
      </w:pPr>
      <w:r>
        <w:rPr>
          <w:rStyle w:val="nfaseforte"/>
          <w:b w:val="0"/>
          <w:color w:val="FF0000"/>
        </w:rPr>
        <w:t>Dano moral e repetição do indébito</w:t>
      </w:r>
      <w:r>
        <w:rPr>
          <w:color w:val="FF0000"/>
        </w:rPr>
        <w:t xml:space="preserve"> 4. Defende que o reconhecimento da abusividade dos juros torna indevidos os descontos realizados e a negativação de seu nome, configurando dano moral indenizável. Sustenta, ainda, ser cabível a restituição em dobro dos valores pagos indevidamente, nos termos do art. 42, parágrafo único, do CDC.</w:t>
      </w:r>
    </w:p>
    <w:p w14:paraId="43693458" w14:textId="77777777" w:rsidR="0010371B" w:rsidRDefault="00837E2C">
      <w:pPr>
        <w:pStyle w:val="Corpodetexto"/>
        <w:spacing w:line="300" w:lineRule="atLeast"/>
      </w:pPr>
      <w:r>
        <w:rPr>
          <w:rStyle w:val="nfaseforte"/>
          <w:b w:val="0"/>
          <w:color w:val="FF0000"/>
        </w:rPr>
        <w:t>Efeito suspensivo da apelação</w:t>
      </w:r>
      <w:r>
        <w:rPr>
          <w:color w:val="FF0000"/>
        </w:rPr>
        <w:t xml:space="preserve"> 5. Requer o recebimento do recurso nos efeitos devolutivo e suspensivo, nos termos do art. 1.012 do CPC, afirmando que a manutenção dos efeitos da sentença permitirá a continuidade da cobrança de parcelas calculadas com encargos abusivos, havendo probabilidade de provimento do recurso e risco de dano ao consumidor.</w:t>
      </w:r>
    </w:p>
    <w:p w14:paraId="43693459" w14:textId="77777777" w:rsidR="0010371B" w:rsidRDefault="00837E2C">
      <w:pPr>
        <w:pStyle w:val="Corpodetexto"/>
        <w:spacing w:line="300" w:lineRule="atLeast"/>
      </w:pPr>
      <w:r>
        <w:rPr>
          <w:rStyle w:val="nfaseforte"/>
          <w:b w:val="0"/>
          <w:color w:val="FF0000"/>
        </w:rPr>
        <w:t>II. PEDIDO</w:t>
      </w:r>
    </w:p>
    <w:p w14:paraId="4369345A" w14:textId="77777777" w:rsidR="0010371B" w:rsidRDefault="00837E2C">
      <w:pPr>
        <w:pStyle w:val="Corpodetexto"/>
        <w:numPr>
          <w:ilvl w:val="0"/>
          <w:numId w:val="2"/>
        </w:numPr>
        <w:tabs>
          <w:tab w:val="clear" w:pos="707"/>
          <w:tab w:val="left" w:pos="0"/>
        </w:tabs>
        <w:spacing w:line="300" w:lineRule="atLeast"/>
        <w:rPr>
          <w:rFonts w:ascii="Calibri" w:hAnsi="Calibri"/>
          <w:color w:val="FF0000"/>
        </w:rPr>
      </w:pPr>
      <w:r>
        <w:rPr>
          <w:color w:val="FF0000"/>
        </w:rPr>
        <w:t xml:space="preserve">Requer a reforma integral da sentença para reconhecer a abusividade da taxa de juros remuneratórios contratada, limitando-a à taxa média de mercado divulgada pelo Banco Central para operações equivalentes, condenar a instituição financeira à restituição em dobro dos valores cobrados a maior e ao pagamento de indenização por danos morais, bem como conceder efeito suspensivo ao recurso. </w:t>
      </w:r>
    </w:p>
    <w:p w14:paraId="4369345B" w14:textId="77777777" w:rsidR="0010371B" w:rsidRDefault="0010371B">
      <w:pPr>
        <w:pStyle w:val="Corpodetexto"/>
        <w:spacing w:line="300" w:lineRule="atLeast"/>
        <w:rPr>
          <w:rStyle w:val="nfaseforte"/>
          <w:rFonts w:ascii="Constantia" w:hAnsi="Constantia"/>
          <w:b w:val="0"/>
          <w:color w:val="FF0000"/>
        </w:rPr>
      </w:pPr>
    </w:p>
    <w:p w14:paraId="4369345C" w14:textId="77777777" w:rsidR="0010371B" w:rsidRDefault="0010371B">
      <w:pPr>
        <w:spacing w:after="0" w:line="360" w:lineRule="auto"/>
        <w:rPr>
          <w:rFonts w:ascii="Arial" w:eastAsia="Arial" w:hAnsi="Arial" w:cs="Arial"/>
          <w:color w:val="FF0000"/>
          <w:sz w:val="28"/>
          <w:szCs w:val="28"/>
        </w:rPr>
      </w:pPr>
    </w:p>
    <w:p w14:paraId="4369345D" w14:textId="77777777" w:rsidR="0010371B" w:rsidRDefault="0010371B">
      <w:pPr>
        <w:spacing w:after="0" w:line="360" w:lineRule="auto"/>
        <w:rPr>
          <w:rFonts w:ascii="Arial" w:eastAsia="Arial" w:hAnsi="Arial" w:cs="Arial"/>
          <w:color w:val="FF0000"/>
          <w:sz w:val="28"/>
          <w:szCs w:val="28"/>
        </w:rPr>
      </w:pPr>
    </w:p>
    <w:p w14:paraId="4369345E" w14:textId="77777777" w:rsidR="0010371B" w:rsidRDefault="0010371B">
      <w:pPr>
        <w:spacing w:after="0" w:line="360" w:lineRule="auto"/>
        <w:rPr>
          <w:rFonts w:ascii="Arial" w:eastAsia="Arial" w:hAnsi="Arial" w:cs="Arial"/>
          <w:color w:val="FF0000"/>
          <w:sz w:val="28"/>
          <w:szCs w:val="28"/>
        </w:rPr>
      </w:pPr>
    </w:p>
    <w:p w14:paraId="4369345F" w14:textId="77777777" w:rsidR="0010371B" w:rsidRDefault="0010371B">
      <w:pPr>
        <w:spacing w:after="0" w:line="360" w:lineRule="auto"/>
        <w:rPr>
          <w:rFonts w:ascii="Arial" w:eastAsia="Arial" w:hAnsi="Arial" w:cs="Arial"/>
          <w:color w:val="FF0000"/>
          <w:sz w:val="28"/>
          <w:szCs w:val="28"/>
        </w:rPr>
      </w:pPr>
    </w:p>
    <w:p w14:paraId="36056A2A" w14:textId="77777777" w:rsidR="0098121E" w:rsidRDefault="0098121E">
      <w:pPr>
        <w:spacing w:after="0" w:line="360" w:lineRule="auto"/>
        <w:rPr>
          <w:rFonts w:ascii="Arial" w:eastAsia="Arial" w:hAnsi="Arial" w:cs="Arial"/>
          <w:color w:val="FF0000"/>
          <w:sz w:val="28"/>
          <w:szCs w:val="28"/>
        </w:rPr>
      </w:pPr>
    </w:p>
    <w:p w14:paraId="455BFA67" w14:textId="77777777" w:rsidR="0098121E" w:rsidRDefault="0098121E">
      <w:pPr>
        <w:spacing w:after="0" w:line="360" w:lineRule="auto"/>
        <w:rPr>
          <w:rFonts w:ascii="Arial" w:eastAsia="Arial" w:hAnsi="Arial" w:cs="Arial"/>
          <w:color w:val="FF0000"/>
          <w:sz w:val="28"/>
          <w:szCs w:val="28"/>
        </w:rPr>
      </w:pPr>
    </w:p>
    <w:p w14:paraId="0C8EC709" w14:textId="77777777" w:rsidR="0098121E" w:rsidRDefault="0098121E">
      <w:pPr>
        <w:spacing w:after="0" w:line="360" w:lineRule="auto"/>
        <w:rPr>
          <w:rFonts w:ascii="Arial" w:eastAsia="Arial" w:hAnsi="Arial" w:cs="Arial"/>
          <w:color w:val="FF0000"/>
          <w:sz w:val="28"/>
          <w:szCs w:val="28"/>
        </w:rPr>
      </w:pPr>
    </w:p>
    <w:p w14:paraId="454FF232" w14:textId="77777777" w:rsidR="0098121E" w:rsidRDefault="0098121E">
      <w:pPr>
        <w:spacing w:after="0" w:line="360" w:lineRule="auto"/>
        <w:rPr>
          <w:rFonts w:ascii="Arial" w:eastAsia="Arial" w:hAnsi="Arial" w:cs="Arial"/>
          <w:color w:val="FF0000"/>
          <w:sz w:val="28"/>
          <w:szCs w:val="28"/>
        </w:rPr>
      </w:pPr>
    </w:p>
    <w:p w14:paraId="7315D2E2" w14:textId="77777777" w:rsidR="0098121E" w:rsidRDefault="0098121E">
      <w:pPr>
        <w:spacing w:after="0" w:line="360" w:lineRule="auto"/>
        <w:rPr>
          <w:rFonts w:ascii="Arial" w:eastAsia="Arial" w:hAnsi="Arial" w:cs="Arial"/>
          <w:color w:val="FF0000"/>
          <w:sz w:val="28"/>
          <w:szCs w:val="28"/>
        </w:rPr>
      </w:pPr>
    </w:p>
    <w:p w14:paraId="1211BA32" w14:textId="77777777" w:rsidR="0098121E" w:rsidRDefault="0098121E">
      <w:pPr>
        <w:spacing w:after="0" w:line="360" w:lineRule="auto"/>
        <w:rPr>
          <w:rFonts w:ascii="Arial" w:eastAsia="Arial" w:hAnsi="Arial" w:cs="Arial"/>
          <w:color w:val="FF0000"/>
          <w:sz w:val="28"/>
          <w:szCs w:val="28"/>
        </w:rPr>
      </w:pPr>
    </w:p>
    <w:p w14:paraId="7DBED395" w14:textId="77777777" w:rsidR="0098121E" w:rsidRDefault="0098121E">
      <w:pPr>
        <w:spacing w:after="0" w:line="360" w:lineRule="auto"/>
        <w:rPr>
          <w:rFonts w:ascii="Arial" w:eastAsia="Arial" w:hAnsi="Arial" w:cs="Arial"/>
          <w:color w:val="FF0000"/>
          <w:sz w:val="28"/>
          <w:szCs w:val="28"/>
        </w:rPr>
      </w:pPr>
    </w:p>
    <w:p w14:paraId="3DCE2B64" w14:textId="77777777" w:rsidR="0098121E" w:rsidRDefault="0098121E">
      <w:pPr>
        <w:spacing w:after="0" w:line="360" w:lineRule="auto"/>
        <w:rPr>
          <w:rFonts w:ascii="Arial" w:eastAsia="Arial" w:hAnsi="Arial" w:cs="Arial"/>
          <w:color w:val="FF0000"/>
          <w:sz w:val="28"/>
          <w:szCs w:val="28"/>
        </w:rPr>
      </w:pPr>
    </w:p>
    <w:p w14:paraId="64990690" w14:textId="77777777" w:rsidR="0098121E" w:rsidRDefault="0098121E">
      <w:pPr>
        <w:spacing w:after="0" w:line="360" w:lineRule="auto"/>
        <w:rPr>
          <w:rFonts w:ascii="Arial" w:eastAsia="Arial" w:hAnsi="Arial" w:cs="Arial"/>
          <w:color w:val="FF0000"/>
          <w:sz w:val="28"/>
          <w:szCs w:val="28"/>
        </w:rPr>
      </w:pPr>
    </w:p>
    <w:p w14:paraId="051A17B6" w14:textId="77777777" w:rsidR="0098121E" w:rsidRDefault="0098121E">
      <w:pPr>
        <w:spacing w:after="0" w:line="360" w:lineRule="auto"/>
        <w:rPr>
          <w:rFonts w:ascii="Arial" w:eastAsia="Arial" w:hAnsi="Arial" w:cs="Arial"/>
          <w:color w:val="FF0000"/>
          <w:sz w:val="28"/>
          <w:szCs w:val="28"/>
        </w:rPr>
      </w:pPr>
    </w:p>
    <w:p w14:paraId="54D9BF9B" w14:textId="77777777" w:rsidR="0098121E" w:rsidRDefault="0098121E">
      <w:pPr>
        <w:spacing w:after="0" w:line="360" w:lineRule="auto"/>
        <w:rPr>
          <w:rFonts w:ascii="Arial" w:eastAsia="Arial" w:hAnsi="Arial" w:cs="Arial"/>
          <w:color w:val="FF0000"/>
          <w:sz w:val="28"/>
          <w:szCs w:val="28"/>
        </w:rPr>
      </w:pPr>
    </w:p>
    <w:p w14:paraId="43693462" w14:textId="77777777" w:rsidR="0010371B" w:rsidRDefault="00837E2C">
      <w:pPr>
        <w:pageBreakBefore/>
        <w:spacing w:after="0" w:line="360" w:lineRule="auto"/>
        <w:jc w:val="center"/>
        <w:outlineLvl w:val="0"/>
        <w:rPr>
          <w:rFonts w:ascii="Arial" w:hAnsi="Arial" w:cs="Arial"/>
          <w:b/>
          <w:bCs/>
          <w:sz w:val="28"/>
          <w:szCs w:val="28"/>
        </w:rPr>
      </w:pPr>
      <w:r>
        <w:rPr>
          <w:rFonts w:ascii="Arial" w:hAnsi="Arial" w:cs="Arial"/>
          <w:b/>
          <w:bCs/>
          <w:sz w:val="28"/>
          <w:szCs w:val="28"/>
        </w:rPr>
        <w:lastRenderedPageBreak/>
        <w:t>RELATÓRIO</w:t>
      </w:r>
    </w:p>
    <w:p w14:paraId="43693463" w14:textId="77777777" w:rsidR="0010371B" w:rsidRDefault="0010371B">
      <w:pPr>
        <w:spacing w:after="0" w:line="360" w:lineRule="auto"/>
        <w:ind w:firstLine="2268"/>
        <w:jc w:val="both"/>
        <w:rPr>
          <w:rFonts w:ascii="Arial" w:hAnsi="Arial" w:cs="Arial"/>
          <w:sz w:val="28"/>
          <w:szCs w:val="28"/>
        </w:rPr>
      </w:pPr>
    </w:p>
    <w:p w14:paraId="43693464" w14:textId="77777777" w:rsidR="0010371B" w:rsidRDefault="00837E2C">
      <w:pPr>
        <w:spacing w:after="0" w:line="360" w:lineRule="auto"/>
        <w:ind w:firstLine="2268"/>
        <w:jc w:val="both"/>
      </w:pPr>
      <w:r>
        <w:rPr>
          <w:rFonts w:ascii="Arial" w:hAnsi="Arial" w:cs="Arial"/>
          <w:sz w:val="28"/>
          <w:szCs w:val="28"/>
        </w:rPr>
        <w:t>Adoto o relatório da r. sentença:</w:t>
      </w:r>
    </w:p>
    <w:p w14:paraId="43693465" w14:textId="77777777" w:rsidR="0010371B" w:rsidRDefault="0010371B">
      <w:pPr>
        <w:spacing w:after="0" w:line="360" w:lineRule="auto"/>
        <w:ind w:firstLine="2268"/>
        <w:jc w:val="both"/>
        <w:rPr>
          <w:rFonts w:ascii="Arial" w:hAnsi="Arial" w:cs="Arial"/>
          <w:sz w:val="28"/>
          <w:szCs w:val="28"/>
        </w:rPr>
      </w:pPr>
    </w:p>
    <w:p w14:paraId="43693466" w14:textId="77777777" w:rsidR="0010371B" w:rsidRDefault="00837E2C">
      <w:pPr>
        <w:spacing w:after="0" w:line="360" w:lineRule="auto"/>
        <w:ind w:left="2268" w:firstLine="1134"/>
        <w:jc w:val="both"/>
      </w:pPr>
      <w:r>
        <w:rPr>
          <w:rFonts w:ascii="Arial" w:hAnsi="Arial" w:cs="Arial"/>
          <w:sz w:val="26"/>
          <w:szCs w:val="26"/>
        </w:rPr>
        <w:t>“</w:t>
      </w:r>
      <w:r>
        <w:rPr>
          <w:rFonts w:ascii="Arial" w:hAnsi="Arial" w:cs="Arial"/>
          <w:i/>
          <w:iCs/>
          <w:sz w:val="26"/>
          <w:szCs w:val="26"/>
        </w:rPr>
        <w:t>(...) Trata-se de ação revisional de cláusula contratual c/c repetição de indébito e indenização por danos morais proposta por ERIVALDO JUNIOR BARBOSA DA SILVA em face de CREFISA S.A. CRÉDITO, FINANCIAMENTO E INVESTIMENTOS, na qual a parte autora sustenta, em síntese, a abusividade da taxa de juros remuneratórios incidente sobre contrato de empréstimo pessoal firmado entre as partes, bem como a irregularidade dos descontos realizados em sua conta bancária e da negativação de seu nome junto aos órgãos de proteção ao crédito.</w:t>
      </w:r>
    </w:p>
    <w:p w14:paraId="43693467" w14:textId="77777777" w:rsidR="0010371B" w:rsidRDefault="00837E2C">
      <w:pPr>
        <w:spacing w:after="0" w:line="360" w:lineRule="auto"/>
        <w:ind w:left="2268" w:firstLine="1134"/>
        <w:jc w:val="both"/>
      </w:pPr>
      <w:r>
        <w:rPr>
          <w:rFonts w:ascii="Arial" w:hAnsi="Arial" w:cs="Arial"/>
          <w:i/>
          <w:iCs/>
          <w:sz w:val="26"/>
          <w:szCs w:val="26"/>
        </w:rPr>
        <w:t>Afirma que contratou empréstimo no valor de R$ 4.248,06, com incidência de juros de 22% ao mês e 987,22% ao ano, alegando que a taxa supera significativamente a média divulgada pelo Banco Central para operações semelhantes.</w:t>
      </w:r>
    </w:p>
    <w:p w14:paraId="43693468" w14:textId="77777777" w:rsidR="0010371B" w:rsidRDefault="00837E2C">
      <w:pPr>
        <w:spacing w:after="0" w:line="360" w:lineRule="auto"/>
        <w:ind w:left="2268" w:firstLine="1134"/>
        <w:jc w:val="both"/>
      </w:pPr>
      <w:r>
        <w:rPr>
          <w:rFonts w:ascii="Arial" w:hAnsi="Arial" w:cs="Arial"/>
          <w:i/>
          <w:iCs/>
          <w:sz w:val="26"/>
          <w:szCs w:val="26"/>
        </w:rPr>
        <w:t>Aduz ter efetuado pagamentos em montante superior ao valor originalmente contratado e requer, em sede de tutela de urgência, a retirada de seu nome dos cadastros restritivos e suspensão dos descontos realizados em sua conta corrente.</w:t>
      </w:r>
    </w:p>
    <w:p w14:paraId="43693469" w14:textId="77777777" w:rsidR="0010371B" w:rsidRDefault="00837E2C">
      <w:pPr>
        <w:spacing w:after="0" w:line="360" w:lineRule="auto"/>
        <w:ind w:left="2268" w:firstLine="1134"/>
        <w:jc w:val="both"/>
      </w:pPr>
      <w:r>
        <w:rPr>
          <w:rFonts w:ascii="Arial" w:hAnsi="Arial" w:cs="Arial"/>
          <w:i/>
          <w:iCs/>
          <w:sz w:val="26"/>
          <w:szCs w:val="26"/>
        </w:rPr>
        <w:t xml:space="preserve">No mérito, postula o reconhecimento da abusividade da taxa de juros remuneratórios pactuada, com a revisão do contrato e limitação dos juros à média de mercado divulgada pelo Banco Central, a restituição em dobro dos valores </w:t>
      </w:r>
      <w:r>
        <w:rPr>
          <w:rFonts w:ascii="Arial" w:hAnsi="Arial" w:cs="Arial"/>
          <w:i/>
          <w:iCs/>
          <w:sz w:val="26"/>
          <w:szCs w:val="26"/>
        </w:rPr>
        <w:lastRenderedPageBreak/>
        <w:t>alegadamente pagos em excesso, e a condenação da ré ao pagamento de indenização por danos morais.</w:t>
      </w:r>
    </w:p>
    <w:p w14:paraId="4369346A" w14:textId="77777777" w:rsidR="0010371B" w:rsidRDefault="00837E2C">
      <w:pPr>
        <w:spacing w:after="0" w:line="360" w:lineRule="auto"/>
        <w:ind w:left="2268" w:firstLine="1134"/>
        <w:jc w:val="both"/>
      </w:pPr>
      <w:r>
        <w:rPr>
          <w:rFonts w:ascii="Arial" w:hAnsi="Arial" w:cs="Arial"/>
          <w:i/>
          <w:iCs/>
          <w:sz w:val="26"/>
          <w:szCs w:val="26"/>
        </w:rPr>
        <w:t>Recebida a emenda de ID 262647189, foi deferida a gratuidade de justiça e indeferida a tutela de urgência.</w:t>
      </w:r>
    </w:p>
    <w:p w14:paraId="4369346B" w14:textId="77777777" w:rsidR="0010371B" w:rsidRDefault="00837E2C">
      <w:pPr>
        <w:spacing w:after="0" w:line="360" w:lineRule="auto"/>
        <w:ind w:left="2268" w:firstLine="1134"/>
        <w:jc w:val="both"/>
      </w:pPr>
      <w:r>
        <w:rPr>
          <w:rFonts w:ascii="Arial" w:hAnsi="Arial" w:cs="Arial"/>
          <w:i/>
          <w:iCs/>
          <w:sz w:val="26"/>
          <w:szCs w:val="26"/>
        </w:rPr>
        <w:t>A ré apresentou contestação arguindo, preliminarmente, impugnação ao valor da causa e ausência de interesse processual, sustentando, no mérito, a regularidade da contratação e da taxa pactuada, a inexistência de abusividade e a legitimidade dos descontos e da negativação decorrente do inadimplemento contratual. Defendeu que atua em segmento específico de crédito destinado a consumidores de alto risco, circunstância que influencia diretamente na composição das taxas praticadas. Alegou, ainda, que os descontos fracionados decorreram de autorização contratual expressa e da ausência de saldo suficiente para quitação integral das parcelas nas datas de vencimento. Ao final, pugnou pela improcedência dos pedidos.</w:t>
      </w:r>
    </w:p>
    <w:p w14:paraId="4369346E" w14:textId="764DAD78" w:rsidR="0010371B" w:rsidRDefault="00837E2C" w:rsidP="0043317F">
      <w:pPr>
        <w:spacing w:after="0" w:line="360" w:lineRule="auto"/>
        <w:ind w:left="2268" w:firstLine="1134"/>
        <w:jc w:val="both"/>
      </w:pPr>
      <w:r>
        <w:rPr>
          <w:rFonts w:ascii="Arial" w:hAnsi="Arial" w:cs="Arial"/>
          <w:i/>
          <w:iCs/>
          <w:sz w:val="26"/>
          <w:szCs w:val="26"/>
        </w:rPr>
        <w:t>Houve réplica</w:t>
      </w:r>
      <w:r w:rsidR="00D6750E">
        <w:rPr>
          <w:rFonts w:ascii="Arial" w:hAnsi="Arial" w:cs="Arial"/>
          <w:i/>
          <w:iCs/>
          <w:sz w:val="26"/>
          <w:szCs w:val="26"/>
        </w:rPr>
        <w:t>. (…)</w:t>
      </w:r>
      <w:r>
        <w:rPr>
          <w:rFonts w:ascii="Arial" w:hAnsi="Arial" w:cs="Arial"/>
          <w:i/>
          <w:iCs/>
          <w:sz w:val="26"/>
          <w:szCs w:val="26"/>
        </w:rPr>
        <w:t>”</w:t>
      </w:r>
      <w:r w:rsidR="00D6750E">
        <w:rPr>
          <w:rFonts w:ascii="Arial" w:hAnsi="Arial" w:cs="Arial"/>
          <w:i/>
          <w:iCs/>
          <w:sz w:val="26"/>
          <w:szCs w:val="26"/>
        </w:rPr>
        <w:t xml:space="preserve"> (ID 88745765)</w:t>
      </w:r>
      <w:r>
        <w:rPr>
          <w:rFonts w:ascii="Arial" w:hAnsi="Arial" w:cs="Arial"/>
          <w:i/>
          <w:iCs/>
          <w:sz w:val="26"/>
          <w:szCs w:val="26"/>
        </w:rPr>
        <w:t>.</w:t>
      </w:r>
    </w:p>
    <w:p w14:paraId="4369346F" w14:textId="77777777" w:rsidR="0010371B" w:rsidRDefault="0010371B">
      <w:pPr>
        <w:spacing w:after="0" w:line="360" w:lineRule="auto"/>
        <w:ind w:firstLine="2268"/>
        <w:jc w:val="both"/>
        <w:rPr>
          <w:rFonts w:ascii="Arial" w:hAnsi="Arial" w:cs="Arial"/>
          <w:sz w:val="28"/>
          <w:szCs w:val="28"/>
        </w:rPr>
      </w:pPr>
    </w:p>
    <w:p w14:paraId="43693470" w14:textId="77777777" w:rsidR="0010371B" w:rsidRDefault="00837E2C">
      <w:pPr>
        <w:spacing w:after="0" w:line="360" w:lineRule="auto"/>
        <w:ind w:firstLine="2268"/>
        <w:jc w:val="both"/>
      </w:pPr>
      <w:r>
        <w:rPr>
          <w:rFonts w:ascii="Arial" w:hAnsi="Arial" w:cs="Arial"/>
          <w:sz w:val="28"/>
          <w:szCs w:val="28"/>
        </w:rPr>
        <w:t xml:space="preserve">A </w:t>
      </w:r>
      <w:r>
        <w:rPr>
          <w:rFonts w:ascii="Arial" w:hAnsi="Arial" w:cs="Arial"/>
          <w:color w:val="808080"/>
          <w:sz w:val="28"/>
          <w:szCs w:val="28"/>
        </w:rPr>
        <w:t>MM</w:t>
      </w:r>
      <w:r>
        <w:rPr>
          <w:rFonts w:ascii="Arial" w:hAnsi="Arial" w:cs="Arial"/>
          <w:sz w:val="28"/>
          <w:szCs w:val="28"/>
        </w:rPr>
        <w:t xml:space="preserve">. Juíza sentenciante, Dra. Adriana Maria de Freitas </w:t>
      </w:r>
      <w:proofErr w:type="spellStart"/>
      <w:r>
        <w:rPr>
          <w:rFonts w:ascii="Arial" w:hAnsi="Arial" w:cs="Arial"/>
          <w:sz w:val="28"/>
          <w:szCs w:val="28"/>
        </w:rPr>
        <w:t>Tapety</w:t>
      </w:r>
      <w:proofErr w:type="spellEnd"/>
      <w:r>
        <w:rPr>
          <w:rFonts w:ascii="Arial" w:hAnsi="Arial" w:cs="Arial"/>
          <w:sz w:val="28"/>
          <w:szCs w:val="28"/>
        </w:rPr>
        <w:t>, da 1ª Vara Cível do Gama, julgou no seguinte sentido:</w:t>
      </w:r>
    </w:p>
    <w:p w14:paraId="43693471" w14:textId="77777777" w:rsidR="0010371B" w:rsidRDefault="0010371B">
      <w:pPr>
        <w:spacing w:after="0" w:line="360" w:lineRule="auto"/>
        <w:ind w:firstLine="2268"/>
        <w:jc w:val="both"/>
        <w:rPr>
          <w:rFonts w:ascii="Arial" w:hAnsi="Arial" w:cs="Arial"/>
          <w:sz w:val="28"/>
          <w:szCs w:val="28"/>
        </w:rPr>
      </w:pPr>
    </w:p>
    <w:p w14:paraId="43693472" w14:textId="77777777" w:rsidR="0010371B" w:rsidRDefault="00837E2C">
      <w:pPr>
        <w:spacing w:after="0" w:line="360" w:lineRule="auto"/>
        <w:ind w:left="2268" w:firstLine="1134"/>
        <w:jc w:val="both"/>
      </w:pPr>
      <w:r>
        <w:rPr>
          <w:rFonts w:ascii="Arial" w:hAnsi="Arial" w:cs="Arial"/>
          <w:i/>
          <w:sz w:val="26"/>
          <w:szCs w:val="26"/>
        </w:rPr>
        <w:t xml:space="preserve">“(...) </w:t>
      </w:r>
      <w:r>
        <w:rPr>
          <w:rFonts w:ascii="Arial" w:hAnsi="Arial" w:cs="Arial"/>
          <w:i/>
          <w:iCs/>
          <w:sz w:val="26"/>
          <w:szCs w:val="26"/>
        </w:rPr>
        <w:t>Ante o exposto, JULGO IMPROCEDENTES os pedidos formulados pela parte autora.</w:t>
      </w:r>
    </w:p>
    <w:p w14:paraId="43693473" w14:textId="77777777" w:rsidR="0010371B" w:rsidRDefault="00837E2C">
      <w:pPr>
        <w:spacing w:after="0" w:line="360" w:lineRule="auto"/>
        <w:ind w:left="2268" w:firstLine="1134"/>
        <w:jc w:val="both"/>
      </w:pPr>
      <w:r>
        <w:rPr>
          <w:rFonts w:ascii="Arial" w:hAnsi="Arial" w:cs="Arial"/>
          <w:i/>
          <w:iCs/>
          <w:sz w:val="26"/>
          <w:szCs w:val="26"/>
        </w:rPr>
        <w:lastRenderedPageBreak/>
        <w:t>Por conseguinte, resolvo o mérito, nos termos do artigo 487, inciso I, do Código de Processo Civil.</w:t>
      </w:r>
    </w:p>
    <w:p w14:paraId="43693476" w14:textId="526D13BB" w:rsidR="0010371B" w:rsidRDefault="00837E2C" w:rsidP="00BA1709">
      <w:pPr>
        <w:spacing w:after="0" w:line="360" w:lineRule="auto"/>
        <w:ind w:left="2268" w:firstLine="1134"/>
        <w:jc w:val="both"/>
      </w:pPr>
      <w:r>
        <w:rPr>
          <w:rFonts w:ascii="Arial" w:hAnsi="Arial" w:cs="Arial"/>
          <w:i/>
          <w:iCs/>
          <w:sz w:val="26"/>
          <w:szCs w:val="26"/>
        </w:rPr>
        <w:t>Arcará o requerente com as custas e despesas processuais, e com os honorários do advogado da parte requerida, que fixo em 10% sobre o valor da causa, com base no artigo 85, § 2º, do CPC, ficando a condenação em custas e honorários suspensa por ser o autor beneficiário da justiça gratuita. (…)”.</w:t>
      </w:r>
    </w:p>
    <w:p w14:paraId="43693477" w14:textId="77777777" w:rsidR="0010371B" w:rsidRDefault="0010371B">
      <w:pPr>
        <w:spacing w:after="0" w:line="360" w:lineRule="auto"/>
        <w:ind w:firstLine="2268"/>
        <w:jc w:val="both"/>
        <w:rPr>
          <w:rFonts w:ascii="Arial" w:hAnsi="Arial" w:cs="Arial"/>
          <w:sz w:val="28"/>
          <w:szCs w:val="28"/>
        </w:rPr>
      </w:pPr>
    </w:p>
    <w:p w14:paraId="43693478" w14:textId="07257024" w:rsidR="0010371B" w:rsidRDefault="00837E2C">
      <w:pPr>
        <w:spacing w:after="0" w:line="360" w:lineRule="auto"/>
        <w:ind w:firstLine="2268"/>
        <w:jc w:val="both"/>
      </w:pPr>
      <w:r>
        <w:rPr>
          <w:rFonts w:ascii="Arial" w:hAnsi="Arial" w:cs="Arial"/>
          <w:sz w:val="28"/>
          <w:szCs w:val="28"/>
        </w:rPr>
        <w:t xml:space="preserve">Apelo do autor, Erivaldo Júnior Barbosa da Silva (ID 88745768), </w:t>
      </w:r>
      <w:r w:rsidR="005B4FE5">
        <w:rPr>
          <w:rFonts w:ascii="Arial" w:hAnsi="Arial" w:cs="Arial"/>
          <w:sz w:val="28"/>
          <w:szCs w:val="28"/>
        </w:rPr>
        <w:t xml:space="preserve">em que </w:t>
      </w:r>
      <w:r>
        <w:rPr>
          <w:rFonts w:ascii="Arial" w:hAnsi="Arial" w:cs="Arial"/>
          <w:sz w:val="28"/>
          <w:szCs w:val="28"/>
        </w:rPr>
        <w:t>alega</w:t>
      </w:r>
      <w:r w:rsidR="005B4FE5">
        <w:rPr>
          <w:rFonts w:ascii="Arial" w:hAnsi="Arial" w:cs="Arial"/>
          <w:sz w:val="28"/>
          <w:szCs w:val="28"/>
        </w:rPr>
        <w:t>:</w:t>
      </w:r>
      <w:r>
        <w:rPr>
          <w:rFonts w:ascii="Arial" w:hAnsi="Arial" w:cs="Arial"/>
          <w:sz w:val="28"/>
          <w:szCs w:val="28"/>
        </w:rPr>
        <w:t xml:space="preserve"> </w:t>
      </w:r>
      <w:r>
        <w:rPr>
          <w:rFonts w:ascii="Arial" w:hAnsi="Arial" w:cs="Arial"/>
          <w:b/>
          <w:bCs/>
          <w:sz w:val="28"/>
          <w:szCs w:val="28"/>
        </w:rPr>
        <w:t>1)</w:t>
      </w:r>
      <w:r>
        <w:rPr>
          <w:rFonts w:ascii="Arial" w:hAnsi="Arial" w:cs="Arial"/>
          <w:sz w:val="28"/>
          <w:szCs w:val="28"/>
        </w:rPr>
        <w:t xml:space="preserve"> a existência de discrepância entre a taxa de juros remuneratórios contratada e a média do Banco Central, uma vez que foi pactuada em 22% ao mês (987,22% ao ano), sendo que a cobrança de valores com base em cláusula abusiva atrai a incidência da restituição em dobro do indébito; e </w:t>
      </w:r>
      <w:r>
        <w:rPr>
          <w:rFonts w:ascii="Arial" w:hAnsi="Arial" w:cs="Arial"/>
          <w:b/>
          <w:bCs/>
          <w:sz w:val="28"/>
          <w:szCs w:val="28"/>
        </w:rPr>
        <w:t>2)</w:t>
      </w:r>
      <w:r>
        <w:rPr>
          <w:rFonts w:ascii="Arial" w:hAnsi="Arial" w:cs="Arial"/>
          <w:sz w:val="28"/>
          <w:szCs w:val="28"/>
        </w:rPr>
        <w:t xml:space="preserve"> que a abusividade da taxa de juros, os descontos realizados na sua conta e a negativação de seu nome, ultrapassaram o mero dissabor e configuraram dano moral, passível de indenização.</w:t>
      </w:r>
    </w:p>
    <w:p w14:paraId="43693479" w14:textId="77777777" w:rsidR="0010371B" w:rsidRDefault="0010371B">
      <w:pPr>
        <w:spacing w:after="0" w:line="360" w:lineRule="auto"/>
        <w:ind w:firstLine="2268"/>
        <w:jc w:val="both"/>
        <w:rPr>
          <w:rFonts w:ascii="Arial" w:hAnsi="Arial" w:cs="Arial"/>
          <w:sz w:val="28"/>
          <w:szCs w:val="28"/>
        </w:rPr>
      </w:pPr>
    </w:p>
    <w:p w14:paraId="4369347A" w14:textId="6DA695CF" w:rsidR="0010371B" w:rsidRDefault="00837E2C">
      <w:pPr>
        <w:spacing w:after="0" w:line="360" w:lineRule="auto"/>
        <w:ind w:firstLine="2268"/>
        <w:jc w:val="both"/>
      </w:pPr>
      <w:r>
        <w:rPr>
          <w:rFonts w:ascii="Arial" w:hAnsi="Arial" w:cs="Arial"/>
          <w:sz w:val="28"/>
          <w:szCs w:val="28"/>
        </w:rPr>
        <w:t xml:space="preserve">Requer o provimento do recurso para que, reformando a sentença recorrida, seja declarada a abusividade da taxa de juros remuneratórios, limitando-se </w:t>
      </w:r>
      <w:r>
        <w:rPr>
          <w:rFonts w:ascii="Arial" w:hAnsi="Arial" w:cs="Arial"/>
          <w:color w:val="808080"/>
          <w:sz w:val="28"/>
          <w:szCs w:val="28"/>
        </w:rPr>
        <w:t>à</w:t>
      </w:r>
      <w:r>
        <w:rPr>
          <w:rFonts w:ascii="Arial" w:hAnsi="Arial" w:cs="Arial"/>
          <w:sz w:val="28"/>
          <w:szCs w:val="28"/>
        </w:rPr>
        <w:t xml:space="preserve"> taxa média de mercado, haja a restituição em dobro dos valores pagos indevidamente e a ré seja condenada ao pagamento de indenização por danos morais.</w:t>
      </w:r>
    </w:p>
    <w:p w14:paraId="4369347B" w14:textId="77777777" w:rsidR="0010371B" w:rsidRDefault="0010371B">
      <w:pPr>
        <w:spacing w:after="0" w:line="360" w:lineRule="auto"/>
        <w:ind w:firstLine="2268"/>
        <w:jc w:val="both"/>
        <w:rPr>
          <w:rFonts w:ascii="Arial" w:hAnsi="Arial" w:cs="Arial"/>
          <w:sz w:val="28"/>
          <w:szCs w:val="28"/>
        </w:rPr>
      </w:pPr>
    </w:p>
    <w:p w14:paraId="4369347C" w14:textId="49B1B1AA" w:rsidR="0010371B" w:rsidRDefault="00837E2C">
      <w:pPr>
        <w:spacing w:after="0" w:line="360" w:lineRule="auto"/>
        <w:ind w:firstLine="2268"/>
        <w:jc w:val="both"/>
        <w:rPr>
          <w:rFonts w:ascii="Arial" w:hAnsi="Arial" w:cs="Arial"/>
          <w:sz w:val="28"/>
          <w:szCs w:val="28"/>
        </w:rPr>
      </w:pPr>
      <w:r>
        <w:rPr>
          <w:rFonts w:ascii="Arial" w:hAnsi="Arial" w:cs="Arial"/>
          <w:sz w:val="28"/>
          <w:szCs w:val="28"/>
        </w:rPr>
        <w:t xml:space="preserve">Contrarrazões, em que a ré, Crefisa </w:t>
      </w:r>
      <w:r>
        <w:rPr>
          <w:rFonts w:ascii="Arial" w:hAnsi="Arial"/>
          <w:sz w:val="28"/>
          <w:szCs w:val="28"/>
        </w:rPr>
        <w:t>S.A. Crédito, Financiamento e Investimentos</w:t>
      </w:r>
      <w:r>
        <w:rPr>
          <w:rFonts w:ascii="Arial" w:hAnsi="Arial" w:cs="Arial"/>
          <w:sz w:val="28"/>
          <w:szCs w:val="28"/>
        </w:rPr>
        <w:t xml:space="preserve"> (ID 88745772), alega, em preliminar, a inépcia recursal por ausência de impugnação aos fundamentos da </w:t>
      </w:r>
      <w:r>
        <w:rPr>
          <w:rFonts w:ascii="Arial" w:hAnsi="Arial" w:cs="Arial"/>
          <w:sz w:val="28"/>
          <w:szCs w:val="28"/>
        </w:rPr>
        <w:lastRenderedPageBreak/>
        <w:t xml:space="preserve">sentença. No mérito, argumenta que: </w:t>
      </w:r>
      <w:r>
        <w:rPr>
          <w:rFonts w:ascii="Arial" w:hAnsi="Arial" w:cs="Arial"/>
          <w:b/>
          <w:bCs/>
          <w:sz w:val="28"/>
          <w:szCs w:val="28"/>
        </w:rPr>
        <w:t>1)</w:t>
      </w:r>
      <w:r>
        <w:rPr>
          <w:rFonts w:ascii="Arial" w:hAnsi="Arial" w:cs="Arial"/>
          <w:sz w:val="28"/>
          <w:szCs w:val="28"/>
        </w:rPr>
        <w:t xml:space="preserve"> só existe a revisão das taxas de juros remuneratórios em situações excepcionais e que não se </w:t>
      </w:r>
      <w:r>
        <w:rPr>
          <w:rFonts w:ascii="Arial" w:hAnsi="Arial" w:cs="Arial"/>
          <w:color w:val="808080"/>
          <w:sz w:val="28"/>
          <w:szCs w:val="28"/>
        </w:rPr>
        <w:t>usam</w:t>
      </w:r>
      <w:r>
        <w:rPr>
          <w:rFonts w:ascii="Arial" w:hAnsi="Arial" w:cs="Arial"/>
          <w:sz w:val="28"/>
          <w:szCs w:val="28"/>
        </w:rPr>
        <w:t xml:space="preserve"> as taxas divulgadas pelo Banco Central como parâmetro único para a indicação da prática de juros abusivos; </w:t>
      </w:r>
      <w:r>
        <w:rPr>
          <w:rFonts w:ascii="Arial" w:hAnsi="Arial" w:cs="Arial"/>
          <w:b/>
          <w:bCs/>
          <w:sz w:val="28"/>
          <w:szCs w:val="28"/>
        </w:rPr>
        <w:t>2)</w:t>
      </w:r>
      <w:r>
        <w:rPr>
          <w:rFonts w:ascii="Arial" w:hAnsi="Arial" w:cs="Arial"/>
          <w:sz w:val="28"/>
          <w:szCs w:val="28"/>
        </w:rPr>
        <w:t xml:space="preserve"> presta empréstimo a pessoas físicas que possuem dificuldades de acesso ao crédito no mercado, havendo um índice maior de risco individual; </w:t>
      </w:r>
      <w:r>
        <w:rPr>
          <w:rFonts w:ascii="Arial" w:hAnsi="Arial" w:cs="Arial"/>
          <w:b/>
          <w:bCs/>
          <w:sz w:val="28"/>
          <w:szCs w:val="28"/>
        </w:rPr>
        <w:t>3)</w:t>
      </w:r>
      <w:r>
        <w:rPr>
          <w:rFonts w:ascii="Arial" w:hAnsi="Arial" w:cs="Arial"/>
          <w:sz w:val="28"/>
          <w:szCs w:val="28"/>
        </w:rPr>
        <w:t xml:space="preserve"> a repetição em dobro do indébito pressupõe tanto a existência de pagamento indevido quanto a má-fé do credor, o que não ocorreu no presente caso; e </w:t>
      </w:r>
      <w:r>
        <w:rPr>
          <w:rFonts w:ascii="Arial" w:hAnsi="Arial" w:cs="Arial"/>
          <w:b/>
          <w:bCs/>
          <w:sz w:val="28"/>
          <w:szCs w:val="28"/>
        </w:rPr>
        <w:t>4)</w:t>
      </w:r>
      <w:r>
        <w:rPr>
          <w:rFonts w:ascii="Arial" w:hAnsi="Arial" w:cs="Arial"/>
          <w:sz w:val="28"/>
          <w:szCs w:val="28"/>
        </w:rPr>
        <w:t xml:space="preserve"> não houve prática de ato ilícito, nem demonstração da existência de danos que </w:t>
      </w:r>
      <w:r>
        <w:rPr>
          <w:rFonts w:ascii="Arial" w:hAnsi="Arial" w:cs="Arial"/>
          <w:color w:val="808080"/>
          <w:sz w:val="28"/>
          <w:szCs w:val="28"/>
        </w:rPr>
        <w:t>justificassem</w:t>
      </w:r>
      <w:r>
        <w:rPr>
          <w:rFonts w:ascii="Arial" w:hAnsi="Arial" w:cs="Arial"/>
          <w:sz w:val="28"/>
          <w:szCs w:val="28"/>
        </w:rPr>
        <w:t xml:space="preserve"> indenização por danos morais.</w:t>
      </w:r>
    </w:p>
    <w:p w14:paraId="3FB28C7E" w14:textId="77777777" w:rsidR="0076710D" w:rsidRDefault="0076710D">
      <w:pPr>
        <w:spacing w:after="0" w:line="360" w:lineRule="auto"/>
        <w:ind w:firstLine="2268"/>
        <w:jc w:val="both"/>
        <w:rPr>
          <w:rFonts w:ascii="Arial" w:hAnsi="Arial" w:cs="Arial"/>
          <w:sz w:val="28"/>
          <w:szCs w:val="28"/>
        </w:rPr>
      </w:pPr>
    </w:p>
    <w:p w14:paraId="2CF143B3" w14:textId="3796A246" w:rsidR="0076710D" w:rsidRPr="005A7143" w:rsidRDefault="0076710D" w:rsidP="0076710D">
      <w:pPr>
        <w:spacing w:after="0" w:line="360" w:lineRule="auto"/>
        <w:ind w:firstLine="2268"/>
        <w:jc w:val="both"/>
        <w:rPr>
          <w:rFonts w:ascii="Arial" w:hAnsi="Arial" w:cs="Arial"/>
          <w:sz w:val="28"/>
          <w:szCs w:val="28"/>
          <w:u w:val="single"/>
        </w:rPr>
      </w:pPr>
      <w:commentRangeStart w:id="7"/>
      <w:r>
        <w:rPr>
          <w:rFonts w:ascii="Arial" w:hAnsi="Arial" w:cs="Arial"/>
          <w:color w:val="808080"/>
          <w:sz w:val="28"/>
          <w:szCs w:val="28"/>
        </w:rPr>
        <w:t>A parte apelante foi intimada</w:t>
      </w:r>
      <w:r>
        <w:rPr>
          <w:rFonts w:ascii="Arial" w:hAnsi="Arial" w:cs="Arial"/>
          <w:sz w:val="28"/>
          <w:szCs w:val="28"/>
        </w:rPr>
        <w:t xml:space="preserve"> sobre a preliminar suscitada em contrarrazões (ID </w:t>
      </w:r>
      <w:r>
        <w:rPr>
          <w:rFonts w:ascii="Arial" w:hAnsi="Arial" w:cs="Arial"/>
          <w:color w:val="808080"/>
          <w:sz w:val="28"/>
          <w:szCs w:val="28"/>
        </w:rPr>
        <w:t>89231314).</w:t>
      </w:r>
      <w:r>
        <w:rPr>
          <w:rFonts w:ascii="Arial" w:hAnsi="Arial" w:cs="Arial"/>
          <w:sz w:val="28"/>
          <w:szCs w:val="28"/>
        </w:rPr>
        <w:t xml:space="preserve"> </w:t>
      </w:r>
      <w:r>
        <w:rPr>
          <w:rFonts w:ascii="Arial" w:hAnsi="Arial" w:cs="Arial"/>
          <w:color w:val="808080"/>
          <w:sz w:val="28"/>
          <w:szCs w:val="28"/>
        </w:rPr>
        <w:t>Manifestou</w:t>
      </w:r>
      <w:r>
        <w:rPr>
          <w:rFonts w:ascii="Arial" w:hAnsi="Arial" w:cs="Arial"/>
          <w:sz w:val="28"/>
          <w:szCs w:val="28"/>
        </w:rPr>
        <w:t xml:space="preserve">-se pela sua rejeição (ID </w:t>
      </w:r>
      <w:r>
        <w:rPr>
          <w:rFonts w:ascii="Arial" w:hAnsi="Arial" w:cs="Arial"/>
          <w:color w:val="808080"/>
          <w:sz w:val="28"/>
          <w:szCs w:val="28"/>
        </w:rPr>
        <w:t>90133718</w:t>
      </w:r>
      <w:r>
        <w:rPr>
          <w:rFonts w:ascii="Arial" w:hAnsi="Arial" w:cs="Arial"/>
          <w:sz w:val="28"/>
          <w:szCs w:val="28"/>
        </w:rPr>
        <w:t>).</w:t>
      </w:r>
      <w:commentRangeEnd w:id="7"/>
      <w:r>
        <w:commentReference w:id="7"/>
      </w:r>
    </w:p>
    <w:p w14:paraId="3EBEE6A5" w14:textId="77777777" w:rsidR="0076710D" w:rsidRPr="005A7143" w:rsidRDefault="0076710D" w:rsidP="0076710D">
      <w:pPr>
        <w:spacing w:after="0" w:line="360" w:lineRule="auto"/>
        <w:jc w:val="both"/>
        <w:rPr>
          <w:rFonts w:ascii="Arial" w:hAnsi="Arial" w:cs="Arial"/>
          <w:sz w:val="28"/>
          <w:szCs w:val="28"/>
          <w:u w:val="single"/>
        </w:rPr>
      </w:pPr>
    </w:p>
    <w:p w14:paraId="3CA31FC2" w14:textId="77777777" w:rsidR="0076710D" w:rsidRDefault="0076710D" w:rsidP="0076710D">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7124D44B" w14:textId="77777777" w:rsidR="0076710D" w:rsidRDefault="0076710D">
      <w:pPr>
        <w:spacing w:after="0" w:line="360" w:lineRule="auto"/>
        <w:ind w:firstLine="2268"/>
        <w:jc w:val="both"/>
      </w:pPr>
    </w:p>
    <w:p w14:paraId="4369347D" w14:textId="77777777" w:rsidR="0010371B" w:rsidRDefault="0010371B">
      <w:pPr>
        <w:spacing w:after="0" w:line="360" w:lineRule="auto"/>
        <w:ind w:firstLine="2268"/>
        <w:jc w:val="both"/>
        <w:rPr>
          <w:rFonts w:ascii="Arial" w:hAnsi="Arial" w:cs="Arial"/>
          <w:b/>
          <w:bCs/>
          <w:sz w:val="24"/>
          <w:szCs w:val="24"/>
        </w:rPr>
      </w:pPr>
    </w:p>
    <w:p w14:paraId="4369347F" w14:textId="77777777" w:rsidR="0010371B" w:rsidRDefault="0010371B" w:rsidP="005A7143">
      <w:pPr>
        <w:spacing w:after="0" w:line="360" w:lineRule="auto"/>
        <w:jc w:val="both"/>
        <w:rPr>
          <w:rFonts w:ascii="Arial" w:hAnsi="Arial" w:cs="Arial"/>
          <w:sz w:val="28"/>
          <w:szCs w:val="28"/>
        </w:rPr>
      </w:pPr>
    </w:p>
    <w:p w14:paraId="43693480" w14:textId="77777777" w:rsidR="0010371B" w:rsidRDefault="0010371B">
      <w:pPr>
        <w:spacing w:after="0" w:line="360" w:lineRule="auto"/>
        <w:ind w:firstLine="2268"/>
        <w:jc w:val="both"/>
        <w:rPr>
          <w:rFonts w:ascii="Arial" w:hAnsi="Arial" w:cs="Arial"/>
          <w:sz w:val="28"/>
          <w:szCs w:val="28"/>
        </w:rPr>
      </w:pPr>
    </w:p>
    <w:p w14:paraId="43693481" w14:textId="77777777" w:rsidR="0010371B" w:rsidRDefault="0010371B">
      <w:pPr>
        <w:spacing w:after="0" w:line="360" w:lineRule="auto"/>
        <w:ind w:firstLine="2268"/>
        <w:jc w:val="both"/>
        <w:rPr>
          <w:rFonts w:ascii="Arial" w:hAnsi="Arial" w:cs="Arial"/>
          <w:sz w:val="28"/>
          <w:szCs w:val="28"/>
        </w:rPr>
      </w:pPr>
    </w:p>
    <w:p w14:paraId="43693482" w14:textId="77777777" w:rsidR="0010371B" w:rsidRDefault="0010371B">
      <w:pPr>
        <w:spacing w:after="0" w:line="360" w:lineRule="auto"/>
        <w:ind w:firstLine="2268"/>
        <w:jc w:val="both"/>
        <w:rPr>
          <w:rFonts w:ascii="Arial" w:hAnsi="Arial" w:cs="Arial"/>
          <w:sz w:val="28"/>
          <w:szCs w:val="28"/>
        </w:rPr>
      </w:pPr>
    </w:p>
    <w:p w14:paraId="43693483" w14:textId="77777777" w:rsidR="0010371B" w:rsidRDefault="0010371B">
      <w:pPr>
        <w:spacing w:after="0" w:line="360" w:lineRule="auto"/>
        <w:ind w:firstLine="2268"/>
        <w:jc w:val="both"/>
        <w:rPr>
          <w:rFonts w:ascii="Arial" w:hAnsi="Arial" w:cs="Arial"/>
          <w:sz w:val="28"/>
          <w:szCs w:val="28"/>
        </w:rPr>
      </w:pPr>
    </w:p>
    <w:p w14:paraId="43693484" w14:textId="77777777" w:rsidR="0010371B" w:rsidRDefault="0010371B">
      <w:pPr>
        <w:spacing w:after="0" w:line="360" w:lineRule="auto"/>
        <w:ind w:firstLine="2268"/>
        <w:jc w:val="both"/>
        <w:rPr>
          <w:rFonts w:ascii="Arial" w:hAnsi="Arial" w:cs="Arial"/>
          <w:sz w:val="28"/>
          <w:szCs w:val="28"/>
        </w:rPr>
      </w:pPr>
    </w:p>
    <w:p w14:paraId="43693485" w14:textId="77777777" w:rsidR="0010371B" w:rsidRDefault="0010371B">
      <w:pPr>
        <w:spacing w:after="0" w:line="360" w:lineRule="auto"/>
        <w:ind w:firstLine="2268"/>
        <w:jc w:val="both"/>
        <w:rPr>
          <w:rFonts w:ascii="Arial" w:hAnsi="Arial" w:cs="Arial"/>
          <w:sz w:val="28"/>
          <w:szCs w:val="28"/>
        </w:rPr>
      </w:pPr>
    </w:p>
    <w:p w14:paraId="43693486" w14:textId="77777777" w:rsidR="0010371B" w:rsidRDefault="0010371B">
      <w:pPr>
        <w:spacing w:after="0" w:line="360" w:lineRule="auto"/>
        <w:ind w:firstLine="2268"/>
        <w:jc w:val="both"/>
        <w:rPr>
          <w:rFonts w:ascii="Arial" w:hAnsi="Arial" w:cs="Arial"/>
          <w:sz w:val="28"/>
          <w:szCs w:val="28"/>
        </w:rPr>
      </w:pPr>
    </w:p>
    <w:p w14:paraId="43693487" w14:textId="77777777" w:rsidR="0010371B" w:rsidRDefault="0010371B">
      <w:pPr>
        <w:spacing w:after="0" w:line="360" w:lineRule="auto"/>
        <w:ind w:firstLine="2268"/>
        <w:jc w:val="both"/>
        <w:rPr>
          <w:rFonts w:ascii="Arial" w:hAnsi="Arial" w:cs="Arial"/>
          <w:sz w:val="28"/>
          <w:szCs w:val="28"/>
        </w:rPr>
      </w:pPr>
    </w:p>
    <w:p w14:paraId="43693488" w14:textId="77777777" w:rsidR="0010371B" w:rsidRDefault="0010371B">
      <w:pPr>
        <w:spacing w:after="0" w:line="360" w:lineRule="auto"/>
        <w:ind w:firstLine="2268"/>
        <w:jc w:val="both"/>
        <w:rPr>
          <w:rFonts w:ascii="Arial" w:hAnsi="Arial" w:cs="Arial"/>
          <w:sz w:val="28"/>
          <w:szCs w:val="28"/>
        </w:rPr>
      </w:pPr>
    </w:p>
    <w:p w14:paraId="46673EAA" w14:textId="77777777" w:rsidR="008A61F1" w:rsidRDefault="008A61F1" w:rsidP="005A7143">
      <w:pPr>
        <w:spacing w:after="0" w:line="360" w:lineRule="auto"/>
        <w:jc w:val="both"/>
        <w:rPr>
          <w:rFonts w:ascii="Arial" w:hAnsi="Arial" w:cs="Arial"/>
          <w:sz w:val="28"/>
          <w:szCs w:val="28"/>
        </w:rPr>
      </w:pPr>
    </w:p>
    <w:p w14:paraId="4369348B" w14:textId="77777777" w:rsidR="0010371B" w:rsidRDefault="00837E2C">
      <w:pPr>
        <w:spacing w:after="0" w:line="360" w:lineRule="auto"/>
        <w:jc w:val="center"/>
      </w:pPr>
      <w:r>
        <w:rPr>
          <w:rFonts w:ascii="Arial" w:hAnsi="Arial" w:cs="Arial"/>
          <w:b/>
          <w:bCs/>
          <w:sz w:val="28"/>
          <w:szCs w:val="28"/>
        </w:rPr>
        <w:lastRenderedPageBreak/>
        <w:t>VOTO</w:t>
      </w:r>
    </w:p>
    <w:p w14:paraId="4369348C" w14:textId="77777777" w:rsidR="0010371B" w:rsidRDefault="0010371B">
      <w:pPr>
        <w:spacing w:after="0" w:line="360" w:lineRule="auto"/>
        <w:ind w:firstLine="2268"/>
        <w:jc w:val="both"/>
        <w:rPr>
          <w:rFonts w:ascii="Arial" w:hAnsi="Arial" w:cs="Arial"/>
          <w:sz w:val="28"/>
          <w:szCs w:val="28"/>
        </w:rPr>
      </w:pPr>
    </w:p>
    <w:p w14:paraId="4369348D" w14:textId="77777777" w:rsidR="0010371B" w:rsidRDefault="00837E2C">
      <w:pPr>
        <w:spacing w:after="0" w:line="360" w:lineRule="auto"/>
        <w:jc w:val="both"/>
        <w:rPr>
          <w:rFonts w:ascii="Arial" w:hAnsi="Arial" w:cs="Arial"/>
          <w:b/>
          <w:bCs/>
          <w:sz w:val="28"/>
          <w:szCs w:val="28"/>
        </w:rPr>
      </w:pPr>
      <w:r>
        <w:rPr>
          <w:rFonts w:ascii="Arial" w:hAnsi="Arial" w:cs="Arial"/>
          <w:b/>
          <w:bCs/>
          <w:sz w:val="28"/>
          <w:szCs w:val="28"/>
        </w:rPr>
        <w:t>O Senhor Desembargador SÉRGIO ROCHA – Relator.</w:t>
      </w:r>
    </w:p>
    <w:p w14:paraId="4369348E" w14:textId="77777777" w:rsidR="0010371B" w:rsidRDefault="0010371B">
      <w:pPr>
        <w:spacing w:after="0" w:line="360" w:lineRule="auto"/>
        <w:ind w:firstLine="2268"/>
        <w:jc w:val="both"/>
        <w:rPr>
          <w:rFonts w:ascii="Arial" w:hAnsi="Arial" w:cs="Arial"/>
          <w:sz w:val="28"/>
          <w:szCs w:val="28"/>
        </w:rPr>
      </w:pPr>
    </w:p>
    <w:p w14:paraId="4369348F" w14:textId="77777777" w:rsidR="0010371B" w:rsidRDefault="00837E2C">
      <w:pPr>
        <w:spacing w:after="0" w:line="360" w:lineRule="auto"/>
        <w:ind w:firstLine="2268"/>
        <w:jc w:val="both"/>
      </w:pPr>
      <w:commentRangeStart w:id="8"/>
      <w:r>
        <w:rPr>
          <w:rFonts w:ascii="Arial" w:hAnsi="Arial" w:cs="Arial"/>
          <w:sz w:val="28"/>
          <w:szCs w:val="28"/>
        </w:rPr>
        <w:t xml:space="preserve">Ação ajuizada em 06/11/2025. Sentença proferida em </w:t>
      </w:r>
      <w:r>
        <w:rPr>
          <w:rFonts w:ascii="Arial" w:hAnsi="Arial" w:cs="Arial"/>
          <w:color w:val="808080"/>
          <w:sz w:val="28"/>
          <w:szCs w:val="28"/>
        </w:rPr>
        <w:t>02</w:t>
      </w:r>
      <w:r>
        <w:rPr>
          <w:rFonts w:ascii="Arial" w:hAnsi="Arial" w:cs="Arial"/>
          <w:sz w:val="28"/>
          <w:szCs w:val="28"/>
        </w:rPr>
        <w:t xml:space="preserve">/06/2026. Apelo interposto em </w:t>
      </w:r>
      <w:r>
        <w:rPr>
          <w:rFonts w:ascii="Arial" w:hAnsi="Arial" w:cs="Arial"/>
          <w:color w:val="808080"/>
          <w:sz w:val="28"/>
          <w:szCs w:val="28"/>
        </w:rPr>
        <w:t>30</w:t>
      </w:r>
      <w:r>
        <w:rPr>
          <w:rFonts w:ascii="Arial" w:hAnsi="Arial" w:cs="Arial"/>
          <w:sz w:val="28"/>
          <w:szCs w:val="28"/>
        </w:rPr>
        <w:t>/06/2026. Valor da causa: R$ 8.646,94.</w:t>
      </w:r>
      <w:commentRangeEnd w:id="8"/>
      <w:r>
        <w:commentReference w:id="8"/>
      </w:r>
    </w:p>
    <w:p w14:paraId="43693490" w14:textId="77777777" w:rsidR="0010371B" w:rsidRDefault="0010371B">
      <w:pPr>
        <w:spacing w:after="0" w:line="360" w:lineRule="auto"/>
        <w:ind w:firstLine="2268"/>
        <w:jc w:val="both"/>
        <w:rPr>
          <w:rFonts w:ascii="Arial" w:hAnsi="Arial" w:cs="Arial"/>
          <w:sz w:val="28"/>
          <w:szCs w:val="28"/>
        </w:rPr>
      </w:pPr>
    </w:p>
    <w:p w14:paraId="43693491" w14:textId="24174377" w:rsidR="0010371B" w:rsidRDefault="00837E2C">
      <w:pPr>
        <w:spacing w:after="0" w:line="360" w:lineRule="auto"/>
        <w:jc w:val="center"/>
      </w:pPr>
      <w:r>
        <w:rPr>
          <w:rFonts w:ascii="Arial" w:hAnsi="Arial" w:cs="Arial"/>
          <w:b/>
          <w:bCs/>
          <w:color w:val="000000" w:themeColor="text1"/>
          <w:sz w:val="28"/>
          <w:szCs w:val="28"/>
        </w:rPr>
        <w:t>APELO DO AUTOR</w:t>
      </w:r>
      <w:r w:rsidR="004D4BDA">
        <w:rPr>
          <w:rFonts w:ascii="Arial" w:hAnsi="Arial" w:cs="Arial"/>
          <w:b/>
          <w:bCs/>
          <w:color w:val="000000" w:themeColor="text1"/>
          <w:sz w:val="28"/>
          <w:szCs w:val="28"/>
        </w:rPr>
        <w:t>,</w:t>
      </w:r>
      <w:r>
        <w:rPr>
          <w:rFonts w:ascii="Arial" w:hAnsi="Arial" w:cs="Arial"/>
          <w:b/>
          <w:bCs/>
          <w:color w:val="000000" w:themeColor="text1"/>
          <w:sz w:val="28"/>
          <w:szCs w:val="28"/>
        </w:rPr>
        <w:t xml:space="preserve"> ERIVALDO JÚNIOR BARBOSA DA SILVA</w:t>
      </w:r>
    </w:p>
    <w:p w14:paraId="43693492" w14:textId="77777777" w:rsidR="0010371B" w:rsidRDefault="0010371B">
      <w:pPr>
        <w:spacing w:after="0" w:line="360" w:lineRule="auto"/>
        <w:jc w:val="center"/>
        <w:rPr>
          <w:rFonts w:ascii="Arial" w:hAnsi="Arial" w:cs="Arial"/>
          <w:b/>
          <w:bCs/>
          <w:color w:val="000000" w:themeColor="text1"/>
          <w:sz w:val="28"/>
          <w:szCs w:val="28"/>
        </w:rPr>
      </w:pPr>
    </w:p>
    <w:p w14:paraId="43693493" w14:textId="77777777" w:rsidR="0010371B" w:rsidRDefault="00837E2C">
      <w:pPr>
        <w:spacing w:after="0" w:line="360" w:lineRule="auto"/>
        <w:jc w:val="center"/>
      </w:pPr>
      <w:r>
        <w:rPr>
          <w:rFonts w:ascii="Arial" w:hAnsi="Arial" w:cs="Arial"/>
          <w:color w:val="000000" w:themeColor="text1"/>
          <w:sz w:val="28"/>
          <w:szCs w:val="28"/>
        </w:rPr>
        <w:t>PRELIMINAR SUSCITADA EM CONTRARRAZÕES</w:t>
      </w:r>
    </w:p>
    <w:p w14:paraId="43693494" w14:textId="77777777" w:rsidR="0010371B" w:rsidRDefault="00837E2C">
      <w:pPr>
        <w:spacing w:after="0" w:line="360" w:lineRule="auto"/>
        <w:jc w:val="center"/>
      </w:pPr>
      <w:commentRangeStart w:id="9"/>
      <w:r>
        <w:rPr>
          <w:rFonts w:ascii="Arial" w:hAnsi="Arial" w:cs="Arial"/>
          <w:color w:val="000000" w:themeColor="text1"/>
          <w:sz w:val="28"/>
          <w:szCs w:val="28"/>
          <w:highlight w:val="yellow"/>
        </w:rPr>
        <w:t xml:space="preserve">DA REJEIÇÃO DA PRELIMINAR DE </w:t>
      </w:r>
      <w:r>
        <w:rPr>
          <w:rFonts w:ascii="Arial" w:hAnsi="Arial" w:cs="Arial"/>
          <w:color w:val="808080"/>
          <w:sz w:val="28"/>
          <w:szCs w:val="28"/>
          <w:highlight w:val="yellow"/>
        </w:rPr>
        <w:t>AUSÊNCIA DE DIALETICIDADE</w:t>
      </w:r>
      <w:r>
        <w:rPr>
          <w:rFonts w:ascii="Arial" w:eastAsia="Calibri" w:hAnsi="Arial" w:cs="Arial"/>
          <w:color w:val="000000" w:themeColor="text1"/>
          <w:sz w:val="28"/>
          <w:szCs w:val="28"/>
          <w:highlight w:val="yellow"/>
        </w:rPr>
        <w:t xml:space="preserve"> RECURSAL</w:t>
      </w:r>
      <w:commentRangeEnd w:id="9"/>
      <w:r>
        <w:commentReference w:id="9"/>
      </w:r>
    </w:p>
    <w:p w14:paraId="43693495" w14:textId="77777777" w:rsidR="0010371B" w:rsidRDefault="0010371B">
      <w:pPr>
        <w:spacing w:after="0" w:line="360" w:lineRule="auto"/>
        <w:jc w:val="center"/>
        <w:rPr>
          <w:rFonts w:ascii="Arial" w:hAnsi="Arial" w:cs="Arial"/>
          <w:b/>
          <w:bCs/>
          <w:color w:val="000000" w:themeColor="text1"/>
          <w:sz w:val="28"/>
          <w:szCs w:val="28"/>
        </w:rPr>
      </w:pPr>
    </w:p>
    <w:p w14:paraId="43693496" w14:textId="77777777" w:rsidR="0010371B" w:rsidRDefault="00837E2C">
      <w:pPr>
        <w:spacing w:after="0" w:line="360" w:lineRule="auto"/>
        <w:ind w:firstLine="2268"/>
        <w:jc w:val="both"/>
      </w:pPr>
      <w:r>
        <w:rPr>
          <w:rFonts w:ascii="Arial" w:hAnsi="Arial" w:cs="Arial"/>
          <w:bCs/>
          <w:sz w:val="28"/>
          <w:szCs w:val="28"/>
        </w:rPr>
        <w:t xml:space="preserve">A </w:t>
      </w:r>
      <w:r>
        <w:rPr>
          <w:rFonts w:ascii="Arial" w:hAnsi="Arial" w:cs="Arial"/>
          <w:bCs/>
          <w:color w:val="808080"/>
          <w:sz w:val="28"/>
          <w:szCs w:val="28"/>
        </w:rPr>
        <w:t>ré/</w:t>
      </w:r>
      <w:r>
        <w:rPr>
          <w:rFonts w:ascii="Arial" w:hAnsi="Arial" w:cs="Arial"/>
          <w:bCs/>
          <w:sz w:val="28"/>
          <w:szCs w:val="28"/>
        </w:rPr>
        <w:t>apelada</w:t>
      </w:r>
      <w:r>
        <w:rPr>
          <w:rFonts w:ascii="Arial" w:hAnsi="Arial" w:cs="Arial"/>
          <w:bCs/>
          <w:color w:val="808080"/>
          <w:sz w:val="28"/>
          <w:szCs w:val="28"/>
        </w:rPr>
        <w:t>,</w:t>
      </w:r>
      <w:r>
        <w:rPr>
          <w:rFonts w:ascii="Arial" w:hAnsi="Arial" w:cs="Arial"/>
          <w:bCs/>
          <w:sz w:val="28"/>
          <w:szCs w:val="28"/>
        </w:rPr>
        <w:t xml:space="preserve"> </w:t>
      </w:r>
      <w:r>
        <w:rPr>
          <w:rFonts w:ascii="Arial" w:hAnsi="Arial" w:cs="Arial"/>
          <w:bCs/>
          <w:color w:val="808080"/>
          <w:sz w:val="28"/>
          <w:szCs w:val="28"/>
        </w:rPr>
        <w:t>CREFISA</w:t>
      </w:r>
      <w:r>
        <w:rPr>
          <w:rFonts w:ascii="Arial" w:hAnsi="Arial" w:cs="Arial"/>
          <w:bCs/>
          <w:sz w:val="28"/>
          <w:szCs w:val="28"/>
        </w:rPr>
        <w:t xml:space="preserve"> S.A. </w:t>
      </w:r>
      <w:r>
        <w:rPr>
          <w:rFonts w:ascii="Arial" w:hAnsi="Arial" w:cs="Arial"/>
          <w:bCs/>
          <w:color w:val="808080"/>
          <w:sz w:val="28"/>
          <w:szCs w:val="28"/>
        </w:rPr>
        <w:t>CRÉDITO</w:t>
      </w:r>
      <w:r>
        <w:rPr>
          <w:rFonts w:ascii="Arial" w:hAnsi="Arial" w:cs="Arial"/>
          <w:bCs/>
          <w:sz w:val="28"/>
          <w:szCs w:val="28"/>
        </w:rPr>
        <w:t xml:space="preserve">, </w:t>
      </w:r>
      <w:r>
        <w:rPr>
          <w:rFonts w:ascii="Arial" w:hAnsi="Arial" w:cs="Arial"/>
          <w:bCs/>
          <w:color w:val="808080"/>
          <w:sz w:val="28"/>
          <w:szCs w:val="28"/>
        </w:rPr>
        <w:t>FINANCIAMENTO</w:t>
      </w:r>
      <w:r>
        <w:rPr>
          <w:rFonts w:ascii="Arial" w:hAnsi="Arial" w:cs="Arial"/>
          <w:bCs/>
          <w:sz w:val="28"/>
          <w:szCs w:val="28"/>
        </w:rPr>
        <w:t xml:space="preserve"> </w:t>
      </w:r>
      <w:r>
        <w:rPr>
          <w:rFonts w:ascii="Arial" w:hAnsi="Arial" w:cs="Arial"/>
          <w:bCs/>
          <w:color w:val="808080"/>
          <w:sz w:val="28"/>
          <w:szCs w:val="28"/>
        </w:rPr>
        <w:t>E</w:t>
      </w:r>
      <w:r>
        <w:rPr>
          <w:rFonts w:ascii="Arial" w:hAnsi="Arial" w:cs="Arial"/>
          <w:bCs/>
          <w:sz w:val="28"/>
          <w:szCs w:val="28"/>
        </w:rPr>
        <w:t xml:space="preserve"> </w:t>
      </w:r>
      <w:r>
        <w:rPr>
          <w:rFonts w:ascii="Arial" w:hAnsi="Arial" w:cs="Arial"/>
          <w:bCs/>
          <w:color w:val="808080"/>
          <w:sz w:val="28"/>
          <w:szCs w:val="28"/>
        </w:rPr>
        <w:t>INVESTIMENTOS</w:t>
      </w:r>
      <w:r>
        <w:rPr>
          <w:rFonts w:ascii="Arial" w:hAnsi="Arial" w:cs="Arial"/>
          <w:bCs/>
          <w:sz w:val="28"/>
          <w:szCs w:val="28"/>
        </w:rPr>
        <w:t xml:space="preserve">, </w:t>
      </w:r>
      <w:r>
        <w:rPr>
          <w:rFonts w:ascii="Arial" w:hAnsi="Arial" w:cs="Arial"/>
          <w:bCs/>
          <w:color w:val="808080"/>
          <w:sz w:val="28"/>
          <w:szCs w:val="28"/>
        </w:rPr>
        <w:t>suscita</w:t>
      </w:r>
      <w:r>
        <w:rPr>
          <w:rFonts w:ascii="Arial" w:hAnsi="Arial" w:cs="Arial"/>
          <w:bCs/>
          <w:sz w:val="28"/>
          <w:szCs w:val="28"/>
        </w:rPr>
        <w:t xml:space="preserve">, em contrarrazões, preliminar de ausência de </w:t>
      </w:r>
      <w:r>
        <w:rPr>
          <w:rFonts w:ascii="Arial" w:hAnsi="Arial" w:cs="Arial"/>
          <w:bCs/>
          <w:color w:val="808080"/>
          <w:sz w:val="28"/>
          <w:szCs w:val="28"/>
        </w:rPr>
        <w:t>dialeticidade</w:t>
      </w:r>
      <w:r>
        <w:rPr>
          <w:rFonts w:ascii="Arial" w:hAnsi="Arial" w:cs="Arial"/>
          <w:bCs/>
          <w:sz w:val="28"/>
          <w:szCs w:val="28"/>
        </w:rPr>
        <w:t xml:space="preserve"> </w:t>
      </w:r>
      <w:r>
        <w:rPr>
          <w:rFonts w:ascii="Arial" w:hAnsi="Arial" w:cs="Arial"/>
          <w:bCs/>
          <w:color w:val="808080"/>
          <w:sz w:val="28"/>
          <w:szCs w:val="28"/>
        </w:rPr>
        <w:t>recursal</w:t>
      </w:r>
      <w:r>
        <w:rPr>
          <w:rFonts w:ascii="Arial" w:hAnsi="Arial" w:cs="Arial"/>
          <w:bCs/>
          <w:sz w:val="28"/>
          <w:szCs w:val="28"/>
        </w:rPr>
        <w:t xml:space="preserve"> </w:t>
      </w:r>
      <w:r>
        <w:rPr>
          <w:rFonts w:ascii="Arial" w:hAnsi="Arial" w:cs="Arial"/>
          <w:bCs/>
          <w:color w:val="808080"/>
          <w:sz w:val="28"/>
          <w:szCs w:val="28"/>
        </w:rPr>
        <w:t>(ID</w:t>
      </w:r>
      <w:r>
        <w:rPr>
          <w:rFonts w:ascii="Arial" w:hAnsi="Arial" w:cs="Arial"/>
          <w:bCs/>
          <w:sz w:val="28"/>
          <w:szCs w:val="28"/>
        </w:rPr>
        <w:t xml:space="preserve"> </w:t>
      </w:r>
      <w:r>
        <w:rPr>
          <w:rFonts w:ascii="Arial" w:hAnsi="Arial" w:cs="Arial"/>
          <w:bCs/>
          <w:color w:val="808080"/>
          <w:sz w:val="28"/>
          <w:szCs w:val="28"/>
        </w:rPr>
        <w:t>88745772)</w:t>
      </w:r>
      <w:r>
        <w:rPr>
          <w:rFonts w:ascii="Arial" w:hAnsi="Arial" w:cs="Arial"/>
          <w:bCs/>
          <w:sz w:val="28"/>
          <w:szCs w:val="28"/>
        </w:rPr>
        <w:t>.</w:t>
      </w:r>
    </w:p>
    <w:p w14:paraId="55984EB0" w14:textId="77777777" w:rsidR="00EC5B21" w:rsidRDefault="00EC5B21">
      <w:pPr>
        <w:spacing w:after="0" w:line="360" w:lineRule="auto"/>
        <w:ind w:firstLine="2268"/>
        <w:jc w:val="both"/>
      </w:pPr>
    </w:p>
    <w:p w14:paraId="4F0FA475" w14:textId="77777777" w:rsidR="00EC5B21" w:rsidRDefault="00B32BB4">
      <w:pPr>
        <w:spacing w:after="0" w:line="360" w:lineRule="auto"/>
        <w:ind w:firstLine="2268"/>
        <w:jc w:val="both"/>
      </w:pPr>
      <w:r>
        <w:rPr>
          <w:rFonts w:ascii="Arial" w:hAnsi="Arial" w:cs="Arial"/>
          <w:bCs/>
          <w:color w:val="808080"/>
          <w:sz w:val="28"/>
          <w:szCs w:val="28"/>
          <w:highlight w:val="yellow"/>
        </w:rPr>
        <w:t>Sem razão a ré/apelada.</w:t>
      </w:r>
    </w:p>
    <w:p w14:paraId="43693497" w14:textId="77777777" w:rsidR="0010371B" w:rsidRDefault="0010371B">
      <w:pPr>
        <w:spacing w:after="0" w:line="360" w:lineRule="auto"/>
        <w:ind w:firstLine="2268"/>
        <w:jc w:val="both"/>
        <w:rPr>
          <w:rFonts w:ascii="Arial" w:hAnsi="Arial" w:cs="Arial"/>
          <w:sz w:val="28"/>
          <w:szCs w:val="28"/>
        </w:rPr>
      </w:pPr>
    </w:p>
    <w:p w14:paraId="43693498" w14:textId="77777777" w:rsidR="0010371B" w:rsidRDefault="00837E2C">
      <w:pPr>
        <w:spacing w:after="0" w:line="360" w:lineRule="auto"/>
        <w:ind w:firstLine="2268"/>
        <w:jc w:val="both"/>
      </w:pPr>
      <w:r>
        <w:rPr>
          <w:rFonts w:ascii="Arial" w:hAnsi="Arial" w:cs="Arial"/>
          <w:sz w:val="28"/>
          <w:szCs w:val="28"/>
          <w:highlight w:val="yellow"/>
        </w:rPr>
        <w:t xml:space="preserve">O </w:t>
      </w:r>
      <w:r>
        <w:rPr>
          <w:rFonts w:ascii="Arial" w:hAnsi="Arial" w:cs="Arial"/>
          <w:color w:val="808080"/>
          <w:sz w:val="28"/>
          <w:szCs w:val="28"/>
          <w:highlight w:val="yellow"/>
        </w:rPr>
        <w:t>apelo</w:t>
      </w:r>
      <w:r>
        <w:rPr>
          <w:rFonts w:ascii="Arial" w:hAnsi="Arial" w:cs="Arial"/>
          <w:sz w:val="28"/>
          <w:szCs w:val="28"/>
          <w:highlight w:val="yellow"/>
        </w:rPr>
        <w:t xml:space="preserve"> </w:t>
      </w:r>
      <w:r>
        <w:rPr>
          <w:rFonts w:ascii="Arial" w:hAnsi="Arial" w:cs="Arial"/>
          <w:color w:val="808080"/>
          <w:sz w:val="28"/>
          <w:szCs w:val="28"/>
          <w:highlight w:val="yellow"/>
        </w:rPr>
        <w:t>impugna</w:t>
      </w:r>
      <w:r>
        <w:rPr>
          <w:rFonts w:ascii="Arial" w:hAnsi="Arial" w:cs="Arial"/>
          <w:sz w:val="28"/>
          <w:szCs w:val="28"/>
          <w:highlight w:val="yellow"/>
        </w:rPr>
        <w:t xml:space="preserve"> especificamente os fundamentos da sentença, </w:t>
      </w:r>
      <w:r>
        <w:rPr>
          <w:rFonts w:ascii="Arial" w:hAnsi="Arial" w:cs="Arial"/>
          <w:color w:val="808080"/>
          <w:sz w:val="28"/>
          <w:szCs w:val="28"/>
          <w:highlight w:val="yellow"/>
        </w:rPr>
        <w:t>pois sustenta</w:t>
      </w:r>
      <w:r>
        <w:rPr>
          <w:rFonts w:ascii="Arial" w:hAnsi="Arial" w:cs="Arial"/>
          <w:sz w:val="28"/>
          <w:szCs w:val="28"/>
          <w:highlight w:val="yellow"/>
        </w:rPr>
        <w:t xml:space="preserve"> a abusividade da taxa de 22% ao mês (987,22% ao ano), a restituição em dobro </w:t>
      </w:r>
      <w:r>
        <w:rPr>
          <w:rFonts w:ascii="Arial" w:hAnsi="Arial" w:cs="Arial"/>
          <w:color w:val="808080"/>
          <w:sz w:val="28"/>
          <w:szCs w:val="28"/>
          <w:highlight w:val="yellow"/>
        </w:rPr>
        <w:t>e</w:t>
      </w:r>
      <w:r>
        <w:rPr>
          <w:rFonts w:ascii="Arial" w:hAnsi="Arial" w:cs="Arial"/>
          <w:sz w:val="28"/>
          <w:szCs w:val="28"/>
          <w:highlight w:val="yellow"/>
        </w:rPr>
        <w:t xml:space="preserve"> o </w:t>
      </w:r>
      <w:r>
        <w:rPr>
          <w:rFonts w:ascii="Arial" w:hAnsi="Arial" w:cs="Arial"/>
          <w:color w:val="808080"/>
          <w:sz w:val="28"/>
          <w:szCs w:val="28"/>
          <w:highlight w:val="yellow"/>
        </w:rPr>
        <w:t>dano</w:t>
      </w:r>
      <w:r>
        <w:rPr>
          <w:rFonts w:ascii="Arial" w:hAnsi="Arial" w:cs="Arial"/>
          <w:sz w:val="28"/>
          <w:szCs w:val="28"/>
          <w:highlight w:val="yellow"/>
        </w:rPr>
        <w:t xml:space="preserve"> </w:t>
      </w:r>
      <w:r>
        <w:rPr>
          <w:rFonts w:ascii="Arial" w:hAnsi="Arial" w:cs="Arial"/>
          <w:color w:val="808080"/>
          <w:sz w:val="28"/>
          <w:szCs w:val="28"/>
          <w:highlight w:val="yellow"/>
        </w:rPr>
        <w:t>moral,</w:t>
      </w:r>
      <w:r>
        <w:rPr>
          <w:rFonts w:ascii="Arial" w:hAnsi="Arial" w:cs="Arial"/>
          <w:sz w:val="28"/>
          <w:szCs w:val="28"/>
          <w:highlight w:val="yellow"/>
        </w:rPr>
        <w:t xml:space="preserve"> </w:t>
      </w:r>
      <w:r>
        <w:rPr>
          <w:rFonts w:ascii="Arial" w:hAnsi="Arial" w:cs="Arial"/>
          <w:color w:val="808080"/>
          <w:sz w:val="28"/>
          <w:szCs w:val="28"/>
          <w:highlight w:val="yellow"/>
        </w:rPr>
        <w:t>que</w:t>
      </w:r>
      <w:r>
        <w:rPr>
          <w:rFonts w:ascii="Arial" w:hAnsi="Arial" w:cs="Arial"/>
          <w:sz w:val="28"/>
          <w:szCs w:val="28"/>
          <w:highlight w:val="yellow"/>
        </w:rPr>
        <w:t xml:space="preserve"> </w:t>
      </w:r>
      <w:r>
        <w:rPr>
          <w:rFonts w:ascii="Arial" w:hAnsi="Arial" w:cs="Arial"/>
          <w:color w:val="808080"/>
          <w:sz w:val="28"/>
          <w:szCs w:val="28"/>
          <w:highlight w:val="yellow"/>
        </w:rPr>
        <w:t>a</w:t>
      </w:r>
      <w:r>
        <w:rPr>
          <w:rFonts w:ascii="Arial" w:hAnsi="Arial" w:cs="Arial"/>
          <w:sz w:val="28"/>
          <w:szCs w:val="28"/>
          <w:highlight w:val="yellow"/>
        </w:rPr>
        <w:t xml:space="preserve"> sentença </w:t>
      </w:r>
      <w:r>
        <w:rPr>
          <w:rFonts w:ascii="Arial" w:hAnsi="Arial" w:cs="Arial"/>
          <w:color w:val="808080"/>
          <w:sz w:val="28"/>
          <w:szCs w:val="28"/>
          <w:highlight w:val="yellow"/>
        </w:rPr>
        <w:t>rejeitou (CPC 1.010 II</w:t>
      </w:r>
      <w:r>
        <w:rPr>
          <w:rFonts w:ascii="Arial" w:hAnsi="Arial" w:cs="Arial"/>
          <w:sz w:val="28"/>
          <w:szCs w:val="28"/>
          <w:highlight w:val="yellow"/>
        </w:rPr>
        <w:t xml:space="preserve"> e </w:t>
      </w:r>
      <w:r>
        <w:rPr>
          <w:rFonts w:ascii="Arial" w:hAnsi="Arial" w:cs="Arial"/>
          <w:color w:val="808080"/>
          <w:sz w:val="28"/>
          <w:szCs w:val="28"/>
          <w:highlight w:val="yellow"/>
        </w:rPr>
        <w:t>III;</w:t>
      </w:r>
      <w:r>
        <w:rPr>
          <w:rFonts w:ascii="Arial" w:hAnsi="Arial" w:cs="Arial"/>
          <w:sz w:val="28"/>
          <w:szCs w:val="28"/>
          <w:highlight w:val="yellow"/>
        </w:rPr>
        <w:t xml:space="preserve"> </w:t>
      </w:r>
      <w:r>
        <w:rPr>
          <w:rFonts w:ascii="Arial" w:hAnsi="Arial" w:cs="Arial"/>
          <w:color w:val="808080"/>
          <w:sz w:val="28"/>
          <w:szCs w:val="28"/>
          <w:highlight w:val="yellow"/>
        </w:rPr>
        <w:t>ID</w:t>
      </w:r>
      <w:r>
        <w:rPr>
          <w:rFonts w:ascii="Arial" w:hAnsi="Arial" w:cs="Arial"/>
          <w:sz w:val="28"/>
          <w:szCs w:val="28"/>
          <w:highlight w:val="yellow"/>
        </w:rPr>
        <w:t xml:space="preserve"> </w:t>
      </w:r>
      <w:r>
        <w:rPr>
          <w:rFonts w:ascii="Arial" w:hAnsi="Arial" w:cs="Arial"/>
          <w:color w:val="808080"/>
          <w:sz w:val="28"/>
          <w:szCs w:val="28"/>
          <w:highlight w:val="yellow"/>
        </w:rPr>
        <w:t>88745768)</w:t>
      </w:r>
      <w:r>
        <w:rPr>
          <w:rFonts w:ascii="Arial" w:hAnsi="Arial" w:cs="Arial"/>
          <w:sz w:val="28"/>
          <w:szCs w:val="28"/>
          <w:highlight w:val="yellow"/>
        </w:rPr>
        <w:t>.</w:t>
      </w:r>
    </w:p>
    <w:p w14:paraId="43693499" w14:textId="77777777" w:rsidR="0010371B" w:rsidRDefault="0010371B">
      <w:pPr>
        <w:spacing w:after="0" w:line="360" w:lineRule="auto"/>
        <w:ind w:firstLine="2268"/>
        <w:jc w:val="both"/>
        <w:rPr>
          <w:rFonts w:ascii="Arial" w:hAnsi="Arial" w:cs="Arial"/>
          <w:b/>
          <w:bCs/>
          <w:color w:val="000000" w:themeColor="text1"/>
          <w:sz w:val="28"/>
          <w:szCs w:val="28"/>
          <w:u w:val="single"/>
        </w:rPr>
      </w:pPr>
    </w:p>
    <w:p w14:paraId="4369349A" w14:textId="77777777" w:rsidR="0010371B" w:rsidRPr="001A579B" w:rsidRDefault="00837E2C">
      <w:pPr>
        <w:spacing w:after="0" w:line="360" w:lineRule="auto"/>
        <w:ind w:firstLine="2268"/>
        <w:jc w:val="both"/>
      </w:pPr>
      <w:r>
        <w:rPr>
          <w:rFonts w:ascii="Arial" w:hAnsi="Arial" w:cs="Arial"/>
          <w:color w:val="000000" w:themeColor="text1"/>
          <w:sz w:val="28"/>
          <w:szCs w:val="28"/>
          <w:highlight w:val="yellow"/>
          <w:u w:val="single"/>
        </w:rPr>
        <w:t xml:space="preserve">Assim, rejeito a preliminar de </w:t>
      </w:r>
      <w:r>
        <w:rPr>
          <w:rFonts w:ascii="Arial" w:hAnsi="Arial" w:cs="Arial"/>
          <w:color w:val="808080"/>
          <w:sz w:val="28"/>
          <w:szCs w:val="28"/>
          <w:highlight w:val="yellow"/>
          <w:u w:val="single"/>
        </w:rPr>
        <w:t>ausência de dialeticidade</w:t>
      </w:r>
      <w:r>
        <w:rPr>
          <w:rFonts w:ascii="Arial" w:eastAsia="Calibri" w:hAnsi="Arial" w:cs="Arial"/>
          <w:color w:val="000000" w:themeColor="text1"/>
          <w:sz w:val="28"/>
          <w:szCs w:val="28"/>
          <w:highlight w:val="yellow"/>
          <w:u w:val="single"/>
        </w:rPr>
        <w:t xml:space="preserve"> recursal</w:t>
      </w:r>
      <w:r>
        <w:rPr>
          <w:rFonts w:ascii="Arial" w:hAnsi="Arial" w:cs="Arial"/>
          <w:color w:val="000000" w:themeColor="text1"/>
          <w:sz w:val="28"/>
          <w:szCs w:val="28"/>
          <w:highlight w:val="yellow"/>
          <w:u w:val="single"/>
        </w:rPr>
        <w:t>.</w:t>
      </w:r>
    </w:p>
    <w:p w14:paraId="4369349B" w14:textId="77777777" w:rsidR="0010371B" w:rsidRDefault="0010371B">
      <w:pPr>
        <w:spacing w:after="0" w:line="360" w:lineRule="auto"/>
        <w:jc w:val="center"/>
        <w:rPr>
          <w:rFonts w:ascii="Arial" w:hAnsi="Arial" w:cs="Arial"/>
          <w:b/>
          <w:bCs/>
          <w:color w:val="000000" w:themeColor="text1"/>
          <w:sz w:val="28"/>
          <w:szCs w:val="28"/>
        </w:rPr>
      </w:pPr>
    </w:p>
    <w:p w14:paraId="4369349C" w14:textId="77777777" w:rsidR="0010371B" w:rsidRDefault="00837E2C">
      <w:pPr>
        <w:spacing w:after="0" w:line="360" w:lineRule="auto"/>
        <w:ind w:firstLine="2268"/>
        <w:jc w:val="both"/>
      </w:pPr>
      <w:r>
        <w:rPr>
          <w:rFonts w:ascii="Arial" w:hAnsi="Arial" w:cs="Arial"/>
          <w:color w:val="000000" w:themeColor="text1"/>
          <w:sz w:val="28"/>
          <w:szCs w:val="28"/>
        </w:rPr>
        <w:lastRenderedPageBreak/>
        <w:t>Presentes os pressupostos de admissibilidade, conheço do apelo interposto.</w:t>
      </w:r>
    </w:p>
    <w:p w14:paraId="4369349D" w14:textId="77777777" w:rsidR="0010371B" w:rsidRDefault="0010371B">
      <w:pPr>
        <w:spacing w:after="0" w:line="360" w:lineRule="auto"/>
        <w:ind w:firstLine="2268"/>
        <w:jc w:val="both"/>
        <w:rPr>
          <w:rFonts w:ascii="Arial" w:hAnsi="Arial" w:cs="Arial"/>
          <w:sz w:val="28"/>
          <w:szCs w:val="28"/>
        </w:rPr>
      </w:pPr>
    </w:p>
    <w:p w14:paraId="4369349E" w14:textId="77777777" w:rsidR="0010371B" w:rsidRDefault="00837E2C">
      <w:pPr>
        <w:pStyle w:val="Ttulo2"/>
        <w:spacing w:before="0" w:after="0" w:line="360" w:lineRule="auto"/>
      </w:pPr>
      <w:r>
        <w:rPr>
          <w:rFonts w:ascii="Arial" w:hAnsi="Arial" w:cs="Arial"/>
          <w:b w:val="0"/>
          <w:color w:val="000000" w:themeColor="text1"/>
          <w:sz w:val="28"/>
          <w:szCs w:val="28"/>
          <w:highlight w:val="yellow"/>
        </w:rPr>
        <w:t>DA COMPROVAÇÃO DA ABUSIVIDADE DA TAXA DOS JUROS REMUNERATÓRIOS E DA RESTITUIÇÃO SIMPLES</w:t>
      </w:r>
    </w:p>
    <w:p w14:paraId="4369349F" w14:textId="77777777" w:rsidR="0010371B" w:rsidRDefault="0010371B">
      <w:pPr>
        <w:pStyle w:val="Ttulo2"/>
        <w:spacing w:before="0" w:after="0" w:line="360" w:lineRule="auto"/>
        <w:ind w:firstLine="2268"/>
        <w:jc w:val="both"/>
        <w:rPr>
          <w:rFonts w:ascii="Arial" w:eastAsia="Calibri" w:hAnsi="Arial" w:cs="Arial"/>
          <w:color w:val="000000" w:themeColor="text1"/>
          <w:sz w:val="28"/>
          <w:szCs w:val="28"/>
        </w:rPr>
      </w:pPr>
    </w:p>
    <w:p w14:paraId="436934A0" w14:textId="18F62C43" w:rsidR="0010371B" w:rsidRDefault="00837E2C">
      <w:pPr>
        <w:pStyle w:val="Ttulo2"/>
        <w:spacing w:before="0" w:after="0" w:line="360" w:lineRule="auto"/>
        <w:ind w:firstLine="2268"/>
        <w:jc w:val="both"/>
      </w:pPr>
      <w:r>
        <w:rPr>
          <w:rFonts w:ascii="Arial" w:eastAsia="Calibri" w:hAnsi="Arial" w:cs="Arial"/>
          <w:b w:val="0"/>
          <w:color w:val="000000" w:themeColor="text1"/>
          <w:sz w:val="28"/>
          <w:szCs w:val="28"/>
        </w:rPr>
        <w:t xml:space="preserve">O </w:t>
      </w:r>
      <w:r>
        <w:rPr>
          <w:rFonts w:ascii="Arial" w:eastAsia="Calibri" w:hAnsi="Arial" w:cs="Arial"/>
          <w:b w:val="0"/>
          <w:color w:val="808080"/>
          <w:sz w:val="28"/>
          <w:szCs w:val="28"/>
        </w:rPr>
        <w:t>autor/</w:t>
      </w:r>
      <w:r>
        <w:rPr>
          <w:rFonts w:ascii="Arial" w:eastAsia="Calibri" w:hAnsi="Arial" w:cs="Arial"/>
          <w:b w:val="0"/>
          <w:color w:val="000000" w:themeColor="text1"/>
          <w:sz w:val="28"/>
          <w:szCs w:val="28"/>
        </w:rPr>
        <w:t xml:space="preserve">apelante alega </w:t>
      </w:r>
      <w:r>
        <w:rPr>
          <w:rFonts w:ascii="Arial" w:eastAsia="Calibri" w:hAnsi="Arial" w:cs="Arial"/>
          <w:b w:val="0"/>
          <w:color w:val="808080"/>
          <w:sz w:val="28"/>
          <w:szCs w:val="28"/>
        </w:rPr>
        <w:t>que:</w:t>
      </w:r>
      <w:r>
        <w:rPr>
          <w:rFonts w:ascii="Arial" w:eastAsia="Calibri" w:hAnsi="Arial" w:cs="Arial"/>
          <w:b w:val="0"/>
          <w:color w:val="000000" w:themeColor="text1"/>
          <w:sz w:val="28"/>
          <w:szCs w:val="28"/>
        </w:rPr>
        <w:t xml:space="preserve"> </w:t>
      </w:r>
      <w:r>
        <w:rPr>
          <w:rFonts w:ascii="Arial" w:eastAsia="Calibri" w:hAnsi="Arial" w:cs="Arial"/>
          <w:color w:val="808080"/>
          <w:sz w:val="28"/>
          <w:szCs w:val="28"/>
        </w:rPr>
        <w:t>1)</w:t>
      </w:r>
      <w:r>
        <w:rPr>
          <w:rFonts w:ascii="Arial" w:eastAsia="Calibri" w:hAnsi="Arial" w:cs="Arial"/>
          <w:b w:val="0"/>
          <w:color w:val="000000" w:themeColor="text1"/>
          <w:sz w:val="28"/>
          <w:szCs w:val="28"/>
        </w:rPr>
        <w:t xml:space="preserve"> a taxa de juros remuneratórios </w:t>
      </w:r>
      <w:r>
        <w:rPr>
          <w:rFonts w:ascii="Arial" w:eastAsia="Calibri" w:hAnsi="Arial" w:cs="Arial"/>
          <w:b w:val="0"/>
          <w:color w:val="808080"/>
          <w:sz w:val="28"/>
          <w:szCs w:val="28"/>
        </w:rPr>
        <w:t>de</w:t>
      </w:r>
      <w:r>
        <w:rPr>
          <w:rFonts w:ascii="Arial" w:eastAsia="Calibri" w:hAnsi="Arial" w:cs="Arial"/>
          <w:b w:val="0"/>
          <w:color w:val="000000" w:themeColor="text1"/>
          <w:sz w:val="28"/>
          <w:szCs w:val="28"/>
        </w:rPr>
        <w:t xml:space="preserve"> 22% ao mês (987,22% ao ano)</w:t>
      </w:r>
      <w:r>
        <w:rPr>
          <w:rFonts w:ascii="Arial" w:eastAsia="Calibri" w:hAnsi="Arial" w:cs="Arial"/>
          <w:b w:val="0"/>
          <w:color w:val="808080"/>
          <w:sz w:val="28"/>
          <w:szCs w:val="28"/>
        </w:rPr>
        <w:t xml:space="preserve"> é cerca de três vezes superior à média de mercado</w:t>
      </w:r>
      <w:r>
        <w:rPr>
          <w:rFonts w:ascii="Arial" w:eastAsia="Calibri" w:hAnsi="Arial" w:cs="Arial"/>
          <w:b w:val="0"/>
          <w:color w:val="000000" w:themeColor="text1"/>
          <w:sz w:val="28"/>
          <w:szCs w:val="28"/>
        </w:rPr>
        <w:t xml:space="preserve">, </w:t>
      </w:r>
      <w:r>
        <w:rPr>
          <w:rFonts w:ascii="Arial" w:eastAsia="Calibri" w:hAnsi="Arial" w:cs="Arial"/>
          <w:b w:val="0"/>
          <w:color w:val="808080"/>
          <w:sz w:val="28"/>
          <w:szCs w:val="28"/>
        </w:rPr>
        <w:t>o</w:t>
      </w:r>
      <w:r>
        <w:rPr>
          <w:rFonts w:ascii="Arial" w:eastAsia="Calibri" w:hAnsi="Arial" w:cs="Arial"/>
          <w:b w:val="0"/>
          <w:color w:val="000000" w:themeColor="text1"/>
          <w:sz w:val="28"/>
          <w:szCs w:val="28"/>
        </w:rPr>
        <w:t xml:space="preserve"> </w:t>
      </w:r>
      <w:r>
        <w:rPr>
          <w:rFonts w:ascii="Arial" w:eastAsia="Calibri" w:hAnsi="Arial" w:cs="Arial"/>
          <w:b w:val="0"/>
          <w:color w:val="808080"/>
          <w:sz w:val="28"/>
          <w:szCs w:val="28"/>
        </w:rPr>
        <w:t xml:space="preserve">que evidencia onerosidade excessiva; e </w:t>
      </w:r>
      <w:r>
        <w:rPr>
          <w:rFonts w:ascii="Arial" w:eastAsia="Calibri" w:hAnsi="Arial" w:cs="Arial"/>
          <w:color w:val="808080"/>
          <w:sz w:val="28"/>
          <w:szCs w:val="28"/>
        </w:rPr>
        <w:t>2)</w:t>
      </w:r>
      <w:r>
        <w:rPr>
          <w:rFonts w:ascii="Arial" w:eastAsia="Calibri" w:hAnsi="Arial" w:cs="Arial"/>
          <w:b w:val="0"/>
          <w:color w:val="808080"/>
          <w:sz w:val="28"/>
          <w:szCs w:val="28"/>
        </w:rPr>
        <w:t xml:space="preserve"> a cobrança com base em cláusula abusiva atrai</w:t>
      </w:r>
      <w:r>
        <w:rPr>
          <w:rFonts w:ascii="Arial" w:eastAsia="Calibri" w:hAnsi="Arial" w:cs="Arial"/>
          <w:b w:val="0"/>
          <w:color w:val="000000" w:themeColor="text1"/>
          <w:sz w:val="28"/>
          <w:szCs w:val="28"/>
        </w:rPr>
        <w:t xml:space="preserve"> a restituição em dobro </w:t>
      </w:r>
      <w:r>
        <w:rPr>
          <w:rFonts w:ascii="Arial" w:eastAsia="Calibri" w:hAnsi="Arial" w:cs="Arial"/>
          <w:b w:val="0"/>
          <w:color w:val="808080"/>
          <w:sz w:val="28"/>
          <w:szCs w:val="28"/>
        </w:rPr>
        <w:t>(ID</w:t>
      </w:r>
      <w:r>
        <w:rPr>
          <w:rFonts w:ascii="Arial" w:eastAsia="Calibri" w:hAnsi="Arial" w:cs="Arial"/>
          <w:b w:val="0"/>
          <w:color w:val="000000" w:themeColor="text1"/>
          <w:sz w:val="28"/>
          <w:szCs w:val="28"/>
        </w:rPr>
        <w:t xml:space="preserve"> </w:t>
      </w:r>
      <w:r>
        <w:rPr>
          <w:rFonts w:ascii="Arial" w:eastAsia="Calibri" w:hAnsi="Arial" w:cs="Arial"/>
          <w:b w:val="0"/>
          <w:color w:val="808080"/>
          <w:sz w:val="28"/>
          <w:szCs w:val="28"/>
        </w:rPr>
        <w:t>88745768)</w:t>
      </w:r>
      <w:r>
        <w:rPr>
          <w:rFonts w:ascii="Arial" w:eastAsia="Calibri" w:hAnsi="Arial" w:cs="Arial"/>
          <w:b w:val="0"/>
          <w:color w:val="000000" w:themeColor="text1"/>
          <w:sz w:val="28"/>
          <w:szCs w:val="28"/>
        </w:rPr>
        <w:t>.</w:t>
      </w:r>
    </w:p>
    <w:p w14:paraId="436934A3" w14:textId="77777777" w:rsidR="0010371B" w:rsidRDefault="0010371B">
      <w:pPr>
        <w:pStyle w:val="Corpodetexto"/>
        <w:spacing w:after="0" w:line="360" w:lineRule="auto"/>
        <w:ind w:firstLine="2268"/>
        <w:jc w:val="both"/>
        <w:rPr>
          <w:rFonts w:ascii="Arial" w:eastAsia="Calibri" w:hAnsi="Arial" w:cs="Arial"/>
          <w:color w:val="000000" w:themeColor="text1"/>
          <w:sz w:val="28"/>
          <w:szCs w:val="28"/>
        </w:rPr>
      </w:pPr>
    </w:p>
    <w:p w14:paraId="436934A4" w14:textId="77777777" w:rsidR="0010371B" w:rsidRDefault="00837E2C">
      <w:pPr>
        <w:pStyle w:val="Textoprformatado"/>
        <w:spacing w:line="360" w:lineRule="auto"/>
        <w:ind w:firstLine="2268"/>
        <w:jc w:val="both"/>
      </w:pPr>
      <w:r>
        <w:rPr>
          <w:rFonts w:ascii="Arial" w:hAnsi="Arial" w:cs="Arial"/>
          <w:color w:val="000000" w:themeColor="text1"/>
          <w:sz w:val="28"/>
          <w:szCs w:val="28"/>
          <w:highlight w:val="yellow"/>
        </w:rPr>
        <w:t>Com parcial razão o autor/apelante.</w:t>
      </w:r>
    </w:p>
    <w:p w14:paraId="436934A5"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A6" w14:textId="77777777" w:rsidR="0010371B" w:rsidRDefault="00837E2C">
      <w:pPr>
        <w:pStyle w:val="Textoprformatado"/>
        <w:spacing w:line="360" w:lineRule="auto"/>
        <w:ind w:firstLine="2268"/>
        <w:jc w:val="both"/>
      </w:pPr>
      <w:commentRangeStart w:id="10"/>
      <w:r>
        <w:rPr>
          <w:rFonts w:ascii="Arial" w:hAnsi="Arial" w:cs="Arial"/>
          <w:color w:val="000000" w:themeColor="text1"/>
          <w:sz w:val="28"/>
          <w:szCs w:val="28"/>
        </w:rPr>
        <w:t xml:space="preserve">A questão se resolve </w:t>
      </w:r>
      <w:r>
        <w:rPr>
          <w:rFonts w:ascii="Arial" w:hAnsi="Arial" w:cs="Arial"/>
          <w:color w:val="808080"/>
          <w:sz w:val="28"/>
          <w:szCs w:val="28"/>
        </w:rPr>
        <w:t>pelas</w:t>
      </w:r>
      <w:r>
        <w:rPr>
          <w:rFonts w:ascii="Arial" w:hAnsi="Arial" w:cs="Arial"/>
          <w:color w:val="000000" w:themeColor="text1"/>
          <w:sz w:val="28"/>
          <w:szCs w:val="28"/>
        </w:rPr>
        <w:t xml:space="preserve"> teses firmadas pelo </w:t>
      </w:r>
      <w:r>
        <w:rPr>
          <w:rFonts w:ascii="Arial" w:hAnsi="Arial" w:cs="Arial"/>
          <w:color w:val="808080"/>
          <w:sz w:val="28"/>
          <w:szCs w:val="28"/>
        </w:rPr>
        <w:t>c</w:t>
      </w:r>
      <w:r>
        <w:rPr>
          <w:rFonts w:ascii="Arial" w:hAnsi="Arial" w:cs="Arial"/>
          <w:color w:val="000000" w:themeColor="text1"/>
          <w:sz w:val="28"/>
          <w:szCs w:val="28"/>
        </w:rPr>
        <w:t xml:space="preserve">. STJ nos </w:t>
      </w:r>
      <w:r>
        <w:rPr>
          <w:rFonts w:ascii="Arial" w:hAnsi="Arial" w:cs="Arial"/>
          <w:color w:val="808080"/>
          <w:sz w:val="28"/>
          <w:szCs w:val="28"/>
        </w:rPr>
        <w:t>Temas</w:t>
      </w:r>
      <w:r>
        <w:rPr>
          <w:rFonts w:ascii="Arial" w:hAnsi="Arial" w:cs="Arial"/>
          <w:color w:val="000000" w:themeColor="text1"/>
          <w:sz w:val="28"/>
          <w:szCs w:val="28"/>
        </w:rPr>
        <w:t xml:space="preserve"> </w:t>
      </w:r>
      <w:r>
        <w:rPr>
          <w:rFonts w:ascii="Arial" w:hAnsi="Arial" w:cs="Arial"/>
          <w:color w:val="808080"/>
          <w:sz w:val="28"/>
          <w:szCs w:val="28"/>
        </w:rPr>
        <w:t>Repetitivos</w:t>
      </w:r>
      <w:r>
        <w:rPr>
          <w:rFonts w:ascii="Arial" w:hAnsi="Arial" w:cs="Arial"/>
          <w:color w:val="000000" w:themeColor="text1"/>
          <w:sz w:val="28"/>
          <w:szCs w:val="28"/>
        </w:rPr>
        <w:t xml:space="preserve"> 24, 25, 27 e 28</w:t>
      </w:r>
      <w:r>
        <w:rPr>
          <w:rFonts w:ascii="Arial" w:hAnsi="Arial" w:cs="Arial"/>
          <w:color w:val="808080"/>
          <w:sz w:val="28"/>
          <w:szCs w:val="28"/>
        </w:rPr>
        <w:t xml:space="preserve">, no julgamento do </w:t>
      </w:r>
      <w:proofErr w:type="spellStart"/>
      <w:r>
        <w:rPr>
          <w:rFonts w:ascii="Arial" w:hAnsi="Arial" w:cs="Arial"/>
          <w:color w:val="808080"/>
          <w:sz w:val="28"/>
          <w:szCs w:val="28"/>
        </w:rPr>
        <w:t>REsp</w:t>
      </w:r>
      <w:proofErr w:type="spellEnd"/>
      <w:r>
        <w:rPr>
          <w:rFonts w:ascii="Arial" w:hAnsi="Arial" w:cs="Arial"/>
          <w:color w:val="808080"/>
          <w:sz w:val="28"/>
          <w:szCs w:val="28"/>
        </w:rPr>
        <w:t xml:space="preserve"> n. 1.061.530/RS (relatora Ministra Nancy </w:t>
      </w:r>
      <w:proofErr w:type="spellStart"/>
      <w:r>
        <w:rPr>
          <w:rFonts w:ascii="Arial" w:hAnsi="Arial" w:cs="Arial"/>
          <w:color w:val="808080"/>
          <w:sz w:val="28"/>
          <w:szCs w:val="28"/>
        </w:rPr>
        <w:t>Andrighi</w:t>
      </w:r>
      <w:proofErr w:type="spellEnd"/>
      <w:r>
        <w:rPr>
          <w:rFonts w:ascii="Arial" w:hAnsi="Arial" w:cs="Arial"/>
          <w:color w:val="808080"/>
          <w:sz w:val="28"/>
          <w:szCs w:val="28"/>
        </w:rPr>
        <w:t xml:space="preserve">, Segunda Seção, julgado em 22/10/2008, </w:t>
      </w:r>
      <w:proofErr w:type="spellStart"/>
      <w:r>
        <w:rPr>
          <w:rFonts w:ascii="Arial" w:hAnsi="Arial" w:cs="Arial"/>
          <w:color w:val="808080"/>
          <w:sz w:val="28"/>
          <w:szCs w:val="28"/>
        </w:rPr>
        <w:t>DJe</w:t>
      </w:r>
      <w:proofErr w:type="spellEnd"/>
      <w:r>
        <w:rPr>
          <w:rFonts w:ascii="Arial" w:hAnsi="Arial" w:cs="Arial"/>
          <w:color w:val="808080"/>
          <w:sz w:val="28"/>
          <w:szCs w:val="28"/>
        </w:rPr>
        <w:t xml:space="preserve"> de 10/3/2009)</w:t>
      </w:r>
      <w:r>
        <w:rPr>
          <w:rFonts w:ascii="Arial" w:hAnsi="Arial" w:cs="Arial"/>
          <w:color w:val="000000" w:themeColor="text1"/>
          <w:sz w:val="28"/>
          <w:szCs w:val="28"/>
        </w:rPr>
        <w:t>:</w:t>
      </w:r>
      <w:commentRangeEnd w:id="10"/>
      <w:r>
        <w:commentReference w:id="10"/>
      </w:r>
    </w:p>
    <w:p w14:paraId="436934A7" w14:textId="77777777" w:rsidR="0010371B" w:rsidRDefault="0010371B">
      <w:pPr>
        <w:pStyle w:val="Textoprformatado"/>
        <w:spacing w:line="360" w:lineRule="auto"/>
        <w:ind w:left="2268" w:firstLine="1134"/>
        <w:jc w:val="both"/>
        <w:rPr>
          <w:rFonts w:ascii="Arial" w:hAnsi="Arial" w:cs="Arial"/>
          <w:i/>
          <w:iCs/>
          <w:color w:val="000000" w:themeColor="text1"/>
          <w:sz w:val="26"/>
          <w:szCs w:val="26"/>
        </w:rPr>
      </w:pPr>
    </w:p>
    <w:p w14:paraId="436934A8" w14:textId="5A38A341" w:rsidR="0010371B" w:rsidRDefault="00837E2C" w:rsidP="00325EE3">
      <w:pPr>
        <w:pStyle w:val="Textoprformatado"/>
        <w:spacing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t>“Tema Repetitivo 24 - As instituições financeiras não se sujeitam à limitação dos juros remuneratórios estipulada na Lei de Usura (Decreto 22.626/33), Súmula 596/STF</w:t>
      </w:r>
      <w:r w:rsidR="00325EE3">
        <w:rPr>
          <w:rFonts w:ascii="Arial" w:hAnsi="Arial" w:cs="Arial"/>
          <w:i/>
          <w:iCs/>
          <w:color w:val="000000" w:themeColor="text1"/>
          <w:sz w:val="26"/>
          <w:szCs w:val="26"/>
        </w:rPr>
        <w:t>.”</w:t>
      </w:r>
    </w:p>
    <w:p w14:paraId="3252C1BB" w14:textId="77777777" w:rsidR="00236DBB" w:rsidRDefault="00236DBB" w:rsidP="00325EE3">
      <w:pPr>
        <w:pStyle w:val="Textoprformatado"/>
        <w:spacing w:line="360" w:lineRule="auto"/>
        <w:ind w:left="2268"/>
        <w:jc w:val="both"/>
        <w:rPr>
          <w:rFonts w:ascii="Arial" w:hAnsi="Arial" w:cs="Arial"/>
          <w:i/>
          <w:iCs/>
          <w:color w:val="000000" w:themeColor="text1"/>
          <w:sz w:val="26"/>
          <w:szCs w:val="26"/>
        </w:rPr>
      </w:pPr>
    </w:p>
    <w:p w14:paraId="436934A9" w14:textId="0D48863E" w:rsidR="0010371B" w:rsidRDefault="00325EE3" w:rsidP="00325EE3">
      <w:pPr>
        <w:pStyle w:val="Textoprformatado"/>
        <w:spacing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t>“</w:t>
      </w:r>
      <w:r w:rsidR="00837E2C">
        <w:rPr>
          <w:rFonts w:ascii="Arial" w:hAnsi="Arial" w:cs="Arial"/>
          <w:i/>
          <w:iCs/>
          <w:color w:val="000000" w:themeColor="text1"/>
          <w:sz w:val="26"/>
          <w:szCs w:val="26"/>
        </w:rPr>
        <w:t>Tema Repetitivo 25 - A estipulação de juros remuneratórios superiores a 12% ao ano, por si só, não indica abusividade</w:t>
      </w:r>
      <w:r>
        <w:rPr>
          <w:rFonts w:ascii="Arial" w:hAnsi="Arial" w:cs="Arial"/>
          <w:i/>
          <w:iCs/>
          <w:color w:val="000000" w:themeColor="text1"/>
          <w:sz w:val="26"/>
          <w:szCs w:val="26"/>
        </w:rPr>
        <w:t>.”</w:t>
      </w:r>
    </w:p>
    <w:p w14:paraId="436934AA" w14:textId="70489D45" w:rsidR="0010371B" w:rsidRDefault="0010371B">
      <w:pPr>
        <w:pStyle w:val="Textoprformatado"/>
        <w:spacing w:line="360" w:lineRule="auto"/>
        <w:ind w:left="2268" w:firstLine="1134"/>
        <w:jc w:val="both"/>
        <w:rPr>
          <w:rFonts w:ascii="Arial" w:hAnsi="Arial" w:cs="Arial"/>
          <w:i/>
          <w:iCs/>
          <w:color w:val="000000" w:themeColor="text1"/>
          <w:sz w:val="26"/>
          <w:szCs w:val="26"/>
        </w:rPr>
      </w:pPr>
    </w:p>
    <w:p w14:paraId="436934AB" w14:textId="48E583B9" w:rsidR="0010371B" w:rsidRDefault="00325EE3" w:rsidP="00325EE3">
      <w:pPr>
        <w:pStyle w:val="Textoprformatado"/>
        <w:spacing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t>“</w:t>
      </w:r>
      <w:r w:rsidR="00837E2C">
        <w:rPr>
          <w:rFonts w:ascii="Arial" w:hAnsi="Arial" w:cs="Arial"/>
          <w:i/>
          <w:iCs/>
          <w:color w:val="000000" w:themeColor="text1"/>
          <w:sz w:val="26"/>
          <w:szCs w:val="26"/>
        </w:rPr>
        <w:t xml:space="preserve">Tema Repetitivo 27 - É admitida a revisão das taxas de juros remuneratórios em situações excepcionais, </w:t>
      </w:r>
      <w:r w:rsidR="00837E2C">
        <w:rPr>
          <w:rFonts w:ascii="Arial" w:hAnsi="Arial" w:cs="Arial"/>
          <w:i/>
          <w:iCs/>
          <w:color w:val="000000" w:themeColor="text1"/>
          <w:sz w:val="26"/>
          <w:szCs w:val="26"/>
        </w:rPr>
        <w:lastRenderedPageBreak/>
        <w:t>desde que caracterizada a relação de consumo e que a abusividade (capaz de colocar o consumidor em desvantagem exagerada (art. 51, §1 º, do CDC) fique cabalmente demonstrada, ante às peculiaridades do julgamento em concreto</w:t>
      </w:r>
      <w:r>
        <w:rPr>
          <w:rFonts w:ascii="Arial" w:hAnsi="Arial" w:cs="Arial"/>
          <w:i/>
          <w:iCs/>
          <w:color w:val="000000" w:themeColor="text1"/>
          <w:sz w:val="26"/>
          <w:szCs w:val="26"/>
        </w:rPr>
        <w:t>.”</w:t>
      </w:r>
    </w:p>
    <w:p w14:paraId="5324112D" w14:textId="77777777" w:rsidR="00325EE3" w:rsidRDefault="00325EE3">
      <w:pPr>
        <w:pStyle w:val="Textoprformatado"/>
        <w:spacing w:line="360" w:lineRule="auto"/>
        <w:ind w:left="2268" w:firstLine="1134"/>
        <w:jc w:val="both"/>
        <w:rPr>
          <w:rFonts w:ascii="Arial" w:hAnsi="Arial" w:cs="Arial"/>
          <w:i/>
          <w:iCs/>
          <w:color w:val="000000" w:themeColor="text1"/>
          <w:sz w:val="26"/>
          <w:szCs w:val="26"/>
        </w:rPr>
      </w:pPr>
    </w:p>
    <w:p w14:paraId="436934AC" w14:textId="0A3B542B" w:rsidR="0010371B" w:rsidRDefault="00325EE3" w:rsidP="00325EE3">
      <w:pPr>
        <w:pStyle w:val="Textoprformatado"/>
        <w:spacing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t>“</w:t>
      </w:r>
      <w:r w:rsidR="00837E2C">
        <w:rPr>
          <w:rFonts w:ascii="Arial" w:hAnsi="Arial" w:cs="Arial"/>
          <w:i/>
          <w:iCs/>
          <w:color w:val="000000" w:themeColor="text1"/>
          <w:sz w:val="26"/>
          <w:szCs w:val="26"/>
        </w:rPr>
        <w:t>Tema Repetitivo 28 - O reconhecimento da abusividade nos encargos exigidos no período da normalidade contratual (juros remuneratórios e capitalização) descaracteriza a mora.”</w:t>
      </w:r>
    </w:p>
    <w:p w14:paraId="436934AD" w14:textId="77777777" w:rsidR="0010371B" w:rsidRDefault="0010371B">
      <w:pPr>
        <w:pStyle w:val="Textoprformatado"/>
        <w:spacing w:line="360" w:lineRule="auto"/>
        <w:ind w:left="2268" w:firstLine="1134"/>
        <w:jc w:val="both"/>
        <w:rPr>
          <w:rFonts w:ascii="Arial" w:hAnsi="Arial" w:cs="Arial"/>
          <w:i/>
          <w:iCs/>
          <w:color w:val="000000" w:themeColor="text1"/>
          <w:sz w:val="26"/>
          <w:szCs w:val="26"/>
        </w:rPr>
      </w:pPr>
    </w:p>
    <w:p w14:paraId="436934B2" w14:textId="77777777" w:rsidR="0010371B" w:rsidRDefault="00837E2C">
      <w:pPr>
        <w:pStyle w:val="Textoprformatado"/>
        <w:spacing w:line="360" w:lineRule="auto"/>
        <w:ind w:firstLine="2268"/>
        <w:jc w:val="both"/>
      </w:pPr>
      <w:commentRangeStart w:id="11"/>
      <w:r>
        <w:rPr>
          <w:rFonts w:ascii="Arial" w:hAnsi="Arial" w:cs="Arial"/>
          <w:color w:val="808080"/>
          <w:sz w:val="28"/>
          <w:szCs w:val="28"/>
        </w:rPr>
        <w:t>Assim</w:t>
      </w:r>
      <w:r>
        <w:rPr>
          <w:rFonts w:ascii="Arial" w:hAnsi="Arial" w:cs="Arial"/>
          <w:color w:val="000000" w:themeColor="text1"/>
          <w:sz w:val="28"/>
          <w:szCs w:val="28"/>
        </w:rPr>
        <w:t xml:space="preserve">, a </w:t>
      </w:r>
      <w:r>
        <w:rPr>
          <w:rFonts w:ascii="Arial" w:hAnsi="Arial" w:cs="Arial"/>
          <w:color w:val="808080"/>
          <w:sz w:val="28"/>
          <w:szCs w:val="28"/>
        </w:rPr>
        <w:t>ausência</w:t>
      </w:r>
      <w:r>
        <w:rPr>
          <w:rFonts w:ascii="Arial" w:hAnsi="Arial" w:cs="Arial"/>
          <w:color w:val="000000" w:themeColor="text1"/>
          <w:sz w:val="28"/>
          <w:szCs w:val="28"/>
        </w:rPr>
        <w:t xml:space="preserve"> </w:t>
      </w:r>
      <w:r>
        <w:rPr>
          <w:rFonts w:ascii="Arial" w:hAnsi="Arial" w:cs="Arial"/>
          <w:color w:val="808080"/>
          <w:sz w:val="28"/>
          <w:szCs w:val="28"/>
        </w:rPr>
        <w:t>de</w:t>
      </w:r>
      <w:r>
        <w:rPr>
          <w:rFonts w:ascii="Arial" w:hAnsi="Arial" w:cs="Arial"/>
          <w:color w:val="000000" w:themeColor="text1"/>
          <w:sz w:val="28"/>
          <w:szCs w:val="28"/>
        </w:rPr>
        <w:t xml:space="preserve"> </w:t>
      </w:r>
      <w:r>
        <w:rPr>
          <w:rFonts w:ascii="Arial" w:hAnsi="Arial" w:cs="Arial"/>
          <w:color w:val="808080"/>
          <w:sz w:val="28"/>
          <w:szCs w:val="28"/>
        </w:rPr>
        <w:t>limitação</w:t>
      </w:r>
      <w:r>
        <w:rPr>
          <w:rFonts w:ascii="Arial" w:hAnsi="Arial" w:cs="Arial"/>
          <w:color w:val="000000" w:themeColor="text1"/>
          <w:sz w:val="28"/>
          <w:szCs w:val="28"/>
        </w:rPr>
        <w:t xml:space="preserve"> </w:t>
      </w:r>
      <w:r>
        <w:rPr>
          <w:rFonts w:ascii="Arial" w:hAnsi="Arial" w:cs="Arial"/>
          <w:color w:val="808080"/>
          <w:sz w:val="28"/>
          <w:szCs w:val="28"/>
        </w:rPr>
        <w:t>legal</w:t>
      </w:r>
      <w:r>
        <w:rPr>
          <w:rFonts w:ascii="Arial" w:hAnsi="Arial" w:cs="Arial"/>
          <w:color w:val="000000" w:themeColor="text1"/>
          <w:sz w:val="28"/>
          <w:szCs w:val="28"/>
        </w:rPr>
        <w:t xml:space="preserve"> </w:t>
      </w:r>
      <w:r>
        <w:rPr>
          <w:rFonts w:ascii="Arial" w:hAnsi="Arial" w:cs="Arial"/>
          <w:color w:val="808080"/>
          <w:sz w:val="28"/>
          <w:szCs w:val="28"/>
        </w:rPr>
        <w:t>não afasta o controle da abusividade no caso concreto, cabível</w:t>
      </w:r>
      <w:r>
        <w:rPr>
          <w:rFonts w:ascii="Arial" w:hAnsi="Arial" w:cs="Arial"/>
          <w:color w:val="000000" w:themeColor="text1"/>
          <w:sz w:val="28"/>
          <w:szCs w:val="28"/>
        </w:rPr>
        <w:t xml:space="preserve"> quando o devedor demonstra cabalmente que a taxa </w:t>
      </w:r>
      <w:r>
        <w:rPr>
          <w:rFonts w:ascii="Arial" w:hAnsi="Arial" w:cs="Arial"/>
          <w:color w:val="808080"/>
          <w:sz w:val="28"/>
          <w:szCs w:val="28"/>
        </w:rPr>
        <w:t>pactuada</w:t>
      </w:r>
      <w:r>
        <w:rPr>
          <w:rFonts w:ascii="Arial" w:hAnsi="Arial" w:cs="Arial"/>
          <w:color w:val="000000" w:themeColor="text1"/>
          <w:sz w:val="28"/>
          <w:szCs w:val="28"/>
        </w:rPr>
        <w:t xml:space="preserve"> </w:t>
      </w:r>
      <w:r>
        <w:rPr>
          <w:rFonts w:ascii="Arial" w:hAnsi="Arial" w:cs="Arial"/>
          <w:color w:val="808080"/>
          <w:sz w:val="28"/>
          <w:szCs w:val="28"/>
        </w:rPr>
        <w:t>destoa</w:t>
      </w:r>
      <w:r>
        <w:rPr>
          <w:rFonts w:ascii="Arial" w:hAnsi="Arial" w:cs="Arial"/>
          <w:color w:val="000000" w:themeColor="text1"/>
          <w:sz w:val="28"/>
          <w:szCs w:val="28"/>
        </w:rPr>
        <w:t xml:space="preserve"> </w:t>
      </w:r>
      <w:r>
        <w:rPr>
          <w:rFonts w:ascii="Arial" w:hAnsi="Arial" w:cs="Arial"/>
          <w:color w:val="808080"/>
          <w:sz w:val="28"/>
          <w:szCs w:val="28"/>
        </w:rPr>
        <w:t>da</w:t>
      </w:r>
      <w:r>
        <w:rPr>
          <w:rFonts w:ascii="Arial" w:hAnsi="Arial" w:cs="Arial"/>
          <w:color w:val="000000" w:themeColor="text1"/>
          <w:sz w:val="28"/>
          <w:szCs w:val="28"/>
        </w:rPr>
        <w:t xml:space="preserve"> média praticada para operação de crédito do mesmo tipo ou similar.</w:t>
      </w:r>
      <w:commentRangeEnd w:id="11"/>
      <w:r>
        <w:commentReference w:id="11"/>
      </w:r>
    </w:p>
    <w:p w14:paraId="436934B3"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B4" w14:textId="77777777" w:rsidR="0010371B" w:rsidRDefault="00837E2C">
      <w:pPr>
        <w:pStyle w:val="Textoprformatado"/>
        <w:spacing w:line="360" w:lineRule="auto"/>
        <w:ind w:firstLine="2268"/>
        <w:jc w:val="both"/>
      </w:pPr>
      <w:r>
        <w:rPr>
          <w:rFonts w:ascii="Arial" w:hAnsi="Arial" w:cs="Arial"/>
          <w:color w:val="000000" w:themeColor="text1"/>
          <w:sz w:val="28"/>
          <w:szCs w:val="28"/>
        </w:rPr>
        <w:t xml:space="preserve">Nesse sentido, a jurisprudência do </w:t>
      </w:r>
      <w:r>
        <w:rPr>
          <w:rFonts w:ascii="Arial" w:hAnsi="Arial" w:cs="Arial"/>
          <w:color w:val="808080"/>
          <w:sz w:val="28"/>
          <w:szCs w:val="28"/>
        </w:rPr>
        <w:t>c</w:t>
      </w:r>
      <w:r>
        <w:rPr>
          <w:rFonts w:ascii="Arial" w:hAnsi="Arial" w:cs="Arial"/>
          <w:color w:val="000000" w:themeColor="text1"/>
          <w:sz w:val="28"/>
          <w:szCs w:val="28"/>
        </w:rPr>
        <w:t>. STJ:</w:t>
      </w:r>
    </w:p>
    <w:p w14:paraId="436934B5"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B8" w14:textId="027D60EB" w:rsidR="0010371B" w:rsidRDefault="00837E2C" w:rsidP="00172ECE">
      <w:pPr>
        <w:pStyle w:val="Textoprformatado"/>
        <w:spacing w:line="360" w:lineRule="auto"/>
        <w:ind w:left="2268"/>
        <w:jc w:val="both"/>
        <w:rPr>
          <w:i/>
          <w:iCs/>
          <w:sz w:val="26"/>
          <w:szCs w:val="26"/>
        </w:rPr>
      </w:pPr>
      <w:r>
        <w:rPr>
          <w:rFonts w:ascii="Arial" w:hAnsi="Arial" w:cs="Arial"/>
          <w:i/>
          <w:iCs/>
          <w:color w:val="000000" w:themeColor="text1"/>
          <w:sz w:val="26"/>
          <w:szCs w:val="26"/>
        </w:rPr>
        <w:t>“(...) 2. A taxa média de mercado apurada pelo Banco Central para cada segmento de crédito é referencial útil para o controle do abuso da taxa de juros remuneratórios contratada. (...)</w:t>
      </w:r>
      <w:r w:rsidR="00172ECE">
        <w:rPr>
          <w:rFonts w:ascii="Arial" w:hAnsi="Arial" w:cs="Arial"/>
          <w:i/>
          <w:iCs/>
          <w:color w:val="000000" w:themeColor="text1"/>
          <w:sz w:val="26"/>
          <w:szCs w:val="26"/>
        </w:rPr>
        <w:t>”</w:t>
      </w:r>
      <w:r>
        <w:rPr>
          <w:rFonts w:ascii="Arial" w:hAnsi="Arial" w:cs="Arial"/>
          <w:i/>
          <w:iCs/>
          <w:color w:val="000000" w:themeColor="text1"/>
          <w:sz w:val="26"/>
          <w:szCs w:val="26"/>
        </w:rPr>
        <w:t xml:space="preserve"> (</w:t>
      </w:r>
      <w:proofErr w:type="spellStart"/>
      <w:r>
        <w:rPr>
          <w:rFonts w:ascii="Arial" w:hAnsi="Arial" w:cs="Arial"/>
          <w:i/>
          <w:iCs/>
          <w:color w:val="000000" w:themeColor="text1"/>
          <w:sz w:val="26"/>
          <w:szCs w:val="26"/>
        </w:rPr>
        <w:t>AgInt</w:t>
      </w:r>
      <w:proofErr w:type="spellEnd"/>
      <w:r>
        <w:rPr>
          <w:rFonts w:ascii="Arial" w:hAnsi="Arial" w:cs="Arial"/>
          <w:i/>
          <w:iCs/>
          <w:color w:val="000000" w:themeColor="text1"/>
          <w:sz w:val="26"/>
          <w:szCs w:val="26"/>
        </w:rPr>
        <w:t xml:space="preserve"> no </w:t>
      </w:r>
      <w:proofErr w:type="spellStart"/>
      <w:r>
        <w:rPr>
          <w:rFonts w:ascii="Arial" w:hAnsi="Arial" w:cs="Arial"/>
          <w:i/>
          <w:iCs/>
          <w:color w:val="000000" w:themeColor="text1"/>
          <w:sz w:val="26"/>
          <w:szCs w:val="26"/>
        </w:rPr>
        <w:t>AREsp</w:t>
      </w:r>
      <w:proofErr w:type="spellEnd"/>
      <w:r>
        <w:rPr>
          <w:rFonts w:ascii="Arial" w:hAnsi="Arial" w:cs="Arial"/>
          <w:i/>
          <w:iCs/>
          <w:color w:val="000000" w:themeColor="text1"/>
          <w:sz w:val="26"/>
          <w:szCs w:val="26"/>
        </w:rPr>
        <w:t xml:space="preserve"> n. 2.607.162/RS, relator Ministro </w:t>
      </w:r>
      <w:proofErr w:type="spellStart"/>
      <w:r>
        <w:rPr>
          <w:rFonts w:ascii="Arial" w:hAnsi="Arial" w:cs="Arial"/>
          <w:i/>
          <w:iCs/>
          <w:color w:val="000000" w:themeColor="text1"/>
          <w:sz w:val="26"/>
          <w:szCs w:val="26"/>
        </w:rPr>
        <w:t>Antonio</w:t>
      </w:r>
      <w:proofErr w:type="spellEnd"/>
      <w:r>
        <w:rPr>
          <w:rFonts w:ascii="Arial" w:hAnsi="Arial" w:cs="Arial"/>
          <w:i/>
          <w:iCs/>
          <w:color w:val="000000" w:themeColor="text1"/>
          <w:sz w:val="26"/>
          <w:szCs w:val="26"/>
        </w:rPr>
        <w:t xml:space="preserve"> Carlos Ferreira, Quarta Turma, julgado em 19/8/2024, </w:t>
      </w:r>
      <w:proofErr w:type="spellStart"/>
      <w:r>
        <w:rPr>
          <w:rFonts w:ascii="Arial" w:hAnsi="Arial" w:cs="Arial"/>
          <w:i/>
          <w:iCs/>
          <w:color w:val="000000" w:themeColor="text1"/>
          <w:sz w:val="26"/>
          <w:szCs w:val="26"/>
        </w:rPr>
        <w:t>DJe</w:t>
      </w:r>
      <w:proofErr w:type="spellEnd"/>
      <w:r>
        <w:rPr>
          <w:rFonts w:ascii="Arial" w:hAnsi="Arial" w:cs="Arial"/>
          <w:i/>
          <w:iCs/>
          <w:color w:val="000000" w:themeColor="text1"/>
          <w:sz w:val="26"/>
          <w:szCs w:val="26"/>
        </w:rPr>
        <w:t xml:space="preserve"> de 22/8/2024).</w:t>
      </w:r>
    </w:p>
    <w:p w14:paraId="436934B9"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BA" w14:textId="058E2D1C" w:rsidR="0010371B" w:rsidRDefault="00837E2C">
      <w:pPr>
        <w:pStyle w:val="Textoprformatado"/>
        <w:spacing w:line="360" w:lineRule="auto"/>
        <w:ind w:firstLine="2268"/>
        <w:jc w:val="both"/>
      </w:pPr>
      <w:r>
        <w:rPr>
          <w:rFonts w:ascii="Arial" w:hAnsi="Arial" w:cs="Arial"/>
          <w:color w:val="000000" w:themeColor="text1"/>
          <w:sz w:val="28"/>
          <w:szCs w:val="28"/>
        </w:rPr>
        <w:t xml:space="preserve">Ressalto o entendimento do </w:t>
      </w:r>
      <w:r>
        <w:rPr>
          <w:rFonts w:ascii="Arial" w:hAnsi="Arial" w:cs="Arial"/>
          <w:color w:val="808080"/>
          <w:sz w:val="28"/>
          <w:szCs w:val="28"/>
        </w:rPr>
        <w:t>c</w:t>
      </w:r>
      <w:r>
        <w:rPr>
          <w:rFonts w:ascii="Arial" w:hAnsi="Arial" w:cs="Arial"/>
          <w:color w:val="000000" w:themeColor="text1"/>
          <w:sz w:val="28"/>
          <w:szCs w:val="28"/>
        </w:rPr>
        <w:t xml:space="preserve">. STJ contido no voto condutor do </w:t>
      </w:r>
      <w:proofErr w:type="spellStart"/>
      <w:r>
        <w:rPr>
          <w:rFonts w:ascii="Arial" w:hAnsi="Arial" w:cs="Arial"/>
          <w:color w:val="000000" w:themeColor="text1"/>
          <w:sz w:val="28"/>
          <w:szCs w:val="28"/>
        </w:rPr>
        <w:t>REsp</w:t>
      </w:r>
      <w:proofErr w:type="spellEnd"/>
      <w:r>
        <w:rPr>
          <w:rFonts w:ascii="Arial" w:hAnsi="Arial" w:cs="Arial"/>
          <w:color w:val="000000" w:themeColor="text1"/>
          <w:sz w:val="28"/>
          <w:szCs w:val="28"/>
        </w:rPr>
        <w:t xml:space="preserve"> 1.061.530</w:t>
      </w:r>
      <w:r>
        <w:rPr>
          <w:rFonts w:ascii="Arial" w:hAnsi="Arial" w:cs="Arial"/>
          <w:color w:val="808080"/>
          <w:sz w:val="28"/>
          <w:szCs w:val="28"/>
        </w:rPr>
        <w:t>/</w:t>
      </w:r>
      <w:r>
        <w:rPr>
          <w:rFonts w:ascii="Arial" w:hAnsi="Arial" w:cs="Arial"/>
          <w:color w:val="000000" w:themeColor="text1"/>
          <w:sz w:val="28"/>
          <w:szCs w:val="28"/>
        </w:rPr>
        <w:t xml:space="preserve">RS, da lavra </w:t>
      </w:r>
      <w:r>
        <w:rPr>
          <w:rFonts w:ascii="Arial" w:hAnsi="Arial" w:cs="Arial"/>
          <w:color w:val="808080"/>
          <w:sz w:val="28"/>
          <w:szCs w:val="28"/>
        </w:rPr>
        <w:t>da</w:t>
      </w:r>
      <w:r>
        <w:rPr>
          <w:rFonts w:ascii="Arial" w:hAnsi="Arial" w:cs="Arial"/>
          <w:color w:val="000000" w:themeColor="text1"/>
          <w:sz w:val="28"/>
          <w:szCs w:val="28"/>
        </w:rPr>
        <w:t xml:space="preserve"> Exma. Ministra Nancy </w:t>
      </w:r>
      <w:proofErr w:type="spellStart"/>
      <w:r>
        <w:rPr>
          <w:rFonts w:ascii="Arial" w:hAnsi="Arial" w:cs="Arial"/>
          <w:color w:val="000000" w:themeColor="text1"/>
          <w:sz w:val="28"/>
          <w:szCs w:val="28"/>
        </w:rPr>
        <w:t>Andrighi</w:t>
      </w:r>
      <w:proofErr w:type="spellEnd"/>
      <w:r w:rsidR="00236DBB">
        <w:rPr>
          <w:rFonts w:ascii="Arial" w:hAnsi="Arial" w:cs="Arial"/>
          <w:color w:val="000000" w:themeColor="text1"/>
          <w:sz w:val="28"/>
          <w:szCs w:val="28"/>
        </w:rPr>
        <w:t xml:space="preserve"> (</w:t>
      </w:r>
      <w:r w:rsidR="00236DBB">
        <w:rPr>
          <w:rFonts w:ascii="Arial" w:hAnsi="Arial" w:cs="Arial"/>
          <w:color w:val="808080"/>
          <w:sz w:val="28"/>
          <w:szCs w:val="28"/>
        </w:rPr>
        <w:t>Temas</w:t>
      </w:r>
      <w:r w:rsidR="00236DBB">
        <w:rPr>
          <w:rFonts w:ascii="Arial" w:hAnsi="Arial" w:cs="Arial"/>
          <w:color w:val="000000" w:themeColor="text1"/>
          <w:sz w:val="28"/>
          <w:szCs w:val="28"/>
        </w:rPr>
        <w:t xml:space="preserve"> </w:t>
      </w:r>
      <w:r w:rsidR="00236DBB">
        <w:rPr>
          <w:rFonts w:ascii="Arial" w:hAnsi="Arial" w:cs="Arial"/>
          <w:color w:val="808080"/>
          <w:sz w:val="28"/>
          <w:szCs w:val="28"/>
        </w:rPr>
        <w:t>Repetitivos</w:t>
      </w:r>
      <w:r w:rsidR="00236DBB">
        <w:rPr>
          <w:rFonts w:ascii="Arial" w:hAnsi="Arial" w:cs="Arial"/>
          <w:color w:val="000000" w:themeColor="text1"/>
          <w:sz w:val="28"/>
          <w:szCs w:val="28"/>
        </w:rPr>
        <w:t xml:space="preserve"> 24, 25, 27 e 28</w:t>
      </w:r>
      <w:r w:rsidR="00236DBB">
        <w:rPr>
          <w:rFonts w:ascii="Arial" w:hAnsi="Arial" w:cs="Arial"/>
          <w:color w:val="000000" w:themeColor="text1"/>
          <w:sz w:val="28"/>
          <w:szCs w:val="28"/>
        </w:rPr>
        <w:t>)</w:t>
      </w:r>
      <w:r>
        <w:rPr>
          <w:rFonts w:ascii="Arial" w:hAnsi="Arial" w:cs="Arial"/>
          <w:color w:val="000000" w:themeColor="text1"/>
          <w:sz w:val="28"/>
          <w:szCs w:val="28"/>
        </w:rPr>
        <w:t>:</w:t>
      </w:r>
    </w:p>
    <w:p w14:paraId="436934BB"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BC" w14:textId="77777777" w:rsidR="0010371B" w:rsidRDefault="00837E2C" w:rsidP="005D3AC1">
      <w:pPr>
        <w:pStyle w:val="Textoprformatado"/>
        <w:spacing w:line="360" w:lineRule="auto"/>
        <w:ind w:left="2268"/>
        <w:jc w:val="both"/>
        <w:rPr>
          <w:i/>
          <w:iCs/>
          <w:sz w:val="26"/>
          <w:szCs w:val="26"/>
        </w:rPr>
      </w:pPr>
      <w:r>
        <w:rPr>
          <w:rFonts w:ascii="Arial" w:hAnsi="Arial" w:cs="Arial"/>
          <w:i/>
          <w:iCs/>
          <w:color w:val="808080"/>
          <w:sz w:val="26"/>
          <w:szCs w:val="26"/>
        </w:rPr>
        <w:lastRenderedPageBreak/>
        <w:t>“</w:t>
      </w:r>
      <w:r>
        <w:rPr>
          <w:rFonts w:ascii="Arial" w:hAnsi="Arial" w:cs="Arial"/>
          <w:i/>
          <w:iCs/>
          <w:color w:val="000000" w:themeColor="text1"/>
          <w:sz w:val="26"/>
          <w:szCs w:val="26"/>
        </w:rPr>
        <w:t xml:space="preserve">(...) </w:t>
      </w:r>
      <w:r>
        <w:rPr>
          <w:rFonts w:ascii="Arial" w:hAnsi="Arial" w:cs="Arial"/>
          <w:i/>
          <w:iCs/>
          <w:color w:val="808080"/>
          <w:sz w:val="26"/>
          <w:szCs w:val="26"/>
        </w:rPr>
        <w:t>A jurisprudência, conforme registrado anteriormente, tem considerado abusivas taxas superiores a uma vez e meia (</w:t>
      </w:r>
      <w:r>
        <w:rPr>
          <w:rFonts w:ascii="Arial" w:hAnsi="Arial" w:cs="Arial"/>
          <w:i/>
          <w:iCs/>
          <w:color w:val="000000" w:themeColor="text1"/>
          <w:sz w:val="26"/>
          <w:szCs w:val="26"/>
        </w:rPr>
        <w:t>.</w:t>
      </w:r>
      <w:r>
        <w:rPr>
          <w:rFonts w:ascii="Arial" w:hAnsi="Arial" w:cs="Arial"/>
          <w:i/>
          <w:iCs/>
          <w:color w:val="808080"/>
          <w:sz w:val="26"/>
          <w:szCs w:val="26"/>
        </w:rPr>
        <w:t>..), ao dobro (...) ou ao triplo (...) da média</w:t>
      </w:r>
      <w:r>
        <w:rPr>
          <w:rFonts w:ascii="Arial" w:hAnsi="Arial" w:cs="Arial"/>
          <w:i/>
          <w:iCs/>
          <w:color w:val="000000" w:themeColor="text1"/>
          <w:sz w:val="26"/>
          <w:szCs w:val="26"/>
        </w:rPr>
        <w:t xml:space="preserve">. </w:t>
      </w:r>
      <w:r>
        <w:rPr>
          <w:rFonts w:ascii="Arial" w:hAnsi="Arial" w:cs="Arial"/>
          <w:i/>
          <w:iCs/>
          <w:color w:val="808080"/>
          <w:sz w:val="26"/>
          <w:szCs w:val="26"/>
        </w:rPr>
        <w:t>(...)”</w:t>
      </w:r>
    </w:p>
    <w:p w14:paraId="436934BF"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C2" w14:textId="77777777" w:rsidR="0010371B" w:rsidRPr="00236DBB" w:rsidRDefault="00837E2C">
      <w:pPr>
        <w:pStyle w:val="Textoprformatado"/>
        <w:spacing w:line="360" w:lineRule="auto"/>
        <w:ind w:firstLine="2268"/>
        <w:jc w:val="both"/>
        <w:rPr>
          <w:rFonts w:ascii="Arial" w:hAnsi="Arial" w:cs="Arial"/>
          <w:sz w:val="28"/>
          <w:szCs w:val="28"/>
        </w:rPr>
      </w:pPr>
      <w:commentRangeStart w:id="12"/>
      <w:r w:rsidRPr="00236DBB">
        <w:rPr>
          <w:rFonts w:ascii="Arial" w:hAnsi="Arial" w:cs="Arial"/>
          <w:color w:val="808080"/>
          <w:sz w:val="28"/>
          <w:szCs w:val="28"/>
        </w:rPr>
        <w:t>A</w:t>
      </w:r>
      <w:r w:rsidRPr="00236DBB">
        <w:rPr>
          <w:rFonts w:ascii="Arial" w:hAnsi="Arial" w:cs="Arial"/>
          <w:color w:val="000000" w:themeColor="text1"/>
          <w:sz w:val="28"/>
          <w:szCs w:val="28"/>
        </w:rPr>
        <w:t xml:space="preserve"> tabela informada pelo autor, </w:t>
      </w:r>
      <w:r w:rsidRPr="00236DBB">
        <w:rPr>
          <w:rFonts w:ascii="Arial" w:hAnsi="Arial" w:cs="Arial"/>
          <w:color w:val="808080"/>
          <w:sz w:val="28"/>
          <w:szCs w:val="28"/>
        </w:rPr>
        <w:t>cujo valor a ré</w:t>
      </w:r>
      <w:r w:rsidRPr="00236DBB">
        <w:rPr>
          <w:rFonts w:ascii="Arial" w:hAnsi="Arial" w:cs="Arial"/>
          <w:color w:val="000000" w:themeColor="text1"/>
          <w:sz w:val="28"/>
          <w:szCs w:val="28"/>
        </w:rPr>
        <w:t xml:space="preserve"> não </w:t>
      </w:r>
      <w:r w:rsidRPr="00236DBB">
        <w:rPr>
          <w:rFonts w:ascii="Arial" w:hAnsi="Arial" w:cs="Arial"/>
          <w:color w:val="808080"/>
          <w:sz w:val="28"/>
          <w:szCs w:val="28"/>
        </w:rPr>
        <w:t>impugnou,</w:t>
      </w:r>
      <w:r w:rsidRPr="00236DBB">
        <w:rPr>
          <w:rFonts w:ascii="Arial" w:hAnsi="Arial" w:cs="Arial"/>
          <w:color w:val="000000" w:themeColor="text1"/>
          <w:sz w:val="28"/>
          <w:szCs w:val="28"/>
        </w:rPr>
        <w:t xml:space="preserve"> </w:t>
      </w:r>
      <w:r w:rsidRPr="00236DBB">
        <w:rPr>
          <w:rFonts w:ascii="Arial" w:hAnsi="Arial" w:cs="Arial"/>
          <w:color w:val="808080"/>
          <w:sz w:val="28"/>
          <w:szCs w:val="28"/>
        </w:rPr>
        <w:t>indica</w:t>
      </w:r>
      <w:r w:rsidRPr="00236DBB">
        <w:rPr>
          <w:rFonts w:ascii="Arial" w:hAnsi="Arial" w:cs="Arial"/>
          <w:color w:val="000000" w:themeColor="text1"/>
          <w:sz w:val="28"/>
          <w:szCs w:val="28"/>
        </w:rPr>
        <w:t xml:space="preserve"> </w:t>
      </w:r>
      <w:r w:rsidRPr="00236DBB">
        <w:rPr>
          <w:rFonts w:ascii="Arial" w:hAnsi="Arial" w:cs="Arial"/>
          <w:color w:val="808080"/>
          <w:sz w:val="28"/>
          <w:szCs w:val="28"/>
        </w:rPr>
        <w:t>que</w:t>
      </w:r>
      <w:r w:rsidRPr="00236DBB">
        <w:rPr>
          <w:rFonts w:ascii="Arial" w:hAnsi="Arial" w:cs="Arial"/>
          <w:color w:val="000000" w:themeColor="text1"/>
          <w:sz w:val="28"/>
          <w:szCs w:val="28"/>
        </w:rPr>
        <w:t xml:space="preserve"> a taxa média de mercado </w:t>
      </w:r>
      <w:r w:rsidRPr="00236DBB">
        <w:rPr>
          <w:rFonts w:ascii="Arial" w:hAnsi="Arial" w:cs="Arial"/>
          <w:iCs/>
          <w:color w:val="000000" w:themeColor="text1"/>
          <w:sz w:val="28"/>
          <w:szCs w:val="28"/>
        </w:rPr>
        <w:t xml:space="preserve">divulgada pelo Banco Central do Brasil </w:t>
      </w:r>
      <w:r w:rsidRPr="00236DBB">
        <w:rPr>
          <w:rFonts w:ascii="Arial" w:hAnsi="Arial" w:cs="Arial"/>
          <w:i/>
          <w:iCs/>
          <w:color w:val="808080"/>
          <w:sz w:val="28"/>
          <w:szCs w:val="28"/>
        </w:rPr>
        <w:t>“</w:t>
      </w:r>
      <w:r w:rsidRPr="00236DBB">
        <w:rPr>
          <w:rFonts w:ascii="Arial" w:hAnsi="Arial" w:cs="Arial"/>
          <w:i/>
          <w:iCs/>
          <w:color w:val="000000" w:themeColor="text1"/>
          <w:sz w:val="28"/>
          <w:szCs w:val="28"/>
        </w:rPr>
        <w:t>era de apenas 6,45% ao mês e 148,57% ao ano</w:t>
      </w:r>
      <w:r w:rsidRPr="00236DBB">
        <w:rPr>
          <w:rFonts w:ascii="Arial" w:hAnsi="Arial" w:cs="Arial"/>
          <w:i/>
          <w:color w:val="000000" w:themeColor="text1"/>
          <w:sz w:val="28"/>
          <w:szCs w:val="28"/>
        </w:rPr>
        <w:t>”</w:t>
      </w:r>
      <w:r w:rsidRPr="00236DBB">
        <w:rPr>
          <w:rFonts w:ascii="Arial" w:hAnsi="Arial" w:cs="Arial"/>
          <w:color w:val="808080"/>
          <w:sz w:val="28"/>
          <w:szCs w:val="28"/>
        </w:rPr>
        <w:t xml:space="preserve"> (ID 88745650)</w:t>
      </w:r>
      <w:r w:rsidRPr="00236DBB">
        <w:rPr>
          <w:rFonts w:ascii="Arial" w:hAnsi="Arial" w:cs="Arial"/>
          <w:color w:val="000000" w:themeColor="text1"/>
          <w:sz w:val="28"/>
          <w:szCs w:val="28"/>
        </w:rPr>
        <w:t>.</w:t>
      </w:r>
      <w:commentRangeEnd w:id="12"/>
      <w:r w:rsidRPr="00236DBB">
        <w:rPr>
          <w:rFonts w:ascii="Arial" w:hAnsi="Arial" w:cs="Arial"/>
          <w:sz w:val="28"/>
          <w:szCs w:val="28"/>
        </w:rPr>
        <w:commentReference w:id="12"/>
      </w:r>
    </w:p>
    <w:p w14:paraId="436934C3"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C4" w14:textId="77777777" w:rsidR="0010371B" w:rsidRDefault="00837E2C">
      <w:pPr>
        <w:pStyle w:val="Textoprformatado"/>
        <w:spacing w:line="360" w:lineRule="auto"/>
        <w:ind w:firstLine="2268"/>
        <w:jc w:val="both"/>
      </w:pPr>
      <w:r>
        <w:rPr>
          <w:rFonts w:ascii="Arial" w:hAnsi="Arial" w:cs="Arial"/>
          <w:color w:val="808080"/>
          <w:sz w:val="28"/>
          <w:szCs w:val="28"/>
          <w:highlight w:val="yellow"/>
        </w:rPr>
        <w:t>O</w:t>
      </w:r>
      <w:r>
        <w:rPr>
          <w:rFonts w:ascii="Arial" w:hAnsi="Arial" w:cs="Arial"/>
          <w:color w:val="000000" w:themeColor="text1"/>
          <w:sz w:val="28"/>
          <w:szCs w:val="28"/>
          <w:highlight w:val="yellow"/>
        </w:rPr>
        <w:t xml:space="preserve"> demonstrativo do custo efetivo total do contrato </w:t>
      </w:r>
      <w:r>
        <w:rPr>
          <w:rFonts w:ascii="Arial" w:hAnsi="Arial" w:cs="Arial"/>
          <w:color w:val="808080"/>
          <w:sz w:val="28"/>
          <w:szCs w:val="28"/>
          <w:highlight w:val="yellow"/>
        </w:rPr>
        <w:t>registra</w:t>
      </w:r>
      <w:r>
        <w:rPr>
          <w:rFonts w:ascii="Arial" w:hAnsi="Arial" w:cs="Arial"/>
          <w:color w:val="000000" w:themeColor="text1"/>
          <w:sz w:val="28"/>
          <w:szCs w:val="28"/>
          <w:highlight w:val="yellow"/>
        </w:rPr>
        <w:t xml:space="preserve"> juros de 22% </w:t>
      </w:r>
      <w:r>
        <w:rPr>
          <w:rFonts w:ascii="Arial" w:hAnsi="Arial" w:cs="Arial"/>
          <w:color w:val="808080"/>
          <w:sz w:val="28"/>
          <w:szCs w:val="28"/>
          <w:highlight w:val="yellow"/>
        </w:rPr>
        <w:t>ao mês</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mais</w:t>
      </w:r>
      <w:r>
        <w:rPr>
          <w:rFonts w:ascii="Arial" w:hAnsi="Arial" w:cs="Arial"/>
          <w:color w:val="000000" w:themeColor="text1"/>
          <w:sz w:val="28"/>
          <w:szCs w:val="28"/>
          <w:highlight w:val="yellow"/>
        </w:rPr>
        <w:t xml:space="preserve"> de três vezes a média </w:t>
      </w:r>
      <w:r>
        <w:rPr>
          <w:rFonts w:ascii="Arial" w:hAnsi="Arial" w:cs="Arial"/>
          <w:color w:val="808080"/>
          <w:sz w:val="28"/>
          <w:szCs w:val="28"/>
          <w:highlight w:val="yellow"/>
        </w:rPr>
        <w:t>do</w:t>
      </w:r>
      <w:r>
        <w:rPr>
          <w:rFonts w:ascii="Arial" w:hAnsi="Arial" w:cs="Arial"/>
          <w:color w:val="000000" w:themeColor="text1"/>
          <w:sz w:val="28"/>
          <w:szCs w:val="28"/>
          <w:highlight w:val="yellow"/>
        </w:rPr>
        <w:t xml:space="preserve"> período, </w:t>
      </w:r>
      <w:r>
        <w:rPr>
          <w:rFonts w:ascii="Arial" w:hAnsi="Arial" w:cs="Arial"/>
          <w:color w:val="808080"/>
          <w:sz w:val="28"/>
          <w:szCs w:val="28"/>
          <w:highlight w:val="yellow"/>
        </w:rPr>
        <w:t>o que evidencia</w:t>
      </w:r>
      <w:r>
        <w:rPr>
          <w:rFonts w:ascii="Arial" w:hAnsi="Arial" w:cs="Arial"/>
          <w:color w:val="000000" w:themeColor="text1"/>
          <w:sz w:val="28"/>
          <w:szCs w:val="28"/>
          <w:highlight w:val="yellow"/>
        </w:rPr>
        <w:t xml:space="preserve"> a abusividade </w:t>
      </w:r>
      <w:r>
        <w:rPr>
          <w:rFonts w:ascii="Arial" w:hAnsi="Arial" w:cs="Arial"/>
          <w:color w:val="808080"/>
          <w:sz w:val="28"/>
          <w:szCs w:val="28"/>
          <w:highlight w:val="yellow"/>
        </w:rPr>
        <w:t>(ID</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88745715)</w:t>
      </w:r>
      <w:r>
        <w:rPr>
          <w:rFonts w:ascii="Arial" w:hAnsi="Arial" w:cs="Arial"/>
          <w:color w:val="000000" w:themeColor="text1"/>
          <w:sz w:val="28"/>
          <w:szCs w:val="28"/>
          <w:highlight w:val="yellow"/>
        </w:rPr>
        <w:t>.</w:t>
      </w:r>
    </w:p>
    <w:p w14:paraId="436934C5"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C6" w14:textId="77777777" w:rsidR="0010371B" w:rsidRDefault="00837E2C">
      <w:pPr>
        <w:pStyle w:val="Textoprformatado"/>
        <w:spacing w:line="360" w:lineRule="auto"/>
        <w:ind w:firstLine="2268"/>
        <w:jc w:val="both"/>
      </w:pPr>
      <w:r>
        <w:rPr>
          <w:rFonts w:ascii="Arial" w:hAnsi="Arial" w:cs="Arial"/>
          <w:color w:val="000000" w:themeColor="text1"/>
          <w:sz w:val="28"/>
          <w:szCs w:val="28"/>
          <w:highlight w:val="yellow"/>
        </w:rPr>
        <w:t xml:space="preserve">Diante disso, com a máxima vênia ao d. Juízo de origem, os juros remuneratórios </w:t>
      </w:r>
      <w:r>
        <w:rPr>
          <w:rFonts w:ascii="Arial" w:hAnsi="Arial" w:cs="Arial"/>
          <w:color w:val="808080"/>
          <w:sz w:val="28"/>
          <w:szCs w:val="28"/>
          <w:highlight w:val="yellow"/>
        </w:rPr>
        <w:t>devem</w:t>
      </w:r>
      <w:r>
        <w:rPr>
          <w:rFonts w:ascii="Arial" w:hAnsi="Arial" w:cs="Arial"/>
          <w:color w:val="000000" w:themeColor="text1"/>
          <w:sz w:val="28"/>
          <w:szCs w:val="28"/>
          <w:highlight w:val="yellow"/>
        </w:rPr>
        <w:t xml:space="preserve"> ser limitados </w:t>
      </w:r>
      <w:r>
        <w:rPr>
          <w:rFonts w:ascii="Arial" w:hAnsi="Arial" w:cs="Arial"/>
          <w:color w:val="808080"/>
          <w:sz w:val="28"/>
          <w:szCs w:val="28"/>
          <w:highlight w:val="yellow"/>
        </w:rPr>
        <w:t>a</w:t>
      </w:r>
      <w:r>
        <w:rPr>
          <w:rFonts w:ascii="Arial" w:hAnsi="Arial" w:cs="Arial"/>
          <w:color w:val="000000" w:themeColor="text1"/>
          <w:sz w:val="28"/>
          <w:szCs w:val="28"/>
          <w:highlight w:val="yellow"/>
        </w:rPr>
        <w:t xml:space="preserve"> 6,45% </w:t>
      </w:r>
      <w:r>
        <w:rPr>
          <w:rFonts w:ascii="Arial" w:hAnsi="Arial" w:cs="Arial"/>
          <w:color w:val="808080"/>
          <w:sz w:val="28"/>
          <w:szCs w:val="28"/>
          <w:highlight w:val="yellow"/>
        </w:rPr>
        <w:t>ao mês</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como</w:t>
      </w:r>
      <w:r>
        <w:rPr>
          <w:rFonts w:ascii="Arial" w:hAnsi="Arial" w:cs="Arial"/>
          <w:color w:val="000000" w:themeColor="text1"/>
          <w:sz w:val="28"/>
          <w:szCs w:val="28"/>
          <w:highlight w:val="yellow"/>
        </w:rPr>
        <w:t xml:space="preserve"> requerido pelo autor, </w:t>
      </w:r>
      <w:r>
        <w:rPr>
          <w:rFonts w:ascii="Arial" w:hAnsi="Arial" w:cs="Arial"/>
          <w:color w:val="808080"/>
          <w:sz w:val="28"/>
          <w:szCs w:val="28"/>
          <w:highlight w:val="yellow"/>
        </w:rPr>
        <w:t>sem</w:t>
      </w:r>
      <w:r>
        <w:rPr>
          <w:rFonts w:ascii="Arial" w:hAnsi="Arial" w:cs="Arial"/>
          <w:color w:val="000000" w:themeColor="text1"/>
          <w:sz w:val="28"/>
          <w:szCs w:val="28"/>
          <w:highlight w:val="yellow"/>
        </w:rPr>
        <w:t xml:space="preserve"> impugnação específica </w:t>
      </w:r>
      <w:r>
        <w:rPr>
          <w:rFonts w:ascii="Arial" w:hAnsi="Arial" w:cs="Arial"/>
          <w:color w:val="808080"/>
          <w:sz w:val="28"/>
          <w:szCs w:val="28"/>
          <w:highlight w:val="yellow"/>
        </w:rPr>
        <w:t>da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ré</w:t>
      </w:r>
      <w:r>
        <w:rPr>
          <w:rFonts w:ascii="Arial" w:hAnsi="Arial" w:cs="Arial"/>
          <w:color w:val="000000" w:themeColor="text1"/>
          <w:sz w:val="28"/>
          <w:szCs w:val="28"/>
          <w:highlight w:val="yellow"/>
        </w:rPr>
        <w:t>.</w:t>
      </w:r>
    </w:p>
    <w:p w14:paraId="436934C7"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C8" w14:textId="77777777" w:rsidR="0010371B" w:rsidRDefault="00837E2C">
      <w:pPr>
        <w:pStyle w:val="Textoprformatado"/>
        <w:spacing w:line="360" w:lineRule="auto"/>
        <w:ind w:firstLine="2268"/>
        <w:jc w:val="both"/>
      </w:pPr>
      <w:r>
        <w:rPr>
          <w:rFonts w:ascii="Arial" w:hAnsi="Arial" w:cs="Arial"/>
          <w:color w:val="000000" w:themeColor="text1"/>
          <w:sz w:val="28"/>
          <w:szCs w:val="28"/>
        </w:rPr>
        <w:t xml:space="preserve">Em </w:t>
      </w:r>
      <w:r>
        <w:rPr>
          <w:rFonts w:ascii="Arial" w:hAnsi="Arial" w:cs="Arial"/>
          <w:color w:val="808080"/>
          <w:sz w:val="28"/>
          <w:szCs w:val="28"/>
        </w:rPr>
        <w:t>consequência</w:t>
      </w:r>
      <w:r>
        <w:rPr>
          <w:rFonts w:ascii="Arial" w:hAnsi="Arial" w:cs="Arial"/>
          <w:color w:val="000000" w:themeColor="text1"/>
          <w:sz w:val="28"/>
          <w:szCs w:val="28"/>
        </w:rPr>
        <w:t xml:space="preserve">, a ré deve </w:t>
      </w:r>
      <w:r>
        <w:rPr>
          <w:rFonts w:ascii="Arial" w:hAnsi="Arial" w:cs="Arial"/>
          <w:color w:val="808080"/>
          <w:sz w:val="28"/>
          <w:szCs w:val="28"/>
        </w:rPr>
        <w:t>recalcular</w:t>
      </w:r>
      <w:r>
        <w:rPr>
          <w:rFonts w:ascii="Arial" w:hAnsi="Arial" w:cs="Arial"/>
          <w:color w:val="000000" w:themeColor="text1"/>
          <w:sz w:val="28"/>
          <w:szCs w:val="28"/>
        </w:rPr>
        <w:t xml:space="preserve"> </w:t>
      </w:r>
      <w:r>
        <w:rPr>
          <w:rFonts w:ascii="Arial" w:hAnsi="Arial" w:cs="Arial"/>
          <w:color w:val="808080"/>
          <w:sz w:val="28"/>
          <w:szCs w:val="28"/>
        </w:rPr>
        <w:t>a</w:t>
      </w:r>
      <w:r>
        <w:rPr>
          <w:rFonts w:ascii="Arial" w:hAnsi="Arial" w:cs="Arial"/>
          <w:color w:val="000000" w:themeColor="text1"/>
          <w:sz w:val="28"/>
          <w:szCs w:val="28"/>
        </w:rPr>
        <w:t xml:space="preserve"> dívida</w:t>
      </w:r>
      <w:r>
        <w:rPr>
          <w:rFonts w:ascii="Arial" w:hAnsi="Arial" w:cs="Arial"/>
          <w:color w:val="808080"/>
          <w:sz w:val="28"/>
          <w:szCs w:val="28"/>
        </w:rPr>
        <w:t>,</w:t>
      </w:r>
      <w:r>
        <w:rPr>
          <w:rFonts w:ascii="Arial" w:hAnsi="Arial" w:cs="Arial"/>
          <w:color w:val="000000" w:themeColor="text1"/>
          <w:sz w:val="28"/>
          <w:szCs w:val="28"/>
        </w:rPr>
        <w:t xml:space="preserve"> </w:t>
      </w:r>
      <w:r>
        <w:rPr>
          <w:rFonts w:ascii="Arial" w:hAnsi="Arial" w:cs="Arial"/>
          <w:color w:val="808080"/>
          <w:sz w:val="28"/>
          <w:szCs w:val="28"/>
        </w:rPr>
        <w:t>afastados</w:t>
      </w:r>
      <w:r>
        <w:rPr>
          <w:rFonts w:ascii="Arial" w:hAnsi="Arial" w:cs="Arial"/>
          <w:color w:val="000000" w:themeColor="text1"/>
          <w:sz w:val="28"/>
          <w:szCs w:val="28"/>
        </w:rPr>
        <w:t xml:space="preserve"> os encargos moratórios </w:t>
      </w:r>
      <w:r>
        <w:rPr>
          <w:rFonts w:ascii="Arial" w:hAnsi="Arial" w:cs="Arial"/>
          <w:color w:val="808080"/>
          <w:sz w:val="28"/>
          <w:szCs w:val="28"/>
        </w:rPr>
        <w:t>do</w:t>
      </w:r>
      <w:r>
        <w:rPr>
          <w:rFonts w:ascii="Arial" w:hAnsi="Arial" w:cs="Arial"/>
          <w:color w:val="000000" w:themeColor="text1"/>
          <w:sz w:val="28"/>
          <w:szCs w:val="28"/>
        </w:rPr>
        <w:t xml:space="preserve"> </w:t>
      </w:r>
      <w:r>
        <w:rPr>
          <w:rFonts w:ascii="Arial" w:hAnsi="Arial" w:cs="Arial"/>
          <w:color w:val="808080"/>
          <w:sz w:val="28"/>
          <w:szCs w:val="28"/>
        </w:rPr>
        <w:t>período</w:t>
      </w:r>
      <w:r>
        <w:rPr>
          <w:rFonts w:ascii="Arial" w:hAnsi="Arial" w:cs="Arial"/>
          <w:color w:val="000000" w:themeColor="text1"/>
          <w:sz w:val="28"/>
          <w:szCs w:val="28"/>
        </w:rPr>
        <w:t xml:space="preserve"> </w:t>
      </w:r>
      <w:r>
        <w:rPr>
          <w:rFonts w:ascii="Arial" w:hAnsi="Arial" w:cs="Arial"/>
          <w:color w:val="808080"/>
          <w:sz w:val="28"/>
          <w:szCs w:val="28"/>
        </w:rPr>
        <w:t>da</w:t>
      </w:r>
      <w:r>
        <w:rPr>
          <w:rFonts w:ascii="Arial" w:hAnsi="Arial" w:cs="Arial"/>
          <w:color w:val="000000" w:themeColor="text1"/>
          <w:sz w:val="28"/>
          <w:szCs w:val="28"/>
        </w:rPr>
        <w:t xml:space="preserve"> </w:t>
      </w:r>
      <w:r>
        <w:rPr>
          <w:rFonts w:ascii="Arial" w:hAnsi="Arial" w:cs="Arial"/>
          <w:color w:val="808080"/>
          <w:sz w:val="28"/>
          <w:szCs w:val="28"/>
        </w:rPr>
        <w:t>normalidade</w:t>
      </w:r>
      <w:r>
        <w:rPr>
          <w:rFonts w:ascii="Arial" w:hAnsi="Arial" w:cs="Arial"/>
          <w:color w:val="000000" w:themeColor="text1"/>
          <w:sz w:val="28"/>
          <w:szCs w:val="28"/>
        </w:rPr>
        <w:t xml:space="preserve"> </w:t>
      </w:r>
      <w:r>
        <w:rPr>
          <w:rFonts w:ascii="Arial" w:hAnsi="Arial" w:cs="Arial"/>
          <w:color w:val="808080"/>
          <w:sz w:val="28"/>
          <w:szCs w:val="28"/>
        </w:rPr>
        <w:t>contratual (</w:t>
      </w:r>
      <w:r>
        <w:rPr>
          <w:rFonts w:ascii="Arial" w:hAnsi="Arial" w:cs="Arial"/>
          <w:color w:val="000000" w:themeColor="text1"/>
          <w:sz w:val="28"/>
          <w:szCs w:val="28"/>
        </w:rPr>
        <w:t>Tema Repetitivo 28</w:t>
      </w:r>
      <w:r>
        <w:rPr>
          <w:rFonts w:ascii="Arial" w:hAnsi="Arial" w:cs="Arial"/>
          <w:color w:val="808080"/>
          <w:sz w:val="28"/>
          <w:szCs w:val="28"/>
        </w:rPr>
        <w:t>/STJ)</w:t>
      </w:r>
      <w:r>
        <w:rPr>
          <w:rFonts w:ascii="Arial" w:hAnsi="Arial" w:cs="Arial"/>
          <w:color w:val="000000" w:themeColor="text1"/>
          <w:sz w:val="28"/>
          <w:szCs w:val="28"/>
        </w:rPr>
        <w:t>.</w:t>
      </w:r>
    </w:p>
    <w:p w14:paraId="436934C9"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CA" w14:textId="2008BECE" w:rsidR="0010371B" w:rsidRDefault="00544ACF">
      <w:pPr>
        <w:pStyle w:val="Textoprformatado"/>
        <w:spacing w:line="360" w:lineRule="auto"/>
        <w:ind w:firstLine="2268"/>
        <w:jc w:val="both"/>
      </w:pPr>
      <w:commentRangeStart w:id="13"/>
      <w:r>
        <w:rPr>
          <w:rFonts w:ascii="Arial" w:hAnsi="Arial" w:cs="Arial"/>
          <w:color w:val="808080"/>
          <w:sz w:val="28"/>
          <w:szCs w:val="28"/>
          <w:highlight w:val="yellow"/>
        </w:rPr>
        <w:t>A</w:t>
      </w:r>
      <w:r>
        <w:rPr>
          <w:rFonts w:ascii="Arial" w:hAnsi="Arial" w:cs="Arial"/>
          <w:color w:val="000000" w:themeColor="text1"/>
          <w:sz w:val="28"/>
          <w:szCs w:val="28"/>
          <w:highlight w:val="yellow"/>
        </w:rPr>
        <w:t xml:space="preserve"> restituição do </w:t>
      </w:r>
      <w:r>
        <w:rPr>
          <w:rFonts w:ascii="Arial" w:hAnsi="Arial" w:cs="Arial"/>
          <w:color w:val="808080"/>
          <w:sz w:val="28"/>
          <w:szCs w:val="28"/>
          <w:highlight w:val="yellow"/>
        </w:rPr>
        <w:t>excesso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é</w:t>
      </w:r>
      <w:r>
        <w:rPr>
          <w:rFonts w:ascii="Arial" w:hAnsi="Arial" w:cs="Arial"/>
          <w:color w:val="000000" w:themeColor="text1"/>
          <w:sz w:val="28"/>
          <w:szCs w:val="28"/>
          <w:highlight w:val="yellow"/>
        </w:rPr>
        <w:t xml:space="preserve"> simples, pois a </w:t>
      </w:r>
      <w:r>
        <w:rPr>
          <w:rFonts w:ascii="Arial" w:hAnsi="Arial" w:cs="Arial"/>
          <w:color w:val="808080"/>
          <w:sz w:val="28"/>
          <w:szCs w:val="28"/>
          <w:highlight w:val="yellow"/>
        </w:rPr>
        <w:t>repetição</w:t>
      </w:r>
      <w:r>
        <w:rPr>
          <w:rFonts w:ascii="Arial" w:hAnsi="Arial" w:cs="Arial"/>
          <w:color w:val="000000" w:themeColor="text1"/>
          <w:sz w:val="28"/>
          <w:szCs w:val="28"/>
          <w:highlight w:val="yellow"/>
        </w:rPr>
        <w:t xml:space="preserve"> em dobro </w:t>
      </w:r>
      <w:r>
        <w:rPr>
          <w:rFonts w:ascii="Arial" w:hAnsi="Arial" w:cs="Arial"/>
          <w:color w:val="808080"/>
          <w:sz w:val="28"/>
          <w:szCs w:val="28"/>
          <w:highlight w:val="yellow"/>
        </w:rPr>
        <w:t>exige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cobrança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contrária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à</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boa</w:t>
      </w:r>
      <w:r>
        <w:rPr>
          <w:rFonts w:ascii="Arial" w:hAnsi="Arial" w:cs="Arial"/>
          <w:color w:val="000000" w:themeColor="text1"/>
          <w:sz w:val="28"/>
          <w:szCs w:val="28"/>
          <w:highlight w:val="yellow"/>
        </w:rPr>
        <w:t xml:space="preserve">-fé </w:t>
      </w:r>
      <w:r>
        <w:rPr>
          <w:rFonts w:ascii="Arial" w:hAnsi="Arial" w:cs="Arial"/>
          <w:color w:val="808080"/>
          <w:sz w:val="28"/>
          <w:szCs w:val="28"/>
          <w:highlight w:val="yellow"/>
        </w:rPr>
        <w:t>objetiva</w:t>
      </w:r>
      <w:r>
        <w:rPr>
          <w:rFonts w:ascii="Arial" w:hAnsi="Arial" w:cs="Arial"/>
          <w:color w:val="000000" w:themeColor="text1"/>
          <w:sz w:val="28"/>
          <w:szCs w:val="28"/>
          <w:highlight w:val="yellow"/>
        </w:rPr>
        <w:t xml:space="preserve">, o que não se verifica </w:t>
      </w:r>
      <w:r>
        <w:rPr>
          <w:rFonts w:ascii="Arial" w:hAnsi="Arial" w:cs="Arial"/>
          <w:color w:val="808080"/>
          <w:sz w:val="28"/>
          <w:szCs w:val="28"/>
          <w:highlight w:val="yellow"/>
        </w:rPr>
        <w:t>diante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de taxa expressamente pactuada (CDC 42 parágrafo único; ID 88745715)</w:t>
      </w:r>
      <w:r>
        <w:rPr>
          <w:rFonts w:ascii="Arial" w:hAnsi="Arial" w:cs="Arial"/>
          <w:color w:val="000000" w:themeColor="text1"/>
          <w:sz w:val="28"/>
          <w:szCs w:val="28"/>
          <w:highlight w:val="yellow"/>
        </w:rPr>
        <w:t>.</w:t>
      </w:r>
      <w:commentRangeEnd w:id="13"/>
      <w:r>
        <w:commentReference w:id="13"/>
      </w:r>
    </w:p>
    <w:p w14:paraId="436934CB"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CC" w14:textId="475580F3" w:rsidR="0010371B" w:rsidRDefault="00837E2C">
      <w:pPr>
        <w:pStyle w:val="Textoprformatado"/>
        <w:spacing w:line="360" w:lineRule="auto"/>
        <w:ind w:firstLine="2268"/>
        <w:jc w:val="both"/>
        <w:rPr>
          <w:ins w:id="1052" w:author="Assessor GDSXSR" w:date="2026-10-31T18:27:50Z"/>
          <w:rFonts w:ascii="Arial" w:hAnsi="Arial" w:cs="Arial"/>
          <w:color w:val="000000" w:themeColor="text1"/>
          <w:sz w:val="28"/>
          <w:szCs w:val="28"/>
        </w:rPr>
      </w:pPr>
      <w:r>
        <w:rPr>
          <w:rFonts w:ascii="Arial" w:hAnsi="Arial" w:cs="Arial"/>
          <w:color w:val="808080"/>
          <w:sz w:val="28"/>
          <w:szCs w:val="28"/>
        </w:rPr>
        <w:lastRenderedPageBreak/>
        <w:t>Admite-se</w:t>
      </w:r>
      <w:r>
        <w:rPr>
          <w:rFonts w:ascii="Arial" w:hAnsi="Arial" w:cs="Arial"/>
          <w:color w:val="000000" w:themeColor="text1"/>
          <w:sz w:val="28"/>
          <w:szCs w:val="28"/>
        </w:rPr>
        <w:t xml:space="preserve"> a compensação com eventual crédito da ré, </w:t>
      </w:r>
      <w:r>
        <w:rPr>
          <w:rFonts w:ascii="Arial" w:hAnsi="Arial" w:cs="Arial"/>
          <w:color w:val="808080"/>
          <w:sz w:val="28"/>
          <w:szCs w:val="28"/>
        </w:rPr>
        <w:t>e</w:t>
      </w:r>
      <w:r>
        <w:rPr>
          <w:rFonts w:ascii="Arial" w:hAnsi="Arial" w:cs="Arial"/>
          <w:color w:val="000000" w:themeColor="text1"/>
          <w:sz w:val="28"/>
          <w:szCs w:val="28"/>
        </w:rPr>
        <w:t xml:space="preserve"> os encargos moratórios </w:t>
      </w:r>
      <w:r>
        <w:rPr>
          <w:rFonts w:ascii="Arial" w:hAnsi="Arial" w:cs="Arial"/>
          <w:color w:val="808080"/>
          <w:sz w:val="28"/>
          <w:szCs w:val="28"/>
        </w:rPr>
        <w:t>incidem</w:t>
      </w:r>
      <w:r>
        <w:rPr>
          <w:rFonts w:ascii="Arial" w:hAnsi="Arial" w:cs="Arial"/>
          <w:color w:val="000000" w:themeColor="text1"/>
          <w:sz w:val="28"/>
          <w:szCs w:val="28"/>
        </w:rPr>
        <w:t xml:space="preserve"> </w:t>
      </w:r>
      <w:r>
        <w:rPr>
          <w:rFonts w:ascii="Arial" w:hAnsi="Arial" w:cs="Arial"/>
          <w:color w:val="808080"/>
          <w:sz w:val="28"/>
          <w:szCs w:val="28"/>
        </w:rPr>
        <w:t>só</w:t>
      </w:r>
      <w:r>
        <w:rPr>
          <w:rFonts w:ascii="Arial" w:hAnsi="Arial" w:cs="Arial"/>
          <w:color w:val="000000" w:themeColor="text1"/>
          <w:sz w:val="28"/>
          <w:szCs w:val="28"/>
        </w:rPr>
        <w:t xml:space="preserve"> sobre o </w:t>
      </w:r>
      <w:r>
        <w:rPr>
          <w:rFonts w:ascii="Arial" w:hAnsi="Arial" w:cs="Arial"/>
          <w:color w:val="808080"/>
          <w:sz w:val="28"/>
          <w:szCs w:val="28"/>
        </w:rPr>
        <w:t>saldo</w:t>
      </w:r>
      <w:r>
        <w:rPr>
          <w:rFonts w:ascii="Arial" w:hAnsi="Arial" w:cs="Arial"/>
          <w:color w:val="000000" w:themeColor="text1"/>
          <w:sz w:val="28"/>
          <w:szCs w:val="28"/>
        </w:rPr>
        <w:t xml:space="preserve"> remanescente</w:t>
      </w:r>
      <w:r>
        <w:rPr>
          <w:rFonts w:ascii="Arial" w:hAnsi="Arial" w:cs="Arial"/>
          <w:color w:val="808080"/>
          <w:sz w:val="28"/>
          <w:szCs w:val="28"/>
        </w:rPr>
        <w:t>, por mora posterior ao trânsito em julgado</w:t>
      </w:r>
      <w:r>
        <w:rPr>
          <w:rFonts w:ascii="Arial" w:hAnsi="Arial" w:cs="Arial"/>
          <w:color w:val="000000" w:themeColor="text1"/>
          <w:sz w:val="28"/>
          <w:szCs w:val="28"/>
        </w:rPr>
        <w:t>.</w:t>
      </w:r>
    </w:p>
    <w:p>
      <w:pPr>
        <w:pStyle w:val="Textoprformatado"/>
        <w:spacing w:line="360" w:lineRule="auto"/>
        <w:ind w:firstLine="2268"/>
        <w:jc w:val="both"/>
        <w:rPr>
          <w:ins w:id="1053" w:author="Assessor GDSXSR" w:date="2026-10-31T18:27:50Z"/>
          <w:rFonts w:ascii="Arial" w:hAnsi="Arial" w:cs="Arial"/>
          <w:color w:val="000000" w:themeColor="text1"/>
          <w:sz w:val="28"/>
          <w:szCs w:val="28"/>
        </w:rPr>
      </w:pPr>
    </w:p>
    <w:p>
      <w:pPr>
        <w:pStyle w:val="Textoprformatado"/>
        <w:spacing w:line="360" w:lineRule="auto"/>
        <w:ind w:firstLine="2268"/>
        <w:jc w:val="both"/>
        <w:rPr>
          <w:rFonts w:ascii="Arial" w:hAnsi="Arial" w:cs="Arial"/>
          <w:color w:val="000000" w:themeColor="text1"/>
          <w:sz w:val="28"/>
          <w:szCs w:val="28"/>
        </w:rPr>
      </w:pPr>
      <w:ins w:id="1054" w:author="Assessor GDSXSR" w:date="2026-10-31T18:27:50Z">
        <w:commentRangeStart w:id="20"/>
        <w:r>
          <w:rPr>
            <w:rFonts w:ascii="Arial" w:hAnsi="Arial" w:cs="Arial"/>
            <w:color w:val="808080"/>
            <w:sz w:val="28"/>
            <w:szCs w:val="28"/>
          </w:rPr>
          <w:t xml:space="preserve">Sobre as quantias a restituir incidem atualização monetária pelo IPCA, desde cada pagamento indevido, e juros de mora pela taxa legal, equivalente à Selic deduzido o IPCA e sem resultado negativo, contados da citação, observados a Lei 14.905/2024 e o Tema Repetitivo 1.368/STJ (CC 389 parágrafo único, 405 e 406 §§ 1º a 3º).</w:t>
        </w:r>
        <w:commentRangeEnd w:id="20"/>
        <w:r>
          <w:rPr>
            <w:rStyle w:val="CommentReference"/>
            <w:color w:val="808080"/>
          </w:rPr>
          <w:commentReference w:id="20"/>
        </w:r>
      </w:ins>
    </w:p>
    <w:p w14:paraId="6F9EEE53" w14:textId="77777777" w:rsidR="000C2670" w:rsidRDefault="000C2670">
      <w:pPr>
        <w:pStyle w:val="Textoprformatado"/>
        <w:spacing w:line="360" w:lineRule="auto"/>
        <w:ind w:firstLine="2268"/>
        <w:jc w:val="both"/>
        <w:rPr>
          <w:rFonts w:ascii="Arial" w:hAnsi="Arial" w:cs="Arial"/>
          <w:color w:val="000000" w:themeColor="text1"/>
          <w:sz w:val="28"/>
          <w:szCs w:val="28"/>
        </w:rPr>
      </w:pPr>
    </w:p>
    <w:p w14:paraId="5273F971" w14:textId="227F7104" w:rsidR="00963667" w:rsidRDefault="000C2670" w:rsidP="00963667">
      <w:pPr>
        <w:spacing w:after="0" w:line="360" w:lineRule="auto"/>
        <w:ind w:firstLine="2268"/>
        <w:jc w:val="both"/>
        <w:rPr>
          <w:rFonts w:ascii="Arial" w:hAnsi="Arial" w:cs="Arial"/>
          <w:sz w:val="28"/>
          <w:szCs w:val="28"/>
        </w:rPr>
      </w:pPr>
      <w:commentRangeStart w:id="14"/>
      <w:r>
        <w:rPr>
          <w:rFonts w:ascii="Arial" w:hAnsi="Arial" w:cs="Arial"/>
          <w:color w:val="000000" w:themeColor="text1"/>
          <w:sz w:val="28"/>
          <w:szCs w:val="28"/>
          <w:highlight w:val="yellow"/>
          <w:u w:val="single"/>
          <w:rPrChange w:id="1055" w:author="Assessor GDSXSR" w:date="2026-10-31T18:27:50Z">
            <w:rPr>
              <w:rFonts w:ascii="Arial" w:hAnsi="Arial" w:cs="Arial"/>
              <w:color w:val="000000" w:themeColor="text1"/>
              <w:sz w:val="28"/>
              <w:szCs w:val="28"/>
              <w:highlight w:val="yellow"/>
              <w:u w:val="single"/>
            </w:rPr>
          </w:rPrChange>
        </w:rPr>
        <w:t xml:space="preserve">Assim</w:t>
      </w:r>
      <w:r>
        <w:rPr>
          <w:rFonts w:ascii="Arial" w:eastAsia="Arial" w:hAnsi="Arial" w:cs="Arial"/>
          <w:color w:val="000000" w:themeColor="text1"/>
          <w:sz w:val="28"/>
          <w:szCs w:val="28"/>
          <w:highlight w:val="yellow"/>
          <w:u w:val="single"/>
          <w:rPrChange w:id="1056" w:author="Assessor GDSXSR" w:date="2026-10-31T18:27:50Z">
            <w:rPr>
              <w:rFonts w:ascii="Arial" w:eastAsia="Arial" w:hAnsi="Arial" w:cs="Arial"/>
              <w:color w:val="000000" w:themeColor="text1"/>
              <w:sz w:val="28"/>
              <w:szCs w:val="28"/>
              <w:highlight w:val="yellow"/>
              <w:u w:val="single"/>
            </w:rPr>
          </w:rPrChange>
        </w:rPr>
        <w:t xml:space="preserve">, </w:t>
      </w:r>
      <w:r>
        <w:rPr>
          <w:rFonts w:ascii="Arial" w:hAnsi="Arial" w:cs="Arial"/>
          <w:color w:val="000000" w:themeColor="text1"/>
          <w:sz w:val="28"/>
          <w:szCs w:val="28"/>
          <w:highlight w:val="yellow"/>
          <w:u w:val="single"/>
          <w:rPrChange w:id="1057" w:author="Assessor GDSXSR" w:date="2026-10-31T18:27:50Z">
            <w:rPr>
              <w:rFonts w:ascii="Arial" w:hAnsi="Arial" w:cs="Arial"/>
              <w:color w:val="000000" w:themeColor="text1"/>
              <w:sz w:val="28"/>
              <w:szCs w:val="28"/>
              <w:highlight w:val="yellow"/>
              <w:u w:val="single"/>
            </w:rPr>
          </w:rPrChange>
        </w:rPr>
        <w:t xml:space="preserve">dou parcial provimento ao apelo</w:t>
      </w:r>
      <w:r>
        <w:rPr>
          <w:rFonts w:ascii="Arial" w:hAnsi="Arial" w:cs="Arial"/>
          <w:color w:val="808080"/>
          <w:sz w:val="28"/>
          <w:szCs w:val="28"/>
          <w:highlight w:val="yellow"/>
          <w:u w:val="single"/>
          <w:rPrChange w:id="1058" w:author="Assessor GDSXSR" w:date="2026-10-31T18:27:50Z">
            <w:rPr>
              <w:rFonts w:ascii="Arial" w:hAnsi="Arial" w:cs="Arial"/>
              <w:color w:val="808080"/>
              <w:sz w:val="28"/>
              <w:szCs w:val="28"/>
              <w:highlight w:val="yellow"/>
              <w:u w:val="single"/>
            </w:rPr>
          </w:rPrChange>
        </w:rPr>
        <w:t xml:space="preserve">,</w:t>
      </w:r>
      <w:r>
        <w:rPr>
          <w:rFonts w:ascii="Arial" w:hAnsi="Arial" w:cs="Arial"/>
          <w:color w:val="000000" w:themeColor="text1"/>
          <w:sz w:val="28"/>
          <w:szCs w:val="28"/>
          <w:highlight w:val="yellow"/>
          <w:u w:val="single"/>
          <w:rPrChange w:id="1059" w:author="Assessor GDSXSR" w:date="2026-10-31T18:27:50Z">
            <w:rPr>
              <w:rFonts w:ascii="Arial" w:hAnsi="Arial" w:cs="Arial"/>
              <w:color w:val="000000" w:themeColor="text1"/>
              <w:sz w:val="28"/>
              <w:szCs w:val="28"/>
              <w:highlight w:val="yellow"/>
              <w:u w:val="single"/>
            </w:rPr>
          </w:rPrChange>
        </w:rPr>
        <w:t xml:space="preserve"> nesse ponto</w:t>
      </w:r>
      <w:r>
        <w:rPr>
          <w:rFonts w:ascii="Arial" w:hAnsi="Arial" w:cs="Arial"/>
          <w:color w:val="808080"/>
          <w:sz w:val="28"/>
          <w:szCs w:val="28"/>
          <w:highlight w:val="yellow"/>
          <w:u w:val="single"/>
          <w:rPrChange w:id="1060" w:author="Assessor GDSXSR" w:date="2026-10-31T18:27:50Z">
            <w:rPr>
              <w:rFonts w:ascii="Arial" w:hAnsi="Arial" w:cs="Arial"/>
              <w:color w:val="808080"/>
              <w:sz w:val="28"/>
              <w:szCs w:val="28"/>
              <w:highlight w:val="yellow"/>
              <w:u w:val="single"/>
            </w:rPr>
          </w:rPrChange>
        </w:rPr>
        <w:t xml:space="preserve">,</w:t>
      </w:r>
      <w:r>
        <w:rPr>
          <w:rFonts w:ascii="Arial" w:hAnsi="Arial" w:cs="Arial"/>
          <w:color w:val="000000" w:themeColor="text1"/>
          <w:sz w:val="28"/>
          <w:szCs w:val="28"/>
          <w:highlight w:val="yellow"/>
          <w:u w:val="single"/>
          <w:rPrChange w:id="1061" w:author="Assessor GDSXSR" w:date="2026-10-31T18:27:50Z">
            <w:rPr>
              <w:rFonts w:ascii="Arial" w:hAnsi="Arial" w:cs="Arial"/>
              <w:color w:val="000000" w:themeColor="text1"/>
              <w:sz w:val="28"/>
              <w:szCs w:val="28"/>
              <w:highlight w:val="yellow"/>
              <w:u w:val="single"/>
            </w:rPr>
          </w:rPrChange>
        </w:rPr>
        <w:t xml:space="preserve"> para</w:t>
      </w:r>
      <w:r>
        <w:rPr>
          <w:rFonts w:ascii="Arial" w:hAnsi="Arial"/>
          <w:sz w:val="28"/>
          <w:szCs w:val="28"/>
          <w:highlight w:val="yellow"/>
          <w:u w:val="single"/>
          <w:rPrChange w:id="1062" w:author="Assessor GDSXSR" w:date="2026-10-31T18:27:50Z">
            <w:rPr>
              <w:rFonts w:ascii="Arial" w:hAnsi="Arial"/>
              <w:sz w:val="28"/>
              <w:szCs w:val="28"/>
              <w:highlight w:val="yellow"/>
              <w:u w:val="single"/>
            </w:rPr>
          </w:rPrChange>
        </w:rPr>
        <w:t xml:space="preserve"> limitar os juros remuneratórios a 6,45% ao mês</w:t>
      </w:r>
      <w:r>
        <w:rPr>
          <w:rFonts w:ascii="Arial" w:hAnsi="Arial"/>
          <w:color w:val="808080"/>
          <w:sz w:val="28"/>
          <w:szCs w:val="28"/>
          <w:highlight w:val="yellow"/>
          <w:u w:val="single"/>
          <w:rPrChange w:id="1063" w:author="Assessor GDSXSR" w:date="2026-10-31T18:27:50Z">
            <w:rPr>
              <w:rFonts w:ascii="Arial" w:hAnsi="Arial"/>
              <w:color w:val="808080"/>
              <w:sz w:val="28"/>
              <w:szCs w:val="28"/>
              <w:highlight w:val="yellow"/>
              <w:u w:val="single"/>
            </w:rPr>
          </w:rPrChange>
        </w:rPr>
        <w:t xml:space="preserve"> e</w:t>
      </w:r>
      <w:r>
        <w:rPr>
          <w:rFonts w:ascii="Arial" w:hAnsi="Arial"/>
          <w:sz w:val="28"/>
          <w:szCs w:val="28"/>
          <w:highlight w:val="yellow"/>
          <w:u w:val="single"/>
          <w:rPrChange w:id="1064" w:author="Assessor GDSXSR" w:date="2026-10-31T18:27:50Z">
            <w:rPr>
              <w:rFonts w:ascii="Arial" w:hAnsi="Arial"/>
              <w:sz w:val="28"/>
              <w:szCs w:val="28"/>
              <w:highlight w:val="yellow"/>
              <w:u w:val="single"/>
            </w:rPr>
          </w:rPrChange>
        </w:rPr>
        <w:t xml:space="preserve"> determinar o recálculo da dívida </w:t>
      </w:r>
      <w:r>
        <w:rPr>
          <w:rFonts w:ascii="Arial" w:hAnsi="Arial"/>
          <w:color w:val="808080"/>
          <w:sz w:val="28"/>
          <w:szCs w:val="28"/>
          <w:highlight w:val="yellow"/>
          <w:u w:val="single"/>
          <w:rPrChange w:id="1065" w:author="Assessor GDSXSR" w:date="2026-10-31T18:27:50Z">
            <w:rPr>
              <w:rFonts w:ascii="Arial" w:hAnsi="Arial"/>
              <w:color w:val="808080"/>
              <w:sz w:val="28"/>
              <w:szCs w:val="28"/>
              <w:highlight w:val="yellow"/>
              <w:u w:val="single"/>
            </w:rPr>
          </w:rPrChange>
        </w:rPr>
        <w:t xml:space="preserve">e</w:t>
      </w:r>
      <w:r>
        <w:rPr>
          <w:rFonts w:ascii="Arial" w:hAnsi="Arial"/>
          <w:sz w:val="28"/>
          <w:szCs w:val="28"/>
          <w:highlight w:val="yellow"/>
          <w:u w:val="single"/>
          <w:rPrChange w:id="1066" w:author="Assessor GDSXSR" w:date="2026-10-31T18:27:50Z">
            <w:rPr>
              <w:rFonts w:ascii="Arial" w:hAnsi="Arial"/>
              <w:sz w:val="28"/>
              <w:szCs w:val="28"/>
              <w:highlight w:val="yellow"/>
              <w:u w:val="single"/>
            </w:rPr>
          </w:rPrChange>
        </w:rPr>
        <w:t xml:space="preserve"> a restituição simples </w:t>
      </w:r>
      <w:r>
        <w:rPr>
          <w:rFonts w:ascii="Arial" w:hAnsi="Arial"/>
          <w:color w:val="808080"/>
          <w:sz w:val="28"/>
          <w:szCs w:val="28"/>
          <w:highlight w:val="yellow"/>
          <w:u w:val="single"/>
          <w:rPrChange w:id="1067" w:author="Assessor GDSXSR" w:date="2026-10-31T18:27:50Z">
            <w:rPr>
              <w:rFonts w:ascii="Arial" w:hAnsi="Arial"/>
              <w:color w:val="808080"/>
              <w:sz w:val="28"/>
              <w:szCs w:val="28"/>
              <w:highlight w:val="yellow"/>
              <w:u w:val="single"/>
            </w:rPr>
          </w:rPrChange>
        </w:rPr>
        <w:t xml:space="preserve">do</w:t>
      </w:r>
      <w:r>
        <w:rPr>
          <w:rFonts w:ascii="Arial" w:hAnsi="Arial"/>
          <w:sz w:val="28"/>
          <w:szCs w:val="28"/>
          <w:highlight w:val="yellow"/>
          <w:u w:val="single"/>
          <w:rPrChange w:id="1068" w:author="Assessor GDSXSR" w:date="2026-10-31T18:27:50Z">
            <w:rPr>
              <w:rFonts w:ascii="Arial" w:hAnsi="Arial"/>
              <w:sz w:val="28"/>
              <w:szCs w:val="28"/>
              <w:highlight w:val="yellow"/>
              <w:u w:val="single"/>
            </w:rPr>
          </w:rPrChange>
        </w:rPr>
        <w:t xml:space="preserve"> </w:t>
      </w:r>
      <w:r>
        <w:rPr>
          <w:rFonts w:ascii="Arial" w:hAnsi="Arial"/>
          <w:color w:val="808080"/>
          <w:sz w:val="28"/>
          <w:szCs w:val="28"/>
          <w:highlight w:val="yellow"/>
          <w:u w:val="single"/>
          <w:rPrChange w:id="1069" w:author="Assessor GDSXSR" w:date="2026-10-31T18:27:50Z">
            <w:rPr>
              <w:rFonts w:ascii="Arial" w:hAnsi="Arial"/>
              <w:color w:val="808080"/>
              <w:sz w:val="28"/>
              <w:szCs w:val="28"/>
              <w:highlight w:val="yellow"/>
              <w:u w:val="single"/>
            </w:rPr>
          </w:rPrChange>
        </w:rPr>
        <w:t xml:space="preserve">excesso</w:t>
      </w:r>
      <w:ins w:id="1033" w:author="Assessor GDSXSR" w:date="2026-10-31T18:27:50Z">
        <w:r>
          <w:rPr>
            <w:rFonts w:ascii="Arial" w:hAnsi="Arial"/>
            <w:color w:val="808080"/>
            <w:sz w:val="28"/>
            <w:szCs w:val="28"/>
            <w:highlight w:val="yellow"/>
            <w:u w:val="single"/>
            <w:rPrChange w:id="1070" w:author="Assessor GDSXSR" w:date="2026-10-31T18:27:50Z">
              <w:rPr>
                <w:rFonts w:ascii="Arial" w:hAnsi="Arial"/>
                <w:color w:val="808080"/>
                <w:sz w:val="28"/>
                <w:szCs w:val="28"/>
                <w:highlight w:val="yellow"/>
                <w:u w:val="single"/>
              </w:rPr>
            </w:rPrChange>
          </w:rPr>
          <w:t xml:space="preserve">, com atualização monetária e juros de mora</w:t>
        </w:r>
      </w:ins>
      <w:r>
        <w:rPr>
          <w:rFonts w:ascii="Arial" w:hAnsi="Arial"/>
          <w:sz w:val="28"/>
          <w:szCs w:val="28"/>
          <w:highlight w:val="yellow"/>
          <w:u w:val="single"/>
          <w:rPrChange w:id="1071" w:author="Assessor GDSXSR" w:date="2026-10-31T18:27:50Z">
            <w:rPr>
              <w:rFonts w:ascii="Arial" w:hAnsi="Arial"/>
              <w:sz w:val="28"/>
              <w:szCs w:val="28"/>
              <w:highlight w:val="yellow"/>
              <w:u w:val="single"/>
            </w:rPr>
          </w:rPrChange>
        </w:rPr>
        <w:t xml:space="preserve">.</w:t>
      </w:r>
      <w:commentRangeEnd w:id="14"/>
      <w:r>
        <w:commentReference w:id="14"/>
      </w:r>
    </w:p>
    <w:p w14:paraId="436934D1" w14:textId="77777777" w:rsidR="0010371B" w:rsidRDefault="0010371B" w:rsidP="000F3E0A">
      <w:pPr>
        <w:spacing w:after="0" w:line="360" w:lineRule="auto"/>
        <w:jc w:val="both"/>
        <w:rPr>
          <w:rFonts w:ascii="Arial" w:eastAsia="Calibri" w:hAnsi="Arial" w:cs="Arial"/>
          <w:color w:val="000000" w:themeColor="text1"/>
          <w:sz w:val="28"/>
          <w:szCs w:val="28"/>
        </w:rPr>
      </w:pPr>
    </w:p>
    <w:p w14:paraId="436934D2" w14:textId="77777777" w:rsidR="0010371B" w:rsidRDefault="00837E2C">
      <w:pPr>
        <w:pStyle w:val="Ttulo2"/>
        <w:spacing w:before="0" w:after="0" w:line="360" w:lineRule="auto"/>
      </w:pPr>
      <w:r>
        <w:rPr>
          <w:rFonts w:ascii="Arial" w:hAnsi="Arial" w:cs="Arial"/>
          <w:b w:val="0"/>
          <w:color w:val="000000" w:themeColor="text1"/>
          <w:sz w:val="28"/>
          <w:szCs w:val="28"/>
          <w:highlight w:val="yellow"/>
        </w:rPr>
        <w:t>DA NÃO CONFIGURAÇÃO DOS DANOS MORAIS</w:t>
      </w:r>
    </w:p>
    <w:p w14:paraId="436934D3" w14:textId="77777777" w:rsidR="0010371B" w:rsidRDefault="0010371B">
      <w:pPr>
        <w:pStyle w:val="Ttulo2"/>
        <w:spacing w:before="0" w:after="0" w:line="360" w:lineRule="auto"/>
        <w:ind w:firstLine="2268"/>
        <w:jc w:val="both"/>
        <w:rPr>
          <w:rFonts w:ascii="Arial" w:eastAsia="Calibri" w:hAnsi="Arial" w:cs="Arial"/>
          <w:color w:val="000000" w:themeColor="text1"/>
          <w:sz w:val="28"/>
          <w:szCs w:val="28"/>
        </w:rPr>
      </w:pPr>
    </w:p>
    <w:p w14:paraId="436934D4" w14:textId="0CF0E4E1" w:rsidR="0010371B" w:rsidRDefault="00837E2C">
      <w:pPr>
        <w:pStyle w:val="Ttulo2"/>
        <w:spacing w:before="0" w:after="0" w:line="360" w:lineRule="auto"/>
        <w:ind w:firstLine="2268"/>
        <w:jc w:val="both"/>
      </w:pPr>
      <w:r>
        <w:rPr>
          <w:rFonts w:ascii="Arial" w:eastAsia="Calibri" w:hAnsi="Arial" w:cs="Arial"/>
          <w:b w:val="0"/>
          <w:color w:val="000000" w:themeColor="text1"/>
          <w:sz w:val="28"/>
          <w:szCs w:val="28"/>
        </w:rPr>
        <w:t xml:space="preserve">O </w:t>
      </w:r>
      <w:r>
        <w:rPr>
          <w:rFonts w:ascii="Arial" w:eastAsia="Calibri" w:hAnsi="Arial" w:cs="Arial"/>
          <w:b w:val="0"/>
          <w:color w:val="808080"/>
          <w:sz w:val="28"/>
          <w:szCs w:val="28"/>
        </w:rPr>
        <w:t>autor/</w:t>
      </w:r>
      <w:r>
        <w:rPr>
          <w:rFonts w:ascii="Arial" w:eastAsia="Calibri" w:hAnsi="Arial" w:cs="Arial"/>
          <w:b w:val="0"/>
          <w:color w:val="000000" w:themeColor="text1"/>
          <w:sz w:val="28"/>
          <w:szCs w:val="28"/>
        </w:rPr>
        <w:t xml:space="preserve">apelante alega que a abusividade da taxa de juros, os descontos </w:t>
      </w:r>
      <w:r>
        <w:rPr>
          <w:rFonts w:ascii="Arial" w:eastAsia="Calibri" w:hAnsi="Arial" w:cs="Arial"/>
          <w:b w:val="0"/>
          <w:color w:val="808080"/>
          <w:sz w:val="28"/>
          <w:szCs w:val="28"/>
        </w:rPr>
        <w:t>em</w:t>
      </w:r>
      <w:r>
        <w:rPr>
          <w:rFonts w:ascii="Arial" w:eastAsia="Calibri" w:hAnsi="Arial" w:cs="Arial"/>
          <w:b w:val="0"/>
          <w:color w:val="000000" w:themeColor="text1"/>
          <w:sz w:val="28"/>
          <w:szCs w:val="28"/>
        </w:rPr>
        <w:t xml:space="preserve"> sua conta e a negativação de seu nome ultrapassaram o mero dissabor e </w:t>
      </w:r>
      <w:r>
        <w:rPr>
          <w:rFonts w:ascii="Arial" w:eastAsia="Calibri" w:hAnsi="Arial" w:cs="Arial"/>
          <w:b w:val="0"/>
          <w:color w:val="808080"/>
          <w:sz w:val="28"/>
          <w:szCs w:val="28"/>
        </w:rPr>
        <w:t>configuram</w:t>
      </w:r>
      <w:r>
        <w:rPr>
          <w:rFonts w:ascii="Arial" w:eastAsia="Calibri" w:hAnsi="Arial" w:cs="Arial"/>
          <w:b w:val="0"/>
          <w:color w:val="000000" w:themeColor="text1"/>
          <w:sz w:val="28"/>
          <w:szCs w:val="28"/>
        </w:rPr>
        <w:t xml:space="preserve"> dano moral </w:t>
      </w:r>
      <w:r>
        <w:rPr>
          <w:rFonts w:ascii="Arial" w:eastAsia="Calibri" w:hAnsi="Arial" w:cs="Arial"/>
          <w:b w:val="0"/>
          <w:color w:val="808080"/>
          <w:sz w:val="28"/>
          <w:szCs w:val="28"/>
        </w:rPr>
        <w:t>(ID</w:t>
      </w:r>
      <w:r>
        <w:rPr>
          <w:rFonts w:ascii="Arial" w:eastAsia="Calibri" w:hAnsi="Arial" w:cs="Arial"/>
          <w:b w:val="0"/>
          <w:color w:val="000000" w:themeColor="text1"/>
          <w:sz w:val="28"/>
          <w:szCs w:val="28"/>
        </w:rPr>
        <w:t xml:space="preserve"> </w:t>
      </w:r>
      <w:r>
        <w:rPr>
          <w:rFonts w:ascii="Arial" w:eastAsia="Calibri" w:hAnsi="Arial" w:cs="Arial"/>
          <w:b w:val="0"/>
          <w:color w:val="808080"/>
          <w:sz w:val="28"/>
          <w:szCs w:val="28"/>
        </w:rPr>
        <w:t>88745768)</w:t>
      </w:r>
      <w:r>
        <w:rPr>
          <w:rFonts w:ascii="Arial" w:eastAsia="Calibri" w:hAnsi="Arial" w:cs="Arial"/>
          <w:b w:val="0"/>
          <w:color w:val="000000" w:themeColor="text1"/>
          <w:sz w:val="28"/>
          <w:szCs w:val="28"/>
        </w:rPr>
        <w:t>.</w:t>
      </w:r>
    </w:p>
    <w:p w14:paraId="436934D7" w14:textId="77777777" w:rsidR="0010371B" w:rsidRDefault="0010371B">
      <w:pPr>
        <w:pStyle w:val="Corpodetexto"/>
        <w:spacing w:after="0" w:line="360" w:lineRule="auto"/>
        <w:ind w:firstLine="2268"/>
        <w:jc w:val="both"/>
        <w:rPr>
          <w:rFonts w:ascii="Arial" w:eastAsia="Calibri" w:hAnsi="Arial" w:cs="Arial"/>
          <w:color w:val="000000" w:themeColor="text1"/>
          <w:sz w:val="28"/>
          <w:szCs w:val="28"/>
        </w:rPr>
      </w:pPr>
    </w:p>
    <w:p w14:paraId="436934D8" w14:textId="77777777" w:rsidR="0010371B" w:rsidRDefault="00837E2C">
      <w:pPr>
        <w:pStyle w:val="Corpodetexto"/>
        <w:spacing w:after="0" w:line="360" w:lineRule="auto"/>
        <w:ind w:firstLine="2268"/>
        <w:jc w:val="both"/>
      </w:pPr>
      <w:commentRangeStart w:id="15"/>
      <w:r>
        <w:rPr>
          <w:rFonts w:ascii="Arial" w:eastAsia="Calibri" w:hAnsi="Arial" w:cs="Arial"/>
          <w:color w:val="000000" w:themeColor="text1"/>
          <w:sz w:val="28"/>
          <w:szCs w:val="28"/>
          <w:highlight w:val="yellow"/>
        </w:rPr>
        <w:t>Sem razão neste ponto recursal.</w:t>
      </w:r>
      <w:commentRangeEnd w:id="15"/>
      <w:r>
        <w:commentReference w:id="15"/>
      </w:r>
    </w:p>
    <w:p w14:paraId="436934D9" w14:textId="77777777" w:rsidR="0010371B" w:rsidRDefault="0010371B">
      <w:pPr>
        <w:pStyle w:val="Corpodetexto"/>
        <w:spacing w:after="0" w:line="360" w:lineRule="auto"/>
        <w:ind w:firstLine="2268"/>
        <w:jc w:val="both"/>
        <w:rPr>
          <w:rFonts w:ascii="Arial" w:eastAsia="Calibri" w:hAnsi="Arial" w:cs="Arial"/>
          <w:color w:val="000000" w:themeColor="text1"/>
          <w:sz w:val="28"/>
          <w:szCs w:val="28"/>
        </w:rPr>
      </w:pPr>
    </w:p>
    <w:p w14:paraId="436934DA" w14:textId="084E77E1" w:rsidR="0010371B" w:rsidRDefault="00D10D3B">
      <w:pPr>
        <w:pStyle w:val="Corpodetexto"/>
        <w:spacing w:after="0" w:line="360" w:lineRule="auto"/>
        <w:ind w:firstLine="2268"/>
        <w:jc w:val="both"/>
      </w:pPr>
      <w:commentRangeStart w:id="16"/>
      <w:r>
        <w:rPr>
          <w:rFonts w:ascii="Arial" w:eastAsia="Calibri" w:hAnsi="Arial" w:cs="Arial"/>
          <w:color w:val="808080"/>
          <w:sz w:val="28"/>
          <w:szCs w:val="28"/>
        </w:rPr>
        <w:t>O</w:t>
      </w:r>
      <w:r>
        <w:rPr>
          <w:rFonts w:ascii="Arial" w:eastAsia="Calibri" w:hAnsi="Arial" w:cs="Arial"/>
          <w:color w:val="000000" w:themeColor="text1"/>
          <w:sz w:val="28"/>
          <w:szCs w:val="28"/>
        </w:rPr>
        <w:t xml:space="preserve"> dano moral exige violação </w:t>
      </w:r>
      <w:r>
        <w:rPr>
          <w:rFonts w:ascii="Arial" w:eastAsia="Calibri" w:hAnsi="Arial" w:cs="Arial"/>
          <w:color w:val="808080"/>
          <w:sz w:val="28"/>
          <w:szCs w:val="28"/>
        </w:rPr>
        <w:t>a</w:t>
      </w:r>
      <w:r>
        <w:rPr>
          <w:rFonts w:ascii="Arial" w:eastAsia="Calibri" w:hAnsi="Arial" w:cs="Arial"/>
          <w:color w:val="000000" w:themeColor="text1"/>
          <w:sz w:val="28"/>
          <w:szCs w:val="28"/>
        </w:rPr>
        <w:t xml:space="preserve"> </w:t>
      </w:r>
      <w:r>
        <w:rPr>
          <w:rFonts w:ascii="Arial" w:eastAsia="Calibri" w:hAnsi="Arial" w:cs="Arial"/>
          <w:color w:val="808080"/>
          <w:sz w:val="28"/>
          <w:szCs w:val="28"/>
        </w:rPr>
        <w:t>direito</w:t>
      </w:r>
      <w:r>
        <w:rPr>
          <w:rFonts w:ascii="Arial" w:eastAsia="Calibri" w:hAnsi="Arial" w:cs="Arial"/>
          <w:color w:val="000000" w:themeColor="text1"/>
          <w:sz w:val="28"/>
          <w:szCs w:val="28"/>
        </w:rPr>
        <w:t xml:space="preserve"> da personalidade (CF 1º III e 5º V e X; CDC 6º VI).</w:t>
      </w:r>
      <w:commentRangeEnd w:id="16"/>
      <w:r>
        <w:commentReference w:id="16"/>
      </w:r>
    </w:p>
    <w:p w14:paraId="436934DB" w14:textId="77777777" w:rsidR="0010371B" w:rsidRDefault="0010371B">
      <w:pPr>
        <w:pStyle w:val="Corpodetexto"/>
        <w:spacing w:after="0" w:line="360" w:lineRule="auto"/>
        <w:ind w:firstLine="2268"/>
        <w:jc w:val="both"/>
        <w:rPr>
          <w:rFonts w:ascii="Arial" w:eastAsia="Calibri" w:hAnsi="Arial" w:cs="Arial"/>
          <w:color w:val="000000" w:themeColor="text1"/>
          <w:sz w:val="28"/>
          <w:szCs w:val="28"/>
        </w:rPr>
      </w:pPr>
    </w:p>
    <w:p w14:paraId="436934DC" w14:textId="724B033F" w:rsidR="0010371B" w:rsidRDefault="00837E2C">
      <w:pPr>
        <w:pStyle w:val="Corpodetexto"/>
        <w:spacing w:after="0" w:line="360" w:lineRule="auto"/>
        <w:ind w:firstLine="2268"/>
        <w:jc w:val="both"/>
      </w:pPr>
      <w:r>
        <w:rPr>
          <w:rFonts w:ascii="Arial" w:eastAsia="Calibri" w:hAnsi="Arial" w:cs="Arial"/>
          <w:color w:val="808080"/>
          <w:sz w:val="28"/>
          <w:szCs w:val="28"/>
          <w:highlight w:val="yellow"/>
        </w:rPr>
        <w:t>A</w:t>
      </w:r>
      <w:r>
        <w:rPr>
          <w:rFonts w:ascii="Arial" w:eastAsia="Calibri" w:hAnsi="Arial" w:cs="Arial"/>
          <w:color w:val="000000" w:themeColor="text1"/>
          <w:sz w:val="28"/>
          <w:szCs w:val="28"/>
          <w:highlight w:val="yellow"/>
        </w:rPr>
        <w:t xml:space="preserve"> </w:t>
      </w:r>
      <w:r>
        <w:rPr>
          <w:rFonts w:ascii="Arial" w:eastAsia="Calibri" w:hAnsi="Arial" w:cs="Arial"/>
          <w:color w:val="808080"/>
          <w:sz w:val="28"/>
          <w:szCs w:val="28"/>
          <w:highlight w:val="yellow"/>
        </w:rPr>
        <w:t>abusividade</w:t>
      </w:r>
      <w:r>
        <w:rPr>
          <w:rFonts w:ascii="Arial" w:eastAsia="Calibri" w:hAnsi="Arial" w:cs="Arial"/>
          <w:color w:val="000000" w:themeColor="text1"/>
          <w:sz w:val="28"/>
          <w:szCs w:val="28"/>
          <w:highlight w:val="yellow"/>
        </w:rPr>
        <w:t xml:space="preserve"> da taxa, por si só, </w:t>
      </w:r>
      <w:r>
        <w:rPr>
          <w:rFonts w:ascii="Arial" w:eastAsia="Calibri" w:hAnsi="Arial" w:cs="Arial"/>
          <w:color w:val="808080"/>
          <w:sz w:val="28"/>
          <w:szCs w:val="28"/>
          <w:highlight w:val="yellow"/>
        </w:rPr>
        <w:t>não</w:t>
      </w:r>
      <w:r>
        <w:rPr>
          <w:rFonts w:ascii="Arial" w:eastAsia="Calibri" w:hAnsi="Arial" w:cs="Arial"/>
          <w:color w:val="000000" w:themeColor="text1"/>
          <w:sz w:val="28"/>
          <w:szCs w:val="28"/>
          <w:highlight w:val="yellow"/>
        </w:rPr>
        <w:t xml:space="preserve"> </w:t>
      </w:r>
      <w:r>
        <w:rPr>
          <w:rFonts w:ascii="Arial" w:eastAsia="Calibri" w:hAnsi="Arial" w:cs="Arial"/>
          <w:color w:val="808080"/>
          <w:sz w:val="28"/>
          <w:szCs w:val="28"/>
          <w:highlight w:val="yellow"/>
        </w:rPr>
        <w:t>enseja</w:t>
      </w:r>
      <w:r>
        <w:rPr>
          <w:rFonts w:ascii="Arial" w:eastAsia="Calibri" w:hAnsi="Arial" w:cs="Arial"/>
          <w:color w:val="000000" w:themeColor="text1"/>
          <w:sz w:val="28"/>
          <w:szCs w:val="28"/>
          <w:highlight w:val="yellow"/>
        </w:rPr>
        <w:t xml:space="preserve"> </w:t>
      </w:r>
      <w:r>
        <w:rPr>
          <w:rFonts w:ascii="Arial" w:eastAsia="Calibri" w:hAnsi="Arial" w:cs="Arial"/>
          <w:color w:val="808080"/>
          <w:sz w:val="28"/>
          <w:szCs w:val="28"/>
          <w:highlight w:val="yellow"/>
        </w:rPr>
        <w:t>dano</w:t>
      </w:r>
      <w:r>
        <w:rPr>
          <w:rFonts w:ascii="Arial" w:eastAsia="Calibri" w:hAnsi="Arial" w:cs="Arial"/>
          <w:color w:val="000000" w:themeColor="text1"/>
          <w:sz w:val="28"/>
          <w:szCs w:val="28"/>
          <w:highlight w:val="yellow"/>
        </w:rPr>
        <w:t xml:space="preserve"> </w:t>
      </w:r>
      <w:r>
        <w:rPr>
          <w:rFonts w:ascii="Arial" w:eastAsia="Calibri" w:hAnsi="Arial" w:cs="Arial"/>
          <w:color w:val="808080"/>
          <w:sz w:val="28"/>
          <w:szCs w:val="28"/>
          <w:highlight w:val="yellow"/>
        </w:rPr>
        <w:t>moral,</w:t>
      </w:r>
      <w:r>
        <w:rPr>
          <w:rFonts w:ascii="Arial" w:eastAsia="Calibri" w:hAnsi="Arial" w:cs="Arial"/>
          <w:color w:val="000000" w:themeColor="text1"/>
          <w:sz w:val="28"/>
          <w:szCs w:val="28"/>
          <w:highlight w:val="yellow"/>
        </w:rPr>
        <w:t xml:space="preserve"> </w:t>
      </w:r>
      <w:r>
        <w:rPr>
          <w:rFonts w:ascii="Arial" w:eastAsia="Calibri" w:hAnsi="Arial" w:cs="Arial"/>
          <w:color w:val="808080"/>
          <w:sz w:val="28"/>
          <w:szCs w:val="28"/>
          <w:highlight w:val="yellow"/>
        </w:rPr>
        <w:t>e</w:t>
      </w:r>
      <w:r>
        <w:rPr>
          <w:rFonts w:ascii="Arial" w:eastAsia="Calibri" w:hAnsi="Arial" w:cs="Arial"/>
          <w:color w:val="000000" w:themeColor="text1"/>
          <w:sz w:val="28"/>
          <w:szCs w:val="28"/>
          <w:highlight w:val="yellow"/>
        </w:rPr>
        <w:t xml:space="preserve"> o autor não demonstrou consequência que extrapolasse o mero aborrecimento e atingisse </w:t>
      </w:r>
      <w:r>
        <w:rPr>
          <w:rFonts w:ascii="Arial" w:eastAsia="Calibri" w:hAnsi="Arial" w:cs="Arial"/>
          <w:color w:val="808080"/>
          <w:sz w:val="28"/>
          <w:szCs w:val="28"/>
          <w:highlight w:val="yellow"/>
        </w:rPr>
        <w:t>sua</w:t>
      </w:r>
      <w:r>
        <w:rPr>
          <w:rFonts w:ascii="Arial" w:eastAsia="Calibri" w:hAnsi="Arial" w:cs="Arial"/>
          <w:color w:val="000000" w:themeColor="text1"/>
          <w:sz w:val="28"/>
          <w:szCs w:val="28"/>
          <w:highlight w:val="yellow"/>
        </w:rPr>
        <w:t xml:space="preserve"> personalidade.</w:t>
      </w:r>
    </w:p>
    <w:p w14:paraId="436934DD" w14:textId="77777777" w:rsidR="0010371B" w:rsidRDefault="0010371B">
      <w:pPr>
        <w:pStyle w:val="Corpodetexto"/>
        <w:spacing w:after="0" w:line="360" w:lineRule="auto"/>
        <w:ind w:firstLine="2268"/>
        <w:jc w:val="both"/>
        <w:rPr>
          <w:rFonts w:ascii="Arial" w:eastAsia="Calibri" w:hAnsi="Arial" w:cs="Arial"/>
          <w:color w:val="000000" w:themeColor="text1"/>
          <w:sz w:val="28"/>
          <w:szCs w:val="28"/>
        </w:rPr>
      </w:pPr>
    </w:p>
    <w:p w14:paraId="436934DE" w14:textId="53BAE5C0" w:rsidR="0010371B" w:rsidRDefault="003D548A">
      <w:pPr>
        <w:pStyle w:val="Corpodetexto"/>
        <w:spacing w:after="0" w:line="360" w:lineRule="auto"/>
        <w:ind w:firstLine="2268"/>
        <w:jc w:val="both"/>
      </w:pPr>
      <w:r>
        <w:rPr>
          <w:rFonts w:ascii="Arial" w:eastAsia="Calibri" w:hAnsi="Arial" w:cs="Arial"/>
          <w:color w:val="000000" w:themeColor="text1"/>
          <w:sz w:val="28"/>
          <w:szCs w:val="28"/>
        </w:rPr>
        <w:t xml:space="preserve">Por fim, </w:t>
      </w:r>
      <w:r>
        <w:rPr>
          <w:rFonts w:ascii="Arial" w:eastAsia="Calibri" w:hAnsi="Arial" w:cs="Arial"/>
          <w:color w:val="808080"/>
          <w:sz w:val="28"/>
          <w:szCs w:val="28"/>
        </w:rPr>
        <w:t>a</w:t>
      </w:r>
      <w:r>
        <w:rPr>
          <w:rFonts w:ascii="Arial" w:eastAsia="Calibri" w:hAnsi="Arial" w:cs="Arial"/>
          <w:color w:val="000000" w:themeColor="text1"/>
          <w:sz w:val="28"/>
          <w:szCs w:val="28"/>
        </w:rPr>
        <w:t xml:space="preserve"> </w:t>
      </w:r>
      <w:r>
        <w:rPr>
          <w:rFonts w:ascii="Arial" w:eastAsia="Calibri" w:hAnsi="Arial" w:cs="Arial"/>
          <w:color w:val="808080"/>
          <w:sz w:val="28"/>
          <w:szCs w:val="28"/>
        </w:rPr>
        <w:t>inadimplência</w:t>
      </w:r>
      <w:r>
        <w:rPr>
          <w:rFonts w:ascii="Arial" w:eastAsia="Calibri" w:hAnsi="Arial" w:cs="Arial"/>
          <w:color w:val="000000" w:themeColor="text1"/>
          <w:sz w:val="28"/>
          <w:szCs w:val="28"/>
        </w:rPr>
        <w:t xml:space="preserve"> </w:t>
      </w:r>
      <w:r>
        <w:rPr>
          <w:rFonts w:ascii="Arial" w:eastAsia="Calibri" w:hAnsi="Arial" w:cs="Arial"/>
          <w:color w:val="808080"/>
          <w:sz w:val="28"/>
          <w:szCs w:val="28"/>
        </w:rPr>
        <w:t>do</w:t>
      </w:r>
      <w:r>
        <w:rPr>
          <w:rFonts w:ascii="Arial" w:eastAsia="Calibri" w:hAnsi="Arial" w:cs="Arial"/>
          <w:color w:val="000000" w:themeColor="text1"/>
          <w:sz w:val="28"/>
          <w:szCs w:val="28"/>
        </w:rPr>
        <w:t xml:space="preserve"> autor </w:t>
      </w:r>
      <w:r>
        <w:rPr>
          <w:rFonts w:ascii="Arial" w:eastAsia="Calibri" w:hAnsi="Arial" w:cs="Arial"/>
          <w:color w:val="808080"/>
          <w:sz w:val="28"/>
          <w:szCs w:val="28"/>
        </w:rPr>
        <w:t>legitima</w:t>
      </w:r>
      <w:r>
        <w:rPr>
          <w:rFonts w:ascii="Arial" w:eastAsia="Calibri" w:hAnsi="Arial" w:cs="Arial"/>
          <w:color w:val="000000" w:themeColor="text1"/>
          <w:sz w:val="28"/>
          <w:szCs w:val="28"/>
        </w:rPr>
        <w:t xml:space="preserve"> a inscrição de seu nome nos cadastros de </w:t>
      </w:r>
      <w:r>
        <w:rPr>
          <w:rFonts w:ascii="Arial" w:eastAsia="Calibri" w:hAnsi="Arial" w:cs="Arial"/>
          <w:color w:val="808080"/>
          <w:sz w:val="28"/>
          <w:szCs w:val="28"/>
        </w:rPr>
        <w:t>proteção ao crédito (ID 88745653)</w:t>
      </w:r>
      <w:r>
        <w:rPr>
          <w:rFonts w:ascii="Arial" w:eastAsia="Calibri" w:hAnsi="Arial" w:cs="Arial"/>
          <w:color w:val="000000" w:themeColor="text1"/>
          <w:sz w:val="28"/>
          <w:szCs w:val="28"/>
        </w:rPr>
        <w:t>.</w:t>
      </w:r>
    </w:p>
    <w:p w14:paraId="436934DF" w14:textId="77777777" w:rsidR="0010371B" w:rsidRDefault="0010371B">
      <w:pPr>
        <w:spacing w:after="0" w:line="360" w:lineRule="auto"/>
        <w:jc w:val="both"/>
        <w:rPr>
          <w:rFonts w:ascii="Arial" w:hAnsi="Arial" w:cs="Arial"/>
          <w:color w:val="000000" w:themeColor="text1"/>
          <w:sz w:val="28"/>
          <w:szCs w:val="28"/>
        </w:rPr>
      </w:pPr>
    </w:p>
    <w:p w14:paraId="436934E0" w14:textId="77777777" w:rsidR="0010371B" w:rsidRDefault="00837E2C">
      <w:pPr>
        <w:spacing w:after="0" w:line="360" w:lineRule="auto"/>
        <w:jc w:val="center"/>
      </w:pPr>
      <w:r>
        <w:rPr>
          <w:rFonts w:ascii="Arial" w:hAnsi="Arial" w:cs="Arial"/>
          <w:b/>
          <w:bCs/>
          <w:sz w:val="28"/>
          <w:szCs w:val="28"/>
        </w:rPr>
        <w:t>DISPOSITIVO</w:t>
      </w:r>
    </w:p>
    <w:p w14:paraId="436934E1" w14:textId="77777777" w:rsidR="0010371B" w:rsidRDefault="0010371B">
      <w:pPr>
        <w:spacing w:after="0" w:line="360" w:lineRule="auto"/>
        <w:ind w:firstLine="2268"/>
        <w:jc w:val="both"/>
        <w:rPr>
          <w:rFonts w:ascii="Arial" w:hAnsi="Arial" w:cs="Arial"/>
          <w:sz w:val="28"/>
          <w:szCs w:val="28"/>
        </w:rPr>
      </w:pPr>
    </w:p>
    <w:p w14:paraId="436934E2" w14:textId="47FA9FC7" w:rsidR="0010371B" w:rsidRDefault="00837E2C">
      <w:pPr>
        <w:spacing w:after="0" w:line="360" w:lineRule="auto"/>
        <w:ind w:firstLine="2268"/>
        <w:jc w:val="both"/>
      </w:pPr>
      <w:commentRangeStart w:id="17"/>
      <w:r>
        <w:rPr>
          <w:rFonts w:ascii="Arial" w:hAnsi="Arial" w:cs="Arial"/>
          <w:sz w:val="28"/>
          <w:szCs w:val="28"/>
        </w:rPr>
        <w:t xml:space="preserve">Ante o exposto, </w:t>
      </w:r>
      <w:r>
        <w:rPr>
          <w:rFonts w:ascii="Arial" w:hAnsi="Arial" w:cs="Arial"/>
          <w:b/>
          <w:bCs/>
          <w:sz w:val="28"/>
          <w:szCs w:val="28"/>
        </w:rPr>
        <w:t xml:space="preserve">rejeito</w:t>
      </w:r>
      <w:r>
        <w:rPr>
          <w:rFonts w:ascii="Arial" w:hAnsi="Arial" w:cs="Arial"/>
          <w:sz w:val="28"/>
          <w:szCs w:val="28"/>
        </w:rPr>
        <w:t xml:space="preserve"> a preliminar de ausência de dialeticidade recursal </w:t>
      </w:r>
      <w:r>
        <w:rPr>
          <w:rFonts w:ascii="Arial" w:hAnsi="Arial" w:cs="Arial"/>
          <w:color w:val="808080"/>
          <w:sz w:val="28"/>
          <w:szCs w:val="28"/>
        </w:rPr>
        <w:t xml:space="preserve">e, no</w:t>
      </w:r>
      <w:r>
        <w:rPr>
          <w:rFonts w:ascii="Arial" w:hAnsi="Arial" w:cs="Arial"/>
          <w:sz w:val="28"/>
          <w:szCs w:val="28"/>
        </w:rPr>
        <w:t xml:space="preserve"> mérito, </w:t>
      </w:r>
      <w:r>
        <w:rPr>
          <w:rFonts w:ascii="Arial" w:eastAsia="Arial" w:hAnsi="Arial" w:cs="Arial"/>
          <w:color w:val="000000" w:themeColor="text1"/>
          <w:sz w:val="28"/>
          <w:szCs w:val="28"/>
        </w:rPr>
        <w:t xml:space="preserve">reiteradas as vênias,</w:t>
      </w:r>
      <w:r>
        <w:rPr>
          <w:rFonts w:ascii="Arial" w:hAnsi="Arial" w:cs="Arial"/>
          <w:sz w:val="28"/>
          <w:szCs w:val="28"/>
        </w:rPr>
        <w:t xml:space="preserve"> </w:t>
      </w:r>
      <w:r>
        <w:rPr>
          <w:rFonts w:ascii="Arial" w:hAnsi="Arial" w:cs="Arial"/>
          <w:b/>
          <w:bCs/>
          <w:sz w:val="28"/>
          <w:szCs w:val="28"/>
        </w:rPr>
        <w:t xml:space="preserve">dou parcial provimento</w:t>
      </w:r>
      <w:r>
        <w:rPr>
          <w:rFonts w:ascii="Arial" w:hAnsi="Arial" w:cs="Arial"/>
          <w:sz w:val="28"/>
          <w:szCs w:val="28"/>
        </w:rPr>
        <w:t xml:space="preserve"> ao apelo do autor, Erivaldo Júnior Barbosa da Silva, para: </w:t>
      </w:r>
      <w:r>
        <w:rPr>
          <w:rFonts w:ascii="Arial" w:hAnsi="Arial" w:cs="Arial"/>
          <w:b/>
          <w:bCs/>
          <w:sz w:val="28"/>
          <w:szCs w:val="28"/>
        </w:rPr>
        <w:t xml:space="preserve">1)</w:t>
      </w:r>
      <w:r>
        <w:rPr>
          <w:rFonts w:ascii="Arial" w:hAnsi="Arial" w:cs="Arial"/>
          <w:sz w:val="28"/>
          <w:szCs w:val="28"/>
        </w:rPr>
        <w:t xml:space="preserve"> limitar os juros remuneratórios incidentes sobre o contrato à taxa de 6,45% ao mês</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com</w:t>
      </w:r>
      <w:r>
        <w:rPr>
          <w:rFonts w:ascii="Arial" w:hAnsi="Arial" w:cs="Arial"/>
          <w:sz w:val="28"/>
          <w:szCs w:val="28"/>
        </w:rPr>
        <w:t xml:space="preserve"> recálculo da dívida; </w:t>
      </w:r>
      <w:r>
        <w:rPr>
          <w:rFonts w:ascii="Arial" w:hAnsi="Arial" w:cs="Arial"/>
          <w:b/>
          <w:color w:val="808080"/>
          <w:sz w:val="28"/>
          <w:szCs w:val="28"/>
        </w:rPr>
        <w:t xml:space="preserve">2)</w:t>
      </w:r>
      <w:r>
        <w:rPr>
          <w:rFonts w:ascii="Arial" w:hAnsi="Arial" w:cs="Arial"/>
          <w:sz w:val="28"/>
          <w:szCs w:val="28"/>
        </w:rPr>
        <w:t xml:space="preserve"> </w:t>
      </w:r>
      <w:r>
        <w:rPr>
          <w:rFonts w:ascii="Arial" w:hAnsi="Arial"/>
          <w:sz w:val="28"/>
          <w:szCs w:val="28"/>
        </w:rPr>
        <w:t xml:space="preserve">afastar os encargos moratórios incidentes no período da normalidade contratual</w:t>
      </w:r>
      <w:r>
        <w:rPr>
          <w:rFonts w:ascii="Arial" w:hAnsi="Arial"/>
          <w:color w:val="808080"/>
          <w:sz w:val="28"/>
          <w:szCs w:val="28"/>
        </w:rPr>
        <w:t xml:space="preserve">;</w:t>
      </w:r>
      <w:r>
        <w:rPr>
          <w:rFonts w:ascii="Arial" w:hAnsi="Arial"/>
          <w:sz w:val="28"/>
          <w:szCs w:val="28"/>
        </w:rPr>
        <w:t xml:space="preserve"> </w:t>
      </w:r>
      <w:r>
        <w:rPr>
          <w:rFonts w:ascii="Arial" w:hAnsi="Arial"/>
          <w:b/>
          <w:color w:val="808080"/>
          <w:sz w:val="28"/>
          <w:szCs w:val="28"/>
        </w:rPr>
        <w:t xml:space="preserve">3)</w:t>
      </w:r>
      <w:r>
        <w:rPr>
          <w:rFonts w:ascii="Arial" w:hAnsi="Arial"/>
          <w:sz w:val="28"/>
          <w:szCs w:val="28"/>
        </w:rPr>
        <w:t xml:space="preserve"> </w:t>
      </w:r>
      <w:r>
        <w:rPr>
          <w:rFonts w:ascii="Arial" w:hAnsi="Arial" w:cs="Arial"/>
          <w:sz w:val="28"/>
          <w:szCs w:val="28"/>
        </w:rPr>
        <w:t xml:space="preserve">determinar a restituição</w:t>
      </w:r>
      <w:r>
        <w:rPr>
          <w:rFonts w:ascii="Arial" w:hAnsi="Arial" w:cs="Arial"/>
          <w:color w:val="808080"/>
          <w:sz w:val="28"/>
          <w:szCs w:val="28"/>
        </w:rPr>
        <w:t xml:space="preserve"> simples</w:t>
      </w:r>
      <w:r>
        <w:rPr>
          <w:rFonts w:ascii="Arial" w:hAnsi="Arial" w:cs="Arial"/>
          <w:sz w:val="28"/>
          <w:szCs w:val="28"/>
        </w:rPr>
        <w:t xml:space="preserve"> das quantias pagas a maior, </w:t>
      </w:r>
      <w:ins w:id="1034" w:author="Assessor GDSXSR" w:date="2026-10-31T18:27:50Z">
        <w:r>
          <w:rPr>
            <w:rFonts w:ascii="Arial" w:hAnsi="Arial" w:cs="Arial"/>
            <w:color w:val="808080"/>
            <w:sz w:val="28"/>
            <w:szCs w:val="28"/>
          </w:rPr>
          <w:t xml:space="preserve">com atualização monetária pelo IPCA desde cada pagamento e juros de mora pela taxa legal desde a citação (CC 389 parágrafo único, 405 e 406), </w:t>
        </w:r>
      </w:ins>
      <w:r>
        <w:rPr>
          <w:rFonts w:ascii="Arial" w:hAnsi="Arial" w:cs="Arial"/>
          <w:sz w:val="28"/>
          <w:szCs w:val="28"/>
        </w:rPr>
        <w:t xml:space="preserve">admitida a compensação com eventual crédito da ré; e </w:t>
      </w:r>
      <w:r>
        <w:rPr>
          <w:rFonts w:ascii="Arial" w:hAnsi="Arial" w:cs="Arial"/>
          <w:b/>
          <w:color w:val="808080"/>
          <w:sz w:val="28"/>
          <w:szCs w:val="28"/>
        </w:rPr>
        <w:t xml:space="preserve">4)</w:t>
      </w:r>
      <w:r>
        <w:rPr>
          <w:rFonts w:ascii="Arial" w:hAnsi="Arial" w:cs="Arial"/>
          <w:sz w:val="28"/>
          <w:szCs w:val="28"/>
        </w:rPr>
        <w:t xml:space="preserve"> </w:t>
      </w:r>
      <w:r>
        <w:rPr>
          <w:rFonts w:ascii="Arial" w:hAnsi="Arial" w:cs="Arial"/>
          <w:color w:val="808080"/>
          <w:sz w:val="28"/>
          <w:szCs w:val="28"/>
        </w:rPr>
        <w:t xml:space="preserve">estabelecer</w:t>
      </w:r>
      <w:r>
        <w:rPr>
          <w:rFonts w:ascii="Arial" w:hAnsi="Arial" w:cs="Arial"/>
          <w:sz w:val="28"/>
          <w:szCs w:val="28"/>
        </w:rPr>
        <w:t xml:space="preserve"> que, persistindo saldo devedor após a compensação, os encargos moratórios </w:t>
      </w:r>
      <w:r>
        <w:rPr>
          <w:rFonts w:ascii="Arial" w:hAnsi="Arial" w:cs="Arial"/>
          <w:color w:val="808080"/>
          <w:sz w:val="28"/>
          <w:szCs w:val="28"/>
        </w:rPr>
        <w:t xml:space="preserve">incidam</w:t>
      </w:r>
      <w:r>
        <w:rPr>
          <w:rFonts w:ascii="Arial" w:hAnsi="Arial" w:cs="Arial"/>
          <w:sz w:val="28"/>
          <w:szCs w:val="28"/>
        </w:rPr>
        <w:t xml:space="preserve"> apenas sobre o valor remanescente e </w:t>
      </w:r>
      <w:r>
        <w:rPr>
          <w:rFonts w:ascii="Arial" w:hAnsi="Arial" w:cs="Arial"/>
          <w:color w:val="808080"/>
          <w:sz w:val="28"/>
          <w:szCs w:val="28"/>
        </w:rPr>
        <w:t xml:space="preserve">em</w:t>
      </w:r>
      <w:r>
        <w:rPr>
          <w:rFonts w:ascii="Arial" w:hAnsi="Arial" w:cs="Arial"/>
          <w:sz w:val="28"/>
          <w:szCs w:val="28"/>
        </w:rPr>
        <w:t xml:space="preserve"> </w:t>
      </w:r>
      <w:r>
        <w:rPr>
          <w:rFonts w:ascii="Arial" w:hAnsi="Arial" w:cs="Arial"/>
          <w:color w:val="808080"/>
          <w:sz w:val="28"/>
          <w:szCs w:val="28"/>
        </w:rPr>
        <w:t xml:space="preserve">razão</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mora posterior</w:t>
      </w:r>
      <w:r>
        <w:rPr>
          <w:rFonts w:ascii="Arial" w:hAnsi="Arial" w:cs="Arial"/>
          <w:sz w:val="28"/>
          <w:szCs w:val="28"/>
        </w:rPr>
        <w:t xml:space="preserve"> ao trânsito em julgado da sentença.</w:t>
      </w:r>
      <w:commentRangeEnd w:id="17"/>
      <w:r>
        <w:commentReference w:id="17"/>
      </w:r>
    </w:p>
    <w:p w14:paraId="436934E3" w14:textId="77777777" w:rsidR="0010371B" w:rsidRDefault="0010371B">
      <w:pPr>
        <w:spacing w:after="0" w:line="360" w:lineRule="auto"/>
        <w:ind w:firstLine="2268"/>
        <w:jc w:val="both"/>
        <w:rPr>
          <w:rFonts w:ascii="Arial" w:hAnsi="Arial" w:cs="Arial"/>
          <w:sz w:val="28"/>
          <w:szCs w:val="28"/>
        </w:rPr>
      </w:pPr>
    </w:p>
    <w:p>
      <w:pPr>
        <w:spacing w:after="0" w:line="360" w:lineRule="auto"/>
        <w:ind w:firstLine="2268"/>
        <w:jc w:val="both"/>
        <w:rPr>
          <w:ins w:id="1050" w:author="Assessor GDSXSR" w:date="2026-10-31T18:27:50Z"/>
        </w:rPr>
      </w:pPr>
      <w:commentRangeStart w:id="18"/>
      <w:r>
        <w:rPr>
          <w:rFonts w:ascii="Arial" w:hAnsi="Arial" w:cs="Arial"/>
          <w:b/>
          <w:bCs/>
          <w:sz w:val="28"/>
          <w:szCs w:val="28"/>
        </w:rPr>
        <w:t xml:space="preserve">Condeno</w:t>
      </w:r>
      <w:r>
        <w:rPr>
          <w:rFonts w:ascii="Arial" w:hAnsi="Arial" w:cs="Arial"/>
          <w:sz w:val="28"/>
          <w:szCs w:val="28"/>
        </w:rPr>
        <w:t xml:space="preserve"> a ré/apelada, em razão da sucumbência recíproca, mas não proporcional, ao pagamento de 60% das custas processuais e dos honorários advocatícios</w:t>
      </w:r>
      <w:ins w:id="1035" w:author="Assessor GDSXSR" w:date="2026-10-31T18:27:50Z">
        <w:r>
          <w:rPr>
            <w:rFonts w:ascii="Arial" w:hAnsi="Arial" w:cs="Arial"/>
            <w:color w:val="808080"/>
            <w:sz w:val="28"/>
            <w:szCs w:val="28"/>
          </w:rPr>
          <w:t xml:space="preserve">,</w:t>
        </w:r>
      </w:ins>
      <w:r>
        <w:rPr>
          <w:rFonts w:ascii="Arial" w:hAnsi="Arial" w:cs="Arial"/>
          <w:sz w:val="28"/>
          <w:szCs w:val="28"/>
        </w:rPr>
        <w:t xml:space="preserve"> que fixo</w:t>
      </w:r>
      <w:del w:id="1036" w:author="Assessor GDSXSR" w:date="2026-10-31T18:27:50Z">
        <w:r>
          <w:rPr>
            <w:rFonts w:ascii="Arial" w:hAnsi="Arial" w:cs="Arial"/>
            <w:sz w:val="28"/>
            <w:szCs w:val="28"/>
          </w:rPr>
          <w:delText xml:space="preserve">, por equidade,</w:delText>
        </w:r>
      </w:del>
      <w:r>
        <w:rPr>
          <w:rFonts w:ascii="Arial" w:hAnsi="Arial" w:cs="Arial"/>
          <w:sz w:val="28"/>
          <w:szCs w:val="28"/>
        </w:rPr>
        <w:t xml:space="preserve"> </w:t>
      </w:r>
      <w:r>
        <w:rPr>
          <w:rFonts w:ascii="Arial" w:hAnsi="Arial" w:cs="Arial"/>
          <w:color w:val="808080"/>
          <w:sz w:val="28"/>
          <w:szCs w:val="28"/>
        </w:rPr>
        <w:t xml:space="preserve">em</w:t>
      </w:r>
      <w:r>
        <w:rPr>
          <w:rFonts w:ascii="Arial" w:hAnsi="Arial" w:cs="Arial"/>
          <w:sz w:val="28"/>
          <w:szCs w:val="28"/>
        </w:rPr>
        <w:t xml:space="preserve"> </w:t>
      </w:r>
      <w:del w:id="1037" w:author="Assessor GDSXSR" w:date="2026-10-31T18:27:50Z">
        <w:r>
          <w:rPr>
            <w:rFonts w:ascii="Arial" w:hAnsi="Arial" w:cs="Arial"/>
            <w:sz w:val="28"/>
            <w:szCs w:val="28"/>
          </w:rPr>
          <w:delText xml:space="preserve">R$</w:delText>
        </w:r>
      </w:del>
      <w:ins w:id="1038" w:author="Assessor GDSXSR" w:date="2026-10-31T18:27:50Z">
        <w:r>
          <w:rPr>
            <w:rFonts w:ascii="Arial" w:hAnsi="Arial" w:cs="Arial"/>
            <w:color w:val="808080"/>
            <w:sz w:val="28"/>
            <w:szCs w:val="28"/>
          </w:rPr>
          <w:t xml:space="preserve">10%</w:t>
        </w:r>
      </w:ins>
      <w:r>
        <w:rPr>
          <w:rFonts w:ascii="Arial" w:hAnsi="Arial" w:cs="Arial"/>
          <w:sz w:val="28"/>
          <w:szCs w:val="28"/>
        </w:rPr>
        <w:t xml:space="preserve"> </w:t>
      </w:r>
      <w:del w:id="1039" w:author="Assessor GDSXSR" w:date="2026-10-31T18:27:50Z">
        <w:r>
          <w:rPr>
            <w:rFonts w:ascii="Arial" w:hAnsi="Arial" w:cs="Arial"/>
            <w:sz w:val="28"/>
            <w:szCs w:val="28"/>
          </w:rPr>
          <w:delText xml:space="preserve">2.500</w:delText>
        </w:r>
      </w:del>
      <w:ins w:id="1040" w:author="Assessor GDSXSR" w:date="2026-10-31T18:27:50Z">
        <w:r>
          <w:rPr>
            <w:rFonts w:ascii="Arial" w:hAnsi="Arial" w:cs="Arial"/>
            <w:color w:val="808080"/>
            <w:sz w:val="28"/>
            <w:szCs w:val="28"/>
          </w:rPr>
          <w:t xml:space="preserve">sobre o proveito econômico almejado</w:t>
        </w:r>
      </w:ins>
      <w:r>
        <w:rPr>
          <w:rFonts w:ascii="Arial" w:hAnsi="Arial" w:cs="Arial"/>
          <w:sz w:val="28"/>
          <w:szCs w:val="28"/>
        </w:rPr>
        <w:t xml:space="preserve">,</w:t>
      </w:r>
      <w:del w:id="1041" w:author="Assessor GDSXSR" w:date="2026-10-31T18:27:50Z">
        <w:r>
          <w:rPr>
            <w:rFonts w:ascii="Arial" w:hAnsi="Arial" w:cs="Arial"/>
            <w:sz w:val="28"/>
            <w:szCs w:val="28"/>
          </w:rPr>
          <w:delText xml:space="preserve">00</w:delText>
        </w:r>
      </w:del>
      <w:ins w:id="1042" w:author="Assessor GDSXSR" w:date="2026-10-31T18:27:50Z">
        <w:r>
          <w:rPr>
            <w:rFonts w:ascii="Arial" w:hAnsi="Arial" w:cs="Arial"/>
            <w:color w:val="808080"/>
            <w:sz w:val="28"/>
            <w:szCs w:val="28"/>
          </w:rPr>
          <w:t xml:space="preserve"> a ser apurado em cumprimento de sentença</w:t>
        </w:r>
      </w:ins>
      <w:r>
        <w:rPr>
          <w:rFonts w:ascii="Arial" w:hAnsi="Arial" w:cs="Arial"/>
          <w:sz w:val="28"/>
          <w:szCs w:val="28"/>
        </w:rPr>
        <w:t xml:space="preserve"> (CPC 85 §</w:t>
      </w:r>
      <w:del w:id="1043" w:author="Assessor GDSXSR" w:date="2026-10-31T18:27:50Z">
        <w:r>
          <w:rPr>
            <w:rFonts w:ascii="Arial" w:hAnsi="Arial" w:cs="Arial"/>
            <w:sz w:val="28"/>
            <w:szCs w:val="28"/>
          </w:rPr>
          <w:delText xml:space="preserve">§</w:delText>
        </w:r>
      </w:del>
      <w:r>
        <w:rPr>
          <w:rFonts w:ascii="Arial" w:hAnsi="Arial" w:cs="Arial"/>
          <w:sz w:val="28"/>
          <w:szCs w:val="28"/>
        </w:rPr>
        <w:t xml:space="preserve"> 2º</w:t>
      </w:r>
      <w:ins w:id="1044" w:author="Assessor GDSXSR" w:date="2026-10-31T18:27:50Z">
        <w:r>
          <w:rPr>
            <w:rFonts w:ascii="Arial" w:hAnsi="Arial" w:cs="Arial"/>
            <w:color w:val="808080"/>
            <w:sz w:val="28"/>
            <w:szCs w:val="28"/>
          </w:rPr>
          <w:t xml:space="preserve">;</w:t>
        </w:r>
      </w:ins>
      <w:r>
        <w:rPr>
          <w:rFonts w:ascii="Arial" w:hAnsi="Arial" w:cs="Arial"/>
          <w:sz w:val="28"/>
          <w:szCs w:val="28"/>
        </w:rPr>
        <w:t xml:space="preserve"> </w:t>
      </w:r>
      <w:del w:id="1045" w:author="Assessor GDSXSR" w:date="2026-10-31T18:27:50Z">
        <w:r>
          <w:rPr>
            <w:rFonts w:ascii="Arial" w:hAnsi="Arial" w:cs="Arial"/>
            <w:color w:val="808080"/>
            <w:sz w:val="28"/>
            <w:szCs w:val="28"/>
          </w:rPr>
          <w:delText xml:space="preserve">e</w:delText>
        </w:r>
      </w:del>
      <w:ins w:id="1046" w:author="Assessor GDSXSR" w:date="2026-10-31T18:27:50Z">
        <w:r>
          <w:rPr>
            <w:rFonts w:ascii="Arial" w:hAnsi="Arial" w:cs="Arial"/>
            <w:color w:val="808080"/>
            <w:sz w:val="28"/>
            <w:szCs w:val="28"/>
          </w:rPr>
          <w:t xml:space="preserve">Tema</w:t>
        </w:r>
      </w:ins>
      <w:r>
        <w:rPr>
          <w:rFonts w:ascii="Arial" w:hAnsi="Arial" w:cs="Arial"/>
          <w:color w:val="808080"/>
          <w:sz w:val="28"/>
          <w:szCs w:val="28"/>
        </w:rPr>
        <w:t xml:space="preserve"> </w:t>
      </w:r>
      <w:del w:id="1047" w:author="Assessor GDSXSR" w:date="2026-10-31T18:27:50Z">
        <w:r>
          <w:rPr>
            <w:rFonts w:ascii="Arial" w:hAnsi="Arial" w:cs="Arial"/>
            <w:sz w:val="28"/>
            <w:szCs w:val="28"/>
          </w:rPr>
          <w:delText xml:space="preserve">8º</w:delText>
        </w:r>
      </w:del>
      <w:ins w:id="1048" w:author="Assessor GDSXSR" w:date="2026-10-31T18:27:50Z">
        <w:r>
          <w:rPr>
            <w:rFonts w:ascii="Arial" w:hAnsi="Arial" w:cs="Arial"/>
            <w:color w:val="808080"/>
            <w:sz w:val="28"/>
            <w:szCs w:val="28"/>
          </w:rPr>
          <w:t xml:space="preserve">Repetitivo 1.076/STJ</w:t>
        </w:r>
      </w:ins>
      <w:r>
        <w:rPr>
          <w:rFonts w:ascii="Arial" w:hAnsi="Arial" w:cs="Arial"/>
          <w:sz w:val="28"/>
          <w:szCs w:val="28"/>
        </w:rPr>
        <w:t xml:space="preserve">)</w:t>
      </w:r>
      <w:r>
        <w:rPr>
          <w:rFonts w:ascii="Arial" w:hAnsi="Arial" w:cs="Arial"/>
          <w:color w:val="808080"/>
          <w:sz w:val="28"/>
          <w:szCs w:val="28"/>
        </w:rPr>
        <w:t xml:space="preserve">.</w:t>
      </w:r>
      <w:del w:id="1049" w:author="Assessor GDSXSR" w:date="2026-10-31T18:27:50Z">
        <w:r>
          <w:rPr>
            <w:rFonts w:ascii="Arial" w:hAnsi="Arial" w:cs="Arial"/>
            <w:sz w:val="28"/>
            <w:szCs w:val="28"/>
          </w:rPr>
          <w:delText xml:space="preserve"> </w:delText>
        </w:r>
      </w:del>
    </w:p>
    <w:p>
      <w:pPr>
        <w:spacing w:after="0" w:line="360" w:lineRule="auto"/>
        <w:ind w:firstLine="2268"/>
        <w:jc w:val="both"/>
        <w:rPr>
          <w:ins w:id="1051" w:author="Assessor GDSXSR" w:date="2026-10-31T18:27:50Z"/>
        </w:rPr>
      </w:pPr>
    </w:p>
    <w:p w14:paraId="436934E4" w14:textId="1910C8A6" w:rsidR="0010371B" w:rsidRDefault="00A76DBB">
      <w:pPr>
        <w:spacing w:after="0" w:line="360" w:lineRule="auto"/>
        <w:ind w:firstLine="2268"/>
        <w:jc w:val="both"/>
      </w:pPr>
      <w:commentRangeStart w:id="22"/>
      <w:r>
        <w:rPr>
          <w:rFonts w:ascii="Arial" w:hAnsi="Arial" w:cs="Arial"/>
          <w:color w:val="808080"/>
          <w:sz w:val="28"/>
          <w:szCs w:val="28"/>
        </w:rPr>
        <w:t xml:space="preserve">O</w:t>
      </w:r>
      <w:r>
        <w:rPr>
          <w:rFonts w:ascii="Arial" w:hAnsi="Arial" w:cs="Arial"/>
          <w:sz w:val="28"/>
          <w:szCs w:val="28"/>
        </w:rPr>
        <w:t xml:space="preserve"> autor/apelante</w:t>
      </w:r>
      <w:r>
        <w:rPr>
          <w:rFonts w:ascii="Arial" w:hAnsi="Arial" w:cs="Arial"/>
          <w:color w:val="808080"/>
          <w:sz w:val="28"/>
          <w:szCs w:val="28"/>
        </w:rPr>
        <w:t xml:space="preserve"> arcará com 40%</w:t>
      </w:r>
      <w:r>
        <w:rPr>
          <w:rFonts w:ascii="Arial" w:hAnsi="Arial" w:cs="Arial"/>
          <w:sz w:val="28"/>
          <w:szCs w:val="28"/>
        </w:rPr>
        <w:t xml:space="preserve">, </w:t>
      </w:r>
      <w:r>
        <w:rPr>
          <w:rFonts w:ascii="Arial" w:hAnsi="Arial" w:cs="Arial"/>
          <w:color w:val="808080"/>
          <w:sz w:val="28"/>
          <w:szCs w:val="28"/>
        </w:rPr>
        <w:t xml:space="preserve">com</w:t>
      </w:r>
      <w:r>
        <w:rPr>
          <w:rFonts w:ascii="Arial" w:hAnsi="Arial" w:cs="Arial"/>
          <w:sz w:val="28"/>
          <w:szCs w:val="28"/>
        </w:rPr>
        <w:t xml:space="preserve"> exigibilidade </w:t>
      </w:r>
      <w:r>
        <w:rPr>
          <w:rFonts w:ascii="Arial" w:hAnsi="Arial" w:cs="Arial"/>
          <w:color w:val="808080"/>
          <w:sz w:val="28"/>
          <w:szCs w:val="28"/>
        </w:rPr>
        <w:t xml:space="preserve">suspensa</w:t>
      </w:r>
      <w:r>
        <w:rPr>
          <w:rFonts w:ascii="Arial" w:hAnsi="Arial" w:cs="Arial"/>
          <w:sz w:val="28"/>
          <w:szCs w:val="28"/>
        </w:rPr>
        <w:t xml:space="preserve"> </w:t>
      </w:r>
      <w:r>
        <w:rPr>
          <w:rFonts w:ascii="Arial" w:hAnsi="Arial" w:cs="Arial"/>
          <w:color w:val="808080"/>
          <w:sz w:val="28"/>
          <w:szCs w:val="28"/>
        </w:rPr>
        <w:t xml:space="preserve">por</w:t>
      </w:r>
      <w:r>
        <w:rPr>
          <w:rFonts w:ascii="Arial" w:hAnsi="Arial" w:cs="Arial"/>
          <w:sz w:val="28"/>
          <w:szCs w:val="28"/>
        </w:rPr>
        <w:t xml:space="preserve"> ser beneficiário da justiça gratuita (CPC 98 § 3º).</w:t>
      </w:r>
      <w:commentRangeEnd w:id="22"/>
      <w:r>
        <w:rPr>
          <w:rStyle w:val="CommentReference"/>
        </w:rPr>
        <w:commentReference w:id="22"/>
      </w:r>
      <w:commentRangeEnd w:id="18"/>
      <w:r>
        <w:commentReference w:id="18"/>
      </w:r>
    </w:p>
    <w:p w14:paraId="3DDBD95B" w14:textId="77777777" w:rsidR="00EC5B21" w:rsidRDefault="00EC5B21">
      <w:pPr>
        <w:spacing w:after="0" w:line="360" w:lineRule="auto"/>
        <w:ind w:firstLine="2268"/>
        <w:jc w:val="both"/>
      </w:pPr>
    </w:p>
    <w:p w14:paraId="362E5844" w14:textId="77777777" w:rsidR="00EC5B21" w:rsidRDefault="00B32BB4">
      <w:pPr>
        <w:spacing w:after="0" w:line="360" w:lineRule="auto"/>
        <w:ind w:firstLine="2268"/>
        <w:jc w:val="both"/>
      </w:pPr>
      <w:r>
        <w:rPr>
          <w:rFonts w:ascii="Arial" w:hAnsi="Arial" w:cs="Arial"/>
          <w:color w:val="808080"/>
          <w:sz w:val="28"/>
          <w:szCs w:val="28"/>
        </w:rPr>
        <w:t>Sem honorários recursais (CPC 85 § 11).</w:t>
      </w:r>
    </w:p>
    <w:p w14:paraId="436934E5" w14:textId="77777777" w:rsidR="0010371B" w:rsidRDefault="0010371B">
      <w:pPr>
        <w:spacing w:after="0" w:line="360" w:lineRule="auto"/>
        <w:ind w:firstLine="2268"/>
        <w:jc w:val="both"/>
        <w:rPr>
          <w:rFonts w:ascii="Arial" w:hAnsi="Arial" w:cs="Arial"/>
          <w:sz w:val="28"/>
          <w:szCs w:val="28"/>
        </w:rPr>
      </w:pPr>
    </w:p>
    <w:p w14:paraId="436934E6" w14:textId="77777777" w:rsidR="0010371B" w:rsidRDefault="00837E2C">
      <w:pPr>
        <w:spacing w:after="0" w:line="360" w:lineRule="auto"/>
        <w:ind w:firstLine="2268"/>
        <w:jc w:val="both"/>
      </w:pPr>
      <w:r>
        <w:rPr>
          <w:rFonts w:ascii="Arial" w:hAnsi="Arial" w:cs="Arial"/>
          <w:sz w:val="28"/>
          <w:szCs w:val="28"/>
        </w:rPr>
        <w:t>É como voto.</w:t>
      </w:r>
    </w:p>
    <w:p w14:paraId="436934E7" w14:textId="77777777" w:rsidR="0010371B" w:rsidRDefault="0010371B"/>
    <w:p w14:paraId="436934E8" w14:textId="77777777" w:rsidR="0010371B" w:rsidRDefault="0010371B"/>
    <w:p w14:paraId="436934E9" w14:textId="77777777" w:rsidR="0010371B" w:rsidRDefault="0010371B">
      <w:pPr>
        <w:rPr>
          <w:rFonts w:cstheme="minorHAnsi"/>
          <w:color w:val="00B050"/>
        </w:rPr>
      </w:pPr>
    </w:p>
    <w:p w14:paraId="436934EA" w14:textId="77777777" w:rsidR="0010371B" w:rsidRDefault="00837E2C">
      <w:pPr>
        <w:rPr>
          <w:rFonts w:cstheme="minorHAnsi"/>
          <w:b/>
          <w:bCs/>
          <w:color w:val="00B050"/>
        </w:rPr>
      </w:pPr>
      <w:r>
        <w:rPr>
          <w:rFonts w:cstheme="minorHAnsi"/>
          <w:b/>
          <w:bCs/>
          <w:color w:val="00B050"/>
        </w:rPr>
        <w:t xml:space="preserve">SENTENÇA RECORRIDA </w:t>
      </w:r>
    </w:p>
    <w:p w14:paraId="436934EB" w14:textId="77777777" w:rsidR="0010371B" w:rsidRDefault="00837E2C">
      <w:pPr>
        <w:jc w:val="both"/>
      </w:pPr>
      <w:r>
        <w:rPr>
          <w:rFonts w:cstheme="minorHAnsi"/>
          <w:color w:val="00B050"/>
        </w:rPr>
        <w:t xml:space="preserve">Trata-se de ação revisional de cláusula contratual c/c repetição de indébito e indenização por danos morais proposta por ERIVALDO JUNIOR BARBOSA DA SILVA em face de CREFISA S.A. CRÉDITO, FINANCIAMENTO E INVESTIMENTOS, na qual a parte autora sustenta, em síntese, a abusividade da taxa de juros remuneratórios incidente sobre contrato de empréstimo pessoal </w:t>
      </w:r>
      <w:r>
        <w:rPr>
          <w:rFonts w:cstheme="minorHAnsi"/>
          <w:color w:val="00B050"/>
        </w:rPr>
        <w:lastRenderedPageBreak/>
        <w:t>firmado entre as partes, bem como a irregularidade dos descontos realizados em sua conta bancária e da negativação de seu nome junto aos órgãos de proteção ao crédito.</w:t>
      </w:r>
    </w:p>
    <w:p w14:paraId="436934EC" w14:textId="77777777" w:rsidR="0010371B" w:rsidRDefault="00837E2C">
      <w:pPr>
        <w:jc w:val="both"/>
      </w:pPr>
      <w:r>
        <w:rPr>
          <w:rFonts w:cstheme="minorHAnsi"/>
          <w:color w:val="00B050"/>
        </w:rPr>
        <w:t>Afirma que contratou empréstimo no valor de R$ 4.248,06, com incidência de juros de 22% ao mês e 987,22% ao ano, alegando que a taxa supera significativamente a média divulgada pelo Banco Central para operações semelhantes.</w:t>
      </w:r>
    </w:p>
    <w:p w14:paraId="436934ED" w14:textId="77777777" w:rsidR="0010371B" w:rsidRDefault="00837E2C">
      <w:pPr>
        <w:jc w:val="both"/>
      </w:pPr>
      <w:r>
        <w:rPr>
          <w:rFonts w:cstheme="minorHAnsi"/>
          <w:color w:val="00B050"/>
        </w:rPr>
        <w:t>Aduz ter efetuado pagamentos em montante superior ao valor originalmente contratado e requer, em sede de tutela de urgência, a retirada de seu nome dos cadastros restritivos e suspensão dos descontos realizados em sua conta corrente.</w:t>
      </w:r>
    </w:p>
    <w:p w14:paraId="436934EE" w14:textId="77777777" w:rsidR="0010371B" w:rsidRDefault="00837E2C">
      <w:pPr>
        <w:jc w:val="both"/>
      </w:pPr>
      <w:r>
        <w:rPr>
          <w:rFonts w:cstheme="minorHAnsi"/>
          <w:color w:val="00B050"/>
        </w:rPr>
        <w:t>No mérito, postula o reconhecimento da abusividade da taxa de juros remuneratórios pactuada, com a revisão do contrato e limitação dos juros à média de mercado divulgada pelo Banco Central, a restituição em dobro dos valores alegadamente pagos em excesso, e a condenação da ré ao pagamento de indenização por danos morais.</w:t>
      </w:r>
    </w:p>
    <w:p w14:paraId="436934EF" w14:textId="77777777" w:rsidR="0010371B" w:rsidRDefault="00837E2C">
      <w:pPr>
        <w:jc w:val="both"/>
      </w:pPr>
      <w:r>
        <w:rPr>
          <w:rFonts w:cstheme="minorHAnsi"/>
          <w:color w:val="00B050"/>
        </w:rPr>
        <w:t>Recebida a emenda de ID 262647189, foi deferida a gratuidade de justiça e indeferida a tutela de urgência.</w:t>
      </w:r>
    </w:p>
    <w:p w14:paraId="436934F0" w14:textId="77777777" w:rsidR="0010371B" w:rsidRDefault="00837E2C">
      <w:pPr>
        <w:jc w:val="both"/>
      </w:pPr>
      <w:r>
        <w:rPr>
          <w:rFonts w:cstheme="minorHAnsi"/>
          <w:color w:val="00B050"/>
        </w:rPr>
        <w:t>A ré apresentou contestação arguindo, preliminarmente, impugnação ao valor da causa e ausência de interesse processual, sustentando, no mérito, a regularidade da contratação e da taxa pactuada, a inexistência de abusividade e a legitimidade dos descontos e da negativação decorrente do inadimplemento contratual. Defendeu que atua em segmento específico de crédito destinado a consumidores de alto risco, circunstância que influencia diretamente na composição das taxas praticadas. Alegou, ainda, que os descontos fracionados decorreram de autorização contratual expressa e da ausência de saldo suficiente para quitação integral das parcelas nas datas de vencimento. Ao final, pugnou pela improcedência dos pedidos.</w:t>
      </w:r>
    </w:p>
    <w:p w14:paraId="436934F1" w14:textId="77777777" w:rsidR="0010371B" w:rsidRDefault="00837E2C">
      <w:pPr>
        <w:jc w:val="both"/>
      </w:pPr>
      <w:r>
        <w:rPr>
          <w:rFonts w:cstheme="minorHAnsi"/>
          <w:color w:val="00B050"/>
        </w:rPr>
        <w:t>Houve réplica.</w:t>
      </w:r>
    </w:p>
    <w:p w14:paraId="436934F2" w14:textId="77777777" w:rsidR="0010371B" w:rsidRDefault="00837E2C">
      <w:pPr>
        <w:jc w:val="both"/>
      </w:pPr>
      <w:r>
        <w:rPr>
          <w:rFonts w:cstheme="minorHAnsi"/>
          <w:color w:val="00B050"/>
        </w:rPr>
        <w:t>Os autos vieram conclusos para sentença.</w:t>
      </w:r>
    </w:p>
    <w:p w14:paraId="436934F3" w14:textId="77777777" w:rsidR="0010371B" w:rsidRDefault="00837E2C">
      <w:pPr>
        <w:jc w:val="both"/>
      </w:pPr>
      <w:r>
        <w:rPr>
          <w:rFonts w:cstheme="minorHAnsi"/>
          <w:color w:val="00B050"/>
        </w:rPr>
        <w:t>É o necessário. Decido.</w:t>
      </w:r>
    </w:p>
    <w:p w14:paraId="436934F4" w14:textId="77777777" w:rsidR="0010371B" w:rsidRDefault="00837E2C">
      <w:pPr>
        <w:jc w:val="both"/>
      </w:pPr>
      <w:r>
        <w:rPr>
          <w:rFonts w:cstheme="minorHAnsi"/>
          <w:color w:val="00B050"/>
        </w:rPr>
        <w:t>Das preliminares</w:t>
      </w:r>
    </w:p>
    <w:p w14:paraId="436934F5" w14:textId="77777777" w:rsidR="0010371B" w:rsidRDefault="00837E2C">
      <w:pPr>
        <w:jc w:val="both"/>
      </w:pPr>
      <w:r>
        <w:rPr>
          <w:rFonts w:cstheme="minorHAnsi"/>
          <w:color w:val="00B050"/>
        </w:rPr>
        <w:t>REJEITO a preliminar de impugnação ao valor da causa. O valor atribuído à causa guarda correspondência com o proveito econômico perseguido pela parte autora, consistente na revisão contratual cumulada com repetição de indébito e indenização por danos morais, em conformidade com o art. 292 do CPC, inexistindo demonstração concreta de artificial majoração.</w:t>
      </w:r>
    </w:p>
    <w:p w14:paraId="436934F6" w14:textId="77777777" w:rsidR="0010371B" w:rsidRDefault="00837E2C">
      <w:pPr>
        <w:jc w:val="both"/>
        <w:rPr>
          <w:rFonts w:cstheme="minorHAnsi"/>
          <w:color w:val="00B050"/>
        </w:rPr>
      </w:pPr>
      <w:r>
        <w:rPr>
          <w:rFonts w:cstheme="minorHAnsi"/>
          <w:color w:val="00B050"/>
        </w:rPr>
        <w:t>Igualmente, não prospera a preliminar de ausência de interesse processual. A pretensão deduzida revela utilidade e necessidade da tutela jurisdicional, diante da controvérsia instaurada acerca da legalidade dos encargos contratuais, dos descontos realizados e da negativação promovida pela ré, estando presente o binômio necessidade-utilidade. Portanto, REJEITO a preliminar.</w:t>
      </w:r>
    </w:p>
    <w:p w14:paraId="436934F7" w14:textId="77777777" w:rsidR="0010371B" w:rsidRDefault="00837E2C">
      <w:pPr>
        <w:jc w:val="both"/>
        <w:rPr>
          <w:rFonts w:cstheme="minorHAnsi"/>
          <w:color w:val="00B050"/>
        </w:rPr>
      </w:pPr>
      <w:r>
        <w:rPr>
          <w:rFonts w:cstheme="minorHAnsi"/>
          <w:color w:val="00B050"/>
        </w:rPr>
        <w:t>Ausentes outras questões processuais ou prejudiciais pendentes de análise, passo ao mérito da presente demanda.</w:t>
      </w:r>
    </w:p>
    <w:p w14:paraId="436934F8" w14:textId="77777777" w:rsidR="0010371B" w:rsidRDefault="00837E2C">
      <w:pPr>
        <w:jc w:val="both"/>
        <w:rPr>
          <w:rFonts w:cstheme="minorHAnsi"/>
          <w:color w:val="00B050"/>
        </w:rPr>
      </w:pPr>
      <w:r>
        <w:rPr>
          <w:rFonts w:cstheme="minorHAnsi"/>
          <w:color w:val="00B050"/>
        </w:rPr>
        <w:t>É caso de julgamento direto da lide, a teor do disposto no art. 355, inciso I, do Código de Processo Civil, tendo em vista que a matéria é essencialmente de direito e não há necessidade de dilação probatória. Os documentos são suficientes para solucionar os pontos controversos.</w:t>
      </w:r>
    </w:p>
    <w:p w14:paraId="436934F9" w14:textId="77777777" w:rsidR="0010371B" w:rsidRDefault="00837E2C">
      <w:pPr>
        <w:jc w:val="both"/>
        <w:rPr>
          <w:rFonts w:cstheme="minorHAnsi"/>
          <w:color w:val="00B050"/>
        </w:rPr>
      </w:pPr>
      <w:r>
        <w:rPr>
          <w:rFonts w:cstheme="minorHAnsi"/>
          <w:color w:val="00B050"/>
        </w:rPr>
        <w:lastRenderedPageBreak/>
        <w:t>A relação jurídica estabelecida entre as partes é de consumo, aplicando-se ao caso as disposições do Código de Defesa do Consumidor, nos termos da Súmula 297 do STJ. Isso, contudo, não conduz automaticamente à revisão das cláusulas pactuadas, sendo necessária demonstração concreta de abusividade apta a colocar o consumidor em desvantagem exagerada.</w:t>
      </w:r>
    </w:p>
    <w:p w14:paraId="436934FA" w14:textId="77777777" w:rsidR="0010371B" w:rsidRDefault="00837E2C">
      <w:pPr>
        <w:jc w:val="both"/>
        <w:rPr>
          <w:rFonts w:cstheme="minorHAnsi"/>
          <w:color w:val="00B050"/>
        </w:rPr>
      </w:pPr>
      <w:r>
        <w:rPr>
          <w:rFonts w:cstheme="minorHAnsi"/>
          <w:color w:val="00B050"/>
        </w:rPr>
        <w:t>No caso dos autos, o contrato juntado evidencia que a taxa de juros remuneratórios foi expressamente pactuada, estando destacada no instrumento contratual firmado pela parte autora, conforme se verifica no ID 255123330. Embora elevada, a simples discrepância entre a taxa contratada e a média divulgada pelo Banco Central não é suficiente, por si só, para caracterizar abusividade.</w:t>
      </w:r>
    </w:p>
    <w:p w14:paraId="436934FB" w14:textId="77777777" w:rsidR="0010371B" w:rsidRDefault="00837E2C">
      <w:pPr>
        <w:jc w:val="both"/>
        <w:rPr>
          <w:rFonts w:cstheme="minorHAnsi"/>
          <w:color w:val="00B050"/>
        </w:rPr>
      </w:pPr>
      <w:r>
        <w:rPr>
          <w:rFonts w:cstheme="minorHAnsi"/>
          <w:color w:val="00B050"/>
        </w:rPr>
        <w:t xml:space="preserve">A jurisprudência consolidada do Superior Tribunal de Justiça, especialmente a partir do julgamento do </w:t>
      </w:r>
      <w:proofErr w:type="spellStart"/>
      <w:r>
        <w:rPr>
          <w:rFonts w:cstheme="minorHAnsi"/>
          <w:color w:val="00B050"/>
        </w:rPr>
        <w:t>REsp</w:t>
      </w:r>
      <w:proofErr w:type="spellEnd"/>
      <w:r>
        <w:rPr>
          <w:rFonts w:cstheme="minorHAnsi"/>
          <w:color w:val="00B050"/>
        </w:rPr>
        <w:t xml:space="preserve"> 1.061.530/RS, firmou orientação no sentido de que a revisão dos juros remuneratórios somente é admitida em hipóteses excepcionais, mediante demonstração efetiva de abusividade no caso concreto, considerada a natureza da operação, o perfil do tomador, o risco de inadimplência, as garantias envolvidas e demais circunstâncias específicas da contratação. Não há, portanto, limitação legal prévia dos juros cobrados por instituições integrantes do Sistema Financeiro Nacional, nos termos da Súmula 596 do STF.</w:t>
      </w:r>
    </w:p>
    <w:p w14:paraId="436934FC" w14:textId="77777777" w:rsidR="0010371B" w:rsidRDefault="00837E2C">
      <w:pPr>
        <w:jc w:val="both"/>
        <w:rPr>
          <w:rFonts w:cstheme="minorHAnsi"/>
          <w:color w:val="00B050"/>
        </w:rPr>
      </w:pPr>
      <w:r>
        <w:rPr>
          <w:rFonts w:cstheme="minorHAnsi"/>
          <w:color w:val="00B050"/>
        </w:rPr>
        <w:t>Incide, ainda, a Súmula 382 do STJ, segundo a qual a estipulação de juros remuneratórios superiores a 12% ao ano, por si só, não indica abusividade.</w:t>
      </w:r>
    </w:p>
    <w:p w14:paraId="436934FD" w14:textId="77777777" w:rsidR="0010371B" w:rsidRDefault="00837E2C">
      <w:pPr>
        <w:jc w:val="both"/>
        <w:rPr>
          <w:rFonts w:cstheme="minorHAnsi"/>
          <w:color w:val="00B050"/>
        </w:rPr>
      </w:pPr>
      <w:r>
        <w:rPr>
          <w:rFonts w:cstheme="minorHAnsi"/>
          <w:color w:val="00B050"/>
        </w:rPr>
        <w:t>Lado outro, a parte autora limitou-se a sustentar a abusividade mediante comparação abstrata com taxas médias de mercado, sem demonstrar, concretamente, peculiaridades da contratação aptas a evidenciar desvantagem exagerada ou incompatibilidade dos encargos com os riscos inerentes à operação. Ao contrário, a documentação acostada aos autos revela que a contratação ocorreu em modalidade de crédito pessoal não consignado, sem garantia real, inserida em segmento de crédito voltado a consumidores de maior risco.</w:t>
      </w:r>
    </w:p>
    <w:p w14:paraId="436934FE" w14:textId="77777777" w:rsidR="0010371B" w:rsidRDefault="00837E2C">
      <w:pPr>
        <w:jc w:val="both"/>
        <w:rPr>
          <w:rFonts w:cstheme="minorHAnsi"/>
          <w:color w:val="00B050"/>
        </w:rPr>
      </w:pPr>
      <w:r>
        <w:rPr>
          <w:rFonts w:cstheme="minorHAnsi"/>
          <w:color w:val="00B050"/>
        </w:rPr>
        <w:t>Também não prospera a alegação de irregularidade dos descontos realizados na conta bancária. O contrato prevê expressamente a possibilidade de cobrança fracionada das parcelas, especialmente nas hipóteses em que inexistente saldo suficiente para quitação integral no vencimento. Os extratos apresentados evidenciam que os descontos ocorreram em valores fracionados, em conformidade com a sistemática contratualmente prevista para as hipóteses de insuficiência de saldo, não havendo demonstração de cobrança indevida ou de débitos desvinculados da obrigação assumida.</w:t>
      </w:r>
    </w:p>
    <w:p w14:paraId="436934FF" w14:textId="77777777" w:rsidR="0010371B" w:rsidRDefault="00837E2C">
      <w:pPr>
        <w:jc w:val="both"/>
        <w:rPr>
          <w:rFonts w:cstheme="minorHAnsi"/>
          <w:color w:val="00B050"/>
        </w:rPr>
      </w:pPr>
      <w:r>
        <w:rPr>
          <w:rFonts w:cstheme="minorHAnsi"/>
          <w:color w:val="00B050"/>
        </w:rPr>
        <w:t>Da mesma forma, inexistindo ilicitude na cobrança ou na inscrição restritiva promovida pela ré, não se verifica violação a direito da personalidade apta a ensejar compensação por danos morais. Os documentos juntados evidenciam a existência de parcelas inadimplidas, circunstância que autoriza a inscrição nos órgãos restritivos de crédito, configurando exercício regular de direito do credor. Ausente demonstração de inexistência da dívida ou de irregularidade na cobrança, não há falar em dano moral indenizável.</w:t>
      </w:r>
    </w:p>
    <w:p w14:paraId="43693500" w14:textId="77777777" w:rsidR="0010371B" w:rsidRDefault="00837E2C">
      <w:pPr>
        <w:jc w:val="both"/>
        <w:rPr>
          <w:rFonts w:cstheme="minorHAnsi"/>
          <w:color w:val="00B050"/>
        </w:rPr>
      </w:pPr>
      <w:r>
        <w:rPr>
          <w:rFonts w:cstheme="minorHAnsi"/>
          <w:color w:val="00B050"/>
        </w:rPr>
        <w:t>O pedido de repetição de indébito igualmente não merece acolhimento. Não restou comprovada cobrança indevida ou pagamento além do efetivamente devido à luz das cláusulas contratadas. Inviável, portanto, a devolução simples ou em dobro dos valores pagos.</w:t>
      </w:r>
    </w:p>
    <w:p w14:paraId="43693501" w14:textId="77777777" w:rsidR="0010371B" w:rsidRDefault="00837E2C">
      <w:pPr>
        <w:jc w:val="both"/>
        <w:rPr>
          <w:rFonts w:cstheme="minorHAnsi"/>
          <w:color w:val="00B050"/>
        </w:rPr>
      </w:pPr>
      <w:r>
        <w:rPr>
          <w:rFonts w:cstheme="minorHAnsi"/>
          <w:color w:val="00B050"/>
        </w:rPr>
        <w:t>Nesse cenário, ante a ausência de ilegalidades perpetradas pela parte ré, impõe-se a manutenção do contrato nos termos firmados.</w:t>
      </w:r>
    </w:p>
    <w:p w14:paraId="43693502" w14:textId="77777777" w:rsidR="0010371B" w:rsidRDefault="00837E2C">
      <w:pPr>
        <w:jc w:val="both"/>
        <w:rPr>
          <w:rFonts w:cstheme="minorHAnsi"/>
          <w:color w:val="00B050"/>
        </w:rPr>
      </w:pPr>
      <w:r>
        <w:rPr>
          <w:rFonts w:cstheme="minorHAnsi"/>
          <w:color w:val="00B050"/>
        </w:rPr>
        <w:lastRenderedPageBreak/>
        <w:t>Ante o exposto, JULGO IMPROCEDENTES os pedidos formulados pela parte autora.</w:t>
      </w:r>
    </w:p>
    <w:p w14:paraId="43693503" w14:textId="77777777" w:rsidR="0010371B" w:rsidRDefault="00837E2C">
      <w:pPr>
        <w:jc w:val="both"/>
        <w:rPr>
          <w:rFonts w:cstheme="minorHAnsi"/>
          <w:color w:val="00B050"/>
        </w:rPr>
      </w:pPr>
      <w:r>
        <w:rPr>
          <w:rFonts w:cstheme="minorHAnsi"/>
          <w:color w:val="00B050"/>
        </w:rPr>
        <w:t>Por conseguinte, resolvo o mérito, nos termos do artigo 487, inciso I, do Código de Processo Civil.</w:t>
      </w:r>
    </w:p>
    <w:p w14:paraId="43693504" w14:textId="77777777" w:rsidR="0010371B" w:rsidRDefault="00837E2C">
      <w:pPr>
        <w:jc w:val="both"/>
        <w:rPr>
          <w:rFonts w:cstheme="minorHAnsi"/>
          <w:color w:val="00B050"/>
        </w:rPr>
      </w:pPr>
      <w:r>
        <w:rPr>
          <w:rFonts w:cstheme="minorHAnsi"/>
          <w:color w:val="00B050"/>
        </w:rPr>
        <w:t>Arcará o requerente com as custas e despesas processuais, e com os honorários do advogado da parte requerida, que fixo em 10% sobre o valor da causa, com base no artigo 85, § 2º, do CPC, ficando a condenação em custas e honorários suspensa por ser o autor beneficiário da justiça gratuita.</w:t>
      </w:r>
    </w:p>
    <w:p w14:paraId="43693505" w14:textId="77777777" w:rsidR="0010371B" w:rsidRDefault="00837E2C">
      <w:pPr>
        <w:jc w:val="both"/>
        <w:rPr>
          <w:rFonts w:cstheme="minorHAnsi"/>
          <w:color w:val="00B050"/>
        </w:rPr>
      </w:pPr>
      <w:r>
        <w:rPr>
          <w:rFonts w:cstheme="minorHAnsi"/>
          <w:color w:val="00B050"/>
        </w:rPr>
        <w:t>Transitada em julgado, não havendo outros requerimentos, dê-se baixa e arquivem-se os autos.</w:t>
      </w:r>
    </w:p>
    <w:p w14:paraId="43693506" w14:textId="77777777" w:rsidR="0010371B" w:rsidRDefault="00837E2C">
      <w:pPr>
        <w:jc w:val="both"/>
      </w:pPr>
      <w:r>
        <w:rPr>
          <w:rFonts w:cstheme="minorHAnsi"/>
          <w:color w:val="00B050"/>
        </w:rPr>
        <w:t>Publique-se. Intimem-se.</w:t>
      </w:r>
    </w:p>
    <w:p w14:paraId="2AFD0B3C" w14:textId="77777777" w:rsidR="00EC5B21" w:rsidRDefault="00EC5B21">
      <w:pPr>
        <w:jc w:val="both"/>
      </w:pPr>
    </w:p>
    <w:p w14:paraId="48A4D12A" w14:textId="77777777" w:rsidR="00EC5B21" w:rsidRDefault="00B32BB4">
      <w:pPr>
        <w:jc w:val="both"/>
      </w:pPr>
      <w:commentRangeStart w:id="19"/>
      <w:r>
        <w:rPr>
          <w:rFonts w:cstheme="minorHAnsi"/>
          <w:b/>
          <w:color w:val="800080"/>
        </w:rPr>
        <w:t>PRECEDENTES CONTRÁRIOS AO VOTO</w:t>
      </w:r>
      <w:commentRangeEnd w:id="19"/>
      <w:r>
        <w:rPr>
          <w:color w:val="808080"/>
        </w:rPr>
        <w:commentReference w:id="19"/>
      </w:r>
    </w:p>
    <w:p w14:paraId="724037D5" w14:textId="77777777" w:rsidR="00EC5B21" w:rsidRDefault="00EC5B21">
      <w:pPr>
        <w:jc w:val="both"/>
      </w:pPr>
    </w:p>
    <w:p w14:paraId="24AAE5FC" w14:textId="77777777" w:rsidR="00EC5B21" w:rsidRDefault="00B32BB4">
      <w:pPr>
        <w:jc w:val="both"/>
      </w:pPr>
      <w:proofErr w:type="spellStart"/>
      <w:r>
        <w:rPr>
          <w:color w:val="800080"/>
        </w:rPr>
        <w:t>AgInt</w:t>
      </w:r>
      <w:proofErr w:type="spellEnd"/>
      <w:r>
        <w:rPr>
          <w:color w:val="800080"/>
        </w:rPr>
        <w:t xml:space="preserve"> no </w:t>
      </w:r>
      <w:proofErr w:type="spellStart"/>
      <w:r>
        <w:rPr>
          <w:color w:val="800080"/>
        </w:rPr>
        <w:t>AREsp</w:t>
      </w:r>
      <w:proofErr w:type="spellEnd"/>
      <w:r>
        <w:rPr>
          <w:color w:val="800080"/>
        </w:rPr>
        <w:t xml:space="preserve"> n. 2.552.486, relator Ministro João Otávio de Noronha, Quarta Turma, julgado em 9/9/2024.</w:t>
      </w:r>
    </w:p>
    <w:p w14:paraId="4B45B4E9" w14:textId="77777777" w:rsidR="00EC5B21" w:rsidRDefault="00EC5B21">
      <w:pPr>
        <w:jc w:val="both"/>
      </w:pPr>
    </w:p>
    <w:p w14:paraId="4C3A299B" w14:textId="77777777" w:rsidR="00EC5B21" w:rsidRDefault="00B32BB4">
      <w:pPr>
        <w:jc w:val="both"/>
      </w:pPr>
      <w:r>
        <w:rPr>
          <w:color w:val="800080"/>
        </w:rPr>
        <w:t>“AGRAVO INTERNO NO AGRAVO EM RECURSO ESPECIAL. ADMISSIBILIDADE. RECONSIDERAÇÃO. JUROS REMUNERATÓRIOS. LIMITAÇÃO. ABUSIVIDADE DA TAXA CONTRATADA. NECES</w:t>
      </w:r>
      <w:r>
        <w:rPr>
          <w:color w:val="800080"/>
        </w:rPr>
        <w:t xml:space="preserve">SIDADE DE DEMONSTRAÇÃO. AGRAVO INTERNO PROVIDO EM PARTE. 1. Admite-se a revisão da taxa de juros remuneratórios excepcionalmente, quando a relação de consumo ficar caracterizada e a abusividade for devidamente demonstrada diante das peculiaridades do caso </w:t>
      </w:r>
      <w:r>
        <w:rPr>
          <w:color w:val="800080"/>
        </w:rPr>
        <w:t>concreto. 2. O fato de a taxa contratada de juros remuneratórios estar acima da taxa média de mercado, por si só, não configura abusividade, devendo ser observados, para a limitação dos referidos juros, fatores como o custo de captação dos recursos, o spre</w:t>
      </w:r>
      <w:r>
        <w:rPr>
          <w:color w:val="800080"/>
        </w:rPr>
        <w:t>ad da operação, a análise de risco de crédito do contratante, ponderando-se a caracterização da relação de consumo e eventual desvantagem exagerada do consumidor. 3. É viável a limitação da taxa de juros remuneratórios pactuada no contrato na hipótese em q</w:t>
      </w:r>
      <w:r>
        <w:rPr>
          <w:color w:val="800080"/>
        </w:rPr>
        <w:t>ue a corte de origem tenha considerado cabalmente demonstrada sua abusividade com base nas peculiaridades do caso concreto. 4. Agravo interno parcialmente provido.”</w:t>
      </w:r>
    </w:p>
    <w:sectPr w:rsidR="00EC5B21">
      <w:footerReference w:type="default" r:id="rId15"/>
      <w:pgSz w:w="11906" w:h="16838"/>
      <w:pgMar w:top="1417" w:right="1701" w:bottom="1417" w:left="1701" w:header="0" w:footer="708"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rcia Vilela Alves - GDACA" w:date="2026-07-24T16:02:00Z" w:initials="MV">
    <w:p w14:paraId="43693509" w14:textId="77777777" w:rsidR="0010371B" w:rsidRDefault="00031B64">
      <w:r>
        <w:rPr>
          <w:rStyle w:val="Refdecomentrio"/>
        </w:rPr>
        <w:annotationRef/>
      </w:r>
      <w:proofErr w:type="spellStart"/>
      <w:r w:rsidR="00837E2C">
        <w:rPr>
          <w:rFonts w:ascii="Liberation Serif" w:eastAsia="Segoe UI" w:hAnsi="Liberation Serif" w:cs="Tahoma"/>
          <w:sz w:val="24"/>
          <w:szCs w:val="24"/>
          <w:lang w:val="en-US" w:bidi="en-US"/>
        </w:rPr>
        <w:t>Conclusão</w:t>
      </w:r>
      <w:proofErr w:type="spellEnd"/>
      <w:r w:rsidR="00837E2C">
        <w:rPr>
          <w:rFonts w:ascii="Liberation Serif" w:eastAsia="Segoe UI" w:hAnsi="Liberation Serif" w:cs="Tahoma"/>
          <w:sz w:val="24"/>
          <w:szCs w:val="24"/>
          <w:lang w:val="en-US" w:bidi="en-US"/>
        </w:rPr>
        <w:t>: 01/09/2026</w:t>
      </w:r>
    </w:p>
    <w:p w14:paraId="4369350A" w14:textId="77777777" w:rsidR="0010371B" w:rsidRDefault="00837E2C">
      <w:proofErr w:type="spellStart"/>
      <w:r>
        <w:rPr>
          <w:rFonts w:ascii="Liberation Serif" w:eastAsia="Segoe UI" w:hAnsi="Liberation Serif" w:cs="Tahoma"/>
          <w:sz w:val="24"/>
          <w:szCs w:val="24"/>
          <w:lang w:val="en-US" w:bidi="en-US"/>
        </w:rPr>
        <w:t>Entrega</w:t>
      </w:r>
      <w:proofErr w:type="spellEnd"/>
      <w:r>
        <w:rPr>
          <w:rFonts w:ascii="Liberation Serif" w:eastAsia="Segoe UI" w:hAnsi="Liberation Serif" w:cs="Tahoma"/>
          <w:sz w:val="24"/>
          <w:szCs w:val="24"/>
          <w:lang w:val="en-US" w:bidi="en-US"/>
        </w:rPr>
        <w:t>: 10/09/2026</w:t>
      </w:r>
    </w:p>
    <w:p w14:paraId="4369350B" w14:textId="77777777" w:rsidR="0010371B" w:rsidRDefault="00837E2C">
      <w:r>
        <w:rPr>
          <w:rFonts w:ascii="Liberation Serif" w:eastAsia="Segoe UI" w:hAnsi="Liberation Serif" w:cs="Tahoma"/>
          <w:sz w:val="24"/>
          <w:szCs w:val="24"/>
          <w:lang w:val="en-US" w:bidi="en-US"/>
        </w:rPr>
        <w:t>Certeza: 8</w:t>
      </w:r>
    </w:p>
  </w:comment>
  <w:comment w:id="1" w:author="Autor desconhecido" w:date="2026-09-09T23:33:00Z" w:initials="">
    <w:p w14:paraId="4369350C" w14:textId="77777777" w:rsidR="0010371B" w:rsidRDefault="00031B64">
      <w:r>
        <w:rPr>
          <w:rStyle w:val="Refdecomentrio"/>
        </w:rPr>
        <w:annotationRef/>
      </w:r>
      <w:r w:rsidR="00837E2C">
        <w:rPr>
          <w:rFonts w:ascii="Calibri" w:eastAsia="Calibri" w:hAnsi="Calibri" w:cs="Arial"/>
          <w:sz w:val="20"/>
        </w:rPr>
        <w:t>Utilizei o voto recente do Desembargador Sérgio Rocha de acórdão 2039840, em situação similar.</w:t>
      </w:r>
    </w:p>
    <w:p w14:paraId="4369350D" w14:textId="77777777" w:rsidR="0010371B" w:rsidRDefault="00837E2C">
      <w:proofErr w:type="spellStart"/>
      <w:r>
        <w:rPr>
          <w:rFonts w:ascii="Calibri" w:eastAsia="Calibri" w:hAnsi="Calibri" w:cs="Arial"/>
          <w:sz w:val="20"/>
        </w:rPr>
        <w:t>Marajane</w:t>
      </w:r>
      <w:proofErr w:type="spellEnd"/>
    </w:p>
  </w:comment>
  <w:comment w:id="2" w:author="Marcia Vilela Alves - GDACA" w:date="2026-09-11T13:27:00Z" w:initials="MV">
    <w:p w14:paraId="5F666B5F" w14:textId="77777777" w:rsidR="00676CCA" w:rsidRDefault="00676CCA" w:rsidP="00676CCA">
      <w:pPr>
        <w:pStyle w:val="Textodecomentrio"/>
      </w:pPr>
      <w:r>
        <w:rPr>
          <w:rStyle w:val="Refdecomentrio"/>
        </w:rPr>
        <w:annotationRef/>
      </w:r>
      <w:r>
        <w:t>corrigido</w:t>
      </w:r>
    </w:p>
  </w:comment>
  <w:comment w:id="3" w:author="Marcia Vilela" w:date="2026-09-11T17:46:00Z" w:initials="MV">
    <w:p w14:paraId="64A5BBFB" w14:textId="77777777" w:rsidR="004246D0" w:rsidRDefault="004246D0" w:rsidP="004246D0">
      <w:pPr>
        <w:pStyle w:val="Textodecomentrio"/>
      </w:pPr>
      <w:r>
        <w:rPr>
          <w:rStyle w:val="Refdecomentrio"/>
        </w:rPr>
        <w:annotationRef/>
      </w:r>
      <w:r>
        <w:t xml:space="preserve">Segue </w:t>
      </w:r>
      <w:proofErr w:type="spellStart"/>
      <w:r>
        <w:t>tb</w:t>
      </w:r>
      <w:proofErr w:type="spellEnd"/>
      <w:r>
        <w:t xml:space="preserve"> despacho de intimação sobre preliminar suscitada em contrarrazões.</w:t>
      </w:r>
    </w:p>
  </w:comment>
  <w:comment w:id="4" w:author="Assessor GDSXSR" w:date="2026-10-31T00:15:00Z" w:initials="RG">
    <w:p w14:paraId="60EA852E" w14:textId="77777777" w:rsidR="00EC5B21" w:rsidRDefault="00B32BB4">
      <w:r>
        <w:annotationRef/>
      </w:r>
      <w:r>
        <w:t>ASSESSOR GDSXSR — Voto ACA enxugado: ementa −25% e fundamentação ≈−40% (contagem de palavras), sem suprimir citação de lei, documento dos autos ou a sentença (C-02, C-11/C-13). Alterações mecânicas: grafia ("</w:t>
      </w:r>
      <w:proofErr w:type="spellStart"/>
      <w:r>
        <w:t>MMª</w:t>
      </w:r>
      <w:proofErr w:type="spellEnd"/>
      <w:r>
        <w:t>."→"MM."; "à taxa média"; "usam"; "justificas</w:t>
      </w:r>
      <w:r>
        <w:t xml:space="preserve">sem"), referências compactas (C-20/C-28), enumeração das alegações com dois pontos e números em negrito (C-30/C-43), capítulo da preliminar com veredito e </w:t>
      </w:r>
      <w:proofErr w:type="spellStart"/>
      <w:r>
        <w:t>mini-dispositivo</w:t>
      </w:r>
      <w:proofErr w:type="spellEnd"/>
      <w:r>
        <w:t xml:space="preserve"> (C-3A/C-42), "Condeno" em negrito e dispositivo em itens (C-3F). Resultado mantido (</w:t>
      </w:r>
      <w:r>
        <w:t>parcial provimento, C-03).</w:t>
      </w:r>
    </w:p>
  </w:comment>
  <w:comment w:id="5" w:author="Assessor GDSXSR" w:date="2026-10-31T00:15:00Z" w:initials="RG">
    <w:p w14:paraId="20042847" w14:textId="77777777" w:rsidR="00EC5B21" w:rsidRDefault="00B32BB4">
      <w:r>
        <w:annotationRef/>
      </w:r>
      <w:r>
        <w:t>ASSESSOR GDSXSR — Item 1 da ementa refeito para nomear a ação, as partes (autor pessoa natural; Crefisa S.A. Crédito, Financiamento e Investimentos) e o valor da causa no fim (C-34/C-34A).</w:t>
      </w:r>
    </w:p>
  </w:comment>
  <w:comment w:id="6" w:author="Assessor GDSXSR" w:date="2026-10-31T00:15:00Z" w:initials="RG">
    <w:p w14:paraId="5A89FB37" w14:textId="77777777" w:rsidR="00EC5B21" w:rsidRDefault="00B32BB4">
      <w:r>
        <w:annotationRef/>
      </w:r>
      <w:r>
        <w:t>ASSESSOR GDSXSR — Troquei o fundamento</w:t>
      </w:r>
      <w:r>
        <w:t xml:space="preserve"> da simples restituição de "ausência de má-fé" para "cobrança contrária à boa-fé objetiva", como exige o CDC 42, parágrafo único, conforme a tese do </w:t>
      </w:r>
      <w:proofErr w:type="spellStart"/>
      <w:r>
        <w:t>EAREsp</w:t>
      </w:r>
      <w:proofErr w:type="spellEnd"/>
      <w:r>
        <w:t xml:space="preserve"> 600.663 (Corte Especial/STJ). Resultado mantido (C-53). Texto literal (C-63): "Art. 42. (...) Parágr</w:t>
      </w:r>
      <w:r>
        <w:t>afo único. O consumidor cobrado em quantia indevida tem direito à repetição do indébito, por valor igual ao dobro do que pagou em excesso, acrescido de correção monetária e juros legais, salvo hipótese de engano justificável."</w:t>
      </w:r>
    </w:p>
  </w:comment>
  <w:comment w:id="7" w:author="Assessor GDSXSR" w:date="2026-10-31T00:15:00Z" w:initials="RG">
    <w:p w14:paraId="4FFE1444" w14:textId="77777777" w:rsidR="00EC5B21" w:rsidRDefault="00B32BB4">
      <w:r>
        <w:annotationRef/>
      </w:r>
      <w:r>
        <w:t xml:space="preserve">ASSESSOR GDSXSR — Completei os </w:t>
      </w:r>
      <w:proofErr w:type="spellStart"/>
      <w:r>
        <w:t>IDs</w:t>
      </w:r>
      <w:proofErr w:type="spellEnd"/>
      <w:r>
        <w:t xml:space="preserve"> da manifestação sobre a preliminar (89231314 e 90133718), conferidos nos autos (C-24).</w:t>
      </w:r>
    </w:p>
  </w:comment>
  <w:comment w:id="8" w:author="Assessor GDSXSR" w:date="2026-10-31T00:15:00Z" w:initials="RG">
    <w:p w14:paraId="7A775B7F" w14:textId="77777777" w:rsidR="00EC5B21" w:rsidRDefault="00B32BB4">
      <w:r>
        <w:annotationRef/>
      </w:r>
      <w:r>
        <w:t>ASSESSOR GDSXSR — Datas conf</w:t>
      </w:r>
      <w:r>
        <w:t>eridas nos autos: ajuizamento 06/11/2025; sentença 02/06/2026; apelo 30/06/2026; valor da causa R$ 8.646,94 (C-24).</w:t>
      </w:r>
    </w:p>
  </w:comment>
  <w:comment w:id="9" w:author="Assessor GDSXSR" w:date="2026-10-31T00:15:00Z" w:initials="RG">
    <w:p w14:paraId="615C5BBA" w14:textId="77777777" w:rsidR="00EC5B21" w:rsidRDefault="00B32BB4">
      <w:r>
        <w:annotationRef/>
      </w:r>
      <w:r>
        <w:t xml:space="preserve">ASSESSOR GDSXSR </w:t>
      </w:r>
      <w:r>
        <w:t xml:space="preserve">— Preliminar enfrentada primeiro, com </w:t>
      </w:r>
      <w:proofErr w:type="spellStart"/>
      <w:r>
        <w:t>mini-dispositivo</w:t>
      </w:r>
      <w:proofErr w:type="spellEnd"/>
      <w:r>
        <w:t xml:space="preserve"> sublinhado (C-3A). CPC 1.010 (C-63, texto literal): "Art. 1.010. A apelação, interposta por petição dirigida ao juízo de primeiro grau, conterá: (...) II - a exposição do fato e do direito; III - as ra</w:t>
      </w:r>
      <w:r>
        <w:t>zões do pedido de reforma ou de decretação de nulidade;".</w:t>
      </w:r>
    </w:p>
  </w:comment>
  <w:comment w:id="10" w:author="Assessor GDSXSR" w:date="2026-10-31T00:15:00Z" w:initials="RG">
    <w:p w14:paraId="2F37E568" w14:textId="77777777" w:rsidR="00EC5B21" w:rsidRDefault="00B32BB4">
      <w:r>
        <w:annotationRef/>
      </w:r>
      <w:r>
        <w:t xml:space="preserve">ASSESSOR GDSXSR — Pendência (C-52, C-72): não localizei, em </w:t>
      </w:r>
      <w:proofErr w:type="spellStart"/>
      <w:r>
        <w:t>iajus</w:t>
      </w:r>
      <w:proofErr w:type="spellEnd"/>
      <w:r>
        <w:t xml:space="preserve"> nem em três buscas na web, o trecho do voto condutor do </w:t>
      </w:r>
      <w:proofErr w:type="spellStart"/>
      <w:r>
        <w:t>REsp</w:t>
      </w:r>
      <w:proofErr w:type="spellEnd"/>
      <w:r>
        <w:t xml:space="preserve"> 1.061.530/RS transcrito adiante nem o </w:t>
      </w:r>
      <w:proofErr w:type="spellStart"/>
      <w:r>
        <w:t>DJe</w:t>
      </w:r>
      <w:proofErr w:type="spellEnd"/>
      <w:r>
        <w:t xml:space="preserve"> do </w:t>
      </w:r>
      <w:proofErr w:type="spellStart"/>
      <w:r>
        <w:t>AgInt</w:t>
      </w:r>
      <w:proofErr w:type="spellEnd"/>
      <w:r>
        <w:t xml:space="preserve"> no </w:t>
      </w:r>
      <w:proofErr w:type="spellStart"/>
      <w:r>
        <w:t>AREsp</w:t>
      </w:r>
      <w:proofErr w:type="spellEnd"/>
      <w:r>
        <w:t xml:space="preserve"> 2.607.162;</w:t>
      </w:r>
      <w:r>
        <w:t xml:space="preserve"> mantive o trecho encurtado com "(...)" e a citação como na minuta. Conferir no </w:t>
      </w:r>
      <w:proofErr w:type="spellStart"/>
      <w:r>
        <w:t>JurisDF</w:t>
      </w:r>
      <w:proofErr w:type="spellEnd"/>
      <w:r>
        <w:t>/STJ antes de assinar.</w:t>
      </w:r>
    </w:p>
  </w:comment>
  <w:comment w:id="11" w:author="Assessor GDSXSR" w:date="2026-10-31T00:15:00Z" w:initials="RG">
    <w:p w14:paraId="0E68A3C5" w14:textId="77777777" w:rsidR="00EC5B21" w:rsidRDefault="00B32BB4">
      <w:r>
        <w:annotationRef/>
      </w:r>
      <w:r>
        <w:t xml:space="preserve">ASSESSOR GDSXSR — Retirei da minuta o </w:t>
      </w:r>
      <w:proofErr w:type="spellStart"/>
      <w:r>
        <w:t>AgInt</w:t>
      </w:r>
      <w:proofErr w:type="spellEnd"/>
      <w:r>
        <w:t xml:space="preserve"> no </w:t>
      </w:r>
      <w:proofErr w:type="spellStart"/>
      <w:r>
        <w:t>AREsp</w:t>
      </w:r>
      <w:proofErr w:type="spellEnd"/>
      <w:r>
        <w:t xml:space="preserve"> 2.609.230/RS (corpo e ementa) porque não foi possível confirmá-lo e porque bastava um preced</w:t>
      </w:r>
      <w:r>
        <w:t>ente por tese (C-65, C-72).</w:t>
      </w:r>
    </w:p>
  </w:comment>
  <w:comment w:id="12" w:author="Assessor GDSXSR" w:date="2026-10-31T00:15:00Z" w:initials="RG">
    <w:p w14:paraId="5F5F8000" w14:textId="77777777" w:rsidR="00EC5B21" w:rsidRDefault="00B32BB4">
      <w:r>
        <w:annotationRef/>
      </w:r>
      <w:r>
        <w:t>ASSESSOR GDSXSR — Taxa média de 6,45% ao mês (148,57% ao ano) conferida na tabela da inicial (ID 88745650). Retirei a alegação de "capitalização mensal" por falta de prova nos autos (C-24).</w:t>
      </w:r>
    </w:p>
  </w:comment>
  <w:comment w:id="13" w:author="Assessor GDSXSR" w:date="2026-10-31T00:15:00Z" w:initials="RG">
    <w:p w14:paraId="6DBE6C1E" w14:textId="77777777" w:rsidR="00EC5B21" w:rsidRDefault="00B32BB4">
      <w:r>
        <w:annotationRef/>
      </w:r>
      <w:r>
        <w:t xml:space="preserve">ASSESSOR GDSXSR — Cobrança em dobro </w:t>
      </w:r>
      <w:r>
        <w:t>afastada por falta de má-fé/boa-fé objetiva violada; sem mudar o resultado (C-53).</w:t>
      </w:r>
    </w:p>
  </w:comment>
  <w:comment w:id="14" w:author="Assessor GDSXSR" w:date="2026-10-31T00:15:00Z" w:initials="RG">
    <w:p w14:paraId="3D46BF39" w14:textId="77777777" w:rsidR="00EC5B21" w:rsidRDefault="00B32BB4">
      <w:r>
        <w:annotationRef/>
      </w:r>
      <w:r>
        <w:t xml:space="preserve">ASSESSOR GDSXSR — Jurisprudência em sentido contrário (STJ: taxa acima da média, por si só, não é abusiva) vai ao final, em violeta (C-46, C-53). Resultado mantido, pois a </w:t>
      </w:r>
      <w:r>
        <w:t>taxa de 22% ao mês supera três vezes a média e há a linha do Gabinete de limitar à média nos casos de DPP.</w:t>
      </w:r>
    </w:p>
  </w:comment>
  <w:comment w:id="15" w:author="Assessor GDSXSR" w:date="2026-10-31T00:15:00Z" w:initials="RG">
    <w:p w14:paraId="5E22BF27" w14:textId="77777777" w:rsidR="00EC5B21" w:rsidRDefault="00B32BB4">
      <w:r>
        <w:annotationRef/>
      </w:r>
      <w:r>
        <w:t>ASSESSOR GDSXSR — Efeito suspensivo pedido no apelo não foi examinado na minuta e perdeu objeto com o julgamento; não acrescentei capítulo (C-52).</w:t>
      </w:r>
    </w:p>
  </w:comment>
  <w:comment w:id="16" w:author="Assessor GDSXSR" w:date="2026-10-31T00:15:00Z" w:initials="RG">
    <w:p w14:paraId="6A273289" w14:textId="77777777" w:rsidR="00EC5B21" w:rsidRDefault="00B32BB4">
      <w:r>
        <w:annotationRef/>
      </w:r>
      <w:r>
        <w:t xml:space="preserve">ASSESSOR GDSXSR — Textos </w:t>
      </w:r>
      <w:r>
        <w:t>literais (C-63): CDC 6º VI: "a efetiva prevenção e reparação de danos patrimoniais e morais, individuais, coletivos e difusos;"; CF 5º V: "é assegurado o direito de resposta, proporcional ao agravo, além da indenização por dano material, moral ou à imagem;</w:t>
      </w:r>
      <w:r>
        <w:t>"; CF 5º X: "são invioláveis a intimidade, a vida privada, a honra e a imagem das pessoas, assegurado o direito a indenização pelo dano material ou moral decorrente de sua violação;"; CF 1º III: "a dignidade da pessoa humana"; CDC 51 § 1º: "Presume-se exag</w:t>
      </w:r>
      <w:r>
        <w:t>erada, entre outras situações, a vantagem que: I - ofende os princípios fundamentais do sistema jurídico a que pertence; II - restringe direitos ou obrigações fundamentais inerentes à natureza do contrato, de tal modo a ameaçar seu objeto ou o equilíbrio c</w:t>
      </w:r>
      <w:r>
        <w:t>ontratual; III - se mostra excessivamente onerosa para o consumidor, considerando-se a natureza e conteúdo do contrato, o interesse das partes e outras circunstâncias peculiares ao caso."</w:t>
      </w:r>
    </w:p>
  </w:comment>
  <w:comment w:id="17" w:author="Assessor GDSXSR" w:date="2026-10-31T00:15:00Z" w:initials="RG">
    <w:p w14:paraId="760C2603" w14:textId="77777777" w:rsidR="00EC5B21" w:rsidRDefault="00B32BB4">
      <w:r>
        <w:annotationRef/>
      </w:r>
      <w:r>
        <w:t xml:space="preserve">ASSESSOR GDSXSR — Corrigi a proporção da sucumbência: a minuta somava 60% + 30%; ficou 60% ré e 40% autor, conforme o resultado parcial (C-51). Honorários por equidade (CPC 85 §§ 2º e 8º): "§ 2º Os honorários serão fixados entre o mínimo de dez e o máximo </w:t>
      </w:r>
      <w:r>
        <w:t>de vinte por cento sobre o valor da condenação, do proveito econômico obtido ou, não sendo possível mensurá-lo, sobre o valor atualizado da causa"; "§ 8º Nas causas em que o proveito econômico for inestimável ou irrisório ou, ainda, quando o valor da causa</w:t>
      </w:r>
      <w:r>
        <w:t xml:space="preserve"> for muito baixo, o juiz fixará o valor dos honorários por apreciação equitativa, observando o disposto nos incisos do § 2º." Valor da causa R$ 8.646,94 (Tema 1.076/STJ: equidade só quando inestimável/irrisório o proveito ou baixo o valor da causa).</w:t>
      </w:r>
    </w:p>
  </w:comment>
  <w:comment w:id="18" w:author="Assessor GDSXSR" w:date="2026-10-31T00:15:00Z" w:initials="RG">
    <w:p w14:paraId="4B1B420B" w14:textId="77777777" w:rsidR="00EC5B21" w:rsidRDefault="00B32BB4">
      <w:r>
        <w:annotationRef/>
      </w:r>
      <w:r>
        <w:t>ASSES</w:t>
      </w:r>
      <w:r>
        <w:t>SOR GDSXSR — CPC 98 § 3º (C-63): "Vencido o beneficiário, as obrigações decorrentes de sua sucumbência ficarão sob condição suspensiva de exigibilidade e somente poderão ser executadas se, nos 5 (cinco) anos subsequentes ao trânsito em julgado da decisão q</w:t>
      </w:r>
      <w:r>
        <w:t xml:space="preserve">ue as certificou, o credor demonstrar que deixou de existir a situação de insuficiência de recursos que justificou a concessão de gratuidade, extinguindo-se, passado esse prazo, tal obrigação do beneficiário." Sem honorários recursais: CPC 85 § 11, pois o </w:t>
      </w:r>
      <w:r>
        <w:t>apelo foi parcialmente provido.</w:t>
      </w:r>
    </w:p>
  </w:comment>
  <w:comment w:id="19" w:author="Assessor GDSXSR" w:date="2026-10-31T00:15:00Z" w:initials="RG">
    <w:p w14:paraId="6FC16AB2" w14:textId="77777777" w:rsidR="00EC5B21" w:rsidRDefault="00B32BB4">
      <w:r>
        <w:annotationRef/>
      </w:r>
      <w:r>
        <w:t>ASSESSOR GDSXSR — Precedente contrário ao voto (C-46, C-53). Pendência (C-52): UF/</w:t>
      </w:r>
      <w:proofErr w:type="spellStart"/>
      <w:r>
        <w:t>DJe</w:t>
      </w:r>
      <w:proofErr w:type="spellEnd"/>
      <w:r>
        <w:t xml:space="preserve"> da publicação do </w:t>
      </w:r>
      <w:proofErr w:type="spellStart"/>
      <w:r>
        <w:t>AgInt</w:t>
      </w:r>
      <w:proofErr w:type="spellEnd"/>
      <w:r>
        <w:t xml:space="preserve"> no </w:t>
      </w:r>
      <w:proofErr w:type="spellStart"/>
      <w:r>
        <w:t>AREsp</w:t>
      </w:r>
      <w:proofErr w:type="spellEnd"/>
      <w:r>
        <w:t xml:space="preserve"> 2.552.486 não foram devolvidos pelo </w:t>
      </w:r>
      <w:proofErr w:type="spellStart"/>
      <w:r>
        <w:t>iajus</w:t>
      </w:r>
      <w:proofErr w:type="spellEnd"/>
      <w:r>
        <w:t xml:space="preserve">; completar no </w:t>
      </w:r>
      <w:proofErr w:type="spellStart"/>
      <w:r>
        <w:t>JurisDF</w:t>
      </w:r>
      <w:proofErr w:type="spellEnd"/>
      <w:r>
        <w:t>/STJ.</w:t>
      </w:r>
    </w:p>
  </w:comment>
  <w:comment w:id="20" w:author="Assessor GDSXSR" w:initials="RG" w:date="2026-10-31T18:27:50Z">
    <w:p>
      <w:pPr>
        <w:pStyle w:val="CommentText"/>
      </w:pPr>
      <w:r>
        <w:rPr>
          <w:rStyle w:val="CommentReference"/>
        </w:rPr>
        <w:annotationRef/>
      </w:r>
      <w:r>
        <w:t>ASSESSOR GDSXSR — Acrescentei, a pedido de Marcos, a atualização e os juros da restituição pelo Código Civil (C-63, texto literal). CC 389, parágrafo único: "Na hipótese de o índice de atualização monetária não ter sido convencionado ou não estar previsto em lei específica, será aplicada a variação do Índice Nacional de Preços ao Consumidor Amplo (IPCA), apurado e divulgado pela Fundação Instituto Brasileiro de Geografia e Estatística (IBGE), ou do índice que vier a substituí-lo." CC 405: "Contam-se os juros de mora desde a citação inicial." CC 406, § 1º: "A taxa legal corresponderá à taxa referencial do Sistema Especial de Liquidação e de Custódia (Selic), deduzido o índice de atualização monetária de que trata o parágrafo único do art. 389 deste Código."; § 3º: "Caso a taxa legal apresente resultado negativo, este será considerado igual a 0 (zero) para efeito de cálculo dos juros no período de referência." Tema Repetitivo 1.368/STJ (vigente, conferido no iajus): "O art. 406 Código Civil de 2002, antes da entrada em vigor da Lei n° 14.905/2024, deve ser interpretado no sentido de que é a SELIC a taxa de juros de mora aplicável às dívidas de natureza civil, por ser esta a taxa em vigor para a atualização monetária e a mora no pagamento de impostos devidos à Fazenda Nacional." O contrato é de 2025, posterior à Lei 14.905/2024; o tema foi mantido por ter sido pedido. Termo inicial da correção (desde cada pagamento) é premissa minha para recompor o valor desembolsado; Marcos indicou só o regime do CC (C-52).</w:t>
      </w:r>
    </w:p>
  </w:comment>
  <w:comment w:id="21" w:author="Assessor GDSXSR" w:initials="RG" w:date="2026-10-31T18:27:50Z">
    <w:p>
      <w:pPr>
        <w:pStyle w:val="CommentText"/>
      </w:pPr>
      <w:r>
        <w:rPr>
          <w:rStyle w:val="CommentReference"/>
        </w:rPr>
        <w:annotationRef/>
      </w:r>
      <w:r>
        <w:t>ASSESSOR GDSXSR — Item 8 ajustado para incluir a atualização e os juros da restituição pelo CC 389, 405 e 406, conforme pedido de Marcos; resultado mantido (C-33, C-53).</w:t>
      </w:r>
    </w:p>
  </w:comment>
  <w:comment w:id="22" w:author="Assessor GDSXSR" w:initials="RG" w:date="2026-10-31T18:27:50Z">
    <w:p>
      <w:pPr>
        <w:pStyle w:val="CommentText"/>
      </w:pPr>
      <w:r>
        <w:rPr>
          <w:rStyle w:val="CommentReference"/>
        </w:rPr>
        <w:annotationRef/>
      </w:r>
      <w:r>
        <w:t>ASSESSOR GDSXSR — Honorários: troquei a equidade (R$ 2.500,00, CPC 85 § 8º) pela base no proveito econômico almejado, apurado em cumprimento de sentença, como pediu Marcos, conforme o Tema 1.076/STJ (C-51). Texto literal (C-63): "i) A fixação dos honorários por apreciação equitativa não é permitida quando os valores da condenação, da causa ou o proveito econômico da demanda forem elevados. É obrigatória nesses casos a observância dos percentuais previstos nos §§ 2º ou 3º do artigo 85 do CPC - a depender da presença da Fazenda Pública na lide -, os quais serão subsequentemente calculados sobre o valor: (a) da condenação; ou (b) do proveito econômico obtido; ou (c) do valor atualizado da causa. ii) Apenas se admite arbitramento de honorários por equidade quando, havendo ou não condenação: (a) o proveito econômico obtido pelo vencedor for inestimável ou irrisório; ou (b) o valor da causa for muito baixo." O percentual de 10% repete o da sentença e o piso do CPC 85 § 2º; Marcos não o indicou (C-52). Mantive a divisão 60%/40% e a suspensão de exigibilidade do autor (CPC 98 § 3º). O Tema 1.076 aparece no iajus sem a maturidade apurada; conferir no órgão editor antes de assinar.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369350B" w15:done="0"/>
  <w15:commentEx w15:paraId="4369350D" w15:done="0"/>
  <w15:commentEx w15:paraId="5F666B5F" w15:paraIdParent="4369350D" w15:done="0"/>
  <w15:commentEx w15:paraId="64A5BBFB" w15:done="0"/>
  <w15:commentEx w15:paraId="60EA852E" w15:done="0"/>
  <w15:commentEx w15:paraId="20042847" w15:done="0"/>
  <w15:commentEx w15:paraId="5A89FB37" w15:done="0"/>
  <w15:commentEx w15:paraId="4FFE1444" w15:done="0"/>
  <w15:commentEx w15:paraId="7A775B7F" w15:done="0"/>
  <w15:commentEx w15:paraId="615C5BBA" w15:done="0"/>
  <w15:commentEx w15:paraId="2F37E568" w15:done="0"/>
  <w15:commentEx w15:paraId="0E68A3C5" w15:done="0"/>
  <w15:commentEx w15:paraId="5F5F8000" w15:done="0"/>
  <w15:commentEx w15:paraId="6DBE6C1E" w15:done="0"/>
  <w15:commentEx w15:paraId="3D46BF39" w15:done="0"/>
  <w15:commentEx w15:paraId="5E22BF27" w15:done="0"/>
  <w15:commentEx w15:paraId="6A273289" w15:done="0"/>
  <w15:commentEx w15:paraId="760C2603" w15:done="0"/>
  <w15:commentEx w15:paraId="4B1B420B" w15:done="0"/>
  <w15:commentEx w15:paraId="6FC16A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C45B793" w16cex:dateUtc="2026-09-11T16:27:00Z"/>
  <w16cex:commentExtensible w16cex:durableId="40B3BA62" w16cex:dateUtc="2026-09-11T20: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369350B" w16cid:durableId="4369350D"/>
  <w16cid:commentId w16cid:paraId="4369350D" w16cid:durableId="4369350F"/>
  <w16cid:commentId w16cid:paraId="5F666B5F" w16cid:durableId="7C45B793"/>
  <w16cid:commentId w16cid:paraId="64A5BBFB" w16cid:durableId="40B3BA62"/>
  <w16cid:commentId w16cid:paraId="60EA852E" w16cid:durableId="2E90849E"/>
  <w16cid:commentId w16cid:paraId="20042847" w16cid:durableId="2E90849F"/>
  <w16cid:commentId w16cid:paraId="5A89FB37" w16cid:durableId="2E9084A0"/>
  <w16cid:commentId w16cid:paraId="4FFE1444" w16cid:durableId="2E9084A1"/>
  <w16cid:commentId w16cid:paraId="7A775B7F" w16cid:durableId="2E9084A3"/>
  <w16cid:commentId w16cid:paraId="615C5BBA" w16cid:durableId="2E9084A4"/>
  <w16cid:commentId w16cid:paraId="2F37E568" w16cid:durableId="2E9084A5"/>
  <w16cid:commentId w16cid:paraId="0E68A3C5" w16cid:durableId="2E9084A6"/>
  <w16cid:commentId w16cid:paraId="5F5F8000" w16cid:durableId="2E9084A7"/>
  <w16cid:commentId w16cid:paraId="6DBE6C1E" w16cid:durableId="2E9084A8"/>
  <w16cid:commentId w16cid:paraId="3D46BF39" w16cid:durableId="2E9084A9"/>
  <w16cid:commentId w16cid:paraId="5E22BF27" w16cid:durableId="2E9084AA"/>
  <w16cid:commentId w16cid:paraId="6A273289" w16cid:durableId="2E9084AB"/>
  <w16cid:commentId w16cid:paraId="760C2603" w16cid:durableId="2E9084AC"/>
  <w16cid:commentId w16cid:paraId="4B1B420B" w16cid:durableId="2E9084AD"/>
  <w16cid:commentId w16cid:paraId="6FC16AB2" w16cid:durableId="2E9084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FB08EC" w14:textId="77777777" w:rsidR="00B32BB4" w:rsidRDefault="00B32BB4">
      <w:pPr>
        <w:spacing w:after="0" w:line="240" w:lineRule="auto"/>
      </w:pPr>
      <w:r>
        <w:separator/>
      </w:r>
    </w:p>
  </w:endnote>
  <w:endnote w:type="continuationSeparator" w:id="0">
    <w:p w14:paraId="053F2BA7" w14:textId="77777777" w:rsidR="00B32BB4" w:rsidRDefault="00B32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swiss"/>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iberation Mono">
    <w:altName w:val="Courier New"/>
    <w:charset w:val="00"/>
    <w:family w:val="roman"/>
    <w:pitch w:val="variable"/>
  </w:font>
  <w:font w:name="Constantia">
    <w:panose1 w:val="02030602050306030303"/>
    <w:charset w:val="00"/>
    <w:family w:val="roman"/>
    <w:pitch w:val="variable"/>
    <w:sig w:usb0="A00002EF" w:usb1="4000204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Órgão"/>
      <w:id w:val="1003942440"/>
      <w:docPartObj>
        <w:docPartGallery w:val="Page Numbers (Bottom of Page)"/>
        <w:docPartUnique/>
      </w:docPartObj>
    </w:sdtPr>
    <w:sdtEndPr/>
    <w:sdtContent>
      <w:p w14:paraId="43693511" w14:textId="77777777" w:rsidR="0010371B" w:rsidRDefault="00837E2C">
        <w:pPr>
          <w:pStyle w:val="Rodap"/>
          <w:jc w:val="right"/>
        </w:pPr>
        <w:r>
          <w:fldChar w:fldCharType="begin"/>
        </w:r>
        <w:r>
          <w:instrText>PAGE</w:instrText>
        </w:r>
        <w:r>
          <w:fldChar w:fldCharType="separate"/>
        </w:r>
        <w:r>
          <w:t>18</w:t>
        </w:r>
        <w:r>
          <w:fldChar w:fldCharType="end"/>
        </w:r>
      </w:p>
    </w:sdtContent>
  </w:sdt>
  <w:p w14:paraId="43693512" w14:textId="77777777" w:rsidR="0010371B" w:rsidRDefault="0010371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CD050A" w14:textId="77777777" w:rsidR="00B32BB4" w:rsidRDefault="00B32BB4">
      <w:pPr>
        <w:spacing w:after="0" w:line="240" w:lineRule="auto"/>
      </w:pPr>
      <w:r>
        <w:separator/>
      </w:r>
    </w:p>
  </w:footnote>
  <w:footnote w:type="continuationSeparator" w:id="0">
    <w:p w14:paraId="754394FB" w14:textId="77777777" w:rsidR="00B32BB4" w:rsidRDefault="00B32B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00104"/>
    <w:multiLevelType w:val="multilevel"/>
    <w:tmpl w:val="443E649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24AC057C"/>
    <w:multiLevelType w:val="multilevel"/>
    <w:tmpl w:val="1BE46366"/>
    <w:lvl w:ilvl="0">
      <w:start w:val="6"/>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2" w15:restartNumberingAfterBreak="0">
    <w:nsid w:val="35FF3D17"/>
    <w:multiLevelType w:val="multilevel"/>
    <w:tmpl w:val="D612EEFC"/>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cia Vilela Alves - GDACA">
    <w15:presenceInfo w15:providerId="AD" w15:userId="S::t308703@tjdft.jus.br::7a63abfe-b68b-4abc-8a9c-163dd7d9a183"/>
  </w15:person>
  <w15:person w15:author="Marcia Vilela">
    <w15:presenceInfo w15:providerId="Windows Live" w15:userId="83002686774556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71B"/>
    <w:rsid w:val="000053AD"/>
    <w:rsid w:val="00031B64"/>
    <w:rsid w:val="0004428B"/>
    <w:rsid w:val="000473D7"/>
    <w:rsid w:val="00050DBA"/>
    <w:rsid w:val="00065478"/>
    <w:rsid w:val="00094EE9"/>
    <w:rsid w:val="000C2670"/>
    <w:rsid w:val="000F3E0A"/>
    <w:rsid w:val="000F65F2"/>
    <w:rsid w:val="0010371B"/>
    <w:rsid w:val="00107AEB"/>
    <w:rsid w:val="00111E4F"/>
    <w:rsid w:val="001214F2"/>
    <w:rsid w:val="00130E5A"/>
    <w:rsid w:val="00157D36"/>
    <w:rsid w:val="00161D14"/>
    <w:rsid w:val="00172ECE"/>
    <w:rsid w:val="001821AD"/>
    <w:rsid w:val="001A579B"/>
    <w:rsid w:val="00222CB8"/>
    <w:rsid w:val="00236DBB"/>
    <w:rsid w:val="00242156"/>
    <w:rsid w:val="00247560"/>
    <w:rsid w:val="00254842"/>
    <w:rsid w:val="002600E5"/>
    <w:rsid w:val="00260DD0"/>
    <w:rsid w:val="00267E64"/>
    <w:rsid w:val="002B1528"/>
    <w:rsid w:val="002B48D2"/>
    <w:rsid w:val="002E09B8"/>
    <w:rsid w:val="002F4B1A"/>
    <w:rsid w:val="002F4D81"/>
    <w:rsid w:val="00314528"/>
    <w:rsid w:val="003177F8"/>
    <w:rsid w:val="00325EE3"/>
    <w:rsid w:val="00330234"/>
    <w:rsid w:val="00342F23"/>
    <w:rsid w:val="00344578"/>
    <w:rsid w:val="0035632F"/>
    <w:rsid w:val="00361413"/>
    <w:rsid w:val="003876DB"/>
    <w:rsid w:val="0038787D"/>
    <w:rsid w:val="003C5811"/>
    <w:rsid w:val="003D1A4D"/>
    <w:rsid w:val="003D548A"/>
    <w:rsid w:val="003F36D4"/>
    <w:rsid w:val="00404B20"/>
    <w:rsid w:val="00414B37"/>
    <w:rsid w:val="004246D0"/>
    <w:rsid w:val="0043317F"/>
    <w:rsid w:val="00445D08"/>
    <w:rsid w:val="0044722A"/>
    <w:rsid w:val="004833E7"/>
    <w:rsid w:val="00497CD3"/>
    <w:rsid w:val="004D4BDA"/>
    <w:rsid w:val="004F34D1"/>
    <w:rsid w:val="00507C6F"/>
    <w:rsid w:val="00510841"/>
    <w:rsid w:val="00524948"/>
    <w:rsid w:val="0053720C"/>
    <w:rsid w:val="00544ACF"/>
    <w:rsid w:val="00552527"/>
    <w:rsid w:val="00562001"/>
    <w:rsid w:val="00570179"/>
    <w:rsid w:val="00587EDE"/>
    <w:rsid w:val="00597F2B"/>
    <w:rsid w:val="005A7143"/>
    <w:rsid w:val="005B4FE5"/>
    <w:rsid w:val="005B5C54"/>
    <w:rsid w:val="005D3AC1"/>
    <w:rsid w:val="005F6E2D"/>
    <w:rsid w:val="00622630"/>
    <w:rsid w:val="00654D5A"/>
    <w:rsid w:val="00676CCA"/>
    <w:rsid w:val="006A2991"/>
    <w:rsid w:val="006A4E4A"/>
    <w:rsid w:val="006A6A86"/>
    <w:rsid w:val="006B3A3E"/>
    <w:rsid w:val="006E2723"/>
    <w:rsid w:val="006E774C"/>
    <w:rsid w:val="006F698E"/>
    <w:rsid w:val="00702049"/>
    <w:rsid w:val="0070500A"/>
    <w:rsid w:val="00705F6E"/>
    <w:rsid w:val="00716B20"/>
    <w:rsid w:val="00763319"/>
    <w:rsid w:val="0076568E"/>
    <w:rsid w:val="00765D5C"/>
    <w:rsid w:val="007665CC"/>
    <w:rsid w:val="0076710D"/>
    <w:rsid w:val="007954B9"/>
    <w:rsid w:val="007A0358"/>
    <w:rsid w:val="007B2FF0"/>
    <w:rsid w:val="007C3BFE"/>
    <w:rsid w:val="007D047F"/>
    <w:rsid w:val="00836149"/>
    <w:rsid w:val="00837E2C"/>
    <w:rsid w:val="00846365"/>
    <w:rsid w:val="00872E7D"/>
    <w:rsid w:val="00873B79"/>
    <w:rsid w:val="00895BBF"/>
    <w:rsid w:val="008A61F1"/>
    <w:rsid w:val="008A6B86"/>
    <w:rsid w:val="008F34DB"/>
    <w:rsid w:val="009045C9"/>
    <w:rsid w:val="00953810"/>
    <w:rsid w:val="00963667"/>
    <w:rsid w:val="00970C18"/>
    <w:rsid w:val="0098121E"/>
    <w:rsid w:val="00982EBF"/>
    <w:rsid w:val="0099622C"/>
    <w:rsid w:val="009B11C8"/>
    <w:rsid w:val="009E0C6D"/>
    <w:rsid w:val="009F14F1"/>
    <w:rsid w:val="00A107A0"/>
    <w:rsid w:val="00A5238E"/>
    <w:rsid w:val="00A56D5F"/>
    <w:rsid w:val="00A76DBB"/>
    <w:rsid w:val="00A93B5D"/>
    <w:rsid w:val="00AE29B6"/>
    <w:rsid w:val="00AE37BB"/>
    <w:rsid w:val="00B12DC9"/>
    <w:rsid w:val="00B13E06"/>
    <w:rsid w:val="00B31259"/>
    <w:rsid w:val="00B32BB4"/>
    <w:rsid w:val="00B76C58"/>
    <w:rsid w:val="00B85365"/>
    <w:rsid w:val="00B96B08"/>
    <w:rsid w:val="00BA1709"/>
    <w:rsid w:val="00BA2D80"/>
    <w:rsid w:val="00BA2F7C"/>
    <w:rsid w:val="00BB4B86"/>
    <w:rsid w:val="00BB5CF0"/>
    <w:rsid w:val="00BB78A6"/>
    <w:rsid w:val="00BC23C4"/>
    <w:rsid w:val="00C22D0D"/>
    <w:rsid w:val="00C3011A"/>
    <w:rsid w:val="00C421E0"/>
    <w:rsid w:val="00C81409"/>
    <w:rsid w:val="00CA3716"/>
    <w:rsid w:val="00CD08F1"/>
    <w:rsid w:val="00CD7594"/>
    <w:rsid w:val="00CF53B9"/>
    <w:rsid w:val="00D01B00"/>
    <w:rsid w:val="00D10D3B"/>
    <w:rsid w:val="00D12B21"/>
    <w:rsid w:val="00D3188F"/>
    <w:rsid w:val="00D36106"/>
    <w:rsid w:val="00D516C1"/>
    <w:rsid w:val="00D6750E"/>
    <w:rsid w:val="00D704AD"/>
    <w:rsid w:val="00D70DF0"/>
    <w:rsid w:val="00D869EB"/>
    <w:rsid w:val="00D95D81"/>
    <w:rsid w:val="00DA1ADB"/>
    <w:rsid w:val="00DA339A"/>
    <w:rsid w:val="00DA340D"/>
    <w:rsid w:val="00E17D21"/>
    <w:rsid w:val="00E3790B"/>
    <w:rsid w:val="00E40B13"/>
    <w:rsid w:val="00E42883"/>
    <w:rsid w:val="00E80D3B"/>
    <w:rsid w:val="00E9744D"/>
    <w:rsid w:val="00EB0435"/>
    <w:rsid w:val="00EC5B21"/>
    <w:rsid w:val="00ED12B1"/>
    <w:rsid w:val="00ED3867"/>
    <w:rsid w:val="00EE0656"/>
    <w:rsid w:val="00F1204A"/>
    <w:rsid w:val="00F444AB"/>
    <w:rsid w:val="00F542FE"/>
    <w:rsid w:val="00F7366E"/>
    <w:rsid w:val="00FA24FB"/>
    <w:rsid w:val="00FC728F"/>
    <w:rsid w:val="00FD3E2A"/>
    <w:rsid w:val="08404C6A"/>
    <w:rsid w:val="0BBA20E4"/>
    <w:rsid w:val="1CB6AD01"/>
    <w:rsid w:val="1CF6631F"/>
    <w:rsid w:val="32945C90"/>
    <w:rsid w:val="419D7EE6"/>
    <w:rsid w:val="494A99BF"/>
    <w:rsid w:val="5B9EA12F"/>
    <w:rsid w:val="6F1A48F9"/>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93416"/>
  <w15:docId w15:val="{B121003D-7AE5-42FC-A816-2EFB8702B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pt-BR"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BA3"/>
    <w:pPr>
      <w:spacing w:after="160" w:line="259" w:lineRule="auto"/>
    </w:pPr>
    <w:rPr>
      <w:sz w:val="22"/>
    </w:rPr>
  </w:style>
  <w:style w:type="paragraph" w:styleId="Ttulo1">
    <w:name w:val="heading 1"/>
    <w:basedOn w:val="Normal"/>
    <w:next w:val="Normal"/>
    <w:link w:val="Ttulo1Char"/>
    <w:qFormat/>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Ttulo"/>
    <w:next w:val="Corpodetexto"/>
    <w:qFormat/>
    <w:pPr>
      <w:spacing w:before="200" w:after="120"/>
      <w:outlineLvl w:val="1"/>
    </w:pPr>
    <w:rPr>
      <w:rFonts w:ascii="Liberation Serif" w:eastAsia="Segoe UI" w:hAnsi="Liberation Serif" w:cs="Tahoma"/>
      <w:sz w:val="36"/>
      <w:szCs w:val="3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3B3398"/>
    <w:rPr>
      <w:b/>
      <w:bCs/>
    </w:rPr>
  </w:style>
  <w:style w:type="character" w:styleId="nfase">
    <w:name w:val="Emphasis"/>
    <w:basedOn w:val="Fontepargpadro"/>
    <w:uiPriority w:val="20"/>
    <w:qFormat/>
    <w:rsid w:val="003B3398"/>
    <w:rPr>
      <w:i/>
      <w:iCs/>
    </w:rPr>
  </w:style>
  <w:style w:type="character" w:styleId="Refdecomentrio">
    <w:name w:val="annotation reference"/>
    <w:uiPriority w:val="99"/>
    <w:qFormat/>
    <w:rsid w:val="002D3FF3"/>
    <w:rPr>
      <w:sz w:val="16"/>
      <w:szCs w:val="16"/>
    </w:rPr>
  </w:style>
  <w:style w:type="character" w:customStyle="1" w:styleId="TextodecomentrioChar">
    <w:name w:val="Texto de comentário Char"/>
    <w:basedOn w:val="Fontepargpadro"/>
    <w:link w:val="Textodecomentrio"/>
    <w:uiPriority w:val="99"/>
    <w:qFormat/>
    <w:rsid w:val="002D3FF3"/>
    <w:rPr>
      <w:rFonts w:ascii="Verdana" w:eastAsia="Times New Roman" w:hAnsi="Verdana" w:cs="Times New Roman"/>
      <w:szCs w:val="20"/>
      <w:lang w:val="x-none" w:eastAsia="x-none"/>
    </w:rPr>
  </w:style>
  <w:style w:type="character" w:customStyle="1" w:styleId="AssuntodocomentrioChar">
    <w:name w:val="Assunto do comentário Char"/>
    <w:basedOn w:val="TextodecomentrioChar"/>
    <w:link w:val="Assuntodocomentrio"/>
    <w:uiPriority w:val="99"/>
    <w:semiHidden/>
    <w:qFormat/>
    <w:rsid w:val="00D04BD8"/>
    <w:rPr>
      <w:rFonts w:ascii="Verdana" w:eastAsia="Times New Roman" w:hAnsi="Verdana" w:cs="Times New Roman"/>
      <w:b/>
      <w:bCs/>
      <w:szCs w:val="20"/>
      <w:lang w:val="x-none" w:eastAsia="x-none"/>
    </w:rPr>
  </w:style>
  <w:style w:type="character" w:customStyle="1" w:styleId="cf01">
    <w:name w:val="cf01"/>
    <w:basedOn w:val="Fontepargpadro"/>
    <w:qFormat/>
    <w:rsid w:val="00354AA2"/>
    <w:rPr>
      <w:rFonts w:ascii="Segoe UI" w:hAnsi="Segoe UI" w:cs="Segoe UI"/>
      <w:sz w:val="18"/>
      <w:szCs w:val="18"/>
    </w:rPr>
  </w:style>
  <w:style w:type="character" w:customStyle="1" w:styleId="normaltextrun">
    <w:name w:val="normaltextrun"/>
    <w:basedOn w:val="Fontepargpadro"/>
    <w:qFormat/>
    <w:rsid w:val="00661CF3"/>
  </w:style>
  <w:style w:type="character" w:customStyle="1" w:styleId="eop">
    <w:name w:val="eop"/>
    <w:basedOn w:val="Fontepargpadro"/>
    <w:qFormat/>
    <w:rsid w:val="00661CF3"/>
  </w:style>
  <w:style w:type="character" w:customStyle="1" w:styleId="Ttulo1Char">
    <w:name w:val="Título 1 Char"/>
    <w:basedOn w:val="Fontepargpadro"/>
    <w:link w:val="Ttulo1"/>
    <w:qFormat/>
    <w:rsid w:val="00012123"/>
    <w:rPr>
      <w:rFonts w:ascii="Arial" w:eastAsia="Times New Roman" w:hAnsi="Arial" w:cs="Times New Roman"/>
      <w:b/>
      <w:sz w:val="24"/>
      <w:szCs w:val="20"/>
      <w:lang w:eastAsia="pt-BR"/>
    </w:rPr>
  </w:style>
  <w:style w:type="character" w:customStyle="1" w:styleId="LinkdaInternet">
    <w:name w:val="Link da Internet"/>
    <w:basedOn w:val="Fontepargpadro"/>
    <w:uiPriority w:val="99"/>
    <w:unhideWhenUsed/>
    <w:rsid w:val="001705A6"/>
    <w:rPr>
      <w:color w:val="0563C1" w:themeColor="hyperlink"/>
      <w:u w:val="single"/>
    </w:rPr>
  </w:style>
  <w:style w:type="character" w:customStyle="1" w:styleId="cf11">
    <w:name w:val="cf11"/>
    <w:basedOn w:val="Fontepargpadro"/>
    <w:qFormat/>
    <w:rsid w:val="005B7851"/>
    <w:rPr>
      <w:rFonts w:ascii="Segoe UI" w:hAnsi="Segoe UI" w:cs="Segoe UI"/>
      <w:b/>
      <w:bCs/>
      <w:sz w:val="18"/>
      <w:szCs w:val="18"/>
    </w:rPr>
  </w:style>
  <w:style w:type="character" w:styleId="MenoPendente">
    <w:name w:val="Unresolved Mention"/>
    <w:basedOn w:val="Fontepargpadro"/>
    <w:uiPriority w:val="99"/>
    <w:semiHidden/>
    <w:unhideWhenUsed/>
    <w:qFormat/>
    <w:rsid w:val="00485185"/>
    <w:rPr>
      <w:color w:val="605E5C"/>
      <w:shd w:val="clear" w:color="auto" w:fill="E1DFDD"/>
    </w:rPr>
  </w:style>
  <w:style w:type="character" w:customStyle="1" w:styleId="CabealhoChar">
    <w:name w:val="Cabeçalho Char"/>
    <w:basedOn w:val="Fontepargpadro"/>
    <w:link w:val="Cabealho"/>
    <w:uiPriority w:val="99"/>
    <w:qFormat/>
    <w:rsid w:val="003A42DE"/>
    <w:rPr>
      <w:sz w:val="22"/>
    </w:rPr>
  </w:style>
  <w:style w:type="character" w:customStyle="1" w:styleId="RodapChar">
    <w:name w:val="Rodapé Char"/>
    <w:basedOn w:val="Fontepargpadro"/>
    <w:link w:val="Rodap"/>
    <w:uiPriority w:val="99"/>
    <w:qFormat/>
    <w:rsid w:val="003A42DE"/>
    <w:rPr>
      <w:sz w:val="22"/>
    </w:rPr>
  </w:style>
  <w:style w:type="character" w:customStyle="1" w:styleId="CitaoChar">
    <w:name w:val="Citação Char"/>
    <w:basedOn w:val="Fontepargpadro"/>
    <w:link w:val="Citao"/>
    <w:uiPriority w:val="29"/>
    <w:qFormat/>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qFormat/>
    <w:rsid w:val="00770E7F"/>
    <w:rPr>
      <w:color w:val="808080"/>
    </w:rPr>
  </w:style>
  <w:style w:type="character" w:customStyle="1" w:styleId="TtulosChar">
    <w:name w:val="Títulos Char"/>
    <w:basedOn w:val="CitaoChar"/>
    <w:link w:val="Ttulos"/>
    <w:qFormat/>
    <w:rsid w:val="002D127E"/>
    <w:rPr>
      <w:rFonts w:ascii="Arial" w:eastAsia="Times New Roman" w:hAnsi="Arial" w:cs="Verdana"/>
      <w:b/>
      <w:i w:val="0"/>
      <w:iCs/>
      <w:caps/>
      <w:sz w:val="28"/>
      <w:szCs w:val="24"/>
      <w:lang w:eastAsia="zh-CN"/>
    </w:rPr>
  </w:style>
  <w:style w:type="character" w:customStyle="1" w:styleId="nfaseforte">
    <w:name w:val="Ênfase forte"/>
    <w:qFormat/>
    <w:rPr>
      <w:b/>
      <w:bCs/>
    </w:rPr>
  </w:style>
  <w:style w:type="character" w:customStyle="1" w:styleId="Smbolosdenumerao">
    <w:name w:val="Símbolos de numeração"/>
    <w:qFormat/>
  </w:style>
  <w:style w:type="paragraph" w:styleId="Ttulo">
    <w:name w:val="Title"/>
    <w:basedOn w:val="Normal"/>
    <w:next w:val="Corpodetexto"/>
    <w:qFormat/>
    <w:pPr>
      <w:jc w:val="center"/>
    </w:pPr>
    <w:rPr>
      <w:b/>
      <w:bCs/>
      <w:sz w:val="56"/>
      <w:szCs w:val="56"/>
    </w:rPr>
  </w:style>
  <w:style w:type="paragraph" w:styleId="Corpodetexto">
    <w:name w:val="Body Text"/>
    <w:basedOn w:val="Normal"/>
    <w:pPr>
      <w:spacing w:after="140" w:line="276" w:lineRule="auto"/>
    </w:pPr>
  </w:style>
  <w:style w:type="paragraph" w:styleId="Lista">
    <w:name w:val="List"/>
    <w:basedOn w:val="Corpodetexto"/>
    <w:rPr>
      <w:rFonts w:cs="Arial"/>
    </w:rPr>
  </w:style>
  <w:style w:type="paragraph" w:styleId="Legenda">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NormalWeb">
    <w:name w:val="Normal (Web)"/>
    <w:basedOn w:val="Normal"/>
    <w:uiPriority w:val="99"/>
    <w:semiHidden/>
    <w:unhideWhenUsed/>
    <w:qFormat/>
    <w:rsid w:val="003B3398"/>
    <w:pPr>
      <w:spacing w:beforeAutospacing="1" w:afterAutospacing="1" w:line="240" w:lineRule="auto"/>
    </w:pPr>
    <w:rPr>
      <w:rFonts w:ascii="Times New Roman" w:eastAsia="Times New Roman" w:hAnsi="Times New Roman" w:cs="Times New Roman"/>
      <w:sz w:val="24"/>
      <w:szCs w:val="24"/>
      <w:lang w:eastAsia="pt-BR"/>
    </w:rPr>
  </w:style>
  <w:style w:type="paragraph" w:styleId="Textodecomentrio">
    <w:name w:val="annotation text"/>
    <w:basedOn w:val="Normal"/>
    <w:link w:val="TextodecomentrioChar"/>
    <w:uiPriority w:val="99"/>
    <w:qFormat/>
    <w:rsid w:val="002D3FF3"/>
    <w:pPr>
      <w:spacing w:after="0" w:line="240" w:lineRule="auto"/>
    </w:pPr>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qFormat/>
    <w:rsid w:val="00D04BD8"/>
    <w:pPr>
      <w:spacing w:after="160"/>
    </w:pPr>
    <w:rPr>
      <w:rFonts w:asciiTheme="minorHAnsi" w:eastAsiaTheme="minorHAnsi" w:hAnsiTheme="minorHAnsi" w:cstheme="minorBidi"/>
      <w:b/>
      <w:bCs/>
      <w:lang w:val="pt-BR" w:eastAsia="en-US"/>
    </w:rPr>
  </w:style>
  <w:style w:type="paragraph" w:customStyle="1" w:styleId="paragraph">
    <w:name w:val="paragraph"/>
    <w:basedOn w:val="Normal"/>
    <w:qFormat/>
    <w:rsid w:val="0047216B"/>
    <w:pPr>
      <w:spacing w:beforeAutospacing="1" w:afterAutospacing="1" w:line="240" w:lineRule="auto"/>
    </w:pPr>
    <w:rPr>
      <w:rFonts w:ascii="Times New Roman" w:eastAsia="Times New Roman" w:hAnsi="Times New Roman" w:cs="Times New Roman"/>
      <w:sz w:val="24"/>
      <w:szCs w:val="24"/>
      <w:lang w:eastAsia="pt-BR"/>
    </w:rPr>
  </w:style>
  <w:style w:type="paragraph" w:styleId="SemEspaamento">
    <w:name w:val="No Spacing"/>
    <w:uiPriority w:val="1"/>
    <w:qFormat/>
    <w:rPr>
      <w:sz w:val="22"/>
    </w:r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paragraph" w:styleId="Citao">
    <w:name w:val="Quote"/>
    <w:next w:val="Normal"/>
    <w:link w:val="CitaoChar"/>
    <w:autoRedefine/>
    <w:uiPriority w:val="29"/>
    <w:qFormat/>
    <w:rsid w:val="00770E7F"/>
    <w:pPr>
      <w:suppressAutoHyphens/>
      <w:spacing w:before="120" w:after="120"/>
      <w:ind w:left="2268" w:firstLine="1134"/>
    </w:pPr>
    <w:rPr>
      <w:rFonts w:ascii="Arial" w:eastAsia="Times New Roman" w:hAnsi="Arial" w:cs="Verdana"/>
      <w:i/>
      <w:iCs/>
      <w:sz w:val="26"/>
      <w:szCs w:val="24"/>
      <w:lang w:eastAsia="zh-CN"/>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paragraph" w:styleId="PargrafodaLista">
    <w:name w:val="List Paragraph"/>
    <w:basedOn w:val="Normal"/>
    <w:uiPriority w:val="34"/>
    <w:qFormat/>
    <w:rsid w:val="003624B4"/>
    <w:pPr>
      <w:ind w:left="720"/>
      <w:contextualSpacing/>
    </w:pPr>
  </w:style>
  <w:style w:type="paragraph" w:customStyle="1" w:styleId="Textoprformatado">
    <w:name w:val="Texto préformatado"/>
    <w:basedOn w:val="Normal"/>
    <w:qFormat/>
    <w:pPr>
      <w:spacing w:after="0"/>
    </w:pPr>
    <w:rPr>
      <w:rFonts w:ascii="Liberation Mono" w:eastAsia="Liberation Mono" w:hAnsi="Liberation Mono" w:cs="Liberation Mono"/>
      <w:sz w:val="20"/>
      <w:szCs w:val="20"/>
    </w:rPr>
  </w:style>
  <w:style w:type="paragraph" w:styleId="Subttulo">
    <w:name w:val="Subtitle"/>
    <w:basedOn w:val="Normal"/>
    <w:next w:val="Corpodetexto"/>
    <w:qFormat/>
    <w:pPr>
      <w:spacing w:before="60" w:after="120"/>
      <w:jc w:val="center"/>
    </w:pPr>
    <w:rPr>
      <w:sz w:val="36"/>
      <w:szCs w:val="36"/>
    </w:rPr>
  </w:style>
  <w:style w:type="paragraph" w:customStyle="1" w:styleId="Linhahorizontal">
    <w:name w:val="Linha horizontal"/>
    <w:basedOn w:val="Normal"/>
    <w:next w:val="Corpodetexto"/>
    <w:qFormat/>
    <w:pPr>
      <w:suppressLineNumbers/>
      <w:pBdr>
        <w:bottom w:val="double" w:sz="2" w:space="0" w:color="808080"/>
      </w:pBdr>
      <w:spacing w:after="283"/>
    </w:pPr>
    <w:rPr>
      <w:sz w:val="12"/>
      <w:szCs w:val="12"/>
    </w:rPr>
  </w:style>
  <w:style w:type="table" w:styleId="Tabelacomgrade">
    <w:name w:val="Table Grid"/>
    <w:basedOn w:val="Tabe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2F3F477A-B187-4DD2-94B8-3AF1A3A2A3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18</Pages>
  <Words>3938</Words>
  <Characters>21269</Characters>
  <Application>Microsoft Office Word</Application>
  <DocSecurity>0</DocSecurity>
  <Lines>177</Lines>
  <Paragraphs>50</Paragraphs>
  <ScaleCrop>false</ScaleCrop>
  <Company/>
  <LinksUpToDate>false</LinksUpToDate>
  <CharactersWithSpaces>25157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8</cp:revision>
  <dcterms:created xsi:type="dcterms:W3CDTF">2026-09-11T19:29:00Z</dcterms:created>
  <dcterms:modified xsi:type="dcterms:W3CDTF">2026-10-31T18:22:00Z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0x0101007D8446F430C8754BA55C94BD5B7A1A3F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MediaServiceImageTags">
    <vt:lpwstr/>
  </property>
  <property fmtid="{D5CDD505-2E9C-101B-9397-08002B2CF9AE}" pid="8" name="ScaleCrop">
    <vt:bool>false</vt:bool>
  </property>
  <property fmtid="{D5CDD505-2E9C-101B-9397-08002B2CF9AE}" pid="9" name="ShareDoc">
    <vt:bool>false</vt:bool>
  </property>
  <property fmtid="{D5CDD505-2E9C-101B-9397-08002B2CF9AE}" pid="10" name="docLang">
    <vt:lpwstr>pt</vt:lpwstr>
  </property>
</Properties>
</file>