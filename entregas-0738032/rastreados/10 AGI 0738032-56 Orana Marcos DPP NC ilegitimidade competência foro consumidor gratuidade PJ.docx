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23" w:type="dxa"/>
        <w:tblCellMar>
          <w:left w:w="0" w:type="dxa"/>
          <w:right w:w="0" w:type="dxa"/>
        </w:tblCellMar>
        <w:tblLook w:val="04A0" w:firstRow="1" w:lastRow="0" w:firstColumn="1" w:lastColumn="0" w:noHBand="0" w:noVBand="1"/>
      </w:tblPr>
      <w:tblGrid>
        <w:gridCol w:w="2822"/>
        <w:gridCol w:w="864"/>
        <w:gridCol w:w="447"/>
        <w:gridCol w:w="4371"/>
        <w:gridCol w:w="219"/>
      </w:tblGrid>
      <w:tr w:rsidR="00264107" w14:paraId="4680266B" w14:textId="77777777" w:rsidTr="00173733">
        <w:trPr>
          <w:gridAfter w:val="1"/>
          <w:wAfter w:w="219" w:type="dxa"/>
        </w:trPr>
        <w:tc>
          <w:tcPr>
            <w:tcW w:w="2822" w:type="dxa"/>
            <w:hideMark/>
          </w:tcPr>
          <w:p w14:paraId="6DE29C9C" w14:textId="77777777" w:rsidR="00264107" w:rsidRDefault="00264107">
            <w:pPr>
              <w:pStyle w:val="paragraph"/>
              <w:spacing w:before="0" w:beforeAutospacing="0" w:after="0" w:afterAutospacing="0"/>
              <w:jc w:val="both"/>
              <w:textAlignment w:val="baseline"/>
              <w:rPr>
                <w:rFonts w:ascii="Segoe UI" w:hAnsi="Segoe UI" w:cs="Segoe UI"/>
                <w:sz w:val="18"/>
                <w:szCs w:val="18"/>
              </w:rPr>
            </w:pPr>
            <w:r>
              <w:rPr>
                <w:rFonts w:ascii="Arial" w:hAnsi="Arial" w:cs="Verdana"/>
                <w:noProof/>
                <w:sz w:val="28"/>
                <w:lang w:eastAsia="zh-CN"/>
              </w:rPr>
              <w:drawing>
                <wp:inline distT="0" distB="0" distL="0" distR="0" wp14:anchorId="15C07C5B" wp14:editId="146F6157">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Pr>
                <w:rStyle w:val="eop"/>
                <w:rFonts w:ascii="Arial" w:hAnsi="Arial" w:cs="Arial"/>
                <w:sz w:val="28"/>
                <w:szCs w:val="28"/>
              </w:rPr>
              <w:t> </w:t>
            </w:r>
          </w:p>
        </w:tc>
        <w:tc>
          <w:tcPr>
            <w:tcW w:w="5682" w:type="dxa"/>
            <w:gridSpan w:val="3"/>
            <w:hideMark/>
          </w:tcPr>
          <w:p w14:paraId="299F0D40"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2DA0D32B">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themeColor="text1" w:themeTint="A6"/>
                <w:sz w:val="20"/>
                <w:szCs w:val="20"/>
              </w:rPr>
              <w:t>Tribunal de Justiça do Distrito Federal e dos Territórios</w:t>
            </w:r>
            <w:r>
              <w:rPr>
                <w:rStyle w:val="eop"/>
                <w:rFonts w:ascii="Calibri" w:hAnsi="Calibri" w:cs="Calibri"/>
                <w:color w:val="595959" w:themeColor="text1" w:themeTint="A6"/>
                <w:sz w:val="20"/>
                <w:szCs w:val="20"/>
              </w:rPr>
              <w:t> </w:t>
            </w:r>
          </w:p>
          <w:p w14:paraId="12B71A35"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r w:rsidR="004236F7" w:rsidRPr="009F36E1" w14:paraId="506E1C45"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1B672758" w14:textId="77777777" w:rsidR="004236F7" w:rsidRPr="009F36E1" w:rsidRDefault="004236F7">
            <w:pPr>
              <w:rPr>
                <w:rFonts w:ascii="Arial" w:hAnsi="Arial" w:cs="Arial"/>
                <w:sz w:val="28"/>
                <w:szCs w:val="28"/>
              </w:rPr>
            </w:pPr>
            <w:r>
              <w:rPr>
                <w:rFonts w:ascii="Arial" w:hAnsi="Arial" w:cs="Arial"/>
                <w:sz w:val="28"/>
                <w:szCs w:val="28"/>
              </w:rPr>
              <w:t>Órgão</w:t>
            </w:r>
          </w:p>
        </w:tc>
        <w:tc>
          <w:tcPr>
            <w:tcW w:w="447" w:type="dxa"/>
            <w:vAlign w:val="center"/>
          </w:tcPr>
          <w:p w14:paraId="5F5D25D2"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p w14:paraId="1380D4BD" w14:textId="77777777" w:rsidR="004236F7" w:rsidRPr="009F36E1" w:rsidRDefault="00B87BF7">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7ACC47C5ADE849A18DA0C7907A361910"/>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EndPr/>
              <w:sdtContent>
                <w:r w:rsidR="00590B43">
                  <w:rPr>
                    <w:rFonts w:ascii="Arial" w:hAnsi="Arial" w:cs="Arial"/>
                    <w:sz w:val="28"/>
                    <w:szCs w:val="28"/>
                  </w:rPr>
                  <w:t>4ª Turma Cível</w:t>
                </w:r>
              </w:sdtContent>
            </w:sdt>
          </w:p>
        </w:tc>
      </w:tr>
      <w:tr w:rsidR="004236F7" w:rsidRPr="009F36E1" w14:paraId="722A4191"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2B3F5317" w14:textId="77777777" w:rsidR="004236F7" w:rsidRPr="009F36E1" w:rsidRDefault="004236F7">
            <w:pPr>
              <w:rPr>
                <w:rFonts w:ascii="Arial" w:hAnsi="Arial" w:cs="Arial"/>
                <w:sz w:val="28"/>
                <w:szCs w:val="28"/>
              </w:rPr>
            </w:pPr>
            <w:r>
              <w:rPr>
                <w:rFonts w:ascii="Arial" w:hAnsi="Arial" w:cs="Arial"/>
                <w:sz w:val="28"/>
                <w:szCs w:val="28"/>
              </w:rPr>
              <w:t>Classe</w:t>
            </w:r>
          </w:p>
        </w:tc>
        <w:tc>
          <w:tcPr>
            <w:tcW w:w="447" w:type="dxa"/>
            <w:vAlign w:val="center"/>
          </w:tcPr>
          <w:p w14:paraId="376372E5"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sdt>
            <w:sdtPr>
              <w:rPr>
                <w:rFonts w:cs="Arial"/>
                <w:i w:val="0"/>
                <w:iCs w:val="0"/>
                <w:sz w:val="28"/>
                <w:szCs w:val="28"/>
              </w:rPr>
              <w:id w:val="1558446301"/>
              <w:placeholder>
                <w:docPart w:val="F878D1793E2346938EC18DAD866E9010"/>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EndPr/>
            <w:sdtContent>
              <w:p w14:paraId="7D3B975A" w14:textId="77777777" w:rsidR="004236F7" w:rsidRPr="009F36E1" w:rsidRDefault="004236F7">
                <w:pPr>
                  <w:pStyle w:val="Citao"/>
                  <w:ind w:left="0" w:firstLine="0"/>
                  <w:jc w:val="both"/>
                  <w:rPr>
                    <w:rFonts w:cs="Arial"/>
                    <w:i w:val="0"/>
                    <w:iCs w:val="0"/>
                    <w:sz w:val="28"/>
                    <w:szCs w:val="28"/>
                  </w:rPr>
                </w:pPr>
                <w:r>
                  <w:rPr>
                    <w:rFonts w:cs="Arial"/>
                    <w:i w:val="0"/>
                    <w:iCs w:val="0"/>
                    <w:sz w:val="28"/>
                    <w:szCs w:val="28"/>
                  </w:rPr>
                  <w:t>Agravo de Instrumento</w:t>
                </w:r>
              </w:p>
            </w:sdtContent>
          </w:sdt>
        </w:tc>
      </w:tr>
      <w:tr w:rsidR="004236F7" w:rsidRPr="009F36E1" w14:paraId="185BA19B"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5A224AD7" w14:textId="77777777" w:rsidR="004236F7" w:rsidRPr="009F36E1" w:rsidRDefault="004236F7">
            <w:pPr>
              <w:rPr>
                <w:rFonts w:ascii="Arial" w:hAnsi="Arial" w:cs="Arial"/>
                <w:sz w:val="28"/>
                <w:szCs w:val="28"/>
              </w:rPr>
            </w:pPr>
            <w:r>
              <w:rPr>
                <w:rFonts w:ascii="Arial" w:hAnsi="Arial" w:cs="Arial"/>
                <w:sz w:val="28"/>
                <w:szCs w:val="28"/>
              </w:rPr>
              <w:t>Processo nº</w:t>
            </w:r>
          </w:p>
        </w:tc>
        <w:tc>
          <w:tcPr>
            <w:tcW w:w="447" w:type="dxa"/>
            <w:vAlign w:val="center"/>
          </w:tcPr>
          <w:p w14:paraId="709DFAFC"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p w14:paraId="77B2906D" w14:textId="77777777" w:rsidR="004236F7" w:rsidRPr="009F36E1" w:rsidRDefault="004236F7">
            <w:pPr>
              <w:ind w:right="-675"/>
              <w:rPr>
                <w:rFonts w:ascii="Arial" w:hAnsi="Arial" w:cs="Arial"/>
                <w:sz w:val="28"/>
                <w:szCs w:val="28"/>
              </w:rPr>
            </w:pPr>
            <w:commentRangeStart w:id="0"/>
            <w:r>
              <w:rPr>
                <w:rFonts w:ascii="Arial" w:hAnsi="Arial" w:cs="Arial"/>
                <w:sz w:val="28"/>
                <w:szCs w:val="28"/>
              </w:rPr>
              <w:t>0738032-56.2026.8.07.0000</w:t>
            </w:r>
            <w:commentRangeEnd w:id="0"/>
            <w:r w:rsidRPr="009F36E1">
              <w:rPr>
                <w:rStyle w:val="Refdecomentrio"/>
                <w:rFonts w:ascii="Arial" w:hAnsi="Arial" w:cs="Arial"/>
                <w:sz w:val="28"/>
                <w:szCs w:val="28"/>
              </w:rPr>
              <w:commentReference w:id="0"/>
            </w:r>
          </w:p>
        </w:tc>
      </w:tr>
      <w:tr w:rsidR="004236F7" w:rsidRPr="009F36E1" w14:paraId="4B19599A"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0E538277" w14:textId="77777777" w:rsidR="004236F7" w:rsidRPr="00F63CDB" w:rsidRDefault="00B87BF7">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AA1EE3EF79994F978EAA8FE4FF7A26BD"/>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EndPr/>
              <w:sdtContent>
                <w:r w:rsidR="00590B43">
                  <w:rPr>
                    <w:rFonts w:ascii="Arial" w:eastAsia="Times New Roman" w:hAnsi="Arial" w:cs="Arial"/>
                    <w:sz w:val="28"/>
                    <w:szCs w:val="28"/>
                    <w:lang w:eastAsia="zh-CN"/>
                  </w:rPr>
                  <w:t>Agravante</w:t>
                </w:r>
              </w:sdtContent>
            </w:sdt>
            <w:r w:rsidR="00590B43">
              <w:rPr>
                <w:rFonts w:ascii="Arial" w:hAnsi="Arial" w:cs="Arial"/>
                <w:sz w:val="28"/>
                <w:szCs w:val="28"/>
              </w:rPr>
              <w:t xml:space="preserve"> (s)</w:t>
            </w:r>
          </w:p>
        </w:tc>
        <w:tc>
          <w:tcPr>
            <w:tcW w:w="447" w:type="dxa"/>
            <w:vAlign w:val="center"/>
          </w:tcPr>
          <w:p w14:paraId="34C0C9D3"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p w14:paraId="630B7F23" w14:textId="280B1EB7" w:rsidR="004236F7" w:rsidRPr="009F36E1" w:rsidRDefault="00CB4353">
            <w:pPr>
              <w:rPr>
                <w:rFonts w:ascii="Arial" w:hAnsi="Arial" w:cs="Arial"/>
                <w:sz w:val="28"/>
                <w:szCs w:val="28"/>
              </w:rPr>
            </w:pPr>
            <w:r w:rsidRPr="00CB4353">
              <w:rPr>
                <w:rFonts w:ascii="Arial" w:hAnsi="Arial" w:cs="Arial"/>
                <w:sz w:val="28"/>
                <w:szCs w:val="28"/>
              </w:rPr>
              <w:t>LCM CONSULTORIA E NEGOCIOS AUTOMOTIVOS LTDA</w:t>
            </w:r>
          </w:p>
        </w:tc>
      </w:tr>
      <w:tr w:rsidR="004236F7" w:rsidRPr="009F36E1" w14:paraId="01956A99"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268F3466" w14:textId="77777777" w:rsidR="004236F7" w:rsidRPr="009F36E1" w:rsidRDefault="00B87BF7">
            <w:pPr>
              <w:jc w:val="both"/>
              <w:rPr>
                <w:rFonts w:ascii="Arial" w:hAnsi="Arial" w:cs="Arial"/>
                <w:sz w:val="28"/>
                <w:szCs w:val="28"/>
              </w:rPr>
            </w:pPr>
            <w:sdt>
              <w:sdtPr>
                <w:rPr>
                  <w:rFonts w:ascii="Arial" w:eastAsia="Times New Roman" w:hAnsi="Arial" w:cs="Arial"/>
                  <w:sz w:val="28"/>
                  <w:szCs w:val="28"/>
                  <w:lang w:eastAsia="zh-CN"/>
                </w:rPr>
                <w:id w:val="-1351640470"/>
                <w:placeholder>
                  <w:docPart w:val="BC7F39C12B0F442FBBF9AD5B583FBDE0"/>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EndPr/>
              <w:sdtContent>
                <w:r w:rsidR="00590B43">
                  <w:rPr>
                    <w:rFonts w:ascii="Arial" w:eastAsia="Times New Roman" w:hAnsi="Arial" w:cs="Arial"/>
                    <w:sz w:val="28"/>
                    <w:szCs w:val="28"/>
                    <w:lang w:eastAsia="zh-CN"/>
                  </w:rPr>
                  <w:t>Agravado</w:t>
                </w:r>
              </w:sdtContent>
            </w:sdt>
            <w:r w:rsidR="00590B43">
              <w:rPr>
                <w:rFonts w:ascii="Arial" w:hAnsi="Arial" w:cs="Arial"/>
                <w:sz w:val="28"/>
                <w:szCs w:val="28"/>
              </w:rPr>
              <w:t xml:space="preserve"> (a)(s)</w:t>
            </w:r>
          </w:p>
        </w:tc>
        <w:tc>
          <w:tcPr>
            <w:tcW w:w="447" w:type="dxa"/>
            <w:vAlign w:val="center"/>
          </w:tcPr>
          <w:p w14:paraId="5EDA0385"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p w14:paraId="6CC5F6AE" w14:textId="0EEE0F78" w:rsidR="004236F7" w:rsidRPr="009F36E1" w:rsidRDefault="00CB4353">
            <w:pPr>
              <w:ind w:right="-74"/>
              <w:rPr>
                <w:rFonts w:ascii="Arial" w:hAnsi="Arial" w:cs="Arial"/>
                <w:sz w:val="28"/>
                <w:szCs w:val="28"/>
              </w:rPr>
            </w:pPr>
            <w:r w:rsidRPr="00CB4353">
              <w:rPr>
                <w:rFonts w:ascii="Arial" w:hAnsi="Arial" w:cs="Arial"/>
                <w:sz w:val="28"/>
                <w:szCs w:val="28"/>
              </w:rPr>
              <w:t>CARLOS ALBERTO FOLHA DA PAIXAO</w:t>
            </w:r>
          </w:p>
        </w:tc>
      </w:tr>
      <w:tr w:rsidR="004236F7" w:rsidRPr="009F36E1" w14:paraId="04C2C9E0"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5C272CF2" w14:textId="77777777" w:rsidR="004236F7" w:rsidRPr="009F36E1" w:rsidRDefault="004236F7">
            <w:pPr>
              <w:rPr>
                <w:rFonts w:ascii="Arial" w:hAnsi="Arial" w:cs="Arial"/>
                <w:sz w:val="28"/>
                <w:szCs w:val="28"/>
              </w:rPr>
            </w:pPr>
            <w:r>
              <w:rPr>
                <w:rFonts w:ascii="Arial" w:hAnsi="Arial" w:cs="Arial"/>
                <w:sz w:val="28"/>
                <w:szCs w:val="28"/>
              </w:rPr>
              <w:t>Relator(a)</w:t>
            </w:r>
          </w:p>
        </w:tc>
        <w:tc>
          <w:tcPr>
            <w:tcW w:w="447" w:type="dxa"/>
            <w:vAlign w:val="center"/>
          </w:tcPr>
          <w:p w14:paraId="65F4370D" w14:textId="77777777" w:rsidR="004236F7" w:rsidRPr="009F36E1" w:rsidRDefault="004236F7">
            <w:pPr>
              <w:ind w:right="-11"/>
              <w:rPr>
                <w:rFonts w:ascii="Arial" w:hAnsi="Arial" w:cs="Arial"/>
                <w:sz w:val="28"/>
                <w:szCs w:val="28"/>
              </w:rPr>
            </w:pPr>
            <w:r>
              <w:rPr>
                <w:rFonts w:ascii="Arial" w:hAnsi="Arial" w:cs="Arial"/>
                <w:sz w:val="28"/>
                <w:szCs w:val="28"/>
              </w:rPr>
              <w:t>:</w:t>
            </w:r>
          </w:p>
        </w:tc>
        <w:tc>
          <w:tcPr>
            <w:tcW w:w="4590" w:type="dxa"/>
            <w:gridSpan w:val="2"/>
            <w:vAlign w:val="center"/>
          </w:tcPr>
          <w:p w14:paraId="64F0CBAE" w14:textId="77777777" w:rsidR="004236F7" w:rsidRPr="009F36E1" w:rsidRDefault="004236F7">
            <w:pPr>
              <w:rPr>
                <w:rFonts w:ascii="Arial" w:hAnsi="Arial" w:cs="Arial"/>
                <w:b/>
                <w:sz w:val="28"/>
                <w:szCs w:val="28"/>
              </w:rPr>
            </w:pPr>
            <w:r>
              <w:rPr>
                <w:rFonts w:ascii="Arial" w:hAnsi="Arial" w:cs="Arial"/>
                <w:b/>
                <w:bCs/>
                <w:sz w:val="28"/>
                <w:szCs w:val="28"/>
              </w:rPr>
              <w:t>Des. Sérgio Rocha</w:t>
            </w:r>
          </w:p>
        </w:tc>
      </w:tr>
    </w:tbl>
    <w:p w14:paraId="16D5E901" w14:textId="77777777" w:rsidR="007B0B27" w:rsidRDefault="007B0B27">
      <w:pPr>
        <w:spacing w:after="0" w:line="360" w:lineRule="auto"/>
      </w:pPr>
    </w:p>
    <w:p w14:paraId="275889B5" w14:textId="77777777" w:rsidR="007B0B27" w:rsidRDefault="00B87BF7">
      <w:pPr>
        <w:spacing w:after="0" w:line="360" w:lineRule="auto"/>
        <w:jc w:val="left"/>
        <w:rPr>
          <w:rFonts w:ascii="Arial" w:hAnsi="Arial" w:cs="Arial"/>
          <w:color w:val="595959"/>
          <w:sz w:val="28"/>
          <w:szCs w:val="28"/>
        </w:rPr>
        <w:pPrChange w:id="1092" w:author="Assessor GDSXSR" w:date="2026-10-28T02:21:03Z">
          <w:pPr>
            <w:spacing w:after="0" w:line="360" w:lineRule="auto"/>
            <w:jc w:val="center"/>
          </w:pPr>
        </w:pPrChange>
      </w:pPr>
      <w:commentRangeStart w:id="16"/>
      <w:r>
        <w:rPr>
          <w:rFonts w:ascii="Arial" w:hAnsi="Arial" w:cs="Arial"/>
          <w:b/>
          <w:bCs/>
          <w:color w:val="595959"/>
          <w:sz w:val="28"/>
          <w:szCs w:val="28"/>
        </w:rPr>
        <w:t>EMENTA</w:t>
      </w:r>
      <w:commentRangeEnd w:id="16"/>
      <w:r>
        <w:rPr>
          <w:rStyle w:val="CommentReference"/>
        </w:rPr>
        <w:commentReference w:id="16"/>
      </w:r>
    </w:p>
    <w:p w14:paraId="0AA79D07" w14:textId="77777777" w:rsidR="007B0B27" w:rsidRDefault="007B0B27">
      <w:pPr>
        <w:spacing w:after="0" w:line="360" w:lineRule="auto"/>
        <w:jc w:val="both"/>
        <w:rPr>
          <w:rFonts w:ascii="Arial" w:hAnsi="Arial" w:cs="Arial"/>
          <w:color w:val="595959"/>
          <w:sz w:val="28"/>
          <w:szCs w:val="28"/>
        </w:rPr>
      </w:pPr>
    </w:p>
    <w:p w14:paraId="5B3FD8D4" w14:textId="70B171E7" w:rsidR="007B0B27" w:rsidRDefault="00B87BF7">
      <w:pPr>
        <w:spacing w:after="0" w:line="360" w:lineRule="auto"/>
        <w:jc w:val="both"/>
        <w:rPr>
          <w:rFonts w:ascii="Arial" w:hAnsi="Arial" w:cs="Arial"/>
          <w:color w:val="595959"/>
          <w:sz w:val="28"/>
          <w:szCs w:val="28"/>
        </w:rPr>
      </w:pPr>
      <w:r>
        <w:rPr>
          <w:rFonts w:ascii="Arial" w:hAnsi="Arial" w:cs="Arial"/>
          <w:color w:val="595959"/>
          <w:sz w:val="28"/>
          <w:szCs w:val="28"/>
        </w:rPr>
        <w:t xml:space="preserve">AGRAVO DE INSTRUMENTO. DIREITO PROCESSUAL CIVIL E DO CONSUMIDOR. AÇÃO DE INDENIZAÇÃO. VÍCIO OCULTO EM VEÍCULO. DECISÃO SANEADORA. ILEGITIMIDADE PASSIVA. ROL DO ART. 1.015 DO CPC. TAXATIVIDADE MITIGADA. COMPETÊNCIA TERRITORIAL. FORO DO DOMICÍLIO DO CONSUMIDOR. RELAÇÃO DE CONSUMO AFIRMADA NA PETIÇÃO INICIAL. GRATUIDADE DE JUSTIÇA. PESSOA JURÍDICA. RECURSO PARCIALMENTE </w:t>
      </w:r>
      <w:ins w:id="1003" w:author="Assessor GDSXSR" w:date="2026-10-28T02:21:03Z">
        <w:r>
          <w:rPr>
            <w:rFonts w:ascii="Arial" w:hAnsi="Arial" w:cs="Arial"/>
            <w:color w:val="808080"/>
            <w:sz w:val="28"/>
            <w:szCs w:val="28"/>
          </w:rPr>
          <w:t xml:space="preserve">CONHECIDO E, NESSA EXTENSÃO, PARCIALMENTE </w:t>
        </w:r>
      </w:ins>
      <w:r>
        <w:rPr>
          <w:rFonts w:ascii="Arial" w:hAnsi="Arial" w:cs="Arial"/>
          <w:color w:val="595959"/>
          <w:sz w:val="28"/>
          <w:szCs w:val="28"/>
        </w:rPr>
        <w:t xml:space="preserve">PROVIDO.</w:t>
      </w:r>
    </w:p>
    <w:p w14:paraId="3B6E1B33" w14:textId="77777777" w:rsidR="007B0B27" w:rsidRDefault="00B87BF7">
      <w:pPr>
        <w:spacing w:after="0" w:line="360" w:lineRule="auto"/>
        <w:jc w:val="both"/>
        <w:rPr>
          <w:rFonts w:ascii="Arial" w:hAnsi="Arial" w:cs="Arial"/>
          <w:color w:val="595959"/>
          <w:sz w:val="28"/>
          <w:szCs w:val="28"/>
        </w:rPr>
      </w:pPr>
      <w:r>
        <w:rPr>
          <w:rFonts w:ascii="Arial" w:hAnsi="Arial" w:cs="Arial"/>
          <w:b/>
          <w:bCs/>
          <w:color w:val="595959"/>
          <w:sz w:val="28"/>
          <w:szCs w:val="28"/>
        </w:rPr>
        <w:t>I. Caso em exame</w:t>
      </w:r>
    </w:p>
    <w:p w14:paraId="0A1659BC" w14:textId="7A246631" w:rsidR="007B0B27" w:rsidRDefault="00B87BF7">
      <w:pPr>
        <w:spacing w:after="0" w:line="360" w:lineRule="auto"/>
        <w:jc w:val="both"/>
        <w:rPr>
          <w:rFonts w:ascii="Arial" w:hAnsi="Arial" w:cs="Arial"/>
          <w:color w:val="595959"/>
          <w:sz w:val="28"/>
          <w:szCs w:val="28"/>
        </w:rPr>
      </w:pPr>
      <w:r>
        <w:rPr>
          <w:rFonts w:ascii="Arial" w:hAnsi="Arial" w:cs="Arial"/>
          <w:color w:val="595959"/>
          <w:sz w:val="28"/>
          <w:szCs w:val="28"/>
        </w:rPr>
        <w:t xml:space="preserve">1. Ação de indenização por danos materiais e morais ajuizada por pessoa natural contra pessoa natural e contra </w:t>
      </w:r>
      <w:r w:rsidR="00040E39" w:rsidRPr="00040E39">
        <w:rPr>
          <w:rFonts w:ascii="Arial" w:hAnsi="Arial" w:cs="Arial"/>
          <w:color w:val="595959"/>
          <w:sz w:val="28"/>
          <w:szCs w:val="28"/>
        </w:rPr>
        <w:t xml:space="preserve">LCM CONSULTORIA </w:t>
      </w:r>
      <w:r>
        <w:rPr>
          <w:rFonts w:ascii="Arial" w:hAnsi="Arial" w:cs="Arial"/>
          <w:color w:val="595959"/>
          <w:sz w:val="28"/>
          <w:szCs w:val="28"/>
        </w:rPr>
        <w:t>E NEGÓCIOS AUTOMOTIVOS LTDA., em razão de alegado vício oculto em veículo adquirido dos réus.</w:t>
      </w:r>
    </w:p>
    <w:p w14:paraId="167D2B7C" w14:textId="77777777" w:rsidR="007B0B27" w:rsidRDefault="00B87BF7">
      <w:pPr>
        <w:spacing w:after="0" w:line="360" w:lineRule="auto"/>
        <w:jc w:val="both"/>
        <w:rPr>
          <w:rFonts w:ascii="Arial" w:hAnsi="Arial" w:cs="Arial"/>
          <w:color w:val="595959"/>
          <w:sz w:val="28"/>
          <w:szCs w:val="28"/>
        </w:rPr>
      </w:pPr>
      <w:r>
        <w:rPr>
          <w:rFonts w:ascii="Arial" w:hAnsi="Arial" w:cs="Arial"/>
          <w:color w:val="595959"/>
          <w:sz w:val="28"/>
          <w:szCs w:val="28"/>
        </w:rPr>
        <w:t xml:space="preserve">2. A decisão agravada, mantida em embargos de declaração, rejeitou as preliminares de incompetência territorial e de ilegitimidade passiva </w:t>
      </w:r>
      <w:r>
        <w:rPr>
          <w:rFonts w:ascii="Arial" w:hAnsi="Arial" w:cs="Arial"/>
          <w:color w:val="595959"/>
          <w:sz w:val="28"/>
          <w:szCs w:val="28"/>
        </w:rPr>
        <w:lastRenderedPageBreak/>
        <w:t>da pessoa jurídica e indeferiu a gratuidade de justiça requerida pelos réus.</w:t>
      </w:r>
    </w:p>
    <w:p w14:paraId="5AF9F1A3" w14:textId="77777777" w:rsidR="007B0B27" w:rsidRDefault="00B87BF7">
      <w:pPr>
        <w:spacing w:after="0" w:line="360" w:lineRule="auto"/>
        <w:jc w:val="both"/>
        <w:rPr>
          <w:rFonts w:ascii="Arial" w:hAnsi="Arial" w:cs="Arial"/>
          <w:color w:val="595959"/>
          <w:sz w:val="28"/>
          <w:szCs w:val="28"/>
        </w:rPr>
      </w:pPr>
      <w:r>
        <w:rPr>
          <w:rFonts w:ascii="Arial" w:hAnsi="Arial" w:cs="Arial"/>
          <w:color w:val="595959"/>
          <w:sz w:val="28"/>
          <w:szCs w:val="28"/>
        </w:rPr>
        <w:t>3. A ré agrava requerendo o reconhecimento da incompetência territorial, a sua exclusão do polo passivo e a concessão da gratuidade de justiça, ao sustentar que a relação de consumo foi presumida antes da instrução, que não há prova de sua participação no negócio e que sua situação contábil não lhe permite arcar com as despesas do processo.</w:t>
      </w:r>
    </w:p>
    <w:p w14:paraId="41B7DFE5" w14:textId="77777777" w:rsidR="007B0B27" w:rsidRDefault="00B87BF7">
      <w:pPr>
        <w:spacing w:after="0" w:line="360" w:lineRule="auto"/>
        <w:jc w:val="both"/>
        <w:rPr>
          <w:rFonts w:ascii="Arial" w:hAnsi="Arial" w:cs="Arial"/>
          <w:color w:val="595959"/>
          <w:sz w:val="28"/>
          <w:szCs w:val="28"/>
        </w:rPr>
      </w:pPr>
      <w:r>
        <w:rPr>
          <w:rFonts w:ascii="Arial" w:hAnsi="Arial" w:cs="Arial"/>
          <w:b/>
          <w:bCs/>
          <w:color w:val="595959"/>
          <w:sz w:val="28"/>
          <w:szCs w:val="28"/>
        </w:rPr>
        <w:t>II. Questão em discussão</w:t>
      </w:r>
    </w:p>
    <w:p w14:paraId="46151A53" w14:textId="77777777" w:rsidR="007B0B27" w:rsidRDefault="00B87BF7">
      <w:pPr>
        <w:spacing w:after="0" w:line="360" w:lineRule="auto"/>
        <w:jc w:val="both"/>
        <w:rPr>
          <w:rFonts w:ascii="Arial" w:hAnsi="Arial" w:cs="Arial"/>
          <w:color w:val="595959"/>
          <w:sz w:val="28"/>
          <w:szCs w:val="28"/>
        </w:rPr>
      </w:pPr>
      <w:r>
        <w:rPr>
          <w:rFonts w:ascii="Arial" w:hAnsi="Arial" w:cs="Arial"/>
          <w:color w:val="595959"/>
          <w:sz w:val="28"/>
          <w:szCs w:val="28"/>
        </w:rPr>
        <w:t>4. Há três questões em discussão: (i) saber se cabe agravo de instrumento contra decisão que rejeita preliminar de ilegitimidade passiva; (ii) saber se a competência territorial pode ser fixada no foro do domicílio do autor com base na relação de consumo afirmada na petição inicial, ainda controvertida a natureza da relação; e (iii) saber se a pessoa jurídica comprovou insuficiência de recursos para arcar com as despesas processuais.</w:t>
      </w:r>
    </w:p>
    <w:p w14:paraId="329FBC98" w14:textId="77777777" w:rsidR="007B0B27" w:rsidRDefault="00B87BF7">
      <w:pPr>
        <w:spacing w:after="0" w:line="360" w:lineRule="auto"/>
        <w:jc w:val="both"/>
        <w:rPr>
          <w:rFonts w:ascii="Arial" w:hAnsi="Arial" w:cs="Arial"/>
          <w:color w:val="595959"/>
          <w:sz w:val="28"/>
          <w:szCs w:val="28"/>
        </w:rPr>
      </w:pPr>
      <w:r>
        <w:rPr>
          <w:rFonts w:ascii="Arial" w:hAnsi="Arial" w:cs="Arial"/>
          <w:b/>
          <w:bCs/>
          <w:color w:val="595959"/>
          <w:sz w:val="28"/>
          <w:szCs w:val="28"/>
        </w:rPr>
        <w:t>III. Razões de decidir</w:t>
      </w:r>
    </w:p>
    <w:p w14:paraId="3512CFE9" w14:textId="77777777" w:rsidR="007B0B27" w:rsidRDefault="00B87BF7">
      <w:pPr>
        <w:spacing w:after="0" w:line="360" w:lineRule="auto"/>
        <w:jc w:val="both"/>
        <w:rPr>
          <w:rFonts w:ascii="Arial" w:hAnsi="Arial" w:cs="Arial"/>
          <w:color w:val="595959"/>
          <w:sz w:val="28"/>
          <w:szCs w:val="28"/>
        </w:rPr>
      </w:pPr>
      <w:r>
        <w:rPr>
          <w:rFonts w:ascii="Arial" w:hAnsi="Arial" w:cs="Arial"/>
          <w:color w:val="595959"/>
          <w:sz w:val="28"/>
          <w:szCs w:val="28"/>
        </w:rPr>
        <w:t>5. A decisão que rejeita preliminar de ilegitimidade passiva não se insere no rol do art. 1.015 do CPC, e a manutenção da parte no polo passivo não configura urgência apta a atrair a taxatividade mitigada (Tema 988/STJ), pois a matéria pode ser suscitada em preliminar de apelação ou em contrarrazões (CPC 1009 § 1º).</w:t>
      </w:r>
    </w:p>
    <w:p w14:paraId="2DBEFC6E" w14:textId="77777777" w:rsidR="007B0B27" w:rsidRDefault="00B87BF7">
      <w:pPr>
        <w:spacing w:after="0" w:line="360" w:lineRule="auto"/>
        <w:jc w:val="both"/>
        <w:rPr>
          <w:rFonts w:ascii="Arial" w:hAnsi="Arial" w:cs="Arial"/>
          <w:color w:val="595959"/>
          <w:sz w:val="28"/>
          <w:szCs w:val="28"/>
        </w:rPr>
      </w:pPr>
      <w:r>
        <w:rPr>
          <w:rFonts w:ascii="Arial" w:hAnsi="Arial" w:cs="Arial"/>
          <w:color w:val="595959"/>
          <w:sz w:val="28"/>
          <w:szCs w:val="28"/>
        </w:rPr>
        <w:t>6. A competência é determinada no momento da distribuição da petição inicial (CPC 43), e, afirmada na inicial a atuação habitual dos réus no comércio de veículos, o autor pode propor a ação de responsabilidade civil do fornecedor em seu domicílio (CDC 101 I).</w:t>
      </w:r>
    </w:p>
    <w:p w14:paraId="12E6D930" w14:textId="77777777" w:rsidR="007B0B27" w:rsidRDefault="00B87BF7">
      <w:pPr>
        <w:spacing w:after="0" w:line="360" w:lineRule="auto"/>
        <w:jc w:val="both"/>
        <w:rPr>
          <w:rFonts w:ascii="Arial" w:hAnsi="Arial" w:cs="Arial"/>
          <w:color w:val="595959"/>
          <w:sz w:val="28"/>
          <w:szCs w:val="28"/>
        </w:rPr>
      </w:pPr>
      <w:r>
        <w:rPr>
          <w:rFonts w:ascii="Arial" w:hAnsi="Arial" w:cs="Arial"/>
          <w:color w:val="595959"/>
          <w:sz w:val="28"/>
          <w:szCs w:val="28"/>
        </w:rPr>
        <w:t>7. A efetiva configuração da relação de consumo integra o mérito da demanda, foi fixada como ponto controvertido na decisão saneadora e não desloca, se afastada ao final, a competência já fixada.</w:t>
      </w:r>
    </w:p>
    <w:p w14:paraId="3D26B604" w14:textId="77777777" w:rsidR="007B0B27" w:rsidRDefault="00B87BF7">
      <w:pPr>
        <w:spacing w:after="0" w:line="360" w:lineRule="auto"/>
        <w:jc w:val="both"/>
        <w:rPr>
          <w:rFonts w:ascii="Arial" w:hAnsi="Arial" w:cs="Arial"/>
          <w:color w:val="595959"/>
          <w:sz w:val="28"/>
          <w:szCs w:val="28"/>
        </w:rPr>
      </w:pPr>
      <w:r>
        <w:rPr>
          <w:rFonts w:ascii="Arial" w:hAnsi="Arial" w:cs="Arial"/>
          <w:color w:val="595959"/>
          <w:sz w:val="28"/>
          <w:szCs w:val="28"/>
        </w:rPr>
        <w:lastRenderedPageBreak/>
        <w:t>8. A pessoa jurídica que apresenta balancetes com passivo próximo ou superior ao ativo, resultados mensais reduzidos ou negativos e conta bancária sem movimentação demonstra a insuficiência de recursos exigida pelo Tema 1.424/STJ.</w:t>
      </w:r>
    </w:p>
    <w:p w14:paraId="11219E68" w14:textId="77777777" w:rsidR="007B0B27" w:rsidRDefault="00B87BF7">
      <w:pPr>
        <w:spacing w:after="0" w:line="360" w:lineRule="auto"/>
        <w:jc w:val="both"/>
        <w:rPr>
          <w:rFonts w:ascii="Arial" w:hAnsi="Arial" w:cs="Arial"/>
          <w:color w:val="595959"/>
          <w:sz w:val="28"/>
          <w:szCs w:val="28"/>
        </w:rPr>
      </w:pPr>
      <w:r>
        <w:rPr>
          <w:rFonts w:ascii="Arial" w:hAnsi="Arial" w:cs="Arial"/>
          <w:b/>
          <w:bCs/>
          <w:color w:val="595959"/>
          <w:sz w:val="28"/>
          <w:szCs w:val="28"/>
        </w:rPr>
        <w:t>IV. Dispositivo</w:t>
      </w:r>
    </w:p>
    <w:p w14:paraId="51C6C549" w14:textId="1056C34B" w:rsidR="007B0B27" w:rsidRDefault="00B87BF7">
      <w:pPr>
        <w:spacing w:after="0" w:line="360" w:lineRule="auto"/>
        <w:jc w:val="both"/>
        <w:rPr>
          <w:rFonts w:ascii="Arial" w:hAnsi="Arial" w:cs="Arial"/>
          <w:color w:val="595959"/>
          <w:sz w:val="28"/>
          <w:szCs w:val="28"/>
        </w:rPr>
      </w:pPr>
      <w:commentRangeStart w:id="3"/>
      <w:r>
        <w:rPr>
          <w:rFonts w:ascii="Arial" w:hAnsi="Arial" w:cs="Arial"/>
          <w:color w:val="595959"/>
          <w:sz w:val="28"/>
          <w:szCs w:val="28"/>
        </w:rPr>
        <w:t xml:space="preserve">9. </w:t>
      </w:r>
      <w:del w:id="1004" w:author="Assessor GDSXSR" w:date="2026-10-28T02:21:03Z">
        <w:r>
          <w:rPr>
            <w:rFonts w:ascii="Arial" w:hAnsi="Arial" w:cs="Arial"/>
            <w:color w:val="595959"/>
            <w:sz w:val="28"/>
            <w:szCs w:val="28"/>
          </w:rPr>
          <w:delText xml:space="preserve">A</w:delText>
        </w:r>
        <w:r>
          <w:rPr>
            <w:rFonts w:ascii="Arial" w:hAnsi="Arial" w:cs="Arial"/>
            <w:color w:val="595959"/>
            <w:sz w:val="28"/>
            <w:szCs w:val="28"/>
          </w:rPr>
          <w:delText xml:space="preserve">gravo</w:delText>
        </w:r>
      </w:del>
      <w:ins w:id="1005" w:author="Assessor GDSXSR" w:date="2026-10-28T02:21:03Z">
        <w:r>
          <w:rPr>
            <w:rFonts w:ascii="Arial" w:hAnsi="Arial" w:cs="Arial"/>
            <w:color w:val="808080"/>
            <w:sz w:val="28"/>
            <w:szCs w:val="28"/>
          </w:rPr>
          <w:t xml:space="preserve">Conheceu-se parcialmente do agravo</w:t>
        </w:r>
      </w:ins>
      <w:r>
        <w:rPr>
          <w:rFonts w:ascii="Arial" w:hAnsi="Arial" w:cs="Arial"/>
          <w:color w:val="595959"/>
          <w:sz w:val="28"/>
          <w:szCs w:val="28"/>
        </w:rPr>
        <w:t xml:space="preserve"> de instrumento </w:t>
      </w:r>
      <w:del w:id="1006" w:author="Assessor GDSXSR" w:date="2026-10-28T02:21:03Z">
        <w:r>
          <w:rPr>
            <w:rFonts w:ascii="Arial" w:hAnsi="Arial" w:cs="Arial"/>
            <w:color w:val="595959"/>
            <w:sz w:val="28"/>
            <w:szCs w:val="28"/>
          </w:rPr>
          <w:delText xml:space="preserve">parcialmente</w:delText>
        </w:r>
      </w:del>
      <w:ins w:id="1007" w:author="Assessor GDSXSR" w:date="2026-10-28T02:21:03Z">
        <w:r>
          <w:rPr>
            <w:rFonts w:ascii="Arial" w:hAnsi="Arial" w:cs="Arial"/>
            <w:color w:val="808080"/>
            <w:sz w:val="28"/>
            <w:szCs w:val="28"/>
          </w:rPr>
          <w:t xml:space="preserve">da</w:t>
        </w:r>
      </w:ins>
      <w:r>
        <w:rPr>
          <w:rFonts w:ascii="Arial" w:hAnsi="Arial" w:cs="Arial"/>
          <w:color w:val="595959"/>
          <w:sz w:val="28"/>
          <w:szCs w:val="28"/>
        </w:rPr>
        <w:t xml:space="preserve"> </w:t>
      </w:r>
      <w:del w:id="1008" w:author="Assessor GDSXSR" w:date="2026-10-28T02:21:03Z">
        <w:r>
          <w:rPr>
            <w:rFonts w:ascii="Arial" w:hAnsi="Arial" w:cs="Arial"/>
            <w:color w:val="595959"/>
            <w:sz w:val="28"/>
            <w:szCs w:val="28"/>
          </w:rPr>
          <w:delText xml:space="preserve">provido</w:delText>
        </w:r>
      </w:del>
      <w:ins w:id="1009" w:author="Assessor GDSXSR" w:date="2026-10-28T02:21:03Z">
        <w:r>
          <w:rPr>
            <w:rFonts w:ascii="Arial" w:hAnsi="Arial" w:cs="Arial"/>
            <w:color w:val="808080"/>
            <w:sz w:val="28"/>
            <w:szCs w:val="28"/>
          </w:rPr>
          <w:t xml:space="preserve">ré e, na parte conhecida, deu-se-lhe parcial provimento</w:t>
        </w:r>
      </w:ins>
      <w:r>
        <w:rPr>
          <w:rFonts w:ascii="Arial" w:hAnsi="Arial" w:cs="Arial"/>
          <w:color w:val="595959"/>
          <w:sz w:val="28"/>
          <w:szCs w:val="28"/>
        </w:rPr>
        <w:t xml:space="preserve"> para conceder</w:t>
      </w:r>
      <w:ins w:id="1010" w:author="Assessor GDSXSR" w:date="2026-10-28T02:21:03Z">
        <w:r>
          <w:rPr>
            <w:rFonts w:ascii="Arial" w:hAnsi="Arial" w:cs="Arial"/>
            <w:color w:val="808080"/>
            <w:sz w:val="28"/>
            <w:szCs w:val="28"/>
          </w:rPr>
          <w:t xml:space="preserve">-lhe</w:t>
        </w:r>
      </w:ins>
      <w:r>
        <w:rPr>
          <w:rFonts w:ascii="Arial" w:hAnsi="Arial" w:cs="Arial"/>
          <w:color w:val="595959"/>
          <w:sz w:val="28"/>
          <w:szCs w:val="28"/>
        </w:rPr>
        <w:t xml:space="preserve"> </w:t>
      </w:r>
      <w:del w:id="1011" w:author="Assessor GDSXSR" w:date="2026-10-28T02:21:03Z">
        <w:r>
          <w:rPr>
            <w:rFonts w:ascii="Arial" w:hAnsi="Arial" w:cs="Arial"/>
            <w:color w:val="595959"/>
            <w:sz w:val="28"/>
            <w:szCs w:val="28"/>
          </w:rPr>
          <w:delText xml:space="preserve">à</w:delText>
        </w:r>
      </w:del>
      <w:ins w:id="1012" w:author="Assessor GDSXSR" w:date="2026-10-28T02:21:03Z">
        <w:r>
          <w:rPr>
            <w:rFonts w:ascii="Arial" w:hAnsi="Arial" w:cs="Arial"/>
            <w:color w:val="808080"/>
            <w:sz w:val="28"/>
            <w:szCs w:val="28"/>
          </w:rPr>
          <w:t xml:space="preserve">a</w:t>
        </w:r>
      </w:ins>
      <w:r>
        <w:rPr>
          <w:rFonts w:ascii="Arial" w:hAnsi="Arial" w:cs="Arial"/>
          <w:color w:val="595959"/>
          <w:sz w:val="28"/>
          <w:szCs w:val="28"/>
        </w:rPr>
        <w:t xml:space="preserve"> </w:t>
      </w:r>
      <w:del w:id="1013" w:author="Assessor GDSXSR" w:date="2026-10-28T02:21:03Z">
        <w:r>
          <w:rPr>
            <w:rFonts w:ascii="Arial" w:hAnsi="Arial" w:cs="Arial"/>
            <w:color w:val="595959"/>
            <w:sz w:val="28"/>
            <w:szCs w:val="28"/>
          </w:rPr>
          <w:delText xml:space="preserve">agravante</w:delText>
        </w:r>
      </w:del>
      <w:ins w:id="1014" w:author="Assessor GDSXSR" w:date="2026-10-28T02:21:03Z">
        <w:r>
          <w:rPr>
            <w:rFonts w:ascii="Arial" w:hAnsi="Arial" w:cs="Arial"/>
            <w:color w:val="808080"/>
            <w:sz w:val="28"/>
            <w:szCs w:val="28"/>
          </w:rPr>
          <w:t xml:space="preserve">gratuidade</w:t>
        </w:r>
      </w:ins>
      <w:r>
        <w:rPr>
          <w:rFonts w:ascii="Arial" w:hAnsi="Arial" w:cs="Arial"/>
          <w:color w:val="595959"/>
          <w:sz w:val="28"/>
          <w:szCs w:val="28"/>
        </w:rPr>
        <w:t xml:space="preserve"> </w:t>
      </w:r>
      <w:del w:id="1015" w:author="Assessor GDSXSR" w:date="2026-10-28T02:21:03Z">
        <w:r>
          <w:rPr>
            <w:rFonts w:ascii="Arial" w:hAnsi="Arial" w:cs="Arial"/>
            <w:color w:val="595959"/>
            <w:sz w:val="28"/>
            <w:szCs w:val="28"/>
          </w:rPr>
          <w:delText xml:space="preserve">os benefícios da</w:delText>
        </w:r>
      </w:del>
      <w:ins w:id="1016" w:author="Assessor GDSXSR" w:date="2026-10-28T02:21:03Z">
        <w:r>
          <w:rPr>
            <w:rFonts w:ascii="Arial" w:hAnsi="Arial" w:cs="Arial"/>
            <w:color w:val="808080"/>
            <w:sz w:val="28"/>
            <w:szCs w:val="28"/>
          </w:rPr>
          <w:t xml:space="preserve">de</w:t>
        </w:r>
      </w:ins>
      <w:r>
        <w:rPr>
          <w:rFonts w:ascii="Arial" w:hAnsi="Arial" w:cs="Arial"/>
          <w:color w:val="595959"/>
          <w:sz w:val="28"/>
          <w:szCs w:val="28"/>
        </w:rPr>
        <w:t xml:space="preserve"> justiça</w:t>
      </w:r>
      <w:del w:id="1017" w:author="Assessor GDSXSR" w:date="2026-10-28T02:21:03Z">
        <w:r>
          <w:rPr>
            <w:rFonts w:ascii="Arial" w:hAnsi="Arial" w:cs="Arial"/>
            <w:color w:val="595959"/>
            <w:sz w:val="28"/>
            <w:szCs w:val="28"/>
          </w:rPr>
          <w:delText xml:space="preserve"> gratuita</w:delText>
        </w:r>
      </w:del>
      <w:r>
        <w:rPr>
          <w:rFonts w:ascii="Arial" w:hAnsi="Arial" w:cs="Arial"/>
          <w:color w:val="595959"/>
          <w:sz w:val="28"/>
          <w:szCs w:val="28"/>
        </w:rPr>
        <w:t xml:space="preserve">.</w:t>
      </w:r>
      <w:commentRangeEnd w:id="3"/>
      <w:r>
        <w:rPr>
          <w:rStyle w:val="CommentReference"/>
        </w:rPr>
        <w:commentReference w:id="3"/>
      </w:r>
    </w:p>
    <w:p w14:paraId="518B62A0" w14:textId="77777777" w:rsidR="007B0B27" w:rsidRDefault="00B87BF7">
      <w:pPr>
        <w:keepNext/>
        <w:spacing w:after="0" w:line="360" w:lineRule="auto"/>
        <w:rPr>
          <w:rFonts w:ascii="Arial" w:hAnsi="Arial" w:cs="Arial"/>
          <w:color w:val="595959"/>
          <w:sz w:val="28"/>
          <w:szCs w:val="28"/>
        </w:rPr>
      </w:pPr>
      <w:r>
        <w:rPr>
          <w:rFonts w:ascii="Arial" w:hAnsi="Arial" w:cs="Arial"/>
          <w:color w:val="595959"/>
          <w:sz w:val="28"/>
          <w:szCs w:val="28"/>
        </w:rPr>
        <w:t>__________</w:t>
      </w:r>
    </w:p>
    <w:p w14:paraId="6B537D8C" w14:textId="77777777" w:rsidR="007B0B27" w:rsidRDefault="00B87BF7">
      <w:pPr>
        <w:keepNext/>
        <w:spacing w:after="0" w:line="360" w:lineRule="auto"/>
        <w:jc w:val="both"/>
        <w:rPr>
          <w:rFonts w:ascii="Arial" w:hAnsi="Arial" w:cs="Arial"/>
          <w:color w:val="595959"/>
          <w:sz w:val="26"/>
          <w:szCs w:val="26"/>
        </w:rPr>
      </w:pPr>
      <w:r>
        <w:rPr>
          <w:rFonts w:ascii="Arial" w:hAnsi="Arial" w:cs="Arial"/>
          <w:i/>
          <w:iCs/>
          <w:color w:val="595959"/>
          <w:sz w:val="26"/>
          <w:szCs w:val="26"/>
        </w:rPr>
        <w:t xml:space="preserve">Dispositivos relevantes citados: </w:t>
      </w:r>
      <w:r>
        <w:rPr>
          <w:rFonts w:ascii="Arial" w:hAnsi="Arial" w:cs="Arial"/>
          <w:color w:val="595959"/>
          <w:sz w:val="26"/>
          <w:szCs w:val="26"/>
        </w:rPr>
        <w:t>CPC, arts. 43, 46, 98, 1.009, § 1º, e 1.015; CDC, art. 101, I.</w:t>
      </w:r>
    </w:p>
    <w:p w14:paraId="7D045380" w14:textId="4280B90F" w:rsidR="007B0B27" w:rsidRDefault="00B87BF7">
      <w:pPr>
        <w:spacing w:after="0" w:line="360" w:lineRule="auto"/>
        <w:jc w:val="both"/>
        <w:rPr>
          <w:rFonts w:ascii="Arial" w:hAnsi="Arial" w:cs="Arial"/>
          <w:color w:val="595959"/>
          <w:sz w:val="26"/>
          <w:szCs w:val="26"/>
        </w:rPr>
      </w:pPr>
      <w:commentRangeStart w:id="4"/>
      <w:r>
        <w:rPr>
          <w:rFonts w:ascii="Arial" w:hAnsi="Arial" w:cs="Arial"/>
          <w:i/>
          <w:iCs/>
          <w:color w:val="595959"/>
          <w:sz w:val="26"/>
          <w:szCs w:val="26"/>
        </w:rPr>
        <w:t xml:space="preserve">Jurisprudência relevante citada: </w:t>
      </w:r>
      <w:r>
        <w:rPr>
          <w:rFonts w:ascii="Arial" w:hAnsi="Arial" w:cs="Arial"/>
          <w:color w:val="595959"/>
          <w:sz w:val="26"/>
          <w:szCs w:val="26"/>
        </w:rPr>
        <w:t xml:space="preserve">STJ, REsp nº 1.704.520/MT</w:t>
      </w:r>
      <w:del w:id="1018" w:author="Assessor GDSXSR" w:date="2026-10-28T02:21:03Z">
        <w:r>
          <w:rPr>
            <w:rFonts w:ascii="Arial" w:hAnsi="Arial" w:cs="Arial"/>
            <w:color w:val="595959"/>
            <w:sz w:val="26"/>
            <w:szCs w:val="26"/>
          </w:rPr>
          <w:delText xml:space="preserve"> (Tema 988)</w:delText>
        </w:r>
      </w:del>
      <w:r>
        <w:rPr>
          <w:rFonts w:ascii="Arial" w:hAnsi="Arial" w:cs="Arial"/>
          <w:color w:val="595959"/>
          <w:sz w:val="26"/>
          <w:szCs w:val="26"/>
        </w:rPr>
        <w:t xml:space="preserve">, Rel. </w:t>
      </w:r>
      <w:del w:id="1019" w:author="Assessor GDSXSR" w:date="2026-10-28T02:21:03Z">
        <w:r>
          <w:rPr>
            <w:rFonts w:ascii="Arial" w:hAnsi="Arial" w:cs="Arial"/>
            <w:color w:val="595959"/>
            <w:sz w:val="26"/>
            <w:szCs w:val="26"/>
          </w:rPr>
          <w:delText xml:space="preserve">Ministra</w:delText>
        </w:r>
      </w:del>
      <w:ins w:id="1020" w:author="Assessor GDSXSR" w:date="2026-10-28T02:21:03Z">
        <w:r>
          <w:rPr>
            <w:rFonts w:ascii="Arial" w:hAnsi="Arial" w:cs="Arial"/>
            <w:color w:val="808080"/>
            <w:sz w:val="26"/>
            <w:szCs w:val="26"/>
          </w:rPr>
          <w:t xml:space="preserve">Min.</w:t>
        </w:r>
      </w:ins>
      <w:r>
        <w:rPr>
          <w:rFonts w:ascii="Arial" w:hAnsi="Arial" w:cs="Arial"/>
          <w:color w:val="595959"/>
          <w:sz w:val="26"/>
          <w:szCs w:val="26"/>
        </w:rPr>
        <w:t xml:space="preserve"> Nancy Andrighi, Corte Especial, j. 05/12/2018, DJe 19/12/2018</w:t>
      </w:r>
      <w:ins w:id="1021" w:author="Assessor GDSXSR" w:date="2026-10-28T02:21:03Z">
        <w:r>
          <w:rPr>
            <w:rFonts w:ascii="Arial" w:hAnsi="Arial" w:cs="Arial"/>
            <w:color w:val="808080"/>
            <w:sz w:val="26"/>
            <w:szCs w:val="26"/>
          </w:rPr>
          <w:t xml:space="preserve">, Tema 988</w:t>
        </w:r>
      </w:ins>
      <w:r>
        <w:rPr>
          <w:rFonts w:ascii="Arial" w:hAnsi="Arial" w:cs="Arial"/>
          <w:color w:val="595959"/>
          <w:sz w:val="26"/>
          <w:szCs w:val="26"/>
        </w:rPr>
        <w:t xml:space="preserve">; STJ, REsp nº 2.225.061/PE</w:t>
      </w:r>
      <w:del w:id="1022" w:author="Assessor GDSXSR" w:date="2026-10-28T02:21:03Z">
        <w:r>
          <w:rPr>
            <w:rFonts w:ascii="Arial" w:hAnsi="Arial" w:cs="Arial"/>
            <w:color w:val="595959"/>
            <w:sz w:val="26"/>
            <w:szCs w:val="26"/>
          </w:rPr>
          <w:delText xml:space="preserve"> (Tema 1.424)</w:delText>
        </w:r>
      </w:del>
      <w:r>
        <w:rPr>
          <w:rFonts w:ascii="Arial" w:hAnsi="Arial" w:cs="Arial"/>
          <w:color w:val="595959"/>
          <w:sz w:val="26"/>
          <w:szCs w:val="26"/>
        </w:rPr>
        <w:t xml:space="preserve">, Rel. </w:t>
      </w:r>
      <w:del w:id="1023" w:author="Assessor GDSXSR" w:date="2026-10-28T02:21:03Z">
        <w:r>
          <w:rPr>
            <w:rFonts w:ascii="Arial" w:hAnsi="Arial" w:cs="Arial"/>
            <w:color w:val="595959"/>
            <w:sz w:val="26"/>
            <w:szCs w:val="26"/>
          </w:rPr>
          <w:delText xml:space="preserve">Ministro</w:delText>
        </w:r>
      </w:del>
      <w:ins w:id="1024" w:author="Assessor GDSXSR" w:date="2026-10-28T02:21:03Z">
        <w:r>
          <w:rPr>
            <w:rFonts w:ascii="Arial" w:hAnsi="Arial" w:cs="Arial"/>
            <w:color w:val="808080"/>
            <w:sz w:val="26"/>
            <w:szCs w:val="26"/>
          </w:rPr>
          <w:t xml:space="preserve">Min.</w:t>
        </w:r>
      </w:ins>
      <w:r>
        <w:rPr>
          <w:rFonts w:ascii="Arial" w:hAnsi="Arial" w:cs="Arial"/>
          <w:color w:val="595959"/>
          <w:sz w:val="26"/>
          <w:szCs w:val="26"/>
        </w:rPr>
        <w:t xml:space="preserve"> Luis Felipe Salomão, Corte Especial, j. 23/06/2026, DJe 29/06/2026</w:t>
      </w:r>
      <w:ins w:id="1025" w:author="Assessor GDSXSR" w:date="2026-10-28T02:21:03Z">
        <w:r>
          <w:rPr>
            <w:rFonts w:ascii="Arial" w:hAnsi="Arial" w:cs="Arial"/>
            <w:color w:val="808080"/>
            <w:sz w:val="26"/>
            <w:szCs w:val="26"/>
          </w:rPr>
          <w:t xml:space="preserve">, Tema 1.424</w:t>
        </w:r>
      </w:ins>
      <w:r>
        <w:rPr>
          <w:rFonts w:ascii="Arial" w:hAnsi="Arial" w:cs="Arial"/>
          <w:color w:val="595959"/>
          <w:sz w:val="26"/>
          <w:szCs w:val="26"/>
        </w:rPr>
        <w:t xml:space="preserve">; TJDFT, Acórdão </w:t>
      </w:r>
      <w:del w:id="1026" w:author="Assessor GDSXSR" w:date="2026-10-28T02:21:03Z">
        <w:r>
          <w:rPr>
            <w:rFonts w:ascii="Arial" w:hAnsi="Arial" w:cs="Arial"/>
            <w:color w:val="595959"/>
            <w:sz w:val="26"/>
            <w:szCs w:val="26"/>
          </w:rPr>
          <w:delText xml:space="preserve">nº </w:delText>
        </w:r>
      </w:del>
      <w:r>
        <w:rPr>
          <w:rFonts w:ascii="Arial" w:hAnsi="Arial" w:cs="Arial"/>
          <w:color w:val="595959"/>
          <w:sz w:val="26"/>
          <w:szCs w:val="26"/>
        </w:rPr>
        <w:t xml:space="preserve">2108482, </w:t>
      </w:r>
      <w:del w:id="1027" w:author="Assessor GDSXSR" w:date="2026-10-28T02:21:03Z">
        <w:r>
          <w:rPr>
            <w:rFonts w:ascii="Arial" w:hAnsi="Arial" w:cs="Arial"/>
            <w:color w:val="595959"/>
            <w:sz w:val="26"/>
            <w:szCs w:val="26"/>
          </w:rPr>
          <w:delText xml:space="preserve">Agravo de Instrumento</w:delText>
        </w:r>
      </w:del>
      <w:ins w:id="1028" w:author="Assessor GDSXSR" w:date="2026-10-28T02:21:03Z">
        <w:r>
          <w:rPr>
            <w:rFonts w:ascii="Arial" w:hAnsi="Arial" w:cs="Arial"/>
            <w:color w:val="808080"/>
            <w:sz w:val="26"/>
            <w:szCs w:val="26"/>
          </w:rPr>
          <w:t xml:space="preserve">Processo</w:t>
        </w:r>
      </w:ins>
      <w:r>
        <w:rPr>
          <w:rFonts w:ascii="Arial" w:hAnsi="Arial" w:cs="Arial"/>
          <w:color w:val="595959"/>
          <w:sz w:val="26"/>
          <w:szCs w:val="26"/>
        </w:rPr>
        <w:t xml:space="preserve"> nº 0700748-14.2026.8.07.0000, Rel. Des. Leonardo Roscoe Bessa, 6ª Turma Cível, j. 25/03/2026, DJe 15/04/2026</w:t>
      </w:r>
      <w:del w:id="1029" w:author="Assessor GDSXSR" w:date="2026-10-28T02:21:03Z">
        <w:r>
          <w:rPr>
            <w:rFonts w:ascii="Arial" w:hAnsi="Arial" w:cs="Arial"/>
            <w:color w:val="595959"/>
            <w:sz w:val="26"/>
            <w:szCs w:val="26"/>
          </w:rPr>
          <w:delText xml:space="preserve">; TJDFT, Acórdão nº 2014127, Agravo de Instrumento nº 0716323-96</w:delText>
        </w:r>
      </w:del>
      <w:r>
        <w:rPr>
          <w:rFonts w:ascii="Arial" w:hAnsi="Arial" w:cs="Arial"/>
          <w:color w:val="595959"/>
          <w:sz w:val="26"/>
          <w:szCs w:val="26"/>
        </w:rPr>
        <w:t xml:space="preserve">.</w:t>
      </w:r>
      <w:commentRangeEnd w:id="4"/>
      <w:r>
        <w:rPr>
          <w:rStyle w:val="CommentReference"/>
        </w:rPr>
        <w:commentReference w:id="4"/>
      </w:r>
      <w:del w:id="1030" w:author="Assessor GDSXSR" w:date="2026-10-28T02:21:03Z">
        <w:r>
          <w:rPr>
            <w:rFonts w:ascii="Arial" w:hAnsi="Arial" w:cs="Arial"/>
            <w:color w:val="595959"/>
            <w:sz w:val="26"/>
            <w:szCs w:val="26"/>
          </w:rPr>
          <w:delText xml:space="preserve">2025.8.07.0000, Rel. Des. Fabrício Fontoura Bezerra, </w:delText>
        </w:r>
        <w:r>
          <w:rPr>
            <w:rFonts w:ascii="Arial" w:hAnsi="Arial" w:cs="Arial"/>
            <w:color w:val="595959"/>
            <w:sz w:val="26"/>
            <w:szCs w:val="26"/>
          </w:rPr>
          <w:delText xml:space="preserve">7ª Turma Cível, j. 25/06/2025, DJe 12/07/2025.</w:delText>
        </w:r>
      </w:del>
    </w:p>
    <w:p w14:paraId="2A044838" w14:textId="77777777" w:rsidR="007B0B27" w:rsidRDefault="007B0B27">
      <w:pPr>
        <w:spacing w:after="0" w:line="360" w:lineRule="auto"/>
        <w:jc w:val="both"/>
        <w:rPr>
          <w:rFonts w:ascii="Arial" w:hAnsi="Arial" w:cs="Arial"/>
          <w:sz w:val="28"/>
          <w:szCs w:val="28"/>
        </w:rPr>
      </w:pPr>
    </w:p>
    <w:p w14:paraId="0153436C" w14:textId="77777777" w:rsidR="007B0B27" w:rsidRDefault="00B87BF7">
      <w:pPr>
        <w:spacing w:after="0" w:line="360" w:lineRule="auto"/>
        <w:rPr>
          <w:rFonts w:ascii="Arial" w:hAnsi="Arial" w:cs="Arial"/>
          <w:color w:val="FF0000"/>
          <w:sz w:val="28"/>
          <w:szCs w:val="28"/>
        </w:rPr>
      </w:pPr>
      <w:r>
        <w:rPr>
          <w:rFonts w:ascii="Arial" w:hAnsi="Arial" w:cs="Arial"/>
          <w:b/>
          <w:bCs/>
          <w:color w:val="FF0000"/>
          <w:sz w:val="28"/>
          <w:szCs w:val="28"/>
          <w:highlight w:val="yellow"/>
        </w:rPr>
        <w:t>RESUMO DA DECISÃO INTERLOCUTÓRIA</w:t>
      </w:r>
    </w:p>
    <w:p w14:paraId="724E26C0" w14:textId="77777777" w:rsidR="007B0B27" w:rsidRDefault="00B87BF7">
      <w:pPr>
        <w:spacing w:after="0" w:line="360" w:lineRule="auto"/>
        <w:jc w:val="both"/>
        <w:rPr>
          <w:rFonts w:ascii="Arial" w:hAnsi="Arial" w:cs="Arial"/>
          <w:color w:val="FF0000"/>
          <w:sz w:val="28"/>
          <w:szCs w:val="28"/>
        </w:rPr>
      </w:pPr>
      <w:r>
        <w:rPr>
          <w:rFonts w:ascii="Arial" w:hAnsi="Arial" w:cs="Arial"/>
          <w:b/>
          <w:bCs/>
          <w:color w:val="FF0000"/>
          <w:sz w:val="28"/>
          <w:szCs w:val="28"/>
        </w:rPr>
        <w:t>I. RAZÕES DE DECIDIR</w:t>
      </w:r>
    </w:p>
    <w:p w14:paraId="3B318D83" w14:textId="77777777" w:rsidR="007B0B27" w:rsidRDefault="00B87BF7">
      <w:pPr>
        <w:spacing w:after="0" w:line="360" w:lineRule="auto"/>
        <w:jc w:val="both"/>
        <w:rPr>
          <w:rFonts w:ascii="Arial" w:hAnsi="Arial" w:cs="Arial"/>
          <w:color w:val="FF0000"/>
          <w:sz w:val="28"/>
          <w:szCs w:val="28"/>
        </w:rPr>
      </w:pPr>
      <w:r>
        <w:rPr>
          <w:rFonts w:ascii="Arial" w:hAnsi="Arial" w:cs="Arial"/>
          <w:b/>
          <w:bCs/>
          <w:color w:val="FF0000"/>
          <w:sz w:val="28"/>
          <w:szCs w:val="28"/>
        </w:rPr>
        <w:t>Competência territorial</w:t>
      </w:r>
    </w:p>
    <w:p w14:paraId="770EA00C" w14:textId="77777777" w:rsidR="007B0B27" w:rsidRDefault="00B87BF7">
      <w:pPr>
        <w:spacing w:after="0" w:line="360" w:lineRule="auto"/>
        <w:jc w:val="both"/>
        <w:rPr>
          <w:rFonts w:ascii="Arial" w:hAnsi="Arial" w:cs="Arial"/>
          <w:color w:val="FF0000"/>
          <w:sz w:val="28"/>
          <w:szCs w:val="28"/>
        </w:rPr>
      </w:pPr>
      <w:r>
        <w:rPr>
          <w:rFonts w:ascii="Arial" w:hAnsi="Arial" w:cs="Arial"/>
          <w:color w:val="FF0000"/>
          <w:sz w:val="28"/>
          <w:szCs w:val="28"/>
        </w:rPr>
        <w:t>1. Rejeitou a preliminar de incompetência territorial, por considerar que o domicílio do autor e o local de entrega do veículo se situam na circunscrição do Juízo, com incidência do foro do domicílio do consumidor.</w:t>
      </w:r>
    </w:p>
    <w:p w14:paraId="071ED4D0" w14:textId="77777777" w:rsidR="007B0B27" w:rsidRDefault="00B87BF7">
      <w:pPr>
        <w:spacing w:after="0" w:line="360" w:lineRule="auto"/>
        <w:jc w:val="both"/>
        <w:rPr>
          <w:rFonts w:ascii="Arial" w:hAnsi="Arial" w:cs="Arial"/>
          <w:color w:val="FF0000"/>
          <w:sz w:val="28"/>
          <w:szCs w:val="28"/>
        </w:rPr>
      </w:pPr>
      <w:r>
        <w:rPr>
          <w:rFonts w:ascii="Arial" w:hAnsi="Arial" w:cs="Arial"/>
          <w:b/>
          <w:bCs/>
          <w:color w:val="FF0000"/>
          <w:sz w:val="28"/>
          <w:szCs w:val="28"/>
        </w:rPr>
        <w:t>Ilegitimidade passiva</w:t>
      </w:r>
    </w:p>
    <w:p w14:paraId="44D6EB21" w14:textId="77777777" w:rsidR="007B0B27" w:rsidRDefault="00B87BF7">
      <w:pPr>
        <w:spacing w:after="0" w:line="360" w:lineRule="auto"/>
        <w:jc w:val="both"/>
        <w:rPr>
          <w:rFonts w:ascii="Arial" w:hAnsi="Arial" w:cs="Arial"/>
          <w:color w:val="FF0000"/>
          <w:sz w:val="28"/>
          <w:szCs w:val="28"/>
        </w:rPr>
      </w:pPr>
      <w:r>
        <w:rPr>
          <w:rFonts w:ascii="Arial" w:hAnsi="Arial" w:cs="Arial"/>
          <w:color w:val="FF0000"/>
          <w:sz w:val="28"/>
          <w:szCs w:val="28"/>
        </w:rPr>
        <w:t xml:space="preserve">2. Rejeitou a preliminar de ilegitimidade passiva da pessoa jurídica, por haver, em cognição sumária, indícios de que a negociação do </w:t>
      </w:r>
      <w:r>
        <w:rPr>
          <w:rFonts w:ascii="Arial" w:hAnsi="Arial" w:cs="Arial"/>
          <w:color w:val="FF0000"/>
          <w:sz w:val="28"/>
          <w:szCs w:val="28"/>
        </w:rPr>
        <w:lastRenderedPageBreak/>
        <w:t>veículo se insere em sua atividade econômica, ressalvada a reavaliação após a instrução.</w:t>
      </w:r>
    </w:p>
    <w:p w14:paraId="04073A57" w14:textId="77777777" w:rsidR="007B0B27" w:rsidRDefault="00B87BF7">
      <w:pPr>
        <w:spacing w:after="0" w:line="360" w:lineRule="auto"/>
        <w:jc w:val="both"/>
        <w:rPr>
          <w:rFonts w:ascii="Arial" w:hAnsi="Arial" w:cs="Arial"/>
          <w:color w:val="FF0000"/>
          <w:sz w:val="28"/>
          <w:szCs w:val="28"/>
        </w:rPr>
      </w:pPr>
      <w:r>
        <w:rPr>
          <w:rFonts w:ascii="Arial" w:hAnsi="Arial" w:cs="Arial"/>
          <w:b/>
          <w:bCs/>
          <w:color w:val="FF0000"/>
          <w:sz w:val="28"/>
          <w:szCs w:val="28"/>
        </w:rPr>
        <w:t>Gratuidade de justiça</w:t>
      </w:r>
    </w:p>
    <w:p w14:paraId="2455DDEB" w14:textId="77777777" w:rsidR="007B0B27" w:rsidRDefault="00B87BF7">
      <w:pPr>
        <w:spacing w:after="0" w:line="360" w:lineRule="auto"/>
        <w:jc w:val="both"/>
        <w:rPr>
          <w:rFonts w:ascii="Arial" w:hAnsi="Arial" w:cs="Arial"/>
          <w:color w:val="FF0000"/>
          <w:sz w:val="28"/>
          <w:szCs w:val="28"/>
        </w:rPr>
      </w:pPr>
      <w:r>
        <w:rPr>
          <w:rFonts w:ascii="Arial" w:hAnsi="Arial" w:cs="Arial"/>
          <w:color w:val="FF0000"/>
          <w:sz w:val="28"/>
          <w:szCs w:val="28"/>
        </w:rPr>
        <w:t>3. Indeferiu a gratuidade de justiça aos réus, por considerar que os balancetes da pessoa jurídica evidenciam receita bruta mensal de R$ 20.000,00, lucro de R$ 7.438,37, ativo total de R$ 119.564,46 e disponibilidades de R$ 105.400,00.</w:t>
      </w:r>
    </w:p>
    <w:p w14:paraId="0D2F50B3" w14:textId="77777777" w:rsidR="007B0B27" w:rsidRDefault="00B87BF7">
      <w:pPr>
        <w:spacing w:after="0" w:line="360" w:lineRule="auto"/>
        <w:jc w:val="both"/>
        <w:rPr>
          <w:rFonts w:ascii="Arial" w:hAnsi="Arial" w:cs="Arial"/>
          <w:color w:val="FF0000"/>
          <w:sz w:val="28"/>
          <w:szCs w:val="28"/>
        </w:rPr>
      </w:pPr>
      <w:r>
        <w:rPr>
          <w:rFonts w:ascii="Arial" w:hAnsi="Arial" w:cs="Arial"/>
          <w:b/>
          <w:bCs/>
          <w:color w:val="FF0000"/>
          <w:sz w:val="28"/>
          <w:szCs w:val="28"/>
        </w:rPr>
        <w:t>Embargos de declaração</w:t>
      </w:r>
    </w:p>
    <w:p w14:paraId="6B378BB6" w14:textId="77777777" w:rsidR="007B0B27" w:rsidRDefault="00B87BF7">
      <w:pPr>
        <w:spacing w:after="0" w:line="360" w:lineRule="auto"/>
        <w:jc w:val="both"/>
        <w:rPr>
          <w:rFonts w:ascii="Arial" w:hAnsi="Arial" w:cs="Arial"/>
          <w:color w:val="FF0000"/>
          <w:sz w:val="28"/>
          <w:szCs w:val="28"/>
        </w:rPr>
      </w:pPr>
      <w:r>
        <w:rPr>
          <w:rFonts w:ascii="Arial" w:hAnsi="Arial" w:cs="Arial"/>
          <w:color w:val="FF0000"/>
          <w:sz w:val="28"/>
          <w:szCs w:val="28"/>
        </w:rPr>
        <w:t>4. Rejeitou os embargos de declaração dos réus, ao esclarecer que a competência decorre, nesta fase, do foro do domicílio do consumidor, que a inclusão da sociedade e do sócio no polo passivo não exige incidente de desconsideração e que a condição de microempresa não gera presunção de hipossuficiência.</w:t>
      </w:r>
    </w:p>
    <w:p w14:paraId="4CF7B728" w14:textId="77777777" w:rsidR="007B0B27" w:rsidRDefault="00B87BF7">
      <w:pPr>
        <w:spacing w:after="0" w:line="360" w:lineRule="auto"/>
        <w:jc w:val="both"/>
        <w:rPr>
          <w:rFonts w:ascii="Arial" w:hAnsi="Arial" w:cs="Arial"/>
          <w:color w:val="FF0000"/>
          <w:sz w:val="28"/>
          <w:szCs w:val="28"/>
        </w:rPr>
      </w:pPr>
      <w:r>
        <w:rPr>
          <w:rFonts w:ascii="Arial" w:hAnsi="Arial" w:cs="Arial"/>
          <w:b/>
          <w:bCs/>
          <w:color w:val="FF0000"/>
          <w:sz w:val="28"/>
          <w:szCs w:val="28"/>
        </w:rPr>
        <w:t>II. DISPOSITIVO</w:t>
      </w:r>
    </w:p>
    <w:p w14:paraId="563A650D" w14:textId="77777777" w:rsidR="007B0B27" w:rsidRDefault="00B87BF7">
      <w:pPr>
        <w:spacing w:after="0" w:line="360" w:lineRule="auto"/>
        <w:jc w:val="both"/>
        <w:rPr>
          <w:rFonts w:ascii="Arial" w:hAnsi="Arial" w:cs="Arial"/>
          <w:color w:val="FF0000"/>
          <w:sz w:val="28"/>
          <w:szCs w:val="28"/>
        </w:rPr>
      </w:pPr>
      <w:r>
        <w:rPr>
          <w:rFonts w:ascii="Arial" w:hAnsi="Arial" w:cs="Arial"/>
          <w:color w:val="FF0000"/>
          <w:sz w:val="28"/>
          <w:szCs w:val="28"/>
        </w:rPr>
        <w:t>5. Rejeitou as preliminares de incompetência territorial e de ilegitimidade passiva, indeferiu a gratuidade de justiça aos réus, manteve o indeferimento da tutela de urgência, declarou saneado o processo e fixou os pontos controvertidos.</w:t>
      </w:r>
    </w:p>
    <w:p w14:paraId="194396AA" w14:textId="77777777" w:rsidR="007B0B27" w:rsidRDefault="00B87BF7">
      <w:pPr>
        <w:spacing w:after="0" w:line="360" w:lineRule="auto"/>
        <w:jc w:val="both"/>
        <w:rPr>
          <w:rFonts w:ascii="Arial" w:hAnsi="Arial" w:cs="Arial"/>
          <w:color w:val="FF0000"/>
          <w:sz w:val="28"/>
          <w:szCs w:val="28"/>
        </w:rPr>
      </w:pPr>
      <w:r>
        <w:rPr>
          <w:rFonts w:ascii="Arial" w:hAnsi="Arial" w:cs="Arial"/>
          <w:color w:val="FF0000"/>
          <w:sz w:val="28"/>
          <w:szCs w:val="28"/>
        </w:rPr>
        <w:t>6. Rejeitou os embargos de declaração opostos pelos réus, sem efeitos modificativos.</w:t>
      </w:r>
    </w:p>
    <w:p w14:paraId="50F7C3A9" w14:textId="77777777" w:rsidR="007B0B27" w:rsidRDefault="007B0B27">
      <w:pPr>
        <w:spacing w:after="0" w:line="360" w:lineRule="auto"/>
        <w:jc w:val="both"/>
        <w:rPr>
          <w:rFonts w:ascii="Arial" w:hAnsi="Arial" w:cs="Arial"/>
          <w:color w:val="FF0000"/>
          <w:sz w:val="28"/>
          <w:szCs w:val="28"/>
        </w:rPr>
      </w:pPr>
    </w:p>
    <w:p w14:paraId="4C1A044F" w14:textId="77777777" w:rsidR="007B0B27" w:rsidRDefault="00B87BF7">
      <w:pPr>
        <w:spacing w:after="0" w:line="360" w:lineRule="auto"/>
        <w:rPr>
          <w:rFonts w:ascii="Arial" w:hAnsi="Arial" w:cs="Arial"/>
          <w:color w:val="FF0000"/>
          <w:sz w:val="28"/>
          <w:szCs w:val="28"/>
        </w:rPr>
      </w:pPr>
      <w:r>
        <w:rPr>
          <w:rFonts w:ascii="Arial" w:hAnsi="Arial" w:cs="Arial"/>
          <w:b/>
          <w:bCs/>
          <w:color w:val="FF0000"/>
          <w:sz w:val="28"/>
          <w:szCs w:val="28"/>
          <w:highlight w:val="yellow"/>
        </w:rPr>
        <w:t>RESUMO DO AGRAVO DE INSTRUMENTO</w:t>
      </w:r>
    </w:p>
    <w:p w14:paraId="1D242358" w14:textId="77777777" w:rsidR="007B0B27" w:rsidRDefault="00B87BF7">
      <w:pPr>
        <w:spacing w:after="0" w:line="360" w:lineRule="auto"/>
        <w:jc w:val="both"/>
        <w:rPr>
          <w:rFonts w:ascii="Arial" w:hAnsi="Arial" w:cs="Arial"/>
          <w:color w:val="FF0000"/>
          <w:sz w:val="28"/>
          <w:szCs w:val="28"/>
        </w:rPr>
      </w:pPr>
      <w:r>
        <w:rPr>
          <w:rFonts w:ascii="Arial" w:hAnsi="Arial" w:cs="Arial"/>
          <w:b/>
          <w:bCs/>
          <w:color w:val="FF0000"/>
          <w:sz w:val="28"/>
          <w:szCs w:val="28"/>
        </w:rPr>
        <w:t>I. RAZÕES RECURSAIS</w:t>
      </w:r>
    </w:p>
    <w:p w14:paraId="0E6C95E1" w14:textId="77777777" w:rsidR="007B0B27" w:rsidRDefault="00B87BF7">
      <w:pPr>
        <w:spacing w:after="0" w:line="360" w:lineRule="auto"/>
        <w:jc w:val="both"/>
        <w:rPr>
          <w:rFonts w:ascii="Arial" w:hAnsi="Arial" w:cs="Arial"/>
          <w:color w:val="FF0000"/>
          <w:sz w:val="28"/>
          <w:szCs w:val="28"/>
        </w:rPr>
      </w:pPr>
      <w:r>
        <w:rPr>
          <w:rFonts w:ascii="Arial" w:hAnsi="Arial" w:cs="Arial"/>
          <w:b/>
          <w:bCs/>
          <w:color w:val="FF0000"/>
          <w:sz w:val="28"/>
          <w:szCs w:val="28"/>
        </w:rPr>
        <w:t>Incompetência territorial</w:t>
      </w:r>
    </w:p>
    <w:p w14:paraId="76BE80F9" w14:textId="77777777" w:rsidR="007B0B27" w:rsidRDefault="00B87BF7">
      <w:pPr>
        <w:spacing w:after="0" w:line="360" w:lineRule="auto"/>
        <w:jc w:val="both"/>
        <w:rPr>
          <w:rFonts w:ascii="Arial" w:hAnsi="Arial" w:cs="Arial"/>
          <w:color w:val="FF0000"/>
          <w:sz w:val="28"/>
          <w:szCs w:val="28"/>
        </w:rPr>
      </w:pPr>
      <w:r>
        <w:rPr>
          <w:rFonts w:ascii="Arial" w:hAnsi="Arial" w:cs="Arial"/>
          <w:color w:val="FF0000"/>
          <w:sz w:val="28"/>
          <w:szCs w:val="28"/>
        </w:rPr>
        <w:t>1. Sustenta que o Juízo aplicou prematuramente o foro do domicílio do consumidor, pois a relação de consumo é controvertida, e que deve prevalecer o foro do domicílio do réu (CPC 46).</w:t>
      </w:r>
    </w:p>
    <w:p w14:paraId="0566BF0E" w14:textId="77777777" w:rsidR="007B0B27" w:rsidRDefault="00B87BF7">
      <w:pPr>
        <w:spacing w:after="0" w:line="360" w:lineRule="auto"/>
        <w:jc w:val="both"/>
        <w:rPr>
          <w:rFonts w:ascii="Arial" w:hAnsi="Arial" w:cs="Arial"/>
          <w:color w:val="FF0000"/>
          <w:sz w:val="28"/>
          <w:szCs w:val="28"/>
        </w:rPr>
      </w:pPr>
      <w:r>
        <w:rPr>
          <w:rFonts w:ascii="Arial" w:hAnsi="Arial" w:cs="Arial"/>
          <w:b/>
          <w:bCs/>
          <w:color w:val="FF0000"/>
          <w:sz w:val="28"/>
          <w:szCs w:val="28"/>
        </w:rPr>
        <w:t>Ilegitimidade passiva</w:t>
      </w:r>
    </w:p>
    <w:p w14:paraId="51BC3375" w14:textId="77777777" w:rsidR="007B0B27" w:rsidRDefault="00B87BF7">
      <w:pPr>
        <w:spacing w:after="0" w:line="360" w:lineRule="auto"/>
        <w:jc w:val="both"/>
        <w:rPr>
          <w:rFonts w:ascii="Arial" w:hAnsi="Arial" w:cs="Arial"/>
          <w:color w:val="FF0000"/>
          <w:sz w:val="28"/>
          <w:szCs w:val="28"/>
        </w:rPr>
      </w:pPr>
      <w:r>
        <w:rPr>
          <w:rFonts w:ascii="Arial" w:hAnsi="Arial" w:cs="Arial"/>
          <w:color w:val="FF0000"/>
          <w:sz w:val="28"/>
          <w:szCs w:val="28"/>
        </w:rPr>
        <w:lastRenderedPageBreak/>
        <w:t>2. Afirma que não há prova mínima de sua participação no negócio, celebrado entre pessoas físicas, e que sua manutenção no polo passivo viola a autonomia patrimonial (CC 49-A) e exige incidente de desconsideração da personalidade jurídica (CPC 133 a 137).</w:t>
      </w:r>
    </w:p>
    <w:p w14:paraId="3C0EF243" w14:textId="77777777" w:rsidR="007B0B27" w:rsidRDefault="00B87BF7">
      <w:pPr>
        <w:spacing w:after="0" w:line="360" w:lineRule="auto"/>
        <w:jc w:val="both"/>
        <w:rPr>
          <w:rFonts w:ascii="Arial" w:hAnsi="Arial" w:cs="Arial"/>
          <w:color w:val="FF0000"/>
          <w:sz w:val="28"/>
          <w:szCs w:val="28"/>
        </w:rPr>
      </w:pPr>
      <w:r>
        <w:rPr>
          <w:rFonts w:ascii="Arial" w:hAnsi="Arial" w:cs="Arial"/>
          <w:b/>
          <w:bCs/>
          <w:color w:val="FF0000"/>
          <w:sz w:val="28"/>
          <w:szCs w:val="28"/>
        </w:rPr>
        <w:t>Gratuidade de justiça</w:t>
      </w:r>
    </w:p>
    <w:p w14:paraId="2470B741" w14:textId="77777777" w:rsidR="007B0B27" w:rsidRDefault="00B87BF7">
      <w:pPr>
        <w:spacing w:after="0" w:line="360" w:lineRule="auto"/>
        <w:jc w:val="both"/>
        <w:rPr>
          <w:rFonts w:ascii="Arial" w:hAnsi="Arial" w:cs="Arial"/>
          <w:color w:val="FF0000"/>
          <w:sz w:val="28"/>
          <w:szCs w:val="28"/>
        </w:rPr>
      </w:pPr>
      <w:r>
        <w:rPr>
          <w:rFonts w:ascii="Arial" w:hAnsi="Arial" w:cs="Arial"/>
          <w:color w:val="FF0000"/>
          <w:sz w:val="28"/>
          <w:szCs w:val="28"/>
        </w:rPr>
        <w:t>3. Alega que o indeferimento desconsiderou sua condição de microempresa e que faturamento e lucro não significam liquidez para custear o processo.</w:t>
      </w:r>
    </w:p>
    <w:p w14:paraId="1332F3F6" w14:textId="77777777" w:rsidR="007B0B27" w:rsidRDefault="00B87BF7">
      <w:pPr>
        <w:spacing w:after="0" w:line="360" w:lineRule="auto"/>
        <w:jc w:val="both"/>
        <w:rPr>
          <w:rFonts w:ascii="Arial" w:hAnsi="Arial" w:cs="Arial"/>
          <w:color w:val="FF0000"/>
          <w:sz w:val="28"/>
          <w:szCs w:val="28"/>
        </w:rPr>
      </w:pPr>
      <w:r>
        <w:rPr>
          <w:rFonts w:ascii="Arial" w:hAnsi="Arial" w:cs="Arial"/>
          <w:b/>
          <w:bCs/>
          <w:color w:val="FF0000"/>
          <w:sz w:val="28"/>
          <w:szCs w:val="28"/>
        </w:rPr>
        <w:t>Efeito suspensivo</w:t>
      </w:r>
    </w:p>
    <w:p w14:paraId="24C5D273" w14:textId="77777777" w:rsidR="007B0B27" w:rsidRDefault="00B87BF7">
      <w:pPr>
        <w:spacing w:after="0" w:line="360" w:lineRule="auto"/>
        <w:jc w:val="both"/>
        <w:rPr>
          <w:rFonts w:ascii="Arial" w:hAnsi="Arial" w:cs="Arial"/>
          <w:color w:val="FF0000"/>
          <w:sz w:val="28"/>
          <w:szCs w:val="28"/>
        </w:rPr>
      </w:pPr>
      <w:r>
        <w:rPr>
          <w:rFonts w:ascii="Arial" w:hAnsi="Arial" w:cs="Arial"/>
          <w:color w:val="FF0000"/>
          <w:sz w:val="28"/>
          <w:szCs w:val="28"/>
        </w:rPr>
        <w:t>4. Aponta o risco de prática de atos processuais dispendiosos em juízo incompetente, com posterior nulidade.</w:t>
      </w:r>
    </w:p>
    <w:p w14:paraId="54275473" w14:textId="77777777" w:rsidR="007B0B27" w:rsidRDefault="00B87BF7">
      <w:pPr>
        <w:spacing w:after="0" w:line="360" w:lineRule="auto"/>
        <w:jc w:val="both"/>
        <w:rPr>
          <w:rFonts w:ascii="Arial" w:hAnsi="Arial" w:cs="Arial"/>
          <w:color w:val="FF0000"/>
          <w:sz w:val="28"/>
          <w:szCs w:val="28"/>
        </w:rPr>
      </w:pPr>
      <w:r>
        <w:rPr>
          <w:rFonts w:ascii="Arial" w:hAnsi="Arial" w:cs="Arial"/>
          <w:b/>
          <w:bCs/>
          <w:color w:val="FF0000"/>
          <w:sz w:val="28"/>
          <w:szCs w:val="28"/>
        </w:rPr>
        <w:t>II. PEDIDO</w:t>
      </w:r>
    </w:p>
    <w:p w14:paraId="03DFB558" w14:textId="77777777" w:rsidR="007B0B27" w:rsidRDefault="00B87BF7">
      <w:pPr>
        <w:spacing w:after="0" w:line="360" w:lineRule="auto"/>
        <w:jc w:val="both"/>
        <w:rPr>
          <w:rFonts w:ascii="Arial" w:hAnsi="Arial" w:cs="Arial"/>
          <w:color w:val="FF0000"/>
          <w:sz w:val="28"/>
          <w:szCs w:val="28"/>
        </w:rPr>
      </w:pPr>
      <w:r>
        <w:rPr>
          <w:rFonts w:ascii="Arial" w:hAnsi="Arial" w:cs="Arial"/>
          <w:color w:val="FF0000"/>
          <w:sz w:val="28"/>
          <w:szCs w:val="28"/>
        </w:rPr>
        <w:t>5. Requer a concessão de efeito suspensivo para sobrestar o andamento do processo de origem.</w:t>
      </w:r>
    </w:p>
    <w:p w14:paraId="383CA438" w14:textId="77777777" w:rsidR="007B0B27" w:rsidRDefault="00B87BF7">
      <w:pPr>
        <w:spacing w:after="0" w:line="360" w:lineRule="auto"/>
        <w:jc w:val="both"/>
        <w:rPr>
          <w:rFonts w:ascii="Arial" w:hAnsi="Arial" w:cs="Arial"/>
          <w:color w:val="FF0000"/>
          <w:sz w:val="28"/>
          <w:szCs w:val="28"/>
        </w:rPr>
      </w:pPr>
      <w:r>
        <w:rPr>
          <w:rFonts w:ascii="Arial" w:hAnsi="Arial" w:cs="Arial"/>
          <w:color w:val="FF0000"/>
          <w:sz w:val="28"/>
          <w:szCs w:val="28"/>
        </w:rPr>
        <w:t>6. Requer a reforma da decisão agravada para acolher a preliminar de incompetência territorial, com a remessa dos autos, ou, subsidiariamente, acolher a preliminar de ilegitimidade passiva e extinguir o processo em relação a ela, ou, ainda, conceder-lhe a gratuidade de justiça.</w:t>
      </w:r>
    </w:p>
    <w:p w14:paraId="0974DB7A" w14:textId="77777777" w:rsidR="007B0B27" w:rsidRDefault="007B0B27">
      <w:pPr>
        <w:spacing w:after="0" w:line="360" w:lineRule="auto"/>
        <w:jc w:val="both"/>
        <w:rPr>
          <w:rFonts w:ascii="Arial" w:hAnsi="Arial" w:cs="Arial"/>
          <w:sz w:val="28"/>
          <w:szCs w:val="28"/>
        </w:rPr>
      </w:pPr>
    </w:p>
    <w:p w14:paraId="631496B5" w14:textId="77777777" w:rsidR="007B0B27" w:rsidRDefault="00B87BF7">
      <w:pPr>
        <w:spacing w:after="0" w:line="360" w:lineRule="auto"/>
        <w:jc w:val="center"/>
        <w:rPr>
          <w:rFonts w:ascii="Arial" w:hAnsi="Arial" w:cs="Arial"/>
          <w:color w:val="595959"/>
          <w:sz w:val="28"/>
          <w:szCs w:val="28"/>
        </w:rPr>
      </w:pPr>
      <w:r>
        <w:rPr>
          <w:rFonts w:ascii="Arial" w:hAnsi="Arial" w:cs="Arial"/>
          <w:b/>
          <w:bCs/>
          <w:color w:val="595959"/>
          <w:sz w:val="28"/>
          <w:szCs w:val="28"/>
        </w:rPr>
        <w:t>RELATÓRIO</w:t>
      </w:r>
    </w:p>
    <w:p w14:paraId="27E69138" w14:textId="77777777" w:rsidR="007B0B27" w:rsidRDefault="007B0B27">
      <w:pPr>
        <w:spacing w:after="0" w:line="360" w:lineRule="auto"/>
        <w:jc w:val="both"/>
        <w:rPr>
          <w:rFonts w:ascii="Arial" w:hAnsi="Arial" w:cs="Arial"/>
          <w:color w:val="595959"/>
          <w:sz w:val="28"/>
          <w:szCs w:val="28"/>
        </w:rPr>
      </w:pPr>
    </w:p>
    <w:p w14:paraId="535DE7A9" w14:textId="77777777" w:rsidR="007B0B27" w:rsidRDefault="00B87BF7">
      <w:pPr>
        <w:spacing w:after="0" w:line="360" w:lineRule="auto"/>
        <w:ind w:firstLine="2268"/>
        <w:jc w:val="both"/>
        <w:rPr>
          <w:rFonts w:ascii="Arial" w:hAnsi="Arial" w:cs="Arial"/>
          <w:color w:val="595959"/>
          <w:sz w:val="28"/>
          <w:szCs w:val="28"/>
        </w:rPr>
      </w:pPr>
      <w:r>
        <w:rPr>
          <w:rFonts w:ascii="Arial" w:hAnsi="Arial" w:cs="Arial"/>
          <w:color w:val="595959"/>
          <w:sz w:val="28"/>
          <w:szCs w:val="28"/>
        </w:rPr>
        <w:t>Adoto o relatório da liminar (ID 88548464):</w:t>
      </w:r>
    </w:p>
    <w:p w14:paraId="548D21D3" w14:textId="77777777" w:rsidR="007B0B27" w:rsidRDefault="007B0B27">
      <w:pPr>
        <w:spacing w:after="0" w:line="360" w:lineRule="auto"/>
        <w:jc w:val="both"/>
        <w:rPr>
          <w:rFonts w:ascii="Arial" w:hAnsi="Arial" w:cs="Arial"/>
          <w:color w:val="595959"/>
          <w:sz w:val="28"/>
          <w:szCs w:val="28"/>
        </w:rPr>
      </w:pPr>
    </w:p>
    <w:p w14:paraId="455776EA" w14:textId="2591B8A5" w:rsidR="007B0B27" w:rsidRDefault="00B87BF7" w:rsidP="00D7647D">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 xml:space="preserve">“Trata-se de ação pelo procedimento comum ajuizada por </w:t>
      </w:r>
      <w:r w:rsidR="00D7647D" w:rsidRPr="00D7647D">
        <w:rPr>
          <w:rFonts w:ascii="Arial" w:hAnsi="Arial" w:cs="Arial"/>
          <w:i/>
          <w:iCs/>
          <w:color w:val="595959"/>
          <w:sz w:val="26"/>
          <w:szCs w:val="26"/>
        </w:rPr>
        <w:t>Carlos Alberto Folha da Paixão em face de Luis Carlos Bonifácio da Silva</w:t>
      </w:r>
      <w:r w:rsidR="00D7647D">
        <w:rPr>
          <w:rFonts w:ascii="Arial" w:hAnsi="Arial" w:cs="Arial"/>
          <w:i/>
          <w:iCs/>
          <w:color w:val="595959"/>
          <w:sz w:val="26"/>
          <w:szCs w:val="26"/>
        </w:rPr>
        <w:t xml:space="preserve"> </w:t>
      </w:r>
      <w:r w:rsidR="00D7647D" w:rsidRPr="00D7647D">
        <w:rPr>
          <w:rFonts w:ascii="Arial" w:hAnsi="Arial" w:cs="Arial"/>
          <w:i/>
          <w:iCs/>
          <w:color w:val="595959"/>
          <w:sz w:val="26"/>
          <w:szCs w:val="26"/>
        </w:rPr>
        <w:t>Marques e LCM Consultoria e Negócios Automotivos LTDA.</w:t>
      </w:r>
      <w:r>
        <w:rPr>
          <w:rFonts w:ascii="Arial" w:hAnsi="Arial" w:cs="Arial"/>
          <w:i/>
          <w:iCs/>
          <w:color w:val="595959"/>
          <w:sz w:val="26"/>
          <w:szCs w:val="26"/>
        </w:rPr>
        <w:t xml:space="preserve">, tendo por objeto indenização por danos materiais e morais </w:t>
      </w:r>
      <w:r>
        <w:rPr>
          <w:rFonts w:ascii="Arial" w:hAnsi="Arial" w:cs="Arial"/>
          <w:i/>
          <w:iCs/>
          <w:color w:val="595959"/>
          <w:sz w:val="26"/>
          <w:szCs w:val="26"/>
        </w:rPr>
        <w:lastRenderedPageBreak/>
        <w:t>decorrentes de alegado vício oculto em veículo automotor adquirido dos réus (R$ 69.922,84).</w:t>
      </w:r>
    </w:p>
    <w:p w14:paraId="4779D1FD" w14:textId="77777777" w:rsidR="007B0B27" w:rsidRDefault="00B87BF7">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O Juízo de origem rejeitou a preliminar de incompetência territorial, ao fundamento de que o domicílio do autor/agravado consumidor e o local de entrega do veículo situam-se em Sobradinho/DF.</w:t>
      </w:r>
    </w:p>
    <w:p w14:paraId="0230EAEB" w14:textId="6AA2BA6B" w:rsidR="007B0B27" w:rsidRDefault="00B87BF7">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 xml:space="preserve">Rejeitou, também, a preliminar de ilegitimidade passiva arguida pela ré/agravante </w:t>
      </w:r>
      <w:r w:rsidR="00F94A81" w:rsidRPr="00F94A81">
        <w:rPr>
          <w:rFonts w:ascii="Arial" w:hAnsi="Arial" w:cs="Arial"/>
          <w:i/>
          <w:iCs/>
          <w:color w:val="595959"/>
          <w:sz w:val="26"/>
          <w:szCs w:val="26"/>
        </w:rPr>
        <w:t>LCM Consultoria e Negócios Automotivos Ltda.</w:t>
      </w:r>
      <w:r>
        <w:rPr>
          <w:rFonts w:ascii="Arial" w:hAnsi="Arial" w:cs="Arial"/>
          <w:i/>
          <w:iCs/>
          <w:color w:val="595959"/>
          <w:sz w:val="26"/>
          <w:szCs w:val="26"/>
        </w:rPr>
        <w:t>, ao fundamento de que há, em cognição sumária, indícios suficientes de que a negociação do veículo se insere na atividade econômica da empresa, sem prejuízo de reavaliação após a instrução.</w:t>
      </w:r>
    </w:p>
    <w:p w14:paraId="29B0E894" w14:textId="77777777" w:rsidR="007B0B27" w:rsidRDefault="00B87BF7">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Indeferiu, ainda, o pedido de gratuidade de justiça formulado pelos réus, por entender não comprovada a hipossuficiência econômica.</w:t>
      </w:r>
    </w:p>
    <w:p w14:paraId="02D739E2" w14:textId="77777777" w:rsidR="007B0B27" w:rsidRDefault="00B87BF7">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Consignou que os balancetes contábeis apresentados pela ré/agravante evidenciam receita bruta mensal de R$ 20.000,00, lucro de R$ 7.438,37, ativo total de R$ 119.564,46 e disponibilidades em caixa de R$ 105.400,00 (ID 278952686 e 284451943 processo de origem).</w:t>
      </w:r>
    </w:p>
    <w:p w14:paraId="15D43B7E" w14:textId="28BF45FC" w:rsidR="007B0B27" w:rsidRDefault="00B87BF7" w:rsidP="004B65CF">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 xml:space="preserve">Inconformada, a ré/agravante </w:t>
      </w:r>
      <w:r w:rsidR="004B65CF" w:rsidRPr="004B65CF">
        <w:rPr>
          <w:rFonts w:ascii="Arial" w:hAnsi="Arial" w:cs="Arial"/>
          <w:i/>
          <w:iCs/>
          <w:color w:val="595959"/>
          <w:sz w:val="26"/>
          <w:szCs w:val="26"/>
        </w:rPr>
        <w:t>LCM Consultoria e Negócios</w:t>
      </w:r>
      <w:r w:rsidR="00E771BF">
        <w:rPr>
          <w:rFonts w:ascii="Arial" w:hAnsi="Arial" w:cs="Arial"/>
          <w:i/>
          <w:iCs/>
          <w:color w:val="595959"/>
          <w:sz w:val="26"/>
          <w:szCs w:val="26"/>
        </w:rPr>
        <w:t xml:space="preserve"> </w:t>
      </w:r>
      <w:r w:rsidR="004B65CF" w:rsidRPr="004B65CF">
        <w:rPr>
          <w:rFonts w:ascii="Arial" w:hAnsi="Arial" w:cs="Arial"/>
          <w:i/>
          <w:iCs/>
          <w:color w:val="595959"/>
          <w:sz w:val="26"/>
          <w:szCs w:val="26"/>
        </w:rPr>
        <w:t>Automotivos LTDA.</w:t>
      </w:r>
      <w:r>
        <w:rPr>
          <w:rFonts w:ascii="Arial" w:hAnsi="Arial" w:cs="Arial"/>
          <w:i/>
          <w:iCs/>
          <w:color w:val="595959"/>
          <w:sz w:val="26"/>
          <w:szCs w:val="26"/>
        </w:rPr>
        <w:t xml:space="preserve"> interpõe o presente agravo de instrumento, sustentando, em síntese, que: </w:t>
      </w:r>
      <w:r w:rsidRPr="00E771BF">
        <w:rPr>
          <w:rFonts w:ascii="Arial" w:hAnsi="Arial" w:cs="Arial"/>
          <w:b/>
          <w:bCs/>
          <w:i/>
          <w:iCs/>
          <w:color w:val="595959"/>
          <w:sz w:val="26"/>
          <w:szCs w:val="26"/>
        </w:rPr>
        <w:t>1)</w:t>
      </w:r>
      <w:r>
        <w:rPr>
          <w:rFonts w:ascii="Arial" w:hAnsi="Arial" w:cs="Arial"/>
          <w:i/>
          <w:iCs/>
          <w:color w:val="595959"/>
          <w:sz w:val="26"/>
          <w:szCs w:val="26"/>
        </w:rPr>
        <w:t xml:space="preserve"> o negócio jurídico foi celebrado exclusivamente entre pessoas físicas, com entrega do veículo em </w:t>
      </w:r>
      <w:r w:rsidR="00E771BF" w:rsidRPr="00E771BF">
        <w:rPr>
          <w:rFonts w:ascii="Arial" w:hAnsi="Arial" w:cs="Arial"/>
          <w:i/>
          <w:iCs/>
          <w:color w:val="595959"/>
          <w:sz w:val="26"/>
          <w:szCs w:val="26"/>
        </w:rPr>
        <w:t>Recife/PE</w:t>
      </w:r>
      <w:r>
        <w:rPr>
          <w:rFonts w:ascii="Arial" w:hAnsi="Arial" w:cs="Arial"/>
          <w:i/>
          <w:iCs/>
          <w:color w:val="595959"/>
          <w:sz w:val="26"/>
          <w:szCs w:val="26"/>
        </w:rPr>
        <w:t xml:space="preserve">, de modo que a competência deveria seguir as regras dos arts. 46 e 53, III, “a”, do Código de Processo Civil, e não a do foro do domicílio do consumidor, cuja aplicação pressupõe o </w:t>
      </w:r>
      <w:r>
        <w:rPr>
          <w:rFonts w:ascii="Arial" w:hAnsi="Arial" w:cs="Arial"/>
          <w:i/>
          <w:iCs/>
          <w:color w:val="595959"/>
          <w:sz w:val="26"/>
          <w:szCs w:val="26"/>
        </w:rPr>
        <w:lastRenderedPageBreak/>
        <w:t xml:space="preserve">reconhecimento prévio de relação de consumo, ainda controvertida nos autos; </w:t>
      </w:r>
      <w:r w:rsidRPr="00C13D11">
        <w:rPr>
          <w:rFonts w:ascii="Arial" w:hAnsi="Arial" w:cs="Arial"/>
          <w:b/>
          <w:bCs/>
          <w:i/>
          <w:iCs/>
          <w:color w:val="595959"/>
          <w:sz w:val="26"/>
          <w:szCs w:val="26"/>
        </w:rPr>
        <w:t>2)</w:t>
      </w:r>
      <w:r>
        <w:rPr>
          <w:rFonts w:ascii="Arial" w:hAnsi="Arial" w:cs="Arial"/>
          <w:i/>
          <w:iCs/>
          <w:color w:val="595959"/>
          <w:sz w:val="26"/>
          <w:szCs w:val="26"/>
        </w:rPr>
        <w:t xml:space="preserve"> inexiste prova mínima de sua participação no negócio jurídico, de modo que sua manutenção no polo passivo, sem a instauração do incidente de desconsideração da personalidade jurídica previsto nos arts. 133 a 137 do Código de Processo Civil, viola o princípio da autonomia patrimonial, previsto no art. 49-A do Código Civil; </w:t>
      </w:r>
      <w:r w:rsidRPr="00C64F90">
        <w:rPr>
          <w:rFonts w:ascii="Arial" w:hAnsi="Arial" w:cs="Arial"/>
          <w:b/>
          <w:bCs/>
          <w:i/>
          <w:iCs/>
          <w:color w:val="595959"/>
          <w:sz w:val="26"/>
          <w:szCs w:val="26"/>
        </w:rPr>
        <w:t>3)</w:t>
      </w:r>
      <w:r>
        <w:rPr>
          <w:rFonts w:ascii="Arial" w:hAnsi="Arial" w:cs="Arial"/>
          <w:i/>
          <w:iCs/>
          <w:color w:val="595959"/>
          <w:sz w:val="26"/>
          <w:szCs w:val="26"/>
        </w:rPr>
        <w:t xml:space="preserve"> a decisão indeferiu a gratuidade de justiça sem considerar sua condição de microempresa, nos termos da Lei Complementar nº 123/2006, e sem examinar os balancetes contábeis que evidenci</w:t>
      </w:r>
      <w:r>
        <w:rPr>
          <w:rFonts w:ascii="Arial" w:hAnsi="Arial" w:cs="Arial"/>
          <w:i/>
          <w:iCs/>
          <w:color w:val="595959"/>
          <w:sz w:val="26"/>
          <w:szCs w:val="26"/>
        </w:rPr>
        <w:t xml:space="preserve">am a insuficiência de recursos; e </w:t>
      </w:r>
      <w:r w:rsidRPr="00C64F90">
        <w:rPr>
          <w:rFonts w:ascii="Arial" w:hAnsi="Arial" w:cs="Arial"/>
          <w:b/>
          <w:bCs/>
          <w:i/>
          <w:iCs/>
          <w:color w:val="595959"/>
          <w:sz w:val="26"/>
          <w:szCs w:val="26"/>
        </w:rPr>
        <w:t>4)</w:t>
      </w:r>
      <w:r>
        <w:rPr>
          <w:rFonts w:ascii="Arial" w:hAnsi="Arial" w:cs="Arial"/>
          <w:i/>
          <w:iCs/>
          <w:color w:val="595959"/>
          <w:sz w:val="26"/>
          <w:szCs w:val="26"/>
        </w:rPr>
        <w:t xml:space="preserve"> a manutenção do feito no Juízo de origem, entendido incompetente, sujeitará a agravante à prática de atos processuais dispendiosos, gerando a nulidade dos atos e o desperdício de recursos.</w:t>
      </w:r>
    </w:p>
    <w:p w14:paraId="09FB0095" w14:textId="77777777" w:rsidR="007B0B27" w:rsidRDefault="00B87BF7">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Requer a concessão de efeito suspensivo para sobrestar o andamento do processo de origem até o julgamento final do agravo de instrumento.</w:t>
      </w:r>
    </w:p>
    <w:p w14:paraId="7D521A42" w14:textId="77777777" w:rsidR="007B0B27" w:rsidRDefault="00B87BF7">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No mérito, postula o provimento do recurso para reforma da decisão agravada, com o acolhimento da preliminar de incompetência territorial, ou o acolhimento da preliminar de ilegitimidade passiva, com a extinção do processo em relação à agravante, ou, ainda, a concessão do benefício da gratuidade de justiça. (...)”</w:t>
      </w:r>
    </w:p>
    <w:p w14:paraId="51C656C7" w14:textId="77777777" w:rsidR="007B0B27" w:rsidRDefault="007B0B27">
      <w:pPr>
        <w:spacing w:after="0" w:line="360" w:lineRule="auto"/>
        <w:jc w:val="both"/>
        <w:rPr>
          <w:rFonts w:ascii="Arial" w:hAnsi="Arial" w:cs="Arial"/>
          <w:color w:val="595959"/>
          <w:sz w:val="28"/>
          <w:szCs w:val="28"/>
        </w:rPr>
      </w:pPr>
    </w:p>
    <w:p w14:paraId="40FBF36C" w14:textId="77777777" w:rsidR="007B0B27" w:rsidRDefault="00B87BF7">
      <w:pPr>
        <w:spacing w:after="0" w:line="360" w:lineRule="auto"/>
        <w:ind w:firstLine="2268"/>
        <w:jc w:val="both"/>
        <w:rPr>
          <w:rFonts w:ascii="Arial" w:hAnsi="Arial" w:cs="Arial"/>
          <w:color w:val="595959"/>
          <w:sz w:val="28"/>
          <w:szCs w:val="28"/>
        </w:rPr>
      </w:pPr>
      <w:r>
        <w:rPr>
          <w:rFonts w:ascii="Arial" w:hAnsi="Arial" w:cs="Arial"/>
          <w:color w:val="595959"/>
          <w:sz w:val="28"/>
          <w:szCs w:val="28"/>
        </w:rPr>
        <w:t>Deferi a antecipação da tutela recursal para conceder a gratuidade de justiça à agravante (ID 88548464).</w:t>
      </w:r>
    </w:p>
    <w:p w14:paraId="0EC69ADD" w14:textId="77777777" w:rsidR="00BB32DE" w:rsidRDefault="00BB32DE">
      <w:pPr>
        <w:spacing w:after="0" w:line="360" w:lineRule="auto"/>
        <w:ind w:firstLine="2268"/>
        <w:jc w:val="both"/>
        <w:rPr>
          <w:rFonts w:ascii="Arial" w:hAnsi="Arial" w:cs="Arial"/>
          <w:color w:val="595959"/>
          <w:sz w:val="28"/>
          <w:szCs w:val="28"/>
        </w:rPr>
      </w:pPr>
    </w:p>
    <w:p w14:paraId="2E14FCAC" w14:textId="4877B727" w:rsidR="00BB32DE" w:rsidRDefault="00BB32DE" w:rsidP="00BB32DE">
      <w:pPr>
        <w:spacing w:after="0" w:line="360" w:lineRule="auto"/>
        <w:ind w:firstLine="2268"/>
        <w:jc w:val="both"/>
        <w:rPr>
          <w:rFonts w:ascii="Arial" w:hAnsi="Arial" w:cs="Arial"/>
          <w:color w:val="595959"/>
          <w:sz w:val="28"/>
          <w:szCs w:val="28"/>
        </w:rPr>
      </w:pPr>
      <w:r>
        <w:rPr>
          <w:rFonts w:ascii="Arial" w:hAnsi="Arial" w:cs="Arial"/>
          <w:color w:val="595959"/>
          <w:sz w:val="28"/>
          <w:szCs w:val="28"/>
        </w:rPr>
        <w:lastRenderedPageBreak/>
        <w:t>Não conheci do agravo de instrumento quanto à rejeição da preliminar de ilegitimidade passiva, por se tratar de matéria não prevista no rol do art. 1.015 do CPC (ID 88548464).</w:t>
      </w:r>
    </w:p>
    <w:p w14:paraId="1CB65BFD" w14:textId="77777777" w:rsidR="007B0B27" w:rsidRDefault="007B0B27">
      <w:pPr>
        <w:spacing w:after="0" w:line="360" w:lineRule="auto"/>
        <w:jc w:val="both"/>
        <w:rPr>
          <w:rFonts w:ascii="Arial" w:hAnsi="Arial" w:cs="Arial"/>
          <w:color w:val="595959"/>
          <w:sz w:val="28"/>
          <w:szCs w:val="28"/>
        </w:rPr>
      </w:pPr>
    </w:p>
    <w:p w14:paraId="1AF3C604" w14:textId="77777777" w:rsidR="007B0B27" w:rsidRDefault="00B87BF7">
      <w:pPr>
        <w:spacing w:after="0" w:line="360" w:lineRule="auto"/>
        <w:ind w:firstLine="2268"/>
        <w:jc w:val="both"/>
        <w:rPr>
          <w:rFonts w:ascii="Arial" w:hAnsi="Arial" w:cs="Arial"/>
          <w:color w:val="595959"/>
          <w:sz w:val="28"/>
          <w:szCs w:val="28"/>
        </w:rPr>
      </w:pPr>
      <w:r>
        <w:rPr>
          <w:rFonts w:ascii="Arial" w:hAnsi="Arial" w:cs="Arial"/>
          <w:color w:val="595959"/>
          <w:sz w:val="28"/>
          <w:szCs w:val="28"/>
        </w:rPr>
        <w:t>Sem contrarrazões (ID 89835631).</w:t>
      </w:r>
    </w:p>
    <w:p w14:paraId="15003769" w14:textId="77777777" w:rsidR="007B0B27" w:rsidRDefault="007B0B27">
      <w:pPr>
        <w:spacing w:after="0" w:line="360" w:lineRule="auto"/>
        <w:jc w:val="both"/>
        <w:rPr>
          <w:rFonts w:ascii="Arial" w:hAnsi="Arial" w:cs="Arial"/>
          <w:color w:val="595959"/>
          <w:sz w:val="28"/>
          <w:szCs w:val="28"/>
        </w:rPr>
      </w:pPr>
    </w:p>
    <w:p w14:paraId="445A7436" w14:textId="77777777" w:rsidR="007B0B27" w:rsidRDefault="00B87BF7">
      <w:pPr>
        <w:spacing w:after="0" w:line="360" w:lineRule="auto"/>
        <w:ind w:firstLine="2268"/>
        <w:jc w:val="both"/>
        <w:rPr>
          <w:rFonts w:ascii="Arial" w:hAnsi="Arial" w:cs="Arial"/>
          <w:color w:val="595959"/>
          <w:sz w:val="28"/>
          <w:szCs w:val="28"/>
        </w:rPr>
      </w:pPr>
      <w:r>
        <w:rPr>
          <w:rFonts w:ascii="Arial" w:hAnsi="Arial" w:cs="Arial"/>
          <w:color w:val="595959"/>
          <w:sz w:val="28"/>
          <w:szCs w:val="28"/>
        </w:rPr>
        <w:t>É o relatório.</w:t>
      </w:r>
    </w:p>
    <w:p w14:paraId="5D2916E1" w14:textId="77777777" w:rsidR="007B0B27" w:rsidRDefault="007B0B27">
      <w:pPr>
        <w:spacing w:after="0" w:line="360" w:lineRule="auto"/>
        <w:jc w:val="both"/>
        <w:rPr>
          <w:rFonts w:ascii="Arial" w:hAnsi="Arial" w:cs="Arial"/>
          <w:color w:val="595959"/>
          <w:sz w:val="28"/>
          <w:szCs w:val="28"/>
        </w:rPr>
      </w:pPr>
    </w:p>
    <w:p w14:paraId="0C5F98B9" w14:textId="77777777" w:rsidR="007B0B27" w:rsidRDefault="00B87BF7">
      <w:pPr>
        <w:spacing w:after="0" w:line="360" w:lineRule="auto"/>
        <w:jc w:val="center"/>
        <w:rPr>
          <w:rFonts w:ascii="Arial" w:hAnsi="Arial" w:cs="Arial"/>
          <w:color w:val="595959"/>
          <w:sz w:val="28"/>
          <w:szCs w:val="28"/>
        </w:rPr>
      </w:pPr>
      <w:r>
        <w:rPr>
          <w:rFonts w:ascii="Arial" w:hAnsi="Arial" w:cs="Arial"/>
          <w:b/>
          <w:bCs/>
          <w:color w:val="595959"/>
          <w:sz w:val="28"/>
          <w:szCs w:val="28"/>
        </w:rPr>
        <w:t>VOTO</w:t>
      </w:r>
    </w:p>
    <w:p w14:paraId="4A72A2A9" w14:textId="77777777" w:rsidR="007B0B27" w:rsidRDefault="007B0B27">
      <w:pPr>
        <w:spacing w:after="0" w:line="360" w:lineRule="auto"/>
        <w:jc w:val="both"/>
        <w:rPr>
          <w:rFonts w:ascii="Arial" w:hAnsi="Arial" w:cs="Arial"/>
          <w:color w:val="595959"/>
          <w:sz w:val="28"/>
          <w:szCs w:val="28"/>
        </w:rPr>
      </w:pPr>
    </w:p>
    <w:p w14:paraId="2AD702BD" w14:textId="77777777" w:rsidR="007B0B27" w:rsidRDefault="00B87BF7">
      <w:pPr>
        <w:spacing w:after="0" w:line="360" w:lineRule="auto"/>
        <w:jc w:val="both"/>
        <w:rPr>
          <w:rFonts w:ascii="Arial" w:hAnsi="Arial" w:cs="Arial"/>
          <w:color w:val="595959"/>
          <w:sz w:val="28"/>
          <w:szCs w:val="28"/>
        </w:rPr>
      </w:pPr>
      <w:r>
        <w:rPr>
          <w:rFonts w:ascii="Arial" w:hAnsi="Arial" w:cs="Arial"/>
          <w:b/>
          <w:bCs/>
          <w:color w:val="595959"/>
          <w:sz w:val="28"/>
          <w:szCs w:val="28"/>
        </w:rPr>
        <w:t>O Senhor Desembargador SÉRGIO ROCHA – Relator.</w:t>
      </w:r>
    </w:p>
    <w:p w14:paraId="1590E23B" w14:textId="77777777" w:rsidR="007B0B27" w:rsidRDefault="007B0B27">
      <w:pPr>
        <w:spacing w:after="0" w:line="360" w:lineRule="auto"/>
        <w:jc w:val="both"/>
        <w:rPr>
          <w:rFonts w:ascii="Arial" w:hAnsi="Arial" w:cs="Arial"/>
          <w:color w:val="595959"/>
          <w:sz w:val="28"/>
          <w:szCs w:val="28"/>
        </w:rPr>
      </w:pPr>
    </w:p>
    <w:p w14:paraId="2A98739C" w14:textId="731FE470" w:rsidR="007B0B27" w:rsidRDefault="00B87BF7" w:rsidP="00BB32DE">
      <w:pPr>
        <w:spacing w:after="0" w:line="360" w:lineRule="auto"/>
        <w:jc w:val="center"/>
        <w:rPr>
          <w:ins w:id="1068" w:author="Assessor GDSXSR" w:date="2026-10-28T02:21:03Z"/>
          <w:rFonts w:ascii="Arial" w:hAnsi="Arial" w:cs="Arial"/>
          <w:color w:val="595959"/>
          <w:sz w:val="28"/>
          <w:szCs w:val="28"/>
        </w:rPr>
      </w:pPr>
      <w:r>
        <w:rPr>
          <w:rFonts w:ascii="Arial" w:hAnsi="Arial" w:cs="Arial"/>
          <w:b/>
          <w:bCs/>
          <w:color w:val="595959"/>
          <w:sz w:val="28"/>
          <w:szCs w:val="28"/>
        </w:rPr>
        <w:t xml:space="preserve">AGRAVO DE INSTRUMENTO DA RÉ, </w:t>
      </w:r>
      <w:r w:rsidR="0049206E" w:rsidRPr="0049206E">
        <w:rPr>
          <w:rFonts w:ascii="Arial" w:hAnsi="Arial" w:cs="Arial"/>
          <w:b/>
          <w:bCs/>
          <w:color w:val="595959"/>
          <w:sz w:val="28"/>
          <w:szCs w:val="28"/>
        </w:rPr>
        <w:t xml:space="preserve">LCM CONSULTORIA </w:t>
      </w:r>
      <w:r>
        <w:rPr>
          <w:rFonts w:ascii="Arial" w:hAnsi="Arial" w:cs="Arial"/>
          <w:b/>
          <w:bCs/>
          <w:color w:val="595959"/>
          <w:sz w:val="28"/>
          <w:szCs w:val="28"/>
        </w:rPr>
        <w:t>E NEGÓCIOS AUTOMOTIVOS LTDA.</w:t>
      </w:r>
    </w:p>
    <w:p>
      <w:pPr>
        <w:spacing w:after="0" w:line="360" w:lineRule="auto"/>
        <w:jc w:val="center"/>
        <w:rPr>
          <w:ins w:id="1069" w:author="Assessor GDSXSR" w:date="2026-10-28T02:21:03Z"/>
          <w:rFonts w:ascii="Arial" w:hAnsi="Arial" w:cs="Arial"/>
          <w:color w:val="595959"/>
          <w:sz w:val="28"/>
          <w:szCs w:val="28"/>
        </w:rPr>
      </w:pPr>
    </w:p>
    <w:p>
      <w:pPr>
        <w:spacing w:after="0" w:line="360" w:lineRule="auto"/>
        <w:jc w:val="center"/>
        <w:rPr>
          <w:ins w:id="1071" w:author="Assessor GDSXSR" w:date="2026-10-28T02:21:03Z"/>
          <w:rFonts w:ascii="Arial" w:hAnsi="Arial" w:cs="Arial"/>
          <w:color w:val="595959"/>
          <w:sz w:val="28"/>
          <w:szCs w:val="28"/>
        </w:rPr>
      </w:pPr>
      <w:ins w:id="1070" w:author="Assessor GDSXSR" w:date="2026-10-28T02:21:03Z">
        <w:commentRangeStart w:id="5"/>
        <w:r>
          <w:rPr>
            <w:rFonts w:ascii="Arial" w:hAnsi="Arial" w:cs="Arial"/>
            <w:b w:val="0"/>
            <w:bCs/>
            <w:i w:val="0"/>
            <w:color w:val="808080"/>
            <w:sz w:val="28"/>
            <w:szCs w:val="28"/>
            <w:highlight w:val="yellow"/>
            <w:u w:val="none"/>
          </w:rPr>
          <w:t xml:space="preserve">DO NÃO CONHECIMENTO PARCIAL DO AGRAVO DE INSTRUMENTO</w:t>
        </w:r>
        <w:commentRangeEnd w:id="5"/>
      </w:ins>
      <w:r>
        <w:rPr>
          <w:rStyle w:val="CommentReference"/>
        </w:rPr>
        <w:commentReference w:id="5"/>
      </w:r>
    </w:p>
    <w:p>
      <w:pPr>
        <w:spacing w:after="0" w:line="360" w:lineRule="auto"/>
        <w:jc w:val="center"/>
        <w:rPr>
          <w:ins w:id="1072" w:author="Assessor GDSXSR" w:date="2026-10-28T02:21:03Z"/>
          <w:rFonts w:ascii="Arial" w:hAnsi="Arial" w:cs="Arial"/>
          <w:color w:val="595959"/>
          <w:sz w:val="28"/>
          <w:szCs w:val="28"/>
        </w:rPr>
      </w:pPr>
    </w:p>
    <w:p>
      <w:pPr>
        <w:spacing w:after="0" w:line="360" w:lineRule="auto"/>
        <w:ind w:firstLine="2268"/>
        <w:jc w:val="both"/>
        <w:rPr>
          <w:ins w:id="1074" w:author="Assessor GDSXSR" w:date="2026-10-28T02:21:03Z"/>
          <w:rFonts w:ascii="Arial" w:hAnsi="Arial" w:cs="Arial"/>
          <w:color w:val="595959"/>
          <w:sz w:val="28"/>
          <w:szCs w:val="28"/>
        </w:rPr>
      </w:pPr>
      <w:ins w:id="1073" w:author="Assessor GDSXSR" w:date="2026-10-28T02:21:03Z">
        <w:r>
          <w:rPr>
            <w:rFonts w:ascii="Arial" w:hAnsi="Arial" w:cs="Arial" w:eastAsia="Arial"/>
            <w:b w:val="0"/>
            <w:i w:val="0"/>
            <w:color w:val="808080"/>
            <w:sz w:val="28"/>
            <w:u w:val="none"/>
          </w:rPr>
          <w:t xml:space="preserve">A ré/agravante, LCM CONSULTORIA E NEGÓCIOS AUTOMOTIVOS LTDA., alega que: </w:t>
        </w:r>
        <w:r>
          <w:rPr>
            <w:rFonts w:ascii="Arial" w:hAnsi="Arial" w:cs="Arial" w:eastAsia="Arial"/>
            <w:b/>
            <w:i w:val="0"/>
            <w:color w:val="808080"/>
            <w:sz w:val="28"/>
            <w:u w:val="none"/>
          </w:rPr>
          <w:t xml:space="preserve">1)</w:t>
        </w:r>
        <w:r>
          <w:rPr>
            <w:rFonts w:ascii="Arial" w:hAnsi="Arial" w:cs="Arial" w:eastAsia="Arial"/>
            <w:b w:val="0"/>
            <w:i w:val="0"/>
            <w:color w:val="808080"/>
            <w:sz w:val="28"/>
            <w:u w:val="none"/>
          </w:rPr>
          <w:t xml:space="preserve"> inexiste prova mínima de sua participação no negócio jurídico, celebrado entre pessoas físicas; </w:t>
        </w:r>
        <w:r>
          <w:rPr>
            <w:rFonts w:ascii="Arial" w:hAnsi="Arial" w:cs="Arial" w:eastAsia="Arial"/>
            <w:b/>
            <w:i w:val="0"/>
            <w:color w:val="808080"/>
            <w:sz w:val="28"/>
            <w:u w:val="none"/>
          </w:rPr>
          <w:t xml:space="preserve">2)</w:t>
        </w:r>
        <w:r>
          <w:rPr>
            <w:rFonts w:ascii="Arial" w:hAnsi="Arial" w:cs="Arial" w:eastAsia="Arial"/>
            <w:b w:val="0"/>
            <w:i w:val="0"/>
            <w:color w:val="808080"/>
            <w:sz w:val="28"/>
            <w:u w:val="none"/>
          </w:rPr>
          <w:t xml:space="preserve"> sua manutenção no polo passivo, sem a instauração de incidente de desconsideração da personalidade jurídica, viola o princípio da autonomia patrimonial.</w:t>
        </w:r>
      </w:ins>
    </w:p>
    <w:p>
      <w:pPr>
        <w:spacing w:after="0" w:line="360" w:lineRule="auto"/>
        <w:ind w:firstLine="2268"/>
        <w:jc w:val="both"/>
        <w:rPr>
          <w:ins w:id="1075" w:author="Assessor GDSXSR" w:date="2026-10-28T02:21:03Z"/>
          <w:rFonts w:ascii="Arial" w:hAnsi="Arial" w:cs="Arial"/>
          <w:color w:val="595959"/>
          <w:sz w:val="28"/>
          <w:szCs w:val="28"/>
        </w:rPr>
      </w:pPr>
    </w:p>
    <w:p>
      <w:pPr>
        <w:spacing w:after="0" w:line="360" w:lineRule="auto"/>
        <w:ind w:firstLine="2268"/>
        <w:jc w:val="both"/>
        <w:rPr>
          <w:ins w:id="1077" w:author="Assessor GDSXSR" w:date="2026-10-28T02:21:03Z"/>
          <w:rFonts w:ascii="Arial" w:hAnsi="Arial" w:cs="Arial"/>
          <w:color w:val="595959"/>
          <w:sz w:val="28"/>
          <w:szCs w:val="28"/>
        </w:rPr>
      </w:pPr>
      <w:ins w:id="1076" w:author="Assessor GDSXSR" w:date="2026-10-28T02:21:03Z">
        <w:r>
          <w:rPr>
            <w:rFonts w:ascii="Arial" w:hAnsi="Arial" w:cs="Arial" w:eastAsia="Arial"/>
            <w:b w:val="0"/>
            <w:i w:val="0"/>
            <w:color w:val="808080"/>
            <w:sz w:val="28"/>
            <w:u w:val="none"/>
          </w:rPr>
          <w:t xml:space="preserve">O art. 1.015 do CPC enumera as hipóteses de cabimento do agravo de instrumento e não contempla a decisão que rejeita preliminar de ilegitimidade passiva:</w:t>
        </w:r>
      </w:ins>
    </w:p>
    <w:p>
      <w:pPr>
        <w:spacing w:after="0" w:line="360" w:lineRule="auto"/>
        <w:ind w:firstLine="2268"/>
        <w:jc w:val="both"/>
        <w:rPr>
          <w:ins w:id="1078" w:author="Assessor GDSXSR" w:date="2026-10-28T02:21:03Z"/>
          <w:rFonts w:ascii="Arial" w:hAnsi="Arial" w:cs="Arial"/>
          <w:color w:val="595959"/>
          <w:sz w:val="28"/>
          <w:szCs w:val="28"/>
        </w:rPr>
      </w:pPr>
    </w:p>
    <w:p>
      <w:pPr>
        <w:spacing w:after="0" w:line="360" w:lineRule="auto"/>
        <w:ind w:left="2268"/>
        <w:jc w:val="both"/>
        <w:rPr>
          <w:ins w:id="1080" w:author="Assessor GDSXSR" w:date="2026-10-28T02:21:03Z"/>
          <w:rFonts w:ascii="Arial" w:hAnsi="Arial" w:cs="Arial"/>
          <w:color w:val="595959"/>
          <w:sz w:val="28"/>
          <w:szCs w:val="28"/>
        </w:rPr>
      </w:pPr>
      <w:ins w:id="1079" w:author="Assessor GDSXSR" w:date="2026-10-28T02:21:03Z">
        <w:commentRangeStart w:id="6"/>
        <w:r>
          <w:rPr>
            <w:rFonts w:ascii="Arial" w:hAnsi="Arial" w:cs="Arial" w:eastAsia="Arial"/>
            <w:b w:val="0"/>
            <w:i/>
            <w:color w:val="808080"/>
            <w:sz w:val="26"/>
            <w:u w:val="none"/>
          </w:rPr>
          <w:t xml:space="preserve">“Art. 1.015. Cabe agravo de instrumento contra as decisões interlocutórias que versarem sobre: I - tutelas provisórias; II - mérito do processo; III - rejeição da alegação de convenção de arbitragem; IV - incidente de desconsideração da personalidade jurídica; V - rejeição do pedido de gratuidade da justiça ou acolhimento do pedido de sua revogação; VI - exibição ou posse de documento ou coisa; VII - exclusão de litisconsorte; VIII - rejeição do pedido de limitação do litisconsórcio; IX - admissão ou inadmissão de intervenção de terceiros; X - concessão, modificação ou revogação do efeito suspensivo aos embargos à execução; XI - redistribuição do ônus da prova nos termos do art. 373, § 1º; XII - (VETADO); XIII - outros casos expressamente referidos em lei. (...)”</w:t>
        </w:r>
        <w:commentRangeEnd w:id="6"/>
      </w:ins>
      <w:r>
        <w:rPr>
          <w:rStyle w:val="CommentReference"/>
        </w:rPr>
        <w:commentReference w:id="6"/>
      </w:r>
    </w:p>
    <w:p>
      <w:pPr>
        <w:spacing w:after="0" w:line="360" w:lineRule="auto"/>
        <w:ind w:left="2268"/>
        <w:jc w:val="both"/>
        <w:rPr>
          <w:ins w:id="1081" w:author="Assessor GDSXSR" w:date="2026-10-28T02:21:03Z"/>
          <w:rFonts w:ascii="Arial" w:hAnsi="Arial" w:cs="Arial"/>
          <w:color w:val="595959"/>
          <w:sz w:val="28"/>
          <w:szCs w:val="28"/>
        </w:rPr>
      </w:pPr>
    </w:p>
    <w:p>
      <w:pPr>
        <w:spacing w:after="0" w:line="360" w:lineRule="auto"/>
        <w:ind w:firstLine="2268"/>
        <w:jc w:val="both"/>
        <w:rPr>
          <w:ins w:id="1083" w:author="Assessor GDSXSR" w:date="2026-10-28T02:21:03Z"/>
          <w:rFonts w:ascii="Arial" w:hAnsi="Arial" w:cs="Arial"/>
          <w:color w:val="595959"/>
          <w:sz w:val="28"/>
          <w:szCs w:val="28"/>
        </w:rPr>
      </w:pPr>
      <w:ins w:id="1082" w:author="Assessor GDSXSR" w:date="2026-10-28T02:21:03Z">
        <w:r>
          <w:rPr>
            <w:rFonts w:ascii="Arial" w:hAnsi="Arial" w:cs="Arial" w:eastAsia="Arial"/>
            <w:b w:val="0"/>
            <w:i w:val="0"/>
            <w:color w:val="808080"/>
            <w:sz w:val="28"/>
            <w:u w:val="none"/>
          </w:rPr>
          <w:t xml:space="preserve">Por outro lado, registro que o c. STJ, no julgamento do Tema Repetitivo 988, fixou a seguinte tese:</w:t>
        </w:r>
      </w:ins>
    </w:p>
    <w:p>
      <w:pPr>
        <w:spacing w:after="0" w:line="360" w:lineRule="auto"/>
        <w:ind w:firstLine="2268"/>
        <w:jc w:val="both"/>
        <w:rPr>
          <w:ins w:id="1084" w:author="Assessor GDSXSR" w:date="2026-10-28T02:21:03Z"/>
          <w:rFonts w:ascii="Arial" w:hAnsi="Arial" w:cs="Arial"/>
          <w:color w:val="595959"/>
          <w:sz w:val="28"/>
          <w:szCs w:val="28"/>
        </w:rPr>
      </w:pPr>
    </w:p>
    <w:p>
      <w:pPr>
        <w:spacing w:after="0" w:line="360" w:lineRule="auto"/>
        <w:ind w:left="2268" w:firstLine="1134"/>
        <w:jc w:val="both"/>
        <w:rPr>
          <w:ins w:id="1086" w:author="Assessor GDSXSR" w:date="2026-10-28T02:21:03Z"/>
          <w:rFonts w:ascii="Arial" w:hAnsi="Arial" w:cs="Arial"/>
          <w:color w:val="595959"/>
          <w:sz w:val="28"/>
          <w:szCs w:val="28"/>
        </w:rPr>
      </w:pPr>
      <w:ins w:id="1085" w:author="Assessor GDSXSR" w:date="2026-10-28T02:21:03Z">
        <w:r>
          <w:rPr>
            <w:rFonts w:ascii="Arial" w:hAnsi="Arial" w:cs="Arial" w:eastAsia="Arial"/>
            <w:b w:val="0"/>
            <w:i/>
            <w:color w:val="808080"/>
            <w:sz w:val="26"/>
            <w:u w:val="none"/>
          </w:rPr>
          <w:t xml:space="preserve">“O rol do art. 1.015 do CPC é de taxatividade mitigada, por isso admite a interposição de agravo de instrumento quando verificada a urgência decorrente da inutilidade do julgamento da questão no recurso de apelação.” (REsp n. 1.704.520/MT, relatora Ministra Nancy Andrighi, Corte Especial, julgado em 5/12/2018, DJe de 19/12/2018.)</w:t>
        </w:r>
      </w:ins>
    </w:p>
    <w:p>
      <w:pPr>
        <w:spacing w:after="0" w:line="360" w:lineRule="auto"/>
        <w:ind w:left="2268" w:firstLine="1134"/>
        <w:jc w:val="both"/>
        <w:rPr>
          <w:ins w:id="1087" w:author="Assessor GDSXSR" w:date="2026-10-28T02:21:03Z"/>
          <w:rFonts w:ascii="Arial" w:hAnsi="Arial" w:cs="Arial"/>
          <w:color w:val="595959"/>
          <w:sz w:val="28"/>
          <w:szCs w:val="28"/>
        </w:rPr>
      </w:pPr>
    </w:p>
    <w:p>
      <w:pPr>
        <w:spacing w:after="0" w:line="360" w:lineRule="auto"/>
        <w:ind w:firstLine="2268"/>
        <w:jc w:val="both"/>
        <w:rPr>
          <w:ins w:id="1089" w:author="Assessor GDSXSR" w:date="2026-10-28T02:21:03Z"/>
          <w:rFonts w:ascii="Arial" w:hAnsi="Arial" w:cs="Arial"/>
          <w:color w:val="595959"/>
          <w:sz w:val="28"/>
          <w:szCs w:val="28"/>
        </w:rPr>
      </w:pPr>
      <w:ins w:id="1088" w:author="Assessor GDSXSR" w:date="2026-10-28T02:21:03Z">
        <w:commentRangeStart w:id="7"/>
        <w:r>
          <w:rPr>
            <w:rFonts w:ascii="Arial" w:hAnsi="Arial" w:cs="Arial" w:eastAsia="Arial"/>
            <w:b w:val="0"/>
            <w:i w:val="0"/>
            <w:color w:val="808080"/>
            <w:sz w:val="28"/>
            <w:u w:val="none"/>
          </w:rPr>
          <w:t xml:space="preserve">No caso, a rejeição da preliminar mantém a ré no polo passivo, mas não gera urgência decorrente da inutilidade do exame da questão na apelação, pois a matéria pode ser suscitada em preliminar de apelação ou em contrarrazões (CPC 1009 § 1º).</w:t>
        </w:r>
        <w:commentRangeEnd w:id="7"/>
      </w:ins>
      <w:r>
        <w:rPr>
          <w:rStyle w:val="CommentReference"/>
        </w:rPr>
        <w:commentReference w:id="7"/>
      </w:r>
    </w:p>
    <w:p>
      <w:pPr>
        <w:spacing w:after="0" w:line="360" w:lineRule="auto"/>
        <w:ind w:firstLine="2268"/>
        <w:jc w:val="both"/>
        <w:rPr>
          <w:ins w:id="1090" w:author="Assessor GDSXSR" w:date="2026-10-28T02:21:03Z"/>
          <w:rFonts w:ascii="Arial" w:hAnsi="Arial" w:cs="Arial"/>
          <w:color w:val="595959"/>
          <w:sz w:val="28"/>
          <w:szCs w:val="28"/>
        </w:rPr>
      </w:pPr>
    </w:p>
    <w:p>
      <w:pPr>
        <w:spacing w:after="0" w:line="360" w:lineRule="auto"/>
        <w:ind w:firstLine="2268"/>
        <w:jc w:val="both"/>
        <w:rPr>
          <w:rFonts w:ascii="Arial" w:hAnsi="Arial" w:cs="Arial"/>
          <w:color w:val="595959"/>
          <w:sz w:val="28"/>
          <w:szCs w:val="28"/>
        </w:rPr>
      </w:pPr>
      <w:ins w:id="1091" w:author="Assessor GDSXSR" w:date="2026-10-28T02:21:03Z">
        <w:r>
          <w:rPr>
            <w:rFonts w:ascii="Arial" w:hAnsi="Arial" w:cs="Arial" w:eastAsia="Arial"/>
            <w:b w:val="0"/>
            <w:i w:val="0"/>
            <w:color w:val="808080"/>
            <w:sz w:val="28"/>
            <w:highlight w:val="yellow"/>
            <w:u w:val="single"/>
          </w:rPr>
          <w:t xml:space="preserve">Assim, não conheço do agravo de instrumento, nesse ponto.</w:t>
        </w:r>
      </w:ins>
    </w:p>
    <w:p w14:paraId="4A0273D6" w14:textId="77777777" w:rsidR="007B0B27" w:rsidRDefault="007B0B27">
      <w:pPr>
        <w:spacing w:after="0" w:line="360" w:lineRule="auto"/>
        <w:jc w:val="both"/>
        <w:rPr>
          <w:rFonts w:ascii="Arial" w:hAnsi="Arial" w:cs="Arial"/>
          <w:color w:val="595959"/>
          <w:sz w:val="28"/>
          <w:szCs w:val="28"/>
        </w:rPr>
      </w:pPr>
    </w:p>
    <w:p w14:paraId="45AD6CD9" w14:textId="0F925275" w:rsidR="007B0B27" w:rsidRDefault="00B87BF7" w:rsidP="00F565F8">
      <w:pPr>
        <w:spacing w:after="0" w:line="360" w:lineRule="auto"/>
        <w:ind w:firstLine="2268"/>
        <w:jc w:val="both"/>
        <w:rPr>
          <w:rFonts w:ascii="Arial" w:hAnsi="Arial" w:cs="Arial"/>
          <w:color w:val="595959"/>
          <w:sz w:val="28"/>
          <w:szCs w:val="28"/>
        </w:rPr>
      </w:pPr>
      <w:r>
        <w:rPr>
          <w:rFonts w:ascii="Arial" w:hAnsi="Arial" w:cs="Arial"/>
          <w:color w:val="595959"/>
          <w:sz w:val="28"/>
          <w:szCs w:val="28"/>
        </w:rPr>
        <w:t>Presentes os pressupostos de admissibilidade, conheço do agravo de instrumento quanto à gratuidade de justiça</w:t>
      </w:r>
      <w:r w:rsidR="00040EFC">
        <w:rPr>
          <w:rFonts w:ascii="Arial" w:hAnsi="Arial" w:cs="Arial"/>
          <w:color w:val="595959"/>
          <w:sz w:val="28"/>
          <w:szCs w:val="28"/>
        </w:rPr>
        <w:t xml:space="preserve"> e à</w:t>
      </w:r>
      <w:r w:rsidR="003C7935">
        <w:rPr>
          <w:rFonts w:ascii="Arial" w:hAnsi="Arial" w:cs="Arial"/>
          <w:color w:val="595959"/>
          <w:sz w:val="28"/>
          <w:szCs w:val="28"/>
        </w:rPr>
        <w:t xml:space="preserve"> competência territorial</w:t>
      </w:r>
      <w:r w:rsidR="00040EFC">
        <w:rPr>
          <w:rFonts w:ascii="Arial" w:hAnsi="Arial" w:cs="Arial"/>
          <w:color w:val="595959"/>
          <w:sz w:val="28"/>
          <w:szCs w:val="28"/>
        </w:rPr>
        <w:t>.</w:t>
      </w:r>
    </w:p>
    <w:p w14:paraId="31755E01" w14:textId="3010E0F4" w:rsidR="009D46CA" w:rsidRDefault="009D46CA">
      <w:pPr>
        <w:spacing w:after="0" w:line="360" w:lineRule="auto"/>
        <w:ind w:firstLine="2268"/>
        <w:jc w:val="both"/>
        <w:rPr>
          <w:rFonts w:ascii="Arial" w:hAnsi="Arial" w:cs="Arial"/>
          <w:color w:val="595959"/>
          <w:sz w:val="28"/>
          <w:szCs w:val="28"/>
        </w:rPr>
      </w:pPr>
    </w:p>
    <w:p w14:paraId="6625CC3C" w14:textId="5AB6EEBB" w:rsidR="00A37A9D" w:rsidRDefault="003C7935" w:rsidP="003C7935">
      <w:pPr>
        <w:spacing w:after="0" w:line="360" w:lineRule="auto"/>
        <w:jc w:val="center"/>
        <w:rPr>
          <w:rFonts w:ascii="Arial" w:hAnsi="Arial" w:cs="Arial"/>
          <w:color w:val="595959"/>
          <w:sz w:val="28"/>
          <w:szCs w:val="28"/>
        </w:rPr>
      </w:pPr>
      <w:r w:rsidRPr="003C7935">
        <w:rPr>
          <w:rFonts w:ascii="Arial" w:hAnsi="Arial" w:cs="Arial"/>
          <w:color w:val="595959"/>
          <w:sz w:val="28"/>
          <w:szCs w:val="28"/>
          <w:highlight w:val="yellow"/>
        </w:rPr>
        <w:t>DA CONCESSÃO DA JUSTIÇA GRATUITA À AGRAVANTE</w:t>
      </w:r>
    </w:p>
    <w:p w14:paraId="05AA43E2" w14:textId="77777777" w:rsidR="00A37A9D" w:rsidRDefault="00A37A9D">
      <w:pPr>
        <w:spacing w:after="0" w:line="360" w:lineRule="auto"/>
        <w:jc w:val="center"/>
        <w:rPr>
          <w:rFonts w:ascii="Arial" w:hAnsi="Arial" w:cs="Arial"/>
          <w:color w:val="595959"/>
          <w:sz w:val="28"/>
          <w:szCs w:val="28"/>
          <w:highlight w:val="yellow"/>
        </w:rPr>
      </w:pPr>
    </w:p>
    <w:p w14:paraId="4D16E321" w14:textId="77777777" w:rsidR="003C7935" w:rsidRPr="00A37A9D" w:rsidRDefault="003C7935" w:rsidP="003C7935">
      <w:pPr>
        <w:spacing w:after="0" w:line="360" w:lineRule="auto"/>
        <w:ind w:firstLine="2268"/>
        <w:jc w:val="both"/>
        <w:rPr>
          <w:rFonts w:ascii="Arial" w:hAnsi="Arial" w:cs="Arial"/>
          <w:color w:val="595959"/>
          <w:sz w:val="28"/>
          <w:szCs w:val="28"/>
        </w:rPr>
      </w:pPr>
      <w:commentRangeStart w:id="8"/>
      <w:r>
        <w:rPr>
          <w:rFonts w:ascii="Arial" w:hAnsi="Arial" w:cs="Arial"/>
          <w:color w:val="595959"/>
          <w:sz w:val="28"/>
          <w:szCs w:val="28"/>
        </w:rPr>
        <w:t xml:space="preserve">A ré/agravante alega que </w:t>
      </w:r>
      <w:r>
        <w:rPr>
          <w:rFonts w:ascii="Arial" w:hAnsi="Arial" w:cs="Arial"/>
          <w:color w:val="595959"/>
          <w:sz w:val="28"/>
          <w:szCs w:val="28"/>
        </w:rPr>
        <w:t xml:space="preserve">a decisão </w:t>
      </w:r>
      <w:r>
        <w:rPr>
          <w:rFonts w:ascii="Arial" w:hAnsi="Arial" w:cs="Arial"/>
          <w:color w:val="595959"/>
          <w:sz w:val="28"/>
          <w:szCs w:val="28"/>
        </w:rPr>
        <w:t xml:space="preserve">agravada </w:t>
      </w:r>
      <w:r>
        <w:rPr>
          <w:rFonts w:ascii="Arial" w:hAnsi="Arial" w:cs="Arial"/>
          <w:color w:val="595959"/>
          <w:sz w:val="28"/>
          <w:szCs w:val="28"/>
        </w:rPr>
        <w:t xml:space="preserve">indeferiu a gratuidade de justiça sem considerar sua condição de microempresa, nos termos da Lei Complementar nº 123/2006, e sem examinar os balancetes contábeis que evidenciam a insuficiência de </w:t>
      </w:r>
      <w:del w:id="1031" w:author="Assessor GDSXSR" w:date="2026-10-28T02:21:03Z">
        <w:r>
          <w:rPr>
            <w:rFonts w:ascii="Arial" w:hAnsi="Arial" w:cs="Arial"/>
            <w:color w:val="595959"/>
            <w:sz w:val="28"/>
            <w:szCs w:val="28"/>
          </w:rPr>
          <w:delText xml:space="preserve">recurso</w:delText>
        </w:r>
      </w:del>
      <w:ins w:id="1032" w:author="Assessor GDSXSR" w:date="2026-10-28T02:21:03Z">
        <w:r>
          <w:rPr>
            <w:rFonts w:ascii="Arial" w:hAnsi="Arial" w:cs="Arial"/>
            <w:color w:val="808080"/>
            <w:sz w:val="28"/>
            <w:szCs w:val="28"/>
          </w:rPr>
          <w:t xml:space="preserve">recursos</w:t>
        </w:r>
      </w:ins>
      <w:r>
        <w:rPr>
          <w:rFonts w:ascii="Arial" w:hAnsi="Arial" w:cs="Arial"/>
          <w:color w:val="595959"/>
          <w:sz w:val="28"/>
          <w:szCs w:val="28"/>
        </w:rPr>
        <w:t xml:space="preserve">.</w:t>
      </w:r>
      <w:commentRangeEnd w:id="8"/>
      <w:r>
        <w:rPr>
          <w:rStyle w:val="CommentReference"/>
        </w:rPr>
        <w:commentReference w:id="8"/>
      </w:r>
    </w:p>
    <w:p w14:paraId="0214436E" w14:textId="77777777" w:rsidR="003C7935" w:rsidRDefault="003C7935" w:rsidP="003C7935">
      <w:pPr>
        <w:spacing w:after="0" w:line="360" w:lineRule="auto"/>
        <w:ind w:firstLine="2268"/>
        <w:jc w:val="both"/>
        <w:rPr>
          <w:rFonts w:ascii="Arial" w:hAnsi="Arial" w:cs="Arial"/>
          <w:color w:val="595959"/>
          <w:sz w:val="28"/>
          <w:szCs w:val="28"/>
        </w:rPr>
      </w:pPr>
    </w:p>
    <w:p w14:paraId="5E6B8FA7" w14:textId="77777777" w:rsidR="003C7935" w:rsidRDefault="003C7935" w:rsidP="003C7935">
      <w:pPr>
        <w:spacing w:after="0" w:line="360" w:lineRule="auto"/>
        <w:ind w:firstLine="2268"/>
        <w:jc w:val="both"/>
        <w:rPr>
          <w:rFonts w:ascii="Arial" w:hAnsi="Arial" w:cs="Arial"/>
          <w:color w:val="595959"/>
          <w:sz w:val="28"/>
          <w:szCs w:val="28"/>
        </w:rPr>
      </w:pPr>
      <w:r w:rsidRPr="00040EFC">
        <w:rPr>
          <w:rFonts w:ascii="Arial" w:hAnsi="Arial" w:cs="Arial"/>
          <w:color w:val="595959"/>
          <w:sz w:val="28"/>
          <w:szCs w:val="28"/>
          <w:highlight w:val="yellow"/>
        </w:rPr>
        <w:t>Com razão.</w:t>
      </w:r>
      <w:r>
        <w:rPr>
          <w:rFonts w:ascii="Arial" w:hAnsi="Arial" w:cs="Arial"/>
          <w:color w:val="595959"/>
          <w:sz w:val="28"/>
          <w:szCs w:val="28"/>
        </w:rPr>
        <w:t xml:space="preserve"> </w:t>
      </w:r>
    </w:p>
    <w:p w14:paraId="14F6B072" w14:textId="77777777" w:rsidR="003C7935" w:rsidRDefault="003C7935" w:rsidP="00A37A9D">
      <w:pPr>
        <w:spacing w:after="0" w:line="360" w:lineRule="auto"/>
        <w:ind w:firstLine="2268"/>
        <w:jc w:val="both"/>
        <w:rPr>
          <w:rFonts w:ascii="Arial" w:hAnsi="Arial" w:cs="Arial"/>
          <w:color w:val="595959"/>
          <w:sz w:val="28"/>
          <w:szCs w:val="28"/>
        </w:rPr>
      </w:pPr>
    </w:p>
    <w:p w14:paraId="1E86C0F9" w14:textId="56DBC301" w:rsidR="00A37A9D" w:rsidRDefault="00A37A9D" w:rsidP="00A37A9D">
      <w:pPr>
        <w:spacing w:after="0" w:line="360" w:lineRule="auto"/>
        <w:ind w:firstLine="2268"/>
        <w:jc w:val="both"/>
        <w:rPr>
          <w:rFonts w:ascii="Arial" w:hAnsi="Arial" w:cs="Arial"/>
          <w:color w:val="595959"/>
          <w:sz w:val="28"/>
          <w:szCs w:val="28"/>
        </w:rPr>
      </w:pPr>
      <w:commentRangeStart w:id="9"/>
      <w:r>
        <w:rPr>
          <w:rFonts w:ascii="Arial" w:hAnsi="Arial" w:cs="Arial"/>
          <w:color w:val="595959"/>
          <w:sz w:val="28"/>
          <w:szCs w:val="28"/>
        </w:rPr>
        <w:t xml:space="preserve">Mantenho as razões expostas na decisão liminar (ID 88548464)</w:t>
      </w:r>
      <w:del w:id="1033" w:author="Assessor GDSXSR" w:date="2026-10-28T02:21:03Z">
        <w:r>
          <w:rPr>
            <w:rFonts w:ascii="Arial" w:hAnsi="Arial" w:cs="Arial"/>
            <w:color w:val="595959"/>
            <w:sz w:val="28"/>
            <w:szCs w:val="28"/>
          </w:rPr>
          <w:delText xml:space="preserve">, transcritas a seguir</w:delText>
        </w:r>
      </w:del>
      <w:r>
        <w:rPr>
          <w:rFonts w:ascii="Arial" w:hAnsi="Arial" w:cs="Arial"/>
          <w:color w:val="595959"/>
          <w:sz w:val="28"/>
          <w:szCs w:val="28"/>
        </w:rPr>
        <w:t xml:space="preserve">:</w:t>
      </w:r>
      <w:commentRangeEnd w:id="9"/>
      <w:r>
        <w:rPr>
          <w:rStyle w:val="CommentReference"/>
        </w:rPr>
        <w:commentReference w:id="9"/>
      </w:r>
    </w:p>
    <w:p w14:paraId="32A5E55A" w14:textId="77777777" w:rsidR="00A37A9D" w:rsidRDefault="00A37A9D" w:rsidP="00A37A9D">
      <w:pPr>
        <w:spacing w:after="0" w:line="360" w:lineRule="auto"/>
        <w:jc w:val="both"/>
        <w:rPr>
          <w:rFonts w:ascii="Arial" w:hAnsi="Arial" w:cs="Arial"/>
          <w:color w:val="595959"/>
          <w:sz w:val="28"/>
          <w:szCs w:val="28"/>
        </w:rPr>
      </w:pPr>
    </w:p>
    <w:p w14:paraId="215C7FD2" w14:textId="77777777" w:rsidR="00A37A9D" w:rsidRPr="00F10D69" w:rsidRDefault="00A37A9D" w:rsidP="00A37A9D">
      <w:pPr>
        <w:spacing w:after="0" w:line="360" w:lineRule="auto"/>
        <w:ind w:left="2268" w:firstLine="1134"/>
        <w:jc w:val="both"/>
        <w:rPr>
          <w:rFonts w:ascii="Arial" w:hAnsi="Arial" w:cs="Arial"/>
          <w:i/>
          <w:iCs/>
          <w:color w:val="595959"/>
          <w:sz w:val="26"/>
          <w:szCs w:val="26"/>
        </w:rPr>
      </w:pPr>
      <w:r w:rsidRPr="00F10D69">
        <w:rPr>
          <w:rFonts w:ascii="Arial" w:hAnsi="Arial" w:cs="Arial"/>
          <w:i/>
          <w:iCs/>
          <w:color w:val="595959"/>
          <w:sz w:val="26"/>
          <w:szCs w:val="26"/>
        </w:rPr>
        <w:t xml:space="preserve">“(...) </w:t>
      </w:r>
      <w:r w:rsidRPr="00510C7F">
        <w:rPr>
          <w:rFonts w:ascii="Arial" w:hAnsi="Arial" w:cs="Arial"/>
          <w:i/>
          <w:iCs/>
          <w:color w:val="595959"/>
          <w:sz w:val="26"/>
          <w:szCs w:val="26"/>
          <w:u w:val="single"/>
        </w:rPr>
        <w:t>No que tange ao pedido de acolhimento da preliminar de incompetência territorial e concessão dos benefícios da gratuidade de justiça, com parcial razão</w:t>
      </w:r>
      <w:r w:rsidRPr="00F10D69">
        <w:rPr>
          <w:rFonts w:ascii="Arial" w:hAnsi="Arial" w:cs="Arial"/>
          <w:i/>
          <w:iCs/>
          <w:color w:val="595959"/>
          <w:sz w:val="26"/>
          <w:szCs w:val="26"/>
        </w:rPr>
        <w:t>, inicialmente, a ré/agravante.</w:t>
      </w:r>
    </w:p>
    <w:p w14:paraId="74A051C2" w14:textId="77777777" w:rsidR="00A37A9D" w:rsidRPr="00F10D69" w:rsidRDefault="00A37A9D" w:rsidP="00A37A9D">
      <w:pPr>
        <w:spacing w:after="0" w:line="360" w:lineRule="auto"/>
        <w:ind w:left="2268" w:firstLine="1134"/>
        <w:jc w:val="both"/>
        <w:rPr>
          <w:rFonts w:ascii="Arial" w:hAnsi="Arial" w:cs="Arial"/>
          <w:i/>
          <w:iCs/>
          <w:color w:val="595959"/>
          <w:sz w:val="26"/>
          <w:szCs w:val="26"/>
        </w:rPr>
      </w:pPr>
      <w:r w:rsidRPr="00F10D69">
        <w:rPr>
          <w:rFonts w:ascii="Arial" w:hAnsi="Arial" w:cs="Arial"/>
          <w:i/>
          <w:iCs/>
          <w:color w:val="595959"/>
          <w:sz w:val="26"/>
          <w:szCs w:val="26"/>
        </w:rPr>
        <w:t xml:space="preserve">Vislumbro parcialmente a probabilidade do direito alegado, </w:t>
      </w:r>
      <w:r w:rsidRPr="00510C7F">
        <w:rPr>
          <w:rFonts w:ascii="Arial" w:hAnsi="Arial" w:cs="Arial"/>
          <w:i/>
          <w:iCs/>
          <w:color w:val="595959"/>
          <w:sz w:val="26"/>
          <w:szCs w:val="26"/>
          <w:u w:val="single"/>
        </w:rPr>
        <w:t>ao menos nesta sede de cognição sumária</w:t>
      </w:r>
      <w:r w:rsidRPr="00F10D69">
        <w:rPr>
          <w:rFonts w:ascii="Arial" w:hAnsi="Arial" w:cs="Arial"/>
          <w:i/>
          <w:iCs/>
          <w:color w:val="595959"/>
          <w:sz w:val="26"/>
          <w:szCs w:val="26"/>
        </w:rPr>
        <w:t>.</w:t>
      </w:r>
    </w:p>
    <w:p w14:paraId="456D81B4" w14:textId="77777777" w:rsidR="00A37A9D" w:rsidRPr="00F10D69" w:rsidRDefault="00A37A9D" w:rsidP="00A37A9D">
      <w:pPr>
        <w:spacing w:after="0" w:line="360" w:lineRule="auto"/>
        <w:ind w:left="2268" w:firstLine="1134"/>
        <w:jc w:val="both"/>
        <w:rPr>
          <w:rFonts w:ascii="Arial" w:hAnsi="Arial" w:cs="Arial"/>
          <w:i/>
          <w:iCs/>
          <w:color w:val="595959"/>
          <w:sz w:val="26"/>
          <w:szCs w:val="26"/>
        </w:rPr>
      </w:pPr>
      <w:r w:rsidRPr="00F10D69">
        <w:rPr>
          <w:rFonts w:ascii="Arial" w:hAnsi="Arial" w:cs="Arial"/>
          <w:i/>
          <w:iCs/>
          <w:color w:val="595959"/>
          <w:sz w:val="26"/>
          <w:szCs w:val="26"/>
        </w:rPr>
        <w:t>Conforme constou da r. decisão agravada:</w:t>
      </w:r>
    </w:p>
    <w:p w14:paraId="1515A48B" w14:textId="77777777" w:rsidR="00A37A9D" w:rsidRPr="00F10D69" w:rsidRDefault="00A37A9D" w:rsidP="00A37A9D">
      <w:pPr>
        <w:spacing w:after="0" w:line="360" w:lineRule="auto"/>
        <w:ind w:left="3402" w:firstLine="1134"/>
        <w:jc w:val="both"/>
        <w:rPr>
          <w:rFonts w:ascii="Arial" w:hAnsi="Arial" w:cs="Arial"/>
          <w:i/>
          <w:iCs/>
          <w:color w:val="595959"/>
          <w:sz w:val="26"/>
          <w:szCs w:val="26"/>
        </w:rPr>
      </w:pPr>
      <w:r>
        <w:rPr>
          <w:rFonts w:ascii="Arial" w:hAnsi="Arial" w:cs="Arial"/>
          <w:i/>
          <w:iCs/>
          <w:color w:val="595959"/>
          <w:sz w:val="26"/>
          <w:szCs w:val="26"/>
        </w:rPr>
        <w:t>‘</w:t>
      </w:r>
      <w:r w:rsidRPr="00F10D69">
        <w:rPr>
          <w:rFonts w:ascii="Arial" w:hAnsi="Arial" w:cs="Arial"/>
          <w:i/>
          <w:iCs/>
          <w:color w:val="595959"/>
          <w:sz w:val="26"/>
          <w:szCs w:val="26"/>
        </w:rPr>
        <w:t xml:space="preserve">(...) </w:t>
      </w:r>
      <w:r w:rsidRPr="00C962CA">
        <w:rPr>
          <w:rFonts w:ascii="Arial" w:hAnsi="Arial" w:cs="Arial"/>
          <w:i/>
          <w:iCs/>
          <w:color w:val="595959"/>
          <w:sz w:val="26"/>
          <w:szCs w:val="26"/>
          <w:u w:val="single"/>
        </w:rPr>
        <w:t>Quanto à gratuidade de justiça, a matéria também foi expressamente examinada. A decisão registrou os dados constantes dos documentos contábeis apresentados pela empresa, entre eles receita bruta mensal de R$ 20.000,00, lucro de R$ 7.438,37, ativo total de R$ 119.564,46 e disponibilidade de R$ 105.400,00, concluindo que não foi comprovada insuficiência de recursos.</w:t>
      </w:r>
    </w:p>
    <w:p w14:paraId="7A562D47" w14:textId="77777777" w:rsidR="00A37A9D" w:rsidRPr="00F10D69" w:rsidRDefault="00A37A9D" w:rsidP="00A37A9D">
      <w:pPr>
        <w:spacing w:after="0" w:line="360" w:lineRule="auto"/>
        <w:ind w:left="3402" w:firstLine="1134"/>
        <w:jc w:val="both"/>
        <w:rPr>
          <w:rFonts w:ascii="Arial" w:hAnsi="Arial" w:cs="Arial"/>
          <w:i/>
          <w:iCs/>
          <w:color w:val="595959"/>
          <w:sz w:val="26"/>
          <w:szCs w:val="26"/>
        </w:rPr>
      </w:pPr>
      <w:r w:rsidRPr="00C962CA">
        <w:rPr>
          <w:rFonts w:ascii="Arial" w:hAnsi="Arial" w:cs="Arial"/>
          <w:i/>
          <w:iCs/>
          <w:color w:val="595959"/>
          <w:sz w:val="26"/>
          <w:szCs w:val="26"/>
          <w:u w:val="single"/>
        </w:rPr>
        <w:t>A condição de microempresa não gera presunção de hipossuficiência econômica nem dispensa a pessoa jurídica de demonstrar concretamente a impossibilidade de suportar as despesas processuais.</w:t>
      </w:r>
      <w:r w:rsidRPr="00F10D69">
        <w:rPr>
          <w:rFonts w:ascii="Arial" w:hAnsi="Arial" w:cs="Arial"/>
          <w:i/>
          <w:iCs/>
          <w:color w:val="595959"/>
          <w:sz w:val="26"/>
          <w:szCs w:val="26"/>
        </w:rPr>
        <w:t xml:space="preserve"> Os argumentos relativos às despesas operacionais, à necessidade de reinvestimento e à interpretação dos dados contábeis traduzem inconformismo com a </w:t>
      </w:r>
      <w:r w:rsidRPr="00F10D69">
        <w:rPr>
          <w:rFonts w:ascii="Arial" w:hAnsi="Arial" w:cs="Arial"/>
          <w:i/>
          <w:iCs/>
          <w:color w:val="595959"/>
          <w:sz w:val="26"/>
          <w:szCs w:val="26"/>
        </w:rPr>
        <w:lastRenderedPageBreak/>
        <w:t>valoração realizada, e não omissão do pronunciamento.</w:t>
      </w:r>
    </w:p>
    <w:p w14:paraId="5713F341" w14:textId="77777777" w:rsidR="00A37A9D" w:rsidRPr="004E5E69" w:rsidRDefault="00A37A9D" w:rsidP="00A37A9D">
      <w:pPr>
        <w:spacing w:after="0" w:line="360" w:lineRule="auto"/>
        <w:ind w:left="3402" w:firstLine="1134"/>
        <w:jc w:val="both"/>
        <w:rPr>
          <w:rFonts w:ascii="Arial" w:hAnsi="Arial" w:cs="Arial"/>
          <w:i/>
          <w:color w:val="595959"/>
          <w:sz w:val="26"/>
          <w:szCs w:val="26"/>
        </w:rPr>
      </w:pPr>
      <w:r w:rsidRPr="00F10D69">
        <w:rPr>
          <w:rFonts w:ascii="Arial" w:hAnsi="Arial" w:cs="Arial"/>
          <w:i/>
          <w:iCs/>
          <w:color w:val="595959"/>
          <w:sz w:val="26"/>
          <w:szCs w:val="26"/>
          <w:rPrChange w:id="1093" w:author="Assessor GDSXSR" w:date="2026-10-28T02:21:03Z">
            <w:rPr>
              <w:rFonts w:ascii="Arial" w:hAnsi="Arial" w:cs="Arial"/>
              <w:i/>
              <w:iCs/>
              <w:color w:val="595959"/>
              <w:sz w:val="26"/>
              <w:szCs w:val="26"/>
            </w:rPr>
          </w:rPrChange>
        </w:rPr>
        <w:t>Esclareço, portanto, que a condição de microempresa foi considerada insuficiente para afastar os dados financeiros objetivos examinados na decisão, os quais não evidenciam incapacidade para arcar com as despesas do processo. (...)</w:t>
      </w:r>
      <w:r>
        <w:rPr>
          <w:rFonts w:ascii="Arial" w:hAnsi="Arial" w:cs="Arial"/>
          <w:i/>
          <w:iCs/>
          <w:color w:val="595959"/>
          <w:sz w:val="26"/>
          <w:szCs w:val="26"/>
          <w:rPrChange w:id="1094" w:author="Assessor GDSXSR" w:date="2026-10-28T02:21:03Z">
            <w:rPr>
              <w:rFonts w:ascii="Arial" w:hAnsi="Arial" w:cs="Arial"/>
              <w:i/>
              <w:iCs/>
              <w:color w:val="595959"/>
              <w:sz w:val="26"/>
              <w:szCs w:val="26"/>
            </w:rPr>
          </w:rPrChange>
        </w:rPr>
        <w:t>’</w:t>
      </w:r>
      <w:r w:rsidRPr="00F10D69">
        <w:rPr>
          <w:rFonts w:ascii="Arial" w:hAnsi="Arial" w:cs="Arial"/>
          <w:i/>
          <w:iCs/>
          <w:color w:val="595959"/>
          <w:sz w:val="26"/>
          <w:szCs w:val="26"/>
          <w:rPrChange w:id="1095" w:author="Assessor GDSXSR" w:date="2026-10-28T02:21:03Z">
            <w:rPr>
              <w:rFonts w:ascii="Arial" w:hAnsi="Arial" w:cs="Arial"/>
              <w:i/>
              <w:iCs/>
              <w:color w:val="595959"/>
              <w:sz w:val="26"/>
              <w:szCs w:val="26"/>
            </w:rPr>
          </w:rPrChange>
        </w:rPr>
        <w:t xml:space="preserve"> </w:t>
      </w:r>
      <w:r w:rsidRPr="001D2880">
        <w:rPr>
          <w:rFonts w:ascii="Arial" w:hAnsi="Arial" w:cs="Arial"/>
          <w:i/>
          <w:iCs/>
          <w:color w:val="595959"/>
          <w:sz w:val="26"/>
          <w:szCs w:val="26"/>
          <w:rPrChange w:id="1096" w:author="Assessor GDSXSR" w:date="2026-10-28T02:21:03Z">
            <w:rPr>
              <w:rFonts w:ascii="Arial" w:hAnsi="Arial" w:cs="Arial"/>
              <w:iCs/>
              <w:color w:val="595959"/>
              <w:sz w:val="26"/>
              <w:szCs w:val="26"/>
            </w:rPr>
          </w:rPrChange>
        </w:rPr>
        <w:t xml:space="preserve">(ID 284451943, processo de origem) </w:t>
      </w:r>
      <w:r w:rsidRPr="004E5E69">
        <w:rPr>
          <w:rFonts w:ascii="Arial" w:hAnsi="Arial" w:cs="Arial"/>
          <w:i/>
          <w:color w:val="595959"/>
          <w:sz w:val="26"/>
          <w:szCs w:val="26"/>
          <w:rPrChange w:id="1097" w:author="Assessor GDSXSR" w:date="2026-10-28T02:21:03Z">
            <w:rPr>
              <w:rFonts w:ascii="Arial" w:hAnsi="Arial" w:cs="Arial"/>
              <w:i/>
              <w:color w:val="595959"/>
              <w:sz w:val="26"/>
              <w:szCs w:val="26"/>
            </w:rPr>
          </w:rPrChange>
        </w:rPr>
        <w:t>Grifei.</w:t>
      </w:r>
    </w:p>
    <w:p w14:paraId="3367E532" w14:textId="77777777" w:rsidR="00A37A9D" w:rsidRDefault="00A37A9D" w:rsidP="00A37A9D">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Sobre a concessão do benefício da gratuidade de justiça em favor das pessoas jurídicas, o c. STJ fixou o Tema 1.424, com o seguinte teor:</w:t>
      </w:r>
    </w:p>
    <w:p w14:paraId="33D08E2D" w14:textId="77777777" w:rsidR="00A37A9D" w:rsidRDefault="00A37A9D" w:rsidP="00A37A9D">
      <w:pPr>
        <w:spacing w:after="0" w:line="360" w:lineRule="auto"/>
        <w:ind w:left="3402"/>
        <w:jc w:val="both"/>
        <w:rPr>
          <w:rFonts w:ascii="Arial" w:hAnsi="Arial" w:cs="Arial"/>
          <w:color w:val="595959"/>
          <w:sz w:val="26"/>
          <w:szCs w:val="26"/>
        </w:rPr>
      </w:pPr>
      <w:r>
        <w:rPr>
          <w:rFonts w:ascii="Arial" w:hAnsi="Arial" w:cs="Arial"/>
          <w:i/>
          <w:iCs/>
          <w:color w:val="595959"/>
          <w:sz w:val="26"/>
          <w:szCs w:val="26"/>
        </w:rPr>
        <w:t xml:space="preserve">‘A demonstração da hipossuficiência econômico-financeira da pessoa jurídica, para fins de obtenção de gratuidade de justiça, reclama esclarecimentos sobre a sua situação financeira e patrimonial - </w:t>
      </w:r>
      <w:r w:rsidRPr="00671C2C">
        <w:rPr>
          <w:rFonts w:ascii="Arial" w:hAnsi="Arial" w:cs="Arial"/>
          <w:i/>
          <w:iCs/>
          <w:color w:val="595959"/>
          <w:sz w:val="26"/>
          <w:szCs w:val="26"/>
          <w:u w:val="single"/>
        </w:rPr>
        <w:t>com a indicação do seu ativo, passivo, patrimônio líquido, resultado do exercício, fluxo de caixa, participações societárias, saldos e aplicações em contas bancárias -</w:t>
      </w:r>
      <w:r>
        <w:rPr>
          <w:rFonts w:ascii="Arial" w:hAnsi="Arial" w:cs="Arial"/>
          <w:i/>
          <w:iCs/>
          <w:color w:val="595959"/>
          <w:sz w:val="26"/>
          <w:szCs w:val="26"/>
        </w:rPr>
        <w:t>, o que não se concretiza com a mera prova de inatividade ou de queda de faturamento.’ Grifei</w:t>
      </w:r>
    </w:p>
    <w:p w14:paraId="62EB141C" w14:textId="77777777" w:rsidR="00A37A9D" w:rsidRDefault="00A37A9D" w:rsidP="00A37A9D">
      <w:pPr>
        <w:spacing w:after="0" w:line="360" w:lineRule="auto"/>
        <w:ind w:left="2268" w:firstLine="1134"/>
        <w:jc w:val="both"/>
        <w:rPr>
          <w:rFonts w:ascii="Arial" w:hAnsi="Arial" w:cs="Arial"/>
          <w:color w:val="595959"/>
          <w:sz w:val="26"/>
          <w:szCs w:val="26"/>
        </w:rPr>
      </w:pPr>
      <w:r w:rsidRPr="002B2B77">
        <w:rPr>
          <w:rFonts w:ascii="Arial" w:hAnsi="Arial" w:cs="Arial"/>
          <w:i/>
          <w:iCs/>
          <w:color w:val="595959"/>
          <w:sz w:val="26"/>
          <w:szCs w:val="26"/>
          <w:highlight w:val="yellow"/>
        </w:rPr>
        <w:t xml:space="preserve">Com a máxima vênia, verifica-se que os balancetes contábeis apresentados (ID 274914780 a 274914782, processo de origem) demonstraram que: no mês de janeiro/2026 o ativo foi de R$ 105.400,00 e o passivo de R$ 110.700,00, resultando em prejuízo de R$ 5.300,00; no mês de fevereiro/2026 o ativo foi </w:t>
      </w:r>
      <w:r w:rsidRPr="002B2B77">
        <w:rPr>
          <w:rFonts w:ascii="Arial" w:hAnsi="Arial" w:cs="Arial"/>
          <w:i/>
          <w:iCs/>
          <w:color w:val="595959"/>
          <w:sz w:val="26"/>
          <w:szCs w:val="26"/>
          <w:highlight w:val="yellow"/>
        </w:rPr>
        <w:lastRenderedPageBreak/>
        <w:t>de R$ 119.564,46 e o passivo de R$ 112.126,09, resultando em lucro de R$ 7.498,37; e o mês de março/2026 o ativo foi de R$ 112.828,37 e o passivo de R$ 110.700,00, resultando em lucro de R$ 2.128,37.</w:t>
      </w:r>
    </w:p>
    <w:p w14:paraId="6F6F661D" w14:textId="77777777" w:rsidR="00A37A9D" w:rsidRDefault="00A37A9D" w:rsidP="00A37A9D">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Ainda, os extratos bancários anexados não demonstraram movimentação bancária no período, tendo o saldo de R$ 10,00 na referida conta (ID 274914776 a 274914779, processo de origem).</w:t>
      </w:r>
    </w:p>
    <w:p w14:paraId="1FAD4E9D" w14:textId="77777777" w:rsidR="00A37A9D" w:rsidRDefault="00A37A9D" w:rsidP="00A37A9D">
      <w:pPr>
        <w:spacing w:after="0" w:line="360" w:lineRule="auto"/>
        <w:ind w:left="2268" w:firstLine="1134"/>
        <w:jc w:val="both"/>
        <w:rPr>
          <w:ins w:id="1036" w:author="Assessor GDSXSR" w:date="2026-10-28T02:21:03Z"/>
          <w:rFonts w:ascii="Arial" w:hAnsi="Arial" w:cs="Arial"/>
          <w:i/>
          <w:iCs/>
          <w:color w:val="595959"/>
          <w:sz w:val="26"/>
          <w:szCs w:val="26"/>
        </w:rPr>
      </w:pPr>
      <w:commentRangeStart w:id="10"/>
      <w:r>
        <w:rPr>
          <w:rFonts w:ascii="Arial" w:hAnsi="Arial" w:cs="Arial"/>
          <w:i/>
          <w:iCs/>
          <w:color w:val="595959"/>
          <w:sz w:val="26"/>
          <w:szCs w:val="26"/>
        </w:rPr>
        <w:t xml:space="preserve">Sendo assim, consideradas as condições pessoais da ré/agravante, notadamente os resultados dos balancetes apresentados, entendo, ao menos a princípio, que faz jus à gratuidade da justiça requerida (CPC 98).</w:t>
      </w:r>
      <w:ins w:id="1034" w:author="Assessor GDSXSR" w:date="2026-10-28T02:21:03Z">
        <w:r>
          <w:rPr>
            <w:rFonts w:ascii="Arial" w:hAnsi="Arial" w:cs="Arial"/>
            <w:i/>
            <w:iCs/>
            <w:color w:val="808080"/>
            <w:sz w:val="26"/>
            <w:szCs w:val="26"/>
          </w:rPr>
          <w:t xml:space="preserve">”</w:t>
        </w:r>
      </w:ins>
      <w:r>
        <w:rPr>
          <w:rFonts w:ascii="Arial" w:hAnsi="Arial" w:cs="Arial"/>
          <w:i/>
          <w:iCs/>
          <w:color w:val="595959"/>
          <w:sz w:val="26"/>
          <w:szCs w:val="26"/>
        </w:rPr>
        <w:t xml:space="preserve"> </w:t>
      </w:r>
      <w:ins w:id="1035" w:author="Assessor GDSXSR" w:date="2026-10-28T02:21:03Z">
        <w:r>
          <w:rPr>
            <w:rFonts w:ascii="Arial" w:hAnsi="Arial" w:cs="Arial"/>
            <w:i/>
            <w:iCs/>
            <w:color w:val="808080"/>
            <w:sz w:val="26"/>
            <w:szCs w:val="26"/>
          </w:rPr>
          <w:t xml:space="preserve">– Grifei</w:t>
        </w:r>
        <w:commentRangeEnd w:id="10"/>
      </w:ins>
      <w:r>
        <w:rPr>
          <w:rStyle w:val="CommentReference"/>
        </w:rPr>
        <w:commentReference w:id="10"/>
      </w:r>
    </w:p>
    <w:p>
      <w:pPr>
        <w:spacing w:after="0" w:line="360" w:lineRule="auto"/>
        <w:ind w:left="2268" w:firstLine="1134"/>
        <w:jc w:val="both"/>
        <w:rPr>
          <w:ins w:id="1037" w:author="Assessor GDSXSR" w:date="2026-10-28T02:21:03Z"/>
          <w:rFonts w:ascii="Arial" w:hAnsi="Arial" w:cs="Arial"/>
          <w:i/>
          <w:iCs/>
          <w:color w:val="595959"/>
          <w:sz w:val="26"/>
          <w:szCs w:val="26"/>
        </w:rPr>
      </w:pPr>
    </w:p>
    <w:p>
      <w:pPr>
        <w:spacing w:after="0" w:line="360" w:lineRule="auto"/>
        <w:ind w:firstLine="2268"/>
        <w:jc w:val="both"/>
        <w:rPr>
          <w:rFonts w:ascii="Arial" w:hAnsi="Arial" w:cs="Arial"/>
          <w:i/>
          <w:iCs/>
          <w:color w:val="595959"/>
          <w:sz w:val="26"/>
          <w:szCs w:val="26"/>
        </w:rPr>
      </w:pPr>
      <w:ins w:id="1038" w:author="Assessor GDSXSR" w:date="2026-10-28T02:21:03Z">
        <w:commentRangeStart w:id="11"/>
        <w:r>
          <w:rPr>
            <w:rFonts w:ascii="Arial" w:hAnsi="Arial" w:cs="Arial"/>
            <w:i w:val="0"/>
            <w:iCs/>
            <w:color w:val="808080"/>
            <w:sz w:val="28"/>
            <w:szCs w:val="26"/>
          </w:rPr>
          <w:t xml:space="preserve">Dito isso, e não havendo alteração do quadro fático-jurídico delineado nos autos, com a máxima vênia ao entendimento do d. Juízo de origem, deve ser reformada a r. decisão agravada para conceder a gratuidade de justiça à agravante, pois os balancetes e os extratos bancários demonstram a insuficiência de recursos exigida pelo Tema 1.424/STJ (CPC 98).</w:t>
        </w:r>
        <w:commentRangeEnd w:id="11"/>
      </w:ins>
      <w:r>
        <w:rPr>
          <w:rStyle w:val="CommentReference"/>
        </w:rPr>
        <w:commentReference w:id="11"/>
      </w:r>
    </w:p>
    <w:p w14:paraId="0A206BC4" w14:textId="77777777" w:rsidR="00A37A9D" w:rsidRDefault="00A37A9D">
      <w:pPr>
        <w:spacing w:after="0" w:line="360" w:lineRule="auto"/>
        <w:jc w:val="center"/>
        <w:rPr>
          <w:rFonts w:ascii="Arial" w:hAnsi="Arial" w:cs="Arial"/>
          <w:color w:val="595959"/>
          <w:sz w:val="28"/>
          <w:szCs w:val="28"/>
          <w:highlight w:val="yellow"/>
        </w:rPr>
      </w:pPr>
    </w:p>
    <w:p w14:paraId="2580A0BB" w14:textId="06233029" w:rsidR="00D1563B" w:rsidRPr="00D1563B" w:rsidRDefault="00D1563B" w:rsidP="00D1563B">
      <w:pPr>
        <w:spacing w:after="0" w:line="360" w:lineRule="auto"/>
        <w:ind w:firstLine="2268"/>
        <w:jc w:val="both"/>
        <w:rPr>
          <w:rFonts w:ascii="Arial" w:hAnsi="Arial" w:cs="Arial"/>
          <w:color w:val="595959"/>
          <w:sz w:val="28"/>
          <w:szCs w:val="28"/>
        </w:rPr>
      </w:pPr>
      <w:commentRangeStart w:id="12"/>
      <w:r>
        <w:rPr>
          <w:rFonts w:ascii="Arial" w:hAnsi="Arial" w:cs="Arial"/>
          <w:color w:val="595959"/>
          <w:sz w:val="28"/>
          <w:szCs w:val="28"/>
          <w:rPrChange w:id="1041" w:author="Assessor GDSXSR" w:date="2026-10-28T02:21:03Z">
            <w:rPr>
              <w:rFonts w:ascii="Arial" w:hAnsi="Arial" w:cs="Arial"/>
              <w:color w:val="595959"/>
              <w:sz w:val="28"/>
              <w:szCs w:val="28"/>
              <w:u w:val="single"/>
            </w:rPr>
          </w:rPrChange>
          <w:highlight w:val="yellow"/>
          <w:u w:val="single"/>
        </w:rPr>
        <w:t xml:space="preserve">Assim, dou provimento ao agravo de instrumento, nesse ponto, para deferir a </w:t>
      </w:r>
      <w:ins w:id="1039" w:author="Assessor GDSXSR" w:date="2026-10-28T02:21:03Z">
        <w:r>
          <w:rPr>
            <w:rFonts w:ascii="Arial" w:hAnsi="Arial" w:cs="Arial"/>
            <w:color w:val="808080"/>
            <w:sz w:val="28"/>
            <w:szCs w:val="28"/>
            <w:highlight w:val="yellow"/>
            <w:u w:val="single"/>
          </w:rPr>
          <w:t xml:space="preserve">gratuidade de </w:t>
        </w:r>
      </w:ins>
      <w:r>
        <w:rPr>
          <w:rFonts w:ascii="Arial" w:hAnsi="Arial" w:cs="Arial"/>
          <w:color w:val="595959"/>
          <w:sz w:val="28"/>
          <w:szCs w:val="28"/>
          <w:rPrChange w:id="1042" w:author="Assessor GDSXSR" w:date="2026-10-28T02:21:03Z">
            <w:rPr>
              <w:rFonts w:ascii="Arial" w:hAnsi="Arial" w:cs="Arial"/>
              <w:color w:val="595959"/>
              <w:sz w:val="28"/>
              <w:szCs w:val="28"/>
              <w:u w:val="single"/>
            </w:rPr>
          </w:rPrChange>
          <w:highlight w:val="yellow"/>
          <w:u w:val="single"/>
        </w:rPr>
        <w:t xml:space="preserve">justiça</w:t>
      </w:r>
      <w:del w:id="1040" w:author="Assessor GDSXSR" w:date="2026-10-28T02:21:03Z">
        <w:r>
          <w:rPr>
            <w:rFonts w:ascii="Arial" w:hAnsi="Arial" w:cs="Arial"/>
            <w:color w:val="595959"/>
            <w:sz w:val="28"/>
            <w:szCs w:val="28"/>
            <w:u w:val="single"/>
          </w:rPr>
          <w:delText xml:space="preserve"> gratuita</w:delText>
        </w:r>
      </w:del>
      <w:r>
        <w:rPr>
          <w:rFonts w:ascii="Arial" w:hAnsi="Arial" w:cs="Arial"/>
          <w:color w:val="595959"/>
          <w:sz w:val="28"/>
          <w:szCs w:val="28"/>
          <w:rPrChange w:id="1043" w:author="Assessor GDSXSR" w:date="2026-10-28T02:21:03Z">
            <w:rPr>
              <w:rFonts w:ascii="Arial" w:hAnsi="Arial" w:cs="Arial"/>
              <w:color w:val="595959"/>
              <w:sz w:val="28"/>
              <w:szCs w:val="28"/>
              <w:u w:val="single"/>
            </w:rPr>
          </w:rPrChange>
          <w:highlight w:val="yellow"/>
          <w:u w:val="single"/>
        </w:rPr>
        <w:t xml:space="preserve"> à agravante</w:t>
      </w:r>
      <w:r>
        <w:rPr>
          <w:rFonts w:ascii="Arial" w:hAnsi="Arial" w:cs="Arial"/>
          <w:color w:val="595959"/>
          <w:sz w:val="28"/>
          <w:szCs w:val="28"/>
          <w:rPrChange w:id="1044" w:author="Assessor GDSXSR" w:date="2026-10-28T02:21:03Z">
            <w:rPr>
              <w:rFonts w:ascii="Arial" w:hAnsi="Arial" w:cs="Arial"/>
              <w:color w:val="595959"/>
              <w:sz w:val="28"/>
              <w:szCs w:val="28"/>
            </w:rPr>
          </w:rPrChange>
          <w:highlight w:val="yellow"/>
          <w:u w:val="single"/>
        </w:rPr>
        <w:t xml:space="preserve">. </w:t>
      </w:r>
      <w:commentRangeEnd w:id="12"/>
      <w:r>
        <w:rPr>
          <w:rStyle w:val="CommentReference"/>
        </w:rPr>
        <w:commentReference w:id="12"/>
      </w:r>
    </w:p>
    <w:p w14:paraId="1164EB0E" w14:textId="1F60D22E" w:rsidR="00D1563B" w:rsidRDefault="00D1563B">
      <w:pPr>
        <w:spacing w:after="0" w:line="360" w:lineRule="auto"/>
        <w:jc w:val="center"/>
        <w:rPr>
          <w:rFonts w:ascii="Arial" w:hAnsi="Arial" w:cs="Arial"/>
          <w:color w:val="595959"/>
          <w:sz w:val="28"/>
          <w:szCs w:val="28"/>
          <w:highlight w:val="yellow"/>
        </w:rPr>
      </w:pPr>
    </w:p>
    <w:p w14:paraId="2935A769" w14:textId="6FFAF89C" w:rsidR="007B0B27" w:rsidRDefault="00B87BF7">
      <w:pPr>
        <w:spacing w:after="0" w:line="360" w:lineRule="auto"/>
        <w:jc w:val="center"/>
        <w:rPr>
          <w:rFonts w:ascii="Arial" w:hAnsi="Arial" w:cs="Arial"/>
          <w:color w:val="595959"/>
          <w:sz w:val="28"/>
          <w:szCs w:val="28"/>
        </w:rPr>
      </w:pPr>
      <w:r w:rsidRPr="00396C9A">
        <w:rPr>
          <w:rFonts w:ascii="Arial" w:hAnsi="Arial" w:cs="Arial"/>
          <w:color w:val="595959"/>
          <w:sz w:val="28"/>
          <w:szCs w:val="28"/>
          <w:highlight w:val="yellow"/>
        </w:rPr>
        <w:t>DA COMPETÊNCIA DO FORO DO DOMICÍLIO DO AUTOR</w:t>
      </w:r>
    </w:p>
    <w:p w14:paraId="0A64342D" w14:textId="77777777" w:rsidR="007B0B27" w:rsidRDefault="007B0B27">
      <w:pPr>
        <w:spacing w:after="0" w:line="360" w:lineRule="auto"/>
        <w:jc w:val="both"/>
        <w:rPr>
          <w:rFonts w:ascii="Arial" w:hAnsi="Arial" w:cs="Arial"/>
          <w:color w:val="595959"/>
          <w:sz w:val="28"/>
          <w:szCs w:val="28"/>
        </w:rPr>
      </w:pPr>
    </w:p>
    <w:p w14:paraId="41324B55" w14:textId="508525A5" w:rsidR="007B0B27" w:rsidRDefault="00B87BF7">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A ré/agravante alega que: </w:t>
      </w:r>
      <w:r>
        <w:rPr>
          <w:rFonts w:ascii="Arial" w:hAnsi="Arial" w:cs="Arial"/>
          <w:b/>
          <w:bCs/>
          <w:color w:val="595959"/>
          <w:sz w:val="28"/>
          <w:szCs w:val="28"/>
        </w:rPr>
        <w:t>1)</w:t>
      </w:r>
      <w:r>
        <w:rPr>
          <w:rFonts w:ascii="Arial" w:hAnsi="Arial" w:cs="Arial"/>
          <w:color w:val="595959"/>
          <w:sz w:val="28"/>
          <w:szCs w:val="28"/>
        </w:rPr>
        <w:t xml:space="preserve"> o Juízo de origem presumiu a existência de relação de consumo para aplicar a regra do foro do domicílio do consumidor, embora a natureza da relação jurídica seja o ponto controvertido central da demanda; </w:t>
      </w:r>
      <w:r>
        <w:rPr>
          <w:rFonts w:ascii="Arial" w:hAnsi="Arial" w:cs="Arial"/>
          <w:b/>
          <w:bCs/>
          <w:color w:val="595959"/>
          <w:sz w:val="28"/>
          <w:szCs w:val="28"/>
        </w:rPr>
        <w:t>2)</w:t>
      </w:r>
      <w:r>
        <w:rPr>
          <w:rFonts w:ascii="Arial" w:hAnsi="Arial" w:cs="Arial"/>
          <w:color w:val="595959"/>
          <w:sz w:val="28"/>
          <w:szCs w:val="28"/>
        </w:rPr>
        <w:t xml:space="preserve"> a venda do veículo foi negócio particular, celebrado exclusivamente entre pessoas físicas; </w:t>
      </w:r>
      <w:r>
        <w:rPr>
          <w:rFonts w:ascii="Arial" w:hAnsi="Arial" w:cs="Arial"/>
          <w:b/>
          <w:bCs/>
          <w:color w:val="595959"/>
          <w:sz w:val="28"/>
          <w:szCs w:val="28"/>
        </w:rPr>
        <w:t>3)</w:t>
      </w:r>
      <w:r>
        <w:rPr>
          <w:rFonts w:ascii="Arial" w:hAnsi="Arial" w:cs="Arial"/>
          <w:color w:val="595959"/>
          <w:sz w:val="28"/>
          <w:szCs w:val="28"/>
        </w:rPr>
        <w:t xml:space="preserve"> ausente prova inequívoca da relação de consumo, prevalece a regra geral do foro do domicílio do réu.</w:t>
      </w:r>
    </w:p>
    <w:p w14:paraId="4180E36E" w14:textId="77777777" w:rsidR="007B0B27" w:rsidRDefault="007B0B27">
      <w:pPr>
        <w:spacing w:after="0" w:line="360" w:lineRule="auto"/>
        <w:jc w:val="both"/>
        <w:rPr>
          <w:rFonts w:ascii="Arial" w:hAnsi="Arial" w:cs="Arial"/>
          <w:color w:val="595959"/>
          <w:sz w:val="28"/>
          <w:szCs w:val="28"/>
        </w:rPr>
      </w:pPr>
    </w:p>
    <w:p w14:paraId="08A1CDDA" w14:textId="77777777" w:rsidR="007B0B27" w:rsidRDefault="00B87BF7">
      <w:pPr>
        <w:spacing w:after="0" w:line="360" w:lineRule="auto"/>
        <w:ind w:firstLine="2268"/>
        <w:jc w:val="both"/>
        <w:rPr>
          <w:rFonts w:ascii="Arial" w:hAnsi="Arial" w:cs="Arial"/>
          <w:color w:val="595959"/>
          <w:sz w:val="28"/>
          <w:szCs w:val="28"/>
        </w:rPr>
      </w:pPr>
      <w:r>
        <w:rPr>
          <w:rFonts w:ascii="Arial" w:hAnsi="Arial" w:cs="Arial"/>
          <w:color w:val="595959"/>
          <w:sz w:val="28"/>
          <w:szCs w:val="28"/>
        </w:rPr>
        <w:lastRenderedPageBreak/>
        <w:t>Requer o acolhimento da preliminar de incompetência territorial, com a remessa dos autos ao foro do domicílio do réu pessoa física.</w:t>
      </w:r>
    </w:p>
    <w:p w14:paraId="4262E456" w14:textId="77777777" w:rsidR="007B0B27" w:rsidRDefault="007B0B27">
      <w:pPr>
        <w:spacing w:after="0" w:line="360" w:lineRule="auto"/>
        <w:jc w:val="both"/>
        <w:rPr>
          <w:rFonts w:ascii="Arial" w:hAnsi="Arial" w:cs="Arial"/>
          <w:color w:val="595959"/>
          <w:sz w:val="28"/>
          <w:szCs w:val="28"/>
        </w:rPr>
      </w:pPr>
    </w:p>
    <w:p w14:paraId="66DE7D4C" w14:textId="77777777" w:rsidR="007B0B27" w:rsidRDefault="00B87BF7">
      <w:pPr>
        <w:spacing w:after="0" w:line="360" w:lineRule="auto"/>
        <w:ind w:firstLine="2268"/>
        <w:jc w:val="both"/>
        <w:rPr>
          <w:rFonts w:ascii="Arial" w:hAnsi="Arial" w:cs="Arial"/>
          <w:color w:val="595959"/>
          <w:sz w:val="28"/>
          <w:szCs w:val="28"/>
        </w:rPr>
      </w:pPr>
      <w:r w:rsidRPr="00144295">
        <w:rPr>
          <w:rFonts w:ascii="Arial" w:hAnsi="Arial" w:cs="Arial"/>
          <w:color w:val="595959"/>
          <w:sz w:val="28"/>
          <w:szCs w:val="28"/>
          <w:highlight w:val="yellow"/>
        </w:rPr>
        <w:t>Sem razão.</w:t>
      </w:r>
    </w:p>
    <w:p w14:paraId="39C9EEEF" w14:textId="77777777" w:rsidR="00040EFC" w:rsidRDefault="00040EFC">
      <w:pPr>
        <w:spacing w:after="0" w:line="360" w:lineRule="auto"/>
        <w:ind w:firstLine="2268"/>
        <w:jc w:val="both"/>
        <w:rPr>
          <w:rFonts w:ascii="Arial" w:hAnsi="Arial" w:cs="Arial"/>
          <w:color w:val="595959"/>
          <w:sz w:val="28"/>
          <w:szCs w:val="28"/>
        </w:rPr>
      </w:pPr>
    </w:p>
    <w:p w14:paraId="5ABEC43A" w14:textId="09D55DE7" w:rsidR="007B0B27" w:rsidRDefault="00386EEC">
      <w:pPr>
        <w:spacing w:after="0" w:line="360" w:lineRule="auto"/>
        <w:ind w:firstLine="2268"/>
        <w:jc w:val="both"/>
        <w:rPr>
          <w:rFonts w:ascii="Arial" w:hAnsi="Arial" w:cs="Arial"/>
          <w:color w:val="595959"/>
          <w:sz w:val="28"/>
          <w:szCs w:val="28"/>
        </w:rPr>
      </w:pPr>
      <w:r>
        <w:rPr>
          <w:rFonts w:ascii="Arial" w:hAnsi="Arial" w:cs="Arial"/>
          <w:color w:val="595959"/>
          <w:sz w:val="28"/>
          <w:szCs w:val="28"/>
        </w:rPr>
        <w:t>A competência se define pela demanda tal como proposta, nos termos do art. 43 do CPC:</w:t>
      </w:r>
    </w:p>
    <w:p w14:paraId="637AC37B" w14:textId="77777777" w:rsidR="007B0B27" w:rsidRDefault="007B0B27">
      <w:pPr>
        <w:spacing w:after="0" w:line="360" w:lineRule="auto"/>
        <w:jc w:val="both"/>
        <w:rPr>
          <w:rFonts w:ascii="Arial" w:hAnsi="Arial" w:cs="Arial"/>
          <w:color w:val="595959"/>
          <w:sz w:val="28"/>
          <w:szCs w:val="28"/>
        </w:rPr>
      </w:pPr>
    </w:p>
    <w:p w14:paraId="77AA25E3" w14:textId="77777777" w:rsidR="007B0B27" w:rsidRDefault="00B87BF7">
      <w:pPr>
        <w:spacing w:after="0" w:line="360" w:lineRule="auto"/>
        <w:ind w:left="2268"/>
        <w:jc w:val="both"/>
        <w:rPr>
          <w:rFonts w:ascii="Arial" w:hAnsi="Arial" w:cs="Arial"/>
          <w:color w:val="595959"/>
          <w:sz w:val="26"/>
          <w:szCs w:val="26"/>
        </w:rPr>
      </w:pPr>
      <w:r>
        <w:rPr>
          <w:rFonts w:ascii="Arial" w:hAnsi="Arial" w:cs="Arial"/>
          <w:i/>
          <w:iCs/>
          <w:color w:val="595959"/>
          <w:sz w:val="26"/>
          <w:szCs w:val="26"/>
        </w:rPr>
        <w:t>“Art. 43. Determina-se a competência no momento do registro ou da distribuição da petição inicial, sendo irrelevantes as modificações do estado de fato ou de direito ocorridas posteriormente, salvo quando suprimirem órgão judiciário ou alterarem a competência absoluta.”</w:t>
      </w:r>
    </w:p>
    <w:p w14:paraId="557C7E5C" w14:textId="77777777" w:rsidR="007B0B27" w:rsidRDefault="007B0B27">
      <w:pPr>
        <w:spacing w:after="0" w:line="360" w:lineRule="auto"/>
        <w:jc w:val="both"/>
        <w:rPr>
          <w:rFonts w:ascii="Arial" w:hAnsi="Arial" w:cs="Arial"/>
          <w:color w:val="595959"/>
          <w:sz w:val="28"/>
          <w:szCs w:val="28"/>
        </w:rPr>
      </w:pPr>
    </w:p>
    <w:p w14:paraId="240863DE" w14:textId="7A937C91" w:rsidR="007B0B27" w:rsidRDefault="00B87BF7">
      <w:pPr>
        <w:spacing w:after="0" w:line="360" w:lineRule="auto"/>
        <w:ind w:firstLine="2268"/>
        <w:jc w:val="both"/>
        <w:rPr>
          <w:rFonts w:ascii="Arial" w:hAnsi="Arial" w:cs="Arial"/>
          <w:color w:val="595959"/>
          <w:sz w:val="28"/>
          <w:szCs w:val="28"/>
        </w:rPr>
      </w:pPr>
      <w:commentRangeStart w:id="13"/>
      <w:r>
        <w:rPr>
          <w:rFonts w:ascii="Arial" w:hAnsi="Arial" w:cs="Arial"/>
          <w:color w:val="595959"/>
          <w:sz w:val="28"/>
          <w:szCs w:val="28"/>
        </w:rPr>
        <w:t xml:space="preserve">Constou da r. decisão agravada, ao relatar a petição inicial</w:t>
      </w:r>
      <w:r>
        <w:rPr>
          <w:rFonts w:ascii="Arial" w:hAnsi="Arial" w:cs="Arial"/>
          <w:color w:val="595959"/>
          <w:sz w:val="28"/>
          <w:szCs w:val="28"/>
        </w:rPr>
        <w:t xml:space="preserve"> </w:t>
      </w:r>
      <w:r>
        <w:rPr>
          <w:rFonts w:ascii="Arial" w:hAnsi="Arial" w:cs="Arial"/>
          <w:color w:val="595959"/>
          <w:sz w:val="28"/>
          <w:szCs w:val="28"/>
        </w:rPr>
        <w:t xml:space="preserve">(ID 278952686, </w:t>
      </w:r>
      <w:ins w:id="1045" w:author="Assessor GDSXSR" w:date="2026-10-28T02:21:03Z">
        <w:r>
          <w:rPr>
            <w:rFonts w:ascii="Arial" w:hAnsi="Arial" w:cs="Arial"/>
            <w:color w:val="808080"/>
            <w:sz w:val="28"/>
            <w:szCs w:val="28"/>
          </w:rPr>
          <w:t xml:space="preserve">do </w:t>
        </w:r>
      </w:ins>
      <w:r>
        <w:rPr>
          <w:rFonts w:ascii="Arial" w:hAnsi="Arial" w:cs="Arial"/>
          <w:color w:val="595959"/>
          <w:sz w:val="28"/>
          <w:szCs w:val="28"/>
        </w:rPr>
        <w:t xml:space="preserve">processo de origem)</w:t>
      </w:r>
      <w:r>
        <w:rPr>
          <w:rFonts w:ascii="Arial" w:hAnsi="Arial" w:cs="Arial"/>
          <w:color w:val="595959"/>
          <w:sz w:val="28"/>
          <w:szCs w:val="28"/>
        </w:rPr>
        <w:t xml:space="preserve">:</w:t>
      </w:r>
      <w:commentRangeEnd w:id="13"/>
      <w:r>
        <w:rPr>
          <w:rStyle w:val="CommentReference"/>
        </w:rPr>
        <w:commentReference w:id="13"/>
      </w:r>
    </w:p>
    <w:p w14:paraId="70EC0A52" w14:textId="77777777" w:rsidR="007B0B27" w:rsidRDefault="007B0B27">
      <w:pPr>
        <w:spacing w:after="0" w:line="360" w:lineRule="auto"/>
        <w:jc w:val="both"/>
        <w:rPr>
          <w:rFonts w:ascii="Arial" w:hAnsi="Arial" w:cs="Arial"/>
          <w:color w:val="595959"/>
          <w:sz w:val="28"/>
          <w:szCs w:val="28"/>
        </w:rPr>
      </w:pPr>
    </w:p>
    <w:p w14:paraId="2A54E15A" w14:textId="2B53A0E7" w:rsidR="007B0B27" w:rsidRDefault="00B87BF7" w:rsidP="0074412C">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 xml:space="preserve">“(...) Afirma que o primeiro réu teria se apresentado como vendedor particular, ocultando sua atuação habitual no comércio de veículos por meio da pessoa jurídica corré, induzindo o autor em erro. (...)” </w:t>
      </w:r>
    </w:p>
    <w:p w14:paraId="15561363" w14:textId="77777777" w:rsidR="007B0B27" w:rsidRDefault="007B0B27">
      <w:pPr>
        <w:spacing w:after="0" w:line="360" w:lineRule="auto"/>
        <w:jc w:val="both"/>
        <w:rPr>
          <w:rFonts w:ascii="Arial" w:hAnsi="Arial" w:cs="Arial"/>
          <w:color w:val="595959"/>
          <w:sz w:val="28"/>
          <w:szCs w:val="28"/>
        </w:rPr>
      </w:pPr>
    </w:p>
    <w:p w14:paraId="223280B4" w14:textId="77777777" w:rsidR="007B0B27" w:rsidRDefault="00B87BF7">
      <w:pPr>
        <w:spacing w:after="0" w:line="360" w:lineRule="auto"/>
        <w:ind w:firstLine="2268"/>
        <w:jc w:val="both"/>
        <w:rPr>
          <w:rFonts w:ascii="Arial" w:hAnsi="Arial" w:cs="Arial"/>
          <w:color w:val="595959"/>
          <w:sz w:val="28"/>
          <w:szCs w:val="28"/>
        </w:rPr>
      </w:pPr>
      <w:r>
        <w:rPr>
          <w:rFonts w:ascii="Arial" w:hAnsi="Arial" w:cs="Arial"/>
          <w:color w:val="595959"/>
          <w:sz w:val="28"/>
          <w:szCs w:val="28"/>
        </w:rPr>
        <w:t>Afirmada na inicial a atuação habitual dos réus no comércio de veículos, a demanda veicula, em tese, responsabilidade civil do fornecedor por vício do produto.</w:t>
      </w:r>
    </w:p>
    <w:p w14:paraId="068034AA" w14:textId="77777777" w:rsidR="007B0B27" w:rsidRDefault="007B0B27">
      <w:pPr>
        <w:spacing w:after="0" w:line="360" w:lineRule="auto"/>
        <w:jc w:val="both"/>
        <w:rPr>
          <w:rFonts w:ascii="Arial" w:hAnsi="Arial" w:cs="Arial"/>
          <w:color w:val="595959"/>
          <w:sz w:val="28"/>
          <w:szCs w:val="28"/>
        </w:rPr>
      </w:pPr>
    </w:p>
    <w:p w14:paraId="7F7104DE" w14:textId="77777777" w:rsidR="007B0B27" w:rsidRDefault="00B87BF7">
      <w:pPr>
        <w:spacing w:after="0" w:line="360" w:lineRule="auto"/>
        <w:ind w:firstLine="2268"/>
        <w:jc w:val="both"/>
        <w:rPr>
          <w:rFonts w:ascii="Arial" w:hAnsi="Arial" w:cs="Arial"/>
          <w:color w:val="595959"/>
          <w:sz w:val="28"/>
          <w:szCs w:val="28"/>
        </w:rPr>
      </w:pPr>
      <w:r>
        <w:rPr>
          <w:rFonts w:ascii="Arial" w:hAnsi="Arial" w:cs="Arial"/>
          <w:color w:val="595959"/>
          <w:sz w:val="28"/>
          <w:szCs w:val="28"/>
        </w:rPr>
        <w:t>Nesse caso, a ação pode ser proposta no domicílio do autor, nos termos do art. 101, I, do CDC:</w:t>
      </w:r>
    </w:p>
    <w:p w14:paraId="2DD4B1CF" w14:textId="77777777" w:rsidR="007B0B27" w:rsidRDefault="007B0B27">
      <w:pPr>
        <w:spacing w:after="0" w:line="360" w:lineRule="auto"/>
        <w:jc w:val="both"/>
        <w:rPr>
          <w:rFonts w:ascii="Arial" w:hAnsi="Arial" w:cs="Arial"/>
          <w:color w:val="595959"/>
          <w:sz w:val="28"/>
          <w:szCs w:val="28"/>
        </w:rPr>
      </w:pPr>
    </w:p>
    <w:p w14:paraId="53B62119" w14:textId="77777777" w:rsidR="007B0B27" w:rsidRDefault="00B87BF7">
      <w:pPr>
        <w:spacing w:after="0" w:line="360" w:lineRule="auto"/>
        <w:ind w:left="2268"/>
        <w:jc w:val="both"/>
        <w:rPr>
          <w:rFonts w:ascii="Arial" w:hAnsi="Arial" w:cs="Arial"/>
          <w:color w:val="595959"/>
          <w:sz w:val="26"/>
          <w:szCs w:val="26"/>
        </w:rPr>
      </w:pPr>
      <w:r>
        <w:rPr>
          <w:rFonts w:ascii="Arial" w:hAnsi="Arial" w:cs="Arial"/>
          <w:i/>
          <w:iCs/>
          <w:color w:val="595959"/>
          <w:sz w:val="26"/>
          <w:szCs w:val="26"/>
        </w:rPr>
        <w:t>“Art. 101. Na ação de responsabilidade civil do fornecedor de produtos e serviços, sem prejuízo do disposto nos Capítulos I e II deste título, serão observadas as seguintes normas: I - a ação pode ser proposta no domicílio do autor; (...)”</w:t>
      </w:r>
    </w:p>
    <w:p w14:paraId="0D20A031" w14:textId="77777777" w:rsidR="007B0B27" w:rsidRDefault="007B0B27">
      <w:pPr>
        <w:spacing w:after="0" w:line="360" w:lineRule="auto"/>
        <w:jc w:val="both"/>
        <w:rPr>
          <w:rFonts w:ascii="Arial" w:hAnsi="Arial" w:cs="Arial"/>
          <w:color w:val="595959"/>
          <w:sz w:val="28"/>
          <w:szCs w:val="28"/>
        </w:rPr>
      </w:pPr>
    </w:p>
    <w:p w14:paraId="37AE1EB0" w14:textId="77777777" w:rsidR="007B0B27" w:rsidRDefault="00B87BF7">
      <w:pPr>
        <w:spacing w:after="0" w:line="360" w:lineRule="auto"/>
        <w:ind w:firstLine="2268"/>
        <w:jc w:val="both"/>
        <w:rPr>
          <w:rFonts w:ascii="Arial" w:hAnsi="Arial" w:cs="Arial"/>
          <w:color w:val="595959"/>
          <w:sz w:val="28"/>
          <w:szCs w:val="28"/>
        </w:rPr>
      </w:pPr>
      <w:r>
        <w:rPr>
          <w:rFonts w:ascii="Arial" w:hAnsi="Arial" w:cs="Arial"/>
          <w:color w:val="595959"/>
          <w:sz w:val="28"/>
          <w:szCs w:val="28"/>
        </w:rPr>
        <w:t>A agravante não contesta que o autor/agravado tem domicílio na circunscrição do Juízo de origem.</w:t>
      </w:r>
    </w:p>
    <w:p w14:paraId="2DDC2A31" w14:textId="77777777" w:rsidR="007B0B27" w:rsidRDefault="007B0B27">
      <w:pPr>
        <w:spacing w:after="0" w:line="360" w:lineRule="auto"/>
        <w:jc w:val="both"/>
        <w:rPr>
          <w:rFonts w:ascii="Arial" w:hAnsi="Arial" w:cs="Arial"/>
          <w:color w:val="595959"/>
          <w:sz w:val="28"/>
          <w:szCs w:val="28"/>
        </w:rPr>
      </w:pPr>
    </w:p>
    <w:p w14:paraId="724B74FC" w14:textId="77777777" w:rsidR="007B0B27" w:rsidRDefault="00B87BF7">
      <w:pPr>
        <w:spacing w:after="0" w:line="360" w:lineRule="auto"/>
        <w:ind w:firstLine="2268"/>
        <w:jc w:val="both"/>
        <w:rPr>
          <w:rFonts w:ascii="Arial" w:hAnsi="Arial" w:cs="Arial"/>
          <w:color w:val="595959"/>
          <w:sz w:val="28"/>
          <w:szCs w:val="28"/>
        </w:rPr>
      </w:pPr>
      <w:r>
        <w:rPr>
          <w:rFonts w:ascii="Arial" w:hAnsi="Arial" w:cs="Arial"/>
          <w:color w:val="595959"/>
          <w:sz w:val="28"/>
          <w:szCs w:val="28"/>
        </w:rPr>
        <w:t>A efetiva configuração da relação de consumo, por sua vez, integra o mérito da demanda e foi fixada como ponto controvertido na decisão saneadora, a ser esclarecida na instrução.</w:t>
      </w:r>
    </w:p>
    <w:p w14:paraId="53D3E9EC" w14:textId="77777777" w:rsidR="007B0B27" w:rsidRDefault="007B0B27">
      <w:pPr>
        <w:spacing w:after="0" w:line="360" w:lineRule="auto"/>
        <w:jc w:val="both"/>
        <w:rPr>
          <w:rFonts w:ascii="Arial" w:hAnsi="Arial" w:cs="Arial"/>
          <w:color w:val="595959"/>
          <w:sz w:val="28"/>
          <w:szCs w:val="28"/>
        </w:rPr>
      </w:pPr>
    </w:p>
    <w:p w14:paraId="03C1DEAD" w14:textId="77777777" w:rsidR="007B0B27" w:rsidRDefault="00B87BF7">
      <w:pPr>
        <w:spacing w:after="0" w:line="360" w:lineRule="auto"/>
        <w:ind w:firstLine="2268"/>
        <w:jc w:val="both"/>
        <w:rPr>
          <w:rFonts w:ascii="Arial" w:hAnsi="Arial" w:cs="Arial"/>
          <w:color w:val="595959"/>
          <w:sz w:val="28"/>
          <w:szCs w:val="28"/>
        </w:rPr>
      </w:pPr>
      <w:r>
        <w:rPr>
          <w:rFonts w:ascii="Arial" w:hAnsi="Arial" w:cs="Arial"/>
          <w:color w:val="595959"/>
          <w:sz w:val="28"/>
          <w:szCs w:val="28"/>
        </w:rPr>
        <w:t>Exigir, desde logo, prova inequívoca da relação de consumo para definir o foro anteciparia o julgamento do mérito, sem a instrução determinada na origem.</w:t>
      </w:r>
    </w:p>
    <w:p w14:paraId="3F884174" w14:textId="77777777" w:rsidR="007B0B27" w:rsidRDefault="007B0B27">
      <w:pPr>
        <w:spacing w:after="0" w:line="360" w:lineRule="auto"/>
        <w:jc w:val="both"/>
        <w:rPr>
          <w:rFonts w:ascii="Arial" w:hAnsi="Arial" w:cs="Arial"/>
          <w:color w:val="595959"/>
          <w:sz w:val="28"/>
          <w:szCs w:val="28"/>
        </w:rPr>
      </w:pPr>
    </w:p>
    <w:p w14:paraId="6943D83A" w14:textId="77777777" w:rsidR="007B0B27" w:rsidRDefault="00B87BF7">
      <w:pPr>
        <w:spacing w:after="0" w:line="360" w:lineRule="auto"/>
        <w:ind w:firstLine="2268"/>
        <w:jc w:val="both"/>
        <w:rPr>
          <w:rFonts w:ascii="Arial" w:hAnsi="Arial" w:cs="Arial"/>
          <w:color w:val="595959"/>
          <w:sz w:val="28"/>
          <w:szCs w:val="28"/>
        </w:rPr>
      </w:pPr>
      <w:r>
        <w:rPr>
          <w:rFonts w:ascii="Arial" w:hAnsi="Arial" w:cs="Arial"/>
          <w:color w:val="595959"/>
          <w:sz w:val="28"/>
          <w:szCs w:val="28"/>
        </w:rPr>
        <w:t>Se, ao final, não se confirmar a relação de consumo, a consequência recairá sobre o regime jurídico aplicável ao mérito, e não sobre a competência já fixada no momento da distribuição.</w:t>
      </w:r>
    </w:p>
    <w:p w14:paraId="6ACB2825" w14:textId="77777777" w:rsidR="007B0B27" w:rsidRDefault="007B0B27">
      <w:pPr>
        <w:spacing w:after="0" w:line="360" w:lineRule="auto"/>
        <w:jc w:val="both"/>
        <w:rPr>
          <w:rFonts w:ascii="Arial" w:hAnsi="Arial" w:cs="Arial"/>
          <w:color w:val="595959"/>
          <w:sz w:val="28"/>
          <w:szCs w:val="28"/>
        </w:rPr>
      </w:pPr>
    </w:p>
    <w:p w14:paraId="0ED0160B" w14:textId="77777777" w:rsidR="007B0B27" w:rsidRDefault="00B87BF7">
      <w:pPr>
        <w:spacing w:after="0" w:line="360" w:lineRule="auto"/>
        <w:ind w:firstLine="2268"/>
        <w:jc w:val="both"/>
        <w:rPr>
          <w:rFonts w:ascii="Arial" w:hAnsi="Arial" w:cs="Arial"/>
          <w:color w:val="595959"/>
          <w:sz w:val="28"/>
          <w:szCs w:val="28"/>
        </w:rPr>
      </w:pPr>
      <w:r>
        <w:rPr>
          <w:rFonts w:ascii="Arial" w:hAnsi="Arial" w:cs="Arial"/>
          <w:color w:val="595959"/>
          <w:sz w:val="28"/>
          <w:szCs w:val="28"/>
        </w:rPr>
        <w:t>Nesse sentido:</w:t>
      </w:r>
    </w:p>
    <w:p w14:paraId="5FEA6E8C" w14:textId="77777777" w:rsidR="007B0B27" w:rsidRDefault="007B0B27">
      <w:pPr>
        <w:spacing w:after="0" w:line="360" w:lineRule="auto"/>
        <w:jc w:val="both"/>
        <w:rPr>
          <w:rFonts w:ascii="Arial" w:hAnsi="Arial" w:cs="Arial"/>
          <w:color w:val="595959"/>
          <w:sz w:val="28"/>
          <w:szCs w:val="28"/>
        </w:rPr>
      </w:pPr>
    </w:p>
    <w:p w14:paraId="3F9FE6CC" w14:textId="77777777" w:rsidR="007B0B27" w:rsidRDefault="00B87BF7">
      <w:pPr>
        <w:spacing w:after="0" w:line="360" w:lineRule="auto"/>
        <w:ind w:left="2268"/>
        <w:jc w:val="both"/>
        <w:rPr>
          <w:rFonts w:ascii="Arial" w:hAnsi="Arial" w:cs="Arial"/>
          <w:color w:val="595959"/>
          <w:sz w:val="26"/>
          <w:szCs w:val="26"/>
        </w:rPr>
      </w:pPr>
      <w:commentRangeStart w:id="14"/>
      <w:r>
        <w:rPr>
          <w:rFonts w:ascii="Arial" w:hAnsi="Arial" w:cs="Arial"/>
          <w:i/>
          <w:iCs/>
          <w:color w:val="595959"/>
          <w:sz w:val="26"/>
          <w:szCs w:val="26"/>
        </w:rPr>
        <w:t xml:space="preserve">“(...) 1. Agravo de instrumento contra decisão saneadora que reconheceu a incidência do Código de Defesa do Consumidor (CDC) e fixou a competência territorial no foro do domicílio da autora, empresa de saúde que adquiriu veículo adaptado para ambulância </w:t>
      </w:r>
      <w:r>
        <w:rPr>
          <w:rFonts w:ascii="Arial" w:hAnsi="Arial" w:cs="Arial"/>
          <w:i/>
          <w:iCs/>
          <w:color w:val="595959"/>
          <w:sz w:val="26"/>
          <w:szCs w:val="26"/>
        </w:rPr>
        <w:lastRenderedPageBreak/>
        <w:t xml:space="preserve">UTI. (...) 7. Reconhecida a relação de consumo, aplica-se o art. 101, I, do CDC, que assegura competência concorrente no foro do domicílio do consumidor, norma de ordem pública não afastável por cláusula contratual. (...)” (Acórdão </w:t>
      </w:r>
      <w:commentRangeStart w:id="1"/>
      <w:r>
        <w:rPr>
          <w:rFonts w:ascii="Arial" w:hAnsi="Arial" w:cs="Arial"/>
          <w:i/>
          <w:iCs/>
          <w:color w:val="595959"/>
          <w:sz w:val="26"/>
          <w:szCs w:val="26"/>
        </w:rPr>
        <w:t>2108482</w:t>
      </w:r>
      <w:commentRangeEnd w:id="1"/>
      <w:r w:rsidR="00921948">
        <w:rPr>
          <w:rStyle w:val="Refdecomentrio"/>
          <w:rFonts w:ascii="Arial" w:hAnsi="Arial" w:cs="Arial"/>
          <w:i/>
          <w:iCs/>
          <w:color w:val="595959"/>
          <w:sz w:val="26"/>
          <w:szCs w:val="26"/>
        </w:rPr>
        <w:commentReference w:id="1"/>
      </w:r>
      <w:r>
        <w:rPr>
          <w:rFonts w:ascii="Arial" w:hAnsi="Arial" w:cs="Arial"/>
          <w:i/>
          <w:iCs/>
          <w:color w:val="595959"/>
          <w:sz w:val="26"/>
          <w:szCs w:val="26"/>
        </w:rPr>
        <w:t>, 0700748-14.2026.8.07.0000, Relator(a): LEONARDO ROSCOE BESSA, 6ª TURMA CÍVEL, data de julgamento: 25/03/2026, publicado no DJe: 15/04/2026.)</w:t>
      </w:r>
      <w:commentRangeEnd w:id="14"/>
      <w:r>
        <w:rPr>
          <w:rStyle w:val="CommentReference"/>
        </w:rPr>
        <w:commentReference w:id="14"/>
      </w:r>
    </w:p>
    <w:p w14:paraId="7465F633" w14:textId="77777777" w:rsidR="007B0B27" w:rsidRDefault="007B0B27">
      <w:pPr>
        <w:spacing w:after="0" w:line="360" w:lineRule="auto"/>
        <w:jc w:val="both"/>
        <w:rPr>
          <w:del w:id="1046" w:author="Assessor GDSXSR" w:date="2026-10-28T02:21:03Z"/>
          <w:rFonts w:ascii="Arial" w:hAnsi="Arial" w:cs="Arial"/>
          <w:color w:val="595959"/>
          <w:sz w:val="28"/>
          <w:szCs w:val="28"/>
        </w:rPr>
      </w:pPr>
    </w:p>
    <w:p w14:paraId="06A2F76B" w14:textId="77777777" w:rsidR="007B0B27" w:rsidRDefault="00B87BF7">
      <w:pPr>
        <w:spacing w:after="0" w:line="360" w:lineRule="auto"/>
        <w:ind w:left="2268"/>
        <w:jc w:val="both"/>
        <w:rPr>
          <w:del w:id="1051" w:author="Assessor GDSXSR" w:date="2026-10-28T02:21:03Z"/>
          <w:rFonts w:ascii="Arial" w:hAnsi="Arial" w:cs="Arial"/>
          <w:color w:val="595959"/>
          <w:sz w:val="26"/>
          <w:szCs w:val="26"/>
        </w:rPr>
      </w:pPr>
      <w:del w:id="1047" w:author="Assessor GDSXSR" w:date="2026-10-28T02:21:03Z">
        <w:r>
          <w:rPr>
            <w:rFonts w:ascii="Arial" w:hAnsi="Arial" w:cs="Arial"/>
            <w:i/>
            <w:iCs/>
            <w:color w:val="595959"/>
            <w:sz w:val="26"/>
            <w:szCs w:val="26"/>
          </w:rPr>
          <w:delText xml:space="preserve">“(...) 3. A competência territorial é de natureza relativa, sendo vedada sua alteração de ofício, conforme Súmula 33 do STJ. 4. A escolha do foro pelo consumidor está prevista no art. 101, I, do CDC, podendo ser o foro de seu domicílio ou o da sede da pessoa jurídica demandada, conforme art. 46 e art. 53, III, 'a', do CPC. (...)” (Acórdão </w:delText>
        </w:r>
      </w:del>
      <w:commentRangeStart w:id="2"/>
      <w:del w:id="1048" w:author="Assessor GDSXSR" w:date="2026-10-28T02:21:03Z">
        <w:r>
          <w:rPr>
            <w:rFonts w:ascii="Arial" w:hAnsi="Arial" w:cs="Arial"/>
            <w:i/>
            <w:iCs/>
            <w:color w:val="595959"/>
            <w:sz w:val="26"/>
            <w:szCs w:val="26"/>
          </w:rPr>
          <w:delText>2014127</w:delText>
        </w:r>
      </w:del>
      <w:commentRangeEnd w:id="2"/>
      <w:del w:id="1049" w:author="Assessor GDSXSR" w:date="2026-10-28T02:21:03Z">
        <w:r w:rsidR="00C20481">
          <w:rPr>
            <w:rStyle w:val="Refdecomentrio"/>
            <w:rFonts w:ascii="Arial" w:hAnsi="Arial" w:cs="Arial"/>
            <w:i/>
            <w:iCs/>
            <w:color w:val="595959"/>
            <w:sz w:val="26"/>
            <w:szCs w:val="26"/>
          </w:rPr>
          <w:commentReference w:id="2"/>
        </w:r>
      </w:del>
      <w:del w:id="1050" w:author="Assessor GDSXSR" w:date="2026-10-28T02:21:03Z">
        <w:r>
          <w:rPr>
            <w:rFonts w:ascii="Arial" w:hAnsi="Arial" w:cs="Arial"/>
            <w:i/>
            <w:iCs/>
            <w:color w:val="595959"/>
            <w:sz w:val="26"/>
            <w:szCs w:val="26"/>
          </w:rPr>
          <w:delText>, 0716323-96.2025.8.07.0000, Relator(a): FABRÍCIO FONTOURA BEZERRA, 7ª TURMA CÍVEL, data de julgamento: 25/06/2025, publicado no DJe: 12/07/2025.)</w:delText>
        </w:r>
      </w:del>
    </w:p>
    <w:p w14:paraId="34FA8522" w14:textId="77777777" w:rsidR="007B0B27" w:rsidRDefault="007B0B27">
      <w:pPr>
        <w:spacing w:after="0" w:line="360" w:lineRule="auto"/>
        <w:jc w:val="both"/>
        <w:rPr>
          <w:del w:id="1052" w:author="Assessor GDSXSR" w:date="2026-10-28T02:21:03Z"/>
          <w:rFonts w:ascii="Arial" w:hAnsi="Arial" w:cs="Arial"/>
          <w:color w:val="595959"/>
          <w:sz w:val="28"/>
          <w:szCs w:val="28"/>
        </w:rPr>
      </w:pPr>
    </w:p>
    <w:p w14:paraId="167205FA" w14:textId="6DD62997" w:rsidR="00D1563B" w:rsidRDefault="00D1563B" w:rsidP="00D1563B">
      <w:pPr>
        <w:spacing w:after="0" w:line="360" w:lineRule="auto"/>
        <w:ind w:firstLine="2268"/>
        <w:jc w:val="both"/>
        <w:rPr>
          <w:del w:id="1057" w:author="Assessor GDSXSR" w:date="2026-10-28T02:21:03Z"/>
          <w:rFonts w:ascii="Arial" w:hAnsi="Arial" w:cs="Arial"/>
          <w:color w:val="595959"/>
          <w:sz w:val="28"/>
          <w:szCs w:val="28"/>
          <w:u w:val="single"/>
        </w:rPr>
      </w:pPr>
      <w:del w:id="1053" w:author="Assessor GDSXSR" w:date="2026-10-28T02:21:03Z">
        <w:r w:rsidRPr="00D1563B">
          <w:rPr>
            <w:rFonts w:ascii="Arial" w:hAnsi="Arial" w:cs="Arial"/>
            <w:color w:val="595959"/>
            <w:sz w:val="28"/>
            <w:szCs w:val="28"/>
            <w:u w:val="single"/>
          </w:rPr>
          <w:delText xml:space="preserve">Assim, </w:delText>
        </w:r>
      </w:del>
      <w:del w:id="1054" w:author="Assessor GDSXSR" w:date="2026-10-28T02:21:03Z">
        <w:r>
          <w:rPr>
            <w:rFonts w:ascii="Arial" w:hAnsi="Arial" w:cs="Arial"/>
            <w:color w:val="595959"/>
            <w:sz w:val="28"/>
            <w:szCs w:val="28"/>
            <w:u w:val="single"/>
          </w:rPr>
          <w:delText>nego</w:delText>
        </w:r>
      </w:del>
      <w:del w:id="1055" w:author="Assessor GDSXSR" w:date="2026-10-28T02:21:03Z">
        <w:r w:rsidRPr="00D1563B">
          <w:rPr>
            <w:rFonts w:ascii="Arial" w:hAnsi="Arial" w:cs="Arial"/>
            <w:color w:val="595959"/>
            <w:sz w:val="28"/>
            <w:szCs w:val="28"/>
            <w:u w:val="single"/>
          </w:rPr>
          <w:delText xml:space="preserve"> provimento ao agravo de instrumento, nesse ponto</w:delText>
        </w:r>
      </w:del>
      <w:del w:id="1056" w:author="Assessor GDSXSR" w:date="2026-10-28T02:21:03Z">
        <w:r>
          <w:rPr>
            <w:rFonts w:ascii="Arial" w:hAnsi="Arial" w:cs="Arial"/>
            <w:color w:val="595959"/>
            <w:sz w:val="28"/>
            <w:szCs w:val="28"/>
            <w:u w:val="single"/>
          </w:rPr>
          <w:delText>.</w:delText>
        </w:r>
      </w:del>
    </w:p>
    <w:p w14:paraId="4BECD002" w14:textId="77777777" w:rsidR="00D1563B" w:rsidRDefault="00D1563B">
      <w:pPr>
        <w:spacing w:after="0" w:line="360" w:lineRule="auto"/>
        <w:jc w:val="both"/>
        <w:rPr>
          <w:del w:id="1058" w:author="Assessor GDSXSR" w:date="2026-10-28T02:21:03Z"/>
          <w:rFonts w:ascii="Arial" w:hAnsi="Arial" w:cs="Arial"/>
          <w:color w:val="595959"/>
          <w:sz w:val="28"/>
          <w:szCs w:val="28"/>
        </w:rPr>
      </w:pPr>
    </w:p>
    <w:p w14:paraId="3FC18E99" w14:textId="2C549F26" w:rsidR="002B2B77" w:rsidRDefault="002B2B77" w:rsidP="002B2B77">
      <w:pPr>
        <w:spacing w:after="0" w:line="360" w:lineRule="auto"/>
        <w:ind w:firstLine="2268"/>
        <w:jc w:val="both"/>
        <w:rPr>
          <w:del w:id="1060" w:author="Assessor GDSXSR" w:date="2026-10-28T02:21:03Z"/>
          <w:rFonts w:ascii="Arial" w:hAnsi="Arial" w:cs="Arial"/>
          <w:color w:val="595959"/>
          <w:sz w:val="28"/>
          <w:szCs w:val="28"/>
        </w:rPr>
      </w:pPr>
      <w:del w:id="1059" w:author="Assessor GDSXSR" w:date="2026-10-28T02:21:03Z">
        <w:r>
          <w:rPr>
            <w:rFonts w:ascii="Arial" w:hAnsi="Arial" w:cs="Arial"/>
            <w:color w:val="595959"/>
            <w:sz w:val="28"/>
            <w:szCs w:val="28"/>
          </w:rPr>
          <w:delText>Dito isso, e não havendo alteração do quadro fático-jurídico delineado nos autos, com a máxima vênia ao entendimento do d. Juízo de origem, deve ser reformada a r. decisão agravada para conceder a gratuidade de justiça à agravante.</w:delText>
        </w:r>
      </w:del>
    </w:p>
    <w:p w14:paraId="12281277" w14:textId="77777777" w:rsidR="007B0B27" w:rsidRDefault="007B0B27">
      <w:pPr>
        <w:spacing w:after="0" w:line="360" w:lineRule="auto"/>
        <w:jc w:val="both"/>
        <w:rPr>
          <w:rFonts w:ascii="Arial" w:hAnsi="Arial" w:cs="Arial"/>
          <w:color w:val="595959"/>
          <w:sz w:val="28"/>
          <w:szCs w:val="28"/>
        </w:rPr>
      </w:pPr>
    </w:p>
    <w:p w14:paraId="2659133C" w14:textId="77777777" w:rsidR="007B0B27" w:rsidRDefault="00B87BF7">
      <w:pPr>
        <w:spacing w:after="0" w:line="360" w:lineRule="auto"/>
        <w:jc w:val="center"/>
        <w:rPr>
          <w:rFonts w:ascii="Arial" w:hAnsi="Arial" w:cs="Arial"/>
          <w:color w:val="595959"/>
          <w:sz w:val="28"/>
          <w:szCs w:val="28"/>
        </w:rPr>
      </w:pPr>
      <w:r>
        <w:rPr>
          <w:rFonts w:ascii="Arial" w:hAnsi="Arial" w:cs="Arial"/>
          <w:b/>
          <w:bCs/>
          <w:color w:val="595959"/>
          <w:sz w:val="28"/>
          <w:szCs w:val="28"/>
        </w:rPr>
        <w:t>DISPOSITIVO</w:t>
      </w:r>
    </w:p>
    <w:p w14:paraId="42439A85" w14:textId="77777777" w:rsidR="007B0B27" w:rsidRDefault="007B0B27">
      <w:pPr>
        <w:spacing w:after="0" w:line="360" w:lineRule="auto"/>
        <w:jc w:val="both"/>
        <w:rPr>
          <w:rFonts w:ascii="Arial" w:hAnsi="Arial" w:cs="Arial"/>
          <w:color w:val="595959"/>
          <w:sz w:val="28"/>
          <w:szCs w:val="28"/>
        </w:rPr>
      </w:pPr>
    </w:p>
    <w:p w14:paraId="368BC339" w14:textId="18D4BF8E" w:rsidR="007B0B27" w:rsidRDefault="00B87BF7">
      <w:pPr>
        <w:spacing w:after="0" w:line="360" w:lineRule="auto"/>
        <w:ind w:firstLine="2268"/>
        <w:jc w:val="both"/>
        <w:rPr>
          <w:rFonts w:ascii="Arial" w:hAnsi="Arial" w:cs="Arial"/>
          <w:color w:val="595959"/>
          <w:sz w:val="28"/>
          <w:szCs w:val="28"/>
        </w:rPr>
      </w:pPr>
      <w:commentRangeStart w:id="15"/>
      <w:r>
        <w:rPr>
          <w:rFonts w:ascii="Arial" w:hAnsi="Arial" w:cs="Arial"/>
          <w:color w:val="595959"/>
          <w:sz w:val="28"/>
          <w:szCs w:val="28"/>
        </w:rPr>
        <w:t xml:space="preserve">Ante o exposto,</w:t>
      </w:r>
      <w:r>
        <w:rPr>
          <w:rFonts w:ascii="Arial" w:hAnsi="Arial" w:cs="Arial"/>
          <w:color w:val="595959"/>
          <w:sz w:val="28"/>
          <w:szCs w:val="28"/>
        </w:rPr>
        <w:t xml:space="preserve"> reiterada a vênia,</w:t>
      </w:r>
      <w:r>
        <w:rPr>
          <w:rFonts w:ascii="Arial" w:hAnsi="Arial" w:cs="Arial"/>
          <w:color w:val="595959"/>
          <w:sz w:val="28"/>
          <w:szCs w:val="28"/>
        </w:rPr>
        <w:t xml:space="preserve"> </w:t>
      </w:r>
      <w:del w:id="1061" w:author="Assessor GDSXSR" w:date="2026-10-28T02:21:03Z">
        <w:r>
          <w:rPr>
            <w:rFonts w:ascii="Arial" w:hAnsi="Arial" w:cs="Arial"/>
            <w:b/>
            <w:bCs/>
            <w:color w:val="595959"/>
            <w:sz w:val="28"/>
            <w:szCs w:val="28"/>
          </w:rPr>
          <w:delText xml:space="preserve">dou</w:delText>
        </w:r>
      </w:del>
      <w:ins w:id="1062" w:author="Assessor GDSXSR" w:date="2026-10-28T02:21:03Z">
        <w:r>
          <w:rPr>
            <w:rFonts w:ascii="Arial" w:hAnsi="Arial" w:cs="Arial"/>
            <w:color w:val="808080"/>
            <w:sz w:val="28"/>
            <w:szCs w:val="28"/>
          </w:rPr>
          <w:t xml:space="preserve">conheço</w:t>
        </w:r>
      </w:ins>
      <w:r>
        <w:rPr>
          <w:rFonts w:ascii="Arial" w:hAnsi="Arial" w:cs="Arial"/>
          <w:b/>
          <w:bCs/>
          <w:color w:val="595959"/>
          <w:sz w:val="28"/>
          <w:szCs w:val="28"/>
        </w:rPr>
        <w:t xml:space="preserve"> </w:t>
      </w:r>
      <w:del w:id="1063" w:author="Assessor GDSXSR" w:date="2026-10-28T02:21:03Z">
        <w:r>
          <w:rPr>
            <w:rFonts w:ascii="Arial" w:hAnsi="Arial" w:cs="Arial"/>
            <w:b/>
            <w:bCs/>
            <w:color w:val="595959"/>
            <w:sz w:val="28"/>
            <w:szCs w:val="28"/>
          </w:rPr>
          <w:delText xml:space="preserve">parcial</w:delText>
        </w:r>
      </w:del>
      <w:ins w:id="1064" w:author="Assessor GDSXSR" w:date="2026-10-28T02:21:03Z">
        <w:r>
          <w:rPr>
            <w:rFonts w:ascii="Arial" w:hAnsi="Arial" w:cs="Arial"/>
            <w:b/>
            <w:bCs/>
            <w:color w:val="808080"/>
            <w:sz w:val="28"/>
            <w:szCs w:val="28"/>
          </w:rPr>
          <w:t xml:space="preserve">parcialmente</w:t>
        </w:r>
      </w:ins>
      <w:r>
        <w:rPr>
          <w:rFonts w:ascii="Arial" w:hAnsi="Arial" w:cs="Arial"/>
          <w:b/>
          <w:bCs/>
          <w:color w:val="595959"/>
          <w:sz w:val="28"/>
          <w:szCs w:val="28"/>
        </w:rPr>
        <w:t xml:space="preserve"> </w:t>
      </w:r>
      <w:del w:id="1065" w:author="Assessor GDSXSR" w:date="2026-10-28T02:21:03Z">
        <w:r>
          <w:rPr>
            <w:rFonts w:ascii="Arial" w:hAnsi="Arial" w:cs="Arial"/>
            <w:b/>
            <w:bCs/>
            <w:color w:val="595959"/>
            <w:sz w:val="28"/>
            <w:szCs w:val="28"/>
          </w:rPr>
          <w:delText xml:space="preserve">provimento</w:delText>
        </w:r>
        <w:r>
          <w:rPr>
            <w:rFonts w:ascii="Arial" w:hAnsi="Arial" w:cs="Arial"/>
            <w:color w:val="595959"/>
            <w:sz w:val="28"/>
            <w:szCs w:val="28"/>
          </w:rPr>
          <w:delText xml:space="preserve"> ao</w:delText>
        </w:r>
      </w:del>
      <w:ins w:id="1066" w:author="Assessor GDSXSR" w:date="2026-10-28T02:21:03Z">
        <w:r>
          <w:rPr>
            <w:rFonts w:ascii="Arial" w:hAnsi="Arial" w:cs="Arial"/>
            <w:b/>
            <w:bCs/>
            <w:color w:val="808080"/>
            <w:sz w:val="28"/>
            <w:szCs w:val="28"/>
          </w:rPr>
          <w:t xml:space="preserve">do</w:t>
        </w:r>
      </w:ins>
      <w:r>
        <w:rPr>
          <w:rFonts w:ascii="Arial" w:hAnsi="Arial" w:cs="Arial"/>
          <w:color w:val="595959"/>
          <w:sz w:val="28"/>
          <w:szCs w:val="28"/>
        </w:rPr>
        <w:t xml:space="preserve"> agravo de instrumento da ré, </w:t>
      </w:r>
      <w:r>
        <w:rPr>
          <w:rFonts w:ascii="Arial" w:hAnsi="Arial" w:cs="Arial"/>
          <w:color w:val="595959"/>
          <w:sz w:val="28"/>
          <w:szCs w:val="28"/>
        </w:rPr>
        <w:t xml:space="preserve">LCM CONSULTORIA</w:t>
      </w:r>
      <w:r>
        <w:rPr>
          <w:rFonts w:ascii="Arial" w:hAnsi="Arial" w:cs="Arial"/>
          <w:color w:val="595959"/>
          <w:sz w:val="28"/>
          <w:szCs w:val="28"/>
        </w:rPr>
        <w:t xml:space="preserve"> E NEGÓCIOS AUTOMOTIVOS LTDA., </w:t>
      </w:r>
      <w:ins w:id="1067" w:author="Assessor GDSXSR" w:date="2026-10-28T02:21:03Z">
        <w:r>
          <w:rPr>
            <w:rFonts w:ascii="Arial" w:hAnsi="Arial" w:cs="Arial"/>
            <w:color w:val="808080"/>
            <w:sz w:val="28"/>
            <w:szCs w:val="28"/>
          </w:rPr>
          <w:t xml:space="preserve">e, na parte conhecida, dou-lhe parcial provimento </w:t>
        </w:r>
      </w:ins>
      <w:r>
        <w:rPr>
          <w:rFonts w:ascii="Arial" w:hAnsi="Arial" w:cs="Arial"/>
          <w:color w:val="595959"/>
          <w:sz w:val="28"/>
          <w:szCs w:val="28"/>
        </w:rPr>
        <w:t xml:space="preserve">para conceder-lhe a gratuidade de justiça.</w:t>
      </w:r>
      <w:commentRangeEnd w:id="15"/>
      <w:r>
        <w:rPr>
          <w:rStyle w:val="CommentReference"/>
        </w:rPr>
        <w:commentReference w:id="15"/>
      </w:r>
    </w:p>
    <w:p w14:paraId="2ACD328E" w14:textId="77777777" w:rsidR="007B0B27" w:rsidRDefault="007B0B27">
      <w:pPr>
        <w:spacing w:after="0" w:line="360" w:lineRule="auto"/>
        <w:jc w:val="both"/>
        <w:rPr>
          <w:rFonts w:ascii="Arial" w:hAnsi="Arial" w:cs="Arial"/>
          <w:color w:val="595959"/>
          <w:sz w:val="28"/>
          <w:szCs w:val="28"/>
        </w:rPr>
      </w:pPr>
    </w:p>
    <w:p w14:paraId="1D194B0E" w14:textId="77777777" w:rsidR="007B0B27" w:rsidRDefault="00B87BF7">
      <w:pPr>
        <w:spacing w:after="0" w:line="360" w:lineRule="auto"/>
        <w:ind w:firstLine="2268"/>
        <w:jc w:val="both"/>
        <w:rPr>
          <w:rFonts w:ascii="Arial" w:hAnsi="Arial" w:cs="Arial"/>
          <w:color w:val="595959"/>
          <w:sz w:val="28"/>
          <w:szCs w:val="28"/>
        </w:rPr>
      </w:pPr>
      <w:r>
        <w:rPr>
          <w:rFonts w:ascii="Arial" w:hAnsi="Arial" w:cs="Arial"/>
          <w:color w:val="595959"/>
          <w:sz w:val="28"/>
          <w:szCs w:val="28"/>
        </w:rPr>
        <w:t>É como voto.</w:t>
      </w:r>
    </w:p>
    <w:p w14:paraId="6E6106EA" w14:textId="77777777" w:rsidR="007B0B27" w:rsidRDefault="00B87BF7">
      <w:pPr>
        <w:spacing w:after="0" w:line="360" w:lineRule="auto"/>
        <w:jc w:val="both"/>
        <w:rPr>
          <w:rFonts w:ascii="Arial" w:hAnsi="Arial" w:cs="Arial"/>
          <w:color w:val="595959"/>
          <w:sz w:val="28"/>
          <w:szCs w:val="28"/>
        </w:rPr>
      </w:pPr>
      <w:r>
        <w:rPr>
          <w:rFonts w:ascii="Arial" w:hAnsi="Arial" w:cs="Arial"/>
          <w:color w:val="595959"/>
          <w:sz w:val="28"/>
          <w:szCs w:val="28"/>
        </w:rPr>
        <w:br w:type="page"/>
      </w:r>
    </w:p>
    <w:p w14:paraId="5B3B9A6D" w14:textId="578C2DA5" w:rsidR="007324D4" w:rsidRPr="00AF5AFB" w:rsidRDefault="007324D4" w:rsidP="00AF5AFB">
      <w:pPr>
        <w:spacing w:beforeAutospacing="1" w:after="0" w:line="360" w:lineRule="auto"/>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lastRenderedPageBreak/>
        <w:t>Número do processo:</w:t>
      </w:r>
      <w:r w:rsidR="00AF5AFB">
        <w:rPr>
          <w:rFonts w:ascii="Arial" w:eastAsia="Times New Roman" w:hAnsi="Arial" w:cs="Arial"/>
          <w:color w:val="008000"/>
          <w:sz w:val="28"/>
          <w:szCs w:val="27"/>
          <w:lang w:eastAsia="pt-BR"/>
        </w:rPr>
        <w:t xml:space="preserve"> </w:t>
      </w:r>
      <w:hyperlink r:id="rId15" w:tooltip="Clique com o botão direito para copiar" w:history="1">
        <w:r w:rsidRPr="00AF5AFB">
          <w:rPr>
            <w:rFonts w:ascii="Arial" w:eastAsia="Times New Roman" w:hAnsi="Arial" w:cs="Arial"/>
            <w:color w:val="008000"/>
            <w:sz w:val="28"/>
            <w:szCs w:val="27"/>
            <w:lang w:eastAsia="pt-BR"/>
          </w:rPr>
          <w:t>0713772-28.2025.8.07.0006</w:t>
        </w:r>
      </w:hyperlink>
    </w:p>
    <w:p w14:paraId="18A0239D" w14:textId="77777777" w:rsidR="007324D4" w:rsidRPr="00AF5AFB" w:rsidRDefault="007324D4" w:rsidP="00AF5AFB">
      <w:pPr>
        <w:spacing w:beforeAutospacing="1" w:after="0" w:line="360" w:lineRule="auto"/>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Classe judicial: PROCEDIMENTO COMUM CÍVEL (7)</w:t>
      </w:r>
    </w:p>
    <w:p w14:paraId="5282F39C" w14:textId="77777777" w:rsidR="007324D4" w:rsidRPr="00AF5AFB" w:rsidRDefault="007324D4" w:rsidP="00AF5AFB">
      <w:pPr>
        <w:spacing w:beforeAutospacing="1" w:after="0" w:line="360" w:lineRule="auto"/>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AUTOR: CARLOS ALBERTO FOLHA DA PAIXAO</w:t>
      </w:r>
    </w:p>
    <w:p w14:paraId="04C87CA5" w14:textId="77777777" w:rsidR="007324D4" w:rsidRPr="00AF5AFB" w:rsidRDefault="007324D4" w:rsidP="00AF5AFB">
      <w:pPr>
        <w:spacing w:beforeAutospacing="1" w:after="0" w:line="360" w:lineRule="auto"/>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REU: LUIS CARLOS BONIFACIO DA SILVA MARQUES, LCM CONSULTORIA E NEGOCIOS AUTOMOTIVOS LTDA</w:t>
      </w:r>
    </w:p>
    <w:p w14:paraId="1A6278AC" w14:textId="77777777" w:rsidR="007324D4" w:rsidRPr="00AF5AFB" w:rsidRDefault="007324D4" w:rsidP="00AF5AFB">
      <w:pPr>
        <w:spacing w:beforeAutospacing="1" w:after="0" w:line="360" w:lineRule="auto"/>
        <w:jc w:val="both"/>
        <w:rPr>
          <w:rFonts w:ascii="Arial" w:eastAsia="Times New Roman" w:hAnsi="Arial" w:cs="Arial"/>
          <w:color w:val="008000"/>
          <w:sz w:val="28"/>
          <w:szCs w:val="27"/>
          <w:lang w:eastAsia="pt-BR"/>
        </w:rPr>
      </w:pPr>
    </w:p>
    <w:p w14:paraId="4EBC10D6" w14:textId="77777777" w:rsidR="007324D4" w:rsidRPr="00AF5AFB" w:rsidRDefault="007324D4" w:rsidP="00AF5AFB">
      <w:pPr>
        <w:spacing w:beforeAutospacing="1" w:after="0" w:line="360" w:lineRule="auto"/>
        <w:jc w:val="center"/>
        <w:rPr>
          <w:rFonts w:ascii="Arial" w:eastAsia="Times New Roman" w:hAnsi="Arial" w:cs="Arial"/>
          <w:b/>
          <w:color w:val="008000"/>
          <w:sz w:val="28"/>
          <w:szCs w:val="27"/>
          <w:lang w:eastAsia="pt-BR"/>
        </w:rPr>
      </w:pPr>
      <w:r w:rsidRPr="00AF5AFB">
        <w:rPr>
          <w:rFonts w:ascii="Arial" w:eastAsia="Times New Roman" w:hAnsi="Arial" w:cs="Arial"/>
          <w:b/>
          <w:bCs/>
          <w:color w:val="008000"/>
          <w:sz w:val="28"/>
          <w:szCs w:val="27"/>
          <w:lang w:eastAsia="pt-BR"/>
        </w:rPr>
        <w:t>DECISÃO INTERLOCUTÓRIA</w:t>
      </w:r>
    </w:p>
    <w:p w14:paraId="3F2B10AA" w14:textId="5387E724" w:rsidR="007324D4" w:rsidRPr="00AF5AFB" w:rsidRDefault="007324D4" w:rsidP="00AF5AFB">
      <w:pPr>
        <w:spacing w:beforeAutospacing="1" w:after="0" w:afterAutospacing="1" w:line="360" w:lineRule="auto"/>
        <w:jc w:val="both"/>
        <w:rPr>
          <w:rFonts w:ascii="Arial" w:eastAsia="Times New Roman" w:hAnsi="Arial" w:cs="Arial"/>
          <w:color w:val="008000"/>
          <w:sz w:val="28"/>
          <w:szCs w:val="27"/>
          <w:lang w:eastAsia="pt-BR"/>
        </w:rPr>
      </w:pPr>
    </w:p>
    <w:p w14:paraId="722B125C" w14:textId="77777777"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Trata-se de ação de INDENIZAÇÃO POR DANOS MATERIAIS E MORAIS CUMULADA COM PERDAS E DANOS, proposta por CARLOS ALBERTO FOLHA DA PAIXÃO em face de LUIS CARLOS BONIFACIO DA SILVA MARQUES e LCM CONSULTORIA E NEGÓCIOS AUTOMOTIVOS LTDA.</w:t>
      </w:r>
    </w:p>
    <w:p w14:paraId="796C53FF" w14:textId="77777777"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 xml:space="preserve">Alega a parte autora que adquiriu dos réus veículo automotor BMW X3, anunciado em plataforma digital, mediante pagamento integral à vista, tendo o bem apresentado falha mecânica grave logo após a entrega, tornando-se inoperante após percorrer curta distância. Sustenta que o veículo possuía vício oculto preexistente, consistente em defeito no motor, que teria sido previamente mascarado por reparo paliativo, circunstância omitida no momento da venda. Afirma que o primeiro réu teria se apresentado como vendedor particular, ocultando sua atuação habitual no comércio de veículos por meio da pessoa jurídica corré, induzindo o autor em erro. Requereu, em caráter antecedente, tutela de urgência </w:t>
      </w:r>
      <w:r w:rsidRPr="00AF5AFB">
        <w:rPr>
          <w:rFonts w:ascii="Arial" w:eastAsia="Times New Roman" w:hAnsi="Arial" w:cs="Arial"/>
          <w:color w:val="008000"/>
          <w:sz w:val="28"/>
          <w:szCs w:val="27"/>
          <w:lang w:eastAsia="pt-BR"/>
        </w:rPr>
        <w:lastRenderedPageBreak/>
        <w:t>para bloqueio de valores em outros processos judiciais em nome do réu pessoa física, além de pedido de segredo de justiça, inversão do ônus da prova, condenação solidária dos réus ao ressarcimento dos danos materiais no valor de R$ 69.922,84, indenização por danos morais e perdas e danos.</w:t>
      </w:r>
    </w:p>
    <w:p w14:paraId="4BDF5226" w14:textId="4CDDE933"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Procuração juntada pela parte autora ao Id</w:t>
      </w:r>
      <w:r w:rsidR="00AF5AFB">
        <w:rPr>
          <w:rFonts w:ascii="Arial" w:eastAsia="Times New Roman" w:hAnsi="Arial" w:cs="Arial"/>
          <w:color w:val="008000"/>
          <w:sz w:val="28"/>
          <w:szCs w:val="27"/>
          <w:lang w:eastAsia="pt-BR"/>
        </w:rPr>
        <w:t xml:space="preserve"> </w:t>
      </w:r>
      <w:hyperlink r:id="rId16" w:tgtFrame="_blank" w:tooltip="Clique com o botão direito para copiar" w:history="1">
        <w:r w:rsidRPr="00AF5AFB">
          <w:rPr>
            <w:rFonts w:ascii="Arial" w:eastAsia="Times New Roman" w:hAnsi="Arial" w:cs="Arial"/>
            <w:color w:val="008000"/>
            <w:sz w:val="28"/>
            <w:szCs w:val="27"/>
            <w:lang w:eastAsia="pt-BR"/>
          </w:rPr>
          <w:t>250020964</w:t>
        </w:r>
      </w:hyperlink>
      <w:r w:rsidRPr="00AF5AFB">
        <w:rPr>
          <w:rFonts w:ascii="Arial" w:eastAsia="Times New Roman" w:hAnsi="Arial" w:cs="Arial"/>
          <w:color w:val="008000"/>
          <w:sz w:val="28"/>
          <w:szCs w:val="27"/>
          <w:lang w:eastAsia="pt-BR"/>
        </w:rPr>
        <w:t>.</w:t>
      </w:r>
    </w:p>
    <w:p w14:paraId="515F6707" w14:textId="01FAF31E"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Decisão ao Id</w:t>
      </w:r>
      <w:r w:rsidR="00AF5AFB">
        <w:rPr>
          <w:rFonts w:ascii="Arial" w:eastAsia="Times New Roman" w:hAnsi="Arial" w:cs="Arial"/>
          <w:color w:val="008000"/>
          <w:sz w:val="28"/>
          <w:szCs w:val="27"/>
          <w:lang w:eastAsia="pt-BR"/>
        </w:rPr>
        <w:t xml:space="preserve"> </w:t>
      </w:r>
      <w:hyperlink r:id="rId17" w:tgtFrame="_blank" w:tooltip="Clique com o botão direito para copiar" w:history="1">
        <w:r w:rsidRPr="00AF5AFB">
          <w:rPr>
            <w:rFonts w:ascii="Arial" w:eastAsia="Times New Roman" w:hAnsi="Arial" w:cs="Arial"/>
            <w:color w:val="008000"/>
            <w:sz w:val="28"/>
            <w:szCs w:val="27"/>
            <w:lang w:eastAsia="pt-BR"/>
          </w:rPr>
          <w:t>250812668</w:t>
        </w:r>
      </w:hyperlink>
      <w:r w:rsidR="00AF5AFB">
        <w:rPr>
          <w:rFonts w:ascii="Arial" w:eastAsia="Times New Roman" w:hAnsi="Arial" w:cs="Arial"/>
          <w:color w:val="008000"/>
          <w:sz w:val="28"/>
          <w:szCs w:val="27"/>
          <w:lang w:eastAsia="pt-BR"/>
        </w:rPr>
        <w:t xml:space="preserve"> </w:t>
      </w:r>
      <w:r w:rsidRPr="00AF5AFB">
        <w:rPr>
          <w:rFonts w:ascii="Arial" w:eastAsia="Times New Roman" w:hAnsi="Arial" w:cs="Arial"/>
          <w:color w:val="008000"/>
          <w:sz w:val="28"/>
          <w:szCs w:val="27"/>
          <w:lang w:eastAsia="pt-BR"/>
        </w:rPr>
        <w:t>determinou a emenda para exclusão de dados sensíveis, comprovação das tentativas de citação e adequação do pedido relativo à desconsideração da personalidade jurídica.</w:t>
      </w:r>
    </w:p>
    <w:p w14:paraId="54004E9C" w14:textId="1B170D81"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Emenda à inicial apresentada ao Id</w:t>
      </w:r>
      <w:r w:rsidR="00AF5AFB">
        <w:rPr>
          <w:rFonts w:ascii="Arial" w:eastAsia="Times New Roman" w:hAnsi="Arial" w:cs="Arial"/>
          <w:color w:val="008000"/>
          <w:sz w:val="28"/>
          <w:szCs w:val="27"/>
          <w:lang w:eastAsia="pt-BR"/>
        </w:rPr>
        <w:t xml:space="preserve"> </w:t>
      </w:r>
      <w:hyperlink r:id="rId18" w:tgtFrame="_blank" w:tooltip="Clique com o botão direito para copiar" w:history="1">
        <w:r w:rsidRPr="00AF5AFB">
          <w:rPr>
            <w:rFonts w:ascii="Arial" w:eastAsia="Times New Roman" w:hAnsi="Arial" w:cs="Arial"/>
            <w:color w:val="008000"/>
            <w:sz w:val="28"/>
            <w:szCs w:val="27"/>
            <w:lang w:eastAsia="pt-BR"/>
          </w:rPr>
          <w:t>253143879</w:t>
        </w:r>
      </w:hyperlink>
      <w:r w:rsidRPr="00AF5AFB">
        <w:rPr>
          <w:rFonts w:ascii="Arial" w:eastAsia="Times New Roman" w:hAnsi="Arial" w:cs="Arial"/>
          <w:color w:val="008000"/>
          <w:sz w:val="28"/>
          <w:szCs w:val="27"/>
          <w:lang w:eastAsia="pt-BR"/>
        </w:rPr>
        <w:t>, na qual a parte autora detalhou as tentativas frustradas de citação, reiterou os pedidos formulados e ajustou a peça inicial.</w:t>
      </w:r>
    </w:p>
    <w:p w14:paraId="2AD4930F" w14:textId="55EF5923"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Decisão ao Id</w:t>
      </w:r>
      <w:r w:rsidR="00AF5AFB">
        <w:rPr>
          <w:rFonts w:ascii="Arial" w:eastAsia="Times New Roman" w:hAnsi="Arial" w:cs="Arial"/>
          <w:color w:val="008000"/>
          <w:sz w:val="28"/>
          <w:szCs w:val="27"/>
          <w:lang w:eastAsia="pt-BR"/>
        </w:rPr>
        <w:t xml:space="preserve"> </w:t>
      </w:r>
      <w:hyperlink r:id="rId19" w:tgtFrame="_blank" w:tooltip="Clique com o botão direito para copiar" w:history="1">
        <w:r w:rsidRPr="00AF5AFB">
          <w:rPr>
            <w:rFonts w:ascii="Arial" w:eastAsia="Times New Roman" w:hAnsi="Arial" w:cs="Arial"/>
            <w:color w:val="008000"/>
            <w:sz w:val="28"/>
            <w:szCs w:val="27"/>
            <w:lang w:eastAsia="pt-BR"/>
          </w:rPr>
          <w:t>256883117</w:t>
        </w:r>
      </w:hyperlink>
      <w:r w:rsidR="00AF5AFB">
        <w:rPr>
          <w:rFonts w:ascii="Arial" w:eastAsia="Times New Roman" w:hAnsi="Arial" w:cs="Arial"/>
          <w:color w:val="008000"/>
          <w:sz w:val="28"/>
          <w:szCs w:val="27"/>
          <w:lang w:eastAsia="pt-BR"/>
        </w:rPr>
        <w:t xml:space="preserve"> </w:t>
      </w:r>
      <w:r w:rsidRPr="00AF5AFB">
        <w:rPr>
          <w:rFonts w:ascii="Arial" w:eastAsia="Times New Roman" w:hAnsi="Arial" w:cs="Arial"/>
          <w:color w:val="008000"/>
          <w:sz w:val="28"/>
          <w:szCs w:val="27"/>
          <w:lang w:eastAsia="pt-BR"/>
        </w:rPr>
        <w:t>determinou o desentranhamento de peças dos autos.</w:t>
      </w:r>
    </w:p>
    <w:p w14:paraId="381A7EDE" w14:textId="508C3BFB"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Sobreveio nova decisão ao Id</w:t>
      </w:r>
      <w:r w:rsidR="00AF5AFB">
        <w:rPr>
          <w:rFonts w:ascii="Arial" w:eastAsia="Times New Roman" w:hAnsi="Arial" w:cs="Arial"/>
          <w:color w:val="008000"/>
          <w:sz w:val="28"/>
          <w:szCs w:val="27"/>
          <w:lang w:eastAsia="pt-BR"/>
        </w:rPr>
        <w:t xml:space="preserve"> </w:t>
      </w:r>
      <w:hyperlink r:id="rId20" w:tgtFrame="_blank" w:tooltip="Clique com o botão direito para copiar" w:history="1">
        <w:r w:rsidRPr="00AF5AFB">
          <w:rPr>
            <w:rFonts w:ascii="Arial" w:eastAsia="Times New Roman" w:hAnsi="Arial" w:cs="Arial"/>
            <w:color w:val="008000"/>
            <w:sz w:val="28"/>
            <w:szCs w:val="27"/>
            <w:lang w:eastAsia="pt-BR"/>
          </w:rPr>
          <w:t>257901515</w:t>
        </w:r>
      </w:hyperlink>
      <w:r w:rsidR="00AF5AFB">
        <w:rPr>
          <w:rFonts w:ascii="Arial" w:eastAsia="Times New Roman" w:hAnsi="Arial" w:cs="Arial"/>
          <w:color w:val="008000"/>
          <w:sz w:val="28"/>
          <w:szCs w:val="27"/>
          <w:lang w:eastAsia="pt-BR"/>
        </w:rPr>
        <w:t xml:space="preserve"> </w:t>
      </w:r>
      <w:r w:rsidRPr="00AF5AFB">
        <w:rPr>
          <w:rFonts w:ascii="Arial" w:eastAsia="Times New Roman" w:hAnsi="Arial" w:cs="Arial"/>
          <w:color w:val="008000"/>
          <w:sz w:val="28"/>
          <w:szCs w:val="27"/>
          <w:lang w:eastAsia="pt-BR"/>
        </w:rPr>
        <w:t>que recebeu a inicial, indeferiu o pedido de segredo de justiça e a tutela de urgência, determinando a citação dos réus e a adoção de diligências para sua localização.</w:t>
      </w:r>
    </w:p>
    <w:p w14:paraId="6B81CB02" w14:textId="1E179724"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A pessoa jurídica foi citada regularmente, conforme Id</w:t>
      </w:r>
      <w:r w:rsidR="00AF5AFB">
        <w:rPr>
          <w:rFonts w:ascii="Arial" w:eastAsia="Times New Roman" w:hAnsi="Arial" w:cs="Arial"/>
          <w:color w:val="008000"/>
          <w:sz w:val="28"/>
          <w:szCs w:val="27"/>
          <w:lang w:eastAsia="pt-BR"/>
        </w:rPr>
        <w:t xml:space="preserve"> </w:t>
      </w:r>
      <w:hyperlink r:id="rId21" w:tgtFrame="_blank" w:tooltip="Clique com o botão direito para copiar" w:history="1">
        <w:r w:rsidRPr="00AF5AFB">
          <w:rPr>
            <w:rFonts w:ascii="Arial" w:eastAsia="Times New Roman" w:hAnsi="Arial" w:cs="Arial"/>
            <w:color w:val="008000"/>
            <w:sz w:val="28"/>
            <w:szCs w:val="27"/>
            <w:lang w:eastAsia="pt-BR"/>
          </w:rPr>
          <w:t>261045297</w:t>
        </w:r>
      </w:hyperlink>
      <w:r w:rsidRPr="00AF5AFB">
        <w:rPr>
          <w:rFonts w:ascii="Arial" w:eastAsia="Times New Roman" w:hAnsi="Arial" w:cs="Arial"/>
          <w:color w:val="008000"/>
          <w:sz w:val="28"/>
          <w:szCs w:val="27"/>
          <w:lang w:eastAsia="pt-BR"/>
        </w:rPr>
        <w:t>, enquanto a citação do réu pessoa física restou inicialmente frustrada, vindo este a comparecer espontaneamente aos autos, sendo considerado citado, conforme decisão ao Id</w:t>
      </w:r>
      <w:r w:rsidR="00AF5AFB">
        <w:rPr>
          <w:rFonts w:ascii="Arial" w:eastAsia="Times New Roman" w:hAnsi="Arial" w:cs="Arial"/>
          <w:color w:val="008000"/>
          <w:sz w:val="28"/>
          <w:szCs w:val="27"/>
          <w:lang w:eastAsia="pt-BR"/>
        </w:rPr>
        <w:t xml:space="preserve"> </w:t>
      </w:r>
      <w:hyperlink r:id="rId22" w:tgtFrame="_blank" w:tooltip="Clique com o botão direito para copiar" w:history="1">
        <w:r w:rsidRPr="00AF5AFB">
          <w:rPr>
            <w:rFonts w:ascii="Arial" w:eastAsia="Times New Roman" w:hAnsi="Arial" w:cs="Arial"/>
            <w:color w:val="008000"/>
            <w:sz w:val="28"/>
            <w:szCs w:val="27"/>
            <w:lang w:eastAsia="pt-BR"/>
          </w:rPr>
          <w:t>268141477</w:t>
        </w:r>
      </w:hyperlink>
      <w:r w:rsidRPr="00AF5AFB">
        <w:rPr>
          <w:rFonts w:ascii="Arial" w:eastAsia="Times New Roman" w:hAnsi="Arial" w:cs="Arial"/>
          <w:color w:val="008000"/>
          <w:sz w:val="28"/>
          <w:szCs w:val="27"/>
          <w:lang w:eastAsia="pt-BR"/>
        </w:rPr>
        <w:t>.</w:t>
      </w:r>
    </w:p>
    <w:p w14:paraId="6D560D0D" w14:textId="32082019"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lastRenderedPageBreak/>
        <w:t>A parte ré LCM CONSULTORIA E NEGÓCIOS AUTOMOTIVOS LTDA apresentou contestação aos Ids</w:t>
      </w:r>
      <w:r w:rsidR="00AF5AFB">
        <w:rPr>
          <w:rFonts w:ascii="Arial" w:eastAsia="Times New Roman" w:hAnsi="Arial" w:cs="Arial"/>
          <w:color w:val="008000"/>
          <w:sz w:val="28"/>
          <w:szCs w:val="27"/>
          <w:lang w:eastAsia="pt-BR"/>
        </w:rPr>
        <w:t xml:space="preserve"> </w:t>
      </w:r>
      <w:hyperlink r:id="rId23" w:tgtFrame="_blank" w:tooltip="Clique com o botão direito para copiar" w:history="1">
        <w:r w:rsidRPr="00AF5AFB">
          <w:rPr>
            <w:rFonts w:ascii="Arial" w:eastAsia="Times New Roman" w:hAnsi="Arial" w:cs="Arial"/>
            <w:color w:val="008000"/>
            <w:sz w:val="28"/>
            <w:szCs w:val="27"/>
            <w:lang w:eastAsia="pt-BR"/>
          </w:rPr>
          <w:t>264945193</w:t>
        </w:r>
      </w:hyperlink>
      <w:r w:rsidR="00AF5AFB">
        <w:rPr>
          <w:rFonts w:ascii="Arial" w:eastAsia="Times New Roman" w:hAnsi="Arial" w:cs="Arial"/>
          <w:color w:val="008000"/>
          <w:sz w:val="28"/>
          <w:szCs w:val="27"/>
          <w:lang w:eastAsia="pt-BR"/>
        </w:rPr>
        <w:t xml:space="preserve"> </w:t>
      </w:r>
      <w:r w:rsidRPr="00AF5AFB">
        <w:rPr>
          <w:rFonts w:ascii="Arial" w:eastAsia="Times New Roman" w:hAnsi="Arial" w:cs="Arial"/>
          <w:color w:val="008000"/>
          <w:sz w:val="28"/>
          <w:szCs w:val="27"/>
          <w:lang w:eastAsia="pt-BR"/>
        </w:rPr>
        <w:t>e</w:t>
      </w:r>
      <w:r w:rsidR="00AF5AFB">
        <w:rPr>
          <w:rFonts w:ascii="Arial" w:eastAsia="Times New Roman" w:hAnsi="Arial" w:cs="Arial"/>
          <w:color w:val="008000"/>
          <w:sz w:val="28"/>
          <w:szCs w:val="27"/>
          <w:lang w:eastAsia="pt-BR"/>
        </w:rPr>
        <w:t xml:space="preserve"> </w:t>
      </w:r>
      <w:hyperlink r:id="rId24" w:tgtFrame="_blank" w:tooltip="Clique com o botão direito para copiar" w:history="1">
        <w:r w:rsidRPr="00AF5AFB">
          <w:rPr>
            <w:rFonts w:ascii="Arial" w:eastAsia="Times New Roman" w:hAnsi="Arial" w:cs="Arial"/>
            <w:color w:val="008000"/>
            <w:sz w:val="28"/>
            <w:szCs w:val="27"/>
            <w:lang w:eastAsia="pt-BR"/>
          </w:rPr>
          <w:t>268145515</w:t>
        </w:r>
      </w:hyperlink>
      <w:r w:rsidRPr="00AF5AFB">
        <w:rPr>
          <w:rFonts w:ascii="Arial" w:eastAsia="Times New Roman" w:hAnsi="Arial" w:cs="Arial"/>
          <w:color w:val="008000"/>
          <w:sz w:val="28"/>
          <w:szCs w:val="27"/>
          <w:lang w:eastAsia="pt-BR"/>
        </w:rPr>
        <w:t>, arguindo, em preliminar, sua ilegitimidade passiva, sob o argumento de que a negociação do veículo teria ocorrido exclusivamente entre pessoas físicas, sem participação da empresa, inexistindo nexo causal ou fundamento para desconsideração da personalidade jurídica. No mérito, sustenta que não atuou na venda do veículo objeto da lide, impugnando a responsabilidade solidária e os pedidos indenizatórios. Requereu a concessão dos benefícios da gratuidade de justiça, juntando documentos contábeis e extratos bancários.</w:t>
      </w:r>
    </w:p>
    <w:p w14:paraId="193F9958" w14:textId="0E724B4A"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Procuração da pessoa jurídica ré juntada ao Id</w:t>
      </w:r>
      <w:r w:rsidR="00AF5AFB">
        <w:rPr>
          <w:rFonts w:ascii="Arial" w:eastAsia="Times New Roman" w:hAnsi="Arial" w:cs="Arial"/>
          <w:color w:val="008000"/>
          <w:sz w:val="28"/>
          <w:szCs w:val="27"/>
          <w:lang w:eastAsia="pt-BR"/>
        </w:rPr>
        <w:t xml:space="preserve"> </w:t>
      </w:r>
      <w:hyperlink r:id="rId25" w:tgtFrame="_blank" w:tooltip="Clique com o botão direito para copiar" w:history="1">
        <w:r w:rsidRPr="00AF5AFB">
          <w:rPr>
            <w:rFonts w:ascii="Arial" w:eastAsia="Times New Roman" w:hAnsi="Arial" w:cs="Arial"/>
            <w:color w:val="008000"/>
            <w:sz w:val="28"/>
            <w:szCs w:val="27"/>
            <w:lang w:eastAsia="pt-BR"/>
          </w:rPr>
          <w:t>264945169</w:t>
        </w:r>
      </w:hyperlink>
      <w:r w:rsidRPr="00AF5AFB">
        <w:rPr>
          <w:rFonts w:ascii="Arial" w:eastAsia="Times New Roman" w:hAnsi="Arial" w:cs="Arial"/>
          <w:color w:val="008000"/>
          <w:sz w:val="28"/>
          <w:szCs w:val="27"/>
          <w:lang w:eastAsia="pt-BR"/>
        </w:rPr>
        <w:t>.</w:t>
      </w:r>
    </w:p>
    <w:p w14:paraId="37EA94EB" w14:textId="193E204C"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O réu LUIS CARLOS BONIFACIO DA SILVA MARQUES apresentou contestação ao Id</w:t>
      </w:r>
      <w:r w:rsidR="00AF5AFB">
        <w:rPr>
          <w:rFonts w:ascii="Arial" w:eastAsia="Times New Roman" w:hAnsi="Arial" w:cs="Arial"/>
          <w:color w:val="008000"/>
          <w:sz w:val="28"/>
          <w:szCs w:val="27"/>
          <w:lang w:eastAsia="pt-BR"/>
        </w:rPr>
        <w:t xml:space="preserve"> </w:t>
      </w:r>
      <w:hyperlink r:id="rId26" w:tgtFrame="_blank" w:tooltip="Clique com o botão direito para copiar" w:history="1">
        <w:r w:rsidRPr="00AF5AFB">
          <w:rPr>
            <w:rFonts w:ascii="Arial" w:eastAsia="Times New Roman" w:hAnsi="Arial" w:cs="Arial"/>
            <w:color w:val="008000"/>
            <w:sz w:val="28"/>
            <w:szCs w:val="27"/>
            <w:lang w:eastAsia="pt-BR"/>
          </w:rPr>
          <w:t>268153459</w:t>
        </w:r>
      </w:hyperlink>
      <w:r w:rsidRPr="00AF5AFB">
        <w:rPr>
          <w:rFonts w:ascii="Arial" w:eastAsia="Times New Roman" w:hAnsi="Arial" w:cs="Arial"/>
          <w:color w:val="008000"/>
          <w:sz w:val="28"/>
          <w:szCs w:val="27"/>
          <w:lang w:eastAsia="pt-BR"/>
        </w:rPr>
        <w:t>, arguindo, em preliminar, incompetência territorial do juízo e cerceamento de defesa. No mérito, sustenta a inexistência de relação de consumo, afirmando que se tratou de venda entre particulares, inexistência de vício oculto e que o autor realizou vistoria prévia do veículo, assumindo os riscos do negócio. Impugnou os pedidos indenizatórios e requereu a concessão de gratuidade de justiça, além da condenação do autor por litigância de má-fé.</w:t>
      </w:r>
    </w:p>
    <w:p w14:paraId="3D5FCDF1" w14:textId="19C36913"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Procuração do réu pessoa física juntada ao Id</w:t>
      </w:r>
      <w:r w:rsidR="00AF5AFB">
        <w:rPr>
          <w:rFonts w:ascii="Arial" w:eastAsia="Times New Roman" w:hAnsi="Arial" w:cs="Arial"/>
          <w:color w:val="008000"/>
          <w:sz w:val="28"/>
          <w:szCs w:val="27"/>
          <w:lang w:eastAsia="pt-BR"/>
        </w:rPr>
        <w:t xml:space="preserve"> </w:t>
      </w:r>
      <w:hyperlink r:id="rId27" w:tgtFrame="_blank" w:tooltip="Clique com o botão direito para copiar" w:history="1">
        <w:r w:rsidRPr="00AF5AFB">
          <w:rPr>
            <w:rFonts w:ascii="Arial" w:eastAsia="Times New Roman" w:hAnsi="Arial" w:cs="Arial"/>
            <w:color w:val="008000"/>
            <w:sz w:val="28"/>
            <w:szCs w:val="27"/>
            <w:lang w:eastAsia="pt-BR"/>
          </w:rPr>
          <w:t>265477833</w:t>
        </w:r>
      </w:hyperlink>
      <w:r w:rsidRPr="00AF5AFB">
        <w:rPr>
          <w:rFonts w:ascii="Arial" w:eastAsia="Times New Roman" w:hAnsi="Arial" w:cs="Arial"/>
          <w:color w:val="008000"/>
          <w:sz w:val="28"/>
          <w:szCs w:val="27"/>
          <w:lang w:eastAsia="pt-BR"/>
        </w:rPr>
        <w:t>.</w:t>
      </w:r>
    </w:p>
    <w:p w14:paraId="1F6C76D6" w14:textId="17220964"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Em réplica ao Id</w:t>
      </w:r>
      <w:r w:rsidR="00AF5AFB">
        <w:rPr>
          <w:rFonts w:ascii="Arial" w:eastAsia="Times New Roman" w:hAnsi="Arial" w:cs="Arial"/>
          <w:color w:val="008000"/>
          <w:sz w:val="28"/>
          <w:szCs w:val="27"/>
          <w:lang w:eastAsia="pt-BR"/>
        </w:rPr>
        <w:t xml:space="preserve"> </w:t>
      </w:r>
      <w:hyperlink r:id="rId28" w:tgtFrame="_blank" w:tooltip="Clique com o botão direito para copiar" w:history="1">
        <w:r w:rsidRPr="00AF5AFB">
          <w:rPr>
            <w:rFonts w:ascii="Arial" w:eastAsia="Times New Roman" w:hAnsi="Arial" w:cs="Arial"/>
            <w:color w:val="008000"/>
            <w:sz w:val="28"/>
            <w:szCs w:val="27"/>
            <w:lang w:eastAsia="pt-BR"/>
          </w:rPr>
          <w:t>274791470</w:t>
        </w:r>
      </w:hyperlink>
      <w:r w:rsidRPr="00AF5AFB">
        <w:rPr>
          <w:rFonts w:ascii="Arial" w:eastAsia="Times New Roman" w:hAnsi="Arial" w:cs="Arial"/>
          <w:color w:val="008000"/>
          <w:sz w:val="28"/>
          <w:szCs w:val="27"/>
          <w:lang w:eastAsia="pt-BR"/>
        </w:rPr>
        <w:t xml:space="preserve">, a parte autora impugnou as preliminares arguidas, reiterou a existência de vício oculto grave, sustentou a caracterização de relação de consumo, a </w:t>
      </w:r>
      <w:r w:rsidRPr="00AF5AFB">
        <w:rPr>
          <w:rFonts w:ascii="Arial" w:eastAsia="Times New Roman" w:hAnsi="Arial" w:cs="Arial"/>
          <w:color w:val="008000"/>
          <w:sz w:val="28"/>
          <w:szCs w:val="27"/>
          <w:lang w:eastAsia="pt-BR"/>
        </w:rPr>
        <w:lastRenderedPageBreak/>
        <w:t>atuação habitual do réu no comércio de veículos, a confusão patrimonial entre o sócio e a pessoa jurídica, e pugnou pela rejeição dos pedidos de gratuidade de justiça formulados pelos réus, bem como pela procedência integral dos pedidos iniciais.</w:t>
      </w:r>
    </w:p>
    <w:p w14:paraId="1F17B2E1" w14:textId="7C09B621"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A ré LCM ao Id</w:t>
      </w:r>
      <w:r w:rsidR="00AF5AFB">
        <w:rPr>
          <w:rFonts w:ascii="Arial" w:eastAsia="Times New Roman" w:hAnsi="Arial" w:cs="Arial"/>
          <w:color w:val="008000"/>
          <w:sz w:val="28"/>
          <w:szCs w:val="27"/>
          <w:lang w:eastAsia="pt-BR"/>
        </w:rPr>
        <w:t xml:space="preserve"> </w:t>
      </w:r>
      <w:hyperlink r:id="rId29" w:tgtFrame="_blank" w:tooltip="Clique com o botão direito para copiar" w:history="1">
        <w:r w:rsidRPr="00AF5AFB">
          <w:rPr>
            <w:rFonts w:ascii="Arial" w:eastAsia="Times New Roman" w:hAnsi="Arial" w:cs="Arial"/>
            <w:color w:val="008000"/>
            <w:sz w:val="28"/>
            <w:szCs w:val="27"/>
            <w:lang w:eastAsia="pt-BR"/>
          </w:rPr>
          <w:t>274910913</w:t>
        </w:r>
      </w:hyperlink>
      <w:r w:rsidR="00AF5AFB">
        <w:rPr>
          <w:rFonts w:ascii="Arial" w:eastAsia="Times New Roman" w:hAnsi="Arial" w:cs="Arial"/>
          <w:color w:val="008000"/>
          <w:sz w:val="28"/>
          <w:szCs w:val="27"/>
          <w:lang w:eastAsia="pt-BR"/>
        </w:rPr>
        <w:t xml:space="preserve"> </w:t>
      </w:r>
      <w:r w:rsidRPr="00AF5AFB">
        <w:rPr>
          <w:rFonts w:ascii="Arial" w:eastAsia="Times New Roman" w:hAnsi="Arial" w:cs="Arial"/>
          <w:color w:val="008000"/>
          <w:sz w:val="28"/>
          <w:szCs w:val="27"/>
          <w:lang w:eastAsia="pt-BR"/>
        </w:rPr>
        <w:t>juntou documentos com o fim de instruir o pedido de gratuidade de justiça.</w:t>
      </w:r>
    </w:p>
    <w:p w14:paraId="6B3631FC" w14:textId="70C5991A"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O primeiro réu reiterou o pedido do benefício na manifestação de Id</w:t>
      </w:r>
      <w:r w:rsidR="00AF5AFB">
        <w:rPr>
          <w:rFonts w:ascii="Arial" w:eastAsia="Times New Roman" w:hAnsi="Arial" w:cs="Arial"/>
          <w:color w:val="008000"/>
          <w:sz w:val="28"/>
          <w:szCs w:val="27"/>
          <w:lang w:eastAsia="pt-BR"/>
        </w:rPr>
        <w:t xml:space="preserve"> </w:t>
      </w:r>
      <w:hyperlink r:id="rId30" w:tgtFrame="_blank" w:tooltip="Clique com o botão direito para copiar" w:history="1">
        <w:r w:rsidRPr="00AF5AFB">
          <w:rPr>
            <w:rFonts w:ascii="Arial" w:eastAsia="Times New Roman" w:hAnsi="Arial" w:cs="Arial"/>
            <w:color w:val="008000"/>
            <w:sz w:val="28"/>
            <w:szCs w:val="27"/>
            <w:lang w:eastAsia="pt-BR"/>
          </w:rPr>
          <w:t>274932139</w:t>
        </w:r>
      </w:hyperlink>
      <w:r w:rsidRPr="00AF5AFB">
        <w:rPr>
          <w:rFonts w:ascii="Arial" w:eastAsia="Times New Roman" w:hAnsi="Arial" w:cs="Arial"/>
          <w:color w:val="008000"/>
          <w:sz w:val="28"/>
          <w:szCs w:val="27"/>
          <w:lang w:eastAsia="pt-BR"/>
        </w:rPr>
        <w:t>.</w:t>
      </w:r>
    </w:p>
    <w:p w14:paraId="19287EFE" w14:textId="19ABD45A"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Na petição de Id</w:t>
      </w:r>
      <w:r w:rsidR="00AF5AFB">
        <w:rPr>
          <w:rFonts w:ascii="Arial" w:eastAsia="Times New Roman" w:hAnsi="Arial" w:cs="Arial"/>
          <w:color w:val="008000"/>
          <w:sz w:val="28"/>
          <w:szCs w:val="27"/>
          <w:lang w:eastAsia="pt-BR"/>
        </w:rPr>
        <w:t xml:space="preserve"> </w:t>
      </w:r>
      <w:hyperlink r:id="rId31" w:tgtFrame="_blank" w:tooltip="Clique com o botão direito para copiar" w:history="1">
        <w:r w:rsidRPr="00AF5AFB">
          <w:rPr>
            <w:rFonts w:ascii="Arial" w:eastAsia="Times New Roman" w:hAnsi="Arial" w:cs="Arial"/>
            <w:color w:val="008000"/>
            <w:sz w:val="28"/>
            <w:szCs w:val="27"/>
            <w:lang w:eastAsia="pt-BR"/>
          </w:rPr>
          <w:t>278922334</w:t>
        </w:r>
      </w:hyperlink>
      <w:r w:rsidR="00AF5AFB">
        <w:rPr>
          <w:rFonts w:ascii="Arial" w:eastAsia="Times New Roman" w:hAnsi="Arial" w:cs="Arial"/>
          <w:color w:val="008000"/>
          <w:sz w:val="28"/>
          <w:szCs w:val="27"/>
          <w:lang w:eastAsia="pt-BR"/>
        </w:rPr>
        <w:t xml:space="preserve"> </w:t>
      </w:r>
      <w:r w:rsidRPr="00AF5AFB">
        <w:rPr>
          <w:rFonts w:ascii="Arial" w:eastAsia="Times New Roman" w:hAnsi="Arial" w:cs="Arial"/>
          <w:color w:val="008000"/>
          <w:sz w:val="28"/>
          <w:szCs w:val="27"/>
          <w:lang w:eastAsia="pt-BR"/>
        </w:rPr>
        <w:t>o autor repete o pedido de antecipação de tutela alegando fatos novos.</w:t>
      </w:r>
    </w:p>
    <w:p w14:paraId="419CA639" w14:textId="77777777"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b/>
          <w:bCs/>
          <w:color w:val="008000"/>
          <w:sz w:val="28"/>
          <w:szCs w:val="27"/>
          <w:lang w:eastAsia="pt-BR"/>
        </w:rPr>
        <w:t>Relatado. Decido.</w:t>
      </w:r>
    </w:p>
    <w:p w14:paraId="31A1AB47" w14:textId="77777777"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Rejeito a preliminar de incompetência territorial, pois o domicílio do autor e o local onde o veículo foi entregue situam-se nesta circunscrição, sendo aplicável o foro do domicílio do consumidor, conforme alegado na inicial e corroborado pelos elementos constantes dos autos.</w:t>
      </w:r>
    </w:p>
    <w:p w14:paraId="2234A314" w14:textId="77777777"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Rejeito a preliminar de ilegitimidade passiva da pessoa jurídica ré, uma vez que, em sede de cognição sumária, há indícios suficientes de que a negociação do veículo se insere no âmbito da atividade econômica desenvolvida pela empresa, circunstância que recomenda sua manutenção no polo passivo, sem prejuízo de ulterior reavaliação após a instrução probatória.</w:t>
      </w:r>
    </w:p>
    <w:p w14:paraId="5860F966" w14:textId="00D8C4B4"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 xml:space="preserve">Rejeito a alegação de cerceamento de defesa, pois não se verifica, até o presente momento, prejuízo ao </w:t>
      </w:r>
      <w:r w:rsidRPr="00AF5AFB">
        <w:rPr>
          <w:rFonts w:ascii="Arial" w:eastAsia="Times New Roman" w:hAnsi="Arial" w:cs="Arial"/>
          <w:color w:val="008000"/>
          <w:sz w:val="28"/>
          <w:szCs w:val="27"/>
          <w:lang w:eastAsia="pt-BR"/>
        </w:rPr>
        <w:lastRenderedPageBreak/>
        <w:t>contraditório ou à ampla defesa, tendo os réus apresentado defesa técnica e exercido regularmente o direito de manifestação nos autos.</w:t>
      </w:r>
      <w:r w:rsidR="00AF5AFB">
        <w:rPr>
          <w:rFonts w:ascii="Arial" w:eastAsia="Times New Roman" w:hAnsi="Arial" w:cs="Arial"/>
          <w:color w:val="008000"/>
          <w:sz w:val="28"/>
          <w:szCs w:val="27"/>
          <w:lang w:eastAsia="pt-BR"/>
        </w:rPr>
        <w:t xml:space="preserve">  </w:t>
      </w:r>
    </w:p>
    <w:p w14:paraId="1B4CB4AB" w14:textId="77777777"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Indefiro o pedido de gratuidade de justiça formulado pelos réus. O art. 98 do CPC assegura o benefício àquele que não dispõe de recursos suficientes para arcar com as despesas processuais, não sendo a mera declaração bastante quando as circunstâncias do caso exigem comprovação. No caso concreto, o primeiro réu, pessoa física, embora devidamente intimado, deixou de apresentar quaisquer documentos aptos a demonstrar a alegada hipossuficiência econômica. A segunda ré, por sua vez, juntou balancetes contábeis que evidenciam capacidade econômica, com receita bruta mensal de R$ 20.000,00, lucro no período de R$ 7.438,37, ativo total de R$ 119.564,46 e disponibilidades em caixa de R$ 105.400,00, não se extraindo dos documentos apresentados qualquer indicativo de dificuldade de arcar com as despesas processuais. Não tendo os réus comprovado a hipossuficiência alegada, ônus que lhes incumbia (art. 373, I, do CPC), não fazem jus à gratuidade de justiça, razão pela qual INDEFIRO a concessão do benefício aos réus.</w:t>
      </w:r>
    </w:p>
    <w:p w14:paraId="68BBCC33" w14:textId="77777777"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 xml:space="preserve">Quanto ao pedido do autor para reexame da tutela de urgência já indeferida, não se verificam elementos novos aptos a alterar a conclusão anteriormente adotada, pois, embora tenha reiterado a existência de valores em outros processos e alegado risco de levantamento, os fatos articulados nos autos ainda demandam dilação probatória para melhor esclarecimento, não sendo possível, em sede de cognição sumária, reconhecer a probabilidade do direito em grau suficiente nem a presença de perigo de dano concreto e </w:t>
      </w:r>
      <w:r w:rsidRPr="00AF5AFB">
        <w:rPr>
          <w:rFonts w:ascii="Arial" w:eastAsia="Times New Roman" w:hAnsi="Arial" w:cs="Arial"/>
          <w:color w:val="008000"/>
          <w:sz w:val="28"/>
          <w:szCs w:val="27"/>
          <w:lang w:eastAsia="pt-BR"/>
        </w:rPr>
        <w:lastRenderedPageBreak/>
        <w:t>contemporâneo a justificar a medida excepcional pretendida, razão pela qual deve mantenho o indeferimento da tutela de urgência.</w:t>
      </w:r>
    </w:p>
    <w:p w14:paraId="0795B6B1" w14:textId="77777777"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As partes são legítimas e possuem interesse processual. Estão presentes os pressupostos para a válida constituição e desenvolvimento da relação jurídica processual. Inexistem questões processuais pendentes.</w:t>
      </w:r>
    </w:p>
    <w:p w14:paraId="158E68F0" w14:textId="77777777"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Declaro saneado o feito e passo à sua organização.</w:t>
      </w:r>
    </w:p>
    <w:p w14:paraId="135C815A" w14:textId="77777777"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Fixo como pontos controvertidos em relação à matéria de fato: 1) se o veículo adquirido pelo autor apresentava vício oculto preexistente à venda; 2) se houve omissão dolosa ou má-fé dos réus quanto às reais condições do veículo; 3) se a pessoa jurídica ré participou da negociação e se há confusão patrimonial ou atuação empresarial na venda do bem; 4) se os danos materiais e morais alegados decorrem diretamente da conduta atribuída aos réus.</w:t>
      </w:r>
    </w:p>
    <w:p w14:paraId="5EDB1C15" w14:textId="77777777"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A distribuição do ônus da prova se dá nos termos do Código de Defesa do Consumidor, diante da alegada relação de consumo, cabendo à parte autora a prova do fato constitutivo de seu direito e aos réus a prova de fatos impeditivos, modificativos ou extintivos, sem prejuízo de eventual inversão do ônus da prova, a ser apreciada oportunamente, conforme o conjunto probatório.</w:t>
      </w:r>
    </w:p>
    <w:p w14:paraId="16D128EC" w14:textId="77777777"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As partes deverão se manifestar sobre os pontos controvertidos fixados e indicar as provas que pretendem produzir.</w:t>
      </w:r>
    </w:p>
    <w:p w14:paraId="711BB0A9" w14:textId="4A6A3D4E"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lastRenderedPageBreak/>
        <w:t>Caso pretendam a produção de prova testemunhal, já deverão apresentar o rol de testemunhas ou aditar o rol já apresentado, sob pena de preclusão.</w:t>
      </w:r>
      <w:r w:rsidR="00AF5AFB">
        <w:rPr>
          <w:rFonts w:ascii="Arial" w:eastAsia="Times New Roman" w:hAnsi="Arial" w:cs="Arial"/>
          <w:color w:val="008000"/>
          <w:sz w:val="28"/>
          <w:szCs w:val="27"/>
          <w:lang w:eastAsia="pt-BR"/>
        </w:rPr>
        <w:t xml:space="preserve"> </w:t>
      </w:r>
    </w:p>
    <w:p w14:paraId="4E5535CF" w14:textId="776F612B"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Caso pretendam a produção de prova pericial, já deverão apresentar seus quesitos e indicar assistente técnico, sob pena de preclusão.</w:t>
      </w:r>
      <w:r w:rsidR="00AF5AFB">
        <w:rPr>
          <w:rFonts w:ascii="Arial" w:eastAsia="Times New Roman" w:hAnsi="Arial" w:cs="Arial"/>
          <w:color w:val="008000"/>
          <w:sz w:val="28"/>
          <w:szCs w:val="27"/>
          <w:lang w:eastAsia="pt-BR"/>
        </w:rPr>
        <w:t xml:space="preserve"> </w:t>
      </w:r>
    </w:p>
    <w:p w14:paraId="35FE2E20" w14:textId="77777777"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color w:val="008000"/>
          <w:sz w:val="28"/>
          <w:szCs w:val="27"/>
          <w:lang w:eastAsia="pt-BR"/>
        </w:rPr>
        <w:t>Advirto as partes que deverão renovar expressamente os pedidos de produção de prova porventura já realizados, sob pena de preclusão.</w:t>
      </w:r>
    </w:p>
    <w:p w14:paraId="733C58FD" w14:textId="352C59BA" w:rsidR="007324D4" w:rsidRPr="00AF5AFB" w:rsidRDefault="007324D4" w:rsidP="00AF5AFB">
      <w:pPr>
        <w:spacing w:beforeAutospacing="1" w:after="0" w:afterAutospacing="1" w:line="360" w:lineRule="auto"/>
        <w:ind w:firstLine="2268"/>
        <w:jc w:val="both"/>
        <w:rPr>
          <w:rFonts w:ascii="Arial" w:eastAsia="Times New Roman" w:hAnsi="Arial" w:cs="Arial"/>
          <w:color w:val="008000"/>
          <w:sz w:val="28"/>
          <w:szCs w:val="27"/>
          <w:lang w:eastAsia="pt-BR"/>
        </w:rPr>
      </w:pPr>
      <w:r w:rsidRPr="00AF5AFB">
        <w:rPr>
          <w:rFonts w:ascii="Arial" w:eastAsia="Times New Roman" w:hAnsi="Arial" w:cs="Arial"/>
          <w:b/>
          <w:bCs/>
          <w:color w:val="008000"/>
          <w:sz w:val="28"/>
          <w:szCs w:val="27"/>
          <w:lang w:eastAsia="pt-BR"/>
        </w:rPr>
        <w:t>Prazo: 15 dias.</w:t>
      </w:r>
      <w:r w:rsidR="00AF5AFB">
        <w:rPr>
          <w:rFonts w:ascii="Arial" w:eastAsia="Times New Roman" w:hAnsi="Arial" w:cs="Arial"/>
          <w:color w:val="008000"/>
          <w:sz w:val="28"/>
          <w:szCs w:val="27"/>
          <w:lang w:eastAsia="pt-BR"/>
        </w:rPr>
        <w:t xml:space="preserve"> </w:t>
      </w:r>
    </w:p>
    <w:p w14:paraId="6D2EDA2B" w14:textId="77777777" w:rsidR="007324D4" w:rsidRPr="00AF5AFB" w:rsidRDefault="007324D4" w:rsidP="00AF5AFB">
      <w:pPr>
        <w:spacing w:beforeAutospacing="1" w:after="0" w:afterAutospacing="1" w:line="360" w:lineRule="auto"/>
        <w:jc w:val="both"/>
        <w:rPr>
          <w:rFonts w:ascii="Arial" w:eastAsia="Times New Roman" w:hAnsi="Arial" w:cs="Arial"/>
          <w:color w:val="008000"/>
          <w:sz w:val="28"/>
          <w:szCs w:val="27"/>
          <w:lang w:eastAsia="pt-BR"/>
        </w:rPr>
      </w:pPr>
    </w:p>
    <w:p w14:paraId="397491FE" w14:textId="77777777" w:rsidR="007324D4" w:rsidRPr="00AF5AFB" w:rsidRDefault="007324D4" w:rsidP="00271684">
      <w:pPr>
        <w:spacing w:beforeAutospacing="1" w:after="0" w:line="360" w:lineRule="auto"/>
        <w:jc w:val="center"/>
        <w:rPr>
          <w:rFonts w:ascii="Arial" w:eastAsia="Times New Roman" w:hAnsi="Arial" w:cs="Arial"/>
          <w:color w:val="008000"/>
          <w:sz w:val="28"/>
          <w:szCs w:val="27"/>
          <w:lang w:eastAsia="pt-BR"/>
        </w:rPr>
      </w:pPr>
      <w:r w:rsidRPr="00AF5AFB">
        <w:rPr>
          <w:rFonts w:ascii="Arial" w:eastAsia="Times New Roman" w:hAnsi="Arial" w:cs="Arial"/>
          <w:b/>
          <w:bCs/>
          <w:color w:val="008000"/>
          <w:sz w:val="28"/>
          <w:szCs w:val="27"/>
          <w:lang w:eastAsia="pt-BR"/>
        </w:rPr>
        <w:t>Documento datado e assinado eletronicamente.</w:t>
      </w:r>
    </w:p>
    <w:p w14:paraId="7A767CD5" w14:textId="2371AE62" w:rsidR="007B0B27" w:rsidRPr="00AF5AFB" w:rsidRDefault="007B0B27" w:rsidP="00AF5AFB">
      <w:pPr>
        <w:spacing w:after="0" w:line="360" w:lineRule="auto"/>
        <w:jc w:val="both"/>
        <w:rPr>
          <w:rFonts w:ascii="Arial" w:hAnsi="Arial" w:cs="Arial"/>
          <w:color w:val="008000"/>
          <w:sz w:val="28"/>
          <w:szCs w:val="28"/>
        </w:rPr>
      </w:pPr>
    </w:p>
    <w:sectPr w:rsidR="007B0B27" w:rsidRPr="00AF5AFB">
      <w:headerReference w:type="even" r:id="rId32"/>
      <w:headerReference w:type="default" r:id="rId33"/>
      <w:footerReference w:type="even" r:id="rId34"/>
      <w:footerReference w:type="default" r:id="rId35"/>
      <w:headerReference w:type="first" r:id="rId36"/>
      <w:footerReference w:type="first" r:id="rId37"/>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rana Oliveira Guerra - GDSXSR" w:date="2026-10-16T20:43:00Z" w:initials="OOG">
    <w:p w14:paraId="1550FC09" w14:textId="77777777" w:rsidR="007B0B27" w:rsidRDefault="00B87BF7">
      <w:r>
        <w:annotationRef/>
      </w:r>
      <w:r>
        <w:rPr>
          <w:color w:val="000000"/>
          <w:sz w:val="20"/>
          <w:szCs w:val="20"/>
        </w:rPr>
        <w:t>Orana Oliveira Guerra</w:t>
      </w:r>
      <w:r>
        <w:rPr>
          <w:color w:val="000000"/>
          <w:sz w:val="20"/>
          <w:szCs w:val="20"/>
        </w:rPr>
        <w:br/>
        <w:t>Conclusão: 01/10/2026</w:t>
      </w:r>
      <w:r>
        <w:rPr>
          <w:color w:val="000000"/>
          <w:sz w:val="20"/>
          <w:szCs w:val="20"/>
        </w:rPr>
        <w:br/>
        <w:t>Entrega: 16/10/2026</w:t>
      </w:r>
      <w:r>
        <w:rPr>
          <w:color w:val="000000"/>
          <w:sz w:val="20"/>
          <w:szCs w:val="20"/>
        </w:rPr>
        <w:br/>
        <w:t>Certeza: 9</w:t>
      </w:r>
    </w:p>
  </w:comment>
  <w:comment w:id="1" w:author="Orana Oliveira Guerra - GDSXSR" w:date="2026-10-17T17:22:00Z" w:initials="OO">
    <w:p w14:paraId="4267B081" w14:textId="77777777" w:rsidR="00921948" w:rsidRDefault="00921948" w:rsidP="00921948">
      <w:pPr>
        <w:pStyle w:val="Textodecomentrio"/>
      </w:pPr>
      <w:r>
        <w:rPr>
          <w:rStyle w:val="Refdecomentrio"/>
        </w:rPr>
        <w:annotationRef/>
      </w:r>
      <w:r>
        <w:t>Conferido</w:t>
      </w:r>
    </w:p>
  </w:comment>
  <w:comment w:id="2" w:author="Orana Oliveira Guerra - GDSXSR" w:date="2026-10-17T17:43:00Z" w:initials="OO">
    <w:p w14:paraId="56B24499" w14:textId="77777777" w:rsidR="00C20481" w:rsidRDefault="00C20481" w:rsidP="00C20481">
      <w:pPr>
        <w:pStyle w:val="Textodecomentrio"/>
      </w:pPr>
      <w:r>
        <w:rPr>
          <w:rStyle w:val="Refdecomentrio"/>
        </w:rPr>
        <w:annotationRef/>
      </w:r>
      <w:r>
        <w:t>Conferido</w:t>
      </w:r>
    </w:p>
  </w:comment>
  <w:comment w:id="3" w:author="Assessor GDSXSR" w:initials="RG" w:date="2026-10-28T02:21:03Z">
    <w:p>
      <w:pPr>
        <w:pStyle w:val="CommentText"/>
      </w:pPr>
      <w:r>
        <w:rPr>
          <w:rStyle w:val="CommentReference"/>
        </w:rPr>
        <w:annotationRef/>
      </w:r>
      <w:r>
        <w:t>ASSESSOR GDSXSR — Alterei o cabeçalho da ementa para 'RECURSO PARCIALMENTE CONHECIDO E, NESSA EXTENSÃO, PARCIALMENTE PROVIDO' e o item 9 para 'Conheceu-se parcialmente do agravo de instrumento da ré e, na parte conhecida, deu-se-lhe parcial provimento…', e o dispositivo do voto para 'conheço parcialmente … e, na parte conhecida, dou-lhe parcial provimento', porque a liminar já não conheceu do agravo quanto à ilegitimidade passiva (Tema 988/STJ) e a ementa e o dispositivo devem refletir o conhecimento parcial e nomear a recorrente (C-38, C-3D, C-33).</w:t>
      </w:r>
    </w:p>
  </w:comment>
  <w:comment w:id="4" w:author="Assessor GDSXSR" w:initials="RG" w:date="2026-10-28T02:21:03Z">
    <w:p>
      <w:pPr>
        <w:pStyle w:val="CommentText"/>
      </w:pPr>
      <w:r>
        <w:rPr>
          <w:rStyle w:val="CommentReference"/>
        </w:rPr>
        <w:annotationRef/>
      </w:r>
      <w:r>
        <w:t>ASSESSOR GDSXSR — Uniformizei a identificação dos julgados no rodapé (C-67) e retirei o Acórdão 2014127 (7ª Turma), pois o voto passou a trazer um só precedente para a tese do foro do consumidor (C-65, C-33). Pendências (C-52): o iajus confirmou o REsp 2.225.061/PE (Tema 1.424, Corte Especial, j. 23/06/2026) e o processo 0700748-14.2026.8.07.0000 (6ª Turma, Des. Leonardo Roscoe Bessa, j. 25/03/2026), mas não devolveu o DJe do REsp (29/06/2026) nem o número e o DJe do acórdão (2108482; 15/04/2026); o JurisDF bloqueou a consulta automática e a busca na web não os trouxe. Conferir no SCON/JurisDF.</w:t>
      </w:r>
    </w:p>
  </w:comment>
  <w:comment w:id="5" w:author="Assessor GDSXSR" w:initials="RG" w:date="2026-10-28T02:21:03Z">
    <w:p>
      <w:pPr>
        <w:pStyle w:val="CommentText"/>
      </w:pPr>
      <w:r>
        <w:rPr>
          <w:rStyle w:val="CommentReference"/>
        </w:rPr>
        <w:annotationRef/>
      </w:r>
      <w:r>
        <w:t>ASSESSOR GDSXSR — Inseri este capítulo porque a ementa (item 5), o relatório e a liminar tratam do não conhecimento do agravo quanto à rejeição da preliminar de ilegitimidade passiva, mas o voto não o enfrentava (perfil AGI 1.5; C-33, C-3T). Norma e tese transcritas no corpo (C-66, C-61). Pendência (C-52): inserir o ID do agravo de instrumento depois das alegações, pois ele não consta do material recebido.</w:t>
      </w:r>
    </w:p>
  </w:comment>
  <w:comment w:id="6" w:author="Assessor GDSXSR" w:initials="RG" w:date="2026-10-28T02:21:03Z">
    <w:p>
      <w:pPr>
        <w:pStyle w:val="CommentText"/>
      </w:pPr>
      <w:r>
        <w:rPr>
          <w:rStyle w:val="CommentReference"/>
        </w:rPr>
        <w:annotationRef/>
      </w:r>
      <w:r>
        <w:t>ASSESSOR GDSXSR — Texto literal (C-63), CPC, art. 1.015: “Art. 1.015. Cabe agravo de instrumento contra as decisões interlocutórias que versarem sobre: I - tutelas provisórias; II - mérito do processo; III - rejeição da alegação de convenção de arbitragem; IV - incidente de desconsideração da personalidade jurídica; V - rejeição do pedido de gratuidade da justiça ou acolhimento do pedido de sua revogação; VI - exibição ou posse de documento ou coisa; VII - exclusão de litisconsorte; VIII - rejeição do pedido de limitação do litisconsórcio; IX - admissão ou inadmissão de intervenção de terceiros; X - concessão, modificação ou revogação do efeito suspensivo aos embargos à execução; XI - redistribuição do ônus da prova nos termos do art. 373, § 1º; XII - (VETADO); XIII - outros casos expressamente referidos em lei. Parágrafo único. Também caberá agravo de instrumento contra decisões interlocutórias proferidas na fase de liquidação de sentença ou de cumprimento de sentença, no processo de execução e no processo de inventário.” (fonte: Planalto, redação vigente conferida no iajus.)</w:t>
      </w:r>
    </w:p>
  </w:comment>
  <w:comment w:id="7" w:author="Assessor GDSXSR" w:initials="RG" w:date="2026-10-28T02:21:03Z">
    <w:p>
      <w:pPr>
        <w:pStyle w:val="CommentText"/>
      </w:pPr>
      <w:r>
        <w:rPr>
          <w:rStyle w:val="CommentReference"/>
        </w:rPr>
        <w:annotationRef/>
      </w:r>
      <w:r>
        <w:t>ASSESSOR GDSXSR — Texto literal (C-63), CPC, art. 1.009, § 1º: “§ 1º As questões resolvidas na fase de conhecimento, se a decisão a seu respeito não comportar agravo de instrumento, não são cobertas pela preclusão e devem ser suscitadas em preliminar de apelação, eventualmente interposta contra a decisão final, ou nas contrarrazões.” (fonte: Planalto). Voto de acordo com entendimento anterior (C-67), Acórdão do Relator, AGI 0729249-46.2024.8.07.0000, 4ª Turma Cível, j. 13/02/2025: “(…) 1. A decisão que determina a emenda da petição inicial não se enquadra na tese da taxatividade mitigada do art. 1.015 do CPC definida pelo c. STJ no Tema 988, pois não há urgência decorrente da inutilidade do julgamento da questão no recurso de apelação. (…)” (número do acórdão e DJe não retornados pelo iajus).</w:t>
      </w:r>
    </w:p>
  </w:comment>
  <w:comment w:id="8" w:author="Assessor GDSXSR" w:initials="RG" w:date="2026-10-28T02:21:03Z">
    <w:p>
      <w:pPr>
        <w:pStyle w:val="CommentText"/>
      </w:pPr>
      <w:r>
        <w:rPr>
          <w:rStyle w:val="CommentReference"/>
        </w:rPr>
        <w:annotationRef/>
      </w:r>
      <w:r>
        <w:t>ASSESSOR GDSXSR — Corrigi 'recurso' para 'recursos' (C-28). Pendência (C-52): inserir o ID do agravo de instrumento ao final das alegações dos capítulos (gratuidade e competência), ausente do material recebido (C-20).</w:t>
      </w:r>
    </w:p>
  </w:comment>
  <w:comment w:id="9" w:author="Assessor GDSXSR" w:initials="RG" w:date="2026-10-28T02:21:03Z">
    <w:p>
      <w:pPr>
        <w:pStyle w:val="CommentText"/>
      </w:pPr>
      <w:r>
        <w:rPr>
          <w:rStyle w:val="CommentReference"/>
        </w:rPr>
        <w:annotationRef/>
      </w:r>
      <w:r>
        <w:t>ASSESSOR GDSXSR — Retirei 'transcritas a seguir' da fórmula, que indica só o ato (C-17).</w:t>
      </w:r>
    </w:p>
  </w:comment>
  <w:comment w:id="10" w:author="Assessor GDSXSR" w:initials="RG" w:date="2026-10-28T02:21:03Z">
    <w:p>
      <w:pPr>
        <w:pStyle w:val="CommentText"/>
      </w:pPr>
      <w:r>
        <w:rPr>
          <w:rStyle w:val="CommentReference"/>
        </w:rPr>
        <w:annotationRef/>
      </w:r>
      <w:r>
        <w:t>ASSESSOR GDSXSR — Acrescentei o fecho da transcrição (aspas e '– Grifei', pois há trechos sublinhados) (C-62). Pendência (C-52): na transcrição da liminar (parágrafo 'Com a máxima vênia, verifica-se…'), o lucro de fevereiro/2026 aparece como R$ 7.498,37, mas ativo R$ 119.564,46 menos passivo R$ 112.126,09 resulta em R$ 7.438,37, valor que consta da decisão agravada; não alterei o trecho porque a liminar (ID 88548464) não veio nos autos recebidos. Conferir na liminar e, se o erro estiver nela, corrigir o valor para R$ 7.438,37.</w:t>
      </w:r>
    </w:p>
  </w:comment>
  <w:comment w:id="11" w:author="Assessor GDSXSR" w:initials="RG" w:date="2026-10-28T02:21:03Z">
    <w:p>
      <w:pPr>
        <w:pStyle w:val="CommentText"/>
      </w:pPr>
      <w:r>
        <w:rPr>
          <w:rStyle w:val="CommentReference"/>
        </w:rPr>
        <w:annotationRef/>
      </w:r>
      <w:r>
        <w:t>ASSESSOR GDSXSR — Movi para cá o fecho 'Dito isso…', que estava depois do capítulo da competência, onde não se encaixava, e o fundamentei em uma razão (v40, C-17, C-11). Texto literal (C-63), CPC, art. 98: “Art. 98. A pessoa natural ou jurídica, brasileira ou estrangeira, com insuficiência de recursos para pagar as custas, as despesas processuais e os honorários advocatícios tem direito à gratuidade da justiça, na forma da lei.” (fonte: Planalto). Tema 1.424/STJ, tese literal conferida no iajus e já transcrita na liminar.</w:t>
      </w:r>
    </w:p>
  </w:comment>
  <w:comment w:id="12" w:author="Assessor GDSXSR" w:initials="RG" w:date="2026-10-28T02:21:03Z">
    <w:p>
      <w:pPr>
        <w:pStyle w:val="CommentText"/>
      </w:pPr>
      <w:r>
        <w:rPr>
          <w:rStyle w:val="CommentReference"/>
        </w:rPr>
        <w:annotationRef/>
      </w:r>
      <w:r>
        <w:t>ASSESSOR GDSXSR — Troquei 'justiça gratuita' por 'gratuidade de justiça', como no dispositivo, e realcei o mini-dispositivo em amarelo (C-3A, C-42).</w:t>
      </w:r>
    </w:p>
  </w:comment>
  <w:comment w:id="13" w:author="Assessor GDSXSR" w:initials="RG" w:date="2026-10-28T02:21:03Z">
    <w:p>
      <w:pPr>
        <w:pStyle w:val="CommentText"/>
      </w:pPr>
      <w:r>
        <w:rPr>
          <w:rStyle w:val="CommentReference"/>
        </w:rPr>
        <w:annotationRef/>
      </w:r>
      <w:r>
        <w:t>ASSESSOR GDSXSR — Ajustei a indicação do ID de origem (C-20).</w:t>
      </w:r>
    </w:p>
  </w:comment>
  <w:comment w:id="14" w:author="Assessor GDSXSR" w:initials="RG" w:date="2026-10-28T02:21:03Z">
    <w:p>
      <w:pPr>
        <w:pStyle w:val="CommentText"/>
      </w:pPr>
      <w:r>
        <w:rPr>
          <w:rStyle w:val="CommentReference"/>
        </w:rPr>
        <w:annotationRef/>
      </w:r>
      <w:r>
        <w:t>ASSESSOR GDSXSR — Mantive só este precedente para a tese do foro do domicílio do consumidor e retirei o 'No mesmo sentido' (Acórdão 2014127, 7ª Turma) (C-65). Retirei também o mini-dispositivo do último capítulo e o fecho 'Dito isso…', que passou ao capítulo da gratuidade (C-3A). Pendência (C-52): conferir no JurisDF o número do acórdão e o DJe (15/04/2026), não retornados pelo iajus; o processo, a Turma, o relator, a data e os itens 1 e 7 da ementa foram conferidos. Mantive o acórdão por constar da minuta e não contrariar o voto (C-72).</w:t>
      </w:r>
    </w:p>
  </w:comment>
  <w:comment w:id="15" w:author="Assessor GDSXSR" w:initials="RG" w:date="2026-10-28T02:21:03Z">
    <w:p>
      <w:pPr>
        <w:pStyle w:val="CommentText"/>
      </w:pPr>
      <w:r>
        <w:rPr>
          <w:rStyle w:val="CommentReference"/>
        </w:rPr>
        <w:annotationRef/>
      </w:r>
      <w:r>
        <w:t>ASSESSOR GDSXSR — Alterei o dispositivo para 'conheço parcialmente … e, na parte conhecida, dou-lhe parcial provimento' (perfil AGI, 3; C-38). Conferido: Tema 988/STJ (tese literal, j. 05/12/2018, DJe 19/12/2018) e Tema 1.424/STJ (tese vigente; leading case REsp 2.225.061/PE, j. 23/06/2026) no iajus.</w:t>
      </w:r>
    </w:p>
  </w:comment>
  <w:comment w:id="16" w:author="Assessor GDSXSR" w:initials="RG" w:date="2026-10-28T02:21:03Z">
    <w:p>
      <w:pPr>
        <w:pStyle w:val="CommentText"/>
      </w:pPr>
      <w:r>
        <w:rPr>
          <w:rStyle w:val="CommentReference"/>
        </w:rPr>
        <w:annotationRef/>
      </w:r>
      <w:r>
        <w:t>ASSESSOR GDSXSR — Alinhei o título EMENTA à esquerda (C-42).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50FC09" w15:done="0"/>
  <w15:commentEx w15:paraId="4267B081" w15:done="0"/>
  <w15:commentEx w15:paraId="56B244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64D754" w16cex:dateUtc="2026-10-16T20:43:00Z"/>
  <w16cex:commentExtensible w16cex:durableId="68ACA5CA" w16cex:dateUtc="2026-10-17T20:22:00Z"/>
  <w16cex:commentExtensible w16cex:durableId="4ED8BB1F" w16cex:dateUtc="2026-10-17T20: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50FC09" w16cid:durableId="6364D754"/>
  <w16cid:commentId w16cid:paraId="4267B081" w16cid:durableId="68ACA5CA"/>
  <w16cid:commentId w16cid:paraId="56B24499" w16cid:durableId="4ED8BB1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28DDE" w14:textId="77777777" w:rsidR="00B87BF7" w:rsidRDefault="00B87BF7" w:rsidP="003A42DE">
      <w:pPr>
        <w:spacing w:after="0" w:line="240" w:lineRule="auto"/>
      </w:pPr>
      <w:r>
        <w:separator/>
      </w:r>
    </w:p>
  </w:endnote>
  <w:endnote w:type="continuationSeparator" w:id="0">
    <w:p w14:paraId="1BA305C6" w14:textId="77777777" w:rsidR="00B87BF7" w:rsidRDefault="00B87BF7" w:rsidP="003A42DE">
      <w:pPr>
        <w:spacing w:after="0" w:line="240" w:lineRule="auto"/>
      </w:pPr>
      <w:r>
        <w:continuationSeparator/>
      </w:r>
    </w:p>
  </w:endnote>
  <w:endnote w:type="continuationNotice" w:id="1">
    <w:p w14:paraId="0D9B2853" w14:textId="77777777" w:rsidR="00B87BF7" w:rsidRDefault="00B87BF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F8039" w14:textId="77777777" w:rsidR="00F7315A" w:rsidRDefault="00F7315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End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47BAA" w14:textId="77777777" w:rsidR="00F7315A" w:rsidRDefault="00F7315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CAE63" w14:textId="77777777" w:rsidR="00B87BF7" w:rsidRDefault="00B87BF7" w:rsidP="003A42DE">
      <w:pPr>
        <w:spacing w:after="0" w:line="240" w:lineRule="auto"/>
      </w:pPr>
      <w:r>
        <w:separator/>
      </w:r>
    </w:p>
  </w:footnote>
  <w:footnote w:type="continuationSeparator" w:id="0">
    <w:p w14:paraId="1553CDEE" w14:textId="77777777" w:rsidR="00B87BF7" w:rsidRDefault="00B87BF7" w:rsidP="003A42DE">
      <w:pPr>
        <w:spacing w:after="0" w:line="240" w:lineRule="auto"/>
      </w:pPr>
      <w:r>
        <w:continuationSeparator/>
      </w:r>
    </w:p>
  </w:footnote>
  <w:footnote w:type="continuationNotice" w:id="1">
    <w:p w14:paraId="38CCB156" w14:textId="77777777" w:rsidR="00B87BF7" w:rsidRDefault="00B87BF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955E7" w14:textId="77777777" w:rsidR="00F7315A" w:rsidRDefault="00F7315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4F94B" w14:textId="77777777" w:rsidR="00F7315A" w:rsidRDefault="00F7315A">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28372" w14:textId="77777777" w:rsidR="00F7315A" w:rsidRDefault="00F7315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9B160D3"/>
    <w:multiLevelType w:val="hybridMultilevel"/>
    <w:tmpl w:val="F3A22752"/>
    <w:lvl w:ilvl="0" w:tplc="332EDA1C">
      <w:start w:val="1"/>
      <w:numFmt w:val="decimal"/>
      <w:lvlText w:val="%1."/>
      <w:lvlJc w:val="left"/>
      <w:pPr>
        <w:ind w:left="2628" w:hanging="36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num w:numId="1" w16cid:durableId="1892040057">
    <w:abstractNumId w:val="1"/>
  </w:num>
  <w:num w:numId="2" w16cid:durableId="1365403601">
    <w:abstractNumId w:val="0"/>
  </w:num>
  <w:num w:numId="3" w16cid:durableId="187203630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rana Oliveira Guerra - GDSXSR">
    <w15:presenceInfo w15:providerId="AD" w15:userId="S::t313904@tjdft.jus.br::1c50fcbb-d229-49d1-ba31-33ab651e00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05FE1"/>
    <w:rsid w:val="00012123"/>
    <w:rsid w:val="00012C5E"/>
    <w:rsid w:val="0002189B"/>
    <w:rsid w:val="00022D84"/>
    <w:rsid w:val="0002738F"/>
    <w:rsid w:val="00033AFD"/>
    <w:rsid w:val="00034BFA"/>
    <w:rsid w:val="000354CF"/>
    <w:rsid w:val="000364B1"/>
    <w:rsid w:val="00040E39"/>
    <w:rsid w:val="00040EFC"/>
    <w:rsid w:val="0005261A"/>
    <w:rsid w:val="00052AE3"/>
    <w:rsid w:val="00054434"/>
    <w:rsid w:val="000564D1"/>
    <w:rsid w:val="0006080C"/>
    <w:rsid w:val="000619E0"/>
    <w:rsid w:val="00064301"/>
    <w:rsid w:val="00067717"/>
    <w:rsid w:val="000701F9"/>
    <w:rsid w:val="00074DCF"/>
    <w:rsid w:val="00076D7D"/>
    <w:rsid w:val="00077579"/>
    <w:rsid w:val="00080991"/>
    <w:rsid w:val="0009174A"/>
    <w:rsid w:val="00091ABC"/>
    <w:rsid w:val="000A7009"/>
    <w:rsid w:val="000B0FC6"/>
    <w:rsid w:val="000B2DAD"/>
    <w:rsid w:val="000C1A64"/>
    <w:rsid w:val="000D184E"/>
    <w:rsid w:val="000D1D2F"/>
    <w:rsid w:val="000D2E62"/>
    <w:rsid w:val="000D59B2"/>
    <w:rsid w:val="000E3374"/>
    <w:rsid w:val="000F10FD"/>
    <w:rsid w:val="000F1358"/>
    <w:rsid w:val="000F1817"/>
    <w:rsid w:val="000F5CB5"/>
    <w:rsid w:val="001009CC"/>
    <w:rsid w:val="0011527A"/>
    <w:rsid w:val="00115458"/>
    <w:rsid w:val="00115569"/>
    <w:rsid w:val="00122133"/>
    <w:rsid w:val="00125329"/>
    <w:rsid w:val="00126B66"/>
    <w:rsid w:val="00131A63"/>
    <w:rsid w:val="00134765"/>
    <w:rsid w:val="00137A7E"/>
    <w:rsid w:val="00143475"/>
    <w:rsid w:val="00144295"/>
    <w:rsid w:val="00151611"/>
    <w:rsid w:val="00161CD2"/>
    <w:rsid w:val="001653BF"/>
    <w:rsid w:val="00173733"/>
    <w:rsid w:val="001801E9"/>
    <w:rsid w:val="00182C91"/>
    <w:rsid w:val="00183178"/>
    <w:rsid w:val="00183B77"/>
    <w:rsid w:val="00183D34"/>
    <w:rsid w:val="00187D84"/>
    <w:rsid w:val="0019695A"/>
    <w:rsid w:val="001A09B8"/>
    <w:rsid w:val="001B5F56"/>
    <w:rsid w:val="001C3A23"/>
    <w:rsid w:val="001C466B"/>
    <w:rsid w:val="001D2162"/>
    <w:rsid w:val="001D2880"/>
    <w:rsid w:val="001D300D"/>
    <w:rsid w:val="001D385D"/>
    <w:rsid w:val="001E4974"/>
    <w:rsid w:val="001E7903"/>
    <w:rsid w:val="001F7AC2"/>
    <w:rsid w:val="00200670"/>
    <w:rsid w:val="00203B1D"/>
    <w:rsid w:val="002047FF"/>
    <w:rsid w:val="00204F2E"/>
    <w:rsid w:val="00205849"/>
    <w:rsid w:val="00205FCC"/>
    <w:rsid w:val="00206304"/>
    <w:rsid w:val="002126F1"/>
    <w:rsid w:val="0021526A"/>
    <w:rsid w:val="00215557"/>
    <w:rsid w:val="00231427"/>
    <w:rsid w:val="00232EEB"/>
    <w:rsid w:val="00252006"/>
    <w:rsid w:val="00253393"/>
    <w:rsid w:val="00254E51"/>
    <w:rsid w:val="0026070B"/>
    <w:rsid w:val="00264107"/>
    <w:rsid w:val="00271684"/>
    <w:rsid w:val="00274644"/>
    <w:rsid w:val="00277029"/>
    <w:rsid w:val="00282BB9"/>
    <w:rsid w:val="0028319F"/>
    <w:rsid w:val="0028377E"/>
    <w:rsid w:val="00283BF5"/>
    <w:rsid w:val="00292D3B"/>
    <w:rsid w:val="00292E82"/>
    <w:rsid w:val="00296DAE"/>
    <w:rsid w:val="002A2038"/>
    <w:rsid w:val="002A3D11"/>
    <w:rsid w:val="002A43EA"/>
    <w:rsid w:val="002A5205"/>
    <w:rsid w:val="002B1184"/>
    <w:rsid w:val="002B210E"/>
    <w:rsid w:val="002B2B77"/>
    <w:rsid w:val="002B6CCD"/>
    <w:rsid w:val="002C2464"/>
    <w:rsid w:val="002C42D2"/>
    <w:rsid w:val="002D0BA1"/>
    <w:rsid w:val="002D127E"/>
    <w:rsid w:val="002D2D56"/>
    <w:rsid w:val="002D3FF3"/>
    <w:rsid w:val="002F13AB"/>
    <w:rsid w:val="00303FAE"/>
    <w:rsid w:val="00307027"/>
    <w:rsid w:val="0031063D"/>
    <w:rsid w:val="00312291"/>
    <w:rsid w:val="00312DDE"/>
    <w:rsid w:val="00314FAC"/>
    <w:rsid w:val="00316B1F"/>
    <w:rsid w:val="00321068"/>
    <w:rsid w:val="00323779"/>
    <w:rsid w:val="00323D27"/>
    <w:rsid w:val="0033305F"/>
    <w:rsid w:val="003350D0"/>
    <w:rsid w:val="00337362"/>
    <w:rsid w:val="0034511C"/>
    <w:rsid w:val="00347818"/>
    <w:rsid w:val="00351653"/>
    <w:rsid w:val="00351BF2"/>
    <w:rsid w:val="003524E5"/>
    <w:rsid w:val="00352D66"/>
    <w:rsid w:val="00353DC8"/>
    <w:rsid w:val="00354AA2"/>
    <w:rsid w:val="00355C73"/>
    <w:rsid w:val="00361B6F"/>
    <w:rsid w:val="003624B4"/>
    <w:rsid w:val="00364B04"/>
    <w:rsid w:val="003668EB"/>
    <w:rsid w:val="003717FC"/>
    <w:rsid w:val="003749AB"/>
    <w:rsid w:val="00375FE4"/>
    <w:rsid w:val="0038410E"/>
    <w:rsid w:val="00386EEC"/>
    <w:rsid w:val="00396413"/>
    <w:rsid w:val="00396C9A"/>
    <w:rsid w:val="003A42DE"/>
    <w:rsid w:val="003A4E55"/>
    <w:rsid w:val="003B3398"/>
    <w:rsid w:val="003C7935"/>
    <w:rsid w:val="003D11BE"/>
    <w:rsid w:val="003D3FEE"/>
    <w:rsid w:val="003D4AC5"/>
    <w:rsid w:val="003E436D"/>
    <w:rsid w:val="003F6A6A"/>
    <w:rsid w:val="00413928"/>
    <w:rsid w:val="00423538"/>
    <w:rsid w:val="004236F7"/>
    <w:rsid w:val="00423F93"/>
    <w:rsid w:val="00427B4D"/>
    <w:rsid w:val="004310D8"/>
    <w:rsid w:val="0044278D"/>
    <w:rsid w:val="004436D1"/>
    <w:rsid w:val="004451BA"/>
    <w:rsid w:val="00445ED9"/>
    <w:rsid w:val="00447ECC"/>
    <w:rsid w:val="00451A6D"/>
    <w:rsid w:val="00456F19"/>
    <w:rsid w:val="00460071"/>
    <w:rsid w:val="00463883"/>
    <w:rsid w:val="00466CB5"/>
    <w:rsid w:val="00467E86"/>
    <w:rsid w:val="00470D8F"/>
    <w:rsid w:val="0047216B"/>
    <w:rsid w:val="00472F5B"/>
    <w:rsid w:val="00475E1F"/>
    <w:rsid w:val="004762F1"/>
    <w:rsid w:val="00480A33"/>
    <w:rsid w:val="00485185"/>
    <w:rsid w:val="00485643"/>
    <w:rsid w:val="0049206E"/>
    <w:rsid w:val="00495EB5"/>
    <w:rsid w:val="00496EB5"/>
    <w:rsid w:val="004A3312"/>
    <w:rsid w:val="004B14BB"/>
    <w:rsid w:val="004B2A9C"/>
    <w:rsid w:val="004B65CF"/>
    <w:rsid w:val="004C0465"/>
    <w:rsid w:val="004C33F1"/>
    <w:rsid w:val="004C591E"/>
    <w:rsid w:val="004C7418"/>
    <w:rsid w:val="004D3E2F"/>
    <w:rsid w:val="004E27C1"/>
    <w:rsid w:val="004E5E69"/>
    <w:rsid w:val="004E61E1"/>
    <w:rsid w:val="004E6253"/>
    <w:rsid w:val="004F262B"/>
    <w:rsid w:val="004F58CC"/>
    <w:rsid w:val="00506A7D"/>
    <w:rsid w:val="00506D76"/>
    <w:rsid w:val="00510C7F"/>
    <w:rsid w:val="00517F10"/>
    <w:rsid w:val="00530C7C"/>
    <w:rsid w:val="00534782"/>
    <w:rsid w:val="00537AE0"/>
    <w:rsid w:val="00542FD5"/>
    <w:rsid w:val="0054511D"/>
    <w:rsid w:val="00550DE0"/>
    <w:rsid w:val="00557342"/>
    <w:rsid w:val="00560427"/>
    <w:rsid w:val="005654BC"/>
    <w:rsid w:val="0057351F"/>
    <w:rsid w:val="00573C5D"/>
    <w:rsid w:val="00576A45"/>
    <w:rsid w:val="0057726B"/>
    <w:rsid w:val="00586CF2"/>
    <w:rsid w:val="00586EB6"/>
    <w:rsid w:val="00590B43"/>
    <w:rsid w:val="005925FC"/>
    <w:rsid w:val="005953DB"/>
    <w:rsid w:val="0059689A"/>
    <w:rsid w:val="00597864"/>
    <w:rsid w:val="005A1AD9"/>
    <w:rsid w:val="005B1C70"/>
    <w:rsid w:val="005B3A9E"/>
    <w:rsid w:val="005B7851"/>
    <w:rsid w:val="005C2DC2"/>
    <w:rsid w:val="005C31C4"/>
    <w:rsid w:val="005C69F8"/>
    <w:rsid w:val="005D3F12"/>
    <w:rsid w:val="005D438E"/>
    <w:rsid w:val="005D6271"/>
    <w:rsid w:val="005E3F4E"/>
    <w:rsid w:val="00600D42"/>
    <w:rsid w:val="00601B09"/>
    <w:rsid w:val="0060333D"/>
    <w:rsid w:val="00606896"/>
    <w:rsid w:val="00611216"/>
    <w:rsid w:val="0061262D"/>
    <w:rsid w:val="00612974"/>
    <w:rsid w:val="00614EED"/>
    <w:rsid w:val="00615051"/>
    <w:rsid w:val="00615A3E"/>
    <w:rsid w:val="00620BEC"/>
    <w:rsid w:val="006226C6"/>
    <w:rsid w:val="00624943"/>
    <w:rsid w:val="00631154"/>
    <w:rsid w:val="006318D6"/>
    <w:rsid w:val="00632EAA"/>
    <w:rsid w:val="00633703"/>
    <w:rsid w:val="00635527"/>
    <w:rsid w:val="00640282"/>
    <w:rsid w:val="00641BB6"/>
    <w:rsid w:val="00643B97"/>
    <w:rsid w:val="00645ACD"/>
    <w:rsid w:val="00661CF3"/>
    <w:rsid w:val="00665626"/>
    <w:rsid w:val="006658A2"/>
    <w:rsid w:val="00671C2C"/>
    <w:rsid w:val="00672FEA"/>
    <w:rsid w:val="00684AF2"/>
    <w:rsid w:val="00684EAC"/>
    <w:rsid w:val="006921E1"/>
    <w:rsid w:val="00693B0D"/>
    <w:rsid w:val="006B2691"/>
    <w:rsid w:val="006B2A89"/>
    <w:rsid w:val="006B2CF6"/>
    <w:rsid w:val="006B555B"/>
    <w:rsid w:val="006C2F8C"/>
    <w:rsid w:val="006C6C58"/>
    <w:rsid w:val="006C6E29"/>
    <w:rsid w:val="006D07B9"/>
    <w:rsid w:val="006D0993"/>
    <w:rsid w:val="006D3824"/>
    <w:rsid w:val="006F10C9"/>
    <w:rsid w:val="006F725D"/>
    <w:rsid w:val="007055C1"/>
    <w:rsid w:val="00711FE9"/>
    <w:rsid w:val="007135BF"/>
    <w:rsid w:val="00723715"/>
    <w:rsid w:val="00726567"/>
    <w:rsid w:val="00730800"/>
    <w:rsid w:val="007324D4"/>
    <w:rsid w:val="007378F8"/>
    <w:rsid w:val="0074412C"/>
    <w:rsid w:val="00744BDF"/>
    <w:rsid w:val="00745507"/>
    <w:rsid w:val="00751B6A"/>
    <w:rsid w:val="00755F58"/>
    <w:rsid w:val="007623B9"/>
    <w:rsid w:val="007650E0"/>
    <w:rsid w:val="00765559"/>
    <w:rsid w:val="00765709"/>
    <w:rsid w:val="00770E7F"/>
    <w:rsid w:val="00773803"/>
    <w:rsid w:val="0077693D"/>
    <w:rsid w:val="0077719E"/>
    <w:rsid w:val="00782446"/>
    <w:rsid w:val="007844F9"/>
    <w:rsid w:val="00787C80"/>
    <w:rsid w:val="00791D48"/>
    <w:rsid w:val="00794CD6"/>
    <w:rsid w:val="007A3F4D"/>
    <w:rsid w:val="007B0B27"/>
    <w:rsid w:val="007B265E"/>
    <w:rsid w:val="007B4139"/>
    <w:rsid w:val="007C0FEF"/>
    <w:rsid w:val="007C196D"/>
    <w:rsid w:val="007C4969"/>
    <w:rsid w:val="007C4990"/>
    <w:rsid w:val="007C6C7B"/>
    <w:rsid w:val="007C7C97"/>
    <w:rsid w:val="007D00F1"/>
    <w:rsid w:val="007D27C7"/>
    <w:rsid w:val="007D3BA7"/>
    <w:rsid w:val="007D4432"/>
    <w:rsid w:val="007E1C8C"/>
    <w:rsid w:val="007E3BF9"/>
    <w:rsid w:val="007E5B92"/>
    <w:rsid w:val="007E7A70"/>
    <w:rsid w:val="007F0F43"/>
    <w:rsid w:val="007F1C38"/>
    <w:rsid w:val="007F4412"/>
    <w:rsid w:val="007F7839"/>
    <w:rsid w:val="00800051"/>
    <w:rsid w:val="00803BB3"/>
    <w:rsid w:val="00803D87"/>
    <w:rsid w:val="00804386"/>
    <w:rsid w:val="008134CE"/>
    <w:rsid w:val="0081505D"/>
    <w:rsid w:val="008151BB"/>
    <w:rsid w:val="00816916"/>
    <w:rsid w:val="008235A6"/>
    <w:rsid w:val="00825BFF"/>
    <w:rsid w:val="00830957"/>
    <w:rsid w:val="0085425F"/>
    <w:rsid w:val="0086390F"/>
    <w:rsid w:val="0087110A"/>
    <w:rsid w:val="00877CCC"/>
    <w:rsid w:val="00877F2B"/>
    <w:rsid w:val="00882188"/>
    <w:rsid w:val="00885C87"/>
    <w:rsid w:val="008962D0"/>
    <w:rsid w:val="008966E3"/>
    <w:rsid w:val="008A01E9"/>
    <w:rsid w:val="008A4445"/>
    <w:rsid w:val="008A49BC"/>
    <w:rsid w:val="008A56A3"/>
    <w:rsid w:val="008A7E58"/>
    <w:rsid w:val="008B45C4"/>
    <w:rsid w:val="008C306F"/>
    <w:rsid w:val="008C34E5"/>
    <w:rsid w:val="008C4183"/>
    <w:rsid w:val="008C641E"/>
    <w:rsid w:val="008C76BC"/>
    <w:rsid w:val="008C7D23"/>
    <w:rsid w:val="008D0C9F"/>
    <w:rsid w:val="008D5996"/>
    <w:rsid w:val="008D721A"/>
    <w:rsid w:val="008E143C"/>
    <w:rsid w:val="008F4440"/>
    <w:rsid w:val="008F7683"/>
    <w:rsid w:val="00911601"/>
    <w:rsid w:val="00921617"/>
    <w:rsid w:val="00921948"/>
    <w:rsid w:val="00923394"/>
    <w:rsid w:val="0092538F"/>
    <w:rsid w:val="009300C5"/>
    <w:rsid w:val="00931DD0"/>
    <w:rsid w:val="00933600"/>
    <w:rsid w:val="009431B2"/>
    <w:rsid w:val="00945DCA"/>
    <w:rsid w:val="00946FF7"/>
    <w:rsid w:val="009506E0"/>
    <w:rsid w:val="00951CAD"/>
    <w:rsid w:val="009571DF"/>
    <w:rsid w:val="00957E6B"/>
    <w:rsid w:val="00960398"/>
    <w:rsid w:val="00966A46"/>
    <w:rsid w:val="00972EF3"/>
    <w:rsid w:val="0097497B"/>
    <w:rsid w:val="0097780C"/>
    <w:rsid w:val="00980CE7"/>
    <w:rsid w:val="00981634"/>
    <w:rsid w:val="009820B5"/>
    <w:rsid w:val="009827B6"/>
    <w:rsid w:val="00987E9A"/>
    <w:rsid w:val="0099680F"/>
    <w:rsid w:val="009A136D"/>
    <w:rsid w:val="009B1E72"/>
    <w:rsid w:val="009B6853"/>
    <w:rsid w:val="009C1026"/>
    <w:rsid w:val="009C4045"/>
    <w:rsid w:val="009C5448"/>
    <w:rsid w:val="009C7BCB"/>
    <w:rsid w:val="009D0769"/>
    <w:rsid w:val="009D0BA0"/>
    <w:rsid w:val="009D1137"/>
    <w:rsid w:val="009D2DF1"/>
    <w:rsid w:val="009D349F"/>
    <w:rsid w:val="009D46CA"/>
    <w:rsid w:val="009E1221"/>
    <w:rsid w:val="009E1D8D"/>
    <w:rsid w:val="009E3373"/>
    <w:rsid w:val="009E3BE9"/>
    <w:rsid w:val="009F18C2"/>
    <w:rsid w:val="009F2BB1"/>
    <w:rsid w:val="009F36E1"/>
    <w:rsid w:val="009F46EA"/>
    <w:rsid w:val="009F684C"/>
    <w:rsid w:val="009F759D"/>
    <w:rsid w:val="009F776B"/>
    <w:rsid w:val="00A03057"/>
    <w:rsid w:val="00A072A2"/>
    <w:rsid w:val="00A2661C"/>
    <w:rsid w:val="00A31C13"/>
    <w:rsid w:val="00A330C4"/>
    <w:rsid w:val="00A3595E"/>
    <w:rsid w:val="00A37A9D"/>
    <w:rsid w:val="00A40F2C"/>
    <w:rsid w:val="00A41999"/>
    <w:rsid w:val="00A430EB"/>
    <w:rsid w:val="00A47396"/>
    <w:rsid w:val="00A573A3"/>
    <w:rsid w:val="00A6481B"/>
    <w:rsid w:val="00A72414"/>
    <w:rsid w:val="00A7422B"/>
    <w:rsid w:val="00A743A0"/>
    <w:rsid w:val="00A773CE"/>
    <w:rsid w:val="00A80091"/>
    <w:rsid w:val="00A8346D"/>
    <w:rsid w:val="00A83F1F"/>
    <w:rsid w:val="00A87227"/>
    <w:rsid w:val="00A958AF"/>
    <w:rsid w:val="00A96CB3"/>
    <w:rsid w:val="00A97525"/>
    <w:rsid w:val="00AA7E81"/>
    <w:rsid w:val="00AB1DE4"/>
    <w:rsid w:val="00AB26AC"/>
    <w:rsid w:val="00AB773B"/>
    <w:rsid w:val="00AB7E65"/>
    <w:rsid w:val="00AC20E1"/>
    <w:rsid w:val="00AD1D33"/>
    <w:rsid w:val="00AD24D8"/>
    <w:rsid w:val="00AD31EF"/>
    <w:rsid w:val="00AD5FD5"/>
    <w:rsid w:val="00AE0F7F"/>
    <w:rsid w:val="00AE2669"/>
    <w:rsid w:val="00AE64B6"/>
    <w:rsid w:val="00AF1B4E"/>
    <w:rsid w:val="00AF5AFB"/>
    <w:rsid w:val="00B00941"/>
    <w:rsid w:val="00B04942"/>
    <w:rsid w:val="00B0675D"/>
    <w:rsid w:val="00B12207"/>
    <w:rsid w:val="00B1604B"/>
    <w:rsid w:val="00B17310"/>
    <w:rsid w:val="00B248B7"/>
    <w:rsid w:val="00B25170"/>
    <w:rsid w:val="00B30DAE"/>
    <w:rsid w:val="00B3408D"/>
    <w:rsid w:val="00B37857"/>
    <w:rsid w:val="00B41866"/>
    <w:rsid w:val="00B525A4"/>
    <w:rsid w:val="00B5663B"/>
    <w:rsid w:val="00B606B1"/>
    <w:rsid w:val="00B60851"/>
    <w:rsid w:val="00B62DB5"/>
    <w:rsid w:val="00B641BB"/>
    <w:rsid w:val="00B73FAD"/>
    <w:rsid w:val="00B75D6D"/>
    <w:rsid w:val="00B87BF7"/>
    <w:rsid w:val="00B90CEF"/>
    <w:rsid w:val="00B96606"/>
    <w:rsid w:val="00BA3360"/>
    <w:rsid w:val="00BA65D0"/>
    <w:rsid w:val="00BA6F38"/>
    <w:rsid w:val="00BA700C"/>
    <w:rsid w:val="00BB2608"/>
    <w:rsid w:val="00BB32DE"/>
    <w:rsid w:val="00BB6749"/>
    <w:rsid w:val="00BC1A88"/>
    <w:rsid w:val="00BC439E"/>
    <w:rsid w:val="00BD03AB"/>
    <w:rsid w:val="00BE143B"/>
    <w:rsid w:val="00BE75D7"/>
    <w:rsid w:val="00BF1494"/>
    <w:rsid w:val="00BF173F"/>
    <w:rsid w:val="00BF4903"/>
    <w:rsid w:val="00C01659"/>
    <w:rsid w:val="00C06269"/>
    <w:rsid w:val="00C12218"/>
    <w:rsid w:val="00C13D11"/>
    <w:rsid w:val="00C20481"/>
    <w:rsid w:val="00C21B40"/>
    <w:rsid w:val="00C22469"/>
    <w:rsid w:val="00C249B8"/>
    <w:rsid w:val="00C30F6D"/>
    <w:rsid w:val="00C32ACE"/>
    <w:rsid w:val="00C33B77"/>
    <w:rsid w:val="00C341CF"/>
    <w:rsid w:val="00C34425"/>
    <w:rsid w:val="00C35090"/>
    <w:rsid w:val="00C3701F"/>
    <w:rsid w:val="00C40A19"/>
    <w:rsid w:val="00C4378B"/>
    <w:rsid w:val="00C57E17"/>
    <w:rsid w:val="00C64F90"/>
    <w:rsid w:val="00C6664A"/>
    <w:rsid w:val="00C7116D"/>
    <w:rsid w:val="00C85DF2"/>
    <w:rsid w:val="00C86C2D"/>
    <w:rsid w:val="00C92DD5"/>
    <w:rsid w:val="00C940E8"/>
    <w:rsid w:val="00C94119"/>
    <w:rsid w:val="00C952EA"/>
    <w:rsid w:val="00C962CA"/>
    <w:rsid w:val="00CA06BB"/>
    <w:rsid w:val="00CA324E"/>
    <w:rsid w:val="00CB0848"/>
    <w:rsid w:val="00CB4353"/>
    <w:rsid w:val="00CB4E4C"/>
    <w:rsid w:val="00CB6E7F"/>
    <w:rsid w:val="00CB7FF8"/>
    <w:rsid w:val="00CC0AA1"/>
    <w:rsid w:val="00CC7150"/>
    <w:rsid w:val="00CD0AA9"/>
    <w:rsid w:val="00CD23C3"/>
    <w:rsid w:val="00CD417F"/>
    <w:rsid w:val="00CF0581"/>
    <w:rsid w:val="00CF247F"/>
    <w:rsid w:val="00CF6AE6"/>
    <w:rsid w:val="00CF75DB"/>
    <w:rsid w:val="00CF7709"/>
    <w:rsid w:val="00D0207F"/>
    <w:rsid w:val="00D04BD8"/>
    <w:rsid w:val="00D06E4A"/>
    <w:rsid w:val="00D07310"/>
    <w:rsid w:val="00D101EF"/>
    <w:rsid w:val="00D1067B"/>
    <w:rsid w:val="00D12579"/>
    <w:rsid w:val="00D12D71"/>
    <w:rsid w:val="00D135AB"/>
    <w:rsid w:val="00D1396B"/>
    <w:rsid w:val="00D14D52"/>
    <w:rsid w:val="00D1563B"/>
    <w:rsid w:val="00D17E79"/>
    <w:rsid w:val="00D21983"/>
    <w:rsid w:val="00D26B11"/>
    <w:rsid w:val="00D27BD7"/>
    <w:rsid w:val="00D3152A"/>
    <w:rsid w:val="00D333D6"/>
    <w:rsid w:val="00D34492"/>
    <w:rsid w:val="00D4104B"/>
    <w:rsid w:val="00D41D6E"/>
    <w:rsid w:val="00D42A8F"/>
    <w:rsid w:val="00D42B4A"/>
    <w:rsid w:val="00D516B2"/>
    <w:rsid w:val="00D67264"/>
    <w:rsid w:val="00D72189"/>
    <w:rsid w:val="00D75CF3"/>
    <w:rsid w:val="00D7647D"/>
    <w:rsid w:val="00D80EBC"/>
    <w:rsid w:val="00D84490"/>
    <w:rsid w:val="00D85E07"/>
    <w:rsid w:val="00D9046F"/>
    <w:rsid w:val="00D954E7"/>
    <w:rsid w:val="00DA13F0"/>
    <w:rsid w:val="00DA7998"/>
    <w:rsid w:val="00DB1301"/>
    <w:rsid w:val="00DB342D"/>
    <w:rsid w:val="00DB6222"/>
    <w:rsid w:val="00DC71DB"/>
    <w:rsid w:val="00DD433D"/>
    <w:rsid w:val="00DE599B"/>
    <w:rsid w:val="00DF0654"/>
    <w:rsid w:val="00DF2670"/>
    <w:rsid w:val="00DF2730"/>
    <w:rsid w:val="00E00326"/>
    <w:rsid w:val="00E15F4E"/>
    <w:rsid w:val="00E211F5"/>
    <w:rsid w:val="00E235EE"/>
    <w:rsid w:val="00E24DAF"/>
    <w:rsid w:val="00E26735"/>
    <w:rsid w:val="00E42C50"/>
    <w:rsid w:val="00E437CF"/>
    <w:rsid w:val="00E47E65"/>
    <w:rsid w:val="00E53472"/>
    <w:rsid w:val="00E53CAF"/>
    <w:rsid w:val="00E60CFF"/>
    <w:rsid w:val="00E61CB9"/>
    <w:rsid w:val="00E6317D"/>
    <w:rsid w:val="00E63DFE"/>
    <w:rsid w:val="00E647A0"/>
    <w:rsid w:val="00E741A9"/>
    <w:rsid w:val="00E74479"/>
    <w:rsid w:val="00E748E4"/>
    <w:rsid w:val="00E76D30"/>
    <w:rsid w:val="00E771BF"/>
    <w:rsid w:val="00E806F5"/>
    <w:rsid w:val="00E84E8A"/>
    <w:rsid w:val="00E85A12"/>
    <w:rsid w:val="00E86190"/>
    <w:rsid w:val="00E864A4"/>
    <w:rsid w:val="00E91CD1"/>
    <w:rsid w:val="00E963CE"/>
    <w:rsid w:val="00E96D12"/>
    <w:rsid w:val="00E97CB9"/>
    <w:rsid w:val="00EA02BC"/>
    <w:rsid w:val="00EB1788"/>
    <w:rsid w:val="00EB3378"/>
    <w:rsid w:val="00EB3703"/>
    <w:rsid w:val="00EB3F6A"/>
    <w:rsid w:val="00EB54B5"/>
    <w:rsid w:val="00EB68CA"/>
    <w:rsid w:val="00EC5732"/>
    <w:rsid w:val="00ED0A9E"/>
    <w:rsid w:val="00ED3952"/>
    <w:rsid w:val="00ED44BA"/>
    <w:rsid w:val="00ED5E8E"/>
    <w:rsid w:val="00EE027D"/>
    <w:rsid w:val="00EE55D5"/>
    <w:rsid w:val="00EE6F9A"/>
    <w:rsid w:val="00EE760E"/>
    <w:rsid w:val="00EF0BC2"/>
    <w:rsid w:val="00EF2715"/>
    <w:rsid w:val="00EF330D"/>
    <w:rsid w:val="00F041BA"/>
    <w:rsid w:val="00F055DD"/>
    <w:rsid w:val="00F10BB8"/>
    <w:rsid w:val="00F10D23"/>
    <w:rsid w:val="00F10D69"/>
    <w:rsid w:val="00F12768"/>
    <w:rsid w:val="00F143F5"/>
    <w:rsid w:val="00F154E7"/>
    <w:rsid w:val="00F1627D"/>
    <w:rsid w:val="00F20A80"/>
    <w:rsid w:val="00F21219"/>
    <w:rsid w:val="00F3251E"/>
    <w:rsid w:val="00F32608"/>
    <w:rsid w:val="00F51F47"/>
    <w:rsid w:val="00F547F1"/>
    <w:rsid w:val="00F55638"/>
    <w:rsid w:val="00F565F8"/>
    <w:rsid w:val="00F62DEE"/>
    <w:rsid w:val="00F63CDB"/>
    <w:rsid w:val="00F66640"/>
    <w:rsid w:val="00F7315A"/>
    <w:rsid w:val="00F82A85"/>
    <w:rsid w:val="00F82B6F"/>
    <w:rsid w:val="00F8453C"/>
    <w:rsid w:val="00F84974"/>
    <w:rsid w:val="00F87022"/>
    <w:rsid w:val="00F90DC1"/>
    <w:rsid w:val="00F91D92"/>
    <w:rsid w:val="00F9351B"/>
    <w:rsid w:val="00F93A32"/>
    <w:rsid w:val="00F94A81"/>
    <w:rsid w:val="00FA0B5E"/>
    <w:rsid w:val="00FA2668"/>
    <w:rsid w:val="00FC0273"/>
    <w:rsid w:val="00FC0C0F"/>
    <w:rsid w:val="00FC1054"/>
    <w:rsid w:val="00FC2521"/>
    <w:rsid w:val="00FC613E"/>
    <w:rsid w:val="00FC6652"/>
    <w:rsid w:val="00FC6E03"/>
    <w:rsid w:val="00FD5831"/>
    <w:rsid w:val="00FE5647"/>
    <w:rsid w:val="00FE59B4"/>
    <w:rsid w:val="00FE5B83"/>
    <w:rsid w:val="00FF0B68"/>
    <w:rsid w:val="00FF1783"/>
    <w:rsid w:val="00FF3288"/>
    <w:rsid w:val="00FF49FF"/>
    <w:rsid w:val="00FF5783"/>
    <w:rsid w:val="0100D07F"/>
    <w:rsid w:val="012B7E23"/>
    <w:rsid w:val="01427B94"/>
    <w:rsid w:val="026E497E"/>
    <w:rsid w:val="0309018F"/>
    <w:rsid w:val="0406F2B1"/>
    <w:rsid w:val="04EB9BAA"/>
    <w:rsid w:val="05C072E5"/>
    <w:rsid w:val="061EE5CE"/>
    <w:rsid w:val="066636ED"/>
    <w:rsid w:val="0741BAA1"/>
    <w:rsid w:val="07BAB62F"/>
    <w:rsid w:val="08624999"/>
    <w:rsid w:val="08795635"/>
    <w:rsid w:val="08BDBA2B"/>
    <w:rsid w:val="0A795B63"/>
    <w:rsid w:val="0A8ECADD"/>
    <w:rsid w:val="0BFCE006"/>
    <w:rsid w:val="0D003B5C"/>
    <w:rsid w:val="0E60C260"/>
    <w:rsid w:val="0E71A7A9"/>
    <w:rsid w:val="0ECBDBCC"/>
    <w:rsid w:val="0F16BAD4"/>
    <w:rsid w:val="0F49A558"/>
    <w:rsid w:val="0F4CCC86"/>
    <w:rsid w:val="105F35C5"/>
    <w:rsid w:val="106E20DE"/>
    <w:rsid w:val="10E575B9"/>
    <w:rsid w:val="10E89CE7"/>
    <w:rsid w:val="1281461A"/>
    <w:rsid w:val="14261E79"/>
    <w:rsid w:val="147CBA5F"/>
    <w:rsid w:val="14B0854E"/>
    <w:rsid w:val="15075F5D"/>
    <w:rsid w:val="1522DC33"/>
    <w:rsid w:val="159010E4"/>
    <w:rsid w:val="161D075D"/>
    <w:rsid w:val="169085A1"/>
    <w:rsid w:val="169A247F"/>
    <w:rsid w:val="16AFD0FD"/>
    <w:rsid w:val="17071F12"/>
    <w:rsid w:val="1754F7B4"/>
    <w:rsid w:val="18BBA766"/>
    <w:rsid w:val="194071AB"/>
    <w:rsid w:val="19EFFB15"/>
    <w:rsid w:val="1B897297"/>
    <w:rsid w:val="1BB1DE98"/>
    <w:rsid w:val="1BBE419B"/>
    <w:rsid w:val="1CA82C99"/>
    <w:rsid w:val="1CCDCA00"/>
    <w:rsid w:val="1CF4E54D"/>
    <w:rsid w:val="1DE275A0"/>
    <w:rsid w:val="1FAFCC66"/>
    <w:rsid w:val="22242253"/>
    <w:rsid w:val="2259356D"/>
    <w:rsid w:val="232923D0"/>
    <w:rsid w:val="248F4127"/>
    <w:rsid w:val="249E222A"/>
    <w:rsid w:val="255B7F74"/>
    <w:rsid w:val="26A9A53C"/>
    <w:rsid w:val="27623DE6"/>
    <w:rsid w:val="27FF6AAD"/>
    <w:rsid w:val="28500164"/>
    <w:rsid w:val="29FC1AE8"/>
    <w:rsid w:val="2AE1B6B7"/>
    <w:rsid w:val="2AE79E71"/>
    <w:rsid w:val="2AF5D78B"/>
    <w:rsid w:val="2B008F55"/>
    <w:rsid w:val="2BDF0338"/>
    <w:rsid w:val="2DA0D32B"/>
    <w:rsid w:val="2DD61D48"/>
    <w:rsid w:val="2F1C19A9"/>
    <w:rsid w:val="2F6C8503"/>
    <w:rsid w:val="30508782"/>
    <w:rsid w:val="30587508"/>
    <w:rsid w:val="31EC57E3"/>
    <w:rsid w:val="348DB4EB"/>
    <w:rsid w:val="34DED053"/>
    <w:rsid w:val="3601BA69"/>
    <w:rsid w:val="367267F9"/>
    <w:rsid w:val="36CA94C4"/>
    <w:rsid w:val="370C73D9"/>
    <w:rsid w:val="37408DCC"/>
    <w:rsid w:val="37BE17C0"/>
    <w:rsid w:val="38EEAB87"/>
    <w:rsid w:val="39AE4A8D"/>
    <w:rsid w:val="39FF574E"/>
    <w:rsid w:val="3AD2045E"/>
    <w:rsid w:val="3B9BF52E"/>
    <w:rsid w:val="3BB47562"/>
    <w:rsid w:val="3C5D9607"/>
    <w:rsid w:val="3CB9A540"/>
    <w:rsid w:val="3D1A2DB7"/>
    <w:rsid w:val="3D8580A5"/>
    <w:rsid w:val="3DE70794"/>
    <w:rsid w:val="3DEAD688"/>
    <w:rsid w:val="3E1D45DC"/>
    <w:rsid w:val="3FBD6A61"/>
    <w:rsid w:val="3FD06354"/>
    <w:rsid w:val="3FFE3DCC"/>
    <w:rsid w:val="41E1021E"/>
    <w:rsid w:val="420D9061"/>
    <w:rsid w:val="4228454C"/>
    <w:rsid w:val="42F63EA0"/>
    <w:rsid w:val="4380C41B"/>
    <w:rsid w:val="43A63994"/>
    <w:rsid w:val="43A67A0B"/>
    <w:rsid w:val="44688134"/>
    <w:rsid w:val="44FB294E"/>
    <w:rsid w:val="45D7D81A"/>
    <w:rsid w:val="45EE95F0"/>
    <w:rsid w:val="4614B705"/>
    <w:rsid w:val="463AD933"/>
    <w:rsid w:val="46C7D927"/>
    <w:rsid w:val="46DE1ACD"/>
    <w:rsid w:val="47FFA841"/>
    <w:rsid w:val="486374E3"/>
    <w:rsid w:val="4962903A"/>
    <w:rsid w:val="49AAD572"/>
    <w:rsid w:val="4AF457DF"/>
    <w:rsid w:val="4B409B22"/>
    <w:rsid w:val="4D3433F4"/>
    <w:rsid w:val="4D45AE2A"/>
    <w:rsid w:val="4D5D3872"/>
    <w:rsid w:val="4E4DFBED"/>
    <w:rsid w:val="4EB5970F"/>
    <w:rsid w:val="508888C8"/>
    <w:rsid w:val="515F5732"/>
    <w:rsid w:val="5212BFAD"/>
    <w:rsid w:val="52E52664"/>
    <w:rsid w:val="53A37578"/>
    <w:rsid w:val="54AAEF1D"/>
    <w:rsid w:val="57608C97"/>
    <w:rsid w:val="5774762B"/>
    <w:rsid w:val="58BC1B45"/>
    <w:rsid w:val="595140BA"/>
    <w:rsid w:val="5B188E3D"/>
    <w:rsid w:val="5D37D7FE"/>
    <w:rsid w:val="5DC7BB1E"/>
    <w:rsid w:val="5E27D90B"/>
    <w:rsid w:val="5E6879DC"/>
    <w:rsid w:val="5F1409FE"/>
    <w:rsid w:val="606F78C0"/>
    <w:rsid w:val="60D920B7"/>
    <w:rsid w:val="61757AFC"/>
    <w:rsid w:val="620B4921"/>
    <w:rsid w:val="62AAAE4B"/>
    <w:rsid w:val="63342658"/>
    <w:rsid w:val="63C11CD1"/>
    <w:rsid w:val="63C2EF9E"/>
    <w:rsid w:val="64275D2D"/>
    <w:rsid w:val="643043B2"/>
    <w:rsid w:val="6465318A"/>
    <w:rsid w:val="64971A8F"/>
    <w:rsid w:val="64BEBE7C"/>
    <w:rsid w:val="6542E9E3"/>
    <w:rsid w:val="65A9FB65"/>
    <w:rsid w:val="65C26DF6"/>
    <w:rsid w:val="666768FE"/>
    <w:rsid w:val="667AE318"/>
    <w:rsid w:val="6708FB6D"/>
    <w:rsid w:val="675A84C2"/>
    <w:rsid w:val="67CD610C"/>
    <w:rsid w:val="68A32AA9"/>
    <w:rsid w:val="6A1CED46"/>
    <w:rsid w:val="6BAC55FA"/>
    <w:rsid w:val="6BB8BDA7"/>
    <w:rsid w:val="6BC51F58"/>
    <w:rsid w:val="6CAA19FA"/>
    <w:rsid w:val="6D09AFC2"/>
    <w:rsid w:val="6D53E1DA"/>
    <w:rsid w:val="6D8F90B1"/>
    <w:rsid w:val="6E776DB3"/>
    <w:rsid w:val="6EE9C512"/>
    <w:rsid w:val="6FB44F01"/>
    <w:rsid w:val="712DA350"/>
    <w:rsid w:val="7306BEE6"/>
    <w:rsid w:val="730E8E67"/>
    <w:rsid w:val="74B9330C"/>
    <w:rsid w:val="7557E461"/>
    <w:rsid w:val="756F79F5"/>
    <w:rsid w:val="772D2BEE"/>
    <w:rsid w:val="77A54DBC"/>
    <w:rsid w:val="78C9106D"/>
    <w:rsid w:val="79F68BA2"/>
    <w:rsid w:val="7C0D5C19"/>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B858305B-C878-40B3-90A6-E1F3DAC89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597254930">
      <w:bodyDiv w:val="1"/>
      <w:marLeft w:val="0"/>
      <w:marRight w:val="0"/>
      <w:marTop w:val="0"/>
      <w:marBottom w:val="0"/>
      <w:divBdr>
        <w:top w:val="none" w:sz="0" w:space="0" w:color="auto"/>
        <w:left w:val="none" w:sz="0" w:space="0" w:color="auto"/>
        <w:bottom w:val="none" w:sz="0" w:space="0" w:color="auto"/>
        <w:right w:val="none" w:sz="0" w:space="0" w:color="auto"/>
      </w:divBdr>
      <w:divsChild>
        <w:div w:id="1838500137">
          <w:marLeft w:val="0"/>
          <w:marRight w:val="0"/>
          <w:marTop w:val="0"/>
          <w:marBottom w:val="0"/>
          <w:divBdr>
            <w:top w:val="single" w:sz="6" w:space="0" w:color="CCCCCC"/>
            <w:left w:val="none" w:sz="0" w:space="0" w:color="auto"/>
            <w:bottom w:val="none" w:sz="0" w:space="0" w:color="auto"/>
            <w:right w:val="none" w:sz="0" w:space="0" w:color="auto"/>
          </w:divBdr>
          <w:divsChild>
            <w:div w:id="133518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866064638">
      <w:bodyDiv w:val="1"/>
      <w:marLeft w:val="0"/>
      <w:marRight w:val="0"/>
      <w:marTop w:val="0"/>
      <w:marBottom w:val="0"/>
      <w:divBdr>
        <w:top w:val="none" w:sz="0" w:space="0" w:color="auto"/>
        <w:left w:val="none" w:sz="0" w:space="0" w:color="auto"/>
        <w:bottom w:val="none" w:sz="0" w:space="0" w:color="auto"/>
        <w:right w:val="none" w:sz="0" w:space="0" w:color="auto"/>
      </w:divBdr>
      <w:divsChild>
        <w:div w:id="2029062962">
          <w:marLeft w:val="0"/>
          <w:marRight w:val="0"/>
          <w:marTop w:val="0"/>
          <w:marBottom w:val="0"/>
          <w:divBdr>
            <w:top w:val="single" w:sz="6" w:space="0" w:color="CCCCCC"/>
            <w:left w:val="none" w:sz="0" w:space="0" w:color="auto"/>
            <w:bottom w:val="none" w:sz="0" w:space="0" w:color="auto"/>
            <w:right w:val="none" w:sz="0" w:space="0" w:color="auto"/>
          </w:divBdr>
          <w:divsChild>
            <w:div w:id="169649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pje.tjdft.jus.br/pje/seam/resource/rest/pje-legacy/documento/download/TJDFT/1g/4559007/253143879" TargetMode="External"/><Relationship Id="rId26" Type="http://schemas.openxmlformats.org/officeDocument/2006/relationships/hyperlink" Target="https://pje.tjdft.jus.br/pje/seam/resource/rest/pje-legacy/documento/download/TJDFT/1g/4559007/268153459" TargetMode="External"/><Relationship Id="rId39" Type="http://schemas.microsoft.com/office/2011/relationships/people" Target="people.xml"/><Relationship Id="rId21" Type="http://schemas.openxmlformats.org/officeDocument/2006/relationships/hyperlink" Target="https://pje.tjdft.jus.br/pje/seam/resource/rest/pje-legacy/documento/download/TJDFT/1g/4559007/261045297" TargetMode="External"/><Relationship Id="rId34" Type="http://schemas.openxmlformats.org/officeDocument/2006/relationships/footer" Target="foot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pje.tjdft.jus.br/pje/seam/resource/rest/pje-legacy/documento/download/TJDFT/1g/4559007/250020964" TargetMode="External"/><Relationship Id="rId20" Type="http://schemas.openxmlformats.org/officeDocument/2006/relationships/hyperlink" Target="https://pje.tjdft.jus.br/pje/seam/resource/rest/pje-legacy/documento/download/TJDFT/1g/4559007/257901515" TargetMode="External"/><Relationship Id="rId29" Type="http://schemas.openxmlformats.org/officeDocument/2006/relationships/hyperlink" Target="https://pje.tjdft.jus.br/pje/seam/resource/rest/pje-legacy/documento/download/TJDFT/1g/4559007/274910913"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hyperlink" Target="https://pje.tjdft.jus.br/pje/seam/resource/rest/pje-legacy/documento/download/TJDFT/1g/4559007/268145515" TargetMode="External"/><Relationship Id="rId32" Type="http://schemas.openxmlformats.org/officeDocument/2006/relationships/header" Target="header1.xml"/><Relationship Id="rId37" Type="http://schemas.openxmlformats.org/officeDocument/2006/relationships/footer" Target="footer3.xml"/><Relationship Id="rId40" Type="http://schemas.openxmlformats.org/officeDocument/2006/relationships/glossaryDocument" Target="glossary/document.xml"/><Relationship Id="rId5" Type="http://schemas.openxmlformats.org/officeDocument/2006/relationships/styles" Target="styles.xml"/><Relationship Id="rId15" Type="http://schemas.openxmlformats.org/officeDocument/2006/relationships/hyperlink" Target="https://pje.tjdft.jus.br/pje/seam/resource/rest/pje-legacy/documento/download/278952686" TargetMode="External"/><Relationship Id="rId23" Type="http://schemas.openxmlformats.org/officeDocument/2006/relationships/hyperlink" Target="https://pje.tjdft.jus.br/pje/seam/resource/rest/pje-legacy/documento/download/TJDFT/1g/4559007/264945193" TargetMode="External"/><Relationship Id="rId28" Type="http://schemas.openxmlformats.org/officeDocument/2006/relationships/hyperlink" Target="https://pje.tjdft.jus.br/pje/seam/resource/rest/pje-legacy/documento/download/TJDFT/1g/4559007/274791470" TargetMode="External"/><Relationship Id="rId36"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yperlink" Target="https://pje.tjdft.jus.br/pje/seam/resource/rest/pje-legacy/documento/download/TJDFT/1g/4559007/256883117" TargetMode="External"/><Relationship Id="rId31" Type="http://schemas.openxmlformats.org/officeDocument/2006/relationships/hyperlink" Target="https://pje.tjdft.jus.br/pje/seam/resource/rest/pje-legacy/documento/download/TJDFT/1g/4559007/278922334" TargetMode="Externa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openxmlformats.org/officeDocument/2006/relationships/hyperlink" Target="https://pje.tjdft.jus.br/pje/seam/resource/rest/pje-legacy/documento/download/TJDFT/1g/4559007/268141477" TargetMode="External"/><Relationship Id="rId27" Type="http://schemas.openxmlformats.org/officeDocument/2006/relationships/hyperlink" Target="https://pje.tjdft.jus.br/pje/seam/resource/rest/pje-legacy/documento/download/TJDFT/1g/4559007/265477833" TargetMode="External"/><Relationship Id="rId30" Type="http://schemas.openxmlformats.org/officeDocument/2006/relationships/hyperlink" Target="https://pje.tjdft.jus.br/pje/seam/resource/rest/pje-legacy/documento/download/TJDFT/1g/4559007/274932139" TargetMode="External"/><Relationship Id="rId35" Type="http://schemas.openxmlformats.org/officeDocument/2006/relationships/footer" Target="footer2.xml"/><Relationship Id="rId8" Type="http://schemas.openxmlformats.org/officeDocument/2006/relationships/footnotes" Target="footnote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s://pje.tjdft.jus.br/pje/seam/resource/rest/pje-legacy/documento/download/TJDFT/1g/4559007/250812668" TargetMode="External"/><Relationship Id="rId25" Type="http://schemas.openxmlformats.org/officeDocument/2006/relationships/hyperlink" Target="https://pje.tjdft.jus.br/pje/seam/resource/rest/pje-legacy/documento/download/TJDFT/1g/4559007/264945169" TargetMode="External"/><Relationship Id="rId33" Type="http://schemas.openxmlformats.org/officeDocument/2006/relationships/header" Target="header2.xml"/><Relationship Id="rId38"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CC47C5ADE849A18DA0C7907A361910"/>
        <w:category>
          <w:name w:val="Geral"/>
          <w:gallery w:val="placeholder"/>
        </w:category>
        <w:types>
          <w:type w:val="bbPlcHdr"/>
        </w:types>
        <w:behaviors>
          <w:behavior w:val="content"/>
        </w:behaviors>
        <w:guid w:val="{82970ABC-6F8D-4C02-94D1-4488F3BFFA36}"/>
      </w:docPartPr>
      <w:docPartBody>
        <w:p w:rsidR="00773803" w:rsidRDefault="00773803" w:rsidP="00773803">
          <w:pPr>
            <w:pStyle w:val="7ACC47C5ADE849A18DA0C7907A361910"/>
          </w:pPr>
          <w:r w:rsidRPr="002A0A13">
            <w:rPr>
              <w:rStyle w:val="TextodoEspaoReservado"/>
            </w:rPr>
            <w:t>Escolher um item.</w:t>
          </w:r>
        </w:p>
      </w:docPartBody>
    </w:docPart>
    <w:docPart>
      <w:docPartPr>
        <w:name w:val="F878D1793E2346938EC18DAD866E9010"/>
        <w:category>
          <w:name w:val="Geral"/>
          <w:gallery w:val="placeholder"/>
        </w:category>
        <w:types>
          <w:type w:val="bbPlcHdr"/>
        </w:types>
        <w:behaviors>
          <w:behavior w:val="content"/>
        </w:behaviors>
        <w:guid w:val="{6F677645-7BEE-495B-A2A2-C7078781C734}"/>
      </w:docPartPr>
      <w:docPartBody>
        <w:p w:rsidR="00773803" w:rsidRDefault="00773803" w:rsidP="00773803">
          <w:pPr>
            <w:pStyle w:val="F878D1793E2346938EC18DAD866E9010"/>
          </w:pPr>
          <w:r w:rsidRPr="009F36E1">
            <w:rPr>
              <w:rStyle w:val="TextodoEspaoReservado"/>
              <w:sz w:val="28"/>
              <w:szCs w:val="28"/>
            </w:rPr>
            <w:t>Escolher um item.</w:t>
          </w:r>
        </w:p>
      </w:docPartBody>
    </w:docPart>
    <w:docPart>
      <w:docPartPr>
        <w:name w:val="AA1EE3EF79994F978EAA8FE4FF7A26BD"/>
        <w:category>
          <w:name w:val="Geral"/>
          <w:gallery w:val="placeholder"/>
        </w:category>
        <w:types>
          <w:type w:val="bbPlcHdr"/>
        </w:types>
        <w:behaviors>
          <w:behavior w:val="content"/>
        </w:behaviors>
        <w:guid w:val="{4D2D01E5-6886-4D3A-BC5A-5366DBB17323}"/>
      </w:docPartPr>
      <w:docPartBody>
        <w:p w:rsidR="00773803" w:rsidRDefault="00773803" w:rsidP="00773803">
          <w:pPr>
            <w:pStyle w:val="AA1EE3EF79994F978EAA8FE4FF7A26BD"/>
          </w:pPr>
          <w:r>
            <w:rPr>
              <w:rFonts w:cs="Arial"/>
            </w:rPr>
            <w:t>Escolher um item</w:t>
          </w:r>
        </w:p>
      </w:docPartBody>
    </w:docPart>
    <w:docPart>
      <w:docPartPr>
        <w:name w:val="BC7F39C12B0F442FBBF9AD5B583FBDE0"/>
        <w:category>
          <w:name w:val="Geral"/>
          <w:gallery w:val="placeholder"/>
        </w:category>
        <w:types>
          <w:type w:val="bbPlcHdr"/>
        </w:types>
        <w:behaviors>
          <w:behavior w:val="content"/>
        </w:behaviors>
        <w:guid w:val="{6AC9F25C-CE24-4940-A55B-E193616E922A}"/>
      </w:docPartPr>
      <w:docPartBody>
        <w:p w:rsidR="00773803" w:rsidRDefault="00773803" w:rsidP="00773803">
          <w:pPr>
            <w:pStyle w:val="BC7F39C12B0F442FBBF9AD5B583FBDE0"/>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19695A"/>
    <w:rsid w:val="001B0F6A"/>
    <w:rsid w:val="001E2AC0"/>
    <w:rsid w:val="00277029"/>
    <w:rsid w:val="002C7E0E"/>
    <w:rsid w:val="002F13AB"/>
    <w:rsid w:val="003060EF"/>
    <w:rsid w:val="00364B04"/>
    <w:rsid w:val="003D50C8"/>
    <w:rsid w:val="00427B4D"/>
    <w:rsid w:val="00465A25"/>
    <w:rsid w:val="004756EB"/>
    <w:rsid w:val="00480A0E"/>
    <w:rsid w:val="004C591E"/>
    <w:rsid w:val="00515AB3"/>
    <w:rsid w:val="00534782"/>
    <w:rsid w:val="005953DB"/>
    <w:rsid w:val="005E4FE9"/>
    <w:rsid w:val="007055C1"/>
    <w:rsid w:val="00730800"/>
    <w:rsid w:val="00773803"/>
    <w:rsid w:val="0077693D"/>
    <w:rsid w:val="00816916"/>
    <w:rsid w:val="00855F86"/>
    <w:rsid w:val="008C4978"/>
    <w:rsid w:val="009A52A1"/>
    <w:rsid w:val="009C5448"/>
    <w:rsid w:val="00AB26AC"/>
    <w:rsid w:val="00AD59B1"/>
    <w:rsid w:val="00B9403F"/>
    <w:rsid w:val="00C34425"/>
    <w:rsid w:val="00C7198A"/>
    <w:rsid w:val="00CB636A"/>
    <w:rsid w:val="00CC4909"/>
    <w:rsid w:val="00DE22E5"/>
    <w:rsid w:val="00E85666"/>
    <w:rsid w:val="00EB68CA"/>
    <w:rsid w:val="00FA0B5E"/>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773803"/>
    <w:rPr>
      <w:color w:val="808080"/>
    </w:rPr>
  </w:style>
  <w:style w:type="paragraph" w:customStyle="1" w:styleId="7ACC47C5ADE849A18DA0C7907A361910">
    <w:name w:val="7ACC47C5ADE849A18DA0C7907A361910"/>
    <w:rsid w:val="00773803"/>
    <w:pPr>
      <w:spacing w:line="278" w:lineRule="auto"/>
    </w:pPr>
    <w:rPr>
      <w:kern w:val="2"/>
      <w:sz w:val="24"/>
      <w:szCs w:val="24"/>
      <w14:ligatures w14:val="standardContextual"/>
    </w:rPr>
  </w:style>
  <w:style w:type="paragraph" w:customStyle="1" w:styleId="F878D1793E2346938EC18DAD866E9010">
    <w:name w:val="F878D1793E2346938EC18DAD866E9010"/>
    <w:rsid w:val="00773803"/>
    <w:pPr>
      <w:spacing w:line="278" w:lineRule="auto"/>
    </w:pPr>
    <w:rPr>
      <w:kern w:val="2"/>
      <w:sz w:val="24"/>
      <w:szCs w:val="24"/>
      <w14:ligatures w14:val="standardContextual"/>
    </w:rPr>
  </w:style>
  <w:style w:type="paragraph" w:customStyle="1" w:styleId="AA1EE3EF79994F978EAA8FE4FF7A26BD">
    <w:name w:val="AA1EE3EF79994F978EAA8FE4FF7A26BD"/>
    <w:rsid w:val="00773803"/>
    <w:pPr>
      <w:spacing w:line="278" w:lineRule="auto"/>
    </w:pPr>
    <w:rPr>
      <w:kern w:val="2"/>
      <w:sz w:val="24"/>
      <w:szCs w:val="24"/>
      <w14:ligatures w14:val="standardContextual"/>
    </w:rPr>
  </w:style>
  <w:style w:type="paragraph" w:customStyle="1" w:styleId="BC7F39C12B0F442FBBF9AD5B583FBDE0">
    <w:name w:val="BC7F39C12B0F442FBBF9AD5B583FBDE0"/>
    <w:rsid w:val="00773803"/>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794DF51-C626-46D6-9B34-7D002B23C576}">
  <we:reference id="WA200010453" version="1.0.0.1" store="Omex" storeType="OMEX"/>
  <we:alternateReferences>
    <we:reference id="WA200010453" version="1.0.0.1" store="WA200010453" storeType="OMEX"/>
  </we:alternateReferences>
  <we:properties>
    <we:property name="claude.fileId" value="&quot;93b4da58-1fb2-4d92-8594-52e9ff4244d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1930c5e-6cbf-4694-b781-f590bfa80909">
      <Terms xmlns="http://schemas.microsoft.com/office/infopath/2007/PartnerControls"/>
    </lcf76f155ced4ddcb4097134ff3c332f>
    <TaxCatchAll xmlns="2aabb5b7-11a6-4edb-b82f-e91ec49f15e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0EFFB71C01CC341AD4918EC9567C969" ma:contentTypeVersion="28" ma:contentTypeDescription="Crie um novo documento." ma:contentTypeScope="" ma:versionID="3cee0f4348c9f87d467916823ae4111d">
  <xsd:schema xmlns:xsd="http://www.w3.org/2001/XMLSchema" xmlns:xs="http://www.w3.org/2001/XMLSchema" xmlns:p="http://schemas.microsoft.com/office/2006/metadata/properties" xmlns:ns2="d1930c5e-6cbf-4694-b781-f590bfa80909" xmlns:ns3="2aabb5b7-11a6-4edb-b82f-e91ec49f15ec" targetNamespace="http://schemas.microsoft.com/office/2006/metadata/properties" ma:root="true" ma:fieldsID="eda96f669a4dc346093512d88a350045" ns2:_="" ns3:_="">
    <xsd:import namespace="d1930c5e-6cbf-4694-b781-f590bfa80909"/>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element ref="ns2:Localdoarquivo" minOccurs="0"/>
                <xsd:element ref="ns2:7d996812-ecf9-4cec-9316-56084cbcc9f0CountryOrRegion" minOccurs="0"/>
                <xsd:element ref="ns2:7d996812-ecf9-4cec-9316-56084cbcc9f0State" minOccurs="0"/>
                <xsd:element ref="ns2:7d996812-ecf9-4cec-9316-56084cbcc9f0City" minOccurs="0"/>
                <xsd:element ref="ns2:7d996812-ecf9-4cec-9316-56084cbcc9f0PostalCode" minOccurs="0"/>
                <xsd:element ref="ns2:7d996812-ecf9-4cec-9316-56084cbcc9f0Street" minOccurs="0"/>
                <xsd:element ref="ns2:7d996812-ecf9-4cec-9316-56084cbcc9f0GeoLoc" minOccurs="0"/>
                <xsd:element ref="ns2:7d996812-ecf9-4cec-9316-56084cbcc9f0DispNam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930c5e-6cbf-4694-b781-f590bfa809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5bce3db6-09f7-4b5f-8075-a664636c48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Localdoarquivo" ma:index="26" nillable="true" ma:displayName="Local do arquivo" ma:format="Dropdown" ma:internalName="Localdoarquivo">
      <xsd:simpleType>
        <xsd:restriction base="dms:Unknown"/>
      </xsd:simpleType>
    </xsd:element>
    <xsd:element name="7d996812-ecf9-4cec-9316-56084cbcc9f0CountryOrRegion" ma:index="27" nillable="true" ma:displayName="Local do arquivo: País/Região" ma:internalName="CountryOrRegion" ma:readOnly="true">
      <xsd:simpleType>
        <xsd:restriction base="dms:Text"/>
      </xsd:simpleType>
    </xsd:element>
    <xsd:element name="7d996812-ecf9-4cec-9316-56084cbcc9f0State" ma:index="28" nillable="true" ma:displayName="Local do arquivo: Estado" ma:internalName="State" ma:readOnly="true">
      <xsd:simpleType>
        <xsd:restriction base="dms:Text"/>
      </xsd:simpleType>
    </xsd:element>
    <xsd:element name="7d996812-ecf9-4cec-9316-56084cbcc9f0City" ma:index="29" nillable="true" ma:displayName="Local do arquivo: Cidade" ma:internalName="City" ma:readOnly="true">
      <xsd:simpleType>
        <xsd:restriction base="dms:Text"/>
      </xsd:simpleType>
    </xsd:element>
    <xsd:element name="7d996812-ecf9-4cec-9316-56084cbcc9f0PostalCode" ma:index="30" nillable="true" ma:displayName="Local do arquivo: CEP" ma:internalName="PostalCode" ma:readOnly="true">
      <xsd:simpleType>
        <xsd:restriction base="dms:Text"/>
      </xsd:simpleType>
    </xsd:element>
    <xsd:element name="7d996812-ecf9-4cec-9316-56084cbcc9f0Street" ma:index="31" nillable="true" ma:displayName="Local do arquivo: Rua" ma:internalName="Street" ma:readOnly="true">
      <xsd:simpleType>
        <xsd:restriction base="dms:Text"/>
      </xsd:simpleType>
    </xsd:element>
    <xsd:element name="7d996812-ecf9-4cec-9316-56084cbcc9f0GeoLoc" ma:index="32" nillable="true" ma:displayName="Local do arquivo: Coordenadas" ma:internalName="GeoLoc" ma:readOnly="true">
      <xsd:simpleType>
        <xsd:restriction base="dms:Unknown"/>
      </xsd:simpleType>
    </xsd:element>
    <xsd:element name="7d996812-ecf9-4cec-9316-56084cbcc9f0DispName" ma:index="33" nillable="true" ma:displayName="Local do arquivo: Nome" ma:internalName="DispName" ma:readOnly="true">
      <xsd:simpleType>
        <xsd:restriction base="dms:Text"/>
      </xsd:simpleType>
    </xsd:element>
    <xsd:element name="MediaServiceBillingMetadata" ma:index="3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47ff1512-db4f-4851-9dd8-16988646e5fd}" ma:internalName="TaxCatchAll" ma:showField="CatchAllData" ma:web="2aabb5b7-11a6-4edb-b82f-e91ec49f15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d1930c5e-6cbf-4694-b781-f590bfa80909"/>
    <ds:schemaRef ds:uri="2aabb5b7-11a6-4edb-b82f-e91ec49f15ec"/>
  </ds:schemaRefs>
</ds:datastoreItem>
</file>

<file path=customXml/itemProps2.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3.xml><?xml version="1.0" encoding="utf-8"?>
<ds:datastoreItem xmlns:ds="http://schemas.openxmlformats.org/officeDocument/2006/customXml" ds:itemID="{02C1B89D-59C7-4079-B593-01F9D156F3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930c5e-6cbf-4694-b781-f590bfa80909"/>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4485</Words>
  <Characters>24669</Characters>
  <Application>Microsoft Office Word</Application>
  <DocSecurity>0</DocSecurity>
  <Lines>747</Lines>
  <Paragraphs>260</Paragraphs>
  <ScaleCrop>false</ScaleCrop>
  <Company/>
  <LinksUpToDate>false</LinksUpToDate>
  <CharactersWithSpaces>28894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Orana Oliveira Guerra - GDSXSR</cp:lastModifiedBy>
  <cp:revision>2</cp:revision>
  <dcterms:created xsi:type="dcterms:W3CDTF">2026-10-27T22:07:00Z</dcterms:created>
  <dcterms:modified xsi:type="dcterms:W3CDTF">2026-10-27T22:07:00Z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0x01010030EFFB71C01CC341AD4918EC9567C969</vt:lpwstr>
  </property>
  <property fmtid="{D5CDD505-2E9C-101B-9397-08002B2CF9AE}" pid="3" name="MediaServiceImageTags">
    <vt:lpwstr/>
  </property>
</Properties>
</file>