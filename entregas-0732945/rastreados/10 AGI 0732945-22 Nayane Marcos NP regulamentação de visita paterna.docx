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2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864"/>
        <w:gridCol w:w="447"/>
        <w:gridCol w:w="4371"/>
        <w:gridCol w:w="219"/>
      </w:tblGrid>
      <w:tr w:rsidR="00264107" w14:paraId="4680266B" w14:textId="77777777" w:rsidTr="650595E1">
        <w:trPr>
          <w:gridAfter w:val="1"/>
          <w:wAfter w:w="219" w:type="dxa"/>
        </w:trPr>
        <w:tc>
          <w:tcPr>
            <w:tcW w:w="2822" w:type="dxa"/>
            <w:hideMark/>
          </w:tcPr>
          <w:p w14:paraId="6DE29C9C" w14:textId="77777777" w:rsidR="00264107" w:rsidRDefault="00264107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Arial" w:hAnsi="Arial" w:cs="Verdana"/>
                <w:noProof/>
                <w:sz w:val="28"/>
                <w:lang w:eastAsia="zh-CN"/>
              </w:rPr>
              <w:drawing>
                <wp:inline distT="0" distB="0" distL="0" distR="0" wp14:anchorId="15C07C5B" wp14:editId="146F6157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gridSpan w:val="3"/>
            <w:hideMark/>
          </w:tcPr>
          <w:p w14:paraId="299F0D40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2DA0D32B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 xml:space="preserve">Tribunal de Justiça do Distrito Federal e dos </w:t>
            </w:r>
            <w:commentRangeStart w:id="0"/>
            <w:r w:rsidRPr="2DA0D32B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Territórios</w:t>
            </w:r>
            <w:r w:rsidRPr="2DA0D32B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  <w:commentRangeEnd w:id="0"/>
            <w:r w:rsidR="00D01B83">
              <w:rPr>
                <w:rStyle w:val="Refdecomentrio"/>
                <w:rFonts w:ascii="Segoe UI" w:hAnsi="Segoe UI" w:cs="Segoe UI"/>
                <w:sz w:val="18"/>
                <w:szCs w:val="18"/>
              </w:rPr>
              <w:commentReference w:id="0"/>
            </w:r>
          </w:p>
          <w:p w14:paraId="12B71A35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  <w:tr w:rsidR="004236F7" w:rsidRPr="009F36E1" w14:paraId="506E1C45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1B672758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5F5D25D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1380D4BD" w14:textId="77777777" w:rsidR="004236F7" w:rsidRPr="009F36E1" w:rsidRDefault="006F66D1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7ACC47C5ADE849A18DA0C7907A361910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4236F7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4236F7" w:rsidRPr="009F36E1" w14:paraId="722A4191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B3F531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376372E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F878D1793E2346938EC18DAD866E9010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7D3B975A" w14:textId="77777777" w:rsidR="004236F7" w:rsidRPr="009F36E1" w:rsidRDefault="004236F7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Agravo de Instrumento</w:t>
                </w:r>
              </w:p>
            </w:sdtContent>
          </w:sdt>
        </w:tc>
      </w:tr>
      <w:tr w:rsidR="004236F7" w:rsidRPr="009F36E1" w14:paraId="185BA19B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A224AD7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709DFAFC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77B2906D" w14:textId="6B8A0A38" w:rsidR="004236F7" w:rsidRPr="009F36E1" w:rsidRDefault="004F726C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4F726C">
              <w:rPr>
                <w:rFonts w:ascii="Arial" w:hAnsi="Arial" w:cs="Arial"/>
                <w:sz w:val="28"/>
                <w:szCs w:val="28"/>
              </w:rPr>
              <w:t>0732945-22.2026.8.07.0000</w:t>
            </w:r>
          </w:p>
        </w:tc>
      </w:tr>
      <w:tr w:rsidR="004236F7" w:rsidRPr="009F36E1" w14:paraId="4B19599A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0E538277" w14:textId="77777777" w:rsidR="004236F7" w:rsidRPr="00F63CDB" w:rsidRDefault="006F66D1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AA1EE3EF79994F978EAA8FE4FF7A26BD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Agravante</w:t>
                </w:r>
              </w:sdtContent>
            </w:sdt>
            <w:r w:rsidR="004236F7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34C0C9D3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30B7F23" w14:textId="750651DF" w:rsidR="004236F7" w:rsidRPr="009F36E1" w:rsidRDefault="004F726C" w:rsidP="650595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r w:rsidRPr="004F726C">
              <w:rPr>
                <w:rFonts w:ascii="Arial" w:hAnsi="Arial" w:cs="Arial"/>
                <w:sz w:val="28"/>
                <w:szCs w:val="28"/>
              </w:rPr>
              <w:t>RENATO DE JESUS AFONSO</w:t>
            </w:r>
          </w:p>
        </w:tc>
      </w:tr>
      <w:tr w:rsidR="004236F7" w:rsidRPr="009F36E1" w14:paraId="01956A99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268F3466" w14:textId="77777777" w:rsidR="004236F7" w:rsidRPr="009F36E1" w:rsidRDefault="006F66D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BC7F39C12B0F442FBBF9AD5B583FBDE0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4236F7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Agravado</w:t>
                </w:r>
              </w:sdtContent>
            </w:sdt>
            <w:r w:rsidR="004236F7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4236F7">
              <w:rPr>
                <w:rFonts w:ascii="Arial" w:hAnsi="Arial" w:cs="Arial"/>
                <w:sz w:val="28"/>
                <w:szCs w:val="28"/>
              </w:rPr>
              <w:t>(</w:t>
            </w:r>
            <w:r w:rsidR="004236F7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5EDA0385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CC5F6AE" w14:textId="63F668DD" w:rsidR="004236F7" w:rsidRPr="009F36E1" w:rsidRDefault="004F726C" w:rsidP="650595E1">
            <w:pPr>
              <w:ind w:right="-74"/>
              <w:jc w:val="both"/>
              <w:rPr>
                <w:rFonts w:ascii="Arial" w:hAnsi="Arial" w:cs="Arial"/>
                <w:sz w:val="28"/>
                <w:szCs w:val="28"/>
              </w:rPr>
            </w:pPr>
            <w:r w:rsidRPr="004F726C">
              <w:rPr>
                <w:rFonts w:ascii="Arial" w:hAnsi="Arial" w:cs="Arial"/>
                <w:sz w:val="28"/>
                <w:szCs w:val="28"/>
              </w:rPr>
              <w:t>WANESSA FERREIRA RAMOS</w:t>
            </w:r>
          </w:p>
        </w:tc>
      </w:tr>
      <w:tr w:rsidR="004236F7" w:rsidRPr="009F36E1" w14:paraId="04C2C9E0" w14:textId="77777777" w:rsidTr="650595E1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cantSplit/>
          <w:trHeight w:val="397"/>
        </w:trPr>
        <w:tc>
          <w:tcPr>
            <w:tcW w:w="3686" w:type="dxa"/>
            <w:gridSpan w:val="2"/>
            <w:vAlign w:val="center"/>
          </w:tcPr>
          <w:p w14:paraId="5C272CF2" w14:textId="77777777" w:rsidR="004236F7" w:rsidRPr="009F36E1" w:rsidRDefault="004236F7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65F4370D" w14:textId="77777777" w:rsidR="004236F7" w:rsidRPr="009F36E1" w:rsidRDefault="004236F7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gridSpan w:val="2"/>
            <w:vAlign w:val="center"/>
          </w:tcPr>
          <w:p w14:paraId="64F0CBAE" w14:textId="77777777" w:rsidR="004236F7" w:rsidRPr="009F36E1" w:rsidRDefault="004236F7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3FC74CEC" w14:textId="71C87D05" w:rsidR="004236F7" w:rsidRDefault="004236F7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A8550DC" w14:textId="77777777" w:rsidR="008C7D23" w:rsidRPr="007E1C8C" w:rsidRDefault="008C7D23" w:rsidP="008C7D23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  <w:pPrChange w:id="1002" w:author="Assessor GDSXSR" w:date="2026-10-31T18:13:48Z">
          <w:pPr>
            <w:spacing w:after="0" w:line="360" w:lineRule="auto"/>
            <w:jc w:val="center"/>
          </w:pPr>
        </w:pPrChange>
      </w:pPr>
      <w:commentRangeStart w:id="2"/>
      <w:r w:rsidRPr="0C436811">
        <w:rPr>
          <w:rFonts w:ascii="Arial" w:hAnsi="Arial" w:cs="Arial"/>
          <w:b/>
          <w:bCs/>
          <w:sz w:val="28"/>
          <w:szCs w:val="28"/>
        </w:rPr>
        <w:t>EMENTA</w:t>
      </w:r>
      <w:commentRangeEnd w:id="2"/>
      <w:r>
        <w:rPr>
          <w:rStyle w:val="CommentReference"/>
        </w:rPr>
        <w:commentReference w:id="2"/>
      </w:r>
    </w:p>
    <w:p w14:paraId="077BBD46" w14:textId="77777777" w:rsidR="008C7D23" w:rsidRDefault="008C7D23" w:rsidP="008C7D2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2D8E718" w14:textId="77777777" w:rsidR="00EB0484" w:rsidRPr="00EB0484" w:rsidRDefault="008C7D23" w:rsidP="00EB048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3"/>
      <w:r>
        <w:rPr>
          <w:rFonts w:ascii="Arial" w:hAnsi="Arial" w:cs="Arial"/>
          <w:sz w:val="28"/>
          <w:szCs w:val="28"/>
        </w:rPr>
        <w:t xml:space="preserve">AGRAVO DE INSTRUMENTO. </w:t>
      </w:r>
      <w:r>
        <w:rPr>
          <w:rFonts w:ascii="Arial" w:hAnsi="Arial" w:cs="Arial"/>
          <w:sz w:val="28"/>
          <w:szCs w:val="28"/>
        </w:rPr>
        <w:t xml:space="preserve">DIREITO DE FAMÍLIA. REGULAMENTAÇÃO DE CONVIVÊNCIA FAMILIAR. TUTELA DE URGÊNCIA. AMPLIAÇÃO PROVISÓRIA DO REGIME DE VISITAS. AUSÊNCIA DE PROBABILIDADE DO DIREITO E DE PERIGO DE DANO. MANUTENÇÃO DA DECISÃO AGRAVADA. </w:t>
      </w:r>
      <w:del w:id="1003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AGRAVO</w:delText>
        </w:r>
      </w:del>
      <w:ins w:id="1004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RECURSO</w:t>
        </w:r>
      </w:ins>
      <w:r>
        <w:rPr>
          <w:rFonts w:ascii="Arial" w:hAnsi="Arial" w:cs="Arial"/>
          <w:sz w:val="28"/>
          <w:szCs w:val="28"/>
        </w:rPr>
        <w:t xml:space="preserve"> NÃO PROVIDO.</w:t>
      </w:r>
      <w:commentRangeEnd w:id="3"/>
      <w:r>
        <w:rPr>
          <w:rStyle w:val="CommentReference"/>
        </w:rPr>
        <w:commentReference w:id="3"/>
      </w:r>
    </w:p>
    <w:p w14:paraId="234F553A" w14:textId="77777777" w:rsidR="008C7D23" w:rsidRPr="0034247B" w:rsidRDefault="008C7D23" w:rsidP="008C7D2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358569AA" w14:textId="704AFA3D" w:rsidR="008C7D23" w:rsidRDefault="008C7D23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4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regulamentação de convivência familiar proposta </w:t>
      </w:r>
      <w:del w:id="1005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por</w:delText>
        </w:r>
      </w:del>
      <w:ins w:id="1006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pelo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07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pessoa natural</w:delText>
        </w:r>
      </w:del>
      <w:ins w:id="1008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genitor</w:t>
        </w:r>
      </w:ins>
      <w:r>
        <w:rPr>
          <w:rFonts w:ascii="Arial" w:hAnsi="Arial" w:cs="Arial"/>
          <w:sz w:val="28"/>
          <w:szCs w:val="28"/>
        </w:rPr>
        <w:t xml:space="preserve"> contra </w:t>
      </w:r>
      <w:del w:id="1009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pessoa</w:delText>
        </w:r>
      </w:del>
      <w:ins w:id="1010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1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natural</w:delText>
        </w:r>
      </w:del>
      <w:ins w:id="1012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genitora,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3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pleiteando</w:delText>
        </w:r>
      </w:del>
      <w:ins w:id="1014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visando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15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a</w:delText>
        </w:r>
      </w:del>
      <w:ins w:id="1016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à</w:t>
        </w:r>
      </w:ins>
      <w:r>
        <w:rPr>
          <w:rFonts w:ascii="Arial" w:hAnsi="Arial" w:cs="Arial"/>
          <w:sz w:val="28"/>
          <w:szCs w:val="28"/>
        </w:rPr>
        <w:t xml:space="preserve"> fixação das visitas e do contato </w:t>
      </w:r>
      <w:del w:id="1017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entre o genitor e</w:delText>
        </w:r>
      </w:del>
      <w:ins w:id="1018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com</w:t>
        </w:r>
      </w:ins>
      <w:r>
        <w:rPr>
          <w:rFonts w:ascii="Arial" w:hAnsi="Arial" w:cs="Arial"/>
          <w:sz w:val="28"/>
          <w:szCs w:val="28"/>
        </w:rPr>
        <w:t xml:space="preserve"> a filha em comum,</w:t>
      </w:r>
      <w:del w:id="1019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 atualmente</w:delText>
        </w:r>
      </w:del>
      <w:r>
        <w:rPr>
          <w:rFonts w:ascii="Arial" w:hAnsi="Arial" w:cs="Arial"/>
          <w:sz w:val="28"/>
          <w:szCs w:val="28"/>
        </w:rPr>
        <w:t xml:space="preserve"> com </w:t>
      </w:r>
      <w:r>
        <w:rPr>
          <w:rFonts w:ascii="Arial" w:hAnsi="Arial" w:cs="Arial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 anos de idade. O genitor alegou dificuldades reiteradas para o exercício da convivência paterna e requereu tutela de urgência para assegurar regime de convivência mais amplo.</w:t>
      </w:r>
      <w:commentRangeEnd w:id="4"/>
      <w:r>
        <w:rPr>
          <w:rStyle w:val="CommentReference"/>
        </w:rPr>
        <w:commentReference w:id="4"/>
      </w:r>
    </w:p>
    <w:p w14:paraId="7384F481" w14:textId="61DE4FAA" w:rsidR="00BC1A88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2.</w:t>
      </w:r>
      <w:r w:rsidR="00EB0484" w:rsidRPr="00EB0484">
        <w:t xml:space="preserve"> </w:t>
      </w:r>
      <w:r w:rsidR="00EB0484" w:rsidRPr="00EB0484">
        <w:rPr>
          <w:rFonts w:ascii="Arial" w:hAnsi="Arial" w:cs="Arial"/>
          <w:sz w:val="28"/>
          <w:szCs w:val="28"/>
        </w:rPr>
        <w:t xml:space="preserve">A decisão agravada indeferiu a tutela de urgência e manteve o regime de convivência anteriormente acordado entre as partes, por entender presentes indícios de manutenção do convívio paterno-filial, </w:t>
      </w:r>
      <w:r w:rsidR="00EB0484" w:rsidRPr="00EB0484">
        <w:rPr>
          <w:rFonts w:ascii="Arial" w:hAnsi="Arial" w:cs="Arial"/>
          <w:sz w:val="28"/>
          <w:szCs w:val="28"/>
        </w:rPr>
        <w:lastRenderedPageBreak/>
        <w:t>ainda que em extensão inferior à pretendida, e ausente demonstração de interrupção total ou prolongada da convivência.</w:t>
      </w:r>
    </w:p>
    <w:p w14:paraId="32BB596C" w14:textId="5206FD2B" w:rsidR="00BC1A88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3.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O </w:t>
      </w:r>
      <w:del w:id="1020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autor/</w:delText>
        </w:r>
      </w:del>
      <w:r>
        <w:rPr>
          <w:rFonts w:ascii="Arial" w:hAnsi="Arial" w:cs="Arial"/>
          <w:sz w:val="28"/>
          <w:szCs w:val="28"/>
        </w:rPr>
        <w:t xml:space="preserve">genitor agrava requerendo a reforma da decisão para assegurar imediatamente a convivência com a filha, sob o argumento de que a convivência familiar constitui direito fundamental, de que os documentos revelam obstáculos reiterados ao convívio e de que os sucessivos cancelamentos configuram perigo de dano.</w:t>
      </w:r>
    </w:p>
    <w:p w14:paraId="5A335F32" w14:textId="77777777" w:rsidR="008C7D23" w:rsidRPr="0034247B" w:rsidRDefault="008C7D23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5E0F0213" w14:textId="77777777" w:rsidR="00EB0484" w:rsidRPr="00EB0484" w:rsidRDefault="00BC1A88" w:rsidP="00EB0484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4</w:t>
      </w:r>
      <w:r>
        <w:rPr>
          <w:rFonts w:ascii="Arial" w:hAnsi="Arial" w:cs="Arial"/>
          <w:sz w:val="28"/>
          <w:szCs w:val="28"/>
        </w:rPr>
        <w:t xml:space="preserve">.</w:t>
      </w:r>
      <w:ins w:id="1021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 A</w:t>
        </w:r>
      </w:ins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questão em discussão consiste em: (i) saber se os elementos constantes dos autos demonstram probabilidade do direito apta a justificar a ampliação provisória do regime de convivência paterna; e (ii) saber se há perigo de dano decorrente das alegadas limitações e cancelamentos de visitas capaz de autorizar a concessão da tutela de urgência.</w:t>
      </w:r>
      <w:commentRangeEnd w:id="5"/>
      <w:r>
        <w:rPr>
          <w:rStyle w:val="CommentReference"/>
        </w:rPr>
        <w:commentReference w:id="5"/>
      </w:r>
    </w:p>
    <w:p w14:paraId="182FF912" w14:textId="00CF7A3C" w:rsidR="008C7D23" w:rsidRPr="0034247B" w:rsidRDefault="008C7D23" w:rsidP="008C7D2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 w14:paraId="0372EA01" w14:textId="7C86D493" w:rsidR="008C7D23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5</w:t>
      </w:r>
      <w:r w:rsidR="008C7D23">
        <w:rPr>
          <w:rFonts w:ascii="Arial" w:hAnsi="Arial" w:cs="Arial"/>
          <w:sz w:val="28"/>
          <w:szCs w:val="28"/>
        </w:rPr>
        <w:t>.</w:t>
      </w:r>
      <w:r w:rsidR="00EB0484" w:rsidRPr="00EB0484">
        <w:t xml:space="preserve"> </w:t>
      </w:r>
      <w:r w:rsidR="00EB0484" w:rsidRPr="00EB0484">
        <w:rPr>
          <w:rFonts w:ascii="Arial" w:hAnsi="Arial" w:cs="Arial"/>
          <w:sz w:val="28"/>
          <w:szCs w:val="28"/>
        </w:rPr>
        <w:t>Os documentos apresentados indicam a continuidade do convívio entre pai e filha, embora em extensão inferior à pretendida pelo agravante. As mensagens juntadas aos autos revelam justificativas pontuais relacionadas à saúde e aos compromissos da criança, sem permitir, nesta fase processual, concluir pela existência de conduta deliberada da genitora destinada a impedir a convivência paterna. Ausente, portanto, demonstração suficiente da probabilidade do direito invocado.</w:t>
      </w:r>
    </w:p>
    <w:p w14:paraId="6A87E042" w14:textId="365AACBF" w:rsidR="008C7D23" w:rsidRDefault="00BC1A88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6</w:t>
      </w:r>
      <w:r w:rsidR="008C7D23">
        <w:rPr>
          <w:rFonts w:ascii="Arial" w:hAnsi="Arial" w:cs="Arial"/>
          <w:sz w:val="28"/>
          <w:szCs w:val="28"/>
        </w:rPr>
        <w:t>.</w:t>
      </w:r>
      <w:r w:rsidR="00EB0484" w:rsidRPr="00EB0484">
        <w:t xml:space="preserve"> </w:t>
      </w:r>
      <w:r w:rsidR="00EB0484" w:rsidRPr="00EB0484">
        <w:rPr>
          <w:rFonts w:ascii="Arial" w:hAnsi="Arial" w:cs="Arial"/>
          <w:sz w:val="28"/>
          <w:szCs w:val="28"/>
        </w:rPr>
        <w:t>O perigo de dano não se evidencia, pois não houve comprovação de interrupção total ou prolongada do convívio paterno-filial. A mera divergência quanto à extensão da convivência ou a ocorrência de cancelamentos pontuais não caracteriza, por si só, risco concreto capaz de justificar intervenção judicial liminar modificadora da dinâmica familiar.</w:t>
      </w:r>
    </w:p>
    <w:p w14:paraId="36413223" w14:textId="023A74B3" w:rsidR="00A36CBE" w:rsidRDefault="00A36CBE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commentRangeStart w:id="6"/>
      <w:r>
        <w:rPr>
          <w:rFonts w:ascii="Arial" w:hAnsi="Arial" w:cs="Arial"/>
          <w:sz w:val="28"/>
          <w:szCs w:val="28"/>
        </w:rPr>
        <w:t xml:space="preserve">7</w:t>
      </w:r>
      <w:del w:id="1022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.</w:delText>
        </w:r>
        <w:r>
          <w:delText xml:space="preserve"> </w:delText>
        </w:r>
        <w:r>
          <w:rPr>
            <w:rFonts w:ascii="Arial" w:hAnsi="Arial" w:cs="Arial"/>
            <w:sz w:val="28"/>
            <w:szCs w:val="28"/>
          </w:rPr>
          <w:delText xml:space="preserve">A controvérsia envolve a definição da forma e da extensão da convivência familiar, matéria sensível vinculada ao melhor interesse da criança</w:delText>
        </w:r>
      </w:del>
      <w:r>
        <w:rPr>
          <w:rFonts w:ascii="Arial" w:hAnsi="Arial" w:cs="Arial"/>
          <w:sz w:val="28"/>
          <w:szCs w:val="28"/>
        </w:rPr>
        <w:t xml:space="preserve">. A alteração provisória </w:t>
      </w:r>
      <w:del w:id="1023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024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5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regime</w:delText>
        </w:r>
      </w:del>
      <w:ins w:id="1026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dinâmica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7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vigente</w:delText>
        </w:r>
      </w:del>
      <w:ins w:id="1028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familiar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29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exige</w:delText>
        </w:r>
      </w:del>
      <w:ins w:id="1030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recomenda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31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instrução probatória mais ampla</w:delText>
        </w:r>
      </w:del>
      <w:ins w:id="1032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cautela,</w:t>
        </w:r>
      </w:ins>
      <w:r>
        <w:rPr>
          <w:rFonts w:ascii="Arial" w:hAnsi="Arial" w:cs="Arial"/>
          <w:sz w:val="28"/>
          <w:szCs w:val="28"/>
        </w:rPr>
        <w:t xml:space="preserve"> e </w:t>
      </w:r>
      <w:del w:id="1033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observância</w:delText>
        </w:r>
      </w:del>
      <w:ins w:id="1034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35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do</w:delText>
        </w:r>
      </w:del>
      <w:ins w:id="1036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controvérsia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37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contraditório,</w:delText>
        </w:r>
      </w:del>
      <w:ins w:id="1038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sobre</w:t>
        </w:r>
      </w:ins>
      <w:r>
        <w:rPr>
          <w:rFonts w:ascii="Arial" w:hAnsi="Arial" w:cs="Arial"/>
          <w:sz w:val="28"/>
          <w:szCs w:val="28"/>
        </w:rPr>
        <w:t xml:space="preserve"> a </w:t>
      </w:r>
      <w:del w:id="1039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fim</w:delText>
        </w:r>
      </w:del>
      <w:ins w:id="1040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extensão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1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de</w:delText>
        </w:r>
      </w:del>
      <w:ins w:id="1042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da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3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permitir avaliação segura das circunstâncias familiares</w:delText>
        </w:r>
      </w:del>
      <w:ins w:id="1044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convivência</w:t>
        </w:r>
      </w:ins>
      <w:r>
        <w:rPr>
          <w:rFonts w:ascii="Arial" w:hAnsi="Arial" w:cs="Arial"/>
          <w:sz w:val="28"/>
          <w:szCs w:val="28"/>
        </w:rPr>
        <w:t xml:space="preserve"> e </w:t>
      </w:r>
      <w:del w:id="1045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das</w:delText>
        </w:r>
      </w:del>
      <w:ins w:id="1046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as</w:t>
        </w:r>
      </w:ins>
      <w:r>
        <w:rPr>
          <w:rFonts w:ascii="Arial" w:hAnsi="Arial" w:cs="Arial"/>
          <w:sz w:val="28"/>
          <w:szCs w:val="28"/>
        </w:rPr>
        <w:t xml:space="preserve"> razões dos </w:t>
      </w:r>
      <w:del w:id="1047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alegados</w:delText>
        </w:r>
      </w:del>
      <w:ins w:id="1048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cancelamentos</w:t>
        </w:r>
      </w:ins>
      <w:r>
        <w:rPr>
          <w:rFonts w:ascii="Arial" w:hAnsi="Arial" w:cs="Arial"/>
          <w:sz w:val="28"/>
          <w:szCs w:val="28"/>
        </w:rPr>
        <w:t xml:space="preserve"> </w:t>
      </w:r>
      <w:del w:id="1049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cancelamentos</w:delText>
        </w:r>
      </w:del>
      <w:ins w:id="1050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exige análise mais aprofundada, após a regular formação do contraditório</w:t>
        </w:r>
      </w:ins>
      <w:r>
        <w:rPr>
          <w:rFonts w:ascii="Arial" w:hAnsi="Arial" w:cs="Arial"/>
          <w:sz w:val="28"/>
          <w:szCs w:val="28"/>
        </w:rPr>
        <w:t xml:space="preserve">. Mantém-se, assim, o regime anteriormente acordado até </w:t>
      </w:r>
      <w:ins w:id="1051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a </w:t>
        </w:r>
      </w:ins>
      <w:r>
        <w:rPr>
          <w:rFonts w:ascii="Arial" w:hAnsi="Arial" w:cs="Arial"/>
          <w:sz w:val="28"/>
          <w:szCs w:val="28"/>
        </w:rPr>
        <w:t xml:space="preserve">análise</w:t>
      </w:r>
      <w:del w:id="1052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 aprofundada</w:delText>
        </w:r>
      </w:del>
      <w:r>
        <w:rPr>
          <w:rFonts w:ascii="Arial" w:hAnsi="Arial" w:cs="Arial"/>
          <w:sz w:val="28"/>
          <w:szCs w:val="28"/>
        </w:rPr>
        <w:t xml:space="preserve"> pelo Juízo de origem.</w:t>
      </w:r>
      <w:commentRangeEnd w:id="6"/>
      <w:r>
        <w:rPr>
          <w:rStyle w:val="CommentReference"/>
        </w:rPr>
        <w:commentReference w:id="6"/>
      </w:r>
    </w:p>
    <w:p w14:paraId="79B33125" w14:textId="77777777" w:rsidR="008C7D23" w:rsidRPr="0034247B" w:rsidRDefault="008C7D23" w:rsidP="008C7D23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77A54DBC">
        <w:rPr>
          <w:rFonts w:ascii="Arial" w:hAnsi="Arial" w:cs="Arial"/>
          <w:b/>
          <w:bCs/>
          <w:sz w:val="28"/>
          <w:szCs w:val="28"/>
        </w:rPr>
        <w:t>IV. Dispositivo</w:t>
      </w:r>
    </w:p>
    <w:p w14:paraId="7C50AF19" w14:textId="77777777" w:rsidR="00EB0484" w:rsidRPr="00EB0484" w:rsidRDefault="00A36CBE" w:rsidP="00EB0484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commentRangeStart w:id="7"/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8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Negou-se provimento ao agravo de instrumento do autor</w:t>
      </w:r>
      <w:commentRangeEnd w:id="7"/>
      <w:r>
        <w:rPr>
          <w:rStyle w:val="CommentReference"/>
        </w:rPr>
        <w:commentReference w:id="7"/>
      </w:r>
      <w:del w:id="1053" w:author="Assessor GDSXSR" w:date="2026-10-31T18:13:48Z">
        <w:r>
          <w:rPr>
            <w:rFonts w:ascii="Arial" w:eastAsia="Arial" w:hAnsi="Arial" w:cs="Arial"/>
            <w:color w:val="000000" w:themeColor="text1"/>
            <w:sz w:val="28"/>
            <w:szCs w:val="28"/>
          </w:rPr>
          <w:delText xml:space="preserve">/genitor</w:delText>
        </w:r>
      </w:del>
      <w:ins w:id="1054" w:author="Assessor GDSXSR" w:date="2026-10-31T18:13:48Z">
        <w:r>
          <w:rPr>
            <w:rFonts w:ascii="Arial" w:eastAsia="Arial" w:hAnsi="Arial" w:cs="Arial"/>
            <w:color w:val="808080"/>
            <w:sz w:val="28"/>
            <w:szCs w:val="28"/>
          </w:rPr>
          <w:t xml:space="preserve">.</w:t>
        </w:r>
      </w:ins>
    </w:p>
    <w:p w14:paraId="175FFAC4" w14:textId="77777777" w:rsidR="008C7D23" w:rsidRDefault="008C7D23" w:rsidP="008C7D23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 w:rsidRPr="77A54DBC">
        <w:rPr>
          <w:rFonts w:ascii="Arial" w:eastAsia="Arial" w:hAnsi="Arial" w:cs="Arial"/>
          <w:color w:val="000000" w:themeColor="text1"/>
          <w:sz w:val="28"/>
          <w:szCs w:val="28"/>
        </w:rPr>
        <w:t>______</w:t>
      </w:r>
    </w:p>
    <w:p w14:paraId="58B49727" w14:textId="77777777" w:rsidR="00EB0484" w:rsidRPr="00EB0484" w:rsidRDefault="008C7D23" w:rsidP="00EB0484">
      <w:pPr>
        <w:spacing w:after="0" w:line="360" w:lineRule="auto"/>
        <w:jc w:val="both"/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</w:pPr>
      <w:r w:rsidRPr="2DA0D32B"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 w:rsidR="00EB0484" w:rsidRPr="00EB0484"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>CPC, art. 300.</w:t>
      </w:r>
    </w:p>
    <w:p w14:paraId="5823ECFF" w14:textId="2317A702" w:rsidR="008C7D23" w:rsidRDefault="008C7D23" w:rsidP="008C7D23">
      <w:pPr>
        <w:spacing w:after="0" w:line="360" w:lineRule="auto"/>
        <w:jc w:val="both"/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</w:pPr>
    </w:p>
    <w:p w14:paraId="16B57CC6" w14:textId="77777777" w:rsidR="008C7D23" w:rsidRDefault="008C7D23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11EDD4F3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RESUMO DO AGRAVO DE INSTRUMENTO</w:t>
      </w:r>
    </w:p>
    <w:p w14:paraId="6C0F268C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</w:p>
    <w:p w14:paraId="1C46B283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I. RAZÕES RECURSAIS</w:t>
      </w:r>
    </w:p>
    <w:p w14:paraId="5F3B038F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</w:p>
    <w:p w14:paraId="76047916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Direito fundamental à convivência familiar e ausência de risco à criança</w:t>
      </w:r>
    </w:p>
    <w:p w14:paraId="167F4B2D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t>Sustenta que a convivência familiar constitui direito fundamental da criança e do genitor, assegurado pelo art. 227 da Constituição Federal e pelo ECA, inexistindo qualquer elemento que demonstre risco à integridade física ou psicológica da menor decorrente da convivência com o pai. Afirma que os documentos juntados comprovam a existência de vínculo afetivo entre pai e filha e o interesse do agravante em participar ativamente de sua criação.</w:t>
      </w:r>
    </w:p>
    <w:p w14:paraId="6F16AC04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Necessidade de preservação dos vínculos familiares mediante regulamentação provisória</w:t>
      </w:r>
    </w:p>
    <w:p w14:paraId="3E4AB7B5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lastRenderedPageBreak/>
        <w:t>Argumenta que a jurisprudência do TJDFT reconhece a regulamentação provisória da convivência como instrumento adequado para assegurar o melhor interesse da criança, a preservação dos laços afetivos e o bem-estar emocional do menor, sendo desnecessária a demonstração de supressão absoluta do contato paterno-filial para justificar a intervenção judicial.</w:t>
      </w:r>
    </w:p>
    <w:p w14:paraId="7FFF786F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Perigo de dano decorrente da convivência irregular e instável</w:t>
      </w:r>
    </w:p>
    <w:p w14:paraId="7D5D8760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t>Defende que o perigo de dano não decorre apenas da interrupção total das visitas, mas também da convivência irregular, instável e sujeita a sucessivos cancelamentos. Afirma que ficou meses sem contato com a filha, havendo cancelamentos e remarcações frequentes promovidos pela genitora, circunstâncias que impedem o estabelecimento de rotina saudável e provocam enfraquecimento progressivo dos vínculos afetivos. Sustenta que a decisão agravada adotou requisito não previsto no art. 300 do CPC ao exigir prova de interrupção total da convivência para caracterização do perigo de dano.</w:t>
      </w:r>
    </w:p>
    <w:p w14:paraId="39DFDACD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Contradição da decisão agravada e necessidade de tutela imediata</w:t>
      </w:r>
    </w:p>
    <w:p w14:paraId="4D249909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color w:val="FF0000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t>Alega existir contradição na decisão recorrida, pois, embora tenha reconhecido a importância de assegurar e fortalecer os vínculos familiares durante o curso da demanda, concluiu pelo indeferimento da tutela de urgência. Sustenta que a mera existência de contatos esporádicos não afasta a necessidade de regulamentação provisória da convivência, especialmente quando os encontros dependem da vontade unilateral da genitora. Invoca precedentes do TJDFT e do STJ para defender que restrições ao convívio familiar somente se justificam em situações excepcionais e comprovadas.</w:t>
      </w:r>
    </w:p>
    <w:p w14:paraId="4818105F" w14:textId="77777777" w:rsidR="00D01B83" w:rsidRPr="00D01B83" w:rsidRDefault="00D01B83" w:rsidP="00D01B83">
      <w:pPr>
        <w:spacing w:after="0" w:line="360" w:lineRule="auto"/>
        <w:jc w:val="both"/>
        <w:rPr>
          <w:rFonts w:ascii="Arial" w:hAnsi="Arial" w:cs="Arial"/>
          <w:b/>
          <w:bCs/>
          <w:color w:val="FF0000"/>
          <w:sz w:val="28"/>
          <w:szCs w:val="28"/>
        </w:rPr>
      </w:pPr>
      <w:r w:rsidRPr="00D01B83">
        <w:rPr>
          <w:rFonts w:ascii="Arial" w:hAnsi="Arial" w:cs="Arial"/>
          <w:b/>
          <w:bCs/>
          <w:color w:val="FF0000"/>
          <w:sz w:val="28"/>
          <w:szCs w:val="28"/>
        </w:rPr>
        <w:t>II. PEDIDO</w:t>
      </w:r>
    </w:p>
    <w:p w14:paraId="7B0F693C" w14:textId="46770D0D" w:rsidR="00173733" w:rsidRDefault="00D01B83" w:rsidP="00D01B8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D01B83">
        <w:rPr>
          <w:rFonts w:ascii="Arial" w:hAnsi="Arial" w:cs="Arial"/>
          <w:color w:val="FF0000"/>
          <w:sz w:val="28"/>
          <w:szCs w:val="28"/>
        </w:rPr>
        <w:lastRenderedPageBreak/>
        <w:t>Requer a manutenção da gratuidade de justiça, a concessão da tutela recursal para assegurar imediatamente a convivência entre o agravante e sua filha e, ao final, o provimento do recurso para reformar a decisão agravada, com a fixação da convivência paterno-filial pretendida.</w:t>
      </w:r>
    </w:p>
    <w:p w14:paraId="5743428F" w14:textId="77777777" w:rsidR="008C7D23" w:rsidRDefault="008C7D23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5990CF02" w14:textId="529635FC" w:rsidR="007E7A70" w:rsidRPr="00D87D30" w:rsidRDefault="007E7A70" w:rsidP="004236F7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 w:rsidRPr="00D87D30">
        <w:rPr>
          <w:rFonts w:ascii="Arial" w:hAnsi="Arial" w:cs="Arial"/>
          <w:b/>
          <w:bCs/>
          <w:sz w:val="28"/>
          <w:szCs w:val="28"/>
        </w:rPr>
        <w:t>RELATÓRIO</w:t>
      </w:r>
    </w:p>
    <w:p w14:paraId="0FC0708F" w14:textId="77777777" w:rsidR="004236F7" w:rsidRPr="00D87D30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70666A1" w14:textId="03B55EC2" w:rsidR="000701F9" w:rsidRPr="00D87D30" w:rsidRDefault="007E7A7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87D30">
        <w:rPr>
          <w:rFonts w:ascii="Arial" w:hAnsi="Arial" w:cs="Arial"/>
          <w:sz w:val="28"/>
          <w:szCs w:val="28"/>
        </w:rPr>
        <w:t xml:space="preserve">Adoto o relatório da </w:t>
      </w:r>
      <w:commentRangeStart w:id="1"/>
      <w:r w:rsidRPr="00D87D30">
        <w:rPr>
          <w:rFonts w:ascii="Arial" w:hAnsi="Arial" w:cs="Arial"/>
          <w:sz w:val="28"/>
          <w:szCs w:val="28"/>
        </w:rPr>
        <w:t xml:space="preserve">liminar </w:t>
      </w:r>
      <w:commentRangeEnd w:id="1"/>
      <w:r w:rsidR="00EB0484" w:rsidRPr="00D87D30">
        <w:rPr>
          <w:rStyle w:val="Refdecomentrio"/>
          <w:rFonts w:ascii="Arial" w:hAnsi="Arial" w:cs="Arial"/>
          <w:sz w:val="28"/>
          <w:szCs w:val="28"/>
        </w:rPr>
        <w:commentReference w:id="1"/>
      </w:r>
      <w:r w:rsidRPr="00D87D30">
        <w:rPr>
          <w:rFonts w:ascii="Arial" w:hAnsi="Arial" w:cs="Arial"/>
          <w:sz w:val="28"/>
          <w:szCs w:val="28"/>
        </w:rPr>
        <w:t xml:space="preserve">(ID </w:t>
      </w:r>
      <w:r w:rsidR="004F726C" w:rsidRPr="004F726C">
        <w:rPr>
          <w:rFonts w:ascii="Arial" w:hAnsi="Arial" w:cs="Arial"/>
          <w:sz w:val="28"/>
          <w:szCs w:val="28"/>
        </w:rPr>
        <w:t>87262190</w:t>
      </w:r>
      <w:r w:rsidR="000701F9" w:rsidRPr="00D87D30">
        <w:rPr>
          <w:rFonts w:ascii="Arial" w:hAnsi="Arial" w:cs="Arial"/>
          <w:sz w:val="28"/>
          <w:szCs w:val="28"/>
        </w:rPr>
        <w:t>):</w:t>
      </w:r>
    </w:p>
    <w:p w14:paraId="67A422FD" w14:textId="77777777" w:rsidR="004236F7" w:rsidRPr="00D87D30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43AEBE2" w14:textId="77777777" w:rsidR="004F726C" w:rsidRDefault="004236F7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D87D30">
        <w:rPr>
          <w:rFonts w:ascii="Arial" w:hAnsi="Arial" w:cs="Arial"/>
          <w:sz w:val="26"/>
          <w:szCs w:val="26"/>
        </w:rPr>
        <w:t>“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Trata-se de ação de regulamentação de convivência familiar ajuizada pelo genitor/autor, R. D. J. A., em desfavor da genitora/ré, W. F. R., tendo por objeto a fixação das visitas e contato com a filha em comum das partes, atualmente com 5 anos de idade. </w:t>
      </w:r>
    </w:p>
    <w:p w14:paraId="71400B48" w14:textId="77777777" w:rsidR="004F726C" w:rsidRDefault="004F726C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O Juízo de origem, após manifestação do Ministério Público (ID 281183253, processo de origem), indeferiu a antecipação de tutela por entender que os elementos constantes dos autos indicavam a existência de convivência paterna e manteve o regime de convivência anteriormente acordado entre as partes (ID 282068139, processo de origem). </w:t>
      </w:r>
    </w:p>
    <w:p w14:paraId="5F8DA959" w14:textId="77777777" w:rsidR="004F726C" w:rsidRDefault="004F726C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Inconformado, o agravante interpõe o presente agravo de instrumento, sustentando, em síntese, que: 1) a convivência familiar constitui direito fundamental da criança e do genitor, devendo ser preservada sempre que inexistente situação concreta de risco; 2) os documentos juntados aos autos demonstrariam dificuldades reiteradas para o exercício do convívio paterno-filial; 3) o perigo de dano </w:t>
      </w:r>
      <w:r w:rsidRPr="004F726C">
        <w:rPr>
          <w:rFonts w:ascii="Arial" w:hAnsi="Arial" w:cs="Arial"/>
          <w:i/>
          <w:iCs/>
          <w:sz w:val="26"/>
          <w:szCs w:val="26"/>
        </w:rPr>
        <w:lastRenderedPageBreak/>
        <w:t xml:space="preserve">decorreria da irregularidade e instabilidade dos contatos entre pai e filha, com sucessivos cancelamentos e limitações das visitas; e 4) a decisão agravada teria adotado critério excessivamente restritivo ao exigir a interrupção total da convivência para reconhecimento da urgência. </w:t>
      </w:r>
    </w:p>
    <w:p w14:paraId="1EDF24DF" w14:textId="40FDB175" w:rsidR="004236F7" w:rsidRPr="00D87D30" w:rsidRDefault="004F726C" w:rsidP="004F726C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>Requer a concessão de antecipação da tutela recursal para assegurar imediatamente a convivência entre o agravante e sua filha. No mérito, pleiteia a reforma da r. decisão, com a confirmação da medida requerida liminarmente.</w:t>
      </w:r>
      <w:r w:rsidRPr="004F726C">
        <w:rPr>
          <w:rFonts w:ascii="Arial" w:hAnsi="Arial" w:cs="Arial"/>
          <w:i/>
          <w:iCs/>
          <w:sz w:val="26"/>
          <w:szCs w:val="26"/>
        </w:rPr>
        <w:t xml:space="preserve"> </w:t>
      </w:r>
      <w:r w:rsidR="004236F7" w:rsidRPr="00D87D30">
        <w:rPr>
          <w:rFonts w:ascii="Arial" w:hAnsi="Arial" w:cs="Arial"/>
          <w:i/>
          <w:iCs/>
          <w:sz w:val="26"/>
          <w:szCs w:val="26"/>
        </w:rPr>
        <w:t>(...)”</w:t>
      </w:r>
    </w:p>
    <w:p w14:paraId="71963422" w14:textId="77777777" w:rsidR="004236F7" w:rsidRPr="00D87D30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941FE6A" w14:textId="5B6DA1FC" w:rsidR="004236F7" w:rsidRPr="00D87D30" w:rsidRDefault="004F726C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8"/>
      <w:r>
        <w:rPr>
          <w:rFonts w:ascii="Arial" w:hAnsi="Arial" w:cs="Arial"/>
          <w:sz w:val="28"/>
          <w:szCs w:val="28"/>
        </w:rPr>
        <w:t xml:space="preserve">Ind</w:t>
      </w:r>
      <w:r>
        <w:rPr>
          <w:rFonts w:ascii="Arial" w:hAnsi="Arial" w:cs="Arial"/>
          <w:sz w:val="28"/>
          <w:szCs w:val="28"/>
        </w:rPr>
        <w:t xml:space="preserve">eferi</w:t>
      </w:r>
      <w:r>
        <w:rPr>
          <w:rFonts w:ascii="Arial" w:hAnsi="Arial" w:cs="Arial"/>
          <w:sz w:val="28"/>
          <w:szCs w:val="28"/>
        </w:rPr>
        <w:t xml:space="preserve"> </w:t>
      </w:r>
      <w:del w:id="1055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o pedido de</w:delText>
        </w:r>
      </w:del>
      <w:ins w:id="1056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a</w:t>
        </w:r>
      </w:ins>
      <w:r>
        <w:rPr>
          <w:rFonts w:ascii="Arial" w:hAnsi="Arial" w:cs="Arial"/>
          <w:sz w:val="28"/>
          <w:szCs w:val="28"/>
        </w:rPr>
        <w:t xml:space="preserve"> antecipação da tutela recursal</w:t>
      </w:r>
      <w:del w:id="1057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.</w:delText>
        </w:r>
      </w:del>
      <w:r>
        <w:rPr>
          <w:rFonts w:ascii="Arial" w:hAnsi="Arial" w:cs="Arial"/>
          <w:sz w:val="28"/>
          <w:szCs w:val="28"/>
        </w:rPr>
        <w:t xml:space="preserve"> 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87262190</w:t>
      </w:r>
      <w:r>
        <w:rPr>
          <w:rFonts w:ascii="Arial" w:hAnsi="Arial" w:cs="Arial"/>
          <w:sz w:val="28"/>
          <w:szCs w:val="28"/>
        </w:rPr>
        <w:t xml:space="preserve">).</w:t>
      </w:r>
      <w:commentRangeEnd w:id="8"/>
      <w:r>
        <w:rPr>
          <w:rStyle w:val="CommentReference"/>
        </w:rPr>
        <w:commentReference w:id="8"/>
      </w:r>
      <w:del w:id="1058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 </w:delText>
        </w:r>
      </w:del>
    </w:p>
    <w:p w14:paraId="4973C4B3" w14:textId="50ED95F2" w:rsidR="6BAC55FA" w:rsidRPr="00D87D30" w:rsidRDefault="6BAC55FA" w:rsidP="6BAC55FA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8FF519F" w14:textId="22EEF102" w:rsidR="00D87D30" w:rsidRDefault="004F726C" w:rsidP="00D87D30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del w:id="1059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 </w:delText>
        </w:r>
      </w:del>
      <w:r>
        <w:rPr>
          <w:rFonts w:ascii="Arial" w:hAnsi="Arial" w:cs="Arial"/>
          <w:sz w:val="28"/>
          <w:szCs w:val="28"/>
        </w:rPr>
        <w:t xml:space="preserve">Sem c</w:t>
      </w:r>
      <w:r>
        <w:rPr>
          <w:rFonts w:ascii="Arial" w:hAnsi="Arial" w:cs="Arial"/>
          <w:sz w:val="28"/>
          <w:szCs w:val="28"/>
        </w:rPr>
        <w:t xml:space="preserve">ontrarrazões</w:t>
      </w:r>
      <w:del w:id="1060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 ao agravo de instrumento</w:delText>
        </w:r>
      </w:del>
      <w:r>
        <w:rPr>
          <w:rFonts w:ascii="Arial" w:hAnsi="Arial" w:cs="Arial"/>
          <w:sz w:val="28"/>
          <w:szCs w:val="28"/>
        </w:rPr>
        <w:t xml:space="preserve"> 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89171095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66B48372" w14:textId="77777777" w:rsidR="00D87D30" w:rsidRPr="00D87D30" w:rsidRDefault="00D87D30" w:rsidP="00D87D30">
      <w:pPr>
        <w:spacing w:after="0" w:line="360" w:lineRule="auto"/>
        <w:ind w:firstLine="2268"/>
        <w:jc w:val="both"/>
        <w:rPr>
          <w:rFonts w:ascii="Arial" w:hAnsi="Arial" w:cs="Arial"/>
          <w:b/>
          <w:bCs/>
          <w:sz w:val="28"/>
          <w:szCs w:val="28"/>
        </w:rPr>
      </w:pPr>
    </w:p>
    <w:p w14:paraId="27879B09" w14:textId="7E04A0EC" w:rsidR="004236F7" w:rsidRPr="00D87D30" w:rsidRDefault="00D87D3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87D30">
        <w:rPr>
          <w:rFonts w:ascii="Arial" w:hAnsi="Arial" w:cs="Arial"/>
          <w:sz w:val="28"/>
          <w:szCs w:val="28"/>
        </w:rPr>
        <w:t xml:space="preserve">Manifestação da Procuradoria de Justiça pelo conhecimento e </w:t>
      </w:r>
      <w:r w:rsidR="004F726C">
        <w:rPr>
          <w:rFonts w:ascii="Arial" w:hAnsi="Arial" w:cs="Arial"/>
          <w:sz w:val="28"/>
          <w:szCs w:val="28"/>
        </w:rPr>
        <w:t xml:space="preserve">não </w:t>
      </w:r>
      <w:r w:rsidRPr="00D87D30">
        <w:rPr>
          <w:rFonts w:ascii="Arial" w:hAnsi="Arial" w:cs="Arial"/>
          <w:sz w:val="28"/>
          <w:szCs w:val="28"/>
        </w:rPr>
        <w:t xml:space="preserve">provimento do agravo de instrumento (ID </w:t>
      </w:r>
      <w:r w:rsidR="004F726C" w:rsidRPr="004F726C">
        <w:rPr>
          <w:rFonts w:ascii="Arial" w:hAnsi="Arial" w:cs="Arial"/>
          <w:sz w:val="28"/>
          <w:szCs w:val="28"/>
        </w:rPr>
        <w:t>91248386</w:t>
      </w:r>
      <w:r w:rsidRPr="00D87D30">
        <w:rPr>
          <w:rFonts w:ascii="Arial" w:hAnsi="Arial" w:cs="Arial"/>
          <w:sz w:val="28"/>
          <w:szCs w:val="28"/>
        </w:rPr>
        <w:t>).</w:t>
      </w:r>
    </w:p>
    <w:p w14:paraId="2A32A233" w14:textId="77777777" w:rsidR="00D87D30" w:rsidRPr="00D87D30" w:rsidRDefault="00D87D30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4D076FE" w14:textId="19CCEB41" w:rsidR="004236F7" w:rsidRPr="00D87D30" w:rsidRDefault="004236F7" w:rsidP="00BC1A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D87D30">
        <w:rPr>
          <w:rFonts w:ascii="Arial" w:hAnsi="Arial" w:cs="Arial"/>
          <w:sz w:val="28"/>
          <w:szCs w:val="28"/>
        </w:rPr>
        <w:t>É o relatório.</w:t>
      </w:r>
    </w:p>
    <w:p w14:paraId="2C71DFA4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79D699A" w14:textId="77777777" w:rsidR="004236F7" w:rsidRPr="00355C73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VOTO</w:t>
      </w:r>
    </w:p>
    <w:p w14:paraId="5CE8F64F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03E2BD5" w14:textId="77777777" w:rsidR="004236F7" w:rsidRPr="00355C73" w:rsidRDefault="004236F7" w:rsidP="004236F7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2DA0D32B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1C24833E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0EB374" w14:textId="319E7A8F" w:rsidR="004236F7" w:rsidRDefault="004236F7" w:rsidP="00D87D30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AGRAVO DE INSTRUMENTO </w:t>
      </w:r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DO AUTOR</w:t>
      </w:r>
      <w:del w:id="1061" w:author="Assessor GDSXSR" w:date="2026-10-31T18:13:48Z">
        <w:r>
          <w:rPr>
            <w:rFonts w:ascii="Arial" w:hAnsi="Arial" w:cs="Arial"/>
            <w:b/>
            <w:bCs/>
            <w:color w:val="000000" w:themeColor="text1"/>
            <w:sz w:val="28"/>
            <w:szCs w:val="28"/>
          </w:rPr>
          <w:delText xml:space="preserve">/GENITOR</w:delText>
        </w:r>
      </w:del>
      <w:ins w:id="1062" w:author="Assessor GDSXSR" w:date="2026-10-31T18:13:48Z">
        <w:r>
          <w:rPr>
            <w:rFonts w:ascii="Arial" w:hAnsi="Arial" w:cs="Arial"/>
            <w:b/>
            <w:bCs/>
            <w:color w:val="808080"/>
            <w:sz w:val="28"/>
            <w:szCs w:val="28"/>
          </w:rPr>
          <w:t xml:space="preserve">,</w:t>
        </w:r>
      </w:ins>
      <w:r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R.D.J.A.</w:t>
      </w:r>
    </w:p>
    <w:p w14:paraId="60E3C601" w14:textId="77777777" w:rsidR="00D87D30" w:rsidRDefault="00D87D30" w:rsidP="00D87D30">
      <w:pPr>
        <w:spacing w:after="0" w:line="360" w:lineRule="auto"/>
        <w:jc w:val="center"/>
        <w:rPr>
          <w:rFonts w:ascii="Arial" w:hAnsi="Arial" w:cs="Arial"/>
          <w:color w:val="000000" w:themeColor="text1"/>
          <w:sz w:val="28"/>
          <w:szCs w:val="28"/>
        </w:rPr>
      </w:pPr>
    </w:p>
    <w:p w14:paraId="4F070E87" w14:textId="1D30049C" w:rsidR="004236F7" w:rsidRPr="00BC1A88" w:rsidRDefault="004236F7" w:rsidP="6708FB6D">
      <w:pPr>
        <w:spacing w:after="0" w:line="360" w:lineRule="auto"/>
        <w:ind w:firstLine="2268"/>
        <w:jc w:val="both"/>
        <w:rPr>
          <w:rFonts w:ascii="Arial" w:hAnsi="Arial" w:cs="Arial"/>
          <w:strike/>
          <w:color w:val="000000" w:themeColor="text1"/>
          <w:sz w:val="28"/>
          <w:szCs w:val="28"/>
        </w:rPr>
      </w:pPr>
      <w:r w:rsidRPr="6708FB6D">
        <w:rPr>
          <w:rFonts w:ascii="Arial" w:hAnsi="Arial" w:cs="Arial"/>
          <w:color w:val="000000" w:themeColor="text1"/>
          <w:sz w:val="28"/>
          <w:szCs w:val="28"/>
        </w:rPr>
        <w:lastRenderedPageBreak/>
        <w:t>Presentes os pressupostos de admissibilidade, conheço do agravo de instrumento</w:t>
      </w:r>
      <w:r w:rsidR="00BC1A88">
        <w:rPr>
          <w:rFonts w:ascii="Arial" w:hAnsi="Arial" w:cs="Arial"/>
          <w:color w:val="000000" w:themeColor="text1"/>
          <w:sz w:val="28"/>
          <w:szCs w:val="28"/>
        </w:rPr>
        <w:t>.</w:t>
      </w:r>
      <w:r w:rsidRPr="6708FB6D">
        <w:rPr>
          <w:rFonts w:ascii="Arial" w:hAnsi="Arial" w:cs="Arial"/>
          <w:color w:val="000000" w:themeColor="text1"/>
          <w:sz w:val="28"/>
          <w:szCs w:val="28"/>
        </w:rPr>
        <w:t xml:space="preserve"> </w:t>
      </w:r>
    </w:p>
    <w:p w14:paraId="5CC54362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6B6F520" w14:textId="62AC1108" w:rsidR="004236F7" w:rsidRDefault="00EB0484" w:rsidP="004236F7">
      <w:pPr>
        <w:spacing w:after="0" w:line="360" w:lineRule="auto"/>
        <w:ind w:hanging="142"/>
        <w:jc w:val="center"/>
        <w:rPr>
          <w:rFonts w:ascii="Arial" w:hAnsi="Arial" w:cs="Arial"/>
          <w:sz w:val="28"/>
          <w:szCs w:val="28"/>
        </w:rPr>
      </w:pPr>
      <w:commentRangeStart w:id="9"/>
      <w:r>
        <w:rPr>
          <w:rFonts w:ascii="Arial" w:hAnsi="Arial" w:cs="Arial"/>
          <w:sz w:val="28"/>
          <w:szCs w:val="28"/>
          <w:highlight w:val="yellow"/>
        </w:rPr>
        <w:t xml:space="preserve">DA </w:t>
      </w:r>
      <w:del w:id="1063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NÃO</w:delText>
        </w:r>
      </w:del>
      <w:ins w:id="1064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AUSÊNCIA</w:t>
        </w:r>
      </w:ins>
      <w:r>
        <w:rPr>
          <w:rFonts w:ascii="Arial" w:hAnsi="Arial" w:cs="Arial"/>
          <w:sz w:val="28"/>
          <w:szCs w:val="28"/>
          <w:highlight w:val="yellow"/>
        </w:rPr>
        <w:t xml:space="preserve"> </w:t>
      </w:r>
      <w:del w:id="1065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ALTERAÇÃO</w:delText>
        </w:r>
      </w:del>
      <w:ins w:id="1066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DOS REQUISITOS PARA A AMPLIAÇÃO PROVISÓRIA</w:t>
        </w:r>
      </w:ins>
      <w:r>
        <w:rPr>
          <w:rFonts w:ascii="Arial" w:hAnsi="Arial" w:cs="Arial"/>
          <w:sz w:val="28"/>
          <w:szCs w:val="28"/>
          <w:highlight w:val="yellow"/>
        </w:rPr>
        <w:t xml:space="preserve"> DO REGIME DE CONVIVÊNCIA</w:t>
      </w:r>
      <w:commentRangeEnd w:id="9"/>
      <w:r>
        <w:rPr>
          <w:rStyle w:val="CommentReference"/>
        </w:rPr>
        <w:commentReference w:id="9"/>
      </w:r>
    </w:p>
    <w:p w14:paraId="03E67D08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B372F1B" w14:textId="4B0FE504" w:rsidR="00D87D30" w:rsidRDefault="004F726C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0"/>
      <w:r>
        <w:rPr>
          <w:rFonts w:ascii="Arial" w:hAnsi="Arial" w:cs="Arial"/>
          <w:color w:val="000000" w:themeColor="text1"/>
          <w:sz w:val="28"/>
          <w:szCs w:val="28"/>
        </w:rPr>
        <w:t>O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agravante </w:t>
      </w:r>
      <w:r w:rsidR="00E47E65" w:rsidRPr="007E1C8C">
        <w:rPr>
          <w:rFonts w:ascii="Arial" w:hAnsi="Arial" w:cs="Arial"/>
          <w:color w:val="000000" w:themeColor="text1"/>
          <w:sz w:val="28"/>
          <w:szCs w:val="28"/>
        </w:rPr>
        <w:t>alega que</w:t>
      </w:r>
      <w:r w:rsidR="00E47E65">
        <w:rPr>
          <w:rFonts w:ascii="Arial" w:hAnsi="Arial" w:cs="Arial"/>
          <w:color w:val="000000" w:themeColor="text1"/>
          <w:sz w:val="28"/>
          <w:szCs w:val="28"/>
        </w:rPr>
        <w:t xml:space="preserve">: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  <w:rPrChange w:id="1067" w:author="Assessor GDSXSR" w:date="2026-10-31T18:13:48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1)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 xml:space="preserve">a convivência familiar constitui direito fundamental da criança e do genitor, devendo ser preservada sempre que inexistente situação concreta de risco;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  <w:rPrChange w:id="1068" w:author="Assessor GDSXSR" w:date="2026-10-31T18:13:48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2)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>os documentos juntados aos autos demonstrariam dificuldades reiteradas para o exercício do convívio paterno-filial;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  <w:rPrChange w:id="1069" w:author="Assessor GDSXSR" w:date="2026-10-31T18:13:48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3)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>o perigo de dano decorreria da irregularidade e instabilidade dos contatos entre pai e filha, com sucessivos cancelamentos e limitações das visitas; e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  <w:rPrChange w:id="1070" w:author="Assessor GDSXSR" w:date="2026-10-31T18:13:48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4)</w:t>
      </w:r>
      <w:r w:rsidRPr="004F726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Pr="004F726C">
        <w:rPr>
          <w:rFonts w:ascii="Arial" w:hAnsi="Arial" w:cs="Arial"/>
          <w:color w:val="000000" w:themeColor="text1"/>
          <w:sz w:val="28"/>
          <w:szCs w:val="28"/>
        </w:rPr>
        <w:t>a decisão agravada teria adotado critério excessivamente restritivo ao exigir a interrupção total da convivência para reconhecimento da urgência.</w:t>
      </w:r>
      <w:commentRangeEnd w:id="10"/>
      <w:r>
        <w:rPr>
          <w:rStyle w:val="CommentReference"/>
        </w:rPr>
        <w:commentReference w:id="10"/>
      </w:r>
    </w:p>
    <w:p w14:paraId="72F2253D" w14:textId="77777777" w:rsidR="004F726C" w:rsidRPr="004F726C" w:rsidRDefault="004F726C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E143D4E" w14:textId="44E83F69" w:rsidR="004B14BB" w:rsidRDefault="004B14BB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>Requer</w:t>
      </w:r>
      <w:r w:rsidR="00D87D30">
        <w:rPr>
          <w:rFonts w:ascii="Arial" w:hAnsi="Arial" w:cs="Arial"/>
          <w:color w:val="000000" w:themeColor="text1"/>
          <w:sz w:val="28"/>
          <w:szCs w:val="28"/>
        </w:rPr>
        <w:t xml:space="preserve"> a reforma da decisão agravada para </w:t>
      </w:r>
      <w:r w:rsidR="004F726C">
        <w:rPr>
          <w:rFonts w:ascii="Arial" w:hAnsi="Arial" w:cs="Arial"/>
          <w:color w:val="000000" w:themeColor="text1"/>
          <w:sz w:val="28"/>
          <w:szCs w:val="28"/>
        </w:rPr>
        <w:t>que seja assegurada a convivência entre o agravante e sua filha.</w:t>
      </w:r>
    </w:p>
    <w:p w14:paraId="5C82D332" w14:textId="77777777" w:rsidR="004B14BB" w:rsidRDefault="004B14BB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3F733CB" w14:textId="460A9C26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071" w:author="Assessor GDSXSR" w:date="2026-10-31T18:13:4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Sem razão o </w:t>
      </w:r>
      <w:r>
        <w:rPr>
          <w:rFonts w:ascii="Arial" w:hAnsi="Arial" w:cs="Arial"/>
          <w:color w:val="000000" w:themeColor="text1"/>
          <w:sz w:val="28"/>
          <w:szCs w:val="28"/>
          <w:highlight w:val="yellow"/>
          <w:rPrChange w:id="1072" w:author="Assessor GDSXSR" w:date="2026-10-31T18:13:4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agravante</w:t>
      </w:r>
      <w:r w:rsidRPr="007E1C8C">
        <w:rPr>
          <w:rFonts w:ascii="Arial" w:hAnsi="Arial" w:cs="Arial"/>
          <w:color w:val="000000" w:themeColor="text1"/>
          <w:sz w:val="28"/>
          <w:szCs w:val="28"/>
          <w:highlight w:val="yellow"/>
          <w:rPrChange w:id="1073" w:author="Assessor GDSXSR" w:date="2026-10-31T18:13:4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>.</w:t>
      </w:r>
    </w:p>
    <w:p w14:paraId="7D8ADBD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CC957D7" w14:textId="77777777" w:rsidR="006B0D47" w:rsidRDefault="006B0D4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commentRangeStart w:id="11"/>
      <w:r>
        <w:rPr>
          <w:rFonts w:ascii="Arial" w:hAnsi="Arial" w:cs="Arial"/>
          <w:color w:val="000000" w:themeColor="text1"/>
          <w:sz w:val="28"/>
          <w:szCs w:val="28"/>
        </w:rPr>
        <w:t xml:space="preserve">Mantenho as razões expostas na decisão </w:t>
      </w:r>
      <w:ins w:id="1074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liminar 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que </w:t>
      </w:r>
      <w:del w:id="1075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antecipou</w:delText>
        </w:r>
      </w:del>
      <w:ins w:id="1076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indeferiu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a</w:t>
      </w:r>
      <w:ins w:id="1077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 antecipação da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 tutela recursal</w:t>
      </w:r>
      <w:ins w:id="1078" w:author="Assessor GDSXSR" w:date="2026-10-31T18:13:48Z">
        <w:r>
          <w:rPr>
            <w:rFonts w:ascii="Arial" w:hAnsi="Arial" w:cs="Arial"/>
            <w:color w:val="808080"/>
            <w:sz w:val="28"/>
            <w:szCs w:val="28"/>
          </w:rPr>
          <w:t xml:space="preserve"> (ID 87262190)</w:t>
        </w:r>
      </w:ins>
      <w:r>
        <w:rPr>
          <w:rFonts w:ascii="Arial" w:hAnsi="Arial" w:cs="Arial"/>
          <w:color w:val="000000" w:themeColor="text1"/>
          <w:sz w:val="28"/>
          <w:szCs w:val="28"/>
        </w:rPr>
        <w:t xml:space="preserve">:</w:t>
      </w:r>
      <w:commentRangeEnd w:id="11"/>
      <w:r>
        <w:rPr>
          <w:rStyle w:val="CommentReference"/>
        </w:rPr>
        <w:commentReference w:id="11"/>
      </w:r>
      <w:del w:id="1079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</w:delText>
        </w:r>
      </w:del>
    </w:p>
    <w:p w14:paraId="1504EA78" w14:textId="77777777" w:rsidR="006B0D47" w:rsidRDefault="006B0D4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71AFE73" w14:textId="77777777" w:rsidR="00273553" w:rsidRDefault="006B0D47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Não vislumbro a probabilidade do direito alegado, </w:t>
      </w:r>
      <w:r w:rsidR="004F726C" w:rsidRPr="00273553">
        <w:rPr>
          <w:rFonts w:ascii="Arial" w:hAnsi="Arial" w:cs="Arial"/>
          <w:i/>
          <w:iCs/>
          <w:sz w:val="26"/>
          <w:szCs w:val="26"/>
          <w:u w:val="single"/>
        </w:rPr>
        <w:t xml:space="preserve">ao menos nesta sede de cognição sumária. </w:t>
      </w:r>
    </w:p>
    <w:p w14:paraId="46DF2C89" w14:textId="7ABC5BCF" w:rsidR="00273553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Conforme constou da r. decisão agravada: </w:t>
      </w:r>
    </w:p>
    <w:p w14:paraId="25C1DA8F" w14:textId="6FE1DCC4" w:rsidR="00273553" w:rsidRDefault="00273553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‘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(...) No caso concreto, os elementos atualmente constantes dos autos </w:t>
      </w:r>
      <w:r w:rsidR="004F726C" w:rsidRPr="004F726C">
        <w:rPr>
          <w:rFonts w:ascii="Arial" w:hAnsi="Arial" w:cs="Arial"/>
          <w:i/>
          <w:iCs/>
          <w:sz w:val="26"/>
          <w:szCs w:val="26"/>
        </w:rPr>
        <w:lastRenderedPageBreak/>
        <w:t xml:space="preserve">não permitem a formação de juízo seguro acerca da probabilidade do direito alegado, </w:t>
      </w:r>
      <w:r w:rsidR="004F726C" w:rsidRPr="00273553">
        <w:rPr>
          <w:rFonts w:ascii="Arial" w:hAnsi="Arial" w:cs="Arial"/>
          <w:i/>
          <w:iCs/>
          <w:sz w:val="26"/>
          <w:szCs w:val="26"/>
          <w:u w:val="single"/>
        </w:rPr>
        <w:t>notadamente porque os documentos juntados indicam que o convívio paterno vem ocorrendo, ainda que em extensão inferior à pretendida pelo autor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. Ademais, as mensagens apresentadas revelam justificativas pontuais para o adiamento ou impossibilidade de algumas visitas, relacionadas a questões de saúde e compromissos da criança, não sendo possível, neste momento processual, concluir pela existência de conduta deliberada da genitora voltada a impedir o exercício da convivência paterna. </w:t>
      </w:r>
    </w:p>
    <w:p w14:paraId="3FD45807" w14:textId="4C48F3E8" w:rsidR="00273553" w:rsidRDefault="004F726C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Também não se evidencia, por ora, perigo de dano apto a justificar a medida pleiteada, uma vez que </w:t>
      </w:r>
      <w:r w:rsidRPr="00273553">
        <w:rPr>
          <w:rFonts w:ascii="Arial" w:hAnsi="Arial" w:cs="Arial"/>
          <w:i/>
          <w:iCs/>
          <w:sz w:val="26"/>
          <w:szCs w:val="26"/>
          <w:u w:val="single"/>
        </w:rPr>
        <w:t>não há demonstração de interrupção total ou prolongada do convívio entre pai e filha.</w:t>
      </w:r>
      <w:r w:rsidRPr="004F726C">
        <w:rPr>
          <w:rFonts w:ascii="Arial" w:hAnsi="Arial" w:cs="Arial"/>
          <w:i/>
          <w:iCs/>
          <w:sz w:val="26"/>
          <w:szCs w:val="26"/>
        </w:rPr>
        <w:t xml:space="preserve"> </w:t>
      </w:r>
    </w:p>
    <w:p w14:paraId="61DE00B9" w14:textId="07B88167" w:rsidR="00273553" w:rsidRDefault="00273553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</w:rPr>
        <w:t>T</w:t>
      </w:r>
      <w:r w:rsidR="004F726C" w:rsidRPr="004F726C">
        <w:rPr>
          <w:rFonts w:ascii="Arial" w:hAnsi="Arial" w:cs="Arial"/>
          <w:i/>
          <w:iCs/>
          <w:sz w:val="26"/>
          <w:szCs w:val="26"/>
        </w:rPr>
        <w:t xml:space="preserve">odavia, considerando o princípio do melhor interesse da criança e visando assegurar a manutenção e o fortalecimento dos vínculos familiares durante o curso da demanda, mostra-se prudente estabelecer regime provisório mínimo de convivência até decisão definitiva. </w:t>
      </w:r>
    </w:p>
    <w:p w14:paraId="45E8C0E2" w14:textId="0D3C6AE8" w:rsidR="00273553" w:rsidRPr="00273553" w:rsidRDefault="004F726C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  <w:u w:val="single"/>
        </w:rPr>
      </w:pPr>
      <w:r w:rsidRPr="004F726C">
        <w:rPr>
          <w:rFonts w:ascii="Arial" w:hAnsi="Arial" w:cs="Arial"/>
          <w:i/>
          <w:iCs/>
          <w:sz w:val="26"/>
          <w:szCs w:val="26"/>
        </w:rPr>
        <w:t>Diante do exposto, INDEFIRO o pedido de tutela de urgência formulado pela parte autora</w:t>
      </w:r>
      <w:r w:rsidRPr="00273553">
        <w:rPr>
          <w:rFonts w:ascii="Arial" w:hAnsi="Arial" w:cs="Arial"/>
          <w:i/>
          <w:iCs/>
          <w:sz w:val="26"/>
          <w:szCs w:val="26"/>
        </w:rPr>
        <w:t>.</w:t>
      </w:r>
      <w:r w:rsidRPr="00273553">
        <w:rPr>
          <w:rFonts w:ascii="Arial" w:hAnsi="Arial" w:cs="Arial"/>
          <w:i/>
          <w:iCs/>
          <w:sz w:val="26"/>
          <w:szCs w:val="26"/>
          <w:u w:val="single"/>
        </w:rPr>
        <w:t xml:space="preserve"> </w:t>
      </w:r>
    </w:p>
    <w:p w14:paraId="5B4B6E72" w14:textId="0EED6FDA" w:rsidR="00273553" w:rsidRDefault="004F726C" w:rsidP="00273553">
      <w:pPr>
        <w:spacing w:after="0" w:line="360" w:lineRule="auto"/>
        <w:ind w:left="3402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sz w:val="26"/>
          <w:szCs w:val="26"/>
          <w:u w:val="single"/>
        </w:rPr>
        <w:t xml:space="preserve">MANTENHO, por ora, o regime de convivência anteriormente acordado entre as partes, devendo os genitores observar os termos ajustados e atuar de forma cooperativa, sempre orientados pelo melhor interesse da criança</w:t>
      </w:r>
      <w:r>
        <w:rPr>
          <w:rFonts w:ascii="Arial" w:hAnsi="Arial" w:cs="Arial"/>
          <w:i/>
          <w:iCs/>
          <w:sz w:val="26"/>
          <w:szCs w:val="26"/>
        </w:rPr>
        <w:t xml:space="preserve">. (...)</w:t>
      </w:r>
      <w:r>
        <w:rPr>
          <w:rFonts w:ascii="Arial" w:hAnsi="Arial" w:cs="Arial"/>
          <w:i/>
          <w:iCs/>
          <w:sz w:val="26"/>
          <w:szCs w:val="26"/>
        </w:rPr>
        <w:t xml:space="preserve">’</w:t>
      </w:r>
      <w:r>
        <w:rPr>
          <w:rFonts w:ascii="Arial" w:hAnsi="Arial" w:cs="Arial"/>
          <w:i/>
          <w:iCs/>
          <w:sz w:val="26"/>
          <w:szCs w:val="26"/>
        </w:rPr>
        <w:t xml:space="preserve"> (ID 282068139, processo de origem) </w:t>
      </w:r>
      <w:del w:id="1080" w:author="Assessor GDSXSR" w:date="2026-10-31T18:13:48Z">
        <w:r>
          <w:rPr>
            <w:rFonts w:ascii="Arial" w:hAnsi="Arial" w:cs="Arial"/>
            <w:i/>
            <w:iCs/>
            <w:sz w:val="26"/>
            <w:szCs w:val="26"/>
          </w:rPr>
          <w:delText xml:space="preserve">-</w:delText>
        </w:r>
      </w:del>
      <w:ins w:id="1081" w:author="Assessor GDSXSR" w:date="2026-10-31T18:13:48Z">
        <w:r>
          <w:rPr>
            <w:rFonts w:ascii="Arial" w:hAnsi="Arial" w:cs="Arial"/>
            <w:i/>
            <w:iCs/>
            <w:color w:val="808080"/>
            <w:sz w:val="26"/>
            <w:szCs w:val="26"/>
          </w:rPr>
          <w:t xml:space="preserve">–</w:t>
        </w:r>
      </w:ins>
      <w:r>
        <w:rPr>
          <w:rFonts w:ascii="Arial" w:hAnsi="Arial" w:cs="Arial"/>
          <w:i/>
          <w:iCs/>
          <w:sz w:val="26"/>
          <w:szCs w:val="26"/>
        </w:rPr>
        <w:t xml:space="preserve"> Grifei</w:t>
      </w:r>
      <w:del w:id="1082" w:author="Assessor GDSXSR" w:date="2026-10-31T18:13:48Z">
        <w:r>
          <w:rPr>
            <w:rFonts w:ascii="Arial" w:hAnsi="Arial" w:cs="Arial"/>
            <w:i/>
            <w:iCs/>
            <w:sz w:val="26"/>
            <w:szCs w:val="26"/>
          </w:rPr>
          <w:delText xml:space="preserve"> </w:delText>
        </w:r>
      </w:del>
    </w:p>
    <w:p w14:paraId="795A923F" w14:textId="22A97DCA" w:rsidR="00273553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Verifica-se, assim, em análise preliminar dos elementos constantes dos autos, notadamente os de IDs 280581958, 280581960 e 280581963, processo de origem, que há ocorrência de encontros entre pai e filha, bem como justificativas pontuais relacionadas à saúde e aos compromissos da criança. </w:t>
      </w:r>
    </w:p>
    <w:p w14:paraId="49A06082" w14:textId="629E98D8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Desse modo, nesta sede de cognição sumária, os argumentos deduzidos no recurso não afastam as premissas fáticas consideradas pelo magistrado, tampouco evidenciam ilegalidade manifesta na conclusão adotada. </w:t>
      </w:r>
    </w:p>
    <w:p w14:paraId="5F477F8A" w14:textId="54F4AD12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Observa-se, ainda, que a circunstância recomenda cautela na adoção de medidas aptas a alterar provisoriamente a dinâmica familiar. </w:t>
      </w:r>
    </w:p>
    <w:p w14:paraId="297789DF" w14:textId="69F10B32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Assim, pontua-se que a controvérsia exige análise mais aprofundada dos fatos alegados pelas partes, especialmente quanto à efetiva extensão da convivência paterna e às razões dos alegados cancelamentos, providência que deverá ocorrer após a regular formação do contraditório. </w:t>
      </w:r>
    </w:p>
    <w:p w14:paraId="2F71416E" w14:textId="26E7E637" w:rsidR="004F726C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t xml:space="preserve">No mais, o perigo de dano igualmente não se evidencia de forma suficiente para justificar a medida postulada. </w:t>
      </w:r>
    </w:p>
    <w:p w14:paraId="78355BD7" w14:textId="74670680" w:rsidR="006B0D47" w:rsidRPr="000A7009" w:rsidRDefault="004F726C" w:rsidP="006B0D47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4F726C">
        <w:rPr>
          <w:rFonts w:ascii="Arial" w:hAnsi="Arial" w:cs="Arial"/>
          <w:i/>
          <w:iCs/>
          <w:sz w:val="26"/>
          <w:szCs w:val="26"/>
        </w:rPr>
        <w:lastRenderedPageBreak/>
        <w:t>Conforme consignado pelo magistrado de origem, não houve demonstração de interrupção total ou prolongada do convívio paterno-filial, circunstância que afasta, neste momento processual, a configuração de risco concreto apto a autorizar a intervenção liminar pretendida.</w:t>
      </w:r>
      <w:r w:rsidRPr="004F726C">
        <w:rPr>
          <w:rFonts w:ascii="Arial" w:hAnsi="Arial" w:cs="Arial"/>
          <w:i/>
          <w:iCs/>
          <w:sz w:val="26"/>
          <w:szCs w:val="26"/>
        </w:rPr>
        <w:t xml:space="preserve"> </w:t>
      </w:r>
      <w:r w:rsidR="006B0D47" w:rsidRPr="000A7009">
        <w:rPr>
          <w:rFonts w:ascii="Arial" w:hAnsi="Arial" w:cs="Arial"/>
          <w:i/>
          <w:iCs/>
          <w:sz w:val="26"/>
          <w:szCs w:val="26"/>
        </w:rPr>
        <w:t>(...)”</w:t>
      </w:r>
    </w:p>
    <w:p w14:paraId="63AB8E7B" w14:textId="77777777" w:rsidR="006B0D47" w:rsidRDefault="006B0D4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4CA18AD5" w14:textId="10127C83" w:rsidR="00273553" w:rsidRDefault="00273553" w:rsidP="00273553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del w:id="1083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Ressalte-se</w:delText>
        </w:r>
      </w:del>
      <w:ins w:id="1084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Desse</w:t>
        </w:r>
      </w:ins>
      <w:commentRangeStart w:id="12"/>
      <w:commentRangeStart w:id="13"/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085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que</w:delText>
        </w:r>
      </w:del>
      <w:ins w:id="1086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modo,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087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088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ausente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089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controvérsia</w:delText>
        </w:r>
      </w:del>
      <w:ins w:id="1090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elemento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091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submetida</w:delText>
        </w:r>
      </w:del>
      <w:ins w:id="1092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novo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093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à apreciação judicial não se limita à verificação da existência</w:delText>
        </w:r>
      </w:del>
      <w:ins w:id="1094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capaz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de </w:t>
      </w:r>
      <w:del w:id="1095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contatos</w:delText>
        </w:r>
      </w:del>
      <w:ins w:id="1096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infirmar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097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entre</w:delText>
        </w:r>
      </w:del>
      <w:ins w:id="1098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os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099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pai</w:delText>
        </w:r>
      </w:del>
      <w:ins w:id="1100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fundamentos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101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</w:delText>
        </w:r>
      </w:del>
      <w:ins w:id="1102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já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103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filha</w:delText>
        </w:r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(6 anos de idade)</w:delText>
        </w:r>
      </w:del>
      <w:ins w:id="1104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expostos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,</w:t>
      </w:r>
      <w:del w:id="1105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 mas envolve a definição da extensão e da forma de exercício da convivência familiar, matéria que demanda análise cuidadosa do contexto fático e das circunstâncias que cercam a relação parental. Trata-se de questão sensível, diretamente relacionada ao desenvolvimento da criança, cuja solução</w:delText>
        </w:r>
      </w:del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deve ser </w:t>
      </w:r>
      <w:del w:id="1106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construída</w:delText>
        </w:r>
      </w:del>
      <w:ins w:id="1107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mantida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a </w:t>
      </w:r>
      <w:del w:id="1108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partir</w:delText>
        </w:r>
      </w:del>
      <w:ins w:id="1109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r. decisão agravada que indeferiu a tutela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de </w:t>
      </w:r>
      <w:del w:id="1110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elementos probatórios mais consistentes</w:delText>
        </w:r>
      </w:del>
      <w:ins w:id="1111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urgência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e </w:t>
      </w:r>
      <w:del w:id="1112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sob</w:delText>
        </w:r>
      </w:del>
      <w:ins w:id="1113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manteve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114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a</w:delText>
        </w:r>
      </w:del>
      <w:ins w:id="1115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o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116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plena</w:delText>
        </w:r>
      </w:del>
      <w:ins w:id="1117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regime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118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observância</w:delText>
        </w:r>
      </w:del>
      <w:ins w:id="1119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de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120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do</w:delText>
        </w:r>
      </w:del>
      <w:ins w:id="1121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convivência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 </w:t>
      </w:r>
      <w:del w:id="1122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 xml:space="preserve">contraditório</w:delText>
        </w:r>
      </w:del>
      <w:ins w:id="1123" w:author="Assessor GDSXSR" w:date="2026-10-31T18:13:48Z">
        <w:r>
          <w:rPr>
            <w:rFonts w:ascii="Arial" w:hAnsi="Arial" w:cs="Arial"/>
            <w:color w:val="808080"/>
            <w:sz w:val="28"/>
            <w:szCs w:val="28"/>
            <w:highlight w:val="yellow"/>
          </w:rPr>
          <w:t xml:space="preserve">anteriormente acordado entre as partes (CPC 300)</w:t>
        </w:r>
      </w:ins>
      <w:r>
        <w:rPr>
          <w:rFonts w:ascii="Arial" w:hAnsi="Arial" w:cs="Arial"/>
          <w:color w:val="000000" w:themeColor="text1"/>
          <w:sz w:val="28"/>
          <w:szCs w:val="28"/>
          <w:highlight w:val="yellow"/>
        </w:rPr>
        <w:t xml:space="preserve">.</w:t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</w:p>
    <w:p w14:paraId="39F33B9A" w14:textId="77777777" w:rsidR="00273553" w:rsidRPr="00273553" w:rsidRDefault="00273553" w:rsidP="00273553">
      <w:pPr>
        <w:spacing w:after="0" w:line="360" w:lineRule="auto"/>
        <w:ind w:firstLine="2268"/>
        <w:jc w:val="both"/>
        <w:rPr>
          <w:del w:id="1124" w:author="Assessor GDSXSR" w:date="2026-10-31T18:13:48Z"/>
          <w:rFonts w:ascii="Arial" w:hAnsi="Arial" w:cs="Arial"/>
          <w:color w:val="000000" w:themeColor="text1"/>
          <w:sz w:val="28"/>
          <w:szCs w:val="28"/>
        </w:rPr>
      </w:pPr>
    </w:p>
    <w:p w14:paraId="6C57DD1A" w14:textId="7F3C2487" w:rsidR="00273553" w:rsidRDefault="00273553" w:rsidP="00273553">
      <w:pPr>
        <w:spacing w:after="0" w:line="360" w:lineRule="auto"/>
        <w:ind w:firstLine="2268"/>
        <w:jc w:val="both"/>
        <w:rPr>
          <w:del w:id="1127" w:author="Assessor GDSXSR" w:date="2026-10-31T18:13:48Z"/>
          <w:rFonts w:ascii="Arial" w:hAnsi="Arial" w:cs="Arial"/>
          <w:color w:val="000000" w:themeColor="text1"/>
          <w:sz w:val="28"/>
          <w:szCs w:val="28"/>
        </w:rPr>
      </w:pPr>
      <w:del w:id="1125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>Por consequência</w:delText>
        </w:r>
      </w:del>
      <w:del w:id="1126" w:author="Assessor GDSXSR" w:date="2026-10-31T18:13:48Z">
        <w:r w:rsidRPr="00273553">
          <w:rPr>
            <w:rFonts w:ascii="Arial" w:hAnsi="Arial" w:cs="Arial"/>
            <w:color w:val="000000" w:themeColor="text1"/>
            <w:sz w:val="28"/>
            <w:szCs w:val="28"/>
          </w:rPr>
          <w:delText>, a pretendida ampliação do regime de convivência, em caráter provisório, exige demonstração inequívoca da necessidade de imediata intervenção jurisdicional, o que não se verifica nos autos. A adoção de providência dessa natureza, sem adequada instrução processual, pode antecipar solução sobre matéria ainda controvertida e comprometer a avaliação equilibrada dos interesses envolvidos.</w:delText>
        </w:r>
      </w:del>
    </w:p>
    <w:p w14:paraId="63CEBE1D" w14:textId="77777777" w:rsidR="00273553" w:rsidRPr="00273553" w:rsidRDefault="00273553" w:rsidP="00273553">
      <w:pPr>
        <w:spacing w:after="0" w:line="360" w:lineRule="auto"/>
        <w:ind w:firstLine="2268"/>
        <w:jc w:val="both"/>
        <w:rPr>
          <w:del w:id="1128" w:author="Assessor GDSXSR" w:date="2026-10-31T18:13:48Z"/>
          <w:rFonts w:ascii="Arial" w:hAnsi="Arial" w:cs="Arial"/>
          <w:color w:val="000000" w:themeColor="text1"/>
          <w:sz w:val="28"/>
          <w:szCs w:val="28"/>
        </w:rPr>
      </w:pPr>
    </w:p>
    <w:p w14:paraId="01CA127B" w14:textId="1673D5F4" w:rsidR="00273553" w:rsidRPr="00273553" w:rsidRDefault="00273553" w:rsidP="00273553">
      <w:pPr>
        <w:spacing w:after="0" w:line="360" w:lineRule="auto"/>
        <w:ind w:firstLine="2268"/>
        <w:jc w:val="both"/>
        <w:rPr>
          <w:del w:id="1132" w:author="Assessor GDSXSR" w:date="2026-10-31T18:13:48Z"/>
          <w:rFonts w:ascii="Arial" w:hAnsi="Arial" w:cs="Arial"/>
          <w:color w:val="000000" w:themeColor="text1"/>
          <w:sz w:val="28"/>
          <w:szCs w:val="28"/>
        </w:rPr>
      </w:pPr>
      <w:del w:id="1129" w:author="Assessor GDSXSR" w:date="2026-10-31T18:13:48Z">
        <w:r>
          <w:rPr>
            <w:rFonts w:ascii="Arial" w:hAnsi="Arial" w:cs="Arial"/>
            <w:color w:val="000000" w:themeColor="text1"/>
            <w:sz w:val="28"/>
            <w:szCs w:val="28"/>
          </w:rPr>
          <w:delText>Além disso</w:delText>
        </w:r>
      </w:del>
      <w:del w:id="1130" w:author="Assessor GDSXSR" w:date="2026-10-31T18:13:48Z">
        <w:r w:rsidRPr="00273553">
          <w:rPr>
            <w:rFonts w:ascii="Arial" w:hAnsi="Arial" w:cs="Arial"/>
            <w:color w:val="000000" w:themeColor="text1"/>
            <w:sz w:val="28"/>
            <w:szCs w:val="28"/>
          </w:rPr>
          <w:delText xml:space="preserve">, as questões suscitadas pelo agravante poderão ser amplamente examinadas pelo Juízo de origem no curso da demanda, oportunidade em que será possível aferir, com maior grau de segurança, a dinâmica familiar estabelecida </w:delText>
        </w:r>
      </w:del>
      <w:del w:id="1131" w:author="Assessor GDSXSR" w:date="2026-10-31T18:13:48Z">
        <w:r w:rsidRPr="00273553">
          <w:rPr>
            <w:rFonts w:ascii="Arial" w:hAnsi="Arial" w:cs="Arial"/>
            <w:color w:val="000000" w:themeColor="text1"/>
            <w:sz w:val="28"/>
            <w:szCs w:val="28"/>
          </w:rPr>
          <w:lastRenderedPageBreak/>
          <w:delText>entre as partes e as medidas eventualmente mais adequadas à preservação e ao fortalecimento dos vínculos familiares, sempre à luz do melhor interesse da criança.</w:delText>
        </w:r>
      </w:del>
    </w:p>
    <w:p w14:paraId="52E04E7E" w14:textId="77777777" w:rsidR="004236F7" w:rsidRPr="007E1C8C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51F7901E" w14:textId="77777777" w:rsidR="004236F7" w:rsidRPr="00D516B2" w:rsidRDefault="004236F7" w:rsidP="004236F7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t>DISPOSITIVO</w:t>
      </w:r>
    </w:p>
    <w:p w14:paraId="21609FF9" w14:textId="77777777" w:rsidR="004236F7" w:rsidRDefault="004236F7" w:rsidP="004236F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F5A5E5" w14:textId="2D22F163" w:rsidR="0469E717" w:rsidRDefault="004236F7" w:rsidP="0027355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4"/>
      <w:r>
        <w:rPr>
          <w:rFonts w:ascii="Arial" w:hAnsi="Arial" w:cs="Arial"/>
          <w:sz w:val="28"/>
          <w:szCs w:val="28"/>
        </w:rPr>
        <w:t xml:space="preserve">Ante o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exposto,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rPrChange w:id="1135" w:author="Assessor GDSXSR" w:date="2026-10-31T18:13:48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nego</w:t>
      </w:r>
      <w:r>
        <w:rPr>
          <w:rFonts w:ascii="Arial" w:hAnsi="Arial" w:cs="Arial"/>
          <w:b/>
          <w:color w:val="000000" w:themeColor="text1"/>
          <w:sz w:val="28"/>
          <w:szCs w:val="28"/>
          <w:rPrChange w:id="1136" w:author="Assessor GDSXSR" w:date="2026-10-31T18:13:48Z">
            <w:rPr>
              <w:rFonts w:ascii="Arial" w:hAnsi="Arial" w:cs="Arial"/>
              <w:color w:val="000000" w:themeColor="text1"/>
              <w:sz w:val="28"/>
              <w:szCs w:val="28"/>
            </w:rPr>
          </w:rPrChange>
        </w:rPr>
        <w:t xml:space="preserve"> </w:t>
      </w:r>
      <w:r>
        <w:rPr>
          <w:rFonts w:ascii="Arial" w:hAnsi="Arial" w:cs="Arial"/>
          <w:b/>
          <w:bCs/>
          <w:color w:val="000000" w:themeColor="text1"/>
          <w:sz w:val="28"/>
          <w:szCs w:val="28"/>
          <w:rPrChange w:id="1137" w:author="Assessor GDSXSR" w:date="2026-10-31T18:13:48Z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rPrChange>
        </w:rPr>
        <w:t xml:space="preserve">provimento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agravo de instrumento do </w:t>
      </w:r>
      <w:r>
        <w:rPr>
          <w:rFonts w:ascii="Arial" w:hAnsi="Arial" w:cs="Arial"/>
          <w:sz w:val="28"/>
          <w:szCs w:val="28"/>
        </w:rPr>
        <w:t xml:space="preserve">autor</w:t>
      </w:r>
      <w:del w:id="1133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/</w:delText>
        </w:r>
        <w:r>
          <w:rPr>
            <w:rFonts w:ascii="Arial" w:hAnsi="Arial" w:cs="Arial"/>
            <w:sz w:val="28"/>
            <w:szCs w:val="28"/>
          </w:rPr>
          <w:delText xml:space="preserve">genitor</w:delText>
        </w:r>
      </w:del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R.D.J.A.</w:t>
      </w:r>
      <w:commentRangeEnd w:id="14"/>
      <w:r>
        <w:rPr>
          <w:rStyle w:val="CommentReference"/>
        </w:rPr>
        <w:commentReference w:id="14"/>
      </w:r>
      <w:del w:id="1134" w:author="Assessor GDSXSR" w:date="2026-10-31T18:13:48Z">
        <w:r>
          <w:rPr>
            <w:rFonts w:ascii="Arial" w:hAnsi="Arial" w:cs="Arial"/>
            <w:sz w:val="28"/>
            <w:szCs w:val="28"/>
          </w:rPr>
          <w:delText xml:space="preserve">. </w:delText>
        </w:r>
      </w:del>
    </w:p>
    <w:p w14:paraId="1A7B852F" w14:textId="248E1014" w:rsidR="4495E4C2" w:rsidRDefault="4495E4C2" w:rsidP="4495E4C2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727AA61" w14:textId="77777777" w:rsidR="008C7D23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1E759F54" w14:textId="44100F4C" w:rsidR="004236F7" w:rsidRDefault="004236F7" w:rsidP="008C7D23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216E1589" w14:textId="77777777" w:rsidR="004236F7" w:rsidRDefault="004236F7" w:rsidP="004236F7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tbl>
      <w:tblPr>
        <w:tblW w:w="8734" w:type="dxa"/>
        <w:tblCellSpacing w:w="0" w:type="dxa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040"/>
        <w:gridCol w:w="6694"/>
      </w:tblGrid>
      <w:tr w:rsidR="00EB0484" w:rsidRPr="00EB0484" w14:paraId="4C3A97DC" w14:textId="77777777" w:rsidTr="00EB0484">
        <w:trPr>
          <w:trHeight w:val="1431"/>
          <w:tblCellSpacing w:w="0" w:type="dxa"/>
        </w:trPr>
        <w:tc>
          <w:tcPr>
            <w:tcW w:w="0" w:type="auto"/>
            <w:hideMark/>
          </w:tcPr>
          <w:p w14:paraId="35ABFF89" w14:textId="7E6329CF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drawing>
                <wp:inline distT="0" distB="0" distL="0" distR="0" wp14:anchorId="6D56CAB9" wp14:editId="194EC834">
                  <wp:extent cx="1190625" cy="323850"/>
                  <wp:effectExtent l="0" t="0" r="9525" b="0"/>
                  <wp:docPr id="279383315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6" w:type="pct"/>
            <w:vAlign w:val="center"/>
            <w:hideMark/>
          </w:tcPr>
          <w:p w14:paraId="4EA7F269" w14:textId="77777777" w:rsid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>Poder Judiciário da União</w:t>
            </w:r>
          </w:p>
          <w:p w14:paraId="22770D01" w14:textId="1C0B7F63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>TRIBUNAL DE JUSTIÇA DO DISTRITO FEDERAL E DOS TERRITÓRIOS</w:t>
            </w:r>
            <w:r w:rsidRPr="00EB0484">
              <w:rPr>
                <w:b/>
                <w:color w:val="008000"/>
              </w:rPr>
              <w:br/>
            </w:r>
            <w:r w:rsidRPr="00EB0484">
              <w:rPr>
                <w:b/>
                <w:bCs/>
                <w:color w:val="008000"/>
              </w:rPr>
              <w:t>1VFAMOSSAM</w:t>
            </w:r>
            <w:r w:rsidRPr="00EB0484">
              <w:rPr>
                <w:b/>
                <w:color w:val="008000"/>
              </w:rPr>
              <w:br/>
              <w:t>1ª Vara de Família e de Órfãos e Sucessões de Samambaia</w:t>
            </w:r>
          </w:p>
        </w:tc>
      </w:tr>
    </w:tbl>
    <w:p w14:paraId="7EE0AB1C" w14:textId="77777777" w:rsidR="00EB0484" w:rsidRPr="00EB0484" w:rsidRDefault="00EB0484" w:rsidP="00EB0484">
      <w:pPr>
        <w:jc w:val="both"/>
        <w:rPr>
          <w:b/>
          <w:color w:val="008000"/>
        </w:rPr>
      </w:pPr>
    </w:p>
    <w:p w14:paraId="497EABCC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  <w:rPrChange w:id="1138" w:author="Assessor GDSXSR" w:date="2026-10-31T18:13:48Z">
            <w:rPr>
              <w:b/>
              <w:bCs/>
              <w:color w:val="008000"/>
            </w:rPr>
          </w:rPrChange>
        </w:rPr>
        <w:t>NÚMERO DO PROCESSO:</w:t>
      </w:r>
      <w:r w:rsidRPr="00EB0484">
        <w:rPr>
          <w:b/>
          <w:color w:val="00B050"/>
          <w:rPrChange w:id="1139" w:author="Assessor GDSXSR" w:date="2026-10-31T18:13:48Z">
            <w:rPr>
              <w:b/>
              <w:color w:val="008000"/>
            </w:rPr>
          </w:rPrChange>
        </w:rPr>
        <w:t xml:space="preserve"> </w:t>
      </w:r>
      <w:hyperlink r:id="rId16" w:tooltip="Clique com o botão direito para copiar" w:history="1">
        <w:r w:rsidRPr="00EB0484">
          <w:rPr>
            <w:rStyle w:val="Hyperlink"/>
            <w:b/>
          </w:rPr>
          <w:t>0708363-28.2026.8.07.0009</w:t>
        </w:r>
      </w:hyperlink>
    </w:p>
    <w:p w14:paraId="6B201ECF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  <w:rPrChange w:id="1140" w:author="Assessor GDSXSR" w:date="2026-10-31T18:13:48Z">
            <w:rPr>
              <w:b/>
              <w:bCs/>
              <w:color w:val="008000"/>
            </w:rPr>
          </w:rPrChange>
        </w:rPr>
        <w:t xml:space="preserve">CLASSE JUDICIAL / ASSUNTO: </w:t>
      </w:r>
      <w:r w:rsidRPr="00EB0484">
        <w:rPr>
          <w:b/>
          <w:color w:val="00B050"/>
          <w:rPrChange w:id="1141" w:author="Assessor GDSXSR" w:date="2026-10-31T18:13:48Z">
            <w:rPr>
              <w:b/>
              <w:color w:val="008000"/>
            </w:rPr>
          </w:rPrChange>
        </w:rPr>
        <w:t xml:space="preserve">REGULAMENTAÇÃO DA CONVIVÊNCIA FAMILIAR </w:t>
      </w:r>
      <w:r>
        <w:rPr>
          <w:b/>
          <w:color w:val="00B050"/>
          <w:rPrChange w:id="1142" w:author="Assessor GDSXSR" w:date="2026-10-31T18:13:48Z">
            <w:rPr>
              <w:b/>
              <w:color w:val="008000"/>
            </w:rPr>
          </w:rPrChange>
        </w:rPr>
        <w:t>–</w:t>
      </w:r>
      <w:r w:rsidRPr="00EB0484">
        <w:rPr>
          <w:b/>
          <w:color w:val="00B050"/>
          <w:rPrChange w:id="1143" w:author="Assessor GDSXSR" w:date="2026-10-31T18:13:48Z">
            <w:rPr>
              <w:b/>
              <w:color w:val="008000"/>
            </w:rPr>
          </w:rPrChange>
        </w:rPr>
        <w:t xml:space="preserve"> Regulamentação de Visitas</w:t>
      </w:r>
    </w:p>
    <w:p w14:paraId="040379CB" w14:textId="4A4ADE10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  <w:rPrChange w:id="1144" w:author="Assessor GDSXSR" w:date="2026-10-31T18:13:48Z">
            <w:rPr>
              <w:b/>
              <w:bCs/>
              <w:color w:val="008000"/>
            </w:rPr>
          </w:rPrChange>
        </w:rPr>
        <w:t>REQUERENTE:</w:t>
      </w:r>
      <w:r w:rsidRPr="00EB0484">
        <w:rPr>
          <w:b/>
          <w:color w:val="00B050"/>
          <w:rPrChange w:id="1145" w:author="Assessor GDSXSR" w:date="2026-10-31T18:13:48Z">
            <w:rPr>
              <w:b/>
              <w:color w:val="008000"/>
            </w:rPr>
          </w:rPrChange>
        </w:rPr>
        <w:t xml:space="preserve"> RENATO DE JESUS AFONSO</w:t>
      </w:r>
    </w:p>
    <w:p w14:paraId="0C11495C" w14:textId="3535F730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bCs/>
          <w:color w:val="00B050"/>
          <w:rPrChange w:id="1146" w:author="Assessor GDSXSR" w:date="2026-10-31T18:13:48Z">
            <w:rPr>
              <w:b/>
              <w:bCs/>
              <w:color w:val="008000"/>
            </w:rPr>
          </w:rPrChange>
        </w:rPr>
        <w:t>REQUERIDO:</w:t>
      </w:r>
      <w:r w:rsidRPr="00EB0484">
        <w:rPr>
          <w:b/>
          <w:color w:val="00B050"/>
          <w:rPrChange w:id="1147" w:author="Assessor GDSXSR" w:date="2026-10-31T18:13:48Z">
            <w:rPr>
              <w:b/>
              <w:color w:val="008000"/>
            </w:rPr>
          </w:rPrChange>
        </w:rPr>
        <w:t xml:space="preserve"> WANESSA FERRERA RAMOS DA SILVA</w:t>
      </w:r>
    </w:p>
    <w:p w14:paraId="0E380F63" w14:textId="77777777" w:rsidR="00EB0484" w:rsidRPr="00EB0484" w:rsidRDefault="00EB0484" w:rsidP="00EB0484">
      <w:pPr>
        <w:jc w:val="center"/>
        <w:rPr>
          <w:b/>
          <w:color w:val="008000"/>
        </w:rPr>
      </w:pPr>
      <w:r w:rsidRPr="00EB0484">
        <w:rPr>
          <w:b/>
          <w:bCs/>
          <w:color w:val="00B050"/>
          <w:rPrChange w:id="1148" w:author="Assessor GDSXSR" w:date="2026-10-31T18:13:48Z">
            <w:rPr>
              <w:b/>
              <w:bCs/>
              <w:color w:val="008000"/>
            </w:rPr>
          </w:rPrChange>
        </w:rPr>
        <w:t>DECISÃO INTERLOCUTÓRIA</w:t>
      </w:r>
    </w:p>
    <w:p w14:paraId="17B30EF3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49" w:author="Assessor GDSXSR" w:date="2026-10-31T18:13:48Z">
            <w:rPr>
              <w:b/>
              <w:color w:val="008000"/>
            </w:rPr>
          </w:rPrChange>
        </w:rPr>
        <w:t>Vistos etc.</w:t>
      </w:r>
    </w:p>
    <w:p w14:paraId="4B514CC7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0" w:author="Assessor GDSXSR" w:date="2026-10-31T18:13:48Z">
            <w:rPr>
              <w:b/>
              <w:color w:val="008000"/>
            </w:rPr>
          </w:rPrChange>
        </w:rPr>
        <w:t>Trata-se de ação de regulamentação de convivência ajuizada pelo genitor, com pedido de tutela de urgência para fixação de regime de visitas em favor da criança.</w:t>
      </w:r>
    </w:p>
    <w:p w14:paraId="08FB5998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1" w:author="Assessor GDSXSR" w:date="2026-10-31T18:13:48Z">
            <w:rPr>
              <w:b/>
              <w:color w:val="008000"/>
            </w:rPr>
          </w:rPrChange>
        </w:rPr>
        <w:t>O Ministério Público manifestou-se pelo indeferimento da tutela de urgência, por entender ausentes os requisitos autorizadores da medida, ressaltando, contudo, não se opor à fixação provisória de regime mínimo de convivência consistente em finais de semana alternados, até ulterior deliberação judicial.</w:t>
      </w:r>
    </w:p>
    <w:p w14:paraId="2DA8D3E4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2" w:author="Assessor GDSXSR" w:date="2026-10-31T18:13:48Z">
            <w:rPr>
              <w:b/>
              <w:color w:val="008000"/>
            </w:rPr>
          </w:rPrChange>
        </w:rPr>
        <w:t>Decido.</w:t>
      </w:r>
    </w:p>
    <w:p w14:paraId="40D5AA18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3" w:author="Assessor GDSXSR" w:date="2026-10-31T18:13:48Z">
            <w:rPr>
              <w:b/>
              <w:color w:val="008000"/>
            </w:rPr>
          </w:rPrChange>
        </w:rPr>
        <w:t>Nos termos do art. 300 do Código de Processo Civil, a concessão da tutela de urgência exige a presença concomitante da probabilidade do direito e do perigo de dano ou risco ao resultado útil do processo.</w:t>
      </w:r>
    </w:p>
    <w:p w14:paraId="5FEB3382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4" w:author="Assessor GDSXSR" w:date="2026-10-31T18:13:48Z">
            <w:rPr>
              <w:b/>
              <w:color w:val="008000"/>
            </w:rPr>
          </w:rPrChange>
        </w:rPr>
        <w:t>No caso concreto, os elementos atualmente constantes dos autos não permitem a formação de juízo seguro acerca da probabilidade do direito alegado, notadamente porque os documentos juntados indicam que o convívio paterno vem ocorrendo, ainda que em extensão inferior à pretendida pelo autor. Ademais, as mensagens apresentadas revelam justificativas pontuais para o adiamento ou impossibilidade de algumas visitas, relacionadas a questões de saúde e compromissos da criança, não sendo possível, neste momento processual, concluir pela existência de conduta deliberada da genitora voltada a impedir o exercício da convivência paterna.</w:t>
      </w:r>
    </w:p>
    <w:p w14:paraId="5D23E56E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5" w:author="Assessor GDSXSR" w:date="2026-10-31T18:13:48Z">
            <w:rPr>
              <w:b/>
              <w:color w:val="008000"/>
            </w:rPr>
          </w:rPrChange>
        </w:rPr>
        <w:t>Também não se evidencia, por ora, perigo de dano apto a justificar a medida pleiteada, uma vez que não há demonstração de interrupção total ou prolongada do convívio entre pai e filha.</w:t>
      </w:r>
    </w:p>
    <w:p w14:paraId="452599AF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6" w:author="Assessor GDSXSR" w:date="2026-10-31T18:13:48Z">
            <w:rPr>
              <w:b/>
              <w:color w:val="008000"/>
            </w:rPr>
          </w:rPrChange>
        </w:rPr>
        <w:t>Todavia, considerando o princípio do melhor interesse da criança e visando assegurar a manutenção e o fortalecimento dos vínculos familiares durante o curso da demanda, mostra-se prudente estabelecer regime provisório mínimo de convivência até decisão definitiva.</w:t>
      </w:r>
    </w:p>
    <w:p w14:paraId="4E85978E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7" w:author="Assessor GDSXSR" w:date="2026-10-31T18:13:48Z">
            <w:rPr>
              <w:b/>
              <w:color w:val="008000"/>
            </w:rPr>
          </w:rPrChange>
        </w:rPr>
        <w:t>Diante do exposto, INDEFIRO o pedido de tutela de urgência formulado pela parte autora.</w:t>
      </w:r>
    </w:p>
    <w:p w14:paraId="7613F946" w14:textId="77777777" w:rsidR="00EB0484" w:rsidRP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8" w:author="Assessor GDSXSR" w:date="2026-10-31T18:13:48Z">
            <w:rPr>
              <w:b/>
              <w:color w:val="008000"/>
            </w:rPr>
          </w:rPrChange>
        </w:rPr>
        <w:lastRenderedPageBreak/>
        <w:t>MANTENHO, por ora, o regime de convivência anteriormente acordado entre as partes, devendo os genitores observar os termos ajustados e atuar de forma cooperativa, sempre orientados pelo melhor interesse da criança.</w:t>
      </w:r>
    </w:p>
    <w:tbl>
      <w:tblPr>
        <w:tblW w:w="13713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13"/>
      </w:tblGrid>
      <w:tr w:rsidR="00EB0484" w:rsidRPr="00EB0484" w14:paraId="61182949" w14:textId="77777777">
        <w:trPr>
          <w:tblCellSpacing w:w="0" w:type="dxa"/>
        </w:trPr>
        <w:tc>
          <w:tcPr>
            <w:tcW w:w="0" w:type="auto"/>
            <w:vAlign w:val="center"/>
            <w:hideMark/>
          </w:tcPr>
          <w:p w14:paraId="774EF8B3" w14:textId="77777777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 xml:space="preserve">Aguarde-se a citação da requerida. ID n. </w:t>
            </w:r>
            <w:hyperlink r:id="rId17" w:tgtFrame="_blank" w:tooltip="Clique com o botão direito para copiar" w:history="1">
              <w:r w:rsidRPr="00EB0484">
                <w:rPr>
                  <w:rStyle w:val="Hyperlink"/>
                  <w:b/>
                </w:rPr>
                <w:t>277396372</w:t>
              </w:r>
            </w:hyperlink>
            <w:r w:rsidRPr="00EB0484">
              <w:rPr>
                <w:b/>
                <w:color w:val="008000"/>
              </w:rPr>
              <w:t>, para a formação do contraditório e da ampla defesa.</w:t>
            </w:r>
          </w:p>
          <w:p w14:paraId="2BA7D80D" w14:textId="77777777" w:rsidR="00EB0484" w:rsidRPr="00EB0484" w:rsidRDefault="00EB0484" w:rsidP="00EB0484">
            <w:pPr>
              <w:jc w:val="both"/>
              <w:rPr>
                <w:b/>
                <w:color w:val="008000"/>
              </w:rPr>
            </w:pPr>
            <w:r w:rsidRPr="00EB0484">
              <w:rPr>
                <w:b/>
                <w:color w:val="008000"/>
              </w:rPr>
              <w:t>Publique-se. Intime-se. Cumpra-se.</w:t>
            </w:r>
          </w:p>
        </w:tc>
      </w:tr>
    </w:tbl>
    <w:p w14:paraId="3874E163" w14:textId="77777777" w:rsidR="00EB0484" w:rsidRPr="00EB0484" w:rsidRDefault="00EB0484" w:rsidP="00EB0484">
      <w:pPr>
        <w:jc w:val="both"/>
        <w:rPr>
          <w:b/>
          <w:color w:val="008000"/>
        </w:rPr>
      </w:pPr>
    </w:p>
    <w:p w14:paraId="0CFC0DAD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59" w:author="Assessor GDSXSR" w:date="2026-10-31T18:13:48Z">
            <w:rPr>
              <w:b/>
              <w:color w:val="008000"/>
            </w:rPr>
          </w:rPrChange>
        </w:rPr>
        <w:t>Circunscrição de Samambaia/DF.</w:t>
      </w:r>
    </w:p>
    <w:p w14:paraId="7871817B" w14:textId="2E2159AC" w:rsidR="00EB0484" w:rsidRDefault="00EB0484" w:rsidP="00EB0484">
      <w:pPr>
        <w:jc w:val="both"/>
        <w:rPr>
          <w:b/>
          <w:bCs/>
          <w:i/>
          <w:iCs/>
          <w:color w:val="008000"/>
        </w:rPr>
      </w:pPr>
      <w:r w:rsidRPr="00EB0484">
        <w:rPr>
          <w:b/>
          <w:bCs/>
          <w:i/>
          <w:iCs/>
          <w:color w:val="00B050"/>
          <w:rPrChange w:id="1160" w:author="Assessor GDSXSR" w:date="2026-10-31T18:13:48Z">
            <w:rPr>
              <w:b/>
              <w:bCs/>
              <w:i/>
              <w:iCs/>
              <w:color w:val="008000"/>
            </w:rPr>
          </w:rPrChange>
        </w:rPr>
        <w:t>(documento datado e assinado eletronicamente)</w:t>
      </w:r>
    </w:p>
    <w:p w14:paraId="34501E58" w14:textId="77777777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8000"/>
        </w:rPr>
        <w:br/>
      </w:r>
      <w:r w:rsidRPr="00EB0484">
        <w:rPr>
          <w:b/>
          <w:color w:val="00B050"/>
          <w:rPrChange w:id="1161" w:author="Assessor GDSXSR" w:date="2026-10-31T18:13:48Z">
            <w:rPr>
              <w:b/>
              <w:color w:val="008000"/>
            </w:rPr>
          </w:rPrChange>
        </w:rPr>
        <w:br/>
        <w:t>JOAO DA MATTA E SILVA</w:t>
      </w:r>
    </w:p>
    <w:p w14:paraId="27D221BD" w14:textId="00A8DAFB" w:rsidR="00EB0484" w:rsidRDefault="00EB0484" w:rsidP="00EB0484">
      <w:pPr>
        <w:jc w:val="both"/>
        <w:rPr>
          <w:b/>
          <w:color w:val="008000"/>
        </w:rPr>
      </w:pPr>
      <w:r w:rsidRPr="00EB0484">
        <w:rPr>
          <w:b/>
          <w:color w:val="00B050"/>
          <w:rPrChange w:id="1162" w:author="Assessor GDSXSR" w:date="2026-10-31T18:13:48Z">
            <w:rPr>
              <w:b/>
              <w:color w:val="008000"/>
            </w:rPr>
          </w:rPrChange>
        </w:rPr>
        <w:t>Juiz de Direito</w:t>
      </w:r>
    </w:p>
    <w:p w14:paraId="03B4C0DC" w14:textId="77777777" w:rsidR="00EB0484" w:rsidRPr="00EB0484" w:rsidRDefault="00EB0484" w:rsidP="00EB0484">
      <w:pPr>
        <w:jc w:val="both"/>
        <w:rPr>
          <w:b/>
          <w:color w:val="008000"/>
        </w:rPr>
      </w:pPr>
    </w:p>
    <w:p w14:paraId="787D42ED" w14:textId="77777777" w:rsidR="007E1C8C" w:rsidRDefault="007E1C8C" w:rsidP="004236F7">
      <w:pPr>
        <w:spacing w:after="0" w:line="360" w:lineRule="auto"/>
        <w:rPr>
          <w:rFonts w:ascii="Arial" w:hAnsi="Arial" w:cs="Arial"/>
          <w:sz w:val="28"/>
          <w:szCs w:val="28"/>
        </w:rPr>
      </w:pPr>
    </w:p>
    <w:sectPr w:rsidR="007E1C8C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Nayane Rodrigues Lazzari Wegener - GDSXSR" w:date="2026-10-30T23:41:00Z" w:initials="NR">
    <w:p w14:paraId="041296A8" w14:textId="77777777" w:rsidR="00D01B83" w:rsidRDefault="00D01B83" w:rsidP="00D01B83">
      <w:pPr>
        <w:pStyle w:val="Textodecomentrio"/>
      </w:pPr>
      <w:r>
        <w:rPr>
          <w:rStyle w:val="Refdecomentrio"/>
        </w:rPr>
        <w:annotationRef/>
      </w:r>
      <w:r>
        <w:t>Conclusão: 21/10/26</w:t>
      </w:r>
      <w:r>
        <w:br/>
        <w:t>Entrega: 30/10/26</w:t>
      </w:r>
      <w:r>
        <w:br/>
        <w:t>Certeza: 9</w:t>
      </w:r>
    </w:p>
  </w:comment>
  <w:comment w:id="1" w:author="Nayane Rodrigues Lazzari Wegener - GDSXSR" w:date="2026-10-30T23:34:00Z" w:initials="NR">
    <w:p w14:paraId="7BA9497F" w14:textId="77777777" w:rsidR="00EB0484" w:rsidRDefault="00EB0484" w:rsidP="00EB0484">
      <w:pPr>
        <w:pStyle w:val="Textodecomentrio"/>
      </w:pPr>
      <w:r>
        <w:rPr>
          <w:rStyle w:val="Refdecomentrio"/>
        </w:rPr>
        <w:annotationRef/>
      </w:r>
      <w:r>
        <w:t>Decisão Liminar minutada pela Bianca:</w:t>
      </w:r>
      <w:r>
        <w:br/>
      </w:r>
      <w:hyperlink r:id="rId1" w:history="1">
        <w:r w:rsidRPr="00806B8D">
          <w:rPr>
            <w:rStyle w:val="Hyperlink"/>
          </w:rPr>
          <w:t>7 AGI 0732945-22 Bianca Clarice Dec indef ant tut regulamentação de visitas.docx</w:t>
        </w:r>
      </w:hyperlink>
      <w:r>
        <w:t xml:space="preserve"> </w:t>
      </w:r>
    </w:p>
  </w:comment>
  <w:comment w:id="2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Revisão sem acesso aos autos (PJe indisponível nesta sessão): a conferência de fatos e IDs foi feita só contra o próprio documento (liminar transcrita × decisão agravada anexada, que coincidem). Alterações de forma e grafia: negrito na numeração das alegações, realce de título e veredito, cor verde 00B050 na decisão agravada anexada, pontuação e "– Grifei" (C-28, C-42, C-43, C-45).</w:t>
      </w:r>
    </w:p>
  </w:comment>
  <w:comment w:id="3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"AGRAVO NÃO PROVIDO" para "RECURSO NÃO PROVIDO", fórmula curta do cabeçalho da ementa em AGI (C-3E).</w:t>
      </w:r>
    </w:p>
  </w:comment>
  <w:comment w:id="4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"pessoa natural" por "genitor" e "genitora", porque o papel familiar já qualifica as partes (C-34 v60 e C-34A c). PENDÊNCIA (C-52): a liminar transcrita no relatório (ID 87262190) registra criança "com 5 anos de idade", e a ementa traz 6 anos; conferir a idade atual da criança nos autos antes de liberar.</w:t>
      </w:r>
    </w:p>
  </w:comment>
  <w:comment w:id="5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Acrescentei o artigo "A" antes de "questão em discussão" (C-28).</w:t>
      </w:r>
    </w:p>
  </w:comment>
  <w:comment w:id="6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Reescrevi o item 7 para espelhar o que o voto passa a conter depois do corte dos três parágrafos de enfrentamento adicional (cautela e necessidade de contraditório, já ditos na liminar transcrita) (C-33, C-17).</w:t>
      </w:r>
    </w:p>
  </w:comment>
  <w:comment w:id="7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"do autor/genitor" para "do autor" e acrescentei o ponto final: o último item nomeia só a posição processual do recorrente (C-3D).</w:t>
      </w:r>
    </w:p>
  </w:comment>
  <w:comment w:id="8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Corrigi a pontuação e a fórmula do ato do Relator ("Indeferi a antecipação da tutela recursal (ID …).", perfil AGI 1.4 e C-20).</w:t>
      </w:r>
    </w:p>
  </w:comment>
  <w:comment w:id="9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o título do capítulo, que era de assunto ("DA NÃO ALTERAÇÃO…"), para título que diz a decisão sobre o pedido de ampliação da convivência, no padrão "DA AUSÊNCIA DOS REQUISITOS PARA …" da AGI, com realce amarelo (C-3C, C-3W b, C-42).</w:t>
      </w:r>
    </w:p>
  </w:comment>
  <w:comment w:id="10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PENDÊNCIA (C-52): sem os autos, não foi possível incluir ao final das alegações o ID da peça do agravo (C-3W c); conferir e acrescentar.</w:t>
      </w:r>
    </w:p>
  </w:comment>
  <w:comment w:id="11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Alterei a fórmula "decisão que antecipou a tutela recursal", que contrariava o relatório (a tutela foi indeferida), para "decisão liminar que indeferiu a antecipação da tutela recursal (ID 87262190)" (perfil AGI 2.4, C-17).</w:t>
      </w:r>
    </w:p>
  </w:comment>
  <w:comment w:id="12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Substituí os três parágrafos finais do capítulo (efeito devolutivo e sensibilidade da matéria, exigência de "demonstração inequívoca" e remissão ao Juízo de origem) pelo fecho da AGI aderente à liminar: eles repetiam a liminar e a decisão agravada, e "demonstração inequívoca" não consta do CPC 300 e reforçaria a alegação do agravante de requisito não previsto em lei (C-17, C-02, C-21). Resultado mantido (C-03).</w:t>
      </w:r>
    </w:p>
  </w:comment>
  <w:comment w:id="13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Texto literal (C-63): CPC, art. 300, caput: “A tutela de urgência será concedida quando houver elementos que evidenciem a probabilidade do direito e o perigo de dano ou o risco ao resultado útil do processo.” (fonte: Planalto, Lei 13.105/2015, conferido no iajus em 31/10/2026).</w:t>
      </w:r>
    </w:p>
  </w:comment>
  <w:comment w:id="14" w:author="Assessor GDSXSR" w:initials="AG" w:date="2026-10-31T18:13:48Z">
    <w:p>
      <w:pPr>
        <w:pStyle w:val="CommentText"/>
      </w:pPr>
      <w:r>
        <w:rPr>
          <w:rStyle w:val="CommentReference"/>
        </w:rPr>
        <w:annotationRef/>
      </w:r>
      <w:r>
        <w:t>ASSESSOR GDSXSR — Corrigi o ponto duplicado e a qualificação do recorrente ("autor", como no título do recurso e na ementa) (C-3D).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41296A8" w15:done="0"/>
  <w15:commentEx w15:paraId="7BA9497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80934EB" w16cex:dateUtc="2026-10-31T02:41:00Z"/>
  <w16cex:commentExtensible w16cex:durableId="3BDA76DF" w16cex:dateUtc="2026-10-31T02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41296A8" w16cid:durableId="380934EB"/>
  <w16cid:commentId w16cid:paraId="7BA9497F" w16cid:durableId="3BDA76D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3C7B89" w14:textId="77777777" w:rsidR="006F66D1" w:rsidRDefault="006F66D1" w:rsidP="003A42DE">
      <w:pPr>
        <w:spacing w:after="0" w:line="240" w:lineRule="auto"/>
      </w:pPr>
      <w:r>
        <w:separator/>
      </w:r>
    </w:p>
  </w:endnote>
  <w:endnote w:type="continuationSeparator" w:id="0">
    <w:p w14:paraId="7B56E48B" w14:textId="77777777" w:rsidR="006F66D1" w:rsidRDefault="006F66D1" w:rsidP="003A42DE">
      <w:pPr>
        <w:spacing w:after="0" w:line="240" w:lineRule="auto"/>
      </w:pPr>
      <w:r>
        <w:continuationSeparator/>
      </w:r>
    </w:p>
  </w:endnote>
  <w:endnote w:type="continuationNotice" w:id="1">
    <w:p w14:paraId="14DE53B5" w14:textId="77777777" w:rsidR="006F66D1" w:rsidRDefault="006F66D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0F16A" w14:textId="77777777" w:rsidR="006F66D1" w:rsidRDefault="006F66D1" w:rsidP="003A42DE">
      <w:pPr>
        <w:spacing w:after="0" w:line="240" w:lineRule="auto"/>
      </w:pPr>
      <w:r>
        <w:separator/>
      </w:r>
    </w:p>
  </w:footnote>
  <w:footnote w:type="continuationSeparator" w:id="0">
    <w:p w14:paraId="0B729842" w14:textId="77777777" w:rsidR="006F66D1" w:rsidRDefault="006F66D1" w:rsidP="003A42DE">
      <w:pPr>
        <w:spacing w:after="0" w:line="240" w:lineRule="auto"/>
      </w:pPr>
      <w:r>
        <w:continuationSeparator/>
      </w:r>
    </w:p>
  </w:footnote>
  <w:footnote w:type="continuationNotice" w:id="1">
    <w:p w14:paraId="4DD9F0B2" w14:textId="77777777" w:rsidR="006F66D1" w:rsidRDefault="006F66D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B160D3"/>
    <w:multiLevelType w:val="hybridMultilevel"/>
    <w:tmpl w:val="F3A22752"/>
    <w:lvl w:ilvl="0" w:tplc="332EDA1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3348" w:hanging="360"/>
      </w:pPr>
    </w:lvl>
    <w:lvl w:ilvl="2" w:tplc="0416001B" w:tentative="1">
      <w:start w:val="1"/>
      <w:numFmt w:val="lowerRoman"/>
      <w:lvlText w:val="%3."/>
      <w:lvlJc w:val="right"/>
      <w:pPr>
        <w:ind w:left="4068" w:hanging="180"/>
      </w:pPr>
    </w:lvl>
    <w:lvl w:ilvl="3" w:tplc="0416000F" w:tentative="1">
      <w:start w:val="1"/>
      <w:numFmt w:val="decimal"/>
      <w:lvlText w:val="%4."/>
      <w:lvlJc w:val="left"/>
      <w:pPr>
        <w:ind w:left="4788" w:hanging="360"/>
      </w:pPr>
    </w:lvl>
    <w:lvl w:ilvl="4" w:tplc="04160019" w:tentative="1">
      <w:start w:val="1"/>
      <w:numFmt w:val="lowerLetter"/>
      <w:lvlText w:val="%5."/>
      <w:lvlJc w:val="left"/>
      <w:pPr>
        <w:ind w:left="5508" w:hanging="360"/>
      </w:pPr>
    </w:lvl>
    <w:lvl w:ilvl="5" w:tplc="0416001B" w:tentative="1">
      <w:start w:val="1"/>
      <w:numFmt w:val="lowerRoman"/>
      <w:lvlText w:val="%6."/>
      <w:lvlJc w:val="right"/>
      <w:pPr>
        <w:ind w:left="6228" w:hanging="180"/>
      </w:pPr>
    </w:lvl>
    <w:lvl w:ilvl="6" w:tplc="0416000F" w:tentative="1">
      <w:start w:val="1"/>
      <w:numFmt w:val="decimal"/>
      <w:lvlText w:val="%7."/>
      <w:lvlJc w:val="left"/>
      <w:pPr>
        <w:ind w:left="6948" w:hanging="360"/>
      </w:pPr>
    </w:lvl>
    <w:lvl w:ilvl="7" w:tplc="04160019" w:tentative="1">
      <w:start w:val="1"/>
      <w:numFmt w:val="lowerLetter"/>
      <w:lvlText w:val="%8."/>
      <w:lvlJc w:val="left"/>
      <w:pPr>
        <w:ind w:left="7668" w:hanging="360"/>
      </w:pPr>
    </w:lvl>
    <w:lvl w:ilvl="8" w:tplc="0416001B" w:tentative="1">
      <w:start w:val="1"/>
      <w:numFmt w:val="lowerRoman"/>
      <w:lvlText w:val="%9."/>
      <w:lvlJc w:val="right"/>
      <w:pPr>
        <w:ind w:left="8388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872036300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yane Rodrigues Lazzari Wegener - GDSXSR">
    <w15:presenceInfo w15:providerId="AD" w15:userId="S::t320330@tjdft.jus.br::7d89a8a8-58b5-4181-b2d0-c1759804593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05FE1"/>
    <w:rsid w:val="00012123"/>
    <w:rsid w:val="0002189B"/>
    <w:rsid w:val="00022D84"/>
    <w:rsid w:val="0002738F"/>
    <w:rsid w:val="00033AFD"/>
    <w:rsid w:val="00034BFA"/>
    <w:rsid w:val="000354CF"/>
    <w:rsid w:val="000364B1"/>
    <w:rsid w:val="0005261A"/>
    <w:rsid w:val="00052AE3"/>
    <w:rsid w:val="00054434"/>
    <w:rsid w:val="000564D1"/>
    <w:rsid w:val="0006080C"/>
    <w:rsid w:val="000619E0"/>
    <w:rsid w:val="00064301"/>
    <w:rsid w:val="00067717"/>
    <w:rsid w:val="000701F9"/>
    <w:rsid w:val="00074DCF"/>
    <w:rsid w:val="00076D7D"/>
    <w:rsid w:val="00077579"/>
    <w:rsid w:val="00080991"/>
    <w:rsid w:val="0009174A"/>
    <w:rsid w:val="00091ABC"/>
    <w:rsid w:val="000A7009"/>
    <w:rsid w:val="000B0FC6"/>
    <w:rsid w:val="000D184E"/>
    <w:rsid w:val="000D1D2F"/>
    <w:rsid w:val="000D2E62"/>
    <w:rsid w:val="000D59B2"/>
    <w:rsid w:val="000F10FD"/>
    <w:rsid w:val="000F1358"/>
    <w:rsid w:val="000F1817"/>
    <w:rsid w:val="000F5CB5"/>
    <w:rsid w:val="001009CC"/>
    <w:rsid w:val="0011527A"/>
    <w:rsid w:val="00115458"/>
    <w:rsid w:val="00115569"/>
    <w:rsid w:val="00122133"/>
    <w:rsid w:val="00125329"/>
    <w:rsid w:val="00126B66"/>
    <w:rsid w:val="00131A63"/>
    <w:rsid w:val="00134765"/>
    <w:rsid w:val="00137A7E"/>
    <w:rsid w:val="00143475"/>
    <w:rsid w:val="00151611"/>
    <w:rsid w:val="00161CD2"/>
    <w:rsid w:val="001653BF"/>
    <w:rsid w:val="00173733"/>
    <w:rsid w:val="001801E9"/>
    <w:rsid w:val="00182C91"/>
    <w:rsid w:val="00183178"/>
    <w:rsid w:val="00183B77"/>
    <w:rsid w:val="00183D34"/>
    <w:rsid w:val="00187D84"/>
    <w:rsid w:val="001A09B8"/>
    <w:rsid w:val="001B5F56"/>
    <w:rsid w:val="001C3A23"/>
    <w:rsid w:val="001C466B"/>
    <w:rsid w:val="001D2162"/>
    <w:rsid w:val="001D300D"/>
    <w:rsid w:val="001D385D"/>
    <w:rsid w:val="001E4974"/>
    <w:rsid w:val="001E7903"/>
    <w:rsid w:val="001F7AC2"/>
    <w:rsid w:val="00200670"/>
    <w:rsid w:val="00203B1D"/>
    <w:rsid w:val="002047FF"/>
    <w:rsid w:val="00204F2E"/>
    <w:rsid w:val="00205849"/>
    <w:rsid w:val="00205FCC"/>
    <w:rsid w:val="00206304"/>
    <w:rsid w:val="002126F1"/>
    <w:rsid w:val="0021526A"/>
    <w:rsid w:val="00215557"/>
    <w:rsid w:val="00231427"/>
    <w:rsid w:val="00232EEB"/>
    <w:rsid w:val="00252006"/>
    <w:rsid w:val="00253393"/>
    <w:rsid w:val="00254E51"/>
    <w:rsid w:val="0026070B"/>
    <w:rsid w:val="00264107"/>
    <w:rsid w:val="00273553"/>
    <w:rsid w:val="00274644"/>
    <w:rsid w:val="00277029"/>
    <w:rsid w:val="0028319F"/>
    <w:rsid w:val="0028377E"/>
    <w:rsid w:val="00283BF5"/>
    <w:rsid w:val="00292D3B"/>
    <w:rsid w:val="00292E82"/>
    <w:rsid w:val="00296DAE"/>
    <w:rsid w:val="002A2038"/>
    <w:rsid w:val="002A3D11"/>
    <w:rsid w:val="002A5205"/>
    <w:rsid w:val="002B1184"/>
    <w:rsid w:val="002B210E"/>
    <w:rsid w:val="002B6CCD"/>
    <w:rsid w:val="002C2464"/>
    <w:rsid w:val="002C42D2"/>
    <w:rsid w:val="002D0BA1"/>
    <w:rsid w:val="002D127E"/>
    <w:rsid w:val="002D2D56"/>
    <w:rsid w:val="002D3FF3"/>
    <w:rsid w:val="002F13AB"/>
    <w:rsid w:val="00303FAE"/>
    <w:rsid w:val="0031063D"/>
    <w:rsid w:val="00312291"/>
    <w:rsid w:val="00312DDE"/>
    <w:rsid w:val="00314FAC"/>
    <w:rsid w:val="00316B1F"/>
    <w:rsid w:val="00321068"/>
    <w:rsid w:val="00323779"/>
    <w:rsid w:val="00323D27"/>
    <w:rsid w:val="0033305F"/>
    <w:rsid w:val="00337362"/>
    <w:rsid w:val="0034511C"/>
    <w:rsid w:val="00347818"/>
    <w:rsid w:val="00351653"/>
    <w:rsid w:val="00351BF2"/>
    <w:rsid w:val="003524E5"/>
    <w:rsid w:val="00352D66"/>
    <w:rsid w:val="00353DC8"/>
    <w:rsid w:val="00354AA2"/>
    <w:rsid w:val="00355C73"/>
    <w:rsid w:val="00361B6F"/>
    <w:rsid w:val="003624B4"/>
    <w:rsid w:val="003668EB"/>
    <w:rsid w:val="003717FC"/>
    <w:rsid w:val="003749AB"/>
    <w:rsid w:val="00375FE4"/>
    <w:rsid w:val="0038370F"/>
    <w:rsid w:val="0038410E"/>
    <w:rsid w:val="00396413"/>
    <w:rsid w:val="003A42DE"/>
    <w:rsid w:val="003A4E55"/>
    <w:rsid w:val="003B3398"/>
    <w:rsid w:val="003D11BE"/>
    <w:rsid w:val="003D3FEE"/>
    <w:rsid w:val="003D4AC5"/>
    <w:rsid w:val="003E436D"/>
    <w:rsid w:val="003F6A6A"/>
    <w:rsid w:val="00413928"/>
    <w:rsid w:val="00423538"/>
    <w:rsid w:val="004236F7"/>
    <w:rsid w:val="00423F93"/>
    <w:rsid w:val="004310D8"/>
    <w:rsid w:val="0044278D"/>
    <w:rsid w:val="004436D1"/>
    <w:rsid w:val="004451BA"/>
    <w:rsid w:val="00445ED9"/>
    <w:rsid w:val="00447ECC"/>
    <w:rsid w:val="00451A6D"/>
    <w:rsid w:val="00456F19"/>
    <w:rsid w:val="00460071"/>
    <w:rsid w:val="00463883"/>
    <w:rsid w:val="00466CB5"/>
    <w:rsid w:val="00467E86"/>
    <w:rsid w:val="00470D8F"/>
    <w:rsid w:val="0047216B"/>
    <w:rsid w:val="00475E1F"/>
    <w:rsid w:val="004762F1"/>
    <w:rsid w:val="00480A33"/>
    <w:rsid w:val="00485185"/>
    <w:rsid w:val="00485643"/>
    <w:rsid w:val="00495EB5"/>
    <w:rsid w:val="00496EB5"/>
    <w:rsid w:val="004A11BC"/>
    <w:rsid w:val="004A3312"/>
    <w:rsid w:val="004B14BB"/>
    <w:rsid w:val="004B2A9C"/>
    <w:rsid w:val="004C0465"/>
    <w:rsid w:val="004C33F1"/>
    <w:rsid w:val="004C591E"/>
    <w:rsid w:val="004C7418"/>
    <w:rsid w:val="004D3E2F"/>
    <w:rsid w:val="004E27C1"/>
    <w:rsid w:val="004E61E1"/>
    <w:rsid w:val="004E6253"/>
    <w:rsid w:val="004F262B"/>
    <w:rsid w:val="004F58CC"/>
    <w:rsid w:val="004F726C"/>
    <w:rsid w:val="00506A7D"/>
    <w:rsid w:val="00506D76"/>
    <w:rsid w:val="00517F10"/>
    <w:rsid w:val="00530C7C"/>
    <w:rsid w:val="00534782"/>
    <w:rsid w:val="00537AE0"/>
    <w:rsid w:val="00542FD5"/>
    <w:rsid w:val="0054511D"/>
    <w:rsid w:val="00550DE0"/>
    <w:rsid w:val="00557342"/>
    <w:rsid w:val="00560427"/>
    <w:rsid w:val="005654BC"/>
    <w:rsid w:val="0057351F"/>
    <w:rsid w:val="00573C5D"/>
    <w:rsid w:val="00576A45"/>
    <w:rsid w:val="0057726B"/>
    <w:rsid w:val="00586CF2"/>
    <w:rsid w:val="00586EB6"/>
    <w:rsid w:val="005925FC"/>
    <w:rsid w:val="005953DB"/>
    <w:rsid w:val="0059689A"/>
    <w:rsid w:val="00597864"/>
    <w:rsid w:val="005A1AD9"/>
    <w:rsid w:val="005B1C70"/>
    <w:rsid w:val="005B3A9E"/>
    <w:rsid w:val="005B7851"/>
    <w:rsid w:val="005C2DC2"/>
    <w:rsid w:val="005C31C4"/>
    <w:rsid w:val="005C69F8"/>
    <w:rsid w:val="005D438E"/>
    <w:rsid w:val="005D6271"/>
    <w:rsid w:val="005E3F4E"/>
    <w:rsid w:val="00601B09"/>
    <w:rsid w:val="0060333D"/>
    <w:rsid w:val="00611216"/>
    <w:rsid w:val="0061262D"/>
    <w:rsid w:val="00614EED"/>
    <w:rsid w:val="00615051"/>
    <w:rsid w:val="00615A3E"/>
    <w:rsid w:val="00620BEC"/>
    <w:rsid w:val="006226C6"/>
    <w:rsid w:val="00624943"/>
    <w:rsid w:val="00631154"/>
    <w:rsid w:val="006318D6"/>
    <w:rsid w:val="00632EAA"/>
    <w:rsid w:val="00633703"/>
    <w:rsid w:val="00635527"/>
    <w:rsid w:val="00640282"/>
    <w:rsid w:val="00641BB6"/>
    <w:rsid w:val="00643B97"/>
    <w:rsid w:val="00645ACD"/>
    <w:rsid w:val="00661CF3"/>
    <w:rsid w:val="006648E2"/>
    <w:rsid w:val="00665626"/>
    <w:rsid w:val="006658A2"/>
    <w:rsid w:val="00672FEA"/>
    <w:rsid w:val="00684AF2"/>
    <w:rsid w:val="00684EAC"/>
    <w:rsid w:val="00686574"/>
    <w:rsid w:val="006921E1"/>
    <w:rsid w:val="00692841"/>
    <w:rsid w:val="00693B0D"/>
    <w:rsid w:val="006B0D47"/>
    <w:rsid w:val="006B2691"/>
    <w:rsid w:val="006B2A89"/>
    <w:rsid w:val="006B2CF6"/>
    <w:rsid w:val="006B555B"/>
    <w:rsid w:val="006C2F8C"/>
    <w:rsid w:val="006C6C58"/>
    <w:rsid w:val="006C6E29"/>
    <w:rsid w:val="006D07B9"/>
    <w:rsid w:val="006D0993"/>
    <w:rsid w:val="006D3824"/>
    <w:rsid w:val="006F10C9"/>
    <w:rsid w:val="006F66D1"/>
    <w:rsid w:val="006F725D"/>
    <w:rsid w:val="00711FE9"/>
    <w:rsid w:val="007135BF"/>
    <w:rsid w:val="00726567"/>
    <w:rsid w:val="00730800"/>
    <w:rsid w:val="007378F8"/>
    <w:rsid w:val="00743A43"/>
    <w:rsid w:val="00744BDF"/>
    <w:rsid w:val="00745507"/>
    <w:rsid w:val="00751B6A"/>
    <w:rsid w:val="00755F58"/>
    <w:rsid w:val="007623B9"/>
    <w:rsid w:val="007650E0"/>
    <w:rsid w:val="00765559"/>
    <w:rsid w:val="00765709"/>
    <w:rsid w:val="00770E7F"/>
    <w:rsid w:val="00773803"/>
    <w:rsid w:val="0077693D"/>
    <w:rsid w:val="0077719E"/>
    <w:rsid w:val="00782446"/>
    <w:rsid w:val="007844F9"/>
    <w:rsid w:val="00787C80"/>
    <w:rsid w:val="00791D48"/>
    <w:rsid w:val="00794CD6"/>
    <w:rsid w:val="007A3F4D"/>
    <w:rsid w:val="007B265E"/>
    <w:rsid w:val="007B4139"/>
    <w:rsid w:val="007C0FEF"/>
    <w:rsid w:val="007C196D"/>
    <w:rsid w:val="007C4969"/>
    <w:rsid w:val="007C4990"/>
    <w:rsid w:val="007C7C97"/>
    <w:rsid w:val="007D00F1"/>
    <w:rsid w:val="007D27C7"/>
    <w:rsid w:val="007D3BA7"/>
    <w:rsid w:val="007D4432"/>
    <w:rsid w:val="007E1C8C"/>
    <w:rsid w:val="007E3BF9"/>
    <w:rsid w:val="007E5B92"/>
    <w:rsid w:val="007E7A70"/>
    <w:rsid w:val="007F0F43"/>
    <w:rsid w:val="007F1C38"/>
    <w:rsid w:val="007F4412"/>
    <w:rsid w:val="007F7839"/>
    <w:rsid w:val="00800051"/>
    <w:rsid w:val="00803BB3"/>
    <w:rsid w:val="00803D87"/>
    <w:rsid w:val="00804386"/>
    <w:rsid w:val="008134CE"/>
    <w:rsid w:val="0081505D"/>
    <w:rsid w:val="008151BB"/>
    <w:rsid w:val="00816916"/>
    <w:rsid w:val="008235A6"/>
    <w:rsid w:val="00825BFF"/>
    <w:rsid w:val="00830957"/>
    <w:rsid w:val="008422AE"/>
    <w:rsid w:val="0085425F"/>
    <w:rsid w:val="0086390F"/>
    <w:rsid w:val="0086503B"/>
    <w:rsid w:val="0087110A"/>
    <w:rsid w:val="00877CCC"/>
    <w:rsid w:val="00877F2B"/>
    <w:rsid w:val="00882188"/>
    <w:rsid w:val="00885C87"/>
    <w:rsid w:val="008966E3"/>
    <w:rsid w:val="008A01E9"/>
    <w:rsid w:val="008A4445"/>
    <w:rsid w:val="008A49BC"/>
    <w:rsid w:val="008A56A3"/>
    <w:rsid w:val="008A7E58"/>
    <w:rsid w:val="008B45C4"/>
    <w:rsid w:val="008C306F"/>
    <w:rsid w:val="008C34E5"/>
    <w:rsid w:val="008C4183"/>
    <w:rsid w:val="008C641E"/>
    <w:rsid w:val="008C76BC"/>
    <w:rsid w:val="008C7D23"/>
    <w:rsid w:val="008D0C9F"/>
    <w:rsid w:val="008D5996"/>
    <w:rsid w:val="008D721A"/>
    <w:rsid w:val="008E143C"/>
    <w:rsid w:val="008E186F"/>
    <w:rsid w:val="008F4440"/>
    <w:rsid w:val="008F7683"/>
    <w:rsid w:val="00911601"/>
    <w:rsid w:val="00921617"/>
    <w:rsid w:val="00923394"/>
    <w:rsid w:val="0092538F"/>
    <w:rsid w:val="009300C5"/>
    <w:rsid w:val="00931DD0"/>
    <w:rsid w:val="00933600"/>
    <w:rsid w:val="009431B2"/>
    <w:rsid w:val="00945DCA"/>
    <w:rsid w:val="00946FF7"/>
    <w:rsid w:val="009506E0"/>
    <w:rsid w:val="00951CAD"/>
    <w:rsid w:val="009571DF"/>
    <w:rsid w:val="00957E6B"/>
    <w:rsid w:val="00960398"/>
    <w:rsid w:val="00966A46"/>
    <w:rsid w:val="00972EF3"/>
    <w:rsid w:val="0097497B"/>
    <w:rsid w:val="0097780C"/>
    <w:rsid w:val="00980CE7"/>
    <w:rsid w:val="00981634"/>
    <w:rsid w:val="009820B5"/>
    <w:rsid w:val="009827B6"/>
    <w:rsid w:val="00987E9A"/>
    <w:rsid w:val="0099680F"/>
    <w:rsid w:val="009A136D"/>
    <w:rsid w:val="009B1E72"/>
    <w:rsid w:val="009C1026"/>
    <w:rsid w:val="009C4045"/>
    <w:rsid w:val="009C5448"/>
    <w:rsid w:val="009C7BCB"/>
    <w:rsid w:val="009D0769"/>
    <w:rsid w:val="009D0BA0"/>
    <w:rsid w:val="009D1137"/>
    <w:rsid w:val="009D2DF1"/>
    <w:rsid w:val="009D349F"/>
    <w:rsid w:val="009E1D8D"/>
    <w:rsid w:val="009E3373"/>
    <w:rsid w:val="009E3BE9"/>
    <w:rsid w:val="009F18C2"/>
    <w:rsid w:val="009F2BB1"/>
    <w:rsid w:val="009F33CD"/>
    <w:rsid w:val="009F36E1"/>
    <w:rsid w:val="009F46EA"/>
    <w:rsid w:val="009F684C"/>
    <w:rsid w:val="009F759D"/>
    <w:rsid w:val="009F776B"/>
    <w:rsid w:val="00A03057"/>
    <w:rsid w:val="00A072A2"/>
    <w:rsid w:val="00A2661C"/>
    <w:rsid w:val="00A31C13"/>
    <w:rsid w:val="00A330C4"/>
    <w:rsid w:val="00A3595E"/>
    <w:rsid w:val="00A36CBE"/>
    <w:rsid w:val="00A41999"/>
    <w:rsid w:val="00A430EB"/>
    <w:rsid w:val="00A47396"/>
    <w:rsid w:val="00A573A3"/>
    <w:rsid w:val="00A6481B"/>
    <w:rsid w:val="00A72414"/>
    <w:rsid w:val="00A7422B"/>
    <w:rsid w:val="00A743A0"/>
    <w:rsid w:val="00A773CE"/>
    <w:rsid w:val="00A80091"/>
    <w:rsid w:val="00A83F1F"/>
    <w:rsid w:val="00A87227"/>
    <w:rsid w:val="00A958AF"/>
    <w:rsid w:val="00A96CB3"/>
    <w:rsid w:val="00A97525"/>
    <w:rsid w:val="00AA7E81"/>
    <w:rsid w:val="00AB1DE4"/>
    <w:rsid w:val="00AB26AC"/>
    <w:rsid w:val="00AB67D6"/>
    <w:rsid w:val="00AB773B"/>
    <w:rsid w:val="00AB7E65"/>
    <w:rsid w:val="00AC20E1"/>
    <w:rsid w:val="00AD1D33"/>
    <w:rsid w:val="00AD24D8"/>
    <w:rsid w:val="00AD31EF"/>
    <w:rsid w:val="00AD3658"/>
    <w:rsid w:val="00AD5FD5"/>
    <w:rsid w:val="00AE0F7F"/>
    <w:rsid w:val="00AE2669"/>
    <w:rsid w:val="00AF1B4E"/>
    <w:rsid w:val="00B00941"/>
    <w:rsid w:val="00B04942"/>
    <w:rsid w:val="00B0675D"/>
    <w:rsid w:val="00B12207"/>
    <w:rsid w:val="00B1604B"/>
    <w:rsid w:val="00B17310"/>
    <w:rsid w:val="00B2444B"/>
    <w:rsid w:val="00B248B7"/>
    <w:rsid w:val="00B25170"/>
    <w:rsid w:val="00B30DAE"/>
    <w:rsid w:val="00B3408D"/>
    <w:rsid w:val="00B37857"/>
    <w:rsid w:val="00B41866"/>
    <w:rsid w:val="00B525A4"/>
    <w:rsid w:val="00B5663B"/>
    <w:rsid w:val="00B606B1"/>
    <w:rsid w:val="00B60851"/>
    <w:rsid w:val="00B62DB5"/>
    <w:rsid w:val="00B641BB"/>
    <w:rsid w:val="00B73FAD"/>
    <w:rsid w:val="00B75D6D"/>
    <w:rsid w:val="00B90CEF"/>
    <w:rsid w:val="00B96606"/>
    <w:rsid w:val="00BA3360"/>
    <w:rsid w:val="00BA65D0"/>
    <w:rsid w:val="00BA6F38"/>
    <w:rsid w:val="00BA700C"/>
    <w:rsid w:val="00BB2608"/>
    <w:rsid w:val="00BB6749"/>
    <w:rsid w:val="00BC1A88"/>
    <w:rsid w:val="00BC439E"/>
    <w:rsid w:val="00BD03AB"/>
    <w:rsid w:val="00BE143B"/>
    <w:rsid w:val="00BE75D7"/>
    <w:rsid w:val="00BF1494"/>
    <w:rsid w:val="00BF173F"/>
    <w:rsid w:val="00BF4903"/>
    <w:rsid w:val="00C01659"/>
    <w:rsid w:val="00C06269"/>
    <w:rsid w:val="00C12218"/>
    <w:rsid w:val="00C21B40"/>
    <w:rsid w:val="00C22469"/>
    <w:rsid w:val="00C249B8"/>
    <w:rsid w:val="00C30F6D"/>
    <w:rsid w:val="00C32ACE"/>
    <w:rsid w:val="00C33B77"/>
    <w:rsid w:val="00C341CF"/>
    <w:rsid w:val="00C34425"/>
    <w:rsid w:val="00C35090"/>
    <w:rsid w:val="00C3701F"/>
    <w:rsid w:val="00C40A19"/>
    <w:rsid w:val="00C4378B"/>
    <w:rsid w:val="00C57E17"/>
    <w:rsid w:val="00C6664A"/>
    <w:rsid w:val="00C7116D"/>
    <w:rsid w:val="00C85DF2"/>
    <w:rsid w:val="00C86C2D"/>
    <w:rsid w:val="00C92DD5"/>
    <w:rsid w:val="00C94119"/>
    <w:rsid w:val="00C952EA"/>
    <w:rsid w:val="00CA06BB"/>
    <w:rsid w:val="00CA324E"/>
    <w:rsid w:val="00CB0848"/>
    <w:rsid w:val="00CB4E4C"/>
    <w:rsid w:val="00CB6E7F"/>
    <w:rsid w:val="00CB7FF8"/>
    <w:rsid w:val="00CC0AA1"/>
    <w:rsid w:val="00CC7150"/>
    <w:rsid w:val="00CD0AA9"/>
    <w:rsid w:val="00CD23C3"/>
    <w:rsid w:val="00CD417F"/>
    <w:rsid w:val="00CF0581"/>
    <w:rsid w:val="00CF247F"/>
    <w:rsid w:val="00CF6AE6"/>
    <w:rsid w:val="00CF75DB"/>
    <w:rsid w:val="00CF7709"/>
    <w:rsid w:val="00D01B83"/>
    <w:rsid w:val="00D0207F"/>
    <w:rsid w:val="00D04BD8"/>
    <w:rsid w:val="00D07310"/>
    <w:rsid w:val="00D101EF"/>
    <w:rsid w:val="00D1067B"/>
    <w:rsid w:val="00D12579"/>
    <w:rsid w:val="00D12D71"/>
    <w:rsid w:val="00D135AB"/>
    <w:rsid w:val="00D1396B"/>
    <w:rsid w:val="00D14D52"/>
    <w:rsid w:val="00D17E79"/>
    <w:rsid w:val="00D21983"/>
    <w:rsid w:val="00D26B11"/>
    <w:rsid w:val="00D27BD7"/>
    <w:rsid w:val="00D3152A"/>
    <w:rsid w:val="00D333D6"/>
    <w:rsid w:val="00D34492"/>
    <w:rsid w:val="00D4104B"/>
    <w:rsid w:val="00D41D6E"/>
    <w:rsid w:val="00D42A8F"/>
    <w:rsid w:val="00D42B4A"/>
    <w:rsid w:val="00D50E51"/>
    <w:rsid w:val="00D516B2"/>
    <w:rsid w:val="00D67264"/>
    <w:rsid w:val="00D72189"/>
    <w:rsid w:val="00D75CF3"/>
    <w:rsid w:val="00D80EBC"/>
    <w:rsid w:val="00D84490"/>
    <w:rsid w:val="00D85E07"/>
    <w:rsid w:val="00D87D30"/>
    <w:rsid w:val="00D9046F"/>
    <w:rsid w:val="00D954E7"/>
    <w:rsid w:val="00DA13F0"/>
    <w:rsid w:val="00DA7998"/>
    <w:rsid w:val="00DB1301"/>
    <w:rsid w:val="00DB342D"/>
    <w:rsid w:val="00DC71DB"/>
    <w:rsid w:val="00DD433D"/>
    <w:rsid w:val="00DE599B"/>
    <w:rsid w:val="00DF0654"/>
    <w:rsid w:val="00DF2670"/>
    <w:rsid w:val="00DF2730"/>
    <w:rsid w:val="00E00326"/>
    <w:rsid w:val="00E211F5"/>
    <w:rsid w:val="00E235EE"/>
    <w:rsid w:val="00E24DAF"/>
    <w:rsid w:val="00E26735"/>
    <w:rsid w:val="00E42C50"/>
    <w:rsid w:val="00E437CF"/>
    <w:rsid w:val="00E47E65"/>
    <w:rsid w:val="00E53472"/>
    <w:rsid w:val="00E53CAF"/>
    <w:rsid w:val="00E60CFF"/>
    <w:rsid w:val="00E61CB9"/>
    <w:rsid w:val="00E6317D"/>
    <w:rsid w:val="00E63DFE"/>
    <w:rsid w:val="00E647A0"/>
    <w:rsid w:val="00E741A9"/>
    <w:rsid w:val="00E74479"/>
    <w:rsid w:val="00E748E4"/>
    <w:rsid w:val="00E76D30"/>
    <w:rsid w:val="00E806F5"/>
    <w:rsid w:val="00E84E8A"/>
    <w:rsid w:val="00E85A12"/>
    <w:rsid w:val="00E86190"/>
    <w:rsid w:val="00E864A4"/>
    <w:rsid w:val="00E91CD1"/>
    <w:rsid w:val="00E963CE"/>
    <w:rsid w:val="00E96D12"/>
    <w:rsid w:val="00E97CB9"/>
    <w:rsid w:val="00EA02BC"/>
    <w:rsid w:val="00EB0484"/>
    <w:rsid w:val="00EB1788"/>
    <w:rsid w:val="00EB3378"/>
    <w:rsid w:val="00EB3703"/>
    <w:rsid w:val="00EB3F6A"/>
    <w:rsid w:val="00EB54B5"/>
    <w:rsid w:val="00EB68CA"/>
    <w:rsid w:val="00EC5732"/>
    <w:rsid w:val="00ED0A9E"/>
    <w:rsid w:val="00ED3952"/>
    <w:rsid w:val="00ED44BA"/>
    <w:rsid w:val="00ED5E8E"/>
    <w:rsid w:val="00EE027D"/>
    <w:rsid w:val="00EE55D5"/>
    <w:rsid w:val="00EE6F9A"/>
    <w:rsid w:val="00EE760E"/>
    <w:rsid w:val="00EF0BC2"/>
    <w:rsid w:val="00EF2715"/>
    <w:rsid w:val="00F041BA"/>
    <w:rsid w:val="00F055DD"/>
    <w:rsid w:val="00F10BB8"/>
    <w:rsid w:val="00F10D23"/>
    <w:rsid w:val="00F12768"/>
    <w:rsid w:val="00F143F5"/>
    <w:rsid w:val="00F154E7"/>
    <w:rsid w:val="00F1627D"/>
    <w:rsid w:val="00F20A80"/>
    <w:rsid w:val="00F21219"/>
    <w:rsid w:val="00F3251E"/>
    <w:rsid w:val="00F32608"/>
    <w:rsid w:val="00F51F47"/>
    <w:rsid w:val="00F547F1"/>
    <w:rsid w:val="00F55638"/>
    <w:rsid w:val="00F62DEE"/>
    <w:rsid w:val="00F63CDB"/>
    <w:rsid w:val="00F66640"/>
    <w:rsid w:val="00F82A85"/>
    <w:rsid w:val="00F82B6F"/>
    <w:rsid w:val="00F8453C"/>
    <w:rsid w:val="00F84974"/>
    <w:rsid w:val="00F87022"/>
    <w:rsid w:val="00F90DC1"/>
    <w:rsid w:val="00F91D92"/>
    <w:rsid w:val="00F9351B"/>
    <w:rsid w:val="00F93A32"/>
    <w:rsid w:val="00FA0B5E"/>
    <w:rsid w:val="00FA2668"/>
    <w:rsid w:val="00FC0273"/>
    <w:rsid w:val="00FC0C0F"/>
    <w:rsid w:val="00FC1054"/>
    <w:rsid w:val="00FC2521"/>
    <w:rsid w:val="00FC613E"/>
    <w:rsid w:val="00FC6652"/>
    <w:rsid w:val="00FC6E03"/>
    <w:rsid w:val="00FD5831"/>
    <w:rsid w:val="00FE5647"/>
    <w:rsid w:val="00FE59B4"/>
    <w:rsid w:val="00FE5B83"/>
    <w:rsid w:val="00FF0B68"/>
    <w:rsid w:val="00FF1783"/>
    <w:rsid w:val="00FF3288"/>
    <w:rsid w:val="00FF49FF"/>
    <w:rsid w:val="00FF5783"/>
    <w:rsid w:val="0100D07F"/>
    <w:rsid w:val="012B7E23"/>
    <w:rsid w:val="01427B94"/>
    <w:rsid w:val="026E497E"/>
    <w:rsid w:val="0309018F"/>
    <w:rsid w:val="03E55252"/>
    <w:rsid w:val="0406F2B1"/>
    <w:rsid w:val="0469E717"/>
    <w:rsid w:val="04EB9BAA"/>
    <w:rsid w:val="05C072E5"/>
    <w:rsid w:val="061EE5CE"/>
    <w:rsid w:val="066636ED"/>
    <w:rsid w:val="0741BAA1"/>
    <w:rsid w:val="07BAB62F"/>
    <w:rsid w:val="08624999"/>
    <w:rsid w:val="08795635"/>
    <w:rsid w:val="08BDBA2B"/>
    <w:rsid w:val="0A795B63"/>
    <w:rsid w:val="0A8ECADD"/>
    <w:rsid w:val="0BFCE006"/>
    <w:rsid w:val="0C436811"/>
    <w:rsid w:val="0D003B5C"/>
    <w:rsid w:val="0E60C260"/>
    <w:rsid w:val="0E71A7A9"/>
    <w:rsid w:val="0ECBDBCC"/>
    <w:rsid w:val="0F16BAD4"/>
    <w:rsid w:val="0F49A558"/>
    <w:rsid w:val="0F4CCC86"/>
    <w:rsid w:val="105F35C5"/>
    <w:rsid w:val="106E20DE"/>
    <w:rsid w:val="10DFE56C"/>
    <w:rsid w:val="10E575B9"/>
    <w:rsid w:val="10E89CE7"/>
    <w:rsid w:val="1281461A"/>
    <w:rsid w:val="1322B3CC"/>
    <w:rsid w:val="14261E79"/>
    <w:rsid w:val="147CBA5F"/>
    <w:rsid w:val="14B0854E"/>
    <w:rsid w:val="15075F5D"/>
    <w:rsid w:val="1522DC33"/>
    <w:rsid w:val="159010E4"/>
    <w:rsid w:val="161D075D"/>
    <w:rsid w:val="169085A1"/>
    <w:rsid w:val="169A247F"/>
    <w:rsid w:val="16AFD0FD"/>
    <w:rsid w:val="17071F12"/>
    <w:rsid w:val="1754F7B4"/>
    <w:rsid w:val="18BBA766"/>
    <w:rsid w:val="194071AB"/>
    <w:rsid w:val="19EFFB15"/>
    <w:rsid w:val="1B897297"/>
    <w:rsid w:val="1BB1DE98"/>
    <w:rsid w:val="1BBE419B"/>
    <w:rsid w:val="1CA82C99"/>
    <w:rsid w:val="1CCDCA00"/>
    <w:rsid w:val="1CF4E54D"/>
    <w:rsid w:val="1D0C8FA4"/>
    <w:rsid w:val="1DE275A0"/>
    <w:rsid w:val="1E7FFE4D"/>
    <w:rsid w:val="1FAFCC66"/>
    <w:rsid w:val="21529E37"/>
    <w:rsid w:val="22242253"/>
    <w:rsid w:val="2259356D"/>
    <w:rsid w:val="229F26FD"/>
    <w:rsid w:val="232923D0"/>
    <w:rsid w:val="248F4127"/>
    <w:rsid w:val="249E222A"/>
    <w:rsid w:val="255B7F74"/>
    <w:rsid w:val="25627E6B"/>
    <w:rsid w:val="25DAE2F1"/>
    <w:rsid w:val="26A9A53C"/>
    <w:rsid w:val="27623DE6"/>
    <w:rsid w:val="27FF6AAD"/>
    <w:rsid w:val="28500164"/>
    <w:rsid w:val="29FC1AE8"/>
    <w:rsid w:val="2AE1B6B7"/>
    <w:rsid w:val="2AE79E71"/>
    <w:rsid w:val="2AF5D78B"/>
    <w:rsid w:val="2B008F55"/>
    <w:rsid w:val="2BDF0338"/>
    <w:rsid w:val="2DA0D32B"/>
    <w:rsid w:val="2DD61D48"/>
    <w:rsid w:val="2F1C19A9"/>
    <w:rsid w:val="2F6C8503"/>
    <w:rsid w:val="303A7B14"/>
    <w:rsid w:val="30508782"/>
    <w:rsid w:val="30587508"/>
    <w:rsid w:val="31EC57E3"/>
    <w:rsid w:val="348DB4EB"/>
    <w:rsid w:val="34DED053"/>
    <w:rsid w:val="3601BA69"/>
    <w:rsid w:val="367267F9"/>
    <w:rsid w:val="36CA94C4"/>
    <w:rsid w:val="370C73D9"/>
    <w:rsid w:val="37408DCC"/>
    <w:rsid w:val="37BE17C0"/>
    <w:rsid w:val="38EEAB87"/>
    <w:rsid w:val="39AE4A8D"/>
    <w:rsid w:val="39FF574E"/>
    <w:rsid w:val="3AD2045E"/>
    <w:rsid w:val="3B9BF52E"/>
    <w:rsid w:val="3BB47562"/>
    <w:rsid w:val="3C5D9607"/>
    <w:rsid w:val="3CB9A540"/>
    <w:rsid w:val="3D1A2DB7"/>
    <w:rsid w:val="3D8580A5"/>
    <w:rsid w:val="3DE70794"/>
    <w:rsid w:val="3DEAD688"/>
    <w:rsid w:val="3E1D45DC"/>
    <w:rsid w:val="3FBD6A61"/>
    <w:rsid w:val="3FD06354"/>
    <w:rsid w:val="3FFE3DCC"/>
    <w:rsid w:val="41E1021E"/>
    <w:rsid w:val="420D9061"/>
    <w:rsid w:val="4228454C"/>
    <w:rsid w:val="42F63EA0"/>
    <w:rsid w:val="4380C41B"/>
    <w:rsid w:val="43A63994"/>
    <w:rsid w:val="43A67A0B"/>
    <w:rsid w:val="44688134"/>
    <w:rsid w:val="4495E4C2"/>
    <w:rsid w:val="44FB294E"/>
    <w:rsid w:val="45D7D81A"/>
    <w:rsid w:val="45EE95F0"/>
    <w:rsid w:val="4614B705"/>
    <w:rsid w:val="463AD933"/>
    <w:rsid w:val="46C7D927"/>
    <w:rsid w:val="46DE1ACD"/>
    <w:rsid w:val="47FFA841"/>
    <w:rsid w:val="486374E3"/>
    <w:rsid w:val="4962903A"/>
    <w:rsid w:val="49AAD572"/>
    <w:rsid w:val="4AF457DF"/>
    <w:rsid w:val="4B409B22"/>
    <w:rsid w:val="4D3433F4"/>
    <w:rsid w:val="4D45AE2A"/>
    <w:rsid w:val="4D5D3872"/>
    <w:rsid w:val="4E4DFBED"/>
    <w:rsid w:val="4EB5970F"/>
    <w:rsid w:val="508888C8"/>
    <w:rsid w:val="509ECC93"/>
    <w:rsid w:val="515F5732"/>
    <w:rsid w:val="5212BFAD"/>
    <w:rsid w:val="52E52664"/>
    <w:rsid w:val="539FE824"/>
    <w:rsid w:val="53A37578"/>
    <w:rsid w:val="54AAEF1D"/>
    <w:rsid w:val="56696897"/>
    <w:rsid w:val="57608C97"/>
    <w:rsid w:val="5774762B"/>
    <w:rsid w:val="581B792C"/>
    <w:rsid w:val="58BC1B45"/>
    <w:rsid w:val="595140BA"/>
    <w:rsid w:val="5B188E3D"/>
    <w:rsid w:val="5D37D7FE"/>
    <w:rsid w:val="5DC7BB1E"/>
    <w:rsid w:val="5E27D90B"/>
    <w:rsid w:val="5E6879DC"/>
    <w:rsid w:val="5F1409FE"/>
    <w:rsid w:val="606F78C0"/>
    <w:rsid w:val="60ADD95D"/>
    <w:rsid w:val="60D920B7"/>
    <w:rsid w:val="61757AFC"/>
    <w:rsid w:val="620B4921"/>
    <w:rsid w:val="62AAAE4B"/>
    <w:rsid w:val="63342658"/>
    <w:rsid w:val="63C11CD1"/>
    <w:rsid w:val="63C2EF9E"/>
    <w:rsid w:val="64275D2D"/>
    <w:rsid w:val="643043B2"/>
    <w:rsid w:val="6465318A"/>
    <w:rsid w:val="64971A8F"/>
    <w:rsid w:val="64B2D6F6"/>
    <w:rsid w:val="64BEBE7C"/>
    <w:rsid w:val="650595E1"/>
    <w:rsid w:val="6542E9E3"/>
    <w:rsid w:val="65A9FB65"/>
    <w:rsid w:val="65C26DF6"/>
    <w:rsid w:val="666768FE"/>
    <w:rsid w:val="667AE318"/>
    <w:rsid w:val="6708FB6D"/>
    <w:rsid w:val="675A84C2"/>
    <w:rsid w:val="67CD610C"/>
    <w:rsid w:val="68A32AA9"/>
    <w:rsid w:val="6A1CED46"/>
    <w:rsid w:val="6BAC55FA"/>
    <w:rsid w:val="6BB8BDA7"/>
    <w:rsid w:val="6BC0D677"/>
    <w:rsid w:val="6BC51F58"/>
    <w:rsid w:val="6CAA19FA"/>
    <w:rsid w:val="6D09AFC2"/>
    <w:rsid w:val="6D53E1DA"/>
    <w:rsid w:val="6D8F90B1"/>
    <w:rsid w:val="6E776DB3"/>
    <w:rsid w:val="6EE9C512"/>
    <w:rsid w:val="6FB44F01"/>
    <w:rsid w:val="712DA350"/>
    <w:rsid w:val="7306BEE6"/>
    <w:rsid w:val="730E8E67"/>
    <w:rsid w:val="74B9330C"/>
    <w:rsid w:val="7557E461"/>
    <w:rsid w:val="756F79F5"/>
    <w:rsid w:val="772D2BEE"/>
    <w:rsid w:val="77A54DBC"/>
    <w:rsid w:val="78C9106D"/>
    <w:rsid w:val="79F68BA2"/>
    <w:rsid w:val="7C0D5C19"/>
    <w:rsid w:val="7C7DE001"/>
    <w:rsid w:val="7E272F86"/>
    <w:rsid w:val="7E47B7BC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B858305B-C878-40B3-90A6-E1F3DAC89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D47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5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0013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18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6296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9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omments.xml.rels><?xml version='1.0' encoding='UTF-8' standalone='yes'?>
<Relationships xmlns="http://schemas.openxmlformats.org/package/2006/relationships"><Relationship Id="rId1" Type="http://schemas.openxmlformats.org/officeDocument/2006/relationships/hyperlink" Target="https://tjdf.sharepoint.com/:w:/r/sites/GDSXSR/Drive%20T/_ARQUIVO%20DE%20VOTOS%20E%20DECIS%C3%95ES/BIANCA/DECIS%C3%95ES/LIMINARES/7%20AGI%200732945-22%20Bianca%20Clarice%20Dec%20indef%20ant%20tut%20regulamenta%C3%A7%C3%A3o%20de%20visitas.docx?d=w39551cf8686441ff84ca3ee8cbe0b9f8&amp;csf=1&amp;web=1&amp;e=JFdirA" TargetMode="External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openxmlformats.org/officeDocument/2006/relationships/hyperlink" Target="https://pje.tjdft.jus.br/pje/seam/resource/rest/pje-legacy/documento/download/TJDFT/1g/4952128/277396372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je.tjdft.jus.br/pje/seam/resource/rest/pje-legacy/documento/download/282068139" TargetMode="Externa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image" Target="media/image2.jpe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Relationship Id="rId22" Type="http://schemas.openxmlformats.org/officeDocument/2006/relationships/theme" Target="theme/theme1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CC47C5ADE849A18DA0C7907A3619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2970ABC-6F8D-4C02-94D1-4488F3BFFA36}"/>
      </w:docPartPr>
      <w:docPartBody>
        <w:p w:rsidR="00773803" w:rsidRDefault="00773803" w:rsidP="00773803">
          <w:pPr>
            <w:pStyle w:val="7ACC47C5ADE849A18DA0C7907A361910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F878D1793E2346938EC18DAD866E901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F677645-7BEE-495B-A2A2-C7078781C734}"/>
      </w:docPartPr>
      <w:docPartBody>
        <w:p w:rsidR="00773803" w:rsidRDefault="00773803" w:rsidP="00773803">
          <w:pPr>
            <w:pStyle w:val="F878D1793E2346938EC18DAD866E9010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AA1EE3EF79994F978EAA8FE4FF7A26B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D2D01E5-6886-4D3A-BC5A-5366DBB17323}"/>
      </w:docPartPr>
      <w:docPartBody>
        <w:p w:rsidR="00773803" w:rsidRDefault="00773803" w:rsidP="00773803">
          <w:pPr>
            <w:pStyle w:val="AA1EE3EF79994F978EAA8FE4FF7A26BD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BC7F39C12B0F442FBBF9AD5B583FBDE0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AC9F25C-CE24-4940-A55B-E193616E922A}"/>
      </w:docPartPr>
      <w:docPartBody>
        <w:p w:rsidR="00773803" w:rsidRDefault="00773803" w:rsidP="00773803">
          <w:pPr>
            <w:pStyle w:val="BC7F39C12B0F442FBBF9AD5B583FBDE0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1B0F6A"/>
    <w:rsid w:val="001E2AC0"/>
    <w:rsid w:val="0026105F"/>
    <w:rsid w:val="00277029"/>
    <w:rsid w:val="002F13AB"/>
    <w:rsid w:val="003060EF"/>
    <w:rsid w:val="003D50C8"/>
    <w:rsid w:val="00465A25"/>
    <w:rsid w:val="004756EB"/>
    <w:rsid w:val="004C591E"/>
    <w:rsid w:val="004E4D18"/>
    <w:rsid w:val="00515AB3"/>
    <w:rsid w:val="00534782"/>
    <w:rsid w:val="005953DB"/>
    <w:rsid w:val="005C158E"/>
    <w:rsid w:val="006648E2"/>
    <w:rsid w:val="00686574"/>
    <w:rsid w:val="00730800"/>
    <w:rsid w:val="00757639"/>
    <w:rsid w:val="00773803"/>
    <w:rsid w:val="0077693D"/>
    <w:rsid w:val="00816916"/>
    <w:rsid w:val="00855F86"/>
    <w:rsid w:val="0086503B"/>
    <w:rsid w:val="008C4978"/>
    <w:rsid w:val="009C5448"/>
    <w:rsid w:val="00A47984"/>
    <w:rsid w:val="00AB26AC"/>
    <w:rsid w:val="00AD59B1"/>
    <w:rsid w:val="00B2444B"/>
    <w:rsid w:val="00B9403F"/>
    <w:rsid w:val="00C34425"/>
    <w:rsid w:val="00C7198A"/>
    <w:rsid w:val="00CB636A"/>
    <w:rsid w:val="00DE22E5"/>
    <w:rsid w:val="00E328A4"/>
    <w:rsid w:val="00E85666"/>
    <w:rsid w:val="00EB68CA"/>
    <w:rsid w:val="00FA0B5E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773803"/>
    <w:rPr>
      <w:color w:val="808080"/>
    </w:rPr>
  </w:style>
  <w:style w:type="paragraph" w:customStyle="1" w:styleId="7ACC47C5ADE849A18DA0C7907A361910">
    <w:name w:val="7ACC47C5ADE849A18DA0C7907A3619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78D1793E2346938EC18DAD866E9010">
    <w:name w:val="F878D1793E2346938EC18DAD866E9010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EE3EF79994F978EAA8FE4FF7A26BD">
    <w:name w:val="AA1EE3EF79994F978EAA8FE4FF7A26BD"/>
    <w:rsid w:val="0077380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7F39C12B0F442FBBF9AD5B583FBDE0">
    <w:name w:val="BC7F39C12B0F442FBBF9AD5B583FBDE0"/>
    <w:rsid w:val="0077380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930c5e-6cbf-4694-b781-f590bfa80909">
      <Terms xmlns="http://schemas.microsoft.com/office/infopath/2007/PartnerControls"/>
    </lcf76f155ced4ddcb4097134ff3c332f>
    <TaxCatchAll xmlns="2aabb5b7-11a6-4edb-b82f-e91ec49f15e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0EFFB71C01CC341AD4918EC9567C969" ma:contentTypeVersion="28" ma:contentTypeDescription="Crie um novo documento." ma:contentTypeScope="" ma:versionID="3cee0f4348c9f87d467916823ae4111d">
  <xsd:schema xmlns:xsd="http://www.w3.org/2001/XMLSchema" xmlns:xs="http://www.w3.org/2001/XMLSchema" xmlns:p="http://schemas.microsoft.com/office/2006/metadata/properties" xmlns:ns2="d1930c5e-6cbf-4694-b781-f590bfa80909" xmlns:ns3="2aabb5b7-11a6-4edb-b82f-e91ec49f15ec" targetNamespace="http://schemas.microsoft.com/office/2006/metadata/properties" ma:root="true" ma:fieldsID="eda96f669a4dc346093512d88a350045" ns2:_="" ns3:_="">
    <xsd:import namespace="d1930c5e-6cbf-4694-b781-f590bfa80909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Localdoarquivo" minOccurs="0"/>
                <xsd:element ref="ns2:7d996812-ecf9-4cec-9316-56084cbcc9f0CountryOrRegion" minOccurs="0"/>
                <xsd:element ref="ns2:7d996812-ecf9-4cec-9316-56084cbcc9f0State" minOccurs="0"/>
                <xsd:element ref="ns2:7d996812-ecf9-4cec-9316-56084cbcc9f0City" minOccurs="0"/>
                <xsd:element ref="ns2:7d996812-ecf9-4cec-9316-56084cbcc9f0PostalCode" minOccurs="0"/>
                <xsd:element ref="ns2:7d996812-ecf9-4cec-9316-56084cbcc9f0Street" minOccurs="0"/>
                <xsd:element ref="ns2:7d996812-ecf9-4cec-9316-56084cbcc9f0GeoLoc" minOccurs="0"/>
                <xsd:element ref="ns2:7d996812-ecf9-4cec-9316-56084cbcc9f0DispNam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930c5e-6cbf-4694-b781-f590bfa809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5bce3db6-09f7-4b5f-8075-a664636c48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ocaldoarquivo" ma:index="26" nillable="true" ma:displayName="Local do arquivo" ma:format="Dropdown" ma:internalName="Localdoarquivo">
      <xsd:simpleType>
        <xsd:restriction base="dms:Unknown"/>
      </xsd:simpleType>
    </xsd:element>
    <xsd:element name="7d996812-ecf9-4cec-9316-56084cbcc9f0CountryOrRegion" ma:index="27" nillable="true" ma:displayName="Local do arquivo: País/Região" ma:internalName="CountryOrRegion" ma:readOnly="true">
      <xsd:simpleType>
        <xsd:restriction base="dms:Text"/>
      </xsd:simpleType>
    </xsd:element>
    <xsd:element name="7d996812-ecf9-4cec-9316-56084cbcc9f0State" ma:index="28" nillable="true" ma:displayName="Local do arquivo: Estado" ma:internalName="State" ma:readOnly="true">
      <xsd:simpleType>
        <xsd:restriction base="dms:Text"/>
      </xsd:simpleType>
    </xsd:element>
    <xsd:element name="7d996812-ecf9-4cec-9316-56084cbcc9f0City" ma:index="29" nillable="true" ma:displayName="Local do arquivo: Cidade" ma:internalName="City" ma:readOnly="true">
      <xsd:simpleType>
        <xsd:restriction base="dms:Text"/>
      </xsd:simpleType>
    </xsd:element>
    <xsd:element name="7d996812-ecf9-4cec-9316-56084cbcc9f0PostalCode" ma:index="30" nillable="true" ma:displayName="Local do arquivo: CEP" ma:internalName="PostalCode" ma:readOnly="true">
      <xsd:simpleType>
        <xsd:restriction base="dms:Text"/>
      </xsd:simpleType>
    </xsd:element>
    <xsd:element name="7d996812-ecf9-4cec-9316-56084cbcc9f0Street" ma:index="31" nillable="true" ma:displayName="Local do arquivo: Rua" ma:internalName="Street" ma:readOnly="true">
      <xsd:simpleType>
        <xsd:restriction base="dms:Text"/>
      </xsd:simpleType>
    </xsd:element>
    <xsd:element name="7d996812-ecf9-4cec-9316-56084cbcc9f0GeoLoc" ma:index="32" nillable="true" ma:displayName="Local do arquivo: Coordenadas" ma:internalName="GeoLoc" ma:readOnly="true">
      <xsd:simpleType>
        <xsd:restriction base="dms:Unknown"/>
      </xsd:simpleType>
    </xsd:element>
    <xsd:element name="7d996812-ecf9-4cec-9316-56084cbcc9f0DispName" ma:index="33" nillable="true" ma:displayName="Local do arquivo: Nome" ma:internalName="DispName" ma:readOnly="true">
      <xsd:simpleType>
        <xsd:restriction base="dms:Text"/>
      </xsd:simpleType>
    </xsd:element>
    <xsd:element name="MediaServiceBillingMetadata" ma:index="3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47ff1512-db4f-4851-9dd8-16988646e5fd}" ma:internalName="TaxCatchAll" ma:showField="CatchAllData" ma:web="2aabb5b7-11a6-4edb-b82f-e91ec49f15e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d1930c5e-6cbf-4694-b781-f590bfa80909"/>
    <ds:schemaRef ds:uri="2aabb5b7-11a6-4edb-b82f-e91ec49f15ec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A7BF6-7D91-45E2-A551-63B96DE6CC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930c5e-6cbf-4694-b781-f590bfa80909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2549</Words>
  <Characters>13767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Nayane Rodrigues Lazzari Wegener - GDSXSR</cp:lastModifiedBy>
  <cp:revision>2</cp:revision>
  <dcterms:created xsi:type="dcterms:W3CDTF">2026-10-31T02:44:00Z</dcterms:created>
  <dcterms:modified xsi:type="dcterms:W3CDTF">2026-10-31T02:44:00Z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0x01010030EFFB71C01CC341AD4918EC9567C969</vt:lpwstr>
  </property>
  <property fmtid="{D5CDD505-2E9C-101B-9397-08002B2CF9AE}" pid="3" name="MediaServiceImageTags">
    <vt:lpwstr/>
  </property>
</Properties>
</file>