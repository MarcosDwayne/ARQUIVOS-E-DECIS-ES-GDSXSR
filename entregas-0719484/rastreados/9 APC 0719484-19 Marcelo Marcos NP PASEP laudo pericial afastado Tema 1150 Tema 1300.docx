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608"/>
        <w:gridCol w:w="6463"/>
      </w:tblGrid>
      <w:tr w:rsidRPr="00BE6F5C" w:rsidR="00002EB5" w14:paraId="2E895BA1" w14:textId="77777777">
        <w:tc>
          <w:tcPr>
            <w:tcW w:w="2608" w:type="dxa"/>
            <w:vAlign w:val="center"/>
          </w:tcPr>
          <w:p w:rsidRPr="00BE6F5C" w:rsidR="00002EB5" w:rsidRDefault="00000000" w14:paraId="5946EE98" w14:textId="77777777">
            <w:pPr>
              <w:spacing w:line="240" w:lineRule="auto"/>
              <w:jc w:val="center"/>
            </w:pPr>
            <w:r w:rsidRPr="00BE6F5C">
              <w:drawing>
                <wp:inline distT="0" distB="0" distL="0" distR="0" wp14:anchorId="5E07E0CD" wp14:editId="6F47EEB6">
                  <wp:extent cx="1512000" cy="42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bre.png"/>
                          <pic:cNvPicPr/>
                        </pic:nvPicPr>
                        <pic:blipFill>
                          <a:blip r:embed="rId6"/>
                          <a:stretch>
                            <a:fillRect/>
                          </a:stretch>
                        </pic:blipFill>
                        <pic:spPr>
                          <a:xfrm>
                            <a:off x="0" y="0"/>
                            <a:ext cx="1512000" cy="426918"/>
                          </a:xfrm>
                          <a:prstGeom prst="rect">
                            <a:avLst/>
                          </a:prstGeom>
                        </pic:spPr>
                      </pic:pic>
                    </a:graphicData>
                  </a:graphic>
                </wp:inline>
              </w:drawing>
            </w:r>
          </w:p>
        </w:tc>
        <w:tc>
          <w:tcPr>
            <w:tcW w:w="6463" w:type="dxa"/>
            <w:vAlign w:val="center"/>
          </w:tcPr>
          <w:p w:rsidRPr="00BE6F5C" w:rsidR="00002EB5" w:rsidRDefault="00000000" w14:paraId="113C1424" w14:textId="77777777">
            <w:pPr>
              <w:spacing w:line="240" w:lineRule="auto"/>
            </w:pPr>
            <w:r w:rsidRPr="00BE6F5C">
              <w:rPr>
                <w:b/>
                <w:color w:val="000000"/>
                <w:sz w:val="24"/>
              </w:rPr>
              <w:t>Poder Judiciário da União</w:t>
            </w:r>
          </w:p>
          <w:p w:rsidRPr="00BE6F5C" w:rsidR="00002EB5" w:rsidRDefault="00000000" w14:paraId="48DD512A" w14:textId="77777777">
            <w:pPr>
              <w:spacing w:line="240" w:lineRule="auto"/>
            </w:pPr>
            <w:r w:rsidRPr="00BE6F5C">
              <w:rPr>
                <w:color w:val="000000"/>
                <w:sz w:val="22"/>
              </w:rPr>
              <w:t>Tribunal de Justiça do Distrito Federal e dos Territórios</w:t>
            </w:r>
          </w:p>
          <w:p w:rsidRPr="00BE6F5C" w:rsidR="00002EB5" w:rsidRDefault="00000000" w14:paraId="6D7F98EA" w14:textId="77777777">
            <w:pPr>
              <w:spacing w:line="240" w:lineRule="auto"/>
            </w:pPr>
            <w:r w:rsidRPr="00BE6F5C">
              <w:rPr>
                <w:color w:val="000000"/>
                <w:sz w:val="22"/>
              </w:rPr>
              <w:t>GDSXSR</w:t>
            </w:r>
          </w:p>
          <w:p w:rsidRPr="00BE6F5C" w:rsidR="00002EB5" w:rsidRDefault="00000000" w14:paraId="531A2EFC" w14:textId="77777777">
            <w:pPr>
              <w:spacing w:line="240" w:lineRule="auto"/>
            </w:pPr>
            <w:r w:rsidRPr="00BE6F5C">
              <w:rPr>
                <w:color w:val="000000"/>
                <w:sz w:val="22"/>
              </w:rPr>
              <w:t>GABINETE DO DESEMBARGADOR SÉRGIO ROCHA</w:t>
            </w:r>
          </w:p>
        </w:tc>
      </w:tr>
    </w:tbl>
    <w:p w:rsidRPr="00BE6F5C" w:rsidR="00002EB5" w:rsidRDefault="00002EB5" w14:paraId="668D0069" w14:textId="77777777">
      <w:pPr>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268"/>
        <w:gridCol w:w="397"/>
        <w:gridCol w:w="6406"/>
      </w:tblGrid>
      <w:tr w:rsidRPr="00BE6F5C" w:rsidR="00002EB5" w:rsidTr="437CDE03" w14:paraId="37F59B5E" w14:textId="77777777">
        <w:tc>
          <w:tcPr>
            <w:tcW w:w="2268" w:type="dxa"/>
            <w:tcMar/>
          </w:tcPr>
          <w:p w:rsidRPr="00BE6F5C" w:rsidR="00002EB5" w:rsidP="006B1A80" w:rsidRDefault="00000000" w14:paraId="4A559C94" w14:textId="77777777">
            <w:pPr>
              <w:spacing w:before="120" w:after="120" w:line="240" w:lineRule="auto"/>
            </w:pPr>
            <w:r w:rsidRPr="00BE6F5C">
              <w:rPr>
                <w:color w:val="000000"/>
                <w:sz w:val="24"/>
              </w:rPr>
              <w:t>Órgão</w:t>
            </w:r>
          </w:p>
        </w:tc>
        <w:tc>
          <w:tcPr>
            <w:tcW w:w="397" w:type="dxa"/>
            <w:tcMar/>
          </w:tcPr>
          <w:p w:rsidRPr="00BE6F5C" w:rsidR="00002EB5" w:rsidP="006B1A80" w:rsidRDefault="00000000" w14:paraId="5164AAD6"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1DFAC21D" w14:textId="77777777">
            <w:pPr>
              <w:spacing w:before="120" w:after="120" w:line="240" w:lineRule="auto"/>
            </w:pPr>
            <w:commentRangeStart w:id="0"/>
            <w:r w:rsidRPr="437CDE03" w:rsidR="00000000">
              <w:rPr>
                <w:color w:val="000000" w:themeColor="text1" w:themeTint="FF" w:themeShade="FF"/>
                <w:sz w:val="24"/>
                <w:szCs w:val="24"/>
              </w:rPr>
              <w:t>4ª Turma Cível</w:t>
            </w:r>
            <w:commentRangeEnd w:id="0"/>
            <w:r>
              <w:rPr>
                <w:rStyle w:val="CommentReference"/>
              </w:rPr>
              <w:commentReference w:id="0"/>
            </w:r>
          </w:p>
        </w:tc>
      </w:tr>
      <w:tr w:rsidRPr="00BE6F5C" w:rsidR="00002EB5" w:rsidTr="437CDE03" w14:paraId="03A1B051" w14:textId="77777777">
        <w:tc>
          <w:tcPr>
            <w:tcW w:w="2268" w:type="dxa"/>
            <w:tcMar/>
          </w:tcPr>
          <w:p w:rsidRPr="00BE6F5C" w:rsidR="00002EB5" w:rsidP="006B1A80" w:rsidRDefault="00000000" w14:paraId="64562DE7" w14:textId="77777777">
            <w:pPr>
              <w:spacing w:before="120" w:after="120" w:line="240" w:lineRule="auto"/>
            </w:pPr>
            <w:r w:rsidRPr="00BE6F5C">
              <w:rPr>
                <w:color w:val="000000"/>
                <w:sz w:val="24"/>
              </w:rPr>
              <w:t>Classe</w:t>
            </w:r>
          </w:p>
        </w:tc>
        <w:tc>
          <w:tcPr>
            <w:tcW w:w="397" w:type="dxa"/>
            <w:tcMar/>
          </w:tcPr>
          <w:p w:rsidRPr="00BE6F5C" w:rsidR="00002EB5" w:rsidP="006B1A80" w:rsidRDefault="00000000" w14:paraId="592BDF11"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03197B74" w14:textId="77777777">
            <w:pPr>
              <w:spacing w:before="120" w:after="120" w:line="240" w:lineRule="auto"/>
            </w:pPr>
            <w:r w:rsidRPr="00BE6F5C">
              <w:rPr>
                <w:color w:val="000000"/>
                <w:sz w:val="24"/>
              </w:rPr>
              <w:t>Apelação Cível</w:t>
            </w:r>
          </w:p>
        </w:tc>
      </w:tr>
      <w:tr w:rsidRPr="00BE6F5C" w:rsidR="00002EB5" w:rsidTr="437CDE03" w14:paraId="0CA763D0" w14:textId="77777777">
        <w:tc>
          <w:tcPr>
            <w:tcW w:w="2268" w:type="dxa"/>
            <w:tcMar/>
          </w:tcPr>
          <w:p w:rsidRPr="00BE6F5C" w:rsidR="00002EB5" w:rsidP="006B1A80" w:rsidRDefault="00000000" w14:paraId="6CF5B61E" w14:textId="77777777">
            <w:pPr>
              <w:spacing w:before="120" w:after="120" w:line="240" w:lineRule="auto"/>
            </w:pPr>
            <w:r w:rsidRPr="00BE6F5C">
              <w:rPr>
                <w:color w:val="000000"/>
                <w:sz w:val="24"/>
              </w:rPr>
              <w:t>Processo nº</w:t>
            </w:r>
          </w:p>
        </w:tc>
        <w:tc>
          <w:tcPr>
            <w:tcW w:w="397" w:type="dxa"/>
            <w:tcMar/>
          </w:tcPr>
          <w:p w:rsidRPr="00BE6F5C" w:rsidR="00002EB5" w:rsidP="006B1A80" w:rsidRDefault="00000000" w14:paraId="2958918E"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45D4B819" w14:textId="77777777">
            <w:pPr>
              <w:spacing w:before="120" w:after="120" w:line="240" w:lineRule="auto"/>
            </w:pPr>
            <w:r w:rsidRPr="00BE6F5C">
              <w:rPr>
                <w:color w:val="000000"/>
                <w:sz w:val="24"/>
              </w:rPr>
              <w:t>0719484-19.2022.8.07.0001</w:t>
            </w:r>
          </w:p>
        </w:tc>
      </w:tr>
      <w:tr w:rsidRPr="00BE6F5C" w:rsidR="00002EB5" w:rsidTr="437CDE03" w14:paraId="7F0339CB" w14:textId="77777777">
        <w:tc>
          <w:tcPr>
            <w:tcW w:w="2268" w:type="dxa"/>
            <w:tcMar/>
          </w:tcPr>
          <w:p w:rsidRPr="00BE6F5C" w:rsidR="00002EB5" w:rsidP="006B1A80" w:rsidRDefault="00000000" w14:paraId="0CACD60B" w14:textId="77777777">
            <w:pPr>
              <w:spacing w:before="120" w:after="120" w:line="240" w:lineRule="auto"/>
            </w:pPr>
            <w:r w:rsidRPr="00BE6F5C">
              <w:rPr>
                <w:color w:val="000000"/>
                <w:sz w:val="24"/>
              </w:rPr>
              <w:t>Apelante (s)</w:t>
            </w:r>
          </w:p>
        </w:tc>
        <w:tc>
          <w:tcPr>
            <w:tcW w:w="397" w:type="dxa"/>
            <w:tcMar/>
          </w:tcPr>
          <w:p w:rsidRPr="00BE6F5C" w:rsidR="00002EB5" w:rsidP="006B1A80" w:rsidRDefault="00000000" w14:paraId="5D9C0F4E"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4703FCBA" w14:textId="77777777">
            <w:pPr>
              <w:spacing w:before="120" w:after="120" w:line="240" w:lineRule="auto"/>
            </w:pPr>
            <w:r w:rsidRPr="00BE6F5C">
              <w:rPr>
                <w:color w:val="000000"/>
                <w:sz w:val="24"/>
              </w:rPr>
              <w:t>TEREZINHA RYKER BANDEIRA</w:t>
            </w:r>
          </w:p>
        </w:tc>
      </w:tr>
      <w:tr w:rsidRPr="00BE6F5C" w:rsidR="00002EB5" w:rsidTr="437CDE03" w14:paraId="47713C1E" w14:textId="77777777">
        <w:tc>
          <w:tcPr>
            <w:tcW w:w="2268" w:type="dxa"/>
            <w:tcMar/>
          </w:tcPr>
          <w:p w:rsidRPr="00BE6F5C" w:rsidR="00002EB5" w:rsidP="006B1A80" w:rsidRDefault="00000000" w14:paraId="39CD12DD" w14:textId="77777777">
            <w:pPr>
              <w:spacing w:before="120" w:after="120" w:line="240" w:lineRule="auto"/>
            </w:pPr>
            <w:r w:rsidRPr="00BE6F5C">
              <w:rPr>
                <w:color w:val="000000"/>
                <w:sz w:val="24"/>
              </w:rPr>
              <w:t>Apelado (a)(s)</w:t>
            </w:r>
          </w:p>
        </w:tc>
        <w:tc>
          <w:tcPr>
            <w:tcW w:w="397" w:type="dxa"/>
            <w:tcMar/>
          </w:tcPr>
          <w:p w:rsidRPr="00BE6F5C" w:rsidR="00002EB5" w:rsidP="006B1A80" w:rsidRDefault="00000000" w14:paraId="0B597457"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01D0EF19" w14:textId="77777777">
            <w:pPr>
              <w:spacing w:before="120" w:after="120" w:line="240" w:lineRule="auto"/>
            </w:pPr>
            <w:r w:rsidRPr="00BE6F5C">
              <w:rPr>
                <w:color w:val="000000"/>
                <w:sz w:val="24"/>
              </w:rPr>
              <w:t>BANCO DO BRASIL S/A</w:t>
            </w:r>
          </w:p>
        </w:tc>
      </w:tr>
      <w:tr w:rsidRPr="00BE6F5C" w:rsidR="00002EB5" w:rsidTr="437CDE03" w14:paraId="63719D75" w14:textId="77777777">
        <w:tc>
          <w:tcPr>
            <w:tcW w:w="2268" w:type="dxa"/>
            <w:tcMar/>
          </w:tcPr>
          <w:p w:rsidRPr="00BE6F5C" w:rsidR="00002EB5" w:rsidP="006B1A80" w:rsidRDefault="00000000" w14:paraId="5E1C20EB" w14:textId="77777777">
            <w:pPr>
              <w:spacing w:before="120" w:after="120" w:line="240" w:lineRule="auto"/>
            </w:pPr>
            <w:r w:rsidRPr="00BE6F5C">
              <w:rPr>
                <w:color w:val="000000"/>
                <w:sz w:val="24"/>
              </w:rPr>
              <w:t>Relator(a)</w:t>
            </w:r>
          </w:p>
        </w:tc>
        <w:tc>
          <w:tcPr>
            <w:tcW w:w="397" w:type="dxa"/>
            <w:tcMar/>
          </w:tcPr>
          <w:p w:rsidRPr="00BE6F5C" w:rsidR="00002EB5" w:rsidP="006B1A80" w:rsidRDefault="00000000" w14:paraId="7827B5ED" w14:textId="77777777">
            <w:pPr>
              <w:spacing w:before="120" w:after="120" w:line="240" w:lineRule="auto"/>
              <w:jc w:val="center"/>
            </w:pPr>
            <w:r w:rsidRPr="00BE6F5C">
              <w:rPr>
                <w:color w:val="000000"/>
                <w:sz w:val="24"/>
              </w:rPr>
              <w:t>:</w:t>
            </w:r>
          </w:p>
        </w:tc>
        <w:tc>
          <w:tcPr>
            <w:tcW w:w="6406" w:type="dxa"/>
            <w:tcMar/>
          </w:tcPr>
          <w:p w:rsidRPr="00BE6F5C" w:rsidR="00002EB5" w:rsidP="006B1A80" w:rsidRDefault="00000000" w14:paraId="267B4E25" w14:textId="77777777">
            <w:pPr>
              <w:spacing w:before="120" w:after="120" w:line="240" w:lineRule="auto"/>
            </w:pPr>
            <w:r w:rsidRPr="00BE6F5C">
              <w:rPr>
                <w:b/>
                <w:color w:val="000000"/>
                <w:sz w:val="24"/>
              </w:rPr>
              <w:t>Des. Sérgio Rocha</w:t>
            </w:r>
          </w:p>
        </w:tc>
      </w:tr>
    </w:tbl>
    <w:p w:rsidRPr="00BE6F5C" w:rsidR="00002EB5" w:rsidP="006B1A80" w:rsidRDefault="00002EB5" w14:paraId="18B27E4D" w14:textId="77777777">
      <w:pPr>
        <w:spacing w:before="120" w:after="120" w:line="240" w:lineRule="auto"/>
        <w:jc w:val="both"/>
      </w:pPr>
    </w:p>
    <w:p w:rsidRPr="00BE6F5C" w:rsidR="00002EB5" w:rsidRDefault="00000000" w14:paraId="12A41FED" w14:textId="77777777">
      <w:pPr>
        <w:jc w:val="left"/>
        <w:rPr>
          <w:b w:val="0"/>
          <w:bCs w:val="0"/>
        </w:rPr>
        <w:pPrChange w:id="1039" w:author="Assessor GDSXSR" w:date="2026-10-31T22:15:36Z">
          <w:pPr>
            <w:jc w:val="center"/>
          </w:pPr>
        </w:pPrChange>
      </w:pPr>
      <w:commentRangeStart w:id="39"/>
      <w:r>
        <w:rPr>
          <w:b/>
          <w:bCs w:val="0"/>
          <w:rPrChange w:id="1040" w:author="Assessor GDSXSR" w:date="2026-10-31T22:15:36Z">
            <w:rPr>
              <w:b w:val="0"/>
              <w:bCs w:val="0"/>
            </w:rPr>
          </w:rPrChange>
        </w:rPr>
        <w:t xml:space="preserve">EMENTA</w:t>
      </w:r>
      <w:commentRangeEnd w:id="39"/>
      <w:r>
        <w:rPr>
          <w:rStyle w:val="CommentReference"/>
        </w:rPr>
        <w:commentReference w:id="39"/>
      </w:r>
    </w:p>
    <w:p w:rsidRPr="00BE6F5C" w:rsidR="0099116A" w:rsidP="0099116A" w:rsidRDefault="0099116A" w14:paraId="2AA68671" w14:textId="77777777">
      <w:pPr>
        <w:jc w:val="both"/>
      </w:pPr>
      <w:r w:rsidRPr="00BE6F5C">
        <w:t>APELAÇÃO CÍVEL. DIREITO CIVIL E PROCESSUAL CIVIL. AÇÃO DE INDENIZAÇÃO POR DANOS MATERIAIS. PASEP. BANCO DO BRASIL. ALEGADA MÁ GESTÃO DE CONTA INDIVIDUAL. INTERESSE RECURSAL. LIVRE APRECIAÇÃO DA PROVA PERICIAL. AUSÊNCIA DE COMPROVAÇÃO DE FALHA NA APLICAÇÃO DOS CRITÉRIOS DE ATUALIZAÇÃO DA CONTA. APELO NÃO PROVIDO.</w:t>
      </w:r>
    </w:p>
    <w:p w:rsidRPr="00BE6F5C" w:rsidR="0099116A" w:rsidP="0099116A" w:rsidRDefault="0099116A" w14:paraId="51805D43" w14:textId="77777777">
      <w:pPr>
        <w:jc w:val="both"/>
      </w:pPr>
      <w:r w:rsidRPr="00BE6F5C">
        <w:rPr>
          <w:b/>
        </w:rPr>
        <w:t>I. Caso em exame</w:t>
      </w:r>
    </w:p>
    <w:p w:rsidRPr="00BE6F5C" w:rsidR="0099116A" w:rsidP="0099116A" w:rsidRDefault="0099116A" w14:paraId="4486C6BB" w14:textId="2C18A400">
      <w:pPr>
        <w:jc w:val="both"/>
      </w:pPr>
      <w:commentRangeStart w:id="41"/>
      <w:r>
        <w:t xml:space="preserve">1. Ação proposta por pessoa natural contra o Banco do Brasil S.A. pleiteando indenização por danos materiais decorrentes de alegada má gestão de conta individual vinculada ao PASEP</w:t>
      </w:r>
      <w:commentRangeEnd w:id="41"/>
      <w:r>
        <w:rPr>
          <w:rStyle w:val="CommentReference"/>
        </w:rPr>
        <w:commentReference w:id="41"/>
      </w:r>
      <w:ins w:id="1041" w:author="Assessor GDSXSR" w:date="2026-10-31T22:15:36Z">
        <w:r>
          <w:rPr>
            <w:color w:val="808080"/>
          </w:rPr>
          <w:t xml:space="preserve"> (R$ 116</w:t>
        </w:r>
      </w:ins>
      <w:r>
        <w:t xml:space="preserve">.</w:t>
      </w:r>
      <w:ins w:id="1042" w:author="Assessor GDSXSR" w:date="2026-10-31T22:15:36Z">
        <w:r>
          <w:rPr>
            <w:color w:val="808080"/>
          </w:rPr>
          <w:t xml:space="preserve">804,98).</w:t>
        </w:r>
      </w:ins>
    </w:p>
    <w:p w:rsidRPr="00BE6F5C" w:rsidR="0099116A" w:rsidP="0099116A" w:rsidRDefault="0099116A" w14:paraId="0182C349" w14:textId="77777777">
      <w:pPr>
        <w:jc w:val="both"/>
      </w:pPr>
      <w:r w:rsidRPr="00BE6F5C">
        <w:t>2. A sentença julgou improcedentes os pedidos por ausência de comprovação de falha na administração da conta e afastou as conclusões do laudo pericial.</w:t>
      </w:r>
    </w:p>
    <w:p w:rsidRPr="00BE6F5C" w:rsidR="0099116A" w:rsidP="0099116A" w:rsidRDefault="0099116A" w14:paraId="108A88B6" w14:textId="77777777">
      <w:pPr>
        <w:jc w:val="both"/>
      </w:pPr>
      <w:r>
        <w:t xml:space="preserve">3. A autora apelou sustentando que a perícia, elaborada conforme os parâmetros fixados na decisão saneadora, apontou ausência de atualização do saldo entre 1992 e 1995, e que a sentença rejeitou a prova técnica sem fundamentação idônea.</w:t>
      </w:r>
      <w:ins w:id="1043" w:author="Assessor GDSXSR" w:date="2026-10-31T22:15:36Z">
        <w:r>
          <w:rPr>
            <w:color w:val="808080"/>
          </w:rPr>
          <w:t xml:space="preserve"> Em contrarrazões, o réu suscita ausência de interesse recursal.</w:t>
        </w:r>
      </w:ins>
    </w:p>
    <w:p w:rsidRPr="00BE6F5C" w:rsidR="0099116A" w:rsidP="0099116A" w:rsidRDefault="0099116A" w14:paraId="2DAB62A5" w14:textId="77777777">
      <w:pPr>
        <w:jc w:val="both"/>
      </w:pPr>
      <w:r w:rsidRPr="00BE6F5C">
        <w:rPr>
          <w:b/>
        </w:rPr>
        <w:t>II. Questão em discussão</w:t>
      </w:r>
    </w:p>
    <w:p w:rsidRPr="00BE6F5C" w:rsidR="0099116A" w:rsidP="0099116A" w:rsidRDefault="0099116A" w14:paraId="22F41F95" w14:textId="77777777">
      <w:pPr>
        <w:jc w:val="both"/>
      </w:pPr>
      <w:r w:rsidRPr="00BE6F5C">
        <w:t xml:space="preserve">4. Há duas questões em discussão: </w:t>
      </w:r>
      <w:r w:rsidRPr="00BE6F5C">
        <w:rPr>
          <w:b/>
        </w:rPr>
        <w:t>(i)</w:t>
      </w:r>
      <w:r w:rsidRPr="00BE6F5C">
        <w:t xml:space="preserve"> saber se a autora possui interesse recursal; e </w:t>
      </w:r>
      <w:r w:rsidRPr="00BE6F5C">
        <w:rPr>
          <w:b/>
        </w:rPr>
        <w:t>(ii)</w:t>
      </w:r>
      <w:r w:rsidRPr="00BE6F5C">
        <w:t xml:space="preserve"> saber se a sentença podia afastar as conclusões do laudo pericial e se ficou demonstrada falha do Banco do Brasil na aplicação dos critérios de atualização da conta vinculada ao PASEP.</w:t>
      </w:r>
    </w:p>
    <w:p w:rsidRPr="00BE6F5C" w:rsidR="0099116A" w:rsidP="0099116A" w:rsidRDefault="0099116A" w14:paraId="0A6C6BD7" w14:textId="77777777">
      <w:pPr>
        <w:jc w:val="both"/>
      </w:pPr>
      <w:r w:rsidRPr="00BE6F5C">
        <w:rPr>
          <w:b/>
        </w:rPr>
        <w:t>III. Razões de decidir</w:t>
      </w:r>
    </w:p>
    <w:p w:rsidRPr="00BE6F5C" w:rsidR="0099116A" w:rsidP="0099116A" w:rsidRDefault="0099116A" w14:paraId="7C71C49F" w14:textId="77777777">
      <w:pPr>
        <w:jc w:val="both"/>
      </w:pPr>
      <w:commentRangeStart w:id="1"/>
      <w:commentRangeStart w:id="2"/>
      <w:r>
        <w:t xml:space="preserve">5. A autora possui interesse recursal, pois, integralmente sucumbente, impugnou os fundamentos centrais da sentença</w:t>
      </w:r>
      <w:del w:id="1044" w:author="Assessor GDSXSR" w:date="2026-10-31T22:15:36Z">
        <w:r>
          <w:delText xml:space="preserve">,</w:delText>
        </w:r>
      </w:del>
      <w:r>
        <w:t xml:space="preserve"> </w:t>
      </w:r>
      <w:del w:id="1045" w:author="Assessor GDSXSR" w:date="2026-10-31T22:15:36Z">
        <w:r>
          <w:delText xml:space="preserve">em conformidade com os arts.</w:delText>
        </w:r>
      </w:del>
      <w:ins w:id="1046" w:author="Assessor GDSXSR" w:date="2026-10-31T22:15:36Z">
        <w:r>
          <w:rPr>
            <w:color w:val="808080"/>
          </w:rPr>
          <w:t xml:space="preserve">(CPC</w:t>
        </w:r>
      </w:ins>
      <w:r>
        <w:t xml:space="preserve"> 996 e 1.010</w:t>
      </w:r>
      <w:del w:id="1047" w:author="Assessor GDSXSR" w:date="2026-10-31T22:15:36Z">
        <w:r>
          <w:delText xml:space="preserve">,</w:delText>
        </w:r>
      </w:del>
      <w:r>
        <w:t xml:space="preserve"> II e III</w:t>
      </w:r>
      <w:del w:id="1048" w:author="Assessor GDSXSR" w:date="2026-10-31T22:15:36Z">
        <w:r>
          <w:delText xml:space="preserve">, do CPC</w:delText>
        </w:r>
      </w:del>
      <w:ins w:id="1049" w:author="Assessor GDSXSR" w:date="2026-10-31T22:15:36Z">
        <w:r>
          <w:rPr>
            <w:color w:val="808080"/>
          </w:rPr>
          <w:t xml:space="preserve">)</w:t>
        </w:r>
      </w:ins>
      <w:r>
        <w:t xml:space="preserve">.</w:t>
      </w:r>
      <w:commentRangeEnd w:id="1"/>
      <w:commentRangeEnd w:id="2"/>
      <w:r w:rsidRPr="00BE6F5C">
        <w:rPr>
          <w:rStyle w:val="Refdecomentrio"/>
          <w:sz w:val="28"/>
          <w:szCs w:val="22"/>
        </w:rPr>
        <w:commentReference w:id="1"/>
      </w:r>
      <w:r w:rsidRPr="00BE6F5C">
        <w:rPr>
          <w:rStyle w:val="Refdecomentrio"/>
          <w:sz w:val="28"/>
          <w:szCs w:val="22"/>
        </w:rPr>
        <w:commentReference w:id="2"/>
      </w:r>
    </w:p>
    <w:p w:rsidRPr="00BE6F5C" w:rsidR="0099116A" w:rsidP="0099116A" w:rsidRDefault="0099116A" w14:paraId="33910215" w14:textId="77777777">
      <w:pPr>
        <w:jc w:val="both"/>
      </w:pPr>
      <w:commentRangeStart w:id="3"/>
      <w:commentRangeStart w:id="4"/>
      <w:r>
        <w:t xml:space="preserve">6. O magistrado não se vincula ao laudo pericial</w:t>
      </w:r>
      <w:del w:id="1050" w:author="Assessor GDSXSR" w:date="2026-10-31T22:15:36Z">
        <w:r>
          <w:delText xml:space="preserve">. Os arts. 371</w:delText>
        </w:r>
      </w:del>
      <w:r>
        <w:t xml:space="preserve"> e </w:t>
      </w:r>
      <w:del w:id="1051" w:author="Assessor GDSXSR" w:date="2026-10-31T22:15:36Z">
        <w:r>
          <w:delText xml:space="preserve">479</w:delText>
        </w:r>
      </w:del>
      <w:ins w:id="1052" w:author="Assessor GDSXSR" w:date="2026-10-31T22:15:36Z">
        <w:r>
          <w:rPr>
            <w:color w:val="808080"/>
          </w:rPr>
          <w:t xml:space="preserve">pode</w:t>
        </w:r>
      </w:ins>
      <w:r>
        <w:t xml:space="preserve"> </w:t>
      </w:r>
      <w:del w:id="1053" w:author="Assessor GDSXSR" w:date="2026-10-31T22:15:36Z">
        <w:r>
          <w:delText xml:space="preserve">do</w:delText>
        </w:r>
      </w:del>
      <w:ins w:id="1054" w:author="Assessor GDSXSR" w:date="2026-10-31T22:15:36Z">
        <w:r>
          <w:rPr>
            <w:color w:val="808080"/>
          </w:rPr>
          <w:t xml:space="preserve">afastar</w:t>
        </w:r>
      </w:ins>
      <w:r>
        <w:t xml:space="preserve"> </w:t>
      </w:r>
      <w:del w:id="1055" w:author="Assessor GDSXSR" w:date="2026-10-31T22:15:36Z">
        <w:r>
          <w:delText xml:space="preserve">CPC</w:delText>
        </w:r>
      </w:del>
      <w:ins w:id="1056" w:author="Assessor GDSXSR" w:date="2026-10-31T22:15:36Z">
        <w:r>
          <w:rPr>
            <w:color w:val="808080"/>
          </w:rPr>
          <w:t xml:space="preserve">suas</w:t>
        </w:r>
      </w:ins>
      <w:r>
        <w:t xml:space="preserve"> </w:t>
      </w:r>
      <w:del w:id="1057" w:author="Assessor GDSXSR" w:date="2026-10-31T22:15:36Z">
        <w:r>
          <w:delText xml:space="preserve">autorizam a formação do convencimento mediante livre apreciação da prova</w:delText>
        </w:r>
      </w:del>
      <w:ins w:id="1058" w:author="Assessor GDSXSR" w:date="2026-10-31T22:15:36Z">
        <w:r>
          <w:rPr>
            <w:color w:val="808080"/>
          </w:rPr>
          <w:t xml:space="preserve">conclusões</w:t>
        </w:r>
      </w:ins>
      <w:r>
        <w:t xml:space="preserve">, desde que </w:t>
      </w:r>
      <w:del w:id="1059" w:author="Assessor GDSXSR" w:date="2026-10-31T22:15:36Z">
        <w:r>
          <w:delText xml:space="preserve">a decisão </w:delText>
        </w:r>
      </w:del>
      <w:r>
        <w:t xml:space="preserve">indique os motivos</w:t>
      </w:r>
      <w:del w:id="1060" w:author="Assessor GDSXSR" w:date="2026-10-31T22:15:36Z">
        <w:r>
          <w:delText xml:space="preserve"> para acolher ou rejeitar as conclusões técnicas</w:delText>
        </w:r>
      </w:del>
      <w:r>
        <w:t xml:space="preserve"> e considere o método utilizado pelo perito</w:t>
      </w:r>
      <w:ins w:id="1061" w:author="Assessor GDSXSR" w:date="2026-10-31T22:15:36Z">
        <w:r>
          <w:rPr>
            <w:color w:val="808080"/>
          </w:rPr>
          <w:t xml:space="preserve"> (CPC 371 e 479)</w:t>
        </w:r>
      </w:ins>
      <w:r>
        <w:t xml:space="preserve">.</w:t>
      </w:r>
      <w:commentRangeEnd w:id="3"/>
      <w:commentRangeEnd w:id="4"/>
      <w:r w:rsidRPr="00BE6F5C">
        <w:rPr>
          <w:rStyle w:val="Refdecomentrio"/>
          <w:sz w:val="28"/>
          <w:szCs w:val="22"/>
        </w:rPr>
        <w:commentReference w:id="3"/>
      </w:r>
      <w:r w:rsidRPr="00BE6F5C">
        <w:rPr>
          <w:rStyle w:val="Refdecomentrio"/>
          <w:sz w:val="28"/>
          <w:szCs w:val="22"/>
        </w:rPr>
        <w:commentReference w:id="4"/>
      </w:r>
    </w:p>
    <w:p w:rsidRPr="00BE6F5C" w:rsidR="0099116A" w:rsidP="0099116A" w:rsidRDefault="0099116A" w14:paraId="5D09BAAA" w14:textId="77777777">
      <w:pPr>
        <w:jc w:val="both"/>
      </w:pPr>
      <w:commentRangeStart w:id="5"/>
      <w:r>
        <w:t xml:space="preserve">7. A sentença apresentou fundamentação específica para afastar o laudo, por entender que a metodologia empregada não observou os critérios legais de atualização das contas PASEP, inclusive a sistemática aplicável após a substituição da TR pela TJLP ajustada por fator de redução</w:t>
      </w:r>
      <w:del w:id="1062" w:author="Assessor GDSXSR" w:date="2026-10-31T22:15:36Z">
        <w:r>
          <w:delText xml:space="preserve">,</w:delText>
        </w:r>
      </w:del>
      <w:r>
        <w:t xml:space="preserve"> </w:t>
      </w:r>
      <w:del w:id="1063" w:author="Assessor GDSXSR" w:date="2026-10-31T22:15:36Z">
        <w:r>
          <w:delText xml:space="preserve">prevista no art. 12 da </w:delText>
        </w:r>
      </w:del>
      <w:ins w:id="1064" w:author="Assessor GDSXSR" w:date="2026-10-31T22:15:36Z">
        <w:r>
          <w:rPr>
            <w:color w:val="808080"/>
          </w:rPr>
          <w:t xml:space="preserve">(</w:t>
        </w:r>
      </w:ins>
      <w:r>
        <w:t xml:space="preserve">Lei</w:t>
      </w:r>
      <w:del w:id="1065" w:author="Assessor GDSXSR" w:date="2026-10-31T22:15:36Z">
        <w:r>
          <w:delText xml:space="preserve"> nº</w:delText>
        </w:r>
      </w:del>
      <w:r>
        <w:t xml:space="preserve"> 9.365/1996</w:t>
      </w:r>
      <w:ins w:id="1066" w:author="Assessor GDSXSR" w:date="2026-10-31T22:15:36Z">
        <w:r>
          <w:rPr>
            <w:color w:val="808080"/>
          </w:rPr>
          <w:t xml:space="preserve"> 12)</w:t>
        </w:r>
      </w:ins>
      <w:r>
        <w:t xml:space="preserve">.</w:t>
      </w:r>
      <w:commentRangeEnd w:id="5"/>
      <w:r w:rsidRPr="00BE6F5C">
        <w:rPr>
          <w:rStyle w:val="Refdecomentrio"/>
          <w:sz w:val="28"/>
          <w:szCs w:val="22"/>
        </w:rPr>
        <w:commentReference w:id="5"/>
      </w:r>
    </w:p>
    <w:p>
      <w:pPr>
        <w:jc w:val="both"/>
        <w:rPr>
          <w:ins w:id="1081" w:author="Assessor GDSXSR" w:date="2026-10-31T22:15:36Z"/>
        </w:rPr>
      </w:pPr>
      <w:commentRangeStart w:id="6"/>
      <w:commentRangeStart w:id="7"/>
      <w:commentRangeStart w:id="8"/>
      <w:r>
        <w:t xml:space="preserve">8. O Tema 1.150 do STJ reconhece a legitimidade passiva do Banco do Brasil para responder por alegadas falhas na gestão de contas vinculadas ao PASEP, sem afastar o ônus da parte autora de comprovar o fato constitutivo do direito</w:t>
      </w:r>
      <w:ins w:id="1067" w:author="Assessor GDSXSR" w:date="2026-10-31T22:15:36Z">
        <w:r>
          <w:rPr>
            <w:color w:val="808080"/>
          </w:rPr>
          <w:t xml:space="preserve"> (CPC 373 I).</w:t>
        </w:r>
      </w:ins>
    </w:p>
    <w:p w:rsidRPr="00BE6F5C" w:rsidR="0099116A" w:rsidP="0099116A" w:rsidRDefault="0099116A" w14:paraId="594B0032" w14:textId="77777777">
      <w:pPr>
        <w:jc w:val="both"/>
      </w:pPr>
      <w:ins w:id="1068" w:author="Assessor GDSXSR" w:date="2026-10-31T22:15:36Z">
        <w:r>
          <w:rPr>
            <w:color w:val="808080"/>
          </w:rPr>
          <w:t xml:space="preserve">9</w:t>
        </w:r>
      </w:ins>
      <w:commentRangeStart w:id="42"/>
      <w:r>
        <w:t xml:space="preserve">. O Tema 1.300 do STJ </w:t>
      </w:r>
      <w:commentRangeEnd w:id="42"/>
      <w:r>
        <w:rPr>
          <w:rStyle w:val="CommentReference"/>
        </w:rPr>
        <w:commentReference w:id="42"/>
      </w:r>
      <w:del w:id="1069" w:author="Assessor GDSXSR" w:date="2026-10-31T22:15:36Z">
        <w:r>
          <w:delText xml:space="preserve">reafirma</w:delText>
        </w:r>
      </w:del>
      <w:ins w:id="1070" w:author="Assessor GDSXSR" w:date="2026-10-31T22:15:36Z">
        <w:r>
          <w:rPr>
            <w:color w:val="808080"/>
          </w:rPr>
          <w:t xml:space="preserve">atribui ao participante o ônus de provar os saques contestados feitos por crédito em conta ou por folha de pagamento (PASEP-FOPAG), sendo incabíveis</w:t>
        </w:r>
      </w:ins>
      <w:r>
        <w:t xml:space="preserve"> a </w:t>
      </w:r>
      <w:del w:id="1071" w:author="Assessor GDSXSR" w:date="2026-10-31T22:15:36Z">
        <w:r>
          <w:delText xml:space="preserve">incidência</w:delText>
        </w:r>
      </w:del>
      <w:ins w:id="1072" w:author="Assessor GDSXSR" w:date="2026-10-31T22:15:36Z">
        <w:r>
          <w:rPr>
            <w:color w:val="808080"/>
          </w:rPr>
          <w:t xml:space="preserve">inversão</w:t>
        </w:r>
      </w:ins>
      <w:r>
        <w:t xml:space="preserve"> </w:t>
      </w:r>
      <w:del w:id="1073" w:author="Assessor GDSXSR" w:date="2026-10-31T22:15:36Z">
        <w:r>
          <w:delText xml:space="preserve">das</w:delText>
        </w:r>
      </w:del>
      <w:ins w:id="1074" w:author="Assessor GDSXSR" w:date="2026-10-31T22:15:36Z">
        <w:r>
          <w:rPr>
            <w:color w:val="808080"/>
          </w:rPr>
          <w:t xml:space="preserve">e</w:t>
        </w:r>
      </w:ins>
      <w:r>
        <w:t xml:space="preserve"> </w:t>
      </w:r>
      <w:del w:id="1075" w:author="Assessor GDSXSR" w:date="2026-10-31T22:15:36Z">
        <w:r>
          <w:delText xml:space="preserve">regras</w:delText>
        </w:r>
      </w:del>
      <w:ins w:id="1076" w:author="Assessor GDSXSR" w:date="2026-10-31T22:15:36Z">
        <w:r>
          <w:rPr>
            <w:color w:val="808080"/>
          </w:rPr>
          <w:t xml:space="preserve">a</w:t>
        </w:r>
      </w:ins>
      <w:r>
        <w:t xml:space="preserve"> </w:t>
      </w:r>
      <w:del w:id="1077" w:author="Assessor GDSXSR" w:date="2026-10-31T22:15:36Z">
        <w:r>
          <w:delText xml:space="preserve">de distribuição</w:delText>
        </w:r>
      </w:del>
      <w:ins w:id="1078" w:author="Assessor GDSXSR" w:date="2026-10-31T22:15:36Z">
        <w:r>
          <w:rPr>
            <w:color w:val="808080"/>
          </w:rPr>
          <w:t xml:space="preserve">redistribuição</w:t>
        </w:r>
      </w:ins>
      <w:r>
        <w:t xml:space="preserve"> do ônus da prova</w:t>
      </w:r>
      <w:del w:id="1079" w:author="Assessor GDSXSR" w:date="2026-10-31T22:15:36Z">
        <w:r>
          <w:delText xml:space="preserve"> previstas no art</w:delText>
        </w:r>
      </w:del>
      <w:r>
        <w:t xml:space="preserve">.</w:t>
      </w:r>
      <w:del w:id="1080" w:author="Assessor GDSXSR" w:date="2026-10-31T22:15:36Z">
        <w:r>
          <w:delText xml:space="preserve"> 373 do CPC.</w:delText>
        </w:r>
      </w:del>
      <w:commentRangeEnd w:id="6"/>
      <w:commentRangeEnd w:id="7"/>
      <w:commentRangeEnd w:id="8"/>
      <w:r w:rsidRPr="00BE6F5C">
        <w:rPr>
          <w:rStyle w:val="Refdecomentrio"/>
          <w:sz w:val="28"/>
          <w:szCs w:val="22"/>
        </w:rPr>
        <w:commentReference w:id="6"/>
      </w:r>
      <w:r w:rsidRPr="00BE6F5C">
        <w:rPr>
          <w:rStyle w:val="Refdecomentrio"/>
          <w:sz w:val="28"/>
          <w:szCs w:val="22"/>
        </w:rPr>
        <w:commentReference w:id="7"/>
      </w:r>
      <w:r w:rsidRPr="00BE6F5C">
        <w:rPr>
          <w:rStyle w:val="Refdecomentrio"/>
          <w:sz w:val="28"/>
          <w:szCs w:val="22"/>
        </w:rPr>
        <w:commentReference w:id="8"/>
      </w:r>
    </w:p>
    <w:p w:rsidRPr="00BE6F5C" w:rsidR="0099116A" w:rsidP="0099116A" w:rsidRDefault="0099116A" w14:paraId="2D536258" w14:textId="77777777">
      <w:pPr>
        <w:jc w:val="both"/>
      </w:pPr>
      <w:del w:id="1082" w:author="Assessor GDSXSR" w:date="2026-10-31T22:15:36Z">
        <w:r>
          <w:delText xml:space="preserve">9</w:delText>
        </w:r>
      </w:del>
      <w:ins w:id="1083" w:author="Assessor GDSXSR" w:date="2026-10-31T22:15:36Z">
        <w:r>
          <w:rPr>
            <w:color w:val="808080"/>
          </w:rPr>
          <w:t xml:space="preserve">10</w:t>
        </w:r>
      </w:ins>
      <w:r>
        <w:t xml:space="preserve">. Os elementos constantes dos autos não comprovam falha do banco na atualização da conta individual. A divergência apontada pela autora, restrita a intervalo específico marcado por alteração dos critérios legais de atualização monetária, não demonstra desfalque, prejuízo indenizável ou má gestão imputável à instituição financeira.</w:t>
      </w:r>
    </w:p>
    <w:p w:rsidRPr="00BE6F5C" w:rsidR="0099116A" w:rsidP="0099116A" w:rsidRDefault="0099116A" w14:paraId="72F09E2F" w14:textId="77777777">
      <w:pPr>
        <w:jc w:val="both"/>
      </w:pPr>
      <w:r w:rsidRPr="00BE6F5C">
        <w:rPr>
          <w:b/>
        </w:rPr>
        <w:t>IV. Dispositivo</w:t>
      </w:r>
    </w:p>
    <w:p w:rsidRPr="00BE6F5C" w:rsidR="0099116A" w:rsidP="0099116A" w:rsidRDefault="0099116A" w14:paraId="13F17793" w14:textId="77777777">
      <w:pPr>
        <w:jc w:val="both"/>
      </w:pPr>
      <w:del w:id="1084" w:author="Assessor GDSXSR" w:date="2026-10-31T22:15:36Z">
        <w:r>
          <w:delText xml:space="preserve">10</w:delText>
        </w:r>
      </w:del>
      <w:ins w:id="1085" w:author="Assessor GDSXSR" w:date="2026-10-31T22:15:36Z">
        <w:r>
          <w:rPr>
            <w:color w:val="808080"/>
          </w:rPr>
          <w:t xml:space="preserve">11</w:t>
        </w:r>
      </w:ins>
      <w:r>
        <w:t xml:space="preserve">. Rejeitou-se a preliminar de ausência de interesse recursal e</w:t>
      </w:r>
      <w:ins w:id="1086" w:author="Assessor GDSXSR" w:date="2026-10-31T22:15:36Z">
        <w:r>
          <w:rPr>
            <w:color w:val="808080"/>
          </w:rPr>
          <w:t xml:space="preserve">, no mérito,</w:t>
        </w:r>
      </w:ins>
      <w:r>
        <w:t xml:space="preserve"> negou-se provimento ao apelo da autora.</w:t>
      </w:r>
    </w:p>
    <w:p w:rsidRPr="00BE6F5C" w:rsidR="0099116A" w:rsidP="0099116A" w:rsidRDefault="0099116A" w14:paraId="3184F7AD" w14:textId="77777777">
      <w:pPr>
        <w:jc w:val="both"/>
      </w:pPr>
      <w:r w:rsidRPr="00BE6F5C">
        <w:t>______</w:t>
      </w:r>
    </w:p>
    <w:p w:rsidRPr="00707474" w:rsidR="0099116A" w:rsidP="0099116A" w:rsidRDefault="0099116A" w14:paraId="551E874E" w14:textId="77777777">
      <w:pPr>
        <w:jc w:val="both"/>
        <w:rPr>
          <w:iCs/>
          <w:sz w:val="26"/>
          <w:szCs w:val="26"/>
        </w:rPr>
      </w:pPr>
      <w:commentRangeStart w:id="9"/>
      <w:r>
        <w:rPr>
          <w:i/>
          <w:sz w:val="26"/>
          <w:szCs w:val="26"/>
        </w:rPr>
        <w:t xml:space="preserve">Dispositivos relevantes citados:</w:t>
      </w:r>
      <w:r>
        <w:rPr>
          <w:iCs/>
          <w:sz w:val="26"/>
          <w:szCs w:val="26"/>
        </w:rPr>
        <w:t xml:space="preserve"> CPC, arts. 371, 373, I, 479, </w:t>
      </w:r>
      <w:ins w:id="1087" w:author="Assessor GDSXSR" w:date="2026-10-31T22:15:36Z">
        <w:r>
          <w:rPr>
            <w:iCs/>
            <w:color w:val="808080"/>
            <w:sz w:val="26"/>
            <w:szCs w:val="26"/>
          </w:rPr>
          <w:t xml:space="preserve">489, § 1º, IV, </w:t>
        </w:r>
      </w:ins>
      <w:r>
        <w:rPr>
          <w:iCs/>
          <w:sz w:val="26"/>
          <w:szCs w:val="26"/>
        </w:rPr>
        <w:t xml:space="preserve">996 e 1.010, II e III</w:t>
      </w:r>
      <w:ins w:id="1088" w:author="Assessor GDSXSR" w:date="2026-10-31T22:15:36Z">
        <w:r>
          <w:rPr>
            <w:iCs/>
            <w:color w:val="808080"/>
            <w:sz w:val="26"/>
            <w:szCs w:val="26"/>
          </w:rPr>
          <w:t xml:space="preserve">; Decreto nº 9.978/2019, art. 4º, II</w:t>
        </w:r>
      </w:ins>
      <w:r>
        <w:rPr>
          <w:iCs/>
          <w:sz w:val="26"/>
          <w:szCs w:val="26"/>
        </w:rPr>
        <w:t xml:space="preserve">; Lei nº 9.365/1996, art. 12.</w:t>
      </w:r>
      <w:commentRangeEnd w:id="9"/>
      <w:r w:rsidRPr="00707474">
        <w:rPr>
          <w:rStyle w:val="Refdecomentrio"/>
          <w:iCs/>
          <w:sz w:val="26"/>
          <w:szCs w:val="26"/>
        </w:rPr>
        <w:commentReference w:id="9"/>
      </w:r>
    </w:p>
    <w:p w:rsidRPr="00707474" w:rsidR="0099116A" w:rsidP="0099116A" w:rsidRDefault="0099116A" w14:paraId="0F39A4EA" w14:textId="77777777">
      <w:pPr>
        <w:jc w:val="both"/>
        <w:rPr>
          <w:iCs/>
          <w:sz w:val="26"/>
          <w:szCs w:val="26"/>
        </w:rPr>
      </w:pPr>
      <w:commentRangeStart w:id="43"/>
      <w:r>
        <w:rPr>
          <w:i/>
          <w:sz w:val="26"/>
          <w:szCs w:val="26"/>
        </w:rPr>
        <w:t xml:space="preserve">Jurisprudência relevante citada</w:t>
      </w:r>
      <w:commentRangeEnd w:id="43"/>
      <w:r>
        <w:rPr>
          <w:rStyle w:val="CommentReference"/>
        </w:rPr>
        <w:commentReference w:id="43"/>
      </w:r>
      <w:r>
        <w:rPr>
          <w:iCs/>
          <w:sz w:val="26"/>
          <w:szCs w:val="26"/>
        </w:rPr>
        <w:t xml:space="preserve">: STJ, </w:t>
      </w:r>
      <w:del w:id="1089" w:author="Assessor GDSXSR" w:date="2026-10-31T22:15:36Z">
        <w:r>
          <w:rPr>
            <w:iCs/>
            <w:sz w:val="26"/>
            <w:szCs w:val="26"/>
          </w:rPr>
          <w:delText xml:space="preserve">Tema</w:delText>
        </w:r>
      </w:del>
      <w:ins w:id="1090" w:author="Assessor GDSXSR" w:date="2026-10-31T22:15:36Z">
        <w:r>
          <w:rPr>
            <w:iCs/>
            <w:color w:val="808080"/>
            <w:sz w:val="26"/>
            <w:szCs w:val="26"/>
          </w:rPr>
          <w:t xml:space="preserve">REsp</w:t>
        </w:r>
      </w:ins>
      <w:r>
        <w:rPr>
          <w:iCs/>
          <w:sz w:val="26"/>
          <w:szCs w:val="26"/>
        </w:rPr>
        <w:t xml:space="preserve"> </w:t>
      </w:r>
      <w:del w:id="1091" w:author="Assessor GDSXSR" w:date="2026-10-31T22:15:36Z">
        <w:r>
          <w:rPr>
            <w:iCs/>
            <w:sz w:val="26"/>
            <w:szCs w:val="26"/>
          </w:rPr>
          <w:delText xml:space="preserve">Repetitivo 1.150, REsp</w:delText>
        </w:r>
      </w:del>
      <w:ins w:id="1092" w:author="Assessor GDSXSR" w:date="2026-10-31T22:15:36Z">
        <w:r>
          <w:rPr>
            <w:iCs/>
            <w:color w:val="808080"/>
            <w:sz w:val="26"/>
            <w:szCs w:val="26"/>
          </w:rPr>
          <w:t xml:space="preserve">nº</w:t>
        </w:r>
      </w:ins>
      <w:r>
        <w:rPr>
          <w:iCs/>
          <w:sz w:val="26"/>
          <w:szCs w:val="26"/>
        </w:rPr>
        <w:t xml:space="preserve"> 1.895.936/TO</w:t>
      </w:r>
      <w:ins w:id="1093" w:author="Assessor GDSXSR" w:date="2026-10-31T22:15:36Z">
        <w:r>
          <w:rPr>
            <w:iCs/>
            <w:color w:val="808080"/>
            <w:sz w:val="26"/>
            <w:szCs w:val="26"/>
          </w:rPr>
          <w:t xml:space="preserve">,</w:t>
        </w:r>
      </w:ins>
      <w:r>
        <w:rPr>
          <w:iCs/>
          <w:sz w:val="26"/>
          <w:szCs w:val="26"/>
        </w:rPr>
        <w:t xml:space="preserve"> </w:t>
      </w:r>
      <w:del w:id="1094" w:author="Assessor GDSXSR" w:date="2026-10-31T22:15:36Z">
        <w:r>
          <w:rPr>
            <w:iCs/>
            <w:sz w:val="26"/>
            <w:szCs w:val="26"/>
          </w:rPr>
          <w:delText xml:space="preserve">e</w:delText>
        </w:r>
      </w:del>
      <w:ins w:id="1095" w:author="Assessor GDSXSR" w:date="2026-10-31T22:15:36Z">
        <w:r>
          <w:rPr>
            <w:iCs/>
            <w:color w:val="808080"/>
            <w:sz w:val="26"/>
            <w:szCs w:val="26"/>
          </w:rPr>
          <w:t xml:space="preserve">Tema</w:t>
        </w:r>
      </w:ins>
      <w:r>
        <w:rPr>
          <w:iCs/>
          <w:sz w:val="26"/>
          <w:szCs w:val="26"/>
        </w:rPr>
        <w:t xml:space="preserve"> </w:t>
      </w:r>
      <w:del w:id="1096" w:author="Assessor GDSXSR" w:date="2026-10-31T22:15:36Z">
        <w:r>
          <w:rPr>
            <w:iCs/>
            <w:sz w:val="26"/>
            <w:szCs w:val="26"/>
          </w:rPr>
          <w:delText xml:space="preserve">REsp</w:delText>
        </w:r>
      </w:del>
      <w:ins w:id="1097" w:author="Assessor GDSXSR" w:date="2026-10-31T22:15:36Z">
        <w:r>
          <w:rPr>
            <w:iCs/>
            <w:color w:val="808080"/>
            <w:sz w:val="26"/>
            <w:szCs w:val="26"/>
          </w:rPr>
          <w:t xml:space="preserve">Repetitivo</w:t>
        </w:r>
      </w:ins>
      <w:r>
        <w:rPr>
          <w:iCs/>
          <w:sz w:val="26"/>
          <w:szCs w:val="26"/>
        </w:rPr>
        <w:t xml:space="preserve"> 1.</w:t>
      </w:r>
      <w:del w:id="1098" w:author="Assessor GDSXSR" w:date="2026-10-31T22:15:36Z">
        <w:r>
          <w:rPr>
            <w:iCs/>
            <w:sz w:val="26"/>
            <w:szCs w:val="26"/>
          </w:rPr>
          <w:delText xml:space="preserve">895.941/TO</w:delText>
        </w:r>
      </w:del>
      <w:ins w:id="1099" w:author="Assessor GDSXSR" w:date="2026-10-31T22:15:36Z">
        <w:r>
          <w:rPr>
            <w:iCs/>
            <w:color w:val="808080"/>
            <w:sz w:val="26"/>
            <w:szCs w:val="26"/>
          </w:rPr>
          <w:t xml:space="preserve">150</w:t>
        </w:r>
      </w:ins>
      <w:r>
        <w:rPr>
          <w:iCs/>
          <w:sz w:val="26"/>
          <w:szCs w:val="26"/>
        </w:rPr>
        <w:t xml:space="preserve">, Rel. Min. Herman Benjamin, Primeira Seção, j. 13/09/2023, DJe 21/09/2023; STJ, </w:t>
      </w:r>
      <w:del w:id="1100" w:author="Assessor GDSXSR" w:date="2026-10-31T22:15:36Z">
        <w:r>
          <w:rPr>
            <w:iCs/>
            <w:sz w:val="26"/>
            <w:szCs w:val="26"/>
          </w:rPr>
          <w:delText xml:space="preserve">Tema</w:delText>
        </w:r>
      </w:del>
      <w:ins w:id="1101" w:author="Assessor GDSXSR" w:date="2026-10-31T22:15:36Z">
        <w:r>
          <w:rPr>
            <w:iCs/>
            <w:color w:val="808080"/>
            <w:sz w:val="26"/>
            <w:szCs w:val="26"/>
          </w:rPr>
          <w:t xml:space="preserve">REsp</w:t>
        </w:r>
      </w:ins>
      <w:r>
        <w:rPr>
          <w:iCs/>
          <w:sz w:val="26"/>
          <w:szCs w:val="26"/>
        </w:rPr>
        <w:t xml:space="preserve"> </w:t>
      </w:r>
      <w:del w:id="1102" w:author="Assessor GDSXSR" w:date="2026-10-31T22:15:36Z">
        <w:r>
          <w:rPr>
            <w:iCs/>
            <w:sz w:val="26"/>
            <w:szCs w:val="26"/>
          </w:rPr>
          <w:delText xml:space="preserve">Repetitivo 1.300, REsp</w:delText>
        </w:r>
      </w:del>
      <w:ins w:id="1103" w:author="Assessor GDSXSR" w:date="2026-10-31T22:15:36Z">
        <w:r>
          <w:rPr>
            <w:iCs/>
            <w:color w:val="808080"/>
            <w:sz w:val="26"/>
            <w:szCs w:val="26"/>
          </w:rPr>
          <w:t xml:space="preserve">nº</w:t>
        </w:r>
      </w:ins>
      <w:r>
        <w:rPr>
          <w:iCs/>
          <w:sz w:val="26"/>
          <w:szCs w:val="26"/>
        </w:rPr>
        <w:t xml:space="preserve"> 2.162.222/PE, </w:t>
      </w:r>
      <w:del w:id="1104" w:author="Assessor GDSXSR" w:date="2026-10-31T22:15:36Z">
        <w:r>
          <w:rPr>
            <w:iCs/>
            <w:sz w:val="26"/>
            <w:szCs w:val="26"/>
          </w:rPr>
          <w:delText xml:space="preserve">REsp</w:delText>
        </w:r>
      </w:del>
      <w:ins w:id="1105" w:author="Assessor GDSXSR" w:date="2026-10-31T22:15:36Z">
        <w:r>
          <w:rPr>
            <w:iCs/>
            <w:color w:val="808080"/>
            <w:sz w:val="26"/>
            <w:szCs w:val="26"/>
          </w:rPr>
          <w:t xml:space="preserve">Tema</w:t>
        </w:r>
      </w:ins>
      <w:r>
        <w:rPr>
          <w:iCs/>
          <w:sz w:val="26"/>
          <w:szCs w:val="26"/>
        </w:rPr>
        <w:t xml:space="preserve"> </w:t>
      </w:r>
      <w:del w:id="1106" w:author="Assessor GDSXSR" w:date="2026-10-31T22:15:36Z">
        <w:r>
          <w:rPr>
            <w:iCs/>
            <w:sz w:val="26"/>
            <w:szCs w:val="26"/>
          </w:rPr>
          <w:delText xml:space="preserve">2</w:delText>
        </w:r>
      </w:del>
      <w:ins w:id="1107" w:author="Assessor GDSXSR" w:date="2026-10-31T22:15:36Z">
        <w:r>
          <w:rPr>
            <w:iCs/>
            <w:color w:val="808080"/>
            <w:sz w:val="26"/>
            <w:szCs w:val="26"/>
          </w:rPr>
          <w:t xml:space="preserve">Repetitivo 1</w:t>
        </w:r>
      </w:ins>
      <w:r>
        <w:rPr>
          <w:iCs/>
          <w:sz w:val="26"/>
          <w:szCs w:val="26"/>
        </w:rPr>
        <w:t xml:space="preserve">.</w:t>
      </w:r>
      <w:del w:id="1108" w:author="Assessor GDSXSR" w:date="2026-10-31T22:15:36Z">
        <w:r>
          <w:rPr>
            <w:iCs/>
            <w:sz w:val="26"/>
            <w:szCs w:val="26"/>
          </w:rPr>
          <w:delText xml:space="preserve">162.223/PE, REsp 2.162.198/PE e REsp 2.162.323/PE</w:delText>
        </w:r>
      </w:del>
      <w:ins w:id="1109" w:author="Assessor GDSXSR" w:date="2026-10-31T22:15:36Z">
        <w:r>
          <w:rPr>
            <w:iCs/>
            <w:color w:val="808080"/>
            <w:sz w:val="26"/>
            <w:szCs w:val="26"/>
          </w:rPr>
          <w:t xml:space="preserve">300</w:t>
        </w:r>
      </w:ins>
      <w:r>
        <w:rPr>
          <w:iCs/>
          <w:sz w:val="26"/>
          <w:szCs w:val="26"/>
        </w:rPr>
        <w:t xml:space="preserve">, Rel. Min. Maria Thereza de Assis Moura, Primeira Seção, j. 10/09/2025; TJDFT, Acórdão 1905039, 0704191-25.2021.8.07.0007, Rel. </w:t>
      </w:r>
      <w:ins w:id="1110" w:author="Assessor GDSXSR" w:date="2026-10-31T22:15:36Z">
        <w:r>
          <w:rPr>
            <w:iCs/>
            <w:color w:val="808080"/>
            <w:sz w:val="26"/>
            <w:szCs w:val="26"/>
          </w:rPr>
          <w:t xml:space="preserve">Des. </w:t>
        </w:r>
      </w:ins>
      <w:r>
        <w:rPr>
          <w:iCs/>
          <w:sz w:val="26"/>
          <w:szCs w:val="26"/>
        </w:rPr>
        <w:t xml:space="preserve">Luís Gustavo B. de Oliveira, 3ª Turma Cível, j. 08/08/2024, DJe 21/08/2024.</w:t>
      </w:r>
    </w:p>
    <w:p w:rsidRPr="00707474" w:rsidR="0099116A" w:rsidP="0099116A" w:rsidRDefault="0099116A" w14:paraId="317855DD" w14:textId="77777777">
      <w:pPr>
        <w:jc w:val="both"/>
        <w:rPr>
          <w:sz w:val="26"/>
          <w:szCs w:val="26"/>
        </w:rPr>
      </w:pPr>
    </w:p>
    <w:p w:rsidRPr="00707474" w:rsidR="00002EB5" w:rsidRDefault="00002EB5" w14:paraId="5E79F293" w14:textId="7082C33E">
      <w:pPr>
        <w:jc w:val="both"/>
        <w:rPr>
          <w:sz w:val="26"/>
          <w:szCs w:val="26"/>
        </w:rPr>
      </w:pPr>
    </w:p>
    <w:p w:rsidRPr="00BE6F5C" w:rsidR="00002EB5" w:rsidRDefault="00000000" w14:paraId="075BE372" w14:textId="77777777">
      <w:pPr>
        <w:jc w:val="center"/>
      </w:pPr>
      <w:r w:rsidRPr="00BE6F5C">
        <w:rPr>
          <w:b/>
          <w:color w:val="C00000"/>
        </w:rPr>
        <w:t>RESUMO DA APELAÇÃO</w:t>
      </w:r>
    </w:p>
    <w:p w:rsidRPr="00BE6F5C" w:rsidR="00002EB5" w:rsidRDefault="00002EB5" w14:paraId="6B31516C" w14:textId="77777777">
      <w:pPr>
        <w:jc w:val="both"/>
      </w:pPr>
    </w:p>
    <w:p w:rsidRPr="00BE6F5C" w:rsidR="00002EB5" w:rsidRDefault="00000000" w14:paraId="5E0D813C" w14:textId="77777777">
      <w:pPr>
        <w:jc w:val="both"/>
      </w:pPr>
      <w:r w:rsidRPr="00BE6F5C">
        <w:rPr>
          <w:b/>
          <w:color w:val="C00000"/>
        </w:rPr>
        <w:t>I. RAZÕES RECURSAIS</w:t>
      </w:r>
    </w:p>
    <w:p w:rsidRPr="00BE6F5C" w:rsidR="00002EB5" w:rsidRDefault="00000000" w14:paraId="44BAEA80" w14:textId="77777777">
      <w:pPr>
        <w:jc w:val="both"/>
      </w:pPr>
      <w:r w:rsidRPr="00BE6F5C">
        <w:rPr>
          <w:b/>
          <w:color w:val="C00000"/>
        </w:rPr>
        <w:t>1. Contradição entre a sentença e o laudo pericial</w:t>
      </w:r>
    </w:p>
    <w:p w:rsidRPr="00BE6F5C" w:rsidR="00002EB5" w:rsidRDefault="00000000" w14:paraId="51C3102F" w14:textId="77777777">
      <w:pPr>
        <w:jc w:val="both"/>
      </w:pPr>
      <w:r w:rsidRPr="00BE6F5C">
        <w:rPr>
          <w:color w:val="C00000"/>
        </w:rPr>
        <w:t>O laudo (ID 246485035) seguiu os índices fixados na decisão saneadora (ID 204414882): OTN, IPC, BTN, TR e, depois, TJLP. A TJLP só vale a partir de 1º/12/1994. Não havia base para exigir sua incidência "exclusiva".</w:t>
      </w:r>
    </w:p>
    <w:p w:rsidRPr="00BE6F5C" w:rsidR="00002EB5" w:rsidRDefault="00000000" w14:paraId="09F729A8" w14:textId="77777777">
      <w:pPr>
        <w:jc w:val="both"/>
      </w:pPr>
      <w:r w:rsidRPr="00BE6F5C">
        <w:rPr>
          <w:b/>
          <w:color w:val="C00000"/>
        </w:rPr>
        <w:t>2. Irregularidade apurada pela perícia</w:t>
      </w:r>
    </w:p>
    <w:p w:rsidRPr="00BE6F5C" w:rsidR="00002EB5" w:rsidRDefault="00000000" w14:paraId="6A05D71D" w14:textId="77777777">
      <w:pPr>
        <w:jc w:val="both"/>
      </w:pPr>
      <w:r w:rsidRPr="00BE6F5C">
        <w:rPr>
          <w:color w:val="C00000"/>
        </w:rPr>
        <w:t>Os índices foram aplicados corretamente em grande parte do período, mas faltou atualização entre 1992 e 1995. A falha repercutiu no saldo seguinte, que, segundo o laudo, deveria alcançar R$ 2.908,90.</w:t>
      </w:r>
    </w:p>
    <w:p w:rsidRPr="00BE6F5C" w:rsidR="00002EB5" w:rsidRDefault="00000000" w14:paraId="77CECE3F" w14:textId="77777777">
      <w:pPr>
        <w:jc w:val="both"/>
      </w:pPr>
      <w:r w:rsidRPr="00BE6F5C">
        <w:rPr>
          <w:b/>
          <w:color w:val="C00000"/>
        </w:rPr>
        <w:t>3. Afastamento do laudo sem fundamentação idônea</w:t>
      </w:r>
    </w:p>
    <w:p w:rsidRPr="00BE6F5C" w:rsidR="00002EB5" w:rsidRDefault="00000000" w14:paraId="53CB46CA" w14:textId="77777777">
      <w:pPr>
        <w:jc w:val="both"/>
      </w:pPr>
      <w:r w:rsidRPr="00BE6F5C">
        <w:rPr>
          <w:color w:val="C00000"/>
        </w:rPr>
        <w:t>A sentença desconsiderou a prova técnica por afirmação genérica, em ofensa aos arts. 371, 479 e 489, § 1º, IV, do CPC.</w:t>
      </w:r>
    </w:p>
    <w:p w:rsidRPr="00BE6F5C" w:rsidR="00002EB5" w:rsidRDefault="00000000" w14:paraId="77FD913D" w14:textId="77777777">
      <w:pPr>
        <w:jc w:val="both"/>
      </w:pPr>
      <w:r w:rsidRPr="00BE6F5C">
        <w:rPr>
          <w:b/>
          <w:color w:val="C00000"/>
        </w:rPr>
        <w:t>4. Responsabilidade do Banco do Brasil</w:t>
      </w:r>
    </w:p>
    <w:p w:rsidRPr="00BE6F5C" w:rsidR="00002EB5" w:rsidRDefault="00000000" w14:paraId="55B9C021" w14:textId="77777777">
      <w:pPr>
        <w:jc w:val="both"/>
      </w:pPr>
      <w:r w:rsidRPr="00BE6F5C">
        <w:rPr>
          <w:color w:val="C00000"/>
        </w:rPr>
        <w:t>Pelo Tema 1.150/STJ, o banco responde pela falha na aplicação dos índices definidos pelo Conselho Diretor. A apelante não discute a escolha dos índices, mas sua aplicação à conta.</w:t>
      </w:r>
    </w:p>
    <w:p w:rsidRPr="00BE6F5C" w:rsidR="00002EB5" w:rsidRDefault="00000000" w14:paraId="466E54E9" w14:textId="77777777">
      <w:pPr>
        <w:jc w:val="both"/>
      </w:pPr>
      <w:r w:rsidRPr="00BE6F5C">
        <w:rPr>
          <w:b/>
          <w:color w:val="C00000"/>
        </w:rPr>
        <w:t>II. PEDIDO</w:t>
      </w:r>
    </w:p>
    <w:p w:rsidRPr="00BE6F5C" w:rsidR="00002EB5" w:rsidRDefault="00000000" w14:paraId="012F77F6" w14:textId="77777777">
      <w:pPr>
        <w:jc w:val="both"/>
      </w:pPr>
      <w:r w:rsidRPr="00BE6F5C">
        <w:rPr>
          <w:color w:val="C00000"/>
        </w:rPr>
        <w:t>Requer a reforma integral da sentença, para julgar procedente o pedido e condenar o réu à recomposição patrimonial correspondente ao saldo correto apurado pela perícia judicial.</w:t>
      </w:r>
    </w:p>
    <w:p w:rsidRPr="00BE6F5C" w:rsidR="00002EB5" w:rsidRDefault="00002EB5" w14:paraId="1519CEFE" w14:textId="77777777">
      <w:pPr>
        <w:jc w:val="both"/>
      </w:pPr>
    </w:p>
    <w:p w:rsidRPr="00BE6F5C" w:rsidR="00002EB5" w:rsidRDefault="00000000" w14:paraId="1A26A9B6" w14:textId="77777777">
      <w:pPr>
        <w:pageBreakBefore/>
        <w:jc w:val="center"/>
        <w:pPrChange w:id="1111" w:author="Assessor GDSXSR" w:date="2026-10-31T22:15:36Z">
          <w:pPr>
            <w:jc w:val="center"/>
          </w:pPr>
        </w:pPrChange>
      </w:pPr>
      <w:commentRangeStart w:id="40"/>
      <w:r w:rsidRPr="00BE6F5C">
        <w:rPr>
          <w:b/>
        </w:rPr>
        <w:t>RELATÓRIO</w:t>
      </w:r>
      <w:commentRangeEnd w:id="40"/>
      <w:r>
        <w:rPr>
          <w:rStyle w:val="CommentReference"/>
        </w:rPr>
        <w:commentReference w:id="40"/>
      </w:r>
    </w:p>
    <w:p w:rsidRPr="00BE6F5C" w:rsidR="00002EB5" w:rsidRDefault="00002EB5" w14:paraId="58497C60" w14:textId="77777777">
      <w:pPr>
        <w:jc w:val="both"/>
      </w:pPr>
    </w:p>
    <w:p w:rsidRPr="00BE6F5C" w:rsidR="00002EB5" w:rsidRDefault="00000000" w14:paraId="16355B7D" w14:textId="77777777">
      <w:pPr>
        <w:ind w:firstLine="2268"/>
        <w:jc w:val="both"/>
      </w:pPr>
      <w:commentRangeStart w:id="10"/>
      <w:commentRangeStart w:id="44"/>
      <w:r>
        <w:t xml:space="preserve">Adoto o relatório da r. sentença</w:t>
      </w:r>
      <w:commentRangeEnd w:id="44"/>
      <w:r>
        <w:rPr>
          <w:rStyle w:val="CommentReference"/>
        </w:rPr>
        <w:commentReference w:id="44"/>
      </w:r>
      <w:del w:id="1112" w:author="Assessor GDSXSR" w:date="2026-10-31T22:15:36Z">
        <w:r>
          <w:delText xml:space="preserve"> (ID 89293844)</w:delText>
        </w:r>
      </w:del>
      <w:r>
        <w:t xml:space="preserve">:</w:t>
      </w:r>
      <w:commentRangeEnd w:id="10"/>
      <w:r w:rsidRPr="00BE6F5C" w:rsidR="00FE6812">
        <w:rPr>
          <w:rStyle w:val="Refdecomentrio"/>
          <w:sz w:val="28"/>
          <w:szCs w:val="22"/>
        </w:rPr>
        <w:commentReference w:id="10"/>
      </w:r>
    </w:p>
    <w:p w:rsidRPr="00BE6F5C" w:rsidR="00002EB5" w:rsidRDefault="00002EB5" w14:paraId="180375B9" w14:textId="77777777">
      <w:pPr>
        <w:jc w:val="both"/>
      </w:pPr>
    </w:p>
    <w:p w:rsidRPr="00BE6F5C" w:rsidR="00002EB5" w:rsidRDefault="00000000" w14:paraId="57C7ED3B" w14:textId="77777777">
      <w:pPr>
        <w:ind w:left="2268" w:firstLine="1134"/>
        <w:jc w:val="both"/>
      </w:pPr>
      <w:r w:rsidRPr="00BE6F5C">
        <w:rPr>
          <w:i/>
          <w:sz w:val="26"/>
        </w:rPr>
        <w:t>“Cuida-se de processo de conhecimento dotado de procedimento contencioso comum, por meio de que Terezinha Ryker Bandeira pretende obter provimento jurisdicional para a condenação do Banco do Brasil S/A ao pagamento de quantia certa, por causa da malversação de sua conta PASEP, imputada à parte ré (Tema 1150/STJ), além das verbas de sucumbência.</w:t>
      </w:r>
    </w:p>
    <w:p w:rsidRPr="00BE6F5C" w:rsidR="00002EB5" w:rsidRDefault="00000000" w14:paraId="2BE4E506" w14:textId="77777777">
      <w:pPr>
        <w:ind w:left="2268" w:firstLine="1134"/>
        <w:jc w:val="both"/>
      </w:pPr>
      <w:r w:rsidRPr="00BE6F5C">
        <w:rPr>
          <w:i/>
          <w:sz w:val="26"/>
        </w:rPr>
        <w:t xml:space="preserve">Em rápida síntese, a parte autora narrou ter laborado como servidora pública e, portanto, incluída no Programa de Formação de Patrimônio do Servidor Público (PASEP), criado pela LC n. 08/1970 com o fim de propiciar aos funcionários e servidores públicos a participação na receita de órgãos da administração pública direta e indireta, mediante depósitos anuais e saque condicionado a eventos previstos em lei (idade, aposentadoria, invalidez e casamento); aduz a unificação do programa em referência com PIS, mediante edição da LC n. 26/1975, com manutenção das hipóteses de levantamento; com o advento da CF/1988, o programa PIS/PASEP passou a ter </w:t>
      </w:r>
      <w:r w:rsidRPr="00BE6F5C">
        <w:rPr>
          <w:i/>
          <w:sz w:val="26"/>
        </w:rPr>
        <w:t>finalidade única, referente ao financiamento do programa de seguro desemprego e abono salarial, porém, preservando o patrimônio acumulado e a manutenção dos critérios de saque; desse modo, a autora informou que, com a autorização de saque, se viu surpreendida com valor ínfimo disponível, fato que ensejou o ajuizamento da demanda em epígrafe.</w:t>
      </w:r>
    </w:p>
    <w:p w:rsidRPr="00BE6F5C" w:rsidR="00002EB5" w:rsidRDefault="00000000" w14:paraId="0732E2F0" w14:textId="77777777">
      <w:pPr>
        <w:ind w:left="2268" w:firstLine="1134"/>
        <w:jc w:val="both"/>
      </w:pPr>
      <w:r w:rsidRPr="00BE6F5C">
        <w:rPr>
          <w:i/>
          <w:sz w:val="26"/>
        </w:rPr>
        <w:t>A petição inicial veio acompanhada dos documentos em ID: 126318479 ao ID: 126318492.</w:t>
      </w:r>
    </w:p>
    <w:p w:rsidRPr="00BE6F5C" w:rsidR="00002EB5" w:rsidRDefault="00000000" w14:paraId="4638B6CD" w14:textId="77777777">
      <w:pPr>
        <w:ind w:left="2268" w:firstLine="1134"/>
        <w:jc w:val="both"/>
      </w:pPr>
      <w:r w:rsidRPr="00BE6F5C">
        <w:rPr>
          <w:i/>
          <w:sz w:val="26"/>
        </w:rPr>
        <w:t>Gratuidade de justiça deferida à autora (ID: 126912728).</w:t>
      </w:r>
    </w:p>
    <w:p w:rsidRPr="00BE6F5C" w:rsidR="00002EB5" w:rsidRDefault="00000000" w14:paraId="08C9B75C" w14:textId="77777777">
      <w:pPr>
        <w:ind w:left="2268" w:firstLine="1134"/>
        <w:jc w:val="both"/>
      </w:pPr>
      <w:r w:rsidRPr="00BE6F5C">
        <w:rPr>
          <w:i/>
          <w:sz w:val="26"/>
        </w:rPr>
        <w:t>Em contestação (ID: 128978523) a parte ré se opôs à pretensão autoral. Inicialmente, impugnou a gratuidade de justiça e o valor da causa. Suscitou preliminares de ilegitimidade passiva, bem como de incompetência do juízo, incluindo chamamento ao processo (União). Arguiu a prescrição do direito postulado (quinquenal; decenal). No mérito, apontou a realização de saque em estrita observância à legislação aplicável na espécie, bem como a inadequação do cálculo apresentado pela parte autora; postulou a improcedência integral da pretensão autoral, alfim.</w:t>
      </w:r>
    </w:p>
    <w:p w:rsidRPr="00BE6F5C" w:rsidR="00002EB5" w:rsidRDefault="00000000" w14:paraId="3D8BF294" w14:textId="77777777">
      <w:pPr>
        <w:ind w:left="2268" w:firstLine="1134"/>
        <w:jc w:val="both"/>
      </w:pPr>
      <w:r w:rsidRPr="00BE6F5C">
        <w:rPr>
          <w:i/>
          <w:sz w:val="26"/>
        </w:rPr>
        <w:t>Réplica em ID: 131697017.</w:t>
      </w:r>
    </w:p>
    <w:p w:rsidRPr="00BE6F5C" w:rsidR="00002EB5" w:rsidRDefault="00000000" w14:paraId="3CE5ED69" w14:textId="77777777">
      <w:pPr>
        <w:ind w:left="2268" w:firstLine="1134"/>
        <w:jc w:val="both"/>
      </w:pPr>
      <w:r w:rsidRPr="00BE6F5C">
        <w:rPr>
          <w:i/>
          <w:sz w:val="26"/>
        </w:rPr>
        <w:t>O processo foi suspenso em razão da afetação do tema pelo col. STJ (ID: 132248088), tendo sido retomada a marcha processual para prolação de decisão saneadora, em que as preliminares e prejudicial de mérito foram rejeitadas, além de determinação para a produção de prova pericial (ID: 204414882).</w:t>
      </w:r>
    </w:p>
    <w:p w:rsidRPr="00BE6F5C" w:rsidR="00002EB5" w:rsidRDefault="00000000" w14:paraId="5BD1A039" w14:textId="77777777">
      <w:pPr>
        <w:ind w:left="2268" w:firstLine="1134"/>
        <w:jc w:val="both"/>
      </w:pPr>
      <w:r w:rsidRPr="00BE6F5C">
        <w:rPr>
          <w:i/>
          <w:sz w:val="26"/>
        </w:rPr>
        <w:t>O Perito Judicial apresentou laudo (ID: 246485035) e esclarecimentos (ID: 256921866), após impugnação da autora (ID: 249662736).</w:t>
      </w:r>
    </w:p>
    <w:p w:rsidRPr="00BE6F5C" w:rsidR="00002EB5" w:rsidRDefault="00000000" w14:paraId="13FC84B3" w14:textId="77777777">
      <w:pPr>
        <w:ind w:left="2268" w:firstLine="1134"/>
        <w:jc w:val="both"/>
      </w:pPr>
      <w:r w:rsidRPr="00BE6F5C">
        <w:rPr>
          <w:i/>
          <w:sz w:val="26"/>
        </w:rPr>
        <w:t>As partes apresentaram alegações finais (ID: 271319337; ID: 273681403).</w:t>
      </w:r>
    </w:p>
    <w:p w:rsidRPr="00BE6F5C" w:rsidR="00002EB5" w:rsidRDefault="00000000" w14:paraId="597B8045" w14:textId="77777777">
      <w:pPr>
        <w:ind w:left="2268" w:firstLine="1134"/>
        <w:jc w:val="both"/>
      </w:pPr>
      <w:r>
        <w:rPr>
          <w:i/>
          <w:sz w:val="26"/>
        </w:rPr>
        <w:t xml:space="preserve">E, então, os autos vieram conclusos.”</w:t>
      </w:r>
      <w:ins w:id="1113" w:author="Assessor GDSXSR" w:date="2026-10-31T22:15:36Z">
        <w:r>
          <w:rPr>
            <w:i/>
            <w:color w:val="808080"/>
            <w:sz w:val="26"/>
          </w:rPr>
          <w:t xml:space="preserve"> (ID 89293844).</w:t>
        </w:r>
      </w:ins>
    </w:p>
    <w:p w:rsidRPr="00BE6F5C" w:rsidR="00002EB5" w:rsidRDefault="00002EB5" w14:paraId="71F4CE93" w14:textId="77777777">
      <w:pPr>
        <w:jc w:val="both"/>
      </w:pPr>
    </w:p>
    <w:p w:rsidRPr="00BE6F5C" w:rsidR="00002EB5" w:rsidRDefault="00000000" w14:paraId="57A5D2BD" w14:textId="77777777">
      <w:pPr>
        <w:ind w:firstLine="2268"/>
        <w:jc w:val="both"/>
      </w:pPr>
      <w:r w:rsidRPr="00BE6F5C">
        <w:t>O MM. Juiz sentenciante, Dr. Paulo Cerqueira Campos, da 11ª Vara Cível de Brasília, julgou no seguinte sentido:</w:t>
      </w:r>
    </w:p>
    <w:p w:rsidRPr="00BE6F5C" w:rsidR="00002EB5" w:rsidRDefault="00002EB5" w14:paraId="0F9287E3" w14:textId="77777777">
      <w:pPr>
        <w:jc w:val="both"/>
      </w:pPr>
    </w:p>
    <w:p w:rsidRPr="00BE6F5C" w:rsidR="00002EB5" w:rsidRDefault="00000000" w14:paraId="0373C02C" w14:textId="77777777">
      <w:pPr>
        <w:ind w:left="2268" w:firstLine="1134"/>
        <w:jc w:val="both"/>
      </w:pPr>
      <w:r w:rsidRPr="00BE6F5C">
        <w:rPr>
          <w:i/>
          <w:sz w:val="26"/>
        </w:rPr>
        <w:t xml:space="preserve">“Ante tudo o que expus, julgo improcedente a pretensão deduzida em juízo, bem como julgo resolvido o mérito, com fundamento no disposto no </w:t>
      </w:r>
      <w:commentRangeStart w:id="11"/>
      <w:r w:rsidRPr="00BE6F5C">
        <w:rPr>
          <w:i/>
          <w:sz w:val="26"/>
        </w:rPr>
        <w:t>art. 487, inciso I, do CPC</w:t>
      </w:r>
      <w:commentRangeEnd w:id="11"/>
      <w:r w:rsidRPr="00BE6F5C">
        <w:rPr>
          <w:rStyle w:val="Refdecomentrio"/>
          <w:i/>
          <w:sz w:val="26"/>
          <w:szCs w:val="22"/>
        </w:rPr>
        <w:commentReference w:id="11"/>
      </w:r>
      <w:r w:rsidRPr="00BE6F5C">
        <w:rPr>
          <w:i/>
          <w:sz w:val="26"/>
        </w:rPr>
        <w:t>.</w:t>
      </w:r>
    </w:p>
    <w:p w:rsidRPr="00BE6F5C" w:rsidR="00002EB5" w:rsidRDefault="00000000" w14:paraId="0AA00E03" w14:textId="77777777">
      <w:pPr>
        <w:ind w:left="2268" w:firstLine="1134"/>
        <w:jc w:val="both"/>
      </w:pPr>
      <w:r w:rsidRPr="00BE6F5C">
        <w:rPr>
          <w:i/>
          <w:sz w:val="26"/>
        </w:rPr>
        <w:t>Condeno a parte autora ao pagamento das custas processuais e dos honorários advocatícios, ora arbitrados em 10% do valor atualizado da causa (</w:t>
      </w:r>
      <w:commentRangeStart w:id="12"/>
      <w:r w:rsidRPr="00BE6F5C">
        <w:rPr>
          <w:i/>
          <w:sz w:val="26"/>
        </w:rPr>
        <w:t>art. 85, § 2.º, do CPC</w:t>
      </w:r>
      <w:commentRangeEnd w:id="12"/>
      <w:r w:rsidRPr="00BE6F5C">
        <w:rPr>
          <w:rStyle w:val="Refdecomentrio"/>
          <w:i/>
          <w:sz w:val="26"/>
          <w:szCs w:val="22"/>
        </w:rPr>
        <w:commentReference w:id="12"/>
      </w:r>
      <w:r w:rsidRPr="00BE6F5C">
        <w:rPr>
          <w:i/>
          <w:sz w:val="26"/>
        </w:rPr>
        <w:t>).</w:t>
      </w:r>
    </w:p>
    <w:p w:rsidRPr="00BE6F5C" w:rsidR="00002EB5" w:rsidRDefault="00000000" w14:paraId="39463B25" w14:textId="77777777">
      <w:pPr>
        <w:ind w:left="2268" w:firstLine="1134"/>
        <w:jc w:val="both"/>
      </w:pPr>
      <w:r w:rsidRPr="00BE6F5C">
        <w:rPr>
          <w:i/>
          <w:sz w:val="26"/>
        </w:rPr>
        <w:t>A exigibilidade das despesas processuais em referência está suspensa face à concessão da gratuidade de justiça (</w:t>
      </w:r>
      <w:commentRangeStart w:id="13"/>
      <w:r w:rsidRPr="00BE6F5C">
        <w:rPr>
          <w:i/>
          <w:sz w:val="26"/>
        </w:rPr>
        <w:t>art. 98, § 3.º, do CPC</w:t>
      </w:r>
      <w:commentRangeEnd w:id="13"/>
      <w:r w:rsidRPr="00BE6F5C">
        <w:rPr>
          <w:rStyle w:val="Refdecomentrio"/>
          <w:i/>
          <w:sz w:val="26"/>
          <w:szCs w:val="22"/>
        </w:rPr>
        <w:commentReference w:id="13"/>
      </w:r>
      <w:r w:rsidRPr="00BE6F5C">
        <w:rPr>
          <w:i/>
          <w:sz w:val="26"/>
        </w:rPr>
        <w:t>).</w:t>
      </w:r>
    </w:p>
    <w:p w:rsidRPr="00BE6F5C" w:rsidR="00002EB5" w:rsidRDefault="00000000" w14:paraId="5657BACE" w14:textId="77777777">
      <w:pPr>
        <w:ind w:left="2268" w:firstLine="1134"/>
        <w:jc w:val="both"/>
      </w:pPr>
      <w:r>
        <w:rPr>
          <w:i/>
          <w:sz w:val="26"/>
        </w:rPr>
        <w:t xml:space="preserve">(...)”</w:t>
      </w:r>
      <w:ins w:id="1114" w:author="Assessor GDSXSR" w:date="2026-10-31T22:15:36Z">
        <w:r>
          <w:rPr>
            <w:i/>
            <w:color w:val="808080"/>
            <w:sz w:val="26"/>
          </w:rPr>
          <w:t xml:space="preserve"> (ID 89293844).</w:t>
        </w:r>
      </w:ins>
    </w:p>
    <w:p w:rsidRPr="00BE6F5C" w:rsidR="00002EB5" w:rsidRDefault="00002EB5" w14:paraId="7EA64BCC" w14:textId="77777777">
      <w:pPr>
        <w:jc w:val="both"/>
      </w:pPr>
    </w:p>
    <w:p w:rsidRPr="00BE6F5C" w:rsidR="00002EB5" w:rsidRDefault="00000000" w14:paraId="4CB6BE94" w14:textId="77777777">
      <w:pPr>
        <w:ind w:firstLine="2268"/>
        <w:jc w:val="both"/>
      </w:pPr>
      <w:r w:rsidRPr="00BE6F5C">
        <w:t xml:space="preserve">Apelo da autora, Terezinha Ryker Bandeira (ID 89293846), em que alega, em síntese, que: </w:t>
      </w:r>
      <w:r w:rsidRPr="00BE6F5C">
        <w:rPr>
          <w:b/>
        </w:rPr>
        <w:t>1)</w:t>
      </w:r>
      <w:r w:rsidRPr="00BE6F5C">
        <w:t xml:space="preserve"> a sentença contraria o laudo pericial, elaborado segundo os índices fixados na decisão saneadora (OTN, IPC, BTN, TR e, depois, TJLP), e a TJLP não se aplica a todo o período da conta; </w:t>
      </w:r>
      <w:r w:rsidRPr="00BE6F5C">
        <w:rPr>
          <w:b/>
        </w:rPr>
        <w:t>2)</w:t>
      </w:r>
      <w:r w:rsidRPr="00BE6F5C">
        <w:t xml:space="preserve"> a perícia constatou ausência de atualização monetária entre 1992 e 1995, que repercutiu no saldo subsequente, e apurou que “o saldo correto alcançava R$ 2.908,90”; </w:t>
      </w:r>
      <w:r w:rsidRPr="00BE6F5C">
        <w:rPr>
          <w:b/>
        </w:rPr>
        <w:t>3)</w:t>
      </w:r>
      <w:r w:rsidRPr="00BE6F5C">
        <w:t xml:space="preserve"> a sentença afastou a prova técnica sem fundamentação idônea, em ofensa aos </w:t>
      </w:r>
      <w:commentRangeStart w:id="14"/>
      <w:r w:rsidRPr="00BE6F5C">
        <w:t>arts. 371</w:t>
      </w:r>
      <w:commentRangeEnd w:id="14"/>
      <w:r w:rsidRPr="00BE6F5C">
        <w:rPr>
          <w:rStyle w:val="Refdecomentrio"/>
          <w:sz w:val="28"/>
          <w:szCs w:val="22"/>
        </w:rPr>
        <w:commentReference w:id="14"/>
      </w:r>
      <w:r w:rsidRPr="00BE6F5C">
        <w:t xml:space="preserve">, </w:t>
      </w:r>
      <w:commentRangeStart w:id="15"/>
      <w:r w:rsidRPr="00BE6F5C">
        <w:t>479</w:t>
      </w:r>
      <w:commentRangeEnd w:id="15"/>
      <w:r w:rsidRPr="00BE6F5C">
        <w:rPr>
          <w:rStyle w:val="Refdecomentrio"/>
          <w:sz w:val="28"/>
          <w:szCs w:val="22"/>
        </w:rPr>
        <w:commentReference w:id="15"/>
      </w:r>
      <w:r w:rsidRPr="00BE6F5C">
        <w:t xml:space="preserve"> e </w:t>
      </w:r>
      <w:commentRangeStart w:id="16"/>
      <w:r w:rsidRPr="00BE6F5C">
        <w:t>489, § 1º, IV, do CPC</w:t>
      </w:r>
      <w:commentRangeEnd w:id="16"/>
      <w:r w:rsidRPr="00BE6F5C">
        <w:rPr>
          <w:rStyle w:val="Refdecomentrio"/>
          <w:sz w:val="28"/>
          <w:szCs w:val="22"/>
        </w:rPr>
        <w:commentReference w:id="16"/>
      </w:r>
      <w:r w:rsidRPr="00BE6F5C">
        <w:t xml:space="preserve">; </w:t>
      </w:r>
      <w:r w:rsidRPr="00BE6F5C">
        <w:rPr>
          <w:b/>
        </w:rPr>
        <w:t>4)</w:t>
      </w:r>
      <w:r w:rsidRPr="00BE6F5C">
        <w:t xml:space="preserve"> o Banco do Brasil responde pela falha na aplicação dos índices oficiais, conforme o </w:t>
      </w:r>
      <w:commentRangeStart w:id="17"/>
      <w:r w:rsidRPr="00BE6F5C">
        <w:t>Tema 1.150/STJ</w:t>
      </w:r>
      <w:commentRangeEnd w:id="17"/>
      <w:r w:rsidRPr="00BE6F5C">
        <w:rPr>
          <w:rStyle w:val="Refdecomentrio"/>
          <w:sz w:val="28"/>
          <w:szCs w:val="22"/>
        </w:rPr>
        <w:commentReference w:id="17"/>
      </w:r>
      <w:r w:rsidRPr="00BE6F5C">
        <w:t>.</w:t>
      </w:r>
    </w:p>
    <w:p w:rsidRPr="00BE6F5C" w:rsidR="00002EB5" w:rsidRDefault="00002EB5" w14:paraId="19BA1C25" w14:textId="77777777">
      <w:pPr>
        <w:jc w:val="both"/>
      </w:pPr>
    </w:p>
    <w:p w:rsidRPr="00BE6F5C" w:rsidR="00002EB5" w:rsidRDefault="00000000" w14:paraId="13D66BE5" w14:textId="77777777">
      <w:pPr>
        <w:ind w:firstLine="2268"/>
        <w:jc w:val="both"/>
      </w:pPr>
      <w:r w:rsidRPr="00BE6F5C">
        <w:t>Requer a reforma da r. sentença para julgar procedente o pedido e condenar o réu “à recomposição patrimonial correspondente ao saldo correto apurado pela perícia judicial”. Pede, ainda, a manutenção da gratuidade de justiça.</w:t>
      </w:r>
    </w:p>
    <w:p w:rsidRPr="00BE6F5C" w:rsidR="00002EB5" w:rsidRDefault="00002EB5" w14:paraId="23F5E95D" w14:textId="77777777">
      <w:pPr>
        <w:jc w:val="both"/>
      </w:pPr>
    </w:p>
    <w:p w:rsidRPr="00BE6F5C" w:rsidR="00002EB5" w:rsidRDefault="00000000" w14:paraId="2C065EF7" w14:textId="77777777">
      <w:pPr>
        <w:ind w:firstLine="2268"/>
        <w:jc w:val="both"/>
      </w:pPr>
      <w:commentRangeStart w:id="45"/>
      <w:r w:rsidRPr="00BE6F5C">
        <w:t xml:space="preserve">Contrarrazões do réu, Banco do Brasil S/A (ID 89293850), em que suscita preliminar de ausência de interesse recursal, porque a apelante apenas rediscutiria matéria já apreciada. No mérito, sustenta que: </w:t>
      </w:r>
      <w:commentRangeEnd w:id="45"/>
      <w:r>
        <w:rPr>
          <w:rStyle w:val="CommentReference"/>
        </w:rPr>
        <w:commentReference w:id="45"/>
      </w:r>
      <w:r w:rsidRPr="00BE6F5C">
        <w:rPr>
          <w:b/>
        </w:rPr>
        <w:t>1)</w:t>
      </w:r>
      <w:r w:rsidRPr="00BE6F5C">
        <w:t xml:space="preserve"> a atualização da conta observou a legislação e as deliberações do Conselho Diretor do Fundo PIS-PASEP, e o banco é mero executor dessas normas; </w:t>
      </w:r>
      <w:r w:rsidRPr="00BE6F5C">
        <w:rPr>
          <w:b/>
        </w:rPr>
        <w:t>2)</w:t>
      </w:r>
      <w:r w:rsidRPr="00BE6F5C">
        <w:t xml:space="preserve"> a TJLP com fator de redução decorre da Lei 9.365/1996 e da Resolução CMN 2.131/1994; </w:t>
      </w:r>
      <w:r w:rsidRPr="00BE6F5C">
        <w:rPr>
          <w:b/>
        </w:rPr>
        <w:t>3)</w:t>
      </w:r>
      <w:r w:rsidRPr="00BE6F5C">
        <w:t xml:space="preserve"> os juros aplicáveis são de 3% ao ano; </w:t>
      </w:r>
      <w:r w:rsidRPr="00BE6F5C">
        <w:rPr>
          <w:b/>
        </w:rPr>
        <w:t>4)</w:t>
      </w:r>
      <w:r w:rsidRPr="00BE6F5C">
        <w:t xml:space="preserve"> não houve ato ilícito, e a autora não se desincumbiu do ônus do </w:t>
      </w:r>
      <w:commentRangeStart w:id="18"/>
      <w:r w:rsidRPr="00BE6F5C">
        <w:t>art. 373, I, do CPC</w:t>
      </w:r>
      <w:commentRangeEnd w:id="18"/>
      <w:r w:rsidRPr="00BE6F5C">
        <w:rPr>
          <w:rStyle w:val="Refdecomentrio"/>
          <w:sz w:val="28"/>
          <w:szCs w:val="22"/>
        </w:rPr>
        <w:commentReference w:id="18"/>
      </w:r>
      <w:r w:rsidRPr="00BE6F5C">
        <w:t xml:space="preserve"> e do </w:t>
      </w:r>
      <w:commentRangeStart w:id="19"/>
      <w:r w:rsidRPr="00BE6F5C">
        <w:t>Tema 1.300/STJ</w:t>
      </w:r>
      <w:commentRangeEnd w:id="19"/>
      <w:r w:rsidRPr="00BE6F5C">
        <w:rPr>
          <w:rStyle w:val="Refdecomentrio"/>
          <w:sz w:val="28"/>
          <w:szCs w:val="22"/>
        </w:rPr>
        <w:commentReference w:id="19"/>
      </w:r>
      <w:r w:rsidRPr="00BE6F5C">
        <w:t>.</w:t>
      </w:r>
    </w:p>
    <w:p w:rsidRPr="00BE6F5C" w:rsidR="00002EB5" w:rsidRDefault="00002EB5" w14:paraId="0B75FCD4" w14:textId="77777777">
      <w:pPr>
        <w:jc w:val="both"/>
      </w:pPr>
    </w:p>
    <w:p w:rsidRPr="00BE6F5C" w:rsidR="00002EB5" w:rsidRDefault="00000000" w14:paraId="4871155A" w14:textId="5F2E9EE6">
      <w:pPr>
        <w:ind w:firstLine="2268"/>
        <w:jc w:val="both"/>
        <w:rPr>
          <w:del w:id="1116" w:author="Assessor GDSXSR" w:date="2026-10-31T22:15:36Z"/>
        </w:rPr>
      </w:pPr>
      <w:del w:id="1115" w:author="Assessor GDSXSR" w:date="2026-10-31T22:15:36Z">
        <w:r w:rsidRPr="00BE6F5C">
          <w:delText>Requer o desprovimento do apelo.</w:delText>
        </w:r>
      </w:del>
    </w:p>
    <w:p w:rsidRPr="00BE6F5C" w:rsidR="00002EB5" w:rsidRDefault="00002EB5" w14:paraId="354CEA59" w14:textId="77777777">
      <w:pPr>
        <w:jc w:val="both"/>
      </w:pPr>
    </w:p>
    <w:p w:rsidRPr="00BE6F5C" w:rsidR="00002EB5" w:rsidRDefault="00000000" w14:paraId="62C72B33" w14:textId="77777777">
      <w:pPr>
        <w:ind w:firstLine="2268"/>
        <w:jc w:val="both"/>
      </w:pPr>
      <w:r w:rsidRPr="00BE6F5C">
        <w:t>É o relatório.</w:t>
      </w:r>
    </w:p>
    <w:p w:rsidRPr="00BE6F5C" w:rsidR="00002EB5" w:rsidRDefault="00002EB5" w14:paraId="0DD13FB0" w14:textId="77777777">
      <w:pPr>
        <w:jc w:val="both"/>
      </w:pPr>
    </w:p>
    <w:p w:rsidRPr="00BE6F5C" w:rsidR="00002EB5" w:rsidRDefault="00000000" w14:paraId="2F84F597" w14:textId="77777777">
      <w:pPr>
        <w:jc w:val="center"/>
      </w:pPr>
      <w:r w:rsidRPr="00BE6F5C">
        <w:rPr>
          <w:b/>
        </w:rPr>
        <w:t>VOTO</w:t>
      </w:r>
    </w:p>
    <w:p w:rsidRPr="00BE6F5C" w:rsidR="00002EB5" w:rsidRDefault="00002EB5" w14:paraId="1ACE739B" w14:textId="77777777">
      <w:pPr>
        <w:jc w:val="both"/>
      </w:pPr>
    </w:p>
    <w:p w:rsidRPr="00BE6F5C" w:rsidR="00002EB5" w:rsidRDefault="00000000" w14:paraId="7D35BB4D" w14:textId="77777777">
      <w:pPr>
        <w:ind w:firstLine="2268"/>
        <w:jc w:val="both"/>
      </w:pPr>
      <w:r w:rsidRPr="00BE6F5C">
        <w:rPr>
          <w:b/>
        </w:rPr>
        <w:t>O Senhor Desembargador SÉRGIO ROCHA – Relator.</w:t>
      </w:r>
    </w:p>
    <w:p w:rsidRPr="00BE6F5C" w:rsidR="00002EB5" w:rsidRDefault="00002EB5" w14:paraId="115F6971" w14:textId="77777777">
      <w:pPr>
        <w:jc w:val="both"/>
      </w:pPr>
    </w:p>
    <w:p w:rsidRPr="00BE6F5C" w:rsidR="00002EB5" w:rsidRDefault="00000000" w14:paraId="145CE041" w14:textId="77777777">
      <w:pPr>
        <w:ind w:firstLine="2268"/>
        <w:jc w:val="both"/>
      </w:pPr>
      <w:r w:rsidRPr="00BE6F5C">
        <w:t>Ação ajuizada em 30/05/2022. Sentença proferida em 17/07/2026. Apelo interposto em 14/08/2026. Valor da causa: R$ 116.804,98.</w:t>
      </w:r>
    </w:p>
    <w:p w:rsidRPr="00BE6F5C" w:rsidR="00002EB5" w:rsidRDefault="00002EB5" w14:paraId="4A13ED09" w14:textId="77777777">
      <w:pPr>
        <w:jc w:val="both"/>
      </w:pPr>
    </w:p>
    <w:p w:rsidRPr="00BE6F5C" w:rsidR="00002EB5" w:rsidRDefault="00000000" w14:paraId="797960C9" w14:textId="77777777">
      <w:pPr>
        <w:jc w:val="center"/>
      </w:pPr>
      <w:r w:rsidRPr="00BE6F5C">
        <w:rPr>
          <w:b/>
        </w:rPr>
        <w:t>APELO DA AUTORA, TEREZINHA RYKER BANDEIRA</w:t>
      </w:r>
    </w:p>
    <w:p w:rsidRPr="00BE6F5C" w:rsidR="00002EB5" w:rsidRDefault="00002EB5" w14:paraId="4082FC26" w14:textId="77777777">
      <w:pPr>
        <w:jc w:val="both"/>
      </w:pPr>
    </w:p>
    <w:p w:rsidRPr="00BE6F5C" w:rsidR="00002EB5" w:rsidRDefault="00000000" w14:paraId="7C1024D4" w14:textId="77777777">
      <w:pPr>
        <w:jc w:val="center"/>
      </w:pPr>
      <w:r w:rsidRPr="00BE6F5C">
        <w:rPr>
          <w:highlight w:val="yellow"/>
        </w:rPr>
        <w:t>DA REJEIÇÃO DA PRELIMINAR DE AUSÊNCIA DE INTERESSE RECURSAL</w:t>
      </w:r>
    </w:p>
    <w:p w:rsidRPr="00BE6F5C" w:rsidR="00002EB5" w:rsidRDefault="00002EB5" w14:paraId="1261CFDB" w14:textId="77777777">
      <w:pPr>
        <w:jc w:val="both"/>
      </w:pPr>
    </w:p>
    <w:p w:rsidRPr="00BE6F5C" w:rsidR="00002EB5" w:rsidRDefault="00000000" w14:paraId="4D6FBB55" w14:textId="77777777">
      <w:pPr>
        <w:ind w:firstLine="2268"/>
        <w:jc w:val="both"/>
      </w:pPr>
      <w:del w:id="1117" w:author="Assessor GDSXSR" w:date="2026-10-31T22:15:36Z">
        <w:r>
          <w:delText xml:space="preserve">Em</w:delText>
        </w:r>
      </w:del>
      <w:ins w:id="1118" w:author="Assessor GDSXSR" w:date="2026-10-31T22:15:36Z">
        <w:r>
          <w:rPr>
            <w:color w:val="808080"/>
          </w:rPr>
          <w:t xml:space="preserve">O réu/apelado suscita, em</w:t>
        </w:r>
      </w:ins>
      <w:commentRangeStart w:id="46"/>
      <w:r>
        <w:t xml:space="preserve"> contrarrazões,</w:t>
      </w:r>
      <w:commentRangeEnd w:id="46"/>
      <w:r>
        <w:rPr>
          <w:rStyle w:val="CommentReference"/>
        </w:rPr>
        <w:commentReference w:id="46"/>
      </w:r>
      <w:del w:id="1119" w:author="Assessor GDSXSR" w:date="2026-10-31T22:15:36Z">
        <w:r>
          <w:delText xml:space="preserve"> o réu suscita</w:delText>
        </w:r>
      </w:del>
      <w:r>
        <w:t xml:space="preserve"> preliminar de ausência de interesse recursal</w:t>
      </w:r>
      <w:del w:id="1120" w:author="Assessor GDSXSR" w:date="2026-10-31T22:15:36Z">
        <w:r>
          <w:delText xml:space="preserve">.</w:delText>
        </w:r>
      </w:del>
      <w:ins w:id="1121" w:author="Assessor GDSXSR" w:date="2026-10-31T22:15:36Z">
        <w:r>
          <w:rPr>
            <w:color w:val="808080"/>
          </w:rPr>
          <w:t xml:space="preserve">,</w:t>
        </w:r>
      </w:ins>
      <w:r>
        <w:t xml:space="preserve"> </w:t>
      </w:r>
      <w:del w:id="1122" w:author="Assessor GDSXSR" w:date="2026-10-31T22:15:36Z">
        <w:r>
          <w:delText xml:space="preserve">Alega</w:delText>
        </w:r>
      </w:del>
      <w:ins w:id="1123" w:author="Assessor GDSXSR" w:date="2026-10-31T22:15:36Z">
        <w:r>
          <w:rPr>
            <w:color w:val="808080"/>
          </w:rPr>
          <w:t xml:space="preserve">ao argumento de</w:t>
        </w:r>
      </w:ins>
      <w:r>
        <w:t xml:space="preserve"> que a apelante apenas rediscute a matéria decidida, sem apontar vício no julgamento</w:t>
      </w:r>
      <w:ins w:id="1124" w:author="Assessor GDSXSR" w:date="2026-10-31T22:15:36Z">
        <w:r>
          <w:rPr>
            <w:color w:val="808080"/>
          </w:rPr>
          <w:t xml:space="preserve"> (ID 89293850)</w:t>
        </w:r>
      </w:ins>
      <w:r>
        <w:t xml:space="preserve">.</w:t>
      </w:r>
    </w:p>
    <w:p w:rsidRPr="00BE6F5C" w:rsidR="00002EB5" w:rsidRDefault="00002EB5" w14:paraId="52727D40" w14:textId="77777777">
      <w:pPr>
        <w:jc w:val="both"/>
      </w:pPr>
    </w:p>
    <w:p w:rsidRPr="00BE6F5C" w:rsidR="00002EB5" w:rsidRDefault="00000000" w14:paraId="0D3BE422" w14:textId="77777777">
      <w:pPr>
        <w:ind w:firstLine="2268"/>
        <w:jc w:val="both"/>
      </w:pPr>
      <w:r w:rsidRPr="00BE6F5C">
        <w:rPr>
          <w:highlight w:val="yellow"/>
        </w:rPr>
        <w:t>Sem razão.</w:t>
      </w:r>
    </w:p>
    <w:p w:rsidRPr="00BE6F5C" w:rsidR="00002EB5" w:rsidRDefault="00002EB5" w14:paraId="4DABA4B2" w14:textId="77777777">
      <w:pPr>
        <w:jc w:val="both"/>
      </w:pPr>
    </w:p>
    <w:p w:rsidRPr="00BE6F5C" w:rsidR="00002EB5" w:rsidRDefault="00000000" w14:paraId="4CDA3148" w14:textId="77777777">
      <w:pPr>
        <w:ind w:firstLine="2268"/>
        <w:jc w:val="both"/>
      </w:pPr>
      <w:commentRangeStart w:id="20"/>
      <w:r>
        <w:t xml:space="preserve">A autora teve o pedido julgado integralmente improcedente. É parte vencida e, por isso, tem interesse em recorrer (CPC</w:t>
      </w:r>
      <w:del w:id="1125" w:author="Assessor GDSXSR" w:date="2026-10-31T22:15:36Z">
        <w:r>
          <w:delText xml:space="preserve">, art.</w:delText>
        </w:r>
      </w:del>
      <w:r>
        <w:t xml:space="preserve"> 996).</w:t>
      </w:r>
      <w:commentRangeEnd w:id="20"/>
      <w:r w:rsidRPr="00BE6F5C">
        <w:rPr>
          <w:rStyle w:val="Refdecomentrio"/>
          <w:sz w:val="28"/>
          <w:szCs w:val="22"/>
        </w:rPr>
        <w:commentReference w:id="20"/>
      </w:r>
    </w:p>
    <w:p w:rsidRPr="00BE6F5C" w:rsidR="00002EB5" w:rsidRDefault="00002EB5" w14:paraId="69A17138" w14:textId="77777777">
      <w:pPr>
        <w:jc w:val="both"/>
      </w:pPr>
    </w:p>
    <w:p w:rsidRPr="00BE6F5C" w:rsidR="00002EB5" w:rsidRDefault="00000000" w14:paraId="718157EB" w14:textId="77777777">
      <w:pPr>
        <w:ind w:firstLine="2268"/>
        <w:jc w:val="both"/>
      </w:pPr>
      <w:commentRangeStart w:id="21"/>
      <w:r>
        <w:t xml:space="preserve">A insistência nas teses da inicial não elimina esse interesse. O que se exige é a impugnação dos fundamentos da sentença (CPC</w:t>
      </w:r>
      <w:del w:id="1126" w:author="Assessor GDSXSR" w:date="2026-10-31T22:15:36Z">
        <w:r>
          <w:delText xml:space="preserve">, art.</w:delText>
        </w:r>
      </w:del>
      <w:r>
        <w:t xml:space="preserve"> 1.010</w:t>
      </w:r>
      <w:del w:id="1127" w:author="Assessor GDSXSR" w:date="2026-10-31T22:15:36Z">
        <w:r>
          <w:delText xml:space="preserve">,</w:delText>
        </w:r>
      </w:del>
      <w:r>
        <w:t xml:space="preserve"> II e III).</w:t>
      </w:r>
      <w:commentRangeEnd w:id="21"/>
      <w:r w:rsidRPr="00BE6F5C">
        <w:rPr>
          <w:rStyle w:val="Refdecomentrio"/>
          <w:sz w:val="28"/>
          <w:szCs w:val="22"/>
        </w:rPr>
        <w:commentReference w:id="21"/>
      </w:r>
    </w:p>
    <w:p w:rsidRPr="00BE6F5C" w:rsidR="00002EB5" w:rsidRDefault="00002EB5" w14:paraId="0A16C5C4" w14:textId="77777777">
      <w:pPr>
        <w:jc w:val="both"/>
      </w:pPr>
    </w:p>
    <w:p w:rsidRPr="00BE6F5C" w:rsidR="00002EB5" w:rsidRDefault="00000000" w14:paraId="26AD9931" w14:textId="77777777">
      <w:pPr>
        <w:ind w:firstLine="2268"/>
        <w:jc w:val="both"/>
      </w:pPr>
      <w:r w:rsidRPr="00BE6F5C">
        <w:t>Esse requisito está cumprido. O apelo ataca diretamente o fundamento central da sentença: o afastamento do laudo pericial.</w:t>
      </w:r>
    </w:p>
    <w:p w:rsidRPr="00BE6F5C" w:rsidR="00002EB5" w:rsidRDefault="00002EB5" w14:paraId="6CDAADFC" w14:textId="77777777">
      <w:pPr>
        <w:jc w:val="both"/>
      </w:pPr>
    </w:p>
    <w:p w:rsidRPr="00BE6F5C" w:rsidR="00002EB5" w:rsidRDefault="00000000" w14:paraId="1C519DCD" w14:textId="77777777">
      <w:pPr>
        <w:ind w:firstLine="2268"/>
        <w:jc w:val="both"/>
      </w:pPr>
      <w:commentRangeStart w:id="47"/>
      <w:r w:rsidRPr="00BE6F5C">
        <w:rPr>
          <w:highlight w:val="yellow"/>
          <w:u w:val="single"/>
          <w:rPrChange w:id="1128" w:author="Assessor GDSXSR" w:date="2026-10-31T22:15:36Z">
            <w:rPr/>
          </w:rPrChange>
        </w:rPr>
        <w:t>Assim, rejeito a preliminar de ausência de interesse recursal.</w:t>
      </w:r>
      <w:commentRangeEnd w:id="47"/>
      <w:r>
        <w:rPr>
          <w:rStyle w:val="CommentReference"/>
        </w:rPr>
        <w:commentReference w:id="47"/>
      </w:r>
    </w:p>
    <w:p w:rsidRPr="00BE6F5C" w:rsidR="00002EB5" w:rsidRDefault="00002EB5" w14:paraId="021F81B1" w14:textId="77777777">
      <w:pPr>
        <w:jc w:val="both"/>
      </w:pPr>
    </w:p>
    <w:p w:rsidRPr="00BE6F5C" w:rsidR="00002EB5" w:rsidRDefault="00000000" w14:paraId="0DBF09F8" w14:textId="77777777">
      <w:pPr>
        <w:ind w:firstLine="2268"/>
        <w:jc w:val="both"/>
      </w:pPr>
      <w:commentRangeStart w:id="48"/>
      <w:r w:rsidRPr="00BE6F5C">
        <w:t>Presentes os demais pressupostos de admissibilidade, conheço do apelo.</w:t>
      </w:r>
      <w:commentRangeEnd w:id="48"/>
      <w:r>
        <w:rPr>
          <w:rStyle w:val="CommentReference"/>
        </w:rPr>
        <w:commentReference w:id="48"/>
      </w:r>
    </w:p>
    <w:p w:rsidRPr="00BE6F5C" w:rsidR="00002EB5" w:rsidRDefault="00002EB5" w14:paraId="74EE1814" w14:textId="77777777">
      <w:pPr>
        <w:jc w:val="both"/>
      </w:pPr>
    </w:p>
    <w:p w:rsidRPr="00BE6F5C" w:rsidR="00002EB5" w:rsidRDefault="00000000" w14:paraId="6D1EB5D1" w14:textId="77777777">
      <w:pPr>
        <w:jc w:val="center"/>
      </w:pPr>
      <w:r w:rsidRPr="00BE6F5C">
        <w:rPr>
          <w:highlight w:val="yellow"/>
        </w:rPr>
        <w:t>DA AUSÊNCIA DE PROVA DE MÁ GESTÃO DA CONTA PASEP E DA LEGITIMIDADE DO AFASTAMENTO MOTIVADO DO LAUDO PERICIAL</w:t>
      </w:r>
    </w:p>
    <w:p w:rsidRPr="00BE6F5C" w:rsidR="00002EB5" w:rsidRDefault="00002EB5" w14:paraId="4E320B2F" w14:textId="77777777">
      <w:pPr>
        <w:jc w:val="both"/>
      </w:pPr>
    </w:p>
    <w:p w:rsidRPr="00BE6F5C" w:rsidR="00002EB5" w:rsidRDefault="00000000" w14:paraId="70E3F871" w14:textId="77777777">
      <w:pPr>
        <w:ind w:firstLine="2268"/>
        <w:jc w:val="both"/>
      </w:pPr>
      <w:commentRangeStart w:id="22"/>
      <w:commentRangeStart w:id="23"/>
      <w:commentRangeStart w:id="24"/>
      <w:commentRangeStart w:id="25"/>
      <w:commentRangeStart w:id="49"/>
      <w:r>
        <w:t xml:space="preserve">A autora</w:t>
      </w:r>
      <w:commentRangeEnd w:id="49"/>
      <w:r>
        <w:rPr>
          <w:rStyle w:val="CommentReference"/>
        </w:rPr>
        <w:commentReference w:id="49"/>
      </w:r>
      <w:ins w:id="1129" w:author="Assessor GDSXSR" w:date="2026-10-31T22:15:36Z">
        <w:r>
          <w:rPr>
            <w:color w:val="808080"/>
          </w:rPr>
          <w:t xml:space="preserve">/apelante</w:t>
        </w:r>
      </w:ins>
      <w:r>
        <w:t xml:space="preserve"> alega que: </w:t>
      </w:r>
      <w:r>
        <w:rPr>
          <w:b/>
        </w:rPr>
        <w:t xml:space="preserve">1)</w:t>
      </w:r>
      <w:r>
        <w:t xml:space="preserve"> a sentença contraria o laudo pericial, que seguiu os índices fixados na decisão saneadora (OTN, IPC, BTN, TR e, depois, TJLP), e a TJLP não se aplica a todo o período da conta; </w:t>
      </w:r>
      <w:r>
        <w:rPr>
          <w:b/>
        </w:rPr>
        <w:t xml:space="preserve">2)</w:t>
      </w:r>
      <w:r>
        <w:t xml:space="preserve"> a perícia constatou ausência de atualização monetária entre 1992 e 1995, com reflexo no saldo seguinte, que deveria alcançar R$ 2.908,90; </w:t>
      </w:r>
      <w:r>
        <w:rPr>
          <w:b/>
        </w:rPr>
        <w:t xml:space="preserve">3)</w:t>
      </w:r>
      <w:r>
        <w:t xml:space="preserve"> a prova técnica foi afastada sem fundamentação idônea, em ofensa aos arts. 371, 479 e 489, § 1º, IV, do CPC; </w:t>
      </w:r>
      <w:r>
        <w:rPr>
          <w:b/>
        </w:rPr>
        <w:t xml:space="preserve">4)</w:t>
      </w:r>
      <w:r>
        <w:t xml:space="preserve"> o Banco do Brasil responde pela falha na aplicação dos índices oficiais, conforme o Tema 1.150/STJ</w:t>
      </w:r>
      <w:ins w:id="1130" w:author="Assessor GDSXSR" w:date="2026-10-31T22:15:36Z">
        <w:r>
          <w:rPr>
            <w:color w:val="808080"/>
          </w:rPr>
          <w:t xml:space="preserve"> (ID 89293846)</w:t>
        </w:r>
      </w:ins>
      <w:r>
        <w:t xml:space="preserve">.</w:t>
      </w:r>
      <w:commentRangeEnd w:id="22"/>
      <w:commentRangeEnd w:id="23"/>
      <w:commentRangeEnd w:id="24"/>
      <w:commentRangeEnd w:id="25"/>
      <w:r w:rsidRPr="00BE6F5C">
        <w:rPr>
          <w:rStyle w:val="Refdecomentrio"/>
          <w:sz w:val="28"/>
          <w:szCs w:val="22"/>
        </w:rPr>
        <w:commentReference w:id="22"/>
      </w:r>
      <w:r w:rsidRPr="00BE6F5C">
        <w:rPr>
          <w:rStyle w:val="Refdecomentrio"/>
          <w:sz w:val="28"/>
          <w:szCs w:val="22"/>
        </w:rPr>
        <w:commentReference w:id="23"/>
      </w:r>
      <w:r w:rsidRPr="00BE6F5C">
        <w:rPr>
          <w:rStyle w:val="Refdecomentrio"/>
          <w:sz w:val="28"/>
          <w:szCs w:val="22"/>
        </w:rPr>
        <w:commentReference w:id="24"/>
      </w:r>
      <w:r w:rsidRPr="00BE6F5C">
        <w:rPr>
          <w:rStyle w:val="Refdecomentrio"/>
          <w:sz w:val="28"/>
          <w:szCs w:val="22"/>
        </w:rPr>
        <w:commentReference w:id="25"/>
      </w:r>
    </w:p>
    <w:p w:rsidRPr="00BE6F5C" w:rsidR="00002EB5" w:rsidRDefault="00002EB5" w14:paraId="74BEF63E" w14:textId="77777777">
      <w:pPr>
        <w:jc w:val="both"/>
      </w:pPr>
    </w:p>
    <w:p w:rsidRPr="00BE6F5C" w:rsidR="00002EB5" w:rsidRDefault="00000000" w14:paraId="5CF997A4" w14:textId="77777777">
      <w:pPr>
        <w:ind w:firstLine="2268"/>
        <w:jc w:val="both"/>
      </w:pPr>
      <w:r w:rsidRPr="00BE6F5C">
        <w:rPr>
          <w:highlight w:val="yellow"/>
        </w:rPr>
        <w:t>Sem razão.</w:t>
      </w:r>
    </w:p>
    <w:p w:rsidRPr="00BE6F5C" w:rsidR="00002EB5" w:rsidRDefault="00002EB5" w14:paraId="6E3B56CD" w14:textId="77777777">
      <w:pPr>
        <w:jc w:val="both"/>
      </w:pPr>
    </w:p>
    <w:p w:rsidRPr="00BE6F5C" w:rsidR="00002EB5" w:rsidRDefault="00000000" w14:paraId="757DE9B6" w14:textId="77777777">
      <w:pPr>
        <w:ind w:firstLine="2268"/>
        <w:jc w:val="both"/>
      </w:pPr>
      <w:r w:rsidRPr="00BE6F5C">
        <w:t>A r. sentença, cujos argumentos acolho, examinou o conjunto probatório e rebate as alegações do apelo:</w:t>
      </w:r>
    </w:p>
    <w:p w:rsidRPr="00BE6F5C" w:rsidR="00002EB5" w:rsidRDefault="00002EB5" w14:paraId="7A7BD30A" w14:textId="77777777">
      <w:pPr>
        <w:jc w:val="both"/>
      </w:pPr>
    </w:p>
    <w:p w:rsidRPr="00BE6F5C" w:rsidR="00002EB5" w:rsidRDefault="00000000" w14:paraId="7B5C246F" w14:textId="77777777">
      <w:pPr>
        <w:ind w:left="2268" w:firstLine="1134"/>
        <w:jc w:val="both"/>
      </w:pPr>
      <w:r w:rsidRPr="00BE6F5C">
        <w:rPr>
          <w:i/>
          <w:sz w:val="26"/>
        </w:rPr>
        <w:t>“(...) Nessa ordem de ideias, verifico que o Banco do Brasil atua tão-só na execução do serviço, observadas as diretrizes traçadas pelo Conselho Diretor do Fundo, não sendo possível impor-lhe a revisão dos critérios de atualização monetária e de juros de mora na forma almejada pela parte autora.</w:t>
      </w:r>
    </w:p>
    <w:p w:rsidRPr="00BE6F5C" w:rsidR="00002EB5" w:rsidRDefault="00000000" w14:paraId="18EEB5A1" w14:textId="77777777">
      <w:pPr>
        <w:ind w:left="2268" w:firstLine="1134"/>
        <w:jc w:val="both"/>
      </w:pPr>
      <w:r w:rsidRPr="00BE6F5C">
        <w:rPr>
          <w:i/>
          <w:sz w:val="26"/>
        </w:rPr>
        <w:t xml:space="preserve">A propósito disso, cumpre destacar a inexistência de previsão legal para a incidência dos índices de correção monetária na forma almejada pela autora (ID: 126318492), haja vista a expressa previsão legal de índice distinto (TJLP - Taxa de Juros de Longo Prazo), ajustada por fator de </w:t>
      </w:r>
      <w:r w:rsidRPr="00BE6F5C">
        <w:rPr>
          <w:i/>
          <w:sz w:val="26"/>
        </w:rPr>
        <w:t xml:space="preserve">redução definido pelo Conselho Monetário Nacional, conforme com o disposto nos </w:t>
      </w:r>
      <w:commentRangeStart w:id="26"/>
      <w:r w:rsidRPr="00BE6F5C">
        <w:rPr>
          <w:i/>
          <w:sz w:val="26"/>
        </w:rPr>
        <w:t>arts. 8º e 12 da Lei nº 9.365/1996</w:t>
      </w:r>
      <w:commentRangeEnd w:id="26"/>
      <w:r w:rsidRPr="00BE6F5C">
        <w:rPr>
          <w:rStyle w:val="Refdecomentrio"/>
          <w:i/>
          <w:sz w:val="26"/>
          <w:szCs w:val="22"/>
        </w:rPr>
        <w:commentReference w:id="26"/>
      </w:r>
      <w:r w:rsidRPr="00BE6F5C">
        <w:rPr>
          <w:i/>
          <w:sz w:val="26"/>
        </w:rPr>
        <w:t xml:space="preserve"> (...).</w:t>
      </w:r>
    </w:p>
    <w:p w:rsidRPr="00BE6F5C" w:rsidR="00002EB5" w:rsidRDefault="00000000" w14:paraId="18BAAC58" w14:textId="77777777">
      <w:pPr>
        <w:ind w:left="2268" w:firstLine="1134"/>
        <w:jc w:val="both"/>
      </w:pPr>
      <w:commentRangeStart w:id="50"/>
      <w:r>
        <w:rPr>
          <w:i/>
          <w:sz w:val="26"/>
        </w:rPr>
        <w:t xml:space="preserve">Sobre o tema e conforme com a orientação promanada do eg. TJDFT, </w:t>
      </w:r>
      <w:commentRangeEnd w:id="50"/>
      <w:r>
        <w:rPr>
          <w:rStyle w:val="CommentReference"/>
        </w:rPr>
        <w:commentReference w:id="50"/>
      </w:r>
      <w:del w:id="1131" w:author="Assessor GDSXSR" w:date="2026-10-31T22:15:36Z">
        <w:r>
          <w:rPr>
            <w:i/>
            <w:sz w:val="26"/>
          </w:rPr>
          <w:delText xml:space="preserve">"</w:delText>
        </w:r>
      </w:del>
      <w:ins w:id="1132" w:author="Assessor GDSXSR" w:date="2026-10-31T22:15:36Z">
        <w:r>
          <w:rPr>
            <w:i/>
            <w:color w:val="808080"/>
            <w:sz w:val="26"/>
          </w:rPr>
          <w:t xml:space="preserve">‘</w:t>
        </w:r>
      </w:ins>
      <w:r>
        <w:rPr>
          <w:i/>
          <w:sz w:val="26"/>
        </w:rPr>
        <w:t xml:space="preserve">as contas individuais do PIS /PASEP têm o saldo (cotas) verificado ao término de cada exercício financeiro (que corresponde ao período de 1º de julho de cada ano a 30 de junho do ano subsequente). E para corrigi-lo, primeiro é aplicado o percentual correspondente à distribuição de Reserva para Ajuste de Cotas - RAC, se houver, definido pelo Conselho Diretor do Fundo PIS /PASEP. Sobre o saldo acrescido das reservas (RAC) é aplicado o percentual correspondente à Atualização Monetária, também definido pelo Conselho Diretor do Fundo PIS /PASEP. Finalmente, aplica-se o percentual resultado da soma dos Juros (3%) e do Resultado Líquido Adicional - RLA, se houver . O valor dos Juros mais o RLA corresponde aos Rendimentos que são disponibilizados para saque anualmente.</w:t>
      </w:r>
      <w:del w:id="1133" w:author="Assessor GDSXSR" w:date="2026-10-31T22:15:36Z">
        <w:r>
          <w:rPr>
            <w:i/>
            <w:sz w:val="26"/>
          </w:rPr>
          <w:delText xml:space="preserve">"</w:delText>
        </w:r>
      </w:del>
      <w:ins w:id="1134" w:author="Assessor GDSXSR" w:date="2026-10-31T22:15:36Z">
        <w:r>
          <w:rPr>
            <w:i/>
            <w:color w:val="808080"/>
            <w:sz w:val="26"/>
          </w:rPr>
          <w:t xml:space="preserve">’</w:t>
        </w:r>
      </w:ins>
      <w:r>
        <w:rPr>
          <w:i/>
          <w:sz w:val="26"/>
        </w:rPr>
        <w:t xml:space="preserve"> (Acórdão 1905039, 0704191-25.2021.8.07.0007, Relator.: LUÍS GUSTAVO B. DE OLIVEIRA, Data de Julgamento: 08/08/2024, 3ª Turma Cível, Data de Publicação: 21/08/2024).</w:t>
      </w:r>
    </w:p>
    <w:p w:rsidRPr="00BE6F5C" w:rsidR="00002EB5" w:rsidRDefault="00000000" w14:paraId="4C72710D" w14:textId="77777777">
      <w:pPr>
        <w:ind w:left="2268" w:firstLine="1134"/>
        <w:jc w:val="both"/>
      </w:pPr>
      <w:r w:rsidRPr="00BE6F5C">
        <w:rPr>
          <w:i/>
          <w:sz w:val="26"/>
        </w:rPr>
        <w:t>No caso dos autos, verifico que o cálculo produzido unilateralmente pela parte autora não observou os critérios de atualização monetária em referência, considerando a aplicação de índices distintos (ID: 126318492).</w:t>
      </w:r>
    </w:p>
    <w:p w:rsidRPr="00BE6F5C" w:rsidR="00002EB5" w:rsidRDefault="00000000" w14:paraId="5D67EBB1" w14:textId="77777777">
      <w:pPr>
        <w:ind w:left="2268" w:firstLine="1134"/>
        <w:jc w:val="both"/>
      </w:pPr>
      <w:r w:rsidRPr="00BE6F5C">
        <w:rPr>
          <w:i/>
          <w:sz w:val="26"/>
        </w:rPr>
        <w:t xml:space="preserve">Portanto, a pretensão deduzida em juízo, relativamente à substituição por índices mais favoráveis, não encontra amparo legal, haja vista que a parte autora não se desincumbiu do ônus de comprovar o direito </w:t>
      </w:r>
      <w:r w:rsidRPr="00BE6F5C">
        <w:rPr>
          <w:i/>
          <w:sz w:val="26"/>
        </w:rPr>
        <w:t>material alegado em juízo (</w:t>
      </w:r>
      <w:commentRangeStart w:id="27"/>
      <w:r w:rsidRPr="00BE6F5C">
        <w:rPr>
          <w:i/>
          <w:sz w:val="26"/>
        </w:rPr>
        <w:t>art. 373, inciso I, do CPC</w:t>
      </w:r>
      <w:commentRangeEnd w:id="27"/>
      <w:r w:rsidRPr="00BE6F5C">
        <w:rPr>
          <w:rStyle w:val="Refdecomentrio"/>
          <w:i/>
          <w:sz w:val="26"/>
          <w:szCs w:val="22"/>
        </w:rPr>
        <w:commentReference w:id="27"/>
      </w:r>
      <w:r w:rsidRPr="00BE6F5C">
        <w:rPr>
          <w:i/>
          <w:sz w:val="26"/>
        </w:rPr>
        <w:t>), no que pertine à malversação de recursos pela parte ré.</w:t>
      </w:r>
    </w:p>
    <w:p w:rsidRPr="00BE6F5C" w:rsidR="00002EB5" w:rsidRDefault="00000000" w14:paraId="76C9DBAF" w14:textId="77777777">
      <w:pPr>
        <w:ind w:left="2268" w:firstLine="1134"/>
        <w:jc w:val="both"/>
      </w:pPr>
      <w:r w:rsidRPr="00BE6F5C">
        <w:rPr>
          <w:i/>
          <w:sz w:val="26"/>
        </w:rPr>
        <w:t>Diante disso, a improcedência do pedido é medida que se impõe, uma vez que a perícia não se atentou para a incidência exclusiva do índice legal (TJLP). (...)” (ID 89293844).</w:t>
      </w:r>
    </w:p>
    <w:p w:rsidRPr="00BE6F5C" w:rsidR="00002EB5" w:rsidRDefault="00002EB5" w14:paraId="38FDC87A" w14:textId="77777777">
      <w:pPr>
        <w:jc w:val="both"/>
      </w:pPr>
    </w:p>
    <w:p w:rsidRPr="00BE6F5C" w:rsidR="00002EB5" w:rsidRDefault="00000000" w14:paraId="7B00CC8E" w14:textId="77777777">
      <w:pPr>
        <w:ind w:firstLine="2268"/>
        <w:jc w:val="both"/>
        <w:rPr>
          <w:ins w:id="1140" w:author="Assessor GDSXSR" w:date="2026-10-31T22:15:36Z"/>
        </w:rPr>
      </w:pPr>
      <w:commentRangeStart w:id="28"/>
      <w:commentRangeStart w:id="51"/>
      <w:r>
        <w:t xml:space="preserve">O juiz não está vinculado ao laudo</w:t>
      </w:r>
      <w:commentRangeEnd w:id="51"/>
      <w:r>
        <w:rPr>
          <w:rStyle w:val="CommentReference"/>
        </w:rPr>
        <w:commentReference w:id="51"/>
      </w:r>
      <w:del w:id="1135" w:author="Assessor GDSXSR" w:date="2026-10-31T22:15:36Z">
        <w:r>
          <w:delText xml:space="preserve">.</w:delText>
        </w:r>
      </w:del>
      <w:r>
        <w:t xml:space="preserve"> </w:t>
      </w:r>
      <w:del w:id="1136" w:author="Assessor GDSXSR" w:date="2026-10-31T22:15:36Z">
        <w:r>
          <w:delText xml:space="preserve">O</w:delText>
        </w:r>
      </w:del>
      <w:ins w:id="1137" w:author="Assessor GDSXSR" w:date="2026-10-31T22:15:36Z">
        <w:r>
          <w:rPr>
            <w:color w:val="808080"/>
          </w:rPr>
          <w:t xml:space="preserve">pericial, como dispõe o</w:t>
        </w:r>
      </w:ins>
      <w:r>
        <w:t xml:space="preserve"> art. 479 do CPC</w:t>
      </w:r>
      <w:del w:id="1138" w:author="Assessor GDSXSR" w:date="2026-10-31T22:15:36Z">
        <w:r>
          <w:delText xml:space="preserve"> permite que deixe de considerar as conclusões periciais, desde que indique os motivos e leve em conta o método utilizado pelo perito.</w:delText>
        </w:r>
      </w:del>
      <w:ins w:id="1139" w:author="Assessor GDSXSR" w:date="2026-10-31T22:15:36Z">
        <w:r>
          <w:rPr>
            <w:color w:val="808080"/>
          </w:rPr>
          <w:t xml:space="preserve">:</w:t>
        </w:r>
      </w:ins>
      <w:commentRangeEnd w:id="28"/>
      <w:r w:rsidRPr="00BE6F5C">
        <w:rPr>
          <w:rStyle w:val="Refdecomentrio"/>
          <w:sz w:val="28"/>
          <w:szCs w:val="22"/>
        </w:rPr>
        <w:commentReference w:id="28"/>
      </w:r>
    </w:p>
    <w:p>
      <w:pPr>
        <w:ind w:firstLine="2268"/>
        <w:jc w:val="both"/>
        <w:rPr>
          <w:ins w:id="1141" w:author="Assessor GDSXSR" w:date="2026-10-31T22:15:36Z"/>
        </w:rPr>
      </w:pPr>
    </w:p>
    <w:p>
      <w:pPr>
        <w:ind w:left="2268" w:firstLine="0"/>
        <w:jc w:val="both"/>
        <w:rPr/>
      </w:pPr>
      <w:ins w:id="1142" w:author="Assessor GDSXSR" w:date="2026-10-31T22:15:36Z">
        <w:r>
          <w:rPr>
            <w:i/>
            <w:color w:val="808080"/>
            <w:sz w:val="26"/>
          </w:rPr>
          <w:t xml:space="preserve">“Art. 479. O juiz apreciará a prova pericial de acordo com o disposto no art. 371, </w:t>
        </w:r>
        <w:r>
          <w:rPr>
            <w:i/>
            <w:color w:val="808080"/>
            <w:sz w:val="26"/>
            <w:u w:val="single"/>
          </w:rPr>
          <w:t xml:space="preserve">indicando na sentença os motivos que o levaram a considerar ou a deixar de considerar as conclusões do laudo, levando em conta o método utilizado pelo perito</w:t>
        </w:r>
        <w:r>
          <w:rPr>
            <w:i/>
            <w:color w:val="808080"/>
            <w:sz w:val="26"/>
          </w:rPr>
          <w:t xml:space="preserve">.” – Grifei</w:t>
        </w:r>
      </w:ins>
    </w:p>
    <w:p w:rsidRPr="00BE6F5C" w:rsidR="00002EB5" w:rsidRDefault="00002EB5" w14:paraId="68B4546D" w14:textId="77777777">
      <w:pPr>
        <w:jc w:val="both"/>
      </w:pPr>
    </w:p>
    <w:p w:rsidRPr="00BE6F5C" w:rsidR="00002EB5" w:rsidRDefault="00000000" w14:paraId="6917C8B7" w14:textId="77777777">
      <w:pPr>
        <w:ind w:firstLine="2268"/>
        <w:jc w:val="both"/>
      </w:pPr>
      <w:commentRangeStart w:id="52"/>
      <w:r>
        <w:rPr>
          <w:highlight w:val="yellow"/>
          <w:rPrChange w:id="1149" w:author="Assessor GDSXSR" w:date="2026-10-31T22:15:36Z">
            <w:rPr/>
          </w:rPrChange>
        </w:rPr>
        <w:t xml:space="preserve">Foi o que fez a sentença</w:t>
      </w:r>
      <w:commentRangeEnd w:id="52"/>
      <w:r>
        <w:rPr>
          <w:rStyle w:val="CommentReference"/>
        </w:rPr>
        <w:commentReference w:id="52"/>
      </w:r>
      <w:del w:id="1143" w:author="Assessor GDSXSR" w:date="2026-10-31T22:15:36Z">
        <w:r>
          <w:delText xml:space="preserve">.</w:delText>
        </w:r>
      </w:del>
      <w:ins w:id="1144" w:author="Assessor GDSXSR" w:date="2026-10-31T22:15:36Z">
        <w:r>
          <w:rPr>
            <w:color w:val="808080"/>
            <w:highlight w:val="yellow"/>
          </w:rPr>
          <w:t xml:space="preserve">,</w:t>
        </w:r>
      </w:ins>
      <w:r>
        <w:rPr>
          <w:highlight w:val="yellow"/>
          <w:rPrChange w:id="1150" w:author="Assessor GDSXSR" w:date="2026-10-31T22:15:36Z">
            <w:rPr/>
          </w:rPrChange>
        </w:rPr>
        <w:t xml:space="preserve"> </w:t>
      </w:r>
      <w:del w:id="1145" w:author="Assessor GDSXSR" w:date="2026-10-31T22:15:36Z">
        <w:r>
          <w:delText xml:space="preserve">Ela</w:delText>
        </w:r>
      </w:del>
      <w:ins w:id="1146" w:author="Assessor GDSXSR" w:date="2026-10-31T22:15:36Z">
        <w:r>
          <w:rPr>
            <w:color w:val="808080"/>
            <w:highlight w:val="yellow"/>
          </w:rPr>
          <w:t xml:space="preserve">que</w:t>
        </w:r>
      </w:ins>
      <w:r>
        <w:rPr>
          <w:highlight w:val="yellow"/>
          <w:rPrChange w:id="1151" w:author="Assessor GDSXSR" w:date="2026-10-31T22:15:36Z">
            <w:rPr/>
          </w:rPrChange>
        </w:rPr>
        <w:t xml:space="preserve"> examinou o método do trabalho técnico e concluiu que </w:t>
      </w:r>
      <w:ins w:id="1147" w:author="Assessor GDSXSR" w:date="2026-10-31T22:15:36Z">
        <w:r>
          <w:rPr>
            <w:color w:val="808080"/>
            <w:highlight w:val="yellow"/>
          </w:rPr>
          <w:t xml:space="preserve">ele </w:t>
        </w:r>
      </w:ins>
      <w:r>
        <w:rPr>
          <w:highlight w:val="yellow"/>
          <w:rPrChange w:id="1152" w:author="Assessor GDSXSR" w:date="2026-10-31T22:15:36Z">
            <w:rPr/>
          </w:rPrChange>
        </w:rPr>
        <w:t xml:space="preserve">não observou o critério legal de atualização das contas</w:t>
      </w:r>
      <w:ins w:id="1148" w:author="Assessor GDSXSR" w:date="2026-10-31T22:15:36Z">
        <w:r>
          <w:rPr>
            <w:color w:val="808080"/>
            <w:highlight w:val="yellow"/>
          </w:rPr>
          <w:t xml:space="preserve"> (ID 89293844)</w:t>
        </w:r>
      </w:ins>
      <w:r>
        <w:rPr>
          <w:highlight w:val="yellow"/>
          <w:rPrChange w:id="1153" w:author="Assessor GDSXSR" w:date="2026-10-31T22:15:36Z">
            <w:rPr/>
          </w:rPrChange>
        </w:rPr>
        <w:t xml:space="preserve">.</w:t>
      </w:r>
    </w:p>
    <w:p w:rsidRPr="00BE6F5C" w:rsidR="00002EB5" w:rsidRDefault="00002EB5" w14:paraId="507BFCA1" w14:textId="77777777">
      <w:pPr>
        <w:jc w:val="both"/>
      </w:pPr>
    </w:p>
    <w:p>
      <w:pPr>
        <w:ind w:firstLine="2268"/>
        <w:jc w:val="both"/>
        <w:rPr>
          <w:ins w:id="1167" w:author="Assessor GDSXSR" w:date="2026-10-31T22:15:36Z"/>
        </w:rPr>
      </w:pPr>
      <w:commentRangeStart w:id="29"/>
      <w:commentRangeStart w:id="30"/>
      <w:r>
        <w:t xml:space="preserve">Esse critério é definido pelo Conselho Diretor do Fundo PIS-PASEP, ao término de cada exercício </w:t>
      </w:r>
      <w:del w:id="1154" w:author="Assessor GDSXSR" w:date="2026-10-31T22:15:36Z">
        <w:r>
          <w:delText xml:space="preserve">(Decreto</w:delText>
        </w:r>
      </w:del>
      <w:ins w:id="1155" w:author="Assessor GDSXSR" w:date="2026-10-31T22:15:36Z">
        <w:r>
          <w:rPr>
            <w:color w:val="808080"/>
          </w:rPr>
          <w:t xml:space="preserve">financeiro,</w:t>
        </w:r>
      </w:ins>
      <w:r>
        <w:t xml:space="preserve"> </w:t>
      </w:r>
      <w:del w:id="1156" w:author="Assessor GDSXSR" w:date="2026-10-31T22:15:36Z">
        <w:r>
          <w:delText xml:space="preserve">9.978/2019,</w:delText>
        </w:r>
      </w:del>
      <w:ins w:id="1157" w:author="Assessor GDSXSR" w:date="2026-10-31T22:15:36Z">
        <w:r>
          <w:rPr>
            <w:color w:val="808080"/>
          </w:rPr>
          <w:t xml:space="preserve">como dispõe o</w:t>
        </w:r>
      </w:ins>
      <w:r>
        <w:t xml:space="preserve"> art. 4º, II</w:t>
      </w:r>
      <w:del w:id="1158" w:author="Assessor GDSXSR" w:date="2026-10-31T22:15:36Z">
        <w:r>
          <w:delText xml:space="preserve">)</w:delText>
        </w:r>
      </w:del>
      <w:ins w:id="1159" w:author="Assessor GDSXSR" w:date="2026-10-31T22:15:36Z">
        <w:r>
          <w:rPr>
            <w:color w:val="808080"/>
          </w:rPr>
          <w:t xml:space="preserve">, do Decreto 9</w:t>
        </w:r>
      </w:ins>
      <w:r>
        <w:t xml:space="preserve">.</w:t>
      </w:r>
      <w:del w:id="1160" w:author="Assessor GDSXSR" w:date="2026-10-31T22:15:36Z">
        <w:r>
          <w:delText xml:space="preserve"> </w:delText>
        </w:r>
      </w:del>
      <w:ins w:id="1161" w:author="Assessor GDSXSR" w:date="2026-10-31T22:15:36Z">
        <w:r>
          <w:rPr>
            <w:color w:val="808080"/>
          </w:rPr>
          <w:t xml:space="preserve">978/2019:</w:t>
        </w:r>
      </w:ins>
    </w:p>
    <w:p>
      <w:pPr>
        <w:ind w:firstLine="2268"/>
        <w:jc w:val="both"/>
        <w:rPr>
          <w:ins w:id="1169" w:author="Assessor GDSXSR" w:date="2026-10-31T22:15:36Z"/>
        </w:rPr>
      </w:pPr>
    </w:p>
    <w:p>
      <w:pPr>
        <w:ind w:left="2268" w:firstLine="0"/>
        <w:jc w:val="both"/>
        <w:rPr>
          <w:ins w:id="1171" w:author="Assessor GDSXSR" w:date="2026-10-31T22:15:36Z"/>
        </w:rPr>
      </w:pPr>
      <w:ins w:id="1170" w:author="Assessor GDSXSR" w:date="2026-10-31T22:15:36Z">
        <w:r>
          <w:rPr>
            <w:i/>
            <w:color w:val="808080"/>
            <w:sz w:val="26"/>
          </w:rPr>
          <w:t xml:space="preserve">“Art. 4º Compete ao Conselho Diretor do Fundo PIS-PASEP:</w:t>
        </w:r>
      </w:ins>
    </w:p>
    <w:p>
      <w:pPr>
        <w:ind w:left="2268" w:firstLine="0"/>
        <w:jc w:val="both"/>
        <w:rPr>
          <w:ins w:id="1173" w:author="Assessor GDSXSR" w:date="2026-10-31T22:15:36Z"/>
        </w:rPr>
      </w:pPr>
      <w:ins w:id="1172" w:author="Assessor GDSXSR" w:date="2026-10-31T22:15:36Z">
        <w:r>
          <w:rPr>
            <w:i/>
            <w:color w:val="808080"/>
            <w:sz w:val="26"/>
          </w:rPr>
          <w:t xml:space="preserve">(...)</w:t>
        </w:r>
      </w:ins>
    </w:p>
    <w:p>
      <w:pPr>
        <w:ind w:left="2268" w:firstLine="0"/>
        <w:jc w:val="both"/>
        <w:rPr>
          <w:ins w:id="1175" w:author="Assessor GDSXSR" w:date="2026-10-31T22:15:36Z"/>
        </w:rPr>
      </w:pPr>
      <w:ins w:id="1174" w:author="Assessor GDSXSR" w:date="2026-10-31T22:15:36Z">
        <w:r>
          <w:rPr>
            <w:i/>
            <w:color w:val="808080"/>
            <w:sz w:val="26"/>
          </w:rPr>
          <w:t xml:space="preserve">II - ao término de cada exercício financeiro:</w:t>
        </w:r>
      </w:ins>
    </w:p>
    <w:p>
      <w:pPr>
        <w:ind w:left="2268" w:firstLine="0"/>
        <w:jc w:val="both"/>
        <w:rPr>
          <w:ins w:id="1177" w:author="Assessor GDSXSR" w:date="2026-10-31T22:15:36Z"/>
        </w:rPr>
      </w:pPr>
      <w:ins w:id="1176" w:author="Assessor GDSXSR" w:date="2026-10-31T22:15:36Z">
        <w:r>
          <w:rPr>
            <w:i/>
            <w:color w:val="808080"/>
            <w:sz w:val="26"/>
          </w:rPr>
          <w:t xml:space="preserve">(...)</w:t>
        </w:r>
      </w:ins>
    </w:p>
    <w:p>
      <w:pPr>
        <w:ind w:left="2268" w:firstLine="0"/>
        <w:jc w:val="both"/>
        <w:rPr>
          <w:ins w:id="1179" w:author="Assessor GDSXSR" w:date="2026-10-31T22:15:36Z"/>
        </w:rPr>
      </w:pPr>
      <w:ins w:id="1178" w:author="Assessor GDSXSR" w:date="2026-10-31T22:15:36Z">
        <w:r>
          <w:rPr>
            <w:i/>
            <w:color w:val="808080"/>
            <w:sz w:val="26"/>
            <w:u w:val="single"/>
          </w:rPr>
          <w:t xml:space="preserve">b) calcular a atualização monetária do saldo credor das contas individuais dos participantes;</w:t>
        </w:r>
      </w:ins>
    </w:p>
    <w:p>
      <w:pPr>
        <w:ind w:left="2268" w:firstLine="0"/>
        <w:jc w:val="both"/>
        <w:rPr/>
      </w:pPr>
      <w:ins w:id="1180" w:author="Assessor GDSXSR" w:date="2026-10-31T22:15:36Z">
        <w:r>
          <w:rPr>
            <w:i/>
            <w:color w:val="808080"/>
            <w:sz w:val="26"/>
          </w:rPr>
          <w:t xml:space="preserve">c) calcular a incidência de juros sobre o saldo credor atualizado das contas individuais dos participantes; (...)” – Grifei</w:t>
        </w:r>
      </w:ins>
    </w:p>
    <w:p>
      <w:pPr>
        <w:ind w:firstLine="2268"/>
        <w:jc w:val="both"/>
        <w:rPr>
          <w:ins w:id="1168" w:author="Assessor GDSXSR" w:date="2026-10-31T22:15:36Z"/>
        </w:rPr>
      </w:pPr>
    </w:p>
    <w:p w:rsidRPr="00BE6F5C" w:rsidR="00002EB5" w:rsidRDefault="00000000" w14:paraId="3F9798C3" w14:textId="77777777">
      <w:pPr>
        <w:ind w:firstLine="2268"/>
        <w:jc w:val="both"/>
        <w:rPr>
          <w:ins w:id="1181" w:author="Assessor GDSXSR" w:date="2026-10-31T22:15:36Z"/>
        </w:rPr>
      </w:pPr>
      <w:commentRangeStart w:id="53"/>
      <w:r>
        <w:t xml:space="preserve">A partir de 1º/12/1994, o indexador é a TJLP ajustada por fator de redução</w:t>
      </w:r>
      <w:commentRangeEnd w:id="53"/>
      <w:r>
        <w:rPr>
          <w:rStyle w:val="CommentReference"/>
        </w:rPr>
        <w:commentReference w:id="53"/>
      </w:r>
      <w:ins w:id="1162" w:author="Assessor GDSXSR" w:date="2026-10-31T22:15:36Z">
        <w:r>
          <w:rPr>
            <w:color w:val="808080"/>
          </w:rPr>
          <w:t xml:space="preserve">,</w:t>
        </w:r>
      </w:ins>
      <w:r>
        <w:t xml:space="preserve"> </w:t>
      </w:r>
      <w:del w:id="1163" w:author="Assessor GDSXSR" w:date="2026-10-31T22:15:36Z">
        <w:r>
          <w:delText xml:space="preserve">(</w:delText>
        </w:r>
      </w:del>
      <w:ins w:id="1164" w:author="Assessor GDSXSR" w:date="2026-10-31T22:15:36Z">
        <w:r>
          <w:rPr>
            <w:color w:val="808080"/>
          </w:rPr>
          <w:t xml:space="preserve">como dispõe o art. 12 da </w:t>
        </w:r>
      </w:ins>
      <w:r>
        <w:t xml:space="preserve">Lei 9.365/1996</w:t>
      </w:r>
      <w:del w:id="1165" w:author="Assessor GDSXSR" w:date="2026-10-31T22:15:36Z">
        <w:r>
          <w:delText xml:space="preserve">, art. 12).</w:delText>
        </w:r>
      </w:del>
      <w:ins w:id="1166" w:author="Assessor GDSXSR" w:date="2026-10-31T22:15:36Z">
        <w:r>
          <w:rPr>
            <w:color w:val="808080"/>
          </w:rPr>
          <w:t xml:space="preserve">:</w:t>
        </w:r>
      </w:ins>
      <w:commentRangeEnd w:id="29"/>
      <w:commentRangeEnd w:id="30"/>
      <w:r w:rsidRPr="00BE6F5C">
        <w:rPr>
          <w:rStyle w:val="Refdecomentrio"/>
          <w:sz w:val="28"/>
          <w:szCs w:val="22"/>
        </w:rPr>
        <w:commentReference w:id="29"/>
      </w:r>
      <w:r w:rsidRPr="00BE6F5C">
        <w:rPr>
          <w:rStyle w:val="Refdecomentrio"/>
          <w:sz w:val="28"/>
          <w:szCs w:val="22"/>
        </w:rPr>
        <w:commentReference w:id="30"/>
      </w:r>
    </w:p>
    <w:p>
      <w:pPr>
        <w:ind w:firstLine="2268"/>
        <w:jc w:val="both"/>
        <w:rPr>
          <w:ins w:id="1182" w:author="Assessor GDSXSR" w:date="2026-10-31T22:15:36Z"/>
        </w:rPr>
      </w:pPr>
    </w:p>
    <w:p>
      <w:pPr>
        <w:ind w:left="2268" w:firstLine="0"/>
        <w:jc w:val="both"/>
        <w:rPr/>
      </w:pPr>
      <w:ins w:id="1183" w:author="Assessor GDSXSR" w:date="2026-10-31T22:15:36Z">
        <w:r>
          <w:rPr>
            <w:i/>
            <w:color w:val="808080"/>
            <w:sz w:val="26"/>
          </w:rPr>
          <w:t xml:space="preserve">“Art. 12. Os saldos das contas dos participantes do Fundo de Participação PIS-PASEP terão, a partir de 1º de dezembro de 1994, a Taxa Referencial - TR a que alude o art. 38 da Lei nº 8.177, de 1º de março de 1991, </w:t>
        </w:r>
        <w:r>
          <w:rPr>
            <w:i/>
            <w:color w:val="808080"/>
            <w:sz w:val="26"/>
            <w:u w:val="single"/>
          </w:rPr>
          <w:t xml:space="preserve">substituída pela TJLP, ajustada pelo fator de redução</w:t>
        </w:r>
        <w:r>
          <w:rPr>
            <w:i/>
            <w:color w:val="808080"/>
            <w:sz w:val="26"/>
          </w:rPr>
          <w:t xml:space="preserve"> a que alude o art. 8º desta Lei.” – Grifei</w:t>
        </w:r>
      </w:ins>
    </w:p>
    <w:p w:rsidRPr="00BE6F5C" w:rsidR="00002EB5" w:rsidRDefault="00002EB5" w14:paraId="35CC3660" w14:textId="77777777">
      <w:pPr>
        <w:jc w:val="both"/>
      </w:pPr>
    </w:p>
    <w:p w:rsidRPr="00BE6F5C" w:rsidR="00002EB5" w:rsidRDefault="00000000" w14:paraId="764EC9ED" w14:textId="77777777">
      <w:pPr>
        <w:ind w:firstLine="2268"/>
        <w:jc w:val="both"/>
      </w:pPr>
      <w:commentRangeStart w:id="31"/>
      <w:commentRangeStart w:id="32"/>
      <w:del w:id="1184" w:author="Assessor GDSXSR" w:date="2026-10-31T22:15:36Z">
        <w:r>
          <w:delText xml:space="preserve">A</w:delText>
        </w:r>
      </w:del>
      <w:ins w:id="1185" w:author="Assessor GDSXSR" w:date="2026-10-31T22:15:36Z">
        <w:r>
          <w:rPr>
            <w:color w:val="808080"/>
          </w:rPr>
          <w:t xml:space="preserve">Decerto, a</w:t>
        </w:r>
      </w:ins>
      <w:commentRangeStart w:id="54"/>
      <w:r>
        <w:t xml:space="preserve"> decisão saneadora apenas orientou a produção da prova</w:t>
      </w:r>
      <w:commentRangeEnd w:id="54"/>
      <w:r>
        <w:rPr>
          <w:rStyle w:val="CommentReference"/>
        </w:rPr>
        <w:commentReference w:id="54"/>
      </w:r>
      <w:del w:id="1186" w:author="Assessor GDSXSR" w:date="2026-10-31T22:15:36Z">
        <w:r>
          <w:delText xml:space="preserve">.</w:delText>
        </w:r>
      </w:del>
      <w:r>
        <w:t xml:space="preserve"> </w:t>
      </w:r>
      <w:del w:id="1187" w:author="Assessor GDSXSR" w:date="2026-10-31T22:15:36Z">
        <w:r>
          <w:delText xml:space="preserve">Não</w:delText>
        </w:r>
      </w:del>
      <w:ins w:id="1188" w:author="Assessor GDSXSR" w:date="2026-10-31T22:15:36Z">
        <w:r>
          <w:rPr>
            <w:color w:val="808080"/>
          </w:rPr>
          <w:t xml:space="preserve">e não</w:t>
        </w:r>
      </w:ins>
      <w:r>
        <w:t xml:space="preserve"> vinculou o juízo às conclusões do perito, cuja valoração ocorre na sentença, à luz de todo o conjunto probatório (CPC</w:t>
      </w:r>
      <w:del w:id="1189" w:author="Assessor GDSXSR" w:date="2026-10-31T22:15:36Z">
        <w:r>
          <w:delText xml:space="preserve">, art.</w:delText>
        </w:r>
      </w:del>
      <w:r>
        <w:t xml:space="preserve"> 371).</w:t>
      </w:r>
      <w:commentRangeEnd w:id="31"/>
      <w:commentRangeEnd w:id="32"/>
      <w:r w:rsidRPr="00BE6F5C">
        <w:rPr>
          <w:rStyle w:val="Refdecomentrio"/>
          <w:sz w:val="28"/>
          <w:szCs w:val="22"/>
        </w:rPr>
        <w:commentReference w:id="31"/>
      </w:r>
      <w:r w:rsidRPr="00BE6F5C">
        <w:rPr>
          <w:rStyle w:val="Refdecomentrio"/>
          <w:sz w:val="28"/>
          <w:szCs w:val="22"/>
        </w:rPr>
        <w:commentReference w:id="32"/>
      </w:r>
    </w:p>
    <w:p w:rsidRPr="00BE6F5C" w:rsidR="00002EB5" w:rsidRDefault="00002EB5" w14:paraId="47A58D1F" w14:textId="77777777">
      <w:pPr>
        <w:jc w:val="both"/>
      </w:pPr>
    </w:p>
    <w:p>
      <w:pPr>
        <w:ind w:firstLine="2268"/>
        <w:jc w:val="both"/>
        <w:rPr>
          <w:ins w:id="1198" w:author="Assessor GDSXSR" w:date="2026-10-31T22:15:36Z"/>
        </w:rPr>
      </w:pPr>
      <w:commentRangeStart w:id="33"/>
      <w:r>
        <w:t xml:space="preserve">Também não houve ofensa ao art. 489, § 1º, IV, do CPC</w:t>
      </w:r>
      <w:del w:id="1190" w:author="Assessor GDSXSR" w:date="2026-10-31T22:15:36Z">
        <w:r>
          <w:delText xml:space="preserve">.</w:delText>
        </w:r>
      </w:del>
      <w:ins w:id="1191" w:author="Assessor GDSXSR" w:date="2026-10-31T22:15:36Z">
        <w:r>
          <w:rPr>
            <w:color w:val="808080"/>
          </w:rPr>
          <w:t xml:space="preserve">,</w:t>
        </w:r>
      </w:ins>
      <w:r>
        <w:t xml:space="preserve"> </w:t>
      </w:r>
      <w:del w:id="1192" w:author="Assessor GDSXSR" w:date="2026-10-31T22:15:36Z">
        <w:r>
          <w:delText xml:space="preserve">A</w:delText>
        </w:r>
      </w:del>
      <w:ins w:id="1193" w:author="Assessor GDSXSR" w:date="2026-10-31T22:15:36Z">
        <w:r>
          <w:rPr>
            <w:color w:val="808080"/>
          </w:rPr>
          <w:t xml:space="preserve">pois a</w:t>
        </w:r>
      </w:ins>
      <w:r>
        <w:t xml:space="preserve"> sentença enfrentou o argumento central da autora e expôs as razões do seu convencimento</w:t>
      </w:r>
      <w:ins w:id="1194" w:author="Assessor GDSXSR" w:date="2026-10-31T22:15:36Z">
        <w:r>
          <w:rPr>
            <w:color w:val="808080"/>
          </w:rPr>
          <w:t xml:space="preserve"> (ID 89293844)</w:t>
        </w:r>
      </w:ins>
      <w:r>
        <w:t xml:space="preserve">.</w:t>
      </w:r>
    </w:p>
    <w:p>
      <w:pPr>
        <w:ind w:firstLine="2268"/>
        <w:jc w:val="both"/>
        <w:rPr>
          <w:ins w:id="1199" w:author="Assessor GDSXSR" w:date="2026-10-31T22:15:36Z"/>
        </w:rPr>
      </w:pPr>
    </w:p>
    <w:p w:rsidRPr="00BE6F5C" w:rsidR="00002EB5" w:rsidRDefault="00000000" w14:paraId="3523BA33" w14:textId="77777777">
      <w:pPr>
        <w:ind w:firstLine="2268"/>
        <w:jc w:val="both"/>
      </w:pPr>
      <w:ins w:id="1195" w:author="Assessor GDSXSR" w:date="2026-10-31T22:15:36Z">
        <w:r>
          <w:rPr>
            <w:color w:val="808080"/>
          </w:rPr>
          <w:t xml:space="preserve">De</w:t>
        </w:r>
      </w:ins>
      <w:r>
        <w:t xml:space="preserve"> </w:t>
      </w:r>
      <w:del w:id="1196" w:author="Assessor GDSXSR" w:date="2026-10-31T22:15:36Z">
        <w:r>
          <w:delText xml:space="preserve">Discordar</w:delText>
        </w:r>
      </w:del>
      <w:ins w:id="1197" w:author="Assessor GDSXSR" w:date="2026-10-31T22:15:36Z">
        <w:r>
          <w:rPr>
            <w:color w:val="808080"/>
          </w:rPr>
          <w:t xml:space="preserve">fato, discordar</w:t>
        </w:r>
      </w:ins>
      <w:r>
        <w:t xml:space="preserve"> da conclusão não é o mesmo que apontar falta de fundamentação.</w:t>
      </w:r>
      <w:commentRangeEnd w:id="33"/>
      <w:r w:rsidRPr="00BE6F5C">
        <w:rPr>
          <w:rStyle w:val="Refdecomentrio"/>
          <w:sz w:val="28"/>
          <w:szCs w:val="22"/>
        </w:rPr>
        <w:commentReference w:id="33"/>
      </w:r>
    </w:p>
    <w:p w:rsidRPr="00BE6F5C" w:rsidR="00002EB5" w:rsidRDefault="00002EB5" w14:paraId="36AB0B7F" w14:textId="77777777">
      <w:pPr>
        <w:jc w:val="both"/>
      </w:pPr>
    </w:p>
    <w:p w:rsidRPr="00BE6F5C" w:rsidR="00002EB5" w:rsidRDefault="00000000" w14:paraId="5AE4E03A" w14:textId="77777777">
      <w:pPr>
        <w:ind w:firstLine="2268"/>
        <w:jc w:val="both"/>
        <w:rPr>
          <w:ins w:id="1211" w:author="Assessor GDSXSR" w:date="2026-10-31T22:15:36Z"/>
        </w:rPr>
      </w:pPr>
      <w:commentRangeStart w:id="34"/>
      <w:del w:id="1200" w:author="Assessor GDSXSR" w:date="2026-10-31T22:15:36Z">
        <w:r>
          <w:delText xml:space="preserve">O</w:delText>
        </w:r>
      </w:del>
      <w:ins w:id="1201" w:author="Assessor GDSXSR" w:date="2026-10-31T22:15:36Z">
        <w:r>
          <w:rPr>
            <w:color w:val="808080"/>
          </w:rPr>
          <w:t xml:space="preserve">Por outro lado, registro que o c. STJ, no julgamento do</w:t>
        </w:r>
      </w:ins>
      <w:commentRangeStart w:id="55"/>
      <w:r>
        <w:t xml:space="preserve"> Tema</w:t>
      </w:r>
      <w:commentRangeEnd w:id="55"/>
      <w:r>
        <w:rPr>
          <w:rStyle w:val="CommentReference"/>
        </w:rPr>
        <w:commentReference w:id="55"/>
      </w:r>
      <w:ins w:id="1202" w:author="Assessor GDSXSR" w:date="2026-10-31T22:15:36Z">
        <w:r>
          <w:rPr>
            <w:color w:val="808080"/>
          </w:rPr>
          <w:t xml:space="preserve"> Repetitivo</w:t>
        </w:r>
      </w:ins>
      <w:r>
        <w:t xml:space="preserve"> 1.150</w:t>
      </w:r>
      <w:del w:id="1203" w:author="Assessor GDSXSR" w:date="2026-10-31T22:15:36Z">
        <w:r>
          <w:delText xml:space="preserve">/STJ</w:delText>
        </w:r>
      </w:del>
      <w:ins w:id="1204" w:author="Assessor GDSXSR" w:date="2026-10-31T22:15:36Z">
        <w:r>
          <w:rPr>
            <w:color w:val="808080"/>
          </w:rPr>
          <w:t xml:space="preserve">,</w:t>
        </w:r>
      </w:ins>
      <w:r>
        <w:t xml:space="preserve"> </w:t>
      </w:r>
      <w:del w:id="1205" w:author="Assessor GDSXSR" w:date="2026-10-31T22:15:36Z">
        <w:r>
          <w:delText xml:space="preserve">firmou</w:delText>
        </w:r>
      </w:del>
      <w:ins w:id="1206" w:author="Assessor GDSXSR" w:date="2026-10-31T22:15:36Z">
        <w:r>
          <w:rPr>
            <w:color w:val="808080"/>
          </w:rPr>
          <w:t xml:space="preserve">fixou</w:t>
        </w:r>
      </w:ins>
      <w:r>
        <w:t xml:space="preserve"> a </w:t>
      </w:r>
      <w:del w:id="1207" w:author="Assessor GDSXSR" w:date="2026-10-31T22:15:36Z">
        <w:r>
          <w:delText xml:space="preserve">legitimidade passiva do Banco do Brasil nas demandas sobre falhas na gestão da conta PASEP. A</w:delText>
        </w:r>
      </w:del>
      <w:ins w:id="1208" w:author="Assessor GDSXSR" w:date="2026-10-31T22:15:36Z">
        <w:r>
          <w:rPr>
            <w:color w:val="808080"/>
          </w:rPr>
          <w:t xml:space="preserve">seguinte</w:t>
        </w:r>
      </w:ins>
      <w:r>
        <w:t xml:space="preserve"> tese</w:t>
      </w:r>
      <w:del w:id="1209" w:author="Assessor GDSXSR" w:date="2026-10-31T22:15:36Z">
        <w:r>
          <w:delText xml:space="preserve"> define quem responde. Não presume a falha nem dispensa sua prova.</w:delText>
        </w:r>
      </w:del>
      <w:ins w:id="1210" w:author="Assessor GDSXSR" w:date="2026-10-31T22:15:36Z">
        <w:r>
          <w:rPr>
            <w:color w:val="808080"/>
          </w:rPr>
          <w:t xml:space="preserve">:</w:t>
        </w:r>
      </w:ins>
      <w:commentRangeEnd w:id="34"/>
      <w:r w:rsidRPr="00BE6F5C">
        <w:rPr>
          <w:rStyle w:val="Refdecomentrio"/>
          <w:sz w:val="28"/>
          <w:szCs w:val="22"/>
        </w:rPr>
        <w:commentReference w:id="34"/>
      </w:r>
    </w:p>
    <w:p>
      <w:pPr>
        <w:ind w:firstLine="2268"/>
        <w:jc w:val="both"/>
        <w:rPr>
          <w:ins w:id="1212" w:author="Assessor GDSXSR" w:date="2026-10-31T22:15:36Z"/>
        </w:rPr>
      </w:pPr>
    </w:p>
    <w:p>
      <w:pPr>
        <w:ind w:left="2268" w:firstLine="1134"/>
        <w:jc w:val="both"/>
        <w:rPr>
          <w:ins w:id="1214" w:author="Assessor GDSXSR" w:date="2026-10-31T22:15:36Z"/>
        </w:rPr>
      </w:pPr>
      <w:ins w:id="1213" w:author="Assessor GDSXSR" w:date="2026-10-31T22:15:36Z">
        <w:r>
          <w:rPr>
            <w:i/>
            <w:color w:val="808080"/>
            <w:sz w:val="26"/>
          </w:rPr>
          <w:t xml:space="preserve">“i) </w:t>
        </w:r>
        <w:r>
          <w:rPr>
            <w:i/>
            <w:color w:val="808080"/>
            <w:sz w:val="26"/>
            <w:u w:val="single"/>
          </w:rPr>
          <w:t xml:space="preserve">o Banco do Brasil possui legitimidade passiva ad causam</w:t>
        </w:r>
        <w:r>
          <w:rPr>
            <w:i/>
            <w:color w:val="808080"/>
            <w:sz w:val="26"/>
          </w:rPr>
          <w:t xml:space="preserve">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e iii) o termo inicial para a contagem do prazo prescricional é o dia em que o titular, comprovadamente, toma ciência dos desfalques realizados na conta individual vinculada ao Pasep.” (REsp n. 1.895.936/TO, relator Ministro Herman Benjamin, Primeira Seção, julgado em 13/9/2023, DJe de 21/9/2023.) – Grifei</w:t>
        </w:r>
      </w:ins>
    </w:p>
    <w:p>
      <w:pPr>
        <w:ind w:left="2268" w:firstLine="1134"/>
        <w:jc w:val="both"/>
        <w:rPr>
          <w:ins w:id="1215" w:author="Assessor GDSXSR" w:date="2026-10-31T22:15:36Z"/>
        </w:rPr>
      </w:pPr>
    </w:p>
    <w:p>
      <w:pPr>
        <w:ind w:left="0" w:firstLine="2268"/>
        <w:jc w:val="both"/>
        <w:rPr/>
      </w:pPr>
      <w:ins w:id="1216" w:author="Assessor GDSXSR" w:date="2026-10-31T22:15:36Z">
        <w:r>
          <w:rPr>
            <w:i w:val="0"/>
            <w:color w:val="808080"/>
            <w:sz w:val="28"/>
            <w:highlight w:val="yellow"/>
          </w:rPr>
          <w:t xml:space="preserve">A tese define quem responde pela gestão da conta, mas não presume a falha nem dispensa sua prova.</w:t>
        </w:r>
      </w:ins>
    </w:p>
    <w:p w:rsidRPr="00BE6F5C" w:rsidR="00002EB5" w:rsidRDefault="00002EB5" w14:paraId="197AE9CA" w14:textId="77777777">
      <w:pPr>
        <w:jc w:val="both"/>
      </w:pPr>
    </w:p>
    <w:p w:rsidRPr="00BE6F5C" w:rsidR="00002EB5" w:rsidRDefault="00000000" w14:paraId="1B67A042" w14:textId="77777777">
      <w:pPr>
        <w:ind w:firstLine="2268"/>
        <w:jc w:val="both"/>
        <w:rPr>
          <w:ins w:id="1237" w:author="Assessor GDSXSR" w:date="2026-10-31T22:15:36Z"/>
        </w:rPr>
      </w:pPr>
      <w:commentRangeStart w:id="35"/>
      <w:commentRangeStart w:id="36"/>
      <w:del w:id="1217" w:author="Assessor GDSXSR" w:date="2026-10-31T22:15:36Z">
        <w:r>
          <w:delText xml:space="preserve">Cabe</w:delText>
        </w:r>
      </w:del>
      <w:ins w:id="1218" w:author="Assessor GDSXSR" w:date="2026-10-31T22:15:36Z">
        <w:r>
          <w:rPr>
            <w:color w:val="808080"/>
          </w:rPr>
          <w:t xml:space="preserve">No</w:t>
        </w:r>
      </w:ins>
      <w:r>
        <w:t xml:space="preserve"> </w:t>
      </w:r>
      <w:del w:id="1219" w:author="Assessor GDSXSR" w:date="2026-10-31T22:15:36Z">
        <w:r>
          <w:delText xml:space="preserve">ao participante provar</w:delText>
        </w:r>
      </w:del>
      <w:ins w:id="1220" w:author="Assessor GDSXSR" w:date="2026-10-31T22:15:36Z">
        <w:r>
          <w:rPr>
            <w:color w:val="808080"/>
          </w:rPr>
          <w:t xml:space="preserve">mais,</w:t>
        </w:r>
      </w:ins>
      <w:commentRangeStart w:id="56"/>
      <w:r>
        <w:t xml:space="preserve"> o </w:t>
      </w:r>
      <w:commentRangeEnd w:id="56"/>
      <w:r>
        <w:rPr>
          <w:rStyle w:val="CommentReference"/>
        </w:rPr>
        <w:commentReference w:id="56"/>
      </w:r>
      <w:del w:id="1221" w:author="Assessor GDSXSR" w:date="2026-10-31T22:15:36Z">
        <w:r>
          <w:delText xml:space="preserve">fato</w:delText>
        </w:r>
      </w:del>
      <w:ins w:id="1222" w:author="Assessor GDSXSR" w:date="2026-10-31T22:15:36Z">
        <w:r>
          <w:rPr>
            <w:color w:val="808080"/>
          </w:rPr>
          <w:t xml:space="preserve">c.</w:t>
        </w:r>
      </w:ins>
      <w:r>
        <w:t xml:space="preserve"> </w:t>
      </w:r>
      <w:del w:id="1223" w:author="Assessor GDSXSR" w:date="2026-10-31T22:15:36Z">
        <w:r>
          <w:delText xml:space="preserve">constitutivo</w:delText>
        </w:r>
      </w:del>
      <w:ins w:id="1224" w:author="Assessor GDSXSR" w:date="2026-10-31T22:15:36Z">
        <w:r>
          <w:rPr>
            <w:color w:val="808080"/>
          </w:rPr>
          <w:t xml:space="preserve">STJ, no julgamento</w:t>
        </w:r>
      </w:ins>
      <w:r>
        <w:t xml:space="preserve"> do </w:t>
      </w:r>
      <w:del w:id="1225" w:author="Assessor GDSXSR" w:date="2026-10-31T22:15:36Z">
        <w:r>
          <w:delText xml:space="preserve">seu</w:delText>
        </w:r>
      </w:del>
      <w:ins w:id="1226" w:author="Assessor GDSXSR" w:date="2026-10-31T22:15:36Z">
        <w:r>
          <w:rPr>
            <w:color w:val="808080"/>
          </w:rPr>
          <w:t xml:space="preserve">Tema</w:t>
        </w:r>
      </w:ins>
      <w:r>
        <w:t xml:space="preserve"> </w:t>
      </w:r>
      <w:del w:id="1227" w:author="Assessor GDSXSR" w:date="2026-10-31T22:15:36Z">
        <w:r>
          <w:delText xml:space="preserve">direito (CPC, art. 373, I). O Tema</w:delText>
        </w:r>
      </w:del>
      <w:ins w:id="1228" w:author="Assessor GDSXSR" w:date="2026-10-31T22:15:36Z">
        <w:r>
          <w:rPr>
            <w:color w:val="808080"/>
          </w:rPr>
          <w:t xml:space="preserve">Repetitivo</w:t>
        </w:r>
      </w:ins>
      <w:r>
        <w:t xml:space="preserve"> 1.300</w:t>
      </w:r>
      <w:del w:id="1229" w:author="Assessor GDSXSR" w:date="2026-10-31T22:15:36Z">
        <w:r>
          <w:delText xml:space="preserve">/STJ</w:delText>
        </w:r>
      </w:del>
      <w:ins w:id="1230" w:author="Assessor GDSXSR" w:date="2026-10-31T22:15:36Z">
        <w:r>
          <w:rPr>
            <w:color w:val="808080"/>
          </w:rPr>
          <w:t xml:space="preserve">,</w:t>
        </w:r>
      </w:ins>
      <w:r>
        <w:t xml:space="preserve"> </w:t>
      </w:r>
      <w:del w:id="1231" w:author="Assessor GDSXSR" w:date="2026-10-31T22:15:36Z">
        <w:r>
          <w:delText xml:space="preserve">segue</w:delText>
        </w:r>
      </w:del>
      <w:ins w:id="1232" w:author="Assessor GDSXSR" w:date="2026-10-31T22:15:36Z">
        <w:r>
          <w:rPr>
            <w:color w:val="808080"/>
          </w:rPr>
          <w:t xml:space="preserve">fixou</w:t>
        </w:r>
      </w:ins>
      <w:r>
        <w:t xml:space="preserve"> a </w:t>
      </w:r>
      <w:del w:id="1233" w:author="Assessor GDSXSR" w:date="2026-10-31T22:15:36Z">
        <w:r>
          <w:delText xml:space="preserve">mesma</w:delText>
        </w:r>
      </w:del>
      <w:ins w:id="1234" w:author="Assessor GDSXSR" w:date="2026-10-31T22:15:36Z">
        <w:r>
          <w:rPr>
            <w:color w:val="808080"/>
          </w:rPr>
          <w:t xml:space="preserve">seguinte</w:t>
        </w:r>
      </w:ins>
      <w:r>
        <w:t xml:space="preserve"> </w:t>
      </w:r>
      <w:del w:id="1235" w:author="Assessor GDSXSR" w:date="2026-10-31T22:15:36Z">
        <w:r>
          <w:delText xml:space="preserve">diretriz quanto aos pagamentos feitos por crédito em conta e por folha de pagamento (PASEP-FOPAG).</w:delText>
        </w:r>
      </w:del>
      <w:ins w:id="1236" w:author="Assessor GDSXSR" w:date="2026-10-31T22:15:36Z">
        <w:r>
          <w:rPr>
            <w:color w:val="808080"/>
          </w:rPr>
          <w:t xml:space="preserve">tese:</w:t>
        </w:r>
      </w:ins>
      <w:commentRangeEnd w:id="35"/>
      <w:commentRangeEnd w:id="36"/>
      <w:r w:rsidRPr="00BE6F5C">
        <w:rPr>
          <w:rStyle w:val="Refdecomentrio"/>
          <w:sz w:val="28"/>
          <w:szCs w:val="22"/>
        </w:rPr>
        <w:commentReference w:id="35"/>
      </w:r>
      <w:r w:rsidRPr="00BE6F5C">
        <w:rPr>
          <w:rStyle w:val="Refdecomentrio"/>
          <w:sz w:val="28"/>
          <w:szCs w:val="22"/>
        </w:rPr>
        <w:commentReference w:id="36"/>
      </w:r>
    </w:p>
    <w:p>
      <w:pPr>
        <w:ind w:firstLine="2268"/>
        <w:jc w:val="both"/>
        <w:rPr>
          <w:ins w:id="1238" w:author="Assessor GDSXSR" w:date="2026-10-31T22:15:36Z"/>
        </w:rPr>
      </w:pPr>
    </w:p>
    <w:p>
      <w:pPr>
        <w:ind w:left="2268" w:firstLine="1134"/>
        <w:jc w:val="both"/>
        <w:rPr>
          <w:ins w:id="1240" w:author="Assessor GDSXSR" w:date="2026-10-31T22:15:36Z"/>
        </w:rPr>
      </w:pPr>
      <w:ins w:id="1239" w:author="Assessor GDSXSR" w:date="2026-10-31T22:15:36Z">
        <w:r>
          <w:rPr>
            <w:i/>
            <w:color w:val="808080"/>
            <w:sz w:val="26"/>
          </w:rPr>
          <w:t xml:space="preserve">“Nas ações em que o participante contesta saques em sua conta individualizada do PASEP, o ônus de provar cabe: </w:t>
        </w:r>
        <w:r>
          <w:rPr>
            <w:i/>
            <w:color w:val="808080"/>
            <w:sz w:val="26"/>
            <w:u w:val="single"/>
          </w:rPr>
          <w:t xml:space="preserve">a) ao participante, quanto aos saques sob as formas de crédito em conta e de pagamento por Folha de Pagamento (PASEP-FOPAG), por ser fato constitutivo de seu direito</w:t>
        </w:r>
        <w:r>
          <w:rPr>
            <w:i/>
            <w:color w:val="808080"/>
            <w:sz w:val="26"/>
          </w:rPr>
          <w:t xml:space="preserve">,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 (REsp n. 2.162.222/PE, relatora Ministra Maria Thereza de Assis Moura, Primeira Seção, julgado em 10/9/2025.) – Grifei</w:t>
        </w:r>
      </w:ins>
    </w:p>
    <w:p>
      <w:pPr>
        <w:ind w:left="2268" w:firstLine="1134"/>
        <w:jc w:val="both"/>
        <w:rPr>
          <w:ins w:id="1241" w:author="Assessor GDSXSR" w:date="2026-10-31T22:15:36Z"/>
        </w:rPr>
      </w:pPr>
    </w:p>
    <w:p>
      <w:pPr>
        <w:ind w:left="0" w:firstLine="2268"/>
        <w:jc w:val="both"/>
        <w:rPr/>
      </w:pPr>
      <w:ins w:id="1242" w:author="Assessor GDSXSR" w:date="2026-10-31T22:15:36Z">
        <w:r>
          <w:rPr>
            <w:i w:val="0"/>
            <w:color w:val="808080"/>
            <w:sz w:val="28"/>
          </w:rPr>
          <w:t xml:space="preserve">Assim, cabe ao participante provar o fato constitutivo do seu direito, inclusive quanto aos pagamentos feitos por crédito em conta e por folha de pagamento (PASEP-FOPAG) (CPC 373 I).</w:t>
        </w:r>
      </w:ins>
    </w:p>
    <w:p w:rsidRPr="00BE6F5C" w:rsidR="00002EB5" w:rsidRDefault="00002EB5" w14:paraId="717BCE74" w14:textId="77777777">
      <w:pPr>
        <w:jc w:val="both"/>
      </w:pPr>
    </w:p>
    <w:p>
      <w:pPr>
        <w:ind w:firstLine="2268"/>
        <w:jc w:val="both"/>
        <w:rPr>
          <w:ins w:id="1244" w:author="Assessor GDSXSR" w:date="2026-10-31T22:15:36Z"/>
        </w:rPr>
      </w:pPr>
      <w:r>
        <w:t xml:space="preserve">No caso, o extrato juntado pelo réu registra o pagamento anual dos rendimentos por folha de pagamento e por crédito em conta corrente (ID 89293595).</w:t>
      </w:r>
      <w:del w:id="1243" w:author="Assessor GDSXSR" w:date="2026-10-31T22:15:36Z">
        <w:r>
          <w:delText xml:space="preserve"> </w:delText>
        </w:r>
      </w:del>
    </w:p>
    <w:p>
      <w:pPr>
        <w:ind w:firstLine="2268"/>
        <w:jc w:val="both"/>
        <w:rPr>
          <w:ins w:id="1245" w:author="Assessor GDSXSR" w:date="2026-10-31T22:15:36Z"/>
        </w:rPr>
      </w:pPr>
    </w:p>
    <w:p w:rsidRPr="00BE6F5C" w:rsidR="00002EB5" w:rsidRDefault="00000000" w14:paraId="35AC271C" w14:textId="77777777">
      <w:pPr>
        <w:ind w:firstLine="2268"/>
        <w:jc w:val="both"/>
      </w:pPr>
      <w:r>
        <w:t xml:space="preserve">Esses pagamentos reduzem a base sobre a qual incidem os rendimentos seguintes.</w:t>
      </w:r>
    </w:p>
    <w:p w:rsidRPr="00BE6F5C" w:rsidR="00002EB5" w:rsidRDefault="00002EB5" w14:paraId="28653776" w14:textId="77777777">
      <w:pPr>
        <w:jc w:val="both"/>
      </w:pPr>
    </w:p>
    <w:p w:rsidRPr="00BE6F5C" w:rsidR="00002EB5" w:rsidRDefault="00000000" w14:paraId="4E0D7EFC" w14:textId="77777777">
      <w:pPr>
        <w:ind w:firstLine="2268"/>
        <w:jc w:val="both"/>
      </w:pPr>
      <w:del w:id="1246" w:author="Assessor GDSXSR" w:date="2026-10-31T22:15:36Z">
        <w:r>
          <w:delText xml:space="preserve">A</w:delText>
        </w:r>
      </w:del>
      <w:ins w:id="1247" w:author="Assessor GDSXSR" w:date="2026-10-31T22:15:36Z">
        <w:r>
          <w:rPr>
            <w:color w:val="808080"/>
          </w:rPr>
          <w:t xml:space="preserve">De fato, a</w:t>
        </w:r>
      </w:ins>
      <w:commentRangeStart w:id="57"/>
      <w:r>
        <w:t xml:space="preserve"> própria apelante reconhece que </w:t>
      </w:r>
      <w:commentRangeEnd w:id="57"/>
      <w:r>
        <w:rPr>
          <w:rStyle w:val="CommentReference"/>
        </w:rPr>
        <w:commentReference w:id="57"/>
      </w:r>
      <w:del w:id="1248" w:author="Assessor GDSXSR" w:date="2026-10-31T22:15:36Z">
        <w:r>
          <w:delText xml:space="preserve">“</w:delText>
        </w:r>
      </w:del>
      <w:r>
        <w:t xml:space="preserve">os índices foram aplicados corretamente em grande parte do período</w:t>
      </w:r>
      <w:del w:id="1249" w:author="Assessor GDSXSR" w:date="2026-10-31T22:15:36Z">
        <w:r>
          <w:delText xml:space="preserve">”.</w:delText>
        </w:r>
      </w:del>
      <w:ins w:id="1250" w:author="Assessor GDSXSR" w:date="2026-10-31T22:15:36Z">
        <w:r>
          <w:rPr>
            <w:color w:val="808080"/>
          </w:rPr>
          <w:t xml:space="preserve">,</w:t>
        </w:r>
      </w:ins>
      <w:r>
        <w:t xml:space="preserve"> </w:t>
      </w:r>
      <w:del w:id="1251" w:author="Assessor GDSXSR" w:date="2026-10-31T22:15:36Z">
        <w:r>
          <w:delText xml:space="preserve">A</w:delText>
        </w:r>
      </w:del>
      <w:ins w:id="1252" w:author="Assessor GDSXSR" w:date="2026-10-31T22:15:36Z">
        <w:r>
          <w:rPr>
            <w:color w:val="808080"/>
          </w:rPr>
          <w:t xml:space="preserve">e a</w:t>
        </w:r>
      </w:ins>
      <w:r>
        <w:t xml:space="preserve"> divergência que aponta se limita ao intervalo de 1992 a 1995</w:t>
      </w:r>
      <w:ins w:id="1253" w:author="Assessor GDSXSR" w:date="2026-10-31T22:15:36Z">
        <w:r>
          <w:rPr>
            <w:color w:val="808080"/>
          </w:rPr>
          <w:t xml:space="preserve"> (ID 89293846)</w:t>
        </w:r>
      </w:ins>
      <w:r>
        <w:t xml:space="preserve">.</w:t>
      </w:r>
    </w:p>
    <w:p w:rsidRPr="00BE6F5C" w:rsidR="00002EB5" w:rsidRDefault="00002EB5" w14:paraId="76CD7092" w14:textId="77777777">
      <w:pPr>
        <w:jc w:val="both"/>
      </w:pPr>
    </w:p>
    <w:p>
      <w:pPr>
        <w:ind w:firstLine="2268"/>
        <w:jc w:val="both"/>
        <w:rPr>
          <w:ins w:id="1263" w:author="Assessor GDSXSR" w:date="2026-10-31T22:15:36Z"/>
        </w:rPr>
      </w:pPr>
      <w:r>
        <w:t xml:space="preserve">Esse intervalo abrange a conversão do Cruzeiro Real para o Real, em 1º/7/1994</w:t>
      </w:r>
      <w:del w:id="1254" w:author="Assessor GDSXSR" w:date="2026-10-31T22:15:36Z">
        <w:r>
          <w:delText xml:space="preserve">.</w:delText>
        </w:r>
      </w:del>
      <w:ins w:id="1255" w:author="Assessor GDSXSR" w:date="2026-10-31T22:15:36Z">
        <w:r>
          <w:rPr>
            <w:color w:val="808080"/>
          </w:rPr>
          <w:t xml:space="preserve">,</w:t>
        </w:r>
      </w:ins>
      <w:r>
        <w:t xml:space="preserve"> </w:t>
      </w:r>
      <w:del w:id="1256" w:author="Assessor GDSXSR" w:date="2026-10-31T22:15:36Z">
        <w:r>
          <w:delText xml:space="preserve">Segundo</w:delText>
        </w:r>
      </w:del>
      <w:ins w:id="1257" w:author="Assessor GDSXSR" w:date="2026-10-31T22:15:36Z">
        <w:r>
          <w:rPr>
            <w:color w:val="808080"/>
          </w:rPr>
          <w:t xml:space="preserve">que, segundo</w:t>
        </w:r>
      </w:ins>
      <w:r>
        <w:t xml:space="preserve"> o réu,</w:t>
      </w:r>
      <w:del w:id="1258" w:author="Assessor GDSXSR" w:date="2026-10-31T22:15:36Z">
        <w:r>
          <w:delText xml:space="preserve"> a conversão</w:delText>
        </w:r>
      </w:del>
      <w:r>
        <w:t xml:space="preserve"> aparece nos extratos como débito, seguido do crédito do saldo convertido</w:t>
      </w:r>
      <w:ins w:id="1259" w:author="Assessor GDSXSR" w:date="2026-10-31T22:15:36Z">
        <w:r>
          <w:rPr>
            <w:color w:val="808080"/>
          </w:rPr>
          <w:t xml:space="preserve"> (ID 89293595)</w:t>
        </w:r>
      </w:ins>
      <w:r>
        <w:t xml:space="preserve">.</w:t>
      </w:r>
      <w:del w:id="1260" w:author="Assessor GDSXSR" w:date="2026-10-31T22:15:36Z">
        <w:r>
          <w:delText xml:space="preserve"> </w:delText>
        </w:r>
      </w:del>
    </w:p>
    <w:p>
      <w:pPr>
        <w:ind w:firstLine="2268"/>
        <w:jc w:val="both"/>
        <w:rPr>
          <w:ins w:id="1264" w:author="Assessor GDSXSR" w:date="2026-10-31T22:15:36Z"/>
        </w:rPr>
      </w:pPr>
    </w:p>
    <w:p w:rsidRPr="00BE6F5C" w:rsidR="00002EB5" w:rsidRDefault="00000000" w14:paraId="426487E0" w14:textId="77777777">
      <w:pPr>
        <w:ind w:firstLine="2268"/>
        <w:jc w:val="both"/>
      </w:pPr>
      <w:commentRangeStart w:id="58"/>
      <w:r>
        <w:t xml:space="preserve">Abrange também a troca da TR pela TJLP com fator de redução, em 1º/12/1994</w:t>
      </w:r>
      <w:commentRangeEnd w:id="58"/>
      <w:r>
        <w:rPr>
          <w:rStyle w:val="CommentReference"/>
        </w:rPr>
        <w:commentReference w:id="58"/>
      </w:r>
      <w:ins w:id="1261" w:author="Assessor GDSXSR" w:date="2026-10-31T22:15:36Z">
        <w:r>
          <w:rPr>
            <w:color w:val="808080"/>
          </w:rPr>
          <w:t xml:space="preserve"> (Lei 9</w:t>
        </w:r>
      </w:ins>
      <w:r>
        <w:t xml:space="preserve">.</w:t>
      </w:r>
      <w:ins w:id="1262" w:author="Assessor GDSXSR" w:date="2026-10-31T22:15:36Z">
        <w:r>
          <w:rPr>
            <w:color w:val="808080"/>
          </w:rPr>
          <w:t xml:space="preserve">365/1996 12).</w:t>
        </w:r>
      </w:ins>
    </w:p>
    <w:p w:rsidRPr="00BE6F5C" w:rsidR="00002EB5" w:rsidRDefault="00002EB5" w14:paraId="25BD7983" w14:textId="77777777">
      <w:pPr>
        <w:jc w:val="both"/>
      </w:pPr>
    </w:p>
    <w:p w:rsidRPr="00BE6F5C" w:rsidR="00002EB5" w:rsidRDefault="00000000" w14:paraId="70EB67F6" w14:textId="77777777">
      <w:pPr>
        <w:ind w:firstLine="2268"/>
        <w:jc w:val="both"/>
      </w:pPr>
      <w:commentRangeStart w:id="59"/>
      <w:r w:rsidRPr="00BE6F5C">
        <w:t xml:space="preserve">Nesse contexto, a diferença entre o resultado pericial e o saldo apurado pelo banco não basta para demonstrar desfalque ou má gestão. </w:t>
      </w:r>
      <w:commentRangeEnd w:id="59"/>
      <w:r>
        <w:rPr>
          <w:rStyle w:val="CommentReference"/>
        </w:rPr>
        <w:commentReference w:id="59"/>
      </w:r>
      <w:r w:rsidRPr="00BE6F5C">
        <w:rPr>
          <w:highlight w:val="yellow"/>
          <w:rPrChange w:id="1265" w:author="Assessor GDSXSR" w:date="2026-10-31T22:15:36Z">
            <w:rPr/>
          </w:rPrChange>
        </w:rPr>
        <w:t xml:space="preserve">Seria preciso demonstrar que o banco deixou de lançar crédito determinado pelo Conselho Diretor. Essa prova não foi feita.</w:t>
      </w:r>
    </w:p>
    <w:p w:rsidRPr="00BE6F5C" w:rsidR="00002EB5" w:rsidRDefault="00002EB5" w14:paraId="12002C40" w14:textId="77777777">
      <w:pPr>
        <w:jc w:val="both"/>
      </w:pPr>
    </w:p>
    <w:p w:rsidRPr="00BE6F5C" w:rsidR="00002EB5" w:rsidRDefault="00000000" w14:paraId="2BAE4BAC" w14:textId="77777777">
      <w:pPr>
        <w:jc w:val="center"/>
      </w:pPr>
      <w:r w:rsidRPr="00BE6F5C">
        <w:rPr>
          <w:b/>
        </w:rPr>
        <w:t>DISPOSITIVO</w:t>
      </w:r>
    </w:p>
    <w:p w:rsidRPr="00BE6F5C" w:rsidR="00002EB5" w:rsidRDefault="00002EB5" w14:paraId="5899D6B5" w14:textId="77777777">
      <w:pPr>
        <w:jc w:val="both"/>
      </w:pPr>
    </w:p>
    <w:p w:rsidRPr="00BE6F5C" w:rsidR="00002EB5" w:rsidP="437CDE03" w:rsidRDefault="00000000" w14:paraId="20CEB3B3" w14:textId="7600CDD5">
      <w:pPr>
        <w:pStyle w:val="Normal"/>
        <w:suppressLineNumbers w:val="0"/>
        <w:bidi w:val="0"/>
        <w:spacing w:before="0" w:beforeAutospacing="off" w:after="0" w:afterAutospacing="off" w:line="360" w:lineRule="auto"/>
        <w:ind w:left="0" w:right="0" w:firstLine="2268"/>
        <w:jc w:val="both"/>
      </w:pPr>
      <w:commentRangeStart w:id="61"/>
      <w:r>
        <w:rPr/>
        <w:t xml:space="preserve">Ante o exposto, </w:t>
      </w:r>
      <w:commentRangeEnd w:id="61"/>
      <w:r>
        <w:rPr>
          <w:rStyle w:val="CommentReference"/>
        </w:rPr>
        <w:commentReference w:id="61"/>
      </w:r>
      <w:r>
        <w:rPr>
          <w:b w:val="1"/>
          <w:bCs w:val="1"/>
        </w:rPr>
        <w:t xml:space="preserve">rejeito</w:t>
      </w:r>
      <w:r>
        <w:rPr/>
        <w:t xml:space="preserve"> a preliminar de ausência de interesse recursal e</w:t>
      </w:r>
      <w:ins w:id="1266" w:author="Assessor GDSXSR" w:date="2026-10-31T22:15:36Z">
        <w:r>
          <w:rPr>
            <w:color w:val="808080"/>
          </w:rPr>
          <w:t xml:space="preserve">, no mérito,</w:t>
        </w:r>
      </w:ins>
      <w:r>
        <w:rPr/>
        <w:t xml:space="preserve"> </w:t>
      </w:r>
      <w:r>
        <w:rPr>
          <w:b/>
          <w:bCs w:val="1"/>
          <w:rPrChange w:id="1276" w:author="Assessor GDSXSR" w:date="2026-10-31T22:15:36Z">
            <w:rPr>
              <w:b w:val="1"/>
              <w:bCs w:val="1"/>
            </w:rPr>
          </w:rPrChange>
        </w:rPr>
        <w:t xml:space="preserve">nego provimento</w:t>
      </w:r>
      <w:r>
        <w:rPr/>
        <w:t xml:space="preserve"> ao apelo da autora, Terezinha </w:t>
      </w:r>
      <w:r>
        <w:rPr/>
        <w:t xml:space="preserve">Ryker</w:t>
      </w:r>
      <w:r>
        <w:rPr/>
        <w:t xml:space="preserve"> Bandeira.</w:t>
      </w:r>
    </w:p>
    <w:p w:rsidRPr="00BE6F5C" w:rsidR="00002EB5" w:rsidRDefault="00002EB5" w14:paraId="34D09A9E" w14:textId="77777777">
      <w:pPr>
        <w:jc w:val="both"/>
      </w:pPr>
    </w:p>
    <w:p w:rsidRPr="00BE6F5C" w:rsidR="00002EB5" w:rsidRDefault="00000000" w14:paraId="41C868E7" w14:textId="62552972">
      <w:pPr>
        <w:ind w:firstLine="2268"/>
        <w:jc w:val="both"/>
      </w:pPr>
      <w:commentRangeStart w:id="37"/>
      <w:commentRangeStart w:id="38"/>
      <w:commentRangeStart w:id="60"/>
      <w:r>
        <w:rPr>
          <w:b w:val="1"/>
          <w:bCs w:val="1"/>
        </w:rPr>
        <w:t xml:space="preserve">Condeno</w:t>
      </w:r>
      <w:commentRangeEnd w:id="60"/>
      <w:r>
        <w:rPr>
          <w:rStyle w:val="CommentReference"/>
        </w:rPr>
        <w:commentReference w:id="60"/>
      </w:r>
      <w:r>
        <w:rPr/>
        <w:t xml:space="preserve"> a autora/apelante ao pagamento de honorários recursais, que fixo em 2% do valor atualizado da causa (</w:t>
      </w:r>
      <w:r>
        <w:rPr/>
        <w:t xml:space="preserve">CPC</w:t>
      </w:r>
      <w:del w:id="1267" w:author="Assessor GDSXSR" w:date="2026-10-31T22:15:36Z">
        <w:r>
          <w:rPr/>
          <w:delText xml:space="preserve">/2015</w:delText>
        </w:r>
      </w:del>
      <w:r>
        <w:rPr/>
        <w:t xml:space="preserve"> 85 § 11</w:t>
      </w:r>
      <w:r>
        <w:rPr/>
        <w:t xml:space="preserve">), acrescido da quantia fixada na r. sentença</w:t>
      </w:r>
      <w:r>
        <w:rPr/>
        <w:t xml:space="preserve">, </w:t>
      </w:r>
      <w:del w:id="1268" w:author="Assessor GDSXSR" w:date="2026-10-31T22:15:36Z">
        <w:r>
          <w:rPr/>
          <w:delText xml:space="preserve">cuja</w:delText>
        </w:r>
      </w:del>
      <w:ins w:id="1269" w:author="Assessor GDSXSR" w:date="2026-10-31T22:15:36Z">
        <w:r>
          <w:rPr>
            <w:color w:val="808080"/>
          </w:rPr>
          <w:t xml:space="preserve">com a</w:t>
        </w:r>
      </w:ins>
      <w:r>
        <w:rPr/>
        <w:t xml:space="preserve"> </w:t>
      </w:r>
      <w:r>
        <w:rPr/>
        <w:t xml:space="preserve">exigibilidade</w:t>
      </w:r>
      <w:r>
        <w:rPr/>
        <w:t xml:space="preserve"> </w:t>
      </w:r>
      <w:del w:id="1270" w:author="Assessor GDSXSR" w:date="2026-10-31T22:15:36Z">
        <w:r>
          <w:rPr/>
          <w:delText xml:space="preserve">fica </w:delText>
        </w:r>
      </w:del>
      <w:r>
        <w:rPr/>
        <w:t xml:space="preserve">suspensa </w:t>
      </w:r>
      <w:del w:id="1271" w:author="Assessor GDSXSR" w:date="2026-10-31T22:15:36Z">
        <w:r>
          <w:rPr/>
          <w:delText xml:space="preserve">por</w:delText>
        </w:r>
      </w:del>
      <w:ins w:id="1272" w:author="Assessor GDSXSR" w:date="2026-10-31T22:15:36Z">
        <w:r>
          <w:rPr>
            <w:color w:val="808080"/>
          </w:rPr>
          <w:t xml:space="preserve">pela</w:t>
        </w:r>
      </w:ins>
      <w:r>
        <w:rPr/>
        <w:t xml:space="preserve"> </w:t>
      </w:r>
      <w:del w:id="1273" w:author="Assessor GDSXSR" w:date="2026-10-31T22:15:36Z">
        <w:r>
          <w:rPr/>
          <w:delText xml:space="preserve">força</w:delText>
        </w:r>
      </w:del>
      <w:ins w:id="1274" w:author="Assessor GDSXSR" w:date="2026-10-31T22:15:36Z">
        <w:r>
          <w:rPr>
            <w:color w:val="808080"/>
          </w:rPr>
          <w:t xml:space="preserve">concessão</w:t>
        </w:r>
      </w:ins>
      <w:r>
        <w:rPr/>
        <w:t xml:space="preserve"> </w:t>
      </w:r>
      <w:r>
        <w:rPr/>
        <w:t xml:space="preserve">da gratuidade de justiça (</w:t>
      </w:r>
      <w:r>
        <w:rPr/>
        <w:t xml:space="preserve">CPC</w:t>
      </w:r>
      <w:del w:id="1275" w:author="Assessor GDSXSR" w:date="2026-10-31T22:15:36Z">
        <w:r>
          <w:rPr/>
          <w:delText xml:space="preserve">/2015</w:delText>
        </w:r>
      </w:del>
      <w:r>
        <w:rPr/>
        <w:t xml:space="preserve"> 98 § 3º</w:t>
      </w:r>
      <w:r>
        <w:rPr/>
        <w:t xml:space="preserve">).</w:t>
      </w:r>
      <w:commentRangeEnd w:id="37"/>
      <w:commentRangeEnd w:id="38"/>
      <w:r>
        <w:rPr>
          <w:rStyle w:val="CommentReference"/>
        </w:rPr>
        <w:commentReference w:id="37"/>
      </w:r>
      <w:r>
        <w:rPr>
          <w:rStyle w:val="CommentReference"/>
        </w:rPr>
        <w:commentReference w:id="38"/>
      </w:r>
    </w:p>
    <w:p w:rsidRPr="00BE6F5C" w:rsidR="00002EB5" w:rsidRDefault="00002EB5" w14:paraId="406D4706" w14:textId="77777777">
      <w:pPr>
        <w:jc w:val="both"/>
      </w:pPr>
    </w:p>
    <w:p w:rsidRPr="00BE6F5C" w:rsidR="00002EB5" w:rsidRDefault="00000000" w14:paraId="3B4A9A9B" w14:textId="77777777">
      <w:pPr>
        <w:ind w:firstLine="2268"/>
        <w:jc w:val="both"/>
      </w:pPr>
      <w:r w:rsidRPr="00BE6F5C">
        <w:t>É como voto.</w:t>
      </w:r>
    </w:p>
    <w:p w:rsidRPr="00BE6F5C" w:rsidR="00002EB5" w:rsidRDefault="00002EB5" w14:paraId="3819F597" w14:textId="77777777">
      <w:pPr>
        <w:jc w:val="both"/>
      </w:pPr>
    </w:p>
    <w:p w:rsidRPr="00BE6F5C" w:rsidR="00002EB5" w:rsidRDefault="00000000" w14:paraId="56EF6E0E" w14:textId="77777777">
      <w:r w:rsidRPr="00BE6F5C">
        <w:br w:type="page"/>
      </w:r>
    </w:p>
    <w:p w:rsidRPr="00BE6F5C" w:rsidR="00002EB5" w:rsidRDefault="00000000" w14:paraId="3A5E04E0" w14:textId="77777777">
      <w:pPr>
        <w:jc w:val="center"/>
      </w:pPr>
      <w:r w:rsidRPr="00BE6F5C">
        <w:rPr>
          <w:b/>
          <w:color w:val="008000"/>
        </w:rPr>
        <w:t>SENTENÇA (ID 89293844)</w:t>
      </w:r>
    </w:p>
    <w:p w:rsidRPr="00BE6F5C" w:rsidR="00002EB5" w:rsidRDefault="00002EB5" w14:paraId="43EDCD88" w14:textId="77777777">
      <w:pPr>
        <w:jc w:val="both"/>
      </w:pPr>
    </w:p>
    <w:p w:rsidRPr="00BE6F5C" w:rsidR="00002EB5" w:rsidRDefault="00000000" w14:paraId="14F2B12D" w14:textId="77777777">
      <w:pPr>
        <w:ind w:firstLine="1134"/>
        <w:jc w:val="both"/>
      </w:pPr>
      <w:r w:rsidRPr="00BE6F5C">
        <w:rPr>
          <w:color w:val="008000"/>
          <w:sz w:val="26"/>
        </w:rPr>
        <w:t>Cuida-se de processo de conhecimento dotado de procedimento contencioso comum, por meio de que Terezinha Ryker Bandeira pretende obter provimento jurisdicional para a condenação do Banco do Brasil S/A ao pagamento de quantia certa, por causa da malversação de sua conta PASEP, imputada à parte ré (Tema 1150/STJ), além das verbas de sucumbência.</w:t>
      </w:r>
    </w:p>
    <w:p w:rsidRPr="00BE6F5C" w:rsidR="00002EB5" w:rsidRDefault="00000000" w14:paraId="3D83CBDD" w14:textId="77777777">
      <w:pPr>
        <w:ind w:firstLine="1134"/>
        <w:jc w:val="both"/>
      </w:pPr>
      <w:r w:rsidRPr="00BE6F5C">
        <w:rPr>
          <w:color w:val="008000"/>
          <w:sz w:val="26"/>
        </w:rPr>
        <w:t>Em rápida síntese, a parte autora narrou ter laborado como servidora pública e, portanto, incluída no Programa de Formação de Patrimônio do Servidor Público (PASEP), criado pela LC n. 08/1970 com o fim de propiciar aos funcionários e servidores públicos a participação na receita de órgãos da administração pública direta e indireta, mediante depósitos anuais e saque condicionado a eventos previstos em lei (idade, aposentadoria, invalidez e casamento); aduz a unificação do programa em referência com PIS, mediante edição da LC n. 26/1975, com manutenção das hipóteses de levantamento; com o advento da CF/1988, o programa PIS/PASEP passou a ter finalidade única, referente ao financiamento do programa de seguro desemprego e abono salarial, porém, preservando o patrimônio acumulado e a manutenção dos critérios de saque; desse modo, a autora informou que, com a autorização de saque, se viu surpreendida com valor ínfimo disponível, fato que ensejou o ajuizamento da demanda em epígrafe.</w:t>
      </w:r>
    </w:p>
    <w:p w:rsidRPr="00BE6F5C" w:rsidR="00002EB5" w:rsidRDefault="00000000" w14:paraId="04309FD3" w14:textId="77777777">
      <w:pPr>
        <w:ind w:firstLine="1134"/>
        <w:jc w:val="both"/>
      </w:pPr>
      <w:r w:rsidRPr="00BE6F5C">
        <w:rPr>
          <w:color w:val="008000"/>
          <w:sz w:val="26"/>
        </w:rPr>
        <w:t>A petição inicial veio acompanhada dos documentos em ID: 126318479 ao ID: 126318492.</w:t>
      </w:r>
    </w:p>
    <w:p w:rsidRPr="00BE6F5C" w:rsidR="00002EB5" w:rsidRDefault="00000000" w14:paraId="58702084" w14:textId="77777777">
      <w:pPr>
        <w:ind w:firstLine="1134"/>
        <w:jc w:val="both"/>
      </w:pPr>
      <w:r w:rsidRPr="00BE6F5C">
        <w:rPr>
          <w:color w:val="008000"/>
          <w:sz w:val="26"/>
        </w:rPr>
        <w:t>Gratuidade de justiça deferida à autora (ID: 126912728).</w:t>
      </w:r>
    </w:p>
    <w:p w:rsidRPr="00BE6F5C" w:rsidR="00002EB5" w:rsidRDefault="00000000" w14:paraId="609C5100" w14:textId="77777777">
      <w:pPr>
        <w:ind w:firstLine="1134"/>
        <w:jc w:val="both"/>
      </w:pPr>
      <w:r w:rsidRPr="00BE6F5C">
        <w:rPr>
          <w:color w:val="008000"/>
          <w:sz w:val="26"/>
        </w:rPr>
        <w:t>Em contestação (ID: 128978523) a parte ré se opôs à pretensão autoral. Inicialmente, impugnou a gratuidade de justiça e o valor da causa. Suscitou preliminares de ilegitimidade passiva, bem como de incompetência do juízo, incluindo chamamento ao processo (União). Arguiu a prescrição do direito postulado (quinquenal; decenal). No mérito, apontou a realização de saque em estrita observância à legislação aplicável na espécie, bem como a inadequação do cálculo apresentado pela parte autora; postulou a improcedência integral da pretensão autoral, alfim.</w:t>
      </w:r>
    </w:p>
    <w:p w:rsidRPr="00BE6F5C" w:rsidR="00002EB5" w:rsidRDefault="00000000" w14:paraId="67DC602A" w14:textId="77777777">
      <w:pPr>
        <w:ind w:firstLine="1134"/>
        <w:jc w:val="both"/>
      </w:pPr>
      <w:r w:rsidRPr="00BE6F5C">
        <w:rPr>
          <w:color w:val="008000"/>
          <w:sz w:val="26"/>
        </w:rPr>
        <w:t>Réplica em ID: 131697017.</w:t>
      </w:r>
    </w:p>
    <w:p w:rsidRPr="00BE6F5C" w:rsidR="00002EB5" w:rsidRDefault="00000000" w14:paraId="0C620C12" w14:textId="77777777">
      <w:pPr>
        <w:ind w:firstLine="1134"/>
        <w:jc w:val="both"/>
      </w:pPr>
      <w:r w:rsidRPr="00BE6F5C">
        <w:rPr>
          <w:color w:val="008000"/>
          <w:sz w:val="26"/>
        </w:rPr>
        <w:t>O processo foi suspenso em razão da afetação do tema pelo col. STJ (ID: 132248088), tendo sido retomada a marcha processual para prolação de decisão saneadora, em que as preliminares e prejudicial de mérito foram rejeitadas, além de determinação para a produção de prova pericial (ID: 204414882).</w:t>
      </w:r>
    </w:p>
    <w:p w:rsidRPr="00BE6F5C" w:rsidR="00002EB5" w:rsidRDefault="00000000" w14:paraId="2875B5BA" w14:textId="77777777">
      <w:pPr>
        <w:ind w:firstLine="1134"/>
        <w:jc w:val="both"/>
      </w:pPr>
      <w:r w:rsidRPr="00BE6F5C">
        <w:rPr>
          <w:color w:val="008000"/>
          <w:sz w:val="26"/>
        </w:rPr>
        <w:t>O Perito Judicial apresentou laudo (ID: 246485035) e esclarecimentos (ID: 256921866), após impugnação da autora (ID: 249662736).</w:t>
      </w:r>
    </w:p>
    <w:p w:rsidRPr="00BE6F5C" w:rsidR="00002EB5" w:rsidRDefault="00000000" w14:paraId="46C97A56" w14:textId="77777777">
      <w:pPr>
        <w:ind w:firstLine="1134"/>
        <w:jc w:val="both"/>
      </w:pPr>
      <w:r w:rsidRPr="00BE6F5C">
        <w:rPr>
          <w:color w:val="008000"/>
          <w:sz w:val="26"/>
        </w:rPr>
        <w:t>As partes apresentaram alegações finais (ID: 271319337; ID: 273681403).</w:t>
      </w:r>
    </w:p>
    <w:p w:rsidRPr="00BE6F5C" w:rsidR="00002EB5" w:rsidRDefault="00000000" w14:paraId="3A66FFF2" w14:textId="77777777">
      <w:pPr>
        <w:ind w:firstLine="1134"/>
        <w:jc w:val="both"/>
      </w:pPr>
      <w:r w:rsidRPr="00BE6F5C">
        <w:rPr>
          <w:color w:val="008000"/>
          <w:sz w:val="26"/>
        </w:rPr>
        <w:t>E, então, os autos vieram conclusos.</w:t>
      </w:r>
    </w:p>
    <w:p w:rsidRPr="00BE6F5C" w:rsidR="00002EB5" w:rsidRDefault="00000000" w14:paraId="1C75C46D" w14:textId="77777777">
      <w:pPr>
        <w:ind w:firstLine="1134"/>
        <w:jc w:val="both"/>
      </w:pPr>
      <w:r w:rsidRPr="00BE6F5C">
        <w:rPr>
          <w:color w:val="008000"/>
          <w:sz w:val="26"/>
        </w:rPr>
        <w:t>Esse foi o bastante relatório. Adiante, fundamento e disponho.</w:t>
      </w:r>
    </w:p>
    <w:p w:rsidRPr="00BE6F5C" w:rsidR="00002EB5" w:rsidRDefault="00000000" w14:paraId="6CFD5772" w14:textId="77777777">
      <w:pPr>
        <w:ind w:firstLine="1134"/>
        <w:jc w:val="both"/>
      </w:pPr>
      <w:r w:rsidRPr="00BE6F5C">
        <w:rPr>
          <w:color w:val="008000"/>
          <w:sz w:val="26"/>
        </w:rPr>
        <w:t>I - Do litígio entre as partes.</w:t>
      </w:r>
    </w:p>
    <w:p w:rsidRPr="00BE6F5C" w:rsidR="00002EB5" w:rsidRDefault="00000000" w14:paraId="4E10A60D" w14:textId="77777777">
      <w:pPr>
        <w:ind w:firstLine="1134"/>
        <w:jc w:val="both"/>
      </w:pPr>
      <w:r w:rsidRPr="00BE6F5C">
        <w:rPr>
          <w:color w:val="008000"/>
          <w:sz w:val="26"/>
        </w:rPr>
        <w:t>A lide deduzida em juízo gravita em torno da pretensão, veiculada por meio de pedido de obrigação de pagar quantia certa, relativamente à compensação por danos materiais em decorrência da malversação de recursos do PIS-PASEP, à qual a parte ré resistiu argumentando a inexistência de falha na gestão de recursos de PIS-PASEP.</w:t>
      </w:r>
    </w:p>
    <w:p w:rsidRPr="00BE6F5C" w:rsidR="00002EB5" w:rsidRDefault="00000000" w14:paraId="6FBF2174" w14:textId="77777777">
      <w:pPr>
        <w:ind w:firstLine="1134"/>
        <w:jc w:val="both"/>
      </w:pPr>
      <w:r w:rsidRPr="00BE6F5C">
        <w:rPr>
          <w:color w:val="008000"/>
          <w:sz w:val="26"/>
        </w:rPr>
        <w:t>Assim estão definidos os contornos do litígio instalado entre as partes.</w:t>
      </w:r>
    </w:p>
    <w:p w:rsidRPr="00BE6F5C" w:rsidR="00002EB5" w:rsidRDefault="00000000" w14:paraId="12734C17" w14:textId="77777777">
      <w:pPr>
        <w:ind w:firstLine="1134"/>
        <w:jc w:val="both"/>
      </w:pPr>
      <w:r w:rsidRPr="00BE6F5C">
        <w:rPr>
          <w:color w:val="008000"/>
          <w:sz w:val="26"/>
        </w:rPr>
        <w:t>II - Do mérito.</w:t>
      </w:r>
    </w:p>
    <w:p w:rsidRPr="00BE6F5C" w:rsidR="00002EB5" w:rsidRDefault="00000000" w14:paraId="6C3AC606" w14:textId="77777777">
      <w:pPr>
        <w:ind w:firstLine="1134"/>
        <w:jc w:val="both"/>
      </w:pPr>
      <w:r w:rsidRPr="00BE6F5C">
        <w:rPr>
          <w:color w:val="008000"/>
          <w:sz w:val="26"/>
        </w:rPr>
        <w:t>Ressalto inicialmente que o Programa de Formação do Patrimônio do Servidor Público (PASEP) é regulamentado pela Lei Complementar nº 26/1975, o Decreto nº 4.751/2003 e a Lei nº 9.365/1996. Além disso, o Decreto nº 9.978/2019 instituiu o Conselho Diretor do Fundo PIS-PASEP, com atribuição de competência para a fixação dos critérios de atualização monetária e juros de mora incidentes. Confira-se:</w:t>
      </w:r>
    </w:p>
    <w:p w:rsidRPr="00BE6F5C" w:rsidR="00002EB5" w:rsidRDefault="00000000" w14:paraId="25CBD2CF" w14:textId="77777777">
      <w:pPr>
        <w:ind w:left="2268"/>
        <w:jc w:val="both"/>
      </w:pPr>
      <w:r w:rsidRPr="00BE6F5C">
        <w:rPr>
          <w:color w:val="008000"/>
          <w:sz w:val="24"/>
        </w:rPr>
        <w:t>Art. 4.º Compete ao Conselho Diretor do Fundo PIS-PASEP:</w:t>
      </w:r>
    </w:p>
    <w:p w:rsidRPr="00BE6F5C" w:rsidR="00002EB5" w:rsidRDefault="00000000" w14:paraId="17632824" w14:textId="77777777">
      <w:pPr>
        <w:ind w:left="2268"/>
        <w:jc w:val="both"/>
      </w:pPr>
      <w:r w:rsidRPr="00BE6F5C">
        <w:rPr>
          <w:color w:val="008000"/>
          <w:sz w:val="24"/>
        </w:rPr>
        <w:t>I - aprovar o plano de contas do Fundo;</w:t>
      </w:r>
    </w:p>
    <w:p w:rsidRPr="00BE6F5C" w:rsidR="00002EB5" w:rsidRDefault="00000000" w14:paraId="5207B7DB" w14:textId="77777777">
      <w:pPr>
        <w:ind w:left="2268"/>
        <w:jc w:val="both"/>
      </w:pPr>
      <w:r w:rsidRPr="00BE6F5C">
        <w:rPr>
          <w:color w:val="008000"/>
          <w:sz w:val="24"/>
        </w:rPr>
        <w:t>II - ao término de cada exercício financeiro:</w:t>
      </w:r>
    </w:p>
    <w:p w:rsidRPr="00BE6F5C" w:rsidR="00002EB5" w:rsidRDefault="00000000" w14:paraId="0D25310A" w14:textId="77777777">
      <w:pPr>
        <w:ind w:left="2268"/>
        <w:jc w:val="both"/>
      </w:pPr>
      <w:r w:rsidRPr="00BE6F5C">
        <w:rPr>
          <w:color w:val="008000"/>
          <w:sz w:val="24"/>
        </w:rPr>
        <w:t>a) constituir as provisões e as reservas indispensáveis e distribuir excedentes de reserva aos cotistas, se houver;</w:t>
      </w:r>
    </w:p>
    <w:p w:rsidRPr="00BE6F5C" w:rsidR="00002EB5" w:rsidRDefault="00000000" w14:paraId="66D7165C" w14:textId="77777777">
      <w:pPr>
        <w:ind w:left="2268"/>
        <w:jc w:val="both"/>
      </w:pPr>
      <w:r w:rsidRPr="00BE6F5C">
        <w:rPr>
          <w:color w:val="008000"/>
          <w:sz w:val="24"/>
        </w:rPr>
        <w:t>b) calcular a atualização monetária do saldo credor das contas individuais dos participantes;</w:t>
      </w:r>
    </w:p>
    <w:p w:rsidRPr="00BE6F5C" w:rsidR="00002EB5" w:rsidRDefault="00000000" w14:paraId="6481BD6F" w14:textId="77777777">
      <w:pPr>
        <w:ind w:left="2268"/>
        <w:jc w:val="both"/>
      </w:pPr>
      <w:r w:rsidRPr="00BE6F5C">
        <w:rPr>
          <w:color w:val="008000"/>
          <w:sz w:val="24"/>
        </w:rPr>
        <w:t>c) calcular a incidência de juros sobre o saldo credor atualizado das contas individuais dos participantes; e d) levantar o montante das despesas de administração, apurar e atribuir aos participantes o resultado líquido adicional das operações realizadas;”</w:t>
      </w:r>
    </w:p>
    <w:p w:rsidRPr="00BE6F5C" w:rsidR="00002EB5" w:rsidRDefault="00000000" w14:paraId="604D2862" w14:textId="77777777">
      <w:pPr>
        <w:ind w:firstLine="1134"/>
        <w:jc w:val="both"/>
      </w:pPr>
      <w:r w:rsidRPr="00BE6F5C">
        <w:rPr>
          <w:color w:val="008000"/>
          <w:sz w:val="26"/>
        </w:rPr>
        <w:t>Por sua vez, o art. 12 do referido diploma legal atribuiu ao Banco do Brasil, ora parte ré, a administração das contas individuais do Fundo:</w:t>
      </w:r>
    </w:p>
    <w:p w:rsidRPr="00BE6F5C" w:rsidR="00002EB5" w:rsidRDefault="00000000" w14:paraId="0B13285F" w14:textId="77777777">
      <w:pPr>
        <w:ind w:left="2268"/>
        <w:jc w:val="both"/>
      </w:pPr>
      <w:r w:rsidRPr="00BE6F5C">
        <w:rPr>
          <w:color w:val="008000"/>
          <w:sz w:val="24"/>
        </w:rPr>
        <w:t>Art. 12. Cabe ao Banco do Brasil S.A., em relação ao PASEP, as seguintes atribuições:</w:t>
      </w:r>
    </w:p>
    <w:p w:rsidRPr="00BE6F5C" w:rsidR="00002EB5" w:rsidRDefault="00000000" w14:paraId="79008625" w14:textId="77777777">
      <w:pPr>
        <w:ind w:left="2268"/>
        <w:jc w:val="both"/>
      </w:pPr>
      <w:r w:rsidRPr="00BE6F5C">
        <w:rPr>
          <w:color w:val="008000"/>
          <w:sz w:val="24"/>
        </w:rPr>
        <w:t>I - manter, em nome dos servidores e empregados, as contas individuais a que se refere o art. 5º da Lei Complementar nº 8, de 3 de dezembro de 1970;</w:t>
      </w:r>
    </w:p>
    <w:p w:rsidRPr="00BE6F5C" w:rsidR="00002EB5" w:rsidRDefault="00000000" w14:paraId="24273E24" w14:textId="77777777">
      <w:pPr>
        <w:ind w:left="2268"/>
        <w:jc w:val="both"/>
      </w:pPr>
      <w:r w:rsidRPr="00BE6F5C">
        <w:rPr>
          <w:color w:val="008000"/>
          <w:sz w:val="24"/>
        </w:rPr>
        <w:t>II - creditar nas contas individuais, quando autorizado pelo Conselho Diretor do Fundo PIS-PASEP, as parcelas e os benefícios de que trata o inciso II do caput do art. 4º;</w:t>
      </w:r>
    </w:p>
    <w:p w:rsidRPr="00BE6F5C" w:rsidR="00002EB5" w:rsidRDefault="00000000" w14:paraId="1087B8EF" w14:textId="77777777">
      <w:pPr>
        <w:ind w:left="2268"/>
        <w:jc w:val="both"/>
      </w:pPr>
      <w:r w:rsidRPr="00BE6F5C">
        <w:rPr>
          <w:color w:val="008000"/>
          <w:sz w:val="24"/>
        </w:rPr>
        <w:t>III - processar as solicitações de saque e de retirada e efetuar os correspondentes pagamentos, nos períodos estabelecidos, quando autorizados pelo Conselho Diretor do Fundo PIS-PASEP, nos termos do disposto na Lei Complementar nº 26, de 1975, e neste Decreto;</w:t>
      </w:r>
    </w:p>
    <w:p w:rsidRPr="00BE6F5C" w:rsidR="00002EB5" w:rsidRDefault="00000000" w14:paraId="41CE51BC" w14:textId="77777777">
      <w:pPr>
        <w:ind w:left="2268"/>
        <w:jc w:val="both"/>
      </w:pPr>
      <w:r w:rsidRPr="00BE6F5C">
        <w:rPr>
          <w:color w:val="008000"/>
          <w:sz w:val="24"/>
        </w:rPr>
        <w:t>IV - fornecer, nos períodos estabelecidos e sempre que solicitado, ao gestor do Fundo PIS-PASEP, as informações, os dados e a documentação relativos aos repasses de recursos, ao cadastro de servidores e empregados vinculados ao PASEP, às contas individuais de participantes e às solicitações de saque e de retirada e seus correspondentes pagamentos; e V - cumprir e fazer cumprir as normas operacionais editadas pelo Conselho Diretor do Fundo PIS-PASEP.</w:t>
      </w:r>
    </w:p>
    <w:p w:rsidRPr="00BE6F5C" w:rsidR="00002EB5" w:rsidRDefault="00000000" w14:paraId="232279E2" w14:textId="77777777">
      <w:pPr>
        <w:ind w:left="2268"/>
        <w:jc w:val="both"/>
      </w:pPr>
      <w:r w:rsidRPr="00BE6F5C">
        <w:rPr>
          <w:color w:val="008000"/>
          <w:sz w:val="24"/>
        </w:rPr>
        <w:t xml:space="preserve">Parágrafo único. O Banco do Brasil S.A. exercerá as atribuições previstas no caput de acordo com as normas, as diretrizes e os </w:t>
      </w:r>
      <w:r w:rsidRPr="00BE6F5C">
        <w:rPr>
          <w:color w:val="008000"/>
          <w:sz w:val="24"/>
        </w:rPr>
        <w:t>critérios estabelecidos pelo Conselho Diretor do Fundo PIS-PASEP e nos termos do disposto na Lei Complementar nº 26, de 1975 , e neste Decreto.</w:t>
      </w:r>
    </w:p>
    <w:p w:rsidRPr="00BE6F5C" w:rsidR="00002EB5" w:rsidRDefault="00000000" w14:paraId="7CAA8BBE" w14:textId="77777777">
      <w:pPr>
        <w:ind w:firstLine="1134"/>
        <w:jc w:val="both"/>
      </w:pPr>
      <w:r w:rsidRPr="00BE6F5C">
        <w:rPr>
          <w:color w:val="008000"/>
          <w:sz w:val="26"/>
        </w:rPr>
        <w:t>Nessa ordem de ideias, verifico que o Banco do Brasil atua tão-só na execução do serviço, observadas as diretrizes traçadas pelo Conselho Diretor do Fundo, não sendo possível impor-lhe a revisão dos critérios de atualização monetária e de juros de mora na forma almejada pela parte autora.</w:t>
      </w:r>
    </w:p>
    <w:p w:rsidRPr="00BE6F5C" w:rsidR="00002EB5" w:rsidRDefault="00000000" w14:paraId="35C00484" w14:textId="77777777">
      <w:pPr>
        <w:ind w:firstLine="1134"/>
        <w:jc w:val="both"/>
      </w:pPr>
      <w:r w:rsidRPr="00BE6F5C">
        <w:rPr>
          <w:color w:val="008000"/>
          <w:sz w:val="26"/>
        </w:rPr>
        <w:t>A propósito disso, cumpre destacar a inexistência de previsão legal para a incidência dos índices de correção monetária na forma almejada pela autora (ID: 126318492), haja vista a expressa previsão legal de índice distinto (TJLP - Taxa de Juros de Longo Prazo), ajustada por fator de redução definido pelo Conselho Monetário Nacional, conforme com o disposto nos arts. 8º e 12 da Lei nº 9.365/1996, a seguir:</w:t>
      </w:r>
    </w:p>
    <w:p w:rsidRPr="00BE6F5C" w:rsidR="00002EB5" w:rsidRDefault="00000000" w14:paraId="227A059C" w14:textId="77777777">
      <w:pPr>
        <w:ind w:left="2268"/>
        <w:jc w:val="both"/>
      </w:pPr>
      <w:r w:rsidRPr="00BE6F5C">
        <w:rPr>
          <w:color w:val="008000"/>
          <w:sz w:val="24"/>
        </w:rPr>
        <w:t>Art. 8º A partir de 1º de dezembro de 1994, os recursos dos Fundos mencionados no art. 4o desta Lei, repassados ao BNDES ou por este administrados e destinados a financiamentos contratados até 30 de novembro de 1994, terão a Taxa Referencial - TR a que alude o art. 25 da Lei no 8.177, de 1o de março de 1991, substituída pela TJLP, ajustada por fator de redução a ser definido pelo Conselho Monetário Nacional, mantidos os juros previstos nos §§ 2o e 3o do art. 2o da Lei no 8.019, de 11 de abril de 1990, exclusivamente para os recursos ali aludidos.</w:t>
      </w:r>
    </w:p>
    <w:p w:rsidRPr="00BE6F5C" w:rsidR="00002EB5" w:rsidRDefault="00000000" w14:paraId="3E35FA5A" w14:textId="77777777">
      <w:pPr>
        <w:ind w:left="2268"/>
        <w:jc w:val="both"/>
      </w:pPr>
      <w:r w:rsidRPr="00BE6F5C">
        <w:rPr>
          <w:color w:val="008000"/>
          <w:sz w:val="24"/>
        </w:rPr>
        <w:t>(...)</w:t>
      </w:r>
    </w:p>
    <w:p w:rsidRPr="00BE6F5C" w:rsidR="00002EB5" w:rsidRDefault="00000000" w14:paraId="37D22FE1" w14:textId="77777777">
      <w:pPr>
        <w:ind w:left="2268"/>
        <w:jc w:val="both"/>
      </w:pPr>
      <w:r w:rsidRPr="00BE6F5C">
        <w:rPr>
          <w:color w:val="008000"/>
          <w:sz w:val="24"/>
        </w:rPr>
        <w:t>Art. 12. Os saldos das contas dos participantes do Fundo de Participação PIS-PASEP terão, a partir de 1º de dezembro de 1994, a Taxa Referencial - TR a que alude o art. 38 da Lei no 8.177, de 1o de março de 1991, substituída pela TJLP, ajustada pelo fator de redução a que alude o art. 8º desta Lei.</w:t>
      </w:r>
    </w:p>
    <w:p w:rsidRPr="00BE6F5C" w:rsidR="00002EB5" w:rsidRDefault="00000000" w14:paraId="158394C5" w14:textId="77777777">
      <w:pPr>
        <w:ind w:firstLine="1134"/>
        <w:jc w:val="both"/>
      </w:pPr>
      <w:r w:rsidRPr="00BE6F5C">
        <w:rPr>
          <w:color w:val="008000"/>
          <w:sz w:val="26"/>
        </w:rPr>
        <w:t xml:space="preserve">Sobre o tema e conforme com a orientação promanada do eg. TJDFT, "as contas individuais do PIS /PASEP têm o saldo (cotas) verificado ao término de cada exercício financeiro (que corresponde ao período de 1º de julho de cada ano a 30 de junho do ano subsequente). E para corrigi-lo, primeiro é </w:t>
      </w:r>
      <w:r w:rsidRPr="00BE6F5C">
        <w:rPr>
          <w:color w:val="008000"/>
          <w:sz w:val="26"/>
        </w:rPr>
        <w:t>aplicado o percentual correspondente à distribuição de Reserva para Ajuste de Cotas - RAC, se houver, definido pelo Conselho Diretor do Fundo PIS /PASEP. Sobre o saldo acrescido das reservas (RAC) é aplicado o percentual correspondente à Atualização Monetária, também definido pelo Conselho Diretor do Fundo PIS /PASEP. Finalmente, aplica-se o percentual resultado da soma dos Juros (3%) e do Resultado Líquido Adicional - RLA, se houver . O valor dos Juros mais o RLA corresponde aos Rendimentos que são disponibilizados para saque anualmente." (Acórdão 1905039, 0704191-25.2021.8.07.0007, Relator.: LUÍS GUSTAVO B. DE OLIVEIRA, Data de Julgamento: 08/08/2024, 3ª Turma Cível, Data de Publicação: 21/08/2024).</w:t>
      </w:r>
    </w:p>
    <w:p w:rsidRPr="00BE6F5C" w:rsidR="00002EB5" w:rsidRDefault="00000000" w14:paraId="73EF0EB9" w14:textId="77777777">
      <w:pPr>
        <w:ind w:firstLine="1134"/>
        <w:jc w:val="both"/>
      </w:pPr>
      <w:r w:rsidRPr="00BE6F5C">
        <w:rPr>
          <w:color w:val="008000"/>
          <w:sz w:val="26"/>
        </w:rPr>
        <w:t>No caso dos autos, verifico que o cálculo produzido unilateralmente pela parte autora não observou os critérios de atualização monetária em referência, considerando a aplicação de índices distintos (ID: 126318492).</w:t>
      </w:r>
    </w:p>
    <w:p w:rsidRPr="00BE6F5C" w:rsidR="00002EB5" w:rsidRDefault="00000000" w14:paraId="3514C226" w14:textId="77777777">
      <w:pPr>
        <w:ind w:firstLine="1134"/>
        <w:jc w:val="both"/>
      </w:pPr>
      <w:r w:rsidRPr="00BE6F5C">
        <w:rPr>
          <w:color w:val="008000"/>
          <w:sz w:val="26"/>
        </w:rPr>
        <w:t>Portanto, a pretensão deduzida em juízo, relativamente à substituição por índices mais favoráveis, não encontra amparo legal, haja vista que a parte autora não se desincumbiu do ônus de comprovar o direito material alegado em juízo (art. 373, inciso I, do CPC), no que pertine à malversação de recursos pela parte ré.</w:t>
      </w:r>
    </w:p>
    <w:p w:rsidRPr="00BE6F5C" w:rsidR="00002EB5" w:rsidRDefault="00000000" w14:paraId="7868F7DB" w14:textId="77777777">
      <w:pPr>
        <w:ind w:firstLine="1134"/>
        <w:jc w:val="both"/>
      </w:pPr>
      <w:r w:rsidRPr="00BE6F5C">
        <w:rPr>
          <w:color w:val="008000"/>
          <w:sz w:val="26"/>
        </w:rPr>
        <w:t>Diante disso, a improcedência do pedido é medida que se impõe, uma vez que a perícia não se atentou para a incidência exclusiva do índice legal (TJLP).</w:t>
      </w:r>
    </w:p>
    <w:p w:rsidRPr="00BE6F5C" w:rsidR="00002EB5" w:rsidRDefault="00000000" w14:paraId="6DF97468" w14:textId="77777777">
      <w:pPr>
        <w:ind w:firstLine="1134"/>
        <w:jc w:val="both"/>
      </w:pPr>
      <w:r w:rsidRPr="00BE6F5C">
        <w:rPr>
          <w:color w:val="008000"/>
          <w:sz w:val="26"/>
        </w:rPr>
        <w:t>Nesse sentido, confira-se o teor dos r. Acórdãos do eg. TJDFT tomados por paradigmas:</w:t>
      </w:r>
    </w:p>
    <w:p w:rsidRPr="00BE6F5C" w:rsidR="00002EB5" w:rsidRDefault="00000000" w14:paraId="15F3B0B2" w14:textId="77777777">
      <w:pPr>
        <w:ind w:left="2268"/>
        <w:jc w:val="both"/>
      </w:pPr>
      <w:r w:rsidRPr="00BE6F5C">
        <w:rPr>
          <w:color w:val="008000"/>
          <w:sz w:val="24"/>
        </w:rPr>
        <w:t xml:space="preserve">APELAÇÃO CÍVEL. PASEP. RESSARCIMENTO. CDC. INAPLICABILIDADE. CONSELHO DIRETOR. GESTÃO. DEFINIÇÃO DOS CÁLCULOS. CORREÇÃO MONETÁRIA. ÍNDICE DE JUROS. BANCO DO BRASIL. MERO ADMINISTRADOR DAS CONTAS. CORREÇÃO MONETÁRIA MENSAL E SELIC. INAPLICABILIDADE. DESCONTOS INDEVIDOS. NÃO OCORRÊNCIA. ATO ILÍCITO. NÃO COMPROVAÇÃO. RECURSO CONHECIDO E DESPROVIDO. 1. A presente hipótese consiste em deliberar se o Banco do </w:t>
      </w:r>
      <w:r w:rsidRPr="00BE6F5C">
        <w:rPr>
          <w:color w:val="008000"/>
          <w:sz w:val="24"/>
        </w:rPr>
        <w:t xml:space="preserve">Brasil S/A administrou corretamente a conta vinculada ao PASEP, de titularidade do apelante, e se teria observado, ou não, os índices de correção monetária e de juros aplicáveis ao saldo correspondente ao respectivo montante. 2. A questão não está sujeita ao Código de Defesa do Consumidor, uma vez que as partes não se ajustam aos conceitos previstos nos artigos 2º e 3º do aludido diploma legal. 2.1. A contribuição para o PASEP (Programa de Formação do Patrimônio do Servidor Público) é destinada à formação de patrimônio em favor do servidor público. Por essa razão não tem origem em relação jurídica de prestação de serviço bancário. 2.2. Assim, a inversão do ônus da prova com fundamento no art. 6º, inc. VIII, do CDC mostra-se inaplicável ao caso. 3. O Programa de Formação do Patrimônio do Servidor Público (PASEP) foi criado pela Lei Complementar nº 8/1970 e teve sua unificação com o Programa de Integração Social (PIS) estabelecida pela Lei Complementar nº 26/1975, que foi posteriormente regulamentada pelo Decreto nº 78.276/1976. 3.1. Por meio do PASEP os servidores públicos da administração direta e indireta passaram a receber repasses mensais dos órgãos ou entidades aos quais fossem vinculados para contas individuais mantidas pelo Banco do Brasil S/A. 3.2. Os aludidos depósitos em contas individuais cessaram com o advento da Constituição Federal de 1988, pois na regra prevista em seu art. 239 houve a previsão da mudança de destinação dos recursos vinculados ao programa. 3.3. Com a finalidade de resguardar a legítima expectativa dos servidores que tinham valores depositados em suas contas ao levantamento dos respectivos montantes no momento em que fossem contemplados por alguma das hipóteses de saque, as contas individuais foram mantidas, nos termos do art. 239, § 2º, da Constituição Federal. 4. Os valores até então depositados nas contas individuais, embora sem o acréscimo de novos depósitos, continuaram a ser creditados pelos critérios previstos no art. 3º da Lei Complementar nº 26/1975: correção monetária anual </w:t>
      </w:r>
      <w:r w:rsidRPr="00BE6F5C">
        <w:rPr>
          <w:color w:val="008000"/>
          <w:sz w:val="24"/>
        </w:rPr>
        <w:t xml:space="preserve">(cujo índice variou, tendo sido utilizadas a OTN até o ano de 1989, o IPC, por poucos meses, o BTN, a TR e o TJLP, que perdurou como parâmetro do ano de 1994 até os dias atuais), juros de 3% (três por cento) ao ano e resultado líquido adicional das operações realizadas com recursos do fundo. 4.1. O Decreto nº 78.276/1976 instituiu o Conselho Diretor do PIS/PASEP, responsável pela gestão do fundo. Suas atribuições foram previstas na regra do art. 10 do aludido decreto, revogado pelo art. 8º do Decreto nº 4.751/2003, que foi também revogado pelo art. 4º do Decreto nº 9.978/2019. 4.2. A regulamentação a respeito das atribuições do Conselho Diretor, aqui examinadas, no entanto, foi mantida nos sucessivos decretos. Nesse sentido, foi atribuída ao Conselho Diretor a definição dos cálculos e índices utilizados para a atualização e remuneração dos saldos individuais das contas vinculadas ao PASEP. 4.3. Ao Banco do Brasil S/A foi atribuída somente a aplicação do que havia sido determinado pelo referido órgão deliberativo. 4.4. Por essa razão o Colendo Superior Tribunal de Justiça, no julgamento do tema repetitivo nº 1150, fixou a tese no sentido da legitimidade passiva do Banco do Brasil S/A para as demandas que tratem da eventual má gestão dos recursos ou a não aplicação dos índices definidos pelo Conselho Diretor. 4.5. Nas demandas cujo objeto consista na legitimidade dos índices utilizados para a correção e remuneração dos saldos do PASEP, no entanto, a União deve ser incluída no polo passivo, pois o Conselho Diretor do PIS/PASEP estava vinculado à Secretaria do Tesouro Nacional, nos termos da regra prevista no art. 1º do Decreto nº 1.608/1995. 5. O demandante pretende a correção monetária mensal do montante e com aplicação do índice SELIC. 5.1. Os cálculos apresentados pelo apelante não utilizam o método de cálculo previsto na legislação específica do PASEP e os índices estipulados pelo Conselho Diretor do fundo. 5.2. O demandante, portanto, não se desincumbiu do ônus da prova em relação à prática de ato ilícito pelo demandado. 6. A alegação de </w:t>
      </w:r>
      <w:r w:rsidRPr="00BE6F5C">
        <w:rPr>
          <w:color w:val="008000"/>
          <w:sz w:val="24"/>
        </w:rPr>
        <w:t>ocorrência de saques indevidos também não merece prosperar. 6.1. A rubrica “PGTO RENDIMENTO FOPAG”, presente no extrato da conta PASEP da apelante e que, com efeito, traduz a realização de desconto no saldo, consiste em uma modalidade de pagamento regulamentada pelas Resoluções do Conselho Deliberativo do PIS/PASEP, que autorizava os pagamentos dos rendimentos das cotas do fundo na folha de pagamentos. 6.2. A referida operação também encontra respaldo na regra prevista no art. 4º, § 2º, da Lei Complementar nº 26/1975. 6.3. A apelante não comprovou que os referidos descontos não foram descritos em sua folha de pagamento 7. Recurso conhecido e desprovido.</w:t>
      </w:r>
    </w:p>
    <w:p w:rsidRPr="00BE6F5C" w:rsidR="00002EB5" w:rsidRDefault="00000000" w14:paraId="40CE5A55" w14:textId="77777777">
      <w:pPr>
        <w:ind w:left="2268"/>
        <w:jc w:val="both"/>
      </w:pPr>
      <w:r w:rsidRPr="00BE6F5C">
        <w:rPr>
          <w:color w:val="008000"/>
          <w:sz w:val="24"/>
        </w:rPr>
        <w:t>(Acórdão 1909034, 0733408-68.2020.8.07.0001, Relator(a): ALVARO CIARLINI, 2ª TURMA CÍVEL, data de julgamento: 14/08/2024, publicado no DJe: 23/09/2024.)</w:t>
      </w:r>
    </w:p>
    <w:p w:rsidRPr="00BE6F5C" w:rsidR="00002EB5" w:rsidRDefault="00000000" w14:paraId="476C3529" w14:textId="77777777">
      <w:pPr>
        <w:ind w:left="2268"/>
        <w:jc w:val="both"/>
      </w:pPr>
      <w:r w:rsidRPr="00BE6F5C">
        <w:rPr>
          <w:color w:val="008000"/>
          <w:sz w:val="24"/>
        </w:rPr>
        <w:t xml:space="preserve">DIREITO CIVIL E PROCESSUAL CIVIL. APELAÇÃO CÍVEL. AÇÃO INDENIZATÓRIA DE DANOS MATERIAIS E MORAIS. CONTA INDIVIDUAL DO PASEP. INCIDÊNCIA DO CDC. GESTÃO DOS VALORES DEPOSITADOS. RESPONSABILIDADE DO BANCO DO BRASIL S.A. FALHA NA PRESTAÇÃO DOS SERVIÇOS. VEROSSIMILHANÇA. INDENIZAÇÃO INDEVIDA. RECURSO CONHECIDO E DESPROVIDO. SENTENÇA MANTIDA. HONORÁRIOS ADVOCATÍCIOS MAJORADOS. I. Caso em exame 1. Cuida-se de Apelação interposta pela parte Autora em face de BANCO DO BRASIL S.A., ante a Sentença (ID 66385064), devidamente integrada pela decisão que negou provimento aos embargos de declaração (ID 66385071) que, nos autos da Ação de indenização por danos materiais e morais julgou improcedentes os pedidos formulados pela parte Apelante e resolveu o mérito, com fulcro no art. 487, inciso I do CPC. II. Questão em discussão 2. O cerne da controvérsia recursal se limita em averiguar se os índices de correção monetária e demais fatores de correção dos valores depositados na conta individual do PASEP de titularidade do Apelante foram corretamente aplicados, com </w:t>
      </w:r>
      <w:r w:rsidRPr="00BE6F5C">
        <w:rPr>
          <w:color w:val="008000"/>
          <w:sz w:val="24"/>
        </w:rPr>
        <w:t xml:space="preserve">lesão ao seu patrimônio, passível de indenização material. III. Razões de decidir 3.1. O PASEP - programa de formação do patrimônio do servidor público, conforme assentado no art. 239 da CF, ostenta natureza de benefício social, não se tratando de um produto ou serviço comercializado pelo Banco do Brasil para os seus correntistas. Por essa razão, a presente demanda não se sujeita às normas promanadas do CDC, por via de consequência, não atraindo ao caso a incidência do teor da Súmula n. 297 do STJ. 3.2. O Decreto 4.751/2003, que regula o Fundo de Participação do Programa de Integração Social - PIS e o Fundo Único do Programa de formação do Patrimônio do Servidor Público - PASEP, fundos unificados pela Lei Complementar 26/1975 e criados pelas Leis Complementares 7 e 8 de 1970, prevê que o fundo constituído com recursos do PIS-PASEP é gerido por um Conselho Diretor, o qual detém a competência para deliberar sobre os atos de gestão, inclusive, sobre a metodologia de cálculo e os índices a serem adotados na atualização monetária do saldo das contas individuais dos participantes do PASEP. 3.3. Da análise da Lei Complementar nº 26/1975, do Decreto nº 4.751/2003 e da Lei nº 9.365/96, depreende-se que as contas individuais do PIS/PASEP têm o saldo (cotas) verificado ao final do exercício financeiro (30 de junho). Para corrigi-lo, primeiro é aplicado o percentual correspondente à distribuição de Reserva para Ajuste de Cotas – RAC, se houver, definido pelo Conselho Diretor do Fundo PIS/PASEP. Sobre o saldo acrescido das reservas (RAC) é aplicado o percentual correspondente à Atualização Monetária, estabelecido pelo Conselho Diretor do Fundo PIS/PASEP. Finalmente, aplica-se o percentual resultado da soma dos Juros (3%) e do Resultado Líquido Adicional – RLA, se houver. O valor dos Juros mais o RLA corresponde aos Rendimentos que são disponibilizados para saque anualmente. Dessa forma, a atualização monetária das contas individuais segue estritamente o que determina a legislação, não podendo ser usado outro </w:t>
      </w:r>
      <w:r w:rsidRPr="00BE6F5C">
        <w:rPr>
          <w:color w:val="008000"/>
          <w:sz w:val="24"/>
        </w:rPr>
        <w:t>índice, qualquer que seja. 3.4. As alegações da parte Autora, ora Apelante, não encontram verossimilhança diante das provas constantes dos autos, principalmente porque sua pretensão partiu de premissa equivocada, qual seja a correção de valores depositados por índices não previstos em legislação, o que impõe a improcedência do recurso, o que fora devidamente apontado na sentença e expressamente impugnado na contestação apresentada pelo banco Apelado. 3.5. O Banco do Brasil S.A. se apresenta apenas como um prestador de serviços em relação às contas PIS/PASEP, para o qual recebe uma contraprestação pecuniária da comissão. Atua apenas como operador do fundo, sem qualquer interferência na correção monetária e juros incidentes, estes, determinado pelo órgão gestor. IV. Dispositivo e tese 4. Apelação desprovida. _________ Dispositivos relevantes citados: art. 239 da CF, art. 2º e 3º do CDC, Decretos ns. 78.276/1976, 4.751/2003 e 9.978/2019, Lei Complementar 26/1975, Leis Complementares 7 e 8 de 1970. Jurisprudência citada: Sumula 297 do STJ. (Acórdão 1973210, 0742320-20.2021.8.07.0001, Relator(a): ROBERTO FREITAS FILHO, 3ª TURMA CÍVEL, data de julgamento: 20/02/2025, publicado no DJe: 17/03/2025.)</w:t>
      </w:r>
    </w:p>
    <w:p w:rsidRPr="00BE6F5C" w:rsidR="00002EB5" w:rsidRDefault="00000000" w14:paraId="1D404E46" w14:textId="77777777">
      <w:pPr>
        <w:ind w:firstLine="1134"/>
        <w:jc w:val="both"/>
      </w:pPr>
      <w:r w:rsidRPr="00BE6F5C">
        <w:rPr>
          <w:color w:val="008000"/>
          <w:sz w:val="26"/>
        </w:rPr>
        <w:t>Ante tudo o que expus, julgo improcedente a pretensão deduzida em juízo, bem como julgo resolvido o mérito, com fundamento no disposto no art. 487, inciso I, do CPC.</w:t>
      </w:r>
    </w:p>
    <w:p w:rsidRPr="00BE6F5C" w:rsidR="00002EB5" w:rsidRDefault="00000000" w14:paraId="470787E1" w14:textId="77777777">
      <w:pPr>
        <w:ind w:firstLine="1134"/>
        <w:jc w:val="both"/>
      </w:pPr>
      <w:r w:rsidRPr="00BE6F5C">
        <w:rPr>
          <w:color w:val="008000"/>
          <w:sz w:val="26"/>
        </w:rPr>
        <w:t>Condeno a parte autora ao pagamento das custas processuais e dos honorários advocatícios, ora arbitrados em 10% do valor atualizado da causa (art. 85, § 2.º, do CPC).</w:t>
      </w:r>
    </w:p>
    <w:p w:rsidRPr="00BE6F5C" w:rsidR="00002EB5" w:rsidRDefault="00000000" w14:paraId="06F4A247" w14:textId="77777777">
      <w:pPr>
        <w:ind w:firstLine="1134"/>
        <w:jc w:val="both"/>
      </w:pPr>
      <w:r w:rsidRPr="00BE6F5C">
        <w:rPr>
          <w:color w:val="008000"/>
          <w:sz w:val="26"/>
        </w:rPr>
        <w:t>A exigibilidade das despesas processuais em referência está suspensa face à concessão da gratuidade de justiça (art. 98, § 3.º, do CPC).</w:t>
      </w:r>
    </w:p>
    <w:p w:rsidRPr="00BE6F5C" w:rsidR="00002EB5" w:rsidRDefault="00000000" w14:paraId="7202219B" w14:textId="77777777">
      <w:pPr>
        <w:ind w:firstLine="1134"/>
        <w:jc w:val="both"/>
      </w:pPr>
      <w:r w:rsidRPr="00BE6F5C">
        <w:rPr>
          <w:color w:val="008000"/>
          <w:sz w:val="26"/>
        </w:rPr>
        <w:t>Depois de passar em julgado esta sentença, certifique-se e, oportunamente, arquivem-se os autos mediante as anotações pertinentes.</w:t>
      </w:r>
    </w:p>
    <w:p w:rsidRPr="00BE6F5C" w:rsidR="00002EB5" w:rsidRDefault="00000000" w14:paraId="56D030C4" w14:textId="77777777">
      <w:pPr>
        <w:ind w:firstLine="1134"/>
        <w:jc w:val="both"/>
      </w:pPr>
      <w:r w:rsidRPr="00BE6F5C">
        <w:rPr>
          <w:color w:val="008000"/>
          <w:sz w:val="26"/>
        </w:rPr>
        <w:t>Publique-se e registre-se. Intimem-se.</w:t>
      </w:r>
    </w:p>
    <w:p w:rsidRPr="00BE6F5C" w:rsidR="00002EB5" w:rsidRDefault="00000000" w14:paraId="0BEBB9FB" w14:textId="77777777">
      <w:pPr>
        <w:ind w:firstLine="1134"/>
        <w:jc w:val="both"/>
      </w:pPr>
      <w:r w:rsidRPr="00BE6F5C">
        <w:rPr>
          <w:color w:val="008000"/>
          <w:sz w:val="26"/>
        </w:rPr>
        <w:t>Brasília, 17 de julho de 2026, 15:33:47.</w:t>
      </w:r>
    </w:p>
    <w:p w:rsidR="00002EB5" w:rsidRDefault="00000000" w14:paraId="6D4A7F70" w14:textId="77777777">
      <w:pPr>
        <w:ind w:left="2268"/>
        <w:jc w:val="both"/>
      </w:pPr>
      <w:r w:rsidRPr="00BE6F5C">
        <w:rPr>
          <w:color w:val="008000"/>
          <w:sz w:val="24"/>
        </w:rPr>
        <w:t>PAULO CERQUEIRA CAMPOS Juiz de Direito</w:t>
      </w:r>
    </w:p>
    <w:sectPr w:rsidR="00002EB5" w:rsidSect="00034616">
      <w:pgSz w:w="11906" w:h="16838" w:orient="portrait"/>
      <w:pgMar w:top="1417" w:right="1134" w:bottom="1134"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MRS" w:author="Marcelo Ribeiro Da Silva - GDSXSR" w:date="09/28/2026 18:18:00" w:id="0">
    <w:p xmlns:w14="http://schemas.microsoft.com/office/word/2010/wordml" w:rsidR="10F25B49" w:rsidRDefault="3DE86F0A" w14:paraId="5768F8B3" w14:textId="4FE1C915">
      <w:pPr>
        <w:pStyle w:val="CommentText"/>
      </w:pPr>
      <w:r>
        <w:rPr>
          <w:rStyle w:val="CommentReference"/>
        </w:rPr>
        <w:annotationRef/>
      </w:r>
      <w:r w:rsidRPr="0580A9E1" w:rsidR="6CABC527">
        <w:t>Conclusão: 22/09/2026.</w:t>
      </w:r>
    </w:p>
    <w:p xmlns:w14="http://schemas.microsoft.com/office/word/2010/wordml" w:rsidR="32E2E267" w:rsidRDefault="52A2BF9D" w14:paraId="6CDF33E2" w14:textId="09DD392F">
      <w:pPr>
        <w:pStyle w:val="CommentText"/>
      </w:pPr>
      <w:r w:rsidRPr="5B104A55" w:rsidR="0668E869">
        <w:t>Entrega da minuta: 28/09/2026.</w:t>
      </w:r>
    </w:p>
    <w:p xmlns:w14="http://schemas.microsoft.com/office/word/2010/wordml" w:rsidR="574BB878" w:rsidRDefault="52A04CD7" w14:paraId="7CF3C43A" w14:textId="684E6333">
      <w:pPr>
        <w:pStyle w:val="CommentText"/>
      </w:pPr>
      <w:r w:rsidRPr="07642C38" w:rsidR="66A311D7">
        <w:t>Grau de certeza: 9</w:t>
      </w:r>
    </w:p>
  </w:comment>
  <w:comment w:initials="MRS" w:author="Marcelo Ribeiro Da Silva - GDSXSR" w:date="2026-09-29T01:38:00Z" w:id="1">
    <w:p w:rsidRPr="00BE6F5C" w:rsidR="0099116A" w:rsidP="0099116A" w:rsidRDefault="0099116A" w14:paraId="6389180F" w14:textId="77777777">
      <w:r w:rsidRPr="00BE6F5C">
        <w:annotationRef/>
      </w:r>
      <w:r w:rsidRPr="00BE6F5C">
        <w:t>CPC, art. 996. O recurso pode ser interposto pela parte vencida, pelo terceiro prejudicado e pelo Ministério Público, como parte ou como fiscal da ordem jurídica.</w:t>
      </w:r>
    </w:p>
    <w:p w:rsidRPr="00BE6F5C" w:rsidR="0099116A" w:rsidP="0099116A" w:rsidRDefault="0099116A" w14:paraId="1D6CDF14"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2">
    <w:p w:rsidRPr="00BE6F5C" w:rsidR="0099116A" w:rsidP="0099116A" w:rsidRDefault="0099116A" w14:paraId="74B6BDC1" w14:textId="77777777">
      <w:r w:rsidRPr="00BE6F5C">
        <w:annotationRef/>
      </w:r>
      <w:r w:rsidRPr="00BE6F5C">
        <w:t>CPC, art. 1.010. A apelação, interposta por petição dirigida ao juízo de primeiro grau, conterá:</w:t>
      </w:r>
    </w:p>
    <w:p w:rsidRPr="00BE6F5C" w:rsidR="0099116A" w:rsidP="0099116A" w:rsidRDefault="0099116A" w14:paraId="219A9DDC" w14:textId="77777777">
      <w:r w:rsidRPr="00BE6F5C">
        <w:t>(...)</w:t>
      </w:r>
    </w:p>
    <w:p w:rsidRPr="00BE6F5C" w:rsidR="0099116A" w:rsidP="0099116A" w:rsidRDefault="0099116A" w14:paraId="43A6C76E" w14:textId="77777777">
      <w:r w:rsidRPr="00BE6F5C">
        <w:t>II - a exposição do fato e do direito;</w:t>
      </w:r>
    </w:p>
    <w:p w:rsidRPr="00BE6F5C" w:rsidR="0099116A" w:rsidP="0099116A" w:rsidRDefault="0099116A" w14:paraId="703D9DE0" w14:textId="77777777">
      <w:r w:rsidRPr="00BE6F5C">
        <w:t>III - as razões do pedido de reforma ou de decretação de nulidade;</w:t>
      </w:r>
    </w:p>
    <w:p w:rsidRPr="00BE6F5C" w:rsidR="0099116A" w:rsidP="0099116A" w:rsidRDefault="0099116A" w14:paraId="06DE8F31"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3">
    <w:p w:rsidRPr="00BE6F5C" w:rsidR="0099116A" w:rsidP="0099116A" w:rsidRDefault="0099116A" w14:paraId="2328052C" w14:textId="77777777">
      <w:r w:rsidRPr="00BE6F5C">
        <w:annotationRef/>
      </w:r>
      <w:r w:rsidRPr="00BE6F5C">
        <w:t>CPC, art. 371. O juiz apreciará a prova constante dos autos, independentemente do sujeito que a tiver promovido, e indicará na decisão as razões da formação de seu convencimento.</w:t>
      </w:r>
    </w:p>
    <w:p w:rsidRPr="00BE6F5C" w:rsidR="0099116A" w:rsidP="0099116A" w:rsidRDefault="0099116A" w14:paraId="515B2F91"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4">
    <w:p w:rsidRPr="00BE6F5C" w:rsidR="0099116A" w:rsidP="0099116A" w:rsidRDefault="0099116A" w14:paraId="323CAB90" w14:textId="77777777">
      <w:r w:rsidRPr="00BE6F5C">
        <w:annotationRef/>
      </w:r>
      <w:r w:rsidRPr="00BE6F5C">
        <w:t>CPC, art. 479. O juiz apreciará a prova pericial de acordo com o disposto no art. 371, indicando na sentença os motivos que o levaram a considerar ou a deixar de considerar as conclusões do laudo, levando em conta o método utilizado pelo perito.</w:t>
      </w:r>
    </w:p>
    <w:p w:rsidRPr="00BE6F5C" w:rsidR="0099116A" w:rsidP="0099116A" w:rsidRDefault="0099116A" w14:paraId="5C8E7DA4"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5">
    <w:p w:rsidRPr="00BE6F5C" w:rsidR="0099116A" w:rsidP="0099116A" w:rsidRDefault="0099116A" w14:paraId="6176DD9C" w14:textId="77777777">
      <w:r w:rsidRPr="00BE6F5C">
        <w:annotationRef/>
      </w:r>
      <w:r w:rsidRPr="00BE6F5C">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p w:rsidRPr="00BE6F5C" w:rsidR="0099116A" w:rsidP="0099116A" w:rsidRDefault="0099116A" w14:paraId="28208C21" w14:textId="77777777">
      <w:r w:rsidRPr="00BE6F5C">
        <w:t>Fonte: planalto.gov.br — Lei 9.365/1996, redação vigente consultada em 28/09/2026.</w:t>
      </w:r>
    </w:p>
  </w:comment>
  <w:comment w:initials="MRS" w:author="Marcelo Ribeiro Da Silva - GDSXSR" w:date="2026-09-29T01:38:00Z" w:id="6">
    <w:p w:rsidRPr="00BE6F5C" w:rsidR="0099116A" w:rsidP="0099116A" w:rsidRDefault="0099116A" w14:paraId="03AC9B65" w14:textId="77777777">
      <w:r w:rsidRPr="00BE6F5C">
        <w:annotationRef/>
      </w:r>
      <w:r w:rsidRPr="00BE6F5C">
        <w:t>STJ — TEMA REPETITIVO 1.150. Primeira Seção. Relator: Min. Herman Benjamin. Recursos paradigmas: REsp 1.895.936/TO e REsp 1.895.941/TO. Julgamento: 13/09/2023; DJe: 21/09/2023.</w:t>
      </w:r>
    </w:p>
    <w:p w:rsidRPr="00BE6F5C" w:rsidR="0099116A" w:rsidP="0099116A" w:rsidRDefault="0099116A" w14:paraId="0FD21729" w14:textId="77777777">
      <w:r w:rsidRPr="00BE6F5C">
        <w:t>Questões submetidas: (a) se o Banco do Brasil possui, ou não,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(b) se a pretensão ao ressarcimento dos danos se submete ao prazo prescricional decenal (art. 205 do CC) ou quinquenal (art. 1º do Decreto 20.910/1932); (c) se o termo inicial é o dia em que o titular toma ciência dos desfalques ou a data do último depósito na conta individual.</w:t>
      </w:r>
    </w:p>
    <w:p w:rsidRPr="00BE6F5C" w:rsidR="0099116A" w:rsidP="0099116A" w:rsidRDefault="0099116A" w14:paraId="09CF2C7B" w14:textId="77777777">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p w:rsidRPr="00BE6F5C" w:rsidR="0099116A" w:rsidP="0099116A" w:rsidRDefault="0099116A" w14:paraId="6BEA2114" w14:textId="77777777">
      <w:r w:rsidRPr="00BE6F5C">
        <w:t>Situação: julgado (mérito). Fontes: inteiro teor do acórdão (PDF disponibilizado em portal.trt3.jus.br) e notícia do STJ reproduzida em sedep.com.br, consultados em 28/09/2026. CONFERIR NO PORTAL OFICIAL — o portal de repetitivos do STJ (processo.stj.jus.br) recusou o acesso automatizado (erro 403).</w:t>
      </w:r>
    </w:p>
  </w:comment>
  <w:comment w:initials="MRS" w:author="Marcelo Ribeiro Da Silva - GDSXSR" w:date="2026-09-29T01:38:00Z" w:id="7">
    <w:p w:rsidRPr="00BE6F5C" w:rsidR="0099116A" w:rsidP="0099116A" w:rsidRDefault="0099116A" w14:paraId="1003F787" w14:textId="77777777">
      <w:r w:rsidRPr="00BE6F5C">
        <w:annotationRef/>
      </w:r>
      <w:r w:rsidRPr="00BE6F5C">
        <w:t>STJ — TEMA REPETITIVO 1.300. Primeira Seção. Relatora: Min. Maria Thereza de Assis Moura. Recursos paradigmas: REsp 2.162.222/PE, REsp 2.162.223/PE, REsp 2.162.198/PE e REsp 2.162.323/PE. Julgamento: 10/09/2025 (por maioria).</w:t>
      </w:r>
    </w:p>
    <w:p w:rsidRPr="00BE6F5C" w:rsidR="0099116A" w:rsidP="0099116A" w:rsidRDefault="0099116A" w14:paraId="033BA1E1" w14:textId="77777777">
      <w:r w:rsidRPr="00BE6F5C">
        <w:t>Questão submetida: distribuição do ônus da prova nas ações em que o participante contesta saques em sua conta PASEP, conforme a modalidade de saque.</w:t>
      </w:r>
    </w:p>
    <w:p w:rsidRPr="00BE6F5C" w:rsidR="0099116A" w:rsidP="0099116A" w:rsidRDefault="0099116A" w14:paraId="21BDF22F" w14:textId="77777777">
      <w:r w:rsidRPr="00BE6F5C">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p w:rsidRPr="00BE6F5C" w:rsidR="0099116A" w:rsidP="0099116A" w:rsidRDefault="0099116A" w14:paraId="0F00A675" w14:textId="77777777">
      <w:r w:rsidRPr="00BE6F5C">
        <w:t>Fontes: TJDFT — Jurisprudência em Temas, "Tema 1300 do STJ – PASEP – distribuição do ônus da prova" (tjdft.jus.br), e Informativo STJ 862 (comentado), consultados em 28/09/2026. CONFERIR NO PORTAL OFICIAL DO STJ (acesso automatizado bloqueado — erro 403) a data de publicação do acórdão e o trânsito em julgado.</w:t>
      </w:r>
    </w:p>
  </w:comment>
  <w:comment w:initials="MRS" w:author="Marcelo Ribeiro Da Silva - GDSXSR" w:date="2026-09-29T01:38:00Z" w:id="8">
    <w:p w:rsidRPr="00BE6F5C" w:rsidR="0099116A" w:rsidP="0099116A" w:rsidRDefault="0099116A" w14:paraId="26FE9585" w14:textId="77777777">
      <w:r w:rsidRPr="00BE6F5C">
        <w:annotationRef/>
      </w:r>
      <w:r w:rsidRPr="00BE6F5C">
        <w:t>CPC, art. 373. O ônus da prova incumbe:</w:t>
      </w:r>
    </w:p>
    <w:p w:rsidRPr="00BE6F5C" w:rsidR="0099116A" w:rsidP="0099116A" w:rsidRDefault="0099116A" w14:paraId="0FBADFF1" w14:textId="77777777">
      <w:r w:rsidRPr="00BE6F5C">
        <w:t>I - ao autor, quanto ao fato constitutivo de seu direito;</w:t>
      </w:r>
    </w:p>
    <w:p w:rsidRPr="00BE6F5C" w:rsidR="0099116A" w:rsidP="0099116A" w:rsidRDefault="0099116A" w14:paraId="0F2DE51D" w14:textId="77777777">
      <w:r w:rsidRPr="00BE6F5C">
        <w:t>II - ao réu, quanto à existência de fato impeditivo, modificativo ou extintivo do direito do autor.</w:t>
      </w:r>
    </w:p>
    <w:p w:rsidRPr="00BE6F5C" w:rsidR="0099116A" w:rsidP="0099116A" w:rsidRDefault="0099116A" w14:paraId="6EBB44BA"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38:00Z" w:id="9">
    <w:p w:rsidR="0018195E" w:rsidP="0018195E" w:rsidRDefault="0099116A" w14:paraId="22722133" w14:textId="77777777">
      <w:pPr>
        <w:pStyle w:val="Textodecomentrio"/>
      </w:pPr>
      <w:r w:rsidRPr="00BE6F5C">
        <w:annotationRef/>
      </w:r>
      <w:r w:rsidR="0018195E">
        <w:t>DISPOSITIVOS RELEVANTES CITADOS — transcrições:</w:t>
      </w:r>
    </w:p>
    <w:p w:rsidR="0018195E" w:rsidP="0018195E" w:rsidRDefault="0018195E" w14:paraId="0F7078D2" w14:textId="77777777">
      <w:pPr>
        <w:pStyle w:val="Textodecomentrio"/>
      </w:pPr>
      <w:r>
        <w:t>CPC, art. 371. O juiz apreciará a prova constante dos autos, independentemente do sujeito que a tiver promovido, e indicará na decisão as razões da formação de seu convencimento.</w:t>
      </w:r>
    </w:p>
    <w:p w:rsidR="0018195E" w:rsidP="0018195E" w:rsidRDefault="0018195E" w14:paraId="68D7DB37" w14:textId="77777777">
      <w:pPr>
        <w:pStyle w:val="Textodecomentrio"/>
      </w:pPr>
    </w:p>
    <w:p w:rsidR="0018195E" w:rsidP="0018195E" w:rsidRDefault="0018195E" w14:paraId="3C01BF66" w14:textId="77777777">
      <w:pPr>
        <w:pStyle w:val="Textodecomentrio"/>
      </w:pPr>
      <w:r>
        <w:t>CPC, art. 373. O ônus da prova incumbe:</w:t>
      </w:r>
    </w:p>
    <w:p w:rsidR="0018195E" w:rsidP="0018195E" w:rsidRDefault="0018195E" w14:paraId="2A186D8B" w14:textId="77777777">
      <w:pPr>
        <w:pStyle w:val="Textodecomentrio"/>
      </w:pPr>
      <w:r>
        <w:t>I - ao autor, quanto ao fato constitutivo de seu direito;</w:t>
      </w:r>
    </w:p>
    <w:p w:rsidR="0018195E" w:rsidP="0018195E" w:rsidRDefault="0018195E" w14:paraId="062F3DE6" w14:textId="77777777">
      <w:pPr>
        <w:pStyle w:val="Textodecomentrio"/>
      </w:pPr>
      <w:r>
        <w:t>II - ao réu, quanto à existência de fato impeditivo, modificativo ou extintivo do direito do autor.</w:t>
      </w:r>
    </w:p>
    <w:p w:rsidR="0018195E" w:rsidP="0018195E" w:rsidRDefault="0018195E" w14:paraId="5D665035" w14:textId="77777777">
      <w:pPr>
        <w:pStyle w:val="Textodecomentrio"/>
      </w:pPr>
    </w:p>
    <w:p w:rsidR="0018195E" w:rsidP="0018195E" w:rsidRDefault="0018195E" w14:paraId="391FEF2D" w14:textId="77777777">
      <w:pPr>
        <w:pStyle w:val="Textodecomentrio"/>
      </w:pPr>
      <w:r>
        <w:t>CPC, art. 479. O juiz apreciará a prova pericial de acordo com o disposto no art. 371, indicando na sentença os motivos que o levaram a considerar ou a deixar de considerar as conclusões do laudo, levando em conta o método utilizado pelo perito.</w:t>
      </w:r>
    </w:p>
    <w:p w:rsidR="0018195E" w:rsidP="0018195E" w:rsidRDefault="0018195E" w14:paraId="192756BC" w14:textId="77777777">
      <w:pPr>
        <w:pStyle w:val="Textodecomentrio"/>
      </w:pPr>
    </w:p>
    <w:p w:rsidR="0018195E" w:rsidP="0018195E" w:rsidRDefault="0018195E" w14:paraId="1537256B" w14:textId="77777777">
      <w:pPr>
        <w:pStyle w:val="Textodecomentrio"/>
      </w:pPr>
      <w:r>
        <w:t>CPC, art. 996. O recurso pode ser interposto pela parte vencida, pelo terceiro prejudicado e pelo Ministério Público, como parte ou como fiscal da ordem jurídica.</w:t>
      </w:r>
    </w:p>
    <w:p w:rsidR="0018195E" w:rsidP="0018195E" w:rsidRDefault="0018195E" w14:paraId="7FA33968" w14:textId="77777777">
      <w:pPr>
        <w:pStyle w:val="Textodecomentrio"/>
      </w:pPr>
    </w:p>
    <w:p w:rsidR="0018195E" w:rsidP="0018195E" w:rsidRDefault="0018195E" w14:paraId="33DE4C2F" w14:textId="77777777">
      <w:pPr>
        <w:pStyle w:val="Textodecomentrio"/>
      </w:pPr>
      <w:r>
        <w:t>CPC, art. 1.010. A apelação, interposta por petição dirigida ao juízo de primeiro grau, conterá:</w:t>
      </w:r>
    </w:p>
    <w:p w:rsidR="0018195E" w:rsidP="0018195E" w:rsidRDefault="0018195E" w14:paraId="721D7539" w14:textId="77777777">
      <w:pPr>
        <w:pStyle w:val="Textodecomentrio"/>
      </w:pPr>
      <w:r>
        <w:t>(...)</w:t>
      </w:r>
    </w:p>
    <w:p w:rsidR="0018195E" w:rsidP="0018195E" w:rsidRDefault="0018195E" w14:paraId="6F26F6DA" w14:textId="77777777">
      <w:pPr>
        <w:pStyle w:val="Textodecomentrio"/>
      </w:pPr>
      <w:r>
        <w:t>II - a exposição do fato e do direito;</w:t>
      </w:r>
    </w:p>
    <w:p w:rsidR="0018195E" w:rsidP="0018195E" w:rsidRDefault="0018195E" w14:paraId="44D8FFCF" w14:textId="77777777">
      <w:pPr>
        <w:pStyle w:val="Textodecomentrio"/>
      </w:pPr>
      <w:r>
        <w:t>III - as razões do pedido de reforma ou de decretação de nulidade;</w:t>
      </w:r>
    </w:p>
    <w:p w:rsidR="0018195E" w:rsidP="0018195E" w:rsidRDefault="0018195E" w14:paraId="53DA705B" w14:textId="77777777">
      <w:pPr>
        <w:pStyle w:val="Textodecomentrio"/>
      </w:pPr>
    </w:p>
    <w:p w:rsidR="0018195E" w:rsidP="0018195E" w:rsidRDefault="0018195E" w14:paraId="6FDCC06A" w14:textId="77777777">
      <w:pPr>
        <w:pStyle w:val="Textodecomentrio"/>
      </w:pPr>
      <w:r>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 w:author="Marcelo Ribeiro Da Silva - GDSXSR" w:date="2026-09-28T22:41:00Z" w:id="10">
    <w:p w:rsidR="00FE6812" w:rsidP="00FE6812" w:rsidRDefault="00FE6812" w14:paraId="10A7A970" w14:textId="0CF26A88">
      <w:pPr>
        <w:pStyle w:val="Textodecomentrio"/>
      </w:pPr>
      <w:r>
        <w:rPr>
          <w:rStyle w:val="Refdecomentrio"/>
        </w:rPr>
        <w:annotationRef/>
      </w:r>
      <w:r>
        <w:t>Os IDs citados na sentença e nas razões (ex.: 126318479, 126912728, 204414882, 246485035, 283730826) seguem a numeração dos autos de origem. Nos autos digitalizados para o recurso: inicial ID 89293582; contestação ID 89293595; sentença ID 89293844; apelação ID 89293846; contrarrazões ID 89293850.</w:t>
      </w:r>
    </w:p>
  </w:comment>
  <w:comment w:initials="MRS" w:author="Marcelo Ribeiro Da Silva - GDSXSR" w:date="2026-09-29T01:18:00Z" w:id="11">
    <w:p w:rsidRPr="00BE6F5C" w:rsidR="00002EB5" w:rsidRDefault="00000000" w14:paraId="7B081C84" w14:textId="77D4E491">
      <w:r w:rsidRPr="00BE6F5C">
        <w:annotationRef/>
      </w:r>
      <w:r w:rsidRPr="00BE6F5C">
        <w:t>CPC, art. 487. Haverá resolução de mérito quando o juiz:</w:t>
      </w:r>
    </w:p>
    <w:p w:rsidRPr="00BE6F5C" w:rsidR="00002EB5" w:rsidRDefault="00000000" w14:paraId="013AEF70" w14:textId="77777777">
      <w:r w:rsidRPr="00BE6F5C">
        <w:t>I - acolher ou rejeitar o pedido formulado na ação ou na reconvenção;</w:t>
      </w:r>
    </w:p>
    <w:p w:rsidRPr="00BE6F5C" w:rsidR="00002EB5" w:rsidRDefault="00000000" w14:paraId="4D005C5A" w14:textId="77777777">
      <w:r w:rsidRPr="00BE6F5C">
        <w:t>Fonte: planalto.gov.br — Lei 13.105/2015 (CPC). CONFERIR NO PLANALTO — a página do CPC foi truncada no acesso automatizado em 28/09/2026 (conteúdo recebido só até o art. 150); transcrição não verificada nesta sessão.</w:t>
      </w:r>
    </w:p>
  </w:comment>
  <w:comment w:initials="MRS" w:author="Marcelo Ribeiro Da Silva - GDSXSR" w:date="2026-09-29T01:18:00Z" w:id="12">
    <w:p w:rsidR="00722D75" w:rsidP="00722D75" w:rsidRDefault="00000000" w14:paraId="2EB8E3F9" w14:textId="77777777">
      <w:pPr>
        <w:pStyle w:val="Textodecomentrio"/>
      </w:pPr>
      <w:r w:rsidRPr="00BE6F5C">
        <w:annotationRef/>
      </w:r>
      <w:r w:rsidR="00722D75">
        <w:t>CPC, art. 85. A sentença condenará o vencido a pagar honorários ao advogado do vencedor.</w:t>
      </w:r>
    </w:p>
    <w:p w:rsidR="00722D75" w:rsidP="00722D75" w:rsidRDefault="00722D75" w14:paraId="060EA1C0" w14:textId="77777777">
      <w:pPr>
        <w:pStyle w:val="Textodecomentrio"/>
      </w:pPr>
      <w:r>
        <w:t>(...)</w:t>
      </w:r>
    </w:p>
    <w:p w:rsidR="00722D75" w:rsidP="00722D75" w:rsidRDefault="00722D75" w14:paraId="7A5FF181" w14:textId="77777777">
      <w:pPr>
        <w:pStyle w:val="Textodecomentrio"/>
      </w:pPr>
      <w:r>
        <w:t>§ 2º Os honorários serão fixados entre o mínimo de dez e o máximo de vinte por cento sobre o valor da condenação, do proveito econômico obtido ou, não sendo possível mensurá-lo, sobre o valor atualizado da causa, atendidos:</w:t>
      </w:r>
    </w:p>
    <w:p w:rsidR="00722D75" w:rsidP="00722D75" w:rsidRDefault="00722D75" w14:paraId="4DC0C8E4" w14:textId="77777777">
      <w:pPr>
        <w:pStyle w:val="Textodecomentrio"/>
      </w:pPr>
      <w:r>
        <w:t>I - o grau de zelo do profissional;</w:t>
      </w:r>
    </w:p>
    <w:p w:rsidR="00722D75" w:rsidP="00722D75" w:rsidRDefault="00722D75" w14:paraId="77E7A35F" w14:textId="77777777">
      <w:pPr>
        <w:pStyle w:val="Textodecomentrio"/>
      </w:pPr>
      <w:r>
        <w:t>II - o lugar de prestação do serviço;</w:t>
      </w:r>
    </w:p>
    <w:p w:rsidR="00722D75" w:rsidP="00722D75" w:rsidRDefault="00722D75" w14:paraId="0C737DD5" w14:textId="77777777">
      <w:pPr>
        <w:pStyle w:val="Textodecomentrio"/>
      </w:pPr>
      <w:r>
        <w:t>III - a natureza e a importância da causa;</w:t>
      </w:r>
    </w:p>
    <w:p w:rsidR="00722D75" w:rsidP="00722D75" w:rsidRDefault="00722D75" w14:paraId="772D3BC7" w14:textId="77777777">
      <w:pPr>
        <w:pStyle w:val="Textodecomentrio"/>
      </w:pPr>
      <w:r>
        <w:t>IV - o trabalho realizado pelo advogado e o tempo exigido para o seu serviço.</w:t>
      </w:r>
    </w:p>
  </w:comment>
  <w:comment w:initials="MRS" w:author="Marcelo Ribeiro Da Silva - GDSXSR" w:date="2026-09-29T01:18:00Z" w:id="13">
    <w:p w:rsidR="00722D75" w:rsidP="00722D75" w:rsidRDefault="00000000" w14:paraId="4D4EE087" w14:textId="77777777">
      <w:pPr>
        <w:pStyle w:val="Textodecomentrio"/>
      </w:pPr>
      <w:r w:rsidRPr="00BE6F5C">
        <w:annotationRef/>
      </w:r>
      <w:r w:rsidR="00722D75">
        <w:t>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nitials="MRS" w:author="Marcelo Ribeiro Da Silva - GDSXSR" w:date="2026-09-29T01:18:00Z" w:id="14">
    <w:p w:rsidR="00722D75" w:rsidP="00722D75" w:rsidRDefault="00000000" w14:paraId="6C1743AE" w14:textId="77777777">
      <w:pPr>
        <w:pStyle w:val="Textodecomentrio"/>
      </w:pPr>
      <w:r w:rsidRPr="00BE6F5C">
        <w:annotationRef/>
      </w:r>
      <w:r w:rsidR="00722D75">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15">
    <w:p w:rsidR="00722D75" w:rsidP="00722D75" w:rsidRDefault="00000000" w14:paraId="48438B39" w14:textId="77777777">
      <w:pPr>
        <w:pStyle w:val="Textodecomentrio"/>
      </w:pPr>
      <w:r w:rsidRPr="00BE6F5C">
        <w:annotationRef/>
      </w:r>
      <w:r w:rsidR="00722D75">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16">
    <w:p w:rsidR="002C3B10" w:rsidP="002C3B10" w:rsidRDefault="00000000" w14:paraId="13693E1D" w14:textId="77777777">
      <w:pPr>
        <w:pStyle w:val="Textodecomentrio"/>
      </w:pPr>
      <w:r w:rsidRPr="00BE6F5C">
        <w:annotationRef/>
      </w:r>
      <w:r w:rsidR="002C3B10">
        <w:t>CPC, art. 489, § 1º. Não se considera fundamentada qualquer decisão judicial, seja ela interlocutória, sentença ou acórdão, que:</w:t>
      </w:r>
    </w:p>
    <w:p w:rsidR="002C3B10" w:rsidP="002C3B10" w:rsidRDefault="002C3B10" w14:paraId="4780A651" w14:textId="77777777">
      <w:pPr>
        <w:pStyle w:val="Textodecomentrio"/>
      </w:pPr>
      <w:r>
        <w:t>(...)</w:t>
      </w:r>
    </w:p>
    <w:p w:rsidR="002C3B10" w:rsidP="002C3B10" w:rsidRDefault="002C3B10" w14:paraId="746D1B23" w14:textId="77777777">
      <w:pPr>
        <w:pStyle w:val="Textodecomentrio"/>
      </w:pPr>
      <w:r>
        <w:t>IV - não enfrentar todos os argumentos deduzidos no processo capazes de, em tese, infirmar a conclusão adotada pelo julgador;</w:t>
      </w:r>
    </w:p>
  </w:comment>
  <w:comment w:initials="MRS" w:author="Marcelo Ribeiro Da Silva - GDSXSR" w:date="2026-09-29T01:18:00Z" w:id="17">
    <w:p w:rsidR="002C3B10" w:rsidP="002C3B10" w:rsidRDefault="00000000" w14:paraId="2173990B" w14:textId="77777777">
      <w:pPr>
        <w:pStyle w:val="Textodecomentrio"/>
      </w:pPr>
      <w:r w:rsidRPr="00BE6F5C">
        <w:annotationRef/>
      </w:r>
      <w:r w:rsidR="002C3B10">
        <w:t>STJ — TEMA REPETITIVO 1.150.</w:t>
      </w:r>
    </w:p>
    <w:p w:rsidR="002C3B10" w:rsidP="002C3B10" w:rsidRDefault="002C3B10" w14:paraId="18082B5F" w14:textId="77777777">
      <w:pPr>
        <w:pStyle w:val="Textodecomentrio"/>
      </w:pPr>
      <w:r>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18">
    <w:p w:rsidR="002C3B10" w:rsidP="002C3B10" w:rsidRDefault="00000000" w14:paraId="2BBCC6D1" w14:textId="77777777">
      <w:pPr>
        <w:pStyle w:val="Textodecomentrio"/>
      </w:pPr>
      <w:r w:rsidRPr="00BE6F5C">
        <w:annotationRef/>
      </w:r>
      <w:r w:rsidR="002C3B10">
        <w:t>CPC, art. 373. O ônus da prova incumbe:</w:t>
      </w:r>
    </w:p>
    <w:p w:rsidR="002C3B10" w:rsidP="002C3B10" w:rsidRDefault="002C3B10" w14:paraId="04240085" w14:textId="77777777">
      <w:pPr>
        <w:pStyle w:val="Textodecomentrio"/>
      </w:pPr>
      <w:r>
        <w:t>I - ao autor, quanto ao fato constitutivo de seu direito;</w:t>
      </w:r>
    </w:p>
    <w:p w:rsidR="002C3B10" w:rsidP="002C3B10" w:rsidRDefault="002C3B10" w14:paraId="418E9CCF" w14:textId="77777777">
      <w:pPr>
        <w:pStyle w:val="Textodecomentrio"/>
      </w:pPr>
      <w:r>
        <w:t>II - ao réu, quanto à existência de fato impeditivo, modificativo ou extintivo do direito do autor.</w:t>
      </w:r>
    </w:p>
  </w:comment>
  <w:comment w:initials="MRS" w:author="Marcelo Ribeiro Da Silva - GDSXSR" w:date="2026-09-29T01:18:00Z" w:id="19">
    <w:p w:rsidR="002E7E0F" w:rsidP="002E7E0F" w:rsidRDefault="00000000" w14:paraId="72725970" w14:textId="77777777">
      <w:pPr>
        <w:pStyle w:val="Textodecomentrio"/>
      </w:pPr>
      <w:r w:rsidRPr="00BE6F5C">
        <w:annotationRef/>
      </w:r>
      <w:r w:rsidR="002E7E0F">
        <w:t>STJ — TEMA REPETITIVO 1.300.</w:t>
      </w:r>
    </w:p>
    <w:p w:rsidR="002E7E0F" w:rsidP="002E7E0F" w:rsidRDefault="002E7E0F" w14:paraId="6B566B59" w14:textId="77777777">
      <w:pPr>
        <w:pStyle w:val="Textodecomentrio"/>
      </w:pPr>
      <w:r>
        <w:t>TESE FIRMADA: "Nas ações em que o participante contesta saques em sua conta individualizada do PASEP, o ônus de provar cabe: a) ao participante, quanto aos saques sob as formas de crédito em conta e de pagamento por Folha de Pagamento (PASEP-FOPAG), por ser fato constitutivo de seu direito, na forma do art. 373, I, do CPC, sendo incabível a inversão (art. 6º, VIII, do CDC) ou a redistribuição (art. 373, § 1º, do CPC) do ônus da prova; b) ao réu, quanto aos saques sob a forma de saque em caixa das agências do BB, por ser fato extintivo do direito do autor, na forma do art. 373, II, do CPC."</w:t>
      </w:r>
    </w:p>
  </w:comment>
  <w:comment w:initials="MRS" w:author="Marcelo Ribeiro Da Silva - GDSXSR" w:date="2026-09-29T01:18:00Z" w:id="20">
    <w:p w:rsidRPr="00BE6F5C" w:rsidR="00FB2155" w:rsidP="00FB2155" w:rsidRDefault="00000000" w14:paraId="051D0F37" w14:textId="77777777">
      <w:pPr>
        <w:pStyle w:val="Textodecomentrio"/>
      </w:pPr>
      <w:r w:rsidRPr="00BE6F5C">
        <w:annotationRef/>
      </w:r>
      <w:r w:rsidRPr="00BE6F5C" w:rsidR="00FB2155">
        <w:t>CPC, art. 996. O recurso pode ser interposto pela parte vencida, pelo terceiro prejudicado e pelo Ministério Público, como parte ou como fiscal da ordem jurídica.</w:t>
      </w:r>
    </w:p>
  </w:comment>
  <w:comment w:initials="MRS" w:author="Marcelo Ribeiro Da Silva - GDSXSR" w:date="2026-09-29T01:18:00Z" w:id="21">
    <w:p w:rsidRPr="00BE6F5C" w:rsidR="00FB2155" w:rsidP="00FB2155" w:rsidRDefault="00000000" w14:paraId="0CEB7AB7" w14:textId="77777777">
      <w:pPr>
        <w:pStyle w:val="Textodecomentrio"/>
      </w:pPr>
      <w:r w:rsidRPr="00BE6F5C">
        <w:annotationRef/>
      </w:r>
      <w:r w:rsidRPr="00BE6F5C" w:rsidR="00FB2155">
        <w:t>CPC, art. 1.010. A apelação, interposta por petição dirigida ao juízo de primeiro grau, conterá:</w:t>
      </w:r>
    </w:p>
    <w:p w:rsidRPr="00BE6F5C" w:rsidR="00FB2155" w:rsidP="00FB2155" w:rsidRDefault="00FB2155" w14:paraId="40CF7A59" w14:textId="77777777">
      <w:pPr>
        <w:pStyle w:val="Textodecomentrio"/>
      </w:pPr>
      <w:r w:rsidRPr="00BE6F5C">
        <w:t>(...)</w:t>
      </w:r>
    </w:p>
    <w:p w:rsidRPr="00BE6F5C" w:rsidR="00FB2155" w:rsidP="00FB2155" w:rsidRDefault="00FB2155" w14:paraId="72958730" w14:textId="77777777">
      <w:pPr>
        <w:pStyle w:val="Textodecomentrio"/>
      </w:pPr>
      <w:r w:rsidRPr="00BE6F5C">
        <w:t>II - a exposição do fato e do direito;</w:t>
      </w:r>
    </w:p>
    <w:p w:rsidRPr="00BE6F5C" w:rsidR="00FB2155" w:rsidP="00FB2155" w:rsidRDefault="00FB2155" w14:paraId="7D46A703" w14:textId="77777777">
      <w:pPr>
        <w:pStyle w:val="Textodecomentrio"/>
      </w:pPr>
      <w:r w:rsidRPr="00BE6F5C">
        <w:t>III - as razões do pedido de reforma ou de decretação de nulidade;</w:t>
      </w:r>
    </w:p>
  </w:comment>
  <w:comment w:initials="MRS" w:author="Marcelo Ribeiro Da Silva - GDSXSR" w:date="2026-09-29T01:18:00Z" w:id="22">
    <w:p w:rsidRPr="00BE6F5C" w:rsidR="004F25DD" w:rsidP="004F25DD" w:rsidRDefault="00000000" w14:paraId="0E1006B7" w14:textId="77777777">
      <w:pPr>
        <w:pStyle w:val="Textodecomentrio"/>
      </w:pPr>
      <w:r w:rsidRPr="00BE6F5C">
        <w:annotationRef/>
      </w:r>
      <w:r w:rsidRPr="00BE6F5C" w:rsidR="004F25DD">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23">
    <w:p w:rsidRPr="00BE6F5C" w:rsidR="004F25DD" w:rsidP="004F25DD" w:rsidRDefault="00000000" w14:paraId="48D7055A" w14:textId="77777777">
      <w:pPr>
        <w:pStyle w:val="Textodecomentrio"/>
      </w:pPr>
      <w:r w:rsidRPr="00BE6F5C">
        <w:annotationRef/>
      </w:r>
      <w:r w:rsidRPr="00BE6F5C" w:rsidR="004F25DD">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24">
    <w:p w:rsidRPr="00BE6F5C" w:rsidR="004F25DD" w:rsidP="004F25DD" w:rsidRDefault="00000000" w14:paraId="5C9C14ED" w14:textId="77777777">
      <w:pPr>
        <w:pStyle w:val="Textodecomentrio"/>
      </w:pPr>
      <w:r w:rsidRPr="00BE6F5C">
        <w:annotationRef/>
      </w:r>
      <w:r w:rsidRPr="00BE6F5C" w:rsidR="004F25DD">
        <w:t>CPC, art. 489, § 1º. Não se considera fundamentada qualquer decisão judicial, seja ela interlocutória, sentença ou acórdão, que:</w:t>
      </w:r>
    </w:p>
    <w:p w:rsidRPr="00BE6F5C" w:rsidR="004F25DD" w:rsidP="004F25DD" w:rsidRDefault="004F25DD" w14:paraId="6ADBBE42" w14:textId="77777777">
      <w:pPr>
        <w:pStyle w:val="Textodecomentrio"/>
      </w:pPr>
      <w:r w:rsidRPr="00BE6F5C">
        <w:t>(...)</w:t>
      </w:r>
    </w:p>
    <w:p w:rsidRPr="00BE6F5C" w:rsidR="004F25DD" w:rsidP="004F25DD" w:rsidRDefault="004F25DD" w14:paraId="586E2933" w14:textId="77777777">
      <w:pPr>
        <w:pStyle w:val="Textodecomentrio"/>
      </w:pPr>
      <w:r w:rsidRPr="00BE6F5C">
        <w:t>IV - não enfrentar todos os argumentos deduzidos no processo capazes de, em tese, infirmar a conclusão adotada pelo julgador;</w:t>
      </w:r>
    </w:p>
  </w:comment>
  <w:comment w:initials="MRS" w:author="Marcelo Ribeiro Da Silva - GDSXSR" w:date="2026-09-29T01:18:00Z" w:id="25">
    <w:p w:rsidRPr="00BE6F5C" w:rsidR="007879FC" w:rsidP="007879FC" w:rsidRDefault="00000000" w14:paraId="5F936741" w14:textId="77777777">
      <w:pPr>
        <w:pStyle w:val="Textodecomentrio"/>
      </w:pPr>
      <w:r w:rsidRPr="00BE6F5C">
        <w:annotationRef/>
      </w:r>
      <w:r w:rsidRPr="00BE6F5C" w:rsidR="007879FC">
        <w:t>STJ — TEMA REPETITIVO 1.150.</w:t>
      </w:r>
    </w:p>
    <w:p w:rsidRPr="00BE6F5C" w:rsidR="007879FC" w:rsidP="007879FC" w:rsidRDefault="007879FC" w14:paraId="2E41ACBC"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26">
    <w:p w:rsidR="00394266" w:rsidP="00394266" w:rsidRDefault="00000000" w14:paraId="33E94F96" w14:textId="77777777">
      <w:pPr>
        <w:pStyle w:val="Textodecomentrio"/>
      </w:pPr>
      <w:r w:rsidRPr="00BE6F5C">
        <w:annotationRef/>
      </w:r>
      <w:r w:rsidR="00394266">
        <w:t>Lei 9.365/1996</w:t>
      </w:r>
    </w:p>
    <w:p w:rsidR="00394266" w:rsidP="00394266" w:rsidRDefault="00394266" w14:paraId="189EF0C8" w14:textId="77777777">
      <w:pPr>
        <w:pStyle w:val="Textodecomentrio"/>
      </w:pPr>
      <w:r>
        <w:t>art. 8º A partir de 1º de dezembro de 1994, os recursos dos Fundos mencionados no art. 4º desta Lei, repassados ao BNDES ou por este administrados e destinados a financiamentos contratados até 30 de novembro de 1994, terão a Taxa Referencial - TR a que alude o art. 25 da Lei nº 8.177, de 1º de março de 1991, substituída pela TJLP, ajustada por fator de redução a ser definido pelo Conselho Monetário Nacional, mantidos os juros previstos nos §§ 2º e 3º do art. 2º da Lei nº 8.019, de 11 de abril de 1990, exclusivamente para os recursos ali aludidos.</w:t>
      </w:r>
    </w:p>
    <w:p w:rsidR="00394266" w:rsidP="00394266" w:rsidRDefault="00394266" w14:paraId="2487E07B" w14:textId="77777777">
      <w:pPr>
        <w:pStyle w:val="Textodecomentrio"/>
      </w:pPr>
    </w:p>
    <w:p w:rsidR="00394266" w:rsidP="00394266" w:rsidRDefault="00394266" w14:paraId="0BBB8E87" w14:textId="77777777">
      <w:pPr>
        <w:pStyle w:val="Textodecomentrio"/>
      </w:pPr>
      <w:r>
        <w:t>Lei 9.365/1996, art. 12.</w:t>
      </w:r>
    </w:p>
    <w:p w:rsidR="00394266" w:rsidP="00394266" w:rsidRDefault="00394266" w14:paraId="2D91D1E3" w14:textId="77777777">
      <w:pPr>
        <w:pStyle w:val="Textodecomentrio"/>
      </w:pPr>
      <w:r>
        <w:t>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S" w:author="Marcelo Ribeiro Da Silva - GDSXSR" w:date="2026-09-29T01:18:00Z" w:id="27">
    <w:p w:rsidRPr="00BE6F5C" w:rsidR="007879FC" w:rsidP="007879FC" w:rsidRDefault="00000000" w14:paraId="72BCF35C" w14:textId="781F4406">
      <w:pPr>
        <w:pStyle w:val="Textodecomentrio"/>
      </w:pPr>
      <w:r w:rsidRPr="00BE6F5C">
        <w:annotationRef/>
      </w:r>
      <w:r w:rsidRPr="00BE6F5C" w:rsidR="007879FC">
        <w:t>CPC, art. 373. O ônus da prova incumbe:</w:t>
      </w:r>
    </w:p>
    <w:p w:rsidRPr="00BE6F5C" w:rsidR="007879FC" w:rsidP="007879FC" w:rsidRDefault="007879FC" w14:paraId="55D110A0" w14:textId="77777777">
      <w:pPr>
        <w:pStyle w:val="Textodecomentrio"/>
      </w:pPr>
      <w:r w:rsidRPr="00BE6F5C">
        <w:t>I - ao autor, quanto ao fato constitutivo de seu direito;</w:t>
      </w:r>
    </w:p>
    <w:p w:rsidRPr="00BE6F5C" w:rsidR="007879FC" w:rsidP="007879FC" w:rsidRDefault="007879FC" w14:paraId="3045311A" w14:textId="77777777">
      <w:pPr>
        <w:pStyle w:val="Textodecomentrio"/>
      </w:pPr>
      <w:r w:rsidRPr="00BE6F5C">
        <w:t>II - ao réu, quanto à existência de fato impeditivo, modificativo ou extintivo do direito do autor.</w:t>
      </w:r>
    </w:p>
  </w:comment>
  <w:comment w:initials="MRS" w:author="Marcelo Ribeiro Da Silva - GDSXSR" w:date="2026-09-29T01:18:00Z" w:id="28">
    <w:p w:rsidRPr="00BE6F5C" w:rsidR="00245163" w:rsidP="00245163" w:rsidRDefault="00000000" w14:paraId="75A32E3A" w14:textId="77777777">
      <w:pPr>
        <w:pStyle w:val="Textodecomentrio"/>
      </w:pPr>
      <w:r w:rsidRPr="00BE6F5C">
        <w:annotationRef/>
      </w:r>
      <w:r w:rsidRPr="00BE6F5C" w:rsidR="00245163">
        <w:t>CPC, art. 479. O juiz apreciará a prova pericial de acordo com o disposto no art. 371, indicando na sentença os motivos que o levaram a considerar ou a deixar de considerar as conclusões do laudo, levando em conta o método utilizado pelo perito.</w:t>
      </w:r>
    </w:p>
  </w:comment>
  <w:comment w:initials="MRS" w:author="Marcelo Ribeiro Da Silva - GDSXSR" w:date="2026-09-29T01:18:00Z" w:id="29">
    <w:p w:rsidR="00394266" w:rsidP="00394266" w:rsidRDefault="00000000" w14:paraId="587D2434" w14:textId="77777777">
      <w:pPr>
        <w:pStyle w:val="Textodecomentrio"/>
      </w:pPr>
      <w:r w:rsidRPr="00BE6F5C">
        <w:annotationRef/>
      </w:r>
      <w:r w:rsidR="00394266">
        <w:t>Decreto 9.978/2019</w:t>
      </w:r>
    </w:p>
    <w:p w:rsidR="00394266" w:rsidP="00394266" w:rsidRDefault="00394266" w14:paraId="53E2D6B3" w14:textId="77777777">
      <w:pPr>
        <w:pStyle w:val="Textodecomentrio"/>
      </w:pPr>
      <w:r>
        <w:t>Art. 4º Compete ao Conselho Diretor do Fundo PIS-PASEP:</w:t>
      </w:r>
    </w:p>
    <w:p w:rsidR="00394266" w:rsidP="00394266" w:rsidRDefault="00394266" w14:paraId="40537BE0" w14:textId="77777777">
      <w:pPr>
        <w:pStyle w:val="Textodecomentrio"/>
      </w:pPr>
      <w:r>
        <w:t>I - aprovar o plano de contas do Fundo;</w:t>
      </w:r>
    </w:p>
    <w:p w:rsidR="00394266" w:rsidP="00394266" w:rsidRDefault="00394266" w14:paraId="5DC41AF6" w14:textId="77777777">
      <w:pPr>
        <w:pStyle w:val="Textodecomentrio"/>
      </w:pPr>
      <w:r>
        <w:t>II - ao término de cada exercício financeiro:</w:t>
      </w:r>
    </w:p>
    <w:p w:rsidR="00394266" w:rsidP="00394266" w:rsidRDefault="00394266" w14:paraId="474B405C" w14:textId="77777777">
      <w:pPr>
        <w:pStyle w:val="Textodecomentrio"/>
      </w:pPr>
      <w:r>
        <w:t>a) constituir as provisões e as reservas indispensáveis e distribuir excedentes de reserva aos cotistas, se houver;</w:t>
      </w:r>
    </w:p>
    <w:p w:rsidR="00394266" w:rsidP="00394266" w:rsidRDefault="00394266" w14:paraId="2CF0DFF7" w14:textId="77777777">
      <w:pPr>
        <w:pStyle w:val="Textodecomentrio"/>
      </w:pPr>
      <w:r>
        <w:t>b) calcular a atualização monetária do saldo credor das contas individuais dos participantes;</w:t>
      </w:r>
    </w:p>
    <w:p w:rsidR="00394266" w:rsidP="00394266" w:rsidRDefault="00394266" w14:paraId="2FCCD8B4" w14:textId="77777777">
      <w:pPr>
        <w:pStyle w:val="Textodecomentrio"/>
      </w:pPr>
      <w:r>
        <w:t>c) calcular a incidência de juros sobre o saldo credor atualizado das contas individuais dos participantes; e</w:t>
      </w:r>
    </w:p>
    <w:p w:rsidR="00394266" w:rsidP="00394266" w:rsidRDefault="00394266" w14:paraId="60A2404A" w14:textId="77777777">
      <w:pPr>
        <w:pStyle w:val="Textodecomentrio"/>
      </w:pPr>
      <w:r>
        <w:t>d) levantar o montante das despesas de administração, apurar e atribuir aos participantes o resultado líquido adicional das operações realizadas;</w:t>
      </w:r>
    </w:p>
    <w:p w:rsidR="00394266" w:rsidP="00394266" w:rsidRDefault="00394266" w14:paraId="4B893AFD" w14:textId="77777777">
      <w:pPr>
        <w:pStyle w:val="Textodecomentrio"/>
      </w:pPr>
      <w:r>
        <w:t>III - autorizar, nos períodos estabelecidos, os créditos de que trata o inciso II do caput nas contas individuais dos participantes;</w:t>
      </w:r>
    </w:p>
    <w:p w:rsidR="00394266" w:rsidP="00394266" w:rsidRDefault="00394266" w14:paraId="30E3BA57" w14:textId="77777777">
      <w:pPr>
        <w:pStyle w:val="Textodecomentrio"/>
      </w:pPr>
      <w:r>
        <w:t>(...)</w:t>
      </w:r>
    </w:p>
  </w:comment>
  <w:comment w:initials="MRS" w:author="Marcelo Ribeiro Da Silva - GDSXSR" w:date="2026-09-29T01:18:00Z" w:id="30">
    <w:p w:rsidR="00394266" w:rsidP="00394266" w:rsidRDefault="00000000" w14:paraId="13A70FFA" w14:textId="77777777">
      <w:pPr>
        <w:pStyle w:val="Textodecomentrio"/>
      </w:pPr>
      <w:r w:rsidRPr="00BE6F5C">
        <w:annotationRef/>
      </w:r>
      <w:r w:rsidR="00394266">
        <w:t>Lei 9.365/1996, art. 12. Os saldos das contas dos participantes do Fundo de Participação PIS-PASEP terão, a partir de 1º de dezembro de 1994, a Taxa Referencial - TR a que alude o art. 38 da Lei nº 8.177, de 1º de março de 1991, substituída pela TJLP, ajustada pelo fator de redução a que alude o art. 8º desta Lei.</w:t>
      </w:r>
    </w:p>
  </w:comment>
  <w:comment w:initials="MRS" w:author="Marcelo Ribeiro Da Silva - GDSXSR" w:date="2026-09-29T01:18:00Z" w:id="31">
    <w:p w:rsidR="009C6F70" w:rsidP="009C6F70" w:rsidRDefault="00000000" w14:paraId="0B1CB20E" w14:textId="77777777">
      <w:pPr>
        <w:pStyle w:val="Textodecomentrio"/>
      </w:pPr>
      <w:r w:rsidRPr="00BE6F5C">
        <w:annotationRef/>
      </w:r>
      <w:r w:rsidR="009C6F70">
        <w:rPr>
          <w:highlight w:val="yellow"/>
        </w:rPr>
        <w:t>PONTO QUE EXIGE VALIDAÇÃO</w:t>
      </w:r>
      <w:r w:rsidR="009C6F70">
        <w:t xml:space="preserve">. O laudo pericial (ID 246485035 na origem) e os esclarecimentos (ID 256921866) não constam dos documentos examinados. </w:t>
      </w:r>
      <w:r w:rsidR="009C6F70">
        <w:rPr>
          <w:highlight w:val="yellow"/>
        </w:rPr>
        <w:t>As referências ao seu conteúdo (ausência de atualização entre 1992 e 1995; saldo de R$ 2.908,90; observância dos parâmetros da decisão saneadora ID 204414882) foram extraídas exclusivamente das razões de apelação (ID 89293846)</w:t>
      </w:r>
      <w:r w:rsidR="009C6F70">
        <w:t xml:space="preserve">. Antes da sessão, conferir se o perito considerou: (i) as conversões monetárias de 1993/1994; (ii) os pagamentos anuais de rendimentos via FOPAG e crédito em conta; (iii) a TJLP com fator de redução a partir de 1º/12/1994. </w:t>
      </w:r>
      <w:r w:rsidR="009C6F70">
        <w:rPr>
          <w:highlight w:val="yellow"/>
        </w:rPr>
        <w:t>Se o laudo tiver examinado esses pontos e ainda assim apurado falta de crédito determinado pelo Conselho Diretor, reavaliar o resultado (possível DPP).</w:t>
      </w:r>
    </w:p>
  </w:comment>
  <w:comment w:initials="MRS" w:author="Marcelo Ribeiro Da Silva - GDSXSR" w:date="2026-09-29T01:18:00Z" w:id="32">
    <w:p w:rsidRPr="00BE6F5C" w:rsidR="009D5CF3" w:rsidP="009D5CF3" w:rsidRDefault="00000000" w14:paraId="5951BD42" w14:textId="21745A0B">
      <w:pPr>
        <w:pStyle w:val="Textodecomentrio"/>
      </w:pPr>
      <w:r w:rsidRPr="00BE6F5C">
        <w:annotationRef/>
      </w:r>
      <w:r w:rsidRPr="00BE6F5C" w:rsidR="009D5CF3">
        <w:t>CPC, art. 371. O juiz apreciará a prova constante dos autos, independentemente do sujeito que a tiver promovido, e indicará na decisão as razões da formação de seu convencimento.</w:t>
      </w:r>
    </w:p>
  </w:comment>
  <w:comment w:initials="MRS" w:author="Marcelo Ribeiro Da Silva - GDSXSR" w:date="2026-09-29T01:18:00Z" w:id="33">
    <w:p w:rsidRPr="00BE6F5C" w:rsidR="009D5CF3" w:rsidP="009D5CF3" w:rsidRDefault="00000000" w14:paraId="4E14BF02" w14:textId="77777777">
      <w:pPr>
        <w:pStyle w:val="Textodecomentrio"/>
      </w:pPr>
      <w:r w:rsidRPr="00BE6F5C">
        <w:annotationRef/>
      </w:r>
      <w:r w:rsidRPr="00BE6F5C" w:rsidR="009D5CF3">
        <w:t>CPC, art. 489, § 1º. Não se considera fundamentada qualquer decisão judicial, seja ela interlocutória, sentença ou acórdão, que:</w:t>
      </w:r>
    </w:p>
    <w:p w:rsidRPr="00BE6F5C" w:rsidR="009D5CF3" w:rsidP="009D5CF3" w:rsidRDefault="009D5CF3" w14:paraId="0CF0A179" w14:textId="77777777">
      <w:pPr>
        <w:pStyle w:val="Textodecomentrio"/>
      </w:pPr>
      <w:r w:rsidRPr="00BE6F5C">
        <w:t>(...)</w:t>
      </w:r>
    </w:p>
    <w:p w:rsidRPr="00BE6F5C" w:rsidR="009D5CF3" w:rsidP="009D5CF3" w:rsidRDefault="009D5CF3" w14:paraId="775C0F73" w14:textId="77777777">
      <w:pPr>
        <w:pStyle w:val="Textodecomentrio"/>
      </w:pPr>
      <w:r w:rsidRPr="00BE6F5C">
        <w:t>IV - não enfrentar todos os argumentos deduzidos no processo capazes de, em tese, infirmar a conclusão adotada pelo julgador;</w:t>
      </w:r>
    </w:p>
  </w:comment>
  <w:comment w:initials="MRS" w:author="Marcelo Ribeiro Da Silva - GDSXSR" w:date="2026-09-29T01:18:00Z" w:id="34">
    <w:p w:rsidRPr="00BE6F5C" w:rsidR="009D5CF3" w:rsidP="009D5CF3" w:rsidRDefault="00000000" w14:paraId="6018FAED" w14:textId="77777777">
      <w:pPr>
        <w:pStyle w:val="Textodecomentrio"/>
      </w:pPr>
      <w:r w:rsidRPr="00BE6F5C">
        <w:annotationRef/>
      </w:r>
      <w:r w:rsidRPr="00BE6F5C" w:rsidR="009D5CF3">
        <w:t xml:space="preserve">STJ — TEMA REPETITIVO 1.150. </w:t>
      </w:r>
    </w:p>
    <w:p w:rsidRPr="00BE6F5C" w:rsidR="009D5CF3" w:rsidP="009D5CF3" w:rsidRDefault="009D5CF3" w14:paraId="26A4AB9A"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35">
    <w:p w:rsidRPr="00BE6F5C" w:rsidR="009D5CF3" w:rsidP="009D5CF3" w:rsidRDefault="00000000" w14:paraId="3F4BC037" w14:textId="77777777">
      <w:pPr>
        <w:pStyle w:val="Textodecomentrio"/>
      </w:pPr>
      <w:r w:rsidRPr="00BE6F5C">
        <w:annotationRef/>
      </w:r>
      <w:r w:rsidRPr="00BE6F5C" w:rsidR="009D5CF3">
        <w:t>CPC, art. 373. O ônus da prova incumbe:</w:t>
      </w:r>
    </w:p>
    <w:p w:rsidRPr="00BE6F5C" w:rsidR="009D5CF3" w:rsidP="009D5CF3" w:rsidRDefault="009D5CF3" w14:paraId="5819D7F8" w14:textId="77777777">
      <w:pPr>
        <w:pStyle w:val="Textodecomentrio"/>
      </w:pPr>
      <w:r w:rsidRPr="00BE6F5C">
        <w:t>I - ao autor, quanto ao fato constitutivo de seu direito;</w:t>
      </w:r>
    </w:p>
    <w:p w:rsidRPr="00BE6F5C" w:rsidR="009D5CF3" w:rsidP="009D5CF3" w:rsidRDefault="009D5CF3" w14:paraId="655DD211" w14:textId="77777777">
      <w:pPr>
        <w:pStyle w:val="Textodecomentrio"/>
      </w:pPr>
      <w:r w:rsidRPr="00BE6F5C">
        <w:t>II - ao réu, quanto à existência de fato impeditivo, modificativo ou extintivo do direito do autor.</w:t>
      </w:r>
    </w:p>
  </w:comment>
  <w:comment w:initials="MRS" w:author="Marcelo Ribeiro Da Silva - GDSXSR" w:date="2026-09-29T01:18:00Z" w:id="36">
    <w:p w:rsidRPr="00BE6F5C" w:rsidR="00EB7F11" w:rsidP="00EB7F11" w:rsidRDefault="00000000" w14:paraId="7FE7AB3D" w14:textId="77777777">
      <w:pPr>
        <w:pStyle w:val="Textodecomentrio"/>
      </w:pPr>
      <w:r w:rsidRPr="00BE6F5C">
        <w:annotationRef/>
      </w:r>
      <w:r w:rsidRPr="00BE6F5C" w:rsidR="00EB7F11">
        <w:t xml:space="preserve">STJ — TEMA REPETITIVO 1.150. </w:t>
      </w:r>
    </w:p>
    <w:p w:rsidRPr="00BE6F5C" w:rsidR="00EB7F11" w:rsidP="00EB7F11" w:rsidRDefault="00EB7F11" w14:paraId="0F80CC96" w14:textId="77777777">
      <w:pPr>
        <w:pStyle w:val="Textodecomentrio"/>
      </w:pPr>
      <w:r w:rsidRPr="00BE6F5C">
        <w:t>TESE FIRMADA: "i) o Banco do Brasil tem legitimidade passiva ad causam para figurar no polo passivo de demanda na qual se discute eventual falha na prestação do serviço quanto a conta vinculada ao PASEP, saques indevidos e desfalques, além da ausência de aplicação dos rendimentos estabelecidas pelo Conselho Diretor do referido programa; ii) a pretensão ao ressarcimento dos danos havidos em razão dos desfalques em conta individual vinculada ao PASEP se submete ao prazo prescricional decenal previsto pelo artigo 205 do Código Civil; iii) o termo inicial para a contagem do prazo prescricional é o dia em que o titular, comprovadamente, toma ciência dos desfalques realizados na conta individual vinculada ao PASEP."</w:t>
      </w:r>
    </w:p>
  </w:comment>
  <w:comment w:initials="MRS" w:author="Marcelo Ribeiro Da Silva - GDSXSR" w:date="2026-09-29T01:18:00Z" w:id="37">
    <w:p w:rsidRPr="00BE6F5C" w:rsidR="00EB7F11" w:rsidP="00EB7F11" w:rsidRDefault="00000000" w14:paraId="266C2061" w14:textId="77777777">
      <w:pPr>
        <w:pStyle w:val="Textodecomentrio"/>
      </w:pPr>
      <w:r w:rsidRPr="00BE6F5C">
        <w:annotationRef/>
      </w:r>
      <w:r w:rsidRPr="00BE6F5C" w:rsidR="00EB7F11">
        <w:t>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comment>
  <w:comment w:initials="MRS" w:author="Marcelo Ribeiro Da Silva - GDSXSR" w:date="2026-09-29T01:18:00Z" w:id="38">
    <w:p w:rsidRPr="00BE6F5C" w:rsidR="00EB7F11" w:rsidP="00EB7F11" w:rsidRDefault="00000000" w14:paraId="614E5E0D" w14:textId="77777777">
      <w:pPr>
        <w:pStyle w:val="Textodecomentrio"/>
      </w:pPr>
      <w:r w:rsidRPr="00BE6F5C">
        <w:annotationRef/>
      </w:r>
      <w:r w:rsidRPr="00BE6F5C" w:rsidR="00EB7F11">
        <w:t>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comment>
  <w:comment w:id="39" w:author="Assessor GDSXSR" w:initials="RG" w:date="2026-10-31T22:15:37Z">
    <w:p>
      <w:pPr>
        <w:pStyle w:val="CommentText"/>
      </w:pPr>
      <w:r>
        <w:rPr>
          <w:rStyle w:val="CommentReference"/>
        </w:rPr>
        <w:annotationRef/>
      </w:r>
      <w:r>
        <w:t>ASSESSOR GDSXSR — Alterações mecânicas desta revisão: referências normativas na forma compacta (C-20), um período por parágrafo e conectivos (C-11, C-16), "EMENTA" à esquerda e em negrito (C-42), ementa com um fundamento por item (C-35), transcrição em bloco das normas e teses que sustentam o capítulo (C-61, C-66), texto novo em cinza. Conferidos no iajus (texto compilado do Planalto): CPC 371, 373, 479, 489, 996 e 1.010 e Decreto 9.978/2019 art. 4º II; este último em versão original não consolidada, vigência não verificada. Tema 1.150: tese e data (13/09/2023) conferidas no iajus, que o registra sem maturidade apurada (C-60). Tema 1.300: tese e data (10/09/2025) conferidas no iajus, vigente.</w:t>
      </w:r>
    </w:p>
  </w:comment>
  <w:comment w:id="40" w:author="Assessor GDSXSR" w:initials="RG" w:date="2026-10-31T22:15:37Z">
    <w:p>
      <w:pPr>
        <w:pStyle w:val="CommentText"/>
      </w:pPr>
      <w:r>
        <w:rPr>
          <w:rStyle w:val="CommentReference"/>
        </w:rPr>
        <w:annotationRef/>
      </w:r>
      <w:r>
        <w:t>ASSESSOR GDSXSR — RELATÓRIO passa para o topo da página seguinte ao resumo (C-32).</w:t>
      </w:r>
    </w:p>
  </w:comment>
  <w:comment w:id="41" w:author="Assessor GDSXSR" w:initials="RG" w:date="2026-10-31T22:15:37Z">
    <w:p>
      <w:pPr>
        <w:pStyle w:val="CommentText"/>
      </w:pPr>
      <w:r>
        <w:rPr>
          <w:rStyle w:val="CommentReference"/>
        </w:rPr>
        <w:annotationRef/>
      </w:r>
      <w:r>
        <w:t>ASSESSOR GDSXSR — Acrescentei o valor da causa ao fim do item 1 (C-34), conforme a linha de dados do voto (R$ 116.804,98).</w:t>
      </w:r>
    </w:p>
  </w:comment>
  <w:comment w:id="42" w:author="Assessor GDSXSR" w:initials="RG" w:date="2026-10-31T22:15:37Z">
    <w:p>
      <w:pPr>
        <w:pStyle w:val="CommentText"/>
      </w:pPr>
      <w:r>
        <w:rPr>
          <w:rStyle w:val="CommentReference"/>
        </w:rPr>
        <w:annotationRef/>
      </w:r>
      <w:r>
        <w:t>ASSESSOR GDSXSR — Desdobrei o item 8 em dois, um por tema (C-35), e renumerei os seguintes. Reescrevi a tese do Tema 1.300 segundo o registro do iajus.</w:t>
      </w:r>
    </w:p>
  </w:comment>
  <w:comment w:id="43" w:author="Assessor GDSXSR" w:initials="RG" w:date="2026-10-31T22:15:37Z">
    <w:p>
      <w:pPr>
        <w:pStyle w:val="CommentText"/>
      </w:pPr>
      <w:r>
        <w:rPr>
          <w:rStyle w:val="CommentReference"/>
        </w:rPr>
        <w:annotationRef/>
      </w:r>
      <w:r>
        <w:t>ASSESSOR GDSXSR — PENDÊNCIA (C-52, C-72): REsp paradigma, relator e DJe de cada tema ficaram como na minuta e nos comentários do assessor, sem conferência oficial. Iajus não devolve os paradigmas; o TRF3 (web) confirma, para o Tema 1.300, os REsp 2.162.222, 2.162.223, 2.162.198 e 2.162.323/PE, a Min. Maria Thereza de Assis Moura e a Primeira Seção, sem data de julgamento ou DJe. Para o Tema 1.150, o REsp 1.895.936/TO, o Min. Herman Benjamin e o DJe 21/09/2023 não foram conferidos. Completar no SCON/STJ. Sem DJe do Tema 1.300 na ementa.</w:t>
      </w:r>
    </w:p>
  </w:comment>
  <w:comment w:id="44" w:author="Assessor GDSXSR" w:initials="RG" w:date="2026-10-31T22:15:37Z">
    <w:p>
      <w:pPr>
        <w:pStyle w:val="CommentText"/>
      </w:pPr>
      <w:r>
        <w:rPr>
          <w:rStyle w:val="CommentReference"/>
        </w:rPr>
        <w:annotationRef/>
      </w:r>
      <w:r>
        <w:t>ASSESSOR GDSXSR — Passei o ID da sentença (89293844) para o fim da transcrição e retirei-o da frase de abertura, conforme a fórmula do perfil APC (C-3N, C-20).</w:t>
      </w:r>
    </w:p>
  </w:comment>
  <w:comment w:id="45" w:author="Assessor GDSXSR" w:initials="RG" w:date="2026-10-31T22:15:37Z">
    <w:p>
      <w:pPr>
        <w:pStyle w:val="CommentText"/>
      </w:pPr>
      <w:r>
        <w:rPr>
          <w:rStyle w:val="CommentReference"/>
        </w:rPr>
        <w:annotationRef/>
      </w:r>
      <w:r>
        <w:t>ASSESSOR GDSXSR — Retirei "Requer o desprovimento do apelo." (parágrafo após as contrarrazões), conforme C-31.</w:t>
      </w:r>
    </w:p>
  </w:comment>
  <w:comment w:id="46" w:author="Assessor GDSXSR" w:initials="RG" w:date="2026-10-31T22:15:37Z">
    <w:p>
      <w:pPr>
        <w:pStyle w:val="CommentText"/>
      </w:pPr>
      <w:r>
        <w:rPr>
          <w:rStyle w:val="CommentReference"/>
        </w:rPr>
        <w:annotationRef/>
      </w:r>
      <w:r>
        <w:t>ASSESSOR GDSXSR — Alterei a abertura para a fórmula "réu/apelado suscita, em contrarrazões, preliminar…" e acrescentei o ID das contrarrazões (C-3U, C-20).</w:t>
      </w:r>
    </w:p>
  </w:comment>
  <w:comment w:id="47" w:author="Assessor GDSXSR" w:initials="RG" w:date="2026-10-31T22:15:37Z">
    <w:p>
      <w:pPr>
        <w:pStyle w:val="CommentText"/>
      </w:pPr>
      <w:r>
        <w:rPr>
          <w:rStyle w:val="CommentReference"/>
        </w:rPr>
        <w:annotationRef/>
      </w:r>
      <w:r>
        <w:t>ASSESSOR GDSXSR — Mini-dispositivo sublinhado e em amarelo (C-3A).</w:t>
      </w:r>
    </w:p>
  </w:comment>
  <w:comment w:id="48" w:author="Assessor GDSXSR" w:initials="RG" w:date="2026-10-31T22:15:37Z">
    <w:p>
      <w:pPr>
        <w:pStyle w:val="CommentText"/>
      </w:pPr>
      <w:r>
        <w:rPr>
          <w:rStyle w:val="CommentReference"/>
        </w:rPr>
        <w:annotationRef/>
      </w:r>
      <w:r>
        <w:t>ASSESSOR GDSXSR — PENDÊNCIA (C-52): o apelo pede a "manutenção da gratuidade de justiça" (relatório), mas o voto não a examina. Não achei fórmula nas calibrações, no perfil nem nos modelos para o pedido de manutenção (C-3Q trata do deferimento recursal); não inventei. Marcos decide se o voto deve dizer algo.</w:t>
      </w:r>
    </w:p>
  </w:comment>
  <w:comment w:id="49" w:author="Assessor GDSXSR" w:initials="RG" w:date="2026-10-31T22:15:37Z">
    <w:p>
      <w:pPr>
        <w:pStyle w:val="CommentText"/>
      </w:pPr>
      <w:r>
        <w:rPr>
          <w:rStyle w:val="CommentReference"/>
        </w:rPr>
        <w:annotationRef/>
      </w:r>
      <w:r>
        <w:t>ASSESSOR GDSXSR — Acrescentei "/apelante" e o ID do apelo (89293846) à abertura do capítulo (C-3W c, C-30).</w:t>
      </w:r>
    </w:p>
  </w:comment>
  <w:comment w:id="50" w:author="Assessor GDSXSR" w:initials="RG" w:date="2026-10-31T22:15:37Z">
    <w:p>
      <w:pPr>
        <w:pStyle w:val="CommentText"/>
      </w:pPr>
      <w:r>
        <w:rPr>
          <w:rStyle w:val="CommentReference"/>
        </w:rPr>
        <w:annotationRef/>
      </w:r>
      <w:r>
        <w:t>ASSESSOR GDSXSR — Aspas internas da transcrição trocadas por aspas simples (C-40).</w:t>
      </w:r>
    </w:p>
  </w:comment>
  <w:comment w:id="51" w:author="Assessor GDSXSR" w:initials="RG" w:date="2026-10-31T22:15:37Z">
    <w:p>
      <w:pPr>
        <w:pStyle w:val="CommentText"/>
      </w:pPr>
      <w:r>
        <w:rPr>
          <w:rStyle w:val="CommentReference"/>
        </w:rPr>
        <w:annotationRef/>
      </w:r>
      <w:r>
        <w:t>ASSESSOR GDSXSR — Transcrevi o CPC 479 no corpo, por sustentar o capítulo (C-66). Texto conferido no iajus.</w:t>
      </w:r>
    </w:p>
  </w:comment>
  <w:comment w:id="52" w:author="Assessor GDSXSR" w:initials="RG" w:date="2026-10-31T22:15:37Z">
    <w:p>
      <w:pPr>
        <w:pStyle w:val="CommentText"/>
      </w:pPr>
      <w:r>
        <w:rPr>
          <w:rStyle w:val="CommentReference"/>
        </w:rPr>
        <w:annotationRef/>
      </w:r>
      <w:r>
        <w:t>ASSESSOR GDSXSR — Reuni os dois períodos e acrescentei o ID da sentença (C-11, C-20).</w:t>
      </w:r>
    </w:p>
  </w:comment>
  <w:comment w:id="53" w:author="Assessor GDSXSR" w:initials="RG" w:date="2026-10-31T22:15:37Z">
    <w:p>
      <w:pPr>
        <w:pStyle w:val="CommentText"/>
      </w:pPr>
      <w:r>
        <w:rPr>
          <w:rStyle w:val="CommentReference"/>
        </w:rPr>
        <w:annotationRef/>
      </w:r>
      <w:r>
        <w:t>ASSESSOR GDSXSR — Transcrevi no corpo o Decreto 9.978/2019 art. 4º II (iajus; texto da versão original, vigência não verificada) e a Lei 9.365/1996 art. 12 (texto da sentença no ID 89293844 e do comentário do assessor; o iajus falhou na leitura do artigo e o Planalto não abriu; a consulta de alterações no iajus não indica mudança no art. 12). PENDÊNCIA: conferir o art. 12 no Planalto (C-66, C-72).</w:t>
      </w:r>
    </w:p>
  </w:comment>
  <w:comment w:id="54" w:author="Assessor GDSXSR" w:initials="RG" w:date="2026-10-31T22:15:37Z">
    <w:p>
      <w:pPr>
        <w:pStyle w:val="CommentText"/>
      </w:pPr>
      <w:r>
        <w:rPr>
          <w:rStyle w:val="CommentReference"/>
        </w:rPr>
        <w:annotationRef/>
      </w:r>
      <w:r>
        <w:t>ASSESSOR GDSXSR — PENDÊNCIA (C-52): ID da decisão saneadora no PJe de 2º grau (a minuta só traz o ID de origem, 204414882, que fica restrito às transcrições, C-20).</w:t>
      </w:r>
    </w:p>
  </w:comment>
  <w:comment w:id="55" w:author="Assessor GDSXSR" w:initials="RG" w:date="2026-10-31T22:15:37Z">
    <w:p>
      <w:pPr>
        <w:pStyle w:val="CommentText"/>
      </w:pPr>
      <w:r>
        <w:rPr>
          <w:rStyle w:val="CommentReference"/>
        </w:rPr>
        <w:annotationRef/>
      </w:r>
      <w:r>
        <w:t>ASSESSOR GDSXSR — Transcrevi a tese do Tema 1.150 como devolvida pelo iajus ("possui" e "Pasep"); os comentários do assessor traziam "tem" e "PASEP". Pendente conferir o paradigma e o DJe (ver comentário na ementa).</w:t>
      </w:r>
    </w:p>
  </w:comment>
  <w:comment w:id="56" w:author="Assessor GDSXSR" w:initials="RG" w:date="2026-10-31T22:15:37Z">
    <w:p>
      <w:pPr>
        <w:pStyle w:val="CommentText"/>
      </w:pPr>
      <w:r>
        <w:rPr>
          <w:rStyle w:val="CommentReference"/>
        </w:rPr>
        <w:annotationRef/>
      </w:r>
      <w:r>
        <w:t>ASSESSOR GDSXSR — Transcrevi a tese do Tema 1.300 (C-61), conferida no iajus. A cláusula (a) é a aplicada: crédito em conta e PASEP-FOPAG.</w:t>
      </w:r>
    </w:p>
  </w:comment>
  <w:comment w:id="57" w:author="Assessor GDSXSR" w:initials="RG" w:date="2026-10-31T22:15:37Z">
    <w:p>
      <w:pPr>
        <w:pStyle w:val="CommentText"/>
      </w:pPr>
      <w:r>
        <w:rPr>
          <w:rStyle w:val="CommentReference"/>
        </w:rPr>
        <w:annotationRef/>
      </w:r>
      <w:r>
        <w:t>ASSESSOR GDSXSR — Tirei as aspas da frase da apelante: a expressão só aparece na minuta (no resumo), não nas razões do relatório. PENDÊNCIA (C-24): confirmar no apelo (ID 89293846) se há essa afirmação literal; acrescentei o ID.</w:t>
      </w:r>
    </w:p>
  </w:comment>
  <w:comment w:id="58" w:author="Assessor GDSXSR" w:initials="RG" w:date="2026-10-31T22:15:37Z">
    <w:p>
      <w:pPr>
        <w:pStyle w:val="CommentText"/>
      </w:pPr>
      <w:r>
        <w:rPr>
          <w:rStyle w:val="CommentReference"/>
        </w:rPr>
        <w:annotationRef/>
      </w:r>
      <w:r>
        <w:t>ASSESSOR GDSXSR — PENDÊNCIA (C-24): confirmar no ID 89293595 que é a contestação que afirma a conversão como débito seguido de crédito; o ID não constava da minuta.</w:t>
      </w:r>
    </w:p>
  </w:comment>
  <w:comment w:id="59" w:author="Assessor GDSXSR" w:initials="RG" w:date="2026-10-31T22:15:37Z">
    <w:p>
      <w:pPr>
        <w:pStyle w:val="CommentText"/>
      </w:pPr>
      <w:r>
        <w:rPr>
          <w:rStyle w:val="CommentReference"/>
        </w:rPr>
        <w:annotationRef/>
      </w:r>
      <w:r>
        <w:t>ASSESSOR GDSXSR — PENDÊNCIA (C-24, C-53): laudo (ID 246485035) e esclarecimentos não foram conferidos; as premissas do voto sobre seu conteúdo vêm só do apelo (comentário do assessor sobre validação, acima). Se o laudo tiver examinado conversões, pagamentos e a TJLP e ainda assim apurado falta de crédito, o resultado exigiria reexame. Não alterei o resultado (NP, em linha com a APC 0724509-08).</w:t>
      </w:r>
    </w:p>
  </w:comment>
  <w:comment w:id="60" w:author="Assessor GDSXSR" w:initials="RG" w:date="2026-10-31T22:15:37Z">
    <w:p>
      <w:pPr>
        <w:pStyle w:val="CommentText"/>
      </w:pPr>
      <w:r>
        <w:rPr>
          <w:rStyle w:val="CommentReference"/>
        </w:rPr>
        <w:annotationRef/>
      </w:r>
      <w:r>
        <w:t>ASSESSOR GDSXSR — Alterei "CPC/2015" para "CPC" e escrevi a suspensão nomeando a gratuidade (C-51). Percentual de 2% mantido; é decisão do Relator. Valor atualizado da causa: R$ 116.804,98. Sentença (ID 89293844): "Condeno a parte autora ao pagamento das custas processuais e dos honorários advocatícios, ora arbitrados em 10% do valor atualizado da causa (art. 85, § 2.º, do CPC). A exigibilidade das despesas processuais em referência está suspensa face à concessão da gratuidade de justiça (art. 98, § 3.º, do CPC)."</w:t>
      </w:r>
    </w:p>
  </w:comment>
  <w:comment w:id="61" w:author="Assessor GDSXSR" w:initials="RG" w:date="2026-10-31T22:15:37Z">
    <w:p>
      <w:pPr>
        <w:pStyle w:val="CommentText"/>
      </w:pPr>
      <w:r>
        <w:rPr>
          <w:rStyle w:val="CommentReference"/>
        </w:rPr>
        <w:annotationRef/>
      </w:r>
      <w:r>
        <w:t>ASSESSOR GDSXSR — Acrescentei "e, no mérito," (C-38) e o negrito em "nego provimento" (C-43).</w:t>
      </w:r>
    </w:p>
  </w:comment>
</w:comments>
</file>

<file path=word/commentsExtended.xml><?xml version="1.0" encoding="utf-8"?>
<w15:commentsEx xmlns:mc="http://schemas.openxmlformats.org/markup-compatibility/2006" xmlns:w15="http://schemas.microsoft.com/office/word/2012/wordml" mc:Ignorable="w15">
  <w15:commentEx w15:done="0" w15:paraId="7CF3C43A"/>
  <w15:commentEx w15:done="0" w15:paraId="1D6CDF14"/>
  <w15:commentEx w15:done="0" w15:paraId="06DE8F31"/>
  <w15:commentEx w15:done="0" w15:paraId="515B2F91"/>
  <w15:commentEx w15:done="0" w15:paraId="5C8E7DA4"/>
  <w15:commentEx w15:done="0" w15:paraId="28208C21"/>
  <w15:commentEx w15:done="0" w15:paraId="6BEA2114"/>
  <w15:commentEx w15:done="0" w15:paraId="0F00A675"/>
  <w15:commentEx w15:done="0" w15:paraId="6EBB44BA"/>
  <w15:commentEx w15:done="0" w15:paraId="6FDCC06A"/>
  <w15:commentEx w15:done="0" w15:paraId="10A7A970"/>
  <w15:commentEx w15:done="0" w15:paraId="4D005C5A"/>
  <w15:commentEx w15:done="0" w15:paraId="772D3BC7"/>
  <w15:commentEx w15:done="0" w15:paraId="4D4EE087"/>
  <w15:commentEx w15:done="0" w15:paraId="6C1743AE"/>
  <w15:commentEx w15:done="0" w15:paraId="48438B39"/>
  <w15:commentEx w15:done="0" w15:paraId="746D1B23"/>
  <w15:commentEx w15:done="0" w15:paraId="18082B5F"/>
  <w15:commentEx w15:done="0" w15:paraId="418E9CCF"/>
  <w15:commentEx w15:done="0" w15:paraId="6B566B59"/>
  <w15:commentEx w15:done="0" w15:paraId="051D0F37"/>
  <w15:commentEx w15:done="0" w15:paraId="7D46A703"/>
  <w15:commentEx w15:done="0" w15:paraId="0E1006B7"/>
  <w15:commentEx w15:done="0" w15:paraId="48D7055A"/>
  <w15:commentEx w15:done="0" w15:paraId="586E2933"/>
  <w15:commentEx w15:done="0" w15:paraId="2E41ACBC"/>
  <w15:commentEx w15:done="0" w15:paraId="2D91D1E3"/>
  <w15:commentEx w15:done="0" w15:paraId="3045311A"/>
  <w15:commentEx w15:done="0" w15:paraId="75A32E3A"/>
  <w15:commentEx w15:done="0" w15:paraId="30E3BA57"/>
  <w15:commentEx w15:done="0" w15:paraId="13A70FFA"/>
  <w15:commentEx w15:done="0" w15:paraId="0B1CB20E"/>
  <w15:commentEx w15:done="0" w15:paraId="5951BD42"/>
  <w15:commentEx w15:done="0" w15:paraId="775C0F73"/>
  <w15:commentEx w15:done="0" w15:paraId="26A4AB9A"/>
  <w15:commentEx w15:done="0" w15:paraId="655DD211"/>
  <w15:commentEx w15:done="0" w15:paraId="0F80CC96"/>
  <w15:commentEx w15:done="0" w15:paraId="266C2061"/>
  <w15:commentEx w15:done="0" w15:paraId="614E5E0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A68F843" w16cex:dateUtc="2026-09-29T01:40:00Z"/>
  <w16cex:commentExtensible w16cex:durableId="75F5083C" w16cex:dateUtc="2026-09-29T01:40:00Z"/>
  <w16cex:commentExtensible w16cex:durableId="0F6017D4" w16cex:dateUtc="2026-09-29T01:40:00Z"/>
  <w16cex:commentExtensible w16cex:durableId="6059581C" w16cex:dateUtc="2026-09-29T01:40:00Z"/>
  <w16cex:commentExtensible w16cex:durableId="2784A144" w16cex:dateUtc="2026-09-29T01:40:00Z"/>
  <w16cex:commentExtensible w16cex:durableId="1061CFA3" w16cex:dateUtc="2026-09-29T01:40:00Z"/>
  <w16cex:commentExtensible w16cex:durableId="6FC724DA" w16cex:dateUtc="2026-09-29T01:40:00Z"/>
  <w16cex:commentExtensible w16cex:durableId="6FD96BAB" w16cex:dateUtc="2026-09-29T01:40:00Z"/>
  <w16cex:commentExtensible w16cex:durableId="3995BE77" w16cex:dateUtc="2026-09-29T01:40:00Z"/>
  <w16cex:commentExtensible w16cex:durableId="1AAB68AA" w16cex:dateUtc="2026-09-29T01:41:00Z"/>
</w16cex:commentsExtensible>
</file>

<file path=word/commentsIds.xml><?xml version="1.0" encoding="utf-8"?>
<w16cid:commentsIds xmlns:mc="http://schemas.openxmlformats.org/markup-compatibility/2006" xmlns:w16cid="http://schemas.microsoft.com/office/word/2016/wordml/cid" mc:Ignorable="w16cid">
  <w16cid:commentId w16cid:paraId="7CF3C43A" w16cid:durableId="34E80A5C"/>
  <w16cid:commentId w16cid:paraId="1D6CDF14" w16cid:durableId="4A68F843"/>
  <w16cid:commentId w16cid:paraId="06DE8F31" w16cid:durableId="75F5083C"/>
  <w16cid:commentId w16cid:paraId="515B2F91" w16cid:durableId="0F6017D4"/>
  <w16cid:commentId w16cid:paraId="5C8E7DA4" w16cid:durableId="6059581C"/>
  <w16cid:commentId w16cid:paraId="28208C21" w16cid:durableId="2784A144"/>
  <w16cid:commentId w16cid:paraId="6BEA2114" w16cid:durableId="1061CFA3"/>
  <w16cid:commentId w16cid:paraId="0F00A675" w16cid:durableId="6FC724DA"/>
  <w16cid:commentId w16cid:paraId="6EBB44BA" w16cid:durableId="6FD96BAB"/>
  <w16cid:commentId w16cid:paraId="6FDCC06A" w16cid:durableId="3995BE77"/>
  <w16cid:commentId w16cid:paraId="10A7A970" w16cid:durableId="1AAB68AA"/>
  <w16cid:commentId w16cid:paraId="4D005C5A" w16cid:durableId="733DB190"/>
  <w16cid:commentId w16cid:paraId="772D3BC7" w16cid:durableId="65F17797"/>
  <w16cid:commentId w16cid:paraId="4D4EE087" w16cid:durableId="115C7967"/>
  <w16cid:commentId w16cid:paraId="6C1743AE" w16cid:durableId="19470866"/>
  <w16cid:commentId w16cid:paraId="48438B39" w16cid:durableId="5CE94A96"/>
  <w16cid:commentId w16cid:paraId="746D1B23" w16cid:durableId="3A778DF2"/>
  <w16cid:commentId w16cid:paraId="18082B5F" w16cid:durableId="41A1845F"/>
  <w16cid:commentId w16cid:paraId="418E9CCF" w16cid:durableId="345E6D19"/>
  <w16cid:commentId w16cid:paraId="6B566B59" w16cid:durableId="774BFC8A"/>
  <w16cid:commentId w16cid:paraId="051D0F37" w16cid:durableId="4724F757"/>
  <w16cid:commentId w16cid:paraId="7D46A703" w16cid:durableId="515EB7A8"/>
  <w16cid:commentId w16cid:paraId="0E1006B7" w16cid:durableId="31B5B978"/>
  <w16cid:commentId w16cid:paraId="48D7055A" w16cid:durableId="01D71105"/>
  <w16cid:commentId w16cid:paraId="586E2933" w16cid:durableId="05E9727F"/>
  <w16cid:commentId w16cid:paraId="2E41ACBC" w16cid:durableId="03643E1F"/>
  <w16cid:commentId w16cid:paraId="2D91D1E3" w16cid:durableId="3401A906"/>
  <w16cid:commentId w16cid:paraId="3045311A" w16cid:durableId="2F8AE5FD"/>
  <w16cid:commentId w16cid:paraId="75A32E3A" w16cid:durableId="6B77D2D0"/>
  <w16cid:commentId w16cid:paraId="30E3BA57" w16cid:durableId="3C9905E2"/>
  <w16cid:commentId w16cid:paraId="13A70FFA" w16cid:durableId="03A8A114"/>
  <w16cid:commentId w16cid:paraId="0B1CB20E" w16cid:durableId="61A72E55"/>
  <w16cid:commentId w16cid:paraId="5951BD42" w16cid:durableId="1A4F86BE"/>
  <w16cid:commentId w16cid:paraId="775C0F73" w16cid:durableId="766433F4"/>
  <w16cid:commentId w16cid:paraId="26A4AB9A" w16cid:durableId="1E2967CD"/>
  <w16cid:commentId w16cid:paraId="655DD211" w16cid:durableId="5516192A"/>
  <w16cid:commentId w16cid:paraId="0F80CC96" w16cid:durableId="0595D1D4"/>
  <w16cid:commentId w16cid:paraId="266C2061" w16cid:durableId="494A648F"/>
  <w16cid:commentId w16cid:paraId="614E5E0D" w16cid:durableId="0AFFD4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num w:numId="1" w16cid:durableId="766389340">
    <w:abstractNumId w:val="8"/>
  </w:num>
  <w:num w:numId="2" w16cid:durableId="1318682294">
    <w:abstractNumId w:val="6"/>
  </w:num>
  <w:num w:numId="3" w16cid:durableId="1101070632">
    <w:abstractNumId w:val="5"/>
  </w:num>
  <w:num w:numId="4" w16cid:durableId="1670254768">
    <w:abstractNumId w:val="4"/>
  </w:num>
  <w:num w:numId="5" w16cid:durableId="1631397163">
    <w:abstractNumId w:val="7"/>
  </w:num>
  <w:num w:numId="6" w16cid:durableId="190188413">
    <w:abstractNumId w:val="3"/>
  </w:num>
  <w:num w:numId="7" w16cid:durableId="679283964">
    <w:abstractNumId w:val="2"/>
  </w:num>
  <w:num w:numId="8" w16cid:durableId="1086536896">
    <w:abstractNumId w:val="1"/>
  </w:num>
  <w:num w:numId="9" w16cid:durableId="12751643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Ribeiro Da Silva - GDSXSR">
    <w15:presenceInfo w15:providerId="AD" w15:userId="S::t313207@tjdft.jus.br::d29e2de7-00a4-4621-a031-73d81317b1e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02EB5"/>
    <w:rsid w:val="00034616"/>
    <w:rsid w:val="0006063C"/>
    <w:rsid w:val="0015074B"/>
    <w:rsid w:val="0018195E"/>
    <w:rsid w:val="00245163"/>
    <w:rsid w:val="00286CDC"/>
    <w:rsid w:val="0029639D"/>
    <w:rsid w:val="002B6076"/>
    <w:rsid w:val="002C3B10"/>
    <w:rsid w:val="002E7E0F"/>
    <w:rsid w:val="00326F90"/>
    <w:rsid w:val="00386155"/>
    <w:rsid w:val="00394266"/>
    <w:rsid w:val="003B2679"/>
    <w:rsid w:val="004F25DD"/>
    <w:rsid w:val="00564E90"/>
    <w:rsid w:val="006B1A80"/>
    <w:rsid w:val="006B5850"/>
    <w:rsid w:val="00707474"/>
    <w:rsid w:val="00722D75"/>
    <w:rsid w:val="007256DA"/>
    <w:rsid w:val="00777D07"/>
    <w:rsid w:val="007879FC"/>
    <w:rsid w:val="008864B7"/>
    <w:rsid w:val="0099116A"/>
    <w:rsid w:val="009C6F70"/>
    <w:rsid w:val="009D5CF3"/>
    <w:rsid w:val="00AA1D8D"/>
    <w:rsid w:val="00B47730"/>
    <w:rsid w:val="00BE6F5C"/>
    <w:rsid w:val="00CB0664"/>
    <w:rsid w:val="00EB7F11"/>
    <w:rsid w:val="00F11F99"/>
    <w:rsid w:val="00F20862"/>
    <w:rsid w:val="00F56E23"/>
    <w:rsid w:val="00FB2155"/>
    <w:rsid w:val="00FC693F"/>
    <w:rsid w:val="00FE6812"/>
    <w:rsid w:val="26EC80DA"/>
    <w:rsid w:val="2F64A2CB"/>
    <w:rsid w:val="437CDE03"/>
    <w:rsid w:val="4D4EB7EC"/>
    <w:rsid w:val="70D821B4"/>
    <w:rsid w:val="71AF0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A1833"/>
  <w14:defaultImageDpi w14:val="300"/>
  <w15:docId w15:val="{89B6562B-A1E3-4BFE-82FE-5F6B371A7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360" w:lineRule="auto"/>
    </w:pPr>
    <w:rPr>
      <w:rFonts w:ascii="Arial" w:hAnsi="Arial" w:eastAsia="Arial"/>
      <w:color w:val="808080"/>
      <w:sz w:val="28"/>
      <w:lang w:val="pt-BR"/>
    </w:rPr>
  </w:style>
  <w:style w:type="paragraph" w:styleId="Ttulo1">
    <w:name w:val="heading 1"/>
    <w:basedOn w:val="Normal"/>
    <w:next w:val="Normal"/>
    <w:link w:val="Ttulo1Char"/>
    <w:uiPriority w:val="9"/>
    <w:qFormat/>
    <w:rsid w:val="00FC693F"/>
    <w:pPr>
      <w:keepNext/>
      <w:keepLines/>
      <w:spacing w:before="480"/>
      <w:outlineLvl w:val="0"/>
    </w:pPr>
    <w:rPr>
      <w:rFonts w:asciiTheme="majorHAnsi" w:hAnsiTheme="majorHAnsi" w:eastAsiaTheme="majorEastAsia"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comentrio">
    <w:name w:val="annotation text"/>
    <w:basedOn w:val="Normal"/>
    <w:link w:val="TextodecomentrioChar"/>
    <w:uiPriority w:val="99"/>
    <w:unhideWhenUsed/>
    <w:pPr>
      <w:spacing w:line="240" w:lineRule="auto"/>
    </w:pPr>
    <w:rPr>
      <w:sz w:val="20"/>
      <w:szCs w:val="20"/>
    </w:rPr>
  </w:style>
  <w:style w:type="character" w:styleId="TextodecomentrioChar" w:customStyle="1">
    <w:name w:val="Texto de comentário Char"/>
    <w:basedOn w:val="Fontepargpadro"/>
    <w:link w:val="Textodecomentrio"/>
    <w:uiPriority w:val="99"/>
    <w:rPr>
      <w:rFonts w:ascii="Arial" w:hAnsi="Arial" w:eastAsia="Arial"/>
      <w:color w:val="808080"/>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FE6812"/>
    <w:rPr>
      <w:b/>
      <w:bCs/>
    </w:rPr>
  </w:style>
  <w:style w:type="character" w:styleId="AssuntodocomentrioChar" w:customStyle="1">
    <w:name w:val="Assunto do comentário Char"/>
    <w:basedOn w:val="TextodecomentrioChar"/>
    <w:link w:val="Assuntodocomentrio"/>
    <w:uiPriority w:val="99"/>
    <w:semiHidden/>
    <w:rsid w:val="00FE6812"/>
    <w:rPr>
      <w:rFonts w:ascii="Arial" w:hAnsi="Arial" w:eastAsia="Arial"/>
      <w:b/>
      <w:bCs/>
      <w:color w:val="808080"/>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Marcelo Ribeiro Da Silva - GDSXSR</lastModifiedBy>
  <revision>32</revision>
  <dcterms:created xsi:type="dcterms:W3CDTF">2026-09-29T01:20:00.0000000Z</dcterms:created>
  <dcterms:modified xsi:type="dcterms:W3CDTF">2026-10-28T01:04:07.1847125Z</dcterms:modified>
  <category/>
</coreProperties>
</file>