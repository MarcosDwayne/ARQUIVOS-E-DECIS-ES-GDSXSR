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047E91" w14:paraId="30EC0397" w14:textId="77777777" w:rsidTr="00AF5788">
        <w:trPr>
          <w:gridAfter w:val="1"/>
          <w:wAfter w:w="219" w:type="dxa"/>
        </w:trPr>
        <w:tc>
          <w:tcPr>
            <w:tcW w:w="2822" w:type="dxa"/>
            <w:hideMark/>
          </w:tcPr>
          <w:p w14:paraId="7881B0CA" w14:textId="77777777" w:rsidR="00047E91" w:rsidRDefault="00047E91" w:rsidP="00AF578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6DE3F34A" wp14:editId="5CF93FAA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2682421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 xml:space="preserve">Poder Judiciário da </w:t>
            </w:r>
            <w:commentRangeStart w:id="0"/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União</w:t>
            </w:r>
            <w:commentRangeEnd w:id="0"/>
            <w:r w:rsidR="003F0093">
              <w:rPr>
                <w:rStyle w:val="Refdecomentrio"/>
                <w:rFonts w:ascii="Calibri" w:hAnsi="Calibri" w:cs="Calibri"/>
                <w:color w:val="595959"/>
                <w:sz w:val="20"/>
                <w:szCs w:val="20"/>
              </w:rPr>
              <w:commentReference w:id="0"/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03ECB73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540FBCDD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7ACD4C10" w14:textId="77777777" w:rsidR="00047E91" w:rsidRDefault="00047E91" w:rsidP="00AF5788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047E91" w:rsidRPr="009F36E1" w14:paraId="33833AB7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69528268" w14:textId="49781CF4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Órgã</w:t>
            </w:r>
            <w:r>
              <w:rPr>
                <w:rFonts w:ascii="Arial" w:hAnsi="Arial" w:cs="Arial"/>
                <w:sz w:val="28"/>
                <w:szCs w:val="28"/>
              </w:rPr>
              <w:t>o</w:t>
            </w:r>
          </w:p>
        </w:tc>
        <w:tc>
          <w:tcPr>
            <w:tcW w:w="447" w:type="dxa"/>
            <w:vAlign w:val="center"/>
          </w:tcPr>
          <w:p w14:paraId="1D61C5B9" w14:textId="0FE01458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4AEAF9F0" w14:textId="1E5B0189" w:rsidR="00047E91" w:rsidRPr="009F36E1" w:rsidRDefault="00047E91" w:rsidP="00047E9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4ª Turma Cível</w:t>
            </w:r>
          </w:p>
        </w:tc>
      </w:tr>
      <w:tr w:rsidR="00047E91" w:rsidRPr="009F36E1" w14:paraId="032E42B3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C703FBE" w14:textId="2A7A2AC8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094A3DE2" w14:textId="2BC81000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ascii="Arial" w:hAnsi="Arial" w:cs="Arial"/>
                <w:i/>
                <w:iCs/>
                <w:sz w:val="28"/>
                <w:szCs w:val="28"/>
              </w:rPr>
              <w:id w:val="1558446301"/>
              <w:placeholder>
                <w:docPart w:val="477082528EBD4290A8DFFEE3D3A82D24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Inconstitucionalidade" w:value="Ação Direta de In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  <w:listItem w:displayText="Cumprimento de sentença" w:value="Cumprimento de sentença"/>
                <w:listItem w:displayText="Habeas Corpus" w:value="Habeas Corpus"/>
                <w:listItem w:displayText="Recurso Administrativo" w:value="Recurso Administrativo"/>
              </w:comboBox>
            </w:sdtPr>
            <w:sdtContent>
              <w:p w14:paraId="0034C320" w14:textId="5A4E9626" w:rsidR="00047E91" w:rsidRPr="009F36E1" w:rsidRDefault="00047E91" w:rsidP="00047E91">
                <w:pPr>
                  <w:ind w:right="-675"/>
                  <w:rPr>
                    <w:rFonts w:cs="Arial"/>
                    <w:i/>
                    <w:iCs/>
                    <w:sz w:val="28"/>
                    <w:szCs w:val="28"/>
                  </w:rPr>
                </w:pPr>
                <w:r w:rsidRPr="00047E91">
                  <w:rPr>
                    <w:rFonts w:ascii="Arial" w:hAnsi="Arial" w:cs="Arial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047E91" w:rsidRPr="009F36E1" w14:paraId="0CE7ACDA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0C1769E" w14:textId="1C9C72FD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38F045FB" w14:textId="04DA91F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4B989C8" w14:textId="63CD498C" w:rsidR="00047E91" w:rsidRPr="009F36E1" w:rsidRDefault="00047E91" w:rsidP="00047E91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0742621-91.2026.8.07.0000</w:t>
            </w:r>
          </w:p>
        </w:tc>
      </w:tr>
      <w:tr w:rsidR="00047E91" w:rsidRPr="009F36E1" w14:paraId="4FCADA8B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EDEEFF4" w14:textId="5EFCCE30" w:rsidR="00047E91" w:rsidRPr="00F63CDB" w:rsidRDefault="00047E91" w:rsidP="00047E9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254128301"/>
                <w:placeholder>
                  <w:docPart w:val="4F10B89484224A93A34E286FCE700EFF"/>
                </w:placeholder>
                <w15:color w:val="00000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  <w:listItem w:displayText="Paciente" w:value="Paciente"/>
                </w:comboBox>
              </w:sdtPr>
              <w:sdtContent>
                <w:r>
                  <w:rPr>
                    <w:rFonts w:ascii="Arial" w:hAnsi="Arial" w:cs="Arial"/>
                    <w:sz w:val="28"/>
                    <w:szCs w:val="28"/>
                  </w:rPr>
                  <w:t>Agravante</w:t>
                </w:r>
              </w:sdtContent>
            </w:sdt>
            <w:r w:rsidRP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9A8256E" w14:textId="44DFE8F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02B0B2E0" w14:textId="06F3C21B" w:rsidR="00047E91" w:rsidRPr="009F36E1" w:rsidRDefault="00047E91" w:rsidP="00047E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DF PLAZA LTDA</w:t>
            </w:r>
          </w:p>
        </w:tc>
      </w:tr>
      <w:tr w:rsidR="00047E91" w:rsidRPr="009F36E1" w14:paraId="5D88041C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342EF5EB" w14:textId="15D9BA8F" w:rsidR="00047E91" w:rsidRPr="009F36E1" w:rsidRDefault="00047E91" w:rsidP="00047E9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1351640470"/>
                <w:placeholder>
                  <w:docPart w:val="6BF7AAB119F04B6E9B677A516AD7CDF9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>
                  <w:rPr>
                    <w:rFonts w:ascii="Arial" w:hAnsi="Arial" w:cs="Arial"/>
                    <w:sz w:val="28"/>
                    <w:szCs w:val="28"/>
                  </w:rPr>
                  <w:t>Agravado</w:t>
                </w:r>
              </w:sdtContent>
            </w:sdt>
            <w:r w:rsidRPr="00770E7F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089D06AD" w14:textId="2B28EE9C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0B15C735" w14:textId="014ECAD7" w:rsidR="00047E91" w:rsidRPr="009F36E1" w:rsidRDefault="00047E91" w:rsidP="00047E9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0156FC">
              <w:rPr>
                <w:rFonts w:ascii="Arial" w:hAnsi="Arial" w:cs="Arial"/>
                <w:sz w:val="28"/>
                <w:szCs w:val="28"/>
              </w:rPr>
              <w:t>LUANA CRISTINA RODRIGUES LOPES 99999323120</w:t>
            </w:r>
          </w:p>
        </w:tc>
      </w:tr>
      <w:tr w:rsidR="00047E91" w:rsidRPr="009F36E1" w14:paraId="158817BC" w14:textId="77777777" w:rsidTr="00AF578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4612876E" w14:textId="0C86281E" w:rsidR="00047E91" w:rsidRPr="009F36E1" w:rsidRDefault="00047E91" w:rsidP="00047E91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FE257F5" w14:textId="36C36520" w:rsidR="00047E91" w:rsidRPr="009F36E1" w:rsidRDefault="00047E91" w:rsidP="00047E91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39553968" w14:textId="29E451B5" w:rsidR="00047E91" w:rsidRPr="009F36E1" w:rsidRDefault="00047E91" w:rsidP="00047E9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770E7F">
              <w:rPr>
                <w:rFonts w:ascii="Arial" w:hAnsi="Arial" w:cs="Arial"/>
                <w:b/>
                <w:sz w:val="28"/>
                <w:szCs w:val="28"/>
              </w:rPr>
              <w:t>Des. Sérgio Rocha</w:t>
            </w:r>
          </w:p>
        </w:tc>
      </w:tr>
    </w:tbl>
    <w:p w14:paraId="21034FAE" w14:textId="77777777" w:rsidR="00047E91" w:rsidRDefault="00047E91" w:rsidP="00047E9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7148B86" w14:textId="77777777" w:rsidR="00047E91" w:rsidRPr="007E1C8C" w:rsidRDefault="00047E91" w:rsidP="00047E91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1" w:author="Assessor GDSXSR" w:date="2026-10-29T19:49:59Z">
          <w:pPr>
            <w:spacing w:after="0" w:line="360" w:lineRule="auto"/>
            <w:jc w:val="center"/>
          </w:pPr>
        </w:pPrChange>
      </w:pPr>
      <w:commentRangeStart w:id="1"/>
      <w:r w:rsidRPr="0C436811">
        <w:rPr>
          <w:rFonts w:ascii="Arial" w:hAnsi="Arial" w:cs="Arial"/>
          <w:b/>
          <w:bCs/>
          <w:sz w:val="28"/>
          <w:szCs w:val="28"/>
        </w:rPr>
        <w:t>EMENTA</w:t>
      </w:r>
      <w:commentRangeEnd w:id="1"/>
      <w:r>
        <w:rPr>
          <w:rStyle w:val="CommentReference"/>
        </w:rPr>
        <w:commentReference w:id="1"/>
      </w:r>
    </w:p>
    <w:p w14:paraId="0A3947D5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FA0949D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2"/>
      <w:r>
        <w:rPr>
          <w:rFonts w:ascii="Arial" w:hAnsi="Arial" w:cs="Arial"/>
          <w:sz w:val="28"/>
          <w:szCs w:val="28"/>
        </w:rPr>
        <w:t xml:space="preserve">AGRAVO DE INSTRUMENTO. CUMPRIMENTO DE SENTENÇA. PESQUISA PATRIMONIAL. SERP-JUD. LOCALIZAÇÃO DE BENS DO DEVEDOR. SUSPENSÃO DA EXECUÇÃO. ARQUIVO PROVISÓRIO. PREMATURIDADE. </w:t>
      </w:r>
      <w:del w:id="1075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PROVIMENTO</w:delText>
        </w:r>
      </w:del>
      <w:ins w:id="1076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RECURSO PROVIDO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2"/>
      <w:r>
        <w:rPr>
          <w:rStyle w:val="CommentReference"/>
        </w:rPr>
        <w:commentReference w:id="2"/>
      </w:r>
    </w:p>
    <w:p w14:paraId="1E71FEE3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164C189E" w14:textId="5C1E8924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3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Cumprimento de sentença proposto por DF Plaza Ltda., Medeiros Advogados Associados S/S, Alvorada Empreendimentos e Participações S/A e DF Century Mall S.A. contra </w:t>
      </w:r>
      <w:ins w:id="1077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a executada, </w:t>
        </w:r>
      </w:ins>
      <w:r>
        <w:rPr>
          <w:rFonts w:ascii="Arial" w:hAnsi="Arial" w:cs="Arial"/>
          <w:sz w:val="28"/>
          <w:szCs w:val="28"/>
        </w:rPr>
        <w:t xml:space="preserve">pessoa natural, visando à satisfação de crédito decorrente de ação de rescisão contratual envolvendo relação locatícia</w:t>
      </w:r>
      <w:del w:id="1078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079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no valor de </w:delText>
        </w:r>
      </w:del>
      <w:ins w:id="1080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sz w:val="28"/>
          <w:szCs w:val="28"/>
        </w:rPr>
        <w:t xml:space="preserve">R$ 50.132,63</w:t>
      </w:r>
      <w:ins w:id="1081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3"/>
      <w:r>
        <w:rPr>
          <w:rStyle w:val="CommentReference"/>
        </w:rPr>
        <w:commentReference w:id="3"/>
      </w:r>
    </w:p>
    <w:p w14:paraId="00592A30" w14:textId="0B29F58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BB462E">
        <w:rPr>
          <w:rFonts w:ascii="Arial" w:hAnsi="Arial" w:cs="Arial"/>
          <w:sz w:val="28"/>
          <w:szCs w:val="28"/>
        </w:rPr>
        <w:t>A decisão agravada indeferiu o pedido de pesquisa patrimonial por meio do sistema SERP-JUD, por considerar suficientes as diligências realizadas via SISBAJUD, RENAJUD e INFOJUD, e determinou a suspensão do cumprimento de sentença pelo prazo de um ano, com remessa dos autos ao arquivo provisório e certificação da primeira tentativa infrutífera de localização de bens para fins de prescrição intercorrente.</w:t>
      </w:r>
    </w:p>
    <w:p w14:paraId="77B41D2B" w14:textId="5EF55B8C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Pr="00BB462E">
        <w:rPr>
          <w:rFonts w:ascii="Arial" w:hAnsi="Arial" w:cs="Arial"/>
          <w:sz w:val="28"/>
          <w:szCs w:val="28"/>
        </w:rPr>
        <w:t>Os exequentes agravaram requerendo a realização de pesquisa patrimonial no sistema SERP-JUD e o regular prosseguimento do cumprimento de sentença.</w:t>
      </w:r>
    </w:p>
    <w:p w14:paraId="53D0017E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6DD62533" w14:textId="2B2C2C3D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BB462E">
        <w:rPr>
          <w:rFonts w:ascii="Arial" w:hAnsi="Arial" w:cs="Arial"/>
          <w:sz w:val="28"/>
          <w:szCs w:val="28"/>
        </w:rPr>
        <w:t>Há duas questões em discussão: (i) saber se a pesquisa patrimonial por meio do sistema SERP-JUD mostra-se cabível e útil mesmo após diligências realizadas pelos sistemas SISBAJUD, RENAJUD e INFOJUD; e (ii) saber se a suspensão do cumprimento de sentença e a remessa dos autos ao arquivo provisório eram medidas adequadas antes da realização da referida diligência.</w:t>
      </w:r>
    </w:p>
    <w:p w14:paraId="4B5DFAFB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6F7246EC" w14:textId="34209DE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BB462E">
        <w:rPr>
          <w:rFonts w:ascii="Arial" w:hAnsi="Arial" w:cs="Arial"/>
          <w:sz w:val="28"/>
          <w:szCs w:val="28"/>
        </w:rPr>
        <w:t>O sistema SERP-JUD constitui ferramenta autônoma e complementar de pesquisa patrimonial, com acesso unificado a informações constantes dos registros públicos brasileiros, inclusive registros civis, imobiliários, de títulos e documentos e de pessoas jurídicas, razão pela qual sua utilização não se confunde nem se exaure pelas consultas realizadas em outros sistemas eletrônicos de busca patrimonial.</w:t>
      </w:r>
    </w:p>
    <w:p w14:paraId="0E17C07A" w14:textId="0AC74D24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Diante da dificuldade de localização de bens passíveis de constrição, revela-se adequada a utilização do SERP-JUD para ampliar os meios executivos destinados à efetiva satisfação do crédito</w:t>
      </w:r>
      <w:del w:id="1082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, em observância aos princípios da efetividade e da utilidade da execução</w:delText>
        </w:r>
      </w:del>
      <w:r>
        <w:rPr>
          <w:rFonts w:ascii="Arial" w:hAnsi="Arial" w:cs="Arial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>
      <w:pPr>
        <w:spacing w:after="0" w:line="360" w:lineRule="auto"/>
        <w:jc w:val="both"/>
        <w:rPr>
          <w:ins w:id="1084" w:author="Assessor GDSXSR" w:date="2026-10-29T19:49:59Z"/>
        </w:rPr>
      </w:pPr>
      <w:r>
        <w:rPr>
          <w:rFonts w:ascii="Arial" w:hAnsi="Arial" w:cs="Arial"/>
          <w:sz w:val="28"/>
          <w:szCs w:val="28"/>
        </w:rPr>
        <w:t xml:space="preserve">7. </w:t>
      </w:r>
      <w:r>
        <w:rPr>
          <w:rFonts w:ascii="Arial" w:hAnsi="Arial" w:cs="Arial"/>
          <w:sz w:val="28"/>
          <w:szCs w:val="28"/>
        </w:rPr>
        <w:t xml:space="preserve">A suspensão do cumprimento de sentença e a remessa dos autos ao arquivo provisório mostram-se prematuras quando ainda subsiste diligência patrimonial idônea, específica e potencialmente eficaz, apta a identificar bens do devedor.</w:t>
      </w:r>
    </w:p>
    <w:p w14:paraId="403FBBCC" w14:textId="32B22C7C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ins w:id="1083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8.</w:t>
        </w:r>
      </w:ins>
      <w:commentRangeStart w:id="5"/>
      <w:r>
        <w:rPr>
          <w:rFonts w:ascii="Arial" w:hAnsi="Arial" w:cs="Arial"/>
          <w:sz w:val="28"/>
          <w:szCs w:val="28"/>
        </w:rPr>
        <w:t xml:space="preserve"> A postergação da pesquisa favorece a dissipação patrimonial e compromete o resultado útil do processo executivo.</w:t>
      </w:r>
      <w:commentRangeEnd w:id="5"/>
      <w:r>
        <w:rPr>
          <w:rStyle w:val="CommentReference"/>
        </w:rPr>
        <w:commentReference w:id="5"/>
      </w:r>
    </w:p>
    <w:p w14:paraId="681452C7" w14:textId="77777777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B462E">
        <w:rPr>
          <w:rFonts w:ascii="Arial" w:hAnsi="Arial" w:cs="Arial"/>
          <w:b/>
          <w:bCs/>
          <w:sz w:val="28"/>
          <w:szCs w:val="28"/>
        </w:rPr>
        <w:t>IV. Dispositivo</w:t>
      </w:r>
    </w:p>
    <w:p w14:paraId="6EB89C0B" w14:textId="76FB68BE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del w:id="1085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8</w:delText>
        </w:r>
      </w:del>
      <w:ins w:id="1086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9</w:t>
        </w:r>
      </w:ins>
      <w:commentRangeStart w:id="6"/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provimento ao agravo de instrumento dos exequentes para</w:t>
      </w:r>
      <w:ins w:id="1087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, confirmando a liminar,</w:t>
        </w:r>
      </w:ins>
      <w:r>
        <w:rPr>
          <w:rFonts w:ascii="Arial" w:hAnsi="Arial" w:cs="Arial"/>
          <w:sz w:val="28"/>
          <w:szCs w:val="28"/>
        </w:rPr>
        <w:t xml:space="preserve"> determinar a realização de pesquisa junto ao sistema SERP-JUD, com a obtenção de informações sobre eventuais bens, registros e dados patrimoniais da executada, bem como o regular prosseguimento do cumprimento de sentença.</w:t>
      </w:r>
      <w:commentRangeEnd w:id="6"/>
      <w:r>
        <w:rPr>
          <w:rStyle w:val="CommentReference"/>
        </w:rPr>
        <w:commentReference w:id="6"/>
      </w:r>
    </w:p>
    <w:p w14:paraId="37C44856" w14:textId="6FA51E27" w:rsidR="00BB462E" w:rsidRDefault="00BB462E" w:rsidP="00BB462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</w:t>
      </w:r>
    </w:p>
    <w:p w14:paraId="3B474696" w14:textId="50787243" w:rsidR="00BB462E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BB462E">
        <w:rPr>
          <w:rFonts w:ascii="Arial" w:hAnsi="Arial" w:cs="Arial"/>
          <w:i/>
          <w:iCs/>
          <w:sz w:val="26"/>
          <w:szCs w:val="26"/>
        </w:rPr>
        <w:t>Dispositivos relevantes citados:</w:t>
      </w:r>
      <w:r w:rsidRPr="00BB462E">
        <w:rPr>
          <w:rFonts w:ascii="Arial" w:hAnsi="Arial" w:cs="Arial"/>
          <w:sz w:val="26"/>
          <w:szCs w:val="26"/>
        </w:rPr>
        <w:t xml:space="preserve"> Lei nº 14.382/2022.</w:t>
      </w:r>
    </w:p>
    <w:p w14:paraId="2D38D048" w14:textId="386BB43F" w:rsidR="00047E91" w:rsidRPr="00BB462E" w:rsidRDefault="00BB462E" w:rsidP="00BB462E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7"/>
      <w:r>
        <w:rPr>
          <w:rFonts w:ascii="Arial" w:hAnsi="Arial" w:cs="Arial"/>
          <w:i/>
          <w:iCs/>
          <w:sz w:val="26"/>
          <w:szCs w:val="26"/>
        </w:rPr>
        <w:t xml:space="preserve">Jurisprudência relevante citada:</w:t>
      </w:r>
      <w:r>
        <w:rPr>
          <w:rFonts w:ascii="Arial" w:hAnsi="Arial" w:cs="Arial"/>
          <w:sz w:val="26"/>
          <w:szCs w:val="26"/>
        </w:rPr>
        <w:t xml:space="preserve"> TJDFT, Acórdão nº 1983548, </w:t>
      </w:r>
      <w:del w:id="1088" w:author="Assessor GDSXSR" w:date="2026-10-29T19:49:59Z">
        <w:r>
          <w:rPr>
            <w:rFonts w:ascii="Arial" w:hAnsi="Arial" w:cs="Arial"/>
            <w:sz w:val="26"/>
            <w:szCs w:val="26"/>
          </w:rPr>
          <w:delText xml:space="preserve">Agravo de Instrumento</w:delText>
        </w:r>
      </w:del>
      <w:ins w:id="1089" w:author="Assessor GDSXSR" w:date="2026-10-29T19:49:59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0751677-22.2024.8.07.0000, Rel. Maurício Silva Miranda, 7ª Turma Cível, j. 26/03/2025, DJe 08/04/2025; TJDFT, Acórdão nº 2125505, </w:t>
      </w:r>
      <w:del w:id="1090" w:author="Assessor GDSXSR" w:date="2026-10-29T19:49:59Z">
        <w:r>
          <w:rPr>
            <w:rFonts w:ascii="Arial" w:hAnsi="Arial" w:cs="Arial"/>
            <w:sz w:val="26"/>
            <w:szCs w:val="26"/>
          </w:rPr>
          <w:delText xml:space="preserve">Agravo de Instrumento</w:delText>
        </w:r>
      </w:del>
      <w:ins w:id="1091" w:author="Assessor GDSXSR" w:date="2026-10-29T19:49:59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0708227-58.2026.8.07.0000, Rel. Carlos Pires Soares Neto, 1ª Turma Cível, j. 13/05/2026, DJe 28/05/2026.</w:t>
      </w:r>
      <w:commentRangeEnd w:id="7"/>
      <w:r>
        <w:rPr>
          <w:rStyle w:val="CommentReference"/>
        </w:rPr>
        <w:commentReference w:id="7"/>
      </w:r>
    </w:p>
    <w:p w14:paraId="2DDF7EEB" w14:textId="77777777" w:rsidR="00BB462E" w:rsidRDefault="00BB462E" w:rsidP="003F009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24042AA1" w14:textId="77777777" w:rsidR="00BB462E" w:rsidRDefault="00BB462E" w:rsidP="003F009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1C5E77F6" w14:textId="7214D389" w:rsidR="003F0093" w:rsidRPr="003F0093" w:rsidRDefault="003F0093" w:rsidP="003F0093">
      <w:pPr>
        <w:spacing w:after="0" w:line="360" w:lineRule="auto"/>
        <w:jc w:val="both"/>
        <w:rPr>
          <w:del w:id="1113" w:author="Assessor GDSXSR" w:date="2026-10-29T19:49:59Z"/>
          <w:rFonts w:ascii="Arial" w:hAnsi="Arial" w:cs="Arial"/>
          <w:color w:val="FF0000"/>
          <w:sz w:val="28"/>
          <w:szCs w:val="28"/>
        </w:rPr>
      </w:pPr>
      <w:del w:id="1112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RESUMO DO AGRAVO DE INSTRUMENTO</w:delText>
        </w:r>
      </w:del>
    </w:p>
    <w:p w14:paraId="6F2CD37C" w14:textId="77777777" w:rsidR="003F0093" w:rsidRPr="003F0093" w:rsidRDefault="003F0093" w:rsidP="003F0093">
      <w:pPr>
        <w:spacing w:after="0" w:line="360" w:lineRule="auto"/>
        <w:jc w:val="both"/>
        <w:rPr>
          <w:del w:id="1115" w:author="Assessor GDSXSR" w:date="2026-10-29T19:49:59Z"/>
          <w:rFonts w:ascii="Arial" w:hAnsi="Arial" w:cs="Arial"/>
          <w:color w:val="FF0000"/>
          <w:sz w:val="28"/>
          <w:szCs w:val="28"/>
        </w:rPr>
      </w:pPr>
      <w:del w:id="1114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I. RAZÕES RECURSAIS</w:delText>
        </w:r>
      </w:del>
    </w:p>
    <w:p w14:paraId="25BA21F4" w14:textId="77777777" w:rsidR="003F0093" w:rsidRPr="003F0093" w:rsidRDefault="003F0093" w:rsidP="003F0093">
      <w:pPr>
        <w:spacing w:after="0" w:line="360" w:lineRule="auto"/>
        <w:jc w:val="both"/>
        <w:rPr>
          <w:del w:id="1117" w:author="Assessor GDSXSR" w:date="2026-10-29T19:49:59Z"/>
          <w:rFonts w:ascii="Arial" w:hAnsi="Arial" w:cs="Arial"/>
          <w:color w:val="FF0000"/>
          <w:sz w:val="28"/>
          <w:szCs w:val="28"/>
        </w:rPr>
      </w:pPr>
      <w:del w:id="1116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Possibilidade de pesquisa patrimonial via SERP-JUD</w:delText>
        </w:r>
      </w:del>
    </w:p>
    <w:p w14:paraId="70B54250" w14:textId="77777777" w:rsidR="003F0093" w:rsidRPr="003F0093" w:rsidRDefault="003F0093" w:rsidP="003F0093">
      <w:pPr>
        <w:spacing w:after="0" w:line="360" w:lineRule="auto"/>
        <w:jc w:val="both"/>
        <w:rPr>
          <w:del w:id="1119" w:author="Assessor GDSXSR" w:date="2026-10-29T19:49:59Z"/>
          <w:rFonts w:ascii="Arial" w:hAnsi="Arial" w:cs="Arial"/>
          <w:color w:val="FF0000"/>
          <w:sz w:val="28"/>
          <w:szCs w:val="28"/>
        </w:rPr>
      </w:pPr>
      <w:del w:id="1118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Sustenta que a decisão agravada indeferiu indevidamente o pedido de consulta ao SERP-JUD sob o fundamento de que já teriam sido realizadas pesquisas pelos sistemas SISBAJUD, RENAJUD e INFOJUD. Argumenta que o SERP-JUD constitui ferramenta distinta, vinculada ao Sistema Eletrônico dos Registros Públicos (Lei nº 14.382/2022), apta a localizar bens imóveis e outros direitos registrados em nome da executada, não se confundindo com as pesquisas anteriormente realizadas.</w:delText>
        </w:r>
      </w:del>
    </w:p>
    <w:p w14:paraId="74BDEB80" w14:textId="77777777" w:rsidR="003F0093" w:rsidRPr="003F0093" w:rsidRDefault="003F0093" w:rsidP="003F0093">
      <w:pPr>
        <w:spacing w:after="0" w:line="360" w:lineRule="auto"/>
        <w:jc w:val="both"/>
        <w:rPr>
          <w:del w:id="1121" w:author="Assessor GDSXSR" w:date="2026-10-29T19:49:59Z"/>
          <w:rFonts w:ascii="Arial" w:hAnsi="Arial" w:cs="Arial"/>
          <w:color w:val="FF0000"/>
          <w:sz w:val="28"/>
          <w:szCs w:val="28"/>
        </w:rPr>
      </w:pPr>
      <w:del w:id="1120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Necessidade de utilização de medidas executivas eficazes</w:delText>
        </w:r>
      </w:del>
    </w:p>
    <w:p w14:paraId="350071D4" w14:textId="77777777" w:rsidR="003F0093" w:rsidRPr="003F0093" w:rsidRDefault="003F0093" w:rsidP="003F0093">
      <w:pPr>
        <w:spacing w:after="0" w:line="360" w:lineRule="auto"/>
        <w:jc w:val="both"/>
        <w:rPr>
          <w:del w:id="1123" w:author="Assessor GDSXSR" w:date="2026-10-29T19:49:59Z"/>
          <w:rFonts w:ascii="Arial" w:hAnsi="Arial" w:cs="Arial"/>
          <w:color w:val="FF0000"/>
          <w:sz w:val="28"/>
          <w:szCs w:val="28"/>
        </w:rPr>
      </w:pPr>
      <w:del w:id="1122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Afirma que o pedido não possui caráter genérico ou exploratório, pois indicou expressamente a ferramenta a ser utilizada, a identificação da executada e a finalidade da diligência. Defende que o insucesso das pesquisas convencionais justifica a adoção de novas medidas de localização patrimonial, em observância aos princípios da cooperação, eficiência, celeridade e efetividade processual, bem como à regra de que a execução se desenvolve no interesse do credor.</w:delText>
        </w:r>
      </w:del>
    </w:p>
    <w:p w14:paraId="6D1BB43F" w14:textId="77777777" w:rsidR="003F0093" w:rsidRPr="003F0093" w:rsidRDefault="003F0093" w:rsidP="003F0093">
      <w:pPr>
        <w:spacing w:after="0" w:line="360" w:lineRule="auto"/>
        <w:jc w:val="both"/>
        <w:rPr>
          <w:del w:id="1125" w:author="Assessor GDSXSR" w:date="2026-10-29T19:49:59Z"/>
          <w:rFonts w:ascii="Arial" w:hAnsi="Arial" w:cs="Arial"/>
          <w:color w:val="FF0000"/>
          <w:sz w:val="28"/>
          <w:szCs w:val="28"/>
        </w:rPr>
      </w:pPr>
      <w:del w:id="1124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Jurisprudência favorável à consulta pelo SERP-JUD</w:delText>
        </w:r>
      </w:del>
    </w:p>
    <w:p w14:paraId="5ADEB3BF" w14:textId="77777777" w:rsidR="003F0093" w:rsidRPr="003F0093" w:rsidRDefault="003F0093" w:rsidP="003F0093">
      <w:pPr>
        <w:spacing w:after="0" w:line="360" w:lineRule="auto"/>
        <w:jc w:val="both"/>
        <w:rPr>
          <w:del w:id="1127" w:author="Assessor GDSXSR" w:date="2026-10-29T19:49:59Z"/>
          <w:rFonts w:ascii="Arial" w:hAnsi="Arial" w:cs="Arial"/>
          <w:color w:val="FF0000"/>
          <w:sz w:val="28"/>
          <w:szCs w:val="28"/>
        </w:rPr>
      </w:pPr>
      <w:del w:id="1126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Alega que a jurisprudência do TJDFT admite a realização de pesquisas via SERP-JUD quando frustradas as tentativas anteriores de localização de patrimônio, citando precedente que reconhece a legitimidade da medida para assegurar a efetividade da execução.</w:delText>
        </w:r>
      </w:del>
    </w:p>
    <w:p w14:paraId="2CA27EBB" w14:textId="77777777" w:rsidR="003F0093" w:rsidRPr="003F0093" w:rsidRDefault="003F0093" w:rsidP="003F0093">
      <w:pPr>
        <w:spacing w:after="0" w:line="360" w:lineRule="auto"/>
        <w:jc w:val="both"/>
        <w:rPr>
          <w:del w:id="1129" w:author="Assessor GDSXSR" w:date="2026-10-29T19:49:59Z"/>
          <w:rFonts w:ascii="Arial" w:hAnsi="Arial" w:cs="Arial"/>
          <w:color w:val="FF0000"/>
          <w:sz w:val="28"/>
          <w:szCs w:val="28"/>
        </w:rPr>
      </w:pPr>
      <w:del w:id="1128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Prematuridade da suspensão do cumprimento de sentença</w:delText>
        </w:r>
      </w:del>
    </w:p>
    <w:p w14:paraId="70E48553" w14:textId="77777777" w:rsidR="003F0093" w:rsidRPr="003F0093" w:rsidRDefault="003F0093" w:rsidP="003F0093">
      <w:pPr>
        <w:spacing w:after="0" w:line="360" w:lineRule="auto"/>
        <w:jc w:val="both"/>
        <w:rPr>
          <w:del w:id="1131" w:author="Assessor GDSXSR" w:date="2026-10-29T19:49:59Z"/>
          <w:rFonts w:ascii="Arial" w:hAnsi="Arial" w:cs="Arial"/>
          <w:color w:val="FF0000"/>
          <w:sz w:val="28"/>
          <w:szCs w:val="28"/>
        </w:rPr>
      </w:pPr>
      <w:del w:id="1130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Sustenta que a suspensão do processo com fundamento no art. 921, III, do CPC é prematura, pois ainda existe diligência patrimonial útil e adequada pendente de realização. Argumenta que não há esgotamento dos meios razoáveis de busca de bens enquanto não efetuada a consulta ao SERP-JUD.</w:delText>
        </w:r>
      </w:del>
    </w:p>
    <w:p w14:paraId="09DBC69A" w14:textId="77777777" w:rsidR="003F0093" w:rsidRPr="003F0093" w:rsidRDefault="003F0093" w:rsidP="003F0093">
      <w:pPr>
        <w:spacing w:after="0" w:line="360" w:lineRule="auto"/>
        <w:jc w:val="both"/>
        <w:rPr>
          <w:del w:id="1133" w:author="Assessor GDSXSR" w:date="2026-10-29T19:49:59Z"/>
          <w:rFonts w:ascii="Arial" w:hAnsi="Arial" w:cs="Arial"/>
          <w:color w:val="FF0000"/>
          <w:sz w:val="28"/>
          <w:szCs w:val="28"/>
        </w:rPr>
      </w:pPr>
      <w:del w:id="1132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Inadequação do arquivamento provisório</w:delText>
        </w:r>
      </w:del>
    </w:p>
    <w:p w14:paraId="4F5EC8C0" w14:textId="77777777" w:rsidR="003F0093" w:rsidRPr="003F0093" w:rsidRDefault="003F0093" w:rsidP="003F0093">
      <w:pPr>
        <w:spacing w:after="0" w:line="360" w:lineRule="auto"/>
        <w:jc w:val="both"/>
        <w:rPr>
          <w:del w:id="1135" w:author="Assessor GDSXSR" w:date="2026-10-29T19:49:59Z"/>
          <w:rFonts w:ascii="Arial" w:hAnsi="Arial" w:cs="Arial"/>
          <w:color w:val="FF0000"/>
          <w:sz w:val="28"/>
          <w:szCs w:val="28"/>
        </w:rPr>
      </w:pPr>
      <w:del w:id="1134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Defende que a remessa dos autos ao arquivo provisório e o início da contagem da prescrição intercorrente somente seriam cabíveis após a efetiva frustração de todas as medidas executivas razoavelmente disponíveis, o que não ocorreu no caso concreto.</w:delText>
        </w:r>
      </w:del>
    </w:p>
    <w:p w14:paraId="0248608B" w14:textId="77777777" w:rsidR="003F0093" w:rsidRPr="003F0093" w:rsidRDefault="003F0093" w:rsidP="003F0093">
      <w:pPr>
        <w:spacing w:after="0" w:line="360" w:lineRule="auto"/>
        <w:jc w:val="both"/>
        <w:rPr>
          <w:del w:id="1137" w:author="Assessor GDSXSR" w:date="2026-10-29T19:49:59Z"/>
          <w:rFonts w:ascii="Arial" w:hAnsi="Arial" w:cs="Arial"/>
          <w:color w:val="FF0000"/>
          <w:sz w:val="28"/>
          <w:szCs w:val="28"/>
        </w:rPr>
      </w:pPr>
      <w:del w:id="1136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Presença dos requisitos para concessão de tutela recursal</w:delText>
        </w:r>
      </w:del>
    </w:p>
    <w:p w14:paraId="2DAC7277" w14:textId="77777777" w:rsidR="003F0093" w:rsidRPr="003F0093" w:rsidRDefault="003F0093" w:rsidP="003F0093">
      <w:pPr>
        <w:spacing w:after="0" w:line="360" w:lineRule="auto"/>
        <w:jc w:val="both"/>
        <w:rPr>
          <w:del w:id="1139" w:author="Assessor GDSXSR" w:date="2026-10-29T19:49:59Z"/>
          <w:rFonts w:ascii="Arial" w:hAnsi="Arial" w:cs="Arial"/>
          <w:color w:val="FF0000"/>
          <w:sz w:val="28"/>
          <w:szCs w:val="28"/>
        </w:rPr>
      </w:pPr>
      <w:del w:id="1138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Afirma estarem presentes a probabilidade do direito, decorrente da natureza específica do SERP-JUD e da existência de precedente favorável do TJDFT, e o perigo de dano, consistente na paralisação da execução e no arquivamento provisório antes da realização da diligência patrimonial requerida.</w:delText>
        </w:r>
      </w:del>
    </w:p>
    <w:p w14:paraId="4BAFFB06" w14:textId="77777777" w:rsidR="003F0093" w:rsidRPr="003F0093" w:rsidRDefault="003F0093" w:rsidP="003F0093">
      <w:pPr>
        <w:spacing w:after="0" w:line="360" w:lineRule="auto"/>
        <w:jc w:val="both"/>
        <w:rPr>
          <w:del w:id="1141" w:author="Assessor GDSXSR" w:date="2026-10-29T19:49:59Z"/>
          <w:rFonts w:ascii="Arial" w:hAnsi="Arial" w:cs="Arial"/>
          <w:color w:val="FF0000"/>
          <w:sz w:val="28"/>
          <w:szCs w:val="28"/>
        </w:rPr>
      </w:pPr>
      <w:del w:id="1140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II. PEDIDO</w:delText>
        </w:r>
      </w:del>
    </w:p>
    <w:p w14:paraId="393E0413" w14:textId="77777777" w:rsidR="003F0093" w:rsidRPr="003F0093" w:rsidRDefault="003F0093" w:rsidP="003F0093">
      <w:pPr>
        <w:spacing w:after="0" w:line="360" w:lineRule="auto"/>
        <w:jc w:val="both"/>
        <w:rPr>
          <w:del w:id="1143" w:author="Assessor GDSXSR" w:date="2026-10-29T19:49:59Z"/>
          <w:rFonts w:ascii="Arial" w:hAnsi="Arial" w:cs="Arial"/>
          <w:color w:val="FF0000"/>
          <w:sz w:val="28"/>
          <w:szCs w:val="28"/>
        </w:rPr>
      </w:pPr>
      <w:del w:id="1142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Requer o recebimento e conhecimento do agravo de instrumento.</w:delText>
        </w:r>
      </w:del>
    </w:p>
    <w:p w14:paraId="1B2F2026" w14:textId="77777777" w:rsidR="003F0093" w:rsidRPr="003F0093" w:rsidRDefault="003F0093" w:rsidP="003F0093">
      <w:pPr>
        <w:spacing w:after="0" w:line="360" w:lineRule="auto"/>
        <w:jc w:val="both"/>
        <w:rPr>
          <w:del w:id="1145" w:author="Assessor GDSXSR" w:date="2026-10-29T19:49:59Z"/>
          <w:rFonts w:ascii="Arial" w:hAnsi="Arial" w:cs="Arial"/>
          <w:color w:val="FF0000"/>
          <w:sz w:val="28"/>
          <w:szCs w:val="28"/>
        </w:rPr>
      </w:pPr>
      <w:del w:id="1144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Requer, em tutela recursal, a atribuição de efeito ativo para determinar a realização de pesquisa via SERP-JUD em nome da executada e suspender os efeitos da decisão agravada quanto à suspensão do cumprimento de sentença e ao arquivamento provisório.</w:delText>
        </w:r>
      </w:del>
    </w:p>
    <w:p w14:paraId="15F60888" w14:textId="79F12413" w:rsidR="00047E91" w:rsidRDefault="003F0093" w:rsidP="003F0093">
      <w:pPr>
        <w:spacing w:after="0" w:line="360" w:lineRule="auto"/>
        <w:jc w:val="both"/>
        <w:rPr>
          <w:del w:id="1147" w:author="Assessor GDSXSR" w:date="2026-10-29T19:49:59Z"/>
          <w:ins w:id="1092" w:author="Assessor GDSXSR" w:date="2026-10-29T19:49:59Z"/>
          <w:rFonts w:ascii="Arial" w:hAnsi="Arial" w:cs="Arial"/>
          <w:sz w:val="28"/>
          <w:szCs w:val="28"/>
        </w:rPr>
      </w:pPr>
      <w:del w:id="1146" w:author="Assessor GDSXSR" w:date="2026-10-29T19:49:59Z">
        <w:r w:rsidRPr="003F0093">
          <w:rPr>
            <w:rFonts w:ascii="Arial" w:hAnsi="Arial" w:cs="Arial"/>
            <w:color w:val="FF0000"/>
            <w:sz w:val="28"/>
            <w:szCs w:val="28"/>
          </w:rPr>
          <w:delText>Requer o provimento definitivo do recurso para reformar a decisão agravada, autorizar a consulta ao SERP-JUD e determinar o regular prosseguimento do cumprimento de sentença, afastando-se a suspensão do feito e o arquivamento provisório.</w:delText>
        </w:r>
      </w:del>
    </w:p>
    <w:p>
      <w:pPr>
        <w:spacing w:after="0" w:line="360" w:lineRule="auto"/>
        <w:jc w:val="both"/>
        <w:rPr>
          <w:ins w:id="1094" w:author="Assessor GDSXSR" w:date="2026-10-29T19:49:59Z"/>
          <w:rFonts w:ascii="Arial" w:hAnsi="Arial" w:cs="Arial"/>
          <w:sz w:val="28"/>
          <w:szCs w:val="28"/>
        </w:rPr>
      </w:pPr>
      <w:ins w:id="1093" w:author="Assessor GDSXSR" w:date="2026-10-29T19:49:59Z">
        <w:commentRangeStart w:id="8"/>
        <w:r>
          <w:rPr>
            <w:rFonts w:ascii="Arial" w:hAnsi="Arial" w:cs="Arial"/>
            <w:b/>
            <w:color w:val="EE0000"/>
            <w:sz w:val="28"/>
            <w:szCs w:val="28"/>
            <w:highlight w:val="yellow"/>
          </w:rPr>
          <w:t xml:space="preserve">RESUMO DA DECISÃO EM SENTIDO CONTRÁRIO</w:t>
        </w:r>
        <w:commentRangeEnd w:id="8"/>
        <w:r>
          <w:rPr>
            <w:rStyle w:val="CommentReference"/>
            <w:color w:val="808080"/>
          </w:rPr>
          <w:commentReference w:id="8"/>
        </w:r>
      </w:ins>
    </w:p>
    <w:p>
      <w:pPr>
        <w:spacing w:after="0" w:line="360" w:lineRule="auto"/>
        <w:jc w:val="both"/>
        <w:rPr>
          <w:ins w:id="1096" w:author="Assessor GDSXSR" w:date="2026-10-29T19:49:59Z"/>
          <w:rFonts w:ascii="Arial" w:hAnsi="Arial" w:cs="Arial"/>
          <w:sz w:val="28"/>
          <w:szCs w:val="28"/>
        </w:rPr>
      </w:pPr>
      <w:ins w:id="1095" w:author="Assessor GDSXSR" w:date="2026-10-29T19:49:59Z">
        <w:r>
          <w:rPr>
            <w:rFonts w:ascii="Arial" w:hAnsi="Arial"/>
            <w:b/>
            <w:color w:val="EE0000"/>
            <w:sz w:val="28"/>
          </w:rPr>
          <w:t xml:space="preserve">I. RAZÕES DE DECIDIR</w:t>
        </w:r>
      </w:ins>
    </w:p>
    <w:p>
      <w:pPr>
        <w:spacing w:after="0" w:line="360" w:lineRule="auto"/>
        <w:jc w:val="both"/>
        <w:rPr>
          <w:ins w:id="1098" w:author="Assessor GDSXSR" w:date="2026-10-29T19:49:59Z"/>
          <w:rFonts w:ascii="Arial" w:hAnsi="Arial" w:cs="Arial"/>
          <w:sz w:val="28"/>
          <w:szCs w:val="28"/>
        </w:rPr>
      </w:pPr>
      <w:ins w:id="1097" w:author="Assessor GDSXSR" w:date="2026-10-29T19:49:59Z">
        <w:r>
          <w:rPr>
            <w:rFonts w:ascii="Arial" w:hAnsi="Arial"/>
            <w:color w:val="EE0000"/>
            <w:sz w:val="28"/>
          </w:rPr>
          <w:t xml:space="preserve">1. Suficiência das diligências já realizadas</w:t>
        </w:r>
      </w:ins>
    </w:p>
    <w:p>
      <w:pPr>
        <w:spacing w:after="0" w:line="360" w:lineRule="auto"/>
        <w:jc w:val="both"/>
        <w:rPr>
          <w:ins w:id="1100" w:author="Assessor GDSXSR" w:date="2026-10-29T19:49:59Z"/>
          <w:rFonts w:ascii="Arial" w:hAnsi="Arial" w:cs="Arial"/>
          <w:sz w:val="28"/>
          <w:szCs w:val="28"/>
        </w:rPr>
      </w:pPr>
      <w:ins w:id="1099" w:author="Assessor GDSXSR" w:date="2026-10-29T19:49:59Z">
        <w:r>
          <w:rPr>
            <w:rFonts w:ascii="Arial" w:hAnsi="Arial"/>
            <w:color w:val="EE0000"/>
            <w:sz w:val="28"/>
          </w:rPr>
          <w:t xml:space="preserve">O juízo consignou que as diligências já empreendidas por meio do SISBAJUD, do RENAJUD e do INFOJUD encerram a cooperação do juízo para a busca de bens passíveis de constrição.</w:t>
        </w:r>
      </w:ins>
    </w:p>
    <w:p>
      <w:pPr>
        <w:spacing w:after="0" w:line="360" w:lineRule="auto"/>
        <w:jc w:val="both"/>
        <w:rPr>
          <w:ins w:id="1102" w:author="Assessor GDSXSR" w:date="2026-10-29T19:49:59Z"/>
          <w:rFonts w:ascii="Arial" w:hAnsi="Arial" w:cs="Arial"/>
          <w:sz w:val="28"/>
          <w:szCs w:val="28"/>
        </w:rPr>
      </w:pPr>
      <w:ins w:id="1101" w:author="Assessor GDSXSR" w:date="2026-10-29T19:49:59Z">
        <w:r>
          <w:rPr>
            <w:rFonts w:ascii="Arial" w:hAnsi="Arial"/>
            <w:color w:val="EE0000"/>
            <w:sz w:val="28"/>
          </w:rPr>
          <w:t xml:space="preserve">2. Ônus da parte credora e pedidos indiscriminados</w:t>
        </w:r>
      </w:ins>
    </w:p>
    <w:p>
      <w:pPr>
        <w:spacing w:after="0" w:line="360" w:lineRule="auto"/>
        <w:jc w:val="both"/>
        <w:rPr>
          <w:ins w:id="1104" w:author="Assessor GDSXSR" w:date="2026-10-29T19:49:59Z"/>
          <w:rFonts w:ascii="Arial" w:hAnsi="Arial" w:cs="Arial"/>
          <w:sz w:val="28"/>
          <w:szCs w:val="28"/>
        </w:rPr>
      </w:pPr>
      <w:ins w:id="1103" w:author="Assessor GDSXSR" w:date="2026-10-29T19:49:59Z">
        <w:r>
          <w:rPr>
            <w:rFonts w:ascii="Arial" w:hAnsi="Arial"/>
            <w:color w:val="EE0000"/>
            <w:sz w:val="28"/>
          </w:rPr>
          <w:t xml:space="preserve">A decisão agravada registrou que incumbe à parte credora diligenciar em busca de bens penhoráveis, não sendo razoável que o Poder Judiciário despenda recursos com a reiteração de pedidos manifestamente ineficazes, e que não cabe solicitar diligências de forma indiscriminada, em desvirtuamento do princípio da cooperação (CPC 6º), citando acórdão da 3ª Turma Cível do TJDFT.</w:t>
        </w:r>
      </w:ins>
    </w:p>
    <w:p>
      <w:pPr>
        <w:spacing w:after="0" w:line="360" w:lineRule="auto"/>
        <w:jc w:val="both"/>
        <w:rPr>
          <w:ins w:id="1106" w:author="Assessor GDSXSR" w:date="2026-10-29T19:49:59Z"/>
          <w:rFonts w:ascii="Arial" w:hAnsi="Arial" w:cs="Arial"/>
          <w:sz w:val="28"/>
          <w:szCs w:val="28"/>
        </w:rPr>
      </w:pPr>
      <w:ins w:id="1105" w:author="Assessor GDSXSR" w:date="2026-10-29T19:49:59Z">
        <w:r>
          <w:rPr>
            <w:rFonts w:ascii="Arial" w:hAnsi="Arial"/>
            <w:color w:val="EE0000"/>
            <w:sz w:val="28"/>
          </w:rPr>
          <w:t xml:space="preserve">3. Suspensão do processo e prescrição intercorrente</w:t>
        </w:r>
      </w:ins>
    </w:p>
    <w:p>
      <w:pPr>
        <w:spacing w:after="0" w:line="360" w:lineRule="auto"/>
        <w:jc w:val="both"/>
        <w:rPr>
          <w:ins w:id="1108" w:author="Assessor GDSXSR" w:date="2026-10-29T19:49:59Z"/>
          <w:rFonts w:ascii="Arial" w:hAnsi="Arial" w:cs="Arial"/>
          <w:sz w:val="28"/>
          <w:szCs w:val="28"/>
        </w:rPr>
      </w:pPr>
      <w:ins w:id="1107" w:author="Assessor GDSXSR" w:date="2026-10-29T19:49:59Z">
        <w:r>
          <w:rPr>
            <w:rFonts w:ascii="Arial" w:hAnsi="Arial"/>
            <w:color w:val="EE0000"/>
            <w:sz w:val="28"/>
          </w:rPr>
          <w:t xml:space="preserve">O juízo determinou a suspensão do processo por um ano, com remessa dos autos ao arquivo provisório, e a certificação da data de ciência da parte credora acerca da primeira tentativa infrutífera de localização de bens, para fixar o termo inicial da prescrição intercorrente (CPC 921 §§ 1º e 4º; CC 206-A).</w:t>
        </w:r>
      </w:ins>
    </w:p>
    <w:p>
      <w:pPr>
        <w:spacing w:after="0" w:line="360" w:lineRule="auto"/>
        <w:jc w:val="both"/>
        <w:rPr>
          <w:ins w:id="1110" w:author="Assessor GDSXSR" w:date="2026-10-29T19:49:59Z"/>
          <w:rFonts w:ascii="Arial" w:hAnsi="Arial" w:cs="Arial"/>
          <w:sz w:val="28"/>
          <w:szCs w:val="28"/>
        </w:rPr>
      </w:pPr>
      <w:ins w:id="1109" w:author="Assessor GDSXSR" w:date="2026-10-29T19:49:59Z">
        <w:r>
          <w:rPr>
            <w:rFonts w:ascii="Arial" w:hAnsi="Arial"/>
            <w:b/>
            <w:color w:val="EE0000"/>
            <w:sz w:val="28"/>
          </w:rPr>
          <w:t xml:space="preserve">II. DISPOSITIVO DA DECISÃO</w:t>
        </w:r>
      </w:ins>
    </w:p>
    <w:p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ins w:id="1111" w:author="Assessor GDSXSR" w:date="2026-10-29T19:49:59Z">
        <w:r>
          <w:rPr>
            <w:rFonts w:ascii="Arial" w:hAnsi="Arial"/>
            <w:color w:val="EE0000"/>
            <w:sz w:val="28"/>
          </w:rPr>
          <w:t xml:space="preserve">4. Indeferiu-se o pedido de pesquisa patrimonial no SERP-JUD; suspendeu-se o processo por um ano, com remessa ao arquivo provisório, sem baixa na distribuição; determinou-se à Secretaria que certifique a data de ciência da parte credora acerca da primeira tentativa infrutífera; e, transcorrido o prazo, determinou-se o desarquivamento e a intimação das partes, no prazo comum de 15 dias (CPC 10, 921 § 5º e 924 V).</w:t>
        </w:r>
      </w:ins>
    </w:p>
    <w:p w14:paraId="1AB1FA7D" w14:textId="77777777" w:rsidR="00047E91" w:rsidRDefault="00047E91" w:rsidP="00047E9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8E33FEA" w14:textId="5E8A6F34" w:rsidR="00047E91" w:rsidRPr="00624943" w:rsidRDefault="00047E91" w:rsidP="003F0093">
      <w:pPr>
        <w:spacing w:after="0" w:line="360" w:lineRule="auto"/>
        <w:outlineLvl w:val="0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</w:p>
    <w:p w14:paraId="0117B7D2" w14:textId="77777777" w:rsidR="00047E91" w:rsidRPr="00624943" w:rsidRDefault="00047E91" w:rsidP="00047E91">
      <w:pPr>
        <w:spacing w:after="0" w:line="360" w:lineRule="auto"/>
        <w:jc w:val="center"/>
        <w:outlineLvl w:val="0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</w:p>
    <w:p w14:paraId="05F3B588" w14:textId="77777777" w:rsidR="00047E91" w:rsidRPr="003F0093" w:rsidRDefault="00047E91" w:rsidP="00047E91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  <w:pPrChange w:id="1148" w:author="Assessor GDSXSR" w:date="2026-10-29T19:49:59Z">
          <w:pPr>
            <w:spacing w:after="0" w:line="360" w:lineRule="auto"/>
            <w:jc w:val="center"/>
            <w:outlineLvl w:val="0"/>
          </w:pPr>
        </w:pPrChange>
      </w:pPr>
      <w:commentRangeStart w:id="9"/>
      <w:r w:rsidRPr="003F0093">
        <w:rPr>
          <w:rFonts w:ascii="Arial" w:hAnsi="Arial" w:cs="Arial"/>
          <w:b/>
          <w:bCs/>
          <w:sz w:val="28"/>
          <w:szCs w:val="28"/>
        </w:rPr>
        <w:t>RELATÓRIO</w:t>
      </w:r>
      <w:commentRangeEnd w:id="9"/>
      <w:r>
        <w:rPr>
          <w:rStyle w:val="CommentReference"/>
        </w:rPr>
        <w:commentReference w:id="9"/>
      </w:r>
    </w:p>
    <w:p w14:paraId="7187C565" w14:textId="77777777" w:rsidR="00047E91" w:rsidRPr="003F009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ACB8BA" w14:textId="26FA2AC4" w:rsidR="00047E91" w:rsidRPr="003F009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0"/>
      <w:r w:rsidRPr="003F0093">
        <w:rPr>
          <w:rFonts w:ascii="Arial" w:hAnsi="Arial" w:cs="Arial"/>
          <w:sz w:val="28"/>
          <w:szCs w:val="28"/>
        </w:rPr>
        <w:t xml:space="preserve">Adoto o relatório da liminar (ID </w:t>
      </w:r>
      <w:r w:rsidR="003F0093" w:rsidRPr="003F0093">
        <w:rPr>
          <w:rFonts w:ascii="Arial" w:hAnsi="Arial" w:cs="Arial"/>
          <w:sz w:val="28"/>
          <w:szCs w:val="28"/>
        </w:rPr>
        <w:t>89677548</w:t>
      </w:r>
      <w:r w:rsidRPr="003F0093">
        <w:rPr>
          <w:rFonts w:ascii="Arial" w:hAnsi="Arial" w:cs="Arial"/>
          <w:sz w:val="28"/>
          <w:szCs w:val="28"/>
        </w:rPr>
        <w:t>):</w:t>
      </w:r>
      <w:commentRangeEnd w:id="10"/>
      <w:r>
        <w:rPr>
          <w:rStyle w:val="CommentReference"/>
        </w:rPr>
        <w:commentReference w:id="10"/>
      </w:r>
    </w:p>
    <w:p w14:paraId="7D37638D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833C0B" w:themeColor="accent2" w:themeShade="80"/>
          <w:sz w:val="28"/>
          <w:szCs w:val="28"/>
        </w:rPr>
      </w:pPr>
    </w:p>
    <w:p w14:paraId="7BD3F66D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6"/>
          <w:rPrChange w:id="1016" w:author="Assessor GDSXSR" w:date="2026-10-29T19:49:59Z">
            <w:rPr>
              <w:rFonts w:ascii="Arial" w:hAnsi="Arial" w:cs="Arial"/>
              <w:i/>
              <w:iCs/>
              <w:color w:val="833C0B" w:themeColor="accent2" w:themeShade="80"/>
              <w:sz w:val="26"/>
              <w:szCs w:val="26"/>
            </w:rPr>
          </w:rPrChange>
        </w:rPr>
        <w:t xml:space="preserve">“</w:t>
      </w:r>
      <w:r w:rsidRPr="00047E91">
        <w:rPr>
          <w:rFonts w:ascii="Arial" w:hAnsi="Arial" w:cs="Arial"/>
          <w:i/>
          <w:iCs/>
          <w:sz w:val="26"/>
          <w:szCs w:val="28"/>
          <w:rPrChange w:id="1003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Trata-se, na origem, de cumprimento de sentença decorrente de ação de rescisão contratual envolvendo relação locatícia, promovido por DF Plaza Ltda., Medeiros Advogados Associados S/S, Alvorada Empreendimentos e Participações S/A e DF Century Mall S.A. contra Luana Cristina Rodrigues Lopes, destinado à cobrança de multa rescisória, honorários advocatícios e despesas processuais (R$ 50.132,63).</w:t>
      </w:r>
    </w:p>
    <w:p w14:paraId="0F75D17B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04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O Juízo de origem indeferiu o pedido de pesquisa patrimonial por meio do SERP-JUD, por considerar suficientes as diligências anteriormente realizadas mediante SISBAJUD, RENAJUD e INFOJUD. Em seguida, determinou a suspensão do cumprimento de sentença pelo prazo de um ano, a remessa dos autos ao arquivo provisório e a certificação da primeira tentativa infrutífera de localização de bens para fins de contagem da prescrição intercorrente (ID 285644060, origem). </w:t>
      </w:r>
    </w:p>
    <w:p w14:paraId="2472B017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05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Os exequentes, na condição de agravantes, alegam, em síntese, que: </w:t>
      </w:r>
      <w:r w:rsidRPr="00047E91">
        <w:rPr>
          <w:rFonts w:ascii="Arial" w:hAnsi="Arial" w:cs="Arial"/>
          <w:b/>
          <w:bCs/>
          <w:i/>
          <w:iCs/>
          <w:sz w:val="26"/>
          <w:szCs w:val="28"/>
          <w:rPrChange w:id="1006" w:author="Assessor GDSXSR" w:date="2026-10-29T19:49:59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1)</w:t>
      </w:r>
      <w:r w:rsidRPr="00047E91">
        <w:rPr>
          <w:rFonts w:ascii="Arial" w:hAnsi="Arial" w:cs="Arial"/>
          <w:i/>
          <w:iCs/>
          <w:sz w:val="26"/>
          <w:szCs w:val="28"/>
          <w:rPrChange w:id="1007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 a consulta ao SERP-JUD constitui providência distinta das pesquisas já efetuadas, pois permite o acesso a informações constantes dos registros públicos, inclusive relativas a bens imóveis; </w:t>
      </w:r>
      <w:r w:rsidRPr="00047E91">
        <w:rPr>
          <w:rFonts w:ascii="Arial" w:hAnsi="Arial" w:cs="Arial"/>
          <w:b/>
          <w:bCs/>
          <w:i/>
          <w:iCs/>
          <w:sz w:val="26"/>
          <w:szCs w:val="28"/>
          <w:rPrChange w:id="1008" w:author="Assessor GDSXSR" w:date="2026-10-29T19:49:59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2)</w:t>
      </w:r>
      <w:r w:rsidRPr="00047E91">
        <w:rPr>
          <w:rFonts w:ascii="Arial" w:hAnsi="Arial" w:cs="Arial"/>
          <w:i/>
          <w:iCs/>
          <w:sz w:val="26"/>
          <w:szCs w:val="28"/>
          <w:rPrChange w:id="1009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 a suspensão do cumprimento de sentença e a remessa dos autos ao arquivo provisório são prematuras, uma vez que ainda existe diligência patrimonial específica, adequada e não realizada; </w:t>
      </w:r>
      <w:r w:rsidRPr="00047E91">
        <w:rPr>
          <w:rFonts w:ascii="Arial" w:hAnsi="Arial" w:cs="Arial"/>
          <w:b/>
          <w:bCs/>
          <w:i/>
          <w:iCs/>
          <w:sz w:val="26"/>
          <w:szCs w:val="28"/>
          <w:rPrChange w:id="1010" w:author="Assessor GDSXSR" w:date="2026-10-29T19:49:59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3)</w:t>
      </w:r>
      <w:r w:rsidRPr="00047E91">
        <w:rPr>
          <w:rFonts w:ascii="Arial" w:hAnsi="Arial" w:cs="Arial"/>
          <w:i/>
          <w:iCs/>
          <w:sz w:val="26"/>
          <w:szCs w:val="28"/>
          <w:rPrChange w:id="1011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 estão presentes os requisitos para a concessão da tutela recursal, porque a paralisação imediata do feito pode comprometer a efetividade da atividade satisfativa, ao passo que a pesquisa pretendida não produz constrição automática de patrimônio.</w:t>
      </w:r>
    </w:p>
    <w:p w14:paraId="50F309F7" w14:textId="7A71E9DC" w:rsidR="00047E91" w:rsidRPr="00BB462E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47E91">
        <w:rPr>
          <w:rFonts w:ascii="Arial" w:hAnsi="Arial" w:cs="Arial"/>
          <w:i/>
          <w:iCs/>
          <w:sz w:val="26"/>
          <w:szCs w:val="28"/>
          <w:rPrChange w:id="1012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Requerem a concessão de antecipação de tutela recursal para determinar a realização de pesquisa no SERP-JUD em nome da agravada e suspender, até o resultado da diligência, os efeitos da decisão quanto à suspensão do cumprimento de sentença e à remessa ao arquivo provisório. No mérito, pedem o provimento do recurso para autorizar definitivamente a consulta e determinar o regular prosseguimento do feito executivo (ID 89463311</w:t>
      </w:r>
      <w:r w:rsidRPr="00BB462E">
        <w:rPr>
          <w:rFonts w:ascii="Arial" w:hAnsi="Arial" w:cs="Arial"/>
          <w:i/>
          <w:iCs/>
          <w:sz w:val="26"/>
          <w:szCs w:val="28"/>
          <w:rPrChange w:id="1013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).</w:t>
      </w:r>
      <w:r w:rsidRPr="00BB462E">
        <w:rPr>
          <w:rFonts w:ascii="Arial" w:hAnsi="Arial" w:cs="Arial"/>
          <w:i/>
          <w:iCs/>
          <w:sz w:val="26"/>
          <w:szCs w:val="26"/>
          <w:rPrChange w:id="1014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</w:t>
      </w:r>
      <w:r w:rsidRPr="00BB462E">
        <w:rPr>
          <w:rFonts w:ascii="Arial" w:hAnsi="Arial" w:cs="Arial"/>
          <w:i/>
          <w:iCs/>
          <w:sz w:val="26"/>
          <w:szCs w:val="26"/>
          <w:rPrChange w:id="1015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>(...)”</w:t>
      </w:r>
    </w:p>
    <w:p w14:paraId="16D223C5" w14:textId="77777777" w:rsidR="00047E91" w:rsidRPr="0062494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833C0B" w:themeColor="accent2" w:themeShade="80"/>
          <w:sz w:val="28"/>
          <w:szCs w:val="28"/>
        </w:rPr>
      </w:pPr>
    </w:p>
    <w:p w14:paraId="3AEE45DF" w14:textId="3840A661" w:rsidR="00047E91" w:rsidRPr="00514B1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Deferi</w:t>
      </w:r>
      <w:r>
        <w:rPr>
          <w:rFonts w:ascii="Arial" w:hAnsi="Arial" w:cs="Arial"/>
          <w:sz w:val="28"/>
          <w:szCs w:val="28"/>
        </w:rPr>
        <w:t xml:space="preserve"> a antecipação da tutela recursal </w:t>
      </w:r>
      <w:r>
        <w:rPr>
          <w:rFonts w:ascii="Arial" w:hAnsi="Arial" w:cs="Arial"/>
          <w:sz w:val="28"/>
          <w:szCs w:val="28"/>
        </w:rPr>
        <w:t xml:space="preserve">para determinar </w:t>
      </w:r>
      <w:r>
        <w:rPr>
          <w:rFonts w:ascii="Arial" w:hAnsi="Arial" w:cs="Arial"/>
          <w:sz w:val="28"/>
          <w:szCs w:val="28"/>
        </w:rPr>
        <w:t xml:space="preserve">a realização d</w:t>
      </w:r>
      <w:r>
        <w:rPr>
          <w:rFonts w:ascii="Arial" w:hAnsi="Arial" w:cs="Arial"/>
          <w:sz w:val="28"/>
          <w:szCs w:val="28"/>
        </w:rPr>
        <w:t xml:space="preserve">a pesquisa no sistema </w:t>
      </w:r>
      <w:del w:id="1149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SERPJUD</w:delText>
        </w:r>
      </w:del>
      <w:ins w:id="1150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SERP-JUD</w:t>
        </w:r>
      </w:ins>
      <w:r>
        <w:rPr>
          <w:rFonts w:ascii="Arial" w:hAnsi="Arial" w:cs="Arial"/>
          <w:sz w:val="28"/>
          <w:szCs w:val="28"/>
        </w:rPr>
        <w:t xml:space="preserve"> e para </w:t>
      </w:r>
      <w:r>
        <w:rPr>
          <w:rFonts w:ascii="Arial" w:hAnsi="Arial" w:cs="Arial"/>
          <w:sz w:val="28"/>
          <w:szCs w:val="28"/>
        </w:rPr>
        <w:t xml:space="preserve">suspender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até o resultado da diligência, os efeitos da decisão </w:t>
      </w:r>
      <w:r>
        <w:rPr>
          <w:rFonts w:ascii="Arial" w:hAnsi="Arial" w:cs="Arial"/>
          <w:sz w:val="28"/>
          <w:szCs w:val="28"/>
        </w:rPr>
        <w:t xml:space="preserve">agravada</w:t>
      </w:r>
      <w:r>
        <w:rPr>
          <w:rFonts w:ascii="Arial" w:hAnsi="Arial" w:cs="Arial"/>
          <w:sz w:val="28"/>
          <w:szCs w:val="28"/>
        </w:rPr>
        <w:t xml:space="preserve"> quanto à suspensão do cumprimento de sentença e à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remessa </w:t>
      </w:r>
      <w:r>
        <w:rPr>
          <w:rFonts w:ascii="Arial" w:hAnsi="Arial" w:cs="Arial"/>
          <w:sz w:val="28"/>
          <w:szCs w:val="28"/>
        </w:rPr>
        <w:t xml:space="preserve">dos autos </w:t>
      </w:r>
      <w:r>
        <w:rPr>
          <w:rFonts w:ascii="Arial" w:hAnsi="Arial" w:cs="Arial"/>
          <w:sz w:val="28"/>
          <w:szCs w:val="28"/>
        </w:rPr>
        <w:t xml:space="preserve">ao arquivo provisório</w:t>
      </w:r>
      <w:del w:id="1151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r>
        <w:rPr>
          <w:rFonts w:ascii="Arial" w:hAnsi="Arial" w:cs="Arial"/>
          <w:sz w:val="28"/>
          <w:szCs w:val="28"/>
        </w:rPr>
        <w:t xml:space="preserve"> (ID </w:t>
      </w:r>
      <w:r>
        <w:rPr>
          <w:rFonts w:ascii="Arial" w:hAnsi="Arial" w:cs="Arial"/>
          <w:sz w:val="28"/>
          <w:szCs w:val="28"/>
        </w:rPr>
        <w:t xml:space="preserve">89677548</w:t>
      </w:r>
      <w:r>
        <w:rPr>
          <w:rFonts w:ascii="Arial" w:hAnsi="Arial" w:cs="Arial"/>
          <w:sz w:val="28"/>
          <w:szCs w:val="28"/>
        </w:rPr>
        <w:t xml:space="preserve">).</w:t>
      </w:r>
      <w:commentRangeEnd w:id="11"/>
      <w:r>
        <w:rPr>
          <w:rStyle w:val="CommentReference"/>
        </w:rPr>
        <w:commentReference w:id="11"/>
      </w:r>
    </w:p>
    <w:p w14:paraId="16B30AA5" w14:textId="61FB588C" w:rsidR="00047E91" w:rsidRPr="00624943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833C0B" w:themeColor="accent2" w:themeShade="80"/>
          <w:sz w:val="28"/>
          <w:szCs w:val="28"/>
        </w:rPr>
      </w:pPr>
    </w:p>
    <w:p w14:paraId="7E64FBB1" w14:textId="5E2ECEE8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BB462E">
        <w:rPr>
          <w:rFonts w:ascii="Arial" w:hAnsi="Arial" w:cs="Arial"/>
          <w:sz w:val="28"/>
          <w:szCs w:val="28"/>
        </w:rPr>
        <w:t xml:space="preserve">Sem contrarrazões (ID </w:t>
      </w:r>
      <w:r w:rsidR="003F0093" w:rsidRPr="00BB462E">
        <w:rPr>
          <w:rFonts w:ascii="Arial" w:hAnsi="Arial" w:cs="Arial"/>
          <w:sz w:val="28"/>
          <w:szCs w:val="28"/>
        </w:rPr>
        <w:t>90848865</w:t>
      </w:r>
      <w:r w:rsidRPr="00BB462E">
        <w:rPr>
          <w:rFonts w:ascii="Arial" w:hAnsi="Arial" w:cs="Arial"/>
          <w:sz w:val="28"/>
          <w:szCs w:val="28"/>
        </w:rPr>
        <w:t>).</w:t>
      </w:r>
    </w:p>
    <w:p w14:paraId="0318BBCD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395A3F7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BB462E">
        <w:rPr>
          <w:rFonts w:ascii="Arial" w:hAnsi="Arial" w:cs="Arial"/>
          <w:sz w:val="28"/>
          <w:szCs w:val="28"/>
        </w:rPr>
        <w:t>É o relatório.</w:t>
      </w:r>
    </w:p>
    <w:p w14:paraId="0EC012C6" w14:textId="77777777" w:rsidR="00047E91" w:rsidRPr="00BB462E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0BC1F6" w14:textId="77777777" w:rsidR="00047E91" w:rsidRPr="00355C73" w:rsidRDefault="00047E91" w:rsidP="00047E91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671CAB85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ECED26" w14:textId="77777777" w:rsidR="00047E91" w:rsidRPr="00355C73" w:rsidRDefault="00047E91" w:rsidP="00047E91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0952B0DC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D2E51BE" w14:textId="26D6674B" w:rsidR="003F0093" w:rsidRPr="003F0093" w:rsidRDefault="003F0093" w:rsidP="003F009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commentRangeStart w:id="1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DO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 EXEQUENTES,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DF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PLAZA LTDA., MEDEIROS ADVOGADOS ASSOCIADOS S/S, ALVORADA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MPREENDIMENTOS E</w:t>
      </w:r>
      <w:commentRangeEnd w:id="12"/>
      <w:r>
        <w:rPr>
          <w:rStyle w:val="CommentReference"/>
        </w:rPr>
        <w:commentReference w:id="12"/>
      </w:r>
      <w:ins w:id="1152" w:author="Assessor GDSXSR" w:date="2026-10-29T19:49:59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 PARTICIPAÇÕES S/A E DF CENTURY MALL S.A.</w:t>
        </w:r>
      </w:ins>
    </w:p>
    <w:p w14:paraId="72360F9A" w14:textId="3D874E2E" w:rsidR="00047E91" w:rsidRDefault="003F0093" w:rsidP="003F0093">
      <w:pPr>
        <w:spacing w:after="0" w:line="360" w:lineRule="auto"/>
        <w:jc w:val="center"/>
        <w:rPr>
          <w:del w:id="1154" w:author="Assessor GDSXSR" w:date="2026-10-29T19:49:59Z"/>
          <w:rFonts w:ascii="Arial" w:hAnsi="Arial" w:cs="Arial"/>
          <w:b/>
          <w:bCs/>
          <w:color w:val="000000" w:themeColor="text1"/>
          <w:sz w:val="28"/>
          <w:szCs w:val="28"/>
        </w:rPr>
      </w:pPr>
      <w:del w:id="1153" w:author="Assessor GDSXSR" w:date="2026-10-29T19:49:59Z">
        <w:r w:rsidRPr="003F0093"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PARTICIPAÇÕES S/A E DF CENTURY MALL S.A. </w:delText>
        </w:r>
      </w:del>
    </w:p>
    <w:p w14:paraId="406084AF" w14:textId="77777777" w:rsidR="003F0093" w:rsidRDefault="003F0093" w:rsidP="003F0093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1F016BE0" w14:textId="37BE00EC" w:rsidR="00047E91" w:rsidRPr="00BC1A88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agravo de instrumento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4943DA1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DBD5B4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  <w:rPrChange w:id="1155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DO CABIMENTO DA PESQUISA DE BENS NO </w:t>
      </w:r>
      <w:del w:id="1156" w:author="Assessor GDSXSR" w:date="2026-10-29T19:49:59Z">
        <w:r>
          <w:rPr>
            <w:rFonts w:ascii="Arial" w:hAnsi="Arial" w:cs="Arial"/>
            <w:sz w:val="28"/>
            <w:szCs w:val="28"/>
            <w:highlight w:val="yellow"/>
          </w:rPr>
          <w:delText xml:space="preserve">SERPJUD</w:delText>
        </w:r>
      </w:del>
      <w:ins w:id="1157" w:author="Assessor GDSXSR" w:date="2026-10-29T19:49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SERP-JUD</w:t>
        </w:r>
      </w:ins>
    </w:p>
    <w:p w14:paraId="0CE0EF6E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F3632B5" w14:textId="754DEAF5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C1D80">
        <w:rPr>
          <w:rFonts w:ascii="Arial" w:hAnsi="Arial" w:cs="Arial"/>
          <w:sz w:val="28"/>
          <w:szCs w:val="28"/>
        </w:rPr>
        <w:t>Os exequentes</w:t>
      </w:r>
      <w:r>
        <w:rPr>
          <w:rFonts w:ascii="Arial" w:hAnsi="Arial" w:cs="Arial"/>
          <w:sz w:val="28"/>
          <w:szCs w:val="28"/>
        </w:rPr>
        <w:t xml:space="preserve"> </w:t>
      </w:r>
      <w:r w:rsidRPr="006C1D80">
        <w:rPr>
          <w:rFonts w:ascii="Arial" w:hAnsi="Arial" w:cs="Arial"/>
          <w:sz w:val="28"/>
          <w:szCs w:val="28"/>
        </w:rPr>
        <w:t xml:space="preserve">alegam, em síntese, que: </w:t>
      </w:r>
      <w:r w:rsidRPr="006C1D80">
        <w:rPr>
          <w:rFonts w:ascii="Arial" w:hAnsi="Arial" w:cs="Arial"/>
          <w:b/>
          <w:bCs/>
          <w:sz w:val="28"/>
          <w:szCs w:val="28"/>
        </w:rPr>
        <w:t>1)</w:t>
      </w:r>
      <w:r w:rsidRPr="006C1D80">
        <w:rPr>
          <w:rFonts w:ascii="Arial" w:hAnsi="Arial" w:cs="Arial"/>
          <w:sz w:val="28"/>
          <w:szCs w:val="28"/>
        </w:rPr>
        <w:t xml:space="preserve"> a consulta ao SERP-JUD constitui providência distinta das pesquisas já efetuadas, pois permite o acesso a informações constantes dos registros públicos, inclusive relativas a bens imóveis; </w:t>
      </w:r>
      <w:r w:rsidRPr="006C1D80">
        <w:rPr>
          <w:rFonts w:ascii="Arial" w:hAnsi="Arial" w:cs="Arial"/>
          <w:b/>
          <w:bCs/>
          <w:sz w:val="28"/>
          <w:szCs w:val="28"/>
        </w:rPr>
        <w:t>2)</w:t>
      </w:r>
      <w:r w:rsidRPr="006C1D80">
        <w:rPr>
          <w:rFonts w:ascii="Arial" w:hAnsi="Arial" w:cs="Arial"/>
          <w:sz w:val="28"/>
          <w:szCs w:val="28"/>
        </w:rPr>
        <w:t xml:space="preserve"> a suspensão do cumprimento de sentença e a remessa dos autos ao arquivo provisório são prematuras, uma vez que ainda existe diligência patrimonial específica, adequada e não realizada</w:t>
      </w:r>
      <w:r>
        <w:rPr>
          <w:rFonts w:ascii="Arial" w:hAnsi="Arial" w:cs="Arial"/>
          <w:sz w:val="28"/>
          <w:szCs w:val="28"/>
        </w:rPr>
        <w:t>.</w:t>
      </w:r>
    </w:p>
    <w:p w14:paraId="2D43FC7B" w14:textId="77777777" w:rsidR="00047E91" w:rsidRPr="000156F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439D367" w14:textId="4FC5349F" w:rsidR="00047E91" w:rsidRPr="006C1D80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Requerem </w:t>
      </w:r>
      <w:r>
        <w:rPr>
          <w:rFonts w:ascii="Arial" w:hAnsi="Arial" w:cs="Arial"/>
          <w:sz w:val="28"/>
          <w:szCs w:val="28"/>
        </w:rPr>
        <w:t xml:space="preserve">a reforma da</w:t>
      </w:r>
      <w:ins w:id="1158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 r.</w:t>
        </w:r>
      </w:ins>
      <w:r>
        <w:rPr>
          <w:rFonts w:ascii="Arial" w:hAnsi="Arial" w:cs="Arial"/>
          <w:sz w:val="28"/>
          <w:szCs w:val="28"/>
        </w:rPr>
        <w:t xml:space="preserve"> decisão </w:t>
      </w:r>
      <w:r>
        <w:rPr>
          <w:rFonts w:ascii="Arial" w:hAnsi="Arial" w:cs="Arial"/>
          <w:sz w:val="28"/>
          <w:szCs w:val="28"/>
        </w:rPr>
        <w:t xml:space="preserve">para autorizar definitivamente a consulta e determinar o regular prosseguimento do feito executivo</w:t>
      </w:r>
      <w:r>
        <w:rPr>
          <w:rFonts w:ascii="Arial" w:hAnsi="Arial" w:cs="Arial"/>
          <w:sz w:val="28"/>
          <w:szCs w:val="28"/>
        </w:rPr>
        <w:t xml:space="preserve"> (ID </w:t>
      </w:r>
      <w:r>
        <w:rPr>
          <w:rFonts w:ascii="Arial" w:hAnsi="Arial" w:cs="Arial"/>
          <w:sz w:val="28"/>
          <w:szCs w:val="28"/>
        </w:rPr>
        <w:t xml:space="preserve">89463311</w:t>
      </w:r>
      <w:r>
        <w:rPr>
          <w:rFonts w:ascii="Arial" w:hAnsi="Arial" w:cs="Arial"/>
          <w:sz w:val="28"/>
          <w:szCs w:val="28"/>
        </w:rPr>
        <w:t xml:space="preserve">).</w:t>
      </w:r>
    </w:p>
    <w:p w14:paraId="37E0674F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6E81EC3" w14:textId="525BEEFB" w:rsidR="00047E91" w:rsidRPr="007E1C8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037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Com razão o</w:t>
      </w:r>
      <w:r w:rsidR="003F0093">
        <w:rPr>
          <w:rFonts w:ascii="Arial" w:hAnsi="Arial" w:cs="Arial"/>
          <w:color w:val="000000" w:themeColor="text1"/>
          <w:sz w:val="28"/>
          <w:szCs w:val="28"/>
          <w:highlight w:val="yellow"/>
          <w:rPrChange w:id="1038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s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039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40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agravante</w:t>
      </w:r>
      <w:r w:rsidR="003F0093">
        <w:rPr>
          <w:rFonts w:ascii="Arial" w:hAnsi="Arial" w:cs="Arial"/>
          <w:color w:val="000000" w:themeColor="text1"/>
          <w:sz w:val="28"/>
          <w:szCs w:val="28"/>
          <w:highlight w:val="yellow"/>
          <w:rPrChange w:id="1041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s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042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.</w:t>
      </w:r>
    </w:p>
    <w:p w14:paraId="01F0E93F" w14:textId="77777777" w:rsidR="00047E91" w:rsidRPr="007E1C8C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5803308" w14:textId="4FBDC1EB" w:rsidR="00047E91" w:rsidRDefault="003F0093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Mantenho </w:t>
      </w:r>
      <w:r>
        <w:rPr>
          <w:rFonts w:ascii="Arial" w:hAnsi="Arial" w:cs="Arial"/>
          <w:sz w:val="28"/>
          <w:szCs w:val="28"/>
        </w:rPr>
        <w:t xml:space="preserve">as razões expostas na decisão liminar que</w:t>
      </w:r>
      <w:r>
        <w:rPr>
          <w:rFonts w:ascii="Arial" w:hAnsi="Arial" w:cs="Arial"/>
          <w:sz w:val="28"/>
          <w:szCs w:val="28"/>
        </w:rPr>
        <w:t xml:space="preserve"> deferiu a antecipação </w:t>
      </w:r>
      <w:del w:id="1159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160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tutela recursal </w:t>
      </w:r>
      <w:del w:id="1161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para</w:delText>
        </w:r>
      </w:del>
      <w:ins w:id="1162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63" w:author="Assessor GDSXSR" w:date="2026-10-29T19:49:59Z">
        <w:r>
          <w:rPr>
            <w:rFonts w:ascii="Arial" w:hAnsi="Arial" w:cs="Arial"/>
            <w:sz w:val="28"/>
            <w:szCs w:val="28"/>
          </w:rPr>
          <w:delText xml:space="preserve">determinar a realização da pesquisa no sistema SERPJUD</w:delText>
        </w:r>
      </w:del>
      <w:ins w:id="1164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89677548)</w:t>
        </w:r>
      </w:ins>
      <w:r>
        <w:rPr>
          <w:rFonts w:ascii="Arial" w:hAnsi="Arial" w:cs="Arial"/>
          <w:sz w:val="28"/>
          <w:szCs w:val="28"/>
        </w:rPr>
        <w:t xml:space="preserve">:</w:t>
      </w:r>
      <w:commentRangeEnd w:id="13"/>
      <w:r>
        <w:rPr>
          <w:rStyle w:val="CommentReference"/>
        </w:rPr>
        <w:commentReference w:id="13"/>
      </w:r>
    </w:p>
    <w:p w14:paraId="5D16163B" w14:textId="77777777" w:rsid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  <w:u w:val="single"/>
        </w:rPr>
      </w:pPr>
    </w:p>
    <w:p w14:paraId="3232A3C8" w14:textId="336AD9FF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  <w:u w:val="single"/>
        </w:rPr>
      </w:pPr>
      <w:commentRangeStart w:id="14"/>
      <w:r>
        <w:rPr>
          <w:rFonts w:ascii="Arial" w:hAnsi="Arial" w:cs="Arial"/>
          <w:i/>
          <w:iCs/>
          <w:sz w:val="26"/>
          <w:szCs w:val="28"/>
          <w:u w:val="single"/>
          <w:rPrChange w:id="1017" w:author="Assessor GDSXSR" w:date="2026-10-29T19:49:59Z">
            <w:rPr>
              <w:rFonts w:ascii="Arial" w:hAnsi="Arial" w:cs="Arial"/>
              <w:i/>
              <w:iCs/>
              <w:sz w:val="28"/>
              <w:szCs w:val="28"/>
              <w:u w:val="single"/>
            </w:rPr>
          </w:rPrChange>
        </w:rPr>
        <w:t xml:space="preserve">“(...) </w:t>
      </w:r>
      <w:r w:rsidRPr="00047E91">
        <w:rPr>
          <w:rFonts w:ascii="Arial" w:hAnsi="Arial" w:cs="Arial"/>
          <w:i/>
          <w:iCs/>
          <w:sz w:val="26"/>
          <w:szCs w:val="28"/>
          <w:u w:val="single"/>
          <w:rPrChange w:id="1018" w:author="Assessor GDSXSR" w:date="2026-10-29T19:49:59Z">
            <w:rPr>
              <w:rFonts w:ascii="Arial" w:hAnsi="Arial" w:cs="Arial"/>
              <w:i/>
              <w:iCs/>
              <w:sz w:val="28"/>
              <w:szCs w:val="28"/>
              <w:u w:val="single"/>
            </w:rPr>
          </w:rPrChange>
        </w:rPr>
        <w:t xml:space="preserve">Com razão, inicialmente, os agravante. </w:t>
      </w:r>
      <w:commentRangeEnd w:id="14"/>
      <w:r>
        <w:rPr>
          <w:rStyle w:val="CommentReference"/>
        </w:rPr>
        <w:commentReference w:id="14"/>
      </w:r>
    </w:p>
    <w:p w14:paraId="3BFC1571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19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Isso porque a pesquisa ao sistema SERPJUD se mostra como medida idônea e eficaz para localização de bens do devedor, por permitir consulta unificada a registros civis, imobiliários e de títulos e documentos em todo o território nacional, ainda que já tenha ocorrido outras diligências pelos sistemas SISBAJUD, RENAJUD e INFOJUD.</w:t>
      </w:r>
    </w:p>
    <w:p w14:paraId="3EE4CF99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20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Nesse sentido:</w:t>
      </w:r>
    </w:p>
    <w:p w14:paraId="046246F5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  <w:pPrChange w:id="1027" w:author="Assessor GDSXSR" w:date="2026-10-29T19:49:59Z">
          <w:pPr>
            <w:spacing w:after="0" w:line="360" w:lineRule="auto"/>
            <w:ind w:left="3261" w:firstLine="141"/>
            <w:jc w:val="both"/>
          </w:pPr>
        </w:pPrChange>
      </w:pPr>
      <w:del w:id="1165" w:author="Assessor GDSXSR" w:date="2026-10-29T19:49:59Z">
        <w:r>
          <w:rPr>
            <w:rFonts w:ascii="Arial" w:hAnsi="Arial" w:cs="Arial"/>
            <w:i/>
            <w:iCs/>
            <w:sz w:val="26"/>
            <w:szCs w:val="26"/>
          </w:rPr>
          <w:delText xml:space="preserve">“</w:delText>
        </w:r>
      </w:del>
      <w:ins w:id="1166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‘</w:t>
        </w:r>
      </w:ins>
      <w:r>
        <w:rPr>
          <w:rFonts w:ascii="Arial" w:hAnsi="Arial" w:cs="Arial"/>
          <w:i/>
          <w:iCs/>
          <w:sz w:val="26"/>
          <w:szCs w:val="26"/>
          <w:rPrChange w:id="1167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(...) 2. O Sistema Eletrônico dos Registros Públicos do Poder Judiciário - SERP-JUD, em funcionamento desde abril de 2024, é o módulo exclusivo de comunicação do Poder Judiciário e dos Órgãos da Administração Pública com o Sistema Eletrônico dos Registros Públicos (SERP), e institui uma plataforma única de acesso aos serviços dos registros públicos brasileiros (registro civil, de imóveis e de títulos e documentos e pessoas jurídicas).</w:t>
      </w:r>
    </w:p>
    <w:p w14:paraId="4948CAB1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  <w:pPrChange w:id="1031" w:author="Assessor GDSXSR" w:date="2026-10-29T19:49:59Z">
          <w:pPr>
            <w:spacing w:after="0" w:line="360" w:lineRule="auto"/>
            <w:ind w:left="3261" w:firstLine="141"/>
            <w:jc w:val="both"/>
          </w:pPr>
        </w:pPrChange>
      </w:pPr>
      <w:r>
        <w:rPr>
          <w:rFonts w:ascii="Arial" w:hAnsi="Arial" w:cs="Arial"/>
          <w:i/>
          <w:iCs/>
          <w:sz w:val="26"/>
          <w:szCs w:val="26"/>
          <w:rPrChange w:id="1168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3. Na hipótese, </w:t>
      </w:r>
      <w:r>
        <w:rPr>
          <w:rFonts w:ascii="Arial" w:hAnsi="Arial" w:cs="Arial"/>
          <w:i/>
          <w:iCs/>
          <w:sz w:val="26"/>
          <w:szCs w:val="26"/>
          <w:u w:val="single"/>
          <w:rPrChange w:id="1169" w:author="Assessor GDSXSR" w:date="2026-10-29T19:49:59Z">
            <w:rPr>
              <w:rFonts w:ascii="Arial" w:hAnsi="Arial" w:cs="Arial"/>
              <w:i/>
              <w:iCs/>
              <w:sz w:val="26"/>
              <w:szCs w:val="26"/>
              <w:u w:val="single"/>
            </w:rPr>
          </w:rPrChange>
        </w:rPr>
        <w:t xml:space="preserve">diante da dificuldade enfrentada pelo credor em encontrar bens passíveis de penhora, revela-se pertinente a utilização do sistema SERP-JUD.</w:t>
      </w:r>
      <w:r>
        <w:rPr>
          <w:rFonts w:ascii="Arial" w:hAnsi="Arial" w:cs="Arial"/>
          <w:i/>
          <w:iCs/>
          <w:sz w:val="26"/>
          <w:szCs w:val="26"/>
          <w:rPrChange w:id="1170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(...)</w:t>
      </w:r>
      <w:del w:id="1171" w:author="Assessor GDSXSR" w:date="2026-10-29T19:49:59Z">
        <w:r>
          <w:rPr>
            <w:rFonts w:ascii="Arial" w:hAnsi="Arial" w:cs="Arial"/>
            <w:i/>
            <w:iCs/>
            <w:sz w:val="26"/>
            <w:szCs w:val="26"/>
          </w:rPr>
          <w:delText xml:space="preserve">”</w:delText>
        </w:r>
      </w:del>
      <w:ins w:id="1172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’</w:t>
        </w:r>
      </w:ins>
      <w:r>
        <w:rPr>
          <w:rFonts w:ascii="Arial" w:hAnsi="Arial" w:cs="Arial"/>
          <w:i/>
          <w:iCs/>
          <w:sz w:val="26"/>
          <w:szCs w:val="26"/>
          <w:rPrChange w:id="1173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(Acórdão 1983548, 0751677-22.2024.8.07.0000, Relator(a): MAURICIO SILVA MIRANDA, 7ª TURMA CÍVEL, data de julgamento: 26/03/2025, publicado no DJe: 08/04/2025.) – Grifei.</w:t>
      </w:r>
    </w:p>
    <w:p w14:paraId="50023891" w14:textId="77777777" w:rsidR="00047E91" w:rsidRPr="00047E91" w:rsidRDefault="00047E91" w:rsidP="00047E91">
      <w:pPr>
        <w:spacing w:after="0" w:line="360" w:lineRule="auto"/>
        <w:ind w:left="3402" w:firstLine="0"/>
        <w:jc w:val="both"/>
        <w:rPr>
          <w:rFonts w:ascii="Arial" w:hAnsi="Arial" w:cs="Arial"/>
          <w:i/>
          <w:iCs/>
          <w:sz w:val="26"/>
          <w:szCs w:val="26"/>
        </w:rPr>
        <w:pPrChange w:id="1035" w:author="Assessor GDSXSR" w:date="2026-10-29T19:49:59Z">
          <w:pPr>
            <w:spacing w:after="0" w:line="360" w:lineRule="auto"/>
            <w:ind w:left="3261" w:firstLine="141"/>
            <w:jc w:val="both"/>
          </w:pPr>
        </w:pPrChange>
      </w:pPr>
      <w:del w:id="1174" w:author="Assessor GDSXSR" w:date="2026-10-29T19:49:59Z">
        <w:r>
          <w:rPr>
            <w:rFonts w:ascii="Arial" w:hAnsi="Arial" w:cs="Arial"/>
            <w:i/>
            <w:iCs/>
            <w:sz w:val="26"/>
            <w:szCs w:val="26"/>
          </w:rPr>
          <w:delText xml:space="preserve">“</w:delText>
        </w:r>
      </w:del>
      <w:ins w:id="1175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‘</w:t>
        </w:r>
      </w:ins>
      <w:r>
        <w:rPr>
          <w:rFonts w:ascii="Arial" w:hAnsi="Arial" w:cs="Arial"/>
          <w:i/>
          <w:iCs/>
          <w:sz w:val="26"/>
          <w:szCs w:val="26"/>
          <w:rPrChange w:id="1176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(...) </w:t>
      </w:r>
      <w:r>
        <w:rPr>
          <w:rFonts w:ascii="Arial" w:hAnsi="Arial" w:cs="Arial"/>
          <w:i/>
          <w:iCs/>
          <w:sz w:val="26"/>
          <w:szCs w:val="26"/>
          <w:u w:val="single"/>
          <w:rPrChange w:id="1177" w:author="Assessor GDSXSR" w:date="2026-10-29T19:49:59Z">
            <w:rPr>
              <w:rFonts w:ascii="Arial" w:hAnsi="Arial" w:cs="Arial"/>
              <w:i/>
              <w:iCs/>
              <w:sz w:val="26"/>
              <w:szCs w:val="26"/>
              <w:u w:val="single"/>
            </w:rPr>
          </w:rPrChange>
        </w:rPr>
        <w:t xml:space="preserve">3. O SERP-JUD, instituído pela Lei nº 14.382/2022 e regulamentado por atos do CNJ, constitui ferramenta adequada e disponível ao Poder Judiciário para consulta de bens móveis e imóveis, permitindo maior efetividade na satisfação do crédito.</w:t>
      </w:r>
      <w:r>
        <w:rPr>
          <w:rFonts w:ascii="Arial" w:hAnsi="Arial" w:cs="Arial"/>
          <w:i/>
          <w:iCs/>
          <w:sz w:val="26"/>
          <w:szCs w:val="26"/>
          <w:rPrChange w:id="1178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(...)</w:t>
      </w:r>
      <w:del w:id="1179" w:author="Assessor GDSXSR" w:date="2026-10-29T19:49:59Z">
        <w:r>
          <w:rPr>
            <w:rFonts w:ascii="Arial" w:hAnsi="Arial" w:cs="Arial"/>
            <w:i/>
            <w:iCs/>
            <w:sz w:val="26"/>
            <w:szCs w:val="26"/>
          </w:rPr>
          <w:delText xml:space="preserve">”</w:delText>
        </w:r>
      </w:del>
      <w:ins w:id="1180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’</w:t>
        </w:r>
      </w:ins>
      <w:r>
        <w:rPr>
          <w:rFonts w:ascii="Arial" w:hAnsi="Arial" w:cs="Arial"/>
          <w:i/>
          <w:iCs/>
          <w:sz w:val="26"/>
          <w:szCs w:val="26"/>
          <w:rPrChange w:id="1181" w:author="Assessor GDSXSR" w:date="2026-10-29T19:49:59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(Acórdão 2125505, 0708227-58.2026.8.07.0000, Relator(a): CARLOS PIRES SOARES NETO, 1ª TURMA CÍVEL, data de julgamento: 13/05/2026, publicado no DJe: 28/05/2026.)</w:t>
      </w:r>
      <w:ins w:id="1182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</w:p>
    <w:p w14:paraId="552BBC38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21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A urgência reside no fato de que a postergação da realização das pesquisas patrimoniais até o julgamento definitivo do agravo compromete diretamente o resultado útil do processo, pois bens e ativos financeiros possuem natureza dinâmica, sendo passíveis de rápida movimentação, transferência ou dissipação, especialmente quando o devedor tem ciência da execução e da inexistência de constrições em curso.</w:t>
      </w:r>
    </w:p>
    <w:p w14:paraId="08D10E3A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 w:rsidRPr="00047E91">
        <w:rPr>
          <w:rFonts w:ascii="Arial" w:hAnsi="Arial" w:cs="Arial"/>
          <w:i/>
          <w:iCs/>
          <w:sz w:val="26"/>
          <w:szCs w:val="28"/>
          <w:rPrChange w:id="1022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>A demora na adoção das medidas requeridas, portanto, favorece a consolidação de um estado de insolvência aparente, tornando ainda mais difícil a satisfação do crédito exequendo.</w:t>
      </w:r>
    </w:p>
    <w:p w14:paraId="554FF1FC" w14:textId="77777777" w:rsidR="00047E91" w:rsidRPr="00047E91" w:rsidRDefault="00047E91" w:rsidP="00047E9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6"/>
          <w:szCs w:val="28"/>
          <w:rPrChange w:id="1183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Ante o exposto, com as devidas vênias, </w:t>
      </w:r>
      <w:r>
        <w:rPr>
          <w:rFonts w:ascii="Arial" w:hAnsi="Arial" w:cs="Arial"/>
          <w:b/>
          <w:bCs/>
          <w:i/>
          <w:iCs/>
          <w:sz w:val="26"/>
          <w:szCs w:val="28"/>
          <w:rPrChange w:id="1184" w:author="Assessor GDSXSR" w:date="2026-10-29T19:49:59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defiro </w:t>
      </w:r>
      <w:r>
        <w:rPr>
          <w:rFonts w:ascii="Arial" w:hAnsi="Arial" w:cs="Arial"/>
          <w:i/>
          <w:iCs/>
          <w:sz w:val="26"/>
          <w:szCs w:val="28"/>
          <w:rPrChange w:id="1185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a antecipação de tutela recursal para determinar que se realize, com a brevidade que o caso requer, a pesquisa no sistema SERPJUD, e para suspender, até o resultado da diligência, os efeitos da decisão de agravada quanto à suspensão do cumprimento de sentença e à remessa dos autos ao arquivo provisório.</w:t>
      </w:r>
      <w:ins w:id="1186" w:author="Assessor GDSXSR" w:date="2026-10-29T19:49:59Z">
        <w:r>
          <w:rPr>
            <w:rFonts w:ascii="Arial" w:hAnsi="Arial" w:cs="Arial"/>
            <w:i/>
            <w:iCs/>
            <w:color w:val="808080"/>
            <w:sz w:val="26"/>
            <w:szCs w:val="28"/>
          </w:rPr>
          <w:t xml:space="preserve">”</w:t>
        </w:r>
      </w:ins>
    </w:p>
    <w:p w14:paraId="14E2811D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01" w:author="Assessor GDSXSR" w:date="2026-10-29T19:49:59Z"/>
        </w:rPr>
      </w:pPr>
      <w:ins w:id="1187" w:author="Assessor GDSXSR" w:date="2026-10-29T19:49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No caso, subsiste diligência patrimonial idônea ainda não realizada, o que torna prematuras a suspensão do cumprimento de sentença e a remessa dos autos ao arquivo provisório (ID 285644060, do processo de origem).</w:t>
        </w:r>
      </w:ins>
    </w:p>
    <w:p>
      <w:pPr>
        <w:spacing w:after="0" w:line="360" w:lineRule="auto"/>
        <w:ind w:firstLine="2268"/>
        <w:jc w:val="both"/>
        <w:rPr>
          <w:ins w:id="1202" w:author="Assessor GDSXSR" w:date="2026-10-29T19:49:59Z"/>
        </w:rPr>
      </w:pPr>
    </w:p>
    <w:p w14:paraId="203F44B6" w14:textId="5C0B3416" w:rsidR="00047E91" w:rsidRPr="00BF1A24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5"/>
      <w:r>
        <w:rPr>
          <w:rFonts w:ascii="Arial" w:hAnsi="Arial" w:cs="Arial"/>
          <w:sz w:val="28"/>
          <w:szCs w:val="28"/>
          <w:highlight w:val="yellow"/>
          <w:rPrChange w:id="1188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Dessa forma, com a mais elevada vênia ao d. Juízo</w:t>
      </w:r>
      <w:r>
        <w:rPr>
          <w:rFonts w:ascii="Arial" w:hAnsi="Arial" w:cs="Arial"/>
          <w:sz w:val="28"/>
          <w:szCs w:val="28"/>
          <w:highlight w:val="yellow"/>
          <w:rPrChange w:id="1189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i/>
          <w:iCs/>
          <w:sz w:val="28"/>
          <w:szCs w:val="28"/>
          <w:highlight w:val="yellow"/>
          <w:rPrChange w:id="1190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a quo</w:t>
      </w:r>
      <w:r>
        <w:rPr>
          <w:rFonts w:ascii="Arial" w:hAnsi="Arial" w:cs="Arial"/>
          <w:i/>
          <w:iCs/>
          <w:sz w:val="28"/>
          <w:szCs w:val="28"/>
          <w:highlight w:val="yellow"/>
          <w:rPrChange w:id="1191" w:author="Assessor GDSXSR" w:date="2026-10-29T19:49:59Z">
            <w:rPr>
              <w:rFonts w:ascii="Arial" w:hAnsi="Arial" w:cs="Arial"/>
              <w:i/>
              <w:iCs/>
              <w:sz w:val="28"/>
              <w:szCs w:val="28"/>
            </w:rPr>
          </w:rPrChange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92" w:author="Assessor GDSXSR" w:date="2026-10-29T19:49:59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e não havendo alteração do quadro fático-jurídico delineado nos autos, deve ser </w:t>
      </w:r>
      <w:del w:id="1193" w:author="Assessor GDSXSR" w:date="2026-10-29T19:49:59Z">
        <w:r>
          <w:rPr>
            <w:rFonts w:ascii="Arial" w:hAnsi="Arial" w:cs="Arial"/>
            <w:sz w:val="28"/>
            <w:szCs w:val="28"/>
            <w:highlight w:val="yellow"/>
          </w:rPr>
          <w:delText xml:space="preserve">deferida</w:delText>
        </w:r>
      </w:del>
      <w:ins w:id="1194" w:author="Assessor GDSXSR" w:date="2026-10-29T19:49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reformada a r. decisão agravada para deferir</w:t>
        </w:r>
      </w:ins>
      <w:r>
        <w:rPr>
          <w:rFonts w:ascii="Arial" w:hAnsi="Arial" w:cs="Arial"/>
          <w:sz w:val="28"/>
          <w:szCs w:val="28"/>
          <w:highlight w:val="yellow"/>
          <w:rPrChange w:id="1195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 a pesquisa de bens no sistema SERP-JUD</w:t>
      </w:r>
      <w:del w:id="1196" w:author="Assessor GDSXSR" w:date="2026-10-29T19:49:59Z">
        <w:r>
          <w:rPr>
            <w:rFonts w:ascii="Arial" w:hAnsi="Arial" w:cs="Arial"/>
            <w:sz w:val="28"/>
            <w:szCs w:val="28"/>
            <w:highlight w:val="yellow"/>
          </w:rPr>
          <w:delText xml:space="preserve">,</w:delText>
        </w:r>
      </w:del>
      <w:r>
        <w:rPr>
          <w:rFonts w:ascii="Arial" w:hAnsi="Arial" w:cs="Arial"/>
          <w:sz w:val="28"/>
          <w:szCs w:val="28"/>
          <w:highlight w:val="yellow"/>
          <w:rPrChange w:id="1197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198" w:author="Assessor GDSXSR" w:date="2026-10-29T19:49:59Z">
        <w:r>
          <w:rPr>
            <w:rFonts w:ascii="Arial" w:hAnsi="Arial" w:cs="Arial"/>
            <w:sz w:val="28"/>
            <w:szCs w:val="28"/>
            <w:highlight w:val="yellow"/>
          </w:rPr>
          <w:delText xml:space="preserve">determinando-se</w:delText>
        </w:r>
      </w:del>
      <w:ins w:id="1199" w:author="Assessor GDSXSR" w:date="2026-10-29T19:49:59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 determinar</w:t>
        </w:r>
      </w:ins>
      <w:r>
        <w:rPr>
          <w:rFonts w:ascii="Arial" w:hAnsi="Arial" w:cs="Arial"/>
          <w:sz w:val="28"/>
          <w:szCs w:val="28"/>
          <w:highlight w:val="yellow"/>
          <w:rPrChange w:id="1200" w:author="Assessor GDSXSR" w:date="2026-10-29T19:49:59Z">
            <w:rPr>
              <w:rFonts w:ascii="Arial" w:hAnsi="Arial" w:cs="Arial"/>
              <w:sz w:val="28"/>
              <w:szCs w:val="28"/>
            </w:rPr>
          </w:rPrChange>
        </w:rPr>
        <w:t xml:space="preserve"> o regular prosseguimento do feito executivo.</w:t>
      </w:r>
      <w:commentRangeEnd w:id="15"/>
      <w:r>
        <w:rPr>
          <w:rStyle w:val="CommentReference"/>
        </w:rPr>
        <w:commentReference w:id="15"/>
      </w:r>
    </w:p>
    <w:p w14:paraId="325F9C6F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012698" w14:textId="77777777" w:rsidR="00047E91" w:rsidRDefault="00047E91" w:rsidP="00047E91">
      <w:pPr>
        <w:spacing w:after="0" w:line="360" w:lineRule="auto"/>
        <w:ind w:firstLine="2268"/>
        <w:jc w:val="both"/>
        <w:rPr>
          <w:del w:id="1204" w:author="Assessor GDSXSR" w:date="2026-10-29T19:49:59Z"/>
          <w:rFonts w:ascii="Arial" w:hAnsi="Arial" w:cs="Arial"/>
          <w:sz w:val="28"/>
          <w:szCs w:val="28"/>
        </w:rPr>
      </w:pPr>
      <w:del w:id="1203" w:author="Assessor GDSXSR" w:date="2026-10-29T19:49:59Z">
        <w:r>
          <w:rPr>
            <w:rFonts w:ascii="Arial" w:hAnsi="Arial" w:cs="Arial"/>
            <w:sz w:val="28"/>
            <w:szCs w:val="28"/>
          </w:rPr>
          <w:delText>É como voto.</w:delText>
        </w:r>
      </w:del>
    </w:p>
    <w:p w14:paraId="555BCF81" w14:textId="77777777" w:rsidR="003F0093" w:rsidRDefault="003F0093" w:rsidP="00047E91">
      <w:pPr>
        <w:spacing w:after="0" w:line="360" w:lineRule="auto"/>
        <w:ind w:firstLine="2268"/>
        <w:jc w:val="both"/>
        <w:rPr>
          <w:del w:id="1205" w:author="Assessor GDSXSR" w:date="2026-10-29T19:49:59Z"/>
          <w:rFonts w:ascii="Arial" w:hAnsi="Arial" w:cs="Arial"/>
          <w:sz w:val="28"/>
          <w:szCs w:val="28"/>
        </w:rPr>
      </w:pPr>
    </w:p>
    <w:p w14:paraId="5C5585A6" w14:textId="77777777" w:rsidR="003F0093" w:rsidRPr="00D516B2" w:rsidRDefault="003F0093" w:rsidP="003F009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57F52511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9BEF5D" w14:textId="612BEC98" w:rsidR="003F0093" w:rsidRDefault="003F0093" w:rsidP="003F0093">
      <w:pPr>
        <w:spacing w:after="0" w:line="360" w:lineRule="auto"/>
        <w:ind w:firstLine="2268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Ante o exposto, reiteradas as vênias, </w:t>
      </w:r>
      <w:r>
        <w:rPr>
          <w:rFonts w:ascii="Arial" w:hAnsi="Arial" w:cs="Arial"/>
          <w:b/>
          <w:bCs/>
          <w:sz w:val="28"/>
          <w:szCs w:val="28"/>
        </w:rPr>
        <w:t xml:space="preserve">dou provimento</w:t>
      </w:r>
      <w:r>
        <w:rPr>
          <w:rFonts w:ascii="Arial" w:hAnsi="Arial" w:cs="Arial"/>
          <w:sz w:val="28"/>
          <w:szCs w:val="28"/>
        </w:rPr>
        <w:t xml:space="preserve"> ao agravo de instrumento do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exequente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DF Plaza Ltda., Medeiros Advogados Associados S/S, Alvorada Empreendimentos e Participações S/A e DF Century Mall S.A.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para</w:t>
      </w:r>
      <w:ins w:id="1206" w:author="Assessor GDSXSR" w:date="2026-10-29T19:49:59Z">
        <w:r>
          <w:rPr>
            <w:rFonts w:ascii="Arial" w:hAnsi="Arial" w:cs="Arial"/>
            <w:color w:val="808080"/>
            <w:sz w:val="28"/>
            <w:szCs w:val="28"/>
          </w:rPr>
          <w:t xml:space="preserve">, confirmando a liminar,</w:t>
        </w:r>
      </w:ins>
      <w:r>
        <w:rPr>
          <w:rFonts w:ascii="Arial" w:hAnsi="Arial" w:cs="Arial"/>
          <w:sz w:val="28"/>
          <w:szCs w:val="28"/>
        </w:rPr>
        <w:t xml:space="preserve"> determinar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a realização de pesquisa junto ao sistema SERP-JUD, a fim de obter informações sobre eventuais bens, registros e dados patrimoniais </w:t>
      </w:r>
      <w:del w:id="1207" w:author="Assessor GDSXSR" w:date="2026-10-29T19:49:59Z">
        <w:r>
          <w:rPr>
            <w:rFonts w:ascii="Arial" w:eastAsia="Arial" w:hAnsi="Arial" w:cs="Arial"/>
            <w:color w:val="000000" w:themeColor="text1"/>
            <w:sz w:val="28"/>
            <w:szCs w:val="28"/>
          </w:rPr>
          <w:delText xml:space="preserve">dos</w:delText>
        </w:r>
      </w:del>
      <w:ins w:id="1208" w:author="Assessor GDSXSR" w:date="2026-10-29T19:49:5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del w:id="1209" w:author="Assessor GDSXSR" w:date="2026-10-29T19:49:59Z">
        <w:r>
          <w:rPr>
            <w:rFonts w:ascii="Arial" w:eastAsia="Arial" w:hAnsi="Arial" w:cs="Arial"/>
            <w:color w:val="000000" w:themeColor="text1"/>
            <w:sz w:val="28"/>
            <w:szCs w:val="28"/>
          </w:rPr>
          <w:delText xml:space="preserve">agravados</w:delText>
        </w:r>
      </w:del>
      <w:ins w:id="1210" w:author="Assessor GDSXSR" w:date="2026-10-29T19:49:59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executada</w:t>
        </w:r>
      </w:ins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, bem como o regular prosseguimento do feito.</w:t>
      </w:r>
      <w:commentRangeEnd w:id="16"/>
      <w:r>
        <w:rPr>
          <w:rStyle w:val="CommentReference"/>
        </w:rPr>
        <w:commentReference w:id="16"/>
      </w:r>
    </w:p>
    <w:p w14:paraId="633ABC18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F4EC18E" w14:textId="77777777" w:rsidR="003F0093" w:rsidRDefault="003F0093" w:rsidP="003F0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7E7D5B0E" w14:textId="77777777" w:rsidR="003F0093" w:rsidRDefault="003F0093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3247A5" w14:textId="77777777" w:rsidR="00047E91" w:rsidRDefault="00047E91" w:rsidP="00047E9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FF36826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0AFA3D9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b/>
          <w:color w:val="70AD47" w:themeColor="accent6"/>
          <w:sz w:val="28"/>
          <w:szCs w:val="28"/>
        </w:rPr>
      </w:pPr>
      <w:commentRangeStart w:id="17"/>
      <w:r w:rsidRPr="00BB462E">
        <w:rPr>
          <w:rFonts w:ascii="Arial" w:hAnsi="Arial" w:cs="Arial"/>
          <w:b/>
          <w:color w:val="00B050"/>
          <w:sz w:val="28"/>
          <w:szCs w:val="28"/>
          <w:rPrChange w:id="1050" w:author="Assessor GDSXSR" w:date="2026-10-29T19:49:59Z">
            <w:rPr>
              <w:rFonts w:ascii="Arial" w:hAnsi="Arial" w:cs="Arial"/>
              <w:b/>
              <w:color w:val="70AD47" w:themeColor="accent6"/>
              <w:sz w:val="28"/>
              <w:szCs w:val="28"/>
            </w:rPr>
          </w:rPrChange>
        </w:rPr>
        <w:t>DECISÃO AGRAVADA</w:t>
      </w:r>
      <w:commentRangeEnd w:id="17"/>
      <w:r>
        <w:rPr>
          <w:rStyle w:val="CommentReference"/>
        </w:rPr>
        <w:commentReference w:id="17"/>
      </w:r>
    </w:p>
    <w:p w14:paraId="2D2D8364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461658B6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  <w:rPrChange w:id="1051" w:author="Assessor GDSXSR" w:date="2026-10-29T19:49:59Z">
            <w:rPr>
              <w:rFonts w:ascii="Arial" w:hAnsi="Arial" w:cs="Arial"/>
              <w:bCs/>
              <w:color w:val="70AD47" w:themeColor="accent6"/>
              <w:sz w:val="28"/>
              <w:szCs w:val="28"/>
            </w:rPr>
          </w:rPrChange>
        </w:rPr>
        <w:t>Número do processo: </w:t>
      </w:r>
      <w:hyperlink r:id="rId9" w:tooltip="Clique com o botão direito para copiar" w:history="1">
        <w:r w:rsidRPr="00677142">
          <w:rPr>
            <w:rStyle w:val="Hyperlink"/>
            <w:rFonts w:ascii="Arial" w:hAnsi="Arial" w:cs="Arial"/>
            <w:bCs/>
            <w:sz w:val="28"/>
            <w:szCs w:val="28"/>
          </w:rPr>
          <w:t>0715120-15.2020.8.07.0020</w:t>
        </w:r>
      </w:hyperlink>
    </w:p>
    <w:p w14:paraId="62561F99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  <w:rPrChange w:id="1052" w:author="Assessor GDSXSR" w:date="2026-10-29T19:49:59Z">
            <w:rPr>
              <w:rFonts w:ascii="Arial" w:hAnsi="Arial" w:cs="Arial"/>
              <w:bCs/>
              <w:color w:val="70AD47" w:themeColor="accent6"/>
              <w:sz w:val="28"/>
              <w:szCs w:val="28"/>
            </w:rPr>
          </w:rPrChange>
        </w:rPr>
        <w:t>Classe judicial: CUMPRIMENTO DE SENTENÇA (156) </w:t>
      </w:r>
    </w:p>
    <w:p w14:paraId="1D07167D" w14:textId="77777777" w:rsidR="00047E91" w:rsidRPr="00677142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Cs/>
          <w:color w:val="00B050"/>
          <w:sz w:val="28"/>
          <w:szCs w:val="28"/>
          <w:rPrChange w:id="1053" w:author="Assessor GDSXSR" w:date="2026-10-29T19:49:59Z">
            <w:rPr>
              <w:rFonts w:ascii="Arial" w:hAnsi="Arial" w:cs="Arial"/>
              <w:bCs/>
              <w:color w:val="70AD47" w:themeColor="accent6"/>
              <w:sz w:val="28"/>
              <w:szCs w:val="28"/>
            </w:rPr>
          </w:rPrChange>
        </w:rPr>
        <w:t>EXEQUENTE: DF CENTURY MALL S.A., ALVORADA EMPREENDIMENTOS E PARTICIPACOES S/A, DF PLAZA LTDA, MEDEIROS ADVOGADOS ASSOCIADOS S/S</w:t>
      </w:r>
    </w:p>
    <w:p w14:paraId="33F66E16" w14:textId="77777777" w:rsidR="00047E91" w:rsidRPr="000156FC" w:rsidRDefault="00047E91" w:rsidP="00047E91">
      <w:pPr>
        <w:spacing w:after="0" w:line="360" w:lineRule="auto"/>
        <w:jc w:val="both"/>
        <w:rPr>
          <w:rFonts w:ascii="Arial" w:hAnsi="Arial" w:cs="Arial"/>
          <w:bCs/>
          <w:color w:val="70AD47" w:themeColor="accent6"/>
          <w:sz w:val="28"/>
          <w:szCs w:val="28"/>
        </w:rPr>
      </w:pPr>
      <w:r w:rsidRPr="000156FC">
        <w:rPr>
          <w:rFonts w:ascii="Arial" w:hAnsi="Arial" w:cs="Arial"/>
          <w:bCs/>
          <w:color w:val="00B050"/>
          <w:sz w:val="28"/>
          <w:szCs w:val="28"/>
          <w:rPrChange w:id="1054" w:author="Assessor GDSXSR" w:date="2026-10-29T19:49:59Z">
            <w:rPr>
              <w:rFonts w:ascii="Arial" w:hAnsi="Arial" w:cs="Arial"/>
              <w:bCs/>
              <w:color w:val="70AD47" w:themeColor="accent6"/>
              <w:sz w:val="28"/>
              <w:szCs w:val="28"/>
            </w:rPr>
          </w:rPrChange>
        </w:rPr>
        <w:t>EXECUTADO: LUANA CRISTINA RODRIGUES LOPES</w:t>
      </w:r>
    </w:p>
    <w:p w14:paraId="0FEA1012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2177405B" w14:textId="77777777" w:rsidR="00047E91" w:rsidRDefault="00047E91" w:rsidP="00047E91">
      <w:pPr>
        <w:spacing w:after="0" w:line="360" w:lineRule="auto"/>
        <w:jc w:val="center"/>
        <w:rPr>
          <w:rFonts w:ascii="Arial" w:hAnsi="Arial" w:cs="Arial"/>
          <w:b/>
          <w:color w:val="70AD47" w:themeColor="accent6"/>
          <w:sz w:val="28"/>
          <w:szCs w:val="28"/>
        </w:rPr>
      </w:pPr>
      <w:r>
        <w:rPr>
          <w:rFonts w:ascii="Arial" w:hAnsi="Arial" w:cs="Arial"/>
          <w:b/>
          <w:color w:val="00B050"/>
          <w:sz w:val="28"/>
          <w:szCs w:val="28"/>
          <w:rPrChange w:id="1055" w:author="Assessor GDSXSR" w:date="2026-10-29T19:49:59Z">
            <w:rPr>
              <w:rFonts w:ascii="Arial" w:hAnsi="Arial" w:cs="Arial"/>
              <w:b/>
              <w:color w:val="70AD47" w:themeColor="accent6"/>
              <w:sz w:val="28"/>
              <w:szCs w:val="28"/>
            </w:rPr>
          </w:rPrChange>
        </w:rPr>
        <w:t>DECISÃO</w:t>
      </w:r>
    </w:p>
    <w:p w14:paraId="76ECB746" w14:textId="77777777" w:rsidR="00047E91" w:rsidRDefault="00047E91" w:rsidP="00047E91">
      <w:pPr>
        <w:spacing w:after="0" w:line="360" w:lineRule="auto"/>
        <w:jc w:val="both"/>
        <w:rPr>
          <w:rFonts w:ascii="Arial" w:hAnsi="Arial" w:cs="Arial"/>
          <w:b/>
          <w:color w:val="70AD47" w:themeColor="accent6"/>
          <w:sz w:val="28"/>
          <w:szCs w:val="28"/>
        </w:rPr>
      </w:pPr>
    </w:p>
    <w:p w14:paraId="723FFEEC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56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Esclareço à parte credora que as diligências já empreendidas nos autos, por meio dos sistemas SISBAJUD, RENAJUD, INFOJUD, encerram a cooperação deste juízo para a busca de bens passíveis de constrição.     </w:t>
      </w:r>
    </w:p>
    <w:p w14:paraId="1C23A5BD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57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Outrossim, em última instância, incumbe à própria parte credora diligenciar em busca de bens penhoráveis para satisfazer o seu crédito, pois não se afigura razoável que o Poder Judiciário despenda recursos com a reiteração de pedidos manifestamente ineficazes.    </w:t>
      </w:r>
    </w:p>
    <w:p w14:paraId="1E99FCD5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58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É de se destacar: não cabe à parte credora solicitar a realização de diligências de forma indiscriminada, desvirtuando a finalidade do princípio da cooperação (CPC, art. 6º). A parte deve agir com boa-fé e atuar de forma diligente para propor ao judiciário medidas concretas voltadas à satisfação de seu crédito.    </w:t>
      </w:r>
    </w:p>
    <w:p w14:paraId="14854190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59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Nesse sentido, colaciono os seguintes julgados do TJDFT:     </w:t>
      </w:r>
    </w:p>
    <w:p w14:paraId="5730DE0B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0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 xml:space="preserve">PROCESSO CIVIL. AGRAVO DE INSTRUMENTO. EXECUÇÃO DE TÍTULO EXTRAJUDICIAL. EXPEDIÇÃO DE OFÍCIOS. CNSEG, SUSEP, PREVIC E FINTECHS. NECESSIDADE NÃO DEMONSTRADA. DECISÃO MANTIDA. 1. É dever da parte credora realizar as diligências necessárias para encontrar bens do devedor passíveis de penhora. Embora o Judiciário deva cooperar, a parte credora não pode solicitar medidas sem demonstrar sua plausibilidade e efetividade, sob pena de prejudicar o andamento do processo. 2. No caso concreto, o exequente solicita que sejam expedidos ofícios a diversos órgãos, de forma indiscriminada, sem justificar com clareza o que pretende obter em cada um deles, tampouco demonstrar que há indícios de que os executados possuem bens ou valores custodiados pelas instituições indicadas. 3. O SisbaJud atualizou o sistema BacenJud incluindo as Sociedades de Crédito Direto (SCD) ou Sociedades de Empréstimo entre Pessoas (SEP), permitindo a consulta de ativos financeiros sem a necessidade de expedição de ofícios. 4. Agravo de Instrumento conhecido e não provido. Unânime. ACÓRDÃO Acordam os Senhores Desembargadores do(a) 3ª Turma Cível do Tribunal de Justiça do Distrito Federal e dos Territórios, FÁTIMA RAFAEL - Relatora, MARIA DE LOURDES ABREU - 1º Vogal e LUÍS GUSTAVO B. DE OLIVEIRA - 2º Vogal, sob a Presidência do Senhor Desembargador LUÍS GUSTAVO B. DE OLIVEIRA, em proferir a seguinte decisão: CONHECER E NEGAR PROVIMENTO, UNÂNIME, de acordo com a ata do julgamento e notas taquigráficas.   </w:t>
      </w:r>
    </w:p>
    <w:p w14:paraId="08C336B3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70AD47" w:themeColor="accent6"/>
          <w:sz w:val="28"/>
          <w:szCs w:val="28"/>
        </w:rPr>
        <w:t>   </w:t>
      </w:r>
    </w:p>
    <w:p w14:paraId="44161751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1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Ante o exposto, indefiro o pedido.   </w:t>
      </w:r>
    </w:p>
    <w:p w14:paraId="1E89514D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2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 xml:space="preserve">Considerando que as pesquisas já realizadas nos autos, por meio dos sistemas SISBAJUD, RENAJUD e INFOJUD, esgotaram a cooperação do juízo para a localização de bens da parte executada, </w:t>
      </w:r>
      <w:r w:rsidRPr="00677142">
        <w:rPr>
          <w:rFonts w:ascii="Arial" w:hAnsi="Arial" w:cs="Arial"/>
          <w:b/>
          <w:bCs/>
          <w:color w:val="00B050"/>
          <w:sz w:val="28"/>
          <w:szCs w:val="28"/>
          <w:rPrChange w:id="1063" w:author="Assessor GDSXSR" w:date="2026-10-29T19:49:59Z">
            <w:rPr>
              <w:rFonts w:ascii="Arial" w:hAnsi="Arial" w:cs="Arial"/>
              <w:b/>
              <w:bCs/>
              <w:color w:val="70AD47" w:themeColor="accent6"/>
              <w:sz w:val="28"/>
              <w:szCs w:val="28"/>
            </w:rPr>
          </w:rPrChange>
        </w:rPr>
        <w:t>determino a suspensão do processo pelo prazo de um ano, durante o qual se suspenderá a prescrição intercorrente, nos termos do art. 921, § 1º, do CPC</w:t>
      </w:r>
      <w:r w:rsidRPr="00677142">
        <w:rPr>
          <w:rFonts w:ascii="Arial" w:hAnsi="Arial" w:cs="Arial"/>
          <w:color w:val="00B050"/>
          <w:sz w:val="28"/>
          <w:szCs w:val="28"/>
          <w:rPrChange w:id="1064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.    </w:t>
      </w:r>
    </w:p>
    <w:p w14:paraId="1500A668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5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Durante o referido prazo, o processo deverá permanecer em arquivo provisório, sem baixa na Distribuição, e sem prejuízo de seu desarquivamento, caso a parte credora localize bens da parte devedora.    </w:t>
      </w:r>
    </w:p>
    <w:p w14:paraId="54FC966F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6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Advirto a parte exequente que a contagem do prazo prescricional, no curso do processo, se dará na forma prescrita no § 4º do art. 921 do CPC, com a redação dada pela Lei 14.195, de 26 de setembro de 2021.     </w:t>
      </w:r>
    </w:p>
    <w:p w14:paraId="7923F211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7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Esclareço que, nos termos do art. 206-A do Código Civil, “A prescrição intercorrente observará o mesmo prazo de prescrição da pretensão, observadas as causas de impedimento, de suspensão e de interrupção da prescrição previstas neste Código e observado o disposto no art. 921 da Lei nº 13.105, de 16 de março de 2015 (Código de Processo Civil)”     </w:t>
      </w:r>
    </w:p>
    <w:p w14:paraId="730A7CE5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8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No mais, deverá a Secretaria certificar a data de ciência da parte credora acerca “da primeira tentativa infrutífera de localização do devedor ou de bens penhoráveis”, a fim de estabelecer o termo inicial do prazo da prescrição intercorrente, nos termos do § 4º do art. 921 do CPC.   </w:t>
      </w:r>
    </w:p>
    <w:p w14:paraId="74664DCE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69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Após, remetam-se os autos ao arquivo provisório.    </w:t>
      </w:r>
    </w:p>
    <w:p w14:paraId="13C3D857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70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Transcorrido o prazo da prescrição intercorrente, desarquivem-se os autos e intimem-se as partes para eventual manifestação, no prazo comum de 15 dias, nos termos do art. 10 c/c art. 921, §5º c/c 924, V, do CPC.    </w:t>
      </w:r>
    </w:p>
    <w:p w14:paraId="5B4F48DC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71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Intimem-se. </w:t>
      </w:r>
    </w:p>
    <w:p w14:paraId="0BAB162A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70AD47" w:themeColor="accent6"/>
          <w:sz w:val="28"/>
          <w:szCs w:val="28"/>
        </w:rPr>
        <w:br/>
      </w:r>
    </w:p>
    <w:p w14:paraId="3D7DEE7F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color w:val="00B050"/>
          <w:sz w:val="28"/>
          <w:szCs w:val="28"/>
          <w:rPrChange w:id="1072" w:author="Assessor GDSXSR" w:date="2026-10-29T19:49:59Z">
            <w:rPr>
              <w:rFonts w:ascii="Arial" w:hAnsi="Arial" w:cs="Arial"/>
              <w:color w:val="70AD47" w:themeColor="accent6"/>
              <w:sz w:val="28"/>
              <w:szCs w:val="28"/>
            </w:rPr>
          </w:rPrChange>
        </w:rPr>
        <w:t>Águas Claras, DF, documento datado e assinado digitalmente.</w:t>
      </w:r>
    </w:p>
    <w:p w14:paraId="2333628B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/>
          <w:bCs/>
          <w:color w:val="00B050"/>
          <w:sz w:val="28"/>
          <w:szCs w:val="28"/>
          <w:rPrChange w:id="1073" w:author="Assessor GDSXSR" w:date="2026-10-29T19:49:59Z">
            <w:rPr>
              <w:rFonts w:ascii="Arial" w:hAnsi="Arial" w:cs="Arial"/>
              <w:b/>
              <w:bCs/>
              <w:color w:val="70AD47" w:themeColor="accent6"/>
              <w:sz w:val="28"/>
              <w:szCs w:val="28"/>
            </w:rPr>
          </w:rPrChange>
        </w:rPr>
        <w:t>ROMULO BATISTA TELES</w:t>
      </w:r>
    </w:p>
    <w:p w14:paraId="05583143" w14:textId="77777777" w:rsidR="00047E91" w:rsidRPr="00677142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  <w:r w:rsidRPr="00677142">
        <w:rPr>
          <w:rFonts w:ascii="Arial" w:hAnsi="Arial" w:cs="Arial"/>
          <w:b/>
          <w:bCs/>
          <w:color w:val="00B050"/>
          <w:sz w:val="28"/>
          <w:szCs w:val="28"/>
          <w:rPrChange w:id="1074" w:author="Assessor GDSXSR" w:date="2026-10-29T19:49:59Z">
            <w:rPr>
              <w:rFonts w:ascii="Arial" w:hAnsi="Arial" w:cs="Arial"/>
              <w:b/>
              <w:bCs/>
              <w:color w:val="70AD47" w:themeColor="accent6"/>
              <w:sz w:val="28"/>
              <w:szCs w:val="28"/>
            </w:rPr>
          </w:rPrChange>
        </w:rPr>
        <w:t>Juíz de Direito Substituto</w:t>
      </w:r>
    </w:p>
    <w:p w14:paraId="236684C0" w14:textId="77777777" w:rsidR="00047E91" w:rsidRPr="00F9595B" w:rsidRDefault="00047E91" w:rsidP="00047E91">
      <w:pPr>
        <w:spacing w:after="0" w:line="360" w:lineRule="auto"/>
        <w:ind w:firstLine="1134"/>
        <w:jc w:val="both"/>
        <w:rPr>
          <w:rFonts w:ascii="Arial" w:hAnsi="Arial" w:cs="Arial"/>
          <w:color w:val="70AD47" w:themeColor="accent6"/>
          <w:sz w:val="28"/>
          <w:szCs w:val="28"/>
        </w:rPr>
      </w:pPr>
    </w:p>
    <w:sectPr w:rsidR="00047E91" w:rsidRPr="00F9595B" w:rsidSect="00047E91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de Fatima Dias" w:date="2026-10-29T15:27:00Z" w:initials="MD">
    <w:p w14:paraId="7B4A457A" w14:textId="77777777" w:rsidR="003F0093" w:rsidRDefault="003F0093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t xml:space="preserve">Conclusão: </w:t>
      </w:r>
      <w:r w:rsidRPr="003F0093">
        <w:rPr>
          <w:lang w:val="pt-BR"/>
        </w:rPr>
        <w:t>14/10/2026 </w:t>
      </w:r>
    </w:p>
    <w:p w14:paraId="0F264764" w14:textId="77777777" w:rsidR="003F0093" w:rsidRDefault="003F0093">
      <w:pPr>
        <w:pStyle w:val="Textodecomentrio"/>
        <w:rPr>
          <w:lang w:val="pt-BR"/>
        </w:rPr>
      </w:pPr>
      <w:r>
        <w:rPr>
          <w:lang w:val="pt-BR"/>
        </w:rPr>
        <w:t>Entrega: 29/10/2026</w:t>
      </w:r>
    </w:p>
    <w:p w14:paraId="1A270983" w14:textId="73FEC05B" w:rsidR="003F0093" w:rsidRDefault="003F0093">
      <w:pPr>
        <w:pStyle w:val="Textodecomentrio"/>
        <w:rPr>
          <w:lang w:val="pt-BR"/>
        </w:rPr>
      </w:pPr>
      <w:r>
        <w:rPr>
          <w:lang w:val="pt-BR"/>
        </w:rPr>
        <w:t>Certeza: 9</w:t>
      </w:r>
    </w:p>
    <w:p w14:paraId="7FD8FAB9" w14:textId="1F9C6BFB" w:rsidR="003F0093" w:rsidRDefault="003F0093">
      <w:pPr>
        <w:pStyle w:val="Textodecomentrio"/>
      </w:pPr>
    </w:p>
  </w:comment>
  <w:comment w:id="1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mecânicas, todas rastreadas: título EMENTA à esquerda (C-42); transcrições do relatório e da liminar em Arial 13 itálico, com citações internas em recuo de 6 cm e em aspas simples (C-40, C-41); “SERPJUD” corrigido para “SERP-JUD” no texto do revisor (C-28); decisão agravada em verde 00B050 (C-45). Realce amarelo no título do capítulo, no veredito e no fecho (C-42, C-43).</w:t>
      </w:r>
    </w:p>
  </w:comment>
  <w:comment w:id="2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“PROVIMENTO.” para “RECURSO PROVIDO.” porque o cabeçalho da ementa do AGI fecha com o resultado em fórmula curta (C-3E).</w:t>
      </w:r>
    </w:p>
  </w:comment>
  <w:comment w:id="3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o papel processual da parte (“a executada, pessoa natural”) e passar o valor do crédito para parênteses, sem “no valor de” (C-34A, C-3H).</w:t>
      </w:r>
    </w:p>
  </w:comment>
  <w:comment w:id="4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Cortei “em observância aos princípios da efetividade e da utilidade da execução”: a ementa espelha o voto (C-33) e o voto não trata desses princípios; o fundamento fica no restante do item (C-02).</w:t>
      </w:r>
    </w:p>
  </w:comment>
  <w:comment w:id="5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Cindi o item: a prematuridade da suspensão (item 7) e o risco de dissipação patrimonial (item 8) são fundamentos distintos, cada um com seu item; o dispositivo passou a item 9 (C-35).</w:t>
      </w:r>
    </w:p>
  </w:comment>
  <w:comment w:id="6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Incluí “confirmando a liminar” e troquei “executada” no lugar de forma genérica, mantendo a posição processual (C-17 v30, C-3C). O voto mantém as razões da liminar, e o item do dispositivo deve dizer isso.</w:t>
      </w:r>
    </w:p>
  </w:comment>
  <w:comment w:id="7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Ajustei a identificação dos acórdãos para “Processo nº” sem a classe (C-67). Texto literal (C-63): Lei nº 14.382/2022, art. 3º: “O Serp tem o objetivo de viabilizar: (...) X - a consulta: a) às indisponibilidades de bens decretadas pelo Poder Judiciário ou por entes públicos; b) às restrições e aos gravames de origem legal, convencional ou processual incidentes sobre bens móveis e imóveis registrados ou averbados nos registros públicos; (...)” (fonte: Planalto, texto da página-base; a vigência não foi certificada pela ferramenta). PENDÊNCIA (C-52, C-72): (1) Acórdão 1983548 (0751677-22.2024.8.07.0000, Des. Mauricio Silva Miranda, 7ª TCiv, j. 26/03/2025): o iajus confirma processo, relator, órgão, data e a ementa transcrita no voto (itens 2 e 3), mas não devolve o número do acórdão nem o DJe; falta conferir no JurisDF. (2) Acórdão 2125505 (0708227-58.2026.8.07.0000, 1ª TCiv, j. 13/05/2026): não localizado no iajus (busca por número CNJ) nem na web (duas buscas); fica no corpo, por integrar a transcrição da liminar e não contrariar o voto, e a conferência fica para o JurisDF.</w:t>
      </w:r>
    </w:p>
  </w:comment>
  <w:comment w:id="8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Troquei o resumo em vermelho: a minuta trazia o “RESUMO DO AGRAVO DE INSTRUMENTO”, mas, como o voto dá provimento, o resumo é o da decisão agravada, com as razões de decidir do juízo e o dispositivo (C-39). Conteúdo extraído da decisão agravada anexada ao final; o resumo do agravo foi excluído (a minuta original está preservada).</w:t>
      </w:r>
    </w:p>
  </w:comment>
  <w:comment w:id="9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RELATÓRIO passou a iniciar no topo da página, com quebra de página rastreada (C-32).</w:t>
      </w:r>
    </w:p>
  </w:comment>
  <w:comment w:id="10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Relatório adotado da liminar (ID 89677548), como na minuta (C-3S). A liminar em si não veio nos autos recebidos; conferi a transcrição apenas com o que a minuta traz (C-24).</w:t>
      </w:r>
    </w:p>
  </w:comment>
  <w:comment w:id="11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Corrigi a posição do ID (antes do ponto final) e a grafia “SERP-JUD” (C-20, C-28). A frase já diz o que a tutela deferiu (C-3S).</w:t>
      </w:r>
    </w:p>
  </w:comment>
  <w:comment w:id="12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Reuni o título do recurso, que estava partido em dois parágrafos, em um só (C-42).</w:t>
      </w:r>
    </w:p>
  </w:comment>
  <w:comment w:id="13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a introdução da transcrição: a fórmula indica só o ato (“a decisão liminar que deferiu a antecipação da tutela recursal (ID 89677548)”), sem listar o conteúdo da liminar (C-17).</w:t>
      </w:r>
    </w:p>
  </w:comment>
  <w:comment w:id="14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Transcrição da liminar mantida integralmente (C-17 v42). Fechei as aspas ao final do último parágrafo da liminar e passei os acórdãos citados nela para aspas simples (C-40); acrescentei “– Grifei” ao segundo acórdão, que tinha trecho sublinhado. O texto da liminar ficou literal, inclusive “os agravante”. PENDÊNCIA (C-52): a liminar não veio nos autos recebidos; não consegui conferir se o sublinhado do primeiro parágrafo (“Com razão, inicialmente…”) está no original da liminar. Os dois acórdãos citados são de outras Turmas, mas integram o texto da liminar e por isso não foram trocados (C-65, C-67).</w:t>
      </w:r>
    </w:p>
  </w:comment>
  <w:comment w:id="15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Acrescentei o parágrafo de aplicação ao caso, com base na decisão agravada (suspensão e arquivo provisório sem a pesquisa no SERP-JUD; ID 285644060, do processo de origem, conforme o relatório da liminar): a ementa afirma a prematuridade da suspensão e o voto não a tratava (C-33). No fecho, troquei “deve ser deferida a pesquisa…, determinando-se” por “deve ser reformada a r. decisão agravada para deferir… e determinar…”, forma do perfil AGI (C-17). Realce amarelo nas duas frases que decidem (C-43).</w:t>
      </w:r>
    </w:p>
  </w:comment>
  <w:comment w:id="16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Alterei o dispositivo: “dos agravados” para “da executada” (a executada é uma só) e incluí “confirmando a liminar”, pois o voto mantém as razões da liminar (C-17 v30). Retirei do capítulo o “É como voto.” duplicado que antecedia o DISPOSITIVO (perfil AGI, 1.6).</w:t>
      </w:r>
    </w:p>
  </w:comment>
  <w:comment w:id="17" w:author="Assessor GDSXSR" w:initials="AG" w:date="2026-10-29T19:49:59Z">
    <w:p>
      <w:pPr>
        <w:pStyle w:val="CommentText"/>
      </w:pPr>
      <w:r>
        <w:rPr>
          <w:rStyle w:val="CommentReference"/>
        </w:rPr>
        <w:annotationRef/>
      </w:r>
      <w:r>
        <w:t>ASSESSOR GDSXSR — Decisão agravada recolorida em verde 00B050 (C-45).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D8FA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C19A5" w16cex:dateUtc="2026-10-29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D8FAB9" w16cid:durableId="4F2C19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574D3378" w14:textId="77777777" w:rsidR="00047E91" w:rsidRDefault="00047E9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BC6400" w14:textId="77777777" w:rsidR="00047E91" w:rsidRDefault="00047E91">
    <w:pPr>
      <w:pStyle w:val="Rodap"/>
    </w:pPr>
  </w:p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de Fatima Dias">
    <w15:presenceInfo w15:providerId="Windows Live" w15:userId="18e5ce97291f7b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91"/>
    <w:rsid w:val="00047E91"/>
    <w:rsid w:val="00107060"/>
    <w:rsid w:val="003F0093"/>
    <w:rsid w:val="007D2A97"/>
    <w:rsid w:val="00BA5E86"/>
    <w:rsid w:val="00BB462E"/>
    <w:rsid w:val="00C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B2E9"/>
  <w15:chartTrackingRefBased/>
  <w15:docId w15:val="{61491EBA-66DD-47A7-B966-537B3BD1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E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7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E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E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E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E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E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E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E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E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E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E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4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7E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4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7E9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47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E9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47E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E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E91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uiPriority w:val="99"/>
    <w:rsid w:val="00047E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047E91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47E91"/>
    <w:rPr>
      <w:rFonts w:ascii="Verdana" w:eastAsia="Times New Roman" w:hAnsi="Verdana" w:cs="Times New Roman"/>
      <w:kern w:val="0"/>
      <w:sz w:val="20"/>
      <w:szCs w:val="20"/>
      <w:lang w:val="x-none" w:eastAsia="x-none"/>
      <w14:ligatures w14:val="none"/>
    </w:rPr>
  </w:style>
  <w:style w:type="character" w:customStyle="1" w:styleId="normaltextrun">
    <w:name w:val="normaltextrun"/>
    <w:basedOn w:val="Fontepargpadro"/>
    <w:rsid w:val="00047E91"/>
  </w:style>
  <w:style w:type="character" w:customStyle="1" w:styleId="eop">
    <w:name w:val="eop"/>
    <w:basedOn w:val="Fontepargpadro"/>
    <w:rsid w:val="00047E91"/>
  </w:style>
  <w:style w:type="paragraph" w:customStyle="1" w:styleId="paragraph">
    <w:name w:val="paragraph"/>
    <w:basedOn w:val="Normal"/>
    <w:rsid w:val="0004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47E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7E91"/>
    <w:rPr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047E91"/>
    <w:rPr>
      <w:color w:val="0000FF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F0093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F0093"/>
    <w:rPr>
      <w:rFonts w:ascii="Verdana" w:eastAsia="Times New Roman" w:hAnsi="Verdana" w:cs="Times New Roman"/>
      <w:b/>
      <w:bCs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hyperlink" Target="https://pje.tjdft.jus.br/pje/seam/resource/rest/pje-legacy/documento/download/285644060" TargetMode="External"/><Relationship Id="rId14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7082528EBD4290A8DFFEE3D3A82D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09C33E-2C0E-40EB-A2A4-5F7FE3F1D085}"/>
      </w:docPartPr>
      <w:docPartBody>
        <w:p w:rsidR="00000000" w:rsidRDefault="00296B5F" w:rsidP="00296B5F">
          <w:pPr>
            <w:pStyle w:val="477082528EBD4290A8DFFEE3D3A82D24"/>
          </w:pPr>
          <w:r w:rsidRPr="00770E7F">
            <w:rPr>
              <w:rStyle w:val="TextodoEspaoReservado"/>
              <w:rFonts w:cs="Arial"/>
              <w:sz w:val="28"/>
              <w:szCs w:val="28"/>
            </w:rPr>
            <w:t>Escolher um item.</w:t>
          </w:r>
        </w:p>
      </w:docPartBody>
    </w:docPart>
    <w:docPart>
      <w:docPartPr>
        <w:name w:val="4F10B89484224A93A34E286FCE700E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955288-E1B4-49B3-8B2C-8DEEDA5BEE41}"/>
      </w:docPartPr>
      <w:docPartBody>
        <w:p w:rsidR="00000000" w:rsidRDefault="00296B5F" w:rsidP="00296B5F">
          <w:pPr>
            <w:pStyle w:val="4F10B89484224A93A34E286FCE700EFF"/>
          </w:pPr>
          <w:r w:rsidRPr="00770E7F">
            <w:rPr>
              <w:rFonts w:ascii="Arial" w:hAnsi="Arial" w:cs="Arial"/>
              <w:sz w:val="28"/>
              <w:szCs w:val="28"/>
            </w:rPr>
            <w:t>Polo ativo</w:t>
          </w:r>
        </w:p>
      </w:docPartBody>
    </w:docPart>
    <w:docPart>
      <w:docPartPr>
        <w:name w:val="6BF7AAB119F04B6E9B677A516AD7CD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C07427-8446-4FF0-AEB1-D87C8FD9072A}"/>
      </w:docPartPr>
      <w:docPartBody>
        <w:p w:rsidR="00000000" w:rsidRDefault="00296B5F" w:rsidP="00296B5F">
          <w:pPr>
            <w:pStyle w:val="6BF7AAB119F04B6E9B677A516AD7CDF9"/>
          </w:pPr>
          <w:r w:rsidRPr="00770E7F">
            <w:rPr>
              <w:rFonts w:ascii="Arial" w:hAnsi="Arial" w:cs="Arial"/>
              <w:sz w:val="28"/>
              <w:szCs w:val="28"/>
            </w:rPr>
            <w:t>Polo passivo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5F"/>
    <w:rsid w:val="00296B5F"/>
    <w:rsid w:val="007D54BA"/>
    <w:rsid w:val="00BA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96B5F"/>
    <w:rPr>
      <w:color w:val="808080"/>
    </w:rPr>
  </w:style>
  <w:style w:type="paragraph" w:customStyle="1" w:styleId="CF2CF1F5A46C4015B4234F2607611DD7">
    <w:name w:val="CF2CF1F5A46C4015B4234F2607611DD7"/>
    <w:rsid w:val="00296B5F"/>
  </w:style>
  <w:style w:type="paragraph" w:customStyle="1" w:styleId="129BB1A04C3D45D088493753255BEEAE">
    <w:name w:val="129BB1A04C3D45D088493753255BEEAE"/>
    <w:rsid w:val="00296B5F"/>
  </w:style>
  <w:style w:type="paragraph" w:customStyle="1" w:styleId="AA733FD2D8B84428933169B7F02DFBD1">
    <w:name w:val="AA733FD2D8B84428933169B7F02DFBD1"/>
    <w:rsid w:val="00296B5F"/>
  </w:style>
  <w:style w:type="paragraph" w:customStyle="1" w:styleId="8B0EDC681FC641AA94E01FF369458669">
    <w:name w:val="8B0EDC681FC641AA94E01FF369458669"/>
    <w:rsid w:val="00296B5F"/>
  </w:style>
  <w:style w:type="paragraph" w:customStyle="1" w:styleId="477082528EBD4290A8DFFEE3D3A82D24">
    <w:name w:val="477082528EBD4290A8DFFEE3D3A82D24"/>
    <w:rsid w:val="00296B5F"/>
  </w:style>
  <w:style w:type="paragraph" w:customStyle="1" w:styleId="4F10B89484224A93A34E286FCE700EFF">
    <w:name w:val="4F10B89484224A93A34E286FCE700EFF"/>
    <w:rsid w:val="00296B5F"/>
  </w:style>
  <w:style w:type="paragraph" w:customStyle="1" w:styleId="6BF7AAB119F04B6E9B677A516AD7CDF9">
    <w:name w:val="6BF7AAB119F04B6E9B677A516AD7CDF9"/>
    <w:rsid w:val="00296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2786</Words>
  <Characters>15048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/>
      <vt:lpstr/>
      <vt:lpstr>RELATÓRIO</vt:lpstr>
    </vt:vector>
  </TitlesOfParts>
  <Company/>
  <LinksUpToDate>false</LinksUpToDate>
  <CharactersWithSpaces>17799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Fatima Dias</dc:creator>
  <cp:keywords/>
  <dc:description/>
  <cp:lastModifiedBy>Maria de Fatima Dias</cp:lastModifiedBy>
  <cp:revision>3</cp:revision>
  <dcterms:created xsi:type="dcterms:W3CDTF">2026-10-29T18:16:00Z</dcterms:created>
  <dcterms:modified xsi:type="dcterms:W3CDTF">2026-10-29T18:48:00Z</dcterms:modified>
</cp:coreProperties>
</file>