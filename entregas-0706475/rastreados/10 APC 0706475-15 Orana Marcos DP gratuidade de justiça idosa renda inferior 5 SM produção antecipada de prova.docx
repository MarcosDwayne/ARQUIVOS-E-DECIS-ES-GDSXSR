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34"/>
        <w:gridCol w:w="5670"/>
      </w:tblGrid>
      <w:tr w:rsidR="00264107" w14:paraId="5B213D67" w14:textId="77777777" w:rsidTr="00F24EAC">
        <w:tc>
          <w:tcPr>
            <w:tcW w:w="2834" w:type="dxa"/>
            <w:tcBorders>
              <w:top w:val="nil"/>
              <w:left w:val="nil"/>
              <w:bottom w:val="nil"/>
              <w:right w:val="nil"/>
            </w:tcBorders>
            <w:hideMark/>
          </w:tcPr>
          <w:p w14:paraId="20BF42B4" w14:textId="77777777" w:rsidR="00264107" w:rsidRPr="00F24EAC" w:rsidRDefault="00D950B3" w:rsidP="00F24EAC">
            <w:pPr>
              <w:spacing w:after="0" w:line="240" w:lineRule="auto"/>
            </w:pPr>
            <w:r w:rsidRPr="00F24EAC">
              <w:rPr>
                <w:noProof/>
              </w:rPr>
              <w:drawing>
                <wp:inline distT="0" distB="0" distL="0" distR="0" wp14:anchorId="032443E5" wp14:editId="0DBD6688">
                  <wp:extent cx="1651003" cy="508000"/>
                  <wp:effectExtent l="0" t="0" r="6350" b="6350"/>
                  <wp:docPr id="3638028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02829" name=""/>
                          <pic:cNvPicPr/>
                        </pic:nvPicPr>
                        <pic:blipFill>
                          <a:blip r:embed="rId10">
                            <a:extLst>
                              <a:ext uri="{28A0092B-C50C-407E-A947-70E740481C1C}">
                                <a14:useLocalDpi xmlns:a14="http://schemas.microsoft.com/office/drawing/2010/main" val="0"/>
                              </a:ext>
                            </a:extLst>
                          </a:blip>
                          <a:stretch>
                            <a:fillRect/>
                          </a:stretch>
                        </pic:blipFill>
                        <pic:spPr>
                          <a:xfrm>
                            <a:off x="0" y="0"/>
                            <a:ext cx="1651003" cy="508000"/>
                          </a:xfrm>
                          <a:prstGeom prst="rect">
                            <a:avLst/>
                          </a:prstGeom>
                        </pic:spPr>
                      </pic:pic>
                    </a:graphicData>
                  </a:graphic>
                </wp:inline>
              </w:drawing>
            </w:r>
          </w:p>
        </w:tc>
        <w:tc>
          <w:tcPr>
            <w:tcW w:w="5670" w:type="dxa"/>
            <w:tcBorders>
              <w:top w:val="nil"/>
              <w:left w:val="nil"/>
              <w:bottom w:val="nil"/>
              <w:right w:val="nil"/>
            </w:tcBorders>
            <w:hideMark/>
          </w:tcPr>
          <w:p w14:paraId="646EA5BE" w14:textId="77777777" w:rsidR="00264107" w:rsidRPr="00F24EAC" w:rsidRDefault="00264107" w:rsidP="00F24EAC">
            <w:pPr>
              <w:spacing w:after="0" w:line="240" w:lineRule="auto"/>
              <w:jc w:val="both"/>
              <w:rPr>
                <w:rFonts w:ascii="Calibri" w:hAnsi="Calibri" w:cs="Calibri"/>
                <w:b/>
                <w:sz w:val="20"/>
              </w:rPr>
            </w:pPr>
            <w:r w:rsidRPr="00F24EAC">
              <w:rPr>
                <w:rFonts w:ascii="Calibri" w:hAnsi="Calibri" w:cs="Calibri"/>
                <w:b/>
                <w:sz w:val="20"/>
              </w:rPr>
              <w:t>Poder Judiciário da União</w:t>
            </w:r>
            <w:r w:rsidR="004E4170" w:rsidRPr="00F24EAC">
              <w:rPr>
                <w:rFonts w:ascii="Calibri" w:hAnsi="Calibri" w:cs="Calibri"/>
                <w:b/>
                <w:sz w:val="20"/>
              </w:rPr>
              <w:t xml:space="preserve"> </w:t>
            </w:r>
          </w:p>
          <w:p w14:paraId="03D94644" w14:textId="77777777" w:rsidR="00264107" w:rsidRPr="00F24EAC" w:rsidRDefault="00264107" w:rsidP="00F24EAC">
            <w:pPr>
              <w:spacing w:after="0" w:line="240" w:lineRule="auto"/>
              <w:jc w:val="both"/>
              <w:rPr>
                <w:rFonts w:ascii="Calibri" w:hAnsi="Calibri" w:cs="Calibri"/>
                <w:sz w:val="20"/>
              </w:rPr>
            </w:pPr>
            <w:r w:rsidRPr="00F24EAC">
              <w:rPr>
                <w:rFonts w:ascii="Calibri" w:hAnsi="Calibri" w:cs="Calibri"/>
                <w:sz w:val="20"/>
              </w:rPr>
              <w:t>Tribunal de Justiça do Distrito Federal e dos Territórios</w:t>
            </w:r>
            <w:r w:rsidR="004E4170" w:rsidRPr="00F24EAC">
              <w:rPr>
                <w:rFonts w:ascii="Calibri" w:hAnsi="Calibri" w:cs="Calibri"/>
                <w:sz w:val="20"/>
              </w:rPr>
              <w:t xml:space="preserve"> </w:t>
            </w:r>
          </w:p>
          <w:p w14:paraId="416942D2" w14:textId="77777777" w:rsidR="00264107" w:rsidRPr="00F24EAC" w:rsidRDefault="00264107" w:rsidP="00F24EAC">
            <w:pPr>
              <w:spacing w:after="0" w:line="240" w:lineRule="auto"/>
              <w:jc w:val="both"/>
              <w:rPr>
                <w:rFonts w:ascii="Calibri" w:hAnsi="Calibri" w:cs="Calibri"/>
                <w:sz w:val="20"/>
              </w:rPr>
            </w:pPr>
            <w:r w:rsidRPr="00F24EAC">
              <w:rPr>
                <w:rFonts w:ascii="Calibri" w:hAnsi="Calibri" w:cs="Calibri"/>
                <w:sz w:val="20"/>
              </w:rPr>
              <w:t>GDSXSR</w:t>
            </w:r>
            <w:r w:rsidR="004E4170" w:rsidRPr="00F24EAC">
              <w:rPr>
                <w:rFonts w:ascii="Calibri" w:hAnsi="Calibri" w:cs="Calibri"/>
                <w:sz w:val="20"/>
              </w:rPr>
              <w:t xml:space="preserve"> </w:t>
            </w:r>
          </w:p>
          <w:p w14:paraId="7E353AE4" w14:textId="77777777" w:rsidR="00264107" w:rsidRPr="00F24EAC" w:rsidRDefault="00264107" w:rsidP="00F24EAC">
            <w:pPr>
              <w:spacing w:after="0" w:line="240" w:lineRule="auto"/>
              <w:jc w:val="both"/>
              <w:rPr>
                <w:rFonts w:ascii="Calibri" w:hAnsi="Calibri" w:cs="Calibri"/>
                <w:sz w:val="20"/>
              </w:rPr>
            </w:pPr>
            <w:r w:rsidRPr="00F24EAC">
              <w:rPr>
                <w:rFonts w:ascii="Calibri" w:hAnsi="Calibri" w:cs="Calibri"/>
                <w:sz w:val="20"/>
              </w:rPr>
              <w:t>GABINETE DO DESEMBARGADOR SÉRGIO ROCHA</w:t>
            </w:r>
            <w:r w:rsidR="004E4170" w:rsidRPr="00F24EAC">
              <w:rPr>
                <w:rFonts w:ascii="Calibri" w:hAnsi="Calibri" w:cs="Calibri"/>
                <w:sz w:val="20"/>
              </w:rPr>
              <w:t xml:space="preserve"> </w:t>
            </w:r>
          </w:p>
        </w:tc>
      </w:tr>
    </w:tbl>
    <w:p w14:paraId="253D8CEF" w14:textId="77777777" w:rsidR="00DB1301" w:rsidRPr="002811D7" w:rsidRDefault="00DB1301" w:rsidP="002811D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1"/>
        <w:gridCol w:w="454"/>
        <w:gridCol w:w="4588"/>
      </w:tblGrid>
      <w:tr w:rsidR="00770E7F" w:rsidRPr="009F36E1" w14:paraId="1162A3F2" w14:textId="77777777" w:rsidTr="00F24EAC">
        <w:trPr>
          <w:cantSplit/>
          <w:trHeight w:val="397"/>
        </w:trPr>
        <w:tc>
          <w:tcPr>
            <w:tcW w:w="3685" w:type="dxa"/>
            <w:vAlign w:val="center"/>
          </w:tcPr>
          <w:p w14:paraId="4554719C"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Órgão</w:t>
            </w:r>
          </w:p>
        </w:tc>
        <w:tc>
          <w:tcPr>
            <w:tcW w:w="454" w:type="dxa"/>
            <w:vAlign w:val="center"/>
          </w:tcPr>
          <w:p w14:paraId="53973DC5"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p w14:paraId="6C298F12" w14:textId="77777777" w:rsidR="00770E7F" w:rsidRPr="00BB5F03" w:rsidRDefault="00B3731D" w:rsidP="00BB5F03">
            <w:pPr>
              <w:spacing w:after="0" w:line="240" w:lineRule="auto"/>
              <w:rPr>
                <w:rFonts w:ascii="Arial" w:hAnsi="Arial" w:cs="Arial"/>
                <w:sz w:val="28"/>
              </w:rPr>
            </w:pPr>
            <w:sdt>
              <w:sdtPr>
                <w:rPr>
                  <w:rFonts w:ascii="Arial" w:hAnsi="Arial" w:cs="Arial"/>
                  <w:sz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BA5180" w:rsidRPr="00BB5F03">
                  <w:rPr>
                    <w:rFonts w:ascii="Arial" w:hAnsi="Arial" w:cs="Arial"/>
                    <w:sz w:val="28"/>
                  </w:rPr>
                  <w:t>4ª Turma Cível</w:t>
                </w:r>
              </w:sdtContent>
            </w:sdt>
          </w:p>
        </w:tc>
      </w:tr>
      <w:tr w:rsidR="00770E7F" w:rsidRPr="009F36E1" w14:paraId="4D853029" w14:textId="77777777" w:rsidTr="00F24EAC">
        <w:trPr>
          <w:cantSplit/>
          <w:trHeight w:val="570"/>
        </w:trPr>
        <w:tc>
          <w:tcPr>
            <w:tcW w:w="3685" w:type="dxa"/>
            <w:vAlign w:val="center"/>
          </w:tcPr>
          <w:p w14:paraId="10383EE1"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Classe</w:t>
            </w:r>
          </w:p>
        </w:tc>
        <w:tc>
          <w:tcPr>
            <w:tcW w:w="454" w:type="dxa"/>
            <w:vAlign w:val="center"/>
          </w:tcPr>
          <w:p w14:paraId="58D0E78C"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sdt>
            <w:sdtPr>
              <w:rPr>
                <w:rFonts w:ascii="Arial" w:hAnsi="Arial" w:cs="Arial"/>
                <w:sz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614FCD55" w14:textId="77777777" w:rsidR="00770E7F" w:rsidRPr="00BB5F03" w:rsidRDefault="00F63CDB" w:rsidP="00BB5F03">
                <w:pPr>
                  <w:spacing w:after="0" w:line="240" w:lineRule="auto"/>
                  <w:rPr>
                    <w:rFonts w:ascii="Arial" w:hAnsi="Arial" w:cs="Arial"/>
                    <w:sz w:val="28"/>
                  </w:rPr>
                </w:pPr>
                <w:r w:rsidRPr="00BB5F03">
                  <w:rPr>
                    <w:rFonts w:ascii="Arial" w:hAnsi="Arial" w:cs="Arial"/>
                    <w:sz w:val="28"/>
                  </w:rPr>
                  <w:t>Apelação Cível</w:t>
                </w:r>
              </w:p>
            </w:sdtContent>
          </w:sdt>
        </w:tc>
      </w:tr>
      <w:tr w:rsidR="00770E7F" w:rsidRPr="009F36E1" w14:paraId="3C5572B1" w14:textId="77777777" w:rsidTr="00F24EAC">
        <w:trPr>
          <w:cantSplit/>
          <w:trHeight w:val="397"/>
        </w:trPr>
        <w:tc>
          <w:tcPr>
            <w:tcW w:w="3685" w:type="dxa"/>
            <w:vAlign w:val="center"/>
          </w:tcPr>
          <w:p w14:paraId="09957F85"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Processo nº</w:t>
            </w:r>
          </w:p>
        </w:tc>
        <w:tc>
          <w:tcPr>
            <w:tcW w:w="454" w:type="dxa"/>
            <w:vAlign w:val="center"/>
          </w:tcPr>
          <w:p w14:paraId="4749D700"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 xml:space="preserve">: </w:t>
            </w:r>
          </w:p>
        </w:tc>
        <w:tc>
          <w:tcPr>
            <w:tcW w:w="4592" w:type="dxa"/>
            <w:vAlign w:val="center"/>
          </w:tcPr>
          <w:p w14:paraId="76C9F1FD" w14:textId="77777777" w:rsidR="00770E7F" w:rsidRPr="00BB5F03" w:rsidRDefault="00770E7F" w:rsidP="00BB5F03">
            <w:pPr>
              <w:spacing w:after="0" w:line="240" w:lineRule="auto"/>
              <w:rPr>
                <w:rFonts w:ascii="Arial" w:hAnsi="Arial" w:cs="Arial"/>
                <w:sz w:val="28"/>
              </w:rPr>
            </w:pPr>
            <w:commentRangeStart w:id="0"/>
            <w:r w:rsidRPr="00BB5F03">
              <w:rPr>
                <w:rFonts w:ascii="Arial" w:hAnsi="Arial" w:cs="Arial"/>
                <w:sz w:val="28"/>
              </w:rPr>
              <w:t>0706475-15.2026.8.07.0012</w:t>
            </w:r>
            <w:commentRangeEnd w:id="0"/>
            <w:r w:rsidRPr="00BB5F03">
              <w:rPr>
                <w:rStyle w:val="Refdecomentrio"/>
                <w:rFonts w:ascii="Arial" w:hAnsi="Arial" w:cs="Arial"/>
                <w:sz w:val="28"/>
                <w:szCs w:val="22"/>
              </w:rPr>
              <w:commentReference w:id="0"/>
            </w:r>
          </w:p>
        </w:tc>
      </w:tr>
      <w:tr w:rsidR="00770E7F" w:rsidRPr="009F36E1" w14:paraId="6815959A" w14:textId="77777777" w:rsidTr="00F24EAC">
        <w:trPr>
          <w:cantSplit/>
          <w:trHeight w:val="397"/>
        </w:trPr>
        <w:tc>
          <w:tcPr>
            <w:tcW w:w="3685" w:type="dxa"/>
            <w:vAlign w:val="center"/>
          </w:tcPr>
          <w:p w14:paraId="351DCCD7" w14:textId="77777777" w:rsidR="00770E7F" w:rsidRPr="00BB5F03" w:rsidRDefault="00B3731D" w:rsidP="00BB5F03">
            <w:pPr>
              <w:spacing w:after="0" w:line="240" w:lineRule="auto"/>
              <w:rPr>
                <w:rFonts w:ascii="Arial" w:hAnsi="Arial" w:cs="Arial"/>
                <w:sz w:val="28"/>
              </w:rPr>
            </w:pPr>
            <w:sdt>
              <w:sdtPr>
                <w:rPr>
                  <w:rFonts w:ascii="Arial" w:hAnsi="Arial" w:cs="Arial"/>
                  <w:sz w:val="28"/>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BA5180" w:rsidRPr="00BB5F03">
                  <w:rPr>
                    <w:rFonts w:ascii="Arial" w:hAnsi="Arial" w:cs="Arial"/>
                    <w:sz w:val="28"/>
                  </w:rPr>
                  <w:t>Apelante</w:t>
                </w:r>
              </w:sdtContent>
            </w:sdt>
            <w:r w:rsidR="00BA5180" w:rsidRPr="00BB5F03">
              <w:rPr>
                <w:rFonts w:ascii="Arial" w:hAnsi="Arial" w:cs="Arial"/>
                <w:sz w:val="28"/>
              </w:rPr>
              <w:t xml:space="preserve"> (s)</w:t>
            </w:r>
          </w:p>
        </w:tc>
        <w:tc>
          <w:tcPr>
            <w:tcW w:w="454" w:type="dxa"/>
            <w:vAlign w:val="center"/>
          </w:tcPr>
          <w:p w14:paraId="53481418"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p w14:paraId="0F37BB35"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ITACÍLIA GOMES DE SANTANA</w:t>
            </w:r>
          </w:p>
        </w:tc>
      </w:tr>
      <w:tr w:rsidR="00770E7F" w:rsidRPr="009F36E1" w14:paraId="4AF72F97" w14:textId="77777777" w:rsidTr="00F24EAC">
        <w:trPr>
          <w:cantSplit/>
          <w:trHeight w:val="397"/>
        </w:trPr>
        <w:tc>
          <w:tcPr>
            <w:tcW w:w="3685" w:type="dxa"/>
            <w:vAlign w:val="center"/>
          </w:tcPr>
          <w:p w14:paraId="1F191B60" w14:textId="77777777" w:rsidR="00770E7F" w:rsidRPr="00BB5F03" w:rsidRDefault="00B3731D" w:rsidP="00BB5F03">
            <w:pPr>
              <w:spacing w:after="0" w:line="240" w:lineRule="auto"/>
              <w:rPr>
                <w:rFonts w:ascii="Arial" w:hAnsi="Arial" w:cs="Arial"/>
                <w:sz w:val="28"/>
              </w:rPr>
            </w:pPr>
            <w:sdt>
              <w:sdtPr>
                <w:rPr>
                  <w:rFonts w:ascii="Arial" w:hAnsi="Arial" w:cs="Arial"/>
                  <w:sz w:val="28"/>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BA5180" w:rsidRPr="00BB5F03">
                  <w:rPr>
                    <w:rFonts w:ascii="Arial" w:hAnsi="Arial" w:cs="Arial"/>
                    <w:sz w:val="28"/>
                  </w:rPr>
                  <w:t>Apelado</w:t>
                </w:r>
              </w:sdtContent>
            </w:sdt>
            <w:r w:rsidR="00BA5180" w:rsidRPr="00BB5F03">
              <w:rPr>
                <w:rFonts w:ascii="Arial" w:hAnsi="Arial" w:cs="Arial"/>
                <w:sz w:val="28"/>
              </w:rPr>
              <w:t xml:space="preserve"> (a)(s)</w:t>
            </w:r>
          </w:p>
        </w:tc>
        <w:tc>
          <w:tcPr>
            <w:tcW w:w="454" w:type="dxa"/>
            <w:vAlign w:val="center"/>
          </w:tcPr>
          <w:p w14:paraId="213BF0F8"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p w14:paraId="13980B53"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BANCO DO BRASIL S/A</w:t>
            </w:r>
          </w:p>
        </w:tc>
      </w:tr>
      <w:tr w:rsidR="00770E7F" w:rsidRPr="009F36E1" w14:paraId="7A57E5F9" w14:textId="77777777" w:rsidTr="00F24EAC">
        <w:trPr>
          <w:cantSplit/>
          <w:trHeight w:val="397"/>
        </w:trPr>
        <w:tc>
          <w:tcPr>
            <w:tcW w:w="3685" w:type="dxa"/>
            <w:vAlign w:val="center"/>
          </w:tcPr>
          <w:p w14:paraId="07E995CA"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Relator(a)</w:t>
            </w:r>
          </w:p>
        </w:tc>
        <w:tc>
          <w:tcPr>
            <w:tcW w:w="454" w:type="dxa"/>
            <w:vAlign w:val="center"/>
          </w:tcPr>
          <w:p w14:paraId="2724295F" w14:textId="77777777" w:rsidR="00770E7F" w:rsidRPr="00BB5F03" w:rsidRDefault="00770E7F" w:rsidP="00BB5F03">
            <w:pPr>
              <w:spacing w:after="0" w:line="240" w:lineRule="auto"/>
              <w:rPr>
                <w:rFonts w:ascii="Arial" w:hAnsi="Arial" w:cs="Arial"/>
                <w:sz w:val="28"/>
              </w:rPr>
            </w:pPr>
            <w:r w:rsidRPr="00BB5F03">
              <w:rPr>
                <w:rFonts w:ascii="Arial" w:hAnsi="Arial" w:cs="Arial"/>
                <w:sz w:val="28"/>
              </w:rPr>
              <w:t>:</w:t>
            </w:r>
          </w:p>
        </w:tc>
        <w:tc>
          <w:tcPr>
            <w:tcW w:w="4592" w:type="dxa"/>
            <w:vAlign w:val="center"/>
          </w:tcPr>
          <w:p w14:paraId="3153E3D3" w14:textId="77777777" w:rsidR="00770E7F" w:rsidRPr="00BB5F03" w:rsidRDefault="00770E7F" w:rsidP="00BB5F03">
            <w:pPr>
              <w:spacing w:after="0" w:line="240" w:lineRule="auto"/>
              <w:rPr>
                <w:rFonts w:ascii="Arial" w:hAnsi="Arial" w:cs="Arial"/>
                <w:b/>
                <w:sz w:val="28"/>
              </w:rPr>
            </w:pPr>
            <w:r w:rsidRPr="00BB5F03">
              <w:rPr>
                <w:rFonts w:ascii="Arial" w:hAnsi="Arial" w:cs="Arial"/>
                <w:b/>
                <w:sz w:val="28"/>
              </w:rPr>
              <w:t>Des. Sérgio Rocha</w:t>
            </w:r>
          </w:p>
        </w:tc>
      </w:tr>
    </w:tbl>
    <w:p w14:paraId="191E76DF" w14:textId="77777777" w:rsidR="00F81139" w:rsidRPr="002811D7" w:rsidRDefault="00F81139" w:rsidP="002811D7">
      <w:pPr>
        <w:spacing w:after="0" w:line="360" w:lineRule="auto"/>
        <w:rPr>
          <w:rFonts w:ascii="Arial" w:hAnsi="Arial" w:cs="Arial"/>
          <w:b/>
          <w:bCs/>
          <w:sz w:val="28"/>
          <w:szCs w:val="28"/>
        </w:rPr>
      </w:pPr>
    </w:p>
    <w:p w14:paraId="40C314C4" w14:textId="77777777" w:rsidR="00F23EA1" w:rsidRDefault="00B3731D">
      <w:pPr>
        <w:spacing w:after="0" w:line="360" w:lineRule="auto"/>
        <w:jc w:val="left"/>
        <w:rPr>
          <w:rFonts w:ascii="Arial" w:hAnsi="Arial" w:cs="Arial"/>
          <w:sz w:val="28"/>
          <w:szCs w:val="28"/>
        </w:rPr>
        <w:pPrChange w:id="1142" w:author="Assessor GDSXSR" w:date="2026-10-31T18:19:21Z">
          <w:pPr>
            <w:spacing w:after="0" w:line="360" w:lineRule="auto"/>
            <w:jc w:val="center"/>
          </w:pPr>
        </w:pPrChange>
      </w:pPr>
      <w:commentRangeStart w:id="7"/>
      <w:r>
        <w:rPr>
          <w:rFonts w:ascii="Arial" w:hAnsi="Arial" w:cs="Arial"/>
          <w:b/>
          <w:bCs/>
          <w:color w:val="595959"/>
          <w:sz w:val="28"/>
          <w:szCs w:val="28"/>
        </w:rPr>
        <w:t>EMENTA</w:t>
      </w:r>
      <w:commentRangeEnd w:id="7"/>
      <w:r>
        <w:rPr>
          <w:rStyle w:val="CommentReference"/>
        </w:rPr>
        <w:commentReference w:id="7"/>
      </w:r>
    </w:p>
    <w:p w14:paraId="17006F2F"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 xml:space="preserve">APELAÇÃO CÍVEL. DIREITO PROCESSUAL CIVIL. PRODUÇÃO ANTECIPADA DE PROVA. INDEFERIMENTO DA PETIÇÃO INICIAL. GRATUIDADE DE JUSTIÇA. </w:t>
      </w:r>
      <w:commentRangeStart w:id="1"/>
      <w:r>
        <w:rPr>
          <w:rFonts w:ascii="Arial" w:hAnsi="Arial" w:cs="Arial"/>
          <w:color w:val="595959"/>
          <w:sz w:val="28"/>
          <w:szCs w:val="28"/>
        </w:rPr>
        <w:t>PESSOA IDOSA</w:t>
      </w:r>
      <w:commentRangeEnd w:id="1"/>
      <w:r w:rsidR="006B1A12">
        <w:rPr>
          <w:rStyle w:val="Refdecomentrio"/>
          <w:rFonts w:ascii="Arial" w:hAnsi="Arial" w:cs="Arial"/>
          <w:color w:val="595959"/>
          <w:sz w:val="28"/>
          <w:szCs w:val="28"/>
        </w:rPr>
        <w:commentReference w:id="1"/>
      </w:r>
      <w:r>
        <w:rPr>
          <w:rFonts w:ascii="Arial" w:hAnsi="Arial" w:cs="Arial"/>
          <w:color w:val="595959"/>
          <w:sz w:val="28"/>
          <w:szCs w:val="28"/>
        </w:rPr>
        <w:t>. BENEFÍCIOS PREVIDENCIÁRIOS. RENDA INFERIOR A CINCO SALÁRIOS-MÍNIMOS. PRESUNÇÃO DE HIPOSSUFICIÊNCIA. RECURSO PROVIDO.</w:t>
      </w:r>
    </w:p>
    <w:p w14:paraId="06B61899"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I. Caso em exame</w:t>
      </w:r>
    </w:p>
    <w:p w14:paraId="12DA53BE" w14:textId="77777777" w:rsidR="00F23EA1" w:rsidRDefault="00B3731D">
      <w:pPr>
        <w:spacing w:after="0" w:line="360" w:lineRule="auto"/>
        <w:jc w:val="both"/>
        <w:rPr>
          <w:rFonts w:ascii="Arial" w:hAnsi="Arial" w:cs="Arial"/>
          <w:sz w:val="28"/>
          <w:szCs w:val="28"/>
        </w:rPr>
      </w:pPr>
      <w:commentRangeStart w:id="8"/>
      <w:r>
        <w:rPr>
          <w:rFonts w:ascii="Arial" w:hAnsi="Arial" w:cs="Arial"/>
          <w:color w:val="595959"/>
          <w:sz w:val="28"/>
          <w:szCs w:val="28"/>
        </w:rPr>
        <w:t xml:space="preserve">1. Ação de produção antecipada de prova proposta por pessoa </w:t>
      </w:r>
      <w:del w:id="1007" w:author="Assessor GDSXSR" w:date="2026-10-31T18:19:21Z">
        <w:r>
          <w:rPr>
            <w:rFonts w:ascii="Arial" w:hAnsi="Arial" w:cs="Arial"/>
            <w:color w:val="595959"/>
            <w:sz w:val="28"/>
            <w:szCs w:val="28"/>
          </w:rPr>
          <w:delText xml:space="preserve">natural</w:delText>
        </w:r>
      </w:del>
      <w:ins w:id="1008" w:author="Assessor GDSXSR" w:date="2026-10-31T18:19:21Z">
        <w:r>
          <w:rPr>
            <w:rFonts w:ascii="Arial" w:hAnsi="Arial" w:cs="Arial"/>
            <w:color w:val="808080"/>
            <w:sz w:val="28"/>
            <w:szCs w:val="28"/>
          </w:rPr>
          <w:t xml:space="preserve">idosa, com 68 anos de idade,</w:t>
        </w:r>
      </w:ins>
      <w:r>
        <w:rPr>
          <w:rFonts w:ascii="Arial" w:hAnsi="Arial" w:cs="Arial"/>
          <w:color w:val="595959"/>
          <w:sz w:val="28"/>
          <w:szCs w:val="28"/>
        </w:rPr>
        <w:t xml:space="preserve"> contra </w:t>
      </w:r>
      <w:del w:id="1009" w:author="Assessor GDSXSR" w:date="2026-10-31T18:19:21Z">
        <w:r>
          <w:rPr>
            <w:rFonts w:ascii="Arial" w:hAnsi="Arial" w:cs="Arial"/>
            <w:color w:val="595959"/>
            <w:sz w:val="28"/>
            <w:szCs w:val="28"/>
          </w:rPr>
          <w:delText xml:space="preserve">BANCO</w:delText>
        </w:r>
      </w:del>
      <w:ins w:id="1010" w:author="Assessor GDSXSR" w:date="2026-10-31T18:19:21Z">
        <w:r>
          <w:rPr>
            <w:rFonts w:ascii="Arial" w:hAnsi="Arial" w:cs="Arial"/>
            <w:color w:val="808080"/>
            <w:sz w:val="28"/>
            <w:szCs w:val="28"/>
          </w:rPr>
          <w:t xml:space="preserve">Banco</w:t>
        </w:r>
      </w:ins>
      <w:r>
        <w:rPr>
          <w:rFonts w:ascii="Arial" w:hAnsi="Arial" w:cs="Arial"/>
          <w:color w:val="595959"/>
          <w:sz w:val="28"/>
          <w:szCs w:val="28"/>
        </w:rPr>
        <w:t xml:space="preserve"> </w:t>
      </w:r>
      <w:del w:id="1011" w:author="Assessor GDSXSR" w:date="2026-10-31T18:19:21Z">
        <w:r>
          <w:rPr>
            <w:rFonts w:ascii="Arial" w:hAnsi="Arial" w:cs="Arial"/>
            <w:color w:val="595959"/>
            <w:sz w:val="28"/>
            <w:szCs w:val="28"/>
          </w:rPr>
          <w:delText xml:space="preserve">DO</w:delText>
        </w:r>
      </w:del>
      <w:ins w:id="1012" w:author="Assessor GDSXSR" w:date="2026-10-31T18:19:21Z">
        <w:r>
          <w:rPr>
            <w:rFonts w:ascii="Arial" w:hAnsi="Arial" w:cs="Arial"/>
            <w:color w:val="808080"/>
            <w:sz w:val="28"/>
            <w:szCs w:val="28"/>
          </w:rPr>
          <w:t xml:space="preserve">do</w:t>
        </w:r>
      </w:ins>
      <w:r>
        <w:rPr>
          <w:rFonts w:ascii="Arial" w:hAnsi="Arial" w:cs="Arial"/>
          <w:color w:val="595959"/>
          <w:sz w:val="28"/>
          <w:szCs w:val="28"/>
        </w:rPr>
        <w:t xml:space="preserve"> </w:t>
      </w:r>
      <w:del w:id="1013" w:author="Assessor GDSXSR" w:date="2026-10-31T18:19:21Z">
        <w:r>
          <w:rPr>
            <w:rFonts w:ascii="Arial" w:hAnsi="Arial" w:cs="Arial"/>
            <w:color w:val="595959"/>
            <w:sz w:val="28"/>
            <w:szCs w:val="28"/>
          </w:rPr>
          <w:delText xml:space="preserve">BRASIL</w:delText>
        </w:r>
      </w:del>
      <w:ins w:id="1014" w:author="Assessor GDSXSR" w:date="2026-10-31T18:19:21Z">
        <w:r>
          <w:rPr>
            <w:rFonts w:ascii="Arial" w:hAnsi="Arial" w:cs="Arial"/>
            <w:color w:val="808080"/>
            <w:sz w:val="28"/>
            <w:szCs w:val="28"/>
          </w:rPr>
          <w:t xml:space="preserve">Brasil</w:t>
        </w:r>
      </w:ins>
      <w:r>
        <w:rPr>
          <w:rFonts w:ascii="Arial" w:hAnsi="Arial" w:cs="Arial"/>
          <w:color w:val="595959"/>
          <w:sz w:val="28"/>
          <w:szCs w:val="28"/>
        </w:rPr>
        <w:t xml:space="preserve"> S/A, pleiteando a exibição de contratos de empréstimo consignado descontados em benefícios previdenciários</w:t>
      </w:r>
      <w:ins w:id="1015" w:author="Assessor GDSXSR" w:date="2026-10-31T18:19:21Z">
        <w:r>
          <w:rPr>
            <w:rFonts w:ascii="Arial" w:hAnsi="Arial" w:cs="Arial"/>
            <w:color w:val="808080"/>
            <w:sz w:val="28"/>
            <w:szCs w:val="28"/>
          </w:rPr>
          <w:t xml:space="preserve"> (R$ 1</w:t>
        </w:r>
      </w:ins>
      <w:r>
        <w:rPr>
          <w:rFonts w:ascii="Arial" w:hAnsi="Arial" w:cs="Arial"/>
          <w:color w:val="595959"/>
          <w:sz w:val="28"/>
          <w:szCs w:val="28"/>
        </w:rPr>
        <w:t xml:space="preserve">.</w:t>
      </w:r>
      <w:ins w:id="1016" w:author="Assessor GDSXSR" w:date="2026-10-31T18:19:21Z">
        <w:r>
          <w:rPr>
            <w:rFonts w:ascii="Arial" w:hAnsi="Arial" w:cs="Arial"/>
            <w:color w:val="808080"/>
            <w:sz w:val="28"/>
            <w:szCs w:val="28"/>
          </w:rPr>
          <w:t xml:space="preserve">621,00).</w:t>
        </w:r>
        <w:commentRangeEnd w:id="8"/>
        <w:r>
          <w:rPr>
            <w:rStyle w:val="CommentReference"/>
            <w:color w:val="808080"/>
          </w:rPr>
          <w:commentReference w:id="8"/>
        </w:r>
      </w:ins>
    </w:p>
    <w:p w14:paraId="5CCB4F4D"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2. A sentença indeferiu a gratuidade de justiça, indeferiu a petição inicial por ausência de interesse de agir, extinguiu o processo sem resolução do mérito e condenou a autora ao pagamento das custas processuais.</w:t>
      </w:r>
    </w:p>
    <w:p w14:paraId="7EAE2E69" w14:textId="77777777" w:rsidR="00F23EA1" w:rsidRDefault="00B3731D">
      <w:pPr>
        <w:spacing w:after="0" w:line="360" w:lineRule="auto"/>
        <w:jc w:val="both"/>
        <w:rPr>
          <w:rFonts w:ascii="Arial" w:hAnsi="Arial" w:cs="Arial"/>
          <w:sz w:val="28"/>
          <w:szCs w:val="28"/>
        </w:rPr>
      </w:pPr>
      <w:commentRangeStart w:id="9"/>
      <w:r>
        <w:rPr>
          <w:rFonts w:ascii="Arial" w:hAnsi="Arial" w:cs="Arial"/>
          <w:color w:val="595959"/>
          <w:sz w:val="28"/>
          <w:szCs w:val="28"/>
        </w:rPr>
        <w:t xml:space="preserve">3. A autora apela requerendo a concessão da gratuidade de justiça e </w:t>
      </w:r>
      <w:del w:id="1017" w:author="Assessor GDSXSR" w:date="2026-10-31T18:19:21Z">
        <w:r>
          <w:rPr>
            <w:rFonts w:ascii="Arial" w:hAnsi="Arial" w:cs="Arial"/>
            <w:color w:val="595959"/>
            <w:sz w:val="28"/>
            <w:szCs w:val="28"/>
          </w:rPr>
          <w:delText xml:space="preserve">o</w:delText>
        </w:r>
      </w:del>
      <w:ins w:id="1018" w:author="Assessor GDSXSR" w:date="2026-10-31T18:19:21Z">
        <w:r>
          <w:rPr>
            <w:rFonts w:ascii="Arial" w:hAnsi="Arial" w:cs="Arial"/>
            <w:color w:val="808080"/>
            <w:sz w:val="28"/>
            <w:szCs w:val="28"/>
          </w:rPr>
          <w:t xml:space="preserve">a</w:t>
        </w:r>
      </w:ins>
      <w:r>
        <w:rPr>
          <w:rFonts w:ascii="Arial" w:hAnsi="Arial" w:cs="Arial"/>
          <w:color w:val="595959"/>
          <w:sz w:val="28"/>
          <w:szCs w:val="28"/>
        </w:rPr>
        <w:t xml:space="preserve"> </w:t>
      </w:r>
      <w:del w:id="1019" w:author="Assessor GDSXSR" w:date="2026-10-31T18:19:21Z">
        <w:r>
          <w:rPr>
            <w:rFonts w:ascii="Arial" w:hAnsi="Arial" w:cs="Arial"/>
            <w:color w:val="595959"/>
            <w:sz w:val="28"/>
            <w:szCs w:val="28"/>
          </w:rPr>
          <w:delText xml:space="preserve">afastamento</w:delText>
        </w:r>
      </w:del>
      <w:ins w:id="1020" w:author="Assessor GDSXSR" w:date="2026-10-31T18:19:21Z">
        <w:r>
          <w:rPr>
            <w:rFonts w:ascii="Arial" w:hAnsi="Arial" w:cs="Arial"/>
            <w:color w:val="808080"/>
            <w:sz w:val="28"/>
            <w:szCs w:val="28"/>
          </w:rPr>
          <w:t xml:space="preserve">isenção</w:t>
        </w:r>
      </w:ins>
      <w:r>
        <w:rPr>
          <w:rFonts w:ascii="Arial" w:hAnsi="Arial" w:cs="Arial"/>
          <w:color w:val="595959"/>
          <w:sz w:val="28"/>
          <w:szCs w:val="28"/>
        </w:rPr>
        <w:t xml:space="preserve"> </w:t>
      </w:r>
      <w:del w:id="1021" w:author="Assessor GDSXSR" w:date="2026-10-31T18:19:21Z">
        <w:r>
          <w:rPr>
            <w:rFonts w:ascii="Arial" w:hAnsi="Arial" w:cs="Arial"/>
            <w:color w:val="595959"/>
            <w:sz w:val="28"/>
            <w:szCs w:val="28"/>
          </w:rPr>
          <w:delText xml:space="preserve">da condenação ao</w:delText>
        </w:r>
      </w:del>
      <w:ins w:id="1022" w:author="Assessor GDSXSR" w:date="2026-10-31T18:19:21Z">
        <w:r>
          <w:rPr>
            <w:rFonts w:ascii="Arial" w:hAnsi="Arial" w:cs="Arial"/>
            <w:color w:val="808080"/>
            <w:sz w:val="28"/>
            <w:szCs w:val="28"/>
          </w:rPr>
          <w:t xml:space="preserve">do</w:t>
        </w:r>
      </w:ins>
      <w:r>
        <w:rPr>
          <w:rFonts w:ascii="Arial" w:hAnsi="Arial" w:cs="Arial"/>
          <w:color w:val="595959"/>
          <w:sz w:val="28"/>
          <w:szCs w:val="28"/>
        </w:rPr>
        <w:t xml:space="preserve"> pagamento das custas processuais, ao sustentar que aufere renda inferior a cinco salários-mínimos, que o cartão de crédito serve à aquisição parcelada de bens </w:t>
      </w:r>
      <w:r>
        <w:rPr>
          <w:rFonts w:ascii="Arial" w:hAnsi="Arial" w:cs="Arial"/>
          <w:color w:val="595959"/>
          <w:sz w:val="28"/>
          <w:szCs w:val="28"/>
        </w:rPr>
        <w:t xml:space="preserve">essenciais e que a assistência por advogada particular não impede o benefício.</w:t>
      </w:r>
      <w:commentRangeEnd w:id="9"/>
      <w:r>
        <w:rPr>
          <w:rStyle w:val="CommentReference"/>
        </w:rPr>
        <w:commentReference w:id="9"/>
      </w:r>
    </w:p>
    <w:p w14:paraId="7B37727E"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II. Questão em discussão</w:t>
      </w:r>
    </w:p>
    <w:p w14:paraId="193051D3"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4. A questão em discussão consiste em saber se a pessoa natural cuja renda comprovada é inferior a cinco salários-mínimos faz jus à gratuidade de justiça, ainda que não tenha apresentado todos os documentos exigidos pelo Juízo para a aferição da hipossuficiência.</w:t>
      </w:r>
    </w:p>
    <w:p w14:paraId="6DBFBD7A"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III. Razões de decidir</w:t>
      </w:r>
    </w:p>
    <w:p w14:paraId="6FD4E981"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5. A alegação de insuficiência de recursos deduzida por pessoa natural presume-se verdadeira, e o juiz só pode indeferir o pedido se houver nos autos elementos que evidenciem a falta dos pressupostos legais (CPC 99 §§ 2º e 3º).</w:t>
      </w:r>
    </w:p>
    <w:p w14:paraId="560EE130"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6. A autora, pessoa idosa, comprovou receber dois benefícios previdenciários que somam R$ 3.242,00 brutos e R$ 2.281,11 líquidos, valor inferior ao critério objetivo de cinco salários-mínimos adotado pela Defensoria Pública do Distrito Federal e aceito pela jurisprudência do TJDFT.</w:t>
      </w:r>
    </w:p>
    <w:p w14:paraId="13E1DADD" w14:textId="77777777" w:rsidR="00F23EA1" w:rsidRDefault="00B3731D">
      <w:pPr>
        <w:spacing w:after="0" w:line="360" w:lineRule="auto"/>
        <w:jc w:val="both"/>
        <w:rPr>
          <w:rFonts w:ascii="Arial" w:hAnsi="Arial" w:cs="Arial"/>
          <w:sz w:val="28"/>
          <w:szCs w:val="28"/>
        </w:rPr>
      </w:pPr>
      <w:r>
        <w:rPr>
          <w:rFonts w:ascii="Arial" w:hAnsi="Arial" w:cs="Arial"/>
          <w:color w:val="595959"/>
          <w:sz w:val="28"/>
          <w:szCs w:val="28"/>
        </w:rPr>
        <w:t>7. A falta dos extratos bancários e da declaração de imposto de renda não evidencia, por si só, capacidade econômica, quando os autos não indicam outra fonte de renda nem patrimônio.</w:t>
      </w:r>
    </w:p>
    <w:p>
      <w:pPr>
        <w:spacing w:after="0" w:line="360" w:lineRule="auto"/>
        <w:jc w:val="both"/>
        <w:rPr>
          <w:ins w:id="1034" w:author="Assessor GDSXSR" w:date="2026-10-31T18:19:21Z"/>
        </w:rPr>
      </w:pPr>
      <w:commentRangeStart w:id="10"/>
      <w:r>
        <w:rPr>
          <w:rFonts w:ascii="Arial" w:hAnsi="Arial" w:cs="Arial"/>
          <w:color w:val="595959"/>
          <w:sz w:val="28"/>
          <w:szCs w:val="28"/>
        </w:rPr>
        <w:t xml:space="preserve">8. O</w:t>
      </w:r>
      <w:del w:id="1023" w:author="Assessor GDSXSR" w:date="2026-10-31T18:19:21Z">
        <w:r>
          <w:rPr>
            <w:rFonts w:ascii="Arial" w:hAnsi="Arial" w:cs="Arial"/>
            <w:color w:val="595959"/>
            <w:sz w:val="28"/>
            <w:szCs w:val="28"/>
          </w:rPr>
          <w:delText xml:space="preserve"> uso de</w:delText>
        </w:r>
      </w:del>
      <w:r>
        <w:rPr>
          <w:rFonts w:ascii="Arial" w:hAnsi="Arial" w:cs="Arial"/>
          <w:color w:val="595959"/>
          <w:sz w:val="28"/>
          <w:szCs w:val="28"/>
        </w:rPr>
        <w:t xml:space="preserve"> cartão de crédito</w:t>
      </w:r>
      <w:ins w:id="1024" w:author="Assessor GDSXSR" w:date="2026-10-31T18:19:21Z">
        <w:r>
          <w:rPr>
            <w:rFonts w:ascii="Arial" w:hAnsi="Arial" w:cs="Arial"/>
            <w:color w:val="808080"/>
            <w:sz w:val="28"/>
            <w:szCs w:val="28"/>
          </w:rPr>
          <w:t xml:space="preserve">,</w:t>
        </w:r>
      </w:ins>
      <w:r>
        <w:rPr>
          <w:rFonts w:ascii="Arial" w:hAnsi="Arial" w:cs="Arial"/>
          <w:color w:val="595959"/>
          <w:sz w:val="28"/>
          <w:szCs w:val="28"/>
        </w:rPr>
        <w:t xml:space="preserve"> com despesas </w:t>
      </w:r>
      <w:del w:id="1025" w:author="Assessor GDSXSR" w:date="2026-10-31T18:19:21Z">
        <w:r>
          <w:rPr>
            <w:rFonts w:ascii="Arial" w:hAnsi="Arial" w:cs="Arial"/>
            <w:color w:val="595959"/>
            <w:sz w:val="28"/>
            <w:szCs w:val="28"/>
          </w:rPr>
          <w:delText xml:space="preserve">compatíveis</w:delText>
        </w:r>
      </w:del>
      <w:ins w:id="1026" w:author="Assessor GDSXSR" w:date="2026-10-31T18:19:21Z">
        <w:r>
          <w:rPr>
            <w:rFonts w:ascii="Arial" w:hAnsi="Arial" w:cs="Arial"/>
            <w:color w:val="808080"/>
            <w:sz w:val="28"/>
            <w:szCs w:val="28"/>
          </w:rPr>
          <w:t xml:space="preserve">que não revelam capacidade econômica incompatível</w:t>
        </w:r>
      </w:ins>
      <w:r>
        <w:rPr>
          <w:rFonts w:ascii="Arial" w:hAnsi="Arial" w:cs="Arial"/>
          <w:color w:val="595959"/>
          <w:sz w:val="28"/>
          <w:szCs w:val="28"/>
        </w:rPr>
        <w:t xml:space="preserve"> com a renda comprovada</w:t>
      </w:r>
      <w:del w:id="1027" w:author="Assessor GDSXSR" w:date="2026-10-31T18:19:21Z">
        <w:r>
          <w:rPr>
            <w:rFonts w:ascii="Arial" w:hAnsi="Arial" w:cs="Arial"/>
            <w:color w:val="595959"/>
            <w:sz w:val="28"/>
            <w:szCs w:val="28"/>
          </w:rPr>
          <w:delText xml:space="preserve"> e a assistência por advogado particular</w:delText>
        </w:r>
      </w:del>
      <w:ins w:id="1028" w:author="Assessor GDSXSR" w:date="2026-10-31T18:19:21Z">
        <w:r>
          <w:rPr>
            <w:rFonts w:ascii="Arial" w:hAnsi="Arial" w:cs="Arial"/>
            <w:color w:val="808080"/>
            <w:sz w:val="28"/>
            <w:szCs w:val="28"/>
          </w:rPr>
          <w:t xml:space="preserve">,</w:t>
        </w:r>
      </w:ins>
      <w:r>
        <w:rPr>
          <w:rFonts w:ascii="Arial" w:hAnsi="Arial" w:cs="Arial"/>
          <w:color w:val="595959"/>
          <w:sz w:val="28"/>
          <w:szCs w:val="28"/>
        </w:rPr>
        <w:t xml:space="preserve"> não </w:t>
      </w:r>
      <w:del w:id="1029" w:author="Assessor GDSXSR" w:date="2026-10-31T18:19:21Z">
        <w:r>
          <w:rPr>
            <w:rFonts w:ascii="Arial" w:hAnsi="Arial" w:cs="Arial"/>
            <w:color w:val="595959"/>
            <w:sz w:val="28"/>
            <w:szCs w:val="28"/>
          </w:rPr>
          <w:delText xml:space="preserve">afastam</w:delText>
        </w:r>
      </w:del>
      <w:ins w:id="1030" w:author="Assessor GDSXSR" w:date="2026-10-31T18:19:21Z">
        <w:r>
          <w:rPr>
            <w:rFonts w:ascii="Arial" w:hAnsi="Arial" w:cs="Arial"/>
            <w:color w:val="808080"/>
            <w:sz w:val="28"/>
            <w:szCs w:val="28"/>
          </w:rPr>
          <w:t xml:space="preserve">afasta</w:t>
        </w:r>
      </w:ins>
      <w:r>
        <w:rPr>
          <w:rFonts w:ascii="Arial" w:hAnsi="Arial" w:cs="Arial"/>
          <w:color w:val="595959"/>
          <w:sz w:val="28"/>
          <w:szCs w:val="28"/>
        </w:rPr>
        <w:t xml:space="preserve"> a presunção de hipossuficiência (CPC 99 § </w:t>
      </w:r>
      <w:ins w:id="1031" w:author="Assessor GDSXSR" w:date="2026-10-31T18:19:21Z">
        <w:r>
          <w:rPr>
            <w:rFonts w:ascii="Arial" w:hAnsi="Arial" w:cs="Arial"/>
            <w:color w:val="808080"/>
            <w:sz w:val="28"/>
            <w:szCs w:val="28"/>
          </w:rPr>
          <w:t xml:space="preserve">3º).</w:t>
        </w:r>
        <w:commentRangeEnd w:id="10"/>
        <w:r>
          <w:rPr>
            <w:rStyle w:val="CommentReference"/>
            <w:color w:val="808080"/>
          </w:rPr>
          <w:commentReference w:id="10"/>
        </w:r>
      </w:ins>
    </w:p>
    <w:p>
      <w:pPr>
        <w:spacing w:after="0" w:line="360" w:lineRule="auto"/>
        <w:jc w:val="both"/>
        <w:rPr>
          <w:ins w:id="1035" w:author="Assessor GDSXSR" w:date="2026-10-31T18:19:21Z"/>
        </w:rPr>
      </w:pPr>
      <w:ins w:id="1032" w:author="Assessor GDSXSR" w:date="2026-10-31T18:19:21Z">
        <w:r>
          <w:rPr>
            <w:rFonts w:ascii="Arial" w:hAnsi="Arial" w:cs="Arial"/>
            <w:color w:val="808080"/>
            <w:sz w:val="28"/>
            <w:szCs w:val="28"/>
          </w:rPr>
          <w:t xml:space="preserve">9. A assistência por advogado particular não impede a concessão da gratuidade de justiça (CPC 99 § </w:t>
        </w:r>
      </w:ins>
      <w:r>
        <w:rPr>
          <w:rFonts w:ascii="Arial" w:hAnsi="Arial" w:cs="Arial"/>
          <w:color w:val="595959"/>
          <w:sz w:val="28"/>
          <w:szCs w:val="28"/>
        </w:rPr>
        <w:t xml:space="preserve">4º).</w:t>
      </w:r>
    </w:p>
    <w:p w14:paraId="5A95FD64" w14:textId="77777777" w:rsidR="00F23EA1" w:rsidRDefault="00B3731D">
      <w:pPr>
        <w:spacing w:after="0" w:line="360" w:lineRule="auto"/>
        <w:jc w:val="both"/>
        <w:rPr>
          <w:rFonts w:ascii="Arial" w:hAnsi="Arial" w:cs="Arial"/>
          <w:sz w:val="28"/>
          <w:szCs w:val="28"/>
        </w:rPr>
      </w:pPr>
      <w:ins w:id="1033" w:author="Assessor GDSXSR" w:date="2026-10-31T18:19:21Z">
        <w:r>
          <w:rPr>
            <w:rFonts w:ascii="Arial" w:hAnsi="Arial" w:cs="Arial"/>
            <w:color w:val="808080"/>
            <w:sz w:val="28"/>
            <w:szCs w:val="28"/>
          </w:rPr>
          <w:t xml:space="preserve">10. Deferida a gratuidade, fica suspensa a exigibilidade das custas processuais a cargo da autora (CPC 98 § 3º).</w:t>
        </w:r>
      </w:ins>
    </w:p>
    <w:p w14:paraId="4726CC81"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IV. Dispositivo</w:t>
      </w:r>
    </w:p>
    <w:p w14:paraId="36804F46" w14:textId="77777777" w:rsidR="00F23EA1" w:rsidRDefault="00B3731D">
      <w:pPr>
        <w:spacing w:after="0" w:line="360" w:lineRule="auto"/>
        <w:jc w:val="both"/>
        <w:rPr>
          <w:rFonts w:ascii="Arial" w:hAnsi="Arial" w:cs="Arial"/>
          <w:sz w:val="28"/>
          <w:szCs w:val="28"/>
        </w:rPr>
      </w:pPr>
      <w:del w:id="1036" w:author="Assessor GDSXSR" w:date="2026-10-31T18:19:21Z">
        <w:r>
          <w:rPr>
            <w:rFonts w:ascii="Arial" w:hAnsi="Arial" w:cs="Arial"/>
            <w:color w:val="595959"/>
            <w:sz w:val="28"/>
            <w:szCs w:val="28"/>
          </w:rPr>
          <w:delText xml:space="preserve">9</w:delText>
        </w:r>
      </w:del>
      <w:ins w:id="1037" w:author="Assessor GDSXSR" w:date="2026-10-31T18:19:21Z">
        <w:commentRangeStart w:id="11"/>
        <w:r>
          <w:rPr>
            <w:rFonts w:ascii="Arial" w:hAnsi="Arial" w:cs="Arial"/>
            <w:color w:val="808080"/>
            <w:sz w:val="28"/>
            <w:szCs w:val="28"/>
          </w:rPr>
          <w:t xml:space="preserve">11</w:t>
        </w:r>
      </w:ins>
      <w:r>
        <w:rPr>
          <w:rFonts w:ascii="Arial" w:hAnsi="Arial" w:cs="Arial"/>
          <w:color w:val="595959"/>
          <w:sz w:val="28"/>
          <w:szCs w:val="28"/>
        </w:rPr>
        <w:t xml:space="preserve">. Deu-se provimento ao apelo </w:t>
      </w:r>
      <w:ins w:id="1038" w:author="Assessor GDSXSR" w:date="2026-10-31T18:19:21Z">
        <w:r>
          <w:rPr>
            <w:rFonts w:ascii="Arial" w:hAnsi="Arial" w:cs="Arial"/>
            <w:color w:val="808080"/>
            <w:sz w:val="28"/>
            <w:szCs w:val="28"/>
          </w:rPr>
          <w:t xml:space="preserve">da autora </w:t>
        </w:r>
      </w:ins>
      <w:r>
        <w:rPr>
          <w:rFonts w:ascii="Arial" w:hAnsi="Arial" w:cs="Arial"/>
          <w:color w:val="595959"/>
          <w:sz w:val="28"/>
          <w:szCs w:val="28"/>
        </w:rPr>
        <w:t xml:space="preserve">para deferir a gratuidade de justiça</w:t>
      </w:r>
      <w:del w:id="1039" w:author="Assessor GDSXSR" w:date="2026-10-31T18:19:21Z">
        <w:r>
          <w:rPr>
            <w:rFonts w:ascii="Arial" w:hAnsi="Arial" w:cs="Arial"/>
            <w:color w:val="595959"/>
            <w:sz w:val="28"/>
            <w:szCs w:val="28"/>
          </w:rPr>
          <w:delText xml:space="preserve"> à autora</w:delText>
        </w:r>
      </w:del>
      <w:r>
        <w:rPr>
          <w:rFonts w:ascii="Arial" w:hAnsi="Arial" w:cs="Arial"/>
          <w:color w:val="595959"/>
          <w:sz w:val="28"/>
          <w:szCs w:val="28"/>
        </w:rPr>
        <w:t xml:space="preserve"> desde a origem e suspender a exigibilidade das custas processuais.</w:t>
      </w:r>
      <w:commentRangeEnd w:id="11"/>
      <w:r>
        <w:rPr>
          <w:rStyle w:val="CommentReference"/>
        </w:rPr>
        <w:commentReference w:id="11"/>
      </w:r>
    </w:p>
    <w:p w14:paraId="736E052C" w14:textId="77777777" w:rsidR="00F23EA1" w:rsidRDefault="00B3731D">
      <w:pPr>
        <w:keepNext/>
        <w:spacing w:after="0" w:line="360" w:lineRule="auto"/>
        <w:rPr>
          <w:rFonts w:ascii="Arial" w:hAnsi="Arial" w:cs="Arial"/>
          <w:sz w:val="28"/>
          <w:szCs w:val="28"/>
        </w:rPr>
      </w:pPr>
      <w:r>
        <w:rPr>
          <w:rFonts w:ascii="Arial" w:hAnsi="Arial" w:cs="Arial"/>
          <w:color w:val="595959"/>
          <w:sz w:val="28"/>
          <w:szCs w:val="28"/>
        </w:rPr>
        <w:lastRenderedPageBreak/>
        <w:t>__________</w:t>
      </w:r>
    </w:p>
    <w:p w14:paraId="5EC95388" w14:textId="77777777" w:rsidR="00F23EA1" w:rsidRDefault="00B3731D">
      <w:pPr>
        <w:keepNext/>
        <w:spacing w:after="0" w:line="360" w:lineRule="auto"/>
        <w:jc w:val="both"/>
        <w:rPr>
          <w:rFonts w:ascii="Arial" w:hAnsi="Arial" w:cs="Arial"/>
          <w:sz w:val="26"/>
          <w:szCs w:val="26"/>
        </w:rPr>
      </w:pPr>
      <w:commentRangeStart w:id="12"/>
      <w:r>
        <w:rPr>
          <w:rFonts w:ascii="Arial" w:hAnsi="Arial" w:cs="Arial"/>
          <w:i/>
          <w:iCs/>
          <w:color w:val="595959"/>
          <w:sz w:val="26"/>
          <w:szCs w:val="26"/>
        </w:rPr>
        <w:t xml:space="preserve">Dispositivos relevantes citados: </w:t>
      </w:r>
      <w:r>
        <w:rPr>
          <w:rFonts w:ascii="Arial" w:hAnsi="Arial" w:cs="Arial"/>
          <w:color w:val="595959"/>
          <w:sz w:val="26"/>
          <w:szCs w:val="26"/>
        </w:rPr>
        <w:t xml:space="preserve">CPC</w:t>
      </w:r>
      <w:del w:id="1040" w:author="Assessor GDSXSR" w:date="2026-10-31T18:19:21Z">
        <w:r>
          <w:rPr>
            <w:rFonts w:ascii="Arial" w:hAnsi="Arial" w:cs="Arial"/>
            <w:color w:val="595959"/>
            <w:sz w:val="26"/>
            <w:szCs w:val="26"/>
          </w:rPr>
          <w:delText xml:space="preserve">, arts.</w:delText>
        </w:r>
      </w:del>
      <w:r>
        <w:rPr>
          <w:rFonts w:ascii="Arial" w:hAnsi="Arial" w:cs="Arial"/>
          <w:color w:val="595959"/>
          <w:sz w:val="26"/>
          <w:szCs w:val="26"/>
        </w:rPr>
        <w:t xml:space="preserve"> 85</w:t>
      </w:r>
      <w:del w:id="1041" w:author="Assessor GDSXSR" w:date="2026-10-31T18:19:21Z">
        <w:r>
          <w:rPr>
            <w:rFonts w:ascii="Arial" w:hAnsi="Arial" w:cs="Arial"/>
            <w:color w:val="595959"/>
            <w:sz w:val="26"/>
            <w:szCs w:val="26"/>
          </w:rPr>
          <w:delText xml:space="preserve">,</w:delText>
        </w:r>
      </w:del>
      <w:r>
        <w:rPr>
          <w:rFonts w:ascii="Arial" w:hAnsi="Arial" w:cs="Arial"/>
          <w:color w:val="595959"/>
          <w:sz w:val="26"/>
          <w:szCs w:val="26"/>
        </w:rPr>
        <w:t xml:space="preserve"> § 11</w:t>
      </w:r>
      <w:del w:id="1042" w:author="Assessor GDSXSR" w:date="2026-10-31T18:19:21Z">
        <w:r>
          <w:rPr>
            <w:rFonts w:ascii="Arial" w:hAnsi="Arial" w:cs="Arial"/>
            <w:color w:val="595959"/>
            <w:sz w:val="26"/>
            <w:szCs w:val="26"/>
          </w:rPr>
          <w:delText xml:space="preserve">,</w:delText>
        </w:r>
      </w:del>
      <w:ins w:id="1043" w:author="Assessor GDSXSR" w:date="2026-10-31T18:19:21Z">
        <w:r>
          <w:rPr>
            <w:rFonts w:ascii="Arial" w:hAnsi="Arial" w:cs="Arial"/>
            <w:color w:val="808080"/>
            <w:sz w:val="26"/>
            <w:szCs w:val="26"/>
          </w:rPr>
          <w:t xml:space="preserve">; CPC</w:t>
        </w:r>
      </w:ins>
      <w:r>
        <w:rPr>
          <w:rFonts w:ascii="Arial" w:hAnsi="Arial" w:cs="Arial"/>
          <w:color w:val="595959"/>
          <w:sz w:val="26"/>
          <w:szCs w:val="26"/>
        </w:rPr>
        <w:t xml:space="preserve"> 98</w:t>
      </w:r>
      <w:del w:id="1044" w:author="Assessor GDSXSR" w:date="2026-10-31T18:19:21Z">
        <w:r>
          <w:rPr>
            <w:rFonts w:ascii="Arial" w:hAnsi="Arial" w:cs="Arial"/>
            <w:color w:val="595959"/>
            <w:sz w:val="26"/>
            <w:szCs w:val="26"/>
          </w:rPr>
          <w:delText xml:space="preserve">,</w:delText>
        </w:r>
      </w:del>
      <w:r>
        <w:rPr>
          <w:rFonts w:ascii="Arial" w:hAnsi="Arial" w:cs="Arial"/>
          <w:color w:val="595959"/>
          <w:sz w:val="26"/>
          <w:szCs w:val="26"/>
        </w:rPr>
        <w:t xml:space="preserve"> § 3º</w:t>
      </w:r>
      <w:del w:id="1045" w:author="Assessor GDSXSR" w:date="2026-10-31T18:19:21Z">
        <w:r>
          <w:rPr>
            <w:rFonts w:ascii="Arial" w:hAnsi="Arial" w:cs="Arial"/>
            <w:color w:val="595959"/>
            <w:sz w:val="26"/>
            <w:szCs w:val="26"/>
          </w:rPr>
          <w:delText xml:space="preserve">,</w:delText>
        </w:r>
      </w:del>
      <w:ins w:id="1046" w:author="Assessor GDSXSR" w:date="2026-10-31T18:19:21Z">
        <w:r>
          <w:rPr>
            <w:rFonts w:ascii="Arial" w:hAnsi="Arial" w:cs="Arial"/>
            <w:color w:val="808080"/>
            <w:sz w:val="26"/>
            <w:szCs w:val="26"/>
          </w:rPr>
          <w:t xml:space="preserve">; CPC</w:t>
        </w:r>
      </w:ins>
      <w:r>
        <w:rPr>
          <w:rFonts w:ascii="Arial" w:hAnsi="Arial" w:cs="Arial"/>
          <w:color w:val="595959"/>
          <w:sz w:val="26"/>
          <w:szCs w:val="26"/>
        </w:rPr>
        <w:t xml:space="preserve"> 99</w:t>
      </w:r>
      <w:del w:id="1047" w:author="Assessor GDSXSR" w:date="2026-10-31T18:19:21Z">
        <w:r>
          <w:rPr>
            <w:rFonts w:ascii="Arial" w:hAnsi="Arial" w:cs="Arial"/>
            <w:color w:val="595959"/>
            <w:sz w:val="26"/>
            <w:szCs w:val="26"/>
          </w:rPr>
          <w:delText xml:space="preserve">,</w:delText>
        </w:r>
      </w:del>
      <w:r>
        <w:rPr>
          <w:rFonts w:ascii="Arial" w:hAnsi="Arial" w:cs="Arial"/>
          <w:color w:val="595959"/>
          <w:sz w:val="26"/>
          <w:szCs w:val="26"/>
        </w:rPr>
        <w:t xml:space="preserve"> §§ 2º, 3º e 4º</w:t>
      </w:r>
      <w:del w:id="1048" w:author="Assessor GDSXSR" w:date="2026-10-31T18:19:21Z">
        <w:r>
          <w:rPr>
            <w:rFonts w:ascii="Arial" w:hAnsi="Arial" w:cs="Arial"/>
            <w:color w:val="595959"/>
            <w:sz w:val="26"/>
            <w:szCs w:val="26"/>
          </w:rPr>
          <w:delText xml:space="preserve">,</w:delText>
        </w:r>
      </w:del>
      <w:ins w:id="1049" w:author="Assessor GDSXSR" w:date="2026-10-31T18:19:21Z">
        <w:r>
          <w:rPr>
            <w:rFonts w:ascii="Arial" w:hAnsi="Arial" w:cs="Arial"/>
            <w:color w:val="808080"/>
            <w:sz w:val="26"/>
            <w:szCs w:val="26"/>
          </w:rPr>
          <w:t xml:space="preserve">;</w:t>
        </w:r>
      </w:ins>
      <w:r>
        <w:rPr>
          <w:rFonts w:ascii="Arial" w:hAnsi="Arial" w:cs="Arial"/>
          <w:color w:val="595959"/>
          <w:sz w:val="26"/>
          <w:szCs w:val="26"/>
        </w:rPr>
        <w:t xml:space="preserve"> </w:t>
      </w:r>
      <w:del w:id="1050" w:author="Assessor GDSXSR" w:date="2026-10-31T18:19:21Z">
        <w:r>
          <w:rPr>
            <w:rFonts w:ascii="Arial" w:hAnsi="Arial" w:cs="Arial"/>
            <w:color w:val="595959"/>
            <w:sz w:val="26"/>
            <w:szCs w:val="26"/>
          </w:rPr>
          <w:delText xml:space="preserve">e</w:delText>
        </w:r>
      </w:del>
      <w:ins w:id="1051" w:author="Assessor GDSXSR" w:date="2026-10-31T18:19:21Z">
        <w:r>
          <w:rPr>
            <w:rFonts w:ascii="Arial" w:hAnsi="Arial" w:cs="Arial"/>
            <w:color w:val="808080"/>
            <w:sz w:val="26"/>
            <w:szCs w:val="26"/>
          </w:rPr>
          <w:t xml:space="preserve">CPC</w:t>
        </w:r>
      </w:ins>
      <w:r>
        <w:rPr>
          <w:rFonts w:ascii="Arial" w:hAnsi="Arial" w:cs="Arial"/>
          <w:color w:val="595959"/>
          <w:sz w:val="26"/>
          <w:szCs w:val="26"/>
        </w:rPr>
        <w:t xml:space="preserve"> 101</w:t>
      </w:r>
      <w:del w:id="1052" w:author="Assessor GDSXSR" w:date="2026-10-31T18:19:21Z">
        <w:r>
          <w:rPr>
            <w:rFonts w:ascii="Arial" w:hAnsi="Arial" w:cs="Arial"/>
            <w:color w:val="595959"/>
            <w:sz w:val="26"/>
            <w:szCs w:val="26"/>
          </w:rPr>
          <w:delText xml:space="preserve">,</w:delText>
        </w:r>
      </w:del>
      <w:r>
        <w:rPr>
          <w:rFonts w:ascii="Arial" w:hAnsi="Arial" w:cs="Arial"/>
          <w:color w:val="595959"/>
          <w:sz w:val="26"/>
          <w:szCs w:val="26"/>
        </w:rPr>
        <w:t xml:space="preserve"> §</w:t>
      </w:r>
      <w:ins w:id="1053" w:author="Assessor GDSXSR" w:date="2026-10-31T18:19:21Z">
        <w:r>
          <w:rPr>
            <w:rFonts w:ascii="Arial" w:hAnsi="Arial" w:cs="Arial"/>
            <w:color w:val="808080"/>
            <w:sz w:val="26"/>
            <w:szCs w:val="26"/>
          </w:rPr>
          <w:t xml:space="preserve"> 1º; Decreto 12.797/2025</w:t>
        </w:r>
      </w:ins>
      <w:r>
        <w:rPr>
          <w:rFonts w:ascii="Arial" w:hAnsi="Arial" w:cs="Arial"/>
          <w:color w:val="595959"/>
          <w:sz w:val="26"/>
          <w:szCs w:val="26"/>
        </w:rPr>
        <w:t xml:space="preserve"> 1º; Resolução DPDF nº 271/2023</w:t>
      </w:r>
      <w:del w:id="1054" w:author="Assessor GDSXSR" w:date="2026-10-31T18:19:21Z">
        <w:r>
          <w:rPr>
            <w:rFonts w:ascii="Arial" w:hAnsi="Arial" w:cs="Arial"/>
            <w:color w:val="595959"/>
            <w:sz w:val="26"/>
            <w:szCs w:val="26"/>
          </w:rPr>
          <w:delText xml:space="preserve">, art.</w:delText>
        </w:r>
      </w:del>
      <w:r>
        <w:rPr>
          <w:rFonts w:ascii="Arial" w:hAnsi="Arial" w:cs="Arial"/>
          <w:color w:val="595959"/>
          <w:sz w:val="26"/>
          <w:szCs w:val="26"/>
        </w:rPr>
        <w:t xml:space="preserve"> 4º.</w:t>
      </w:r>
      <w:commentRangeEnd w:id="12"/>
      <w:r>
        <w:rPr>
          <w:rStyle w:val="CommentReference"/>
        </w:rPr>
        <w:commentReference w:id="12"/>
      </w:r>
    </w:p>
    <w:p w14:paraId="6C966DA2" w14:textId="77777777" w:rsidR="00F23EA1" w:rsidRDefault="00B3731D">
      <w:pPr>
        <w:spacing w:after="0" w:line="360" w:lineRule="auto"/>
        <w:jc w:val="both"/>
        <w:rPr>
          <w:rFonts w:ascii="Arial" w:hAnsi="Arial" w:cs="Arial"/>
          <w:sz w:val="26"/>
          <w:szCs w:val="26"/>
        </w:rPr>
      </w:pPr>
      <w:commentRangeStart w:id="13"/>
      <w:r>
        <w:rPr>
          <w:rFonts w:ascii="Arial" w:hAnsi="Arial" w:cs="Arial"/>
          <w:i/>
          <w:iCs/>
          <w:color w:val="595959"/>
          <w:sz w:val="26"/>
          <w:szCs w:val="26"/>
        </w:rPr>
        <w:t xml:space="preserve">Jurisprudência relevante citada: </w:t>
      </w:r>
      <w:r>
        <w:rPr>
          <w:rFonts w:ascii="Arial" w:hAnsi="Arial" w:cs="Arial"/>
          <w:color w:val="595959"/>
          <w:sz w:val="26"/>
          <w:szCs w:val="26"/>
        </w:rPr>
        <w:t xml:space="preserve">TJDFT, Acórdão 2050781, </w:t>
      </w:r>
      <w:del w:id="1055" w:author="Assessor GDSXSR" w:date="2026-10-31T18:19:21Z">
        <w:r>
          <w:rPr>
            <w:rFonts w:ascii="Arial" w:hAnsi="Arial" w:cs="Arial"/>
            <w:color w:val="595959"/>
            <w:sz w:val="26"/>
            <w:szCs w:val="26"/>
          </w:rPr>
          <w:delText xml:space="preserve">Agravo de Instrumento nº </w:delText>
        </w:r>
      </w:del>
      <w:r>
        <w:rPr>
          <w:rFonts w:ascii="Arial" w:hAnsi="Arial" w:cs="Arial"/>
          <w:color w:val="595959"/>
          <w:sz w:val="26"/>
          <w:szCs w:val="26"/>
        </w:rPr>
        <w:t xml:space="preserve">0728749-43.2025.8.07.0000, Rel</w:t>
      </w:r>
      <w:ins w:id="1056" w:author="Assessor GDSXSR" w:date="2026-10-31T18:19:21Z">
        <w:r>
          <w:rPr>
            <w:rFonts w:ascii="Arial" w:hAnsi="Arial" w:cs="Arial"/>
            <w:color w:val="808080"/>
            <w:sz w:val="26"/>
            <w:szCs w:val="26"/>
          </w:rPr>
          <w:t xml:space="preserve">. Des</w:t>
        </w:r>
      </w:ins>
      <w:r>
        <w:rPr>
          <w:rFonts w:ascii="Arial" w:hAnsi="Arial" w:cs="Arial"/>
          <w:color w:val="595959"/>
          <w:sz w:val="26"/>
          <w:szCs w:val="26"/>
        </w:rPr>
        <w:t xml:space="preserve">. Aiston Henrique de Sousa, 4ª Turma Cível, j. 25/09/2025, DJe 22/10/2025</w:t>
      </w:r>
      <w:del w:id="1057" w:author="Assessor GDSXSR" w:date="2026-10-31T18:19:21Z">
        <w:r>
          <w:rPr>
            <w:rFonts w:ascii="Arial" w:hAnsi="Arial" w:cs="Arial"/>
            <w:color w:val="595959"/>
            <w:sz w:val="26"/>
            <w:szCs w:val="26"/>
          </w:rPr>
          <w:delText xml:space="preserve">; TJDFT, Acórdão 2041334, Agravo de Instrumento nº 0724174-89</w:delText>
        </w:r>
      </w:del>
      <w:r>
        <w:rPr>
          <w:rFonts w:ascii="Arial" w:hAnsi="Arial" w:cs="Arial"/>
          <w:color w:val="595959"/>
          <w:sz w:val="26"/>
          <w:szCs w:val="26"/>
        </w:rPr>
        <w:t xml:space="preserve">.</w:t>
      </w:r>
      <w:commentRangeEnd w:id="13"/>
      <w:r>
        <w:rPr>
          <w:rStyle w:val="CommentReference"/>
        </w:rPr>
        <w:commentReference w:id="13"/>
      </w:r>
      <w:del w:id="1058" w:author="Assessor GDSXSR" w:date="2026-10-31T18:19:21Z">
        <w:r>
          <w:rPr>
            <w:rFonts w:ascii="Arial" w:hAnsi="Arial" w:cs="Arial"/>
            <w:color w:val="595959"/>
            <w:sz w:val="26"/>
            <w:szCs w:val="26"/>
          </w:rPr>
          <w:delText xml:space="preserve">2025.8.07.0000, Rel. José Firmo Reis Soub, 8ª Turma Cível, j. 02/09/2025, DJe 12/09/2025; TJDFT, Acórdão 2045433, Agravo de Instrumento nº 0724010-27.2025.8.07.0000, Rel. Renato Scussel, 2ª Turma Cível, j. 10/09/2025, DJe 25/09/2025.</w:delText>
        </w:r>
      </w:del>
    </w:p>
    <w:p w14:paraId="61F8C8E6" w14:textId="77777777" w:rsidR="00F23EA1" w:rsidRDefault="00F23EA1">
      <w:pPr>
        <w:spacing w:after="0" w:line="360" w:lineRule="auto"/>
        <w:jc w:val="both"/>
        <w:rPr>
          <w:rFonts w:ascii="Arial" w:hAnsi="Arial" w:cs="Arial"/>
          <w:sz w:val="28"/>
          <w:szCs w:val="28"/>
        </w:rPr>
      </w:pPr>
    </w:p>
    <w:p w14:paraId="204012DF" w14:textId="7DA9D73C" w:rsidR="00F23EA1" w:rsidRDefault="00B3731D">
      <w:pPr>
        <w:spacing w:after="0" w:line="360" w:lineRule="auto"/>
        <w:rPr>
          <w:rFonts w:ascii="Arial" w:hAnsi="Arial" w:cs="Arial"/>
          <w:sz w:val="28"/>
          <w:szCs w:val="28"/>
        </w:rPr>
      </w:pPr>
      <w:commentRangeStart w:id="14"/>
      <w:r>
        <w:rPr>
          <w:rFonts w:ascii="Arial" w:hAnsi="Arial" w:cs="Arial"/>
          <w:b/>
          <w:bCs/>
          <w:color w:val="EE0000"/>
          <w:sz w:val="28"/>
          <w:szCs w:val="28"/>
          <w:highlight w:val="yellow"/>
        </w:rPr>
        <w:t xml:space="preserve">RESUMO DA </w:t>
      </w:r>
      <w:r>
        <w:rPr>
          <w:rFonts w:ascii="Arial" w:hAnsi="Arial" w:cs="Arial"/>
          <w:b/>
          <w:bCs/>
          <w:color w:val="EE0000"/>
          <w:sz w:val="28"/>
          <w:szCs w:val="28"/>
          <w:highlight w:val="yellow"/>
        </w:rPr>
        <w:t xml:space="preserve">SENTENÇA</w:t>
      </w:r>
      <w:r>
        <w:rPr>
          <w:rFonts w:ascii="Arial" w:hAnsi="Arial" w:cs="Arial"/>
          <w:b/>
          <w:bCs/>
          <w:color w:val="EE0000"/>
          <w:sz w:val="28"/>
          <w:szCs w:val="28"/>
          <w:highlight w:val="yellow"/>
        </w:rPr>
        <w:t xml:space="preserve"> </w:t>
      </w:r>
      <w:del w:id="1059" w:author="Assessor GDSXSR" w:date="2026-10-31T18:19:21Z">
        <w:r>
          <w:rPr>
            <w:rFonts w:ascii="Arial" w:hAnsi="Arial" w:cs="Arial"/>
            <w:b/>
            <w:bCs/>
            <w:color w:val="FF0000"/>
            <w:sz w:val="28"/>
            <w:szCs w:val="28"/>
            <w:highlight w:val="yellow"/>
          </w:rPr>
          <w:delText xml:space="preserve">CONTRÁRIA</w:delText>
        </w:r>
      </w:del>
      <w:ins w:id="1060" w:author="Assessor GDSXSR" w:date="2026-10-31T18:19:21Z">
        <w:r>
          <w:rPr>
            <w:rFonts w:ascii="Arial" w:hAnsi="Arial" w:cs="Arial"/>
            <w:b/>
            <w:bCs/>
            <w:color w:val="EE0000"/>
            <w:sz w:val="28"/>
            <w:szCs w:val="28"/>
            <w:highlight w:val="yellow"/>
          </w:rPr>
          <w:t xml:space="preserve">EM</w:t>
        </w:r>
      </w:ins>
      <w:r>
        <w:rPr>
          <w:rFonts w:ascii="Arial" w:hAnsi="Arial" w:cs="Arial"/>
          <w:b/>
          <w:bCs/>
          <w:color w:val="EE0000"/>
          <w:sz w:val="28"/>
          <w:szCs w:val="28"/>
          <w:highlight w:val="yellow"/>
        </w:rPr>
        <w:t xml:space="preserve"> </w:t>
      </w:r>
      <w:del w:id="1061" w:author="Assessor GDSXSR" w:date="2026-10-31T18:19:21Z">
        <w:r>
          <w:rPr>
            <w:rFonts w:ascii="Arial" w:hAnsi="Arial" w:cs="Arial"/>
            <w:b/>
            <w:bCs/>
            <w:color w:val="FF0000"/>
            <w:sz w:val="28"/>
            <w:szCs w:val="28"/>
            <w:highlight w:val="yellow"/>
          </w:rPr>
          <w:delText xml:space="preserve">AO</w:delText>
        </w:r>
      </w:del>
      <w:ins w:id="1062" w:author="Assessor GDSXSR" w:date="2026-10-31T18:19:21Z">
        <w:r>
          <w:rPr>
            <w:rFonts w:ascii="Arial" w:hAnsi="Arial" w:cs="Arial"/>
            <w:b/>
            <w:bCs/>
            <w:color w:val="EE0000"/>
            <w:sz w:val="28"/>
            <w:szCs w:val="28"/>
            <w:highlight w:val="yellow"/>
          </w:rPr>
          <w:t xml:space="preserve">SENTIDO</w:t>
        </w:r>
      </w:ins>
      <w:r>
        <w:rPr>
          <w:rFonts w:ascii="Arial" w:hAnsi="Arial" w:cs="Arial"/>
          <w:b/>
          <w:bCs/>
          <w:color w:val="EE0000"/>
          <w:sz w:val="28"/>
          <w:szCs w:val="28"/>
          <w:highlight w:val="yellow"/>
        </w:rPr>
        <w:t xml:space="preserve"> </w:t>
      </w:r>
      <w:del w:id="1063" w:author="Assessor GDSXSR" w:date="2026-10-31T18:19:21Z">
        <w:r>
          <w:rPr>
            <w:rFonts w:ascii="Arial" w:hAnsi="Arial" w:cs="Arial"/>
            <w:b/>
            <w:bCs/>
            <w:color w:val="FF0000"/>
            <w:sz w:val="28"/>
            <w:szCs w:val="28"/>
            <w:highlight w:val="yellow"/>
          </w:rPr>
          <w:delText xml:space="preserve">VOTO</w:delText>
        </w:r>
      </w:del>
      <w:ins w:id="1064" w:author="Assessor GDSXSR" w:date="2026-10-31T18:19:21Z">
        <w:r>
          <w:rPr>
            <w:rFonts w:ascii="Arial" w:hAnsi="Arial" w:cs="Arial"/>
            <w:b/>
            <w:bCs/>
            <w:color w:val="EE0000"/>
            <w:sz w:val="28"/>
            <w:szCs w:val="28"/>
            <w:highlight w:val="yellow"/>
          </w:rPr>
          <w:t xml:space="preserve">CONTRÁRIO</w:t>
        </w:r>
        <w:commentRangeEnd w:id="14"/>
        <w:r>
          <w:rPr>
            <w:rStyle w:val="CommentReference"/>
            <w:color w:val="808080"/>
          </w:rPr>
          <w:commentReference w:id="14"/>
        </w:r>
      </w:ins>
    </w:p>
    <w:p w14:paraId="5520BD64"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I. RAZÕES DE DECIDIR</w:t>
      </w:r>
    </w:p>
    <w:p w14:paraId="640E9100"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Indeferimento da gratuidade de justiça</w:t>
      </w:r>
    </w:p>
    <w:p w14:paraId="1DDD8784"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1. Indeferiu a gratuidade de justiça porque a autora não juntou os extratos bancários, os extratos de aplicações financeiras e a declaração de imposto de renda determinados na decisão de emenda.</w:t>
      </w:r>
    </w:p>
    <w:p w14:paraId="56A4969D"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Elementos econômicos da autora</w:t>
      </w:r>
    </w:p>
    <w:p w14:paraId="0332DFB4"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2. Considerou que a renda bruta de R$ 3.242,00, o cartão de crédito com limite de R$ 4.350,00 e a assistência por advogada particular impediam, sem aquela documentação, a aferição segura da hipossuficiência.</w:t>
      </w:r>
    </w:p>
    <w:p w14:paraId="51BCA7A0"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Ausência de interesse de agir</w:t>
      </w:r>
    </w:p>
    <w:p w14:paraId="4D77778C"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3. Entendeu que não houve recusa da instituição financeira em fornecer os documentos, mas inércia da autora nas reclamações administrativas, o que afasta a pretensão resistida exigida pelo Tema 648/STJ.</w:t>
      </w:r>
    </w:p>
    <w:p w14:paraId="7B321F35"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II. DISPOSITIVO DA SENTENÇA</w:t>
      </w:r>
    </w:p>
    <w:p w14:paraId="4CE41CEE"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lastRenderedPageBreak/>
        <w:t>Indeferimento da petição inicial e custas</w:t>
      </w:r>
    </w:p>
    <w:p w14:paraId="6636A6DB" w14:textId="77777777" w:rsidR="00F23EA1" w:rsidRDefault="00B3731D">
      <w:pPr>
        <w:spacing w:after="0" w:line="360" w:lineRule="auto"/>
        <w:jc w:val="both"/>
        <w:rPr>
          <w:rFonts w:ascii="Arial" w:hAnsi="Arial" w:cs="Arial"/>
          <w:sz w:val="28"/>
          <w:szCs w:val="28"/>
        </w:rPr>
      </w:pPr>
      <w:r>
        <w:rPr>
          <w:rFonts w:ascii="Arial" w:hAnsi="Arial" w:cs="Arial"/>
          <w:color w:val="FF0000"/>
          <w:sz w:val="28"/>
          <w:szCs w:val="28"/>
        </w:rPr>
        <w:t>4. Indeferiu a petição inicial, extinguiu o processo sem resolução do mérito e condenou a autora ao pagamento das custas processuais, sem honorários.</w:t>
      </w:r>
    </w:p>
    <w:p w14:paraId="59AC1BF0" w14:textId="77777777" w:rsidR="00F23EA1" w:rsidRDefault="00F23EA1">
      <w:pPr>
        <w:spacing w:after="0" w:line="360" w:lineRule="auto"/>
        <w:jc w:val="both"/>
        <w:rPr>
          <w:rFonts w:ascii="Arial" w:hAnsi="Arial" w:cs="Arial"/>
          <w:sz w:val="28"/>
          <w:szCs w:val="28"/>
        </w:rPr>
      </w:pPr>
    </w:p>
    <w:p w14:paraId="3AB8B41C" w14:textId="77777777" w:rsidR="00F23EA1" w:rsidRDefault="00B3731D">
      <w:pPr>
        <w:spacing w:after="0" w:line="360" w:lineRule="auto"/>
        <w:jc w:val="center"/>
        <w:rPr>
          <w:rFonts w:ascii="Arial" w:hAnsi="Arial" w:cs="Arial"/>
          <w:sz w:val="28"/>
          <w:szCs w:val="28"/>
        </w:rPr>
      </w:pPr>
      <w:r>
        <w:rPr>
          <w:rFonts w:ascii="Arial" w:hAnsi="Arial" w:cs="Arial"/>
          <w:b/>
          <w:bCs/>
          <w:color w:val="595959"/>
          <w:sz w:val="28"/>
          <w:szCs w:val="28"/>
        </w:rPr>
        <w:t>RELATÓRIO</w:t>
      </w:r>
    </w:p>
    <w:p w14:paraId="5AE25B8E" w14:textId="77777777" w:rsidR="00F23EA1" w:rsidRDefault="00F23EA1">
      <w:pPr>
        <w:spacing w:after="0" w:line="360" w:lineRule="auto"/>
        <w:jc w:val="both"/>
        <w:rPr>
          <w:rFonts w:ascii="Arial" w:hAnsi="Arial" w:cs="Arial"/>
          <w:sz w:val="28"/>
          <w:szCs w:val="28"/>
        </w:rPr>
      </w:pPr>
    </w:p>
    <w:p w14:paraId="38DF3812" w14:textId="5430C232" w:rsidR="00F23EA1" w:rsidRDefault="00B3731D">
      <w:pPr>
        <w:spacing w:after="0" w:line="360" w:lineRule="auto"/>
        <w:ind w:firstLine="2268"/>
        <w:jc w:val="both"/>
        <w:rPr>
          <w:rFonts w:ascii="Arial" w:hAnsi="Arial" w:cs="Arial"/>
          <w:sz w:val="28"/>
          <w:szCs w:val="28"/>
        </w:rPr>
      </w:pPr>
      <w:commentRangeStart w:id="15"/>
      <w:r>
        <w:rPr>
          <w:rFonts w:ascii="Arial" w:hAnsi="Arial" w:cs="Arial"/>
          <w:color w:val="595959"/>
          <w:sz w:val="28"/>
          <w:szCs w:val="28"/>
        </w:rPr>
        <w:t xml:space="preserve">Adoto o relatório da r. sentença</w:t>
      </w:r>
      <w:del w:id="1065" w:author="Assessor GDSXSR" w:date="2026-10-31T18:19:21Z">
        <w:r>
          <w:rPr>
            <w:rFonts w:ascii="Arial" w:hAnsi="Arial" w:cs="Arial"/>
            <w:color w:val="595959"/>
            <w:sz w:val="28"/>
            <w:szCs w:val="28"/>
          </w:rPr>
          <w:delText xml:space="preserve"> </w:delText>
        </w:r>
        <w:r>
          <w:rPr>
            <w:rFonts w:ascii="Arial" w:hAnsi="Arial" w:cs="Arial"/>
            <w:color w:val="595959"/>
            <w:sz w:val="28"/>
            <w:szCs w:val="28"/>
          </w:rPr>
          <w:delText xml:space="preserve">(ID 91304405)</w:delText>
        </w:r>
      </w:del>
      <w:r>
        <w:rPr>
          <w:rFonts w:ascii="Arial" w:hAnsi="Arial" w:cs="Arial"/>
          <w:color w:val="595959"/>
          <w:sz w:val="28"/>
          <w:szCs w:val="28"/>
        </w:rPr>
        <w:t xml:space="preserve">:</w:t>
      </w:r>
      <w:commentRangeEnd w:id="15"/>
      <w:r>
        <w:rPr>
          <w:rStyle w:val="CommentReference"/>
        </w:rPr>
        <w:commentReference w:id="15"/>
      </w:r>
    </w:p>
    <w:p w14:paraId="6676CA14" w14:textId="77777777" w:rsidR="00F23EA1" w:rsidRDefault="00F23EA1">
      <w:pPr>
        <w:spacing w:after="0" w:line="360" w:lineRule="auto"/>
        <w:jc w:val="both"/>
        <w:rPr>
          <w:rFonts w:ascii="Arial" w:hAnsi="Arial" w:cs="Arial"/>
          <w:sz w:val="28"/>
          <w:szCs w:val="28"/>
        </w:rPr>
      </w:pPr>
    </w:p>
    <w:p w14:paraId="76333C4D" w14:textId="1BE65E7B"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“Trata-se de demanda ajuizada por ITACÍLIA GOMES DE SANTANA em desfavor do BANCO DO BRASIL S/A, originariamente nominada Ação de Obrigação de Fazer (Exibição de Documentos), com pedido de tutela de urgência e repetição de indébito (ID </w:t>
      </w:r>
      <w:r w:rsidR="0074001E" w:rsidRPr="0074001E">
        <w:rPr>
          <w:rFonts w:ascii="Arial" w:hAnsi="Arial" w:cs="Arial"/>
          <w:i/>
          <w:iCs/>
          <w:color w:val="595959"/>
          <w:sz w:val="26"/>
          <w:szCs w:val="26"/>
        </w:rPr>
        <w:t>285687143</w:t>
      </w:r>
      <w:r>
        <w:rPr>
          <w:rFonts w:ascii="Arial" w:hAnsi="Arial" w:cs="Arial"/>
          <w:i/>
          <w:iCs/>
          <w:color w:val="595959"/>
          <w:sz w:val="26"/>
          <w:szCs w:val="26"/>
        </w:rPr>
        <w:t xml:space="preserve">, págs. 1/5), a qual, todavia, veio a ser integralmente reformulada por força da decisão de emenda a seguir referida, passando a ostentar a feição de AÇÃO DE PRODUÇÃO ANTECIPADA DE PROVA (emenda substitutiva de ID </w:t>
      </w:r>
      <w:r w:rsidR="00DE67DD" w:rsidRPr="00DE67DD">
        <w:rPr>
          <w:rFonts w:ascii="Arial" w:hAnsi="Arial" w:cs="Arial"/>
          <w:i/>
          <w:iCs/>
          <w:color w:val="595959"/>
          <w:sz w:val="26"/>
          <w:szCs w:val="26"/>
        </w:rPr>
        <w:t>288792895</w:t>
      </w:r>
      <w:r>
        <w:rPr>
          <w:rFonts w:ascii="Arial" w:hAnsi="Arial" w:cs="Arial"/>
          <w:i/>
          <w:iCs/>
          <w:color w:val="595959"/>
          <w:sz w:val="26"/>
          <w:szCs w:val="26"/>
        </w:rPr>
        <w:t>, págs. 1/8), sob o rito dos arts. 381 a 383 do Código de Processo Civil.</w:t>
      </w:r>
    </w:p>
    <w:p w14:paraId="269D4A6A" w14:textId="36415DC0"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Em apertada síntese, aduziu a autora ser beneficiária do INSS - Pensão por Morte (NB 161.437.081-5) e Aposentadoria por Idade (NB 157.951.864-5) -, ambos pagos por conta mantida junto à própria instituição demandada (agência 2362, conta corrente nº </w:t>
      </w:r>
      <w:r>
        <w:rPr>
          <w:rFonts w:ascii="Arial" w:hAnsi="Arial" w:cs="Arial"/>
          <w:i/>
          <w:iCs/>
          <w:color w:val="595959"/>
          <w:sz w:val="26"/>
          <w:szCs w:val="26"/>
        </w:rPr>
        <w:t xml:space="preserve">0000329592</w:t>
      </w:r>
      <w:r>
        <w:rPr>
          <w:rFonts w:ascii="Arial" w:hAnsi="Arial" w:cs="Arial"/>
          <w:i/>
          <w:iCs/>
          <w:color w:val="595959"/>
          <w:sz w:val="26"/>
          <w:szCs w:val="26"/>
        </w:rPr>
        <w:t xml:space="preserve">), e ter constatado, ao examinar seus extratos previdenciários, a incidência de descontos mensais de consignação no importe total de R$ 777,73 (setecentos e setenta e sete reais e setenta e três centavos), relativos aos contratos nº </w:t>
      </w:r>
      <w:r>
        <w:rPr>
          <w:rFonts w:ascii="Arial" w:hAnsi="Arial" w:cs="Arial"/>
          <w:i/>
          <w:iCs/>
          <w:color w:val="595959"/>
          <w:sz w:val="26"/>
          <w:szCs w:val="26"/>
        </w:rPr>
        <w:t xml:space="preserve">108456009, 111624061, 108329229 e 111694771</w:t>
      </w:r>
      <w:r>
        <w:rPr>
          <w:rFonts w:ascii="Arial" w:hAnsi="Arial" w:cs="Arial"/>
          <w:i/>
          <w:iCs/>
          <w:color w:val="595959"/>
          <w:sz w:val="26"/>
          <w:szCs w:val="26"/>
        </w:rPr>
        <w:t xml:space="preserve">. Afirma não reconhecer as contratações, especialmente supostos refinanciamentos de abril de 2022.</w:t>
      </w:r>
      <w:ins w:id="1066" w:author="Assessor GDSXSR" w:date="2026-10-31T18:19:21Z">
        <w:r>
          <w:rPr>
            <w:rFonts w:ascii="Arial" w:hAnsi="Arial" w:cs="Arial"/>
            <w:i/>
            <w:iCs/>
            <w:color w:val="808080"/>
            <w:sz w:val="26"/>
            <w:szCs w:val="26"/>
          </w:rPr>
          <w:t xml:space="preserve"> (...)</w:t>
        </w:r>
      </w:ins>
    </w:p>
    <w:p w14:paraId="7B3C8278" w14:textId="77777777" w:rsidR="00F23EA1" w:rsidRDefault="00B3731D">
      <w:pPr>
        <w:spacing w:after="0" w:line="360" w:lineRule="auto"/>
        <w:ind w:left="2268" w:firstLine="1134"/>
        <w:jc w:val="both"/>
        <w:rPr>
          <w:del w:id="1068" w:author="Assessor GDSXSR" w:date="2026-10-31T18:19:21Z"/>
          <w:rFonts w:ascii="Arial" w:hAnsi="Arial" w:cs="Arial"/>
          <w:sz w:val="28"/>
          <w:szCs w:val="28"/>
        </w:rPr>
      </w:pPr>
      <w:del w:id="1067" w:author="Assessor GDSXSR" w:date="2026-10-31T18:19:21Z">
        <w:r>
          <w:rPr>
            <w:rFonts w:ascii="Arial" w:hAnsi="Arial" w:cs="Arial"/>
            <w:i/>
            <w:iCs/>
            <w:color w:val="595959"/>
            <w:sz w:val="26"/>
            <w:szCs w:val="26"/>
          </w:rPr>
          <w:delText>Sustenta a existência de fortes indícios de cláusulas abusivas e de possível inclusão indevida de seguro prestamista e/ou seguro de vida, configurando venda casada, ressaltando que os descontos incidem sobre verba de natureza alimentar.</w:delText>
        </w:r>
      </w:del>
    </w:p>
    <w:p w14:paraId="751AF1D5" w14:textId="77777777" w:rsidR="00F6041E" w:rsidRDefault="00B3731D">
      <w:pPr>
        <w:spacing w:after="0" w:line="360" w:lineRule="auto"/>
        <w:ind w:left="2268" w:firstLine="1134"/>
        <w:jc w:val="both"/>
        <w:rPr>
          <w:del w:id="1070" w:author="Assessor GDSXSR" w:date="2026-10-31T18:19:21Z"/>
          <w:rFonts w:ascii="Arial" w:hAnsi="Arial" w:cs="Arial"/>
          <w:i/>
          <w:iCs/>
          <w:color w:val="595959"/>
          <w:sz w:val="26"/>
          <w:szCs w:val="26"/>
        </w:rPr>
      </w:pPr>
      <w:del w:id="1069" w:author="Assessor GDSXSR" w:date="2026-10-31T18:19:21Z">
        <w:r>
          <w:rPr>
            <w:rFonts w:ascii="Arial" w:hAnsi="Arial" w:cs="Arial"/>
            <w:i/>
            <w:iCs/>
            <w:color w:val="595959"/>
            <w:sz w:val="26"/>
            <w:szCs w:val="26"/>
          </w:rPr>
          <w:delText xml:space="preserve">Ao final, pleiteou a exibição dos instrumentos contratuais, dos comprovantes de liberação dos valores e de eventuais apólices de seguros. Pugnou, ademais, pela concessão dos benefícios da gratuidade de justiça. </w:delText>
        </w:r>
      </w:del>
    </w:p>
    <w:p w14:paraId="5B663E1D" w14:textId="0A6F9104" w:rsidR="00F23EA1" w:rsidRDefault="00B3731D">
      <w:pPr>
        <w:spacing w:after="0" w:line="360" w:lineRule="auto"/>
        <w:ind w:left="2268" w:firstLine="1134"/>
        <w:jc w:val="both"/>
        <w:rPr>
          <w:del w:id="1072" w:author="Assessor GDSXSR" w:date="2026-10-31T18:19:21Z"/>
          <w:rFonts w:ascii="Arial" w:hAnsi="Arial" w:cs="Arial"/>
          <w:sz w:val="28"/>
          <w:szCs w:val="28"/>
        </w:rPr>
      </w:pPr>
      <w:del w:id="1071" w:author="Assessor GDSXSR" w:date="2026-10-31T18:19:21Z">
        <w:r>
          <w:rPr>
            <w:rFonts w:ascii="Arial" w:hAnsi="Arial" w:cs="Arial"/>
            <w:i/>
            <w:iCs/>
            <w:color w:val="595959"/>
            <w:sz w:val="26"/>
            <w:szCs w:val="26"/>
          </w:rPr>
          <w:delText>Juntou documentos.</w:delText>
        </w:r>
      </w:del>
    </w:p>
    <w:p w14:paraId="7C69B693" w14:textId="4F095ED8"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Sobreveio detalhada e didática decisão de emenda (ID </w:t>
      </w:r>
      <w:r w:rsidR="000571A1" w:rsidRPr="000571A1">
        <w:rPr>
          <w:rFonts w:ascii="Arial" w:hAnsi="Arial" w:cs="Arial"/>
          <w:i/>
          <w:iCs/>
          <w:color w:val="595959"/>
          <w:sz w:val="26"/>
          <w:szCs w:val="26"/>
        </w:rPr>
        <w:t>285752249</w:t>
      </w:r>
      <w:r>
        <w:rPr>
          <w:rFonts w:ascii="Arial" w:hAnsi="Arial" w:cs="Arial"/>
          <w:i/>
          <w:iCs/>
          <w:color w:val="595959"/>
          <w:sz w:val="26"/>
          <w:szCs w:val="26"/>
        </w:rPr>
        <w:t xml:space="preserve">, págs. 1/14), por meio da qual foram apontadas, de forma pormenorizada, as múltiplas deficiências da postulação, determinando-se à parte autora, dentre outras providências: i) a adequação da via eleita ao procedimento da produção antecipada da prova, com expurgo de toda referência à Lei nº 9.099/95; ii) o decote do pedido de tutela de urgência e dos demais pleitos incompatíveis com o rito probatório (revelia, presunção de veracidade do art. 400, confissão e restituição em dobro); iii) a correção dos dados </w:t>
      </w:r>
      <w:r>
        <w:rPr>
          <w:rFonts w:ascii="Arial" w:hAnsi="Arial" w:cs="Arial"/>
          <w:i/>
          <w:iCs/>
          <w:color w:val="595959"/>
          <w:sz w:val="26"/>
          <w:szCs w:val="26"/>
        </w:rPr>
        <w:t xml:space="preserve">de contato e domicílio da autora; iv) o esclarecimento acerca da cadeia de refinanciamentos e portabilidades e da natureza dos valores liberados; v) a delimitação objetiva dos documentos e do período da exibição; vi) a retificação do valor da causa; vii) a </w:t>
      </w:r>
      <w:r>
        <w:rPr>
          <w:rFonts w:ascii="Arial" w:hAnsi="Arial" w:cs="Arial"/>
          <w:i/>
          <w:iCs/>
          <w:color w:val="595959"/>
          <w:sz w:val="26"/>
          <w:szCs w:val="26"/>
        </w:rPr>
        <w:lastRenderedPageBreak/>
        <w:t>comprovação robusta da hipossuficiência financeira; e, sobretudo, viii) a demonstração do interesse de agir, nos termos do Tema Repetitivo 648/STJ (item 7, págs. 6/9), franqueando-se, ainda, a desistência do feito, sem ônus, ante a aparente ausência de pr</w:t>
      </w:r>
      <w:r>
        <w:rPr>
          <w:rFonts w:ascii="Arial" w:hAnsi="Arial" w:cs="Arial"/>
          <w:i/>
          <w:iCs/>
          <w:color w:val="595959"/>
          <w:sz w:val="26"/>
          <w:szCs w:val="26"/>
        </w:rPr>
        <w:t>etensão resistida.</w:t>
      </w:r>
    </w:p>
    <w:p w14:paraId="7E8E0FA6" w14:textId="22AE952B" w:rsidR="00F23EA1" w:rsidRDefault="000571A1">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Regularmente intimada</w:t>
      </w:r>
      <w:r>
        <w:rPr>
          <w:rFonts w:ascii="Arial" w:hAnsi="Arial" w:cs="Arial"/>
          <w:i/>
          <w:iCs/>
          <w:color w:val="595959"/>
          <w:sz w:val="26"/>
          <w:szCs w:val="26"/>
        </w:rPr>
        <w:t xml:space="preserve">,</w:t>
      </w:r>
      <w:r>
        <w:rPr>
          <w:rFonts w:ascii="Arial" w:hAnsi="Arial" w:cs="Arial"/>
          <w:i/>
          <w:iCs/>
          <w:color w:val="595959"/>
          <w:sz w:val="26"/>
          <w:szCs w:val="26"/>
        </w:rPr>
        <w:t xml:space="preserve"> a parte autora apresentou emenda na forma de nova petição inicial integralmente consolidada (ID </w:t>
      </w:r>
      <w:r>
        <w:rPr>
          <w:rFonts w:ascii="Arial" w:hAnsi="Arial" w:cs="Arial"/>
          <w:i/>
          <w:iCs/>
          <w:color w:val="595959"/>
          <w:sz w:val="26"/>
          <w:szCs w:val="26"/>
        </w:rPr>
        <w:t xml:space="preserve">288792895</w:t>
      </w:r>
      <w:r>
        <w:rPr>
          <w:rFonts w:ascii="Arial" w:hAnsi="Arial" w:cs="Arial"/>
          <w:i/>
          <w:iCs/>
          <w:color w:val="595959"/>
          <w:sz w:val="26"/>
          <w:szCs w:val="26"/>
        </w:rPr>
        <w:t xml:space="preserve">, págs. 1/8), por meio da qual promoveu a conversão da demanda em Ação de Produção Antecipada de Prova e o consequente decote dos pedidos incompatíveis com a cognição restrita à prova. Não obstante o esforço de readequação formal, a requerente não logrou suprir o vício substancial apontado no item nº 7 da decisão de ID </w:t>
      </w:r>
      <w:r>
        <w:rPr>
          <w:rFonts w:ascii="Arial" w:hAnsi="Arial" w:cs="Arial"/>
          <w:i/>
          <w:iCs/>
          <w:color w:val="595959"/>
          <w:sz w:val="26"/>
          <w:szCs w:val="26"/>
        </w:rPr>
        <w:t xml:space="preserve">285752249</w:t>
      </w:r>
      <w:r>
        <w:rPr>
          <w:rFonts w:ascii="Arial" w:hAnsi="Arial" w:cs="Arial"/>
          <w:i/>
          <w:iCs/>
          <w:color w:val="595959"/>
          <w:sz w:val="26"/>
          <w:szCs w:val="26"/>
        </w:rPr>
        <w:t xml:space="preserve"> (págs. 6/9), deixando de demonstrar, à luz do Tema Repetitivo 648/STJ, a efetiva pretensão resistida apta a caracterizar o interesse processual (necessidade e adequação) no manejo da demanda.</w:t>
      </w:r>
      <w:r>
        <w:rPr>
          <w:rFonts w:ascii="Arial" w:hAnsi="Arial" w:cs="Arial"/>
          <w:i/>
          <w:iCs/>
          <w:color w:val="595959"/>
          <w:sz w:val="26"/>
          <w:szCs w:val="26"/>
        </w:rPr>
        <w:t xml:space="preserve"> (...)</w:t>
      </w:r>
      <w:r>
        <w:rPr>
          <w:rFonts w:ascii="Arial" w:hAnsi="Arial" w:cs="Arial"/>
          <w:i/>
          <w:iCs/>
          <w:color w:val="595959"/>
          <w:sz w:val="26"/>
          <w:szCs w:val="26"/>
        </w:rPr>
        <w:t xml:space="preserve">”</w:t>
      </w:r>
      <w:ins w:id="1073" w:author="Assessor GDSXSR" w:date="2026-10-31T18:19:21Z">
        <w:r>
          <w:rPr>
            <w:rFonts w:ascii="Arial" w:hAnsi="Arial" w:cs="Arial"/>
            <w:i/>
            <w:iCs/>
            <w:color w:val="808080"/>
            <w:sz w:val="26"/>
            <w:szCs w:val="26"/>
          </w:rPr>
          <w:t xml:space="preserve"> (ID 91304405).</w:t>
        </w:r>
      </w:ins>
    </w:p>
    <w:p w14:paraId="2AFB4306" w14:textId="77777777" w:rsidR="00F23EA1" w:rsidRDefault="00F23EA1">
      <w:pPr>
        <w:spacing w:after="0" w:line="360" w:lineRule="auto"/>
        <w:jc w:val="both"/>
        <w:rPr>
          <w:rFonts w:ascii="Arial" w:hAnsi="Arial" w:cs="Arial"/>
          <w:sz w:val="28"/>
          <w:szCs w:val="28"/>
        </w:rPr>
      </w:pPr>
    </w:p>
    <w:p w14:paraId="0B2AEA6D" w14:textId="60C01FE9" w:rsidR="00F23EA1" w:rsidRDefault="00B3731D">
      <w:pPr>
        <w:spacing w:after="0" w:line="360" w:lineRule="auto"/>
        <w:ind w:firstLine="2268"/>
        <w:jc w:val="both"/>
        <w:rPr>
          <w:rFonts w:ascii="Arial" w:hAnsi="Arial" w:cs="Arial"/>
          <w:sz w:val="28"/>
          <w:szCs w:val="28"/>
        </w:rPr>
      </w:pPr>
      <w:commentRangeStart w:id="16"/>
      <w:r>
        <w:rPr>
          <w:rFonts w:ascii="Arial" w:hAnsi="Arial" w:cs="Arial"/>
          <w:color w:val="595959"/>
          <w:sz w:val="28"/>
          <w:szCs w:val="28"/>
        </w:rPr>
        <w:t xml:space="preserve">O MM. Juiz sentenciante, </w:t>
      </w:r>
      <w:del w:id="1074" w:author="Assessor GDSXSR" w:date="2026-10-31T18:19:21Z">
        <w:r>
          <w:rPr>
            <w:rFonts w:ascii="Arial" w:hAnsi="Arial" w:cs="Arial"/>
            <w:color w:val="595959"/>
            <w:sz w:val="28"/>
            <w:szCs w:val="28"/>
          </w:rPr>
          <w:delText xml:space="preserve">WANDER</w:delText>
        </w:r>
      </w:del>
      <w:ins w:id="1075" w:author="Assessor GDSXSR" w:date="2026-10-31T18:19:21Z">
        <w:r>
          <w:rPr>
            <w:rFonts w:ascii="Arial" w:hAnsi="Arial" w:cs="Arial"/>
            <w:color w:val="808080"/>
            <w:sz w:val="28"/>
            <w:szCs w:val="28"/>
          </w:rPr>
          <w:t xml:space="preserve">Dr.</w:t>
        </w:r>
      </w:ins>
      <w:r>
        <w:rPr>
          <w:rFonts w:ascii="Arial" w:hAnsi="Arial" w:cs="Arial"/>
          <w:color w:val="595959"/>
          <w:sz w:val="28"/>
          <w:szCs w:val="28"/>
        </w:rPr>
        <w:t xml:space="preserve"> </w:t>
      </w:r>
      <w:del w:id="1076" w:author="Assessor GDSXSR" w:date="2026-10-31T18:19:21Z">
        <w:r>
          <w:rPr>
            <w:rFonts w:ascii="Arial" w:hAnsi="Arial" w:cs="Arial"/>
            <w:color w:val="595959"/>
            <w:sz w:val="28"/>
            <w:szCs w:val="28"/>
          </w:rPr>
          <w:delText xml:space="preserve">LAGE</w:delText>
        </w:r>
      </w:del>
      <w:ins w:id="1077" w:author="Assessor GDSXSR" w:date="2026-10-31T18:19:21Z">
        <w:r>
          <w:rPr>
            <w:rFonts w:ascii="Arial" w:hAnsi="Arial" w:cs="Arial"/>
            <w:color w:val="808080"/>
            <w:sz w:val="28"/>
            <w:szCs w:val="28"/>
          </w:rPr>
          <w:t xml:space="preserve">Wander</w:t>
        </w:r>
      </w:ins>
      <w:r>
        <w:rPr>
          <w:rFonts w:ascii="Arial" w:hAnsi="Arial" w:cs="Arial"/>
          <w:color w:val="595959"/>
          <w:sz w:val="28"/>
          <w:szCs w:val="28"/>
        </w:rPr>
        <w:t xml:space="preserve"> </w:t>
      </w:r>
      <w:del w:id="1078" w:author="Assessor GDSXSR" w:date="2026-10-31T18:19:21Z">
        <w:r>
          <w:rPr>
            <w:rFonts w:ascii="Arial" w:hAnsi="Arial" w:cs="Arial"/>
            <w:color w:val="595959"/>
            <w:sz w:val="28"/>
            <w:szCs w:val="28"/>
          </w:rPr>
          <w:delText xml:space="preserve">ANDRADE</w:delText>
        </w:r>
      </w:del>
      <w:ins w:id="1079" w:author="Assessor GDSXSR" w:date="2026-10-31T18:19:21Z">
        <w:r>
          <w:rPr>
            <w:rFonts w:ascii="Arial" w:hAnsi="Arial" w:cs="Arial"/>
            <w:color w:val="808080"/>
            <w:sz w:val="28"/>
            <w:szCs w:val="28"/>
          </w:rPr>
          <w:t xml:space="preserve">Lage</w:t>
        </w:r>
      </w:ins>
      <w:r>
        <w:rPr>
          <w:rFonts w:ascii="Arial" w:hAnsi="Arial" w:cs="Arial"/>
          <w:color w:val="595959"/>
          <w:sz w:val="28"/>
          <w:szCs w:val="28"/>
        </w:rPr>
        <w:t xml:space="preserve"> </w:t>
      </w:r>
      <w:del w:id="1080" w:author="Assessor GDSXSR" w:date="2026-10-31T18:19:21Z">
        <w:r>
          <w:rPr>
            <w:rFonts w:ascii="Arial" w:hAnsi="Arial" w:cs="Arial"/>
            <w:color w:val="595959"/>
            <w:sz w:val="28"/>
            <w:szCs w:val="28"/>
          </w:rPr>
          <w:delText xml:space="preserve">JUNIOR</w:delText>
        </w:r>
      </w:del>
      <w:ins w:id="1081" w:author="Assessor GDSXSR" w:date="2026-10-31T18:19:21Z">
        <w:r>
          <w:rPr>
            <w:rFonts w:ascii="Arial" w:hAnsi="Arial" w:cs="Arial"/>
            <w:color w:val="808080"/>
            <w:sz w:val="28"/>
            <w:szCs w:val="28"/>
          </w:rPr>
          <w:t xml:space="preserve">Andrade Junior</w:t>
        </w:r>
      </w:ins>
      <w:r>
        <w:rPr>
          <w:rFonts w:ascii="Arial" w:hAnsi="Arial" w:cs="Arial"/>
          <w:color w:val="595959"/>
          <w:sz w:val="28"/>
          <w:szCs w:val="28"/>
        </w:rPr>
        <w:t xml:space="preserve">, </w:t>
      </w:r>
      <w:r>
        <w:rPr>
          <w:rFonts w:ascii="Arial" w:hAnsi="Arial" w:cs="Arial"/>
          <w:color w:val="595959"/>
          <w:sz w:val="28"/>
          <w:szCs w:val="28"/>
        </w:rPr>
        <w:t xml:space="preserve">da </w:t>
      </w:r>
      <w:r>
        <w:rPr>
          <w:rFonts w:ascii="Arial" w:hAnsi="Arial" w:cs="Arial"/>
          <w:color w:val="595959"/>
          <w:sz w:val="28"/>
          <w:szCs w:val="28"/>
        </w:rPr>
        <w:t xml:space="preserve">2ª Vara Cível, de Família e de Órfãos e Sucessões de São Sebastião</w:t>
      </w:r>
      <w:r>
        <w:rPr>
          <w:rFonts w:ascii="Arial" w:hAnsi="Arial" w:cs="Arial"/>
          <w:color w:val="595959"/>
          <w:sz w:val="28"/>
          <w:szCs w:val="28"/>
        </w:rPr>
        <w:t xml:space="preserve">, </w:t>
      </w:r>
      <w:r>
        <w:rPr>
          <w:rFonts w:ascii="Arial" w:hAnsi="Arial" w:cs="Arial"/>
          <w:color w:val="595959"/>
          <w:sz w:val="28"/>
          <w:szCs w:val="28"/>
        </w:rPr>
        <w:t xml:space="preserve">julgou no seguinte sentido:</w:t>
      </w:r>
      <w:commentRangeEnd w:id="16"/>
      <w:r>
        <w:rPr>
          <w:rStyle w:val="CommentReference"/>
        </w:rPr>
        <w:commentReference w:id="16"/>
      </w:r>
    </w:p>
    <w:p w14:paraId="087004DC" w14:textId="77777777" w:rsidR="00F23EA1" w:rsidRDefault="00F23EA1">
      <w:pPr>
        <w:spacing w:after="0" w:line="360" w:lineRule="auto"/>
        <w:jc w:val="both"/>
        <w:rPr>
          <w:rFonts w:ascii="Arial" w:hAnsi="Arial" w:cs="Arial"/>
          <w:sz w:val="28"/>
          <w:szCs w:val="28"/>
        </w:rPr>
      </w:pPr>
    </w:p>
    <w:p w14:paraId="4C77144F" w14:textId="1234D91E"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w:t>
      </w:r>
      <w:r w:rsidR="007A4FE7">
        <w:rPr>
          <w:rFonts w:ascii="Arial" w:hAnsi="Arial" w:cs="Arial"/>
          <w:i/>
          <w:iCs/>
          <w:color w:val="595959"/>
          <w:sz w:val="26"/>
          <w:szCs w:val="26"/>
        </w:rPr>
        <w:t xml:space="preserve">(...) </w:t>
      </w:r>
      <w:r>
        <w:rPr>
          <w:rFonts w:ascii="Arial" w:hAnsi="Arial" w:cs="Arial"/>
          <w:i/>
          <w:iCs/>
          <w:color w:val="595959"/>
          <w:sz w:val="26"/>
          <w:szCs w:val="26"/>
        </w:rPr>
        <w:t xml:space="preserve">De início, </w:t>
      </w:r>
      <w:r w:rsidRPr="00D24CD1">
        <w:rPr>
          <w:rFonts w:ascii="Arial" w:hAnsi="Arial" w:cs="Arial"/>
          <w:b/>
          <w:bCs/>
          <w:i/>
          <w:iCs/>
          <w:color w:val="595959"/>
          <w:sz w:val="26"/>
          <w:szCs w:val="26"/>
          <w:u w:val="single"/>
        </w:rPr>
        <w:t>indefiro</w:t>
      </w:r>
      <w:r>
        <w:rPr>
          <w:rFonts w:ascii="Arial" w:hAnsi="Arial" w:cs="Arial"/>
          <w:i/>
          <w:iCs/>
          <w:color w:val="595959"/>
          <w:sz w:val="26"/>
          <w:szCs w:val="26"/>
        </w:rPr>
        <w:t xml:space="preserve"> o pedido de concessão dos benefícios da gratuidade de justiça formulado pela parte autora. (...)</w:t>
      </w:r>
    </w:p>
    <w:p w14:paraId="0F52F0DF" w14:textId="77777777"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Ante o exposto, INDEFIRO a petição inicial, com fulcro no art. 321, parágrafo único, c/c o art. 330, inciso III, do CPC, razão pela qual EXTINGO o feito, </w:t>
      </w:r>
      <w:r>
        <w:rPr>
          <w:rFonts w:ascii="Arial" w:hAnsi="Arial" w:cs="Arial"/>
          <w:i/>
          <w:iCs/>
          <w:color w:val="595959"/>
          <w:sz w:val="26"/>
          <w:szCs w:val="26"/>
        </w:rPr>
        <w:lastRenderedPageBreak/>
        <w:t>sem resolução de mérito, na forma do art. 485, incisos I, IV (ausência de pressuposto de constituição e de desenvolvimento válido e regular do processo) e VI (ausência de interesse processual), da lei adjetiva civil.</w:t>
      </w:r>
    </w:p>
    <w:p w14:paraId="7BEF4A23" w14:textId="77777777"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Fica ressalvada à parte autora a faculdade de obter a documentação pretendida diretamente pelas vias administrativas próprias, notadamente junto à instituição financeira da qual é correntista, bem como a de repropor a demanda, acaso sobrevenha efetiva e injustificada recusa ao fornecimento, apta a caracterizar a pretensão resistida exigida pelo Tema 648/STJ.</w:t>
      </w:r>
    </w:p>
    <w:p w14:paraId="25FC2A96" w14:textId="77777777"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Custas processuais pela parte autora. Sem honorários. (...)”</w:t>
      </w:r>
      <w:ins w:id="1082" w:author="Assessor GDSXSR" w:date="2026-10-31T18:19:21Z">
        <w:r>
          <w:rPr>
            <w:rFonts w:ascii="Arial" w:hAnsi="Arial" w:cs="Arial"/>
            <w:i/>
            <w:iCs/>
            <w:color w:val="808080"/>
            <w:sz w:val="26"/>
            <w:szCs w:val="26"/>
          </w:rPr>
          <w:t xml:space="preserve"> (ID 91304405).</w:t>
        </w:r>
      </w:ins>
    </w:p>
    <w:p w14:paraId="55FA785C" w14:textId="77777777" w:rsidR="00F23EA1" w:rsidRDefault="00F23EA1">
      <w:pPr>
        <w:spacing w:after="0" w:line="360" w:lineRule="auto"/>
        <w:jc w:val="both"/>
        <w:rPr>
          <w:rFonts w:ascii="Arial" w:hAnsi="Arial" w:cs="Arial"/>
          <w:sz w:val="28"/>
          <w:szCs w:val="28"/>
        </w:rPr>
      </w:pPr>
    </w:p>
    <w:p w14:paraId="06564228" w14:textId="77777777" w:rsidR="00F23EA1" w:rsidRDefault="00B3731D">
      <w:pPr>
        <w:spacing w:after="0" w:line="360" w:lineRule="auto"/>
        <w:ind w:firstLine="2268"/>
        <w:jc w:val="both"/>
        <w:rPr>
          <w:rFonts w:ascii="Arial" w:hAnsi="Arial" w:cs="Arial"/>
          <w:sz w:val="28"/>
          <w:szCs w:val="28"/>
        </w:rPr>
      </w:pPr>
      <w:commentRangeStart w:id="17"/>
      <w:r>
        <w:rPr>
          <w:rFonts w:ascii="Arial" w:hAnsi="Arial" w:cs="Arial"/>
          <w:color w:val="595959"/>
          <w:sz w:val="28"/>
          <w:szCs w:val="28"/>
        </w:rPr>
        <w:t xml:space="preserve">Apelo da autora, ITACÍLIA GOMES DE SANTANA</w:t>
      </w:r>
      <w:ins w:id="1083" w:author="Assessor GDSXSR" w:date="2026-10-31T18:19:21Z">
        <w:r>
          <w:rPr>
            <w:rFonts w:ascii="Arial" w:hAnsi="Arial" w:cs="Arial"/>
            <w:color w:val="808080"/>
            <w:sz w:val="28"/>
            <w:szCs w:val="28"/>
          </w:rPr>
          <w:t xml:space="preserve"> (ID 91304407)</w:t>
        </w:r>
      </w:ins>
      <w:r>
        <w:rPr>
          <w:rFonts w:ascii="Arial" w:hAnsi="Arial" w:cs="Arial"/>
          <w:color w:val="595959"/>
          <w:sz w:val="28"/>
          <w:szCs w:val="28"/>
        </w:rPr>
        <w:t xml:space="preserve">, em que alega, em síntese, que: </w:t>
      </w:r>
      <w:r>
        <w:rPr>
          <w:rFonts w:ascii="Arial" w:hAnsi="Arial" w:cs="Arial"/>
          <w:b/>
          <w:bCs/>
          <w:color w:val="595959"/>
          <w:sz w:val="28"/>
          <w:szCs w:val="28"/>
        </w:rPr>
        <w:t xml:space="preserve">1)</w:t>
      </w:r>
      <w:r>
        <w:rPr>
          <w:rFonts w:ascii="Arial" w:hAnsi="Arial" w:cs="Arial"/>
          <w:color w:val="595959"/>
          <w:sz w:val="28"/>
          <w:szCs w:val="28"/>
        </w:rPr>
        <w:t xml:space="preserve"> sua renda mensal de R$ 3.242,00, oriunda de dois benefícios previdenciários, é inferior ao parâmetro de cinco salários-mínimos adotado pela Defensoria Pública e pela jurisprudência; </w:t>
      </w:r>
      <w:r>
        <w:rPr>
          <w:rFonts w:ascii="Arial" w:hAnsi="Arial" w:cs="Arial"/>
          <w:b/>
          <w:bCs/>
          <w:color w:val="595959"/>
          <w:sz w:val="28"/>
          <w:szCs w:val="28"/>
        </w:rPr>
        <w:t xml:space="preserve">2)</w:t>
      </w:r>
      <w:r>
        <w:rPr>
          <w:rFonts w:ascii="Arial" w:hAnsi="Arial" w:cs="Arial"/>
          <w:color w:val="595959"/>
          <w:sz w:val="28"/>
          <w:szCs w:val="28"/>
        </w:rPr>
        <w:t xml:space="preserve"> o cartão de crédito serve à aquisição parcelada de bens essenciais e não revela capacidade financeira; </w:t>
      </w:r>
      <w:r>
        <w:rPr>
          <w:rFonts w:ascii="Arial" w:hAnsi="Arial" w:cs="Arial"/>
          <w:b/>
          <w:bCs/>
          <w:color w:val="595959"/>
          <w:sz w:val="28"/>
          <w:szCs w:val="28"/>
        </w:rPr>
        <w:t xml:space="preserve">3)</w:t>
      </w:r>
      <w:r>
        <w:rPr>
          <w:rFonts w:ascii="Arial" w:hAnsi="Arial" w:cs="Arial"/>
          <w:color w:val="595959"/>
          <w:sz w:val="28"/>
          <w:szCs w:val="28"/>
        </w:rPr>
        <w:t xml:space="preserve"> a assistência por advogada particular não impede a concessão da gratuidade de justiça.</w:t>
      </w:r>
      <w:commentRangeEnd w:id="17"/>
      <w:r>
        <w:rPr>
          <w:rStyle w:val="CommentReference"/>
        </w:rPr>
        <w:commentReference w:id="17"/>
      </w:r>
    </w:p>
    <w:p w14:paraId="3634B97F" w14:textId="77777777" w:rsidR="00F23EA1" w:rsidRDefault="00F23EA1">
      <w:pPr>
        <w:spacing w:after="0" w:line="360" w:lineRule="auto"/>
        <w:jc w:val="both"/>
        <w:rPr>
          <w:rFonts w:ascii="Arial" w:hAnsi="Arial" w:cs="Arial"/>
          <w:sz w:val="28"/>
          <w:szCs w:val="28"/>
        </w:rPr>
      </w:pPr>
    </w:p>
    <w:p w14:paraId="3AE48C23" w14:textId="1B2A3AD0"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 xml:space="preserve">Requer a reforma da r. sentença para que lhe seja deferida a gratuidade de justiça, com isenção do pagamento das custas processuais</w:t>
      </w:r>
      <w:del w:id="1084" w:author="Assessor GDSXSR" w:date="2026-10-31T18:19:21Z">
        <w:r>
          <w:rPr>
            <w:rFonts w:ascii="Arial" w:hAnsi="Arial" w:cs="Arial"/>
            <w:color w:val="595959"/>
            <w:sz w:val="28"/>
            <w:szCs w:val="28"/>
          </w:rPr>
          <w:delText xml:space="preserve"> </w:delText>
        </w:r>
        <w:r>
          <w:rPr>
            <w:rFonts w:ascii="Arial" w:hAnsi="Arial" w:cs="Arial"/>
            <w:color w:val="595959"/>
            <w:sz w:val="28"/>
            <w:szCs w:val="28"/>
          </w:rPr>
          <w:delText xml:space="preserve">(ID 91304407)</w:delText>
        </w:r>
      </w:del>
      <w:r>
        <w:rPr>
          <w:rFonts w:ascii="Arial" w:hAnsi="Arial" w:cs="Arial"/>
          <w:color w:val="595959"/>
          <w:sz w:val="28"/>
          <w:szCs w:val="28"/>
        </w:rPr>
        <w:t xml:space="preserve">.</w:t>
      </w:r>
    </w:p>
    <w:p w14:paraId="6CE0F8BF" w14:textId="77777777" w:rsidR="00F23EA1" w:rsidRDefault="00F23EA1">
      <w:pPr>
        <w:spacing w:after="0" w:line="360" w:lineRule="auto"/>
        <w:jc w:val="both"/>
        <w:rPr>
          <w:rFonts w:ascii="Arial" w:hAnsi="Arial" w:cs="Arial"/>
          <w:sz w:val="28"/>
          <w:szCs w:val="28"/>
        </w:rPr>
      </w:pPr>
    </w:p>
    <w:p w14:paraId="0DB3B605" w14:textId="5038F123" w:rsidR="00F23EA1" w:rsidRDefault="000E7173">
      <w:pPr>
        <w:spacing w:after="0" w:line="360" w:lineRule="auto"/>
        <w:ind w:firstLine="2268"/>
        <w:jc w:val="both"/>
        <w:rPr>
          <w:rFonts w:ascii="Arial" w:hAnsi="Arial" w:cs="Arial"/>
          <w:sz w:val="28"/>
          <w:szCs w:val="28"/>
        </w:rPr>
      </w:pPr>
      <w:del w:id="1085" w:author="Assessor GDSXSR" w:date="2026-10-31T18:19:21Z">
        <w:r>
          <w:rPr>
            <w:rFonts w:ascii="Arial" w:hAnsi="Arial" w:cs="Arial"/>
            <w:color w:val="595959"/>
            <w:sz w:val="28"/>
            <w:szCs w:val="28"/>
          </w:rPr>
          <w:delText xml:space="preserve">O réu</w:delText>
        </w:r>
        <w:r>
          <w:rPr>
            <w:rFonts w:ascii="Arial" w:hAnsi="Arial" w:cs="Arial"/>
            <w:color w:val="595959"/>
            <w:sz w:val="28"/>
            <w:szCs w:val="28"/>
          </w:rPr>
          <w:delText xml:space="preserve"> apresentou contrarrazões</w:delText>
        </w:r>
      </w:del>
      <w:ins w:id="1086" w:author="Assessor GDSXSR" w:date="2026-10-31T18:19:21Z">
        <w:r>
          <w:rPr>
            <w:rFonts w:ascii="Arial" w:hAnsi="Arial" w:cs="Arial"/>
            <w:color w:val="808080"/>
            <w:sz w:val="28"/>
            <w:szCs w:val="28"/>
          </w:rPr>
          <w:t xml:space="preserve">Contrarrazões</w:t>
        </w:r>
      </w:ins>
      <w:r>
        <w:rPr>
          <w:rFonts w:ascii="Arial" w:hAnsi="Arial" w:cs="Arial"/>
          <w:color w:val="595959"/>
          <w:sz w:val="28"/>
          <w:szCs w:val="28"/>
        </w:rPr>
        <w:t xml:space="preserve"> (ID 91304715), em que </w:t>
      </w:r>
      <w:del w:id="1087" w:author="Assessor GDSXSR" w:date="2026-10-31T18:19:21Z">
        <w:r>
          <w:rPr>
            <w:rFonts w:ascii="Arial" w:hAnsi="Arial" w:cs="Arial"/>
            <w:color w:val="595959"/>
            <w:sz w:val="28"/>
            <w:szCs w:val="28"/>
          </w:rPr>
          <w:delText xml:space="preserve">sustenta</w:delText>
        </w:r>
      </w:del>
      <w:ins w:id="1088" w:author="Assessor GDSXSR" w:date="2026-10-31T18:19:21Z">
        <w:r>
          <w:rPr>
            <w:rFonts w:ascii="Arial" w:hAnsi="Arial" w:cs="Arial"/>
            <w:color w:val="808080"/>
            <w:sz w:val="28"/>
            <w:szCs w:val="28"/>
          </w:rPr>
          <w:t xml:space="preserve">o apelado alega</w:t>
        </w:r>
      </w:ins>
      <w:r>
        <w:rPr>
          <w:rFonts w:ascii="Arial" w:hAnsi="Arial" w:cs="Arial"/>
          <w:color w:val="595959"/>
          <w:sz w:val="28"/>
          <w:szCs w:val="28"/>
        </w:rPr>
        <w:t xml:space="preserve"> que: </w:t>
      </w:r>
      <w:r>
        <w:rPr>
          <w:rFonts w:ascii="Arial" w:hAnsi="Arial" w:cs="Arial"/>
          <w:b/>
          <w:bCs/>
          <w:color w:val="595959"/>
          <w:sz w:val="28"/>
          <w:szCs w:val="28"/>
        </w:rPr>
        <w:t xml:space="preserve">1)</w:t>
      </w:r>
      <w:r>
        <w:rPr>
          <w:rFonts w:ascii="Arial" w:hAnsi="Arial" w:cs="Arial"/>
          <w:color w:val="595959"/>
          <w:sz w:val="28"/>
          <w:szCs w:val="28"/>
        </w:rPr>
        <w:t xml:space="preserve"> a autora não apresentou integralmente a </w:t>
      </w:r>
      <w:r>
        <w:rPr>
          <w:rFonts w:ascii="Arial" w:hAnsi="Arial" w:cs="Arial"/>
          <w:color w:val="595959"/>
          <w:sz w:val="28"/>
          <w:szCs w:val="28"/>
        </w:rPr>
        <w:t xml:space="preserve">documentação determinada pelo Juízo para a aferição de sua condição econômica; </w:t>
      </w:r>
      <w:r>
        <w:rPr>
          <w:rFonts w:ascii="Arial" w:hAnsi="Arial" w:cs="Arial"/>
          <w:b/>
          <w:bCs/>
          <w:color w:val="595959"/>
          <w:sz w:val="28"/>
          <w:szCs w:val="28"/>
        </w:rPr>
        <w:t xml:space="preserve">2)</w:t>
      </w:r>
      <w:r>
        <w:rPr>
          <w:rFonts w:ascii="Arial" w:hAnsi="Arial" w:cs="Arial"/>
          <w:color w:val="595959"/>
          <w:sz w:val="28"/>
          <w:szCs w:val="28"/>
        </w:rPr>
        <w:t xml:space="preserve"> a renda alegada e os parâmetros mencionados no recurso não impõem a concessão automática do benefício; </w:t>
      </w:r>
      <w:r>
        <w:rPr>
          <w:rFonts w:ascii="Arial" w:hAnsi="Arial" w:cs="Arial"/>
          <w:b/>
          <w:bCs/>
          <w:color w:val="595959"/>
          <w:sz w:val="28"/>
          <w:szCs w:val="28"/>
        </w:rPr>
        <w:t xml:space="preserve">3)</w:t>
      </w:r>
      <w:r>
        <w:rPr>
          <w:rFonts w:ascii="Arial" w:hAnsi="Arial" w:cs="Arial"/>
          <w:color w:val="595959"/>
          <w:sz w:val="28"/>
          <w:szCs w:val="28"/>
        </w:rPr>
        <w:t xml:space="preserve"> a assistência por advogada particular não foi o fundamento determinante da sentença.</w:t>
      </w:r>
    </w:p>
    <w:p w14:paraId="425A9065" w14:textId="77777777" w:rsidR="00F23EA1" w:rsidRDefault="00F23EA1">
      <w:pPr>
        <w:spacing w:after="0" w:line="360" w:lineRule="auto"/>
        <w:jc w:val="both"/>
        <w:rPr>
          <w:del w:id="1089" w:author="Assessor GDSXSR" w:date="2026-10-31T18:19:21Z"/>
          <w:rFonts w:ascii="Arial" w:hAnsi="Arial" w:cs="Arial"/>
          <w:sz w:val="28"/>
          <w:szCs w:val="28"/>
        </w:rPr>
      </w:pPr>
    </w:p>
    <w:p w14:paraId="27623D79" w14:textId="3387A974" w:rsidR="00F23EA1" w:rsidRDefault="00B3731D">
      <w:pPr>
        <w:spacing w:after="0" w:line="360" w:lineRule="auto"/>
        <w:ind w:firstLine="2268"/>
        <w:jc w:val="both"/>
        <w:rPr>
          <w:del w:id="1092" w:author="Assessor GDSXSR" w:date="2026-10-31T18:19:21Z"/>
          <w:rFonts w:ascii="Arial" w:hAnsi="Arial" w:cs="Arial"/>
          <w:sz w:val="28"/>
          <w:szCs w:val="28"/>
        </w:rPr>
      </w:pPr>
      <w:del w:id="1090" w:author="Assessor GDSXSR" w:date="2026-10-31T18:19:21Z">
        <w:r>
          <w:rPr>
            <w:rFonts w:ascii="Arial" w:hAnsi="Arial" w:cs="Arial"/>
            <w:color w:val="595959"/>
            <w:sz w:val="28"/>
            <w:szCs w:val="28"/>
          </w:rPr>
          <w:delText>Requer o não provimento do apelo e a majoração dos honorários advocatícios</w:delText>
        </w:r>
      </w:del>
      <w:del w:id="1091" w:author="Assessor GDSXSR" w:date="2026-10-31T18:19:21Z">
        <w:r>
          <w:rPr>
            <w:rFonts w:ascii="Arial" w:hAnsi="Arial" w:cs="Arial"/>
            <w:color w:val="595959"/>
            <w:sz w:val="28"/>
            <w:szCs w:val="28"/>
          </w:rPr>
          <w:delText>.</w:delText>
        </w:r>
      </w:del>
    </w:p>
    <w:p w14:paraId="7EDD0912" w14:textId="77777777" w:rsidR="00F23EA1" w:rsidRDefault="00F23EA1">
      <w:pPr>
        <w:spacing w:after="0" w:line="360" w:lineRule="auto"/>
        <w:jc w:val="both"/>
        <w:rPr>
          <w:rFonts w:ascii="Arial" w:hAnsi="Arial" w:cs="Arial"/>
          <w:sz w:val="28"/>
          <w:szCs w:val="28"/>
        </w:rPr>
      </w:pPr>
    </w:p>
    <w:p w14:paraId="00B1E7A3"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É o relatório.</w:t>
      </w:r>
    </w:p>
    <w:p w14:paraId="44100180" w14:textId="77777777" w:rsidR="00F23EA1" w:rsidRDefault="00F23EA1">
      <w:pPr>
        <w:spacing w:after="0" w:line="360" w:lineRule="auto"/>
        <w:jc w:val="both"/>
        <w:rPr>
          <w:rFonts w:ascii="Arial" w:hAnsi="Arial" w:cs="Arial"/>
          <w:sz w:val="28"/>
          <w:szCs w:val="28"/>
        </w:rPr>
      </w:pPr>
    </w:p>
    <w:p w14:paraId="37B6322E" w14:textId="77777777" w:rsidR="00F23EA1" w:rsidRDefault="00B3731D">
      <w:pPr>
        <w:spacing w:after="0" w:line="360" w:lineRule="auto"/>
        <w:jc w:val="center"/>
        <w:rPr>
          <w:rFonts w:ascii="Arial" w:hAnsi="Arial" w:cs="Arial"/>
          <w:sz w:val="28"/>
          <w:szCs w:val="28"/>
        </w:rPr>
      </w:pPr>
      <w:r>
        <w:rPr>
          <w:rFonts w:ascii="Arial" w:hAnsi="Arial" w:cs="Arial"/>
          <w:b/>
          <w:bCs/>
          <w:color w:val="595959"/>
          <w:sz w:val="28"/>
          <w:szCs w:val="28"/>
        </w:rPr>
        <w:t>VOTO</w:t>
      </w:r>
    </w:p>
    <w:p w14:paraId="63AFEEB1" w14:textId="77777777" w:rsidR="00F23EA1" w:rsidRDefault="00F23EA1">
      <w:pPr>
        <w:spacing w:after="0" w:line="360" w:lineRule="auto"/>
        <w:jc w:val="both"/>
        <w:rPr>
          <w:rFonts w:ascii="Arial" w:hAnsi="Arial" w:cs="Arial"/>
          <w:sz w:val="28"/>
          <w:szCs w:val="28"/>
        </w:rPr>
      </w:pPr>
    </w:p>
    <w:p w14:paraId="6F64F04A" w14:textId="77777777" w:rsidR="00F23EA1" w:rsidRDefault="00B3731D">
      <w:pPr>
        <w:spacing w:after="0" w:line="360" w:lineRule="auto"/>
        <w:jc w:val="both"/>
        <w:rPr>
          <w:rFonts w:ascii="Arial" w:hAnsi="Arial" w:cs="Arial"/>
          <w:sz w:val="28"/>
          <w:szCs w:val="28"/>
        </w:rPr>
      </w:pPr>
      <w:r>
        <w:rPr>
          <w:rFonts w:ascii="Arial" w:hAnsi="Arial" w:cs="Arial"/>
          <w:b/>
          <w:bCs/>
          <w:color w:val="595959"/>
          <w:sz w:val="28"/>
          <w:szCs w:val="28"/>
        </w:rPr>
        <w:t>O Senhor Desembargador SÉRGIO ROCHA – Relator.</w:t>
      </w:r>
    </w:p>
    <w:p w14:paraId="0E63279E" w14:textId="77777777" w:rsidR="00F23EA1" w:rsidRDefault="00F23EA1">
      <w:pPr>
        <w:spacing w:after="0" w:line="360" w:lineRule="auto"/>
        <w:jc w:val="both"/>
        <w:rPr>
          <w:rFonts w:ascii="Arial" w:hAnsi="Arial" w:cs="Arial"/>
          <w:sz w:val="28"/>
          <w:szCs w:val="28"/>
        </w:rPr>
      </w:pPr>
    </w:p>
    <w:p w14:paraId="0CF39F0F" w14:textId="77777777" w:rsidR="00F23EA1" w:rsidRDefault="00B3731D">
      <w:pPr>
        <w:spacing w:after="0" w:line="360" w:lineRule="auto"/>
        <w:ind w:firstLine="2268"/>
        <w:jc w:val="both"/>
        <w:rPr>
          <w:rFonts w:ascii="Arial" w:hAnsi="Arial" w:cs="Arial"/>
          <w:sz w:val="28"/>
          <w:szCs w:val="28"/>
        </w:rPr>
      </w:pPr>
      <w:commentRangeStart w:id="18"/>
      <w:r>
        <w:rPr>
          <w:rFonts w:ascii="Arial" w:hAnsi="Arial" w:cs="Arial"/>
          <w:color w:val="595959"/>
          <w:sz w:val="28"/>
          <w:szCs w:val="28"/>
        </w:rPr>
        <w:t xml:space="preserve">Ação ajuizada em 03/08/2026. Sentença proferida em 28/08/2026. Apelo interposto </w:t>
      </w:r>
      <w:del w:id="1093" w:author="Assessor GDSXSR" w:date="2026-10-31T18:19:21Z">
        <w:r>
          <w:rPr>
            <w:rFonts w:ascii="Arial" w:hAnsi="Arial" w:cs="Arial"/>
            <w:color w:val="595959"/>
            <w:sz w:val="28"/>
            <w:szCs w:val="28"/>
          </w:rPr>
          <w:delText xml:space="preserve">pela autora </w:delText>
        </w:r>
      </w:del>
      <w:r>
        <w:rPr>
          <w:rFonts w:ascii="Arial" w:hAnsi="Arial" w:cs="Arial"/>
          <w:color w:val="595959"/>
          <w:sz w:val="28"/>
          <w:szCs w:val="28"/>
        </w:rPr>
        <w:t xml:space="preserve">em 21/09/2026. Valor da causa: R$ 1.621,00.</w:t>
      </w:r>
      <w:commentRangeEnd w:id="18"/>
      <w:r>
        <w:rPr>
          <w:rStyle w:val="CommentReference"/>
        </w:rPr>
        <w:commentReference w:id="18"/>
      </w:r>
    </w:p>
    <w:p w14:paraId="7929C0F0" w14:textId="77777777" w:rsidR="00F23EA1" w:rsidRDefault="00F23EA1">
      <w:pPr>
        <w:spacing w:after="0" w:line="360" w:lineRule="auto"/>
        <w:jc w:val="both"/>
        <w:rPr>
          <w:rFonts w:ascii="Arial" w:hAnsi="Arial" w:cs="Arial"/>
          <w:sz w:val="28"/>
          <w:szCs w:val="28"/>
        </w:rPr>
      </w:pPr>
    </w:p>
    <w:p w14:paraId="51DBA3C2" w14:textId="77777777" w:rsidR="00F23EA1" w:rsidRDefault="00B3731D">
      <w:pPr>
        <w:spacing w:after="0" w:line="360" w:lineRule="auto"/>
        <w:jc w:val="center"/>
        <w:rPr>
          <w:rFonts w:ascii="Arial" w:hAnsi="Arial" w:cs="Arial"/>
          <w:sz w:val="28"/>
          <w:szCs w:val="28"/>
        </w:rPr>
      </w:pPr>
      <w:r>
        <w:rPr>
          <w:rFonts w:ascii="Arial" w:hAnsi="Arial" w:cs="Arial"/>
          <w:b/>
          <w:bCs/>
          <w:color w:val="595959"/>
          <w:sz w:val="28"/>
          <w:szCs w:val="28"/>
        </w:rPr>
        <w:t>APELO DA AUTORA, ITACÍLIA GOMES DE SANTANA</w:t>
      </w:r>
    </w:p>
    <w:p w14:paraId="72262AF5" w14:textId="77777777" w:rsidR="00F23EA1" w:rsidRDefault="00F23EA1">
      <w:pPr>
        <w:spacing w:after="0" w:line="360" w:lineRule="auto"/>
        <w:jc w:val="both"/>
        <w:rPr>
          <w:rFonts w:ascii="Arial" w:hAnsi="Arial" w:cs="Arial"/>
          <w:sz w:val="28"/>
          <w:szCs w:val="28"/>
        </w:rPr>
      </w:pPr>
    </w:p>
    <w:p w14:paraId="3D4ADEE8" w14:textId="77777777" w:rsidR="00F23EA1" w:rsidRDefault="00B3731D">
      <w:pPr>
        <w:spacing w:after="0" w:line="360" w:lineRule="auto"/>
        <w:ind w:firstLine="2268"/>
        <w:jc w:val="both"/>
        <w:rPr>
          <w:rFonts w:ascii="Arial" w:hAnsi="Arial" w:cs="Arial"/>
          <w:sz w:val="28"/>
          <w:szCs w:val="28"/>
        </w:rPr>
      </w:pPr>
      <w:commentRangeStart w:id="19"/>
      <w:r>
        <w:rPr>
          <w:rFonts w:ascii="Arial" w:hAnsi="Arial" w:cs="Arial"/>
          <w:color w:val="595959"/>
          <w:sz w:val="28"/>
          <w:szCs w:val="28"/>
        </w:rPr>
        <w:t xml:space="preserve">A autora/apelante interpôs o apelo sem recolher o preparo, pois o recurso versa exclusivamente sobre o indeferimento da gratuidade de justiça</w:t>
      </w:r>
      <w:ins w:id="1094" w:author="Assessor GDSXSR" w:date="2026-10-31T18:19:21Z">
        <w:r>
          <w:rPr>
            <w:rFonts w:ascii="Arial" w:hAnsi="Arial" w:cs="Arial"/>
            <w:color w:val="808080"/>
            <w:sz w:val="28"/>
            <w:szCs w:val="28"/>
          </w:rPr>
          <w:t xml:space="preserve"> (CPC 101 § 1º)</w:t>
        </w:r>
      </w:ins>
      <w:r>
        <w:rPr>
          <w:rFonts w:ascii="Arial" w:hAnsi="Arial" w:cs="Arial"/>
          <w:color w:val="595959"/>
          <w:sz w:val="28"/>
          <w:szCs w:val="28"/>
        </w:rPr>
        <w:t xml:space="preserve">.</w:t>
      </w:r>
      <w:commentRangeEnd w:id="19"/>
      <w:r>
        <w:rPr>
          <w:rStyle w:val="CommentReference"/>
        </w:rPr>
        <w:commentReference w:id="19"/>
      </w:r>
    </w:p>
    <w:p w14:paraId="7C564551" w14:textId="77777777" w:rsidR="00F23EA1" w:rsidRDefault="00F23EA1">
      <w:pPr>
        <w:spacing w:after="0" w:line="360" w:lineRule="auto"/>
        <w:jc w:val="both"/>
        <w:rPr>
          <w:rFonts w:ascii="Arial" w:hAnsi="Arial" w:cs="Arial"/>
          <w:sz w:val="28"/>
          <w:szCs w:val="28"/>
        </w:rPr>
      </w:pPr>
    </w:p>
    <w:p w14:paraId="14AE28DE" w14:textId="77777777" w:rsidR="00F23EA1" w:rsidRDefault="00B3731D">
      <w:pPr>
        <w:spacing w:after="0" w:line="360" w:lineRule="auto"/>
        <w:ind w:firstLine="2268"/>
        <w:jc w:val="both"/>
        <w:rPr>
          <w:del w:id="1096" w:author="Assessor GDSXSR" w:date="2026-10-31T18:19:21Z"/>
          <w:rFonts w:ascii="Arial" w:hAnsi="Arial" w:cs="Arial"/>
          <w:sz w:val="28"/>
          <w:szCs w:val="28"/>
        </w:rPr>
      </w:pPr>
      <w:del w:id="1095" w:author="Assessor GDSXSR" w:date="2026-10-31T18:19:21Z">
        <w:r>
          <w:rPr>
            <w:rFonts w:ascii="Arial" w:hAnsi="Arial" w:cs="Arial"/>
            <w:color w:val="595959"/>
            <w:sz w:val="28"/>
            <w:szCs w:val="28"/>
          </w:rPr>
          <w:delText>Dispõe o art. 101, § 1º, do CPC:</w:delText>
        </w:r>
      </w:del>
    </w:p>
    <w:p w14:paraId="78628A9C" w14:textId="77777777" w:rsidR="00F23EA1" w:rsidRDefault="00F23EA1">
      <w:pPr>
        <w:spacing w:after="0" w:line="360" w:lineRule="auto"/>
        <w:jc w:val="both"/>
        <w:rPr>
          <w:del w:id="1097" w:author="Assessor GDSXSR" w:date="2026-10-31T18:19:21Z"/>
          <w:rFonts w:ascii="Arial" w:hAnsi="Arial" w:cs="Arial"/>
          <w:sz w:val="28"/>
          <w:szCs w:val="28"/>
        </w:rPr>
      </w:pPr>
    </w:p>
    <w:p w14:paraId="776C8B30" w14:textId="77777777" w:rsidR="00F23EA1" w:rsidRDefault="00B3731D">
      <w:pPr>
        <w:spacing w:after="0" w:line="360" w:lineRule="auto"/>
        <w:ind w:left="2268"/>
        <w:jc w:val="both"/>
        <w:rPr>
          <w:del w:id="1099" w:author="Assessor GDSXSR" w:date="2026-10-31T18:19:21Z"/>
          <w:rFonts w:ascii="Arial" w:hAnsi="Arial" w:cs="Arial"/>
          <w:sz w:val="28"/>
          <w:szCs w:val="28"/>
        </w:rPr>
      </w:pPr>
      <w:del w:id="1098" w:author="Assessor GDSXSR" w:date="2026-10-31T18:19:21Z">
        <w:r>
          <w:rPr>
            <w:rFonts w:ascii="Arial" w:hAnsi="Arial" w:cs="Arial"/>
            <w:i/>
            <w:iCs/>
            <w:color w:val="595959"/>
            <w:sz w:val="26"/>
            <w:szCs w:val="26"/>
          </w:rPr>
          <w:lastRenderedPageBreak/>
          <w:delText>“O recorrente estará dispensado do recolhimento de custas até decisão do relator sobre a questão, preliminarmente ao julgamento do recurso.”</w:delText>
        </w:r>
      </w:del>
    </w:p>
    <w:p w14:paraId="1A24AED8" w14:textId="77777777" w:rsidR="00F23EA1" w:rsidRDefault="00F23EA1">
      <w:pPr>
        <w:spacing w:after="0" w:line="360" w:lineRule="auto"/>
        <w:jc w:val="both"/>
        <w:rPr>
          <w:del w:id="1100" w:author="Assessor GDSXSR" w:date="2026-10-31T18:19:21Z"/>
          <w:rFonts w:ascii="Arial" w:hAnsi="Arial" w:cs="Arial"/>
          <w:sz w:val="28"/>
          <w:szCs w:val="28"/>
        </w:rPr>
      </w:pPr>
    </w:p>
    <w:p w14:paraId="0C54586F"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Presentes os pressupostos de admissibilidade, conheço do apelo.</w:t>
      </w:r>
    </w:p>
    <w:p w14:paraId="1AD14423" w14:textId="77777777" w:rsidR="00F23EA1" w:rsidRDefault="00F23EA1">
      <w:pPr>
        <w:spacing w:after="0" w:line="360" w:lineRule="auto"/>
        <w:jc w:val="both"/>
        <w:rPr>
          <w:rFonts w:ascii="Arial" w:hAnsi="Arial" w:cs="Arial"/>
          <w:sz w:val="28"/>
          <w:szCs w:val="28"/>
        </w:rPr>
      </w:pPr>
    </w:p>
    <w:p w14:paraId="692FB3D3" w14:textId="77777777" w:rsidR="00F23EA1" w:rsidRDefault="00B3731D">
      <w:pPr>
        <w:spacing w:after="0" w:line="360" w:lineRule="auto"/>
        <w:jc w:val="center"/>
        <w:rPr>
          <w:rFonts w:ascii="Arial" w:hAnsi="Arial" w:cs="Arial"/>
          <w:sz w:val="28"/>
          <w:szCs w:val="28"/>
        </w:rPr>
      </w:pPr>
      <w:del w:id="1101" w:author="Assessor GDSXSR" w:date="2026-10-31T18:19:21Z">
        <w:r>
          <w:rPr>
            <w:rFonts w:ascii="Arial" w:hAnsi="Arial" w:cs="Arial"/>
            <w:color w:val="595959"/>
            <w:sz w:val="28"/>
            <w:szCs w:val="28"/>
            <w:highlight w:val="yellow"/>
          </w:rPr>
          <w:delText xml:space="preserve">DA</w:delText>
        </w:r>
      </w:del>
      <w:ins w:id="1102" w:author="Assessor GDSXSR" w:date="2026-10-31T18:19:21Z">
        <w:commentRangeStart w:id="20"/>
        <w:r>
          <w:rPr>
            <w:rFonts w:ascii="Arial" w:hAnsi="Arial" w:cs="Arial"/>
            <w:color w:val="808080"/>
            <w:sz w:val="28"/>
            <w:szCs w:val="28"/>
            <w:highlight w:val="yellow"/>
          </w:rPr>
          <w:t xml:space="preserve">DO</w:t>
        </w:r>
      </w:ins>
      <w:r>
        <w:rPr>
          <w:rFonts w:ascii="Arial" w:hAnsi="Arial" w:cs="Arial"/>
          <w:color w:val="595959"/>
          <w:sz w:val="28"/>
          <w:szCs w:val="28"/>
          <w:highlight w:val="yellow"/>
        </w:rPr>
        <w:t xml:space="preserve"> </w:t>
      </w:r>
      <w:del w:id="1103" w:author="Assessor GDSXSR" w:date="2026-10-31T18:19:21Z">
        <w:r>
          <w:rPr>
            <w:rFonts w:ascii="Arial" w:hAnsi="Arial" w:cs="Arial"/>
            <w:color w:val="595959"/>
            <w:sz w:val="28"/>
            <w:szCs w:val="28"/>
            <w:highlight w:val="yellow"/>
          </w:rPr>
          <w:delText xml:space="preserve">COMPROVADA HIPOSSUFICIÊNCIA FINANCEIRA</w:delText>
        </w:r>
      </w:del>
      <w:ins w:id="1104" w:author="Assessor GDSXSR" w:date="2026-10-31T18:19:21Z">
        <w:r>
          <w:rPr>
            <w:rFonts w:ascii="Arial" w:hAnsi="Arial" w:cs="Arial"/>
            <w:color w:val="808080"/>
            <w:sz w:val="28"/>
            <w:szCs w:val="28"/>
            <w:highlight w:val="yellow"/>
          </w:rPr>
          <w:t xml:space="preserve">DEFERIMENTO</w:t>
        </w:r>
      </w:ins>
      <w:r>
        <w:rPr>
          <w:rFonts w:ascii="Arial" w:hAnsi="Arial" w:cs="Arial"/>
          <w:color w:val="595959"/>
          <w:sz w:val="28"/>
          <w:szCs w:val="28"/>
          <w:highlight w:val="yellow"/>
        </w:rPr>
        <w:t xml:space="preserve"> DA </w:t>
      </w:r>
      <w:del w:id="1105" w:author="Assessor GDSXSR" w:date="2026-10-31T18:19:21Z">
        <w:r>
          <w:rPr>
            <w:rFonts w:ascii="Arial" w:hAnsi="Arial" w:cs="Arial"/>
            <w:color w:val="595959"/>
            <w:sz w:val="28"/>
            <w:szCs w:val="28"/>
            <w:highlight w:val="yellow"/>
          </w:rPr>
          <w:delText xml:space="preserve">APELANTE</w:delText>
        </w:r>
      </w:del>
      <w:ins w:id="1106" w:author="Assessor GDSXSR" w:date="2026-10-31T18:19:21Z">
        <w:r>
          <w:rPr>
            <w:rFonts w:ascii="Arial" w:hAnsi="Arial" w:cs="Arial"/>
            <w:color w:val="808080"/>
            <w:sz w:val="28"/>
            <w:szCs w:val="28"/>
            <w:highlight w:val="yellow"/>
          </w:rPr>
          <w:t xml:space="preserve">GRATUIDADE DE JUSTIÇA DESDE A ORIGEM E DA SUSPENSÃO DA EXIGIBILIDADE DAS CUSTAS</w:t>
        </w:r>
        <w:commentRangeEnd w:id="20"/>
        <w:r>
          <w:rPr>
            <w:rStyle w:val="CommentReference"/>
            <w:color w:val="808080"/>
          </w:rPr>
          <w:commentReference w:id="20"/>
        </w:r>
      </w:ins>
    </w:p>
    <w:p w14:paraId="66129FEF" w14:textId="77777777" w:rsidR="00F23EA1" w:rsidRDefault="00F23EA1">
      <w:pPr>
        <w:spacing w:after="0" w:line="360" w:lineRule="auto"/>
        <w:jc w:val="both"/>
        <w:rPr>
          <w:rFonts w:ascii="Arial" w:hAnsi="Arial" w:cs="Arial"/>
          <w:sz w:val="28"/>
          <w:szCs w:val="28"/>
        </w:rPr>
      </w:pPr>
    </w:p>
    <w:p w14:paraId="738E7E72" w14:textId="77777777" w:rsidR="00F23EA1" w:rsidRDefault="00B3731D">
      <w:pPr>
        <w:spacing w:after="0" w:line="360" w:lineRule="auto"/>
        <w:ind w:firstLine="2268"/>
        <w:jc w:val="both"/>
        <w:rPr>
          <w:rFonts w:ascii="Arial" w:hAnsi="Arial" w:cs="Arial"/>
          <w:sz w:val="28"/>
          <w:szCs w:val="28"/>
        </w:rPr>
      </w:pPr>
      <w:commentRangeStart w:id="21"/>
      <w:r>
        <w:rPr>
          <w:rFonts w:ascii="Arial" w:hAnsi="Arial" w:cs="Arial"/>
          <w:color w:val="595959"/>
          <w:sz w:val="28"/>
          <w:szCs w:val="28"/>
        </w:rPr>
        <w:t xml:space="preserve">A autora/apelante alega</w:t>
      </w:r>
      <w:del w:id="1107" w:author="Assessor GDSXSR" w:date="2026-10-31T18:19:21Z">
        <w:r>
          <w:rPr>
            <w:rFonts w:ascii="Arial" w:hAnsi="Arial" w:cs="Arial"/>
            <w:color w:val="595959"/>
            <w:sz w:val="28"/>
            <w:szCs w:val="28"/>
          </w:rPr>
          <w:delText xml:space="preserve">, em síntese,</w:delText>
        </w:r>
      </w:del>
      <w:r>
        <w:rPr>
          <w:rFonts w:ascii="Arial" w:hAnsi="Arial" w:cs="Arial"/>
          <w:color w:val="595959"/>
          <w:sz w:val="28"/>
          <w:szCs w:val="28"/>
        </w:rPr>
        <w:t xml:space="preserve"> que: </w:t>
      </w:r>
      <w:r>
        <w:rPr>
          <w:rFonts w:ascii="Arial" w:hAnsi="Arial" w:cs="Arial"/>
          <w:b/>
          <w:bCs/>
          <w:color w:val="595959"/>
          <w:sz w:val="28"/>
          <w:szCs w:val="28"/>
        </w:rPr>
        <w:t xml:space="preserve">1)</w:t>
      </w:r>
      <w:r>
        <w:rPr>
          <w:rFonts w:ascii="Arial" w:hAnsi="Arial" w:cs="Arial"/>
          <w:color w:val="595959"/>
          <w:sz w:val="28"/>
          <w:szCs w:val="28"/>
        </w:rPr>
        <w:t xml:space="preserve"> recebe renda bruta mensal de R$ 3.242,00, oriunda de dois benefícios previdenciários, inferior ao parâmetro de cinco salários-mínimos adotado pela Defensoria Pública e pela jurisprudência, e sua renda líquida é ainda menor, por força dos descontos consignados; </w:t>
      </w:r>
      <w:r>
        <w:rPr>
          <w:rFonts w:ascii="Arial" w:hAnsi="Arial" w:cs="Arial"/>
          <w:b/>
          <w:bCs/>
          <w:color w:val="595959"/>
          <w:sz w:val="28"/>
          <w:szCs w:val="28"/>
        </w:rPr>
        <w:t xml:space="preserve">2)</w:t>
      </w:r>
      <w:r>
        <w:rPr>
          <w:rFonts w:ascii="Arial" w:hAnsi="Arial" w:cs="Arial"/>
          <w:color w:val="595959"/>
          <w:sz w:val="28"/>
          <w:szCs w:val="28"/>
        </w:rPr>
        <w:t xml:space="preserve"> o cartão de crédito é instrumento de gestão do mínimo existencial, usado na aquisição parcelada de vestuário, utilidades domésticas e alimentos; </w:t>
      </w:r>
      <w:r>
        <w:rPr>
          <w:rFonts w:ascii="Arial" w:hAnsi="Arial" w:cs="Arial"/>
          <w:b/>
          <w:bCs/>
          <w:color w:val="595959"/>
          <w:sz w:val="28"/>
          <w:szCs w:val="28"/>
        </w:rPr>
        <w:t xml:space="preserve">3)</w:t>
      </w:r>
      <w:r>
        <w:rPr>
          <w:rFonts w:ascii="Arial" w:hAnsi="Arial" w:cs="Arial"/>
          <w:color w:val="595959"/>
          <w:sz w:val="28"/>
          <w:szCs w:val="28"/>
        </w:rPr>
        <w:t xml:space="preserve"> a assistência por advogado particular não impede a concessão da gratuidade (CPC 99 § 4º), e a adv</w:t>
      </w:r>
      <w:r>
        <w:rPr>
          <w:rFonts w:ascii="Arial" w:hAnsi="Arial" w:cs="Arial"/>
          <w:color w:val="595959"/>
          <w:sz w:val="28"/>
          <w:szCs w:val="28"/>
        </w:rPr>
        <w:t xml:space="preserve">ogada subscritora, sua neta, atua sem cobrar honorários</w:t>
      </w:r>
      <w:ins w:id="1108" w:author="Assessor GDSXSR" w:date="2026-10-31T18:19:21Z">
        <w:r>
          <w:rPr>
            <w:rFonts w:ascii="Arial" w:hAnsi="Arial" w:cs="Arial"/>
            <w:color w:val="808080"/>
            <w:sz w:val="28"/>
            <w:szCs w:val="28"/>
          </w:rPr>
          <w:t xml:space="preserve"> (ID 91304407)</w:t>
        </w:r>
      </w:ins>
      <w:r>
        <w:rPr>
          <w:rFonts w:ascii="Arial" w:hAnsi="Arial" w:cs="Arial"/>
          <w:color w:val="595959"/>
          <w:sz w:val="28"/>
          <w:szCs w:val="28"/>
        </w:rPr>
        <w:t xml:space="preserve">.</w:t>
      </w:r>
      <w:commentRangeEnd w:id="21"/>
      <w:r>
        <w:rPr>
          <w:rStyle w:val="CommentReference"/>
        </w:rPr>
        <w:commentReference w:id="21"/>
      </w:r>
    </w:p>
    <w:p w14:paraId="3C95C776" w14:textId="77777777" w:rsidR="00F23EA1" w:rsidRDefault="00F23EA1">
      <w:pPr>
        <w:spacing w:after="0" w:line="360" w:lineRule="auto"/>
        <w:jc w:val="both"/>
        <w:rPr>
          <w:rFonts w:ascii="Arial" w:hAnsi="Arial" w:cs="Arial"/>
          <w:sz w:val="28"/>
          <w:szCs w:val="28"/>
        </w:rPr>
      </w:pPr>
    </w:p>
    <w:p w14:paraId="5911D102"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Requer a reforma da r. sentença para que lhe seja deferida a gratuidade de justiça, com isenção do pagamento das custas processuais.</w:t>
      </w:r>
    </w:p>
    <w:p w14:paraId="1B8C1D16" w14:textId="77777777" w:rsidR="00F23EA1" w:rsidRDefault="00F23EA1">
      <w:pPr>
        <w:spacing w:after="0" w:line="360" w:lineRule="auto"/>
        <w:jc w:val="both"/>
        <w:rPr>
          <w:rFonts w:ascii="Arial" w:hAnsi="Arial" w:cs="Arial"/>
          <w:sz w:val="28"/>
          <w:szCs w:val="28"/>
        </w:rPr>
      </w:pPr>
    </w:p>
    <w:p w14:paraId="694482EC"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highlight w:val="yellow"/>
        </w:rPr>
        <w:t>Com razão.</w:t>
      </w:r>
    </w:p>
    <w:p w14:paraId="045F7ED7" w14:textId="77777777" w:rsidR="00F23EA1" w:rsidRDefault="00F23EA1">
      <w:pPr>
        <w:spacing w:after="0" w:line="360" w:lineRule="auto"/>
        <w:jc w:val="both"/>
        <w:rPr>
          <w:rFonts w:ascii="Arial" w:hAnsi="Arial" w:cs="Arial"/>
          <w:sz w:val="28"/>
          <w:szCs w:val="28"/>
        </w:rPr>
      </w:pPr>
    </w:p>
    <w:p w14:paraId="5E91AF2F"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 xml:space="preserve">A r. sentença indeferiu a gratuidade de justiça porque a autora não juntou parte dos documentos determinados na </w:t>
      </w:r>
      <w:r>
        <w:rPr>
          <w:rFonts w:ascii="Arial" w:hAnsi="Arial" w:cs="Arial"/>
          <w:color w:val="595959"/>
          <w:sz w:val="28"/>
          <w:szCs w:val="28"/>
        </w:rPr>
        <w:t xml:space="preserve">decisão de emenda</w:t>
      </w:r>
      <w:del w:id="1149" w:author="Assessor GDSXSR" w:date="2026-10-31T18:19:21Z">
        <w:r>
          <w:rPr>
            <w:rFonts w:ascii="Arial" w:hAnsi="Arial" w:cs="Arial"/>
            <w:color w:val="595959"/>
            <w:sz w:val="28"/>
            <w:szCs w:val="28"/>
          </w:rPr>
          <w:delText xml:space="preserve"> (ID 91304391)</w:delText>
        </w:r>
      </w:del>
      <w:r>
        <w:rPr>
          <w:rFonts w:ascii="Arial" w:hAnsi="Arial" w:cs="Arial"/>
          <w:color w:val="595959"/>
          <w:sz w:val="28"/>
          <w:szCs w:val="28"/>
        </w:rPr>
        <w:t xml:space="preserve">, nos seguintes termos (</w:t>
      </w:r>
      <w:ins w:id="1150" w:author="Assessor GDSXSR" w:date="2026-10-31T18:19:21Z">
        <w:r>
          <w:rPr>
            <w:rFonts w:ascii="Arial" w:hAnsi="Arial" w:cs="Arial"/>
            <w:color w:val="808080"/>
            <w:sz w:val="28"/>
            <w:szCs w:val="28"/>
          </w:rPr>
          <w:t xml:space="preserve">decisão de emenda: ID 91304391; sentença: </w:t>
        </w:r>
      </w:ins>
      <w:r>
        <w:rPr>
          <w:rFonts w:ascii="Arial" w:hAnsi="Arial" w:cs="Arial"/>
          <w:color w:val="595959"/>
          <w:sz w:val="28"/>
          <w:szCs w:val="28"/>
        </w:rPr>
        <w:t xml:space="preserve">ID 91304405):</w:t>
      </w:r>
    </w:p>
    <w:p w14:paraId="15FA76F1" w14:textId="77777777" w:rsidR="00F23EA1" w:rsidRDefault="00F23EA1">
      <w:pPr>
        <w:spacing w:after="0" w:line="360" w:lineRule="auto"/>
        <w:jc w:val="both"/>
        <w:rPr>
          <w:rFonts w:ascii="Arial" w:hAnsi="Arial" w:cs="Arial"/>
          <w:sz w:val="28"/>
          <w:szCs w:val="28"/>
        </w:rPr>
      </w:pPr>
    </w:p>
    <w:p w14:paraId="44B1BF5C" w14:textId="3595B630"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w:t>
      </w:r>
      <w:r w:rsidR="00BB5D14">
        <w:rPr>
          <w:rFonts w:ascii="Arial" w:hAnsi="Arial" w:cs="Arial"/>
          <w:i/>
          <w:iCs/>
          <w:color w:val="595959"/>
          <w:sz w:val="26"/>
          <w:szCs w:val="26"/>
        </w:rPr>
        <w:t xml:space="preserve">(...) </w:t>
      </w:r>
      <w:r>
        <w:rPr>
          <w:rFonts w:ascii="Arial" w:hAnsi="Arial" w:cs="Arial"/>
          <w:i/>
          <w:iCs/>
          <w:color w:val="595959"/>
          <w:sz w:val="26"/>
          <w:szCs w:val="26"/>
        </w:rPr>
        <w:t xml:space="preserve">Com efeito, limitou-se a colacionar a Declaração de Benefício (ID </w:t>
      </w:r>
      <w:r w:rsidR="00F87079" w:rsidRPr="00F87079">
        <w:rPr>
          <w:rFonts w:ascii="Arial" w:hAnsi="Arial" w:cs="Arial"/>
          <w:i/>
          <w:iCs/>
          <w:color w:val="595959"/>
          <w:sz w:val="26"/>
          <w:szCs w:val="26"/>
        </w:rPr>
        <w:t>288792901</w:t>
      </w:r>
      <w:r>
        <w:rPr>
          <w:rFonts w:ascii="Arial" w:hAnsi="Arial" w:cs="Arial"/>
          <w:i/>
          <w:iCs/>
          <w:color w:val="595959"/>
          <w:sz w:val="26"/>
          <w:szCs w:val="26"/>
        </w:rPr>
        <w:t xml:space="preserve">), os Extratos de Informações do Benefício (ID </w:t>
      </w:r>
      <w:r w:rsidR="003E0C62" w:rsidRPr="003E0C62">
        <w:rPr>
          <w:rFonts w:ascii="Arial" w:hAnsi="Arial" w:cs="Arial"/>
          <w:i/>
          <w:iCs/>
          <w:color w:val="595959"/>
          <w:sz w:val="26"/>
          <w:szCs w:val="26"/>
        </w:rPr>
        <w:t>288792904</w:t>
      </w:r>
      <w:r>
        <w:rPr>
          <w:rFonts w:ascii="Arial" w:hAnsi="Arial" w:cs="Arial"/>
          <w:i/>
          <w:iCs/>
          <w:color w:val="595959"/>
          <w:sz w:val="26"/>
          <w:szCs w:val="26"/>
        </w:rPr>
        <w:t xml:space="preserve"> e ID </w:t>
      </w:r>
      <w:r w:rsidR="003E0C62" w:rsidRPr="003E0C62">
        <w:rPr>
          <w:rFonts w:ascii="Arial" w:hAnsi="Arial" w:cs="Arial"/>
          <w:i/>
          <w:iCs/>
          <w:color w:val="595959"/>
          <w:sz w:val="26"/>
          <w:szCs w:val="26"/>
        </w:rPr>
        <w:t>288792905</w:t>
      </w:r>
      <w:r>
        <w:rPr>
          <w:rFonts w:ascii="Arial" w:hAnsi="Arial" w:cs="Arial"/>
          <w:i/>
          <w:iCs/>
          <w:color w:val="595959"/>
          <w:sz w:val="26"/>
          <w:szCs w:val="26"/>
        </w:rPr>
        <w:t xml:space="preserve">) e faturas do cartão de crédito Carrefour Gold Mastercard </w:t>
      </w:r>
      <w:r w:rsidRPr="00EE266D">
        <w:rPr>
          <w:rFonts w:ascii="Arial" w:hAnsi="Arial" w:cs="Arial"/>
          <w:i/>
          <w:iCs/>
          <w:color w:val="595959"/>
          <w:sz w:val="26"/>
          <w:szCs w:val="26"/>
        </w:rPr>
        <w:t>(</w:t>
      </w:r>
      <w:r w:rsidR="003E0C62" w:rsidRPr="00EE266D">
        <w:rPr>
          <w:rFonts w:ascii="Arial" w:hAnsi="Arial" w:cs="Arial"/>
          <w:i/>
          <w:iCs/>
          <w:color w:val="595959"/>
          <w:sz w:val="26"/>
          <w:szCs w:val="26"/>
        </w:rPr>
        <w:t>IDs</w:t>
      </w:r>
      <w:r w:rsidR="005F2EB3" w:rsidRPr="00EE266D">
        <w:rPr>
          <w:rFonts w:ascii="Arial" w:hAnsi="Arial" w:cs="Arial"/>
          <w:i/>
          <w:iCs/>
          <w:color w:val="595959"/>
          <w:sz w:val="26"/>
          <w:szCs w:val="26"/>
        </w:rPr>
        <w:t xml:space="preserve"> </w:t>
      </w:r>
      <w:hyperlink r:id="rId15" w:tgtFrame="_blank" w:tooltip="Clique com o botão direito para copiar" w:history="1">
        <w:r w:rsidR="003E0C62" w:rsidRPr="00EE266D">
          <w:rPr>
            <w:rStyle w:val="Hyperlink"/>
            <w:rFonts w:ascii="Arial" w:hAnsi="Arial" w:cs="Arial"/>
            <w:i/>
            <w:iCs/>
            <w:color w:val="595959"/>
            <w:sz w:val="26"/>
            <w:szCs w:val="26"/>
            <w:u w:val="none"/>
          </w:rPr>
          <w:t>288792896</w:t>
        </w:r>
      </w:hyperlink>
      <w:r w:rsidR="003E0C62" w:rsidRPr="00EE266D">
        <w:rPr>
          <w:rFonts w:ascii="Arial" w:hAnsi="Arial" w:cs="Arial"/>
          <w:i/>
          <w:iCs/>
          <w:color w:val="595959"/>
          <w:sz w:val="26"/>
          <w:szCs w:val="26"/>
        </w:rPr>
        <w:t>,</w:t>
      </w:r>
      <w:r w:rsidR="005F2EB3" w:rsidRPr="00EE266D">
        <w:rPr>
          <w:rFonts w:ascii="Arial" w:hAnsi="Arial" w:cs="Arial"/>
          <w:i/>
          <w:iCs/>
          <w:color w:val="595959"/>
          <w:sz w:val="26"/>
          <w:szCs w:val="26"/>
        </w:rPr>
        <w:t xml:space="preserve"> </w:t>
      </w:r>
      <w:hyperlink r:id="rId16" w:tgtFrame="_blank" w:tooltip="Clique com o botão direito para copiar" w:history="1">
        <w:r w:rsidR="003E0C62" w:rsidRPr="00EE266D">
          <w:rPr>
            <w:rStyle w:val="Hyperlink"/>
            <w:rFonts w:ascii="Arial" w:hAnsi="Arial" w:cs="Arial"/>
            <w:i/>
            <w:iCs/>
            <w:color w:val="595959"/>
            <w:sz w:val="26"/>
            <w:szCs w:val="26"/>
            <w:u w:val="none"/>
          </w:rPr>
          <w:t>288792897</w:t>
        </w:r>
      </w:hyperlink>
      <w:r w:rsidR="003E0C62" w:rsidRPr="00EE266D">
        <w:rPr>
          <w:rFonts w:ascii="Arial" w:hAnsi="Arial" w:cs="Arial"/>
          <w:i/>
          <w:iCs/>
          <w:color w:val="595959"/>
          <w:sz w:val="26"/>
          <w:szCs w:val="26"/>
        </w:rPr>
        <w:t>,</w:t>
      </w:r>
      <w:r w:rsidR="005F2EB3" w:rsidRPr="00EE266D">
        <w:rPr>
          <w:rFonts w:ascii="Arial" w:hAnsi="Arial" w:cs="Arial"/>
          <w:i/>
          <w:iCs/>
          <w:color w:val="595959"/>
          <w:sz w:val="26"/>
          <w:szCs w:val="26"/>
        </w:rPr>
        <w:t xml:space="preserve"> </w:t>
      </w:r>
      <w:hyperlink r:id="rId17" w:tgtFrame="_blank" w:tooltip="Clique com o botão direito para copiar" w:history="1">
        <w:r w:rsidR="003E0C62" w:rsidRPr="00EE266D">
          <w:rPr>
            <w:rStyle w:val="Hyperlink"/>
            <w:rFonts w:ascii="Arial" w:hAnsi="Arial" w:cs="Arial"/>
            <w:i/>
            <w:iCs/>
            <w:color w:val="595959"/>
            <w:sz w:val="26"/>
            <w:szCs w:val="26"/>
            <w:u w:val="none"/>
          </w:rPr>
          <w:t>288792899</w:t>
        </w:r>
      </w:hyperlink>
      <w:r w:rsidR="005F2EB3" w:rsidRPr="00EE266D">
        <w:rPr>
          <w:rFonts w:ascii="Arial" w:hAnsi="Arial" w:cs="Arial"/>
          <w:i/>
          <w:iCs/>
          <w:color w:val="595959"/>
          <w:sz w:val="26"/>
          <w:szCs w:val="26"/>
        </w:rPr>
        <w:t xml:space="preserve"> </w:t>
      </w:r>
      <w:r w:rsidR="003E0C62" w:rsidRPr="00EE266D">
        <w:rPr>
          <w:rFonts w:ascii="Arial" w:hAnsi="Arial" w:cs="Arial"/>
          <w:i/>
          <w:iCs/>
          <w:color w:val="595959"/>
          <w:sz w:val="26"/>
          <w:szCs w:val="26"/>
        </w:rPr>
        <w:t>e</w:t>
      </w:r>
      <w:r w:rsidR="005F2EB3" w:rsidRPr="00EE266D">
        <w:rPr>
          <w:rFonts w:ascii="Arial" w:hAnsi="Arial" w:cs="Arial"/>
          <w:i/>
          <w:iCs/>
          <w:color w:val="595959"/>
          <w:sz w:val="26"/>
          <w:szCs w:val="26"/>
        </w:rPr>
        <w:t xml:space="preserve"> </w:t>
      </w:r>
      <w:hyperlink r:id="rId18" w:tgtFrame="_blank" w:tooltip="Clique com o botão direito para copiar" w:history="1">
        <w:r w:rsidR="003E0C62" w:rsidRPr="00EE266D">
          <w:rPr>
            <w:rStyle w:val="Hyperlink"/>
            <w:rFonts w:ascii="Arial" w:hAnsi="Arial" w:cs="Arial"/>
            <w:i/>
            <w:iCs/>
            <w:color w:val="595959"/>
            <w:sz w:val="26"/>
            <w:szCs w:val="26"/>
            <w:u w:val="none"/>
          </w:rPr>
          <w:t>288792900</w:t>
        </w:r>
      </w:hyperlink>
      <w:r w:rsidR="003E0C62" w:rsidRPr="00EE266D">
        <w:rPr>
          <w:rFonts w:ascii="Arial" w:hAnsi="Arial" w:cs="Arial"/>
          <w:i/>
          <w:iCs/>
          <w:color w:val="595959"/>
          <w:sz w:val="26"/>
          <w:szCs w:val="26"/>
        </w:rPr>
        <w:t>)</w:t>
      </w:r>
      <w:r w:rsidR="00EB25FB" w:rsidRPr="00EE266D">
        <w:rPr>
          <w:rFonts w:ascii="Arial" w:hAnsi="Arial" w:cs="Arial"/>
          <w:i/>
          <w:iCs/>
          <w:color w:val="595959"/>
          <w:sz w:val="26"/>
          <w:szCs w:val="26"/>
        </w:rPr>
        <w:t>,</w:t>
      </w:r>
      <w:r>
        <w:rPr>
          <w:rFonts w:ascii="Arial" w:hAnsi="Arial" w:cs="Arial"/>
          <w:i/>
          <w:iCs/>
          <w:color w:val="595959"/>
          <w:sz w:val="26"/>
          <w:szCs w:val="26"/>
        </w:rPr>
        <w:t xml:space="preserve"> deixando de acostar, precisamente, os documentos mais reveladores de sua real condição econômica e de mais fácil obtenção: os extratos da conta corrente nº </w:t>
      </w:r>
      <w:r w:rsidR="00EE266D" w:rsidRPr="00EE266D">
        <w:rPr>
          <w:rFonts w:ascii="Arial" w:hAnsi="Arial" w:cs="Arial"/>
          <w:i/>
          <w:iCs/>
          <w:color w:val="595959"/>
          <w:sz w:val="26"/>
          <w:szCs w:val="26"/>
        </w:rPr>
        <w:t>0000329592</w:t>
      </w:r>
      <w:r>
        <w:rPr>
          <w:rFonts w:ascii="Arial" w:hAnsi="Arial" w:cs="Arial"/>
          <w:i/>
          <w:iCs/>
          <w:color w:val="595959"/>
          <w:sz w:val="26"/>
          <w:szCs w:val="26"/>
        </w:rPr>
        <w:t>, agência 2362, mantida junto ao próprio banco réu (na qual, aliás, são creditados ambos os benefícios); os extratos de eventuais aplicações financeiras e caderneta de poupança; e a declaração de Imposto de Renda ou a certidão de isenção.</w:t>
      </w:r>
    </w:p>
    <w:p w14:paraId="72071505" w14:textId="77777777"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Registre-se a manifesta incongruência de a requerente alegar impossibilidade de acesso a tais documentos quando ostenta a condição de correntista da instituição financeira, dispondo de acesso ordinário a aplicativo, internet banking e agência física.</w:t>
      </w:r>
    </w:p>
    <w:p w14:paraId="14BE508A" w14:textId="6B9F8F21" w:rsidR="00F23EA1" w:rsidRDefault="00B3731D">
      <w:pPr>
        <w:spacing w:after="0" w:line="360" w:lineRule="auto"/>
        <w:ind w:left="2268" w:firstLine="1134"/>
        <w:jc w:val="both"/>
        <w:rPr>
          <w:rFonts w:ascii="Arial" w:hAnsi="Arial" w:cs="Arial"/>
          <w:sz w:val="28"/>
          <w:szCs w:val="28"/>
        </w:rPr>
      </w:pPr>
      <w:r>
        <w:rPr>
          <w:rFonts w:ascii="Arial" w:hAnsi="Arial" w:cs="Arial"/>
          <w:i/>
          <w:iCs/>
          <w:color w:val="595959"/>
          <w:sz w:val="26"/>
          <w:szCs w:val="26"/>
        </w:rPr>
        <w:t xml:space="preserve">A insuficiência da comprovação assume maior relevo diante de circunstâncias objetivas que reclamam elucidação: a autora percebe renda bruta mensal de R$ 3.242,00 (dois benefícios de R$ 1.621,00 cada — ID </w:t>
      </w:r>
      <w:r w:rsidR="007328C9" w:rsidRPr="007328C9">
        <w:rPr>
          <w:rFonts w:ascii="Arial" w:hAnsi="Arial" w:cs="Arial"/>
          <w:i/>
          <w:iCs/>
          <w:color w:val="595959"/>
          <w:sz w:val="26"/>
          <w:szCs w:val="26"/>
        </w:rPr>
        <w:t>288792901</w:t>
      </w:r>
      <w:r>
        <w:rPr>
          <w:rFonts w:ascii="Arial" w:hAnsi="Arial" w:cs="Arial"/>
          <w:i/>
          <w:iCs/>
          <w:color w:val="595959"/>
          <w:sz w:val="26"/>
          <w:szCs w:val="26"/>
        </w:rPr>
        <w:t xml:space="preserve">); movimenta cartão de crédito com limite de R$ 4.350,00, do qual se extraem faturas na ordem de R$ 1.167,12 a R$ 1.450,44, com aquisições reiteradas em estabelecimentos diversos (Magazine Luiza, Shein, Apple, supermercados, </w:t>
      </w:r>
      <w:r>
        <w:rPr>
          <w:rFonts w:ascii="Arial" w:hAnsi="Arial" w:cs="Arial"/>
          <w:i/>
          <w:iCs/>
          <w:color w:val="595959"/>
          <w:sz w:val="26"/>
          <w:szCs w:val="26"/>
        </w:rPr>
        <w:lastRenderedPageBreak/>
        <w:t xml:space="preserve">restaurantes, mobiliário) e contratação de seguro residencial (ID </w:t>
      </w:r>
      <w:r w:rsidR="00AC7920" w:rsidRPr="00AC7920">
        <w:rPr>
          <w:rFonts w:ascii="Arial" w:hAnsi="Arial" w:cs="Arial"/>
          <w:i/>
          <w:iCs/>
          <w:color w:val="595959"/>
          <w:sz w:val="26"/>
          <w:szCs w:val="26"/>
        </w:rPr>
        <w:t>288792896</w:t>
      </w:r>
      <w:r>
        <w:rPr>
          <w:rFonts w:ascii="Arial" w:hAnsi="Arial" w:cs="Arial"/>
          <w:i/>
          <w:iCs/>
          <w:color w:val="595959"/>
          <w:sz w:val="26"/>
          <w:szCs w:val="26"/>
        </w:rPr>
        <w:t xml:space="preserve"> e ID </w:t>
      </w:r>
      <w:r w:rsidR="00FF4BEB" w:rsidRPr="00FF4BEB">
        <w:rPr>
          <w:rFonts w:ascii="Arial" w:hAnsi="Arial" w:cs="Arial"/>
          <w:i/>
          <w:iCs/>
          <w:color w:val="595959"/>
          <w:sz w:val="26"/>
          <w:szCs w:val="26"/>
        </w:rPr>
        <w:t>288792900</w:t>
      </w:r>
      <w:r>
        <w:rPr>
          <w:rFonts w:ascii="Arial" w:hAnsi="Arial" w:cs="Arial"/>
          <w:i/>
          <w:iCs/>
          <w:color w:val="595959"/>
          <w:sz w:val="26"/>
          <w:szCs w:val="26"/>
        </w:rPr>
        <w:t>); e encontra-se assistida por advogada particular, e não pela Defensoria Pública do Distrito Federal.</w:t>
      </w:r>
    </w:p>
    <w:p w14:paraId="64246B03" w14:textId="77777777" w:rsidR="00F23EA1" w:rsidRDefault="00B3731D">
      <w:pPr>
        <w:spacing w:after="0" w:line="360" w:lineRule="auto"/>
        <w:ind w:left="2268" w:firstLine="1134"/>
        <w:jc w:val="both"/>
        <w:rPr>
          <w:rFonts w:ascii="Arial" w:hAnsi="Arial" w:cs="Arial"/>
          <w:sz w:val="28"/>
          <w:szCs w:val="28"/>
        </w:rPr>
      </w:pPr>
      <w:commentRangeStart w:id="22"/>
      <w:r>
        <w:rPr>
          <w:rFonts w:ascii="Arial" w:hAnsi="Arial" w:cs="Arial"/>
          <w:i/>
          <w:iCs/>
          <w:color w:val="595959"/>
          <w:sz w:val="26"/>
          <w:szCs w:val="26"/>
        </w:rPr>
        <w:t xml:space="preserve">Tais elementos, embora não infirmem por si sós a alegada hipossuficiência, </w:t>
      </w:r>
      <w:r>
        <w:rPr>
          <w:rFonts w:ascii="Arial" w:hAnsi="Arial" w:cs="Arial"/>
          <w:i/>
          <w:iCs/>
          <w:color w:val="595959"/>
          <w:sz w:val="26"/>
          <w:szCs w:val="26"/>
          <w:u w:val="single"/>
          <w:rPrChange w:id="1110" w:author="Assessor GDSXSR" w:date="2026-10-31T18:19:21Z">
            <w:rPr>
              <w:rFonts w:ascii="Arial" w:hAnsi="Arial" w:cs="Arial"/>
              <w:i/>
              <w:iCs/>
              <w:color w:val="595959"/>
              <w:sz w:val="26"/>
              <w:szCs w:val="26"/>
            </w:rPr>
          </w:rPrChange>
        </w:rPr>
        <w:t xml:space="preserve">evidenciam capacidade de acesso e movimentação de crédito que, à míngua da documentação reclamada e não apresentada, obstam a aferição segura do estado de miserabilidade</w:t>
      </w:r>
      <w:r>
        <w:rPr>
          <w:rFonts w:ascii="Arial" w:hAnsi="Arial" w:cs="Arial"/>
          <w:i/>
          <w:iCs/>
          <w:color w:val="595959"/>
          <w:sz w:val="26"/>
          <w:szCs w:val="26"/>
        </w:rPr>
        <w:t xml:space="preserve">. Isentar a parte do pagamento das custas é medida excepcional, reservada a quem comprove (e não apenas declare) a necessidade (art. 5º, LXXIV, da CF/88), ônus do qual a autora não se desincumbiu. (...)”</w:t>
      </w:r>
      <w:ins w:id="1111" w:author="Assessor GDSXSR" w:date="2026-10-31T18:19:21Z">
        <w:r>
          <w:rPr>
            <w:rFonts w:ascii="Arial" w:hAnsi="Arial" w:cs="Arial"/>
            <w:i/>
            <w:iCs/>
            <w:color w:val="808080"/>
            <w:sz w:val="26"/>
            <w:szCs w:val="26"/>
          </w:rPr>
          <w:t xml:space="preserve"> – Grifei</w:t>
        </w:r>
        <w:commentRangeEnd w:id="22"/>
        <w:r>
          <w:rPr>
            <w:rStyle w:val="CommentReference"/>
            <w:color w:val="808080"/>
          </w:rPr>
          <w:commentReference w:id="22"/>
        </w:r>
      </w:ins>
    </w:p>
    <w:p w14:paraId="642A4AB9" w14:textId="77777777" w:rsidR="00F23EA1" w:rsidRDefault="00F23EA1">
      <w:pPr>
        <w:spacing w:after="0" w:line="360" w:lineRule="auto"/>
        <w:jc w:val="both"/>
        <w:rPr>
          <w:rFonts w:ascii="Arial" w:hAnsi="Arial" w:cs="Arial"/>
          <w:sz w:val="28"/>
          <w:szCs w:val="28"/>
        </w:rPr>
      </w:pPr>
    </w:p>
    <w:p w14:paraId="458185FB"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Dispõe o art. 99, §§ 2º, 3º e 4º, do CPC:</w:t>
      </w:r>
    </w:p>
    <w:p w14:paraId="14FDC1CE" w14:textId="77777777" w:rsidR="00F23EA1" w:rsidRDefault="00F23EA1">
      <w:pPr>
        <w:spacing w:after="0" w:line="360" w:lineRule="auto"/>
        <w:jc w:val="both"/>
        <w:rPr>
          <w:rFonts w:ascii="Arial" w:hAnsi="Arial" w:cs="Arial"/>
          <w:sz w:val="28"/>
          <w:szCs w:val="28"/>
        </w:rPr>
      </w:pPr>
    </w:p>
    <w:p>
      <w:pPr>
        <w:spacing w:after="0" w:line="360" w:lineRule="auto"/>
        <w:ind w:left="2268"/>
        <w:jc w:val="both"/>
        <w:rPr>
          <w:ins w:id="1115" w:author="Assessor GDSXSR" w:date="2026-10-31T18:19:21Z"/>
        </w:rPr>
      </w:pPr>
      <w:commentRangeStart w:id="24"/>
      <w:r>
        <w:rPr>
          <w:rFonts w:ascii="Arial" w:hAnsi="Arial" w:cs="Arial"/>
          <w:i/>
          <w:iCs/>
          <w:color w:val="595959"/>
          <w:sz w:val="26"/>
          <w:szCs w:val="26"/>
        </w:rPr>
        <w:t xml:space="preserve">“</w:t>
      </w:r>
      <w:ins w:id="1114" w:author="Assessor GDSXSR" w:date="2026-10-31T18:19:21Z">
        <w:r>
          <w:rPr>
            <w:rFonts w:ascii="Arial" w:hAnsi="Arial" w:cs="Arial"/>
            <w:i/>
            <w:iCs/>
            <w:color w:val="808080"/>
            <w:sz w:val="26"/>
            <w:szCs w:val="26"/>
          </w:rPr>
          <w:t xml:space="preserve">Art. 99. (...)</w:t>
        </w:r>
        <w:commentRangeEnd w:id="24"/>
        <w:r>
          <w:rPr>
            <w:rStyle w:val="CommentReference"/>
            <w:color w:val="808080"/>
          </w:rPr>
          <w:commentReference w:id="24"/>
        </w:r>
      </w:ins>
    </w:p>
    <w:p w14:paraId="6600CA95"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 xml:space="preserve">§ 2º O juiz somente poderá indeferir o pedido se houver nos autos elementos que evidenciem a falta dos pressupostos legais para a concessão de gratuidade, devendo, antes de indeferir o pedido, determinar à parte a comprovação do preenchimento dos referidos pressupostos.</w:t>
      </w:r>
    </w:p>
    <w:p w14:paraId="4768B2A9"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 xml:space="preserve">§ 3º </w:t>
      </w:r>
      <w:r>
        <w:rPr>
          <w:rFonts w:ascii="Arial" w:hAnsi="Arial" w:cs="Arial"/>
          <w:i/>
          <w:iCs/>
          <w:color w:val="595959"/>
          <w:sz w:val="26"/>
          <w:szCs w:val="26"/>
          <w:u w:val="single"/>
          <w:rPrChange w:id="1112" w:author="Assessor GDSXSR" w:date="2026-10-31T18:19:21Z">
            <w:rPr>
              <w:rFonts w:ascii="Arial" w:hAnsi="Arial" w:cs="Arial"/>
              <w:i/>
              <w:iCs/>
              <w:color w:val="595959"/>
              <w:sz w:val="26"/>
              <w:szCs w:val="26"/>
            </w:rPr>
          </w:rPrChange>
        </w:rPr>
        <w:t xml:space="preserve">Presume-se verdadeira a alegação de insuficiência deduzida exclusivamente por pessoa natural.</w:t>
      </w:r>
    </w:p>
    <w:p w14:paraId="169AD2E4"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 xml:space="preserve">§ 4º </w:t>
      </w:r>
      <w:r>
        <w:rPr>
          <w:rFonts w:ascii="Arial" w:hAnsi="Arial" w:cs="Arial"/>
          <w:i/>
          <w:iCs/>
          <w:color w:val="595959"/>
          <w:sz w:val="26"/>
          <w:szCs w:val="26"/>
          <w:u w:val="single"/>
          <w:rPrChange w:id="1116" w:author="Assessor GDSXSR" w:date="2026-10-31T18:19:21Z">
            <w:rPr>
              <w:rFonts w:ascii="Arial" w:hAnsi="Arial" w:cs="Arial"/>
              <w:i/>
              <w:iCs/>
              <w:color w:val="595959"/>
              <w:sz w:val="26"/>
              <w:szCs w:val="26"/>
            </w:rPr>
          </w:rPrChange>
        </w:rPr>
        <w:t xml:space="preserve">A assistência do requerente por advogado particular não impede a concessão de gratuidade da justiça.</w:t>
      </w:r>
      <w:r>
        <w:rPr>
          <w:rFonts w:ascii="Arial" w:hAnsi="Arial" w:cs="Arial"/>
          <w:i/>
          <w:iCs/>
          <w:color w:val="595959"/>
          <w:sz w:val="26"/>
          <w:szCs w:val="26"/>
        </w:rPr>
        <w:t xml:space="preserve">”</w:t>
      </w:r>
      <w:ins w:id="1117" w:author="Assessor GDSXSR" w:date="2026-10-31T18:19:21Z">
        <w:r>
          <w:rPr>
            <w:rFonts w:ascii="Arial" w:hAnsi="Arial" w:cs="Arial"/>
            <w:i/>
            <w:iCs/>
            <w:color w:val="808080"/>
            <w:sz w:val="26"/>
            <w:szCs w:val="26"/>
          </w:rPr>
          <w:t xml:space="preserve"> – Grifei</w:t>
        </w:r>
      </w:ins>
    </w:p>
    <w:p w14:paraId="4C9931F8" w14:textId="77777777" w:rsidR="00F23EA1" w:rsidRDefault="00F23EA1">
      <w:pPr>
        <w:spacing w:after="0" w:line="360" w:lineRule="auto"/>
        <w:jc w:val="both"/>
        <w:rPr>
          <w:rFonts w:ascii="Arial" w:hAnsi="Arial" w:cs="Arial"/>
          <w:sz w:val="28"/>
          <w:szCs w:val="28"/>
        </w:rPr>
      </w:pPr>
    </w:p>
    <w:p w14:paraId="2C1ED954"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highlight w:val="yellow"/>
          <w:rPrChange w:id="1122" w:author="Assessor GDSXSR" w:date="2026-10-31T18:19:21Z">
            <w:rPr>
              <w:rFonts w:ascii="Arial" w:hAnsi="Arial" w:cs="Arial"/>
              <w:color w:val="595959"/>
              <w:sz w:val="28"/>
              <w:szCs w:val="28"/>
            </w:rPr>
          </w:rPrChange>
        </w:rPr>
        <w:lastRenderedPageBreak/>
        <w:t>A jurisprudência deste Tribunal adota, como critério objetivo de aferição da hipossuficiência econômica, o parâmetro fixado pela Defensoria Pública do Distrito Federal.</w:t>
      </w:r>
    </w:p>
    <w:p w14:paraId="36842403" w14:textId="77777777" w:rsidR="00F23EA1" w:rsidRDefault="00F23EA1">
      <w:pPr>
        <w:spacing w:after="0" w:line="360" w:lineRule="auto"/>
        <w:jc w:val="both"/>
        <w:rPr>
          <w:rFonts w:ascii="Arial" w:hAnsi="Arial" w:cs="Arial"/>
          <w:sz w:val="28"/>
          <w:szCs w:val="28"/>
        </w:rPr>
      </w:pPr>
    </w:p>
    <w:p w14:paraId="06665F49" w14:textId="77777777" w:rsidR="00F23EA1" w:rsidRDefault="00B3731D">
      <w:pPr>
        <w:spacing w:after="0" w:line="360" w:lineRule="auto"/>
        <w:ind w:firstLine="2268"/>
        <w:jc w:val="both"/>
        <w:rPr>
          <w:rFonts w:ascii="Arial" w:hAnsi="Arial" w:cs="Arial"/>
          <w:sz w:val="28"/>
          <w:szCs w:val="28"/>
        </w:rPr>
      </w:pPr>
      <w:commentRangeStart w:id="25"/>
      <w:r>
        <w:rPr>
          <w:rFonts w:ascii="Arial" w:hAnsi="Arial" w:cs="Arial"/>
          <w:color w:val="595959"/>
          <w:sz w:val="28"/>
          <w:szCs w:val="28"/>
        </w:rPr>
        <w:t>Dispõe o art. 4º da Resolução nº 271/2023 do Conselho Superior da DPDF:</w:t>
      </w:r>
      <w:commentRangeEnd w:id="25"/>
      <w:r>
        <w:rPr>
          <w:rStyle w:val="CommentReference"/>
        </w:rPr>
        <w:commentReference w:id="25"/>
      </w:r>
    </w:p>
    <w:p w14:paraId="20621EFB" w14:textId="77777777" w:rsidR="00F23EA1" w:rsidRDefault="00F23EA1">
      <w:pPr>
        <w:spacing w:after="0" w:line="360" w:lineRule="auto"/>
        <w:jc w:val="both"/>
        <w:rPr>
          <w:rFonts w:ascii="Arial" w:hAnsi="Arial" w:cs="Arial"/>
          <w:sz w:val="28"/>
          <w:szCs w:val="28"/>
        </w:rPr>
      </w:pPr>
    </w:p>
    <w:p w14:paraId="6F4B4425"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“Presume-se em situação de vulnerabilidade econômica a pessoa natural cuja renda familiar mensal não seja superior a 5 SM (cinco salários-mínimos).”</w:t>
      </w:r>
    </w:p>
    <w:p w14:paraId="35822BCA" w14:textId="77777777" w:rsidR="00F23EA1" w:rsidRDefault="00F23EA1">
      <w:pPr>
        <w:spacing w:after="0" w:line="360" w:lineRule="auto"/>
        <w:jc w:val="both"/>
        <w:rPr>
          <w:rFonts w:ascii="Arial" w:hAnsi="Arial" w:cs="Arial"/>
          <w:sz w:val="28"/>
          <w:szCs w:val="28"/>
        </w:rPr>
      </w:pPr>
    </w:p>
    <w:p w14:paraId="5DD6B108"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 xml:space="preserve">A autora/apelante, </w:t>
      </w:r>
      <w:commentRangeStart w:id="2"/>
      <w:r>
        <w:rPr>
          <w:rFonts w:ascii="Arial" w:hAnsi="Arial" w:cs="Arial"/>
          <w:color w:val="595959"/>
          <w:sz w:val="28"/>
          <w:szCs w:val="28"/>
        </w:rPr>
        <w:t>pessoa idosa</w:t>
      </w:r>
      <w:commentRangeEnd w:id="2"/>
      <w:r w:rsidR="00A5632C">
        <w:rPr>
          <w:rStyle w:val="Refdecomentrio"/>
          <w:rFonts w:ascii="Arial" w:hAnsi="Arial" w:cs="Arial"/>
          <w:color w:val="595959"/>
          <w:sz w:val="28"/>
          <w:szCs w:val="28"/>
        </w:rPr>
        <w:commentReference w:id="2"/>
      </w:r>
      <w:r>
        <w:rPr>
          <w:rFonts w:ascii="Arial" w:hAnsi="Arial" w:cs="Arial"/>
          <w:color w:val="595959"/>
          <w:sz w:val="28"/>
          <w:szCs w:val="28"/>
        </w:rPr>
        <w:t>, recebe do INSS pensão por morte e aposentadoria por idade, cada uma no valor bruto de R$ 1.621,00 (ID 91304399).</w:t>
      </w:r>
    </w:p>
    <w:p w14:paraId="10527925" w14:textId="77777777" w:rsidR="00F23EA1" w:rsidRDefault="00F23EA1">
      <w:pPr>
        <w:spacing w:after="0" w:line="360" w:lineRule="auto"/>
        <w:jc w:val="both"/>
        <w:rPr>
          <w:rFonts w:ascii="Arial" w:hAnsi="Arial" w:cs="Arial"/>
          <w:sz w:val="28"/>
          <w:szCs w:val="28"/>
        </w:rPr>
      </w:pPr>
    </w:p>
    <w:p w14:paraId="46FE2FDF" w14:textId="77777777" w:rsidR="00F23EA1" w:rsidRDefault="00B3731D">
      <w:pPr>
        <w:spacing w:after="0" w:line="360" w:lineRule="auto"/>
        <w:ind w:firstLine="2268"/>
        <w:jc w:val="both"/>
        <w:rPr>
          <w:rFonts w:ascii="Arial" w:hAnsi="Arial" w:cs="Arial"/>
          <w:sz w:val="28"/>
          <w:szCs w:val="28"/>
        </w:rPr>
      </w:pPr>
      <w:commentRangeStart w:id="26"/>
      <w:r>
        <w:rPr>
          <w:rFonts w:ascii="Arial" w:hAnsi="Arial" w:cs="Arial"/>
          <w:color w:val="595959"/>
          <w:sz w:val="28"/>
          <w:szCs w:val="28"/>
        </w:rPr>
        <w:t>Sua renda bruta mensal soma R$ 3.242,00, e a renda líquida, após os descontos consignados, soma R$ 2.281,11 (ID 91304385).</w:t>
      </w:r>
      <w:commentRangeEnd w:id="26"/>
      <w:r>
        <w:rPr>
          <w:rStyle w:val="CommentReference"/>
        </w:rPr>
        <w:commentReference w:id="26"/>
      </w:r>
    </w:p>
    <w:p w14:paraId="207F5707" w14:textId="77777777" w:rsidR="00F23EA1" w:rsidRDefault="00F23EA1">
      <w:pPr>
        <w:spacing w:after="0" w:line="360" w:lineRule="auto"/>
        <w:jc w:val="both"/>
        <w:rPr>
          <w:rFonts w:ascii="Arial" w:hAnsi="Arial" w:cs="Arial"/>
          <w:sz w:val="28"/>
          <w:szCs w:val="28"/>
        </w:rPr>
      </w:pPr>
    </w:p>
    <w:p w14:paraId="503A794A" w14:textId="77777777" w:rsidR="00F23EA1" w:rsidRDefault="00B3731D">
      <w:pPr>
        <w:spacing w:after="0" w:line="360" w:lineRule="auto"/>
        <w:ind w:firstLine="2268"/>
        <w:jc w:val="both"/>
        <w:rPr>
          <w:rFonts w:ascii="Arial" w:hAnsi="Arial" w:cs="Arial"/>
          <w:sz w:val="28"/>
          <w:szCs w:val="28"/>
        </w:rPr>
      </w:pPr>
      <w:commentRangeStart w:id="27"/>
      <w:r>
        <w:rPr>
          <w:rFonts w:ascii="Arial" w:hAnsi="Arial" w:cs="Arial"/>
          <w:color w:val="595959"/>
          <w:sz w:val="28"/>
          <w:szCs w:val="28"/>
          <w:highlight w:val="yellow"/>
          <w:rPrChange w:id="1151" w:author="Assessor GDSXSR" w:date="2026-10-31T18:19:21Z">
            <w:rPr>
              <w:rFonts w:ascii="Arial" w:hAnsi="Arial" w:cs="Arial"/>
              <w:color w:val="595959"/>
              <w:sz w:val="28"/>
              <w:szCs w:val="28"/>
            </w:rPr>
          </w:rPrChange>
        </w:rPr>
        <w:t xml:space="preserve">Esses valores são inferiores a cinco salários-mínimos, </w:t>
      </w:r>
      <w:del w:id="1118" w:author="Assessor GDSXSR" w:date="2026-10-31T18:19:21Z">
        <w:r>
          <w:rPr>
            <w:rFonts w:ascii="Arial" w:hAnsi="Arial" w:cs="Arial"/>
            <w:color w:val="595959"/>
            <w:sz w:val="28"/>
            <w:szCs w:val="28"/>
          </w:rPr>
          <w:delText xml:space="preserve">que hoje correspondem</w:delText>
        </w:r>
      </w:del>
      <w:ins w:id="1119" w:author="Assessor GDSXSR" w:date="2026-10-31T18:19:21Z">
        <w:r>
          <w:rPr>
            <w:rFonts w:ascii="Arial" w:hAnsi="Arial" w:cs="Arial"/>
            <w:color w:val="808080"/>
            <w:sz w:val="28"/>
            <w:szCs w:val="28"/>
            <w:highlight w:val="yellow"/>
          </w:rPr>
          <w:t xml:space="preserve">equivalentes</w:t>
        </w:r>
      </w:ins>
      <w:r>
        <w:rPr>
          <w:rFonts w:ascii="Arial" w:hAnsi="Arial" w:cs="Arial"/>
          <w:color w:val="595959"/>
          <w:sz w:val="28"/>
          <w:szCs w:val="28"/>
          <w:highlight w:val="yellow"/>
          <w:rPrChange w:id="1152" w:author="Assessor GDSXSR" w:date="2026-10-31T18:19:21Z">
            <w:rPr>
              <w:rFonts w:ascii="Arial" w:hAnsi="Arial" w:cs="Arial"/>
              <w:color w:val="595959"/>
              <w:sz w:val="28"/>
              <w:szCs w:val="28"/>
            </w:rPr>
          </w:rPrChange>
        </w:rPr>
        <w:t xml:space="preserve"> a R$ 8.105,00</w:t>
      </w:r>
      <w:ins w:id="1120" w:author="Assessor GDSXSR" w:date="2026-10-31T18:19:21Z">
        <w:r>
          <w:rPr>
            <w:rFonts w:ascii="Arial" w:hAnsi="Arial" w:cs="Arial"/>
            <w:color w:val="808080"/>
            <w:sz w:val="28"/>
            <w:szCs w:val="28"/>
            <w:highlight w:val="yellow"/>
          </w:rPr>
          <w:t xml:space="preserve"> (Decreto 12</w:t>
        </w:r>
      </w:ins>
      <w:r>
        <w:rPr>
          <w:rFonts w:ascii="Arial" w:hAnsi="Arial" w:cs="Arial"/>
          <w:color w:val="595959"/>
          <w:sz w:val="28"/>
          <w:szCs w:val="28"/>
          <w:highlight w:val="yellow"/>
          <w:rPrChange w:id="1153" w:author="Assessor GDSXSR" w:date="2026-10-31T18:19:21Z">
            <w:rPr>
              <w:rFonts w:ascii="Arial" w:hAnsi="Arial" w:cs="Arial"/>
              <w:color w:val="595959"/>
              <w:sz w:val="28"/>
              <w:szCs w:val="28"/>
            </w:rPr>
          </w:rPrChange>
        </w:rPr>
        <w:t xml:space="preserve">.</w:t>
      </w:r>
      <w:ins w:id="1121" w:author="Assessor GDSXSR" w:date="2026-10-31T18:19:21Z">
        <w:r>
          <w:rPr>
            <w:rFonts w:ascii="Arial" w:hAnsi="Arial" w:cs="Arial"/>
            <w:color w:val="808080"/>
            <w:sz w:val="28"/>
            <w:szCs w:val="28"/>
            <w:highlight w:val="yellow"/>
          </w:rPr>
          <w:t xml:space="preserve">797/2025 1º).</w:t>
        </w:r>
        <w:commentRangeEnd w:id="27"/>
        <w:r>
          <w:rPr>
            <w:rStyle w:val="CommentReference"/>
            <w:color w:val="808080"/>
          </w:rPr>
          <w:commentReference w:id="27"/>
        </w:r>
      </w:ins>
    </w:p>
    <w:p w14:paraId="6E4BEC3D" w14:textId="77777777" w:rsidR="00F23EA1" w:rsidRDefault="00F23EA1">
      <w:pPr>
        <w:spacing w:after="0" w:line="360" w:lineRule="auto"/>
        <w:jc w:val="both"/>
        <w:rPr>
          <w:rFonts w:ascii="Arial" w:hAnsi="Arial" w:cs="Arial"/>
          <w:sz w:val="28"/>
          <w:szCs w:val="28"/>
        </w:rPr>
      </w:pPr>
    </w:p>
    <w:p w14:paraId="71B2D0A0" w14:textId="77777777" w:rsidR="00F23EA1" w:rsidRDefault="00B3731D">
      <w:pPr>
        <w:spacing w:after="0" w:line="360" w:lineRule="auto"/>
        <w:ind w:firstLine="2268"/>
        <w:jc w:val="both"/>
        <w:rPr>
          <w:rFonts w:ascii="Arial" w:hAnsi="Arial" w:cs="Arial"/>
          <w:sz w:val="28"/>
          <w:szCs w:val="28"/>
        </w:rPr>
      </w:pPr>
      <w:commentRangeStart w:id="3"/>
      <w:commentRangeStart w:id="23"/>
      <w:r>
        <w:rPr>
          <w:rFonts w:ascii="Arial" w:hAnsi="Arial" w:cs="Arial"/>
          <w:color w:val="595959"/>
          <w:sz w:val="28"/>
          <w:szCs w:val="28"/>
          <w:highlight w:val="yellow"/>
          <w:rPrChange w:id="1154" w:author="Assessor GDSXSR" w:date="2026-10-31T18:19:21Z">
            <w:rPr>
              <w:rFonts w:ascii="Arial" w:hAnsi="Arial" w:cs="Arial"/>
              <w:color w:val="595959"/>
              <w:sz w:val="28"/>
              <w:szCs w:val="28"/>
            </w:rPr>
          </w:rPrChange>
        </w:rPr>
        <w:t xml:space="preserve">A falta dos extratos bancários e da declaração de imposto de renda não </w:t>
      </w:r>
      <w:del w:id="1143" w:author="Assessor GDSXSR" w:date="2026-10-31T18:19:21Z">
        <w:r>
          <w:rPr>
            <w:rFonts w:ascii="Arial" w:hAnsi="Arial" w:cs="Arial"/>
            <w:color w:val="595959"/>
            <w:sz w:val="28"/>
            <w:szCs w:val="28"/>
          </w:rPr>
          <w:delText xml:space="preserve">é</w:delText>
        </w:r>
      </w:del>
      <w:ins w:id="1144" w:author="Assessor GDSXSR" w:date="2026-10-31T18:19:21Z">
        <w:r>
          <w:rPr>
            <w:rFonts w:ascii="Arial" w:hAnsi="Arial" w:cs="Arial"/>
            <w:color w:val="808080"/>
            <w:sz w:val="28"/>
            <w:szCs w:val="28"/>
            <w:highlight w:val="yellow"/>
          </w:rPr>
          <w:t xml:space="preserve">autoriza, com a máxima vênia ao d. Juízo de origem, o indeferimento da gratuidade, pois não evidencia</w:t>
        </w:r>
      </w:ins>
      <w:r>
        <w:rPr>
          <w:rFonts w:ascii="Arial" w:hAnsi="Arial" w:cs="Arial"/>
          <w:color w:val="595959"/>
          <w:sz w:val="28"/>
          <w:szCs w:val="28"/>
          <w:highlight w:val="yellow"/>
          <w:rPrChange w:id="1155" w:author="Assessor GDSXSR" w:date="2026-10-31T18:19:21Z">
            <w:rPr>
              <w:rFonts w:ascii="Arial" w:hAnsi="Arial" w:cs="Arial"/>
              <w:color w:val="595959"/>
              <w:sz w:val="28"/>
              <w:szCs w:val="28"/>
            </w:rPr>
          </w:rPrChange>
        </w:rPr>
        <w:t xml:space="preserve">, por si só,</w:t>
      </w:r>
      <w:del w:id="1145" w:author="Assessor GDSXSR" w:date="2026-10-31T18:19:21Z">
        <w:r>
          <w:rPr>
            <w:rFonts w:ascii="Arial" w:hAnsi="Arial" w:cs="Arial"/>
            <w:color w:val="595959"/>
            <w:sz w:val="28"/>
            <w:szCs w:val="28"/>
          </w:rPr>
          <w:delText xml:space="preserve"> elemento que evidencie</w:delText>
        </w:r>
      </w:del>
      <w:r>
        <w:rPr>
          <w:rFonts w:ascii="Arial" w:hAnsi="Arial" w:cs="Arial"/>
          <w:color w:val="595959"/>
          <w:sz w:val="28"/>
          <w:szCs w:val="28"/>
          <w:highlight w:val="yellow"/>
          <w:rPrChange w:id="1156" w:author="Assessor GDSXSR" w:date="2026-10-31T18:19:21Z">
            <w:rPr>
              <w:rFonts w:ascii="Arial" w:hAnsi="Arial" w:cs="Arial"/>
              <w:color w:val="595959"/>
              <w:sz w:val="28"/>
              <w:szCs w:val="28"/>
            </w:rPr>
          </w:rPrChange>
        </w:rPr>
        <w:t xml:space="preserve"> a ausência dos pressupostos legais para a concessão do benefício </w:t>
      </w:r>
      <w:r>
        <w:rPr>
          <w:rFonts w:ascii="Arial" w:hAnsi="Arial" w:cs="Arial"/>
          <w:color w:val="595959"/>
          <w:sz w:val="28"/>
          <w:szCs w:val="28"/>
          <w:highlight w:val="yellow"/>
          <w:rPrChange w:id="1157" w:author="Assessor GDSXSR" w:date="2026-10-31T18:19:21Z">
            <w:rPr>
              <w:rFonts w:ascii="Arial" w:hAnsi="Arial" w:cs="Arial"/>
              <w:color w:val="595959"/>
              <w:sz w:val="28"/>
              <w:szCs w:val="28"/>
            </w:rPr>
          </w:rPrChange>
        </w:rPr>
        <w:t xml:space="preserve">(CPC 99 § 2º)</w:t>
      </w:r>
      <w:r>
        <w:rPr>
          <w:rFonts w:ascii="Arial" w:hAnsi="Arial" w:cs="Arial"/>
          <w:color w:val="595959"/>
          <w:sz w:val="28"/>
          <w:szCs w:val="28"/>
          <w:highlight w:val="yellow"/>
          <w:rPrChange w:id="1158" w:author="Assessor GDSXSR" w:date="2026-10-31T18:19:21Z">
            <w:rPr>
              <w:rFonts w:ascii="Arial" w:hAnsi="Arial" w:cs="Arial"/>
              <w:color w:val="595959"/>
              <w:sz w:val="28"/>
              <w:szCs w:val="28"/>
            </w:rPr>
          </w:rPrChange>
        </w:rPr>
        <w:t xml:space="preserve">.</w:t>
      </w:r>
      <w:commentRangeEnd w:id="23"/>
      <w:r>
        <w:rPr>
          <w:rStyle w:val="CommentReference"/>
        </w:rPr>
        <w:commentReference w:id="23"/>
      </w:r>
      <w:commentRangeEnd w:id="3"/>
      <w:r w:rsidR="00EA7EB6">
        <w:rPr>
          <w:rStyle w:val="Refdecomentrio"/>
          <w:rFonts w:ascii="Arial" w:hAnsi="Arial" w:cs="Arial"/>
          <w:color w:val="595959"/>
          <w:sz w:val="28"/>
          <w:szCs w:val="28"/>
        </w:rPr>
        <w:commentReference w:id="3"/>
      </w:r>
    </w:p>
    <w:p w14:paraId="73FA7CB0" w14:textId="77777777" w:rsidR="00F23EA1" w:rsidRDefault="00F23EA1">
      <w:pPr>
        <w:spacing w:after="0" w:line="360" w:lineRule="auto"/>
        <w:jc w:val="both"/>
        <w:rPr>
          <w:rFonts w:ascii="Arial" w:hAnsi="Arial" w:cs="Arial"/>
          <w:sz w:val="28"/>
          <w:szCs w:val="28"/>
        </w:rPr>
      </w:pPr>
    </w:p>
    <w:p w14:paraId="6B8E61CC"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lastRenderedPageBreak/>
        <w:t>Os documentos juntados identificam a origem e o valor da renda da autora/apelante, e os autos não indicam outra fonte de renda nem patrimônio.</w:t>
      </w:r>
    </w:p>
    <w:p w14:paraId="504AC4AC" w14:textId="77777777" w:rsidR="00F23EA1" w:rsidRDefault="00F23EA1">
      <w:pPr>
        <w:spacing w:after="0" w:line="360" w:lineRule="auto"/>
        <w:jc w:val="both"/>
        <w:rPr>
          <w:rFonts w:ascii="Arial" w:hAnsi="Arial" w:cs="Arial"/>
          <w:sz w:val="28"/>
          <w:szCs w:val="28"/>
        </w:rPr>
      </w:pPr>
    </w:p>
    <w:p w14:paraId="5F67D42C" w14:textId="77777777" w:rsidR="00F23EA1" w:rsidRDefault="00B3731D">
      <w:pPr>
        <w:spacing w:after="0" w:line="360" w:lineRule="auto"/>
        <w:ind w:firstLine="2268"/>
        <w:jc w:val="both"/>
        <w:rPr>
          <w:rFonts w:ascii="Arial" w:hAnsi="Arial" w:cs="Arial"/>
          <w:sz w:val="28"/>
          <w:szCs w:val="28"/>
        </w:rPr>
      </w:pPr>
      <w:commentRangeStart w:id="28"/>
      <w:r>
        <w:rPr>
          <w:rFonts w:ascii="Arial" w:hAnsi="Arial" w:cs="Arial"/>
          <w:color w:val="595959"/>
          <w:sz w:val="28"/>
          <w:szCs w:val="28"/>
        </w:rPr>
        <w:t xml:space="preserve">As faturas do cartão de crédito, com limite de R$ 4.350,00 e despesas mensais entre R$ 1.167,12 e R$ 1.450,44, também não afastam a presunção de hipossuficiência</w:t>
      </w:r>
      <w:ins w:id="1123" w:author="Assessor GDSXSR" w:date="2026-10-31T18:19:21Z">
        <w:r>
          <w:rPr>
            <w:rFonts w:ascii="Arial" w:hAnsi="Arial" w:cs="Arial"/>
            <w:color w:val="808080"/>
            <w:sz w:val="28"/>
            <w:szCs w:val="28"/>
          </w:rPr>
          <w:t xml:space="preserve"> (ID 288792896 e 288792900, do processo de origem)</w:t>
        </w:r>
      </w:ins>
      <w:r>
        <w:rPr>
          <w:rFonts w:ascii="Arial" w:hAnsi="Arial" w:cs="Arial"/>
          <w:color w:val="595959"/>
          <w:sz w:val="28"/>
          <w:szCs w:val="28"/>
        </w:rPr>
        <w:t xml:space="preserve">.</w:t>
      </w:r>
      <w:commentRangeEnd w:id="28"/>
      <w:r>
        <w:rPr>
          <w:rStyle w:val="CommentReference"/>
        </w:rPr>
        <w:commentReference w:id="28"/>
      </w:r>
    </w:p>
    <w:p w14:paraId="2D438616" w14:textId="77777777" w:rsidR="00F23EA1" w:rsidRDefault="00F23EA1">
      <w:pPr>
        <w:spacing w:after="0" w:line="360" w:lineRule="auto"/>
        <w:jc w:val="both"/>
        <w:rPr>
          <w:rFonts w:ascii="Arial" w:hAnsi="Arial" w:cs="Arial"/>
          <w:sz w:val="28"/>
          <w:szCs w:val="28"/>
        </w:rPr>
      </w:pPr>
    </w:p>
    <w:p w14:paraId="127BB543" w14:textId="77777777" w:rsidR="00F23EA1" w:rsidRDefault="00B3731D">
      <w:pPr>
        <w:spacing w:after="0" w:line="360" w:lineRule="auto"/>
        <w:ind w:firstLine="2268"/>
        <w:jc w:val="both"/>
        <w:rPr>
          <w:rFonts w:ascii="Arial" w:hAnsi="Arial" w:cs="Arial"/>
          <w:sz w:val="28"/>
          <w:szCs w:val="28"/>
        </w:rPr>
      </w:pPr>
      <w:commentRangeStart w:id="29"/>
      <w:r>
        <w:rPr>
          <w:rFonts w:ascii="Arial" w:hAnsi="Arial" w:cs="Arial"/>
          <w:color w:val="595959"/>
          <w:sz w:val="28"/>
          <w:szCs w:val="28"/>
        </w:rPr>
        <w:t xml:space="preserve">Essas despesas</w:t>
      </w:r>
      <w:del w:id="1124" w:author="Assessor GDSXSR" w:date="2026-10-31T18:19:21Z">
        <w:r>
          <w:rPr>
            <w:rFonts w:ascii="Arial" w:hAnsi="Arial" w:cs="Arial"/>
            <w:color w:val="595959"/>
            <w:sz w:val="28"/>
            <w:szCs w:val="28"/>
          </w:rPr>
          <w:delText xml:space="preserve"> são compatíveis com a renda comprovada e</w:delText>
        </w:r>
      </w:del>
      <w:r>
        <w:rPr>
          <w:rFonts w:ascii="Arial" w:hAnsi="Arial" w:cs="Arial"/>
          <w:color w:val="595959"/>
          <w:sz w:val="28"/>
          <w:szCs w:val="28"/>
        </w:rPr>
        <w:t xml:space="preserve"> consomem mais da metade da renda líquida de R$ 2.281,11</w:t>
      </w:r>
      <w:ins w:id="1125" w:author="Assessor GDSXSR" w:date="2026-10-31T18:19:21Z">
        <w:r>
          <w:rPr>
            <w:rFonts w:ascii="Arial" w:hAnsi="Arial" w:cs="Arial"/>
            <w:color w:val="808080"/>
            <w:sz w:val="28"/>
            <w:szCs w:val="28"/>
          </w:rPr>
          <w:t xml:space="preserve"> e não revelam, por si, capacidade econômica incompatível com a renda comprovada</w:t>
        </w:r>
      </w:ins>
      <w:r>
        <w:rPr>
          <w:rFonts w:ascii="Arial" w:hAnsi="Arial" w:cs="Arial"/>
          <w:color w:val="595959"/>
          <w:sz w:val="28"/>
          <w:szCs w:val="28"/>
        </w:rPr>
        <w:t xml:space="preserve">.</w:t>
      </w:r>
      <w:commentRangeEnd w:id="29"/>
      <w:r>
        <w:rPr>
          <w:rStyle w:val="CommentReference"/>
        </w:rPr>
        <w:commentReference w:id="29"/>
      </w:r>
    </w:p>
    <w:p w14:paraId="2EE598D1" w14:textId="77777777" w:rsidR="00F23EA1" w:rsidRDefault="00F23EA1">
      <w:pPr>
        <w:spacing w:after="0" w:line="360" w:lineRule="auto"/>
        <w:jc w:val="both"/>
        <w:rPr>
          <w:rFonts w:ascii="Arial" w:hAnsi="Arial" w:cs="Arial"/>
          <w:sz w:val="28"/>
          <w:szCs w:val="28"/>
        </w:rPr>
      </w:pPr>
    </w:p>
    <w:p w14:paraId="39245CB9"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 xml:space="preserve">A assistência por advogada particular, por sua vez, não impede a concessão do benefício </w:t>
      </w:r>
      <w:commentRangeStart w:id="4"/>
      <w:r>
        <w:rPr>
          <w:rFonts w:ascii="Arial" w:hAnsi="Arial" w:cs="Arial"/>
          <w:color w:val="595959"/>
          <w:sz w:val="28"/>
          <w:szCs w:val="28"/>
        </w:rPr>
        <w:t>(CPC 99 § 4º)</w:t>
      </w:r>
      <w:commentRangeEnd w:id="4"/>
      <w:r w:rsidR="00434D2B">
        <w:rPr>
          <w:rStyle w:val="Refdecomentrio"/>
          <w:rFonts w:ascii="Arial" w:hAnsi="Arial" w:cs="Arial"/>
          <w:color w:val="595959"/>
          <w:sz w:val="28"/>
          <w:szCs w:val="28"/>
        </w:rPr>
        <w:commentReference w:id="4"/>
      </w:r>
      <w:r>
        <w:rPr>
          <w:rFonts w:ascii="Arial" w:hAnsi="Arial" w:cs="Arial"/>
          <w:color w:val="595959"/>
          <w:sz w:val="28"/>
          <w:szCs w:val="28"/>
        </w:rPr>
        <w:t>.</w:t>
      </w:r>
    </w:p>
    <w:p w14:paraId="4305F408" w14:textId="77777777" w:rsidR="00F23EA1" w:rsidRDefault="00F23EA1">
      <w:pPr>
        <w:spacing w:after="0" w:line="360" w:lineRule="auto"/>
        <w:jc w:val="both"/>
        <w:rPr>
          <w:rFonts w:ascii="Arial" w:hAnsi="Arial" w:cs="Arial"/>
          <w:sz w:val="28"/>
          <w:szCs w:val="28"/>
        </w:rPr>
      </w:pPr>
    </w:p>
    <w:p w14:paraId="566FB40B"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Nesse sentido:</w:t>
      </w:r>
    </w:p>
    <w:p w14:paraId="165ADB5F" w14:textId="77777777" w:rsidR="00F23EA1" w:rsidRDefault="00F23EA1">
      <w:pPr>
        <w:spacing w:after="0" w:line="360" w:lineRule="auto"/>
        <w:jc w:val="both"/>
        <w:rPr>
          <w:rFonts w:ascii="Arial" w:hAnsi="Arial" w:cs="Arial"/>
          <w:sz w:val="28"/>
          <w:szCs w:val="28"/>
        </w:rPr>
      </w:pPr>
    </w:p>
    <w:p w14:paraId="369E8907" w14:textId="77777777" w:rsidR="00F23EA1" w:rsidRDefault="00B3731D">
      <w:pPr>
        <w:spacing w:after="0" w:line="360" w:lineRule="auto"/>
        <w:ind w:left="2268"/>
        <w:jc w:val="both"/>
        <w:rPr>
          <w:rFonts w:ascii="Arial" w:hAnsi="Arial" w:cs="Arial"/>
          <w:sz w:val="28"/>
          <w:szCs w:val="28"/>
        </w:rPr>
      </w:pPr>
      <w:commentRangeStart w:id="5"/>
      <w:commentRangeStart w:id="30"/>
      <w:r>
        <w:rPr>
          <w:rFonts w:ascii="Arial" w:hAnsi="Arial" w:cs="Arial"/>
          <w:i/>
          <w:iCs/>
          <w:color w:val="595959"/>
          <w:sz w:val="26"/>
          <w:szCs w:val="26"/>
        </w:rPr>
        <w:t xml:space="preserve">“(...) 4. O art. 99, § 2º, do CPC impõe que a negativa do benefício somente pode ocorrer diante de elementos que demonstrem a ausência dos pressupostos legais, e o § 3º confere presunção relativa à declaração de hipossuficiência da pessoa natural. 5. A Resolução nº 140/2015 da Defensoria Pública do Distrito Federal estabelece critério objetivo de renda mensal de até cinco salários-mínimos para caracterizar a hipossuficiência, parâmetro que se mostra razoável e aplicável. 6. </w:t>
      </w:r>
      <w:r>
        <w:rPr>
          <w:rFonts w:ascii="Arial" w:hAnsi="Arial" w:cs="Arial"/>
          <w:i/>
          <w:iCs/>
          <w:color w:val="595959"/>
          <w:sz w:val="26"/>
          <w:szCs w:val="26"/>
          <w:u w:val="single"/>
          <w:rPrChange w:id="1132" w:author="Assessor GDSXSR" w:date="2026-10-31T18:19:21Z">
            <w:rPr>
              <w:rFonts w:ascii="Arial" w:hAnsi="Arial" w:cs="Arial"/>
              <w:i/>
              <w:iCs/>
              <w:color w:val="595959"/>
              <w:sz w:val="26"/>
              <w:szCs w:val="26"/>
            </w:rPr>
          </w:rPrChange>
        </w:rPr>
        <w:t xml:space="preserve">Os documentos juntados aos autos </w:t>
      </w:r>
      <w:r>
        <w:rPr>
          <w:rFonts w:ascii="Arial" w:hAnsi="Arial" w:cs="Arial"/>
          <w:i/>
          <w:iCs/>
          <w:color w:val="595959"/>
          <w:sz w:val="26"/>
          <w:szCs w:val="26"/>
          <w:u w:val="single"/>
          <w:rPrChange w:id="1133" w:author="Assessor GDSXSR" w:date="2026-10-31T18:19:21Z">
            <w:rPr>
              <w:rFonts w:ascii="Arial" w:hAnsi="Arial" w:cs="Arial"/>
              <w:i/>
              <w:iCs/>
              <w:color w:val="595959"/>
              <w:sz w:val="26"/>
              <w:szCs w:val="26"/>
            </w:rPr>
          </w:rPrChange>
        </w:rPr>
        <w:t xml:space="preserve">evidenciam que a agravante aufere rendimentos inferiores ao limite objetivo</w:t>
      </w:r>
      <w:r>
        <w:rPr>
          <w:rFonts w:ascii="Arial" w:hAnsi="Arial" w:cs="Arial"/>
          <w:i/>
          <w:iCs/>
          <w:color w:val="595959"/>
          <w:sz w:val="26"/>
          <w:szCs w:val="26"/>
        </w:rPr>
        <w:t xml:space="preserve">, confirmando a verossimilhança da alegação de hipossuficiência e a </w:t>
      </w:r>
      <w:r>
        <w:rPr>
          <w:rFonts w:ascii="Arial" w:hAnsi="Arial" w:cs="Arial"/>
          <w:i/>
          <w:iCs/>
          <w:color w:val="595959"/>
          <w:sz w:val="26"/>
          <w:szCs w:val="26"/>
        </w:rPr>
        <w:t xml:space="preserve">impossibilidade de arcar com as despesas processuais sem prejuízo do próprio sustento. (...)” (Acórdão </w:t>
      </w:r>
      <w:r>
        <w:rPr>
          <w:rFonts w:ascii="Arial" w:hAnsi="Arial" w:cs="Arial"/>
          <w:i/>
          <w:iCs/>
          <w:color w:val="595959"/>
          <w:sz w:val="26"/>
          <w:szCs w:val="26"/>
        </w:rPr>
        <w:t xml:space="preserve">2050781</w:t>
      </w:r>
      <w:r>
        <w:rPr>
          <w:rFonts w:ascii="Arial" w:hAnsi="Arial" w:cs="Arial"/>
          <w:i/>
          <w:iCs/>
          <w:color w:val="595959"/>
          <w:sz w:val="26"/>
          <w:szCs w:val="26"/>
        </w:rPr>
        <w:t xml:space="preserve">, 0728749-43.2025.8.07.0000, Relator(a): AISTON HENRIQUE DE SOUSA, 4ª TURMA CÍVEL, data de julgamento: 25/09/2025, publicado no DJe: 22/10/2025.)</w:t>
      </w:r>
      <w:ins w:id="1134" w:author="Assessor GDSXSR" w:date="2026-10-31T18:19:21Z">
        <w:r>
          <w:rPr>
            <w:rFonts w:ascii="Arial" w:hAnsi="Arial" w:cs="Arial"/>
            <w:i/>
            <w:iCs/>
            <w:color w:val="808080"/>
            <w:sz w:val="26"/>
            <w:szCs w:val="26"/>
          </w:rPr>
          <w:t xml:space="preserve"> – Grifei</w:t>
        </w:r>
        <w:commentRangeEnd w:id="30"/>
        <w:r>
          <w:rPr>
            <w:rStyle w:val="CommentReference"/>
            <w:color w:val="808080"/>
          </w:rPr>
          <w:commentReference w:id="30"/>
        </w:r>
      </w:ins>
      <w:commentRangeEnd w:id="5"/>
      <w:r w:rsidR="000F2E0E">
        <w:rPr>
          <w:rStyle w:val="Refdecomentrio"/>
          <w:rFonts w:ascii="Arial" w:hAnsi="Arial" w:cs="Arial"/>
          <w:i/>
          <w:iCs/>
          <w:color w:val="595959"/>
          <w:sz w:val="26"/>
          <w:szCs w:val="26"/>
        </w:rPr>
        <w:commentReference w:id="5"/>
      </w:r>
    </w:p>
    <w:p w14:paraId="7AFBB040" w14:textId="77777777" w:rsidR="00F23EA1" w:rsidRDefault="00F23EA1">
      <w:pPr>
        <w:spacing w:after="0" w:line="360" w:lineRule="auto"/>
        <w:jc w:val="both"/>
        <w:rPr>
          <w:del w:id="1126" w:author="Assessor GDSXSR" w:date="2026-10-31T18:19:21Z"/>
          <w:rFonts w:ascii="Arial" w:hAnsi="Arial" w:cs="Arial"/>
          <w:sz w:val="28"/>
          <w:szCs w:val="28"/>
        </w:rPr>
      </w:pPr>
    </w:p>
    <w:p w14:paraId="24A577DF" w14:textId="77777777" w:rsidR="00F23EA1" w:rsidRDefault="00B3731D">
      <w:pPr>
        <w:spacing w:after="0" w:line="360" w:lineRule="auto"/>
        <w:ind w:left="2268"/>
        <w:jc w:val="both"/>
        <w:rPr>
          <w:del w:id="1129" w:author="Assessor GDSXSR" w:date="2026-10-31T18:19:21Z"/>
          <w:rFonts w:ascii="Arial" w:hAnsi="Arial" w:cs="Arial"/>
          <w:sz w:val="28"/>
          <w:szCs w:val="28"/>
        </w:rPr>
      </w:pPr>
      <w:del w:id="1127" w:author="Assessor GDSXSR" w:date="2026-10-31T18:19:21Z">
        <w:r>
          <w:rPr>
            <w:rFonts w:ascii="Arial" w:hAnsi="Arial" w:cs="Arial"/>
            <w:i/>
            <w:iCs/>
            <w:color w:val="595959"/>
            <w:sz w:val="26"/>
            <w:szCs w:val="26"/>
          </w:rPr>
          <w:delText>“(...) 4. O art. 99, §§2º e 3º, do CPC prevê que, para pessoa natural, presume-se verdadeira a alegação de hipossuficiência, cabendo prova em contrário para indeferimento. 5. A Resolução nº 271/2023 da DPDF estabelece como critério objetivo renda bruta familiar de até cinco salários mínimos mensais para caracterizar hipossuficiência. 6. O agravante apresentou declaração de hipossuficiência, comprovou ser aposentado com proventos inferiores ao limite fixado pela DPDF e não há prova em contrário. 7. A ausênci</w:delText>
        </w:r>
      </w:del>
      <w:del w:id="1128" w:author="Assessor GDSXSR" w:date="2026-10-31T18:19:21Z">
        <w:r>
          <w:rPr>
            <w:rFonts w:ascii="Arial" w:hAnsi="Arial" w:cs="Arial"/>
            <w:i/>
            <w:iCs/>
            <w:color w:val="595959"/>
            <w:sz w:val="26"/>
            <w:szCs w:val="26"/>
          </w:rPr>
          <w:delText>a de entrega de declaração de imposto de renda reforça a condição de vulnerabilidade econômica. 8. Inexistindo elementos que afastem a presunção legal, deve ser concedida a gratuidade da justiça. (...)” (Acórdão 2041334, 0724174-89.2025.8.07.0000, Relator(a): JOSE FIRMO REIS SOUB, 8ª TURMA CÍVEL, data de julgamento: 02/09/2025, publicado no DJe: 12/09/2025.)</w:delText>
        </w:r>
      </w:del>
    </w:p>
    <w:p w14:paraId="7AF459C9" w14:textId="77777777" w:rsidR="00F23EA1" w:rsidRDefault="00F23EA1">
      <w:pPr>
        <w:spacing w:after="0" w:line="360" w:lineRule="auto"/>
        <w:jc w:val="both"/>
        <w:rPr>
          <w:rFonts w:ascii="Arial" w:hAnsi="Arial" w:cs="Arial"/>
          <w:sz w:val="28"/>
          <w:szCs w:val="28"/>
        </w:rPr>
      </w:pPr>
    </w:p>
    <w:p w14:paraId="4E1AA398"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Dispõe o art. 98, § 3º, do CPC:</w:t>
      </w:r>
    </w:p>
    <w:p w14:paraId="6F02DA01" w14:textId="77777777" w:rsidR="00F23EA1" w:rsidRDefault="00F23EA1">
      <w:pPr>
        <w:spacing w:after="0" w:line="360" w:lineRule="auto"/>
        <w:jc w:val="both"/>
        <w:rPr>
          <w:rFonts w:ascii="Arial" w:hAnsi="Arial" w:cs="Arial"/>
          <w:sz w:val="28"/>
          <w:szCs w:val="28"/>
        </w:rPr>
      </w:pPr>
    </w:p>
    <w:p>
      <w:pPr>
        <w:spacing w:after="0" w:line="360" w:lineRule="auto"/>
        <w:ind w:left="2268"/>
        <w:jc w:val="both"/>
        <w:rPr>
          <w:ins w:id="1141" w:author="Assessor GDSXSR" w:date="2026-10-31T18:19:21Z"/>
        </w:rPr>
      </w:pPr>
      <w:commentRangeStart w:id="31"/>
      <w:r>
        <w:rPr>
          <w:rFonts w:ascii="Arial" w:hAnsi="Arial" w:cs="Arial"/>
          <w:i/>
          <w:iCs/>
          <w:color w:val="595959"/>
          <w:sz w:val="26"/>
          <w:szCs w:val="26"/>
        </w:rPr>
        <w:t xml:space="preserve">“</w:t>
      </w:r>
      <w:ins w:id="1137" w:author="Assessor GDSXSR" w:date="2026-10-31T18:19:21Z">
        <w:r>
          <w:rPr>
            <w:rFonts w:ascii="Arial" w:hAnsi="Arial" w:cs="Arial"/>
            <w:i/>
            <w:iCs/>
            <w:color w:val="808080"/>
            <w:sz w:val="26"/>
            <w:szCs w:val="26"/>
          </w:rPr>
          <w:t xml:space="preserve">Art. 98. (...)</w:t>
        </w:r>
        <w:commentRangeEnd w:id="31"/>
        <w:r>
          <w:rPr>
            <w:rStyle w:val="CommentReference"/>
            <w:color w:val="808080"/>
          </w:rPr>
          <w:commentReference w:id="31"/>
        </w:r>
      </w:ins>
    </w:p>
    <w:p w14:paraId="5B7245C2" w14:textId="77777777" w:rsidR="00F23EA1" w:rsidRDefault="00B3731D">
      <w:pPr>
        <w:spacing w:after="0" w:line="360" w:lineRule="auto"/>
        <w:ind w:left="2268"/>
        <w:jc w:val="both"/>
        <w:rPr>
          <w:rFonts w:ascii="Arial" w:hAnsi="Arial" w:cs="Arial"/>
          <w:sz w:val="28"/>
          <w:szCs w:val="28"/>
        </w:rPr>
      </w:pPr>
      <w:r>
        <w:rPr>
          <w:rFonts w:ascii="Arial" w:hAnsi="Arial" w:cs="Arial"/>
          <w:i/>
          <w:iCs/>
          <w:color w:val="595959"/>
          <w:sz w:val="26"/>
          <w:szCs w:val="26"/>
        </w:rPr>
        <w:t xml:space="preserve">§ 3º Vencido o beneficiário, as obrigações decorrentes de sua sucumbência </w:t>
      </w:r>
      <w:r>
        <w:rPr>
          <w:rFonts w:ascii="Arial" w:hAnsi="Arial" w:cs="Arial"/>
          <w:i/>
          <w:iCs/>
          <w:color w:val="595959"/>
          <w:sz w:val="26"/>
          <w:szCs w:val="26"/>
          <w:u w:val="single"/>
          <w:rPrChange w:id="1138" w:author="Assessor GDSXSR" w:date="2026-10-31T18:19:21Z">
            <w:rPr>
              <w:rFonts w:ascii="Arial" w:hAnsi="Arial" w:cs="Arial"/>
              <w:i/>
              <w:iCs/>
              <w:color w:val="595959"/>
              <w:sz w:val="26"/>
              <w:szCs w:val="26"/>
            </w:rPr>
          </w:rPrChange>
        </w:rPr>
        <w:t xml:space="preserve">ficarão sob condição </w:t>
      </w:r>
      <w:r>
        <w:rPr>
          <w:rFonts w:ascii="Arial" w:hAnsi="Arial" w:cs="Arial"/>
          <w:i/>
          <w:iCs/>
          <w:color w:val="595959"/>
          <w:sz w:val="26"/>
          <w:szCs w:val="26"/>
          <w:u w:val="single"/>
          <w:rPrChange w:id="1139" w:author="Assessor GDSXSR" w:date="2026-10-31T18:19:21Z">
            <w:rPr>
              <w:rFonts w:ascii="Arial" w:hAnsi="Arial" w:cs="Arial"/>
              <w:i/>
              <w:iCs/>
              <w:color w:val="595959"/>
              <w:sz w:val="26"/>
              <w:szCs w:val="26"/>
            </w:rPr>
          </w:rPrChange>
        </w:rPr>
        <w:t xml:space="preserve">suspensiva de exigibilidade</w:t>
      </w:r>
      <w:r>
        <w:rPr>
          <w:rFonts w:ascii="Arial" w:hAnsi="Arial" w:cs="Arial"/>
          <w:i/>
          <w:iCs/>
          <w:color w:val="595959"/>
          <w:sz w:val="26"/>
          <w:szCs w:val="26"/>
        </w:rPr>
        <w:t xml:space="preserv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w:t>
      </w:r>
      <w:ins w:id="1140" w:author="Assessor GDSXSR" w:date="2026-10-31T18:19:21Z">
        <w:r>
          <w:rPr>
            <w:rFonts w:ascii="Arial" w:hAnsi="Arial" w:cs="Arial"/>
            <w:i/>
            <w:iCs/>
            <w:color w:val="808080"/>
            <w:sz w:val="26"/>
            <w:szCs w:val="26"/>
          </w:rPr>
          <w:t xml:space="preserve"> – Grifei</w:t>
        </w:r>
      </w:ins>
    </w:p>
    <w:p w14:paraId="49EB04CF" w14:textId="77777777" w:rsidR="00F23EA1" w:rsidRDefault="00F23EA1">
      <w:pPr>
        <w:spacing w:after="0" w:line="360" w:lineRule="auto"/>
        <w:jc w:val="both"/>
        <w:rPr>
          <w:rFonts w:ascii="Arial" w:hAnsi="Arial" w:cs="Arial"/>
          <w:sz w:val="28"/>
          <w:szCs w:val="28"/>
        </w:rPr>
      </w:pPr>
    </w:p>
    <w:p w14:paraId="5824512A"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Deferida a gratuidade desde a origem, a condenação da autora/apelante ao pagamento das custas processuais fica sob condição suspensiva de exigibilidade.</w:t>
      </w:r>
    </w:p>
    <w:p w14:paraId="044A9B8B" w14:textId="77777777" w:rsidR="00F23EA1" w:rsidRDefault="00F23EA1">
      <w:pPr>
        <w:spacing w:after="0" w:line="360" w:lineRule="auto"/>
        <w:jc w:val="both"/>
        <w:rPr>
          <w:del w:id="1146" w:author="Assessor GDSXSR" w:date="2026-10-31T18:19:21Z"/>
          <w:rFonts w:ascii="Arial" w:hAnsi="Arial" w:cs="Arial"/>
          <w:sz w:val="28"/>
          <w:szCs w:val="28"/>
        </w:rPr>
      </w:pPr>
    </w:p>
    <w:p w14:paraId="3D3DCA76" w14:textId="77777777" w:rsidR="00F23EA1" w:rsidRDefault="00B3731D">
      <w:pPr>
        <w:spacing w:after="0" w:line="360" w:lineRule="auto"/>
        <w:ind w:firstLine="2268"/>
        <w:jc w:val="both"/>
        <w:rPr>
          <w:del w:id="1148" w:author="Assessor GDSXSR" w:date="2026-10-31T18:19:21Z"/>
          <w:rFonts w:ascii="Arial" w:hAnsi="Arial" w:cs="Arial"/>
          <w:sz w:val="28"/>
          <w:szCs w:val="28"/>
        </w:rPr>
      </w:pPr>
      <w:del w:id="1147" w:author="Assessor GDSXSR" w:date="2026-10-31T18:19:21Z">
        <w:r>
          <w:rPr>
            <w:rFonts w:ascii="Arial" w:hAnsi="Arial" w:cs="Arial"/>
            <w:color w:val="595959"/>
            <w:sz w:val="28"/>
            <w:szCs w:val="28"/>
          </w:rPr>
          <w:delText>Dessa forma, com a máxima vênia ao d. Juízo de origem, a r. sentença deve ser reformada nesse ponto.</w:delText>
        </w:r>
      </w:del>
    </w:p>
    <w:p w14:paraId="068CD5BB" w14:textId="77777777" w:rsidR="00F23EA1" w:rsidRDefault="00F23EA1">
      <w:pPr>
        <w:spacing w:after="0" w:line="360" w:lineRule="auto"/>
        <w:jc w:val="both"/>
        <w:rPr>
          <w:rFonts w:ascii="Arial" w:hAnsi="Arial" w:cs="Arial"/>
          <w:sz w:val="28"/>
          <w:szCs w:val="28"/>
        </w:rPr>
      </w:pPr>
    </w:p>
    <w:p w14:paraId="63F017A3" w14:textId="77777777" w:rsidR="00F23EA1" w:rsidRDefault="00B3731D">
      <w:pPr>
        <w:spacing w:after="0" w:line="360" w:lineRule="auto"/>
        <w:jc w:val="center"/>
        <w:rPr>
          <w:rFonts w:ascii="Arial" w:hAnsi="Arial" w:cs="Arial"/>
          <w:sz w:val="28"/>
          <w:szCs w:val="28"/>
        </w:rPr>
      </w:pPr>
      <w:r>
        <w:rPr>
          <w:rFonts w:ascii="Arial" w:hAnsi="Arial" w:cs="Arial"/>
          <w:b/>
          <w:bCs/>
          <w:color w:val="595959"/>
          <w:sz w:val="28"/>
          <w:szCs w:val="28"/>
        </w:rPr>
        <w:t>DISPOSITIVO</w:t>
      </w:r>
    </w:p>
    <w:p w14:paraId="0CC7A49B" w14:textId="77777777" w:rsidR="00F23EA1" w:rsidRDefault="00F23EA1">
      <w:pPr>
        <w:spacing w:after="0" w:line="360" w:lineRule="auto"/>
        <w:jc w:val="both"/>
        <w:rPr>
          <w:rFonts w:ascii="Arial" w:hAnsi="Arial" w:cs="Arial"/>
          <w:sz w:val="28"/>
          <w:szCs w:val="28"/>
        </w:rPr>
      </w:pPr>
    </w:p>
    <w:p w14:paraId="6202805C" w14:textId="7DEE13A1"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Ante o exposto, reiterada</w:t>
      </w:r>
      <w:r>
        <w:rPr>
          <w:rFonts w:ascii="Arial" w:hAnsi="Arial" w:cs="Arial"/>
          <w:color w:val="595959"/>
          <w:sz w:val="28"/>
          <w:szCs w:val="28"/>
        </w:rPr>
        <w:t xml:space="preserve"> a</w:t>
      </w:r>
      <w:r>
        <w:rPr>
          <w:rFonts w:ascii="Arial" w:hAnsi="Arial" w:cs="Arial"/>
          <w:color w:val="595959"/>
          <w:sz w:val="28"/>
          <w:szCs w:val="28"/>
        </w:rPr>
        <w:t xml:space="preserve"> vênia</w:t>
      </w:r>
      <w:r>
        <w:rPr>
          <w:rFonts w:ascii="Arial" w:hAnsi="Arial" w:cs="Arial"/>
          <w:color w:val="595959"/>
          <w:sz w:val="28"/>
          <w:szCs w:val="28"/>
        </w:rPr>
        <w:t xml:space="preserve">, </w:t>
      </w:r>
      <w:r>
        <w:rPr>
          <w:rFonts w:ascii="Arial" w:hAnsi="Arial" w:cs="Arial"/>
          <w:b/>
          <w:bCs/>
          <w:color w:val="595959"/>
          <w:sz w:val="28"/>
          <w:szCs w:val="28"/>
        </w:rPr>
        <w:t>dou provimento</w:t>
      </w:r>
      <w:r>
        <w:rPr>
          <w:rFonts w:ascii="Arial" w:hAnsi="Arial" w:cs="Arial"/>
          <w:color w:val="595959"/>
          <w:sz w:val="28"/>
          <w:szCs w:val="28"/>
        </w:rPr>
        <w:t xml:space="preserve"> ao apelo da autora, ITACÍLIA GOMES DE SANTANA, para deferir-lhe a gratuidade de justiça desde a origem e suspender a exigibilidade das custas processuais fixadas na r. sentença (CPC 98 § 3º).</w:t>
      </w:r>
    </w:p>
    <w:p w14:paraId="15033027" w14:textId="77777777" w:rsidR="00F23EA1" w:rsidRDefault="00F23EA1">
      <w:pPr>
        <w:spacing w:after="0" w:line="360" w:lineRule="auto"/>
        <w:jc w:val="both"/>
        <w:rPr>
          <w:rFonts w:ascii="Arial" w:hAnsi="Arial" w:cs="Arial"/>
          <w:sz w:val="28"/>
          <w:szCs w:val="28"/>
        </w:rPr>
      </w:pPr>
    </w:p>
    <w:p w14:paraId="365AFCC5" w14:textId="77777777" w:rsidR="00F23EA1" w:rsidRDefault="00B3731D">
      <w:pPr>
        <w:spacing w:after="0" w:line="360" w:lineRule="auto"/>
        <w:ind w:firstLine="2268"/>
        <w:jc w:val="both"/>
        <w:rPr>
          <w:rFonts w:ascii="Arial" w:hAnsi="Arial" w:cs="Arial"/>
          <w:sz w:val="28"/>
          <w:szCs w:val="28"/>
        </w:rPr>
      </w:pPr>
      <w:commentRangeStart w:id="32"/>
      <w:r>
        <w:rPr>
          <w:rFonts w:ascii="Arial" w:hAnsi="Arial" w:cs="Arial"/>
          <w:color w:val="595959"/>
          <w:sz w:val="28"/>
          <w:szCs w:val="28"/>
        </w:rPr>
        <w:t>Sem honorários recursais (CPC 85 § 11).</w:t>
      </w:r>
      <w:commentRangeEnd w:id="32"/>
      <w:r>
        <w:rPr>
          <w:rStyle w:val="CommentReference"/>
        </w:rPr>
        <w:commentReference w:id="32"/>
      </w:r>
    </w:p>
    <w:p w14:paraId="5B9FD8AC" w14:textId="77777777" w:rsidR="00F23EA1" w:rsidRDefault="00F23EA1">
      <w:pPr>
        <w:spacing w:after="0" w:line="360" w:lineRule="auto"/>
        <w:jc w:val="both"/>
        <w:rPr>
          <w:rFonts w:ascii="Arial" w:hAnsi="Arial" w:cs="Arial"/>
          <w:sz w:val="28"/>
          <w:szCs w:val="28"/>
        </w:rPr>
      </w:pPr>
    </w:p>
    <w:p w14:paraId="1E4826C9" w14:textId="77777777" w:rsidR="00F23EA1" w:rsidRDefault="00B3731D">
      <w:pPr>
        <w:spacing w:after="0" w:line="360" w:lineRule="auto"/>
        <w:ind w:firstLine="2268"/>
        <w:jc w:val="both"/>
        <w:rPr>
          <w:rFonts w:ascii="Arial" w:hAnsi="Arial" w:cs="Arial"/>
          <w:sz w:val="28"/>
          <w:szCs w:val="28"/>
        </w:rPr>
      </w:pPr>
      <w:r>
        <w:rPr>
          <w:rFonts w:ascii="Arial" w:hAnsi="Arial" w:cs="Arial"/>
          <w:color w:val="595959"/>
          <w:sz w:val="28"/>
          <w:szCs w:val="28"/>
        </w:rPr>
        <w:t>É como voto.</w:t>
      </w:r>
    </w:p>
    <w:p w14:paraId="5104C0DD" w14:textId="77777777" w:rsidR="00F23EA1" w:rsidRDefault="00F23EA1">
      <w:pPr>
        <w:spacing w:after="0" w:line="360" w:lineRule="auto"/>
        <w:jc w:val="both"/>
        <w:rPr>
          <w:rFonts w:ascii="Arial" w:hAnsi="Arial" w:cs="Arial"/>
          <w:sz w:val="28"/>
          <w:szCs w:val="28"/>
        </w:rPr>
      </w:pPr>
    </w:p>
    <w:p w14:paraId="561BEDAD" w14:textId="080C1C1A" w:rsidR="00F23EA1" w:rsidRDefault="00B3731D" w:rsidP="006B1A12">
      <w:pPr>
        <w:spacing w:after="0" w:line="360" w:lineRule="auto"/>
        <w:rPr>
          <w:rFonts w:ascii="Arial" w:hAnsi="Arial" w:cs="Arial"/>
          <w:sz w:val="28"/>
          <w:szCs w:val="28"/>
        </w:rPr>
      </w:pPr>
      <w:r>
        <w:br w:type="page"/>
      </w:r>
    </w:p>
    <w:p w14:paraId="0879DECB" w14:textId="77777777" w:rsidR="00F23EA1" w:rsidRDefault="00B3731D">
      <w:pPr>
        <w:spacing w:after="0" w:line="360" w:lineRule="auto"/>
        <w:rPr>
          <w:rFonts w:ascii="Arial" w:hAnsi="Arial" w:cs="Arial"/>
          <w:sz w:val="28"/>
          <w:szCs w:val="28"/>
        </w:rPr>
      </w:pPr>
      <w:r>
        <w:rPr>
          <w:rFonts w:ascii="Arial" w:hAnsi="Arial" w:cs="Arial"/>
          <w:color w:val="008000"/>
          <w:sz w:val="28"/>
          <w:szCs w:val="28"/>
        </w:rPr>
        <w:lastRenderedPageBreak/>
        <w:t>N</w:t>
      </w:r>
      <w:r>
        <w:rPr>
          <w:rFonts w:ascii="Arial" w:hAnsi="Arial" w:cs="Arial"/>
          <w:color w:val="008000"/>
          <w:sz w:val="28"/>
          <w:szCs w:val="28"/>
        </w:rPr>
        <w:t>úmero do processo: 0706475-15.2026.8.07.0012</w:t>
      </w:r>
    </w:p>
    <w:p w14:paraId="4664B629" w14:textId="77777777" w:rsidR="00F23EA1" w:rsidRDefault="00B3731D">
      <w:pPr>
        <w:spacing w:after="0" w:line="360" w:lineRule="auto"/>
        <w:rPr>
          <w:rFonts w:ascii="Arial" w:hAnsi="Arial" w:cs="Arial"/>
          <w:sz w:val="28"/>
          <w:szCs w:val="28"/>
        </w:rPr>
      </w:pPr>
      <w:r>
        <w:rPr>
          <w:rFonts w:ascii="Arial" w:hAnsi="Arial" w:cs="Arial"/>
          <w:color w:val="008000"/>
          <w:sz w:val="28"/>
          <w:szCs w:val="28"/>
        </w:rPr>
        <w:t>Classe judicial: EXIBIÇÃO DE DOCUMENTO OU COISA CÍVEL (228)</w:t>
      </w:r>
    </w:p>
    <w:p w14:paraId="20AD2760" w14:textId="77777777" w:rsidR="00F23EA1" w:rsidRDefault="00B3731D">
      <w:pPr>
        <w:spacing w:after="0" w:line="360" w:lineRule="auto"/>
        <w:rPr>
          <w:rFonts w:ascii="Arial" w:hAnsi="Arial" w:cs="Arial"/>
          <w:sz w:val="28"/>
          <w:szCs w:val="28"/>
        </w:rPr>
      </w:pPr>
      <w:r>
        <w:rPr>
          <w:rFonts w:ascii="Arial" w:hAnsi="Arial" w:cs="Arial"/>
          <w:color w:val="008000"/>
          <w:sz w:val="28"/>
          <w:szCs w:val="28"/>
        </w:rPr>
        <w:t>AUTOR: ITACÍLIA GOMES DE SANTANA</w:t>
      </w:r>
    </w:p>
    <w:p w14:paraId="2DCC579B" w14:textId="77777777" w:rsidR="00F23EA1" w:rsidRDefault="00B3731D">
      <w:pPr>
        <w:spacing w:after="0" w:line="360" w:lineRule="auto"/>
        <w:rPr>
          <w:rFonts w:ascii="Arial" w:hAnsi="Arial" w:cs="Arial"/>
          <w:sz w:val="28"/>
          <w:szCs w:val="28"/>
        </w:rPr>
      </w:pPr>
      <w:r>
        <w:rPr>
          <w:rFonts w:ascii="Arial" w:hAnsi="Arial" w:cs="Arial"/>
          <w:color w:val="008000"/>
          <w:sz w:val="28"/>
          <w:szCs w:val="28"/>
        </w:rPr>
        <w:t>REQUERIDO: BANCO DO BRASIL S/A</w:t>
      </w:r>
    </w:p>
    <w:p w14:paraId="1349A4F6" w14:textId="77777777" w:rsidR="00F23EA1" w:rsidRDefault="00F23EA1">
      <w:pPr>
        <w:spacing w:after="0" w:line="360" w:lineRule="auto"/>
        <w:jc w:val="both"/>
        <w:rPr>
          <w:rFonts w:ascii="Arial" w:hAnsi="Arial" w:cs="Arial"/>
          <w:sz w:val="28"/>
          <w:szCs w:val="28"/>
        </w:rPr>
      </w:pPr>
    </w:p>
    <w:p w14:paraId="0B4A2812" w14:textId="77777777" w:rsidR="00F23EA1" w:rsidRDefault="00B3731D">
      <w:pPr>
        <w:spacing w:after="0" w:line="360" w:lineRule="auto"/>
        <w:jc w:val="center"/>
        <w:rPr>
          <w:rFonts w:ascii="Arial" w:hAnsi="Arial" w:cs="Arial"/>
          <w:sz w:val="28"/>
          <w:szCs w:val="28"/>
        </w:rPr>
      </w:pPr>
      <w:r>
        <w:rPr>
          <w:rFonts w:ascii="Arial" w:hAnsi="Arial" w:cs="Arial"/>
          <w:color w:val="008000"/>
          <w:sz w:val="28"/>
          <w:szCs w:val="28"/>
        </w:rPr>
        <w:t>SENTENÇA</w:t>
      </w:r>
    </w:p>
    <w:p w14:paraId="36EFDE95" w14:textId="77777777" w:rsidR="00F23EA1" w:rsidRDefault="00F23EA1">
      <w:pPr>
        <w:spacing w:after="0" w:line="360" w:lineRule="auto"/>
        <w:jc w:val="both"/>
        <w:rPr>
          <w:rFonts w:ascii="Arial" w:hAnsi="Arial" w:cs="Arial"/>
          <w:sz w:val="28"/>
          <w:szCs w:val="28"/>
        </w:rPr>
      </w:pPr>
    </w:p>
    <w:p w14:paraId="2B3ABBC5"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Vistos.</w:t>
      </w:r>
    </w:p>
    <w:p w14:paraId="07422C8B" w14:textId="77777777" w:rsidR="00F23EA1" w:rsidRDefault="00F23EA1">
      <w:pPr>
        <w:spacing w:after="0" w:line="360" w:lineRule="auto"/>
        <w:jc w:val="both"/>
        <w:rPr>
          <w:rFonts w:ascii="Arial" w:hAnsi="Arial" w:cs="Arial"/>
          <w:sz w:val="28"/>
          <w:szCs w:val="28"/>
        </w:rPr>
      </w:pPr>
    </w:p>
    <w:p w14:paraId="10B377E9" w14:textId="3CA8C191"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Trata-se de demanda ajuizada por ITACÍLIA GOMES DE SANTANA em desfavor do BANCO DO BRASIL S/A, originariamente nominada Ação de Obrigação de Fazer (Exibição de Documentos), com pedido de tutela de urgência e repetição de indébito (ID </w:t>
      </w:r>
      <w:r w:rsidR="0058102B" w:rsidRPr="00E05FEF">
        <w:rPr>
          <w:rFonts w:ascii="Arial" w:hAnsi="Arial" w:cs="Arial"/>
          <w:color w:val="008000"/>
          <w:sz w:val="28"/>
          <w:szCs w:val="28"/>
        </w:rPr>
        <w:t>285687143</w:t>
      </w:r>
      <w:r>
        <w:rPr>
          <w:rFonts w:ascii="Arial" w:hAnsi="Arial" w:cs="Arial"/>
          <w:color w:val="008000"/>
          <w:sz w:val="28"/>
          <w:szCs w:val="28"/>
        </w:rPr>
        <w:t xml:space="preserve">, págs. 1/5), a qual, todavia, veio a ser integralmente reformulada por força da decisão de emenda a seguir referida, passando a ostentar a feição de AÇÃO DE PRODUÇÃO ANTECIPADA DE PROVA (emenda substitutiva de ID </w:t>
      </w:r>
      <w:r w:rsidR="00E05FEF" w:rsidRPr="00E05FEF">
        <w:rPr>
          <w:rFonts w:ascii="Arial" w:hAnsi="Arial" w:cs="Arial"/>
          <w:color w:val="008000"/>
          <w:sz w:val="28"/>
          <w:szCs w:val="28"/>
        </w:rPr>
        <w:t>288792895</w:t>
      </w:r>
      <w:r>
        <w:rPr>
          <w:rFonts w:ascii="Arial" w:hAnsi="Arial" w:cs="Arial"/>
          <w:color w:val="008000"/>
          <w:sz w:val="28"/>
          <w:szCs w:val="28"/>
        </w:rPr>
        <w:t>, págs. 1/8), sob o rito dos arts. 381 a 383 do Código de Processo Civil.</w:t>
      </w:r>
    </w:p>
    <w:p w14:paraId="500BEDF3" w14:textId="77777777" w:rsidR="00F23EA1" w:rsidRDefault="00F23EA1">
      <w:pPr>
        <w:spacing w:after="0" w:line="360" w:lineRule="auto"/>
        <w:jc w:val="both"/>
        <w:rPr>
          <w:rFonts w:ascii="Arial" w:hAnsi="Arial" w:cs="Arial"/>
          <w:sz w:val="28"/>
          <w:szCs w:val="28"/>
        </w:rPr>
      </w:pPr>
    </w:p>
    <w:p w14:paraId="74B467FA"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Em apertada síntese, aduziu a autora ser beneficiária do INSS - Pensão por Morte (NB 161.437.081-5) e Aposentadoria por Idade (NB 157.951.864-5) -, ambos pagos por conta mantida junto à própria instituição demandada (agência 2362, conta corrente nº [...]), e ter constatado, ao examinar seus extratos previdenciários, a incidência de descontos mensais de consignação no importe total de R$ 777,73 (setecentos e setenta e sete reais e setenta e três centavos), relativos aos contratos nº [...], [...], [...] e [..</w:t>
      </w:r>
      <w:r>
        <w:rPr>
          <w:rFonts w:ascii="Arial" w:hAnsi="Arial" w:cs="Arial"/>
          <w:color w:val="008000"/>
          <w:sz w:val="28"/>
          <w:szCs w:val="28"/>
        </w:rPr>
        <w:t xml:space="preserve">.]. </w:t>
      </w:r>
      <w:r>
        <w:rPr>
          <w:rFonts w:ascii="Arial" w:hAnsi="Arial" w:cs="Arial"/>
          <w:color w:val="008000"/>
          <w:sz w:val="28"/>
          <w:szCs w:val="28"/>
        </w:rPr>
        <w:lastRenderedPageBreak/>
        <w:t>Afirma não reconhecer as contratações, especialmente supostos refinanciamentos de abril de 2022.</w:t>
      </w:r>
    </w:p>
    <w:p w14:paraId="4805E6D1" w14:textId="77777777" w:rsidR="00F23EA1" w:rsidRDefault="00F23EA1">
      <w:pPr>
        <w:spacing w:after="0" w:line="360" w:lineRule="auto"/>
        <w:jc w:val="both"/>
        <w:rPr>
          <w:rFonts w:ascii="Arial" w:hAnsi="Arial" w:cs="Arial"/>
          <w:sz w:val="28"/>
          <w:szCs w:val="28"/>
        </w:rPr>
      </w:pPr>
    </w:p>
    <w:p w14:paraId="2574C9A7"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Sustenta a existência de fortes indícios de cláusulas abusivas e de possível inclusão indevida de seguro prestamista e/ou seguro de vida, configurando venda casada, ressaltando que os descontos incidem sobre verba de natureza alimentar.</w:t>
      </w:r>
    </w:p>
    <w:p w14:paraId="0C68CA76" w14:textId="77777777" w:rsidR="00F23EA1" w:rsidRDefault="00F23EA1">
      <w:pPr>
        <w:spacing w:after="0" w:line="360" w:lineRule="auto"/>
        <w:jc w:val="both"/>
        <w:rPr>
          <w:rFonts w:ascii="Arial" w:hAnsi="Arial" w:cs="Arial"/>
          <w:sz w:val="28"/>
          <w:szCs w:val="28"/>
        </w:rPr>
      </w:pPr>
    </w:p>
    <w:p w14:paraId="2B2BCC96"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Ao final, pleiteou a exibição dos instrumentos contratuais, dos comprovantes de liberação dos valores e de eventuais apólices de seguros. Pugnou, ademais, pela concessão dos benefícios da gratuidade de justiça. Juntou documentos.</w:t>
      </w:r>
    </w:p>
    <w:p w14:paraId="4A54676A" w14:textId="77777777" w:rsidR="00F23EA1" w:rsidRDefault="00F23EA1">
      <w:pPr>
        <w:spacing w:after="0" w:line="360" w:lineRule="auto"/>
        <w:jc w:val="both"/>
        <w:rPr>
          <w:rFonts w:ascii="Arial" w:hAnsi="Arial" w:cs="Arial"/>
          <w:sz w:val="28"/>
          <w:szCs w:val="28"/>
        </w:rPr>
      </w:pPr>
    </w:p>
    <w:p w14:paraId="23102DF1" w14:textId="0BC8FFCD"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Sobreveio detalhada e didática decisão de emenda (ID </w:t>
      </w:r>
      <w:r w:rsidR="00E05FEF" w:rsidRPr="00E05FEF">
        <w:rPr>
          <w:rFonts w:ascii="Arial" w:hAnsi="Arial" w:cs="Arial"/>
          <w:color w:val="008000"/>
          <w:sz w:val="28"/>
          <w:szCs w:val="28"/>
        </w:rPr>
        <w:t>285752249</w:t>
      </w:r>
      <w:r>
        <w:rPr>
          <w:rFonts w:ascii="Arial" w:hAnsi="Arial" w:cs="Arial"/>
          <w:color w:val="008000"/>
          <w:sz w:val="28"/>
          <w:szCs w:val="28"/>
        </w:rPr>
        <w:t xml:space="preserve">, págs. 1/14), por meio da qual foram apontadas, de forma pormenorizada, as múltiplas deficiências da postulação, determinando-se à parte autora, dentre outras providências: i) a adequação da via eleita ao procedimento da produção antecipada da prova, com expurgo de toda referência à Lei nº 9.099/95; ii) o decote do pedido de tutela de urgência e dos demais pleitos incompatíveis com o rito probatório (revelia, presunção de veracidade do art. 400, confissão e restituição em dobro); iii) a correção dos dados </w:t>
      </w:r>
      <w:r>
        <w:rPr>
          <w:rFonts w:ascii="Arial" w:hAnsi="Arial" w:cs="Arial"/>
          <w:color w:val="008000"/>
          <w:sz w:val="28"/>
          <w:szCs w:val="28"/>
        </w:rPr>
        <w:t xml:space="preserve">de contato e domicílio da autora; iv) o esclarecimento acerca da cadeia de refinanciamentos e portabilidades e da natureza dos valores liberados; v) a delimitação objetiva dos documentos e do período da exibição; vi) a retificação do valor da causa; vii) a comprovação robusta da hipossuficiência financeira; e, sobretudo, viii) a demonstração do interesse de agir, </w:t>
      </w:r>
      <w:r>
        <w:rPr>
          <w:rFonts w:ascii="Arial" w:hAnsi="Arial" w:cs="Arial"/>
          <w:color w:val="008000"/>
          <w:sz w:val="28"/>
          <w:szCs w:val="28"/>
        </w:rPr>
        <w:lastRenderedPageBreak/>
        <w:t>nos termos do Tema Repetitivo 648/STJ (item 7, págs. 6/9), franqueando-se, ainda, a desistência do feito, sem ônus, ante a aparente ausência de pr</w:t>
      </w:r>
      <w:r>
        <w:rPr>
          <w:rFonts w:ascii="Arial" w:hAnsi="Arial" w:cs="Arial"/>
          <w:color w:val="008000"/>
          <w:sz w:val="28"/>
          <w:szCs w:val="28"/>
        </w:rPr>
        <w:t>etensão resistida.</w:t>
      </w:r>
    </w:p>
    <w:p w14:paraId="3EBF47A0" w14:textId="77777777" w:rsidR="00F23EA1" w:rsidRDefault="00F23EA1">
      <w:pPr>
        <w:spacing w:after="0" w:line="360" w:lineRule="auto"/>
        <w:jc w:val="both"/>
        <w:rPr>
          <w:rFonts w:ascii="Arial" w:hAnsi="Arial" w:cs="Arial"/>
          <w:sz w:val="28"/>
          <w:szCs w:val="28"/>
        </w:rPr>
      </w:pPr>
    </w:p>
    <w:p w14:paraId="4B2B8D21" w14:textId="62397805"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 a parte autora apresentou emenda na forma de nova petição inicial integralmente consolidada (ID </w:t>
      </w:r>
      <w:r w:rsidR="00E05FEF" w:rsidRPr="00E05FEF">
        <w:rPr>
          <w:rFonts w:ascii="Arial" w:hAnsi="Arial" w:cs="Arial"/>
          <w:color w:val="008000"/>
          <w:sz w:val="28"/>
          <w:szCs w:val="28"/>
        </w:rPr>
        <w:t>288792895</w:t>
      </w:r>
      <w:r>
        <w:rPr>
          <w:rFonts w:ascii="Arial" w:hAnsi="Arial" w:cs="Arial"/>
          <w:color w:val="008000"/>
          <w:sz w:val="28"/>
          <w:szCs w:val="28"/>
        </w:rPr>
        <w:t xml:space="preserve">, págs. 1/8), por meio da qual promoveu a conversão da demanda em Ação de Produção Antecipada de Prova e o consequente decote dos pedidos incompatíveis com a cognição restrita à prova. Não obstante o esforço de readequação formal, a requerente não logrou suprir o vício substancial apontado no item nº 7 da decisão de ID </w:t>
      </w:r>
      <w:r w:rsidR="00E05FEF" w:rsidRPr="00E05FEF">
        <w:rPr>
          <w:rFonts w:ascii="Arial" w:hAnsi="Arial" w:cs="Arial"/>
          <w:color w:val="008000"/>
          <w:sz w:val="28"/>
          <w:szCs w:val="28"/>
        </w:rPr>
        <w:t>285752249</w:t>
      </w:r>
      <w:r>
        <w:rPr>
          <w:rFonts w:ascii="Arial" w:hAnsi="Arial" w:cs="Arial"/>
          <w:color w:val="008000"/>
          <w:sz w:val="28"/>
          <w:szCs w:val="28"/>
        </w:rPr>
        <w:t xml:space="preserve"> (págs. 6/9), deixando de demonstrar, à luz do Tema Repetitivo 648/STJ, a efetiva pretensão resistida apta a caracterizar o interesse processual (necessidade e adequação) no manejo da demanda.</w:t>
      </w:r>
    </w:p>
    <w:p w14:paraId="60D21A2E" w14:textId="77777777" w:rsidR="00F23EA1" w:rsidRDefault="00F23EA1">
      <w:pPr>
        <w:spacing w:after="0" w:line="360" w:lineRule="auto"/>
        <w:jc w:val="both"/>
        <w:rPr>
          <w:rFonts w:ascii="Arial" w:hAnsi="Arial" w:cs="Arial"/>
          <w:sz w:val="28"/>
          <w:szCs w:val="28"/>
        </w:rPr>
      </w:pPr>
    </w:p>
    <w:p w14:paraId="774345D4"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É o relatório. DECIDO.</w:t>
      </w:r>
    </w:p>
    <w:p w14:paraId="6ADABE2A" w14:textId="77777777" w:rsidR="00F23EA1" w:rsidRDefault="00F23EA1">
      <w:pPr>
        <w:spacing w:after="0" w:line="360" w:lineRule="auto"/>
        <w:jc w:val="both"/>
        <w:rPr>
          <w:rFonts w:ascii="Arial" w:hAnsi="Arial" w:cs="Arial"/>
          <w:sz w:val="28"/>
          <w:szCs w:val="28"/>
        </w:rPr>
      </w:pPr>
    </w:p>
    <w:p w14:paraId="64BE3DAD"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De início, indefiro o pedido de concessão dos benefícios da gratuidade de justiça formulado pela parte autora.</w:t>
      </w:r>
    </w:p>
    <w:p w14:paraId="71510FC1" w14:textId="77777777" w:rsidR="00F23EA1" w:rsidRDefault="00F23EA1">
      <w:pPr>
        <w:spacing w:after="0" w:line="360" w:lineRule="auto"/>
        <w:jc w:val="both"/>
        <w:rPr>
          <w:rFonts w:ascii="Arial" w:hAnsi="Arial" w:cs="Arial"/>
          <w:sz w:val="28"/>
          <w:szCs w:val="28"/>
        </w:rPr>
      </w:pPr>
    </w:p>
    <w:p w14:paraId="4DD64D42" w14:textId="2C7034D4"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Nos termos do art. 5º, inciso LXXIV, da Constituição Federal, “o Estado prestará assistência jurídica integral e gratuita aos que comprovarem insuficiência de recursos”. No plano infraconstitucional, embora o art. 99, § 3º, do CPC estabeleça presunção relativa (juris tantum) de veracidade da alegação de insuficiência deduzida por pessoa natural, tal presunção pode ser afastada quando existentes nos autos elementos que a infirmem, competindo ao Juízo indeferir o benefício de forma fundamentada (art. 99, § 2º</w:t>
      </w:r>
      <w:r>
        <w:rPr>
          <w:rFonts w:ascii="Arial" w:hAnsi="Arial" w:cs="Arial"/>
          <w:color w:val="008000"/>
          <w:sz w:val="28"/>
          <w:szCs w:val="28"/>
        </w:rPr>
        <w:t xml:space="preserve">, do CPC). Na hipótese, foi expressamente determinado </w:t>
      </w:r>
      <w:r>
        <w:rPr>
          <w:rFonts w:ascii="Arial" w:hAnsi="Arial" w:cs="Arial"/>
          <w:color w:val="008000"/>
          <w:sz w:val="28"/>
          <w:szCs w:val="28"/>
        </w:rPr>
        <w:lastRenderedPageBreak/>
        <w:t xml:space="preserve">à autora, no item nº 13 da decisão de ID </w:t>
      </w:r>
      <w:r w:rsidR="00E05FEF" w:rsidRPr="00E05FEF">
        <w:rPr>
          <w:rFonts w:ascii="Arial" w:hAnsi="Arial" w:cs="Arial"/>
          <w:color w:val="008000"/>
          <w:sz w:val="28"/>
          <w:szCs w:val="28"/>
        </w:rPr>
        <w:t>285752249</w:t>
      </w:r>
      <w:r>
        <w:rPr>
          <w:rFonts w:ascii="Arial" w:hAnsi="Arial" w:cs="Arial"/>
          <w:color w:val="008000"/>
          <w:sz w:val="28"/>
          <w:szCs w:val="28"/>
        </w:rPr>
        <w:t xml:space="preserve"> (pág. 13), que comprovasse a alegada miserabilidade mediante a juntada dos três últimos comprovantes de rendimentos de ambos os benefícios; dos extratos atualizados de conta corrente e de aplicações financeiras, inclusive de caderneta de poupança, dos últimos três meses; da cópia da última declaração de Imposto de Renda ou, na hipótese de isenção, da respectiva certidão negativa da Receita Federal; e das três últimas faturas de cartão de crédito.</w:t>
      </w:r>
    </w:p>
    <w:p w14:paraId="315EB76B" w14:textId="77777777" w:rsidR="00F23EA1" w:rsidRDefault="00F23EA1">
      <w:pPr>
        <w:spacing w:after="0" w:line="360" w:lineRule="auto"/>
        <w:jc w:val="both"/>
        <w:rPr>
          <w:rFonts w:ascii="Arial" w:hAnsi="Arial" w:cs="Arial"/>
          <w:sz w:val="28"/>
          <w:szCs w:val="28"/>
        </w:rPr>
      </w:pPr>
    </w:p>
    <w:p w14:paraId="19AF4091"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Contudo, a parte autora não se desincumbiu integralmente de tal ônus.</w:t>
      </w:r>
    </w:p>
    <w:p w14:paraId="734CB318" w14:textId="77777777" w:rsidR="00F23EA1" w:rsidRDefault="00F23EA1">
      <w:pPr>
        <w:spacing w:after="0" w:line="360" w:lineRule="auto"/>
        <w:jc w:val="both"/>
        <w:rPr>
          <w:rFonts w:ascii="Arial" w:hAnsi="Arial" w:cs="Arial"/>
          <w:sz w:val="28"/>
          <w:szCs w:val="28"/>
        </w:rPr>
      </w:pPr>
    </w:p>
    <w:p w14:paraId="607F974D" w14:textId="5E8CF19D"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Com efeito, limitou-se a colacionar a Declaração de Benefício (ID </w:t>
      </w:r>
      <w:r w:rsidR="00E05FEF" w:rsidRPr="00E05FEF">
        <w:rPr>
          <w:rFonts w:ascii="Arial" w:hAnsi="Arial" w:cs="Arial"/>
          <w:color w:val="008000"/>
          <w:sz w:val="28"/>
          <w:szCs w:val="28"/>
        </w:rPr>
        <w:t>288792901</w:t>
      </w:r>
      <w:r>
        <w:rPr>
          <w:rFonts w:ascii="Arial" w:hAnsi="Arial" w:cs="Arial"/>
          <w:color w:val="008000"/>
          <w:sz w:val="28"/>
          <w:szCs w:val="28"/>
        </w:rPr>
        <w:t xml:space="preserve">), os Extratos de Informações do Benefício (ID </w:t>
      </w:r>
      <w:r w:rsidR="005F2EB3" w:rsidRPr="005F2EB3">
        <w:rPr>
          <w:rFonts w:ascii="Arial" w:hAnsi="Arial" w:cs="Arial"/>
          <w:color w:val="008000"/>
          <w:sz w:val="28"/>
          <w:szCs w:val="28"/>
        </w:rPr>
        <w:t>288792904 e ID 288792905) e faturas do cartão de crédito Carrefour Gold Mastercard (IDs 288792896, 288792897, 288792899 e 288792900</w:t>
      </w:r>
      <w:r>
        <w:rPr>
          <w:rFonts w:ascii="Arial" w:hAnsi="Arial" w:cs="Arial"/>
          <w:color w:val="008000"/>
          <w:sz w:val="28"/>
          <w:szCs w:val="28"/>
        </w:rPr>
        <w:t>), deixando de acostar, precisamente, os documentos mais reveladores de sua real condição econômica e de mais fácil obtenção: os extratos da conta corrente nº [...], agência 2362, mantida junto ao próprio banco réu (na qual, aliás, são creditados ambos os benefícios); os extratos de eventuais aplicações financeiras e caderneta de poupança; e a declaração de Imposto de Renda ou a certidão de isenção.</w:t>
      </w:r>
    </w:p>
    <w:p w14:paraId="19DC6148" w14:textId="77777777" w:rsidR="00F23EA1" w:rsidRDefault="00F23EA1">
      <w:pPr>
        <w:spacing w:after="0" w:line="360" w:lineRule="auto"/>
        <w:jc w:val="both"/>
        <w:rPr>
          <w:rFonts w:ascii="Arial" w:hAnsi="Arial" w:cs="Arial"/>
          <w:sz w:val="28"/>
          <w:szCs w:val="28"/>
        </w:rPr>
      </w:pPr>
    </w:p>
    <w:p w14:paraId="368CC7B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Registre-se a manifesta incongruência de a requerente alegar impossibilidade de acesso a tais documentos quando ostenta a condição de correntista da instituição financeira, dispondo de acesso ordinário a aplicativo, internet banking e agência física.</w:t>
      </w:r>
    </w:p>
    <w:p w14:paraId="51D7B3E4" w14:textId="77777777" w:rsidR="00F23EA1" w:rsidRDefault="00F23EA1">
      <w:pPr>
        <w:spacing w:after="0" w:line="360" w:lineRule="auto"/>
        <w:jc w:val="both"/>
        <w:rPr>
          <w:rFonts w:ascii="Arial" w:hAnsi="Arial" w:cs="Arial"/>
          <w:sz w:val="28"/>
          <w:szCs w:val="28"/>
        </w:rPr>
      </w:pPr>
    </w:p>
    <w:p w14:paraId="5B1D12E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 insuficiência da comprovação assume maior relevo diante de circunstâncias objetivas que reclamam elucidação: a autora percebe renda bruta mensal de R$ 3.242,00 (dois benefícios de R$ 1.621,00 cada — ID [...]); movimenta cartão de crédito com limite de R$ 4.350,00, do qual se extraem faturas na ordem de R$ 1.167,12 a R$ 1.450,44, com aquisições reiteradas em estabelecimentos diversos (Magazine Luiza, Shein, Apple, supermercados, restaurantes, mobiliário) e contratação de seguro residencial (ID [...] e ID [</w:t>
      </w:r>
      <w:r>
        <w:rPr>
          <w:rFonts w:ascii="Arial" w:hAnsi="Arial" w:cs="Arial"/>
          <w:color w:val="008000"/>
          <w:sz w:val="28"/>
          <w:szCs w:val="28"/>
        </w:rPr>
        <w:t>...]); e encontra-se assistida por advogada particular, e não pela Defensoria Pública do Distrito Federal.</w:t>
      </w:r>
    </w:p>
    <w:p w14:paraId="056C4441" w14:textId="77777777" w:rsidR="00F23EA1" w:rsidRDefault="00F23EA1">
      <w:pPr>
        <w:spacing w:after="0" w:line="360" w:lineRule="auto"/>
        <w:jc w:val="both"/>
        <w:rPr>
          <w:rFonts w:ascii="Arial" w:hAnsi="Arial" w:cs="Arial"/>
          <w:sz w:val="28"/>
          <w:szCs w:val="28"/>
        </w:rPr>
      </w:pPr>
    </w:p>
    <w:p w14:paraId="25831488"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Tais elementos, embora não infirmem por si sós a alegada hipossuficiência, evidenciam capacidade de acesso e movimentação de crédito que, à míngua da documentação reclamada e não apresentada, obstam a aferição segura do estado de miserabilidade. Isentar a parte do pagamento das custas é medida excepcional, reservada a quem comprove (e não apenas declare) a necessidade (art. 5º, LXXIV, da CF/88), ônus do qual a autora não se desincumbiu.</w:t>
      </w:r>
    </w:p>
    <w:p w14:paraId="30B7719C" w14:textId="77777777" w:rsidR="00F23EA1" w:rsidRDefault="00F23EA1">
      <w:pPr>
        <w:spacing w:after="0" w:line="360" w:lineRule="auto"/>
        <w:jc w:val="both"/>
        <w:rPr>
          <w:rFonts w:ascii="Arial" w:hAnsi="Arial" w:cs="Arial"/>
          <w:sz w:val="28"/>
          <w:szCs w:val="28"/>
        </w:rPr>
      </w:pPr>
    </w:p>
    <w:p w14:paraId="088E3D19"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Este é o entendimento deste Tribunal: “PROCESSUAL CIVIL. AGRAVO DE INSTRUMENTO. GRATUIDADE DA JUSTIÇA. [...]. HIPOSSUFICIÊNCIA NÃO COMPROVADA. (...) 2. Malgrado a agravante ter declarado, sob as penas da Lei, sua condição de hipossuficiência e os documentos dos autos apontarem em sentido contrário (...), o indeferimento da concessão da gratuidade da justiça é medida acertada que se impõe. (...) 5. A jurisprudência do e. STJ vem se mostrando sensível à </w:t>
      </w:r>
      <w:r>
        <w:rPr>
          <w:rFonts w:ascii="Arial" w:hAnsi="Arial" w:cs="Arial"/>
          <w:color w:val="008000"/>
          <w:sz w:val="28"/>
          <w:szCs w:val="28"/>
        </w:rPr>
        <w:lastRenderedPageBreak/>
        <w:t>necessidade de mudanças, de modo a admitir que a declaração de hipossuficiência possa ser confrontada com outros elementos de prova nos autos, em se tratando apenas de presunção relativa, juris tantum. 6. Recurso conhecido e desprovido. Unânime.” (Acórdão n. 883072, 20150020110029AGI, Relator: SILVA LEMOS, [...], [...]: 29/07/2015).</w:t>
      </w:r>
    </w:p>
    <w:p w14:paraId="53CAB03D" w14:textId="77777777" w:rsidR="00F23EA1" w:rsidRDefault="00F23EA1">
      <w:pPr>
        <w:spacing w:after="0" w:line="360" w:lineRule="auto"/>
        <w:jc w:val="both"/>
        <w:rPr>
          <w:rFonts w:ascii="Arial" w:hAnsi="Arial" w:cs="Arial"/>
          <w:sz w:val="28"/>
          <w:szCs w:val="28"/>
        </w:rPr>
      </w:pPr>
    </w:p>
    <w:p w14:paraId="21D7EAEE"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Assim sendo, considerando-se os elementos existentes nos autos, tem-se que não restou demonstrada a fragilidade econômica da requerente a justificar a concessão da assistência judiciária gratuita pleiteada, razão pela qual o pedido resta indeferido.</w:t>
      </w:r>
    </w:p>
    <w:p w14:paraId="735C6CF9" w14:textId="77777777" w:rsidR="00F23EA1" w:rsidRDefault="00F23EA1">
      <w:pPr>
        <w:spacing w:after="0" w:line="360" w:lineRule="auto"/>
        <w:jc w:val="both"/>
        <w:rPr>
          <w:rFonts w:ascii="Arial" w:hAnsi="Arial" w:cs="Arial"/>
          <w:sz w:val="28"/>
          <w:szCs w:val="28"/>
        </w:rPr>
      </w:pPr>
    </w:p>
    <w:p w14:paraId="3BCD755B" w14:textId="3B3412EA"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No tocante ao juízo da admissibilidade, a petição inicial, ainda que reformulada, não reúne condições de processamento, remanescendo hígida a ausência de interesse processual já delineada no item nº 7 da pretérita decisão proferida em ID </w:t>
      </w:r>
      <w:r w:rsidR="00E05FEF" w:rsidRPr="00E05FEF">
        <w:rPr>
          <w:rFonts w:ascii="Arial" w:hAnsi="Arial" w:cs="Arial"/>
          <w:color w:val="008000"/>
          <w:sz w:val="28"/>
          <w:szCs w:val="28"/>
        </w:rPr>
        <w:t>285752249</w:t>
      </w:r>
      <w:r>
        <w:rPr>
          <w:rFonts w:ascii="Arial" w:hAnsi="Arial" w:cs="Arial"/>
          <w:color w:val="008000"/>
          <w:sz w:val="28"/>
          <w:szCs w:val="28"/>
        </w:rPr>
        <w:t xml:space="preserve"> (págs. 6/9), a impor o seu indeferimento.</w:t>
      </w:r>
    </w:p>
    <w:p w14:paraId="541C0949" w14:textId="77777777" w:rsidR="00F23EA1" w:rsidRDefault="00F23EA1">
      <w:pPr>
        <w:spacing w:after="0" w:line="360" w:lineRule="auto"/>
        <w:jc w:val="both"/>
        <w:rPr>
          <w:rFonts w:ascii="Arial" w:hAnsi="Arial" w:cs="Arial"/>
          <w:sz w:val="28"/>
          <w:szCs w:val="28"/>
        </w:rPr>
      </w:pPr>
    </w:p>
    <w:p w14:paraId="529D1E91"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Cumpre ressaltar, com a devida vênia à ilustre patrona, que o interesse de agir configura-se com a existência do binômio necessidade-utilidade da pretensão submetida à apreciação do Judiciário, sob os aspectos da necessidade da tutela e da adequação entre o pedido e a proteção jurisdicional que se busca obter.</w:t>
      </w:r>
    </w:p>
    <w:p w14:paraId="70AA93D7" w14:textId="77777777" w:rsidR="00F23EA1" w:rsidRDefault="00F23EA1">
      <w:pPr>
        <w:spacing w:after="0" w:line="360" w:lineRule="auto"/>
        <w:jc w:val="both"/>
        <w:rPr>
          <w:rFonts w:ascii="Arial" w:hAnsi="Arial" w:cs="Arial"/>
          <w:sz w:val="28"/>
          <w:szCs w:val="28"/>
        </w:rPr>
      </w:pPr>
    </w:p>
    <w:p w14:paraId="5AF67FE9"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Neste sentido, a lição de [...]: “para que se configure o interesse de agir, é preciso antes de mais nada que a demanda ajuizada seja necessária. (...) É mister, ainda, que haja o </w:t>
      </w:r>
      <w:r>
        <w:rPr>
          <w:rFonts w:ascii="Arial" w:hAnsi="Arial" w:cs="Arial"/>
          <w:color w:val="008000"/>
          <w:sz w:val="28"/>
          <w:szCs w:val="28"/>
        </w:rPr>
        <w:lastRenderedPageBreak/>
        <w:t>interesse-adequação, ou seja, é preciso que o demandante tenha ido a juízo em busca do provimento adequado (...), [...]ndo-se da via processual adequada” (Lições de Direito Processual Civil, 15. ed., vol. I, [...], 2006, págs. 128/129).</w:t>
      </w:r>
    </w:p>
    <w:p w14:paraId="3D96018F" w14:textId="77777777" w:rsidR="00F23EA1" w:rsidRDefault="00F23EA1">
      <w:pPr>
        <w:spacing w:after="0" w:line="360" w:lineRule="auto"/>
        <w:jc w:val="both"/>
        <w:rPr>
          <w:rFonts w:ascii="Arial" w:hAnsi="Arial" w:cs="Arial"/>
          <w:sz w:val="28"/>
          <w:szCs w:val="28"/>
        </w:rPr>
      </w:pPr>
    </w:p>
    <w:p w14:paraId="3EC6A4B7"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Na pretensão de exibição/produção antecipada da prova, não há utilidade na intervenção do Judiciário sem que antes haja a provocação da instituição (requerimento administrativo) e, sobretudo, a recusa injustificada ao fornecimento do documento.</w:t>
      </w:r>
    </w:p>
    <w:p w14:paraId="65A9CB2F" w14:textId="77777777" w:rsidR="00F23EA1" w:rsidRDefault="00F23EA1">
      <w:pPr>
        <w:spacing w:after="0" w:line="360" w:lineRule="auto"/>
        <w:jc w:val="both"/>
        <w:rPr>
          <w:rFonts w:ascii="Arial" w:hAnsi="Arial" w:cs="Arial"/>
          <w:sz w:val="28"/>
          <w:szCs w:val="28"/>
        </w:rPr>
      </w:pPr>
    </w:p>
    <w:p w14:paraId="3DE4A796"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É precisamente o que exige o Tema 648/STJ (REsp nº 1.349.453/MS, Rel. Min. Luis Felipe Salomão), que reclama “a demonstração da existência de ação jurídica entre as partes, a comprovação de prévio pedido à instituição financeira não atendido em prazo razoável, e o pagamento do custo do serviço conforme previsão contratual e normatização da autoridade monetária”.</w:t>
      </w:r>
    </w:p>
    <w:p w14:paraId="07FDF359" w14:textId="77777777" w:rsidR="00F23EA1" w:rsidRDefault="00F23EA1">
      <w:pPr>
        <w:spacing w:after="0" w:line="360" w:lineRule="auto"/>
        <w:jc w:val="both"/>
        <w:rPr>
          <w:rFonts w:ascii="Arial" w:hAnsi="Arial" w:cs="Arial"/>
          <w:sz w:val="28"/>
          <w:szCs w:val="28"/>
        </w:rPr>
      </w:pPr>
    </w:p>
    <w:p w14:paraId="346D463E"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Pois bem.</w:t>
      </w:r>
    </w:p>
    <w:p w14:paraId="5F2C991B" w14:textId="77777777" w:rsidR="00F23EA1" w:rsidRDefault="00F23EA1">
      <w:pPr>
        <w:spacing w:after="0" w:line="360" w:lineRule="auto"/>
        <w:jc w:val="both"/>
        <w:rPr>
          <w:rFonts w:ascii="Arial" w:hAnsi="Arial" w:cs="Arial"/>
          <w:sz w:val="28"/>
          <w:szCs w:val="28"/>
        </w:rPr>
      </w:pPr>
    </w:p>
    <w:p w14:paraId="4CFA7FD1"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Se, à primeira postulação, a documentação já revelava não uma recusa, mas resposta expressa do fornecedor acompanhada de orientação concreta, seguida da inércia da consumidora (reclamação nº 2026.06/[...] — ID [...] e ID [...]), a nova documentação trazida com a emenda, longe de sanar o vício, reproduz-lhe integralmente o substrato.</w:t>
      </w:r>
    </w:p>
    <w:p w14:paraId="41065B0E" w14:textId="77777777" w:rsidR="00F23EA1" w:rsidRDefault="00F23EA1">
      <w:pPr>
        <w:spacing w:after="0" w:line="360" w:lineRule="auto"/>
        <w:jc w:val="both"/>
        <w:rPr>
          <w:rFonts w:ascii="Arial" w:hAnsi="Arial" w:cs="Arial"/>
          <w:sz w:val="28"/>
          <w:szCs w:val="28"/>
        </w:rPr>
      </w:pPr>
    </w:p>
    <w:p w14:paraId="2BDFF1AB"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Com efeito, a segunda reclamação (protocolo nº 2026.07/[...] — ID [...], págs. 1/4), aberta em 11/07/2026, padece do mesmíssimo defeito que inquinou a primeira: das nove </w:t>
      </w:r>
      <w:r>
        <w:rPr>
          <w:rFonts w:ascii="Arial" w:hAnsi="Arial" w:cs="Arial"/>
          <w:color w:val="008000"/>
          <w:sz w:val="28"/>
          <w:szCs w:val="28"/>
        </w:rPr>
        <w:lastRenderedPageBreak/>
        <w:t>movimentações registradas no procedimento, apenas a de abertura partiu da consumidora, tendo o fornecedor reiterado, por cinco vezes consecutivas (13, 14, 15, 16 e 17/07/2026), mensagem indagando se a reclamante já havia “verificado os pontos solicitados”, sem que a autora jamais interagisse na plataforma, confirmasse seus dados ou realizasse a identificação positiva exigida à luz do sigilo bancário (Lei Complementar nº 105/2001). Ao cabo, em 17/07/2026, a instituição requereu a recusa do protocolo, e a SEN</w:t>
      </w:r>
      <w:r>
        <w:rPr>
          <w:rFonts w:ascii="Arial" w:hAnsi="Arial" w:cs="Arial"/>
          <w:color w:val="008000"/>
          <w:sz w:val="28"/>
          <w:szCs w:val="28"/>
        </w:rPr>
        <w:t>ACON o cancelou em 06/08/2026, consignando expressamente que “não foi possível efetuar o contato com o (a) Consumidor(a) para realizar a identificação positiva” (ID [...], págs. 3/4).</w:t>
      </w:r>
    </w:p>
    <w:p w14:paraId="4946EED5" w14:textId="77777777" w:rsidR="00F23EA1" w:rsidRDefault="00F23EA1">
      <w:pPr>
        <w:spacing w:after="0" w:line="360" w:lineRule="auto"/>
        <w:jc w:val="both"/>
        <w:rPr>
          <w:rFonts w:ascii="Arial" w:hAnsi="Arial" w:cs="Arial"/>
          <w:sz w:val="28"/>
          <w:szCs w:val="28"/>
        </w:rPr>
      </w:pPr>
    </w:p>
    <w:p w14:paraId="414546A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Vale dizer, em três procedimentos administrativos noticiados nos autos, em nenhum deles a consumidora respondeu à solicitação de confirmação de dados formulada pela instituição - circunstância que, à luz da Lei Complementar nº 105/2001, obstava, legitimamente, a remessa da documentação sigilosa.</w:t>
      </w:r>
    </w:p>
    <w:p w14:paraId="19B5713B" w14:textId="77777777" w:rsidR="00F23EA1" w:rsidRDefault="00F23EA1">
      <w:pPr>
        <w:spacing w:after="0" w:line="360" w:lineRule="auto"/>
        <w:jc w:val="both"/>
        <w:rPr>
          <w:rFonts w:ascii="Arial" w:hAnsi="Arial" w:cs="Arial"/>
          <w:sz w:val="28"/>
          <w:szCs w:val="28"/>
        </w:rPr>
      </w:pPr>
    </w:p>
    <w:p w14:paraId="60C5AD1D"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O que os autos revelam, portanto, não é a negativa injustificada de disponibilização dos documentos, mas a apresentação de resposta pelo fornecedor, acompanhada de orientação concreta e exequível, seguida da inércia da consumidora e do encerramento dos protocolos por decurso de prazo.</w:t>
      </w:r>
    </w:p>
    <w:p w14:paraId="1A8F12B8" w14:textId="77777777" w:rsidR="00F23EA1" w:rsidRDefault="00F23EA1">
      <w:pPr>
        <w:spacing w:after="0" w:line="360" w:lineRule="auto"/>
        <w:jc w:val="both"/>
        <w:rPr>
          <w:rFonts w:ascii="Arial" w:hAnsi="Arial" w:cs="Arial"/>
          <w:sz w:val="28"/>
          <w:szCs w:val="28"/>
        </w:rPr>
      </w:pPr>
    </w:p>
    <w:p w14:paraId="7DCDE6D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Não há, pois, pretensão resistida a legitimar a intervenção jurisdicional (Tema 648/STJ).</w:t>
      </w:r>
    </w:p>
    <w:p w14:paraId="5F1EE488" w14:textId="77777777" w:rsidR="00F23EA1" w:rsidRDefault="00F23EA1">
      <w:pPr>
        <w:spacing w:after="0" w:line="360" w:lineRule="auto"/>
        <w:jc w:val="both"/>
        <w:rPr>
          <w:rFonts w:ascii="Arial" w:hAnsi="Arial" w:cs="Arial"/>
          <w:sz w:val="28"/>
          <w:szCs w:val="28"/>
        </w:rPr>
      </w:pPr>
    </w:p>
    <w:p w14:paraId="3F32286C" w14:textId="10EC8A18"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Acresça-se que a parte autora sequer observou as demais diligências expressamente determinadas no item nº 7 da </w:t>
      </w:r>
      <w:r>
        <w:rPr>
          <w:rFonts w:ascii="Arial" w:hAnsi="Arial" w:cs="Arial"/>
          <w:color w:val="008000"/>
          <w:sz w:val="28"/>
          <w:szCs w:val="28"/>
        </w:rPr>
        <w:lastRenderedPageBreak/>
        <w:t xml:space="preserve">decisão de emenda (ID </w:t>
      </w:r>
      <w:r w:rsidR="00E05FEF" w:rsidRPr="00E05FEF">
        <w:rPr>
          <w:rFonts w:ascii="Arial" w:hAnsi="Arial" w:cs="Arial"/>
          <w:color w:val="008000"/>
          <w:sz w:val="28"/>
          <w:szCs w:val="28"/>
        </w:rPr>
        <w:t>285752249</w:t>
      </w:r>
      <w:r>
        <w:rPr>
          <w:rFonts w:ascii="Arial" w:hAnsi="Arial" w:cs="Arial"/>
          <w:color w:val="008000"/>
          <w:sz w:val="28"/>
          <w:szCs w:val="28"/>
        </w:rPr>
        <w:t>, págs. 8/9), quedando-se omissa quanto à comprovação de acionamento do Serviço de Atendimento ao Consumidor do BANCO DO BRASIL S/A (0800 729 0722), da Ouvidoria da instituição, do Banco Central do Brasil (Registro de Demandas de Regulados – RDR) ou dos órgãos de defesa do consumidor ([...]), tampouco esclareceu a razão pela qual não se valeu do atendimento presencial em agência bancária.</w:t>
      </w:r>
    </w:p>
    <w:p w14:paraId="02458A1C" w14:textId="77777777" w:rsidR="00F23EA1" w:rsidRDefault="00F23EA1">
      <w:pPr>
        <w:spacing w:after="0" w:line="360" w:lineRule="auto"/>
        <w:jc w:val="both"/>
        <w:rPr>
          <w:rFonts w:ascii="Arial" w:hAnsi="Arial" w:cs="Arial"/>
          <w:sz w:val="28"/>
          <w:szCs w:val="28"/>
        </w:rPr>
      </w:pPr>
    </w:p>
    <w:p w14:paraId="40D0039A"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E aqui reside o ponto nevrálgico que, com franqueza processual e propósito didático, cumpre reiterar à ilustre causídica: os documentos perseguidos são, ao que tudo indica, de fácil obtenção pelas vias próprias, mediante simples diligência da própria titular, sobretudo porque a autora é correntista da instituição financeira demandada (agência 2362, conta corrente nº [...] — ID [...] e ID [...], pág. 1), dispondo, em tese, de acesso direto aos instrumentos contratuais e aos extratos por intermédio de aplicat</w:t>
      </w:r>
      <w:r>
        <w:rPr>
          <w:rFonts w:ascii="Arial" w:hAnsi="Arial" w:cs="Arial"/>
          <w:color w:val="008000"/>
          <w:sz w:val="28"/>
          <w:szCs w:val="28"/>
        </w:rPr>
        <w:t>ivo, internet banking e, notadamente, comparecimento pessoal a uma agência física.</w:t>
      </w:r>
    </w:p>
    <w:p w14:paraId="072703F7" w14:textId="77777777" w:rsidR="00F23EA1" w:rsidRDefault="00F23EA1">
      <w:pPr>
        <w:spacing w:after="0" w:line="360" w:lineRule="auto"/>
        <w:jc w:val="both"/>
        <w:rPr>
          <w:rFonts w:ascii="Arial" w:hAnsi="Arial" w:cs="Arial"/>
          <w:sz w:val="28"/>
          <w:szCs w:val="28"/>
        </w:rPr>
      </w:pPr>
    </w:p>
    <w:p w14:paraId="7ECFDD1D"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para tanto, que a requerente (por vias próprias ou com o zeloso auxílio de sua patrona) promova a regularização/confirmação de seus dados cadastrais e a autorização de comunicação eletrônica, providências reiteradamente indicadas pelo próprio fornecedor na esfera administrativa.</w:t>
      </w:r>
    </w:p>
    <w:p w14:paraId="07629F32" w14:textId="77777777" w:rsidR="00F23EA1" w:rsidRDefault="00F23EA1">
      <w:pPr>
        <w:spacing w:after="0" w:line="360" w:lineRule="auto"/>
        <w:jc w:val="both"/>
        <w:rPr>
          <w:rFonts w:ascii="Arial" w:hAnsi="Arial" w:cs="Arial"/>
          <w:sz w:val="28"/>
          <w:szCs w:val="28"/>
        </w:rPr>
      </w:pPr>
    </w:p>
    <w:p w14:paraId="6D81E5CD"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É preciso ter necessidade de atuação do Judiciário para solucionar a controvérsia; do contrário, carece a parte de interesse de agir. Não se afigura útil nem necessário movimentar a máquina jurisdicional para obter documentação que, à luz do quadro </w:t>
      </w:r>
      <w:r>
        <w:rPr>
          <w:rFonts w:ascii="Arial" w:hAnsi="Arial" w:cs="Arial"/>
          <w:color w:val="008000"/>
          <w:sz w:val="28"/>
          <w:szCs w:val="28"/>
        </w:rPr>
        <w:lastRenderedPageBreak/>
        <w:t>fático delineado, encontra-se ao inteiro alcance da própria autora, mediante diligências ordinárias que independem de provimento judicial.</w:t>
      </w:r>
    </w:p>
    <w:p w14:paraId="2B59E2DC" w14:textId="77777777" w:rsidR="00F23EA1" w:rsidRDefault="00F23EA1">
      <w:pPr>
        <w:spacing w:after="0" w:line="360" w:lineRule="auto"/>
        <w:jc w:val="both"/>
        <w:rPr>
          <w:rFonts w:ascii="Arial" w:hAnsi="Arial" w:cs="Arial"/>
          <w:sz w:val="28"/>
          <w:szCs w:val="28"/>
        </w:rPr>
      </w:pPr>
    </w:p>
    <w:p w14:paraId="3260CF4A"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 jurisdição, enquanto função estatal, não se presta a suprir a inércia da parte na esfera extrajudicial, tampouco a substituir providências administrativas de trivial realização.</w:t>
      </w:r>
    </w:p>
    <w:p w14:paraId="46FD1AA8" w14:textId="77777777" w:rsidR="00F23EA1" w:rsidRDefault="00F23EA1">
      <w:pPr>
        <w:spacing w:after="0" w:line="360" w:lineRule="auto"/>
        <w:jc w:val="both"/>
        <w:rPr>
          <w:rFonts w:ascii="Arial" w:hAnsi="Arial" w:cs="Arial"/>
          <w:sz w:val="28"/>
          <w:szCs w:val="28"/>
        </w:rPr>
      </w:pPr>
    </w:p>
    <w:p w14:paraId="76F47186"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Neste diapasão, tendo sido conferida à parte autora ampla e didática oportunidade de demonstrar o interesse processual (inclusive com expressa faculdade de desistência sem ônus), e persistindo o mesmo vício que ensejou a determinação de emenda, ora reforçado pela reprodução do idêntico padrão de inércia na segunda reclamação administrativa, impõe-se o indeferimento da petição inicial, por carência de interesse de agir, nas modalidades necessidade e adequação.</w:t>
      </w:r>
    </w:p>
    <w:p w14:paraId="1AB4215C" w14:textId="77777777" w:rsidR="00F23EA1" w:rsidRDefault="00F23EA1">
      <w:pPr>
        <w:spacing w:after="0" w:line="360" w:lineRule="auto"/>
        <w:jc w:val="both"/>
        <w:rPr>
          <w:rFonts w:ascii="Arial" w:hAnsi="Arial" w:cs="Arial"/>
          <w:sz w:val="28"/>
          <w:szCs w:val="28"/>
        </w:rPr>
      </w:pPr>
    </w:p>
    <w:p w14:paraId="0B708DAF"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Cito, por pertinente, precedente deste Tribunal, em hipótese análoga de produção antecipada de prova bancária: “DIREITO CIVIL. APELAÇÃO CÍVEL. PRODUÇÃO ANTECIPADA DE PROVAS. REQUISITOS. ART. 381 DO CPC. NÃO CUMPRIMENTO. 1. Trata-se de apelação interposta contra sentença que, nos autos da ação de produção antecipada de provas, julgou extinto o processo, sem resolução do mérito, nos termos do art. 485, inciso VI, do Código de Processo Civil, por ausência de interesse de agir. 2. A produção antecipada de prova</w:t>
      </w:r>
      <w:r>
        <w:rPr>
          <w:rFonts w:ascii="Arial" w:hAnsi="Arial" w:cs="Arial"/>
          <w:color w:val="008000"/>
          <w:sz w:val="28"/>
          <w:szCs w:val="28"/>
        </w:rPr>
        <w:t xml:space="preserve">s (ação probatória autônoma) exige o cumprimento de alguma das hipóteses previstas no art. 381 do Código de Processo Civil, devendo o demandante, nos termos do art. 382 do referido diploma processual, justificar a utilidade da prova, </w:t>
      </w:r>
      <w:r>
        <w:rPr>
          <w:rFonts w:ascii="Arial" w:hAnsi="Arial" w:cs="Arial"/>
          <w:color w:val="008000"/>
          <w:sz w:val="28"/>
          <w:szCs w:val="28"/>
        </w:rPr>
        <w:lastRenderedPageBreak/>
        <w:t>bem como identificar os fatos sobre os quais há de versar 3. No caso em exame, não restou demonstrado o risco de inviabilidade/impossibilidade de produção das provas pleiteadas na fase instrutória de demanda para a qual serviriam (inciso I do art. 381 do CPC), tendo em vista qu</w:t>
      </w:r>
      <w:r>
        <w:rPr>
          <w:rFonts w:ascii="Arial" w:hAnsi="Arial" w:cs="Arial"/>
          <w:color w:val="008000"/>
          <w:sz w:val="28"/>
          <w:szCs w:val="28"/>
        </w:rPr>
        <w:t>e documentos digitais podem ser acessados a qualquer tempo, pois não perecem. 4. A versão fática apresentada na exordial não evidencia que a produção antecipada das provas viabilizará a realização de métodos alternativos de solução de conflitos (inciso II do art. 381 do CPC). 5. As provas requeridas além de não serem aptas a evitar a propositura de demanda contra a sociedade demandada, não se mostram necessárias ao seu ajuizamento (inciso III do art. 381 do CPC). 6. Recurso conhecido e desprovido.” ([...] 0</w:t>
      </w:r>
      <w:r>
        <w:rPr>
          <w:rFonts w:ascii="Arial" w:hAnsi="Arial" w:cs="Arial"/>
          <w:color w:val="008000"/>
          <w:sz w:val="28"/>
          <w:szCs w:val="28"/>
        </w:rPr>
        <w:t>708202-86.2019.8.07.0001, Relator.: SANDOVAL OLIVEIRA, Data de Julgamento: 12/02/2020, 2ª Turma Cível, Data de Publicação: Publicado no DJE: 04/03/2020. Pág.: Sem Página Cadastrada.).</w:t>
      </w:r>
    </w:p>
    <w:p w14:paraId="77F81C15" w14:textId="77777777" w:rsidR="00F23EA1" w:rsidRDefault="00F23EA1">
      <w:pPr>
        <w:spacing w:after="0" w:line="360" w:lineRule="auto"/>
        <w:jc w:val="both"/>
        <w:rPr>
          <w:rFonts w:ascii="Arial" w:hAnsi="Arial" w:cs="Arial"/>
          <w:sz w:val="28"/>
          <w:szCs w:val="28"/>
        </w:rPr>
      </w:pPr>
    </w:p>
    <w:p w14:paraId="045A4399"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Como se trata de emenda da petição inicial, é despicienda a intimação pessoal da parte, pois o § 1º do art. 485 do CPC assinala que apenas nas hipóteses dos incisos II e III será exigível a intimação pessoal para se viabilizar a extinção do feito.</w:t>
      </w:r>
    </w:p>
    <w:p w14:paraId="15E002B3" w14:textId="77777777" w:rsidR="00F23EA1" w:rsidRDefault="00F23EA1">
      <w:pPr>
        <w:spacing w:after="0" w:line="360" w:lineRule="auto"/>
        <w:jc w:val="both"/>
        <w:rPr>
          <w:rFonts w:ascii="Arial" w:hAnsi="Arial" w:cs="Arial"/>
          <w:sz w:val="28"/>
          <w:szCs w:val="28"/>
        </w:rPr>
      </w:pPr>
    </w:p>
    <w:p w14:paraId="4DD456C2"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 xml:space="preserve">Veja-se, a propósito, a jurisprudência do STJ: “AGRAVO INTERNO NOS EMBARGOS DE DECLARAÇÃO NO AGRAVO EM RECURSO ESPECIAL. DECISÃO DA PRESIDÊNCIA. RECONSIDERAÇÃO. AÇÃO DE USUCAPIÃO. DETERMINAÇÃO DE EMENDA À INICIAL. NÃO ATENDIMENTO. EXTINÇÃO DO PROCESSO. DESNECESSIDADE DE INTIMAÇÃO PESSOAL. PRECEDENTES. AGRAVO INTERNO PROVIDO PARA </w:t>
      </w:r>
      <w:r>
        <w:rPr>
          <w:rFonts w:ascii="Arial" w:hAnsi="Arial" w:cs="Arial"/>
          <w:color w:val="008000"/>
          <w:sz w:val="28"/>
          <w:szCs w:val="28"/>
        </w:rPr>
        <w:lastRenderedPageBreak/>
        <w:t>CONHECER DO AGRAVO E NEGAR PROVIMENTO AO RECURSO ESPECIAL. 1. Agravo interno contra decisão da Presidência que conheceu do agravo para não conhecer do recurso especial, em razão da falta de impugnação específica de fundamento decisório. Reconsideração. 2. Nos termos da jurisprudência do STJ, o não atendimento da ordem de emenda à inicial pelo autor enseja a extinção do feito sem resolução de mérito, sendo desnecessária a intimação pessoal do autor. Incidência da Súmula 83. 3. Agravo interno provido para, re</w:t>
      </w:r>
      <w:r>
        <w:rPr>
          <w:rFonts w:ascii="Arial" w:hAnsi="Arial" w:cs="Arial"/>
          <w:color w:val="008000"/>
          <w:sz w:val="28"/>
          <w:szCs w:val="28"/>
        </w:rPr>
        <w:t>considerando a decisão agravada, conhecer do agravo para negar provimento ao recurso especial”. (AgInt nos EDcl no AREsp 1801005/[...] 2020/[...], Relator: Ministro RAUL ARAÚJO, Data de Julgamento: 24/05/2021, T4 - QUARTA TURMA, Data de Publicação: DJe 30/06/2021) (grifo meu).</w:t>
      </w:r>
    </w:p>
    <w:p w14:paraId="66112020" w14:textId="77777777" w:rsidR="00F23EA1" w:rsidRDefault="00F23EA1">
      <w:pPr>
        <w:spacing w:after="0" w:line="360" w:lineRule="auto"/>
        <w:jc w:val="both"/>
        <w:rPr>
          <w:rFonts w:ascii="Arial" w:hAnsi="Arial" w:cs="Arial"/>
          <w:sz w:val="28"/>
          <w:szCs w:val="28"/>
        </w:rPr>
      </w:pPr>
    </w:p>
    <w:p w14:paraId="3A0A48B0"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Ante o exposto, INDEFIRO a petição inicial, com fulcro no art. 321, parágrafo único, c/c o art. 330, inciso III, do CPC, razão pela qual EXTINGO o feito, sem resolução de mérito, na forma do art. 485, incisos I, IV (ausência de pressuposto de constituição e de desenvolvimento válido e regular do processo) e VI (ausência de interesse processual), da lei adjetiva civil.</w:t>
      </w:r>
    </w:p>
    <w:p w14:paraId="37935258" w14:textId="77777777" w:rsidR="00F23EA1" w:rsidRDefault="00F23EA1">
      <w:pPr>
        <w:spacing w:after="0" w:line="360" w:lineRule="auto"/>
        <w:jc w:val="both"/>
        <w:rPr>
          <w:rFonts w:ascii="Arial" w:hAnsi="Arial" w:cs="Arial"/>
          <w:sz w:val="28"/>
          <w:szCs w:val="28"/>
        </w:rPr>
      </w:pPr>
    </w:p>
    <w:p w14:paraId="29CABB9C"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Fica ressalvada à parte autora a faculdade de obter a documentação pretendida diretamente pelas vias administrativas próprias, notadamente junto à instituição financeira da qual é correntista, bem como a de repropor a demanda, acaso sobrevenha efetiva e injustificada recusa ao fornecimento, apta a caracterizar a pretensão resistida exigida pelo Tema 648/STJ.</w:t>
      </w:r>
    </w:p>
    <w:p w14:paraId="618C07A4" w14:textId="77777777" w:rsidR="00F23EA1" w:rsidRDefault="00F23EA1">
      <w:pPr>
        <w:spacing w:after="0" w:line="360" w:lineRule="auto"/>
        <w:jc w:val="both"/>
        <w:rPr>
          <w:rFonts w:ascii="Arial" w:hAnsi="Arial" w:cs="Arial"/>
          <w:sz w:val="28"/>
          <w:szCs w:val="28"/>
        </w:rPr>
      </w:pPr>
    </w:p>
    <w:p w14:paraId="540E12B7"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lastRenderedPageBreak/>
        <w:t>Custas processuais pela parte autora. Sem honorários.</w:t>
      </w:r>
    </w:p>
    <w:p w14:paraId="3AF0E526" w14:textId="77777777" w:rsidR="00F23EA1" w:rsidRDefault="00F23EA1">
      <w:pPr>
        <w:spacing w:after="0" w:line="360" w:lineRule="auto"/>
        <w:jc w:val="both"/>
        <w:rPr>
          <w:rFonts w:ascii="Arial" w:hAnsi="Arial" w:cs="Arial"/>
          <w:sz w:val="28"/>
          <w:szCs w:val="28"/>
        </w:rPr>
      </w:pPr>
    </w:p>
    <w:p w14:paraId="4693C782"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Operada a preclusão, dê-se baixa e arquivem-se.</w:t>
      </w:r>
    </w:p>
    <w:p w14:paraId="2E59A4DD" w14:textId="77777777" w:rsidR="00F23EA1" w:rsidRDefault="00F23EA1">
      <w:pPr>
        <w:spacing w:after="0" w:line="360" w:lineRule="auto"/>
        <w:jc w:val="both"/>
        <w:rPr>
          <w:rFonts w:ascii="Arial" w:hAnsi="Arial" w:cs="Arial"/>
          <w:sz w:val="28"/>
          <w:szCs w:val="28"/>
        </w:rPr>
      </w:pPr>
    </w:p>
    <w:p w14:paraId="40167592" w14:textId="77777777" w:rsidR="00F23EA1" w:rsidRDefault="00B3731D">
      <w:pPr>
        <w:spacing w:after="0" w:line="360" w:lineRule="auto"/>
        <w:ind w:firstLine="2268"/>
        <w:jc w:val="both"/>
        <w:rPr>
          <w:rFonts w:ascii="Arial" w:hAnsi="Arial" w:cs="Arial"/>
          <w:sz w:val="28"/>
          <w:szCs w:val="28"/>
        </w:rPr>
      </w:pPr>
      <w:r>
        <w:rPr>
          <w:rFonts w:ascii="Arial" w:hAnsi="Arial" w:cs="Arial"/>
          <w:color w:val="008000"/>
          <w:sz w:val="28"/>
          <w:szCs w:val="28"/>
        </w:rPr>
        <w:t>Publique-se. Registre-se. Intime-se.</w:t>
      </w:r>
    </w:p>
    <w:p w14:paraId="38A9403A" w14:textId="77777777" w:rsidR="00F23EA1" w:rsidRDefault="00F23EA1">
      <w:pPr>
        <w:spacing w:after="0" w:line="360" w:lineRule="auto"/>
        <w:jc w:val="both"/>
        <w:rPr>
          <w:rFonts w:ascii="Arial" w:hAnsi="Arial" w:cs="Arial"/>
          <w:sz w:val="28"/>
          <w:szCs w:val="28"/>
        </w:rPr>
      </w:pPr>
    </w:p>
    <w:p w14:paraId="5011B0E9" w14:textId="77777777" w:rsidR="00F23EA1" w:rsidRDefault="00B3731D">
      <w:pPr>
        <w:spacing w:after="0" w:line="360" w:lineRule="auto"/>
        <w:jc w:val="right"/>
        <w:rPr>
          <w:rFonts w:ascii="Arial" w:hAnsi="Arial" w:cs="Arial"/>
          <w:sz w:val="28"/>
          <w:szCs w:val="28"/>
        </w:rPr>
      </w:pPr>
      <w:r>
        <w:rPr>
          <w:rFonts w:ascii="Arial" w:hAnsi="Arial" w:cs="Arial"/>
          <w:color w:val="008000"/>
          <w:sz w:val="28"/>
          <w:szCs w:val="28"/>
        </w:rPr>
        <w:t>São Sebastião/DF, 28 de agosto de 2026.</w:t>
      </w:r>
    </w:p>
    <w:p w14:paraId="51BCAB31" w14:textId="77777777" w:rsidR="00F23EA1" w:rsidRDefault="00F23EA1">
      <w:pPr>
        <w:spacing w:after="0" w:line="360" w:lineRule="auto"/>
        <w:jc w:val="both"/>
        <w:rPr>
          <w:rFonts w:ascii="Arial" w:hAnsi="Arial" w:cs="Arial"/>
          <w:sz w:val="28"/>
          <w:szCs w:val="28"/>
        </w:rPr>
      </w:pPr>
    </w:p>
    <w:p w14:paraId="4E005AC1" w14:textId="77777777" w:rsidR="00F23EA1" w:rsidRDefault="00B3731D">
      <w:pPr>
        <w:spacing w:after="0" w:line="360" w:lineRule="auto"/>
        <w:jc w:val="center"/>
        <w:rPr>
          <w:rFonts w:ascii="Arial" w:hAnsi="Arial" w:cs="Arial"/>
          <w:sz w:val="28"/>
          <w:szCs w:val="28"/>
        </w:rPr>
      </w:pPr>
      <w:r>
        <w:rPr>
          <w:rFonts w:ascii="Arial" w:hAnsi="Arial" w:cs="Arial"/>
          <w:color w:val="008000"/>
          <w:sz w:val="28"/>
          <w:szCs w:val="28"/>
        </w:rPr>
        <w:t>[NOME DO MAGISTRADO]</w:t>
      </w:r>
    </w:p>
    <w:p w14:paraId="7EA683CA" w14:textId="77777777" w:rsidR="00F23EA1" w:rsidRDefault="00B3731D">
      <w:pPr>
        <w:spacing w:after="0" w:line="360" w:lineRule="auto"/>
        <w:jc w:val="center"/>
        <w:rPr>
          <w:rFonts w:ascii="Arial" w:hAnsi="Arial" w:cs="Arial"/>
          <w:sz w:val="28"/>
          <w:szCs w:val="28"/>
        </w:rPr>
      </w:pPr>
      <w:r>
        <w:rPr>
          <w:rFonts w:ascii="Arial" w:hAnsi="Arial" w:cs="Arial"/>
          <w:color w:val="008000"/>
          <w:sz w:val="28"/>
          <w:szCs w:val="28"/>
        </w:rPr>
        <w:t>Juiz de Direito</w:t>
      </w:r>
    </w:p>
    <w:p w14:paraId="551AC8E1" w14:textId="77777777" w:rsidR="00F23EA1" w:rsidRDefault="00F23EA1">
      <w:pPr>
        <w:spacing w:after="0" w:line="360" w:lineRule="auto"/>
        <w:jc w:val="both"/>
        <w:rPr>
          <w:rFonts w:ascii="Arial" w:hAnsi="Arial" w:cs="Arial"/>
          <w:sz w:val="28"/>
          <w:szCs w:val="28"/>
        </w:rPr>
      </w:pPr>
    </w:p>
    <w:p w14:paraId="7F993A2C" w14:textId="77777777" w:rsidR="00F23EA1" w:rsidRDefault="00B3731D">
      <w:pPr>
        <w:spacing w:after="0" w:line="360" w:lineRule="auto"/>
        <w:jc w:val="center"/>
        <w:rPr>
          <w:rFonts w:ascii="Arial" w:hAnsi="Arial" w:cs="Arial"/>
          <w:sz w:val="28"/>
          <w:szCs w:val="28"/>
        </w:rPr>
      </w:pPr>
      <w:commentRangeStart w:id="6"/>
      <w:del w:id="1159" w:author="Assessor GDSXSR" w:date="2026-10-31T18:19:21Z">
        <w:r>
          <w:rPr>
            <w:rFonts w:ascii="Arial" w:hAnsi="Arial" w:cs="Arial"/>
            <w:b/>
            <w:bCs/>
            <w:color w:val="7030A0"/>
            <w:sz w:val="28"/>
            <w:szCs w:val="28"/>
          </w:rPr>
          <w:delText xml:space="preserve">JURISPRUDÊNCIA</w:delText>
        </w:r>
      </w:del>
      <w:ins w:id="1160" w:author="Assessor GDSXSR" w:date="2026-10-31T18:19:21Z">
        <w:commentRangeStart w:id="33"/>
        <w:r>
          <w:rPr>
            <w:rFonts w:ascii="Arial" w:hAnsi="Arial" w:cs="Arial"/>
            <w:b/>
            <w:bCs/>
            <w:color w:val="808080"/>
            <w:sz w:val="28"/>
            <w:szCs w:val="28"/>
          </w:rPr>
          <w:t xml:space="preserve">PRECEDENTES</w:t>
        </w:r>
      </w:ins>
      <w:r>
        <w:rPr>
          <w:rFonts w:ascii="Arial" w:hAnsi="Arial" w:cs="Arial"/>
          <w:b/>
          <w:bCs/>
          <w:color w:val="7030A0"/>
          <w:sz w:val="28"/>
          <w:szCs w:val="28"/>
        </w:rPr>
        <w:t xml:space="preserve"> </w:t>
      </w:r>
      <w:del w:id="1161" w:author="Assessor GDSXSR" w:date="2026-10-31T18:19:21Z">
        <w:r>
          <w:rPr>
            <w:rFonts w:ascii="Arial" w:hAnsi="Arial" w:cs="Arial"/>
            <w:b/>
            <w:bCs/>
            <w:color w:val="7030A0"/>
            <w:sz w:val="28"/>
            <w:szCs w:val="28"/>
          </w:rPr>
          <w:delText xml:space="preserve">EM</w:delText>
        </w:r>
      </w:del>
      <w:ins w:id="1162" w:author="Assessor GDSXSR" w:date="2026-10-31T18:19:21Z">
        <w:r>
          <w:rPr>
            <w:rFonts w:ascii="Arial" w:hAnsi="Arial" w:cs="Arial"/>
            <w:b/>
            <w:bCs/>
            <w:color w:val="808080"/>
            <w:sz w:val="28"/>
            <w:szCs w:val="28"/>
          </w:rPr>
          <w:t xml:space="preserve">CONTRÁRIOS</w:t>
        </w:r>
      </w:ins>
      <w:r>
        <w:rPr>
          <w:rFonts w:ascii="Arial" w:hAnsi="Arial" w:cs="Arial"/>
          <w:b/>
          <w:bCs/>
          <w:color w:val="7030A0"/>
          <w:sz w:val="28"/>
          <w:szCs w:val="28"/>
        </w:rPr>
        <w:t xml:space="preserve"> </w:t>
      </w:r>
      <w:del w:id="1163" w:author="Assessor GDSXSR" w:date="2026-10-31T18:19:21Z">
        <w:r>
          <w:rPr>
            <w:rFonts w:ascii="Arial" w:hAnsi="Arial" w:cs="Arial"/>
            <w:b/>
            <w:bCs/>
            <w:color w:val="7030A0"/>
            <w:sz w:val="28"/>
            <w:szCs w:val="28"/>
          </w:rPr>
          <w:delText xml:space="preserve">SENTIDO</w:delText>
        </w:r>
      </w:del>
      <w:ins w:id="1164" w:author="Assessor GDSXSR" w:date="2026-10-31T18:19:21Z">
        <w:r>
          <w:rPr>
            <w:rFonts w:ascii="Arial" w:hAnsi="Arial" w:cs="Arial"/>
            <w:b/>
            <w:bCs/>
            <w:color w:val="808080"/>
            <w:sz w:val="28"/>
            <w:szCs w:val="28"/>
          </w:rPr>
          <w:t xml:space="preserve">AO</w:t>
        </w:r>
      </w:ins>
      <w:r>
        <w:rPr>
          <w:rFonts w:ascii="Arial" w:hAnsi="Arial" w:cs="Arial"/>
          <w:b/>
          <w:bCs/>
          <w:color w:val="7030A0"/>
          <w:sz w:val="28"/>
          <w:szCs w:val="28"/>
        </w:rPr>
        <w:t xml:space="preserve"> </w:t>
      </w:r>
      <w:del w:id="1165" w:author="Assessor GDSXSR" w:date="2026-10-31T18:19:21Z">
        <w:r>
          <w:rPr>
            <w:rFonts w:ascii="Arial" w:hAnsi="Arial" w:cs="Arial"/>
            <w:b/>
            <w:bCs/>
            <w:color w:val="7030A0"/>
            <w:sz w:val="28"/>
            <w:szCs w:val="28"/>
          </w:rPr>
          <w:delText xml:space="preserve">CONTRÁRIO</w:delText>
        </w:r>
      </w:del>
      <w:ins w:id="1166" w:author="Assessor GDSXSR" w:date="2026-10-31T18:19:21Z">
        <w:r>
          <w:rPr>
            <w:rFonts w:ascii="Arial" w:hAnsi="Arial" w:cs="Arial"/>
            <w:b/>
            <w:bCs/>
            <w:color w:val="808080"/>
            <w:sz w:val="28"/>
            <w:szCs w:val="28"/>
          </w:rPr>
          <w:t xml:space="preserve">VOTO</w:t>
        </w:r>
        <w:commentRangeEnd w:id="33"/>
        <w:r>
          <w:rPr>
            <w:rStyle w:val="CommentReference"/>
            <w:color w:val="808080"/>
          </w:rPr>
          <w:commentReference w:id="33"/>
        </w:r>
      </w:ins>
      <w:commentRangeEnd w:id="6"/>
      <w:r>
        <w:rPr>
          <w:rStyle w:val="Refdecomentrio"/>
          <w:rFonts w:ascii="Arial" w:hAnsi="Arial" w:cs="Arial"/>
          <w:sz w:val="28"/>
          <w:szCs w:val="28"/>
        </w:rPr>
        <w:commentReference w:id="6"/>
      </w:r>
    </w:p>
    <w:p w14:paraId="3459B367" w14:textId="77777777" w:rsidR="00F23EA1" w:rsidRDefault="00F23EA1">
      <w:pPr>
        <w:spacing w:after="0" w:line="360" w:lineRule="auto"/>
        <w:jc w:val="both"/>
        <w:rPr>
          <w:rFonts w:ascii="Arial" w:hAnsi="Arial" w:cs="Arial"/>
          <w:sz w:val="28"/>
          <w:szCs w:val="28"/>
        </w:rPr>
      </w:pPr>
    </w:p>
    <w:p w14:paraId="70445559" w14:textId="77777777" w:rsidR="00F23EA1" w:rsidRDefault="00B3731D">
      <w:pPr>
        <w:spacing w:after="0" w:line="360" w:lineRule="auto"/>
        <w:ind w:left="2268"/>
        <w:jc w:val="both"/>
        <w:rPr>
          <w:rFonts w:ascii="Arial" w:hAnsi="Arial" w:cs="Arial"/>
          <w:sz w:val="28"/>
          <w:szCs w:val="28"/>
        </w:rPr>
      </w:pPr>
      <w:r>
        <w:rPr>
          <w:rFonts w:ascii="Arial" w:hAnsi="Arial" w:cs="Arial"/>
          <w:i/>
          <w:iCs/>
          <w:color w:val="7030A0"/>
          <w:sz w:val="26"/>
          <w:szCs w:val="26"/>
        </w:rPr>
        <w:t>“(...) 3. A presunção de veracidade da declaração de hipossuficiência formulada por pessoa natural (art. 99, §3º, do CPC) é relativa e pode ser afastada quando houver nos autos elementos que evidenciem a falta dos pressupostos legais para a concessão do benefício (art. 99, §2º, do CPC). 4. Intimado para comprovar robustamente a hipossuficiência, mediante a juntada de extratos bancários atualizados dos últimos três meses, declarações de imposto de renda dos últimos dois anos e comprovantes de despesas cotidi</w:t>
      </w:r>
      <w:r>
        <w:rPr>
          <w:rFonts w:ascii="Arial" w:hAnsi="Arial" w:cs="Arial"/>
          <w:i/>
          <w:iCs/>
          <w:color w:val="7030A0"/>
          <w:sz w:val="26"/>
          <w:szCs w:val="26"/>
        </w:rPr>
        <w:t xml:space="preserve">anas, o agravante reapresentou os mesmos documentos já constantes dos autos, sem atualização ou acréscimo documental. 5. Os extratos bancários apresentados referem-se a uma única conta e estão defasados em mais de um ano em relação à data de interposição do recurso, sem esclarecimento sobre a </w:t>
      </w:r>
      <w:r>
        <w:rPr>
          <w:rFonts w:ascii="Arial" w:hAnsi="Arial" w:cs="Arial"/>
          <w:i/>
          <w:iCs/>
          <w:color w:val="7030A0"/>
          <w:sz w:val="26"/>
          <w:szCs w:val="26"/>
        </w:rPr>
        <w:lastRenderedPageBreak/>
        <w:t>movimentação das demais contas identificadas no CCS. (...) Tese de julgamento: 'A presunção relativa de veracidade da declaração de hipossuficiência pode ser afastada quando a parte, intimada a comprovar a alegada insu</w:t>
      </w:r>
      <w:r>
        <w:rPr>
          <w:rFonts w:ascii="Arial" w:hAnsi="Arial" w:cs="Arial"/>
          <w:i/>
          <w:iCs/>
          <w:color w:val="7030A0"/>
          <w:sz w:val="26"/>
          <w:szCs w:val="26"/>
        </w:rPr>
        <w:t>ficiência de recursos, não apresenta documentação atualizada e abrangente, notadamente quando há nos autos elementos concretos que infirmam a condição declarada.' (...)” (Acórdão 2135871, 0707310-39.2026.8.07.0000, Relator(a): ALFEU MACHADO, 6ª TURMA CÍVEL, data de julgamento: 03/06/2026, publicado no DJe: 23/06/2026.)</w:t>
      </w:r>
    </w:p>
    <w:sectPr w:rsidR="00F23EA1" w:rsidSect="00EA06C2">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29T18:00:00Z" w:initials="OG">
    <w:p w14:paraId="1AB31DB1" w14:textId="77777777" w:rsidR="00AA15DF" w:rsidRDefault="00B3731D" w:rsidP="00AA15DF">
      <w:pPr>
        <w:pStyle w:val="Textodecomentrio"/>
      </w:pPr>
      <w:r>
        <w:rPr>
          <w:rStyle w:val="Refdecomentrio"/>
        </w:rPr>
        <w:annotationRef/>
      </w:r>
      <w:r w:rsidR="00AA15DF">
        <w:rPr>
          <w:color w:val="000000"/>
        </w:rPr>
        <w:t>Conclusão: 23/10/2026</w:t>
      </w:r>
    </w:p>
    <w:p w14:paraId="6486CC5E" w14:textId="77777777" w:rsidR="00AA15DF" w:rsidRDefault="00AA15DF" w:rsidP="00AA15DF">
      <w:pPr>
        <w:pStyle w:val="Textodecomentrio"/>
      </w:pPr>
      <w:r>
        <w:rPr>
          <w:color w:val="000000"/>
        </w:rPr>
        <w:t>Entrega: 30/10/2026</w:t>
      </w:r>
    </w:p>
    <w:p w14:paraId="04E76A6C" w14:textId="77777777" w:rsidR="00AA15DF" w:rsidRDefault="00AA15DF" w:rsidP="00AA15DF">
      <w:pPr>
        <w:pStyle w:val="Textodecomentrio"/>
      </w:pPr>
      <w:r>
        <w:rPr>
          <w:color w:val="000000"/>
        </w:rPr>
        <w:t>Certeza: 10</w:t>
      </w:r>
    </w:p>
  </w:comment>
  <w:comment w:id="1" w:author="Orana Oliveira Guerra - GDSXSR" w:date="2026-10-29T18:47:00Z" w:initials="OO">
    <w:p w14:paraId="0E3754ED" w14:textId="77777777" w:rsidR="006B1A12" w:rsidRDefault="006B1A12" w:rsidP="006B1A12">
      <w:pPr>
        <w:pStyle w:val="Textodecomentrio"/>
      </w:pPr>
      <w:r>
        <w:rPr>
          <w:rStyle w:val="Refdecomentrio"/>
        </w:rPr>
        <w:annotationRef/>
      </w:r>
      <w:r>
        <w:t>68 anos</w:t>
      </w:r>
    </w:p>
  </w:comment>
  <w:comment w:id="2" w:author="Orana Oliveira Guerra - GDSXSR" w:date="2026-10-29T18:42:00Z" w:initials="OO">
    <w:p w14:paraId="5B2EACCE" w14:textId="77777777" w:rsidR="00A5632C" w:rsidRDefault="00A5632C" w:rsidP="00A5632C">
      <w:pPr>
        <w:pStyle w:val="Textodecomentrio"/>
      </w:pPr>
      <w:r>
        <w:rPr>
          <w:rStyle w:val="Refdecomentrio"/>
        </w:rPr>
        <w:annotationRef/>
      </w:r>
      <w:r>
        <w:t>68 anos</w:t>
      </w:r>
    </w:p>
  </w:comment>
  <w:comment w:id="3" w:author="Orana Oliveira Guerra - GDSXSR" w:date="2026-10-29T18:43:00Z" w:initials="OO">
    <w:p w14:paraId="79B7B4BE" w14:textId="7886556D" w:rsidR="00EA7EB6" w:rsidRDefault="00EA7EB6">
      <w:pPr>
        <w:pStyle w:val="Textodecomentrio"/>
      </w:pPr>
      <w:r>
        <w:rPr>
          <w:rStyle w:val="Refdecomentrio"/>
        </w:rPr>
        <w:annotationRef/>
      </w:r>
      <w:r>
        <w:t>CPC, art. 99, § 2º: "O juiz somente poderá indeferir o pedido se houver nos autos elementos que evidenciem a falta dos pressupostos legais para a concessão de gratuidade, devendo, antes de indeferir o pedido, determinar à parte a comprovação do preenchimento dos referidos pressupostos."</w:t>
      </w:r>
    </w:p>
  </w:comment>
  <w:comment w:id="4" w:author="Orana Oliveira Guerra - GDSXSR" w:date="2026-10-29T18:43:00Z" w:initials="OO">
    <w:p w14:paraId="3CBBEEB8" w14:textId="79F6DBAC" w:rsidR="00434D2B" w:rsidRDefault="00434D2B">
      <w:pPr>
        <w:pStyle w:val="Textodecomentrio"/>
      </w:pPr>
      <w:r>
        <w:rPr>
          <w:rStyle w:val="Refdecomentrio"/>
        </w:rPr>
        <w:annotationRef/>
      </w:r>
      <w:r>
        <w:t>CPC, art. 99, § 4º: "A assistência do requerente por advogado particular não impede a concessão de gratuidade da justiça."</w:t>
      </w:r>
    </w:p>
  </w:comment>
  <w:comment w:id="5" w:author="Orana Oliveira Guerra - GDSXSR" w:date="2026-10-29T18:44:00Z" w:initials="OO">
    <w:p w14:paraId="05E73490" w14:textId="77777777" w:rsidR="000F2E0E" w:rsidRDefault="000F2E0E" w:rsidP="000F2E0E">
      <w:pPr>
        <w:pStyle w:val="Textodecomentrio"/>
      </w:pPr>
      <w:r>
        <w:rPr>
          <w:rStyle w:val="Refdecomentrio"/>
        </w:rPr>
        <w:annotationRef/>
      </w:r>
      <w:r>
        <w:t>Conferido</w:t>
      </w:r>
    </w:p>
  </w:comment>
  <w:comment w:id="6" w:author="Orana Oliveira Guerra - GDSXSR" w:date="2026-10-29T18:00:00Z" w:initials="OG">
    <w:p w14:paraId="2CC337EF" w14:textId="77777777" w:rsidR="00F23EA1" w:rsidRDefault="00B3731D">
      <w:pPr>
        <w:pStyle w:val="Textodecomentrio"/>
      </w:pPr>
      <w:r>
        <w:rPr>
          <w:rStyle w:val="Refdecomentrio"/>
        </w:rPr>
        <w:annotationRef/>
      </w:r>
      <w:r>
        <w:rPr>
          <w:color w:val="000000"/>
        </w:rPr>
        <w:t>Acórdão 2135871 (6ª Turma): mantém o indeferimento quando a parte não junta a documentação determinada. Distinção: lá havia elementos concretos contrários (contas no CCS sem extratos, extratos defasados); aqui a renda é toda previdenciária e comprovada.</w:t>
      </w:r>
    </w:p>
  </w:comment>
  <w:comment w:id="7" w:author="Assessor GDSXSR" w:initials="AG" w:date="2026-10-31T18:19:22Z">
    <w:p>
      <w:pPr>
        <w:pStyle w:val="CommentText"/>
      </w:pPr>
      <w:r>
        <w:rPr>
          <w:rStyle w:val="CommentReference"/>
        </w:rPr>
        <w:annotationRef/>
      </w:r>
      <w:r>
        <w:t>ASSESSOR GDSXSR — Revisão feita pelas calibrações do Gabinete (núcleo e APC). Alterações mecânicas, sem comentário próprio: ID ao fim do período e fórmulas de relatório (C-20, C-31); referências compactas (C-20); numeração da ementa (C-36); realce das frases decisivas (C-43). Os autos do PJe não foram recebidos e o PJe não abriu nesta thread: datas, IDs, valores e documentos não foram conferidos nos autos (C-24); os pontos dependentes estão sinalizados nos comentários. O precedente em sentido contrário permanece ao final, em violeta (C-46), e o Acórdão 2135871 consta em comentário próprio.</w:t>
      </w:r>
    </w:p>
  </w:comment>
  <w:comment w:id="8" w:author="Assessor GDSXSR" w:initials="AG" w:date="2026-10-31T18:19:22Z">
    <w:p>
      <w:pPr>
        <w:pStyle w:val="CommentText"/>
      </w:pPr>
      <w:r>
        <w:rPr>
          <w:rStyle w:val="CommentReference"/>
        </w:rPr>
        <w:annotationRef/>
      </w:r>
      <w:r>
        <w:t>ASSESSOR GDSXSR — Alterei o item 1 para nomear a ré pela autuação (Banco do Brasil S/A), qualificar a autora como pessoa idosa, com a idade, e acrescentar o valor da causa ao final (C-34, C-34A). A idade de 68 anos consta só dos comentários da minuta; a data de nascimento e o ID do documento não foram conferidos nos autos (C-24).</w:t>
      </w:r>
    </w:p>
  </w:comment>
  <w:comment w:id="9" w:author="Assessor GDSXSR" w:initials="AG" w:date="2026-10-31T18:19:22Z">
    <w:p>
      <w:pPr>
        <w:pStyle w:val="CommentText"/>
      </w:pPr>
      <w:r>
        <w:rPr>
          <w:rStyle w:val="CommentReference"/>
        </w:rPr>
        <w:annotationRef/>
      </w:r>
      <w:r>
        <w:t>ASSESSOR GDSXSR — Alterei 'afastamento da condenação' para 'isenção do pagamento' das custas, termos do apelo no relatório e no voto (ID 91304407), para a ementa espelhar o voto (C-33).</w:t>
      </w:r>
    </w:p>
  </w:comment>
  <w:comment w:id="10" w:author="Assessor GDSXSR" w:initials="AG" w:date="2026-10-31T18:19:22Z">
    <w:p>
      <w:pPr>
        <w:pStyle w:val="CommentText"/>
      </w:pPr>
      <w:r>
        <w:rPr>
          <w:rStyle w:val="CommentReference"/>
        </w:rPr>
        <w:annotationRef/>
      </w:r>
      <w:r>
        <w:t>ASSESSOR GDSXSR — Desdobrei o item 8 em dois (cartão de crédito; assistência por advogado particular), porque cada item traz um fundamento, e corrigi a referência do cartão, que era CPC 99 § 4º e passou a ser § 3º (presunção). Acrescentei o item 10 (suspensão das custas, CPC 98 § 3º), que o voto decide e a ementa não trazia; renumerei os itens seguintes (C-33, C-35, C-36).</w:t>
      </w:r>
    </w:p>
  </w:comment>
  <w:comment w:id="11" w:author="Assessor GDSXSR" w:initials="AG" w:date="2026-10-31T18:19:22Z">
    <w:p>
      <w:pPr>
        <w:pStyle w:val="CommentText"/>
      </w:pPr>
      <w:r>
        <w:rPr>
          <w:rStyle w:val="CommentReference"/>
        </w:rPr>
        <w:annotationRef/>
      </w:r>
      <w:r>
        <w:t>ASSESSOR GDSXSR — Alterei 'Deu-se provimento ao apelo' para 'ao apelo da autora', nomeando só a qualidade da recorrente (C-3P, perfil APC, item 8).</w:t>
      </w:r>
    </w:p>
  </w:comment>
  <w:comment w:id="12" w:author="Assessor GDSXSR" w:initials="AG" w:date="2026-10-31T18:19:22Z">
    <w:p>
      <w:pPr>
        <w:pStyle w:val="CommentText"/>
      </w:pPr>
      <w:r>
        <w:rPr>
          <w:rStyle w:val="CommentReference"/>
        </w:rPr>
        <w:annotationRef/>
      </w:r>
      <w:r>
        <w:t>ASSESSOR GDSXSR — Alterei para a forma compacta por diploma, na ordem do voto, e acrescentei o Decreto 12.797/2025 (salário-mínimo de 2026), citado no voto (C-20, C-33).</w:t>
      </w:r>
    </w:p>
  </w:comment>
  <w:comment w:id="13" w:author="Assessor GDSXSR" w:initials="AG" w:date="2026-10-31T18:19:22Z">
    <w:p>
      <w:pPr>
        <w:pStyle w:val="CommentText"/>
      </w:pPr>
      <w:r>
        <w:rPr>
          <w:rStyle w:val="CommentReference"/>
        </w:rPr>
        <w:annotationRef/>
      </w:r>
      <w:r>
        <w:t>ASSESSOR GDSXSR — Retirei da lista o Acórdão 2041334 (8ª Turma, AI 0724174-89.2025.8.07.0000, j. 02/09/2025), cortado do voto por repetir a tese do precedente da 4ª Turma (C-65), e o Acórdão 2045433, que o voto não cita (C-33). Conferi no iajus o AI 0728749-43.2025.8.07.0000 (Des. Aiston Henrique de Sousa, 4ª Turma Cível, j. 25/09/2025); o número 2050781 e o DJe 22/10/2025 conferem com a ementa do Acórdão 0755820-51.2024.8.07.0001 (4ª Turma, j. 04/12/2025), que os cita. O iajus não devolve o número do acórdão no próprio registro. Há julgados mais recentes da 4ª Turma sobre a mesma tese (AI 0749638-18.2025.8.07.0000, j. 05/03/2026; AI 0746682-29.2025.8.07.0000, j. 05/03/2026), mas sem número de acórdão e DJe localizados; por isso mantive o Acórdão 2050781, totalmente identificado (C-67).</w:t>
      </w:r>
    </w:p>
  </w:comment>
  <w:comment w:id="14" w:author="Assessor GDSXSR" w:initials="AG" w:date="2026-10-31T18:19:22Z">
    <w:p>
      <w:pPr>
        <w:pStyle w:val="CommentText"/>
      </w:pPr>
      <w:r>
        <w:rPr>
          <w:rStyle w:val="CommentReference"/>
        </w:rPr>
        <w:annotationRef/>
      </w:r>
      <w:r>
        <w:t>ASSESSOR GDSXSR — Alterei o título de 'RESUMO DA SENTENÇA CONTRÁRIA AO VOTO' para 'RESUMO DA SENTENÇA EM SENTIDO CONTRÁRIO', fórmula da calibração para voto que reforma a sentença; o corpo do resumo não foi reescrito (C-39).</w:t>
      </w:r>
    </w:p>
  </w:comment>
  <w:comment w:id="15" w:author="Assessor GDSXSR" w:initials="AG" w:date="2026-10-31T18:19:22Z">
    <w:p>
      <w:pPr>
        <w:pStyle w:val="CommentText"/>
      </w:pPr>
      <w:r>
        <w:rPr>
          <w:rStyle w:val="CommentReference"/>
        </w:rPr>
        <w:annotationRef/>
      </w:r>
      <w:r>
        <w:t>ASSESSOR GDSXSR — Alterei 'Adoto o relatório da r. sentença (ID 91304405):' para a fórmula do perfil APC, com o ID ao final de cada bloco transcrito (C-3N, C-20). Cortei da transcrição os parágrafos sobre cláusulas abusivas, seguro e documentos juntados, estranhos à gratuidade, com '(...)' (C-02).</w:t>
      </w:r>
    </w:p>
  </w:comment>
  <w:comment w:id="16" w:author="Assessor GDSXSR" w:initials="AG" w:date="2026-10-31T18:19:22Z">
    <w:p>
      <w:pPr>
        <w:pStyle w:val="CommentText"/>
      </w:pPr>
      <w:r>
        <w:rPr>
          <w:rStyle w:val="CommentReference"/>
        </w:rPr>
        <w:annotationRef/>
      </w:r>
      <w:r>
        <w:t>ASSESSOR GDSXSR — Alterei o nome do juiz de caixa alta para 'Dr. Wander Lage Andrade Junior', como nas fórmulas do relatório (C-3N). Pendência (C-22, C-52): a sentença anexada traz '[NOME DO MAGISTRADO]' na assinatura; a forma exata do nome (inclusive 'Junior') deve ser conferida no PJe.</w:t>
      </w:r>
    </w:p>
  </w:comment>
  <w:comment w:id="17" w:author="Assessor GDSXSR" w:initials="AG" w:date="2026-10-31T18:19:22Z">
    <w:p>
      <w:pPr>
        <w:pStyle w:val="CommentText"/>
      </w:pPr>
      <w:r>
        <w:rPr>
          <w:rStyle w:val="CommentReference"/>
        </w:rPr>
        <w:annotationRef/>
      </w:r>
      <w:r>
        <w:t>ASSESSOR GDSXSR — Alterei o relatório do apelo e das contrarrazões para a fórmula do perfil APC ('Apelo da autora, NOME (ID …), em que alega…'; 'Contrarrazões (ID …), em que o apelado alega que…'), com o ID junto da peça. Suprimi o 'Requer o não provimento do apelo e a majoração dos honorários advocatícios', pois o pedido do apelado sai do relatório e os honorários recursais são decididos no dispositivo (C-31, C-20).</w:t>
      </w:r>
    </w:p>
  </w:comment>
  <w:comment w:id="18" w:author="Assessor GDSXSR" w:initials="AG" w:date="2026-10-31T18:19:22Z">
    <w:p>
      <w:pPr>
        <w:pStyle w:val="CommentText"/>
      </w:pPr>
      <w:r>
        <w:rPr>
          <w:rStyle w:val="CommentReference"/>
        </w:rPr>
        <w:annotationRef/>
      </w:r>
      <w:r>
        <w:t>ASSESSOR GDSXSR — Alterei 'Apelo interposto pela autora em' para 'Apelo interposto em', fórmula da linha de dados (C-14, perfil APC). As datas e o valor da causa vêm da minuta e não foram conferidos nos autos (C-24).</w:t>
      </w:r>
    </w:p>
  </w:comment>
  <w:comment w:id="19" w:author="Assessor GDSXSR" w:initials="AG" w:date="2026-10-31T18:19:22Z">
    <w:p>
      <w:pPr>
        <w:pStyle w:val="CommentText"/>
      </w:pPr>
      <w:r>
        <w:rPr>
          <w:rStyle w:val="CommentReference"/>
        </w:rPr>
        <w:annotationRef/>
      </w:r>
      <w:r>
        <w:t>ASSESSOR GDSXSR — Suprimi a transcrição do CPC 101 § 1º, norma acessória à admissibilidade, e a mantive entre parênteses, com o texto literal neste comentário (C-66 ponderação, C-63). CPC, art. 101, § 1º: “O recorrente estará dispensado do recolhimento de custas até decisão do relator sobre a questão, preliminarmente ao julgamento do recurso.” (fonte: Planalto, via iajus).</w:t>
      </w:r>
    </w:p>
  </w:comment>
  <w:comment w:id="20" w:author="Assessor GDSXSR" w:initials="AG" w:date="2026-10-31T18:19:22Z">
    <w:p>
      <w:pPr>
        <w:pStyle w:val="CommentText"/>
      </w:pPr>
      <w:r>
        <w:rPr>
          <w:rStyle w:val="CommentReference"/>
        </w:rPr>
        <w:annotationRef/>
      </w:r>
      <w:r>
        <w:t>ASSESSOR GDSXSR — Alterei o título 'DA COMPROVADA HIPOSSUFICIÊNCIA FINANCEIRA DA APELANTE', que nomeia o assunto, para um título que diz a decisão sobre os pedidos do apelo: gratuidade e custas (C-3W b).</w:t>
      </w:r>
    </w:p>
  </w:comment>
  <w:comment w:id="21" w:author="Assessor GDSXSR" w:initials="AG" w:date="2026-10-31T18:19:22Z">
    <w:p>
      <w:pPr>
        <w:pStyle w:val="CommentText"/>
      </w:pPr>
      <w:r>
        <w:rPr>
          <w:rStyle w:val="CommentReference"/>
        </w:rPr>
        <w:annotationRef/>
      </w:r>
      <w:r>
        <w:t>ASSESSOR GDSXSR — Retirei 'em síntese' da abertura, pois o nome da recorrente já consta do título do apelo, e acrescentei o ID do apelo ao final da enumeração (C-3W c, C-30, C-20).</w:t>
      </w:r>
    </w:p>
  </w:comment>
  <w:comment w:id="22" w:author="Assessor GDSXSR" w:initials="AG" w:date="2026-10-31T18:19:22Z">
    <w:p>
      <w:pPr>
        <w:pStyle w:val="CommentText"/>
      </w:pPr>
      <w:r>
        <w:rPr>
          <w:rStyle w:val="CommentReference"/>
        </w:rPr>
        <w:annotationRef/>
      </w:r>
      <w:r>
        <w:t>ASSESSOR GDSXSR — Acrescentei '– Grifei' e sublinhei o trecho em que a sentença condiciona a aferição à documentação ausente, que o voto afasta (C-62).</w:t>
      </w:r>
    </w:p>
  </w:comment>
  <w:comment w:id="23" w:author="Assessor GDSXSR" w:initials="AG" w:date="2026-10-31T18:19:22Z">
    <w:p>
      <w:pPr>
        <w:pStyle w:val="CommentText"/>
      </w:pPr>
      <w:r>
        <w:rPr>
          <w:rStyle w:val="CommentReference"/>
        </w:rPr>
        <w:annotationRef/>
      </w:r>
      <w:r>
        <w:t>ASSESSOR GDSXSR — Alterei a frase para levar a vênia ao ponto em que o voto afasta o fundamento da sentença e suprimi o parágrafo 'Dessa forma, com a máxima vênia…, reformada nesse ponto', que funcionava como mini-dispositivo no último capítulo (C-3R, C-3A).</w:t>
      </w:r>
    </w:p>
  </w:comment>
  <w:comment w:id="24" w:author="Assessor GDSXSR" w:initials="AG" w:date="2026-10-31T18:19:22Z">
    <w:p>
      <w:pPr>
        <w:pStyle w:val="CommentText"/>
      </w:pPr>
      <w:r>
        <w:rPr>
          <w:rStyle w:val="CommentReference"/>
        </w:rPr>
        <w:annotationRef/>
      </w:r>
      <w:r>
        <w:t>ASSESSOR GDSXSR — Acrescentei a cabeça do art. 99 ('Art. 99. (...)'), com o trecho decisivo sublinhado e '– Grifei' no fim do bloco, para a norma manter a estrutura do dispositivo (C-66 a). Redação literal conferida no Planalto, via iajus, sem alteração posterior.</w:t>
      </w:r>
    </w:p>
  </w:comment>
  <w:comment w:id="25" w:author="Assessor GDSXSR" w:initials="AG" w:date="2026-10-31T18:19:22Z">
    <w:p>
      <w:pPr>
        <w:pStyle w:val="CommentText"/>
      </w:pPr>
      <w:r>
        <w:rPr>
          <w:rStyle w:val="CommentReference"/>
        </w:rPr>
        <w:annotationRef/>
      </w:r>
      <w:r>
        <w:t>ASSESSOR GDSXSR — Pendência (C-72, C-52): o texto do art. 4º da Resolução nº 271/2023 (Conselho Superior da DPDF) não foi conferido. O iajus não traz a resolução; duas buscas na web não levaram ao texto em fonte oficial; o Chrome não está nesta thread. Mantive a transcrição da minuta, porque acórdãos da 6ª e da 8ª Turmas (2026 e 2025) adotam a Resolução nº 271/2023 como critério de cinco salários-mínimos, enquanto o Acórdão 2050781 cita a Resolução nº 140/2015; a redação literal, o número e o órgão editor devem ser confirmados no portal da DPDF.</w:t>
      </w:r>
    </w:p>
  </w:comment>
  <w:comment w:id="26" w:author="Assessor GDSXSR" w:initials="AG" w:date="2026-10-31T18:19:22Z">
    <w:p>
      <w:pPr>
        <w:pStyle w:val="CommentText"/>
      </w:pPr>
      <w:r>
        <w:rPr>
          <w:rStyle w:val="CommentReference"/>
        </w:rPr>
        <w:annotationRef/>
      </w:r>
      <w:r>
        <w:t>ASSESSOR GDSXSR — Pendência (C-24, C-52): R$ 3.242,00 brutos menos R$ 777,73 de consignações (valor do relatório da sentença) daria R$ 2.464,27, e não R$ 2.281,11. A diferença (R$ 183,16) deve corresponder a outro desconto do documento ID 91304385, que não pude abrir; confirmar nos autos o que compõe a renda líquida, pois o termo 'descontos consignados' foi mantido como estava.</w:t>
      </w:r>
    </w:p>
  </w:comment>
  <w:comment w:id="27" w:author="Assessor GDSXSR" w:initials="AG" w:date="2026-10-31T18:19:22Z">
    <w:p>
      <w:pPr>
        <w:pStyle w:val="CommentText"/>
      </w:pPr>
      <w:r>
        <w:rPr>
          <w:rStyle w:val="CommentReference"/>
        </w:rPr>
        <w:annotationRef/>
      </w:r>
      <w:r>
        <w:t>ASSESSOR GDSXSR — Alterei 'que hoje correspondem a' para 'equivalentes a' e indiquei a fonte do salário-mínimo, conferido no Planalto via iajus. Decreto 12.797/2025, art. 1º: “A partir de 1º de janeiro de 2026, o valor do salário mínimo será de R$ 1.621,00 (mil seiscentos e vinte e um reais).” Cinco salários-mínimos: R$ 8.105,00 (C-63, C-64).</w:t>
      </w:r>
    </w:p>
  </w:comment>
  <w:comment w:id="28" w:author="Assessor GDSXSR" w:initials="AG" w:date="2026-10-31T18:19:22Z">
    <w:p>
      <w:pPr>
        <w:pStyle w:val="CommentText"/>
      </w:pPr>
      <w:r>
        <w:rPr>
          <w:rStyle w:val="CommentReference"/>
        </w:rPr>
        <w:annotationRef/>
      </w:r>
      <w:r>
        <w:t>ASSESSOR GDSXSR — Acrescentei o ID das faturas, extraído da sentença transcrita (ID 288792896 e 288792900, do processo de origem, C-20). Pendência (C-52): trocar pelos IDs do PJe de 2º grau, que não pude consultar.</w:t>
      </w:r>
    </w:p>
  </w:comment>
  <w:comment w:id="29" w:author="Assessor GDSXSR" w:initials="AG" w:date="2026-10-31T18:19:22Z">
    <w:p>
      <w:pPr>
        <w:pStyle w:val="CommentText"/>
      </w:pPr>
      <w:r>
        <w:rPr>
          <w:rStyle w:val="CommentReference"/>
        </w:rPr>
        <w:annotationRef/>
      </w:r>
      <w:r>
        <w:t>ASSESSOR GDSXSR — Alterei 'são compatíveis com a renda comprovada' para 'não revelam, por si, capacidade econômica incompatível com a renda comprovada': a compatibilidade das despesas, algumas descritas na sentença (Magazine Luiza, Shein, Apple, restaurantes), não está demonstrada em prova que eu tenha conferido, e a nova redação afirma só o que a conta mostra (mais da metade da renda líquida: R$ 1.167,12 a R$ 1.450,44 sobre R$ 2.281,11) (C-24, C-21).</w:t>
      </w:r>
    </w:p>
  </w:comment>
  <w:comment w:id="30" w:author="Assessor GDSXSR" w:initials="AG" w:date="2026-10-31T18:19:22Z">
    <w:p>
      <w:pPr>
        <w:pStyle w:val="CommentText"/>
      </w:pPr>
      <w:r>
        <w:rPr>
          <w:rStyle w:val="CommentReference"/>
        </w:rPr>
        <w:annotationRef/>
      </w:r>
      <w:r>
        <w:t>ASSESSOR GDSXSR — Acrescentei '– Grifei' e sublinhei o trecho decisivo. Mantive a transcrição dos itens 4 a 6 do Acórdão 2050781, que confere com a ementa do iajus; retirei o segundo acórdão (Acórdão 2041334, 8ª Turma) por repetir a mesma tese (C-65, C-62). Número do acórdão e DJe: ver comentário da ementa.</w:t>
      </w:r>
    </w:p>
  </w:comment>
  <w:comment w:id="31" w:author="Assessor GDSXSR" w:initials="AG" w:date="2026-10-31T18:19:22Z">
    <w:p>
      <w:pPr>
        <w:pStyle w:val="CommentText"/>
      </w:pPr>
      <w:r>
        <w:rPr>
          <w:rStyle w:val="CommentReference"/>
        </w:rPr>
        <w:annotationRef/>
      </w:r>
      <w:r>
        <w:t>ASSESSOR GDSXSR — Acrescentei a cabeça do art. 98 e '– Grifei', com o trecho decisivo sublinhado (C-66 a). CPC 98 § 3º conferido no Planalto via iajus.</w:t>
      </w:r>
    </w:p>
  </w:comment>
  <w:comment w:id="32" w:author="Assessor GDSXSR" w:initials="AG" w:date="2026-10-31T18:19:22Z">
    <w:p>
      <w:pPr>
        <w:pStyle w:val="CommentText"/>
      </w:pPr>
      <w:r>
        <w:rPr>
          <w:rStyle w:val="CommentReference"/>
        </w:rPr>
        <w:annotationRef/>
      </w:r>
      <w:r>
        <w:t>ASSESSOR GDSXSR —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 (C-63). Sem honorários porque o apelo foi provido; o pedido de majoração das contrarrazões fica prejudicado.</w:t>
      </w:r>
    </w:p>
  </w:comment>
  <w:comment w:id="33" w:author="Assessor GDSXSR" w:initials="AG" w:date="2026-10-31T18:19:22Z">
    <w:p>
      <w:pPr>
        <w:pStyle w:val="CommentText"/>
      </w:pPr>
      <w:r>
        <w:rPr>
          <w:rStyle w:val="CommentReference"/>
        </w:rPr>
        <w:annotationRef/>
      </w:r>
      <w:r>
        <w:t>ASSESSOR GDSXSR — Alterei o título 'JURISPRUDÊNCIA EM SENTIDO CONTRÁRIO' para 'PRECEDENTES CONTRÁRIOS AO VOTO' (C-46). Pendência (C-72, C-52): o Acórdão 2135871 (AI 0707310-39.2026.8.07.0000, 6ª Turma, Des. Alfeu Machado, j. 03/06/2026) não foi localizado no iajus pelo número do processo, e a minuta o traz com cortes; a ementa íntegra e a conferência devem ser feitas no JurisDF. O bloco permanece ao final e fora de 'Jurisprudência relevante citada' (C-53).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E76A6C" w15:done="0"/>
  <w15:commentEx w15:paraId="0E3754ED" w15:done="0"/>
  <w15:commentEx w15:paraId="5B2EACCE" w15:done="0"/>
  <w15:commentEx w15:paraId="79B7B4BE" w15:done="0"/>
  <w15:commentEx w15:paraId="3CBBEEB8" w15:done="0"/>
  <w15:commentEx w15:paraId="05E73490" w15:done="0"/>
  <w15:commentEx w15:paraId="2CC337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8C6BF3" w16cex:dateUtc="2026-10-29T21:47:00Z"/>
  <w16cex:commentExtensible w16cex:durableId="2DE01759" w16cex:dateUtc="2026-10-29T21:42:00Z"/>
  <w16cex:commentExtensible w16cex:durableId="548BD99F" w16cex:dateUtc="2026-10-29T21:43:00Z"/>
  <w16cex:commentExtensible w16cex:durableId="36568278" w16cex:dateUtc="2026-10-29T21:43:00Z"/>
  <w16cex:commentExtensible w16cex:durableId="291845C0" w16cex:dateUtc="2026-10-29T2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E76A6C" w16cid:durableId="28DD1817"/>
  <w16cid:commentId w16cid:paraId="0E3754ED" w16cid:durableId="558C6BF3"/>
  <w16cid:commentId w16cid:paraId="5B2EACCE" w16cid:durableId="2DE01759"/>
  <w16cid:commentId w16cid:paraId="79B7B4BE" w16cid:durableId="548BD99F"/>
  <w16cid:commentId w16cid:paraId="3CBBEEB8" w16cid:durableId="36568278"/>
  <w16cid:commentId w16cid:paraId="05E73490" w16cid:durableId="291845C0"/>
  <w16cid:commentId w16cid:paraId="2CC337EF" w16cid:durableId="584E1B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24530" w14:textId="77777777" w:rsidR="00B3731D" w:rsidRDefault="00B3731D" w:rsidP="003A42DE">
      <w:pPr>
        <w:spacing w:after="0" w:line="240" w:lineRule="auto"/>
      </w:pPr>
      <w:r>
        <w:separator/>
      </w:r>
    </w:p>
  </w:endnote>
  <w:endnote w:type="continuationSeparator" w:id="0">
    <w:p w14:paraId="4D0D55D3" w14:textId="77777777" w:rsidR="00B3731D" w:rsidRDefault="00B3731D"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F362" w14:textId="77777777" w:rsidR="003C5AE1" w:rsidRDefault="003C5AE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8"/>
      </w:rPr>
      <w:id w:val="968394580"/>
      <w:docPartObj>
        <w:docPartGallery w:val="Page Numbers (Bottom of Page)"/>
        <w:docPartUnique/>
      </w:docPartObj>
    </w:sdtPr>
    <w:sdtEndPr/>
    <w:sdtContent>
      <w:p w14:paraId="6A6C2682" w14:textId="77777777" w:rsidR="003A42DE" w:rsidRPr="002811D7" w:rsidRDefault="003A42DE" w:rsidP="002811D7">
        <w:pPr>
          <w:pStyle w:val="Rodap"/>
          <w:jc w:val="center"/>
          <w:rPr>
            <w:rFonts w:ascii="Arial" w:hAnsi="Arial" w:cs="Arial"/>
            <w:sz w:val="28"/>
          </w:rPr>
        </w:pPr>
        <w:r w:rsidRPr="002811D7">
          <w:rPr>
            <w:rFonts w:ascii="Arial" w:hAnsi="Arial" w:cs="Arial"/>
            <w:sz w:val="28"/>
          </w:rPr>
          <w:fldChar w:fldCharType="begin"/>
        </w:r>
        <w:r w:rsidRPr="002811D7">
          <w:rPr>
            <w:rFonts w:ascii="Arial" w:hAnsi="Arial" w:cs="Arial"/>
            <w:sz w:val="28"/>
          </w:rPr>
          <w:instrText>PAGE   \* MERGEFORMAT</w:instrText>
        </w:r>
        <w:r w:rsidRPr="002811D7">
          <w:rPr>
            <w:rFonts w:ascii="Arial" w:hAnsi="Arial" w:cs="Arial"/>
            <w:sz w:val="28"/>
          </w:rPr>
          <w:fldChar w:fldCharType="separate"/>
        </w:r>
        <w:r w:rsidRPr="002811D7">
          <w:rPr>
            <w:rFonts w:ascii="Arial" w:hAnsi="Arial" w:cs="Arial"/>
            <w:sz w:val="28"/>
          </w:rPr>
          <w:t>2</w:t>
        </w:r>
        <w:r w:rsidRPr="002811D7">
          <w:rPr>
            <w:rFonts w:ascii="Arial" w:hAnsi="Arial" w:cs="Arial"/>
            <w:sz w:val="28"/>
          </w:rPr>
          <w:fldChar w:fldCharType="end"/>
        </w:r>
      </w:p>
    </w:sdtContent>
  </w:sdt>
  <w:p w14:paraId="520E3978" w14:textId="77777777" w:rsidR="003A42DE" w:rsidRPr="002811D7" w:rsidRDefault="003A42DE" w:rsidP="002811D7">
    <w:pPr>
      <w:pStyle w:val="Rodap"/>
      <w:jc w:val="center"/>
      <w:rPr>
        <w:rFonts w:ascii="Arial" w:hAnsi="Arial" w:cs="Arial"/>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51FC" w14:textId="77777777" w:rsidR="003C5AE1" w:rsidRDefault="003C5AE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0308" w14:textId="77777777" w:rsidR="00B3731D" w:rsidRDefault="00B3731D" w:rsidP="003A42DE">
      <w:pPr>
        <w:spacing w:after="0" w:line="240" w:lineRule="auto"/>
      </w:pPr>
      <w:r>
        <w:separator/>
      </w:r>
    </w:p>
  </w:footnote>
  <w:footnote w:type="continuationSeparator" w:id="0">
    <w:p w14:paraId="3B3C3FF8" w14:textId="77777777" w:rsidR="00B3731D" w:rsidRDefault="00B3731D"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AD60" w14:textId="77777777" w:rsidR="003C5AE1" w:rsidRDefault="003C5AE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ACCBC" w14:textId="77777777" w:rsidR="003C5AE1" w:rsidRDefault="003C5AE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4F87" w14:textId="77777777" w:rsidR="003C5AE1" w:rsidRDefault="003C5AE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EA5"/>
    <w:rsid w:val="00004C11"/>
    <w:rsid w:val="00012123"/>
    <w:rsid w:val="0002189B"/>
    <w:rsid w:val="0002738F"/>
    <w:rsid w:val="00033421"/>
    <w:rsid w:val="00033AFD"/>
    <w:rsid w:val="000515CF"/>
    <w:rsid w:val="00052AE3"/>
    <w:rsid w:val="00056A37"/>
    <w:rsid w:val="000571A1"/>
    <w:rsid w:val="0006080C"/>
    <w:rsid w:val="000619E0"/>
    <w:rsid w:val="00064301"/>
    <w:rsid w:val="00076D7D"/>
    <w:rsid w:val="00085C7A"/>
    <w:rsid w:val="00087D00"/>
    <w:rsid w:val="0009174A"/>
    <w:rsid w:val="00091ABC"/>
    <w:rsid w:val="000970C3"/>
    <w:rsid w:val="00097BBF"/>
    <w:rsid w:val="000A42BD"/>
    <w:rsid w:val="000A7009"/>
    <w:rsid w:val="000B0FC6"/>
    <w:rsid w:val="000B7AF7"/>
    <w:rsid w:val="000D2E62"/>
    <w:rsid w:val="000D59B2"/>
    <w:rsid w:val="000E374F"/>
    <w:rsid w:val="000E7173"/>
    <w:rsid w:val="000F0193"/>
    <w:rsid w:val="000F1358"/>
    <w:rsid w:val="000F1817"/>
    <w:rsid w:val="000F2E0E"/>
    <w:rsid w:val="000F5EF7"/>
    <w:rsid w:val="001009CC"/>
    <w:rsid w:val="001150FE"/>
    <w:rsid w:val="0011527A"/>
    <w:rsid w:val="00115458"/>
    <w:rsid w:val="00115569"/>
    <w:rsid w:val="00122133"/>
    <w:rsid w:val="00125329"/>
    <w:rsid w:val="00126492"/>
    <w:rsid w:val="00131A63"/>
    <w:rsid w:val="00137A7E"/>
    <w:rsid w:val="00144023"/>
    <w:rsid w:val="00151611"/>
    <w:rsid w:val="00153AF4"/>
    <w:rsid w:val="00157519"/>
    <w:rsid w:val="00161CD2"/>
    <w:rsid w:val="00162FF4"/>
    <w:rsid w:val="00167F3A"/>
    <w:rsid w:val="001801E9"/>
    <w:rsid w:val="00183B77"/>
    <w:rsid w:val="0018698D"/>
    <w:rsid w:val="001A09B8"/>
    <w:rsid w:val="001C466B"/>
    <w:rsid w:val="001C6F88"/>
    <w:rsid w:val="001D2162"/>
    <w:rsid w:val="001E2860"/>
    <w:rsid w:val="001E4974"/>
    <w:rsid w:val="001E7903"/>
    <w:rsid w:val="001F31C8"/>
    <w:rsid w:val="001F6650"/>
    <w:rsid w:val="00203AD2"/>
    <w:rsid w:val="00203B1D"/>
    <w:rsid w:val="00206304"/>
    <w:rsid w:val="002126F1"/>
    <w:rsid w:val="0021526A"/>
    <w:rsid w:val="00232EEB"/>
    <w:rsid w:val="00242C0A"/>
    <w:rsid w:val="00254E51"/>
    <w:rsid w:val="00264107"/>
    <w:rsid w:val="00267D71"/>
    <w:rsid w:val="00274644"/>
    <w:rsid w:val="002811D7"/>
    <w:rsid w:val="0028319F"/>
    <w:rsid w:val="00292E82"/>
    <w:rsid w:val="00296DAE"/>
    <w:rsid w:val="002A2038"/>
    <w:rsid w:val="002A3D11"/>
    <w:rsid w:val="002A5205"/>
    <w:rsid w:val="002B1184"/>
    <w:rsid w:val="002B210E"/>
    <w:rsid w:val="002C2464"/>
    <w:rsid w:val="002C42D2"/>
    <w:rsid w:val="002C75E6"/>
    <w:rsid w:val="002D127E"/>
    <w:rsid w:val="002D2D56"/>
    <w:rsid w:val="002D3FF3"/>
    <w:rsid w:val="002F7666"/>
    <w:rsid w:val="00303FAE"/>
    <w:rsid w:val="00307F34"/>
    <w:rsid w:val="0031063D"/>
    <w:rsid w:val="00312291"/>
    <w:rsid w:val="00316B1F"/>
    <w:rsid w:val="00321068"/>
    <w:rsid w:val="00323779"/>
    <w:rsid w:val="00323D27"/>
    <w:rsid w:val="00333CAB"/>
    <w:rsid w:val="0034247B"/>
    <w:rsid w:val="0034511C"/>
    <w:rsid w:val="00347818"/>
    <w:rsid w:val="00351653"/>
    <w:rsid w:val="003524E5"/>
    <w:rsid w:val="00352D66"/>
    <w:rsid w:val="00354AA2"/>
    <w:rsid w:val="00355C73"/>
    <w:rsid w:val="003624B4"/>
    <w:rsid w:val="003717FC"/>
    <w:rsid w:val="003749AB"/>
    <w:rsid w:val="00384F30"/>
    <w:rsid w:val="0039364A"/>
    <w:rsid w:val="003A0F02"/>
    <w:rsid w:val="003A42DE"/>
    <w:rsid w:val="003A4E55"/>
    <w:rsid w:val="003B2959"/>
    <w:rsid w:val="003B3398"/>
    <w:rsid w:val="003C5AE1"/>
    <w:rsid w:val="003D11BE"/>
    <w:rsid w:val="003D3FEE"/>
    <w:rsid w:val="003E0C62"/>
    <w:rsid w:val="003E436D"/>
    <w:rsid w:val="00413928"/>
    <w:rsid w:val="00423538"/>
    <w:rsid w:val="00434D2B"/>
    <w:rsid w:val="00445ED9"/>
    <w:rsid w:val="00451A6D"/>
    <w:rsid w:val="00464007"/>
    <w:rsid w:val="00465A25"/>
    <w:rsid w:val="00471508"/>
    <w:rsid w:val="0047216B"/>
    <w:rsid w:val="004762F1"/>
    <w:rsid w:val="00480A33"/>
    <w:rsid w:val="00481385"/>
    <w:rsid w:val="00485185"/>
    <w:rsid w:val="00495EB5"/>
    <w:rsid w:val="00496EB5"/>
    <w:rsid w:val="004B2A9C"/>
    <w:rsid w:val="004B46EB"/>
    <w:rsid w:val="004C0465"/>
    <w:rsid w:val="004C7418"/>
    <w:rsid w:val="004E4170"/>
    <w:rsid w:val="00506A7D"/>
    <w:rsid w:val="00506D76"/>
    <w:rsid w:val="00517F10"/>
    <w:rsid w:val="00525FCB"/>
    <w:rsid w:val="00530C7C"/>
    <w:rsid w:val="0055172B"/>
    <w:rsid w:val="00557342"/>
    <w:rsid w:val="00560427"/>
    <w:rsid w:val="00560ED5"/>
    <w:rsid w:val="00573C5D"/>
    <w:rsid w:val="00576A45"/>
    <w:rsid w:val="0057726B"/>
    <w:rsid w:val="0058102B"/>
    <w:rsid w:val="00586EB6"/>
    <w:rsid w:val="005925FC"/>
    <w:rsid w:val="0059689A"/>
    <w:rsid w:val="00597864"/>
    <w:rsid w:val="005A1AD9"/>
    <w:rsid w:val="005A6404"/>
    <w:rsid w:val="005B2331"/>
    <w:rsid w:val="005B7851"/>
    <w:rsid w:val="005C31C4"/>
    <w:rsid w:val="005C5D84"/>
    <w:rsid w:val="005C69F8"/>
    <w:rsid w:val="005C7DAC"/>
    <w:rsid w:val="005D305E"/>
    <w:rsid w:val="005D7F8E"/>
    <w:rsid w:val="005E3F4E"/>
    <w:rsid w:val="005E5A03"/>
    <w:rsid w:val="005F2EB3"/>
    <w:rsid w:val="00601B09"/>
    <w:rsid w:val="0060333D"/>
    <w:rsid w:val="00611216"/>
    <w:rsid w:val="0061262D"/>
    <w:rsid w:val="00615051"/>
    <w:rsid w:val="006226C6"/>
    <w:rsid w:val="00632EAA"/>
    <w:rsid w:val="00633703"/>
    <w:rsid w:val="00635527"/>
    <w:rsid w:val="00640258"/>
    <w:rsid w:val="00641BB6"/>
    <w:rsid w:val="00661CF3"/>
    <w:rsid w:val="00663AFE"/>
    <w:rsid w:val="006658A2"/>
    <w:rsid w:val="00685471"/>
    <w:rsid w:val="006921E1"/>
    <w:rsid w:val="00693B0D"/>
    <w:rsid w:val="006B1A12"/>
    <w:rsid w:val="006B2A89"/>
    <w:rsid w:val="006B555B"/>
    <w:rsid w:val="006C6E29"/>
    <w:rsid w:val="006D07B9"/>
    <w:rsid w:val="006D0993"/>
    <w:rsid w:val="006D0E4A"/>
    <w:rsid w:val="006D3824"/>
    <w:rsid w:val="006D4644"/>
    <w:rsid w:val="006E7F00"/>
    <w:rsid w:val="006F725D"/>
    <w:rsid w:val="00711FE9"/>
    <w:rsid w:val="00726567"/>
    <w:rsid w:val="00730800"/>
    <w:rsid w:val="007328C9"/>
    <w:rsid w:val="0074001E"/>
    <w:rsid w:val="00744BDF"/>
    <w:rsid w:val="007456DF"/>
    <w:rsid w:val="00747176"/>
    <w:rsid w:val="00765709"/>
    <w:rsid w:val="00767D39"/>
    <w:rsid w:val="00770E7F"/>
    <w:rsid w:val="0077719E"/>
    <w:rsid w:val="00782446"/>
    <w:rsid w:val="007844F9"/>
    <w:rsid w:val="00791D48"/>
    <w:rsid w:val="00792B6C"/>
    <w:rsid w:val="007950FF"/>
    <w:rsid w:val="007A3F4D"/>
    <w:rsid w:val="007A4FE7"/>
    <w:rsid w:val="007B265E"/>
    <w:rsid w:val="007C0FEF"/>
    <w:rsid w:val="007C196D"/>
    <w:rsid w:val="007C4990"/>
    <w:rsid w:val="007D00F1"/>
    <w:rsid w:val="007D27C7"/>
    <w:rsid w:val="007D3BA7"/>
    <w:rsid w:val="007D4432"/>
    <w:rsid w:val="007E1C8C"/>
    <w:rsid w:val="007E3BF9"/>
    <w:rsid w:val="007E718C"/>
    <w:rsid w:val="007F037E"/>
    <w:rsid w:val="007F0F43"/>
    <w:rsid w:val="007F4412"/>
    <w:rsid w:val="007F7839"/>
    <w:rsid w:val="00800051"/>
    <w:rsid w:val="00804386"/>
    <w:rsid w:val="008134CE"/>
    <w:rsid w:val="008151BB"/>
    <w:rsid w:val="00821322"/>
    <w:rsid w:val="008235A6"/>
    <w:rsid w:val="00825BFF"/>
    <w:rsid w:val="0082704D"/>
    <w:rsid w:val="008532D3"/>
    <w:rsid w:val="0085425F"/>
    <w:rsid w:val="00861D37"/>
    <w:rsid w:val="0086390F"/>
    <w:rsid w:val="00877CCC"/>
    <w:rsid w:val="00877F2B"/>
    <w:rsid w:val="008809C2"/>
    <w:rsid w:val="00882188"/>
    <w:rsid w:val="00886ABA"/>
    <w:rsid w:val="008966E3"/>
    <w:rsid w:val="008A01E9"/>
    <w:rsid w:val="008A0C41"/>
    <w:rsid w:val="008A4445"/>
    <w:rsid w:val="008A49BC"/>
    <w:rsid w:val="008A56A3"/>
    <w:rsid w:val="008B45C4"/>
    <w:rsid w:val="008B62DA"/>
    <w:rsid w:val="008C29EA"/>
    <w:rsid w:val="008C306F"/>
    <w:rsid w:val="008C34E5"/>
    <w:rsid w:val="008C4183"/>
    <w:rsid w:val="008C641E"/>
    <w:rsid w:val="008D0C9F"/>
    <w:rsid w:val="008D58DA"/>
    <w:rsid w:val="008D721A"/>
    <w:rsid w:val="008F4440"/>
    <w:rsid w:val="00911601"/>
    <w:rsid w:val="0092538F"/>
    <w:rsid w:val="009300C5"/>
    <w:rsid w:val="00933600"/>
    <w:rsid w:val="00937017"/>
    <w:rsid w:val="0094007F"/>
    <w:rsid w:val="009431B2"/>
    <w:rsid w:val="00945DCA"/>
    <w:rsid w:val="00946FF7"/>
    <w:rsid w:val="009506E0"/>
    <w:rsid w:val="00951CAD"/>
    <w:rsid w:val="0095662B"/>
    <w:rsid w:val="00962A91"/>
    <w:rsid w:val="00966A46"/>
    <w:rsid w:val="00967A00"/>
    <w:rsid w:val="0097155B"/>
    <w:rsid w:val="00972EF3"/>
    <w:rsid w:val="0097780C"/>
    <w:rsid w:val="0099680F"/>
    <w:rsid w:val="009A136D"/>
    <w:rsid w:val="009B2187"/>
    <w:rsid w:val="009C1026"/>
    <w:rsid w:val="009C4045"/>
    <w:rsid w:val="009C64F3"/>
    <w:rsid w:val="009D0BA0"/>
    <w:rsid w:val="009D1137"/>
    <w:rsid w:val="009E1D8D"/>
    <w:rsid w:val="009E3373"/>
    <w:rsid w:val="009E3BE9"/>
    <w:rsid w:val="009F2BB1"/>
    <w:rsid w:val="009F36E1"/>
    <w:rsid w:val="009F684C"/>
    <w:rsid w:val="009F759D"/>
    <w:rsid w:val="00A03057"/>
    <w:rsid w:val="00A06BA1"/>
    <w:rsid w:val="00A17AC3"/>
    <w:rsid w:val="00A17CB9"/>
    <w:rsid w:val="00A2661C"/>
    <w:rsid w:val="00A31C13"/>
    <w:rsid w:val="00A330C4"/>
    <w:rsid w:val="00A3595E"/>
    <w:rsid w:val="00A430CE"/>
    <w:rsid w:val="00A5632C"/>
    <w:rsid w:val="00A577A8"/>
    <w:rsid w:val="00A60222"/>
    <w:rsid w:val="00A6481B"/>
    <w:rsid w:val="00A72368"/>
    <w:rsid w:val="00A72414"/>
    <w:rsid w:val="00A773CE"/>
    <w:rsid w:val="00A80091"/>
    <w:rsid w:val="00A87227"/>
    <w:rsid w:val="00A958AF"/>
    <w:rsid w:val="00A96CB3"/>
    <w:rsid w:val="00A97525"/>
    <w:rsid w:val="00AA15DF"/>
    <w:rsid w:val="00AA7E81"/>
    <w:rsid w:val="00AB03AE"/>
    <w:rsid w:val="00AB1DE4"/>
    <w:rsid w:val="00AB7E65"/>
    <w:rsid w:val="00AC20E1"/>
    <w:rsid w:val="00AC46B5"/>
    <w:rsid w:val="00AC7920"/>
    <w:rsid w:val="00B04942"/>
    <w:rsid w:val="00B17310"/>
    <w:rsid w:val="00B21947"/>
    <w:rsid w:val="00B30DAE"/>
    <w:rsid w:val="00B3731D"/>
    <w:rsid w:val="00B41866"/>
    <w:rsid w:val="00B5663B"/>
    <w:rsid w:val="00B606B1"/>
    <w:rsid w:val="00B60851"/>
    <w:rsid w:val="00B60DCB"/>
    <w:rsid w:val="00B678AE"/>
    <w:rsid w:val="00B73FAD"/>
    <w:rsid w:val="00B75D6D"/>
    <w:rsid w:val="00B77BC1"/>
    <w:rsid w:val="00B82949"/>
    <w:rsid w:val="00B92339"/>
    <w:rsid w:val="00BA3360"/>
    <w:rsid w:val="00BA48A1"/>
    <w:rsid w:val="00BA5180"/>
    <w:rsid w:val="00BA65D0"/>
    <w:rsid w:val="00BA700C"/>
    <w:rsid w:val="00BB05E9"/>
    <w:rsid w:val="00BB2608"/>
    <w:rsid w:val="00BB5D14"/>
    <w:rsid w:val="00BB5F03"/>
    <w:rsid w:val="00BB6749"/>
    <w:rsid w:val="00BD71C9"/>
    <w:rsid w:val="00BE75D7"/>
    <w:rsid w:val="00BE7959"/>
    <w:rsid w:val="00BF1494"/>
    <w:rsid w:val="00BF173F"/>
    <w:rsid w:val="00BF4903"/>
    <w:rsid w:val="00BF7139"/>
    <w:rsid w:val="00C01659"/>
    <w:rsid w:val="00C12218"/>
    <w:rsid w:val="00C21B40"/>
    <w:rsid w:val="00C22469"/>
    <w:rsid w:val="00C249B8"/>
    <w:rsid w:val="00C33B77"/>
    <w:rsid w:val="00C341CF"/>
    <w:rsid w:val="00C40A19"/>
    <w:rsid w:val="00C4378B"/>
    <w:rsid w:val="00C54CEB"/>
    <w:rsid w:val="00C57E17"/>
    <w:rsid w:val="00C6469E"/>
    <w:rsid w:val="00C6664A"/>
    <w:rsid w:val="00C84C8B"/>
    <w:rsid w:val="00C94119"/>
    <w:rsid w:val="00CA324E"/>
    <w:rsid w:val="00CA4F72"/>
    <w:rsid w:val="00CA6C1B"/>
    <w:rsid w:val="00CB0848"/>
    <w:rsid w:val="00CB4E4C"/>
    <w:rsid w:val="00CB7FF8"/>
    <w:rsid w:val="00CC7150"/>
    <w:rsid w:val="00CD1DE2"/>
    <w:rsid w:val="00CF0581"/>
    <w:rsid w:val="00CF247F"/>
    <w:rsid w:val="00D04BD8"/>
    <w:rsid w:val="00D07310"/>
    <w:rsid w:val="00D101EF"/>
    <w:rsid w:val="00D1067B"/>
    <w:rsid w:val="00D12D71"/>
    <w:rsid w:val="00D135AB"/>
    <w:rsid w:val="00D14D52"/>
    <w:rsid w:val="00D17E79"/>
    <w:rsid w:val="00D21983"/>
    <w:rsid w:val="00D24CD1"/>
    <w:rsid w:val="00D34492"/>
    <w:rsid w:val="00D4104B"/>
    <w:rsid w:val="00D42B4A"/>
    <w:rsid w:val="00D516B2"/>
    <w:rsid w:val="00D52E56"/>
    <w:rsid w:val="00D57E55"/>
    <w:rsid w:val="00D66E60"/>
    <w:rsid w:val="00D80EBC"/>
    <w:rsid w:val="00D8334B"/>
    <w:rsid w:val="00D84490"/>
    <w:rsid w:val="00D85E07"/>
    <w:rsid w:val="00D950B3"/>
    <w:rsid w:val="00D97638"/>
    <w:rsid w:val="00DA535C"/>
    <w:rsid w:val="00DB1301"/>
    <w:rsid w:val="00DB342D"/>
    <w:rsid w:val="00DC2D41"/>
    <w:rsid w:val="00DC71DB"/>
    <w:rsid w:val="00DE67DD"/>
    <w:rsid w:val="00DF0654"/>
    <w:rsid w:val="00DF2670"/>
    <w:rsid w:val="00DF2730"/>
    <w:rsid w:val="00DF5A8E"/>
    <w:rsid w:val="00E05FEF"/>
    <w:rsid w:val="00E12EE1"/>
    <w:rsid w:val="00E211F5"/>
    <w:rsid w:val="00E26735"/>
    <w:rsid w:val="00E437CF"/>
    <w:rsid w:val="00E43DB4"/>
    <w:rsid w:val="00E53472"/>
    <w:rsid w:val="00E53CAF"/>
    <w:rsid w:val="00E611E9"/>
    <w:rsid w:val="00E647A0"/>
    <w:rsid w:val="00E73871"/>
    <w:rsid w:val="00E738D8"/>
    <w:rsid w:val="00E806F5"/>
    <w:rsid w:val="00E83543"/>
    <w:rsid w:val="00E86190"/>
    <w:rsid w:val="00E87018"/>
    <w:rsid w:val="00E87B28"/>
    <w:rsid w:val="00E91CD1"/>
    <w:rsid w:val="00E963CE"/>
    <w:rsid w:val="00E96D12"/>
    <w:rsid w:val="00E97CB9"/>
    <w:rsid w:val="00EA06C2"/>
    <w:rsid w:val="00EA6B7D"/>
    <w:rsid w:val="00EA7EB6"/>
    <w:rsid w:val="00EB25FB"/>
    <w:rsid w:val="00EB3378"/>
    <w:rsid w:val="00EB3F6A"/>
    <w:rsid w:val="00EB54B5"/>
    <w:rsid w:val="00EC5732"/>
    <w:rsid w:val="00ED05D5"/>
    <w:rsid w:val="00ED0A9E"/>
    <w:rsid w:val="00ED44BA"/>
    <w:rsid w:val="00ED5E8E"/>
    <w:rsid w:val="00EE027D"/>
    <w:rsid w:val="00EE266D"/>
    <w:rsid w:val="00EE760E"/>
    <w:rsid w:val="00EF2715"/>
    <w:rsid w:val="00EF7509"/>
    <w:rsid w:val="00EF7666"/>
    <w:rsid w:val="00F041BA"/>
    <w:rsid w:val="00F07B06"/>
    <w:rsid w:val="00F10D23"/>
    <w:rsid w:val="00F12768"/>
    <w:rsid w:val="00F143F5"/>
    <w:rsid w:val="00F1627D"/>
    <w:rsid w:val="00F20A80"/>
    <w:rsid w:val="00F23EA1"/>
    <w:rsid w:val="00F24EAC"/>
    <w:rsid w:val="00F3251E"/>
    <w:rsid w:val="00F32608"/>
    <w:rsid w:val="00F3776A"/>
    <w:rsid w:val="00F43DDE"/>
    <w:rsid w:val="00F43EFC"/>
    <w:rsid w:val="00F51BA9"/>
    <w:rsid w:val="00F51F47"/>
    <w:rsid w:val="00F547F1"/>
    <w:rsid w:val="00F6041E"/>
    <w:rsid w:val="00F63CDB"/>
    <w:rsid w:val="00F66640"/>
    <w:rsid w:val="00F81139"/>
    <w:rsid w:val="00F84974"/>
    <w:rsid w:val="00F87022"/>
    <w:rsid w:val="00F87079"/>
    <w:rsid w:val="00F90DC1"/>
    <w:rsid w:val="00F9351B"/>
    <w:rsid w:val="00F950C4"/>
    <w:rsid w:val="00FB7FB4"/>
    <w:rsid w:val="00FC0273"/>
    <w:rsid w:val="00FC0C0F"/>
    <w:rsid w:val="00FC2DF0"/>
    <w:rsid w:val="00FC613E"/>
    <w:rsid w:val="00FD5831"/>
    <w:rsid w:val="00FE2436"/>
    <w:rsid w:val="00FF4BEB"/>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CB177C"/>
    <w:rsid w:val="1DE275A0"/>
    <w:rsid w:val="1E3E6500"/>
    <w:rsid w:val="1FAFCC66"/>
    <w:rsid w:val="20EF5200"/>
    <w:rsid w:val="21E019B6"/>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F1C19A9"/>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F63EA0"/>
    <w:rsid w:val="4380C41B"/>
    <w:rsid w:val="43A63994"/>
    <w:rsid w:val="43A67A0B"/>
    <w:rsid w:val="44688134"/>
    <w:rsid w:val="45D7D81A"/>
    <w:rsid w:val="45EE95F0"/>
    <w:rsid w:val="4614B705"/>
    <w:rsid w:val="463AD933"/>
    <w:rsid w:val="46C7D927"/>
    <w:rsid w:val="46DE1ACD"/>
    <w:rsid w:val="4962903A"/>
    <w:rsid w:val="49AAD572"/>
    <w:rsid w:val="4AF457DF"/>
    <w:rsid w:val="4B409B22"/>
    <w:rsid w:val="4D3433F4"/>
    <w:rsid w:val="4D45AE2A"/>
    <w:rsid w:val="4EB5970F"/>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66768FE"/>
    <w:rsid w:val="66ADA113"/>
    <w:rsid w:val="675A84C2"/>
    <w:rsid w:val="67CD610C"/>
    <w:rsid w:val="6A1CED46"/>
    <w:rsid w:val="6BB8BDA7"/>
    <w:rsid w:val="6BC51F58"/>
    <w:rsid w:val="6CAA19FA"/>
    <w:rsid w:val="6D09AFC2"/>
    <w:rsid w:val="6D53E1DA"/>
    <w:rsid w:val="6E776DB3"/>
    <w:rsid w:val="6EE9C512"/>
    <w:rsid w:val="6FB44F01"/>
    <w:rsid w:val="70125987"/>
    <w:rsid w:val="712DA350"/>
    <w:rsid w:val="7306BEE6"/>
    <w:rsid w:val="74B9330C"/>
    <w:rsid w:val="7557E461"/>
    <w:rsid w:val="756F79F5"/>
    <w:rsid w:val="772D2BE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46E8"/>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2i.tjdft.jus.br/pje/seam/resource/rest/pje-legacy/documento/download/TJDFT/1g/1143819/288792900"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2i.tjdft.jus.br/pje/seam/resource/rest/pje-legacy/documento/download/TJDFT/1g/1143819/288792899"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je2i.tjdft.jus.br/pje/seam/resource/rest/pje-legacy/documento/download/TJDFT/1g/1143819/288792897"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hyperlink" Target="https://pje2i.tjdft.jus.br/pje/seam/resource/rest/pje-legacy/documento/download/TJDFT/1g/1143819/288792896" TargetMode="Externa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footer" Target="footer2.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23EFA"/>
    <w:rsid w:val="00033421"/>
    <w:rsid w:val="001150FE"/>
    <w:rsid w:val="00136305"/>
    <w:rsid w:val="00157519"/>
    <w:rsid w:val="00162FF4"/>
    <w:rsid w:val="001E2AC0"/>
    <w:rsid w:val="00230230"/>
    <w:rsid w:val="00240962"/>
    <w:rsid w:val="002C75E6"/>
    <w:rsid w:val="00307F34"/>
    <w:rsid w:val="004214D0"/>
    <w:rsid w:val="00465A25"/>
    <w:rsid w:val="00481385"/>
    <w:rsid w:val="0057370F"/>
    <w:rsid w:val="00617896"/>
    <w:rsid w:val="006D4644"/>
    <w:rsid w:val="007159FA"/>
    <w:rsid w:val="00730800"/>
    <w:rsid w:val="00777F2A"/>
    <w:rsid w:val="00792B6C"/>
    <w:rsid w:val="007D5396"/>
    <w:rsid w:val="0082704D"/>
    <w:rsid w:val="00861D37"/>
    <w:rsid w:val="008C4978"/>
    <w:rsid w:val="00962A91"/>
    <w:rsid w:val="009C64F3"/>
    <w:rsid w:val="00B678AE"/>
    <w:rsid w:val="00CA41A5"/>
    <w:rsid w:val="00DA38D5"/>
    <w:rsid w:val="00E12EE1"/>
    <w:rsid w:val="00E43DB4"/>
    <w:rsid w:val="00E70501"/>
    <w:rsid w:val="00E83543"/>
    <w:rsid w:val="00E87B28"/>
    <w:rsid w:val="00EF1988"/>
    <w:rsid w:val="00F03748"/>
    <w:rsid w:val="00F77EEB"/>
    <w:rsid w:val="00FE4570"/>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48E904-6050-4107-A22D-68FB49A98143}">
  <we:reference id="WA200010453" version="1.0.0.1" store="Omex" storeType="OMEX"/>
  <we:alternateReferences>
    <we:reference id="WA200010453" version="1.0.0.1" store="WA200010453" storeType="OMEX"/>
  </we:alternateReferences>
  <we:properties>
    <we:property name="claude.fileId" value="&quot;d251d67e-f67b-4f5c-acd7-2d3140045b5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2c2f534-331e-4e70-92cd-100d07c8614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22c2f534-331e-4e70-92cd-100d07c8614e"/>
  </ds:schemaRefs>
</ds:datastoreItem>
</file>

<file path=customXml/itemProps3.xml><?xml version="1.0" encoding="utf-8"?>
<ds:datastoreItem xmlns:ds="http://schemas.openxmlformats.org/officeDocument/2006/customXml" ds:itemID="{F50594DE-4991-4C23-AD86-510ECA7874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5806</Words>
  <Characters>32572</Characters>
  <Application>Microsoft Office Word</Application>
  <DocSecurity>0</DocSecurity>
  <Lines>880</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3</cp:revision>
  <cp:lastPrinted>2026-09-03T23:02:00Z</cp:lastPrinted>
  <dcterms:created xsi:type="dcterms:W3CDTF">2026-10-29T21:48:00Z</dcterms:created>
  <dcterms:modified xsi:type="dcterms:W3CDTF">2026-10-29T21:48:00Z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