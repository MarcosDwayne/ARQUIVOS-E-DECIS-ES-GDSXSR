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72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2"/>
        <w:gridCol w:w="864"/>
        <w:gridCol w:w="447"/>
        <w:gridCol w:w="4371"/>
        <w:gridCol w:w="219"/>
      </w:tblGrid>
      <w:tr w:rsidR="00264107" w14:paraId="4680266B" w14:textId="77777777" w:rsidTr="00173733">
        <w:trPr>
          <w:gridAfter w:val="1"/>
          <w:wAfter w:w="219" w:type="dxa"/>
        </w:trPr>
        <w:tc>
          <w:tcPr>
            <w:tcW w:w="2822" w:type="dxa"/>
            <w:hideMark/>
          </w:tcPr>
          <w:p w14:paraId="6DE29C9C" w14:textId="47F49BAB" w:rsidR="00264107" w:rsidRDefault="00264107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Arial" w:hAnsi="Arial" w:cs="Verdana"/>
                <w:noProof/>
                <w:sz w:val="28"/>
                <w:lang w:eastAsia="zh-CN"/>
              </w:rPr>
              <w:drawing>
                <wp:inline distT="0" distB="0" distL="0" distR="0" wp14:anchorId="15C07C5B" wp14:editId="146F6157">
                  <wp:extent cx="1647825" cy="504825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82" w:type="dxa"/>
            <w:gridSpan w:val="3"/>
            <w:hideMark/>
          </w:tcPr>
          <w:p w14:paraId="299F0D40" w14:textId="0E04C6DE" w:rsidR="00264107" w:rsidRDefault="00264107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b/>
                <w:bCs/>
                <w:color w:val="595959"/>
                <w:sz w:val="20"/>
                <w:szCs w:val="20"/>
              </w:rPr>
              <w:t>Poder Judiciário da União</w:t>
            </w:r>
          </w:p>
          <w:p w14:paraId="55CC1E66" w14:textId="684DDAA8" w:rsidR="00264107" w:rsidRDefault="00264107" w:rsidP="2DA0D32B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color w:val="595959" w:themeColor="text1" w:themeTint="A6"/>
                <w:sz w:val="20"/>
                <w:szCs w:val="20"/>
              </w:rPr>
              <w:t>Tribunal de Justiça do Distrito Federal e dos Territórios</w:t>
            </w:r>
          </w:p>
          <w:p w14:paraId="12B71A35" w14:textId="0DCA5F16" w:rsidR="00264107" w:rsidRDefault="00264107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color w:val="595959"/>
                <w:sz w:val="20"/>
                <w:szCs w:val="20"/>
              </w:rPr>
              <w:t>GDSXSR</w:t>
            </w:r>
          </w:p>
          <w:p w14:paraId="15750CFE" w14:textId="27AE92BB" w:rsidR="00264107" w:rsidRDefault="00264107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color w:val="595959"/>
                <w:sz w:val="20"/>
                <w:szCs w:val="20"/>
              </w:rPr>
              <w:t>GABINETE DO DESEMBARGADOR SÉRGIO ROCHA</w:t>
            </w:r>
          </w:p>
        </w:tc>
      </w:tr>
      <w:tr w:rsidR="004236F7" w:rsidRPr="009F36E1" w14:paraId="506E1C45" w14:textId="77777777" w:rsidTr="00173733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cantSplit/>
          <w:trHeight w:val="397"/>
        </w:trPr>
        <w:tc>
          <w:tcPr>
            <w:tcW w:w="3686" w:type="dxa"/>
            <w:gridSpan w:val="2"/>
            <w:vAlign w:val="center"/>
          </w:tcPr>
          <w:p w14:paraId="1B672758" w14:textId="77777777" w:rsidR="004236F7" w:rsidRPr="009F36E1" w:rsidRDefault="004236F7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Órgão</w:t>
            </w:r>
          </w:p>
        </w:tc>
        <w:tc>
          <w:tcPr>
            <w:tcW w:w="447" w:type="dxa"/>
            <w:vAlign w:val="center"/>
          </w:tcPr>
          <w:p w14:paraId="5F5D25D2" w14:textId="77777777" w:rsidR="004236F7" w:rsidRPr="009F36E1" w:rsidRDefault="004236F7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gridSpan w:val="2"/>
            <w:vAlign w:val="center"/>
          </w:tcPr>
          <w:p w14:paraId="1380D4BD" w14:textId="77777777" w:rsidR="004236F7" w:rsidRPr="009F36E1" w:rsidRDefault="000C7789">
            <w:pPr>
              <w:spacing w:line="240" w:lineRule="auto"/>
              <w:rPr>
                <w:rFonts w:ascii="Arial" w:hAnsi="Arial" w:cs="Arial"/>
                <w:sz w:val="28"/>
                <w:szCs w:val="28"/>
              </w:rPr>
            </w:pPr>
            <w:sdt>
              <w:sdtPr>
                <w:rPr>
                  <w:rFonts w:ascii="Arial" w:hAnsi="Arial" w:cs="Arial"/>
                  <w:sz w:val="28"/>
                  <w:szCs w:val="28"/>
                </w:rPr>
                <w:alias w:val="Órgão"/>
                <w:tag w:val="Órgão"/>
                <w:id w:val="-940843638"/>
                <w:placeholder>
                  <w:docPart w:val="7ACC47C5ADE849A18DA0C7907A361910"/>
                </w:placeholder>
                <w15:color w:val="000000"/>
                <w:dropDownList>
                  <w:listItem w:value="Escolher um item."/>
                  <w:listItem w:displayText="4ª Turma Cível" w:value="4ª Turma Cível"/>
                  <w:listItem w:displayText="2ª Câmara Cível" w:value="2ª Câmara Cível"/>
                  <w:listItem w:displayText="Conselho Especial Jurisdicional" w:value="Conselho Especial Jurisdicional"/>
                  <w:listItem w:displayText="Conselho Especial Administrativo" w:value="Conselho Especial Administrativo"/>
                  <w:listItem w:displayText="Tribunal Pleno" w:value="Tribunal Pleno"/>
                  <w:listItem w:displayText="Conselho da Magistratura" w:value="Conselho da Magistratura"/>
                </w:dropDownList>
              </w:sdtPr>
              <w:sdtEndPr/>
              <w:sdtContent>
                <w:r w:rsidR="00590B43">
                  <w:rPr>
                    <w:rFonts w:ascii="Arial" w:hAnsi="Arial" w:cs="Arial"/>
                    <w:sz w:val="28"/>
                    <w:szCs w:val="28"/>
                  </w:rPr>
                  <w:t>4ª Turma Cível</w:t>
                </w:r>
              </w:sdtContent>
            </w:sdt>
          </w:p>
        </w:tc>
      </w:tr>
      <w:tr w:rsidR="004236F7" w:rsidRPr="009F36E1" w14:paraId="722A4191" w14:textId="77777777" w:rsidTr="00173733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cantSplit/>
          <w:trHeight w:val="397"/>
        </w:trPr>
        <w:tc>
          <w:tcPr>
            <w:tcW w:w="3686" w:type="dxa"/>
            <w:gridSpan w:val="2"/>
            <w:vAlign w:val="center"/>
          </w:tcPr>
          <w:p w14:paraId="2B3F5317" w14:textId="77777777" w:rsidR="004236F7" w:rsidRPr="009F36E1" w:rsidRDefault="004236F7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Classe</w:t>
            </w:r>
          </w:p>
        </w:tc>
        <w:tc>
          <w:tcPr>
            <w:tcW w:w="447" w:type="dxa"/>
            <w:vAlign w:val="center"/>
          </w:tcPr>
          <w:p w14:paraId="376372E5" w14:textId="77777777" w:rsidR="004236F7" w:rsidRPr="009F36E1" w:rsidRDefault="004236F7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gridSpan w:val="2"/>
            <w:vAlign w:val="center"/>
          </w:tcPr>
          <w:sdt>
            <w:sdtPr>
              <w:rPr>
                <w:rFonts w:cs="Arial"/>
                <w:i w:val="0"/>
                <w:iCs w:val="0"/>
                <w:sz w:val="28"/>
                <w:szCs w:val="28"/>
              </w:rPr>
              <w:id w:val="1558446301"/>
              <w:placeholder>
                <w:docPart w:val="F878D1793E2346938EC18DAD866E9010"/>
              </w:placeholder>
              <w15:color w:val="000000"/>
              <w:comboBox>
                <w:listItem w:value="Escolher um item."/>
                <w:listItem w:displayText="Apelação Cível" w:value="Apelação Cível"/>
                <w:listItem w:displayText="Agravo de Instrumento" w:value="Agravo de Instrumento"/>
                <w:listItem w:displayText="Embargos de Declaração" w:value="Embargos de Declaração"/>
                <w:listItem w:displayText="Agravo Interno" w:value="Agravo Interno"/>
                <w:listItem w:displayText="Agravo de Instrumento e Agravo Interno" w:value="Agravo de Instrumento e Agravo Interno"/>
                <w:listItem w:displayText="Apelação e Reexame Necessário" w:value="Apelação e Reexame Necessário"/>
                <w:listItem w:displayText="Reexame Necessário" w:value="Reexame Necessário"/>
                <w:listItem w:displayText="Mandado de Segurança" w:value="Mandado de Segurança"/>
                <w:listItem w:displayText="Mandado de Injunção" w:value="Mandado de Injunção"/>
                <w:listItem w:displayText="Ação Direta de Constitucionalidade" w:value="Ação Direta de Constitucionalidade"/>
                <w:listItem w:displayText="Ação Declaratória de Constitucionalidade" w:value="Ação Declaratória de Constitucionalidade"/>
                <w:listItem w:displayText="Ação Penal Originária" w:value="Ação Penal Originária"/>
                <w:listItem w:displayText="Conflito de Competência" w:value="Conflito de Competência"/>
                <w:listItem w:displayText="Ação Rescisória" w:value="Ação Rescisória"/>
                <w:listItem w:displayText="Reclamação" w:value="Reclamação"/>
                <w:listItem w:displayText="Petição" w:value="Petição"/>
              </w:comboBox>
            </w:sdtPr>
            <w:sdtEndPr/>
            <w:sdtContent>
              <w:p w14:paraId="7D3B975A" w14:textId="77777777" w:rsidR="004236F7" w:rsidRPr="009F36E1" w:rsidRDefault="004236F7">
                <w:pPr>
                  <w:pStyle w:val="Citao"/>
                  <w:ind w:left="0" w:firstLine="0"/>
                  <w:jc w:val="both"/>
                  <w:rPr>
                    <w:rFonts w:cs="Arial"/>
                    <w:i w:val="0"/>
                    <w:iCs w:val="0"/>
                    <w:sz w:val="28"/>
                    <w:szCs w:val="28"/>
                  </w:rPr>
                </w:pPr>
                <w:r>
                  <w:rPr>
                    <w:rFonts w:cs="Arial"/>
                    <w:i w:val="0"/>
                    <w:iCs w:val="0"/>
                    <w:sz w:val="28"/>
                    <w:szCs w:val="28"/>
                  </w:rPr>
                  <w:t>Agravo de Instrumento</w:t>
                </w:r>
              </w:p>
            </w:sdtContent>
          </w:sdt>
        </w:tc>
      </w:tr>
      <w:tr w:rsidR="004236F7" w:rsidRPr="009F36E1" w14:paraId="185BA19B" w14:textId="77777777" w:rsidTr="00173733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cantSplit/>
          <w:trHeight w:val="397"/>
        </w:trPr>
        <w:tc>
          <w:tcPr>
            <w:tcW w:w="3686" w:type="dxa"/>
            <w:gridSpan w:val="2"/>
            <w:vAlign w:val="center"/>
          </w:tcPr>
          <w:p w14:paraId="5A224AD7" w14:textId="77777777" w:rsidR="004236F7" w:rsidRPr="009F36E1" w:rsidRDefault="004236F7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Processo nº</w:t>
            </w:r>
          </w:p>
        </w:tc>
        <w:tc>
          <w:tcPr>
            <w:tcW w:w="447" w:type="dxa"/>
            <w:vAlign w:val="center"/>
          </w:tcPr>
          <w:p w14:paraId="709DFAFC" w14:textId="77777777" w:rsidR="004236F7" w:rsidRPr="009F36E1" w:rsidRDefault="004236F7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gridSpan w:val="2"/>
            <w:vAlign w:val="center"/>
          </w:tcPr>
          <w:p w14:paraId="77B2906D" w14:textId="77777777" w:rsidR="004236F7" w:rsidRPr="009F36E1" w:rsidRDefault="004236F7">
            <w:pPr>
              <w:ind w:right="-675"/>
              <w:rPr>
                <w:rFonts w:ascii="Arial" w:hAnsi="Arial" w:cs="Arial"/>
                <w:sz w:val="28"/>
                <w:szCs w:val="28"/>
              </w:rPr>
            </w:pPr>
            <w:commentRangeStart w:id="0"/>
            <w:r>
              <w:rPr>
                <w:rFonts w:ascii="Arial" w:hAnsi="Arial" w:cs="Arial"/>
                <w:sz w:val="28"/>
                <w:szCs w:val="28"/>
              </w:rPr>
              <w:t>0741226-64.2026.8.07.0000</w:t>
            </w:r>
            <w:commentRangeEnd w:id="0"/>
            <w:r w:rsidRPr="009F36E1">
              <w:rPr>
                <w:rStyle w:val="Refdecomentrio"/>
                <w:rFonts w:ascii="Arial" w:hAnsi="Arial" w:cs="Arial"/>
                <w:sz w:val="28"/>
                <w:szCs w:val="28"/>
              </w:rPr>
              <w:commentReference w:id="0"/>
            </w:r>
          </w:p>
        </w:tc>
      </w:tr>
      <w:tr w:rsidR="004236F7" w:rsidRPr="009F36E1" w14:paraId="4B19599A" w14:textId="77777777" w:rsidTr="00173733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cantSplit/>
          <w:trHeight w:val="397"/>
        </w:trPr>
        <w:tc>
          <w:tcPr>
            <w:tcW w:w="3686" w:type="dxa"/>
            <w:gridSpan w:val="2"/>
            <w:vAlign w:val="center"/>
          </w:tcPr>
          <w:p w14:paraId="0E538277" w14:textId="77777777" w:rsidR="004236F7" w:rsidRPr="00F63CDB" w:rsidRDefault="000C7789">
            <w:pPr>
              <w:spacing w:line="240" w:lineRule="auto"/>
              <w:ind w:right="34"/>
              <w:rPr>
                <w:rFonts w:ascii="Arial" w:hAnsi="Arial" w:cs="Arial"/>
                <w:sz w:val="28"/>
                <w:szCs w:val="28"/>
              </w:rPr>
            </w:pPr>
            <w:sdt>
              <w:sdtPr>
                <w:rPr>
                  <w:rFonts w:ascii="Arial" w:eastAsia="Times New Roman" w:hAnsi="Arial" w:cs="Arial"/>
                  <w:sz w:val="28"/>
                  <w:szCs w:val="28"/>
                  <w:lang w:eastAsia="zh-CN"/>
                </w:rPr>
                <w:id w:val="-254128301"/>
                <w:placeholder>
                  <w:docPart w:val="AA1EE3EF79994F978EAA8FE4FF7A26BD"/>
                </w:placeholder>
                <w15:color w:val="808080"/>
                <w:comboBox>
                  <w:listItem w:value="Escolher um item."/>
                  <w:listItem w:displayText="Apelante" w:value="Apelante"/>
                  <w:listItem w:displayText="Agravante" w:value="Agravante"/>
                  <w:listItem w:displayText="Requerente" w:value="Requerente"/>
                  <w:listItem w:displayText="Autor" w:value="Autor"/>
                  <w:listItem w:displayText="Embargante" w:value="Embargante"/>
                  <w:listItem w:displayText="Suscitante" w:value="Suscitante"/>
                  <w:listItem w:displayText="Impetrante" w:value="Impetrante"/>
                  <w:listItem w:displayText="Exequente" w:value="Exequente"/>
                </w:comboBox>
              </w:sdtPr>
              <w:sdtEndPr/>
              <w:sdtContent>
                <w:r w:rsidR="00590B43">
                  <w:rPr>
                    <w:rFonts w:ascii="Arial" w:eastAsia="Times New Roman" w:hAnsi="Arial" w:cs="Arial"/>
                    <w:sz w:val="28"/>
                    <w:szCs w:val="28"/>
                    <w:lang w:eastAsia="zh-CN"/>
                  </w:rPr>
                  <w:t>Agravante</w:t>
                </w:r>
              </w:sdtContent>
            </w:sdt>
            <w:r w:rsidR="00590B43">
              <w:rPr>
                <w:rFonts w:ascii="Arial" w:hAnsi="Arial" w:cs="Arial"/>
                <w:sz w:val="28"/>
                <w:szCs w:val="28"/>
              </w:rPr>
              <w:t xml:space="preserve"> (s)</w:t>
            </w:r>
          </w:p>
        </w:tc>
        <w:tc>
          <w:tcPr>
            <w:tcW w:w="447" w:type="dxa"/>
            <w:vAlign w:val="center"/>
          </w:tcPr>
          <w:p w14:paraId="34C0C9D3" w14:textId="77777777" w:rsidR="004236F7" w:rsidRPr="009F36E1" w:rsidRDefault="004236F7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gridSpan w:val="2"/>
            <w:vAlign w:val="center"/>
          </w:tcPr>
          <w:p w14:paraId="630B7F23" w14:textId="77777777" w:rsidR="004236F7" w:rsidRPr="009F36E1" w:rsidRDefault="004236F7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BANCO BRADESCO CARTÕES S.A.</w:t>
            </w:r>
          </w:p>
        </w:tc>
      </w:tr>
      <w:tr w:rsidR="004236F7" w:rsidRPr="009F36E1" w14:paraId="01956A99" w14:textId="77777777" w:rsidTr="00173733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cantSplit/>
          <w:trHeight w:val="397"/>
        </w:trPr>
        <w:tc>
          <w:tcPr>
            <w:tcW w:w="3686" w:type="dxa"/>
            <w:gridSpan w:val="2"/>
            <w:vAlign w:val="center"/>
          </w:tcPr>
          <w:p w14:paraId="268F3466" w14:textId="77777777" w:rsidR="004236F7" w:rsidRPr="009F36E1" w:rsidRDefault="000C7789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sdt>
              <w:sdtPr>
                <w:rPr>
                  <w:rFonts w:ascii="Arial" w:eastAsia="Times New Roman" w:hAnsi="Arial" w:cs="Arial"/>
                  <w:sz w:val="28"/>
                  <w:szCs w:val="28"/>
                  <w:lang w:eastAsia="zh-CN"/>
                </w:rPr>
                <w:id w:val="-1351640470"/>
                <w:placeholder>
                  <w:docPart w:val="BC7F39C12B0F442FBBF9AD5B583FBDE0"/>
                </w:placeholder>
                <w15:color w:val="000000"/>
                <w:comboBox>
                  <w:listItem w:value="Escolher um item."/>
                  <w:listItem w:displayText="Apelado" w:value="Apelado"/>
                  <w:listItem w:displayText="Agravado" w:value="Agravado"/>
                  <w:listItem w:displayText="Autoridade coatora" w:value="Autoridade coatora"/>
                  <w:listItem w:displayText="Embargado" w:value="Embargado"/>
                  <w:listItem w:displayText="Requerido" w:value="Requerido"/>
                  <w:listItem w:displayText="Executado" w:value="Executado"/>
                  <w:listItem w:displayText="Suscitado" w:value="Suscitado"/>
                </w:comboBox>
              </w:sdtPr>
              <w:sdtEndPr/>
              <w:sdtContent>
                <w:r w:rsidR="00590B43">
                  <w:rPr>
                    <w:rFonts w:ascii="Arial" w:eastAsia="Times New Roman" w:hAnsi="Arial" w:cs="Arial"/>
                    <w:sz w:val="28"/>
                    <w:szCs w:val="28"/>
                    <w:lang w:eastAsia="zh-CN"/>
                  </w:rPr>
                  <w:t>Agravado</w:t>
                </w:r>
              </w:sdtContent>
            </w:sdt>
            <w:r w:rsidR="00590B43">
              <w:rPr>
                <w:rFonts w:ascii="Arial" w:hAnsi="Arial" w:cs="Arial"/>
                <w:sz w:val="28"/>
                <w:szCs w:val="28"/>
              </w:rPr>
              <w:t xml:space="preserve"> (a)(s)</w:t>
            </w:r>
          </w:p>
        </w:tc>
        <w:tc>
          <w:tcPr>
            <w:tcW w:w="447" w:type="dxa"/>
            <w:vAlign w:val="center"/>
          </w:tcPr>
          <w:p w14:paraId="5EDA0385" w14:textId="77777777" w:rsidR="004236F7" w:rsidRPr="009F36E1" w:rsidRDefault="004236F7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gridSpan w:val="2"/>
            <w:vAlign w:val="center"/>
          </w:tcPr>
          <w:p w14:paraId="6CC5F6AE" w14:textId="56D3BF91" w:rsidR="004236F7" w:rsidRPr="009F36E1" w:rsidRDefault="00E87154">
            <w:pPr>
              <w:ind w:right="-74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ALBERTO BAUM</w:t>
            </w:r>
          </w:p>
        </w:tc>
      </w:tr>
      <w:tr w:rsidR="004236F7" w:rsidRPr="009F36E1" w14:paraId="04C2C9E0" w14:textId="77777777" w:rsidTr="00173733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cantSplit/>
          <w:trHeight w:val="397"/>
        </w:trPr>
        <w:tc>
          <w:tcPr>
            <w:tcW w:w="3686" w:type="dxa"/>
            <w:gridSpan w:val="2"/>
            <w:vAlign w:val="center"/>
          </w:tcPr>
          <w:p w14:paraId="5C272CF2" w14:textId="77777777" w:rsidR="004236F7" w:rsidRPr="009F36E1" w:rsidRDefault="004236F7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Relator(a)</w:t>
            </w:r>
          </w:p>
        </w:tc>
        <w:tc>
          <w:tcPr>
            <w:tcW w:w="447" w:type="dxa"/>
            <w:vAlign w:val="center"/>
          </w:tcPr>
          <w:p w14:paraId="65F4370D" w14:textId="77777777" w:rsidR="004236F7" w:rsidRPr="009F36E1" w:rsidRDefault="004236F7">
            <w:pPr>
              <w:ind w:right="-11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gridSpan w:val="2"/>
            <w:vAlign w:val="center"/>
          </w:tcPr>
          <w:p w14:paraId="64F0CBAE" w14:textId="77777777" w:rsidR="004236F7" w:rsidRPr="009F36E1" w:rsidRDefault="004236F7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Des. Sérgio Rocha</w:t>
            </w:r>
          </w:p>
        </w:tc>
      </w:tr>
    </w:tbl>
    <w:p w14:paraId="3FC74CEC" w14:textId="71C87D05" w:rsidR="004236F7" w:rsidRDefault="004236F7" w:rsidP="004236F7">
      <w:pPr>
        <w:spacing w:after="0" w:line="360" w:lineRule="auto"/>
        <w:rPr>
          <w:rFonts w:ascii="Arial" w:hAnsi="Arial" w:cs="Arial"/>
          <w:sz w:val="28"/>
          <w:szCs w:val="28"/>
        </w:rPr>
      </w:pPr>
    </w:p>
    <w:p w14:paraId="1A8550DC" w14:textId="77777777" w:rsidR="008C7D23" w:rsidRPr="007E1C8C" w:rsidRDefault="008C7D23" w:rsidP="008C7D23">
      <w:pPr>
        <w:spacing w:after="0" w:line="360" w:lineRule="auto"/>
        <w:jc w:val="left"/>
        <w:rPr>
          <w:rFonts w:ascii="Arial" w:hAnsi="Arial" w:cs="Arial"/>
          <w:b/>
          <w:bCs/>
          <w:color w:val="595959"/>
          <w:sz w:val="28"/>
          <w:szCs w:val="28"/>
        </w:rPr>
        <w:pPrChange w:id="1086" w:author="Assessor GDSXSR" w:date="2026-10-31T18:15:24Z">
          <w:pPr>
            <w:spacing w:after="0" w:line="360" w:lineRule="auto"/>
            <w:jc w:val="center"/>
          </w:pPr>
        </w:pPrChange>
      </w:pPr>
      <w:commentRangeStart w:id="1"/>
      <w:r>
        <w:rPr>
          <w:rFonts w:ascii="Arial" w:hAnsi="Arial" w:cs="Arial"/>
          <w:b/>
          <w:bCs/>
          <w:color w:val="595959"/>
          <w:sz w:val="28"/>
          <w:szCs w:val="28"/>
        </w:rPr>
        <w:t>EMENTA</w:t>
      </w:r>
      <w:commentRangeEnd w:id="1"/>
      <w:r>
        <w:rPr>
          <w:rStyle w:val="CommentReference"/>
        </w:rPr>
        <w:commentReference w:id="1"/>
      </w:r>
    </w:p>
    <w:p w14:paraId="65182A18" w14:textId="77777777" w:rsidR="004B721C" w:rsidRDefault="000C7789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595959"/>
          <w:sz w:val="28"/>
          <w:szCs w:val="28"/>
        </w:rPr>
        <w:t>AGRAVO DE INSTRUMENTO. DIREITO PROCESSUAL CIVIL. CUMPRIMENTO DE SENTENÇA. EXECUTADO CITADO POR EDITAL. CURADORIA ESPECIAL. PENHORA. INTIMAÇÃO DO EXECUTADO. EDITAL. RECURSO PROVIDO.</w:t>
      </w:r>
    </w:p>
    <w:p w14:paraId="6B13D752" w14:textId="77777777" w:rsidR="004B721C" w:rsidRDefault="000C7789">
      <w:pPr>
        <w:spacing w:after="0" w:line="360" w:lineRule="auto"/>
        <w:jc w:val="both"/>
        <w:rPr>
          <w:rFonts w:ascii="Arial" w:hAnsi="Arial" w:cs="Arial"/>
          <w:b/>
          <w:bCs/>
          <w:color w:val="595959"/>
          <w:sz w:val="28"/>
          <w:szCs w:val="28"/>
        </w:rPr>
      </w:pPr>
      <w:r>
        <w:rPr>
          <w:rFonts w:ascii="Arial" w:hAnsi="Arial" w:cs="Arial"/>
          <w:b/>
          <w:bCs/>
          <w:color w:val="595959"/>
          <w:sz w:val="28"/>
          <w:szCs w:val="28"/>
        </w:rPr>
        <w:t>I. Caso em exame</w:t>
      </w:r>
    </w:p>
    <w:p w14:paraId="7338679C" w14:textId="77777777" w:rsidR="004B721C" w:rsidRDefault="000C7789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595959"/>
          <w:sz w:val="28"/>
          <w:szCs w:val="28"/>
        </w:rPr>
        <w:t xml:space="preserve">1. </w:t>
      </w:r>
      <w:del w:id="1024" w:author="Assessor GDSXSR" w:date="2026-10-31T18:15:24Z">
        <w:r>
          <w:rPr>
            <w:rFonts w:ascii="Arial" w:hAnsi="Arial" w:cs="Arial"/>
            <w:color w:val="595959"/>
            <w:sz w:val="28"/>
            <w:szCs w:val="28"/>
          </w:rPr>
          <w:delText xml:space="preserve">Ação</w:delText>
        </w:r>
      </w:del>
      <w:ins w:id="1025" w:author="Assessor GDSXSR" w:date="2026-10-31T18:15:24Z">
        <w:r>
          <w:rPr>
            <w:rFonts w:ascii="Arial" w:hAnsi="Arial" w:cs="Arial"/>
            <w:color w:val="808080"/>
            <w:sz w:val="28"/>
            <w:szCs w:val="28"/>
          </w:rPr>
          <w:t xml:space="preserve">Cumprimento</w:t>
        </w:r>
      </w:ins>
      <w:r>
        <w:rPr>
          <w:rFonts w:ascii="Arial" w:hAnsi="Arial" w:cs="Arial"/>
          <w:color w:val="595959"/>
          <w:sz w:val="28"/>
          <w:szCs w:val="28"/>
        </w:rPr>
        <w:t xml:space="preserve"> de </w:t>
      </w:r>
      <w:del w:id="1026" w:author="Assessor GDSXSR" w:date="2026-10-31T18:15:24Z">
        <w:r>
          <w:rPr>
            <w:rFonts w:ascii="Arial" w:hAnsi="Arial" w:cs="Arial"/>
            <w:color w:val="595959"/>
            <w:sz w:val="28"/>
            <w:szCs w:val="28"/>
          </w:rPr>
          <w:delText xml:space="preserve">cobrança</w:delText>
        </w:r>
      </w:del>
      <w:ins w:id="1027" w:author="Assessor GDSXSR" w:date="2026-10-31T18:15:24Z">
        <w:r>
          <w:rPr>
            <w:rFonts w:ascii="Arial" w:hAnsi="Arial" w:cs="Arial"/>
            <w:color w:val="808080"/>
            <w:sz w:val="28"/>
            <w:szCs w:val="28"/>
          </w:rPr>
          <w:t xml:space="preserve">sentença</w:t>
        </w:r>
      </w:ins>
      <w:r>
        <w:rPr>
          <w:rFonts w:ascii="Arial" w:hAnsi="Arial" w:cs="Arial"/>
          <w:color w:val="595959"/>
          <w:sz w:val="28"/>
          <w:szCs w:val="28"/>
        </w:rPr>
        <w:t xml:space="preserve"> </w:t>
      </w:r>
      <w:del w:id="1028" w:author="Assessor GDSXSR" w:date="2026-10-31T18:15:24Z">
        <w:r>
          <w:rPr>
            <w:rFonts w:ascii="Arial" w:hAnsi="Arial" w:cs="Arial"/>
            <w:color w:val="595959"/>
            <w:sz w:val="28"/>
            <w:szCs w:val="28"/>
          </w:rPr>
          <w:delText xml:space="preserve">proposta</w:delText>
        </w:r>
      </w:del>
      <w:ins w:id="1029" w:author="Assessor GDSXSR" w:date="2026-10-31T18:15:24Z">
        <w:r>
          <w:rPr>
            <w:rFonts w:ascii="Arial" w:hAnsi="Arial" w:cs="Arial"/>
            <w:color w:val="808080"/>
            <w:sz w:val="28"/>
            <w:szCs w:val="28"/>
          </w:rPr>
          <w:t xml:space="preserve">proposto</w:t>
        </w:r>
      </w:ins>
      <w:r>
        <w:rPr>
          <w:rFonts w:ascii="Arial" w:hAnsi="Arial" w:cs="Arial"/>
          <w:color w:val="595959"/>
          <w:sz w:val="28"/>
          <w:szCs w:val="28"/>
        </w:rPr>
        <w:t xml:space="preserve"> por </w:t>
      </w:r>
      <w:del w:id="1030" w:author="Assessor GDSXSR" w:date="2026-10-31T18:15:24Z">
        <w:r>
          <w:rPr>
            <w:rFonts w:ascii="Arial" w:hAnsi="Arial" w:cs="Arial"/>
            <w:color w:val="595959"/>
            <w:sz w:val="28"/>
            <w:szCs w:val="28"/>
          </w:rPr>
          <w:delText xml:space="preserve">BANCO</w:delText>
        </w:r>
      </w:del>
      <w:ins w:id="1031" w:author="Assessor GDSXSR" w:date="2026-10-31T18:15:24Z">
        <w:r>
          <w:rPr>
            <w:rFonts w:ascii="Arial" w:hAnsi="Arial" w:cs="Arial"/>
            <w:color w:val="808080"/>
            <w:sz w:val="28"/>
            <w:szCs w:val="28"/>
          </w:rPr>
          <w:t xml:space="preserve">Banco</w:t>
        </w:r>
      </w:ins>
      <w:r>
        <w:rPr>
          <w:rFonts w:ascii="Arial" w:hAnsi="Arial" w:cs="Arial"/>
          <w:color w:val="595959"/>
          <w:sz w:val="28"/>
          <w:szCs w:val="28"/>
        </w:rPr>
        <w:t xml:space="preserve"> </w:t>
      </w:r>
      <w:del w:id="1032" w:author="Assessor GDSXSR" w:date="2026-10-31T18:15:24Z">
        <w:r>
          <w:rPr>
            <w:rFonts w:ascii="Arial" w:hAnsi="Arial" w:cs="Arial"/>
            <w:color w:val="595959"/>
            <w:sz w:val="28"/>
            <w:szCs w:val="28"/>
          </w:rPr>
          <w:delText xml:space="preserve">BRADESCO</w:delText>
        </w:r>
      </w:del>
      <w:ins w:id="1033" w:author="Assessor GDSXSR" w:date="2026-10-31T18:15:24Z">
        <w:r>
          <w:rPr>
            <w:rFonts w:ascii="Arial" w:hAnsi="Arial" w:cs="Arial"/>
            <w:color w:val="808080"/>
            <w:sz w:val="28"/>
            <w:szCs w:val="28"/>
          </w:rPr>
          <w:t xml:space="preserve">Bradesco</w:t>
        </w:r>
      </w:ins>
      <w:r>
        <w:rPr>
          <w:rFonts w:ascii="Arial" w:hAnsi="Arial" w:cs="Arial"/>
          <w:color w:val="595959"/>
          <w:sz w:val="28"/>
          <w:szCs w:val="28"/>
        </w:rPr>
        <w:t xml:space="preserve"> </w:t>
      </w:r>
      <w:del w:id="1034" w:author="Assessor GDSXSR" w:date="2026-10-31T18:15:24Z">
        <w:r>
          <w:rPr>
            <w:rFonts w:ascii="Arial" w:hAnsi="Arial" w:cs="Arial"/>
            <w:color w:val="595959"/>
            <w:sz w:val="28"/>
            <w:szCs w:val="28"/>
          </w:rPr>
          <w:delText xml:space="preserve">CARTÕES</w:delText>
        </w:r>
      </w:del>
      <w:ins w:id="1035" w:author="Assessor GDSXSR" w:date="2026-10-31T18:15:24Z">
        <w:r>
          <w:rPr>
            <w:rFonts w:ascii="Arial" w:hAnsi="Arial" w:cs="Arial"/>
            <w:color w:val="808080"/>
            <w:sz w:val="28"/>
            <w:szCs w:val="28"/>
          </w:rPr>
          <w:t xml:space="preserve">Cartões</w:t>
        </w:r>
      </w:ins>
      <w:r>
        <w:rPr>
          <w:rFonts w:ascii="Arial" w:hAnsi="Arial" w:cs="Arial"/>
          <w:color w:val="595959"/>
          <w:sz w:val="28"/>
          <w:szCs w:val="28"/>
        </w:rPr>
        <w:t xml:space="preserve"> S.A. contra pessoa natural</w:t>
      </w:r>
      <w:del w:id="1036" w:author="Assessor GDSXSR" w:date="2026-10-31T18:15:24Z">
        <w:r>
          <w:rPr>
            <w:rFonts w:ascii="Arial" w:hAnsi="Arial" w:cs="Arial"/>
            <w:color w:val="595959"/>
            <w:sz w:val="28"/>
            <w:szCs w:val="28"/>
          </w:rPr>
          <w:delText xml:space="preserve">,</w:delText>
        </w:r>
      </w:del>
      <w:r>
        <w:rPr>
          <w:rFonts w:ascii="Arial" w:hAnsi="Arial" w:cs="Arial"/>
          <w:color w:val="595959"/>
          <w:sz w:val="28"/>
          <w:szCs w:val="28"/>
        </w:rPr>
        <w:t xml:space="preserve"> citada por edital, </w:t>
      </w:r>
      <w:del w:id="1037" w:author="Assessor GDSXSR" w:date="2026-10-31T18:15:24Z">
        <w:r>
          <w:rPr>
            <w:rFonts w:ascii="Arial" w:hAnsi="Arial" w:cs="Arial"/>
            <w:color w:val="595959"/>
            <w:sz w:val="28"/>
            <w:szCs w:val="28"/>
          </w:rPr>
          <w:delText xml:space="preserve">em</w:delText>
        </w:r>
      </w:del>
      <w:ins w:id="1038" w:author="Assessor GDSXSR" w:date="2026-10-31T18:15:24Z">
        <w:r>
          <w:rPr>
            <w:rFonts w:ascii="Arial" w:hAnsi="Arial" w:cs="Arial"/>
            <w:color w:val="808080"/>
            <w:sz w:val="28"/>
            <w:szCs w:val="28"/>
          </w:rPr>
          <w:t xml:space="preserve">visando</w:t>
        </w:r>
      </w:ins>
      <w:r>
        <w:rPr>
          <w:rFonts w:ascii="Arial" w:hAnsi="Arial" w:cs="Arial"/>
          <w:color w:val="595959"/>
          <w:sz w:val="28"/>
          <w:szCs w:val="28"/>
        </w:rPr>
        <w:t xml:space="preserve"> </w:t>
      </w:r>
      <w:del w:id="1039" w:author="Assessor GDSXSR" w:date="2026-10-31T18:15:24Z">
        <w:r>
          <w:rPr>
            <w:rFonts w:ascii="Arial" w:hAnsi="Arial" w:cs="Arial"/>
            <w:color w:val="595959"/>
            <w:sz w:val="28"/>
            <w:szCs w:val="28"/>
          </w:rPr>
          <w:delText xml:space="preserve">fase de cumprimento de sentença para</w:delText>
        </w:r>
      </w:del>
      <w:ins w:id="1040" w:author="Assessor GDSXSR" w:date="2026-10-31T18:15:24Z">
        <w:r>
          <w:rPr>
            <w:rFonts w:ascii="Arial" w:hAnsi="Arial" w:cs="Arial"/>
            <w:color w:val="808080"/>
            <w:sz w:val="28"/>
            <w:szCs w:val="28"/>
          </w:rPr>
          <w:t xml:space="preserve">à</w:t>
        </w:r>
      </w:ins>
      <w:r>
        <w:rPr>
          <w:rFonts w:ascii="Arial" w:hAnsi="Arial" w:cs="Arial"/>
          <w:color w:val="595959"/>
          <w:sz w:val="28"/>
          <w:szCs w:val="28"/>
        </w:rPr>
        <w:t xml:space="preserve"> satisfação de crédito </w:t>
      </w:r>
      <w:ins w:id="1041" w:author="Assessor GDSXSR" w:date="2026-10-31T18:15:24Z">
        <w:r>
          <w:rPr>
            <w:rFonts w:ascii="Arial" w:hAnsi="Arial" w:cs="Arial"/>
            <w:color w:val="808080"/>
            <w:sz w:val="28"/>
            <w:szCs w:val="28"/>
          </w:rPr>
          <w:t xml:space="preserve">reconhecido em ação </w:t>
        </w:r>
      </w:ins>
      <w:r>
        <w:rPr>
          <w:rFonts w:ascii="Arial" w:hAnsi="Arial" w:cs="Arial"/>
          <w:color w:val="595959"/>
          <w:sz w:val="28"/>
          <w:szCs w:val="28"/>
        </w:rPr>
        <w:t xml:space="preserve">de </w:t>
      </w:r>
      <w:del w:id="1042" w:author="Assessor GDSXSR" w:date="2026-10-31T18:15:24Z">
        <w:r>
          <w:rPr>
            <w:rFonts w:ascii="Arial" w:hAnsi="Arial" w:cs="Arial"/>
            <w:color w:val="595959"/>
            <w:sz w:val="28"/>
            <w:szCs w:val="28"/>
          </w:rPr>
          <w:delText xml:space="preserve">aproximadamente</w:delText>
        </w:r>
      </w:del>
      <w:ins w:id="1043" w:author="Assessor GDSXSR" w:date="2026-10-31T18:15:24Z">
        <w:r>
          <w:rPr>
            <w:rFonts w:ascii="Arial" w:hAnsi="Arial" w:cs="Arial"/>
            <w:color w:val="808080"/>
            <w:sz w:val="28"/>
            <w:szCs w:val="28"/>
          </w:rPr>
          <w:t xml:space="preserve">cobrança</w:t>
        </w:r>
      </w:ins>
      <w:r>
        <w:rPr>
          <w:rFonts w:ascii="Arial" w:hAnsi="Arial" w:cs="Arial"/>
          <w:color w:val="595959"/>
          <w:sz w:val="28"/>
          <w:szCs w:val="28"/>
        </w:rPr>
        <w:t xml:space="preserve"> </w:t>
      </w:r>
      <w:ins w:id="1044" w:author="Assessor GDSXSR" w:date="2026-10-31T18:15:24Z">
        <w:r>
          <w:rPr>
            <w:rFonts w:ascii="Arial" w:hAnsi="Arial" w:cs="Arial"/>
            <w:color w:val="808080"/>
            <w:sz w:val="28"/>
            <w:szCs w:val="28"/>
          </w:rPr>
          <w:t xml:space="preserve">(</w:t>
        </w:r>
      </w:ins>
      <w:r>
        <w:rPr>
          <w:rFonts w:ascii="Arial" w:hAnsi="Arial" w:cs="Arial"/>
          <w:color w:val="595959"/>
          <w:sz w:val="28"/>
          <w:szCs w:val="28"/>
        </w:rPr>
        <w:t xml:space="preserve">R$ 186.366,85</w:t>
      </w:r>
      <w:del w:id="1045" w:author="Assessor GDSXSR" w:date="2026-10-31T18:15:24Z">
        <w:r>
          <w:rPr>
            <w:rFonts w:ascii="Arial" w:hAnsi="Arial" w:cs="Arial"/>
            <w:color w:val="595959"/>
            <w:sz w:val="28"/>
            <w:szCs w:val="28"/>
          </w:rPr>
          <w:delText xml:space="preserve">, com penhora de valores em contas do executado</w:delText>
        </w:r>
      </w:del>
      <w:ins w:id="1046" w:author="Assessor GDSXSR" w:date="2026-10-31T18:15:24Z">
        <w:r>
          <w:rPr>
            <w:rFonts w:ascii="Arial" w:hAnsi="Arial" w:cs="Arial"/>
            <w:color w:val="808080"/>
            <w:sz w:val="28"/>
            <w:szCs w:val="28"/>
          </w:rPr>
          <w:t xml:space="preserve">)</w:t>
        </w:r>
      </w:ins>
      <w:r>
        <w:rPr>
          <w:rFonts w:ascii="Arial" w:hAnsi="Arial" w:cs="Arial"/>
          <w:color w:val="595959"/>
          <w:sz w:val="28"/>
          <w:szCs w:val="28"/>
        </w:rPr>
        <w:t xml:space="preserve">.</w:t>
      </w:r>
    </w:p>
    <w:p w14:paraId="55EBD191" w14:textId="77777777" w:rsidR="004B721C" w:rsidRDefault="000C7789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595959"/>
          <w:sz w:val="28"/>
          <w:szCs w:val="28"/>
        </w:rPr>
        <w:t>2. A decisão agravada indeferiu o pedido de intimação do executado acerca da penhora, ao fundamento de que o prazo para impugnação flui da publicação do ato de intimação da constrição (CPC 346) e de que cabe à curadoria especial atuar na defesa do executado não comparecido.</w:t>
      </w:r>
    </w:p>
    <w:p w14:paraId="52D3984B" w14:textId="77777777" w:rsidR="004B721C" w:rsidRDefault="000C7789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595959"/>
          <w:sz w:val="28"/>
          <w:szCs w:val="28"/>
        </w:rPr>
        <w:t xml:space="preserve">3. O exequente agrava requerendo a reforma da decisão para que se determine a intimação do executado, por edital, acerca da penhora realizada, ao sustentar que o </w:t>
      </w:r>
      <w:del w:id="1047" w:author="Assessor GDSXSR" w:date="2026-10-31T18:15:24Z">
        <w:r>
          <w:rPr>
            <w:rFonts w:ascii="Arial" w:hAnsi="Arial" w:cs="Arial"/>
            <w:color w:val="595959"/>
            <w:sz w:val="28"/>
            <w:szCs w:val="28"/>
          </w:rPr>
          <w:delText xml:space="preserve">art.</w:delText>
        </w:r>
      </w:del>
      <w:ins w:id="1048" w:author="Assessor GDSXSR" w:date="2026-10-31T18:15:24Z">
        <w:r>
          <w:rPr>
            <w:rFonts w:ascii="Arial" w:hAnsi="Arial" w:cs="Arial"/>
            <w:color w:val="808080"/>
            <w:sz w:val="28"/>
            <w:szCs w:val="28"/>
          </w:rPr>
          <w:t xml:space="preserve">CPC</w:t>
        </w:r>
      </w:ins>
      <w:r>
        <w:rPr>
          <w:rFonts w:ascii="Arial" w:hAnsi="Arial" w:cs="Arial"/>
          <w:color w:val="595959"/>
          <w:sz w:val="28"/>
          <w:szCs w:val="28"/>
        </w:rPr>
        <w:t xml:space="preserve"> 841</w:t>
      </w:r>
      <w:del w:id="1049" w:author="Assessor GDSXSR" w:date="2026-10-31T18:15:24Z">
        <w:r>
          <w:rPr>
            <w:rFonts w:ascii="Arial" w:hAnsi="Arial" w:cs="Arial"/>
            <w:color w:val="595959"/>
            <w:sz w:val="28"/>
            <w:szCs w:val="28"/>
          </w:rPr>
          <w:delText xml:space="preserve"> do CPC</w:delText>
        </w:r>
      </w:del>
      <w:r>
        <w:rPr>
          <w:rFonts w:ascii="Arial" w:hAnsi="Arial" w:cs="Arial"/>
          <w:color w:val="595959"/>
          <w:sz w:val="28"/>
          <w:szCs w:val="28"/>
        </w:rPr>
        <w:t xml:space="preserve"> prevalece sobre a regra geral do </w:t>
      </w:r>
      <w:del w:id="1050" w:author="Assessor GDSXSR" w:date="2026-10-31T18:15:24Z">
        <w:r>
          <w:rPr>
            <w:rFonts w:ascii="Arial" w:hAnsi="Arial" w:cs="Arial"/>
            <w:color w:val="595959"/>
            <w:sz w:val="28"/>
            <w:szCs w:val="28"/>
          </w:rPr>
          <w:delText xml:space="preserve">art.</w:delText>
        </w:r>
      </w:del>
      <w:ins w:id="1051" w:author="Assessor GDSXSR" w:date="2026-10-31T18:15:24Z">
        <w:r>
          <w:rPr>
            <w:rFonts w:ascii="Arial" w:hAnsi="Arial" w:cs="Arial"/>
            <w:color w:val="808080"/>
            <w:sz w:val="28"/>
            <w:szCs w:val="28"/>
          </w:rPr>
          <w:t xml:space="preserve">CPC</w:t>
        </w:r>
      </w:ins>
      <w:r>
        <w:rPr>
          <w:rFonts w:ascii="Arial" w:hAnsi="Arial" w:cs="Arial"/>
          <w:color w:val="595959"/>
          <w:sz w:val="28"/>
          <w:szCs w:val="28"/>
        </w:rPr>
        <w:t xml:space="preserve"> 346, que a atuação da curadoria especial não substitui </w:t>
      </w:r>
      <w:r>
        <w:rPr>
          <w:rFonts w:ascii="Arial" w:hAnsi="Arial" w:cs="Arial"/>
          <w:color w:val="595959"/>
          <w:sz w:val="28"/>
          <w:szCs w:val="28"/>
        </w:rPr>
        <w:t xml:space="preserve">a intimação do executado e que o executado revel, citado fictamente e sem advogado constituído, deve ser intimado pessoalmente ou, não localizado, por edital.</w:t>
      </w:r>
    </w:p>
    <w:p w14:paraId="1A864F50" w14:textId="77777777" w:rsidR="004B721C" w:rsidRDefault="000C7789">
      <w:pPr>
        <w:spacing w:after="0" w:line="360" w:lineRule="auto"/>
        <w:jc w:val="both"/>
        <w:rPr>
          <w:rFonts w:ascii="Arial" w:hAnsi="Arial" w:cs="Arial"/>
          <w:b/>
          <w:bCs/>
          <w:color w:val="595959"/>
          <w:sz w:val="28"/>
          <w:szCs w:val="28"/>
        </w:rPr>
      </w:pPr>
      <w:r>
        <w:rPr>
          <w:rFonts w:ascii="Arial" w:hAnsi="Arial" w:cs="Arial"/>
          <w:b/>
          <w:bCs/>
          <w:color w:val="595959"/>
          <w:sz w:val="28"/>
          <w:szCs w:val="28"/>
        </w:rPr>
        <w:t>II. Questão em discussão</w:t>
      </w:r>
    </w:p>
    <w:p w14:paraId="2D9D7047" w14:textId="77777777" w:rsidR="004B721C" w:rsidRDefault="000C7789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595959"/>
          <w:sz w:val="28"/>
          <w:szCs w:val="28"/>
        </w:rPr>
        <w:t>4. A questão em discussão consiste em saber se a atuação de curador especial supre a intimação, acerca da penhora, do executado citado por edital e sem advogado constituído.</w:t>
      </w:r>
    </w:p>
    <w:p w14:paraId="0BE920D3" w14:textId="77777777" w:rsidR="004B721C" w:rsidRDefault="000C7789">
      <w:pPr>
        <w:spacing w:after="0" w:line="360" w:lineRule="auto"/>
        <w:jc w:val="both"/>
        <w:rPr>
          <w:rFonts w:ascii="Arial" w:hAnsi="Arial" w:cs="Arial"/>
          <w:b/>
          <w:bCs/>
          <w:color w:val="595959"/>
          <w:sz w:val="28"/>
          <w:szCs w:val="28"/>
        </w:rPr>
      </w:pPr>
      <w:r>
        <w:rPr>
          <w:rFonts w:ascii="Arial" w:hAnsi="Arial" w:cs="Arial"/>
          <w:b/>
          <w:bCs/>
          <w:color w:val="595959"/>
          <w:sz w:val="28"/>
          <w:szCs w:val="28"/>
        </w:rPr>
        <w:t>III. Razões de decidir</w:t>
      </w:r>
    </w:p>
    <w:p w14:paraId="099CE7A4" w14:textId="77777777" w:rsidR="004B721C" w:rsidRDefault="000C7789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595959"/>
          <w:sz w:val="28"/>
          <w:szCs w:val="28"/>
        </w:rPr>
        <w:t>5. Formalizada a penhora, o executado que não constituiu advogado nos autos deve ser intimado pessoalmente (CPC 841 § 2º), regra específica que não se afasta pela disciplina geral do revel (CPC 346).</w:t>
      </w:r>
    </w:p>
    <w:p w14:paraId="636F3FC4" w14:textId="77777777" w:rsidR="004B721C" w:rsidRDefault="000C7789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595959"/>
          <w:sz w:val="28"/>
          <w:szCs w:val="28"/>
        </w:rPr>
        <w:t>6. O curador especial nomeado ao executado citado fictamente não se equipara a advogado constituído, pois não mantém vínculo de confiança nem possibilidade concreta de comunicação com a parte.</w:t>
      </w:r>
    </w:p>
    <w:p w14:paraId="3DEE1D17" w14:textId="77777777" w:rsidR="004B721C" w:rsidRDefault="000C7789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595959"/>
          <w:sz w:val="28"/>
          <w:szCs w:val="28"/>
        </w:rPr>
        <w:t>7. Estando o executado em local desconhecido, a intimação acerca da penhora deve ser realizada por edital.</w:t>
      </w:r>
    </w:p>
    <w:p w14:paraId="72DEE1DB" w14:textId="77777777" w:rsidR="004B721C" w:rsidRDefault="000C7789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595959"/>
          <w:sz w:val="28"/>
          <w:szCs w:val="28"/>
        </w:rPr>
        <w:t>8. A intimação editalícia e a vedação ao levantamento dos valores constritos até o decurso do prazo para impugnação asseguram o contraditório, sem necessidade de suspensão integral do cumprimento de sentença.</w:t>
      </w:r>
    </w:p>
    <w:p w14:paraId="6B8B7AFA" w14:textId="77777777" w:rsidR="004B721C" w:rsidRDefault="000C7789">
      <w:pPr>
        <w:spacing w:after="0" w:line="360" w:lineRule="auto"/>
        <w:jc w:val="both"/>
        <w:rPr>
          <w:rFonts w:ascii="Arial" w:hAnsi="Arial" w:cs="Arial"/>
          <w:b/>
          <w:bCs/>
          <w:color w:val="595959"/>
          <w:sz w:val="28"/>
          <w:szCs w:val="28"/>
        </w:rPr>
      </w:pPr>
      <w:r>
        <w:rPr>
          <w:rFonts w:ascii="Arial" w:hAnsi="Arial" w:cs="Arial"/>
          <w:b/>
          <w:bCs/>
          <w:color w:val="595959"/>
          <w:sz w:val="28"/>
          <w:szCs w:val="28"/>
        </w:rPr>
        <w:t>IV. Dispositivo</w:t>
      </w:r>
    </w:p>
    <w:p w14:paraId="60F9C2BA" w14:textId="77777777" w:rsidR="004B721C" w:rsidRDefault="000C7789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595959"/>
          <w:sz w:val="28"/>
          <w:szCs w:val="28"/>
        </w:rPr>
        <w:t xml:space="preserve">9. Deu-se provimento ao agravo de instrumento </w:t>
      </w:r>
      <w:ins w:id="1052" w:author="Assessor GDSXSR" w:date="2026-10-31T18:15:24Z">
        <w:r>
          <w:rPr>
            <w:rFonts w:ascii="Arial" w:hAnsi="Arial" w:cs="Arial"/>
            <w:color w:val="808080"/>
            <w:sz w:val="28"/>
            <w:szCs w:val="28"/>
          </w:rPr>
          <w:t xml:space="preserve">do exequente </w:t>
        </w:r>
      </w:ins>
      <w:r>
        <w:rPr>
          <w:rFonts w:ascii="Arial" w:hAnsi="Arial" w:cs="Arial"/>
          <w:color w:val="595959"/>
          <w:sz w:val="28"/>
          <w:szCs w:val="28"/>
        </w:rPr>
        <w:t xml:space="preserve">para</w:t>
      </w:r>
      <w:ins w:id="1053" w:author="Assessor GDSXSR" w:date="2026-10-31T18:15:24Z">
        <w:r>
          <w:rPr>
            <w:rFonts w:ascii="Arial" w:hAnsi="Arial" w:cs="Arial"/>
            <w:color w:val="808080"/>
            <w:sz w:val="28"/>
            <w:szCs w:val="28"/>
          </w:rPr>
          <w:t xml:space="preserve">, confirmando a liminar,</w:t>
        </w:r>
      </w:ins>
      <w:r>
        <w:rPr>
          <w:rFonts w:ascii="Arial" w:hAnsi="Arial" w:cs="Arial"/>
          <w:color w:val="595959"/>
          <w:sz w:val="28"/>
          <w:szCs w:val="28"/>
        </w:rPr>
        <w:t xml:space="preserve"> determinar a intimação do executado, por edital, acerca da penhora realizada, vedado o levantamento dos valores constritos até o decurso do prazo para eventual impugnação.</w:t>
      </w:r>
    </w:p>
    <w:p w14:paraId="68B047CA" w14:textId="77777777" w:rsidR="004B721C" w:rsidRDefault="000C7789">
      <w:pPr>
        <w:keepNext/>
        <w:spacing w:after="0" w:line="360" w:lineRule="auto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595959"/>
          <w:sz w:val="28"/>
          <w:szCs w:val="28"/>
        </w:rPr>
        <w:t>__________</w:t>
      </w:r>
    </w:p>
    <w:p w14:paraId="4DBEF1A4" w14:textId="77777777" w:rsidR="004B721C" w:rsidRDefault="000C7789">
      <w:pPr>
        <w:keepNext/>
        <w:spacing w:after="0" w:line="360" w:lineRule="auto"/>
        <w:jc w:val="both"/>
        <w:rPr>
          <w:rFonts w:ascii="Arial" w:hAnsi="Arial" w:cs="Arial"/>
          <w:color w:val="595959"/>
          <w:sz w:val="26"/>
          <w:szCs w:val="26"/>
        </w:rPr>
      </w:pPr>
      <w:r>
        <w:rPr>
          <w:rFonts w:ascii="Arial" w:hAnsi="Arial" w:cs="Arial"/>
          <w:i/>
          <w:iCs/>
          <w:color w:val="595959"/>
          <w:sz w:val="26"/>
          <w:szCs w:val="26"/>
        </w:rPr>
        <w:t>Dispositivos relevantes citados:</w:t>
      </w:r>
      <w:r>
        <w:rPr>
          <w:rFonts w:ascii="Arial" w:hAnsi="Arial" w:cs="Arial"/>
          <w:color w:val="595959"/>
          <w:sz w:val="26"/>
          <w:szCs w:val="26"/>
        </w:rPr>
        <w:t xml:space="preserve"> CPC, arts. 346 e 841, § 2º.</w:t>
      </w:r>
    </w:p>
    <w:p w14:paraId="3148F194" w14:textId="77777777" w:rsidR="004B721C" w:rsidRDefault="000C7789">
      <w:pPr>
        <w:spacing w:after="0" w:line="360" w:lineRule="auto"/>
        <w:jc w:val="both"/>
        <w:rPr>
          <w:rFonts w:ascii="Arial" w:hAnsi="Arial" w:cs="Arial"/>
          <w:color w:val="595959"/>
          <w:sz w:val="26"/>
          <w:szCs w:val="26"/>
        </w:rPr>
      </w:pPr>
      <w:commentRangeStart w:id="2"/>
      <w:r>
        <w:rPr>
          <w:rFonts w:ascii="Arial" w:hAnsi="Arial" w:cs="Arial"/>
          <w:i/>
          <w:iCs/>
          <w:color w:val="595959"/>
          <w:sz w:val="26"/>
          <w:szCs w:val="26"/>
        </w:rPr>
        <w:t xml:space="preserve">Jurisprudência relevante citada:</w:t>
      </w:r>
      <w:r>
        <w:rPr>
          <w:rFonts w:ascii="Arial" w:hAnsi="Arial" w:cs="Arial"/>
          <w:color w:val="595959"/>
          <w:sz w:val="26"/>
          <w:szCs w:val="26"/>
        </w:rPr>
        <w:t xml:space="preserve"> STJ, REsp nº 2.086.883/PR, Rel. </w:t>
      </w:r>
      <w:del w:id="1054" w:author="Assessor GDSXSR" w:date="2026-10-31T18:15:24Z">
        <w:r>
          <w:rPr>
            <w:rFonts w:ascii="Arial" w:hAnsi="Arial" w:cs="Arial"/>
            <w:color w:val="595959"/>
            <w:sz w:val="26"/>
            <w:szCs w:val="26"/>
          </w:rPr>
          <w:delText xml:space="preserve">[Ministro(a)</w:delText>
        </w:r>
      </w:del>
      <w:ins w:id="1055" w:author="Assessor GDSXSR" w:date="2026-10-31T18:15:24Z">
        <w:r>
          <w:rPr>
            <w:rFonts w:ascii="Arial" w:hAnsi="Arial" w:cs="Arial"/>
            <w:color w:val="808080"/>
            <w:sz w:val="26"/>
            <w:szCs w:val="26"/>
          </w:rPr>
          <w:t xml:space="preserve">Min.</w:t>
        </w:r>
      </w:ins>
      <w:r>
        <w:rPr>
          <w:rFonts w:ascii="Arial" w:hAnsi="Arial" w:cs="Arial"/>
          <w:color w:val="595959"/>
          <w:sz w:val="26"/>
          <w:szCs w:val="26"/>
        </w:rPr>
        <w:t xml:space="preserve"> </w:t>
      </w:r>
      <w:del w:id="1056" w:author="Assessor GDSXSR" w:date="2026-10-31T18:15:24Z">
        <w:r>
          <w:rPr>
            <w:rFonts w:ascii="Arial" w:hAnsi="Arial" w:cs="Arial"/>
            <w:color w:val="595959"/>
            <w:sz w:val="26"/>
            <w:szCs w:val="26"/>
          </w:rPr>
          <w:delText xml:space="preserve">a</w:delText>
        </w:r>
      </w:del>
      <w:ins w:id="1057" w:author="Assessor GDSXSR" w:date="2026-10-31T18:15:24Z">
        <w:r>
          <w:rPr>
            <w:rFonts w:ascii="Arial" w:hAnsi="Arial" w:cs="Arial"/>
            <w:color w:val="808080"/>
            <w:sz w:val="26"/>
            <w:szCs w:val="26"/>
          </w:rPr>
          <w:t xml:space="preserve">Marco</w:t>
        </w:r>
      </w:ins>
      <w:r>
        <w:rPr>
          <w:rFonts w:ascii="Arial" w:hAnsi="Arial" w:cs="Arial"/>
          <w:color w:val="595959"/>
          <w:sz w:val="26"/>
          <w:szCs w:val="26"/>
        </w:rPr>
        <w:t xml:space="preserve"> </w:t>
      </w:r>
      <w:del w:id="1058" w:author="Assessor GDSXSR" w:date="2026-10-31T18:15:24Z">
        <w:r>
          <w:rPr>
            <w:rFonts w:ascii="Arial" w:hAnsi="Arial" w:cs="Arial"/>
            <w:color w:val="595959"/>
            <w:sz w:val="26"/>
            <w:szCs w:val="26"/>
          </w:rPr>
          <w:delText xml:space="preserve">conferir]</w:delText>
        </w:r>
      </w:del>
      <w:ins w:id="1059" w:author="Assessor GDSXSR" w:date="2026-10-31T18:15:24Z">
        <w:r>
          <w:rPr>
            <w:rFonts w:ascii="Arial" w:hAnsi="Arial" w:cs="Arial"/>
            <w:color w:val="808080"/>
            <w:sz w:val="26"/>
            <w:szCs w:val="26"/>
          </w:rPr>
          <w:t xml:space="preserve">Buzzi</w:t>
        </w:r>
      </w:ins>
      <w:r>
        <w:rPr>
          <w:rFonts w:ascii="Arial" w:hAnsi="Arial" w:cs="Arial"/>
          <w:color w:val="595959"/>
          <w:sz w:val="26"/>
          <w:szCs w:val="26"/>
        </w:rPr>
        <w:t xml:space="preserve">, Quarta Turma, j. 16/12/2025, DJEN 19/12/2025; </w:t>
      </w:r>
      <w:r>
        <w:rPr>
          <w:rFonts w:ascii="Arial" w:hAnsi="Arial" w:cs="Arial"/>
          <w:color w:val="595959"/>
          <w:sz w:val="26"/>
          <w:szCs w:val="26"/>
        </w:rPr>
        <w:t xml:space="preserve">TJDFT, Acórdão nº 2043236, Agravo de Instrumento nº 0727492-80.2025.8.07.0000, Rel. Des. Alvaro Ciarlini, 2ª Turma Cível, j. 03/09/2025, DJe 24/09/2025.</w:t>
      </w:r>
      <w:commentRangeEnd w:id="2"/>
      <w:r>
        <w:rPr>
          <w:rStyle w:val="CommentReference"/>
        </w:rPr>
        <w:commentReference w:id="2"/>
      </w:r>
    </w:p>
    <w:p w14:paraId="56687BCD" w14:textId="77777777" w:rsidR="004B721C" w:rsidRDefault="004B721C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01625ACB" w14:textId="77777777" w:rsidR="004B721C" w:rsidRDefault="000C7789">
      <w:pPr>
        <w:spacing w:after="0" w:line="360" w:lineRule="auto"/>
        <w:rPr>
          <w:rFonts w:ascii="Arial" w:hAnsi="Arial" w:cs="Arial"/>
          <w:b/>
          <w:bCs/>
          <w:color w:val="FF0000"/>
          <w:sz w:val="28"/>
          <w:szCs w:val="28"/>
        </w:rPr>
      </w:pPr>
      <w:r>
        <w:rPr>
          <w:rFonts w:ascii="Arial" w:hAnsi="Arial" w:cs="Arial"/>
          <w:b/>
          <w:bCs/>
          <w:color w:val="FF0000"/>
          <w:sz w:val="28"/>
          <w:szCs w:val="28"/>
          <w:highlight w:val="yellow"/>
        </w:rPr>
        <w:t>RESUMO DA DECISÃO INTERLOCUTÓRIA</w:t>
      </w:r>
    </w:p>
    <w:p w14:paraId="3541BFC4" w14:textId="77777777" w:rsidR="004B721C" w:rsidRDefault="000C7789">
      <w:pPr>
        <w:spacing w:after="0" w:line="360" w:lineRule="auto"/>
        <w:jc w:val="both"/>
        <w:rPr>
          <w:rFonts w:ascii="Arial" w:hAnsi="Arial" w:cs="Arial"/>
          <w:color w:val="FF0000"/>
          <w:sz w:val="28"/>
          <w:szCs w:val="28"/>
        </w:rPr>
      </w:pPr>
      <w:r>
        <w:rPr>
          <w:rFonts w:ascii="Arial" w:hAnsi="Arial" w:cs="Arial"/>
          <w:color w:val="FF0000"/>
          <w:sz w:val="28"/>
          <w:szCs w:val="28"/>
        </w:rPr>
        <w:t>I. RAZÕES DE DECIDIR</w:t>
      </w:r>
    </w:p>
    <w:p w14:paraId="36668784" w14:textId="77777777" w:rsidR="004B721C" w:rsidRDefault="000C7789">
      <w:pPr>
        <w:spacing w:after="0" w:line="360" w:lineRule="auto"/>
        <w:jc w:val="both"/>
        <w:rPr>
          <w:rFonts w:ascii="Arial" w:hAnsi="Arial" w:cs="Arial"/>
          <w:color w:val="FF0000"/>
          <w:sz w:val="28"/>
          <w:szCs w:val="28"/>
        </w:rPr>
      </w:pPr>
      <w:r>
        <w:rPr>
          <w:rFonts w:ascii="Arial" w:hAnsi="Arial" w:cs="Arial"/>
          <w:color w:val="FF0000"/>
          <w:sz w:val="28"/>
          <w:szCs w:val="28"/>
        </w:rPr>
        <w:t>Fluência do prazo de impugnação para o executado citado por edital</w:t>
      </w:r>
    </w:p>
    <w:p w14:paraId="1669929C" w14:textId="77777777" w:rsidR="004B721C" w:rsidRDefault="000C7789">
      <w:pPr>
        <w:spacing w:after="0" w:line="360" w:lineRule="auto"/>
        <w:jc w:val="both"/>
        <w:rPr>
          <w:rFonts w:ascii="Arial" w:hAnsi="Arial" w:cs="Arial"/>
          <w:color w:val="FF0000"/>
          <w:sz w:val="28"/>
          <w:szCs w:val="28"/>
        </w:rPr>
      </w:pPr>
      <w:r>
        <w:rPr>
          <w:rFonts w:ascii="Arial" w:hAnsi="Arial" w:cs="Arial"/>
          <w:color w:val="FF0000"/>
          <w:sz w:val="28"/>
          <w:szCs w:val="28"/>
        </w:rPr>
        <w:t>1. Entendeu que, tendo o executado sido citado por edital, o prazo para impugnação à penhora flui da publicação do ato de intimação da constrição (CPC 346).</w:t>
      </w:r>
    </w:p>
    <w:p w14:paraId="6B2A1694" w14:textId="77777777" w:rsidR="004B721C" w:rsidRDefault="000C7789">
      <w:pPr>
        <w:spacing w:after="0" w:line="360" w:lineRule="auto"/>
        <w:jc w:val="both"/>
        <w:rPr>
          <w:rFonts w:ascii="Arial" w:hAnsi="Arial" w:cs="Arial"/>
          <w:color w:val="FF0000"/>
          <w:sz w:val="28"/>
          <w:szCs w:val="28"/>
        </w:rPr>
      </w:pPr>
      <w:r>
        <w:rPr>
          <w:rFonts w:ascii="Arial" w:hAnsi="Arial" w:cs="Arial"/>
          <w:color w:val="FF0000"/>
          <w:sz w:val="28"/>
          <w:szCs w:val="28"/>
        </w:rPr>
        <w:t>Atuação da curadoria especial</w:t>
      </w:r>
    </w:p>
    <w:p w14:paraId="48B1168A" w14:textId="77777777" w:rsidR="004B721C" w:rsidRDefault="000C7789">
      <w:pPr>
        <w:spacing w:after="0" w:line="360" w:lineRule="auto"/>
        <w:jc w:val="both"/>
        <w:rPr>
          <w:rFonts w:ascii="Arial" w:hAnsi="Arial" w:cs="Arial"/>
          <w:color w:val="FF0000"/>
          <w:sz w:val="28"/>
          <w:szCs w:val="28"/>
        </w:rPr>
      </w:pPr>
      <w:r>
        <w:rPr>
          <w:rFonts w:ascii="Arial" w:hAnsi="Arial" w:cs="Arial"/>
          <w:color w:val="FF0000"/>
          <w:sz w:val="28"/>
          <w:szCs w:val="28"/>
        </w:rPr>
        <w:t>2. Afirmou que, não comparecendo o executado, cabe à curadoria especial, se entender pertinente, atuar na defesa de seus interesses, inclusive por impugnação à penhora (CPC 72 II e 841).</w:t>
      </w:r>
    </w:p>
    <w:p w14:paraId="4CBA7FD4" w14:textId="77777777" w:rsidR="004B721C" w:rsidRDefault="000C7789">
      <w:pPr>
        <w:spacing w:after="0" w:line="360" w:lineRule="auto"/>
        <w:jc w:val="both"/>
        <w:rPr>
          <w:rFonts w:ascii="Arial" w:hAnsi="Arial" w:cs="Arial"/>
          <w:color w:val="FF0000"/>
          <w:sz w:val="28"/>
          <w:szCs w:val="28"/>
        </w:rPr>
      </w:pPr>
      <w:r>
        <w:rPr>
          <w:rFonts w:ascii="Arial" w:hAnsi="Arial" w:cs="Arial"/>
          <w:color w:val="FF0000"/>
          <w:sz w:val="28"/>
          <w:szCs w:val="28"/>
        </w:rPr>
        <w:t>II. DISPOSITIVO</w:t>
      </w:r>
    </w:p>
    <w:p w14:paraId="29C6BDBC" w14:textId="77777777" w:rsidR="004B721C" w:rsidRDefault="000C7789">
      <w:pPr>
        <w:spacing w:after="0" w:line="360" w:lineRule="auto"/>
        <w:jc w:val="both"/>
        <w:rPr>
          <w:rFonts w:ascii="Arial" w:hAnsi="Arial" w:cs="Arial"/>
          <w:color w:val="FF0000"/>
          <w:sz w:val="28"/>
          <w:szCs w:val="28"/>
        </w:rPr>
      </w:pPr>
      <w:r>
        <w:rPr>
          <w:rFonts w:ascii="Arial" w:hAnsi="Arial" w:cs="Arial"/>
          <w:color w:val="FF0000"/>
          <w:sz w:val="28"/>
          <w:szCs w:val="28"/>
        </w:rPr>
        <w:t>3. Indeferiu o requerimento de intimação do executado acerca da penhora e determinou à Secretaria que certificasse a existência de valores depositados em conta judicial vinculada ao feito.</w:t>
      </w:r>
    </w:p>
    <w:p w14:paraId="4869A758" w14:textId="77777777" w:rsidR="004B721C" w:rsidRDefault="004B721C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1845B0D7" w14:textId="77777777" w:rsidR="004B721C" w:rsidRDefault="000C7789">
      <w:pPr>
        <w:spacing w:after="0" w:line="360" w:lineRule="auto"/>
        <w:jc w:val="center"/>
        <w:rPr>
          <w:rFonts w:ascii="Arial" w:hAnsi="Arial" w:cs="Arial"/>
          <w:b/>
          <w:bCs/>
          <w:color w:val="595959"/>
          <w:sz w:val="28"/>
          <w:szCs w:val="28"/>
        </w:rPr>
      </w:pPr>
      <w:r>
        <w:rPr>
          <w:rFonts w:ascii="Arial" w:hAnsi="Arial" w:cs="Arial"/>
          <w:b/>
          <w:bCs/>
          <w:color w:val="595959"/>
          <w:sz w:val="28"/>
          <w:szCs w:val="28"/>
        </w:rPr>
        <w:t>RELATÓRIO</w:t>
      </w:r>
    </w:p>
    <w:p w14:paraId="449DE1BA" w14:textId="77777777" w:rsidR="004B721C" w:rsidRDefault="004B721C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77E96A31" w14:textId="77777777" w:rsidR="004B721C" w:rsidRDefault="000C7789">
      <w:pPr>
        <w:spacing w:after="0" w:line="360" w:lineRule="auto"/>
        <w:ind w:firstLine="2268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595959"/>
          <w:sz w:val="28"/>
          <w:szCs w:val="28"/>
        </w:rPr>
        <w:t>Adoto o relatório da liminar (ID 89372721):</w:t>
      </w:r>
    </w:p>
    <w:p w14:paraId="509BE0E5" w14:textId="77777777" w:rsidR="004B721C" w:rsidRDefault="004B721C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070F9E37" w14:textId="00FF4C58" w:rsidR="004B721C" w:rsidRDefault="000C7789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color w:val="595959"/>
          <w:sz w:val="26"/>
          <w:szCs w:val="26"/>
        </w:rPr>
      </w:pPr>
      <w:r>
        <w:rPr>
          <w:rFonts w:ascii="Arial" w:hAnsi="Arial" w:cs="Arial"/>
          <w:i/>
          <w:iCs/>
          <w:color w:val="595959"/>
          <w:sz w:val="26"/>
          <w:szCs w:val="26"/>
        </w:rPr>
        <w:t xml:space="preserve">“Trata-se, na origem, de cumprimento de sentença promovido por Banco Bradesco Cartões S.A. contra </w:t>
      </w:r>
      <w:r w:rsidR="00E87154" w:rsidRPr="00E87154">
        <w:rPr>
          <w:rFonts w:ascii="Arial" w:hAnsi="Arial" w:cs="Arial"/>
          <w:i/>
          <w:iCs/>
          <w:color w:val="595959"/>
          <w:sz w:val="26"/>
          <w:szCs w:val="26"/>
        </w:rPr>
        <w:t>Alberto Baum</w:t>
      </w:r>
      <w:r>
        <w:rPr>
          <w:rFonts w:ascii="Arial" w:hAnsi="Arial" w:cs="Arial"/>
          <w:i/>
          <w:iCs/>
          <w:color w:val="595959"/>
          <w:sz w:val="26"/>
          <w:szCs w:val="26"/>
        </w:rPr>
        <w:t>, destinado à satisfação do crédito reconhecido em ação de cobrança, no valor aproximado de R$ 186.366,85.</w:t>
      </w:r>
    </w:p>
    <w:p w14:paraId="7D356278" w14:textId="6A388A90" w:rsidR="004B721C" w:rsidRDefault="000C7789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color w:val="595959"/>
          <w:sz w:val="26"/>
          <w:szCs w:val="26"/>
        </w:rPr>
      </w:pPr>
      <w:r>
        <w:rPr>
          <w:rFonts w:ascii="Arial" w:hAnsi="Arial" w:cs="Arial"/>
          <w:i/>
          <w:iCs/>
          <w:color w:val="595959"/>
          <w:sz w:val="26"/>
          <w:szCs w:val="26"/>
        </w:rPr>
        <w:t xml:space="preserve">O Juízo </w:t>
      </w:r>
      <w:r>
        <w:rPr>
          <w:rFonts w:ascii="Arial" w:hAnsi="Arial" w:cs="Arial"/>
          <w:i/>
          <w:iCs/>
          <w:color w:val="595959"/>
          <w:sz w:val="26"/>
          <w:szCs w:val="26"/>
        </w:rPr>
        <w:t xml:space="preserve">deixou de acolher o requerimento de intimação do executado nos moldes postulados pelo </w:t>
      </w:r>
      <w:r>
        <w:rPr>
          <w:rFonts w:ascii="Arial" w:hAnsi="Arial" w:cs="Arial"/>
          <w:i/>
          <w:iCs/>
          <w:color w:val="595959"/>
          <w:sz w:val="26"/>
          <w:szCs w:val="26"/>
        </w:rPr>
        <w:lastRenderedPageBreak/>
        <w:t xml:space="preserve">exequente, por considerar que, tendo ocorrido citação por edital, o prazo para impugnação à penhora começa com a publicação do ato de intimação da constrição, observado o art. 346 do Código de Processo Civil, cabendo à </w:t>
      </w:r>
      <w:r>
        <w:rPr>
          <w:rFonts w:ascii="Arial" w:hAnsi="Arial" w:cs="Arial"/>
          <w:i/>
          <w:iCs/>
          <w:color w:val="595959"/>
          <w:sz w:val="26"/>
          <w:szCs w:val="26"/>
        </w:rPr>
        <w:t>Curadoria Especial</w:t>
      </w:r>
      <w:r>
        <w:rPr>
          <w:rFonts w:ascii="Arial" w:hAnsi="Arial" w:cs="Arial"/>
          <w:i/>
          <w:iCs/>
          <w:color w:val="595959"/>
          <w:sz w:val="26"/>
          <w:szCs w:val="26"/>
        </w:rPr>
        <w:t xml:space="preserve"> atuar na defesa do executado não comparecido.</w:t>
      </w:r>
    </w:p>
    <w:p w14:paraId="040F822B" w14:textId="5CFE0931" w:rsidR="004B721C" w:rsidRDefault="000C7789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color w:val="595959"/>
          <w:sz w:val="26"/>
          <w:szCs w:val="26"/>
        </w:rPr>
      </w:pPr>
      <w:r>
        <w:rPr>
          <w:rFonts w:ascii="Arial" w:hAnsi="Arial" w:cs="Arial"/>
          <w:i/>
          <w:iCs/>
          <w:color w:val="595959"/>
          <w:sz w:val="26"/>
          <w:szCs w:val="26"/>
        </w:rPr>
        <w:t xml:space="preserve">O exequente interpõe agravo de instrumento alegando, em síntese, que: </w:t>
      </w:r>
      <w:r>
        <w:rPr>
          <w:rFonts w:ascii="Arial" w:hAnsi="Arial" w:cs="Arial"/>
          <w:b/>
          <w:bCs/>
          <w:i/>
          <w:iCs/>
          <w:color w:val="595959"/>
          <w:sz w:val="26"/>
          <w:szCs w:val="26"/>
        </w:rPr>
        <w:t>1)</w:t>
      </w:r>
      <w:r>
        <w:rPr>
          <w:rFonts w:ascii="Arial" w:hAnsi="Arial" w:cs="Arial"/>
          <w:i/>
          <w:iCs/>
          <w:color w:val="595959"/>
          <w:sz w:val="26"/>
          <w:szCs w:val="26"/>
        </w:rPr>
        <w:t xml:space="preserve"> o art. 841 do Código de Processo Civil contém disciplina específica sobre a intimação da penhora e prevalece sobre a regra geral do art. 346 do mesmo diploma; </w:t>
      </w:r>
      <w:r>
        <w:rPr>
          <w:rFonts w:ascii="Arial" w:hAnsi="Arial" w:cs="Arial"/>
          <w:b/>
          <w:bCs/>
          <w:i/>
          <w:iCs/>
          <w:color w:val="595959"/>
          <w:sz w:val="26"/>
          <w:szCs w:val="26"/>
        </w:rPr>
        <w:t>2)</w:t>
      </w:r>
      <w:r>
        <w:rPr>
          <w:rFonts w:ascii="Arial" w:hAnsi="Arial" w:cs="Arial"/>
          <w:i/>
          <w:iCs/>
          <w:color w:val="595959"/>
          <w:sz w:val="26"/>
          <w:szCs w:val="26"/>
        </w:rPr>
        <w:t xml:space="preserve"> a atuação da </w:t>
      </w:r>
      <w:r>
        <w:rPr>
          <w:rFonts w:ascii="Arial" w:hAnsi="Arial" w:cs="Arial"/>
          <w:i/>
          <w:iCs/>
          <w:color w:val="595959"/>
          <w:sz w:val="26"/>
          <w:szCs w:val="26"/>
        </w:rPr>
        <w:t>Curadoria Especial</w:t>
      </w:r>
      <w:r>
        <w:rPr>
          <w:rFonts w:ascii="Arial" w:hAnsi="Arial" w:cs="Arial"/>
          <w:i/>
          <w:iCs/>
          <w:color w:val="595959"/>
          <w:sz w:val="26"/>
          <w:szCs w:val="26"/>
        </w:rPr>
        <w:t xml:space="preserve"> não substitui a intimação do executado acerca da constrição, pois não existe vínculo de confiança ou comunicação efetiva entre ambos; </w:t>
      </w:r>
      <w:r>
        <w:rPr>
          <w:rFonts w:ascii="Arial" w:hAnsi="Arial" w:cs="Arial"/>
          <w:b/>
          <w:bCs/>
          <w:i/>
          <w:iCs/>
          <w:color w:val="595959"/>
          <w:sz w:val="26"/>
          <w:szCs w:val="26"/>
        </w:rPr>
        <w:t>3)</w:t>
      </w:r>
      <w:r>
        <w:rPr>
          <w:rFonts w:ascii="Arial" w:hAnsi="Arial" w:cs="Arial"/>
          <w:i/>
          <w:iCs/>
          <w:color w:val="595959"/>
          <w:sz w:val="26"/>
          <w:szCs w:val="26"/>
        </w:rPr>
        <w:t xml:space="preserve"> o executado revel, citado fictamente e sem advogado constituído, deve ser intimado pessoalmente da penhora ou, não sendo localizado, por novo edital; </w:t>
      </w:r>
      <w:r>
        <w:rPr>
          <w:rFonts w:ascii="Arial" w:hAnsi="Arial" w:cs="Arial"/>
          <w:b/>
          <w:bCs/>
          <w:i/>
          <w:iCs/>
          <w:color w:val="595959"/>
          <w:sz w:val="26"/>
          <w:szCs w:val="26"/>
        </w:rPr>
        <w:t>4)</w:t>
      </w:r>
      <w:r>
        <w:rPr>
          <w:rFonts w:ascii="Arial" w:hAnsi="Arial" w:cs="Arial"/>
          <w:i/>
          <w:iCs/>
          <w:color w:val="595959"/>
          <w:sz w:val="26"/>
          <w:szCs w:val="26"/>
        </w:rPr>
        <w:t xml:space="preserve"> a manutenção da decisão compromete o contraditório, a ampla defesa, a efetividade, a celeridade e a satisfação do crédito, além de poder ocasionar a extinção do processo ou o início da prescrição intercorrente.</w:t>
      </w:r>
    </w:p>
    <w:p w14:paraId="620166BD" w14:textId="77777777" w:rsidR="004B721C" w:rsidRDefault="000C7789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color w:val="595959"/>
          <w:sz w:val="26"/>
          <w:szCs w:val="26"/>
        </w:rPr>
      </w:pPr>
      <w:r>
        <w:rPr>
          <w:rFonts w:ascii="Arial" w:hAnsi="Arial" w:cs="Arial"/>
          <w:i/>
          <w:iCs/>
          <w:color w:val="595959"/>
          <w:sz w:val="26"/>
          <w:szCs w:val="26"/>
        </w:rPr>
        <w:t>Requer a concessão de efeito suspensivo para sustar a decisão agravada até o julgamento do recurso. No mérito, pede a reforma do pronunciamento judicial, a fim de que seja reconhecida a necessidade de expedição de nova intimação do executado por edital acerca da penhora realizada. (...)”</w:t>
      </w:r>
    </w:p>
    <w:p w14:paraId="6ACF468F" w14:textId="77777777" w:rsidR="004B721C" w:rsidRDefault="004B721C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2CD2DD5A" w14:textId="442D2444" w:rsidR="004B721C" w:rsidRDefault="000C7789">
      <w:pPr>
        <w:spacing w:after="0" w:line="360" w:lineRule="auto"/>
        <w:ind w:firstLine="2268"/>
        <w:jc w:val="both"/>
        <w:rPr>
          <w:rFonts w:ascii="Arial" w:hAnsi="Arial" w:cs="Arial"/>
          <w:color w:val="595959"/>
          <w:sz w:val="28"/>
          <w:szCs w:val="28"/>
        </w:rPr>
      </w:pPr>
      <w:commentRangeStart w:id="3"/>
      <w:r>
        <w:rPr>
          <w:rFonts w:ascii="Arial" w:hAnsi="Arial" w:cs="Arial"/>
          <w:color w:val="595959"/>
          <w:sz w:val="28"/>
          <w:szCs w:val="28"/>
        </w:rPr>
        <w:t xml:space="preserve">O exequente opôs embargos de declaração</w:t>
      </w:r>
      <w:del w:id="1020" w:author="Assessor GDSXSR" w:date="2026-10-31T18:15:24Z">
        <w:r>
          <w:rPr>
            <w:rFonts w:ascii="Arial" w:hAnsi="Arial" w:cs="Arial"/>
            <w:color w:val="595959"/>
            <w:sz w:val="28"/>
            <w:szCs w:val="28"/>
          </w:rPr>
          <w:delText xml:space="preserve"> </w:delText>
        </w:r>
        <w:r>
          <w:rPr>
            <w:rFonts w:ascii="Arial" w:hAnsi="Arial" w:cs="Arial"/>
            <w:color w:val="595959"/>
            <w:sz w:val="28"/>
            <w:szCs w:val="28"/>
          </w:rPr>
          <w:delText xml:space="preserve">(</w:delText>
        </w:r>
        <w:r>
          <w:rPr>
            <w:rFonts w:ascii="Arial" w:hAnsi="Arial" w:cs="Arial"/>
            <w:color w:val="595959"/>
            <w:sz w:val="28"/>
            <w:szCs w:val="28"/>
          </w:rPr>
          <w:delText xml:space="preserve">ID </w:delText>
        </w:r>
        <w:r>
          <w:rPr>
            <w:rFonts w:ascii="Arial" w:hAnsi="Arial" w:cs="Arial"/>
            <w:color w:val="595959"/>
            <w:sz w:val="28"/>
            <w:szCs w:val="28"/>
          </w:rPr>
          <w:delText xml:space="preserve">286639211</w:delText>
        </w:r>
      </w:del>
      <w:r>
        <w:rPr>
          <w:rFonts w:ascii="Arial" w:hAnsi="Arial" w:cs="Arial"/>
          <w:color w:val="595959"/>
          <w:sz w:val="28"/>
          <w:szCs w:val="28"/>
        </w:rPr>
        <w:t xml:space="preserve">, </w:t>
      </w:r>
      <w:del w:id="1021" w:author="Assessor GDSXSR" w:date="2026-10-31T18:15:24Z">
        <w:r>
          <w:rPr>
            <w:rFonts w:ascii="Arial" w:hAnsi="Arial" w:cs="Arial"/>
            <w:color w:val="595959"/>
            <w:sz w:val="28"/>
            <w:szCs w:val="28"/>
          </w:rPr>
          <w:delText xml:space="preserve">origem</w:delText>
        </w:r>
        <w:r>
          <w:rPr>
            <w:rFonts w:ascii="Arial" w:hAnsi="Arial" w:cs="Arial"/>
            <w:color w:val="595959"/>
            <w:sz w:val="28"/>
            <w:szCs w:val="28"/>
          </w:rPr>
          <w:delText xml:space="preserve">)</w:delText>
        </w:r>
        <w:r>
          <w:rPr>
            <w:rFonts w:ascii="Arial" w:hAnsi="Arial" w:cs="Arial"/>
            <w:color w:val="595959"/>
            <w:sz w:val="28"/>
            <w:szCs w:val="28"/>
          </w:rPr>
          <w:delText xml:space="preserve">, os quais</w:delText>
        </w:r>
      </w:del>
      <w:ins w:id="1022" w:author="Assessor GDSXSR" w:date="2026-10-31T18:15:24Z">
        <w:r>
          <w:rPr>
            <w:rFonts w:ascii="Arial" w:hAnsi="Arial" w:cs="Arial"/>
            <w:color w:val="808080"/>
            <w:sz w:val="28"/>
            <w:szCs w:val="28"/>
          </w:rPr>
          <w:t xml:space="preserve">que</w:t>
        </w:r>
      </w:ins>
      <w:r>
        <w:rPr>
          <w:rFonts w:ascii="Arial" w:hAnsi="Arial" w:cs="Arial"/>
          <w:color w:val="595959"/>
          <w:sz w:val="28"/>
          <w:szCs w:val="28"/>
        </w:rPr>
        <w:t xml:space="preserve"> foram rejeitados (ID </w:t>
      </w:r>
      <w:ins w:id="1023" w:author="Assessor GDSXSR" w:date="2026-10-31T18:15:24Z">
        <w:r>
          <w:rPr>
            <w:rFonts w:ascii="Arial" w:hAnsi="Arial" w:cs="Arial"/>
            <w:color w:val="808080"/>
            <w:sz w:val="28"/>
            <w:szCs w:val="28"/>
          </w:rPr>
          <w:t xml:space="preserve">286639211 e </w:t>
        </w:r>
      </w:ins>
      <w:r>
        <w:rPr>
          <w:rFonts w:ascii="Arial" w:hAnsi="Arial" w:cs="Arial"/>
          <w:color w:val="595959"/>
          <w:sz w:val="28"/>
          <w:szCs w:val="28"/>
        </w:rPr>
        <w:t xml:space="preserve">286785635</w:t>
      </w:r>
      <w:r>
        <w:rPr>
          <w:rFonts w:ascii="Arial" w:hAnsi="Arial" w:cs="Arial"/>
          <w:color w:val="595959"/>
          <w:sz w:val="28"/>
          <w:szCs w:val="28"/>
        </w:rPr>
        <w:t xml:space="preserve">, origem).</w:t>
      </w:r>
      <w:commentRangeEnd w:id="3"/>
      <w:r>
        <w:rPr>
          <w:rStyle w:val="CommentReference"/>
        </w:rPr>
        <w:commentReference w:id="3"/>
      </w:r>
    </w:p>
    <w:p w14:paraId="308293D9" w14:textId="77777777" w:rsidR="004B721C" w:rsidRDefault="004B721C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1C6EB09E" w14:textId="77777777" w:rsidR="004B721C" w:rsidRDefault="000C7789">
      <w:pPr>
        <w:spacing w:after="0" w:line="360" w:lineRule="auto"/>
        <w:ind w:firstLine="2268"/>
        <w:jc w:val="both"/>
        <w:rPr>
          <w:rFonts w:ascii="Arial" w:hAnsi="Arial" w:cs="Arial"/>
          <w:color w:val="595959"/>
          <w:sz w:val="28"/>
          <w:szCs w:val="28"/>
        </w:rPr>
      </w:pPr>
      <w:commentRangeStart w:id="4"/>
      <w:r>
        <w:rPr>
          <w:rFonts w:ascii="Arial" w:hAnsi="Arial" w:cs="Arial"/>
          <w:color w:val="595959"/>
          <w:sz w:val="28"/>
          <w:szCs w:val="28"/>
        </w:rPr>
        <w:t>Deferi em parte a antecipação da tutela recursal para determinar que o executado seja intimado por edital acerca da penhora realizada, vedado o levantamento dos valores constritos até o decurso do prazo para eventual impugnação (ID 89372721).</w:t>
      </w:r>
      <w:commentRangeEnd w:id="4"/>
      <w:r>
        <w:rPr>
          <w:rStyle w:val="CommentReference"/>
        </w:rPr>
        <w:commentReference w:id="4"/>
      </w:r>
    </w:p>
    <w:p w14:paraId="5D7A6D7F" w14:textId="77777777" w:rsidR="004B721C" w:rsidRDefault="004B721C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3CC781A5" w14:textId="6616ACAC" w:rsidR="004B721C" w:rsidRDefault="000C7789">
      <w:pPr>
        <w:spacing w:after="0" w:line="360" w:lineRule="auto"/>
        <w:ind w:firstLine="2268"/>
        <w:jc w:val="both"/>
        <w:rPr>
          <w:rFonts w:ascii="Arial" w:hAnsi="Arial" w:cs="Arial"/>
          <w:color w:val="595959"/>
          <w:sz w:val="28"/>
          <w:szCs w:val="28"/>
        </w:rPr>
      </w:pPr>
      <w:del w:id="1060" w:author="Assessor GDSXSR" w:date="2026-10-31T18:15:24Z">
        <w:r>
          <w:rPr>
            <w:rFonts w:ascii="Arial" w:hAnsi="Arial" w:cs="Arial"/>
            <w:color w:val="595959"/>
            <w:sz w:val="28"/>
            <w:szCs w:val="28"/>
          </w:rPr>
          <w:delText xml:space="preserve">O</w:delText>
        </w:r>
      </w:del>
      <w:ins w:id="1061" w:author="Assessor GDSXSR" w:date="2026-10-31T18:15:24Z">
        <w:r>
          <w:rPr>
            <w:rFonts w:ascii="Arial" w:hAnsi="Arial" w:cs="Arial"/>
            <w:color w:val="808080"/>
            <w:sz w:val="28"/>
            <w:szCs w:val="28"/>
          </w:rPr>
          <w:t xml:space="preserve">Contrarrazões ao agravo de instrumento (ID 89697667), em que o</w:t>
        </w:r>
      </w:ins>
      <w:commentRangeStart w:id="5"/>
      <w:r>
        <w:rPr>
          <w:rFonts w:ascii="Arial" w:hAnsi="Arial" w:cs="Arial"/>
          <w:color w:val="595959"/>
          <w:sz w:val="28"/>
          <w:szCs w:val="28"/>
        </w:rPr>
        <w:t xml:space="preserve"> executado</w:t>
      </w:r>
      <w:r>
        <w:rPr>
          <w:rFonts w:ascii="Arial" w:hAnsi="Arial" w:cs="Arial"/>
          <w:color w:val="595959"/>
          <w:sz w:val="28"/>
          <w:szCs w:val="28"/>
        </w:rPr>
        <w:t xml:space="preserve">/agravado</w:t>
      </w:r>
      <w:r>
        <w:rPr>
          <w:rFonts w:ascii="Arial" w:hAnsi="Arial" w:cs="Arial"/>
          <w:color w:val="595959"/>
          <w:sz w:val="28"/>
          <w:szCs w:val="28"/>
        </w:rPr>
        <w:t xml:space="preserve">, por meio da </w:t>
      </w:r>
      <w:r>
        <w:rPr>
          <w:rFonts w:ascii="Arial" w:hAnsi="Arial" w:cs="Arial"/>
          <w:color w:val="595959"/>
          <w:sz w:val="28"/>
          <w:szCs w:val="28"/>
        </w:rPr>
        <w:t xml:space="preserve">C</w:t>
      </w:r>
      <w:r>
        <w:rPr>
          <w:rFonts w:ascii="Arial" w:hAnsi="Arial" w:cs="Arial"/>
          <w:color w:val="595959"/>
          <w:sz w:val="28"/>
          <w:szCs w:val="28"/>
        </w:rPr>
        <w:t xml:space="preserve">urador</w:t>
      </w:r>
      <w:r>
        <w:rPr>
          <w:rFonts w:ascii="Arial" w:hAnsi="Arial" w:cs="Arial"/>
          <w:color w:val="595959"/>
          <w:sz w:val="28"/>
          <w:szCs w:val="28"/>
        </w:rPr>
        <w:t xml:space="preserve">i</w:t>
      </w:r>
      <w:r>
        <w:rPr>
          <w:rFonts w:ascii="Arial" w:hAnsi="Arial" w:cs="Arial"/>
          <w:color w:val="595959"/>
          <w:sz w:val="28"/>
          <w:szCs w:val="28"/>
        </w:rPr>
        <w:t xml:space="preserve">a </w:t>
      </w:r>
      <w:r>
        <w:rPr>
          <w:rFonts w:ascii="Arial" w:hAnsi="Arial" w:cs="Arial"/>
          <w:color w:val="595959"/>
          <w:sz w:val="28"/>
          <w:szCs w:val="28"/>
        </w:rPr>
        <w:t xml:space="preserve">E</w:t>
      </w:r>
      <w:r>
        <w:rPr>
          <w:rFonts w:ascii="Arial" w:hAnsi="Arial" w:cs="Arial"/>
          <w:color w:val="595959"/>
          <w:sz w:val="28"/>
          <w:szCs w:val="28"/>
        </w:rPr>
        <w:t xml:space="preserve">special, </w:t>
      </w:r>
      <w:del w:id="1062" w:author="Assessor GDSXSR" w:date="2026-10-31T18:15:24Z">
        <w:r>
          <w:rPr>
            <w:rFonts w:ascii="Arial" w:hAnsi="Arial" w:cs="Arial"/>
            <w:color w:val="595959"/>
            <w:sz w:val="28"/>
            <w:szCs w:val="28"/>
          </w:rPr>
          <w:delText xml:space="preserve">apresentou contrarrazões (ID 89697667), em que sustenta</w:delText>
        </w:r>
      </w:del>
      <w:ins w:id="1063" w:author="Assessor GDSXSR" w:date="2026-10-31T18:15:24Z">
        <w:r>
          <w:rPr>
            <w:rFonts w:ascii="Arial" w:hAnsi="Arial" w:cs="Arial"/>
            <w:color w:val="808080"/>
            <w:sz w:val="28"/>
            <w:szCs w:val="28"/>
          </w:rPr>
          <w:t xml:space="preserve">alega</w:t>
        </w:r>
      </w:ins>
      <w:r>
        <w:rPr>
          <w:rFonts w:ascii="Arial" w:hAnsi="Arial" w:cs="Arial"/>
          <w:color w:val="595959"/>
          <w:sz w:val="28"/>
          <w:szCs w:val="28"/>
        </w:rPr>
        <w:t xml:space="preserve"> que: </w:t>
      </w:r>
      <w:r>
        <w:rPr>
          <w:rFonts w:ascii="Arial" w:hAnsi="Arial" w:cs="Arial"/>
          <w:b/>
          <w:bCs/>
          <w:color w:val="595959"/>
          <w:sz w:val="28"/>
          <w:szCs w:val="28"/>
        </w:rPr>
        <w:t xml:space="preserve">1)</w:t>
      </w:r>
      <w:r>
        <w:rPr>
          <w:rFonts w:ascii="Arial" w:hAnsi="Arial" w:cs="Arial"/>
          <w:color w:val="595959"/>
          <w:sz w:val="28"/>
          <w:szCs w:val="28"/>
        </w:rPr>
        <w:t xml:space="preserve"> não se opõe à intimação do executado, por edital, acerca da penhora, pois foi citado por edital, permanece em local desconhecido e não há notícia de advogado constituído nem de contato efetivo com a curadoria especial; </w:t>
      </w:r>
      <w:r>
        <w:rPr>
          <w:rFonts w:ascii="Arial" w:hAnsi="Arial" w:cs="Arial"/>
          <w:b/>
          <w:bCs/>
          <w:color w:val="595959"/>
          <w:sz w:val="28"/>
          <w:szCs w:val="28"/>
        </w:rPr>
        <w:t xml:space="preserve">2)</w:t>
      </w:r>
      <w:r>
        <w:rPr>
          <w:rFonts w:ascii="Arial" w:hAnsi="Arial" w:cs="Arial"/>
          <w:color w:val="595959"/>
          <w:sz w:val="28"/>
          <w:szCs w:val="28"/>
        </w:rPr>
        <w:t xml:space="preserve"> deve ser preservado o direito de o executado apresentar impugnação à penhora; </w:t>
      </w:r>
      <w:r>
        <w:rPr>
          <w:rFonts w:ascii="Arial" w:hAnsi="Arial" w:cs="Arial"/>
          <w:b/>
          <w:bCs/>
          <w:color w:val="595959"/>
          <w:sz w:val="28"/>
          <w:szCs w:val="28"/>
        </w:rPr>
        <w:t xml:space="preserve">3)</w:t>
      </w:r>
      <w:r>
        <w:rPr>
          <w:rFonts w:ascii="Arial" w:hAnsi="Arial" w:cs="Arial"/>
          <w:color w:val="595959"/>
          <w:sz w:val="28"/>
          <w:szCs w:val="28"/>
        </w:rPr>
        <w:t xml:space="preserve"> os valores bloqueados devem ser mantidos até o decurso do respectivo prazo.</w:t>
      </w:r>
      <w:commentRangeEnd w:id="5"/>
      <w:r>
        <w:rPr>
          <w:rStyle w:val="CommentReference"/>
        </w:rPr>
        <w:commentReference w:id="5"/>
      </w:r>
    </w:p>
    <w:p w14:paraId="4CC56EFB" w14:textId="77777777" w:rsidR="004B721C" w:rsidRDefault="004B721C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4D3F7D6E" w14:textId="77777777" w:rsidR="004B721C" w:rsidRDefault="000C7789">
      <w:pPr>
        <w:spacing w:after="0" w:line="360" w:lineRule="auto"/>
        <w:ind w:firstLine="2268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595959"/>
          <w:sz w:val="28"/>
          <w:szCs w:val="28"/>
        </w:rPr>
        <w:t>É o relatório.</w:t>
      </w:r>
    </w:p>
    <w:p w14:paraId="17BBD488" w14:textId="77777777" w:rsidR="004B721C" w:rsidRDefault="004B721C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1BD52AA4" w14:textId="77777777" w:rsidR="004B721C" w:rsidRDefault="000C7789">
      <w:pPr>
        <w:spacing w:after="0" w:line="360" w:lineRule="auto"/>
        <w:jc w:val="center"/>
        <w:rPr>
          <w:rFonts w:ascii="Arial" w:hAnsi="Arial" w:cs="Arial"/>
          <w:b/>
          <w:bCs/>
          <w:color w:val="595959"/>
          <w:sz w:val="28"/>
          <w:szCs w:val="28"/>
        </w:rPr>
      </w:pPr>
      <w:r>
        <w:rPr>
          <w:rFonts w:ascii="Arial" w:hAnsi="Arial" w:cs="Arial"/>
          <w:b/>
          <w:bCs/>
          <w:color w:val="595959"/>
          <w:sz w:val="28"/>
          <w:szCs w:val="28"/>
        </w:rPr>
        <w:t>VOTO</w:t>
      </w:r>
    </w:p>
    <w:p w14:paraId="5BD1A91F" w14:textId="77777777" w:rsidR="004B721C" w:rsidRDefault="004B721C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1551F869" w14:textId="77777777" w:rsidR="004B721C" w:rsidRDefault="000C7789">
      <w:pPr>
        <w:spacing w:after="0" w:line="360" w:lineRule="auto"/>
        <w:jc w:val="center"/>
        <w:rPr>
          <w:rFonts w:ascii="Arial" w:hAnsi="Arial" w:cs="Arial"/>
          <w:b/>
          <w:bCs/>
          <w:color w:val="595959"/>
          <w:sz w:val="28"/>
          <w:szCs w:val="28"/>
        </w:rPr>
      </w:pPr>
      <w:r>
        <w:rPr>
          <w:rFonts w:ascii="Arial" w:hAnsi="Arial" w:cs="Arial"/>
          <w:b/>
          <w:bCs/>
          <w:color w:val="595959"/>
          <w:sz w:val="28"/>
          <w:szCs w:val="28"/>
        </w:rPr>
        <w:t>O Senhor Desembargador SÉRGIO ROCHA – Relator.</w:t>
      </w:r>
    </w:p>
    <w:p w14:paraId="04B38813" w14:textId="77777777" w:rsidR="004B721C" w:rsidRDefault="004B721C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7677EFA8" w14:textId="77777777" w:rsidR="004B721C" w:rsidRDefault="000C7789">
      <w:pPr>
        <w:spacing w:after="0" w:line="360" w:lineRule="auto"/>
        <w:jc w:val="center"/>
        <w:rPr>
          <w:rFonts w:ascii="Arial" w:hAnsi="Arial" w:cs="Arial"/>
          <w:b/>
          <w:bCs/>
          <w:color w:val="595959"/>
          <w:sz w:val="28"/>
          <w:szCs w:val="28"/>
        </w:rPr>
      </w:pPr>
      <w:r>
        <w:rPr>
          <w:rFonts w:ascii="Arial" w:hAnsi="Arial" w:cs="Arial"/>
          <w:b/>
          <w:bCs/>
          <w:color w:val="595959"/>
          <w:sz w:val="28"/>
          <w:szCs w:val="28"/>
        </w:rPr>
        <w:t>AGRAVO DE INSTRUMENTO DO EXEQUENTE, BANCO BRADESCO CARTÕES S.A.</w:t>
      </w:r>
    </w:p>
    <w:p w14:paraId="7231E70E" w14:textId="77777777" w:rsidR="004B721C" w:rsidRDefault="004B721C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7F79FAFE" w14:textId="77777777" w:rsidR="004B721C" w:rsidRDefault="000C7789">
      <w:pPr>
        <w:spacing w:after="0" w:line="360" w:lineRule="auto"/>
        <w:ind w:firstLine="2268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595959"/>
          <w:sz w:val="28"/>
          <w:szCs w:val="28"/>
        </w:rPr>
        <w:t>Presentes os pressupostos de admissibilidade, conheço do agravo de instrumento.</w:t>
      </w:r>
    </w:p>
    <w:p w14:paraId="059EECAB" w14:textId="77777777" w:rsidR="004B721C" w:rsidRDefault="004B721C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3CEA227B" w14:textId="2CD383EE" w:rsidR="004B721C" w:rsidRDefault="000C7789">
      <w:pPr>
        <w:spacing w:after="0" w:line="360" w:lineRule="auto"/>
        <w:jc w:val="center"/>
        <w:rPr>
          <w:rFonts w:ascii="Arial" w:hAnsi="Arial" w:cs="Arial"/>
          <w:color w:val="595959"/>
          <w:sz w:val="28"/>
          <w:szCs w:val="28"/>
        </w:rPr>
      </w:pPr>
      <w:r w:rsidRPr="00AA11AA">
        <w:rPr>
          <w:rFonts w:ascii="Arial" w:hAnsi="Arial" w:cs="Arial"/>
          <w:color w:val="595959"/>
          <w:sz w:val="28"/>
          <w:szCs w:val="28"/>
          <w:highlight w:val="yellow"/>
        </w:rPr>
        <w:t>DA NECESSIDADE DE INTIMAÇÃO DO EXECUTADO CITADO POR EDITAL ACERCA DA PENHORA</w:t>
      </w:r>
    </w:p>
    <w:p w14:paraId="7D3991A9" w14:textId="77777777" w:rsidR="004B721C" w:rsidRDefault="004B721C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2495FD74" w14:textId="74D0C396" w:rsidR="004B721C" w:rsidRDefault="000C7789">
      <w:pPr>
        <w:spacing w:after="0" w:line="360" w:lineRule="auto"/>
        <w:ind w:firstLine="2268"/>
        <w:jc w:val="both"/>
        <w:rPr>
          <w:rFonts w:ascii="Arial" w:hAnsi="Arial" w:cs="Arial"/>
          <w:color w:val="595959"/>
          <w:sz w:val="28"/>
          <w:szCs w:val="28"/>
        </w:rPr>
      </w:pPr>
      <w:commentRangeStart w:id="6"/>
      <w:commentRangeStart w:id="7"/>
      <w:r>
        <w:rPr>
          <w:rFonts w:ascii="Arial" w:hAnsi="Arial" w:cs="Arial"/>
          <w:color w:val="595959"/>
          <w:sz w:val="28"/>
          <w:szCs w:val="28"/>
        </w:rPr>
        <w:t xml:space="preserve">O exequente/agravante alega</w:t>
      </w:r>
      <w:del w:id="1064" w:author="Assessor GDSXSR" w:date="2026-10-31T18:15:24Z">
        <w:r>
          <w:rPr>
            <w:rFonts w:ascii="Arial" w:hAnsi="Arial" w:cs="Arial"/>
            <w:color w:val="595959"/>
            <w:sz w:val="28"/>
            <w:szCs w:val="28"/>
          </w:rPr>
          <w:delText xml:space="preserve">, em síntese,</w:delText>
        </w:r>
      </w:del>
      <w:r>
        <w:rPr>
          <w:rFonts w:ascii="Arial" w:hAnsi="Arial" w:cs="Arial"/>
          <w:color w:val="595959"/>
          <w:sz w:val="28"/>
          <w:szCs w:val="28"/>
        </w:rPr>
        <w:t xml:space="preserve"> que: </w:t>
      </w:r>
      <w:r>
        <w:rPr>
          <w:rFonts w:ascii="Arial" w:hAnsi="Arial" w:cs="Arial"/>
          <w:b/>
          <w:bCs/>
          <w:color w:val="595959"/>
          <w:sz w:val="28"/>
          <w:szCs w:val="28"/>
        </w:rPr>
        <w:t xml:space="preserve">1)</w:t>
      </w:r>
      <w:r>
        <w:rPr>
          <w:rFonts w:ascii="Arial" w:hAnsi="Arial" w:cs="Arial"/>
          <w:color w:val="595959"/>
          <w:sz w:val="28"/>
          <w:szCs w:val="28"/>
        </w:rPr>
        <w:t xml:space="preserve"> o art. 841 do CPC, que disciplina especificamente a intimação da penhora, prevalece sobre a regra geral do art. 346; </w:t>
      </w:r>
      <w:r>
        <w:rPr>
          <w:rFonts w:ascii="Arial" w:hAnsi="Arial" w:cs="Arial"/>
          <w:b/>
          <w:bCs/>
          <w:color w:val="595959"/>
          <w:sz w:val="28"/>
          <w:szCs w:val="28"/>
        </w:rPr>
        <w:t xml:space="preserve">2)</w:t>
      </w:r>
      <w:r>
        <w:rPr>
          <w:rFonts w:ascii="Arial" w:hAnsi="Arial" w:cs="Arial"/>
          <w:color w:val="595959"/>
          <w:sz w:val="28"/>
          <w:szCs w:val="28"/>
        </w:rPr>
        <w:t xml:space="preserve"> a </w:t>
      </w:r>
      <w:r>
        <w:rPr>
          <w:rFonts w:ascii="Arial" w:hAnsi="Arial" w:cs="Arial"/>
          <w:color w:val="595959"/>
          <w:sz w:val="28"/>
          <w:szCs w:val="28"/>
        </w:rPr>
        <w:t xml:space="preserve">C</w:t>
      </w:r>
      <w:r>
        <w:rPr>
          <w:rFonts w:ascii="Arial" w:hAnsi="Arial" w:cs="Arial"/>
          <w:color w:val="595959"/>
          <w:sz w:val="28"/>
          <w:szCs w:val="28"/>
        </w:rPr>
        <w:t xml:space="preserve">uradoria </w:t>
      </w:r>
      <w:r>
        <w:rPr>
          <w:rFonts w:ascii="Arial" w:hAnsi="Arial" w:cs="Arial"/>
          <w:color w:val="595959"/>
          <w:sz w:val="28"/>
          <w:szCs w:val="28"/>
        </w:rPr>
        <w:t xml:space="preserve">E</w:t>
      </w:r>
      <w:r>
        <w:rPr>
          <w:rFonts w:ascii="Arial" w:hAnsi="Arial" w:cs="Arial"/>
          <w:color w:val="595959"/>
          <w:sz w:val="28"/>
          <w:szCs w:val="28"/>
        </w:rPr>
        <w:t xml:space="preserve">special não mantém vínculo de confiança nem comunicação com o executado, de modo que sua atuação não supre a intimação do devedor acerca da constrição; </w:t>
      </w:r>
      <w:r>
        <w:rPr>
          <w:rFonts w:ascii="Arial" w:hAnsi="Arial" w:cs="Arial"/>
          <w:b/>
          <w:bCs/>
          <w:color w:val="595959"/>
          <w:sz w:val="28"/>
          <w:szCs w:val="28"/>
        </w:rPr>
        <w:t xml:space="preserve">3)</w:t>
      </w:r>
      <w:r>
        <w:rPr>
          <w:rFonts w:ascii="Arial" w:hAnsi="Arial" w:cs="Arial"/>
          <w:color w:val="595959"/>
          <w:sz w:val="28"/>
          <w:szCs w:val="28"/>
        </w:rPr>
        <w:t xml:space="preserve"> o executado revel, citado fictamente e sem advogado constituído, deve ser intimado pessoalmente da penhora ou, não localizado, por novo edital; </w:t>
      </w:r>
      <w:r>
        <w:rPr>
          <w:rFonts w:ascii="Arial" w:hAnsi="Arial" w:cs="Arial"/>
          <w:b/>
          <w:bCs/>
          <w:color w:val="595959"/>
          <w:sz w:val="28"/>
          <w:szCs w:val="28"/>
        </w:rPr>
        <w:t xml:space="preserve">4)</w:t>
      </w:r>
      <w:r>
        <w:rPr>
          <w:rFonts w:ascii="Arial" w:hAnsi="Arial" w:cs="Arial"/>
          <w:color w:val="595959"/>
          <w:sz w:val="28"/>
          <w:szCs w:val="28"/>
        </w:rPr>
        <w:t xml:space="preserve"> a manutenção da decisão viola o devido processo legal, o contraditório, a ampla defesa, a efetividade e a celeridade processual, além de expor o exequente à extinção do feito ou ao início da prescrição intercor</w:t>
      </w:r>
      <w:r>
        <w:rPr>
          <w:rFonts w:ascii="Arial" w:hAnsi="Arial" w:cs="Arial"/>
          <w:color w:val="595959"/>
          <w:sz w:val="28"/>
          <w:szCs w:val="28"/>
        </w:rPr>
        <w:t xml:space="preserve">rente.</w:t>
      </w:r>
      <w:commentRangeEnd w:id="6"/>
      <w:r>
        <w:rPr>
          <w:rStyle w:val="CommentReference"/>
        </w:rPr>
        <w:commentReference w:id="6"/>
      </w:r>
      <w:commentRangeEnd w:id="7"/>
      <w:r>
        <w:rPr>
          <w:rStyle w:val="CommentReference"/>
        </w:rPr>
        <w:commentReference w:id="7"/>
      </w:r>
    </w:p>
    <w:p w14:paraId="292904C3" w14:textId="77777777" w:rsidR="004B721C" w:rsidRDefault="004B721C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25A87A78" w14:textId="77777777" w:rsidR="004B721C" w:rsidRDefault="000C7789">
      <w:pPr>
        <w:spacing w:after="0" w:line="360" w:lineRule="auto"/>
        <w:ind w:firstLine="2268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595959"/>
          <w:sz w:val="28"/>
          <w:szCs w:val="28"/>
        </w:rPr>
        <w:t>Requer a reforma da r. decisão para que seja reconhecida a necessidade de expedição de nova intimação do executado, por edital, acerca da penhora realizada.</w:t>
      </w:r>
    </w:p>
    <w:p w14:paraId="4B6F07F6" w14:textId="77777777" w:rsidR="004B721C" w:rsidRDefault="004B721C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7D91554F" w14:textId="77777777" w:rsidR="004B721C" w:rsidRDefault="000C7789">
      <w:pPr>
        <w:spacing w:after="0" w:line="360" w:lineRule="auto"/>
        <w:ind w:firstLine="2268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595959"/>
          <w:sz w:val="28"/>
          <w:szCs w:val="28"/>
          <w:highlight w:val="yellow"/>
        </w:rPr>
        <w:t>Com razão.</w:t>
      </w:r>
    </w:p>
    <w:p w14:paraId="4B82BBF3" w14:textId="77777777" w:rsidR="004B721C" w:rsidRDefault="004B721C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717123AE" w14:textId="77777777" w:rsidR="004B721C" w:rsidRDefault="000C7789">
      <w:pPr>
        <w:spacing w:after="0" w:line="360" w:lineRule="auto"/>
        <w:ind w:firstLine="2268"/>
        <w:jc w:val="both"/>
        <w:rPr>
          <w:rFonts w:ascii="Arial" w:hAnsi="Arial" w:cs="Arial"/>
          <w:color w:val="595959"/>
          <w:sz w:val="28"/>
          <w:szCs w:val="28"/>
        </w:rPr>
      </w:pPr>
      <w:commentRangeStart w:id="8"/>
      <w:r>
        <w:rPr>
          <w:rFonts w:ascii="Arial" w:hAnsi="Arial" w:cs="Arial"/>
          <w:color w:val="595959"/>
          <w:sz w:val="28"/>
          <w:szCs w:val="28"/>
        </w:rPr>
        <w:t xml:space="preserve">Mantenho as razões expostas na decisão liminar </w:t>
      </w:r>
      <w:ins w:id="1065" w:author="Assessor GDSXSR" w:date="2026-10-31T18:15:24Z">
        <w:r>
          <w:rPr>
            <w:rFonts w:ascii="Arial" w:hAnsi="Arial" w:cs="Arial"/>
            <w:color w:val="808080"/>
            <w:sz w:val="28"/>
            <w:szCs w:val="28"/>
          </w:rPr>
          <w:t xml:space="preserve">que deferiu em parte a antecipação da tutela recursal </w:t>
        </w:r>
      </w:ins>
      <w:r>
        <w:rPr>
          <w:rFonts w:ascii="Arial" w:hAnsi="Arial" w:cs="Arial"/>
          <w:color w:val="595959"/>
          <w:sz w:val="28"/>
          <w:szCs w:val="28"/>
        </w:rPr>
        <w:t xml:space="preserve">(ID 89372721)</w:t>
      </w:r>
      <w:del w:id="1066" w:author="Assessor GDSXSR" w:date="2026-10-31T18:15:24Z">
        <w:r>
          <w:rPr>
            <w:rFonts w:ascii="Arial" w:hAnsi="Arial" w:cs="Arial"/>
            <w:color w:val="595959"/>
            <w:sz w:val="28"/>
            <w:szCs w:val="28"/>
          </w:rPr>
          <w:delText xml:space="preserve">, transcritas a seguir</w:delText>
        </w:r>
      </w:del>
      <w:r>
        <w:rPr>
          <w:rFonts w:ascii="Arial" w:hAnsi="Arial" w:cs="Arial"/>
          <w:color w:val="595959"/>
          <w:sz w:val="28"/>
          <w:szCs w:val="28"/>
        </w:rPr>
        <w:t xml:space="preserve">:</w:t>
      </w:r>
      <w:commentRangeEnd w:id="8"/>
      <w:r>
        <w:rPr>
          <w:rStyle w:val="CommentReference"/>
        </w:rPr>
        <w:commentReference w:id="8"/>
      </w:r>
    </w:p>
    <w:p w14:paraId="1C72B237" w14:textId="77777777" w:rsidR="004B721C" w:rsidRDefault="004B721C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772B9FF3" w14:textId="77777777" w:rsidR="004B721C" w:rsidRDefault="000C7789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color w:val="595959"/>
          <w:sz w:val="26"/>
          <w:szCs w:val="26"/>
        </w:rPr>
      </w:pPr>
      <w:r>
        <w:rPr>
          <w:rFonts w:ascii="Arial" w:hAnsi="Arial" w:cs="Arial"/>
          <w:i/>
          <w:iCs/>
          <w:color w:val="595959"/>
          <w:sz w:val="26"/>
          <w:szCs w:val="26"/>
        </w:rPr>
        <w:t>“(...) Consta do r. despacho agravado, in verbis:</w:t>
      </w:r>
    </w:p>
    <w:p w14:paraId="5FA4216A" w14:textId="77777777" w:rsidR="004B721C" w:rsidRDefault="000C7789" w:rsidP="005C5659">
      <w:pPr>
        <w:spacing w:after="0" w:line="360" w:lineRule="auto"/>
        <w:ind w:left="3402" w:firstLine="1134"/>
        <w:jc w:val="both"/>
        <w:rPr>
          <w:rFonts w:ascii="Arial" w:hAnsi="Arial" w:cs="Arial"/>
          <w:i/>
          <w:iCs/>
          <w:color w:val="595959"/>
          <w:sz w:val="26"/>
          <w:szCs w:val="26"/>
        </w:rPr>
      </w:pPr>
      <w:r>
        <w:rPr>
          <w:rFonts w:ascii="Arial" w:hAnsi="Arial" w:cs="Arial"/>
          <w:i/>
          <w:iCs/>
          <w:color w:val="595959"/>
          <w:sz w:val="26"/>
          <w:szCs w:val="26"/>
        </w:rPr>
        <w:t>‘(...) Nada há a prover acerca do requerimento retro.</w:t>
      </w:r>
    </w:p>
    <w:p w14:paraId="36A2CE54" w14:textId="331E57DB" w:rsidR="004B721C" w:rsidRDefault="000C7789" w:rsidP="005C5659">
      <w:pPr>
        <w:spacing w:after="0" w:line="360" w:lineRule="auto"/>
        <w:ind w:left="3402" w:firstLine="1134"/>
        <w:jc w:val="both"/>
        <w:rPr>
          <w:rFonts w:ascii="Arial" w:hAnsi="Arial" w:cs="Arial"/>
          <w:i/>
          <w:iCs/>
          <w:color w:val="595959"/>
          <w:sz w:val="26"/>
          <w:szCs w:val="26"/>
        </w:rPr>
      </w:pPr>
      <w:r>
        <w:rPr>
          <w:rFonts w:ascii="Arial" w:hAnsi="Arial" w:cs="Arial"/>
          <w:i/>
          <w:iCs/>
          <w:color w:val="595959"/>
          <w:sz w:val="26"/>
          <w:szCs w:val="26"/>
          <w:u w:val="single"/>
        </w:rPr>
        <w:lastRenderedPageBreak/>
        <w:t xml:space="preserve">Isso porque, tratando-se de cumprimento de sentença em que a parte executada foi citada por edital, o prazo para apresentação de impugnação à penhora flui a partir da publicação do ato de intimação da constrição, observado o disposto no art. 346 do CPC. Nessa hipótese, caso a parte executada não compareça aos autos, caberá à </w:t>
      </w:r>
      <w:r>
        <w:rPr>
          <w:rFonts w:ascii="Arial" w:hAnsi="Arial" w:cs="Arial"/>
          <w:i/>
          <w:iCs/>
          <w:color w:val="595959"/>
          <w:sz w:val="26"/>
          <w:szCs w:val="26"/>
          <w:u w:val="single"/>
        </w:rPr>
        <w:t>Curadoria Especial</w:t>
      </w:r>
      <w:r>
        <w:rPr>
          <w:rFonts w:ascii="Arial" w:hAnsi="Arial" w:cs="Arial"/>
          <w:i/>
          <w:iCs/>
          <w:color w:val="595959"/>
          <w:sz w:val="26"/>
          <w:szCs w:val="26"/>
          <w:u w:val="single"/>
        </w:rPr>
        <w:t>, entendendo pertinente, atuar na defesa de seus interesses, inclusive mediante eventual impugnação à penhora, nos termos dos arts. 72, II, e 841 do CPC.</w:t>
      </w:r>
      <w:r>
        <w:rPr>
          <w:rFonts w:ascii="Arial" w:hAnsi="Arial" w:cs="Arial"/>
          <w:i/>
          <w:iCs/>
          <w:color w:val="595959"/>
          <w:sz w:val="26"/>
          <w:szCs w:val="26"/>
        </w:rPr>
        <w:t xml:space="preserve"> (...)’ (ID </w:t>
      </w:r>
      <w:r w:rsidR="002B4413" w:rsidRPr="002B4413">
        <w:rPr>
          <w:rFonts w:ascii="Arial" w:hAnsi="Arial" w:cs="Arial"/>
          <w:i/>
          <w:iCs/>
          <w:color w:val="595959"/>
          <w:sz w:val="26"/>
          <w:szCs w:val="26"/>
        </w:rPr>
        <w:t>285769646</w:t>
      </w:r>
      <w:r>
        <w:rPr>
          <w:rFonts w:ascii="Arial" w:hAnsi="Arial" w:cs="Arial"/>
          <w:i/>
          <w:iCs/>
          <w:color w:val="595959"/>
          <w:sz w:val="26"/>
          <w:szCs w:val="26"/>
        </w:rPr>
        <w:t xml:space="preserve">, origem) – </w:t>
      </w:r>
      <w:r>
        <w:rPr>
          <w:rFonts w:ascii="Arial" w:hAnsi="Arial" w:cs="Arial"/>
          <w:i/>
          <w:iCs/>
          <w:color w:val="595959"/>
          <w:sz w:val="26"/>
          <w:szCs w:val="26"/>
        </w:rPr>
        <w:t>Grifei.</w:t>
      </w:r>
    </w:p>
    <w:p w14:paraId="1ED238CC" w14:textId="77777777" w:rsidR="004B721C" w:rsidRDefault="000C7789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color w:val="595959"/>
          <w:sz w:val="26"/>
          <w:szCs w:val="26"/>
        </w:rPr>
      </w:pPr>
      <w:r>
        <w:rPr>
          <w:rFonts w:ascii="Arial" w:hAnsi="Arial" w:cs="Arial"/>
          <w:i/>
          <w:iCs/>
          <w:color w:val="595959"/>
          <w:sz w:val="26"/>
          <w:szCs w:val="26"/>
        </w:rPr>
        <w:t>Entretanto, o art. 841, § 2º, do CPC, dispõe que:</w:t>
      </w:r>
    </w:p>
    <w:p w14:paraId="01D99A24" w14:textId="77777777" w:rsidR="004B721C" w:rsidRDefault="000C7789">
      <w:pPr>
        <w:spacing w:after="0" w:line="360" w:lineRule="auto"/>
        <w:ind w:left="3402"/>
        <w:jc w:val="both"/>
        <w:rPr>
          <w:rFonts w:ascii="Arial" w:hAnsi="Arial" w:cs="Arial"/>
          <w:i/>
          <w:iCs/>
          <w:color w:val="595959"/>
          <w:sz w:val="26"/>
          <w:szCs w:val="26"/>
        </w:rPr>
      </w:pPr>
      <w:r>
        <w:rPr>
          <w:rFonts w:ascii="Arial" w:hAnsi="Arial" w:cs="Arial"/>
          <w:i/>
          <w:iCs/>
          <w:color w:val="595959"/>
          <w:sz w:val="26"/>
          <w:szCs w:val="26"/>
        </w:rPr>
        <w:t>‘Art. 841. Formalizada a penhora por qualquer dos meios legais, dela será imediatamente intimado o executado.</w:t>
      </w:r>
    </w:p>
    <w:p w14:paraId="13FB1B1E" w14:textId="77777777" w:rsidR="004B721C" w:rsidRDefault="000C7789">
      <w:pPr>
        <w:spacing w:after="0" w:line="360" w:lineRule="auto"/>
        <w:ind w:left="3402"/>
        <w:jc w:val="both"/>
        <w:rPr>
          <w:rFonts w:ascii="Arial" w:hAnsi="Arial" w:cs="Arial"/>
          <w:i/>
          <w:iCs/>
          <w:color w:val="595959"/>
          <w:sz w:val="26"/>
          <w:szCs w:val="26"/>
        </w:rPr>
      </w:pPr>
      <w:r>
        <w:rPr>
          <w:rFonts w:ascii="Arial" w:hAnsi="Arial" w:cs="Arial"/>
          <w:i/>
          <w:iCs/>
          <w:color w:val="595959"/>
          <w:sz w:val="26"/>
          <w:szCs w:val="26"/>
        </w:rPr>
        <w:t>(...)</w:t>
      </w:r>
    </w:p>
    <w:p w14:paraId="234BFEAE" w14:textId="1851DF68" w:rsidR="004B721C" w:rsidRDefault="000C7789">
      <w:pPr>
        <w:spacing w:after="0" w:line="360" w:lineRule="auto"/>
        <w:ind w:left="3402"/>
        <w:jc w:val="both"/>
        <w:rPr>
          <w:rFonts w:ascii="Arial" w:hAnsi="Arial" w:cs="Arial"/>
          <w:i/>
          <w:iCs/>
          <w:color w:val="595959"/>
          <w:sz w:val="26"/>
          <w:szCs w:val="26"/>
        </w:rPr>
      </w:pPr>
      <w:r>
        <w:rPr>
          <w:rFonts w:ascii="Arial" w:hAnsi="Arial" w:cs="Arial"/>
          <w:i/>
          <w:iCs/>
          <w:color w:val="595959"/>
          <w:sz w:val="26"/>
          <w:szCs w:val="26"/>
        </w:rPr>
        <w:t xml:space="preserve">§ 2º </w:t>
      </w:r>
      <w:r>
        <w:rPr>
          <w:rFonts w:ascii="Arial" w:hAnsi="Arial" w:cs="Arial"/>
          <w:i/>
          <w:iCs/>
          <w:color w:val="595959"/>
          <w:sz w:val="26"/>
          <w:szCs w:val="26"/>
          <w:u w:val="single"/>
        </w:rPr>
        <w:t>Se não houver constituído advogado nos autos, o executado será intimado pessoalmente</w:t>
      </w:r>
      <w:r>
        <w:rPr>
          <w:rFonts w:ascii="Arial" w:hAnsi="Arial" w:cs="Arial"/>
          <w:i/>
          <w:iCs/>
          <w:color w:val="595959"/>
          <w:sz w:val="26"/>
          <w:szCs w:val="26"/>
        </w:rPr>
        <w:t xml:space="preserve">, de preferência por via postal.’ – </w:t>
      </w:r>
      <w:r>
        <w:rPr>
          <w:rFonts w:ascii="Arial" w:hAnsi="Arial" w:cs="Arial"/>
          <w:i/>
          <w:iCs/>
          <w:color w:val="595959"/>
          <w:sz w:val="26"/>
          <w:szCs w:val="26"/>
        </w:rPr>
        <w:t>Grifei.</w:t>
      </w:r>
    </w:p>
    <w:p w14:paraId="35762D35" w14:textId="509CDC34" w:rsidR="004B721C" w:rsidRDefault="000C7789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color w:val="595959"/>
          <w:sz w:val="26"/>
          <w:szCs w:val="26"/>
        </w:rPr>
      </w:pPr>
      <w:r>
        <w:rPr>
          <w:rFonts w:ascii="Arial" w:hAnsi="Arial" w:cs="Arial"/>
          <w:i/>
          <w:iCs/>
          <w:color w:val="595959"/>
          <w:sz w:val="26"/>
          <w:szCs w:val="26"/>
        </w:rPr>
        <w:t xml:space="preserve">A </w:t>
      </w:r>
      <w:r w:rsidR="00727514">
        <w:rPr>
          <w:rFonts w:ascii="Arial" w:hAnsi="Arial" w:cs="Arial"/>
          <w:i/>
          <w:iCs/>
          <w:color w:val="595959"/>
          <w:sz w:val="26"/>
          <w:szCs w:val="26"/>
        </w:rPr>
        <w:t>C</w:t>
      </w:r>
      <w:r>
        <w:rPr>
          <w:rFonts w:ascii="Arial" w:hAnsi="Arial" w:cs="Arial"/>
          <w:i/>
          <w:iCs/>
          <w:color w:val="595959"/>
          <w:sz w:val="26"/>
          <w:szCs w:val="26"/>
        </w:rPr>
        <w:t xml:space="preserve">uradoria </w:t>
      </w:r>
      <w:r w:rsidR="00727514">
        <w:rPr>
          <w:rFonts w:ascii="Arial" w:hAnsi="Arial" w:cs="Arial"/>
          <w:i/>
          <w:iCs/>
          <w:color w:val="595959"/>
          <w:sz w:val="26"/>
          <w:szCs w:val="26"/>
        </w:rPr>
        <w:t>E</w:t>
      </w:r>
      <w:r>
        <w:rPr>
          <w:rFonts w:ascii="Arial" w:hAnsi="Arial" w:cs="Arial"/>
          <w:i/>
          <w:iCs/>
          <w:color w:val="595959"/>
          <w:sz w:val="26"/>
          <w:szCs w:val="26"/>
        </w:rPr>
        <w:t>special</w:t>
      </w:r>
      <w:r>
        <w:rPr>
          <w:rFonts w:ascii="Arial" w:hAnsi="Arial" w:cs="Arial"/>
          <w:i/>
          <w:iCs/>
          <w:color w:val="595959"/>
          <w:sz w:val="26"/>
          <w:szCs w:val="26"/>
        </w:rPr>
        <w:t xml:space="preserve"> nomeada ao executado/agravado citado fictamente não se equipara a advogado constituído voluntariamente pela parte.</w:t>
      </w:r>
    </w:p>
    <w:p w14:paraId="11B1157C" w14:textId="77777777" w:rsidR="004B721C" w:rsidRDefault="000C7789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color w:val="595959"/>
          <w:sz w:val="26"/>
          <w:szCs w:val="26"/>
        </w:rPr>
      </w:pPr>
      <w:r>
        <w:rPr>
          <w:rFonts w:ascii="Arial" w:hAnsi="Arial" w:cs="Arial"/>
          <w:i/>
          <w:iCs/>
          <w:color w:val="595959"/>
          <w:sz w:val="26"/>
          <w:szCs w:val="26"/>
        </w:rPr>
        <w:t>Não há, nessa hipótese, vínculo de confiança ou possibilidade concreta de comunicação entre o curador e o executado.</w:t>
      </w:r>
    </w:p>
    <w:p w14:paraId="5191F79C" w14:textId="77777777" w:rsidR="004B721C" w:rsidRDefault="000C7789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color w:val="595959"/>
          <w:sz w:val="26"/>
          <w:szCs w:val="26"/>
        </w:rPr>
      </w:pPr>
      <w:r>
        <w:rPr>
          <w:rFonts w:ascii="Arial" w:hAnsi="Arial" w:cs="Arial"/>
          <w:i/>
          <w:iCs/>
          <w:color w:val="595959"/>
          <w:sz w:val="26"/>
          <w:szCs w:val="26"/>
        </w:rPr>
        <w:lastRenderedPageBreak/>
        <w:t>Assim, estando o executado em local desconhecido, a intimação deve ser realizada por edital.</w:t>
      </w:r>
    </w:p>
    <w:p w14:paraId="67D4F309" w14:textId="77777777" w:rsidR="004B721C" w:rsidRDefault="000C7789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color w:val="595959"/>
          <w:sz w:val="26"/>
          <w:szCs w:val="26"/>
        </w:rPr>
      </w:pPr>
      <w:r>
        <w:rPr>
          <w:rFonts w:ascii="Arial" w:hAnsi="Arial" w:cs="Arial"/>
          <w:i/>
          <w:iCs/>
          <w:color w:val="595959"/>
          <w:sz w:val="26"/>
          <w:szCs w:val="26"/>
        </w:rPr>
        <w:t>Nesse sentido:</w:t>
      </w:r>
    </w:p>
    <w:p w14:paraId="6F7C9887" w14:textId="77777777" w:rsidR="004B721C" w:rsidRDefault="000C7789">
      <w:pPr>
        <w:spacing w:after="0" w:line="360" w:lineRule="auto"/>
        <w:ind w:left="3402"/>
        <w:jc w:val="both"/>
        <w:rPr>
          <w:rFonts w:ascii="Arial" w:hAnsi="Arial" w:cs="Arial"/>
          <w:i/>
          <w:iCs/>
          <w:color w:val="595959"/>
          <w:sz w:val="26"/>
          <w:szCs w:val="26"/>
        </w:rPr>
      </w:pPr>
      <w:r>
        <w:rPr>
          <w:rFonts w:ascii="Arial" w:hAnsi="Arial" w:cs="Arial"/>
          <w:i/>
          <w:iCs/>
          <w:color w:val="595959"/>
          <w:sz w:val="26"/>
          <w:szCs w:val="26"/>
        </w:rPr>
        <w:t xml:space="preserve">‘(...) A situação do executado que constitui advogado de sua livre escolha, estabelecendo com este uma relação de confiança e comunicação, </w:t>
      </w:r>
      <w:r>
        <w:rPr>
          <w:rFonts w:ascii="Arial" w:hAnsi="Arial" w:cs="Arial"/>
          <w:i/>
          <w:iCs/>
          <w:color w:val="595959"/>
          <w:sz w:val="26"/>
          <w:szCs w:val="26"/>
          <w:u w:val="single"/>
        </w:rPr>
        <w:t>é substancialmente diversa daquela do executado citado fictamente, em favor de quem é nomeado curador especial, sem que haja qualquer contato entre ambos.</w:t>
      </w:r>
    </w:p>
    <w:p w14:paraId="19F46157" w14:textId="022DE281" w:rsidR="004B721C" w:rsidRDefault="000C7789">
      <w:pPr>
        <w:spacing w:after="0" w:line="360" w:lineRule="auto"/>
        <w:ind w:left="3402"/>
        <w:jc w:val="both"/>
        <w:rPr>
          <w:rFonts w:ascii="Arial" w:hAnsi="Arial" w:cs="Arial"/>
          <w:i/>
          <w:iCs/>
          <w:color w:val="595959"/>
          <w:sz w:val="26"/>
          <w:szCs w:val="26"/>
        </w:rPr>
      </w:pPr>
      <w:r>
        <w:rPr>
          <w:rFonts w:ascii="Arial" w:hAnsi="Arial" w:cs="Arial"/>
          <w:i/>
          <w:iCs/>
          <w:color w:val="595959"/>
          <w:sz w:val="26"/>
          <w:szCs w:val="26"/>
          <w:u w:val="single"/>
        </w:rPr>
        <w:t xml:space="preserve">Precedente desta </w:t>
      </w:r>
      <w:r>
        <w:rPr>
          <w:rFonts w:ascii="Arial" w:hAnsi="Arial" w:cs="Arial"/>
          <w:i/>
          <w:iCs/>
          <w:color w:val="595959"/>
          <w:sz w:val="26"/>
          <w:szCs w:val="26"/>
          <w:u w:val="single"/>
        </w:rPr>
        <w:t>Corte</w:t>
      </w:r>
      <w:r w:rsidR="008D5324">
        <w:rPr>
          <w:rFonts w:ascii="Arial" w:hAnsi="Arial" w:cs="Arial"/>
          <w:i/>
          <w:iCs/>
          <w:color w:val="595959"/>
          <w:sz w:val="26"/>
          <w:szCs w:val="26"/>
          <w:u w:val="single"/>
        </w:rPr>
        <w:t xml:space="preserve"> Superior</w:t>
      </w:r>
      <w:r>
        <w:rPr>
          <w:rFonts w:ascii="Arial" w:hAnsi="Arial" w:cs="Arial"/>
          <w:i/>
          <w:iCs/>
          <w:color w:val="595959"/>
          <w:sz w:val="26"/>
          <w:szCs w:val="26"/>
          <w:u w:val="single"/>
        </w:rPr>
        <w:t xml:space="preserve"> no sentido de que, em razão da absoluta falta de comunicação entre o curador e o réu revel, não há como presumir que o revel tenha ciência dos atos processuais</w:t>
      </w:r>
      <w:r>
        <w:rPr>
          <w:rFonts w:ascii="Arial" w:hAnsi="Arial" w:cs="Arial"/>
          <w:i/>
          <w:iCs/>
          <w:color w:val="595959"/>
          <w:sz w:val="26"/>
          <w:szCs w:val="26"/>
        </w:rPr>
        <w:t xml:space="preserve"> (</w:t>
      </w:r>
      <w:r w:rsidR="00B517F6" w:rsidRPr="00B517F6">
        <w:rPr>
          <w:rFonts w:ascii="Arial" w:hAnsi="Arial" w:cs="Arial"/>
          <w:i/>
          <w:iCs/>
          <w:color w:val="595959"/>
          <w:sz w:val="26"/>
          <w:szCs w:val="26"/>
        </w:rPr>
        <w:t>REsp 1.009.293/SP, Rel. Ministra Nancy Andrighi, Terceira Turma,</w:t>
      </w:r>
      <w:r>
        <w:rPr>
          <w:rFonts w:ascii="Arial" w:hAnsi="Arial" w:cs="Arial"/>
          <w:i/>
          <w:iCs/>
          <w:color w:val="595959"/>
          <w:sz w:val="26"/>
          <w:szCs w:val="26"/>
        </w:rPr>
        <w:t xml:space="preserve"> julgado em 06/04/2010).</w:t>
      </w:r>
    </w:p>
    <w:p w14:paraId="4F470878" w14:textId="226A53FB" w:rsidR="004B721C" w:rsidRDefault="000C7789" w:rsidP="004B4CB9">
      <w:pPr>
        <w:spacing w:after="0" w:line="360" w:lineRule="auto"/>
        <w:ind w:left="3402"/>
        <w:jc w:val="both"/>
        <w:rPr>
          <w:rFonts w:ascii="Arial" w:hAnsi="Arial" w:cs="Arial"/>
          <w:i/>
          <w:iCs/>
          <w:color w:val="595959"/>
          <w:sz w:val="26"/>
          <w:szCs w:val="26"/>
        </w:rPr>
      </w:pPr>
      <w:r>
        <w:rPr>
          <w:rFonts w:ascii="Arial" w:hAnsi="Arial" w:cs="Arial"/>
          <w:i/>
          <w:iCs/>
          <w:color w:val="595959"/>
          <w:sz w:val="26"/>
          <w:szCs w:val="26"/>
          <w:u w:val="single"/>
        </w:rPr>
        <w:t>Jurisprudência consolidada no sentido de que é necessária a intimação pessoal do réu revel sem advogado constituído para o cumprimento de sentença</w:t>
      </w:r>
      <w:r>
        <w:rPr>
          <w:rFonts w:ascii="Arial" w:hAnsi="Arial" w:cs="Arial"/>
          <w:i/>
          <w:iCs/>
          <w:color w:val="595959"/>
          <w:sz w:val="26"/>
          <w:szCs w:val="26"/>
        </w:rPr>
        <w:t xml:space="preserve"> (</w:t>
      </w:r>
      <w:r w:rsidR="004B4CB9" w:rsidRPr="004B4CB9">
        <w:rPr>
          <w:rFonts w:ascii="Arial" w:hAnsi="Arial" w:cs="Arial"/>
          <w:i/>
          <w:iCs/>
          <w:color w:val="595959"/>
          <w:sz w:val="26"/>
          <w:szCs w:val="26"/>
        </w:rPr>
        <w:t>REsp 1.760.914/SP, Rel. Ministro Paulo</w:t>
      </w:r>
      <w:r w:rsidR="004B4CB9">
        <w:rPr>
          <w:rFonts w:ascii="Arial" w:hAnsi="Arial" w:cs="Arial"/>
          <w:i/>
          <w:iCs/>
          <w:color w:val="595959"/>
          <w:sz w:val="26"/>
          <w:szCs w:val="26"/>
        </w:rPr>
        <w:t xml:space="preserve"> </w:t>
      </w:r>
      <w:r w:rsidR="004B4CB9" w:rsidRPr="004B4CB9">
        <w:rPr>
          <w:rFonts w:ascii="Arial" w:hAnsi="Arial" w:cs="Arial"/>
          <w:i/>
          <w:iCs/>
          <w:color w:val="595959"/>
          <w:sz w:val="26"/>
          <w:szCs w:val="26"/>
        </w:rPr>
        <w:t>de Tarso Sanseverino, Terceira Turma</w:t>
      </w:r>
      <w:r>
        <w:rPr>
          <w:rFonts w:ascii="Arial" w:hAnsi="Arial" w:cs="Arial"/>
          <w:i/>
          <w:iCs/>
          <w:color w:val="595959"/>
          <w:sz w:val="26"/>
          <w:szCs w:val="26"/>
        </w:rPr>
        <w:t>, julgado em 02/06/2020, DJe 08/06/2020).</w:t>
      </w:r>
    </w:p>
    <w:p w14:paraId="731CB078" w14:textId="77777777" w:rsidR="004B721C" w:rsidRDefault="000C7789">
      <w:pPr>
        <w:spacing w:after="0" w:line="360" w:lineRule="auto"/>
        <w:ind w:left="3402"/>
        <w:jc w:val="both"/>
        <w:rPr>
          <w:rFonts w:ascii="Arial" w:hAnsi="Arial" w:cs="Arial"/>
          <w:i/>
          <w:iCs/>
          <w:color w:val="595959"/>
          <w:sz w:val="26"/>
          <w:szCs w:val="26"/>
        </w:rPr>
      </w:pPr>
      <w:r>
        <w:rPr>
          <w:rFonts w:ascii="Arial" w:hAnsi="Arial" w:cs="Arial"/>
          <w:i/>
          <w:iCs/>
          <w:color w:val="595959"/>
          <w:sz w:val="26"/>
          <w:szCs w:val="26"/>
        </w:rPr>
        <w:t xml:space="preserve">O curador especial, ao contrário do advogado constituído pela parte, não possui meios de localizar o executado para cientificá-lo dos atos processuais. </w:t>
      </w:r>
      <w:r>
        <w:rPr>
          <w:rFonts w:ascii="Arial" w:hAnsi="Arial" w:cs="Arial"/>
          <w:i/>
          <w:iCs/>
          <w:color w:val="595959"/>
          <w:sz w:val="26"/>
          <w:szCs w:val="26"/>
          <w:u w:val="single"/>
        </w:rPr>
        <w:t xml:space="preserve">Trata-se de representação processual instituída por </w:t>
      </w:r>
      <w:r>
        <w:rPr>
          <w:rFonts w:ascii="Arial" w:hAnsi="Arial" w:cs="Arial"/>
          <w:i/>
          <w:iCs/>
          <w:color w:val="595959"/>
          <w:sz w:val="26"/>
          <w:szCs w:val="26"/>
          <w:u w:val="single"/>
        </w:rPr>
        <w:lastRenderedPageBreak/>
        <w:t>imposição legal, sem que haja qualquer vínculo de confiança ou possibilidade de comunicação efetiva com a parte.</w:t>
      </w:r>
    </w:p>
    <w:p w14:paraId="2EAAD35F" w14:textId="77777777" w:rsidR="004B721C" w:rsidRDefault="000C7789">
      <w:pPr>
        <w:spacing w:after="0" w:line="360" w:lineRule="auto"/>
        <w:ind w:left="3402"/>
        <w:jc w:val="both"/>
        <w:rPr>
          <w:rFonts w:ascii="Arial" w:hAnsi="Arial" w:cs="Arial"/>
          <w:i/>
          <w:iCs/>
          <w:color w:val="595959"/>
          <w:sz w:val="26"/>
          <w:szCs w:val="26"/>
        </w:rPr>
      </w:pPr>
      <w:r>
        <w:rPr>
          <w:rFonts w:ascii="Arial" w:hAnsi="Arial" w:cs="Arial"/>
          <w:i/>
          <w:iCs/>
          <w:color w:val="595959"/>
          <w:sz w:val="26"/>
          <w:szCs w:val="26"/>
          <w:u w:val="single"/>
        </w:rPr>
        <w:t>A interpretação do artigo 841, § 2º, do CPC deve ser sistemática e teleológica, considerando-se a finalidade da norma, que é assegurar a ciência efetiva do executado acerca da constrição patrimonial realizada.</w:t>
      </w:r>
    </w:p>
    <w:p w14:paraId="6A7BAD04" w14:textId="77777777" w:rsidR="004B721C" w:rsidRDefault="000C7789">
      <w:pPr>
        <w:spacing w:after="0" w:line="360" w:lineRule="auto"/>
        <w:ind w:left="3402"/>
        <w:jc w:val="both"/>
        <w:rPr>
          <w:rFonts w:ascii="Arial" w:hAnsi="Arial" w:cs="Arial"/>
          <w:i/>
          <w:iCs/>
          <w:color w:val="595959"/>
          <w:sz w:val="26"/>
          <w:szCs w:val="26"/>
        </w:rPr>
      </w:pPr>
      <w:r>
        <w:rPr>
          <w:rFonts w:ascii="Arial" w:hAnsi="Arial" w:cs="Arial"/>
          <w:i/>
          <w:iCs/>
          <w:color w:val="595959"/>
          <w:sz w:val="26"/>
          <w:szCs w:val="26"/>
          <w:u w:val="single"/>
        </w:rPr>
        <w:t>O artigo 186, § 2º, do CPC, ao prever a possibilidade de intimação pessoal da parte assistida pela Defensoria Pública, reforça a compreensão de que a atuação da Defensoria Pública, ainda que na condição de curadora especial, não dispensa, em determinadas situações, a intimação pessoal da parte.</w:t>
      </w:r>
    </w:p>
    <w:p w14:paraId="25A95390" w14:textId="50E8A7AF" w:rsidR="004B721C" w:rsidRDefault="000C7789">
      <w:pPr>
        <w:spacing w:after="0" w:line="360" w:lineRule="auto"/>
        <w:ind w:left="3402"/>
        <w:jc w:val="both"/>
        <w:rPr>
          <w:rFonts w:ascii="Arial" w:hAnsi="Arial" w:cs="Arial"/>
          <w:i/>
          <w:iCs/>
          <w:color w:val="595959"/>
          <w:sz w:val="26"/>
          <w:szCs w:val="26"/>
        </w:rPr>
      </w:pPr>
      <w:r>
        <w:rPr>
          <w:rFonts w:ascii="Arial" w:hAnsi="Arial" w:cs="Arial"/>
          <w:i/>
          <w:iCs/>
          <w:color w:val="595959"/>
          <w:sz w:val="26"/>
          <w:szCs w:val="26"/>
          <w:u w:val="single"/>
        </w:rPr>
        <w:t>A interpretação adotada harmoniza-se com os princípios constitucionais do devido processo legal, da ampla defesa e do contraditório, especialmente quando se trata de parte citada fictamente, cujo paradeiro é desconhecido.</w:t>
      </w:r>
      <w:r>
        <w:rPr>
          <w:rFonts w:ascii="Arial" w:hAnsi="Arial" w:cs="Arial"/>
          <w:i/>
          <w:iCs/>
          <w:color w:val="595959"/>
          <w:sz w:val="26"/>
          <w:szCs w:val="26"/>
        </w:rPr>
        <w:t xml:space="preserve"> (REsp 2.086.883/PR, Quarta Turma, </w:t>
      </w:r>
      <w:r w:rsidR="00E52A6B" w:rsidRPr="00E52A6B">
        <w:rPr>
          <w:rFonts w:ascii="Arial" w:hAnsi="Arial" w:cs="Arial"/>
          <w:i/>
          <w:iCs/>
          <w:color w:val="595959"/>
          <w:sz w:val="26"/>
          <w:szCs w:val="26"/>
        </w:rPr>
        <w:t>Rel. Min. Marco Buzzi</w:t>
      </w:r>
      <w:r>
        <w:rPr>
          <w:rFonts w:ascii="Arial" w:hAnsi="Arial" w:cs="Arial"/>
          <w:i/>
          <w:iCs/>
          <w:color w:val="595959"/>
          <w:sz w:val="26"/>
          <w:szCs w:val="26"/>
        </w:rPr>
        <w:t xml:space="preserve">, Julgado: 16/12/2025, DJEN: 19/12/2025) – </w:t>
      </w:r>
      <w:r>
        <w:rPr>
          <w:rFonts w:ascii="Arial" w:hAnsi="Arial" w:cs="Arial"/>
          <w:i/>
          <w:iCs/>
          <w:color w:val="595959"/>
          <w:sz w:val="26"/>
          <w:szCs w:val="26"/>
        </w:rPr>
        <w:t>Grifei.</w:t>
      </w:r>
    </w:p>
    <w:p w14:paraId="6BF77E5F" w14:textId="77777777" w:rsidR="004B721C" w:rsidRDefault="000C7789">
      <w:pPr>
        <w:spacing w:after="0" w:line="360" w:lineRule="auto"/>
        <w:ind w:left="3402"/>
        <w:jc w:val="both"/>
        <w:rPr>
          <w:rFonts w:ascii="Arial" w:hAnsi="Arial" w:cs="Arial"/>
          <w:i/>
          <w:iCs/>
          <w:color w:val="595959"/>
          <w:sz w:val="26"/>
          <w:szCs w:val="26"/>
        </w:rPr>
      </w:pPr>
      <w:r>
        <w:rPr>
          <w:rFonts w:ascii="Arial" w:hAnsi="Arial" w:cs="Arial"/>
          <w:i/>
          <w:iCs/>
          <w:color w:val="595959"/>
          <w:sz w:val="26"/>
          <w:szCs w:val="26"/>
        </w:rPr>
        <w:t>‘(...) 3. No caso ora em exame a Defensoria Pública informou que não obteve êxito em comunicar-se com a parte assistida.</w:t>
      </w:r>
    </w:p>
    <w:p w14:paraId="10B7F228" w14:textId="77777777" w:rsidR="004B721C" w:rsidRDefault="000C7789">
      <w:pPr>
        <w:spacing w:after="0" w:line="360" w:lineRule="auto"/>
        <w:ind w:left="3402"/>
        <w:jc w:val="both"/>
        <w:rPr>
          <w:rFonts w:ascii="Arial" w:hAnsi="Arial" w:cs="Arial"/>
          <w:i/>
          <w:iCs/>
          <w:color w:val="595959"/>
          <w:sz w:val="26"/>
          <w:szCs w:val="26"/>
        </w:rPr>
      </w:pPr>
      <w:r>
        <w:rPr>
          <w:rFonts w:ascii="Arial" w:hAnsi="Arial" w:cs="Arial"/>
          <w:i/>
          <w:iCs/>
          <w:color w:val="595959"/>
          <w:sz w:val="26"/>
          <w:szCs w:val="26"/>
          <w:u w:val="single"/>
        </w:rPr>
        <w:t xml:space="preserve">3.1. A intimação pessoal, nesse contexto, tem por finalidade cientificá-la a respeito da constrição de valores, bem como da possibilidade de futura penhora de bem a ela </w:t>
      </w:r>
      <w:r>
        <w:rPr>
          <w:rFonts w:ascii="Arial" w:hAnsi="Arial" w:cs="Arial"/>
          <w:i/>
          <w:iCs/>
          <w:color w:val="595959"/>
          <w:sz w:val="26"/>
          <w:szCs w:val="26"/>
          <w:u w:val="single"/>
        </w:rPr>
        <w:lastRenderedPageBreak/>
        <w:t>pertencente, com a oportunidade de exercício pleno do contraditório</w:t>
      </w:r>
      <w:r>
        <w:rPr>
          <w:rFonts w:ascii="Arial" w:hAnsi="Arial" w:cs="Arial"/>
          <w:i/>
          <w:iCs/>
          <w:color w:val="595959"/>
          <w:sz w:val="26"/>
          <w:szCs w:val="26"/>
        </w:rPr>
        <w:t>. (...)’</w:t>
      </w:r>
    </w:p>
    <w:p w14:paraId="7BD1B4E1" w14:textId="30C13E2C" w:rsidR="004B721C" w:rsidRDefault="000C7789">
      <w:pPr>
        <w:spacing w:after="0" w:line="360" w:lineRule="auto"/>
        <w:ind w:left="3402"/>
        <w:jc w:val="both"/>
        <w:rPr>
          <w:rFonts w:ascii="Arial" w:hAnsi="Arial" w:cs="Arial"/>
          <w:i/>
          <w:iCs/>
          <w:color w:val="595959"/>
          <w:sz w:val="26"/>
          <w:szCs w:val="26"/>
        </w:rPr>
      </w:pPr>
      <w:r>
        <w:rPr>
          <w:rFonts w:ascii="Arial" w:hAnsi="Arial" w:cs="Arial"/>
          <w:i/>
          <w:iCs/>
          <w:color w:val="595959"/>
          <w:sz w:val="26"/>
          <w:szCs w:val="26"/>
        </w:rPr>
        <w:t xml:space="preserve">(Acórdão 2043236, 0727492-80.2025.8.07.0000, Relator(a): ALVARO CIARLINI, 2ª TURMA CÍVEL, data de julgamento: 03/09/2025, publicado no DJe: 24/09/2025) – </w:t>
      </w:r>
      <w:r>
        <w:rPr>
          <w:rFonts w:ascii="Arial" w:hAnsi="Arial" w:cs="Arial"/>
          <w:i/>
          <w:iCs/>
          <w:color w:val="595959"/>
          <w:sz w:val="26"/>
          <w:szCs w:val="26"/>
        </w:rPr>
        <w:t>Grifei.</w:t>
      </w:r>
    </w:p>
    <w:p w14:paraId="503B53AD" w14:textId="77777777" w:rsidR="00095FA7" w:rsidRDefault="00A877A3" w:rsidP="00A877A3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color w:val="595959"/>
          <w:sz w:val="26"/>
          <w:szCs w:val="26"/>
        </w:rPr>
      </w:pPr>
      <w:r w:rsidRPr="00A877A3">
        <w:rPr>
          <w:rFonts w:ascii="Arial" w:hAnsi="Arial" w:cs="Arial"/>
          <w:i/>
          <w:iCs/>
          <w:color w:val="595959"/>
          <w:sz w:val="26"/>
          <w:szCs w:val="26"/>
        </w:rPr>
        <w:t>Há, ainda, risco de prosseguimento dos atos expropriatórios e</w:t>
      </w:r>
      <w:r>
        <w:rPr>
          <w:rFonts w:ascii="Arial" w:hAnsi="Arial" w:cs="Arial"/>
          <w:i/>
          <w:iCs/>
          <w:color w:val="595959"/>
          <w:sz w:val="26"/>
          <w:szCs w:val="26"/>
        </w:rPr>
        <w:t xml:space="preserve"> </w:t>
      </w:r>
      <w:r w:rsidRPr="00A877A3">
        <w:rPr>
          <w:rFonts w:ascii="Arial" w:hAnsi="Arial" w:cs="Arial"/>
          <w:i/>
          <w:iCs/>
          <w:color w:val="595959"/>
          <w:sz w:val="26"/>
          <w:szCs w:val="26"/>
        </w:rPr>
        <w:t>de eventual levantamento dos valores sem a prévia ciência do executado.</w:t>
      </w:r>
    </w:p>
    <w:p w14:paraId="37151F77" w14:textId="41FADE9F" w:rsidR="004B721C" w:rsidRDefault="000C7789" w:rsidP="00A877A3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color w:val="595959"/>
          <w:sz w:val="26"/>
          <w:szCs w:val="26"/>
        </w:rPr>
      </w:pPr>
      <w:r>
        <w:rPr>
          <w:rFonts w:ascii="Arial" w:hAnsi="Arial" w:cs="Arial"/>
          <w:i/>
          <w:iCs/>
          <w:color w:val="595959"/>
          <w:sz w:val="26"/>
          <w:szCs w:val="26"/>
        </w:rPr>
        <w:t>A suspensão integral do cumprimento de sentença, contudo, não se mostra necessária.</w:t>
      </w:r>
    </w:p>
    <w:p w14:paraId="4064D84B" w14:textId="77777777" w:rsidR="004B721C" w:rsidRDefault="000C7789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color w:val="595959"/>
          <w:sz w:val="26"/>
          <w:szCs w:val="26"/>
        </w:rPr>
      </w:pPr>
      <w:r>
        <w:rPr>
          <w:rFonts w:ascii="Arial" w:hAnsi="Arial" w:cs="Arial"/>
          <w:i/>
          <w:iCs/>
          <w:color w:val="595959"/>
          <w:sz w:val="26"/>
          <w:szCs w:val="26"/>
        </w:rPr>
        <w:t>É suficiente assegurar a intimação editalícia e impedir a transferência definitiva dos valores até o decurso do respectivo prazo. (...)”</w:t>
      </w:r>
    </w:p>
    <w:p w14:paraId="77CA9AB2" w14:textId="77777777" w:rsidR="004B721C" w:rsidRDefault="004B721C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329D9C9F" w14:textId="679D0369" w:rsidR="004B721C" w:rsidRDefault="000C7789">
      <w:pPr>
        <w:spacing w:after="0" w:line="360" w:lineRule="auto"/>
        <w:ind w:firstLine="2268"/>
        <w:jc w:val="both"/>
        <w:rPr>
          <w:del w:id="1084" w:author="Assessor GDSXSR" w:date="2026-10-31T18:15:24Z"/>
          <w:rFonts w:ascii="Arial" w:hAnsi="Arial" w:cs="Arial"/>
          <w:color w:val="595959"/>
          <w:sz w:val="28"/>
          <w:szCs w:val="28"/>
        </w:rPr>
      </w:pPr>
      <w:del w:id="1079" w:author="Assessor GDSXSR" w:date="2026-10-31T18:15:24Z">
        <w:r>
          <w:rPr>
            <w:rFonts w:ascii="Arial" w:hAnsi="Arial" w:cs="Arial"/>
            <w:color w:val="595959"/>
            <w:sz w:val="28"/>
            <w:szCs w:val="28"/>
          </w:rPr>
          <w:delText xml:space="preserve">Em contrarrazões, a </w:delText>
        </w:r>
      </w:del>
      <w:del w:id="1080" w:author="Assessor GDSXSR" w:date="2026-10-31T18:15:24Z">
        <w:r w:rsidR="001367B2">
          <w:rPr>
            <w:rFonts w:ascii="Arial" w:hAnsi="Arial" w:cs="Arial"/>
            <w:color w:val="595959"/>
            <w:sz w:val="28"/>
            <w:szCs w:val="28"/>
          </w:rPr>
          <w:delText>C</w:delText>
        </w:r>
      </w:del>
      <w:del w:id="1081" w:author="Assessor GDSXSR" w:date="2026-10-31T18:15:24Z">
        <w:r>
          <w:rPr>
            <w:rFonts w:ascii="Arial" w:hAnsi="Arial" w:cs="Arial"/>
            <w:color w:val="595959"/>
            <w:sz w:val="28"/>
            <w:szCs w:val="28"/>
          </w:rPr>
          <w:delText xml:space="preserve">uradoria </w:delText>
        </w:r>
      </w:del>
      <w:del w:id="1082" w:author="Assessor GDSXSR" w:date="2026-10-31T18:15:24Z">
        <w:r w:rsidR="001367B2">
          <w:rPr>
            <w:rFonts w:ascii="Arial" w:hAnsi="Arial" w:cs="Arial"/>
            <w:color w:val="595959"/>
            <w:sz w:val="28"/>
            <w:szCs w:val="28"/>
          </w:rPr>
          <w:delText>E</w:delText>
        </w:r>
      </w:del>
      <w:del w:id="1083" w:author="Assessor GDSXSR" w:date="2026-10-31T18:15:24Z">
        <w:r>
          <w:rPr>
            <w:rFonts w:ascii="Arial" w:hAnsi="Arial" w:cs="Arial"/>
            <w:color w:val="595959"/>
            <w:sz w:val="28"/>
            <w:szCs w:val="28"/>
          </w:rPr>
          <w:delText>special não se opôs à intimação editalícia, desde que preservados o direito de impugnação e o bloqueio dos valores até o decurso do respectivo prazo (ID 89697667).</w:delText>
        </w:r>
      </w:del>
    </w:p>
    <w:p w14:paraId="638E4046" w14:textId="77777777" w:rsidR="004B721C" w:rsidRDefault="004B721C">
      <w:pPr>
        <w:spacing w:after="0" w:line="360" w:lineRule="auto"/>
        <w:jc w:val="both"/>
        <w:rPr>
          <w:del w:id="1085" w:author="Assessor GDSXSR" w:date="2026-10-31T18:15:24Z"/>
          <w:rFonts w:ascii="Arial" w:hAnsi="Arial" w:cs="Arial"/>
          <w:color w:val="595959"/>
          <w:sz w:val="28"/>
          <w:szCs w:val="28"/>
        </w:rPr>
      </w:pPr>
    </w:p>
    <w:p w14:paraId="6344A654" w14:textId="77777777" w:rsidR="004B721C" w:rsidRDefault="000C7789">
      <w:pPr>
        <w:spacing w:after="0" w:line="360" w:lineRule="auto"/>
        <w:ind w:firstLine="2268"/>
        <w:jc w:val="both"/>
        <w:rPr>
          <w:rFonts w:ascii="Arial" w:hAnsi="Arial" w:cs="Arial"/>
          <w:color w:val="595959"/>
          <w:sz w:val="28"/>
          <w:szCs w:val="28"/>
        </w:rPr>
      </w:pPr>
      <w:commentRangeStart w:id="9"/>
      <w:r>
        <w:rPr>
          <w:rFonts w:ascii="Arial" w:hAnsi="Arial" w:cs="Arial"/>
          <w:color w:val="595959"/>
          <w:sz w:val="28"/>
          <w:szCs w:val="28"/>
          <w:highlight w:val="yellow"/>
          <w:rPrChange w:id="1067" w:author="Assessor GDSXSR" w:date="2026-10-31T18:15:24Z">
            <w:rPr>
              <w:rFonts w:ascii="Arial" w:hAnsi="Arial" w:cs="Arial"/>
              <w:color w:val="595959"/>
              <w:sz w:val="28"/>
              <w:szCs w:val="28"/>
            </w:rPr>
          </w:rPrChange>
        </w:rPr>
        <w:t xml:space="preserve">Dito isso, e não havendo alteração do quadro fático-jurídico delineado nos autos, com a máxima vênia ao </w:t>
      </w:r>
      <w:del w:id="1068" w:author="Assessor GDSXSR" w:date="2026-10-31T18:15:24Z">
        <w:r>
          <w:rPr>
            <w:rFonts w:ascii="Arial" w:hAnsi="Arial" w:cs="Arial"/>
            <w:color w:val="595959"/>
            <w:sz w:val="28"/>
            <w:szCs w:val="28"/>
            <w:highlight w:val="yellow"/>
          </w:rPr>
          <w:delText xml:space="preserve">entendimento do </w:delText>
        </w:r>
      </w:del>
      <w:r>
        <w:rPr>
          <w:rFonts w:ascii="Arial" w:hAnsi="Arial" w:cs="Arial"/>
          <w:color w:val="595959"/>
          <w:sz w:val="28"/>
          <w:szCs w:val="28"/>
          <w:highlight w:val="yellow"/>
          <w:rPrChange w:id="1069" w:author="Assessor GDSXSR" w:date="2026-10-31T18:15:24Z">
            <w:rPr>
              <w:rFonts w:ascii="Arial" w:hAnsi="Arial" w:cs="Arial"/>
              <w:color w:val="595959"/>
              <w:sz w:val="28"/>
              <w:szCs w:val="28"/>
            </w:rPr>
          </w:rPrChange>
        </w:rPr>
        <w:t xml:space="preserve">d. Juízo de origem, deve ser reformada a r. decisão agravada</w:t>
      </w:r>
      <w:ins w:id="1070" w:author="Assessor GDSXSR" w:date="2026-10-31T18:15:24Z">
        <w:r>
          <w:rPr>
            <w:rFonts w:ascii="Arial" w:hAnsi="Arial" w:cs="Arial"/>
            <w:color w:val="808080"/>
            <w:sz w:val="28"/>
            <w:szCs w:val="28"/>
            <w:highlight w:val="yellow"/>
          </w:rPr>
          <w:t xml:space="preserve"> para determinar a intimação do executado, por edital, acerca da penhora</w:t>
        </w:r>
      </w:ins>
      <w:r>
        <w:rPr>
          <w:rFonts w:ascii="Arial" w:hAnsi="Arial" w:cs="Arial"/>
          <w:color w:val="595959"/>
          <w:sz w:val="28"/>
          <w:szCs w:val="28"/>
          <w:highlight w:val="yellow"/>
          <w:rPrChange w:id="1071" w:author="Assessor GDSXSR" w:date="2026-10-31T18:15:24Z">
            <w:rPr>
              <w:rFonts w:ascii="Arial" w:hAnsi="Arial" w:cs="Arial"/>
              <w:color w:val="595959"/>
              <w:sz w:val="28"/>
              <w:szCs w:val="28"/>
            </w:rPr>
          </w:rPrChange>
        </w:rPr>
        <w:t xml:space="preserve">.</w:t>
      </w:r>
      <w:commentRangeEnd w:id="9"/>
      <w:r>
        <w:rPr>
          <w:rStyle w:val="CommentReference"/>
        </w:rPr>
        <w:commentReference w:id="9"/>
      </w:r>
    </w:p>
    <w:p w14:paraId="5BADC9BE" w14:textId="77777777" w:rsidR="004B721C" w:rsidRDefault="004B721C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35216713" w14:textId="77777777" w:rsidR="004B721C" w:rsidRDefault="000C7789">
      <w:pPr>
        <w:spacing w:after="0" w:line="360" w:lineRule="auto"/>
        <w:jc w:val="center"/>
        <w:rPr>
          <w:rFonts w:ascii="Arial" w:hAnsi="Arial" w:cs="Arial"/>
          <w:b/>
          <w:bCs/>
          <w:color w:val="595959"/>
          <w:sz w:val="28"/>
          <w:szCs w:val="28"/>
        </w:rPr>
      </w:pPr>
      <w:r>
        <w:rPr>
          <w:rFonts w:ascii="Arial" w:hAnsi="Arial" w:cs="Arial"/>
          <w:b/>
          <w:bCs/>
          <w:color w:val="595959"/>
          <w:sz w:val="28"/>
          <w:szCs w:val="28"/>
        </w:rPr>
        <w:t>DISPOSITIVO</w:t>
      </w:r>
    </w:p>
    <w:p w14:paraId="5D7C10B4" w14:textId="77777777" w:rsidR="004B721C" w:rsidRDefault="004B721C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7B99AA32" w14:textId="510EE3A0" w:rsidR="004B721C" w:rsidRDefault="000C7789">
      <w:pPr>
        <w:spacing w:after="0" w:line="360" w:lineRule="auto"/>
        <w:ind w:firstLine="2268"/>
        <w:jc w:val="both"/>
        <w:rPr>
          <w:rFonts w:ascii="Arial" w:hAnsi="Arial" w:cs="Arial"/>
          <w:color w:val="595959"/>
          <w:sz w:val="28"/>
          <w:szCs w:val="28"/>
        </w:rPr>
      </w:pPr>
      <w:commentRangeStart w:id="10"/>
      <w:r>
        <w:rPr>
          <w:rFonts w:ascii="Arial" w:hAnsi="Arial" w:cs="Arial"/>
          <w:color w:val="595959"/>
          <w:sz w:val="28"/>
          <w:szCs w:val="28"/>
        </w:rPr>
        <w:t xml:space="preserve">Ante o exposto, </w:t>
      </w:r>
      <w:del w:id="1072" w:author="Assessor GDSXSR" w:date="2026-10-31T18:15:24Z">
        <w:r>
          <w:rPr>
            <w:rFonts w:ascii="Arial" w:hAnsi="Arial" w:cs="Arial"/>
            <w:color w:val="595959"/>
            <w:sz w:val="28"/>
            <w:szCs w:val="28"/>
          </w:rPr>
          <w:delText xml:space="preserve">reiterada</w:delText>
        </w:r>
      </w:del>
      <w:ins w:id="1073" w:author="Assessor GDSXSR" w:date="2026-10-31T18:15:24Z">
        <w:r>
          <w:rPr>
            <w:rFonts w:ascii="Arial" w:hAnsi="Arial" w:cs="Arial"/>
            <w:color w:val="808080"/>
            <w:sz w:val="28"/>
            <w:szCs w:val="28"/>
          </w:rPr>
          <w:t xml:space="preserve">reiteradas</w:t>
        </w:r>
      </w:ins>
      <w:r>
        <w:rPr>
          <w:rFonts w:ascii="Arial" w:hAnsi="Arial" w:cs="Arial"/>
          <w:color w:val="595959"/>
          <w:sz w:val="28"/>
          <w:szCs w:val="28"/>
        </w:rPr>
        <w:t xml:space="preserve"> </w:t>
      </w:r>
      <w:del w:id="1074" w:author="Assessor GDSXSR" w:date="2026-10-31T18:15:24Z">
        <w:r>
          <w:rPr>
            <w:rFonts w:ascii="Arial" w:hAnsi="Arial" w:cs="Arial"/>
            <w:color w:val="595959"/>
            <w:sz w:val="28"/>
            <w:szCs w:val="28"/>
          </w:rPr>
          <w:delText xml:space="preserve">a</w:delText>
        </w:r>
      </w:del>
      <w:ins w:id="1075" w:author="Assessor GDSXSR" w:date="2026-10-31T18:15:24Z">
        <w:r>
          <w:rPr>
            <w:rFonts w:ascii="Arial" w:hAnsi="Arial" w:cs="Arial"/>
            <w:color w:val="808080"/>
            <w:sz w:val="28"/>
            <w:szCs w:val="28"/>
          </w:rPr>
          <w:t xml:space="preserve">as</w:t>
        </w:r>
      </w:ins>
      <w:r>
        <w:rPr>
          <w:rFonts w:ascii="Arial" w:hAnsi="Arial" w:cs="Arial"/>
          <w:color w:val="595959"/>
          <w:sz w:val="28"/>
          <w:szCs w:val="28"/>
        </w:rPr>
        <w:t xml:space="preserve"> </w:t>
      </w:r>
      <w:del w:id="1076" w:author="Assessor GDSXSR" w:date="2026-10-31T18:15:24Z">
        <w:r>
          <w:rPr>
            <w:rFonts w:ascii="Arial" w:hAnsi="Arial" w:cs="Arial"/>
            <w:color w:val="595959"/>
            <w:sz w:val="28"/>
            <w:szCs w:val="28"/>
          </w:rPr>
          <w:delText xml:space="preserve">vênia</w:delText>
        </w:r>
      </w:del>
      <w:ins w:id="1077" w:author="Assessor GDSXSR" w:date="2026-10-31T18:15:24Z">
        <w:r>
          <w:rPr>
            <w:rFonts w:ascii="Arial" w:hAnsi="Arial" w:cs="Arial"/>
            <w:color w:val="808080"/>
            <w:sz w:val="28"/>
            <w:szCs w:val="28"/>
          </w:rPr>
          <w:t xml:space="preserve">vênias</w:t>
        </w:r>
      </w:ins>
      <w:r>
        <w:rPr>
          <w:rFonts w:ascii="Arial" w:hAnsi="Arial" w:cs="Arial"/>
          <w:color w:val="595959"/>
          <w:sz w:val="28"/>
          <w:szCs w:val="28"/>
        </w:rPr>
        <w:t xml:space="preserve">, </w:t>
      </w:r>
      <w:r>
        <w:rPr>
          <w:rFonts w:ascii="Arial" w:hAnsi="Arial" w:cs="Arial"/>
          <w:b/>
          <w:bCs/>
          <w:color w:val="595959"/>
          <w:sz w:val="28"/>
          <w:szCs w:val="28"/>
        </w:rPr>
        <w:t xml:space="preserve">dou provimento</w:t>
      </w:r>
      <w:r>
        <w:rPr>
          <w:rFonts w:ascii="Arial" w:hAnsi="Arial" w:cs="Arial"/>
          <w:color w:val="595959"/>
          <w:sz w:val="28"/>
          <w:szCs w:val="28"/>
        </w:rPr>
        <w:t xml:space="preserve"> ao agravo de instrumento do exequente, BANCO </w:t>
      </w:r>
      <w:r>
        <w:rPr>
          <w:rFonts w:ascii="Arial" w:hAnsi="Arial" w:cs="Arial"/>
          <w:color w:val="595959"/>
          <w:sz w:val="28"/>
          <w:szCs w:val="28"/>
        </w:rPr>
        <w:t xml:space="preserve">BRADESCO CARTÕES S.A., para</w:t>
      </w:r>
      <w:ins w:id="1078" w:author="Assessor GDSXSR" w:date="2026-10-31T18:15:24Z">
        <w:r>
          <w:rPr>
            <w:rFonts w:ascii="Arial" w:hAnsi="Arial" w:cs="Arial"/>
            <w:color w:val="808080"/>
            <w:sz w:val="28"/>
            <w:szCs w:val="28"/>
          </w:rPr>
          <w:t xml:space="preserve">, confirmando a liminar,</w:t>
        </w:r>
      </w:ins>
      <w:r>
        <w:rPr>
          <w:rFonts w:ascii="Arial" w:hAnsi="Arial" w:cs="Arial"/>
          <w:color w:val="595959"/>
          <w:sz w:val="28"/>
          <w:szCs w:val="28"/>
        </w:rPr>
        <w:t xml:space="preserve"> determinar a intimação do executado, por edital, acerca da penhora realizada, vedado o levantamento dos valores constritos até o decurso do prazo para eventual impugnação.</w:t>
      </w:r>
      <w:commentRangeEnd w:id="10"/>
      <w:r>
        <w:rPr>
          <w:rStyle w:val="CommentReference"/>
        </w:rPr>
        <w:commentReference w:id="10"/>
      </w:r>
    </w:p>
    <w:p w14:paraId="51233414" w14:textId="77777777" w:rsidR="004B721C" w:rsidRDefault="004B721C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4E91BD1B" w14:textId="77777777" w:rsidR="004B721C" w:rsidRDefault="000C7789">
      <w:pPr>
        <w:spacing w:after="0" w:line="360" w:lineRule="auto"/>
        <w:ind w:firstLine="2268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595959"/>
          <w:sz w:val="28"/>
          <w:szCs w:val="28"/>
        </w:rPr>
        <w:t>É como voto.</w:t>
      </w:r>
    </w:p>
    <w:p w14:paraId="4810867B" w14:textId="77777777" w:rsidR="004B721C" w:rsidRDefault="004B721C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0C5C96F5" w14:textId="77777777" w:rsidR="0094080B" w:rsidRPr="008F212B" w:rsidRDefault="000C7789" w:rsidP="0094080B">
      <w:pPr>
        <w:spacing w:before="100" w:beforeAutospacing="1"/>
        <w:jc w:val="both"/>
        <w:rPr>
          <w:rFonts w:ascii="Times New Roman" w:eastAsia="Times New Roman" w:hAnsi="Times New Roman" w:cs="Times New Roman"/>
          <w:color w:val="538135" w:themeColor="accent6" w:themeShade="BF"/>
          <w:sz w:val="27"/>
          <w:szCs w:val="27"/>
          <w:lang w:eastAsia="pt-BR"/>
        </w:rPr>
      </w:pPr>
      <w:r>
        <w:rPr>
          <w:rFonts w:ascii="Arial" w:hAnsi="Arial" w:cs="Arial"/>
          <w:color w:val="008000"/>
          <w:sz w:val="28"/>
          <w:szCs w:val="28"/>
        </w:rPr>
        <w:br w:type="page"/>
      </w:r>
      <w:r w:rsidR="0094080B" w:rsidRPr="008F212B">
        <w:rPr>
          <w:rFonts w:ascii="Arial" w:eastAsia="Times New Roman" w:hAnsi="Arial" w:cs="Arial"/>
          <w:color w:val="00B050"/>
          <w:sz w:val="27"/>
          <w:szCs w:val="27"/>
          <w:lang w:eastAsia="pt-BR"/>
          <w:rPrChange w:id="1087" w:author="Assessor GDSXSR" w:date="2026-10-31T18:15:24Z">
            <w:rPr>
              <w:rFonts w:ascii="Arial" w:eastAsia="Times New Roman" w:hAnsi="Arial" w:cs="Arial"/>
              <w:color w:val="538135" w:themeColor="accent6" w:themeShade="BF"/>
              <w:sz w:val="27"/>
              <w:szCs w:val="27"/>
              <w:lang w:eastAsia="pt-BR"/>
            </w:rPr>
          </w:rPrChange>
        </w:rPr>
        <w:lastRenderedPageBreak/>
        <w:t>Número do processo: </w:t>
      </w:r>
      <w:hyperlink r:id="rId15" w:tooltip="Clique com o botão direito para copiar" w:history="1">
        <w:r w:rsidR="0094080B" w:rsidRPr="008F212B">
          <w:rPr>
            <w:rFonts w:ascii="Arial" w:eastAsia="Times New Roman" w:hAnsi="Arial" w:cs="Arial"/>
            <w:color w:val="538135" w:themeColor="accent6" w:themeShade="BF"/>
            <w:sz w:val="27"/>
            <w:szCs w:val="27"/>
            <w:lang w:eastAsia="pt-BR"/>
          </w:rPr>
          <w:t>0700595-56.2018.8.07.0001</w:t>
        </w:r>
      </w:hyperlink>
    </w:p>
    <w:p w14:paraId="5717F404" w14:textId="77777777" w:rsidR="0094080B" w:rsidRPr="008F212B" w:rsidRDefault="0094080B" w:rsidP="0094080B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538135" w:themeColor="accent6" w:themeShade="BF"/>
          <w:sz w:val="27"/>
          <w:szCs w:val="27"/>
          <w:lang w:eastAsia="pt-BR"/>
        </w:rPr>
      </w:pPr>
      <w:r w:rsidRPr="008F212B">
        <w:rPr>
          <w:rFonts w:ascii="Arial" w:eastAsia="Times New Roman" w:hAnsi="Arial" w:cs="Arial"/>
          <w:color w:val="00B050"/>
          <w:sz w:val="27"/>
          <w:szCs w:val="27"/>
          <w:lang w:eastAsia="pt-BR"/>
          <w:rPrChange w:id="1088" w:author="Assessor GDSXSR" w:date="2026-10-31T18:15:24Z">
            <w:rPr>
              <w:rFonts w:ascii="Arial" w:eastAsia="Times New Roman" w:hAnsi="Arial" w:cs="Arial"/>
              <w:color w:val="538135" w:themeColor="accent6" w:themeShade="BF"/>
              <w:sz w:val="27"/>
              <w:szCs w:val="27"/>
              <w:lang w:eastAsia="pt-BR"/>
            </w:rPr>
          </w:rPrChange>
        </w:rPr>
        <w:t>Classe judicial: CUMPRIMENTO DE SENTENÇA (156)</w:t>
      </w:r>
    </w:p>
    <w:p w14:paraId="4CF93470" w14:textId="77777777" w:rsidR="0094080B" w:rsidRPr="008F212B" w:rsidRDefault="0094080B" w:rsidP="0094080B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538135" w:themeColor="accent6" w:themeShade="BF"/>
          <w:sz w:val="27"/>
          <w:szCs w:val="27"/>
          <w:lang w:eastAsia="pt-BR"/>
        </w:rPr>
      </w:pPr>
      <w:r w:rsidRPr="008F212B">
        <w:rPr>
          <w:rFonts w:ascii="Arial" w:eastAsia="Times New Roman" w:hAnsi="Arial" w:cs="Arial"/>
          <w:color w:val="00B050"/>
          <w:sz w:val="27"/>
          <w:szCs w:val="27"/>
          <w:lang w:eastAsia="pt-BR"/>
          <w:rPrChange w:id="1089" w:author="Assessor GDSXSR" w:date="2026-10-31T18:15:24Z">
            <w:rPr>
              <w:rFonts w:ascii="Arial" w:eastAsia="Times New Roman" w:hAnsi="Arial" w:cs="Arial"/>
              <w:color w:val="538135" w:themeColor="accent6" w:themeShade="BF"/>
              <w:sz w:val="27"/>
              <w:szCs w:val="27"/>
              <w:lang w:eastAsia="pt-BR"/>
            </w:rPr>
          </w:rPrChange>
        </w:rPr>
        <w:t>EXEQUENTE: BANCO BRADESCO CARTOES S.A.</w:t>
      </w:r>
    </w:p>
    <w:p w14:paraId="0F5D979D" w14:textId="77777777" w:rsidR="0094080B" w:rsidRPr="008F212B" w:rsidRDefault="0094080B" w:rsidP="0094080B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538135" w:themeColor="accent6" w:themeShade="BF"/>
          <w:sz w:val="27"/>
          <w:szCs w:val="27"/>
          <w:lang w:eastAsia="pt-BR"/>
        </w:rPr>
      </w:pPr>
      <w:r w:rsidRPr="008F212B">
        <w:rPr>
          <w:rFonts w:ascii="Arial" w:eastAsia="Times New Roman" w:hAnsi="Arial" w:cs="Arial"/>
          <w:color w:val="00B050"/>
          <w:sz w:val="27"/>
          <w:szCs w:val="27"/>
          <w:lang w:eastAsia="pt-BR"/>
          <w:rPrChange w:id="1090" w:author="Assessor GDSXSR" w:date="2026-10-31T18:15:24Z">
            <w:rPr>
              <w:rFonts w:ascii="Arial" w:eastAsia="Times New Roman" w:hAnsi="Arial" w:cs="Arial"/>
              <w:color w:val="538135" w:themeColor="accent6" w:themeShade="BF"/>
              <w:sz w:val="27"/>
              <w:szCs w:val="27"/>
              <w:lang w:eastAsia="pt-BR"/>
            </w:rPr>
          </w:rPrChange>
        </w:rPr>
        <w:t>EXECUTADO: ALBERTO BAUM</w:t>
      </w:r>
    </w:p>
    <w:p w14:paraId="148E1D3B" w14:textId="77777777" w:rsidR="0094080B" w:rsidRPr="008F212B" w:rsidRDefault="0094080B" w:rsidP="009408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538135" w:themeColor="accent6" w:themeShade="BF"/>
          <w:sz w:val="27"/>
          <w:szCs w:val="27"/>
          <w:lang w:eastAsia="pt-BR"/>
        </w:rPr>
      </w:pPr>
      <w:r w:rsidRPr="008F212B">
        <w:rPr>
          <w:rFonts w:ascii="Arial" w:eastAsia="Times New Roman" w:hAnsi="Arial" w:cs="Arial"/>
          <w:color w:val="538135" w:themeColor="accent6" w:themeShade="BF"/>
          <w:sz w:val="27"/>
          <w:szCs w:val="27"/>
          <w:lang w:eastAsia="pt-BR"/>
        </w:rPr>
        <w:t> </w:t>
      </w:r>
    </w:p>
    <w:p w14:paraId="2B0426F1" w14:textId="77777777" w:rsidR="0094080B" w:rsidRPr="008F212B" w:rsidRDefault="0094080B" w:rsidP="0094080B">
      <w:pPr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color w:val="538135" w:themeColor="accent6" w:themeShade="BF"/>
          <w:sz w:val="27"/>
          <w:szCs w:val="27"/>
          <w:lang w:eastAsia="pt-BR"/>
        </w:rPr>
      </w:pPr>
      <w:r w:rsidRPr="008F212B">
        <w:rPr>
          <w:rFonts w:ascii="Arial" w:eastAsia="Times New Roman" w:hAnsi="Arial" w:cs="Arial"/>
          <w:b/>
          <w:bCs/>
          <w:color w:val="00B050"/>
          <w:sz w:val="27"/>
          <w:szCs w:val="27"/>
          <w:lang w:eastAsia="pt-BR"/>
          <w:rPrChange w:id="1091" w:author="Assessor GDSXSR" w:date="2026-10-31T18:15:24Z">
            <w:rPr>
              <w:rFonts w:ascii="Arial" w:eastAsia="Times New Roman" w:hAnsi="Arial" w:cs="Arial"/>
              <w:b/>
              <w:bCs/>
              <w:color w:val="538135" w:themeColor="accent6" w:themeShade="BF"/>
              <w:sz w:val="27"/>
              <w:szCs w:val="27"/>
              <w:lang w:eastAsia="pt-BR"/>
            </w:rPr>
          </w:rPrChange>
        </w:rPr>
        <w:t>DESPACHO</w:t>
      </w:r>
    </w:p>
    <w:p w14:paraId="5956C277" w14:textId="77777777" w:rsidR="0094080B" w:rsidRPr="008F212B" w:rsidRDefault="0094080B" w:rsidP="0094080B">
      <w:pPr>
        <w:spacing w:before="100" w:beforeAutospacing="1" w:after="100" w:afterAutospacing="1" w:line="240" w:lineRule="auto"/>
        <w:ind w:firstLine="979"/>
        <w:jc w:val="both"/>
        <w:rPr>
          <w:rFonts w:ascii="Times New Roman" w:eastAsia="Times New Roman" w:hAnsi="Times New Roman" w:cs="Times New Roman"/>
          <w:color w:val="538135" w:themeColor="accent6" w:themeShade="BF"/>
          <w:sz w:val="27"/>
          <w:szCs w:val="27"/>
          <w:lang w:eastAsia="pt-BR"/>
        </w:rPr>
      </w:pPr>
      <w:r w:rsidRPr="008F212B">
        <w:rPr>
          <w:rFonts w:ascii="Times New Roman" w:eastAsia="Times New Roman" w:hAnsi="Times New Roman" w:cs="Times New Roman"/>
          <w:color w:val="538135" w:themeColor="accent6" w:themeShade="BF"/>
          <w:sz w:val="27"/>
          <w:szCs w:val="27"/>
          <w:lang w:eastAsia="pt-BR"/>
        </w:rPr>
        <w:t> </w:t>
      </w:r>
    </w:p>
    <w:p w14:paraId="706F440B" w14:textId="77777777" w:rsidR="0094080B" w:rsidRPr="008F212B" w:rsidRDefault="0094080B" w:rsidP="0094080B">
      <w:pPr>
        <w:spacing w:before="100" w:beforeAutospacing="1" w:after="100" w:afterAutospacing="1" w:line="240" w:lineRule="auto"/>
        <w:ind w:firstLine="979"/>
        <w:jc w:val="both"/>
        <w:rPr>
          <w:rFonts w:ascii="Times New Roman" w:eastAsia="Times New Roman" w:hAnsi="Times New Roman" w:cs="Times New Roman"/>
          <w:color w:val="538135" w:themeColor="accent6" w:themeShade="BF"/>
          <w:sz w:val="27"/>
          <w:szCs w:val="27"/>
          <w:lang w:eastAsia="pt-BR"/>
        </w:rPr>
      </w:pPr>
      <w:r w:rsidRPr="008F212B">
        <w:rPr>
          <w:rFonts w:ascii="Times New Roman" w:eastAsia="Times New Roman" w:hAnsi="Times New Roman" w:cs="Times New Roman"/>
          <w:color w:val="00B050"/>
          <w:sz w:val="36"/>
          <w:szCs w:val="36"/>
          <w:lang w:eastAsia="pt-BR"/>
          <w:rPrChange w:id="1092" w:author="Assessor GDSXSR" w:date="2026-10-31T18:15:24Z">
            <w:rPr>
              <w:rFonts w:ascii="Times New Roman" w:eastAsia="Times New Roman" w:hAnsi="Times New Roman" w:cs="Times New Roman"/>
              <w:color w:val="538135" w:themeColor="accent6" w:themeShade="BF"/>
              <w:sz w:val="36"/>
              <w:szCs w:val="36"/>
              <w:lang w:eastAsia="pt-BR"/>
            </w:rPr>
          </w:rPrChange>
        </w:rPr>
        <w:t>Nada há a prover acerca do requerimento retro.</w:t>
      </w:r>
    </w:p>
    <w:p w14:paraId="77923AA7" w14:textId="77777777" w:rsidR="0094080B" w:rsidRPr="008F212B" w:rsidRDefault="0094080B" w:rsidP="0094080B">
      <w:pPr>
        <w:spacing w:before="100" w:beforeAutospacing="1" w:after="100" w:afterAutospacing="1" w:line="240" w:lineRule="auto"/>
        <w:ind w:firstLine="979"/>
        <w:jc w:val="both"/>
        <w:rPr>
          <w:rFonts w:ascii="Times New Roman" w:eastAsia="Times New Roman" w:hAnsi="Times New Roman" w:cs="Times New Roman"/>
          <w:color w:val="538135" w:themeColor="accent6" w:themeShade="BF"/>
          <w:sz w:val="27"/>
          <w:szCs w:val="27"/>
          <w:lang w:eastAsia="pt-BR"/>
        </w:rPr>
      </w:pPr>
      <w:r w:rsidRPr="008F212B">
        <w:rPr>
          <w:rFonts w:ascii="Times New Roman" w:eastAsia="Times New Roman" w:hAnsi="Times New Roman" w:cs="Times New Roman"/>
          <w:color w:val="00B050"/>
          <w:sz w:val="36"/>
          <w:szCs w:val="36"/>
          <w:lang w:eastAsia="pt-BR"/>
          <w:rPrChange w:id="1093" w:author="Assessor GDSXSR" w:date="2026-10-31T18:15:24Z">
            <w:rPr>
              <w:rFonts w:ascii="Times New Roman" w:eastAsia="Times New Roman" w:hAnsi="Times New Roman" w:cs="Times New Roman"/>
              <w:color w:val="538135" w:themeColor="accent6" w:themeShade="BF"/>
              <w:sz w:val="36"/>
              <w:szCs w:val="36"/>
              <w:lang w:eastAsia="pt-BR"/>
            </w:rPr>
          </w:rPrChange>
        </w:rPr>
        <w:t>Isso porque, tratando-se de cumprimento de sentença em que a parte executada foi citada por edital, o prazo para apresentação de impugnação à penhora flui a partir da publicação do ato de intimação da constrição, observado o disposto no art. 346 do CPC. Nessa hipótese, caso a parte executada não compareça aos autos, caberá à Curadoria Especial, entendendo pertinente, atuar na defesa de seus interesses, inclusive mediante eventual impugnação à penhora, nos termos dos arts. 72, II, e 841 do CPC.</w:t>
      </w:r>
    </w:p>
    <w:p w14:paraId="3FE0FECC" w14:textId="77777777" w:rsidR="0094080B" w:rsidRPr="008F212B" w:rsidRDefault="0094080B" w:rsidP="0094080B">
      <w:pPr>
        <w:spacing w:before="100" w:beforeAutospacing="1" w:after="100" w:afterAutospacing="1" w:line="240" w:lineRule="auto"/>
        <w:ind w:firstLine="979"/>
        <w:jc w:val="both"/>
        <w:rPr>
          <w:rFonts w:ascii="Times New Roman" w:eastAsia="Times New Roman" w:hAnsi="Times New Roman" w:cs="Times New Roman"/>
          <w:color w:val="538135" w:themeColor="accent6" w:themeShade="BF"/>
          <w:sz w:val="27"/>
          <w:szCs w:val="27"/>
          <w:lang w:eastAsia="pt-BR"/>
        </w:rPr>
      </w:pPr>
      <w:r w:rsidRPr="008F212B">
        <w:rPr>
          <w:rFonts w:ascii="Times New Roman" w:eastAsia="Times New Roman" w:hAnsi="Times New Roman" w:cs="Times New Roman"/>
          <w:color w:val="00B050"/>
          <w:sz w:val="36"/>
          <w:szCs w:val="36"/>
          <w:lang w:eastAsia="pt-BR"/>
          <w:rPrChange w:id="1094" w:author="Assessor GDSXSR" w:date="2026-10-31T18:15:24Z">
            <w:rPr>
              <w:rFonts w:ascii="Times New Roman" w:eastAsia="Times New Roman" w:hAnsi="Times New Roman" w:cs="Times New Roman"/>
              <w:color w:val="538135" w:themeColor="accent6" w:themeShade="BF"/>
              <w:sz w:val="36"/>
              <w:szCs w:val="36"/>
              <w:lang w:eastAsia="pt-BR"/>
            </w:rPr>
          </w:rPrChange>
        </w:rPr>
        <w:t>No mais, considerando o teor do documento de ID </w:t>
      </w:r>
      <w:hyperlink r:id="rId16" w:tgtFrame="_blank" w:tooltip="Clique com o botão direito para copiar" w:history="1">
        <w:r w:rsidRPr="008F212B">
          <w:rPr>
            <w:rFonts w:ascii="Times New Roman" w:eastAsia="Times New Roman" w:hAnsi="Times New Roman" w:cs="Times New Roman"/>
            <w:color w:val="538135" w:themeColor="accent6" w:themeShade="BF"/>
            <w:sz w:val="36"/>
            <w:szCs w:val="36"/>
            <w:lang w:eastAsia="pt-BR"/>
          </w:rPr>
          <w:t>284150329</w:t>
        </w:r>
      </w:hyperlink>
      <w:r w:rsidRPr="008F212B">
        <w:rPr>
          <w:rFonts w:ascii="Times New Roman" w:eastAsia="Times New Roman" w:hAnsi="Times New Roman" w:cs="Times New Roman"/>
          <w:color w:val="00B050"/>
          <w:sz w:val="36"/>
          <w:szCs w:val="36"/>
          <w:lang w:eastAsia="pt-BR"/>
          <w:rPrChange w:id="1095" w:author="Assessor GDSXSR" w:date="2026-10-31T18:15:24Z">
            <w:rPr>
              <w:rFonts w:ascii="Times New Roman" w:eastAsia="Times New Roman" w:hAnsi="Times New Roman" w:cs="Times New Roman"/>
              <w:color w:val="538135" w:themeColor="accent6" w:themeShade="BF"/>
              <w:sz w:val="36"/>
              <w:szCs w:val="36"/>
              <w:lang w:eastAsia="pt-BR"/>
            </w:rPr>
          </w:rPrChange>
        </w:rPr>
        <w:t>, determino que a Secretaria Judicial certifique a existência de valores depositados em conta judicial vinculada ao presente feito.</w:t>
      </w:r>
    </w:p>
    <w:p w14:paraId="359BA1C4" w14:textId="77777777" w:rsidR="0094080B" w:rsidRPr="008F212B" w:rsidRDefault="0094080B" w:rsidP="0094080B">
      <w:pPr>
        <w:spacing w:before="100" w:beforeAutospacing="1" w:after="100" w:afterAutospacing="1" w:line="240" w:lineRule="auto"/>
        <w:ind w:firstLine="979"/>
        <w:jc w:val="both"/>
        <w:rPr>
          <w:rFonts w:ascii="Times New Roman" w:eastAsia="Times New Roman" w:hAnsi="Times New Roman" w:cs="Times New Roman"/>
          <w:color w:val="538135" w:themeColor="accent6" w:themeShade="BF"/>
          <w:sz w:val="27"/>
          <w:szCs w:val="27"/>
          <w:lang w:eastAsia="pt-BR"/>
        </w:rPr>
      </w:pPr>
      <w:r w:rsidRPr="008F212B">
        <w:rPr>
          <w:rFonts w:ascii="Times New Roman" w:eastAsia="Times New Roman" w:hAnsi="Times New Roman" w:cs="Times New Roman"/>
          <w:color w:val="00B050"/>
          <w:sz w:val="36"/>
          <w:szCs w:val="36"/>
          <w:lang w:eastAsia="pt-BR"/>
          <w:rPrChange w:id="1096" w:author="Assessor GDSXSR" w:date="2026-10-31T18:15:24Z">
            <w:rPr>
              <w:rFonts w:ascii="Times New Roman" w:eastAsia="Times New Roman" w:hAnsi="Times New Roman" w:cs="Times New Roman"/>
              <w:color w:val="538135" w:themeColor="accent6" w:themeShade="BF"/>
              <w:sz w:val="36"/>
              <w:szCs w:val="36"/>
              <w:lang w:eastAsia="pt-BR"/>
            </w:rPr>
          </w:rPrChange>
        </w:rPr>
        <w:t>Após, voltem os autos conclusos para decisão.</w:t>
      </w:r>
    </w:p>
    <w:p w14:paraId="2E99A4E3" w14:textId="77777777" w:rsidR="0094080B" w:rsidRPr="008F212B" w:rsidRDefault="0094080B" w:rsidP="0094080B">
      <w:pPr>
        <w:spacing w:before="100" w:beforeAutospacing="1" w:after="100" w:afterAutospacing="1" w:line="240" w:lineRule="auto"/>
        <w:ind w:firstLine="979"/>
        <w:jc w:val="both"/>
        <w:rPr>
          <w:rFonts w:ascii="Times New Roman" w:eastAsia="Times New Roman" w:hAnsi="Times New Roman" w:cs="Times New Roman"/>
          <w:color w:val="538135" w:themeColor="accent6" w:themeShade="BF"/>
          <w:sz w:val="27"/>
          <w:szCs w:val="27"/>
          <w:lang w:eastAsia="pt-BR"/>
        </w:rPr>
      </w:pPr>
      <w:r w:rsidRPr="008F212B">
        <w:rPr>
          <w:rFonts w:ascii="Times New Roman" w:eastAsia="Times New Roman" w:hAnsi="Times New Roman" w:cs="Times New Roman"/>
          <w:color w:val="00B050"/>
          <w:sz w:val="36"/>
          <w:szCs w:val="36"/>
          <w:lang w:eastAsia="pt-BR"/>
          <w:rPrChange w:id="1097" w:author="Assessor GDSXSR" w:date="2026-10-31T18:15:24Z">
            <w:rPr>
              <w:rFonts w:ascii="Times New Roman" w:eastAsia="Times New Roman" w:hAnsi="Times New Roman" w:cs="Times New Roman"/>
              <w:color w:val="538135" w:themeColor="accent6" w:themeShade="BF"/>
              <w:sz w:val="36"/>
              <w:szCs w:val="36"/>
              <w:lang w:eastAsia="pt-BR"/>
            </w:rPr>
          </w:rPrChange>
        </w:rPr>
        <w:t>Publique-se apenas para ciência das partes.</w:t>
      </w:r>
    </w:p>
    <w:p w14:paraId="57575348" w14:textId="77777777" w:rsidR="0094080B" w:rsidRPr="008F212B" w:rsidRDefault="0094080B" w:rsidP="0094080B">
      <w:pPr>
        <w:spacing w:before="100" w:beforeAutospacing="1" w:after="100" w:afterAutospacing="1" w:line="240" w:lineRule="auto"/>
        <w:ind w:firstLine="979"/>
        <w:jc w:val="both"/>
        <w:rPr>
          <w:rFonts w:ascii="Times New Roman" w:eastAsia="Times New Roman" w:hAnsi="Times New Roman" w:cs="Times New Roman"/>
          <w:color w:val="538135" w:themeColor="accent6" w:themeShade="BF"/>
          <w:sz w:val="27"/>
          <w:szCs w:val="27"/>
          <w:lang w:eastAsia="pt-BR"/>
        </w:rPr>
      </w:pPr>
      <w:r w:rsidRPr="008F212B">
        <w:rPr>
          <w:rFonts w:ascii="Times New Roman" w:eastAsia="Times New Roman" w:hAnsi="Times New Roman" w:cs="Times New Roman"/>
          <w:b/>
          <w:bCs/>
          <w:color w:val="00B050"/>
          <w:sz w:val="36"/>
          <w:szCs w:val="36"/>
          <w:lang w:eastAsia="pt-BR"/>
          <w:rPrChange w:id="1098" w:author="Assessor GDSXSR" w:date="2026-10-31T18:15:24Z">
            <w:rPr>
              <w:rFonts w:ascii="Times New Roman" w:eastAsia="Times New Roman" w:hAnsi="Times New Roman" w:cs="Times New Roman"/>
              <w:b/>
              <w:bCs/>
              <w:color w:val="538135" w:themeColor="accent6" w:themeShade="BF"/>
              <w:sz w:val="36"/>
              <w:szCs w:val="36"/>
              <w:lang w:eastAsia="pt-BR"/>
            </w:rPr>
          </w:rPrChange>
        </w:rPr>
        <w:t>Para cumprimento pela Secretaria Judicial:</w:t>
      </w:r>
    </w:p>
    <w:p w14:paraId="4C22E18C" w14:textId="77777777" w:rsidR="0094080B" w:rsidRPr="008F212B" w:rsidRDefault="0094080B" w:rsidP="0094080B">
      <w:pPr>
        <w:spacing w:before="100" w:beforeAutospacing="1" w:after="100" w:afterAutospacing="1" w:line="240" w:lineRule="auto"/>
        <w:ind w:firstLine="979"/>
        <w:jc w:val="both"/>
        <w:rPr>
          <w:rFonts w:ascii="Times New Roman" w:eastAsia="Times New Roman" w:hAnsi="Times New Roman" w:cs="Times New Roman"/>
          <w:color w:val="538135" w:themeColor="accent6" w:themeShade="BF"/>
          <w:sz w:val="27"/>
          <w:szCs w:val="27"/>
          <w:lang w:eastAsia="pt-BR"/>
        </w:rPr>
      </w:pPr>
      <w:r w:rsidRPr="008F212B">
        <w:rPr>
          <w:rFonts w:ascii="Times New Roman" w:eastAsia="Times New Roman" w:hAnsi="Times New Roman" w:cs="Times New Roman"/>
          <w:b/>
          <w:bCs/>
          <w:color w:val="00B050"/>
          <w:sz w:val="36"/>
          <w:szCs w:val="36"/>
          <w:lang w:eastAsia="pt-BR"/>
          <w:rPrChange w:id="1099" w:author="Assessor GDSXSR" w:date="2026-10-31T18:15:24Z">
            <w:rPr>
              <w:rFonts w:ascii="Times New Roman" w:eastAsia="Times New Roman" w:hAnsi="Times New Roman" w:cs="Times New Roman"/>
              <w:b/>
              <w:bCs/>
              <w:color w:val="538135" w:themeColor="accent6" w:themeShade="BF"/>
              <w:sz w:val="36"/>
              <w:szCs w:val="36"/>
              <w:lang w:eastAsia="pt-BR"/>
            </w:rPr>
          </w:rPrChange>
        </w:rPr>
        <w:t>1. certifique-se a existência de valores vinculados ao processo, anexando ao feito extrato da conta judicial;</w:t>
      </w:r>
    </w:p>
    <w:p w14:paraId="7133A361" w14:textId="77777777" w:rsidR="0094080B" w:rsidRPr="008F212B" w:rsidRDefault="0094080B" w:rsidP="0094080B">
      <w:pPr>
        <w:spacing w:before="100" w:beforeAutospacing="1" w:after="100" w:afterAutospacing="1" w:line="240" w:lineRule="auto"/>
        <w:ind w:firstLine="979"/>
        <w:jc w:val="both"/>
        <w:rPr>
          <w:rFonts w:ascii="Times New Roman" w:eastAsia="Times New Roman" w:hAnsi="Times New Roman" w:cs="Times New Roman"/>
          <w:color w:val="538135" w:themeColor="accent6" w:themeShade="BF"/>
          <w:sz w:val="27"/>
          <w:szCs w:val="27"/>
          <w:lang w:eastAsia="pt-BR"/>
        </w:rPr>
      </w:pPr>
      <w:r w:rsidRPr="008F212B">
        <w:rPr>
          <w:rFonts w:ascii="Times New Roman" w:eastAsia="Times New Roman" w:hAnsi="Times New Roman" w:cs="Times New Roman"/>
          <w:b/>
          <w:bCs/>
          <w:color w:val="00B050"/>
          <w:sz w:val="36"/>
          <w:szCs w:val="36"/>
          <w:lang w:eastAsia="pt-BR"/>
          <w:rPrChange w:id="1100" w:author="Assessor GDSXSR" w:date="2026-10-31T18:15:24Z">
            <w:rPr>
              <w:rFonts w:ascii="Times New Roman" w:eastAsia="Times New Roman" w:hAnsi="Times New Roman" w:cs="Times New Roman"/>
              <w:b/>
              <w:bCs/>
              <w:color w:val="538135" w:themeColor="accent6" w:themeShade="BF"/>
              <w:sz w:val="36"/>
              <w:szCs w:val="36"/>
              <w:lang w:eastAsia="pt-BR"/>
            </w:rPr>
          </w:rPrChange>
        </w:rPr>
        <w:lastRenderedPageBreak/>
        <w:t>2. cumprida a determinação acima, retorne o processo concluso para decisão.</w:t>
      </w:r>
    </w:p>
    <w:p w14:paraId="650FB32D" w14:textId="77777777" w:rsidR="0094080B" w:rsidRPr="008F212B" w:rsidRDefault="0094080B" w:rsidP="0094080B">
      <w:pPr>
        <w:spacing w:before="100" w:beforeAutospacing="1" w:after="100" w:afterAutospacing="1" w:line="240" w:lineRule="auto"/>
        <w:ind w:firstLine="979"/>
        <w:jc w:val="both"/>
        <w:rPr>
          <w:rFonts w:ascii="Times New Roman" w:eastAsia="Times New Roman" w:hAnsi="Times New Roman" w:cs="Times New Roman"/>
          <w:color w:val="538135" w:themeColor="accent6" w:themeShade="BF"/>
          <w:sz w:val="27"/>
          <w:szCs w:val="27"/>
          <w:lang w:eastAsia="pt-BR"/>
        </w:rPr>
      </w:pPr>
      <w:r w:rsidRPr="008F212B">
        <w:rPr>
          <w:rFonts w:ascii="Times New Roman" w:eastAsia="Times New Roman" w:hAnsi="Times New Roman" w:cs="Times New Roman"/>
          <w:color w:val="538135" w:themeColor="accent6" w:themeShade="BF"/>
          <w:sz w:val="27"/>
          <w:szCs w:val="27"/>
          <w:lang w:eastAsia="pt-BR"/>
        </w:rPr>
        <w:t> </w:t>
      </w:r>
    </w:p>
    <w:p w14:paraId="7A9F85EA" w14:textId="77777777" w:rsidR="0094080B" w:rsidRPr="008F212B" w:rsidRDefault="0094080B" w:rsidP="0094080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538135" w:themeColor="accent6" w:themeShade="BF"/>
          <w:sz w:val="27"/>
          <w:szCs w:val="27"/>
          <w:lang w:eastAsia="pt-BR"/>
        </w:rPr>
      </w:pPr>
      <w:r w:rsidRPr="008F212B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  <w:lang w:eastAsia="pt-BR"/>
          <w:rPrChange w:id="1101" w:author="Assessor GDSXSR" w:date="2026-10-31T18:15:24Z">
            <w:rPr>
              <w:rFonts w:ascii="Times New Roman" w:eastAsia="Times New Roman" w:hAnsi="Times New Roman" w:cs="Times New Roman"/>
              <w:b/>
              <w:bCs/>
              <w:color w:val="538135" w:themeColor="accent6" w:themeShade="BF"/>
              <w:sz w:val="27"/>
              <w:szCs w:val="27"/>
              <w:lang w:eastAsia="pt-BR"/>
            </w:rPr>
          </w:rPrChange>
        </w:rPr>
        <w:t>GEILZA FÁTIMA CAVALCANTI DINIZ</w:t>
      </w:r>
    </w:p>
    <w:p w14:paraId="54E14DC1" w14:textId="77777777" w:rsidR="0094080B" w:rsidRPr="008F212B" w:rsidRDefault="0094080B" w:rsidP="0094080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538135" w:themeColor="accent6" w:themeShade="BF"/>
          <w:sz w:val="27"/>
          <w:szCs w:val="27"/>
          <w:lang w:eastAsia="pt-BR"/>
        </w:rPr>
      </w:pPr>
      <w:r w:rsidRPr="008F212B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  <w:lang w:eastAsia="pt-BR"/>
          <w:rPrChange w:id="1102" w:author="Assessor GDSXSR" w:date="2026-10-31T18:15:24Z">
            <w:rPr>
              <w:rFonts w:ascii="Times New Roman" w:eastAsia="Times New Roman" w:hAnsi="Times New Roman" w:cs="Times New Roman"/>
              <w:b/>
              <w:bCs/>
              <w:color w:val="538135" w:themeColor="accent6" w:themeShade="BF"/>
              <w:sz w:val="27"/>
              <w:szCs w:val="27"/>
              <w:lang w:eastAsia="pt-BR"/>
            </w:rPr>
          </w:rPrChange>
        </w:rPr>
        <w:t>Juíza de Direito</w:t>
      </w:r>
    </w:p>
    <w:p w14:paraId="6270C6BE" w14:textId="77777777" w:rsidR="0094080B" w:rsidRPr="008F212B" w:rsidRDefault="0094080B" w:rsidP="0094080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538135" w:themeColor="accent6" w:themeShade="BF"/>
          <w:sz w:val="27"/>
          <w:szCs w:val="27"/>
          <w:lang w:eastAsia="pt-BR"/>
        </w:rPr>
      </w:pPr>
      <w:r w:rsidRPr="008F212B">
        <w:rPr>
          <w:rFonts w:ascii="Times New Roman" w:eastAsia="Times New Roman" w:hAnsi="Times New Roman" w:cs="Times New Roman"/>
          <w:i/>
          <w:iCs/>
          <w:color w:val="00B050"/>
          <w:sz w:val="27"/>
          <w:szCs w:val="27"/>
          <w:lang w:eastAsia="pt-BR"/>
          <w:rPrChange w:id="1103" w:author="Assessor GDSXSR" w:date="2026-10-31T18:15:24Z">
            <w:rPr>
              <w:rFonts w:ascii="Times New Roman" w:eastAsia="Times New Roman" w:hAnsi="Times New Roman" w:cs="Times New Roman"/>
              <w:i/>
              <w:iCs/>
              <w:color w:val="538135" w:themeColor="accent6" w:themeShade="BF"/>
              <w:sz w:val="27"/>
              <w:szCs w:val="27"/>
              <w:lang w:eastAsia="pt-BR"/>
            </w:rPr>
          </w:rPrChange>
        </w:rPr>
        <w:t>* documento datado e assinado eletronicamente</w:t>
      </w:r>
    </w:p>
    <w:p w14:paraId="4E887941" w14:textId="1B855ADD" w:rsidR="004B721C" w:rsidRDefault="004B721C" w:rsidP="0094080B">
      <w:pPr>
        <w:spacing w:after="0" w:line="360" w:lineRule="auto"/>
        <w:ind w:firstLine="2268"/>
        <w:jc w:val="both"/>
        <w:rPr>
          <w:rFonts w:ascii="Arial" w:hAnsi="Arial" w:cs="Arial"/>
          <w:color w:val="008000"/>
          <w:sz w:val="28"/>
          <w:szCs w:val="28"/>
        </w:rPr>
      </w:pPr>
    </w:p>
    <w:p w14:paraId="64A083C3" w14:textId="77777777" w:rsidR="004B721C" w:rsidRDefault="000C7789">
      <w:pPr>
        <w:spacing w:after="0" w:line="360" w:lineRule="auto"/>
        <w:jc w:val="center"/>
        <w:rPr>
          <w:rFonts w:ascii="Arial" w:hAnsi="Arial" w:cs="Arial"/>
          <w:b/>
          <w:bCs/>
          <w:color w:val="7030A0"/>
          <w:sz w:val="28"/>
          <w:szCs w:val="28"/>
        </w:rPr>
      </w:pPr>
      <w:del w:id="1009" w:author="Assessor GDSXSR" w:date="2026-10-31T18:15:24Z">
        <w:r>
          <w:rPr>
            <w:rFonts w:ascii="Arial" w:hAnsi="Arial" w:cs="Arial"/>
            <w:b/>
            <w:bCs/>
            <w:color w:val="800080"/>
            <w:sz w:val="28"/>
            <w:szCs w:val="28"/>
            <w:highlight w:val="yellow"/>
          </w:rPr>
          <w:delText xml:space="preserve">J</w:delText>
        </w:r>
        <w:r>
          <w:rPr>
            <w:rFonts w:ascii="Arial" w:hAnsi="Arial" w:cs="Arial"/>
            <w:b/>
            <w:bCs/>
            <w:color w:val="800080"/>
            <w:sz w:val="28"/>
            <w:szCs w:val="28"/>
            <w:highlight w:val="yellow"/>
          </w:rPr>
          <w:delText xml:space="preserve">URISPRUDÊNCIA</w:delText>
        </w:r>
      </w:del>
      <w:ins w:id="1010" w:author="Assessor GDSXSR" w:date="2026-10-31T18:15:24Z">
        <w:r>
          <w:rPr>
            <w:rFonts w:ascii="Arial" w:hAnsi="Arial" w:cs="Arial"/>
            <w:b/>
            <w:bCs/>
            <w:color w:val="808080"/>
            <w:sz w:val="28"/>
            <w:szCs w:val="28"/>
            <w:highlight w:val="yellow"/>
          </w:rPr>
          <w:t xml:space="preserve">PRECEDENTES</w:t>
        </w:r>
      </w:ins>
      <w:commentRangeStart w:id="11"/>
      <w:r>
        <w:rPr>
          <w:rFonts w:ascii="Arial" w:hAnsi="Arial" w:cs="Arial"/>
          <w:b/>
          <w:bCs/>
          <w:color w:val="800080"/>
          <w:sz w:val="28"/>
          <w:szCs w:val="28"/>
          <w:highlight w:val="yellow"/>
          <w:rPrChange w:id="1011" w:author="Assessor GDSXSR" w:date="2026-10-31T18:15:24Z">
            <w:rPr>
              <w:rFonts w:ascii="Arial" w:hAnsi="Arial" w:cs="Arial"/>
              <w:b/>
              <w:bCs/>
              <w:color w:val="7030A0"/>
              <w:sz w:val="28"/>
              <w:szCs w:val="28"/>
              <w:highlight w:val="yellow"/>
            </w:rPr>
          </w:rPrChange>
        </w:rPr>
        <w:t xml:space="preserve"> </w:t>
      </w:r>
      <w:del w:id="1012" w:author="Assessor GDSXSR" w:date="2026-10-31T18:15:24Z">
        <w:r>
          <w:rPr>
            <w:rFonts w:ascii="Arial" w:hAnsi="Arial" w:cs="Arial"/>
            <w:b/>
            <w:bCs/>
            <w:color w:val="800080"/>
            <w:sz w:val="28"/>
            <w:szCs w:val="28"/>
            <w:highlight w:val="yellow"/>
          </w:rPr>
          <w:delText xml:space="preserve">EM</w:delText>
        </w:r>
      </w:del>
      <w:ins w:id="1013" w:author="Assessor GDSXSR" w:date="2026-10-31T18:15:24Z">
        <w:r>
          <w:rPr>
            <w:rFonts w:ascii="Arial" w:hAnsi="Arial" w:cs="Arial"/>
            <w:b/>
            <w:bCs/>
            <w:color w:val="808080"/>
            <w:sz w:val="28"/>
            <w:szCs w:val="28"/>
            <w:highlight w:val="yellow"/>
          </w:rPr>
          <w:t xml:space="preserve">CONTRÁRIOS</w:t>
        </w:r>
      </w:ins>
      <w:r>
        <w:rPr>
          <w:rFonts w:ascii="Arial" w:hAnsi="Arial" w:cs="Arial"/>
          <w:b/>
          <w:bCs/>
          <w:color w:val="800080"/>
          <w:sz w:val="28"/>
          <w:szCs w:val="28"/>
          <w:highlight w:val="yellow"/>
          <w:rPrChange w:id="1014" w:author="Assessor GDSXSR" w:date="2026-10-31T18:15:24Z">
            <w:rPr>
              <w:rFonts w:ascii="Arial" w:hAnsi="Arial" w:cs="Arial"/>
              <w:b/>
              <w:bCs/>
              <w:color w:val="7030A0"/>
              <w:sz w:val="28"/>
              <w:szCs w:val="28"/>
              <w:highlight w:val="yellow"/>
            </w:rPr>
          </w:rPrChange>
        </w:rPr>
        <w:t xml:space="preserve"> </w:t>
      </w:r>
      <w:del w:id="1015" w:author="Assessor GDSXSR" w:date="2026-10-31T18:15:24Z">
        <w:r>
          <w:rPr>
            <w:rFonts w:ascii="Arial" w:hAnsi="Arial" w:cs="Arial"/>
            <w:b/>
            <w:bCs/>
            <w:color w:val="800080"/>
            <w:sz w:val="28"/>
            <w:szCs w:val="28"/>
            <w:highlight w:val="yellow"/>
          </w:rPr>
          <w:delText xml:space="preserve">SENTIDO</w:delText>
        </w:r>
      </w:del>
      <w:ins w:id="1016" w:author="Assessor GDSXSR" w:date="2026-10-31T18:15:24Z">
        <w:r>
          <w:rPr>
            <w:rFonts w:ascii="Arial" w:hAnsi="Arial" w:cs="Arial"/>
            <w:b/>
            <w:bCs/>
            <w:color w:val="808080"/>
            <w:sz w:val="28"/>
            <w:szCs w:val="28"/>
            <w:highlight w:val="yellow"/>
          </w:rPr>
          <w:t xml:space="preserve">AO</w:t>
        </w:r>
      </w:ins>
      <w:r>
        <w:rPr>
          <w:rFonts w:ascii="Arial" w:hAnsi="Arial" w:cs="Arial"/>
          <w:b/>
          <w:bCs/>
          <w:color w:val="800080"/>
          <w:sz w:val="28"/>
          <w:szCs w:val="28"/>
          <w:highlight w:val="yellow"/>
          <w:rPrChange w:id="1017" w:author="Assessor GDSXSR" w:date="2026-10-31T18:15:24Z">
            <w:rPr>
              <w:rFonts w:ascii="Arial" w:hAnsi="Arial" w:cs="Arial"/>
              <w:b/>
              <w:bCs/>
              <w:color w:val="7030A0"/>
              <w:sz w:val="28"/>
              <w:szCs w:val="28"/>
              <w:highlight w:val="yellow"/>
            </w:rPr>
          </w:rPrChange>
        </w:rPr>
        <w:t xml:space="preserve"> </w:t>
      </w:r>
      <w:commentRangeEnd w:id="11"/>
      <w:r>
        <w:rPr>
          <w:rStyle w:val="CommentReference"/>
        </w:rPr>
        <w:commentReference w:id="11"/>
      </w:r>
      <w:del w:id="1018" w:author="Assessor GDSXSR" w:date="2026-10-31T18:15:24Z">
        <w:r>
          <w:rPr>
            <w:rFonts w:ascii="Arial" w:hAnsi="Arial" w:cs="Arial"/>
            <w:b/>
            <w:bCs/>
            <w:color w:val="800080"/>
            <w:sz w:val="28"/>
            <w:szCs w:val="28"/>
            <w:highlight w:val="yellow"/>
          </w:rPr>
          <w:delText xml:space="preserve">CONTRÁRIO</w:delText>
        </w:r>
      </w:del>
      <w:ins w:id="1019" w:author="Assessor GDSXSR" w:date="2026-10-31T18:15:24Z">
        <w:r>
          <w:rPr>
            <w:rFonts w:ascii="Arial" w:hAnsi="Arial" w:cs="Arial"/>
            <w:b/>
            <w:bCs/>
            <w:color w:val="808080"/>
            <w:sz w:val="28"/>
            <w:szCs w:val="28"/>
            <w:highlight w:val="yellow"/>
          </w:rPr>
          <w:t xml:space="preserve">VOTO</w:t>
        </w:r>
      </w:ins>
    </w:p>
    <w:p w14:paraId="7CEBB5D0" w14:textId="77777777" w:rsidR="004B721C" w:rsidRDefault="004B721C">
      <w:pPr>
        <w:spacing w:after="0" w:line="360" w:lineRule="auto"/>
        <w:jc w:val="both"/>
        <w:rPr>
          <w:rFonts w:ascii="Arial" w:hAnsi="Arial" w:cs="Arial"/>
          <w:color w:val="7030A0"/>
          <w:sz w:val="28"/>
          <w:szCs w:val="28"/>
        </w:rPr>
      </w:pPr>
    </w:p>
    <w:p w14:paraId="79AAF4EE" w14:textId="77777777" w:rsidR="004B721C" w:rsidRDefault="000C7789">
      <w:pPr>
        <w:spacing w:after="0" w:line="360" w:lineRule="auto"/>
        <w:ind w:left="2268"/>
        <w:jc w:val="both"/>
        <w:rPr>
          <w:rFonts w:ascii="Arial" w:hAnsi="Arial" w:cs="Arial"/>
          <w:i/>
          <w:iCs/>
          <w:color w:val="7030A0"/>
          <w:sz w:val="26"/>
          <w:szCs w:val="26"/>
        </w:rPr>
      </w:pPr>
      <w:r>
        <w:rPr>
          <w:rFonts w:ascii="Arial" w:hAnsi="Arial" w:cs="Arial"/>
          <w:i/>
          <w:iCs/>
          <w:color w:val="800080"/>
          <w:sz w:val="26"/>
          <w:szCs w:val="26"/>
          <w:rPrChange w:id="1004" w:author="Assessor GDSXSR" w:date="2026-10-31T18:15:24Z">
            <w:rPr>
              <w:rFonts w:ascii="Arial" w:hAnsi="Arial" w:cs="Arial"/>
              <w:i/>
              <w:iCs/>
              <w:color w:val="7030A0"/>
              <w:sz w:val="26"/>
              <w:szCs w:val="26"/>
            </w:rPr>
          </w:rPrChange>
        </w:rPr>
        <w:t xml:space="preserve">“(...) 2. A questão em discussão consiste em definir se a implementação da penhora mensal de parte dos proventos do executado é nula pela ausência de intimação pessoal do devedor, revel e sem procurador. III. RAZÕES DE DECIDIR (...) 4. Regularmente citado na fase de conhecimento e permanecendo revel, sem advogado constituído, submeteu-se o executado ao regime do art. 346 do CPC, segundo o qual os prazos fluem da publicação do ato decisório no órgão oficial. 5. Os efeitos da revelia projetam-se sobre a fase </w:t>
      </w:r>
      <w:r>
        <w:rPr>
          <w:rFonts w:ascii="Arial" w:hAnsi="Arial" w:cs="Arial"/>
          <w:i/>
          <w:iCs/>
          <w:color w:val="800080"/>
          <w:sz w:val="26"/>
          <w:szCs w:val="26"/>
          <w:rPrChange w:id="1005" w:author="Assessor GDSXSR" w:date="2026-10-31T18:15:24Z">
            <w:rPr>
              <w:rFonts w:ascii="Arial" w:hAnsi="Arial" w:cs="Arial"/>
              <w:i/>
              <w:iCs/>
              <w:color w:val="7030A0"/>
              <w:sz w:val="26"/>
              <w:szCs w:val="26"/>
            </w:rPr>
          </w:rPrChange>
        </w:rPr>
        <w:t xml:space="preserve">de cumprimento de sentença, afastando, em regra, a exigência de intimação pessoal para os atos executivos subsequentes, ressalvadas hipóteses legais específicas não configuradas no caso. 6. Os arts. 841, § 2º, e 854, § 2º, do CPC não se aplicam automaticamente à hipótese, pois o caso não versa sobre indisponibilidade episódica de ativos financeiros em depósito ou aplicação, mas sobre desconto mensal em proventos implementado em cumprimento a </w:t>
      </w:r>
      <w:r>
        <w:rPr>
          <w:rFonts w:ascii="Arial" w:hAnsi="Arial" w:cs="Arial"/>
          <w:i/>
          <w:iCs/>
          <w:color w:val="800080"/>
          <w:sz w:val="26"/>
          <w:szCs w:val="26"/>
          <w:rPrChange w:id="1006" w:author="Assessor GDSXSR" w:date="2026-10-31T18:15:24Z">
            <w:rPr>
              <w:rFonts w:ascii="Arial" w:hAnsi="Arial" w:cs="Arial"/>
              <w:i/>
              <w:iCs/>
              <w:color w:val="7030A0"/>
              <w:sz w:val="26"/>
              <w:szCs w:val="26"/>
            </w:rPr>
          </w:rPrChange>
        </w:rPr>
        <w:lastRenderedPageBreak/>
        <w:t>anterior pronunciamento colegiado. (...) IV. DISPOSITIVO 9. Recurs</w:t>
      </w:r>
      <w:r>
        <w:rPr>
          <w:rFonts w:ascii="Arial" w:hAnsi="Arial" w:cs="Arial"/>
          <w:i/>
          <w:iCs/>
          <w:color w:val="800080"/>
          <w:sz w:val="26"/>
          <w:szCs w:val="26"/>
          <w:rPrChange w:id="1007" w:author="Assessor GDSXSR" w:date="2026-10-31T18:15:24Z">
            <w:rPr>
              <w:rFonts w:ascii="Arial" w:hAnsi="Arial" w:cs="Arial"/>
              <w:i/>
              <w:iCs/>
              <w:color w:val="7030A0"/>
              <w:sz w:val="26"/>
              <w:szCs w:val="26"/>
            </w:rPr>
          </w:rPrChange>
        </w:rPr>
        <w:t>o conhecido e desprovido.”</w:t>
      </w:r>
    </w:p>
    <w:p w14:paraId="2E833EC8" w14:textId="77777777" w:rsidR="004B721C" w:rsidRDefault="000C7789">
      <w:pPr>
        <w:spacing w:after="0" w:line="360" w:lineRule="auto"/>
        <w:ind w:left="2268"/>
        <w:jc w:val="both"/>
        <w:rPr>
          <w:rFonts w:ascii="Arial" w:hAnsi="Arial" w:cs="Arial"/>
          <w:i/>
          <w:iCs/>
          <w:color w:val="7030A0"/>
          <w:sz w:val="26"/>
          <w:szCs w:val="26"/>
        </w:rPr>
      </w:pPr>
      <w:r>
        <w:rPr>
          <w:rFonts w:ascii="Arial" w:hAnsi="Arial" w:cs="Arial"/>
          <w:i/>
          <w:iCs/>
          <w:color w:val="800080"/>
          <w:sz w:val="26"/>
          <w:szCs w:val="26"/>
          <w:rPrChange w:id="1008" w:author="Assessor GDSXSR" w:date="2026-10-31T18:15:24Z">
            <w:rPr>
              <w:rFonts w:ascii="Arial" w:hAnsi="Arial" w:cs="Arial"/>
              <w:i/>
              <w:iCs/>
              <w:color w:val="7030A0"/>
              <w:sz w:val="26"/>
              <w:szCs w:val="26"/>
            </w:rPr>
          </w:rPrChange>
        </w:rPr>
        <w:t>(Acórdão 2135667, 0715832-55.2026.8.07.0000, Relator(a): SANDRA REVES, 7ª TURMA CÍVEL, data de julgamento: 10/06/2026, publicado no DJe: 25/06/2026)</w:t>
      </w:r>
    </w:p>
    <w:sectPr w:rsidR="004B721C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Orana Oliveira Guerra - GDSXSR" w:date="2026-10-30T20:05:00Z" w:initials="OOG">
    <w:p w14:paraId="0DF2D377" w14:textId="77777777" w:rsidR="00CD2E38" w:rsidRDefault="000C7789" w:rsidP="00CD2E38">
      <w:pPr>
        <w:pStyle w:val="Textodecomentrio"/>
      </w:pPr>
      <w:r>
        <w:annotationRef/>
      </w:r>
      <w:r w:rsidR="00CD2E38">
        <w:rPr>
          <w:color w:val="000000"/>
        </w:rPr>
        <w:t xml:space="preserve">Conclusão: 02/10/2026 </w:t>
      </w:r>
    </w:p>
    <w:p w14:paraId="37A739BF" w14:textId="77777777" w:rsidR="00CD2E38" w:rsidRDefault="00CD2E38" w:rsidP="00CD2E38">
      <w:pPr>
        <w:pStyle w:val="Textodecomentrio"/>
      </w:pPr>
      <w:r>
        <w:rPr>
          <w:color w:val="000000"/>
        </w:rPr>
        <w:t xml:space="preserve">Entrega: 30/10/2026 </w:t>
      </w:r>
    </w:p>
    <w:p w14:paraId="2D9AF92F" w14:textId="77777777" w:rsidR="00CD2E38" w:rsidRDefault="00CD2E38" w:rsidP="00CD2E38">
      <w:pPr>
        <w:pStyle w:val="Textodecomentrio"/>
      </w:pPr>
      <w:r>
        <w:rPr>
          <w:color w:val="000000"/>
        </w:rPr>
        <w:t>Certeza: 9</w:t>
      </w:r>
    </w:p>
  </w:comment>
  <w:comment w:id="1" w:author="Assessor GDSXSR" w:initials="AG" w:date="2026-10-31T18:15:24Z">
    <w:p>
      <w:pPr>
        <w:pStyle w:val="CommentText"/>
      </w:pPr>
      <w:r>
        <w:rPr>
          <w:rStyle w:val="CommentReference"/>
        </w:rPr>
        <w:annotationRef/>
      </w:r>
      <w:r>
        <w:t>ASSESSOR GDSXSR — Alterações mecânicas: item 1 da ementa passa a “Cumprimento de sentença proposto por…” com o valor entre parênteses (C-27 a, C-3H); remissões legais na forma compacta (C-20); “do exequente” e “confirmando a liminar” no item do dispositivo e no dispositivo (C-3D, C-17); “alega que:” sem “em síntese” no voto (C-30); relatora do REsp 2.086.883/PR completado; título da ementa à esquerda (C-42); decisão anexada em verde 00B050 (C-45); jurisprudência contrária ao final em violeta 800080 com o título “PRECEDENTES CONTRÁRIOS AO VOTO” (C-46).</w:t>
      </w:r>
    </w:p>
  </w:comment>
  <w:comment w:id="2" w:author="Assessor GDSXSR" w:initials="AG" w:date="2026-10-31T18:15:24Z">
    <w:p>
      <w:pPr>
        <w:pStyle w:val="CommentText"/>
      </w:pPr>
      <w:r>
        <w:rPr>
          <w:rStyle w:val="CommentReference"/>
        </w:rPr>
        <w:annotationRef/>
      </w:r>
      <w:r>
        <w:t>ASSESSOR GDSXSR — Conferido no iajus: STJ, REsp 2.086.883/PR, Rel. Min. Marco Buzzi, Quarta Turma, j. 16/12/2025 (relator completado). A data do DJEN (19/12/2025) não veio do iajus: conferir no SCON/STJ (C-52). TJDFT, Acórdão 2043236, proc. 0727492-80.2025.8.07.0000, Rel. Des. Alvaro Ciarlini, 2ª Turma Cível, j. 03/09/2025: processo, relator, turma e data conferidos; o número do acórdão e o DJe não vieram do iajus: conferir no JurisDF (C-52, C-60).</w:t>
      </w:r>
    </w:p>
  </w:comment>
  <w:comment w:id="3" w:author="Assessor GDSXSR" w:initials="AG" w:date="2026-10-31T18:15:24Z">
    <w:p>
      <w:pPr>
        <w:pStyle w:val="CommentText"/>
      </w:pPr>
      <w:r>
        <w:rPr>
          <w:rStyle w:val="CommentReference"/>
        </w:rPr>
        <w:annotationRef/>
      </w:r>
      <w:r>
        <w:t>ASSESSOR GDSXSR — Pendência (C-52): a liminar (ID 89372721) não veio nos autos recebidos. Conferir se os embargos de declaração (ID 286639211 e 286785635, origem) já constam do relatório da liminar transcrito acima; se constarem, suprimir este parágrafo (C-3S).</w:t>
      </w:r>
    </w:p>
  </w:comment>
  <w:comment w:id="4" w:author="Assessor GDSXSR" w:initials="AG" w:date="2026-10-31T18:15:24Z">
    <w:p>
      <w:pPr>
        <w:pStyle w:val="CommentText"/>
      </w:pPr>
      <w:r>
        <w:rPr>
          <w:rStyle w:val="CommentReference"/>
        </w:rPr>
        <w:annotationRef/>
      </w:r>
      <w:r>
        <w:t>ASSESSOR GDSXSR — Pendência (C-52): a liminar não veio nos autos recebidos. O relatório diz “deferi em parte”, mas o voto reforma a decisão nos termos da própria liminar (intimação por edital, com vedação do levantamento); conferir no ID 89372721 qual parte não foi deferida e se o dispositivo precisa ressalvá-la.</w:t>
      </w:r>
    </w:p>
  </w:comment>
  <w:comment w:id="5" w:author="Assessor GDSXSR" w:initials="AG" w:date="2026-10-31T18:15:24Z">
    <w:p>
      <w:pPr>
        <w:pStyle w:val="CommentText"/>
      </w:pPr>
      <w:r>
        <w:rPr>
          <w:rStyle w:val="CommentReference"/>
        </w:rPr>
        <w:annotationRef/>
      </w:r>
      <w:r>
        <w:t>ASSESSOR GDSXSR — Alterei a abertura para a fórmula do perfil AGI, “Contrarrazões ao agravo de instrumento (ID …), em que o … alega que:” (C-54).</w:t>
      </w:r>
    </w:p>
  </w:comment>
  <w:comment w:id="6" w:author="Assessor GDSXSR" w:initials="AG" w:date="2026-10-31T18:15:24Z">
    <w:p>
      <w:pPr>
        <w:pStyle w:val="CommentText"/>
      </w:pPr>
      <w:r>
        <w:rPr>
          <w:rStyle w:val="CommentReference"/>
        </w:rPr>
        <w:annotationRef/>
      </w:r>
      <w:r>
        <w:t>ASSESSOR GDSXSR — Retirei “em síntese” (C-30). Pendência (C-52, C-3W c): o ID da petição do agravo, que deve fechar este parágrafo, não veio nos autos recebidos.</w:t>
      </w:r>
    </w:p>
  </w:comment>
  <w:comment w:id="7" w:author="Assessor GDSXSR" w:initials="AG" w:date="2026-10-31T18:15:24Z">
    <w:p>
      <w:pPr>
        <w:pStyle w:val="CommentText"/>
      </w:pPr>
      <w:r>
        <w:rPr>
          <w:rStyle w:val="CommentReference"/>
        </w:rPr>
        <w:annotationRef/>
      </w:r>
      <w:r>
        <w:t>ASSESSOR GDSXSR — Texto literal (C-63): CPC, art. 346: “Os prazos contra o revel que não tenha patrono nos autos fluirão da data de publicação do ato decisório no órgão oficial. Parágrafo único. O revel poderá intervir no processo em qualquer fase, recebendo-o no estado em que se encontrar.” (fonte: Planalto). O art. 841, § 2º, está transcrito no corpo, na liminar.</w:t>
      </w:r>
    </w:p>
  </w:comment>
  <w:comment w:id="8" w:author="Assessor GDSXSR" w:initials="AG" w:date="2026-10-31T18:15:24Z">
    <w:p>
      <w:pPr>
        <w:pStyle w:val="CommentText"/>
      </w:pPr>
      <w:r>
        <w:rPr>
          <w:rStyle w:val="CommentReference"/>
        </w:rPr>
        <w:annotationRef/>
      </w:r>
      <w:r>
        <w:t>ASSESSOR GDSXSR — Alterei a fórmula para indicar só o ato (“decisão liminar que deferiu em parte a antecipação da tutela recursal (ID …):”), sem “transcritas a seguir” (C-17, C-20). Mantive a transcrição inteira da liminar (C-17, v42).</w:t>
      </w:r>
    </w:p>
  </w:comment>
  <w:comment w:id="9" w:author="Assessor GDSXSR" w:initials="AG" w:date="2026-10-31T18:15:24Z">
    <w:p>
      <w:pPr>
        <w:pStyle w:val="CommentText"/>
      </w:pPr>
      <w:r>
        <w:rPr>
          <w:rStyle w:val="CommentReference"/>
        </w:rPr>
        <w:annotationRef/>
      </w:r>
      <w:r>
        <w:t>ASSESSOR GDSXSR — Suprimi o parágrafo que repetia a manifestação da Curadoria Especial em contrarrazões, já registrada no relatório (C-17, C-02), e completei o fecho com o comando de intimação por edital, nomeando o que se reforma (C-17 v40, v48). Realcei a frase decisória (C-43).</w:t>
      </w:r>
    </w:p>
  </w:comment>
  <w:comment w:id="10" w:author="Assessor GDSXSR" w:initials="AG" w:date="2026-10-31T18:15:24Z">
    <w:p>
      <w:pPr>
        <w:pStyle w:val="CommentText"/>
      </w:pPr>
      <w:r>
        <w:rPr>
          <w:rStyle w:val="CommentReference"/>
        </w:rPr>
        <w:annotationRef/>
      </w:r>
      <w:r>
        <w:t>ASSESSOR GDSXSR — Acrescentei “confirmando a liminar” (C-17 v30; o comando é o da liminar) e troquei “reiterada a vênia” por “reiteradas as vênias” (perfil AGI, 3).</w:t>
      </w:r>
    </w:p>
  </w:comment>
  <w:comment w:id="11" w:author="Assessor GDSXSR" w:initials="AG" w:date="2026-10-31T18:15:24Z">
    <w:p>
      <w:pPr>
        <w:pStyle w:val="CommentText"/>
      </w:pPr>
      <w:r>
        <w:rPr>
          <w:rStyle w:val="CommentReference"/>
        </w:rPr>
        <w:annotationRef/>
      </w:r>
      <w:r>
        <w:t>ASSESSOR GDSXSR — Jurisprudência em sentido contrário ao voto (7ª Turma Cível, Des. Sandra Reves: revel sem advogado, CPC 346, e desconto mensal em proventos). Fica ao final, em violeta, fora da ementa (C-46, C-53). Pendência (C-52): Acórdão 2135667 (proc. 0715832-55.2026.8.07.0000) não localizado no iajus (CNJ e texto) nem na web (3 tentativas); a ementa íntegra e o DJe devem ser completados no JurisDF.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D9AF92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478BE1E" w16cex:dateUtc="2026-10-30T20:0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D9AF92F" w16cid:durableId="3478BE1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A64009" w14:textId="77777777" w:rsidR="000C7789" w:rsidRDefault="000C7789" w:rsidP="003A42DE">
      <w:pPr>
        <w:spacing w:after="0" w:line="240" w:lineRule="auto"/>
      </w:pPr>
      <w:r>
        <w:separator/>
      </w:r>
    </w:p>
  </w:endnote>
  <w:endnote w:type="continuationSeparator" w:id="0">
    <w:p w14:paraId="249C6A75" w14:textId="77777777" w:rsidR="000C7789" w:rsidRDefault="000C7789" w:rsidP="003A42DE">
      <w:pPr>
        <w:spacing w:after="0" w:line="240" w:lineRule="auto"/>
      </w:pPr>
      <w:r>
        <w:continuationSeparator/>
      </w:r>
    </w:p>
  </w:endnote>
  <w:endnote w:type="continuationNotice" w:id="1">
    <w:p w14:paraId="44D54BC1" w14:textId="77777777" w:rsidR="000C7789" w:rsidRDefault="000C778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738DC" w14:textId="77777777" w:rsidR="00E87154" w:rsidRDefault="00E8715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68394580"/>
      <w:docPartObj>
        <w:docPartGallery w:val="Page Numbers (Bottom of Page)"/>
        <w:docPartUnique/>
      </w:docPartObj>
    </w:sdtPr>
    <w:sdtEndPr/>
    <w:sdtContent>
      <w:p w14:paraId="4A86AAF9" w14:textId="77777777" w:rsidR="003A42DE" w:rsidRDefault="003A42DE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B59F42A" w14:textId="77777777" w:rsidR="003A42DE" w:rsidRDefault="003A42DE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E8A65" w14:textId="77777777" w:rsidR="00E87154" w:rsidRDefault="00E8715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36484D" w14:textId="77777777" w:rsidR="000C7789" w:rsidRDefault="000C7789" w:rsidP="003A42DE">
      <w:pPr>
        <w:spacing w:after="0" w:line="240" w:lineRule="auto"/>
      </w:pPr>
      <w:r>
        <w:separator/>
      </w:r>
    </w:p>
  </w:footnote>
  <w:footnote w:type="continuationSeparator" w:id="0">
    <w:p w14:paraId="5B5BA072" w14:textId="77777777" w:rsidR="000C7789" w:rsidRDefault="000C7789" w:rsidP="003A42DE">
      <w:pPr>
        <w:spacing w:after="0" w:line="240" w:lineRule="auto"/>
      </w:pPr>
      <w:r>
        <w:continuationSeparator/>
      </w:r>
    </w:p>
  </w:footnote>
  <w:footnote w:type="continuationNotice" w:id="1">
    <w:p w14:paraId="26E2C95B" w14:textId="77777777" w:rsidR="000C7789" w:rsidRDefault="000C778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7474BB" w14:textId="77777777" w:rsidR="00E87154" w:rsidRDefault="00E8715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6C6F5C" w14:textId="77777777" w:rsidR="00E87154" w:rsidRDefault="00E87154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72071" w14:textId="77777777" w:rsidR="00E87154" w:rsidRDefault="00E8715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B61C7"/>
    <w:multiLevelType w:val="hybridMultilevel"/>
    <w:tmpl w:val="9D3E054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5F7516"/>
    <w:multiLevelType w:val="hybridMultilevel"/>
    <w:tmpl w:val="21B8145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B160D3"/>
    <w:multiLevelType w:val="hybridMultilevel"/>
    <w:tmpl w:val="F3A22752"/>
    <w:lvl w:ilvl="0" w:tplc="332EDA1C">
      <w:start w:val="1"/>
      <w:numFmt w:val="decimal"/>
      <w:lvlText w:val="%1."/>
      <w:lvlJc w:val="left"/>
      <w:pPr>
        <w:ind w:left="26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348" w:hanging="360"/>
      </w:pPr>
    </w:lvl>
    <w:lvl w:ilvl="2" w:tplc="0416001B" w:tentative="1">
      <w:start w:val="1"/>
      <w:numFmt w:val="lowerRoman"/>
      <w:lvlText w:val="%3."/>
      <w:lvlJc w:val="right"/>
      <w:pPr>
        <w:ind w:left="4068" w:hanging="180"/>
      </w:pPr>
    </w:lvl>
    <w:lvl w:ilvl="3" w:tplc="0416000F" w:tentative="1">
      <w:start w:val="1"/>
      <w:numFmt w:val="decimal"/>
      <w:lvlText w:val="%4."/>
      <w:lvlJc w:val="left"/>
      <w:pPr>
        <w:ind w:left="4788" w:hanging="360"/>
      </w:pPr>
    </w:lvl>
    <w:lvl w:ilvl="4" w:tplc="04160019" w:tentative="1">
      <w:start w:val="1"/>
      <w:numFmt w:val="lowerLetter"/>
      <w:lvlText w:val="%5."/>
      <w:lvlJc w:val="left"/>
      <w:pPr>
        <w:ind w:left="5508" w:hanging="360"/>
      </w:pPr>
    </w:lvl>
    <w:lvl w:ilvl="5" w:tplc="0416001B" w:tentative="1">
      <w:start w:val="1"/>
      <w:numFmt w:val="lowerRoman"/>
      <w:lvlText w:val="%6."/>
      <w:lvlJc w:val="right"/>
      <w:pPr>
        <w:ind w:left="6228" w:hanging="180"/>
      </w:pPr>
    </w:lvl>
    <w:lvl w:ilvl="6" w:tplc="0416000F" w:tentative="1">
      <w:start w:val="1"/>
      <w:numFmt w:val="decimal"/>
      <w:lvlText w:val="%7."/>
      <w:lvlJc w:val="left"/>
      <w:pPr>
        <w:ind w:left="6948" w:hanging="360"/>
      </w:pPr>
    </w:lvl>
    <w:lvl w:ilvl="7" w:tplc="04160019" w:tentative="1">
      <w:start w:val="1"/>
      <w:numFmt w:val="lowerLetter"/>
      <w:lvlText w:val="%8."/>
      <w:lvlJc w:val="left"/>
      <w:pPr>
        <w:ind w:left="7668" w:hanging="360"/>
      </w:pPr>
    </w:lvl>
    <w:lvl w:ilvl="8" w:tplc="0416001B" w:tentative="1">
      <w:start w:val="1"/>
      <w:numFmt w:val="lowerRoman"/>
      <w:lvlText w:val="%9."/>
      <w:lvlJc w:val="right"/>
      <w:pPr>
        <w:ind w:left="8388" w:hanging="180"/>
      </w:pPr>
    </w:lvl>
  </w:abstractNum>
  <w:num w:numId="1" w16cid:durableId="1892040057">
    <w:abstractNumId w:val="1"/>
  </w:num>
  <w:num w:numId="2" w16cid:durableId="1365403601">
    <w:abstractNumId w:val="0"/>
  </w:num>
  <w:num w:numId="3" w16cid:durableId="1872036300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Orana Oliveira Guerra - GDSXSR">
    <w15:presenceInfo w15:providerId="AD" w15:userId="S::t313904@tjdft.jus.br::1c50fcbb-d229-49d1-ba31-33ab651e00b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398"/>
    <w:rsid w:val="00004C11"/>
    <w:rsid w:val="00005FE1"/>
    <w:rsid w:val="00012123"/>
    <w:rsid w:val="0002189B"/>
    <w:rsid w:val="00022D84"/>
    <w:rsid w:val="0002738F"/>
    <w:rsid w:val="00033AFD"/>
    <w:rsid w:val="00034BFA"/>
    <w:rsid w:val="000354CF"/>
    <w:rsid w:val="000364B1"/>
    <w:rsid w:val="0005261A"/>
    <w:rsid w:val="00052AE3"/>
    <w:rsid w:val="00054434"/>
    <w:rsid w:val="000564D1"/>
    <w:rsid w:val="0006080C"/>
    <w:rsid w:val="000619E0"/>
    <w:rsid w:val="00064301"/>
    <w:rsid w:val="00067717"/>
    <w:rsid w:val="000701F9"/>
    <w:rsid w:val="00074DCF"/>
    <w:rsid w:val="00076D7D"/>
    <w:rsid w:val="00077579"/>
    <w:rsid w:val="00080991"/>
    <w:rsid w:val="0009174A"/>
    <w:rsid w:val="00091ABC"/>
    <w:rsid w:val="00095FA7"/>
    <w:rsid w:val="000A7009"/>
    <w:rsid w:val="000B0FC6"/>
    <w:rsid w:val="000C1A64"/>
    <w:rsid w:val="000C7789"/>
    <w:rsid w:val="000D184E"/>
    <w:rsid w:val="000D1D2F"/>
    <w:rsid w:val="000D2E62"/>
    <w:rsid w:val="000D59B2"/>
    <w:rsid w:val="000F10FD"/>
    <w:rsid w:val="000F1358"/>
    <w:rsid w:val="000F1817"/>
    <w:rsid w:val="000F5CB5"/>
    <w:rsid w:val="001009CC"/>
    <w:rsid w:val="0011527A"/>
    <w:rsid w:val="00115458"/>
    <w:rsid w:val="00115569"/>
    <w:rsid w:val="00122133"/>
    <w:rsid w:val="00125329"/>
    <w:rsid w:val="00126B66"/>
    <w:rsid w:val="00131A63"/>
    <w:rsid w:val="00134765"/>
    <w:rsid w:val="001367B2"/>
    <w:rsid w:val="00137A7E"/>
    <w:rsid w:val="00143475"/>
    <w:rsid w:val="00151611"/>
    <w:rsid w:val="00152CFE"/>
    <w:rsid w:val="00161CD2"/>
    <w:rsid w:val="001653BF"/>
    <w:rsid w:val="00173733"/>
    <w:rsid w:val="001801E9"/>
    <w:rsid w:val="00182C91"/>
    <w:rsid w:val="00183178"/>
    <w:rsid w:val="00183B77"/>
    <w:rsid w:val="00183D34"/>
    <w:rsid w:val="00187D84"/>
    <w:rsid w:val="0019695A"/>
    <w:rsid w:val="001A09B8"/>
    <w:rsid w:val="001B5F56"/>
    <w:rsid w:val="001C3A23"/>
    <w:rsid w:val="001C466B"/>
    <w:rsid w:val="001D2162"/>
    <w:rsid w:val="001D300D"/>
    <w:rsid w:val="001D385D"/>
    <w:rsid w:val="001E4974"/>
    <w:rsid w:val="001E7903"/>
    <w:rsid w:val="001F45D3"/>
    <w:rsid w:val="001F7AC2"/>
    <w:rsid w:val="00200670"/>
    <w:rsid w:val="00203B1D"/>
    <w:rsid w:val="002047FF"/>
    <w:rsid w:val="00204F2E"/>
    <w:rsid w:val="00205849"/>
    <w:rsid w:val="00205FCC"/>
    <w:rsid w:val="00206304"/>
    <w:rsid w:val="002126F1"/>
    <w:rsid w:val="0021526A"/>
    <w:rsid w:val="00215557"/>
    <w:rsid w:val="00231427"/>
    <w:rsid w:val="00232EEB"/>
    <w:rsid w:val="00252006"/>
    <w:rsid w:val="00253393"/>
    <w:rsid w:val="00254E51"/>
    <w:rsid w:val="0026070B"/>
    <w:rsid w:val="00264107"/>
    <w:rsid w:val="00274644"/>
    <w:rsid w:val="00277029"/>
    <w:rsid w:val="0028319F"/>
    <w:rsid w:val="0028377E"/>
    <w:rsid w:val="00283BF5"/>
    <w:rsid w:val="00292D3B"/>
    <w:rsid w:val="00292E82"/>
    <w:rsid w:val="00296DAE"/>
    <w:rsid w:val="002A2038"/>
    <w:rsid w:val="002A3D11"/>
    <w:rsid w:val="002A5205"/>
    <w:rsid w:val="002B1184"/>
    <w:rsid w:val="002B210E"/>
    <w:rsid w:val="002B4413"/>
    <w:rsid w:val="002B6CCD"/>
    <w:rsid w:val="002C2464"/>
    <w:rsid w:val="002C42D2"/>
    <w:rsid w:val="002D0BA1"/>
    <w:rsid w:val="002D127E"/>
    <w:rsid w:val="002D2D56"/>
    <w:rsid w:val="002D3FF3"/>
    <w:rsid w:val="002F13AB"/>
    <w:rsid w:val="002F5FC8"/>
    <w:rsid w:val="00303FAE"/>
    <w:rsid w:val="00307027"/>
    <w:rsid w:val="0031063D"/>
    <w:rsid w:val="00312291"/>
    <w:rsid w:val="00312DDE"/>
    <w:rsid w:val="00314FAC"/>
    <w:rsid w:val="00316B1F"/>
    <w:rsid w:val="00321068"/>
    <w:rsid w:val="00323779"/>
    <w:rsid w:val="00323D27"/>
    <w:rsid w:val="0033305F"/>
    <w:rsid w:val="003350D0"/>
    <w:rsid w:val="00337362"/>
    <w:rsid w:val="0034511C"/>
    <w:rsid w:val="00347818"/>
    <w:rsid w:val="00351653"/>
    <w:rsid w:val="00351BF2"/>
    <w:rsid w:val="003524E5"/>
    <w:rsid w:val="00352D66"/>
    <w:rsid w:val="00353DC8"/>
    <w:rsid w:val="00354AA2"/>
    <w:rsid w:val="00355C73"/>
    <w:rsid w:val="00361B6F"/>
    <w:rsid w:val="003624B4"/>
    <w:rsid w:val="003668EB"/>
    <w:rsid w:val="003717FC"/>
    <w:rsid w:val="003749AB"/>
    <w:rsid w:val="00375FE4"/>
    <w:rsid w:val="0038410E"/>
    <w:rsid w:val="00396413"/>
    <w:rsid w:val="003A42DE"/>
    <w:rsid w:val="003A4E55"/>
    <w:rsid w:val="003B3398"/>
    <w:rsid w:val="003D11BE"/>
    <w:rsid w:val="003D3FEE"/>
    <w:rsid w:val="003D4AC5"/>
    <w:rsid w:val="003E436D"/>
    <w:rsid w:val="003F6A6A"/>
    <w:rsid w:val="00413928"/>
    <w:rsid w:val="00423538"/>
    <w:rsid w:val="004236F7"/>
    <w:rsid w:val="00423F93"/>
    <w:rsid w:val="004310D8"/>
    <w:rsid w:val="0044278D"/>
    <w:rsid w:val="004436D1"/>
    <w:rsid w:val="004451BA"/>
    <w:rsid w:val="00445ED9"/>
    <w:rsid w:val="00447ECC"/>
    <w:rsid w:val="00451A6D"/>
    <w:rsid w:val="00456F19"/>
    <w:rsid w:val="00460071"/>
    <w:rsid w:val="00463883"/>
    <w:rsid w:val="00466CB5"/>
    <w:rsid w:val="00467E86"/>
    <w:rsid w:val="00470D8F"/>
    <w:rsid w:val="0047216B"/>
    <w:rsid w:val="00475E1F"/>
    <w:rsid w:val="004762F1"/>
    <w:rsid w:val="00480A33"/>
    <w:rsid w:val="00485185"/>
    <w:rsid w:val="00485643"/>
    <w:rsid w:val="00495EB5"/>
    <w:rsid w:val="00496EB5"/>
    <w:rsid w:val="004A3312"/>
    <w:rsid w:val="004B14BB"/>
    <w:rsid w:val="004B2A9C"/>
    <w:rsid w:val="004B4CB9"/>
    <w:rsid w:val="004B721C"/>
    <w:rsid w:val="004C0465"/>
    <w:rsid w:val="004C33F1"/>
    <w:rsid w:val="004C591E"/>
    <w:rsid w:val="004C7418"/>
    <w:rsid w:val="004D3E2F"/>
    <w:rsid w:val="004E27C1"/>
    <w:rsid w:val="004E61E1"/>
    <w:rsid w:val="004E6253"/>
    <w:rsid w:val="004F262B"/>
    <w:rsid w:val="004F58CC"/>
    <w:rsid w:val="00506A7D"/>
    <w:rsid w:val="00506D76"/>
    <w:rsid w:val="00517F10"/>
    <w:rsid w:val="00530C7C"/>
    <w:rsid w:val="00534782"/>
    <w:rsid w:val="00537AE0"/>
    <w:rsid w:val="00542FD5"/>
    <w:rsid w:val="0054511D"/>
    <w:rsid w:val="00550DE0"/>
    <w:rsid w:val="00557342"/>
    <w:rsid w:val="00560427"/>
    <w:rsid w:val="005654BC"/>
    <w:rsid w:val="0057351F"/>
    <w:rsid w:val="00573C5D"/>
    <w:rsid w:val="00576A45"/>
    <w:rsid w:val="0057726B"/>
    <w:rsid w:val="00586CF2"/>
    <w:rsid w:val="00586EB6"/>
    <w:rsid w:val="00590B43"/>
    <w:rsid w:val="005925FC"/>
    <w:rsid w:val="005953DB"/>
    <w:rsid w:val="0059689A"/>
    <w:rsid w:val="00597864"/>
    <w:rsid w:val="005A1AD9"/>
    <w:rsid w:val="005B1C70"/>
    <w:rsid w:val="005B3A9E"/>
    <w:rsid w:val="005B7851"/>
    <w:rsid w:val="005C2DC2"/>
    <w:rsid w:val="005C31C4"/>
    <w:rsid w:val="005C5659"/>
    <w:rsid w:val="005C69F8"/>
    <w:rsid w:val="005D438E"/>
    <w:rsid w:val="005D6271"/>
    <w:rsid w:val="005E3F4E"/>
    <w:rsid w:val="00600D42"/>
    <w:rsid w:val="00601B09"/>
    <w:rsid w:val="0060333D"/>
    <w:rsid w:val="00611216"/>
    <w:rsid w:val="0061262D"/>
    <w:rsid w:val="00614EED"/>
    <w:rsid w:val="00615051"/>
    <w:rsid w:val="00615A3E"/>
    <w:rsid w:val="00620BEC"/>
    <w:rsid w:val="006226C6"/>
    <w:rsid w:val="00624943"/>
    <w:rsid w:val="00631154"/>
    <w:rsid w:val="006318D6"/>
    <w:rsid w:val="00632EAA"/>
    <w:rsid w:val="00633703"/>
    <w:rsid w:val="00635527"/>
    <w:rsid w:val="00640282"/>
    <w:rsid w:val="00641BB6"/>
    <w:rsid w:val="00643B97"/>
    <w:rsid w:val="00645ACD"/>
    <w:rsid w:val="00661CF3"/>
    <w:rsid w:val="00665626"/>
    <w:rsid w:val="006658A2"/>
    <w:rsid w:val="00672FEA"/>
    <w:rsid w:val="00684AF2"/>
    <w:rsid w:val="00684EAC"/>
    <w:rsid w:val="006921E1"/>
    <w:rsid w:val="00693B0D"/>
    <w:rsid w:val="006B2691"/>
    <w:rsid w:val="006B2A89"/>
    <w:rsid w:val="006B2CF6"/>
    <w:rsid w:val="006B555B"/>
    <w:rsid w:val="006C2F8C"/>
    <w:rsid w:val="006C6C58"/>
    <w:rsid w:val="006C6E29"/>
    <w:rsid w:val="006D07B9"/>
    <w:rsid w:val="006D0993"/>
    <w:rsid w:val="006D3824"/>
    <w:rsid w:val="006F10C9"/>
    <w:rsid w:val="006F725D"/>
    <w:rsid w:val="007055C1"/>
    <w:rsid w:val="00711FE9"/>
    <w:rsid w:val="007135BF"/>
    <w:rsid w:val="00726567"/>
    <w:rsid w:val="00727514"/>
    <w:rsid w:val="00730800"/>
    <w:rsid w:val="007378F8"/>
    <w:rsid w:val="00744BDF"/>
    <w:rsid w:val="00745507"/>
    <w:rsid w:val="00747706"/>
    <w:rsid w:val="00751B6A"/>
    <w:rsid w:val="00755F58"/>
    <w:rsid w:val="007623B9"/>
    <w:rsid w:val="007650E0"/>
    <w:rsid w:val="00765559"/>
    <w:rsid w:val="00765709"/>
    <w:rsid w:val="00770E7F"/>
    <w:rsid w:val="00773803"/>
    <w:rsid w:val="0077693D"/>
    <w:rsid w:val="0077719E"/>
    <w:rsid w:val="00782446"/>
    <w:rsid w:val="007844F9"/>
    <w:rsid w:val="00787C80"/>
    <w:rsid w:val="00791340"/>
    <w:rsid w:val="00791D48"/>
    <w:rsid w:val="00794CD6"/>
    <w:rsid w:val="007A3F4D"/>
    <w:rsid w:val="007B265E"/>
    <w:rsid w:val="007B4139"/>
    <w:rsid w:val="007C0FEF"/>
    <w:rsid w:val="007C196D"/>
    <w:rsid w:val="007C4969"/>
    <w:rsid w:val="007C4990"/>
    <w:rsid w:val="007C7C97"/>
    <w:rsid w:val="007D00F1"/>
    <w:rsid w:val="007D27C7"/>
    <w:rsid w:val="007D3BA7"/>
    <w:rsid w:val="007D4432"/>
    <w:rsid w:val="007E1C8C"/>
    <w:rsid w:val="007E3BF9"/>
    <w:rsid w:val="007E5B92"/>
    <w:rsid w:val="007E7A70"/>
    <w:rsid w:val="007F0F43"/>
    <w:rsid w:val="007F1C38"/>
    <w:rsid w:val="007F4412"/>
    <w:rsid w:val="007F7839"/>
    <w:rsid w:val="00800051"/>
    <w:rsid w:val="00803BB3"/>
    <w:rsid w:val="00803D87"/>
    <w:rsid w:val="00804386"/>
    <w:rsid w:val="008134CE"/>
    <w:rsid w:val="0081505D"/>
    <w:rsid w:val="008151BB"/>
    <w:rsid w:val="00816916"/>
    <w:rsid w:val="008235A6"/>
    <w:rsid w:val="00825BFF"/>
    <w:rsid w:val="00830957"/>
    <w:rsid w:val="0085425F"/>
    <w:rsid w:val="0086390F"/>
    <w:rsid w:val="0087110A"/>
    <w:rsid w:val="00877CCC"/>
    <w:rsid w:val="00877F2B"/>
    <w:rsid w:val="00882188"/>
    <w:rsid w:val="00885C87"/>
    <w:rsid w:val="008966E3"/>
    <w:rsid w:val="008A01E9"/>
    <w:rsid w:val="008A4445"/>
    <w:rsid w:val="008A49BC"/>
    <w:rsid w:val="008A56A3"/>
    <w:rsid w:val="008A7E58"/>
    <w:rsid w:val="008B45C4"/>
    <w:rsid w:val="008C306F"/>
    <w:rsid w:val="008C34E5"/>
    <w:rsid w:val="008C4183"/>
    <w:rsid w:val="008C641E"/>
    <w:rsid w:val="008C76BC"/>
    <w:rsid w:val="008C7D23"/>
    <w:rsid w:val="008D0C9F"/>
    <w:rsid w:val="008D5324"/>
    <w:rsid w:val="008D5996"/>
    <w:rsid w:val="008D721A"/>
    <w:rsid w:val="008E143C"/>
    <w:rsid w:val="008F212B"/>
    <w:rsid w:val="008F4440"/>
    <w:rsid w:val="008F7683"/>
    <w:rsid w:val="00911601"/>
    <w:rsid w:val="00921617"/>
    <w:rsid w:val="00923394"/>
    <w:rsid w:val="0092538F"/>
    <w:rsid w:val="009300C5"/>
    <w:rsid w:val="00931DD0"/>
    <w:rsid w:val="00933600"/>
    <w:rsid w:val="0094080B"/>
    <w:rsid w:val="009431B2"/>
    <w:rsid w:val="00945DCA"/>
    <w:rsid w:val="00946FF7"/>
    <w:rsid w:val="009506E0"/>
    <w:rsid w:val="00951CAD"/>
    <w:rsid w:val="009571DF"/>
    <w:rsid w:val="00957E6B"/>
    <w:rsid w:val="00960398"/>
    <w:rsid w:val="00966A46"/>
    <w:rsid w:val="00972EF3"/>
    <w:rsid w:val="0097497B"/>
    <w:rsid w:val="0097780C"/>
    <w:rsid w:val="00980CE7"/>
    <w:rsid w:val="00981634"/>
    <w:rsid w:val="009820B5"/>
    <w:rsid w:val="009827B6"/>
    <w:rsid w:val="00987E9A"/>
    <w:rsid w:val="0099680F"/>
    <w:rsid w:val="009A136D"/>
    <w:rsid w:val="009A5EA2"/>
    <w:rsid w:val="009B1E72"/>
    <w:rsid w:val="009C1026"/>
    <w:rsid w:val="009C4045"/>
    <w:rsid w:val="009C5448"/>
    <w:rsid w:val="009C7BCB"/>
    <w:rsid w:val="009D0769"/>
    <w:rsid w:val="009D0BA0"/>
    <w:rsid w:val="009D1137"/>
    <w:rsid w:val="009D2DF1"/>
    <w:rsid w:val="009D349F"/>
    <w:rsid w:val="009D53C6"/>
    <w:rsid w:val="009E1D8D"/>
    <w:rsid w:val="009E3373"/>
    <w:rsid w:val="009E3BE9"/>
    <w:rsid w:val="009F18C2"/>
    <w:rsid w:val="009F2BB1"/>
    <w:rsid w:val="009F36E1"/>
    <w:rsid w:val="009F46EA"/>
    <w:rsid w:val="009F684C"/>
    <w:rsid w:val="009F759D"/>
    <w:rsid w:val="009F776B"/>
    <w:rsid w:val="00A03057"/>
    <w:rsid w:val="00A072A2"/>
    <w:rsid w:val="00A2661C"/>
    <w:rsid w:val="00A31C13"/>
    <w:rsid w:val="00A330C4"/>
    <w:rsid w:val="00A3595E"/>
    <w:rsid w:val="00A41999"/>
    <w:rsid w:val="00A430EB"/>
    <w:rsid w:val="00A47396"/>
    <w:rsid w:val="00A573A3"/>
    <w:rsid w:val="00A6481B"/>
    <w:rsid w:val="00A72414"/>
    <w:rsid w:val="00A7422B"/>
    <w:rsid w:val="00A743A0"/>
    <w:rsid w:val="00A773CE"/>
    <w:rsid w:val="00A80091"/>
    <w:rsid w:val="00A83F1F"/>
    <w:rsid w:val="00A87227"/>
    <w:rsid w:val="00A877A3"/>
    <w:rsid w:val="00A958AF"/>
    <w:rsid w:val="00A96CB3"/>
    <w:rsid w:val="00A97525"/>
    <w:rsid w:val="00AA11AA"/>
    <w:rsid w:val="00AA7E81"/>
    <w:rsid w:val="00AB1DE4"/>
    <w:rsid w:val="00AB26AC"/>
    <w:rsid w:val="00AB773B"/>
    <w:rsid w:val="00AB7E65"/>
    <w:rsid w:val="00AC20E1"/>
    <w:rsid w:val="00AD1D33"/>
    <w:rsid w:val="00AD24D8"/>
    <w:rsid w:val="00AD31EF"/>
    <w:rsid w:val="00AD5FD5"/>
    <w:rsid w:val="00AE0F7F"/>
    <w:rsid w:val="00AE2669"/>
    <w:rsid w:val="00AF1B4E"/>
    <w:rsid w:val="00B00941"/>
    <w:rsid w:val="00B04942"/>
    <w:rsid w:val="00B0675D"/>
    <w:rsid w:val="00B12207"/>
    <w:rsid w:val="00B1604B"/>
    <w:rsid w:val="00B17310"/>
    <w:rsid w:val="00B248B7"/>
    <w:rsid w:val="00B25170"/>
    <w:rsid w:val="00B30DAE"/>
    <w:rsid w:val="00B3408D"/>
    <w:rsid w:val="00B37857"/>
    <w:rsid w:val="00B41866"/>
    <w:rsid w:val="00B517F6"/>
    <w:rsid w:val="00B525A4"/>
    <w:rsid w:val="00B541EB"/>
    <w:rsid w:val="00B5663B"/>
    <w:rsid w:val="00B606B1"/>
    <w:rsid w:val="00B60851"/>
    <w:rsid w:val="00B62DB5"/>
    <w:rsid w:val="00B641BB"/>
    <w:rsid w:val="00B73FAD"/>
    <w:rsid w:val="00B75D6D"/>
    <w:rsid w:val="00B90CEF"/>
    <w:rsid w:val="00B96606"/>
    <w:rsid w:val="00BA3360"/>
    <w:rsid w:val="00BA65D0"/>
    <w:rsid w:val="00BA6F38"/>
    <w:rsid w:val="00BA700C"/>
    <w:rsid w:val="00BB2608"/>
    <w:rsid w:val="00BB6749"/>
    <w:rsid w:val="00BC1A88"/>
    <w:rsid w:val="00BC439E"/>
    <w:rsid w:val="00BC5A30"/>
    <w:rsid w:val="00BC7237"/>
    <w:rsid w:val="00BD03AB"/>
    <w:rsid w:val="00BE143B"/>
    <w:rsid w:val="00BE75D7"/>
    <w:rsid w:val="00BF1494"/>
    <w:rsid w:val="00BF173F"/>
    <w:rsid w:val="00BF4903"/>
    <w:rsid w:val="00C01659"/>
    <w:rsid w:val="00C06269"/>
    <w:rsid w:val="00C12218"/>
    <w:rsid w:val="00C21B40"/>
    <w:rsid w:val="00C22469"/>
    <w:rsid w:val="00C249B8"/>
    <w:rsid w:val="00C30F6D"/>
    <w:rsid w:val="00C32ACE"/>
    <w:rsid w:val="00C33B77"/>
    <w:rsid w:val="00C341CF"/>
    <w:rsid w:val="00C34425"/>
    <w:rsid w:val="00C35090"/>
    <w:rsid w:val="00C3701F"/>
    <w:rsid w:val="00C40A19"/>
    <w:rsid w:val="00C4378B"/>
    <w:rsid w:val="00C57E17"/>
    <w:rsid w:val="00C6664A"/>
    <w:rsid w:val="00C7116D"/>
    <w:rsid w:val="00C85DF2"/>
    <w:rsid w:val="00C86C2D"/>
    <w:rsid w:val="00C92DD5"/>
    <w:rsid w:val="00C940E8"/>
    <w:rsid w:val="00C94119"/>
    <w:rsid w:val="00C952EA"/>
    <w:rsid w:val="00CA06BB"/>
    <w:rsid w:val="00CA324E"/>
    <w:rsid w:val="00CB0848"/>
    <w:rsid w:val="00CB4E4C"/>
    <w:rsid w:val="00CB6E7F"/>
    <w:rsid w:val="00CB7FF8"/>
    <w:rsid w:val="00CC0AA1"/>
    <w:rsid w:val="00CC7150"/>
    <w:rsid w:val="00CD0AA9"/>
    <w:rsid w:val="00CD23C3"/>
    <w:rsid w:val="00CD2E38"/>
    <w:rsid w:val="00CD417F"/>
    <w:rsid w:val="00CE14A0"/>
    <w:rsid w:val="00CF0581"/>
    <w:rsid w:val="00CF247F"/>
    <w:rsid w:val="00CF6AE6"/>
    <w:rsid w:val="00CF75DB"/>
    <w:rsid w:val="00CF7709"/>
    <w:rsid w:val="00D0207F"/>
    <w:rsid w:val="00D04BD8"/>
    <w:rsid w:val="00D07310"/>
    <w:rsid w:val="00D101EF"/>
    <w:rsid w:val="00D1067B"/>
    <w:rsid w:val="00D12579"/>
    <w:rsid w:val="00D12D71"/>
    <w:rsid w:val="00D135AB"/>
    <w:rsid w:val="00D1396B"/>
    <w:rsid w:val="00D14D52"/>
    <w:rsid w:val="00D17E79"/>
    <w:rsid w:val="00D21983"/>
    <w:rsid w:val="00D26B11"/>
    <w:rsid w:val="00D27BD7"/>
    <w:rsid w:val="00D3152A"/>
    <w:rsid w:val="00D333D6"/>
    <w:rsid w:val="00D34492"/>
    <w:rsid w:val="00D4104B"/>
    <w:rsid w:val="00D41D6E"/>
    <w:rsid w:val="00D42A8F"/>
    <w:rsid w:val="00D42B4A"/>
    <w:rsid w:val="00D516B2"/>
    <w:rsid w:val="00D67264"/>
    <w:rsid w:val="00D72189"/>
    <w:rsid w:val="00D723ED"/>
    <w:rsid w:val="00D75CF3"/>
    <w:rsid w:val="00D80EBC"/>
    <w:rsid w:val="00D84490"/>
    <w:rsid w:val="00D85E07"/>
    <w:rsid w:val="00D9046F"/>
    <w:rsid w:val="00D954E7"/>
    <w:rsid w:val="00DA13F0"/>
    <w:rsid w:val="00DA7998"/>
    <w:rsid w:val="00DB1301"/>
    <w:rsid w:val="00DB342D"/>
    <w:rsid w:val="00DC71DB"/>
    <w:rsid w:val="00DD433D"/>
    <w:rsid w:val="00DE599B"/>
    <w:rsid w:val="00DF0654"/>
    <w:rsid w:val="00DF2670"/>
    <w:rsid w:val="00DF2730"/>
    <w:rsid w:val="00E00326"/>
    <w:rsid w:val="00E211F5"/>
    <w:rsid w:val="00E235EE"/>
    <w:rsid w:val="00E24DAF"/>
    <w:rsid w:val="00E26735"/>
    <w:rsid w:val="00E42C50"/>
    <w:rsid w:val="00E437CF"/>
    <w:rsid w:val="00E47E65"/>
    <w:rsid w:val="00E52A6B"/>
    <w:rsid w:val="00E53472"/>
    <w:rsid w:val="00E53CAF"/>
    <w:rsid w:val="00E60CFF"/>
    <w:rsid w:val="00E61CB9"/>
    <w:rsid w:val="00E6317D"/>
    <w:rsid w:val="00E63DFE"/>
    <w:rsid w:val="00E647A0"/>
    <w:rsid w:val="00E741A9"/>
    <w:rsid w:val="00E74479"/>
    <w:rsid w:val="00E748E4"/>
    <w:rsid w:val="00E76D30"/>
    <w:rsid w:val="00E806F5"/>
    <w:rsid w:val="00E83503"/>
    <w:rsid w:val="00E84E8A"/>
    <w:rsid w:val="00E85A12"/>
    <w:rsid w:val="00E86190"/>
    <w:rsid w:val="00E864A4"/>
    <w:rsid w:val="00E87154"/>
    <w:rsid w:val="00E91CD1"/>
    <w:rsid w:val="00E963CE"/>
    <w:rsid w:val="00E96D12"/>
    <w:rsid w:val="00E97CB9"/>
    <w:rsid w:val="00EA02BC"/>
    <w:rsid w:val="00EB1788"/>
    <w:rsid w:val="00EB3378"/>
    <w:rsid w:val="00EB3703"/>
    <w:rsid w:val="00EB3F6A"/>
    <w:rsid w:val="00EB54B5"/>
    <w:rsid w:val="00EB68CA"/>
    <w:rsid w:val="00EC5732"/>
    <w:rsid w:val="00ED0A9E"/>
    <w:rsid w:val="00ED3952"/>
    <w:rsid w:val="00ED44BA"/>
    <w:rsid w:val="00ED5E8E"/>
    <w:rsid w:val="00EE027D"/>
    <w:rsid w:val="00EE55D5"/>
    <w:rsid w:val="00EE6F9A"/>
    <w:rsid w:val="00EE760E"/>
    <w:rsid w:val="00EF0BC2"/>
    <w:rsid w:val="00EF2715"/>
    <w:rsid w:val="00F041BA"/>
    <w:rsid w:val="00F055DD"/>
    <w:rsid w:val="00F10BB8"/>
    <w:rsid w:val="00F10D23"/>
    <w:rsid w:val="00F12768"/>
    <w:rsid w:val="00F143F5"/>
    <w:rsid w:val="00F154E7"/>
    <w:rsid w:val="00F1627D"/>
    <w:rsid w:val="00F20A80"/>
    <w:rsid w:val="00F21219"/>
    <w:rsid w:val="00F3251E"/>
    <w:rsid w:val="00F32608"/>
    <w:rsid w:val="00F51F47"/>
    <w:rsid w:val="00F547F1"/>
    <w:rsid w:val="00F55638"/>
    <w:rsid w:val="00F62DEE"/>
    <w:rsid w:val="00F63CDB"/>
    <w:rsid w:val="00F66640"/>
    <w:rsid w:val="00F82A85"/>
    <w:rsid w:val="00F82B6F"/>
    <w:rsid w:val="00F8453C"/>
    <w:rsid w:val="00F84974"/>
    <w:rsid w:val="00F87022"/>
    <w:rsid w:val="00F90DC1"/>
    <w:rsid w:val="00F91D92"/>
    <w:rsid w:val="00F9351B"/>
    <w:rsid w:val="00F93A32"/>
    <w:rsid w:val="00FA0B5E"/>
    <w:rsid w:val="00FA2668"/>
    <w:rsid w:val="00FC0273"/>
    <w:rsid w:val="00FC0C0F"/>
    <w:rsid w:val="00FC1054"/>
    <w:rsid w:val="00FC2521"/>
    <w:rsid w:val="00FC613E"/>
    <w:rsid w:val="00FC6652"/>
    <w:rsid w:val="00FC6E03"/>
    <w:rsid w:val="00FD5831"/>
    <w:rsid w:val="00FE5647"/>
    <w:rsid w:val="00FE59B4"/>
    <w:rsid w:val="00FE5B83"/>
    <w:rsid w:val="00FF0B68"/>
    <w:rsid w:val="00FF1783"/>
    <w:rsid w:val="00FF3288"/>
    <w:rsid w:val="00FF49FF"/>
    <w:rsid w:val="00FF5783"/>
    <w:rsid w:val="0100D07F"/>
    <w:rsid w:val="012B7E23"/>
    <w:rsid w:val="01427B94"/>
    <w:rsid w:val="026E497E"/>
    <w:rsid w:val="0309018F"/>
    <w:rsid w:val="0406F2B1"/>
    <w:rsid w:val="04EB9BAA"/>
    <w:rsid w:val="05C072E5"/>
    <w:rsid w:val="061EE5CE"/>
    <w:rsid w:val="066636ED"/>
    <w:rsid w:val="0741BAA1"/>
    <w:rsid w:val="07BAB62F"/>
    <w:rsid w:val="08624999"/>
    <w:rsid w:val="08795635"/>
    <w:rsid w:val="08BDBA2B"/>
    <w:rsid w:val="0A795B63"/>
    <w:rsid w:val="0A8ECADD"/>
    <w:rsid w:val="0BFCE006"/>
    <w:rsid w:val="0D003B5C"/>
    <w:rsid w:val="0E60C260"/>
    <w:rsid w:val="0E71A7A9"/>
    <w:rsid w:val="0ECBDBCC"/>
    <w:rsid w:val="0F16BAD4"/>
    <w:rsid w:val="0F49A558"/>
    <w:rsid w:val="0F4CCC86"/>
    <w:rsid w:val="105F35C5"/>
    <w:rsid w:val="106E20DE"/>
    <w:rsid w:val="10E575B9"/>
    <w:rsid w:val="10E89CE7"/>
    <w:rsid w:val="1281461A"/>
    <w:rsid w:val="14261E79"/>
    <w:rsid w:val="147CBA5F"/>
    <w:rsid w:val="14B0854E"/>
    <w:rsid w:val="15075F5D"/>
    <w:rsid w:val="1522DC33"/>
    <w:rsid w:val="159010E4"/>
    <w:rsid w:val="161D075D"/>
    <w:rsid w:val="169085A1"/>
    <w:rsid w:val="169A247F"/>
    <w:rsid w:val="16AFD0FD"/>
    <w:rsid w:val="17071F12"/>
    <w:rsid w:val="1754F7B4"/>
    <w:rsid w:val="18BBA766"/>
    <w:rsid w:val="194071AB"/>
    <w:rsid w:val="19EFFB15"/>
    <w:rsid w:val="1B897297"/>
    <w:rsid w:val="1BB1DE98"/>
    <w:rsid w:val="1BBE419B"/>
    <w:rsid w:val="1CA82C99"/>
    <w:rsid w:val="1CCDCA00"/>
    <w:rsid w:val="1CF4E54D"/>
    <w:rsid w:val="1DE275A0"/>
    <w:rsid w:val="1FAFCC66"/>
    <w:rsid w:val="22242253"/>
    <w:rsid w:val="2259356D"/>
    <w:rsid w:val="232923D0"/>
    <w:rsid w:val="248F4127"/>
    <w:rsid w:val="249E222A"/>
    <w:rsid w:val="255B7F74"/>
    <w:rsid w:val="26A9A53C"/>
    <w:rsid w:val="27623DE6"/>
    <w:rsid w:val="27FF6AAD"/>
    <w:rsid w:val="28500164"/>
    <w:rsid w:val="29FC1AE8"/>
    <w:rsid w:val="2AE1B6B7"/>
    <w:rsid w:val="2AE79E71"/>
    <w:rsid w:val="2AF5D78B"/>
    <w:rsid w:val="2B008F55"/>
    <w:rsid w:val="2BDF0338"/>
    <w:rsid w:val="2DA0D32B"/>
    <w:rsid w:val="2DD61D48"/>
    <w:rsid w:val="2F1C19A9"/>
    <w:rsid w:val="2F6C8503"/>
    <w:rsid w:val="30508782"/>
    <w:rsid w:val="30587508"/>
    <w:rsid w:val="31EC57E3"/>
    <w:rsid w:val="348DB4EB"/>
    <w:rsid w:val="34DED053"/>
    <w:rsid w:val="3601BA69"/>
    <w:rsid w:val="367267F9"/>
    <w:rsid w:val="36CA94C4"/>
    <w:rsid w:val="370C73D9"/>
    <w:rsid w:val="37408DCC"/>
    <w:rsid w:val="37BE17C0"/>
    <w:rsid w:val="38EEAB87"/>
    <w:rsid w:val="39AE4A8D"/>
    <w:rsid w:val="39FF574E"/>
    <w:rsid w:val="3AD2045E"/>
    <w:rsid w:val="3B9BF52E"/>
    <w:rsid w:val="3BB47562"/>
    <w:rsid w:val="3C5D9607"/>
    <w:rsid w:val="3CB9A540"/>
    <w:rsid w:val="3D1A2DB7"/>
    <w:rsid w:val="3D8580A5"/>
    <w:rsid w:val="3DE70794"/>
    <w:rsid w:val="3DEAD688"/>
    <w:rsid w:val="3E1D45DC"/>
    <w:rsid w:val="3FBD6A61"/>
    <w:rsid w:val="3FD06354"/>
    <w:rsid w:val="3FFE3DCC"/>
    <w:rsid w:val="41E1021E"/>
    <w:rsid w:val="420D9061"/>
    <w:rsid w:val="4228454C"/>
    <w:rsid w:val="42F63EA0"/>
    <w:rsid w:val="4380C41B"/>
    <w:rsid w:val="43A63994"/>
    <w:rsid w:val="43A67A0B"/>
    <w:rsid w:val="44688134"/>
    <w:rsid w:val="44FB294E"/>
    <w:rsid w:val="45D7D81A"/>
    <w:rsid w:val="45EE95F0"/>
    <w:rsid w:val="4614B705"/>
    <w:rsid w:val="463AD933"/>
    <w:rsid w:val="46C7D927"/>
    <w:rsid w:val="46DE1ACD"/>
    <w:rsid w:val="47FFA841"/>
    <w:rsid w:val="486374E3"/>
    <w:rsid w:val="4962903A"/>
    <w:rsid w:val="49AAD572"/>
    <w:rsid w:val="4AF457DF"/>
    <w:rsid w:val="4B409B22"/>
    <w:rsid w:val="4D3433F4"/>
    <w:rsid w:val="4D45AE2A"/>
    <w:rsid w:val="4D5D3872"/>
    <w:rsid w:val="4E4DFBED"/>
    <w:rsid w:val="4EB5970F"/>
    <w:rsid w:val="508888C8"/>
    <w:rsid w:val="515F5732"/>
    <w:rsid w:val="5212BFAD"/>
    <w:rsid w:val="52E52664"/>
    <w:rsid w:val="53A37578"/>
    <w:rsid w:val="54AAEF1D"/>
    <w:rsid w:val="57608C97"/>
    <w:rsid w:val="5774762B"/>
    <w:rsid w:val="58BC1B45"/>
    <w:rsid w:val="595140BA"/>
    <w:rsid w:val="5B188E3D"/>
    <w:rsid w:val="5D37D7FE"/>
    <w:rsid w:val="5DC7BB1E"/>
    <w:rsid w:val="5E27D90B"/>
    <w:rsid w:val="5E6879DC"/>
    <w:rsid w:val="5F1409FE"/>
    <w:rsid w:val="606F78C0"/>
    <w:rsid w:val="60D920B7"/>
    <w:rsid w:val="61757AFC"/>
    <w:rsid w:val="620B4921"/>
    <w:rsid w:val="62AAAE4B"/>
    <w:rsid w:val="63342658"/>
    <w:rsid w:val="63C11CD1"/>
    <w:rsid w:val="63C2EF9E"/>
    <w:rsid w:val="64275D2D"/>
    <w:rsid w:val="643043B2"/>
    <w:rsid w:val="6465318A"/>
    <w:rsid w:val="64971A8F"/>
    <w:rsid w:val="64BEBE7C"/>
    <w:rsid w:val="6542E9E3"/>
    <w:rsid w:val="65A9FB65"/>
    <w:rsid w:val="65C26DF6"/>
    <w:rsid w:val="666768FE"/>
    <w:rsid w:val="667AE318"/>
    <w:rsid w:val="6708FB6D"/>
    <w:rsid w:val="675A84C2"/>
    <w:rsid w:val="67CD610C"/>
    <w:rsid w:val="68A32AA9"/>
    <w:rsid w:val="6A1CED46"/>
    <w:rsid w:val="6BAC55FA"/>
    <w:rsid w:val="6BB8BDA7"/>
    <w:rsid w:val="6BC51F58"/>
    <w:rsid w:val="6CAA19FA"/>
    <w:rsid w:val="6D09AFC2"/>
    <w:rsid w:val="6D53E1DA"/>
    <w:rsid w:val="6D8F90B1"/>
    <w:rsid w:val="6E776DB3"/>
    <w:rsid w:val="6EE9C512"/>
    <w:rsid w:val="6FB44F01"/>
    <w:rsid w:val="712DA350"/>
    <w:rsid w:val="7306BEE6"/>
    <w:rsid w:val="730E8E67"/>
    <w:rsid w:val="74B9330C"/>
    <w:rsid w:val="7557E461"/>
    <w:rsid w:val="756F79F5"/>
    <w:rsid w:val="772D2BEE"/>
    <w:rsid w:val="77A54DBC"/>
    <w:rsid w:val="78C9106D"/>
    <w:rsid w:val="79F68BA2"/>
    <w:rsid w:val="7C0D5C19"/>
    <w:rsid w:val="7E272F86"/>
    <w:rsid w:val="7E65F309"/>
    <w:rsid w:val="7F023EFE"/>
    <w:rsid w:val="7F36A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49227D"/>
  <w15:chartTrackingRefBased/>
  <w15:docId w15:val="{B858305B-C878-40B3-90A6-E1F3DAC89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2464"/>
  </w:style>
  <w:style w:type="paragraph" w:styleId="Ttulo1">
    <w:name w:val="heading 1"/>
    <w:basedOn w:val="Normal"/>
    <w:next w:val="Normal"/>
    <w:link w:val="Ttulo1Char"/>
    <w:rsid w:val="00012123"/>
    <w:pPr>
      <w:keepNext/>
      <w:spacing w:after="0" w:line="240" w:lineRule="auto"/>
      <w:jc w:val="both"/>
      <w:outlineLvl w:val="0"/>
    </w:pPr>
    <w:rPr>
      <w:rFonts w:ascii="Arial" w:eastAsia="Times New Roman" w:hAnsi="Arial" w:cs="Times New Roman"/>
      <w:b/>
      <w:sz w:val="24"/>
      <w:szCs w:val="20"/>
      <w:lang w:eastAsia="pt-BR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B33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rsid w:val="003B3398"/>
    <w:rPr>
      <w:b/>
      <w:bCs/>
    </w:rPr>
  </w:style>
  <w:style w:type="character" w:styleId="nfase">
    <w:name w:val="Emphasis"/>
    <w:basedOn w:val="Fontepargpadro"/>
    <w:uiPriority w:val="20"/>
    <w:rsid w:val="003B3398"/>
    <w:rPr>
      <w:i/>
      <w:iCs/>
    </w:rPr>
  </w:style>
  <w:style w:type="character" w:styleId="Refdecomentrio">
    <w:name w:val="annotation reference"/>
    <w:uiPriority w:val="99"/>
    <w:rsid w:val="002D3FF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rsid w:val="002D3FF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x-none" w:eastAsia="x-none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2D3FF3"/>
    <w:rPr>
      <w:rFonts w:ascii="Verdana" w:eastAsia="Times New Roman" w:hAnsi="Verdana" w:cs="Times New Roman"/>
      <w:sz w:val="20"/>
      <w:szCs w:val="20"/>
      <w:lang w:val="x-none" w:eastAsia="x-none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D04BD8"/>
    <w:pPr>
      <w:spacing w:after="160"/>
    </w:pPr>
    <w:rPr>
      <w:rFonts w:asciiTheme="minorHAnsi" w:eastAsiaTheme="minorHAnsi" w:hAnsiTheme="minorHAnsi" w:cstheme="minorBidi"/>
      <w:b/>
      <w:bCs/>
      <w:lang w:val="pt-BR" w:eastAsia="en-US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D04BD8"/>
    <w:rPr>
      <w:rFonts w:ascii="Verdana" w:eastAsia="Times New Roman" w:hAnsi="Verdana" w:cs="Times New Roman"/>
      <w:b/>
      <w:bCs/>
      <w:sz w:val="20"/>
      <w:szCs w:val="20"/>
      <w:lang w:val="x-none" w:eastAsia="x-none"/>
    </w:rPr>
  </w:style>
  <w:style w:type="character" w:customStyle="1" w:styleId="cf01">
    <w:name w:val="cf01"/>
    <w:basedOn w:val="Fontepargpadro"/>
    <w:rsid w:val="00354AA2"/>
    <w:rPr>
      <w:rFonts w:ascii="Segoe UI" w:hAnsi="Segoe UI" w:cs="Segoe UI" w:hint="default"/>
      <w:sz w:val="18"/>
      <w:szCs w:val="18"/>
    </w:rPr>
  </w:style>
  <w:style w:type="character" w:customStyle="1" w:styleId="normaltextrun">
    <w:name w:val="normaltextrun"/>
    <w:basedOn w:val="Fontepargpadro"/>
    <w:rsid w:val="00661CF3"/>
  </w:style>
  <w:style w:type="character" w:customStyle="1" w:styleId="eop">
    <w:name w:val="eop"/>
    <w:basedOn w:val="Fontepargpadro"/>
    <w:rsid w:val="00661CF3"/>
  </w:style>
  <w:style w:type="paragraph" w:customStyle="1" w:styleId="paragraph">
    <w:name w:val="paragraph"/>
    <w:basedOn w:val="Normal"/>
    <w:rsid w:val="004721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1Char">
    <w:name w:val="Título 1 Char"/>
    <w:basedOn w:val="Fontepargpadro"/>
    <w:link w:val="Ttulo1"/>
    <w:rsid w:val="00012123"/>
    <w:rPr>
      <w:rFonts w:ascii="Arial" w:eastAsia="Times New Roman" w:hAnsi="Arial" w:cs="Times New Roman"/>
      <w:b/>
      <w:sz w:val="24"/>
      <w:szCs w:val="20"/>
      <w:lang w:eastAsia="pt-BR"/>
    </w:rPr>
  </w:style>
  <w:style w:type="character" w:styleId="Hyperlink">
    <w:name w:val="Hyperlink"/>
    <w:uiPriority w:val="99"/>
    <w:unhideWhenUsed/>
    <w:rsid w:val="00012123"/>
    <w:rPr>
      <w:color w:val="0000FF"/>
      <w:u w:val="single"/>
    </w:rPr>
  </w:style>
  <w:style w:type="character" w:customStyle="1" w:styleId="cf11">
    <w:name w:val="cf11"/>
    <w:basedOn w:val="Fontepargpadro"/>
    <w:rsid w:val="005B7851"/>
    <w:rPr>
      <w:rFonts w:ascii="Segoe UI" w:hAnsi="Segoe UI" w:cs="Segoe UI" w:hint="default"/>
      <w:b/>
      <w:bCs/>
      <w:sz w:val="18"/>
      <w:szCs w:val="18"/>
    </w:rPr>
  </w:style>
  <w:style w:type="character" w:styleId="MenoPendente">
    <w:name w:val="Unresolved Mention"/>
    <w:basedOn w:val="Fontepargpadro"/>
    <w:uiPriority w:val="99"/>
    <w:semiHidden/>
    <w:unhideWhenUsed/>
    <w:rsid w:val="00485185"/>
    <w:rPr>
      <w:color w:val="605E5C"/>
      <w:shd w:val="clear" w:color="auto" w:fill="E1DFDD"/>
    </w:rPr>
  </w:style>
  <w:style w:type="paragraph" w:styleId="SemEspaamento">
    <w:name w:val="No Spacing"/>
    <w:uiPriority w:val="1"/>
    <w:pPr>
      <w:spacing w:after="0" w:line="240" w:lineRule="auto"/>
    </w:p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bealho">
    <w:name w:val="header"/>
    <w:basedOn w:val="Normal"/>
    <w:link w:val="CabealhoChar"/>
    <w:uiPriority w:val="99"/>
    <w:unhideWhenUsed/>
    <w:rsid w:val="003A42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A42DE"/>
  </w:style>
  <w:style w:type="paragraph" w:styleId="Rodap">
    <w:name w:val="footer"/>
    <w:basedOn w:val="Normal"/>
    <w:link w:val="RodapChar"/>
    <w:uiPriority w:val="99"/>
    <w:unhideWhenUsed/>
    <w:rsid w:val="003A42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A42DE"/>
  </w:style>
  <w:style w:type="paragraph" w:styleId="Citao">
    <w:name w:val="Quote"/>
    <w:next w:val="Normal"/>
    <w:link w:val="CitaoChar"/>
    <w:autoRedefine/>
    <w:uiPriority w:val="29"/>
    <w:qFormat/>
    <w:rsid w:val="00770E7F"/>
    <w:pPr>
      <w:suppressAutoHyphens/>
      <w:spacing w:before="120" w:after="120" w:line="240" w:lineRule="auto"/>
      <w:ind w:left="2268" w:firstLine="1134"/>
      <w:textboxTightWrap w:val="allLines"/>
    </w:pPr>
    <w:rPr>
      <w:rFonts w:ascii="Arial" w:eastAsia="Times New Roman" w:hAnsi="Arial" w:cs="Verdana"/>
      <w:i/>
      <w:iCs/>
      <w:sz w:val="26"/>
      <w:szCs w:val="24"/>
      <w:lang w:eastAsia="zh-CN"/>
    </w:rPr>
  </w:style>
  <w:style w:type="character" w:customStyle="1" w:styleId="CitaoChar">
    <w:name w:val="Citação Char"/>
    <w:basedOn w:val="Fontepargpadro"/>
    <w:link w:val="Citao"/>
    <w:uiPriority w:val="29"/>
    <w:rsid w:val="00770E7F"/>
    <w:rPr>
      <w:rFonts w:ascii="Arial" w:eastAsia="Times New Roman" w:hAnsi="Arial" w:cs="Verdana"/>
      <w:i/>
      <w:iCs/>
      <w:sz w:val="26"/>
      <w:szCs w:val="24"/>
      <w:lang w:eastAsia="zh-CN"/>
    </w:rPr>
  </w:style>
  <w:style w:type="character" w:styleId="TextodoEspaoReservado">
    <w:name w:val="Placeholder Text"/>
    <w:basedOn w:val="Fontepargpadro"/>
    <w:uiPriority w:val="99"/>
    <w:semiHidden/>
    <w:rsid w:val="00770E7F"/>
    <w:rPr>
      <w:color w:val="808080"/>
    </w:rPr>
  </w:style>
  <w:style w:type="paragraph" w:customStyle="1" w:styleId="Ttulos">
    <w:name w:val="Títulos"/>
    <w:basedOn w:val="Citao"/>
    <w:link w:val="TtulosChar"/>
    <w:qFormat/>
    <w:rsid w:val="002D127E"/>
    <w:pPr>
      <w:suppressAutoHyphens w:val="0"/>
      <w:spacing w:line="360" w:lineRule="auto"/>
      <w:ind w:left="0" w:firstLine="0"/>
      <w:jc w:val="center"/>
    </w:pPr>
    <w:rPr>
      <w:b/>
      <w:i w:val="0"/>
      <w:caps/>
      <w:sz w:val="28"/>
    </w:rPr>
  </w:style>
  <w:style w:type="character" w:customStyle="1" w:styleId="TtulosChar">
    <w:name w:val="Títulos Char"/>
    <w:basedOn w:val="CitaoChar"/>
    <w:link w:val="Ttulos"/>
    <w:rsid w:val="002D127E"/>
    <w:rPr>
      <w:rFonts w:ascii="Arial" w:eastAsia="Times New Roman" w:hAnsi="Arial" w:cs="Verdana"/>
      <w:b/>
      <w:i w:val="0"/>
      <w:iCs/>
      <w:caps/>
      <w:sz w:val="28"/>
      <w:szCs w:val="24"/>
      <w:lang w:eastAsia="zh-CN"/>
    </w:rPr>
  </w:style>
  <w:style w:type="paragraph" w:styleId="PargrafodaLista">
    <w:name w:val="List Paragraph"/>
    <w:basedOn w:val="Normal"/>
    <w:uiPriority w:val="34"/>
    <w:rsid w:val="003624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423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1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4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7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87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33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6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1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53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82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56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40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93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01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05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01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89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00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67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64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9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80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1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58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07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24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42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8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76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9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4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0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0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78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8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25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50013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63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6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062962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9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52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2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3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30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7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40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4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3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416594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209100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6/09/relationships/commentsIds" Target="commentsIds.xml"/><Relationship Id="rId18" Type="http://schemas.openxmlformats.org/officeDocument/2006/relationships/header" Target="header2.xml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eader" Target="header3.xml"/><Relationship Id="rId7" Type="http://schemas.openxmlformats.org/officeDocument/2006/relationships/webSettings" Target="webSettings.xml"/><Relationship Id="rId12" Type="http://schemas.microsoft.com/office/2011/relationships/commentsExtended" Target="commentsExtended.xml"/><Relationship Id="rId17" Type="http://schemas.openxmlformats.org/officeDocument/2006/relationships/header" Target="header1.xml"/><Relationship Id="rId25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hyperlink" Target="https://pje.tjdft.jus.br/pje/seam/resource/rest/pje-legacy/documento/download/TJDFT/1g/544197/284150329" TargetMode="Externa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omments" Target="comments.xml"/><Relationship Id="rId24" Type="http://schemas.microsoft.com/office/2011/relationships/people" Target="people.xml"/><Relationship Id="rId5" Type="http://schemas.openxmlformats.org/officeDocument/2006/relationships/styles" Target="styles.xml"/><Relationship Id="rId15" Type="http://schemas.openxmlformats.org/officeDocument/2006/relationships/hyperlink" Target="https://pje.tjdft.jus.br/pje/seam/resource/rest/pje-legacy/documento/download/285769646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18/08/relationships/commentsExtensible" Target="commentsExtensible.xml"/><Relationship Id="rId22" Type="http://schemas.openxmlformats.org/officeDocument/2006/relationships/footer" Target="footer3.xm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ACC47C5ADE849A18DA0C7907A36191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2970ABC-6F8D-4C02-94D1-4488F3BFFA36}"/>
      </w:docPartPr>
      <w:docPartBody>
        <w:p w:rsidR="00773803" w:rsidRDefault="00773803" w:rsidP="00773803">
          <w:pPr>
            <w:pStyle w:val="7ACC47C5ADE849A18DA0C7907A361910"/>
          </w:pPr>
          <w:r w:rsidRPr="002A0A13">
            <w:rPr>
              <w:rStyle w:val="TextodoEspaoReservado"/>
            </w:rPr>
            <w:t>Escolher um item.</w:t>
          </w:r>
        </w:p>
      </w:docPartBody>
    </w:docPart>
    <w:docPart>
      <w:docPartPr>
        <w:name w:val="F878D1793E2346938EC18DAD866E901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F677645-7BEE-495B-A2A2-C7078781C734}"/>
      </w:docPartPr>
      <w:docPartBody>
        <w:p w:rsidR="00773803" w:rsidRDefault="00773803" w:rsidP="00773803">
          <w:pPr>
            <w:pStyle w:val="F878D1793E2346938EC18DAD866E9010"/>
          </w:pPr>
          <w:r w:rsidRPr="009F36E1">
            <w:rPr>
              <w:rStyle w:val="TextodoEspaoReservado"/>
              <w:sz w:val="28"/>
              <w:szCs w:val="28"/>
            </w:rPr>
            <w:t>Escolher um item.</w:t>
          </w:r>
        </w:p>
      </w:docPartBody>
    </w:docPart>
    <w:docPart>
      <w:docPartPr>
        <w:name w:val="AA1EE3EF79994F978EAA8FE4FF7A26B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D2D01E5-6886-4D3A-BC5A-5366DBB17323}"/>
      </w:docPartPr>
      <w:docPartBody>
        <w:p w:rsidR="00773803" w:rsidRDefault="00773803" w:rsidP="00773803">
          <w:pPr>
            <w:pStyle w:val="AA1EE3EF79994F978EAA8FE4FF7A26BD"/>
          </w:pPr>
          <w:r>
            <w:rPr>
              <w:rFonts w:cs="Arial"/>
            </w:rPr>
            <w:t>Escolher um item</w:t>
          </w:r>
        </w:p>
      </w:docPartBody>
    </w:docPart>
    <w:docPart>
      <w:docPartPr>
        <w:name w:val="BC7F39C12B0F442FBBF9AD5B583FBDE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AC9F25C-CE24-4940-A55B-E193616E922A}"/>
      </w:docPartPr>
      <w:docPartBody>
        <w:p w:rsidR="00773803" w:rsidRDefault="00773803" w:rsidP="00773803">
          <w:pPr>
            <w:pStyle w:val="BC7F39C12B0F442FBBF9AD5B583FBDE0"/>
          </w:pPr>
          <w:r>
            <w:rPr>
              <w:rFonts w:cs="Arial"/>
            </w:rPr>
            <w:t>Escolher um item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800"/>
    <w:rsid w:val="0014443F"/>
    <w:rsid w:val="0019695A"/>
    <w:rsid w:val="001B0F6A"/>
    <w:rsid w:val="001E2AC0"/>
    <w:rsid w:val="00277029"/>
    <w:rsid w:val="002C7E0E"/>
    <w:rsid w:val="002F13AB"/>
    <w:rsid w:val="003060EF"/>
    <w:rsid w:val="003D50C8"/>
    <w:rsid w:val="00465A25"/>
    <w:rsid w:val="004756EB"/>
    <w:rsid w:val="004C591E"/>
    <w:rsid w:val="00515AB3"/>
    <w:rsid w:val="00534782"/>
    <w:rsid w:val="005953DB"/>
    <w:rsid w:val="005E4FE9"/>
    <w:rsid w:val="007055C1"/>
    <w:rsid w:val="00730800"/>
    <w:rsid w:val="00773803"/>
    <w:rsid w:val="0077693D"/>
    <w:rsid w:val="00791340"/>
    <w:rsid w:val="00816916"/>
    <w:rsid w:val="00855F86"/>
    <w:rsid w:val="008C4978"/>
    <w:rsid w:val="009A52A1"/>
    <w:rsid w:val="009C5448"/>
    <w:rsid w:val="00AB26AC"/>
    <w:rsid w:val="00AD59B1"/>
    <w:rsid w:val="00B9403F"/>
    <w:rsid w:val="00C34425"/>
    <w:rsid w:val="00C7198A"/>
    <w:rsid w:val="00CB636A"/>
    <w:rsid w:val="00DE22E5"/>
    <w:rsid w:val="00E85666"/>
    <w:rsid w:val="00EB68CA"/>
    <w:rsid w:val="00FA0B5E"/>
    <w:rsid w:val="00FF5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773803"/>
    <w:rPr>
      <w:color w:val="808080"/>
    </w:rPr>
  </w:style>
  <w:style w:type="paragraph" w:customStyle="1" w:styleId="7ACC47C5ADE849A18DA0C7907A361910">
    <w:name w:val="7ACC47C5ADE849A18DA0C7907A361910"/>
    <w:rsid w:val="0077380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878D1793E2346938EC18DAD866E9010">
    <w:name w:val="F878D1793E2346938EC18DAD866E9010"/>
    <w:rsid w:val="0077380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A1EE3EF79994F978EAA8FE4FF7A26BD">
    <w:name w:val="AA1EE3EF79994F978EAA8FE4FF7A26BD"/>
    <w:rsid w:val="0077380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C7F39C12B0F442FBBF9AD5B583FBDE0">
    <w:name w:val="BC7F39C12B0F442FBBF9AD5B583FBDE0"/>
    <w:rsid w:val="00773803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6613FA8-5D5A-4E80-9FFB-0B29EF61306C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33c322fa-3349-4907-8969-651e70ebb4f3&quot;"/>
  </we:properties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2c2f534-331e-4e70-92cd-100d07c8614e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58E04DB8916AA45B370E3EF58ABEFFD" ma:contentTypeVersion="15" ma:contentTypeDescription="Crie um novo documento." ma:contentTypeScope="" ma:versionID="f30fbb29e7ea6d5a67b4ec1bbb8550c3">
  <xsd:schema xmlns:xsd="http://www.w3.org/2001/XMLSchema" xmlns:xs="http://www.w3.org/2001/XMLSchema" xmlns:p="http://schemas.microsoft.com/office/2006/metadata/properties" xmlns:ns3="22c2f534-331e-4e70-92cd-100d07c8614e" xmlns:ns4="5787b20b-b18c-4158-b503-24a9916d44e0" targetNamespace="http://schemas.microsoft.com/office/2006/metadata/properties" ma:root="true" ma:fieldsID="8c69f19e8a4065aace009a29be567772" ns3:_="" ns4:_="">
    <xsd:import namespace="22c2f534-331e-4e70-92cd-100d07c8614e"/>
    <xsd:import namespace="5787b20b-b18c-4158-b503-24a9916d44e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c2f534-331e-4e70-92cd-100d07c861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87b20b-b18c-4158-b503-24a9916d44e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698B7F2-438F-4346-AAA8-B30D71006AE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77EA40C-5804-4EEE-9895-1C1C7F48547D}">
  <ds:schemaRefs>
    <ds:schemaRef ds:uri="http://schemas.microsoft.com/office/2006/metadata/properties"/>
    <ds:schemaRef ds:uri="http://schemas.microsoft.com/office/infopath/2007/PartnerControls"/>
    <ds:schemaRef ds:uri="22c2f534-331e-4e70-92cd-100d07c8614e"/>
  </ds:schemaRefs>
</ds:datastoreItem>
</file>

<file path=customXml/itemProps3.xml><?xml version="1.0" encoding="utf-8"?>
<ds:datastoreItem xmlns:ds="http://schemas.openxmlformats.org/officeDocument/2006/customXml" ds:itemID="{95DCF950-FFF5-4CD4-A3C4-16FD62C209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2c2f534-331e-4e70-92cd-100d07c8614e"/>
    <ds:schemaRef ds:uri="5787b20b-b18c-4158-b503-24a9916d44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2352</Words>
  <Characters>12965</Characters>
  <Application>Microsoft Office Word</Application>
  <DocSecurity>0</DocSecurity>
  <Lines>392</Lines>
  <Paragraphs>130</Paragraphs>
  <ScaleCrop>false</ScaleCrop>
  <Company/>
  <LinksUpToDate>false</LinksUpToDate>
  <CharactersWithSpaces>15187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RENAN BARÃO</dc:creator>
  <cp:keywords/>
  <dc:description/>
  <cp:lastModifiedBy>Orana Oliveira Guerra - GDSXSR</cp:lastModifiedBy>
  <cp:revision>2</cp:revision>
  <dcterms:created xsi:type="dcterms:W3CDTF">2026-10-31T00:04:00Z</dcterms:created>
  <dcterms:modified xsi:type="dcterms:W3CDTF">2026-10-31T00:04:00Z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0x010100F58E04DB8916AA45B370E3EF58ABEFFD</vt:lpwstr>
  </property>
  <property fmtid="{D5CDD505-2E9C-101B-9397-08002B2CF9AE}" pid="3" name="MediaServiceImageTags">
    <vt:lpwstr/>
  </property>
</Properties>
</file>