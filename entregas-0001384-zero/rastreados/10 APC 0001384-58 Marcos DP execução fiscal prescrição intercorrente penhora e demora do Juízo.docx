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57123E" w14:paraId="0A6C918D" w14:textId="77777777" w:rsidTr="00B955AE">
        <w:tc>
          <w:tcPr>
            <w:tcW w:w="2822" w:type="dxa"/>
            <w:tcBorders>
              <w:top w:val="nil"/>
              <w:left w:val="nil"/>
              <w:bottom w:val="nil"/>
              <w:right w:val="nil"/>
            </w:tcBorders>
            <w:hideMark/>
          </w:tcPr>
          <w:p w14:paraId="247B2FEC" w14:textId="77777777" w:rsidR="0057123E" w:rsidRDefault="0057123E" w:rsidP="00B955AE">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8654173" wp14:editId="7F8C9FA8">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4EA3539"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8087FEF"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E567CA"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920BE75"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8373EAF" w14:textId="77777777" w:rsidR="0057123E" w:rsidRDefault="0057123E" w:rsidP="00B955A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021876C3" w14:textId="77777777" w:rsidR="0057123E" w:rsidRDefault="0057123E" w:rsidP="0057123E">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57123E" w:rsidRPr="009F36E1" w14:paraId="461CDB55" w14:textId="77777777" w:rsidTr="00B955AE">
        <w:trPr>
          <w:cantSplit/>
          <w:trHeight w:val="397"/>
        </w:trPr>
        <w:tc>
          <w:tcPr>
            <w:tcW w:w="3686" w:type="dxa"/>
            <w:vAlign w:val="center"/>
          </w:tcPr>
          <w:p w14:paraId="7F90D494" w14:textId="77777777" w:rsidR="0057123E" w:rsidRPr="009F36E1" w:rsidRDefault="0057123E" w:rsidP="00B955AE">
            <w:pPr>
              <w:rPr>
                <w:rFonts w:ascii="Arial" w:hAnsi="Arial" w:cs="Arial"/>
                <w:sz w:val="28"/>
                <w:szCs w:val="28"/>
              </w:rPr>
            </w:pPr>
            <w:r w:rsidRPr="009F36E1">
              <w:rPr>
                <w:rFonts w:ascii="Arial" w:hAnsi="Arial" w:cs="Arial"/>
                <w:sz w:val="28"/>
                <w:szCs w:val="28"/>
              </w:rPr>
              <w:t>Órgão</w:t>
            </w:r>
          </w:p>
        </w:tc>
        <w:tc>
          <w:tcPr>
            <w:tcW w:w="447" w:type="dxa"/>
            <w:vAlign w:val="center"/>
          </w:tcPr>
          <w:p w14:paraId="72382561"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6EFEF57E" w14:textId="77777777" w:rsidR="0057123E" w:rsidRPr="009F36E1" w:rsidRDefault="00000000" w:rsidP="00B955AE">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C519AF9021F949D38B0845C33FFC3B0C"/>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57123E" w:rsidRPr="009F36E1">
                  <w:rPr>
                    <w:rFonts w:ascii="Arial" w:hAnsi="Arial" w:cs="Arial"/>
                    <w:sz w:val="28"/>
                    <w:szCs w:val="28"/>
                  </w:rPr>
                  <w:t>4ª Turma Cível</w:t>
                </w:r>
              </w:sdtContent>
            </w:sdt>
          </w:p>
        </w:tc>
      </w:tr>
      <w:tr w:rsidR="0057123E" w:rsidRPr="009F36E1" w14:paraId="28B2B35E" w14:textId="77777777" w:rsidTr="00B955AE">
        <w:trPr>
          <w:cantSplit/>
          <w:trHeight w:val="570"/>
        </w:trPr>
        <w:tc>
          <w:tcPr>
            <w:tcW w:w="3686" w:type="dxa"/>
            <w:vAlign w:val="center"/>
          </w:tcPr>
          <w:p w14:paraId="5C172FC2" w14:textId="77777777" w:rsidR="0057123E" w:rsidRPr="009F36E1" w:rsidRDefault="0057123E" w:rsidP="00B955AE">
            <w:pPr>
              <w:rPr>
                <w:rFonts w:ascii="Arial" w:hAnsi="Arial" w:cs="Arial"/>
                <w:sz w:val="28"/>
                <w:szCs w:val="28"/>
              </w:rPr>
            </w:pPr>
            <w:r w:rsidRPr="009F36E1">
              <w:rPr>
                <w:rFonts w:ascii="Arial" w:hAnsi="Arial" w:cs="Arial"/>
                <w:sz w:val="28"/>
                <w:szCs w:val="28"/>
              </w:rPr>
              <w:t>Classe</w:t>
            </w:r>
          </w:p>
        </w:tc>
        <w:tc>
          <w:tcPr>
            <w:tcW w:w="447" w:type="dxa"/>
            <w:vAlign w:val="center"/>
          </w:tcPr>
          <w:p w14:paraId="00900431"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sz w:val="28"/>
                <w:szCs w:val="28"/>
              </w:rPr>
              <w:id w:val="1558446301"/>
              <w:placeholder>
                <w:docPart w:val="00A2158E715A4F0FA728E39DA22CB772"/>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FFD6FB1" w14:textId="77777777" w:rsidR="0057123E" w:rsidRPr="009F36E1" w:rsidRDefault="0057123E" w:rsidP="0057123E">
                <w:pPr>
                  <w:ind w:right="-675"/>
                  <w:rPr>
                    <w:rFonts w:cs="Arial"/>
                    <w:i/>
                    <w:iCs/>
                    <w:sz w:val="28"/>
                    <w:szCs w:val="28"/>
                  </w:rPr>
                </w:pPr>
                <w:r w:rsidRPr="008C019C">
                  <w:rPr>
                    <w:rFonts w:ascii="Arial" w:hAnsi="Arial" w:cs="Arial"/>
                    <w:sz w:val="28"/>
                    <w:szCs w:val="28"/>
                  </w:rPr>
                  <w:t>Apelação Cível</w:t>
                </w:r>
              </w:p>
            </w:sdtContent>
          </w:sdt>
        </w:tc>
      </w:tr>
      <w:tr w:rsidR="0057123E" w:rsidRPr="009F36E1" w14:paraId="64EF3862" w14:textId="77777777" w:rsidTr="00B955AE">
        <w:trPr>
          <w:cantSplit/>
          <w:trHeight w:val="397"/>
        </w:trPr>
        <w:tc>
          <w:tcPr>
            <w:tcW w:w="3686" w:type="dxa"/>
            <w:vAlign w:val="center"/>
          </w:tcPr>
          <w:p w14:paraId="6A97E8DC" w14:textId="77777777" w:rsidR="0057123E" w:rsidRPr="009F36E1" w:rsidRDefault="0057123E" w:rsidP="00B955AE">
            <w:pPr>
              <w:rPr>
                <w:rFonts w:ascii="Arial" w:hAnsi="Arial" w:cs="Arial"/>
                <w:sz w:val="28"/>
                <w:szCs w:val="28"/>
              </w:rPr>
            </w:pPr>
            <w:r w:rsidRPr="009F36E1">
              <w:rPr>
                <w:rFonts w:ascii="Arial" w:hAnsi="Arial" w:cs="Arial"/>
                <w:sz w:val="28"/>
                <w:szCs w:val="28"/>
              </w:rPr>
              <w:t>Processo nº</w:t>
            </w:r>
          </w:p>
        </w:tc>
        <w:tc>
          <w:tcPr>
            <w:tcW w:w="447" w:type="dxa"/>
            <w:vAlign w:val="center"/>
          </w:tcPr>
          <w:p w14:paraId="60CD41F5" w14:textId="77777777" w:rsidR="0057123E" w:rsidRPr="009F36E1" w:rsidRDefault="0057123E" w:rsidP="00B955AE">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3D684A17" w14:textId="738D42E2" w:rsidR="0057123E" w:rsidRPr="009F36E1" w:rsidRDefault="0057123E" w:rsidP="00B955AE">
            <w:pPr>
              <w:ind w:right="-675"/>
              <w:rPr>
                <w:rFonts w:ascii="Arial" w:hAnsi="Arial" w:cs="Arial"/>
                <w:sz w:val="28"/>
                <w:szCs w:val="28"/>
              </w:rPr>
            </w:pPr>
            <w:r w:rsidRPr="0057123E">
              <w:rPr>
                <w:rFonts w:ascii="Arial" w:hAnsi="Arial" w:cs="Arial"/>
                <w:sz w:val="28"/>
                <w:szCs w:val="28"/>
              </w:rPr>
              <w:t>0001384-58.2002.8.07.0001</w:t>
            </w:r>
          </w:p>
        </w:tc>
      </w:tr>
      <w:tr w:rsidR="0057123E" w:rsidRPr="009F36E1" w14:paraId="57E18DB3" w14:textId="77777777" w:rsidTr="00B955AE">
        <w:trPr>
          <w:cantSplit/>
          <w:trHeight w:val="397"/>
        </w:trPr>
        <w:tc>
          <w:tcPr>
            <w:tcW w:w="3686" w:type="dxa"/>
            <w:vAlign w:val="center"/>
          </w:tcPr>
          <w:p w14:paraId="4852F43F" w14:textId="77777777" w:rsidR="0057123E" w:rsidRPr="00F63CDB" w:rsidRDefault="00000000" w:rsidP="00B955AE">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4E03BE344EE43598B956B4911E71641"/>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57123E" w:rsidRPr="00F63CDB">
                  <w:rPr>
                    <w:rFonts w:ascii="Arial" w:eastAsia="Times New Roman" w:hAnsi="Arial" w:cs="Arial"/>
                    <w:sz w:val="28"/>
                    <w:szCs w:val="28"/>
                    <w:lang w:eastAsia="zh-CN"/>
                  </w:rPr>
                  <w:t>Apelante</w:t>
                </w:r>
              </w:sdtContent>
            </w:sdt>
            <w:r w:rsidR="0057123E" w:rsidRPr="00F63CDB">
              <w:rPr>
                <w:rFonts w:ascii="Arial" w:hAnsi="Arial" w:cs="Arial"/>
                <w:sz w:val="28"/>
                <w:szCs w:val="28"/>
              </w:rPr>
              <w:t xml:space="preserve"> (s)</w:t>
            </w:r>
          </w:p>
        </w:tc>
        <w:tc>
          <w:tcPr>
            <w:tcW w:w="447" w:type="dxa"/>
            <w:vAlign w:val="center"/>
          </w:tcPr>
          <w:p w14:paraId="3170FD43"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56B0CE27" w14:textId="05C9B7EE" w:rsidR="0057123E" w:rsidRPr="009F36E1" w:rsidRDefault="0057123E" w:rsidP="00B955AE">
            <w:pPr>
              <w:rPr>
                <w:rFonts w:ascii="Arial" w:hAnsi="Arial" w:cs="Arial"/>
                <w:sz w:val="28"/>
                <w:szCs w:val="28"/>
              </w:rPr>
            </w:pPr>
            <w:r w:rsidRPr="0057123E">
              <w:rPr>
                <w:rFonts w:ascii="Arial" w:hAnsi="Arial" w:cs="Arial"/>
                <w:sz w:val="28"/>
                <w:szCs w:val="28"/>
              </w:rPr>
              <w:t>DISTRITO FEDERAL</w:t>
            </w:r>
          </w:p>
        </w:tc>
      </w:tr>
      <w:tr w:rsidR="0057123E" w:rsidRPr="009F36E1" w14:paraId="462D2D61" w14:textId="77777777" w:rsidTr="00B955AE">
        <w:trPr>
          <w:cantSplit/>
          <w:trHeight w:val="397"/>
        </w:trPr>
        <w:tc>
          <w:tcPr>
            <w:tcW w:w="3686" w:type="dxa"/>
            <w:vAlign w:val="center"/>
          </w:tcPr>
          <w:p w14:paraId="0305FC93" w14:textId="77777777" w:rsidR="0057123E" w:rsidRPr="009F36E1" w:rsidRDefault="00000000" w:rsidP="00B955AE">
            <w:pPr>
              <w:jc w:val="both"/>
              <w:rPr>
                <w:rFonts w:ascii="Arial" w:hAnsi="Arial" w:cs="Arial"/>
                <w:sz w:val="28"/>
                <w:szCs w:val="28"/>
              </w:rPr>
            </w:pPr>
            <w:sdt>
              <w:sdtPr>
                <w:rPr>
                  <w:rFonts w:ascii="Arial" w:eastAsia="Times New Roman" w:hAnsi="Arial" w:cs="Arial"/>
                  <w:sz w:val="28"/>
                  <w:szCs w:val="28"/>
                  <w:lang w:eastAsia="zh-CN"/>
                </w:rPr>
                <w:id w:val="-1351640470"/>
                <w:placeholder>
                  <w:docPart w:val="F4B91C735E754D5C97643A19A358DF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57123E">
                  <w:rPr>
                    <w:rFonts w:ascii="Arial" w:eastAsia="Times New Roman" w:hAnsi="Arial" w:cs="Arial"/>
                    <w:sz w:val="28"/>
                    <w:szCs w:val="28"/>
                    <w:lang w:eastAsia="zh-CN"/>
                  </w:rPr>
                  <w:t>Apelado</w:t>
                </w:r>
              </w:sdtContent>
            </w:sdt>
            <w:r w:rsidR="0057123E" w:rsidRPr="009F36E1">
              <w:rPr>
                <w:rFonts w:ascii="Arial" w:hAnsi="Arial" w:cs="Arial"/>
                <w:sz w:val="28"/>
                <w:szCs w:val="28"/>
              </w:rPr>
              <w:t xml:space="preserve"> </w:t>
            </w:r>
            <w:r w:rsidR="0057123E">
              <w:rPr>
                <w:rFonts w:ascii="Arial" w:hAnsi="Arial" w:cs="Arial"/>
                <w:sz w:val="28"/>
                <w:szCs w:val="28"/>
              </w:rPr>
              <w:t>(</w:t>
            </w:r>
            <w:r w:rsidR="0057123E" w:rsidRPr="009F36E1">
              <w:rPr>
                <w:rFonts w:ascii="Arial" w:hAnsi="Arial" w:cs="Arial"/>
                <w:sz w:val="28"/>
                <w:szCs w:val="28"/>
              </w:rPr>
              <w:t>a)(s)</w:t>
            </w:r>
          </w:p>
        </w:tc>
        <w:tc>
          <w:tcPr>
            <w:tcW w:w="447" w:type="dxa"/>
            <w:vAlign w:val="center"/>
          </w:tcPr>
          <w:p w14:paraId="17B74023" w14:textId="77777777" w:rsidR="0057123E" w:rsidRPr="009F36E1" w:rsidRDefault="0057123E" w:rsidP="00B955AE">
            <w:pPr>
              <w:rPr>
                <w:rFonts w:ascii="Arial" w:hAnsi="Arial" w:cs="Arial"/>
                <w:sz w:val="28"/>
                <w:szCs w:val="28"/>
              </w:rPr>
            </w:pPr>
            <w:r w:rsidRPr="009F36E1">
              <w:rPr>
                <w:rFonts w:ascii="Arial" w:hAnsi="Arial" w:cs="Arial"/>
                <w:sz w:val="28"/>
                <w:szCs w:val="28"/>
              </w:rPr>
              <w:t>:</w:t>
            </w:r>
          </w:p>
        </w:tc>
        <w:tc>
          <w:tcPr>
            <w:tcW w:w="4590" w:type="dxa"/>
            <w:vAlign w:val="center"/>
          </w:tcPr>
          <w:p w14:paraId="6C24430D" w14:textId="2AE6B708" w:rsidR="0057123E" w:rsidRPr="009F36E1" w:rsidRDefault="0057123E" w:rsidP="00B955AE">
            <w:pPr>
              <w:ind w:right="-74"/>
              <w:rPr>
                <w:rFonts w:ascii="Arial" w:hAnsi="Arial" w:cs="Arial"/>
                <w:sz w:val="28"/>
                <w:szCs w:val="28"/>
              </w:rPr>
            </w:pPr>
            <w:r w:rsidRPr="0057123E">
              <w:rPr>
                <w:rFonts w:ascii="Arial" w:hAnsi="Arial" w:cs="Arial"/>
                <w:sz w:val="28"/>
                <w:szCs w:val="28"/>
              </w:rPr>
              <w:t>JOAO AURELIANO RODRIGUES</w:t>
            </w:r>
          </w:p>
        </w:tc>
      </w:tr>
      <w:tr w:rsidR="0057123E" w:rsidRPr="009F36E1" w14:paraId="39641D01" w14:textId="77777777" w:rsidTr="00B955AE">
        <w:trPr>
          <w:cantSplit/>
          <w:trHeight w:val="397"/>
        </w:trPr>
        <w:tc>
          <w:tcPr>
            <w:tcW w:w="3686" w:type="dxa"/>
            <w:vAlign w:val="center"/>
          </w:tcPr>
          <w:p w14:paraId="4E32AC31" w14:textId="77777777" w:rsidR="0057123E" w:rsidRPr="009F36E1" w:rsidRDefault="0057123E" w:rsidP="00B955AE">
            <w:pPr>
              <w:rPr>
                <w:rFonts w:ascii="Arial" w:hAnsi="Arial" w:cs="Arial"/>
                <w:sz w:val="28"/>
                <w:szCs w:val="28"/>
              </w:rPr>
            </w:pPr>
            <w:r w:rsidRPr="009F36E1">
              <w:rPr>
                <w:rFonts w:ascii="Arial" w:hAnsi="Arial" w:cs="Arial"/>
                <w:sz w:val="28"/>
                <w:szCs w:val="28"/>
              </w:rPr>
              <w:t>Relator(a)</w:t>
            </w:r>
          </w:p>
        </w:tc>
        <w:tc>
          <w:tcPr>
            <w:tcW w:w="447" w:type="dxa"/>
            <w:vAlign w:val="center"/>
          </w:tcPr>
          <w:p w14:paraId="0904B85C" w14:textId="77777777" w:rsidR="0057123E" w:rsidRPr="009F36E1" w:rsidRDefault="0057123E" w:rsidP="00B955AE">
            <w:pPr>
              <w:ind w:right="-11"/>
              <w:rPr>
                <w:rFonts w:ascii="Arial" w:hAnsi="Arial" w:cs="Arial"/>
                <w:sz w:val="28"/>
                <w:szCs w:val="28"/>
              </w:rPr>
            </w:pPr>
            <w:r w:rsidRPr="009F36E1">
              <w:rPr>
                <w:rFonts w:ascii="Arial" w:hAnsi="Arial" w:cs="Arial"/>
                <w:sz w:val="28"/>
                <w:szCs w:val="28"/>
              </w:rPr>
              <w:t>:</w:t>
            </w:r>
          </w:p>
        </w:tc>
        <w:tc>
          <w:tcPr>
            <w:tcW w:w="4590" w:type="dxa"/>
            <w:vAlign w:val="center"/>
          </w:tcPr>
          <w:p w14:paraId="15214BC2" w14:textId="77777777" w:rsidR="0057123E" w:rsidRPr="009F36E1" w:rsidRDefault="0057123E" w:rsidP="00B955AE">
            <w:pPr>
              <w:rPr>
                <w:rFonts w:ascii="Arial" w:hAnsi="Arial" w:cs="Arial"/>
                <w:b/>
                <w:sz w:val="28"/>
                <w:szCs w:val="28"/>
              </w:rPr>
            </w:pPr>
            <w:r w:rsidRPr="009F36E1">
              <w:rPr>
                <w:rFonts w:ascii="Arial" w:hAnsi="Arial" w:cs="Arial"/>
                <w:b/>
                <w:bCs/>
                <w:sz w:val="28"/>
                <w:szCs w:val="28"/>
              </w:rPr>
              <w:t>Des. Sérgio Rocha</w:t>
            </w:r>
          </w:p>
        </w:tc>
      </w:tr>
    </w:tbl>
    <w:p w14:paraId="49341ED0" w14:textId="77777777" w:rsidR="007461AB" w:rsidRDefault="007461AB">
      <w:pPr>
        <w:spacing w:after="0" w:line="360" w:lineRule="auto"/>
        <w:rPr>
          <w:rFonts w:ascii="Arial" w:hAnsi="Arial" w:cs="Arial"/>
          <w:b/>
          <w:sz w:val="28"/>
        </w:rPr>
      </w:pPr>
    </w:p>
    <w:p w14:paraId="28DF3DF3" w14:textId="134B421D" w:rsidR="0046319E" w:rsidRDefault="00000000">
      <w:pPr>
        <w:spacing w:after="0" w:line="360" w:lineRule="auto"/>
      </w:pPr>
      <w:r>
        <w:rPr>
          <w:rFonts w:ascii="Arial" w:hAnsi="Arial" w:cs="Arial"/>
          <w:b/>
          <w:sz w:val="28"/>
        </w:rPr>
        <w:t>EMENTA</w:t>
      </w:r>
    </w:p>
    <w:p w14:paraId="17586BEC"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APELAÇÃO CÍVEL. DIREITO TRIBUTÁRIO E PROCESSUAL CIVIL. EXECUÇÃO FISCAL. PRESCRIÇÃO INTERCORRENTE. PENHORA. INTERRUPÇÃO DO PRAZO. DEMORA ATRIBUÍVEL AO JUÍZO. SENTENÇA CASSADA. RECURSO PROVIDO.</w:t>
      </w:r>
    </w:p>
    <w:p w14:paraId="0DCCC12E"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 Caso em exame</w:t>
      </w:r>
    </w:p>
    <w:p w14:paraId="031BC9F2" w14:textId="52140200" w:rsidR="0046319E" w:rsidRPr="007461AB" w:rsidRDefault="00000000">
      <w:pPr>
        <w:spacing w:after="0" w:line="360" w:lineRule="auto"/>
        <w:jc w:val="both"/>
        <w:rPr>
          <w:color w:val="808080" w:themeColor="background1" w:themeShade="80"/>
        </w:rPr>
      </w:pPr>
      <w:commentRangeStart w:id="1"/>
      <w:commentRangeStart w:id="14"/>
      <w:r>
        <w:rPr>
          <w:rFonts w:ascii="Arial" w:hAnsi="Arial" w:cs="Arial"/>
          <w:color w:val="808080" w:themeColor="background1" w:themeShade="80"/>
          <w:sz w:val="28"/>
        </w:rPr>
        <w:t xml:space="preserve">1. Execução fiscal ajuizada pelo Distrito Federal contra pessoa natural idosa</w:t>
      </w:r>
      <w:r>
        <w:rPr>
          <w:rFonts w:ascii="Arial" w:hAnsi="Arial" w:cs="Arial"/>
          <w:color w:val="808080" w:themeColor="background1" w:themeShade="80"/>
          <w:sz w:val="28"/>
        </w:rPr>
        <w:t xml:space="preserve"> – </w:t>
      </w:r>
      <w:del w:id="1014" w:author="Assessor GDSXSR" w:date="2026-10-30T23:20:20Z">
        <w:r>
          <w:rPr>
            <w:rFonts w:ascii="Arial" w:hAnsi="Arial" w:cs="Arial"/>
            <w:color w:val="808080" w:themeColor="background1" w:themeShade="80"/>
            <w:sz w:val="28"/>
          </w:rPr>
          <w:delText xml:space="preserve">75</w:delText>
        </w:r>
      </w:del>
      <w:ins w:id="1015" w:author="Assessor GDSXSR" w:date="2026-10-30T23:20:20Z">
        <w:r>
          <w:rPr>
            <w:rFonts w:ascii="Arial" w:hAnsi="Arial" w:cs="Arial"/>
            <w:color w:val="808080"/>
            <w:sz w:val="28"/>
          </w:rPr>
          <w:t xml:space="preserve">93</w:t>
        </w:r>
      </w:ins>
      <w:r>
        <w:rPr>
          <w:rFonts w:ascii="Arial" w:hAnsi="Arial" w:cs="Arial"/>
          <w:color w:val="808080" w:themeColor="background1" w:themeShade="80"/>
          <w:sz w:val="28"/>
        </w:rPr>
        <w:t xml:space="preserve"> anos</w:t>
      </w:r>
      <w:r>
        <w:rPr>
          <w:rFonts w:ascii="Arial" w:hAnsi="Arial" w:cs="Arial"/>
          <w:color w:val="808080" w:themeColor="background1" w:themeShade="80"/>
          <w:sz w:val="28"/>
        </w:rPr>
        <w:t xml:space="preserve">, para cobrança de IPTU e TLP dos exercícios de 2000 e 2002 (R$ 1.216,78).</w:t>
      </w:r>
      <w:commentRangeEnd w:id="1"/>
      <w:r w:rsidRPr="007461AB">
        <w:rPr>
          <w:rStyle w:val="Refdecomentrio"/>
          <w:color w:val="808080" w:themeColor="background1" w:themeShade="80"/>
          <w:sz w:val="22"/>
          <w:szCs w:val="22"/>
        </w:rPr>
        <w:commentReference w:id="1"/>
      </w:r>
      <w:commentRangeEnd w:id="14"/>
      <w:r>
        <w:rPr>
          <w:rStyle w:val="CommentReference"/>
        </w:rPr>
        <w:commentReference w:id="14"/>
      </w:r>
    </w:p>
    <w:p w14:paraId="2C5AD347"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2. A sentença acolheu exceção de pré-executividade, reconheceu a prescrição intercorrente e extinguiu a execução com resolução do mérito (CPC 487 II; Lei 6.830/1980 40 § 4º).</w:t>
      </w:r>
    </w:p>
    <w:p w14:paraId="336824B5"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3. O Distrito Federal apelou sustentando que a paralisação do feito decorreu de mecanismos do Juízo, e não de inércia do exequente (Súmula 106/STJ); o executado suscitou, em contrarrazões, preliminar de ausência de dialeticidade.</w:t>
      </w:r>
    </w:p>
    <w:p w14:paraId="3D550C65"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II. Questão em discussão</w:t>
      </w:r>
    </w:p>
    <w:p w14:paraId="02C953F7" w14:textId="77777777" w:rsidR="0046319E" w:rsidRPr="007461AB" w:rsidRDefault="00000000">
      <w:pPr>
        <w:spacing w:after="0" w:line="360" w:lineRule="auto"/>
        <w:jc w:val="both"/>
        <w:rPr>
          <w:color w:val="808080" w:themeColor="background1" w:themeShade="80"/>
        </w:rPr>
      </w:pPr>
      <w:commentRangeStart w:id="15"/>
      <w:r>
        <w:rPr>
          <w:rFonts w:ascii="Arial" w:hAnsi="Arial" w:cs="Arial"/>
          <w:color w:val="808080" w:themeColor="background1" w:themeShade="80"/>
          <w:sz w:val="28"/>
        </w:rPr>
        <w:t xml:space="preserve">4. Há duas questões em discussão: (i) saber se o apelo observa o princípio da dialeticidade; e (ii) saber se ocorreu a prescrição intercorrente em execução fiscal na qual houve citação, constrição patrimonial e deferimento de penhora de imóvel, seguidos de </w:t>
      </w:r>
      <w:del w:id="1016" w:author="Assessor GDSXSR" w:date="2026-10-30T23:20:20Z">
        <w:r>
          <w:rPr>
            <w:rFonts w:ascii="Arial" w:hAnsi="Arial" w:cs="Arial"/>
            <w:color w:val="808080" w:themeColor="background1" w:themeShade="80"/>
            <w:sz w:val="28"/>
          </w:rPr>
          <w:delText xml:space="preserve">longa </w:delText>
        </w:r>
      </w:del>
      <w:r>
        <w:rPr>
          <w:rFonts w:ascii="Arial" w:hAnsi="Arial" w:cs="Arial"/>
          <w:color w:val="808080" w:themeColor="background1" w:themeShade="80"/>
          <w:sz w:val="28"/>
        </w:rPr>
        <w:t xml:space="preserve">paralisação do feito</w:t>
      </w:r>
      <w:ins w:id="1017" w:author="Assessor GDSXSR" w:date="2026-10-30T23:20:20Z">
        <w:r>
          <w:rPr>
            <w:rFonts w:ascii="Arial" w:hAnsi="Arial" w:cs="Arial"/>
            <w:color w:val="808080"/>
            <w:sz w:val="28"/>
          </w:rPr>
          <w:t xml:space="preserve"> por cerca de cinco anos e nove meses, entre 16/08/2019 e 14/05/2025</w:t>
        </w:r>
      </w:ins>
      <w:r>
        <w:rPr>
          <w:rFonts w:ascii="Arial" w:hAnsi="Arial" w:cs="Arial"/>
          <w:color w:val="808080" w:themeColor="background1" w:themeShade="80"/>
          <w:sz w:val="28"/>
        </w:rPr>
        <w:t xml:space="preserve">.</w:t>
      </w:r>
      <w:commentRangeEnd w:id="15"/>
      <w:r>
        <w:rPr>
          <w:rStyle w:val="CommentReference"/>
        </w:rPr>
        <w:commentReference w:id="15"/>
      </w:r>
    </w:p>
    <w:p w14:paraId="00A6D2F9"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III. Razões de decidir</w:t>
      </w:r>
    </w:p>
    <w:p w14:paraId="1AF83C54"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5. O apelo que impugna o fundamento da sentença, ao atribuir a paralisação do feito a mecanismos do Juízo, e não à inércia do exequente, observa a dialeticidade, o que afasta a preliminar de não conhecimento.</w:t>
      </w:r>
    </w:p>
    <w:p w14:paraId="402F30E3"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6. A efetiva constrição patrimonial interrompe o curso da prescrição intercorrente (Tema Repetitivo 568/STJ), cujo prazo, na execução fiscal, só volta a correr após a ciência da Fazenda Pública sobre a inexistência de bens penhoráveis, a suspensão por um ano e o arquivamento (Lei 6.830/1980 40 §§ 1º e 2º).</w:t>
      </w:r>
    </w:p>
    <w:p w14:paraId="6D733B02"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7. O executado foi citado em 03/02/2015, houve bloqueio de valores declarado reforço de penhora em 05/09/2017 e, em 16/07/2018, o Juízo deferiu a penhora de imóvel indicado pelo exequente, atribuindo à decisão força de termo de penhora, sem que se declarasse, depois disso, a suspensão da execução por ausência de bens.</w:t>
      </w:r>
    </w:p>
    <w:p w14:paraId="78ABA945" w14:textId="77777777" w:rsidR="0046319E" w:rsidRPr="007461AB" w:rsidRDefault="00000000">
      <w:pPr>
        <w:spacing w:after="0" w:line="360" w:lineRule="auto"/>
        <w:jc w:val="both"/>
        <w:rPr>
          <w:color w:val="808080" w:themeColor="background1" w:themeShade="80"/>
        </w:rPr>
      </w:pPr>
      <w:commentRangeStart w:id="16"/>
      <w:r>
        <w:rPr>
          <w:rFonts w:ascii="Arial" w:hAnsi="Arial" w:cs="Arial"/>
          <w:color w:val="808080" w:themeColor="background1" w:themeShade="80"/>
          <w:sz w:val="28"/>
        </w:rPr>
        <w:t xml:space="preserve">8. </w:t>
      </w:r>
      <w:del w:id="1018" w:author="Assessor GDSXSR" w:date="2026-10-30T23:20:20Z">
        <w:r>
          <w:rPr>
            <w:rFonts w:ascii="Arial" w:hAnsi="Arial" w:cs="Arial"/>
            <w:color w:val="808080" w:themeColor="background1" w:themeShade="80"/>
            <w:sz w:val="28"/>
          </w:rPr>
          <w:delText xml:space="preserve">A</w:delText>
        </w:r>
      </w:del>
      <w:ins w:id="1019" w:author="Assessor GDSXSR" w:date="2026-10-30T23:20:20Z">
        <w:r>
          <w:rPr>
            <w:rFonts w:ascii="Arial" w:hAnsi="Arial" w:cs="Arial"/>
            <w:color w:val="808080"/>
            <w:sz w:val="28"/>
          </w:rPr>
          <w:t xml:space="preserve">Entre</w:t>
        </w:r>
      </w:ins>
      <w:r>
        <w:rPr>
          <w:rFonts w:ascii="Arial" w:hAnsi="Arial" w:cs="Arial"/>
          <w:color w:val="808080" w:themeColor="background1" w:themeShade="80"/>
          <w:sz w:val="28"/>
        </w:rPr>
        <w:t xml:space="preserve"> </w:t>
      </w:r>
      <w:del w:id="1020" w:author="Assessor GDSXSR" w:date="2026-10-30T23:20:20Z">
        <w:r>
          <w:rPr>
            <w:rFonts w:ascii="Arial" w:hAnsi="Arial" w:cs="Arial"/>
            <w:color w:val="808080" w:themeColor="background1" w:themeShade="80"/>
            <w:sz w:val="28"/>
          </w:rPr>
          <w:delText xml:space="preserve">demora</w:delText>
        </w:r>
      </w:del>
      <w:ins w:id="1021" w:author="Assessor GDSXSR" w:date="2026-10-30T23:20:20Z">
        <w:r>
          <w:rPr>
            <w:rFonts w:ascii="Arial" w:hAnsi="Arial" w:cs="Arial"/>
            <w:color w:val="808080"/>
            <w:sz w:val="28"/>
          </w:rPr>
          <w:t xml:space="preserve">16/08/2019,</w:t>
        </w:r>
      </w:ins>
      <w:r>
        <w:rPr>
          <w:rFonts w:ascii="Arial" w:hAnsi="Arial" w:cs="Arial"/>
          <w:color w:val="808080" w:themeColor="background1" w:themeShade="80"/>
          <w:sz w:val="28"/>
        </w:rPr>
        <w:t xml:space="preserve"> </w:t>
      </w:r>
      <w:del w:id="1022" w:author="Assessor GDSXSR" w:date="2026-10-30T23:20:20Z">
        <w:r>
          <w:rPr>
            <w:rFonts w:ascii="Arial" w:hAnsi="Arial" w:cs="Arial"/>
            <w:color w:val="808080" w:themeColor="background1" w:themeShade="80"/>
            <w:sz w:val="28"/>
          </w:rPr>
          <w:delText xml:space="preserve">na</w:delText>
        </w:r>
      </w:del>
      <w:ins w:id="1023" w:author="Assessor GDSXSR" w:date="2026-10-30T23:20:20Z">
        <w:r>
          <w:rPr>
            <w:rFonts w:ascii="Arial" w:hAnsi="Arial" w:cs="Arial"/>
            <w:color w:val="808080"/>
            <w:sz w:val="28"/>
          </w:rPr>
          <w:t xml:space="preserve">data da digitalização dos autos, e 14/05/2025, data do despacho que intimou o exequente, cerca de cinco anos e nove meses, o processo ficou sem ato de impulso do Juízo, e não há registro de cumprimento da</w:t>
        </w:r>
      </w:ins>
      <w:r>
        <w:rPr>
          <w:rFonts w:ascii="Arial" w:hAnsi="Arial" w:cs="Arial"/>
          <w:color w:val="808080" w:themeColor="background1" w:themeShade="80"/>
          <w:sz w:val="28"/>
        </w:rPr>
        <w:t xml:space="preserve"> avaliação, </w:t>
      </w:r>
      <w:del w:id="1024" w:author="Assessor GDSXSR" w:date="2026-10-30T23:20:20Z">
        <w:r>
          <w:rPr>
            <w:rFonts w:ascii="Arial" w:hAnsi="Arial" w:cs="Arial"/>
            <w:color w:val="808080" w:themeColor="background1" w:themeShade="80"/>
            <w:sz w:val="28"/>
          </w:rPr>
          <w:delText xml:space="preserve">na</w:delText>
        </w:r>
      </w:del>
      <w:ins w:id="1025" w:author="Assessor GDSXSR" w:date="2026-10-30T23:20:20Z">
        <w:r>
          <w:rPr>
            <w:rFonts w:ascii="Arial" w:hAnsi="Arial" w:cs="Arial"/>
            <w:color w:val="808080"/>
            <w:sz w:val="28"/>
          </w:rPr>
          <w:t xml:space="preserve">da</w:t>
        </w:r>
      </w:ins>
      <w:r>
        <w:rPr>
          <w:rFonts w:ascii="Arial" w:hAnsi="Arial" w:cs="Arial"/>
          <w:color w:val="808080" w:themeColor="background1" w:themeShade="80"/>
          <w:sz w:val="28"/>
        </w:rPr>
        <w:t xml:space="preserve"> averbação e </w:t>
      </w:r>
      <w:del w:id="1026" w:author="Assessor GDSXSR" w:date="2026-10-30T23:20:20Z">
        <w:r>
          <w:rPr>
            <w:rFonts w:ascii="Arial" w:hAnsi="Arial" w:cs="Arial"/>
            <w:color w:val="808080" w:themeColor="background1" w:themeShade="80"/>
            <w:sz w:val="28"/>
          </w:rPr>
          <w:delText xml:space="preserve">na</w:delText>
        </w:r>
      </w:del>
      <w:ins w:id="1027" w:author="Assessor GDSXSR" w:date="2026-10-30T23:20:20Z">
        <w:r>
          <w:rPr>
            <w:rFonts w:ascii="Arial" w:hAnsi="Arial" w:cs="Arial"/>
            <w:color w:val="808080"/>
            <w:sz w:val="28"/>
          </w:rPr>
          <w:t xml:space="preserve">da</w:t>
        </w:r>
      </w:ins>
      <w:r>
        <w:rPr>
          <w:rFonts w:ascii="Arial" w:hAnsi="Arial" w:cs="Arial"/>
          <w:color w:val="808080" w:themeColor="background1" w:themeShade="80"/>
          <w:sz w:val="28"/>
        </w:rPr>
        <w:t xml:space="preserve"> intimação do executado</w:t>
      </w:r>
      <w:del w:id="1028" w:author="Assessor GDSXSR" w:date="2026-10-30T23:20:20Z">
        <w:r>
          <w:rPr>
            <w:rFonts w:ascii="Arial" w:hAnsi="Arial" w:cs="Arial"/>
            <w:color w:val="808080" w:themeColor="background1" w:themeShade="80"/>
            <w:sz w:val="28"/>
          </w:rPr>
          <w:delText xml:space="preserve">,</w:delText>
        </w:r>
      </w:del>
      <w:r>
        <w:rPr>
          <w:rFonts w:ascii="Arial" w:hAnsi="Arial" w:cs="Arial"/>
          <w:color w:val="808080" w:themeColor="background1" w:themeShade="80"/>
          <w:sz w:val="28"/>
        </w:rPr>
        <w:t xml:space="preserve"> </w:t>
      </w:r>
      <w:del w:id="1029" w:author="Assessor GDSXSR" w:date="2026-10-30T23:20:20Z">
        <w:r>
          <w:rPr>
            <w:rFonts w:ascii="Arial" w:hAnsi="Arial" w:cs="Arial"/>
            <w:color w:val="808080" w:themeColor="background1" w:themeShade="80"/>
            <w:sz w:val="28"/>
          </w:rPr>
          <w:delText xml:space="preserve">atos</w:delText>
        </w:r>
      </w:del>
      <w:ins w:id="1030" w:author="Assessor GDSXSR" w:date="2026-10-30T23:20:20Z">
        <w:r>
          <w:rPr>
            <w:rFonts w:ascii="Arial" w:hAnsi="Arial" w:cs="Arial"/>
            <w:color w:val="808080"/>
            <w:sz w:val="28"/>
          </w:rPr>
          <w:t xml:space="preserve">determinadas</w:t>
        </w:r>
      </w:ins>
      <w:r>
        <w:rPr>
          <w:rFonts w:ascii="Arial" w:hAnsi="Arial" w:cs="Arial"/>
          <w:color w:val="808080" w:themeColor="background1" w:themeShade="80"/>
          <w:sz w:val="28"/>
        </w:rPr>
        <w:t xml:space="preserve"> </w:t>
      </w:r>
      <w:del w:id="1031" w:author="Assessor GDSXSR" w:date="2026-10-30T23:20:20Z">
        <w:r>
          <w:rPr>
            <w:rFonts w:ascii="Arial" w:hAnsi="Arial" w:cs="Arial"/>
            <w:color w:val="808080" w:themeColor="background1" w:themeShade="80"/>
            <w:sz w:val="28"/>
          </w:rPr>
          <w:delText xml:space="preserve">determinados</w:delText>
        </w:r>
      </w:del>
      <w:ins w:id="1032" w:author="Assessor GDSXSR" w:date="2026-10-30T23:20:20Z">
        <w:r>
          <w:rPr>
            <w:rFonts w:ascii="Arial" w:hAnsi="Arial" w:cs="Arial"/>
            <w:color w:val="808080"/>
            <w:sz w:val="28"/>
          </w:rPr>
          <w:t xml:space="preserve">em</w:t>
        </w:r>
      </w:ins>
      <w:r>
        <w:rPr>
          <w:rFonts w:ascii="Arial" w:hAnsi="Arial" w:cs="Arial"/>
          <w:color w:val="808080" w:themeColor="background1" w:themeShade="80"/>
          <w:sz w:val="28"/>
        </w:rPr>
        <w:t xml:space="preserve"> </w:t>
      </w:r>
      <w:del w:id="1033" w:author="Assessor GDSXSR" w:date="2026-10-30T23:20:20Z">
        <w:r>
          <w:rPr>
            <w:rFonts w:ascii="Arial" w:hAnsi="Arial" w:cs="Arial"/>
            <w:color w:val="808080" w:themeColor="background1" w:themeShade="80"/>
            <w:sz w:val="28"/>
          </w:rPr>
          <w:delText xml:space="preserve">ao</w:delText>
        </w:r>
      </w:del>
      <w:ins w:id="1034" w:author="Assessor GDSXSR" w:date="2026-10-30T23:20:20Z">
        <w:r>
          <w:rPr>
            <w:rFonts w:ascii="Arial" w:hAnsi="Arial" w:cs="Arial"/>
            <w:color w:val="808080"/>
            <w:sz w:val="28"/>
          </w:rPr>
          <w:t xml:space="preserve">16/07/2018;</w:t>
        </w:r>
      </w:ins>
      <w:r>
        <w:rPr>
          <w:rFonts w:ascii="Arial" w:hAnsi="Arial" w:cs="Arial"/>
          <w:color w:val="808080" w:themeColor="background1" w:themeShade="80"/>
          <w:sz w:val="28"/>
        </w:rPr>
        <w:t xml:space="preserve"> </w:t>
      </w:r>
      <w:del w:id="1035" w:author="Assessor GDSXSR" w:date="2026-10-30T23:20:20Z">
        <w:r>
          <w:rPr>
            <w:rFonts w:ascii="Arial" w:hAnsi="Arial" w:cs="Arial"/>
            <w:color w:val="808080" w:themeColor="background1" w:themeShade="80"/>
            <w:sz w:val="28"/>
          </w:rPr>
          <w:delText xml:space="preserve">Juízo</w:delText>
        </w:r>
      </w:del>
      <w:ins w:id="1036" w:author="Assessor GDSXSR" w:date="2026-10-30T23:20:20Z">
        <w:r>
          <w:rPr>
            <w:rFonts w:ascii="Arial" w:hAnsi="Arial" w:cs="Arial"/>
            <w:color w:val="808080"/>
            <w:sz w:val="28"/>
          </w:rPr>
          <w:t xml:space="preserve">essa</w:t>
        </w:r>
      </w:ins>
      <w:r>
        <w:rPr>
          <w:rFonts w:ascii="Arial" w:hAnsi="Arial" w:cs="Arial"/>
          <w:color w:val="808080" w:themeColor="background1" w:themeShade="80"/>
          <w:sz w:val="28"/>
        </w:rPr>
        <w:t xml:space="preserve"> </w:t>
      </w:r>
      <w:del w:id="1037" w:author="Assessor GDSXSR" w:date="2026-10-30T23:20:20Z">
        <w:r>
          <w:rPr>
            <w:rFonts w:ascii="Arial" w:hAnsi="Arial" w:cs="Arial"/>
            <w:color w:val="808080" w:themeColor="background1" w:themeShade="80"/>
            <w:sz w:val="28"/>
          </w:rPr>
          <w:delText xml:space="preserve">e</w:delText>
        </w:r>
      </w:del>
      <w:ins w:id="1038" w:author="Assessor GDSXSR" w:date="2026-10-30T23:20:20Z">
        <w:r>
          <w:rPr>
            <w:rFonts w:ascii="Arial" w:hAnsi="Arial" w:cs="Arial"/>
            <w:color w:val="808080"/>
            <w:sz w:val="28"/>
          </w:rPr>
          <w:t xml:space="preserve">demora</w:t>
        </w:r>
      </w:ins>
      <w:r>
        <w:rPr>
          <w:rFonts w:ascii="Arial" w:hAnsi="Arial" w:cs="Arial"/>
          <w:color w:val="808080" w:themeColor="background1" w:themeShade="80"/>
          <w:sz w:val="28"/>
        </w:rPr>
        <w:t xml:space="preserve"> </w:t>
      </w:r>
      <w:del w:id="1039" w:author="Assessor GDSXSR" w:date="2026-10-30T23:20:20Z">
        <w:r>
          <w:rPr>
            <w:rFonts w:ascii="Arial" w:hAnsi="Arial" w:cs="Arial"/>
            <w:color w:val="808080" w:themeColor="background1" w:themeShade="80"/>
            <w:sz w:val="28"/>
          </w:rPr>
          <w:delText xml:space="preserve">à</w:delText>
        </w:r>
      </w:del>
      <w:ins w:id="1040" w:author="Assessor GDSXSR" w:date="2026-10-30T23:20:20Z">
        <w:r>
          <w:rPr>
            <w:rFonts w:ascii="Arial" w:hAnsi="Arial" w:cs="Arial"/>
            <w:color w:val="808080"/>
            <w:sz w:val="28"/>
          </w:rPr>
          <w:t xml:space="preserve">decorre</w:t>
        </w:r>
      </w:ins>
      <w:r>
        <w:rPr>
          <w:rFonts w:ascii="Arial" w:hAnsi="Arial" w:cs="Arial"/>
          <w:color w:val="808080" w:themeColor="background1" w:themeShade="80"/>
          <w:sz w:val="28"/>
        </w:rPr>
        <w:t xml:space="preserve"> </w:t>
      </w:r>
      <w:del w:id="1041" w:author="Assessor GDSXSR" w:date="2026-10-30T23:20:20Z">
        <w:r>
          <w:rPr>
            <w:rFonts w:ascii="Arial" w:hAnsi="Arial" w:cs="Arial"/>
            <w:color w:val="808080" w:themeColor="background1" w:themeShade="80"/>
            <w:sz w:val="28"/>
          </w:rPr>
          <w:delText xml:space="preserve">Secretaria</w:delText>
        </w:r>
      </w:del>
      <w:ins w:id="1042" w:author="Assessor GDSXSR" w:date="2026-10-30T23:20:20Z">
        <w:r>
          <w:rPr>
            <w:rFonts w:ascii="Arial" w:hAnsi="Arial" w:cs="Arial"/>
            <w:color w:val="808080"/>
            <w:sz w:val="28"/>
          </w:rPr>
          <w:t xml:space="preserve">dos mecanismos da Justiça</w:t>
        </w:r>
      </w:ins>
      <w:r>
        <w:rPr>
          <w:rFonts w:ascii="Arial" w:hAnsi="Arial" w:cs="Arial"/>
          <w:color w:val="808080" w:themeColor="background1" w:themeShade="80"/>
          <w:sz w:val="28"/>
        </w:rPr>
        <w:t xml:space="preserve">, não pode ser imputada ao exequente (Súmula 106/STJ)</w:t>
      </w:r>
      <w:del w:id="1043" w:author="Assessor GDSXSR" w:date="2026-10-30T23:20:20Z">
        <w:r>
          <w:rPr>
            <w:rFonts w:ascii="Arial" w:hAnsi="Arial" w:cs="Arial"/>
            <w:color w:val="808080" w:themeColor="background1" w:themeShade="80"/>
            <w:sz w:val="28"/>
          </w:rPr>
          <w:delText xml:space="preserve">,</w:delText>
        </w:r>
      </w:del>
      <w:r>
        <w:rPr>
          <w:rFonts w:ascii="Arial" w:hAnsi="Arial" w:cs="Arial"/>
          <w:color w:val="808080" w:themeColor="background1" w:themeShade="80"/>
          <w:sz w:val="28"/>
        </w:rPr>
        <w:t xml:space="preserve"> </w:t>
      </w:r>
      <w:del w:id="1044" w:author="Assessor GDSXSR" w:date="2026-10-30T23:20:20Z">
        <w:r>
          <w:rPr>
            <w:rFonts w:ascii="Arial" w:hAnsi="Arial" w:cs="Arial"/>
            <w:color w:val="808080" w:themeColor="background1" w:themeShade="80"/>
            <w:sz w:val="28"/>
          </w:rPr>
          <w:delText xml:space="preserve">o que</w:delText>
        </w:r>
      </w:del>
      <w:ins w:id="1045" w:author="Assessor GDSXSR" w:date="2026-10-30T23:20:20Z">
        <w:r>
          <w:rPr>
            <w:rFonts w:ascii="Arial" w:hAnsi="Arial" w:cs="Arial"/>
            <w:color w:val="808080"/>
            <w:sz w:val="28"/>
          </w:rPr>
          <w:t xml:space="preserve">e</w:t>
        </w:r>
      </w:ins>
      <w:r>
        <w:rPr>
          <w:rFonts w:ascii="Arial" w:hAnsi="Arial" w:cs="Arial"/>
          <w:color w:val="808080" w:themeColor="background1" w:themeShade="80"/>
          <w:sz w:val="28"/>
        </w:rPr>
        <w:t xml:space="preserve"> afasta a prescrição intercorrente.</w:t>
      </w:r>
      <w:commentRangeEnd w:id="16"/>
      <w:r>
        <w:rPr>
          <w:rStyle w:val="CommentReference"/>
        </w:rPr>
        <w:commentReference w:id="16"/>
      </w:r>
    </w:p>
    <w:p w14:paraId="6C89AB7B"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IV. Dispositivo</w:t>
      </w:r>
    </w:p>
    <w:p w14:paraId="788491C7" w14:textId="77777777" w:rsidR="0046319E" w:rsidRPr="007461AB" w:rsidRDefault="00000000">
      <w:pPr>
        <w:spacing w:after="0" w:line="360" w:lineRule="auto"/>
        <w:jc w:val="both"/>
        <w:rPr>
          <w:color w:val="808080" w:themeColor="background1" w:themeShade="80"/>
        </w:rPr>
      </w:pPr>
      <w:r w:rsidRPr="007461AB">
        <w:rPr>
          <w:rFonts w:ascii="Arial" w:hAnsi="Arial" w:cs="Arial"/>
          <w:color w:val="808080" w:themeColor="background1" w:themeShade="80"/>
          <w:sz w:val="28"/>
        </w:rPr>
        <w:t xml:space="preserve">9. Rejeitou-se a preliminar de ausência de dialeticidade e, no mérito, deu-se provimento ao apelo do exequente para cassar a sentença, </w:t>
      </w:r>
      <w:r w:rsidRPr="007461AB">
        <w:rPr>
          <w:rFonts w:ascii="Arial" w:hAnsi="Arial" w:cs="Arial"/>
          <w:color w:val="808080" w:themeColor="background1" w:themeShade="80"/>
          <w:sz w:val="28"/>
        </w:rPr>
        <w:lastRenderedPageBreak/>
        <w:t>afastar a prescrição intercorrente e determinar o prosseguimento da execução.</w:t>
      </w:r>
    </w:p>
    <w:p w14:paraId="0455ED5E" w14:textId="2430F85A" w:rsidR="0046319E" w:rsidRPr="007461AB" w:rsidRDefault="007461AB">
      <w:pPr>
        <w:spacing w:after="0" w:line="360" w:lineRule="auto"/>
        <w:jc w:val="both"/>
        <w:rPr>
          <w:color w:val="808080" w:themeColor="background1" w:themeShade="80"/>
        </w:rPr>
      </w:pPr>
      <w:r w:rsidRPr="007461AB">
        <w:rPr>
          <w:rFonts w:ascii="Arial" w:hAnsi="Arial" w:cs="Arial"/>
          <w:color w:val="808080" w:themeColor="background1" w:themeShade="80"/>
          <w:sz w:val="28"/>
          <w:u w:val="single"/>
        </w:rPr>
        <w:t>_______</w:t>
      </w:r>
    </w:p>
    <w:p w14:paraId="6F7FED56" w14:textId="77777777" w:rsidR="0046319E" w:rsidRPr="007461AB" w:rsidRDefault="00000000">
      <w:pPr>
        <w:spacing w:after="0" w:line="360" w:lineRule="auto"/>
        <w:jc w:val="both"/>
        <w:rPr>
          <w:color w:val="808080" w:themeColor="background1" w:themeShade="80"/>
        </w:rPr>
      </w:pPr>
      <w:commentRangeStart w:id="2"/>
      <w:r w:rsidRPr="007461AB">
        <w:rPr>
          <w:rFonts w:ascii="Arial" w:hAnsi="Arial" w:cs="Arial"/>
          <w:i/>
          <w:color w:val="808080" w:themeColor="background1" w:themeShade="80"/>
          <w:sz w:val="26"/>
        </w:rPr>
        <w:t>Dispositivos relevantes citados:</w:t>
      </w:r>
      <w:r w:rsidRPr="007461AB">
        <w:rPr>
          <w:rFonts w:ascii="Arial" w:hAnsi="Arial" w:cs="Arial"/>
          <w:color w:val="808080" w:themeColor="background1" w:themeShade="80"/>
          <w:sz w:val="26"/>
        </w:rPr>
        <w:t xml:space="preserve"> CPC 487 II e 932 III; Lei 6.830/1980 40, caput e §§ 2º e 4º.</w:t>
      </w:r>
      <w:commentRangeEnd w:id="2"/>
      <w:r w:rsidRPr="007461AB">
        <w:rPr>
          <w:rStyle w:val="Refdecomentrio"/>
          <w:color w:val="808080" w:themeColor="background1" w:themeShade="80"/>
          <w:sz w:val="22"/>
          <w:szCs w:val="22"/>
        </w:rPr>
        <w:commentReference w:id="2"/>
      </w:r>
    </w:p>
    <w:p w14:paraId="1A42C2F1" w14:textId="77777777" w:rsidR="0046319E" w:rsidRPr="007461AB" w:rsidRDefault="00000000">
      <w:pPr>
        <w:spacing w:after="0" w:line="360" w:lineRule="auto"/>
        <w:jc w:val="both"/>
        <w:rPr>
          <w:color w:val="808080" w:themeColor="background1" w:themeShade="80"/>
        </w:rPr>
      </w:pPr>
      <w:commentRangeStart w:id="3"/>
      <w:r w:rsidRPr="007461AB">
        <w:rPr>
          <w:rFonts w:ascii="Arial" w:hAnsi="Arial" w:cs="Arial"/>
          <w:i/>
          <w:color w:val="808080" w:themeColor="background1" w:themeShade="80"/>
          <w:sz w:val="26"/>
        </w:rPr>
        <w:t>Jurisprudência relevante citada:</w:t>
      </w:r>
      <w:r w:rsidRPr="007461AB">
        <w:rPr>
          <w:rFonts w:ascii="Arial" w:hAnsi="Arial" w:cs="Arial"/>
          <w:color w:val="808080" w:themeColor="background1" w:themeShade="80"/>
          <w:sz w:val="26"/>
        </w:rPr>
        <w:t xml:space="preserve"> STJ, Súmula nº 106; STJ, REsp nº 1.340.553/RS, Rel. Min. Mauro Campbell Marques, Primeira Seção, j. 12/09/2018, DJe 16/10/2018, Tema 568; TJDFT, Apelação Cível nº 0078583-65.2012.8.07.0015, Rel. Des. Aiston Henrique de Sousa, 4ª Turma Cível, j. 27/03/2025.</w:t>
      </w:r>
      <w:commentRangeEnd w:id="3"/>
      <w:r w:rsidRPr="007461AB">
        <w:rPr>
          <w:rStyle w:val="Refdecomentrio"/>
          <w:color w:val="808080" w:themeColor="background1" w:themeShade="80"/>
          <w:sz w:val="22"/>
          <w:szCs w:val="22"/>
        </w:rPr>
        <w:commentReference w:id="3"/>
      </w:r>
    </w:p>
    <w:p w14:paraId="62096AFA" w14:textId="77777777" w:rsidR="0046319E" w:rsidRPr="007461AB" w:rsidRDefault="0046319E">
      <w:pPr>
        <w:spacing w:after="0" w:line="360" w:lineRule="auto"/>
        <w:ind w:firstLine="2268"/>
        <w:rPr>
          <w:color w:val="808080" w:themeColor="background1" w:themeShade="80"/>
        </w:rPr>
      </w:pPr>
    </w:p>
    <w:p w14:paraId="1E59F2F5" w14:textId="77777777" w:rsidR="0046319E" w:rsidRDefault="0046319E">
      <w:pPr>
        <w:spacing w:after="0" w:line="360" w:lineRule="auto"/>
        <w:ind w:firstLine="2268"/>
      </w:pPr>
    </w:p>
    <w:p w14:paraId="7BCA5753" w14:textId="77777777" w:rsidR="0046319E" w:rsidRDefault="00000000">
      <w:pPr>
        <w:spacing w:after="0" w:line="360" w:lineRule="auto"/>
        <w:jc w:val="both"/>
      </w:pPr>
      <w:r>
        <w:rPr>
          <w:rFonts w:ascii="Arial" w:hAnsi="Arial" w:cs="Arial"/>
          <w:b/>
          <w:color w:val="EE0000"/>
          <w:sz w:val="28"/>
          <w:highlight w:val="yellow"/>
        </w:rPr>
        <w:t>RESUMO DA SENTENÇA EM SENTIDO CONTRÁRIO</w:t>
      </w:r>
    </w:p>
    <w:p w14:paraId="1C84FF72" w14:textId="77777777" w:rsidR="0046319E" w:rsidRDefault="00000000">
      <w:pPr>
        <w:spacing w:after="0" w:line="360" w:lineRule="auto"/>
        <w:jc w:val="both"/>
      </w:pPr>
      <w:r>
        <w:rPr>
          <w:rFonts w:ascii="Arial" w:hAnsi="Arial" w:cs="Arial"/>
          <w:b/>
          <w:color w:val="EE0000"/>
          <w:sz w:val="28"/>
        </w:rPr>
        <w:t>I. RAZÕES DE DECIDIR</w:t>
      </w:r>
    </w:p>
    <w:p w14:paraId="3548684B" w14:textId="77777777" w:rsidR="0046319E" w:rsidRDefault="00000000">
      <w:pPr>
        <w:spacing w:after="0" w:line="360" w:lineRule="auto"/>
        <w:jc w:val="both"/>
      </w:pPr>
      <w:r>
        <w:rPr>
          <w:rFonts w:ascii="Arial" w:hAnsi="Arial" w:cs="Arial"/>
          <w:b/>
          <w:color w:val="EE0000"/>
          <w:sz w:val="28"/>
        </w:rPr>
        <w:t>Via eleita e gratuidade</w:t>
      </w:r>
    </w:p>
    <w:p w14:paraId="35D5E1B5" w14:textId="77777777" w:rsidR="0046319E" w:rsidRDefault="00000000">
      <w:pPr>
        <w:spacing w:after="0" w:line="360" w:lineRule="auto"/>
        <w:ind w:left="720" w:hanging="357"/>
        <w:jc w:val="both"/>
      </w:pPr>
      <w:r>
        <w:rPr>
          <w:rFonts w:ascii="Arial" w:hAnsi="Arial" w:cs="Arial"/>
          <w:color w:val="EE0000"/>
          <w:sz w:val="28"/>
        </w:rPr>
        <w:t>1. O juízo deferiu a gratuidade de justiça ao executado, com base na declaração de hipossuficiência (CPC 99 § 3º), e entendeu cabível a exceção de pré-executividade para a prescrição intercorrente, matéria de ordem pública demonstrável por prova pré-constituída.</w:t>
      </w:r>
    </w:p>
    <w:p w14:paraId="6940BC23" w14:textId="77777777" w:rsidR="0046319E" w:rsidRDefault="00000000">
      <w:pPr>
        <w:spacing w:after="0" w:line="360" w:lineRule="auto"/>
        <w:jc w:val="both"/>
      </w:pPr>
      <w:r>
        <w:rPr>
          <w:rFonts w:ascii="Arial" w:hAnsi="Arial" w:cs="Arial"/>
          <w:b/>
          <w:color w:val="EE0000"/>
          <w:sz w:val="28"/>
        </w:rPr>
        <w:t>Regime da prescrição intercorrente</w:t>
      </w:r>
    </w:p>
    <w:p w14:paraId="737E6D51" w14:textId="77777777" w:rsidR="0046319E" w:rsidRDefault="00000000">
      <w:pPr>
        <w:spacing w:after="0" w:line="360" w:lineRule="auto"/>
        <w:ind w:left="720" w:hanging="357"/>
        <w:jc w:val="both"/>
      </w:pPr>
      <w:r>
        <w:rPr>
          <w:rFonts w:ascii="Arial" w:hAnsi="Arial" w:cs="Arial"/>
          <w:color w:val="EE0000"/>
          <w:sz w:val="28"/>
        </w:rPr>
        <w:t>2. O juízo aplicou o Tema 566/STJ: nenhuma execução fiscal pode permanecer indefinidamente em tramitação sem perspectiva de satisfação do crédito, e a ausência de decisão formal de suspensão não impede a fluência do prazo do art. 40 da Lei 6.830/1980.</w:t>
      </w:r>
    </w:p>
    <w:p w14:paraId="5434BE20" w14:textId="77777777" w:rsidR="0046319E" w:rsidRDefault="00000000">
      <w:pPr>
        <w:spacing w:after="0" w:line="360" w:lineRule="auto"/>
        <w:jc w:val="both"/>
      </w:pPr>
      <w:r>
        <w:rPr>
          <w:rFonts w:ascii="Arial" w:hAnsi="Arial" w:cs="Arial"/>
          <w:b/>
          <w:color w:val="EE0000"/>
          <w:sz w:val="28"/>
        </w:rPr>
        <w:t>Cronologia e inércia do exequente</w:t>
      </w:r>
    </w:p>
    <w:p w14:paraId="066EBBA7" w14:textId="77777777" w:rsidR="0046319E" w:rsidRDefault="00000000">
      <w:pPr>
        <w:spacing w:after="0" w:line="360" w:lineRule="auto"/>
        <w:ind w:left="720" w:hanging="357"/>
        <w:jc w:val="both"/>
      </w:pPr>
      <w:r>
        <w:rPr>
          <w:rFonts w:ascii="Arial" w:hAnsi="Arial" w:cs="Arial"/>
          <w:color w:val="EE0000"/>
          <w:sz w:val="28"/>
        </w:rPr>
        <w:t xml:space="preserve">3. O juízo anotou que a execução foi ajuizada em 2002, que o executado foi citado por hora certa, que o bloqueio de valores foi levantado por impenhorabilidade e que a penhora de imóvel </w:t>
      </w:r>
      <w:r>
        <w:rPr>
          <w:rFonts w:ascii="Arial" w:hAnsi="Arial" w:cs="Arial"/>
          <w:color w:val="EE0000"/>
          <w:sz w:val="28"/>
        </w:rPr>
        <w:lastRenderedPageBreak/>
        <w:t>foi registrada em 2018, sem ato executivo útil depois disso (sem avaliação, alienação ou adjudicação). Reconheceu que a migração dos autos para o meio eletrônico não é imputável ao exequente, mas considerou que, superada essa fase, não houve impulso, e que o Distrito Federal, intimado em 14/05/2025, só se manifestou depois da exceção.</w:t>
      </w:r>
    </w:p>
    <w:p w14:paraId="6121A9F7" w14:textId="77777777" w:rsidR="0046319E" w:rsidRDefault="00000000">
      <w:pPr>
        <w:spacing w:after="0" w:line="360" w:lineRule="auto"/>
        <w:jc w:val="both"/>
      </w:pPr>
      <w:r>
        <w:rPr>
          <w:rFonts w:ascii="Arial" w:hAnsi="Arial" w:cs="Arial"/>
          <w:b/>
          <w:color w:val="EE0000"/>
          <w:sz w:val="28"/>
        </w:rPr>
        <w:t>Efeito da penhora</w:t>
      </w:r>
    </w:p>
    <w:p w14:paraId="638260B0" w14:textId="77777777" w:rsidR="0046319E" w:rsidRDefault="00000000">
      <w:pPr>
        <w:spacing w:after="0" w:line="360" w:lineRule="auto"/>
        <w:ind w:left="720" w:hanging="357"/>
        <w:jc w:val="both"/>
      </w:pPr>
      <w:r>
        <w:rPr>
          <w:rFonts w:ascii="Arial" w:hAnsi="Arial" w:cs="Arial"/>
          <w:color w:val="EE0000"/>
          <w:sz w:val="28"/>
        </w:rPr>
        <w:t>4. O juízo reconheceu que a constrição patrimonial interrompe a prescrição intercorrente, mas concluiu que a penhora de 2018 não torna a execução imprescritível nem legitima a paralisação por ausência de impulso útil do exequente.</w:t>
      </w:r>
    </w:p>
    <w:p w14:paraId="1BC438B9" w14:textId="77777777" w:rsidR="0046319E" w:rsidRDefault="00000000">
      <w:pPr>
        <w:spacing w:after="0" w:line="360" w:lineRule="auto"/>
        <w:jc w:val="both"/>
      </w:pPr>
      <w:r>
        <w:rPr>
          <w:rFonts w:ascii="Arial" w:hAnsi="Arial" w:cs="Arial"/>
          <w:b/>
          <w:color w:val="EE0000"/>
          <w:sz w:val="28"/>
        </w:rPr>
        <w:t>II. DISPOSITIVO DA SENTENÇA</w:t>
      </w:r>
    </w:p>
    <w:p w14:paraId="51C0E38D" w14:textId="77777777" w:rsidR="0046319E" w:rsidRDefault="00000000">
      <w:pPr>
        <w:spacing w:after="0" w:line="360" w:lineRule="auto"/>
        <w:ind w:left="720" w:hanging="357"/>
        <w:jc w:val="both"/>
      </w:pPr>
      <w:r>
        <w:rPr>
          <w:rFonts w:ascii="Arial" w:hAnsi="Arial" w:cs="Arial"/>
          <w:color w:val="EE0000"/>
          <w:sz w:val="28"/>
        </w:rPr>
        <w:t>Deferida a gratuidade de justiça; acolhida a exceção de pré-executividade para reconhecer a prescrição intercorrente e extinguir a execução fiscal, com resolução do mérito (CPC 487 II; Lei 6.830/1980 40 § 4º); desconstituída a penhora do imóvel, com ofícios de cancelamento do registro após o trânsito em julgado; sem condenação em honorários advocatícios; baixa e arquivamento após o trânsito em julgado.</w:t>
      </w:r>
    </w:p>
    <w:p w14:paraId="6FE689F6" w14:textId="77777777" w:rsidR="0046319E" w:rsidRDefault="00000000">
      <w:pPr>
        <w:pageBreakBefore/>
        <w:spacing w:after="0" w:line="360" w:lineRule="auto"/>
        <w:jc w:val="center"/>
      </w:pPr>
      <w:r>
        <w:rPr>
          <w:rFonts w:ascii="Arial" w:hAnsi="Arial" w:cs="Arial"/>
          <w:b/>
          <w:sz w:val="28"/>
        </w:rPr>
        <w:lastRenderedPageBreak/>
        <w:t>RELATÓRIO</w:t>
      </w:r>
    </w:p>
    <w:p w14:paraId="7A47983A" w14:textId="77777777" w:rsidR="0046319E" w:rsidRDefault="0046319E">
      <w:pPr>
        <w:spacing w:after="0" w:line="360" w:lineRule="auto"/>
        <w:ind w:firstLine="2268"/>
      </w:pPr>
    </w:p>
    <w:p w14:paraId="27A7DEA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Adoto o relatório da r. sentença:</w:t>
      </w:r>
    </w:p>
    <w:p w14:paraId="6E14C68A" w14:textId="77777777" w:rsidR="0046319E" w:rsidRPr="007461AB" w:rsidRDefault="0046319E">
      <w:pPr>
        <w:spacing w:after="0" w:line="360" w:lineRule="auto"/>
        <w:ind w:firstLine="2268"/>
        <w:rPr>
          <w:color w:val="808080" w:themeColor="background1" w:themeShade="80"/>
        </w:rPr>
      </w:pPr>
    </w:p>
    <w:p w14:paraId="2E11863C"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“Trata-se de execução fiscal ajuizada pelo DISTRITO FEDERAL em face de JOÃO AURELIANO RODRIGUES, na qual o executado apresentou exceção de pré-executividade, sustentando, em síntese, a inexigibilidade de parte dos créditos executados, em razão de suposto pagamento e inexistência de débitos, bem como a ocorrência da prescrição intercorrente, requerendo, ainda, a concessão dos benefícios da gratuidade de justiça, a desconstituição da penhora incidente sobre imóvel de sua propriedade e a condenação do exequente ao pagamento de honorários advocatícios.</w:t>
      </w:r>
    </w:p>
    <w:p w14:paraId="71576710"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O Distrito Federal apresentou impugnação, arguindo, preliminarmente, o descabimento da exceção de pré-executividade, sob o argumento de que as matérias deduzidas demandariam dilação probatória. No mérito, sustentou a inexistência de prescrição intercorrente, afirmando que houve diligências voltadas à satisfação do crédito, bem como que a ausência de decisão formal de suspensão e arquivamento do feito impediria o reconhecimento da prescrição prevista no art. 40 da Lei nº 6.830/80.” (ID 91411122)</w:t>
      </w:r>
    </w:p>
    <w:p w14:paraId="4119C4A7" w14:textId="77777777" w:rsidR="0046319E" w:rsidRPr="007461AB" w:rsidRDefault="0046319E">
      <w:pPr>
        <w:spacing w:after="0" w:line="360" w:lineRule="auto"/>
        <w:ind w:firstLine="2268"/>
        <w:rPr>
          <w:color w:val="808080" w:themeColor="background1" w:themeShade="80"/>
        </w:rPr>
      </w:pPr>
    </w:p>
    <w:p w14:paraId="149A0D9E"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MM. Juízo sentenciante, da 1ª Vara de Execução Fiscal do Distrito Federal, julgou no seguinte sentido:</w:t>
      </w:r>
    </w:p>
    <w:p w14:paraId="79A29300" w14:textId="77777777" w:rsidR="0046319E" w:rsidRPr="007461AB" w:rsidRDefault="0046319E">
      <w:pPr>
        <w:spacing w:after="0" w:line="360" w:lineRule="auto"/>
        <w:ind w:firstLine="2268"/>
        <w:rPr>
          <w:color w:val="808080" w:themeColor="background1" w:themeShade="80"/>
        </w:rPr>
      </w:pPr>
    </w:p>
    <w:p w14:paraId="6CEE5F8F"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lastRenderedPageBreak/>
        <w:t>“(...) Ante o exposto, DEFIRO ao executado os benefícios da gratuidade de justiça, e ACOLHO a exceção de pré-executividade para RECONHECER a prescrição intercorrente do crédito exequendo, extinguindo a presente execução fiscal, com resolução do mérito, nos termos do art. 487, inciso II, do Código de Processo Civil, c/c o art. 40, § 4º, da Lei nº 6.830/80.</w:t>
      </w:r>
    </w:p>
    <w:p w14:paraId="0FD4D4D5"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Em consequência, DETERMINO a desconstituição da penhora incidente sobre o imóvel constrito nos autos (ID 42504684, pág. 78), expedindo-se, após o trânsito em julgado, os ofícios necessários ao cancelamento do respectivo registro.</w:t>
      </w:r>
    </w:p>
    <w:p w14:paraId="72F5A7CC" w14:textId="77777777" w:rsidR="0046319E" w:rsidRPr="007461AB" w:rsidRDefault="00000000">
      <w:pPr>
        <w:spacing w:after="0" w:line="360" w:lineRule="auto"/>
        <w:ind w:left="2268" w:firstLine="1134"/>
        <w:jc w:val="both"/>
        <w:rPr>
          <w:color w:val="808080" w:themeColor="background1" w:themeShade="80"/>
        </w:rPr>
      </w:pPr>
      <w:r w:rsidRPr="007461AB">
        <w:rPr>
          <w:rFonts w:ascii="Arial" w:hAnsi="Arial" w:cs="Arial"/>
          <w:i/>
          <w:color w:val="808080" w:themeColor="background1" w:themeShade="80"/>
          <w:sz w:val="26"/>
        </w:rPr>
        <w:t>Sem condenação em honorários advocatícios. (...).” (ID 91411122)</w:t>
      </w:r>
    </w:p>
    <w:p w14:paraId="553334B2" w14:textId="77777777" w:rsidR="0046319E" w:rsidRPr="007461AB" w:rsidRDefault="0046319E">
      <w:pPr>
        <w:spacing w:after="0" w:line="360" w:lineRule="auto"/>
        <w:ind w:firstLine="2268"/>
        <w:rPr>
          <w:color w:val="808080" w:themeColor="background1" w:themeShade="80"/>
        </w:rPr>
      </w:pPr>
    </w:p>
    <w:p w14:paraId="2879669C"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O Distrito Federal apela (ID 91411124) e alega, em síntese,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a sentença parte de premissa equivocada, pois o processo ficou paralisado por mais de 12 anos por motivos inerentes ao mecanismo da Justiça, e não por inércia da Fazenda Pública;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incide a Súmula 106/STJ, porque os atos internos do Poder Judiciário não podem ser imputados ao exequente;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a prescrição intercorrente exige pedido de suspensão com base no art. 40 da Lei 6.830/1980, arquivamento provisório, decurso de cinco anos e inércia injustificada da Fazenda Pública, requisitos ausentes;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sentença não encontra respaldo na jurisprudência do TJDFT.</w:t>
      </w:r>
    </w:p>
    <w:p w14:paraId="54622F42" w14:textId="77777777" w:rsidR="0046319E" w:rsidRPr="007461AB" w:rsidRDefault="0046319E">
      <w:pPr>
        <w:spacing w:after="0" w:line="360" w:lineRule="auto"/>
        <w:ind w:firstLine="2268"/>
        <w:rPr>
          <w:color w:val="808080" w:themeColor="background1" w:themeShade="80"/>
        </w:rPr>
      </w:pPr>
    </w:p>
    <w:p w14:paraId="55BBE6D8"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Requer o provimento do apelo para reformar a sentença, afastar a prescrição intercorrente e determinar o prosseguimento da execução fiscal. (ID 91411124)</w:t>
      </w:r>
    </w:p>
    <w:p w14:paraId="2493CD94" w14:textId="77777777" w:rsidR="0046319E" w:rsidRPr="007461AB" w:rsidRDefault="0046319E">
      <w:pPr>
        <w:spacing w:after="0" w:line="360" w:lineRule="auto"/>
        <w:ind w:firstLine="2268"/>
        <w:rPr>
          <w:color w:val="808080" w:themeColor="background1" w:themeShade="80"/>
        </w:rPr>
      </w:pPr>
    </w:p>
    <w:p w14:paraId="554269D3" w14:textId="77777777" w:rsidR="0046319E" w:rsidRPr="007461AB" w:rsidRDefault="00000000">
      <w:pPr>
        <w:spacing w:after="0" w:line="360" w:lineRule="auto"/>
        <w:ind w:firstLine="2268"/>
        <w:jc w:val="both"/>
        <w:rPr>
          <w:color w:val="808080" w:themeColor="background1" w:themeShade="80"/>
        </w:rPr>
      </w:pPr>
      <w:commentRangeStart w:id="4"/>
      <w:r w:rsidRPr="007461AB">
        <w:rPr>
          <w:rFonts w:ascii="Arial" w:hAnsi="Arial" w:cs="Arial"/>
          <w:color w:val="808080" w:themeColor="background1" w:themeShade="80"/>
          <w:sz w:val="28"/>
        </w:rPr>
        <w:lastRenderedPageBreak/>
        <w:t xml:space="preserve">Em contrarrazões, o executado, JOÃO AURELIANO RODRIGUES, suscita preliminar de não conhecimento do apelo por ausência de dialeticidade e sustenta, no mérito,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o Distrito Federal repete a tese de culpa exclusiva do Judiciário, sem atacar os fundamentos da sentença;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o feito ficou paralisado por vários anos, e não apenas durante a digitalização;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cabia ao Fisco ser diligente na citação, não podendo imputar ao Judiciário a demora;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Súmula 106/STJ não pode ser interpretada de forma absoluta, em face da duração razoável do processo (CF 5º LXXVIII). (ID 91411128)</w:t>
      </w:r>
      <w:commentRangeEnd w:id="4"/>
      <w:r w:rsidRPr="007461AB">
        <w:rPr>
          <w:rStyle w:val="Refdecomentrio"/>
          <w:color w:val="808080" w:themeColor="background1" w:themeShade="80"/>
          <w:sz w:val="22"/>
          <w:szCs w:val="22"/>
        </w:rPr>
        <w:commentReference w:id="4"/>
      </w:r>
    </w:p>
    <w:p w14:paraId="670536CF" w14:textId="77777777" w:rsidR="0046319E" w:rsidRPr="007461AB" w:rsidRDefault="0046319E">
      <w:pPr>
        <w:spacing w:after="0" w:line="360" w:lineRule="auto"/>
        <w:ind w:firstLine="2268"/>
        <w:rPr>
          <w:color w:val="808080" w:themeColor="background1" w:themeShade="80"/>
        </w:rPr>
      </w:pPr>
    </w:p>
    <w:p w14:paraId="4E149910"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É o relatório.</w:t>
      </w:r>
    </w:p>
    <w:p w14:paraId="0740C9F1" w14:textId="77777777" w:rsidR="0046319E" w:rsidRPr="007461AB" w:rsidRDefault="0046319E">
      <w:pPr>
        <w:spacing w:after="0" w:line="360" w:lineRule="auto"/>
        <w:ind w:firstLine="2268"/>
        <w:rPr>
          <w:color w:val="808080" w:themeColor="background1" w:themeShade="80"/>
        </w:rPr>
      </w:pPr>
    </w:p>
    <w:p w14:paraId="5B8FCED5" w14:textId="77777777" w:rsidR="0046319E" w:rsidRPr="007461AB" w:rsidRDefault="00000000">
      <w:pPr>
        <w:pageBreakBefore/>
        <w:spacing w:after="0" w:line="360" w:lineRule="auto"/>
        <w:jc w:val="center"/>
        <w:rPr>
          <w:color w:val="808080" w:themeColor="background1" w:themeShade="80"/>
        </w:rPr>
      </w:pPr>
      <w:r w:rsidRPr="007461AB">
        <w:rPr>
          <w:rFonts w:ascii="Arial" w:hAnsi="Arial" w:cs="Arial"/>
          <w:b/>
          <w:color w:val="808080" w:themeColor="background1" w:themeShade="80"/>
          <w:sz w:val="28"/>
        </w:rPr>
        <w:lastRenderedPageBreak/>
        <w:t>VOTO</w:t>
      </w:r>
    </w:p>
    <w:p w14:paraId="36FEA8A2" w14:textId="77777777" w:rsidR="0046319E" w:rsidRPr="007461AB" w:rsidRDefault="0046319E">
      <w:pPr>
        <w:spacing w:after="0" w:line="360" w:lineRule="auto"/>
        <w:ind w:firstLine="2268"/>
        <w:rPr>
          <w:color w:val="808080" w:themeColor="background1" w:themeShade="80"/>
        </w:rPr>
      </w:pPr>
    </w:p>
    <w:p w14:paraId="62980DDD" w14:textId="77777777" w:rsidR="0046319E" w:rsidRPr="007461AB" w:rsidRDefault="00000000">
      <w:pPr>
        <w:spacing w:after="0" w:line="360" w:lineRule="auto"/>
        <w:jc w:val="both"/>
        <w:rPr>
          <w:color w:val="808080" w:themeColor="background1" w:themeShade="80"/>
        </w:rPr>
      </w:pPr>
      <w:r w:rsidRPr="007461AB">
        <w:rPr>
          <w:rFonts w:ascii="Arial" w:hAnsi="Arial" w:cs="Arial"/>
          <w:b/>
          <w:color w:val="808080" w:themeColor="background1" w:themeShade="80"/>
          <w:sz w:val="28"/>
        </w:rPr>
        <w:t>O Senhor Desembargador SÉRGIO ROCHA – Relator.</w:t>
      </w:r>
    </w:p>
    <w:p w14:paraId="7E58CE45" w14:textId="77777777" w:rsidR="0046319E" w:rsidRPr="007461AB" w:rsidRDefault="0046319E">
      <w:pPr>
        <w:spacing w:after="0" w:line="360" w:lineRule="auto"/>
        <w:ind w:firstLine="2268"/>
        <w:rPr>
          <w:color w:val="808080" w:themeColor="background1" w:themeShade="80"/>
        </w:rPr>
      </w:pPr>
    </w:p>
    <w:p w14:paraId="2FEE17FE" w14:textId="77777777" w:rsidR="0046319E" w:rsidRPr="007461AB" w:rsidRDefault="00000000">
      <w:pPr>
        <w:spacing w:after="0" w:line="360" w:lineRule="auto"/>
        <w:ind w:firstLine="2268"/>
        <w:jc w:val="both"/>
        <w:rPr>
          <w:color w:val="808080" w:themeColor="background1" w:themeShade="80"/>
        </w:rPr>
      </w:pPr>
      <w:commentRangeStart w:id="5"/>
      <w:r w:rsidRPr="007461AB">
        <w:rPr>
          <w:rFonts w:ascii="Arial" w:hAnsi="Arial" w:cs="Arial"/>
          <w:color w:val="808080" w:themeColor="background1" w:themeShade="80"/>
          <w:sz w:val="28"/>
        </w:rPr>
        <w:t>Ação ajuizada em 23/09/2002. Sentença proferida em 16/06/2026. Apelo interposto em 05/08/2026. Valor da causa: R$ 1.216,78.</w:t>
      </w:r>
      <w:commentRangeEnd w:id="5"/>
      <w:r w:rsidRPr="007461AB">
        <w:rPr>
          <w:rStyle w:val="Refdecomentrio"/>
          <w:color w:val="808080" w:themeColor="background1" w:themeShade="80"/>
          <w:sz w:val="22"/>
          <w:szCs w:val="22"/>
        </w:rPr>
        <w:commentReference w:id="5"/>
      </w:r>
    </w:p>
    <w:p w14:paraId="18A26FFA" w14:textId="77777777" w:rsidR="0046319E" w:rsidRPr="007461AB" w:rsidRDefault="0046319E">
      <w:pPr>
        <w:spacing w:after="0" w:line="360" w:lineRule="auto"/>
        <w:ind w:firstLine="2268"/>
        <w:rPr>
          <w:color w:val="808080" w:themeColor="background1" w:themeShade="80"/>
        </w:rPr>
      </w:pPr>
    </w:p>
    <w:p w14:paraId="2AAE7641" w14:textId="77777777" w:rsidR="0046319E" w:rsidRPr="007461AB" w:rsidRDefault="00000000">
      <w:pPr>
        <w:spacing w:after="0" w:line="360" w:lineRule="auto"/>
        <w:jc w:val="center"/>
        <w:rPr>
          <w:color w:val="808080" w:themeColor="background1" w:themeShade="80"/>
        </w:rPr>
      </w:pPr>
      <w:r w:rsidRPr="007461AB">
        <w:rPr>
          <w:rFonts w:ascii="Arial" w:hAnsi="Arial" w:cs="Arial"/>
          <w:b/>
          <w:color w:val="808080" w:themeColor="background1" w:themeShade="80"/>
          <w:sz w:val="28"/>
        </w:rPr>
        <w:t>APELO DO EXEQUENTE, DISTRITO FEDERAL</w:t>
      </w:r>
    </w:p>
    <w:p w14:paraId="01FB6A71" w14:textId="77777777" w:rsidR="0046319E" w:rsidRPr="007461AB" w:rsidRDefault="0046319E">
      <w:pPr>
        <w:spacing w:after="0" w:line="360" w:lineRule="auto"/>
        <w:ind w:firstLine="2268"/>
        <w:rPr>
          <w:color w:val="808080" w:themeColor="background1" w:themeShade="80"/>
        </w:rPr>
      </w:pPr>
    </w:p>
    <w:p w14:paraId="2DA33010" w14:textId="77777777" w:rsidR="0046319E" w:rsidRPr="007461AB" w:rsidRDefault="00000000">
      <w:pPr>
        <w:spacing w:after="0" w:line="360" w:lineRule="auto"/>
        <w:jc w:val="center"/>
        <w:rPr>
          <w:color w:val="808080" w:themeColor="background1" w:themeShade="80"/>
        </w:rPr>
      </w:pPr>
      <w:r w:rsidRPr="007461AB">
        <w:rPr>
          <w:rFonts w:ascii="Arial" w:hAnsi="Arial" w:cs="Arial"/>
          <w:color w:val="808080" w:themeColor="background1" w:themeShade="80"/>
          <w:sz w:val="28"/>
          <w:highlight w:val="yellow"/>
        </w:rPr>
        <w:t>DA REJEIÇÃO DA PRELIMINAR DE AUSÊNCIA DE DIALETICIDADE</w:t>
      </w:r>
    </w:p>
    <w:p w14:paraId="6877AB74" w14:textId="77777777" w:rsidR="0046319E" w:rsidRPr="007461AB" w:rsidRDefault="0046319E">
      <w:pPr>
        <w:spacing w:after="0" w:line="360" w:lineRule="auto"/>
        <w:ind w:firstLine="2268"/>
        <w:rPr>
          <w:color w:val="808080" w:themeColor="background1" w:themeShade="80"/>
        </w:rPr>
      </w:pPr>
    </w:p>
    <w:p w14:paraId="51F97295"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executado/apelado suscita, em contrarrazões, preliminar de não conhecimento do apelo por ausência de dialeticidade, ao argumento de que o Distrito Federal repete a tese de culpa exclusiva do Judiciário, sem atacar os fundamentos da sentença (ID 91411128; CPC 932 III).</w:t>
      </w:r>
    </w:p>
    <w:p w14:paraId="69AD981E" w14:textId="77777777" w:rsidR="0046319E" w:rsidRPr="007461AB" w:rsidRDefault="0046319E">
      <w:pPr>
        <w:spacing w:after="0" w:line="360" w:lineRule="auto"/>
        <w:ind w:firstLine="2268"/>
        <w:rPr>
          <w:color w:val="808080" w:themeColor="background1" w:themeShade="80"/>
        </w:rPr>
      </w:pPr>
    </w:p>
    <w:p w14:paraId="43B1968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Sem razão.</w:t>
      </w:r>
    </w:p>
    <w:p w14:paraId="0EE7CA61" w14:textId="77777777" w:rsidR="0046319E" w:rsidRPr="007461AB" w:rsidRDefault="0046319E">
      <w:pPr>
        <w:spacing w:after="0" w:line="360" w:lineRule="auto"/>
        <w:ind w:firstLine="2268"/>
        <w:rPr>
          <w:color w:val="808080" w:themeColor="background1" w:themeShade="80"/>
        </w:rPr>
      </w:pPr>
    </w:p>
    <w:p w14:paraId="6D4B93D9"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 sentença reconheceu a prescrição intercorrente por inércia do exequente após a penhora e depois da intimação de 14/05/2025 (ID 91411122).</w:t>
      </w:r>
    </w:p>
    <w:p w14:paraId="0773D6E9" w14:textId="77777777" w:rsidR="0046319E" w:rsidRPr="007461AB" w:rsidRDefault="0046319E">
      <w:pPr>
        <w:spacing w:after="0" w:line="360" w:lineRule="auto"/>
        <w:ind w:firstLine="2268"/>
        <w:rPr>
          <w:color w:val="808080" w:themeColor="background1" w:themeShade="80"/>
        </w:rPr>
      </w:pPr>
    </w:p>
    <w:p w14:paraId="02084B7E"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O apelo impugna esse fundamento, pois afirma que a paralisação decorreu de atos internos do Juízo, e não de inércia da Fazenda Pública, e invoca a Súmula 106/STJ (ID 91411124).</w:t>
      </w:r>
    </w:p>
    <w:p w14:paraId="1344BFA6" w14:textId="77777777" w:rsidR="0046319E" w:rsidRPr="007461AB" w:rsidRDefault="0046319E">
      <w:pPr>
        <w:spacing w:after="0" w:line="360" w:lineRule="auto"/>
        <w:ind w:firstLine="2268"/>
        <w:rPr>
          <w:color w:val="808080" w:themeColor="background1" w:themeShade="80"/>
        </w:rPr>
      </w:pPr>
    </w:p>
    <w:p w14:paraId="4F78F07D"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u w:val="single"/>
        </w:rPr>
        <w:lastRenderedPageBreak/>
        <w:t>Rejeito a preliminar.</w:t>
      </w:r>
    </w:p>
    <w:p w14:paraId="6DAECA31" w14:textId="77777777" w:rsidR="0046319E" w:rsidRDefault="0046319E">
      <w:pPr>
        <w:spacing w:after="0" w:line="360" w:lineRule="auto"/>
        <w:ind w:firstLine="2268"/>
      </w:pPr>
    </w:p>
    <w:p w14:paraId="53224AE1" w14:textId="77777777" w:rsidR="007461AB" w:rsidRPr="007461AB" w:rsidRDefault="007461AB" w:rsidP="007461AB">
      <w:pPr>
        <w:spacing w:after="0" w:line="360" w:lineRule="auto"/>
        <w:ind w:firstLine="2268"/>
        <w:jc w:val="both"/>
        <w:rPr>
          <w:color w:val="80340D" w:themeColor="accent2" w:themeShade="80"/>
        </w:rPr>
      </w:pPr>
      <w:r w:rsidRPr="007461AB">
        <w:rPr>
          <w:rFonts w:ascii="Arial" w:hAnsi="Arial" w:cs="Arial"/>
          <w:color w:val="80340D" w:themeColor="accent2" w:themeShade="80"/>
          <w:sz w:val="28"/>
        </w:rPr>
        <w:t>Presentes os pressupostos de admissibilidade, conheço do apelo.</w:t>
      </w:r>
    </w:p>
    <w:p w14:paraId="47F9BF07" w14:textId="77777777" w:rsidR="007461AB" w:rsidRDefault="007461AB">
      <w:pPr>
        <w:spacing w:after="0" w:line="360" w:lineRule="auto"/>
        <w:ind w:firstLine="2268"/>
      </w:pPr>
    </w:p>
    <w:p w14:paraId="658FB162" w14:textId="77777777" w:rsidR="0046319E" w:rsidRPr="007461AB" w:rsidRDefault="00000000">
      <w:pPr>
        <w:spacing w:after="0" w:line="360" w:lineRule="auto"/>
        <w:jc w:val="center"/>
        <w:rPr>
          <w:color w:val="808080" w:themeColor="background1" w:themeShade="80"/>
        </w:rPr>
      </w:pPr>
      <w:r w:rsidRPr="007461AB">
        <w:rPr>
          <w:rFonts w:ascii="Arial" w:hAnsi="Arial" w:cs="Arial"/>
          <w:color w:val="808080" w:themeColor="background1" w:themeShade="80"/>
          <w:sz w:val="28"/>
          <w:highlight w:val="yellow"/>
        </w:rPr>
        <w:t>DO AFASTAMENTO DA PRESCRIÇÃO INTERCORRENTE EM RAZÃO DA PENHORA E DA PARALISAÇÃO ATRIBUÍVEL AO JUÍZO</w:t>
      </w:r>
    </w:p>
    <w:p w14:paraId="5494F8E8" w14:textId="77777777" w:rsidR="0046319E" w:rsidRPr="007461AB" w:rsidRDefault="0046319E">
      <w:pPr>
        <w:spacing w:after="0" w:line="360" w:lineRule="auto"/>
        <w:ind w:firstLine="2268"/>
        <w:rPr>
          <w:color w:val="808080" w:themeColor="background1" w:themeShade="80"/>
        </w:rPr>
      </w:pPr>
    </w:p>
    <w:p w14:paraId="721DC33B"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O exequente/apelante alega que: </w:t>
      </w:r>
      <w:r w:rsidRPr="007461AB">
        <w:rPr>
          <w:rFonts w:ascii="Arial" w:hAnsi="Arial" w:cs="Arial"/>
          <w:b/>
          <w:color w:val="808080" w:themeColor="background1" w:themeShade="80"/>
          <w:sz w:val="28"/>
        </w:rPr>
        <w:t>1)</w:t>
      </w:r>
      <w:r w:rsidRPr="007461AB">
        <w:rPr>
          <w:rFonts w:ascii="Arial" w:hAnsi="Arial" w:cs="Arial"/>
          <w:color w:val="808080" w:themeColor="background1" w:themeShade="80"/>
          <w:sz w:val="28"/>
        </w:rPr>
        <w:t xml:space="preserve"> a sentença parte de premissa equivocada, pois o processo ficou paralisado por mais de 12 anos por motivos inerentes ao mecanismo da Justiça, e não por inércia da Fazenda Pública; </w:t>
      </w:r>
      <w:r w:rsidRPr="007461AB">
        <w:rPr>
          <w:rFonts w:ascii="Arial" w:hAnsi="Arial" w:cs="Arial"/>
          <w:b/>
          <w:color w:val="808080" w:themeColor="background1" w:themeShade="80"/>
          <w:sz w:val="28"/>
        </w:rPr>
        <w:t>2)</w:t>
      </w:r>
      <w:r w:rsidRPr="007461AB">
        <w:rPr>
          <w:rFonts w:ascii="Arial" w:hAnsi="Arial" w:cs="Arial"/>
          <w:color w:val="808080" w:themeColor="background1" w:themeShade="80"/>
          <w:sz w:val="28"/>
        </w:rPr>
        <w:t xml:space="preserve"> incide a Súmula 106/STJ, porque os atos internos do Poder Judiciário não podem ser imputados ao exequente; </w:t>
      </w:r>
      <w:r w:rsidRPr="007461AB">
        <w:rPr>
          <w:rFonts w:ascii="Arial" w:hAnsi="Arial" w:cs="Arial"/>
          <w:b/>
          <w:color w:val="808080" w:themeColor="background1" w:themeShade="80"/>
          <w:sz w:val="28"/>
        </w:rPr>
        <w:t>3)</w:t>
      </w:r>
      <w:r w:rsidRPr="007461AB">
        <w:rPr>
          <w:rFonts w:ascii="Arial" w:hAnsi="Arial" w:cs="Arial"/>
          <w:color w:val="808080" w:themeColor="background1" w:themeShade="80"/>
          <w:sz w:val="28"/>
        </w:rPr>
        <w:t xml:space="preserve"> a prescrição intercorrente exige pedido de suspensão com base no art. 40 da Lei 6.830/1980, arquivamento provisório, decurso de cinco anos e inércia injustificada da Fazenda Pública, requisitos ausentes; </w:t>
      </w:r>
      <w:r w:rsidRPr="007461AB">
        <w:rPr>
          <w:rFonts w:ascii="Arial" w:hAnsi="Arial" w:cs="Arial"/>
          <w:b/>
          <w:color w:val="808080" w:themeColor="background1" w:themeShade="80"/>
          <w:sz w:val="28"/>
        </w:rPr>
        <w:t>4)</w:t>
      </w:r>
      <w:r w:rsidRPr="007461AB">
        <w:rPr>
          <w:rFonts w:ascii="Arial" w:hAnsi="Arial" w:cs="Arial"/>
          <w:color w:val="808080" w:themeColor="background1" w:themeShade="80"/>
          <w:sz w:val="28"/>
        </w:rPr>
        <w:t xml:space="preserve"> a sentença não encontra respaldo na jurisprudência do TJDFT (ID 91411124).</w:t>
      </w:r>
    </w:p>
    <w:p w14:paraId="7AD79E4C" w14:textId="77777777" w:rsidR="0046319E" w:rsidRPr="007461AB" w:rsidRDefault="0046319E">
      <w:pPr>
        <w:spacing w:after="0" w:line="360" w:lineRule="auto"/>
        <w:ind w:firstLine="2268"/>
        <w:rPr>
          <w:color w:val="808080" w:themeColor="background1" w:themeShade="80"/>
        </w:rPr>
      </w:pPr>
    </w:p>
    <w:p w14:paraId="3CE0D128"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Requer o provimento do apelo para afastar a prescrição intercorrente e determinar o prosseguimento da execução fiscal. (ID 91411124)</w:t>
      </w:r>
    </w:p>
    <w:p w14:paraId="17C4B5A3" w14:textId="77777777" w:rsidR="0046319E" w:rsidRPr="007461AB" w:rsidRDefault="0046319E">
      <w:pPr>
        <w:spacing w:after="0" w:line="360" w:lineRule="auto"/>
        <w:ind w:firstLine="2268"/>
        <w:rPr>
          <w:color w:val="808080" w:themeColor="background1" w:themeShade="80"/>
        </w:rPr>
      </w:pPr>
    </w:p>
    <w:p w14:paraId="7078FA57"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Com razão.</w:t>
      </w:r>
    </w:p>
    <w:p w14:paraId="6C28CA6C" w14:textId="77777777" w:rsidR="0046319E" w:rsidRPr="007461AB" w:rsidRDefault="0046319E">
      <w:pPr>
        <w:spacing w:after="0" w:line="360" w:lineRule="auto"/>
        <w:ind w:firstLine="2268"/>
        <w:rPr>
          <w:color w:val="808080" w:themeColor="background1" w:themeShade="80"/>
        </w:rPr>
      </w:pPr>
    </w:p>
    <w:p w14:paraId="73EA83F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A prescrição intercorrente na execução fiscal é regida pelo art. 40 da Lei 6.830/1980:</w:t>
      </w:r>
    </w:p>
    <w:p w14:paraId="06D4DEB7" w14:textId="77777777" w:rsidR="0046319E" w:rsidRPr="007461AB" w:rsidRDefault="0046319E">
      <w:pPr>
        <w:spacing w:after="0" w:line="360" w:lineRule="auto"/>
        <w:ind w:firstLine="2268"/>
        <w:rPr>
          <w:color w:val="808080" w:themeColor="background1" w:themeShade="80"/>
        </w:rPr>
      </w:pPr>
    </w:p>
    <w:p w14:paraId="2F70D970"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lastRenderedPageBreak/>
        <w:t>“Art. 40 - O Juiz suspenderá o curso da execução, enquanto não for localizado o devedor ou encontrados bens sobre os quais possa recair a penhora, e, nesses casos, não correrá o prazo de prescrição.</w:t>
      </w:r>
    </w:p>
    <w:p w14:paraId="1752780E"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w:t>
      </w:r>
    </w:p>
    <w:p w14:paraId="51D466CF"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 xml:space="preserve">§ 2º - </w:t>
      </w:r>
      <w:r w:rsidRPr="007461AB">
        <w:rPr>
          <w:rFonts w:ascii="Arial" w:hAnsi="Arial" w:cs="Arial"/>
          <w:i/>
          <w:color w:val="808080" w:themeColor="background1" w:themeShade="80"/>
          <w:sz w:val="26"/>
          <w:u w:val="single"/>
        </w:rPr>
        <w:t>Decorrido o prazo máximo de 1 (um) ano, sem que seja localizado o devedor ou encontrados bens penhoráveis, o Juiz ordenará o arquivamento dos autos.</w:t>
      </w:r>
    </w:p>
    <w:p w14:paraId="5C78F61A" w14:textId="77777777" w:rsidR="0046319E" w:rsidRPr="007461AB" w:rsidRDefault="00000000">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w:t>
      </w:r>
    </w:p>
    <w:p w14:paraId="27863AA8" w14:textId="77777777" w:rsidR="0046319E" w:rsidRPr="007461AB" w:rsidRDefault="00000000">
      <w:pPr>
        <w:spacing w:after="0" w:line="360" w:lineRule="auto"/>
        <w:ind w:left="2268"/>
        <w:jc w:val="both"/>
        <w:rPr>
          <w:color w:val="808080" w:themeColor="background1" w:themeShade="80"/>
        </w:rPr>
      </w:pPr>
      <w:commentRangeStart w:id="6"/>
      <w:r w:rsidRPr="007461AB">
        <w:rPr>
          <w:rFonts w:ascii="Arial" w:hAnsi="Arial" w:cs="Arial"/>
          <w:i/>
          <w:color w:val="808080" w:themeColor="background1" w:themeShade="80"/>
          <w:sz w:val="26"/>
        </w:rPr>
        <w:t>§ 4º Se da decisão que ordenar o arquivamento tiver decorrido o prazo prescricional, o juiz, depois de ouvida a Fazenda Pública, poderá, de ofício, reconhecer a prescrição intercorrente e decretá-la de imediato.” – Grifei</w:t>
      </w:r>
      <w:commentRangeEnd w:id="6"/>
      <w:r w:rsidRPr="007461AB">
        <w:rPr>
          <w:rStyle w:val="Refdecomentrio"/>
          <w:color w:val="808080" w:themeColor="background1" w:themeShade="80"/>
          <w:sz w:val="22"/>
          <w:szCs w:val="22"/>
        </w:rPr>
        <w:commentReference w:id="6"/>
      </w:r>
    </w:p>
    <w:p w14:paraId="04099556" w14:textId="77777777" w:rsidR="0046319E" w:rsidRPr="007461AB" w:rsidRDefault="0046319E">
      <w:pPr>
        <w:spacing w:after="0" w:line="360" w:lineRule="auto"/>
        <w:ind w:firstLine="2268"/>
        <w:rPr>
          <w:color w:val="808080" w:themeColor="background1" w:themeShade="80"/>
        </w:rPr>
      </w:pPr>
    </w:p>
    <w:p w14:paraId="7EB2A58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Quanto à interrupção do prazo, o c. STJ, no julgamento do Tema Repetitivo 568, fixou a seguinte tese:</w:t>
      </w:r>
    </w:p>
    <w:p w14:paraId="26845EF2" w14:textId="77777777" w:rsidR="0046319E" w:rsidRPr="007461AB" w:rsidRDefault="0046319E">
      <w:pPr>
        <w:spacing w:after="0" w:line="360" w:lineRule="auto"/>
        <w:ind w:firstLine="2268"/>
        <w:rPr>
          <w:color w:val="808080" w:themeColor="background1" w:themeShade="80"/>
        </w:rPr>
      </w:pPr>
    </w:p>
    <w:p w14:paraId="3F3B20FD" w14:textId="77777777" w:rsidR="0046319E" w:rsidRPr="007461AB" w:rsidRDefault="00000000" w:rsidP="007461AB">
      <w:pPr>
        <w:spacing w:after="0" w:line="360" w:lineRule="auto"/>
        <w:ind w:left="2268"/>
        <w:jc w:val="both"/>
        <w:rPr>
          <w:color w:val="808080" w:themeColor="background1" w:themeShade="80"/>
        </w:rPr>
      </w:pPr>
      <w:commentRangeStart w:id="7"/>
      <w:r w:rsidRPr="007461AB">
        <w:rPr>
          <w:rFonts w:ascii="Arial" w:hAnsi="Arial" w:cs="Arial"/>
          <w:i/>
          <w:color w:val="808080" w:themeColor="background1" w:themeShade="80"/>
          <w:sz w:val="26"/>
        </w:rPr>
        <w:t>“A efetiva constrição patrimonial e a efetiva citação (ainda que por edital) são aptas a interromper o curso da prescrição intercorrente, não bastando para tal o mero peticionamento em juízo, requerendo, v.g., a feitura da penhora sobre ativos financeiros ou sobre outros bens.” (REsp n. 1.340.553/RS, relator Ministro Mauro Campbell Marques, Primeira Seção, julgado em 12/9/2018, DJe de 16/10/2018.)</w:t>
      </w:r>
      <w:commentRangeEnd w:id="7"/>
      <w:r w:rsidRPr="007461AB">
        <w:rPr>
          <w:rStyle w:val="Refdecomentrio"/>
          <w:color w:val="808080" w:themeColor="background1" w:themeShade="80"/>
          <w:sz w:val="22"/>
          <w:szCs w:val="22"/>
        </w:rPr>
        <w:commentReference w:id="7"/>
      </w:r>
    </w:p>
    <w:p w14:paraId="2EC14F25" w14:textId="77777777" w:rsidR="0046319E" w:rsidRPr="007461AB" w:rsidRDefault="0046319E">
      <w:pPr>
        <w:spacing w:after="0" w:line="360" w:lineRule="auto"/>
        <w:ind w:firstLine="2268"/>
        <w:rPr>
          <w:color w:val="808080" w:themeColor="background1" w:themeShade="80"/>
        </w:rPr>
      </w:pPr>
    </w:p>
    <w:p w14:paraId="4905F849"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 xml:space="preserve">Assim, o prazo prescricional só passa a correr após a ciência da Fazenda Pública sobre a inexistência de bens </w:t>
      </w:r>
      <w:r w:rsidRPr="007461AB">
        <w:rPr>
          <w:rFonts w:ascii="Arial" w:hAnsi="Arial" w:cs="Arial"/>
          <w:color w:val="808080" w:themeColor="background1" w:themeShade="80"/>
          <w:sz w:val="28"/>
        </w:rPr>
        <w:lastRenderedPageBreak/>
        <w:t>penhoráveis, a suspensão por um ano e o arquivamento, e a efetiva citação e a constrição patrimonial o interrompem.</w:t>
      </w:r>
    </w:p>
    <w:p w14:paraId="0512EB0E" w14:textId="77777777" w:rsidR="0046319E" w:rsidRPr="007461AB" w:rsidRDefault="0046319E">
      <w:pPr>
        <w:spacing w:after="0" w:line="360" w:lineRule="auto"/>
        <w:ind w:firstLine="2268"/>
        <w:rPr>
          <w:color w:val="808080" w:themeColor="background1" w:themeShade="80"/>
        </w:rPr>
      </w:pPr>
    </w:p>
    <w:p w14:paraId="41D02618"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No caso, o executado foi citado por hora certa em 03/02/2015 (ID 91411109, p. 51 a 53).</w:t>
      </w:r>
    </w:p>
    <w:p w14:paraId="69522E6C" w14:textId="77777777" w:rsidR="0046319E" w:rsidRPr="007461AB" w:rsidRDefault="0046319E">
      <w:pPr>
        <w:spacing w:after="0" w:line="360" w:lineRule="auto"/>
        <w:ind w:firstLine="2268"/>
        <w:rPr>
          <w:color w:val="808080" w:themeColor="background1" w:themeShade="80"/>
          <w:highlight w:val="yellow"/>
        </w:rPr>
      </w:pPr>
    </w:p>
    <w:p w14:paraId="10CBDEEC"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 bloqueio eletrônico de 05/09/2017 foi declarado reforço de penhora (ID 91411109, p. 65).</w:t>
      </w:r>
    </w:p>
    <w:p w14:paraId="7833B69C" w14:textId="77777777" w:rsidR="0046319E" w:rsidRPr="007461AB" w:rsidRDefault="0046319E">
      <w:pPr>
        <w:spacing w:after="0" w:line="360" w:lineRule="auto"/>
        <w:ind w:firstLine="2268"/>
        <w:rPr>
          <w:color w:val="808080" w:themeColor="background1" w:themeShade="80"/>
          <w:highlight w:val="yellow"/>
        </w:rPr>
      </w:pPr>
    </w:p>
    <w:p w14:paraId="72F16552"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 valor foi liberado depois, porque recaiu sobre proventos de aposentadoria depositados em conta poupança (ID 91411109, p. 69 e 70; ID 91411122).</w:t>
      </w:r>
    </w:p>
    <w:p w14:paraId="31C8F54C" w14:textId="77777777" w:rsidR="0046319E" w:rsidRPr="007461AB" w:rsidRDefault="0046319E">
      <w:pPr>
        <w:spacing w:after="0" w:line="360" w:lineRule="auto"/>
        <w:ind w:firstLine="2268"/>
        <w:rPr>
          <w:color w:val="808080" w:themeColor="background1" w:themeShade="80"/>
          <w:highlight w:val="yellow"/>
        </w:rPr>
      </w:pPr>
    </w:p>
    <w:p w14:paraId="05773DDA"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Ao liberar o valor, em 20/10/2017, o Juízo abriu vista ao Distrito Federal para indicar bens, sob pena de suspensão por um ano (ID 91411109, p. 70).</w:t>
      </w:r>
    </w:p>
    <w:p w14:paraId="4A8C947C" w14:textId="77777777" w:rsidR="0046319E" w:rsidRPr="007461AB" w:rsidRDefault="0046319E">
      <w:pPr>
        <w:spacing w:after="0" w:line="360" w:lineRule="auto"/>
        <w:ind w:firstLine="2268"/>
        <w:rPr>
          <w:color w:val="808080" w:themeColor="background1" w:themeShade="80"/>
          <w:highlight w:val="yellow"/>
        </w:rPr>
      </w:pPr>
    </w:p>
    <w:p w14:paraId="0E292D0B"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 Fazenda Pública indicou imóvel à penhora em 23/02/2018 (ID 91411109, p. 71 e 72).</w:t>
      </w:r>
    </w:p>
    <w:p w14:paraId="5CB1CA39" w14:textId="77777777" w:rsidR="0046319E" w:rsidRPr="007461AB" w:rsidRDefault="0046319E">
      <w:pPr>
        <w:spacing w:after="0" w:line="360" w:lineRule="auto"/>
        <w:ind w:firstLine="2268"/>
        <w:rPr>
          <w:color w:val="808080" w:themeColor="background1" w:themeShade="80"/>
          <w:highlight w:val="yellow"/>
        </w:rPr>
      </w:pPr>
    </w:p>
    <w:p w14:paraId="2BA7D4A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Em 16/07/2018, o Juízo deferiu a penhora do imóvel, atribuiu à decisão força de termo de penhora e determinou os atos seguintes:</w:t>
      </w:r>
    </w:p>
    <w:p w14:paraId="60952237" w14:textId="77777777" w:rsidR="0046319E" w:rsidRPr="007461AB" w:rsidRDefault="0046319E">
      <w:pPr>
        <w:spacing w:after="0" w:line="360" w:lineRule="auto"/>
        <w:ind w:firstLine="2268"/>
        <w:rPr>
          <w:color w:val="808080" w:themeColor="background1" w:themeShade="80"/>
        </w:rPr>
      </w:pPr>
    </w:p>
    <w:p w14:paraId="544E903D" w14:textId="77777777" w:rsidR="0046319E" w:rsidRPr="007461AB" w:rsidRDefault="00000000">
      <w:pPr>
        <w:spacing w:after="0" w:line="360" w:lineRule="auto"/>
        <w:ind w:left="2268" w:firstLine="1134"/>
        <w:jc w:val="both"/>
        <w:rPr>
          <w:color w:val="808080" w:themeColor="background1" w:themeShade="80"/>
        </w:rPr>
      </w:pPr>
      <w:commentRangeStart w:id="8"/>
      <w:r w:rsidRPr="007461AB">
        <w:rPr>
          <w:rFonts w:ascii="Arial" w:hAnsi="Arial" w:cs="Arial"/>
          <w:i/>
          <w:color w:val="808080" w:themeColor="background1" w:themeShade="80"/>
          <w:sz w:val="26"/>
        </w:rPr>
        <w:t xml:space="preserve">“(...) Destarte, defiro o pedido de penhora do(s) imóvel(is) (...). Considerando o teor do artigo 845, § 1º, combinado com o art. 188, ambos do Código de Processo Civil, </w:t>
      </w:r>
      <w:r w:rsidRPr="007461AB">
        <w:rPr>
          <w:rFonts w:ascii="Arial" w:hAnsi="Arial" w:cs="Arial"/>
          <w:i/>
          <w:color w:val="808080" w:themeColor="background1" w:themeShade="80"/>
          <w:sz w:val="26"/>
          <w:u w:val="single"/>
        </w:rPr>
        <w:t>atribuo à presente decisão força de termo de penhora</w:t>
      </w:r>
      <w:r w:rsidRPr="007461AB">
        <w:rPr>
          <w:rFonts w:ascii="Arial" w:hAnsi="Arial" w:cs="Arial"/>
          <w:i/>
          <w:color w:val="808080" w:themeColor="background1" w:themeShade="80"/>
          <w:sz w:val="26"/>
        </w:rPr>
        <w:t xml:space="preserve">. Após, </w:t>
      </w:r>
      <w:r w:rsidRPr="007461AB">
        <w:rPr>
          <w:rFonts w:ascii="Arial" w:hAnsi="Arial" w:cs="Arial"/>
          <w:i/>
          <w:color w:val="808080" w:themeColor="background1" w:themeShade="80"/>
          <w:sz w:val="26"/>
          <w:u w:val="single"/>
        </w:rPr>
        <w:t>proceda-se à avaliação do(s) bem(ns), expedindo-se as diligências necessárias</w:t>
      </w:r>
      <w:r w:rsidRPr="007461AB">
        <w:rPr>
          <w:rFonts w:ascii="Arial" w:hAnsi="Arial" w:cs="Arial"/>
          <w:i/>
          <w:color w:val="808080" w:themeColor="background1" w:themeShade="80"/>
          <w:sz w:val="26"/>
        </w:rPr>
        <w:t xml:space="preserve">. </w:t>
      </w:r>
      <w:r w:rsidRPr="007461AB">
        <w:rPr>
          <w:rFonts w:ascii="Arial" w:hAnsi="Arial" w:cs="Arial"/>
          <w:i/>
          <w:color w:val="808080" w:themeColor="background1" w:themeShade="80"/>
          <w:sz w:val="26"/>
        </w:rPr>
        <w:lastRenderedPageBreak/>
        <w:t xml:space="preserve">Deverá ser providenciada </w:t>
      </w:r>
      <w:r w:rsidRPr="007461AB">
        <w:rPr>
          <w:rFonts w:ascii="Arial" w:hAnsi="Arial" w:cs="Arial"/>
          <w:i/>
          <w:color w:val="808080" w:themeColor="background1" w:themeShade="80"/>
          <w:sz w:val="26"/>
          <w:u w:val="single"/>
        </w:rPr>
        <w:t>pela Secretaria</w:t>
      </w:r>
      <w:r w:rsidRPr="007461AB">
        <w:rPr>
          <w:rFonts w:ascii="Arial" w:hAnsi="Arial" w:cs="Arial"/>
          <w:i/>
          <w:color w:val="808080" w:themeColor="background1" w:themeShade="80"/>
          <w:sz w:val="26"/>
        </w:rPr>
        <w:t xml:space="preserve">, em homenagem ao Princípio da Cooperação, </w:t>
      </w:r>
      <w:r w:rsidRPr="007461AB">
        <w:rPr>
          <w:rFonts w:ascii="Arial" w:hAnsi="Arial" w:cs="Arial"/>
          <w:i/>
          <w:color w:val="808080" w:themeColor="background1" w:themeShade="80"/>
          <w:sz w:val="26"/>
          <w:u w:val="single"/>
        </w:rPr>
        <w:t>a averbação</w:t>
      </w:r>
      <w:r w:rsidRPr="007461AB">
        <w:rPr>
          <w:rFonts w:ascii="Arial" w:hAnsi="Arial" w:cs="Arial"/>
          <w:i/>
          <w:color w:val="808080" w:themeColor="background1" w:themeShade="80"/>
          <w:sz w:val="26"/>
        </w:rPr>
        <w:t xml:space="preserve"> mencionada no art. 844 do CPC por meio do eRIDF, juntando-se comprovante nos autos. </w:t>
      </w:r>
      <w:r w:rsidRPr="007461AB">
        <w:rPr>
          <w:rFonts w:ascii="Arial" w:hAnsi="Arial" w:cs="Arial"/>
          <w:i/>
          <w:color w:val="808080" w:themeColor="background1" w:themeShade="80"/>
          <w:sz w:val="26"/>
          <w:u w:val="single"/>
        </w:rPr>
        <w:t>Intime(m)-se da(s) penhora(s) e da(s) avaliação(ões) o(s) executado(s)</w:t>
      </w:r>
      <w:r w:rsidRPr="007461AB">
        <w:rPr>
          <w:rFonts w:ascii="Arial" w:hAnsi="Arial" w:cs="Arial"/>
          <w:i/>
          <w:color w:val="808080" w:themeColor="background1" w:themeShade="80"/>
          <w:sz w:val="26"/>
        </w:rPr>
        <w:t xml:space="preserve"> e, se o caso, o(s) respectivo(s) cônjuge(s). (...).” (ID 91411109, p. 76 e 77) – Grifei</w:t>
      </w:r>
      <w:commentRangeEnd w:id="8"/>
      <w:r w:rsidRPr="007461AB">
        <w:rPr>
          <w:rStyle w:val="Refdecomentrio"/>
          <w:color w:val="808080" w:themeColor="background1" w:themeShade="80"/>
          <w:sz w:val="22"/>
          <w:szCs w:val="22"/>
        </w:rPr>
        <w:commentReference w:id="8"/>
      </w:r>
    </w:p>
    <w:p w14:paraId="5ACDE45D" w14:textId="77777777" w:rsidR="0046319E" w:rsidRPr="007461AB" w:rsidRDefault="0046319E">
      <w:pPr>
        <w:spacing w:after="0" w:line="360" w:lineRule="auto"/>
        <w:ind w:firstLine="2268"/>
        <w:rPr>
          <w:color w:val="808080" w:themeColor="background1" w:themeShade="80"/>
        </w:rPr>
      </w:pPr>
    </w:p>
    <w:p w14:paraId="27BEB707"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Os atos que se seguiam à penhora — avaliação, averbação e intimação do executado — foram determinados ao Juízo e à Secretaria, e não ao exequente.</w:t>
      </w:r>
    </w:p>
    <w:p w14:paraId="5A8048F4" w14:textId="77777777" w:rsidR="0046319E" w:rsidRPr="007461AB" w:rsidRDefault="0046319E">
      <w:pPr>
        <w:spacing w:after="0" w:line="360" w:lineRule="auto"/>
        <w:ind w:firstLine="2268"/>
        <w:rPr>
          <w:color w:val="808080" w:themeColor="background1" w:themeShade="80"/>
          <w:highlight w:val="yellow"/>
        </w:rPr>
      </w:pPr>
    </w:p>
    <w:p w14:paraId="067BA870"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Os autos foram digitalizados em 16/08/2019, e a certidão dispensou a abertura de prazo à Fazenda Pública (ID 91411109, p. 79 e 80).</w:t>
      </w:r>
    </w:p>
    <w:p w14:paraId="50F98476" w14:textId="77777777" w:rsidR="0046319E" w:rsidRPr="007461AB" w:rsidRDefault="0046319E">
      <w:pPr>
        <w:spacing w:after="0" w:line="360" w:lineRule="auto"/>
        <w:ind w:firstLine="2268"/>
        <w:rPr>
          <w:color w:val="808080" w:themeColor="background1" w:themeShade="80"/>
          <w:highlight w:val="yellow"/>
        </w:rPr>
      </w:pPr>
    </w:p>
    <w:p w14:paraId="0F5B906A" w14:textId="77777777" w:rsidR="0046319E" w:rsidRPr="007461AB" w:rsidRDefault="00000000">
      <w:pPr>
        <w:spacing w:after="0" w:line="360" w:lineRule="auto"/>
        <w:ind w:firstLine="2268"/>
        <w:jc w:val="both"/>
        <w:rPr>
          <w:color w:val="808080" w:themeColor="background1" w:themeShade="80"/>
        </w:rPr>
      </w:pPr>
      <w:commentRangeStart w:id="9"/>
      <w:commentRangeStart w:id="17"/>
      <w:r>
        <w:rPr>
          <w:rFonts w:ascii="Arial" w:hAnsi="Arial" w:cs="Arial"/>
          <w:color w:val="808080" w:themeColor="background1" w:themeShade="80"/>
          <w:sz w:val="28"/>
          <w:highlight w:val="yellow"/>
        </w:rPr>
        <w:t xml:space="preserve">Até o despacho de 14/05/2025</w:t>
      </w:r>
      <w:ins w:id="1046" w:author="Assessor GDSXSR" w:date="2026-10-30T23:20:20Z">
        <w:r>
          <w:rPr>
            <w:rFonts w:ascii="Arial" w:hAnsi="Arial" w:cs="Arial"/>
            <w:color w:val="808080"/>
            <w:sz w:val="28"/>
            <w:highlight w:val="yellow"/>
          </w:rPr>
          <w:t xml:space="preserve">, ou seja, por cerca de cinco anos e nove meses</w:t>
        </w:r>
      </w:ins>
      <w:r>
        <w:rPr>
          <w:rFonts w:ascii="Arial" w:hAnsi="Arial" w:cs="Arial"/>
          <w:color w:val="808080" w:themeColor="background1" w:themeShade="80"/>
          <w:sz w:val="28"/>
          <w:highlight w:val="yellow"/>
        </w:rPr>
        <w:t xml:space="preserve">, os autos não registram outro ato de impulso (ID 91411113).</w:t>
      </w:r>
      <w:commentRangeEnd w:id="9"/>
      <w:r w:rsidRPr="007461AB">
        <w:rPr>
          <w:rStyle w:val="Refdecomentrio"/>
          <w:color w:val="808080" w:themeColor="background1" w:themeShade="80"/>
          <w:sz w:val="22"/>
          <w:szCs w:val="22"/>
        </w:rPr>
        <w:commentReference w:id="9"/>
      </w:r>
      <w:commentRangeEnd w:id="17"/>
      <w:r>
        <w:rPr>
          <w:rStyle w:val="CommentReference"/>
        </w:rPr>
        <w:commentReference w:id="17"/>
      </w:r>
    </w:p>
    <w:p w14:paraId="4E1CE13B" w14:textId="77777777" w:rsidR="0046319E" w:rsidRPr="007461AB" w:rsidRDefault="0046319E">
      <w:pPr>
        <w:spacing w:after="0" w:line="360" w:lineRule="auto"/>
        <w:ind w:firstLine="2268"/>
        <w:rPr>
          <w:color w:val="808080" w:themeColor="background1" w:themeShade="80"/>
        </w:rPr>
      </w:pPr>
    </w:p>
    <w:p w14:paraId="44F97876"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rPr>
        <w:t xml:space="preserve">Não consta que, </w:t>
      </w:r>
      <w:r w:rsidRPr="007461AB">
        <w:rPr>
          <w:rFonts w:ascii="Arial" w:hAnsi="Arial" w:cs="Arial"/>
          <w:color w:val="808080" w:themeColor="background1" w:themeShade="80"/>
          <w:sz w:val="28"/>
          <w:highlight w:val="yellow"/>
        </w:rPr>
        <w:t>nesse período, se tenha declarado a suspensão da execução por ausência de bens ou se tenha ordenado o arquivamento (Lei 6.830/1980 40 §§ 1º e 2º), pois havia bem penhorado, e o prazo da prescrição intercorrente não voltou a correr.</w:t>
      </w:r>
    </w:p>
    <w:p w14:paraId="318F3384" w14:textId="77777777" w:rsidR="0046319E" w:rsidRPr="007461AB" w:rsidRDefault="0046319E">
      <w:pPr>
        <w:spacing w:after="0" w:line="360" w:lineRule="auto"/>
        <w:ind w:firstLine="2268"/>
        <w:rPr>
          <w:color w:val="808080" w:themeColor="background1" w:themeShade="80"/>
          <w:highlight w:val="yellow"/>
        </w:rPr>
      </w:pPr>
    </w:p>
    <w:p w14:paraId="5DB810F7"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A premissa da sentença de que a penhora não torna a execução imprescritível é correta, mas pressupõe inércia do exequente depois da constrição.</w:t>
      </w:r>
    </w:p>
    <w:p w14:paraId="796FAE8A" w14:textId="77777777" w:rsidR="0046319E" w:rsidRPr="007461AB" w:rsidRDefault="0046319E">
      <w:pPr>
        <w:spacing w:after="0" w:line="360" w:lineRule="auto"/>
        <w:ind w:firstLine="2268"/>
        <w:rPr>
          <w:color w:val="808080" w:themeColor="background1" w:themeShade="80"/>
        </w:rPr>
      </w:pPr>
    </w:p>
    <w:p w14:paraId="4C87EA07"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lastRenderedPageBreak/>
        <w:t>Com a máxima vênia ao d. Juízo de origem, a sentença não indica o marco da suspensão ou do arquivamento a partir do qual o prazo teria fluído.</w:t>
      </w:r>
    </w:p>
    <w:p w14:paraId="1529FF2A" w14:textId="77777777" w:rsidR="0046319E" w:rsidRPr="007461AB" w:rsidRDefault="0046319E">
      <w:pPr>
        <w:spacing w:after="0" w:line="360" w:lineRule="auto"/>
        <w:ind w:firstLine="2268"/>
        <w:rPr>
          <w:color w:val="808080" w:themeColor="background1" w:themeShade="80"/>
          <w:highlight w:val="yellow"/>
        </w:rPr>
      </w:pPr>
    </w:p>
    <w:p w14:paraId="072EA1F6"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A demora do Juízo em cumprir os atos que ele mesmo determinou não pode ser debitada ao exequente. Súmula 106/STJ:</w:t>
      </w:r>
    </w:p>
    <w:p w14:paraId="23081A95" w14:textId="77777777" w:rsidR="0046319E" w:rsidRPr="007461AB" w:rsidRDefault="0046319E">
      <w:pPr>
        <w:spacing w:after="0" w:line="360" w:lineRule="auto"/>
        <w:ind w:firstLine="2268"/>
        <w:rPr>
          <w:color w:val="808080" w:themeColor="background1" w:themeShade="80"/>
        </w:rPr>
      </w:pPr>
    </w:p>
    <w:p w14:paraId="08F09329" w14:textId="77777777" w:rsidR="0046319E" w:rsidRPr="007461AB" w:rsidRDefault="00000000" w:rsidP="007461AB">
      <w:pPr>
        <w:spacing w:after="0" w:line="360" w:lineRule="auto"/>
        <w:ind w:left="2268"/>
        <w:jc w:val="both"/>
        <w:rPr>
          <w:color w:val="808080" w:themeColor="background1" w:themeShade="80"/>
        </w:rPr>
      </w:pPr>
      <w:r w:rsidRPr="007461AB">
        <w:rPr>
          <w:rFonts w:ascii="Arial" w:hAnsi="Arial" w:cs="Arial"/>
          <w:i/>
          <w:color w:val="808080" w:themeColor="background1" w:themeShade="80"/>
          <w:sz w:val="26"/>
        </w:rPr>
        <w:t>“Proposta a ação no prazo fixado para o seu exercício, a demora na citação, por motivos inerentes ao mecanismo da Justiça, não justifica o acolhimento da arguição de prescrição ou decadência.”</w:t>
      </w:r>
    </w:p>
    <w:p w14:paraId="104A34E2" w14:textId="77777777" w:rsidR="0046319E" w:rsidRPr="007461AB" w:rsidRDefault="0046319E">
      <w:pPr>
        <w:spacing w:after="0" w:line="360" w:lineRule="auto"/>
        <w:ind w:firstLine="2268"/>
        <w:rPr>
          <w:color w:val="808080" w:themeColor="background1" w:themeShade="80"/>
        </w:rPr>
      </w:pPr>
    </w:p>
    <w:p w14:paraId="09DB834B" w14:textId="390E7FB3" w:rsidR="0046319E" w:rsidRPr="007461AB" w:rsidRDefault="007461AB">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highlight w:val="yellow"/>
        </w:rPr>
        <w:t>Esta e.</w:t>
      </w:r>
      <w:r w:rsidR="00000000" w:rsidRPr="007461AB">
        <w:rPr>
          <w:rFonts w:ascii="Arial" w:hAnsi="Arial" w:cs="Arial"/>
          <w:color w:val="808080" w:themeColor="background1" w:themeShade="80"/>
          <w:sz w:val="28"/>
          <w:highlight w:val="yellow"/>
        </w:rPr>
        <w:t xml:space="preserve"> 4ª Turma Cível já reconheceu que a demora do Juízo na apreciação de requerimentos do exequente, quando ausente inércia, suspende a prescrição intercorrente</w:t>
      </w:r>
      <w:r w:rsidR="00000000" w:rsidRPr="007461AB">
        <w:rPr>
          <w:rFonts w:ascii="Arial" w:hAnsi="Arial" w:cs="Arial"/>
          <w:color w:val="808080" w:themeColor="background1" w:themeShade="80"/>
          <w:sz w:val="28"/>
        </w:rPr>
        <w:t>.</w:t>
      </w:r>
    </w:p>
    <w:p w14:paraId="454888C5" w14:textId="77777777" w:rsidR="0046319E" w:rsidRPr="007461AB" w:rsidRDefault="0046319E">
      <w:pPr>
        <w:spacing w:after="0" w:line="360" w:lineRule="auto"/>
        <w:ind w:firstLine="2268"/>
        <w:rPr>
          <w:color w:val="808080" w:themeColor="background1" w:themeShade="80"/>
        </w:rPr>
      </w:pPr>
    </w:p>
    <w:p w14:paraId="0AB3D412"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Nesse sentido:</w:t>
      </w:r>
    </w:p>
    <w:p w14:paraId="2FDB7C99" w14:textId="77777777" w:rsidR="0046319E" w:rsidRPr="007461AB" w:rsidRDefault="0046319E">
      <w:pPr>
        <w:spacing w:after="0" w:line="360" w:lineRule="auto"/>
        <w:ind w:firstLine="2268"/>
        <w:rPr>
          <w:color w:val="808080" w:themeColor="background1" w:themeShade="80"/>
        </w:rPr>
      </w:pPr>
    </w:p>
    <w:p w14:paraId="1247CD0E" w14:textId="77777777" w:rsidR="0046319E" w:rsidRPr="007461AB" w:rsidRDefault="00000000">
      <w:pPr>
        <w:spacing w:after="0" w:line="360" w:lineRule="auto"/>
        <w:ind w:left="2268"/>
        <w:jc w:val="both"/>
        <w:rPr>
          <w:color w:val="808080" w:themeColor="background1" w:themeShade="80"/>
        </w:rPr>
      </w:pPr>
      <w:commentRangeStart w:id="10"/>
      <w:r w:rsidRPr="007461AB">
        <w:rPr>
          <w:rFonts w:ascii="Arial" w:hAnsi="Arial" w:cs="Arial"/>
          <w:i/>
          <w:color w:val="808080" w:themeColor="background1" w:themeShade="80"/>
          <w:sz w:val="26"/>
        </w:rPr>
        <w:t>“(...) 5. A paralisação do feito decorrente da demora do Poder Judiciário na apreciação de requerimentos do exequente pode configurar causa suspensiva da prescrição, nos termos da Súmula 106 do STJ, desde que comprovado o prejuízo ao exequente e a ausência de inércia. (...).” (Apelação Cível nº 0078583-65.2012.8.07.0015, Relator(a): AISTON HENRIQUE DE SOUSA, 4ª TURMA CÍVEL, data de julgamento: 27/3/2025.) – Grifei</w:t>
      </w:r>
      <w:commentRangeEnd w:id="10"/>
      <w:r w:rsidRPr="007461AB">
        <w:rPr>
          <w:rStyle w:val="Refdecomentrio"/>
          <w:color w:val="808080" w:themeColor="background1" w:themeShade="80"/>
          <w:sz w:val="22"/>
          <w:szCs w:val="22"/>
        </w:rPr>
        <w:commentReference w:id="10"/>
      </w:r>
    </w:p>
    <w:p w14:paraId="73831FF6" w14:textId="77777777" w:rsidR="0046319E" w:rsidRPr="007461AB" w:rsidRDefault="0046319E">
      <w:pPr>
        <w:spacing w:after="0" w:line="360" w:lineRule="auto"/>
        <w:ind w:firstLine="2268"/>
        <w:rPr>
          <w:color w:val="808080" w:themeColor="background1" w:themeShade="80"/>
        </w:rPr>
      </w:pPr>
    </w:p>
    <w:p w14:paraId="086E1B7A"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rPr>
        <w:lastRenderedPageBreak/>
        <w:t xml:space="preserve">No caso, </w:t>
      </w:r>
      <w:r w:rsidRPr="007461AB">
        <w:rPr>
          <w:rFonts w:ascii="Arial" w:hAnsi="Arial" w:cs="Arial"/>
          <w:color w:val="808080" w:themeColor="background1" w:themeShade="80"/>
          <w:sz w:val="28"/>
          <w:highlight w:val="yellow"/>
        </w:rPr>
        <w:t>a execução tem bem penhorado desde 16/07/2018, e a espera pelos atos do Juízo não caracteriza a inércia do exequente exigida para a prescrição intercorrente.</w:t>
      </w:r>
    </w:p>
    <w:p w14:paraId="0320DB96" w14:textId="77777777" w:rsidR="0046319E" w:rsidRPr="007461AB" w:rsidRDefault="0046319E">
      <w:pPr>
        <w:spacing w:after="0" w:line="360" w:lineRule="auto"/>
        <w:ind w:firstLine="2268"/>
        <w:rPr>
          <w:color w:val="808080" w:themeColor="background1" w:themeShade="80"/>
          <w:highlight w:val="yellow"/>
        </w:rPr>
      </w:pPr>
    </w:p>
    <w:p w14:paraId="1E94A8D1" w14:textId="77777777" w:rsidR="0046319E" w:rsidRPr="007461AB" w:rsidRDefault="00000000">
      <w:pPr>
        <w:spacing w:after="0" w:line="360" w:lineRule="auto"/>
        <w:ind w:firstLine="2268"/>
        <w:jc w:val="both"/>
        <w:rPr>
          <w:color w:val="808080" w:themeColor="background1" w:themeShade="80"/>
          <w:highlight w:val="yellow"/>
        </w:rPr>
      </w:pPr>
      <w:r w:rsidRPr="007461AB">
        <w:rPr>
          <w:rFonts w:ascii="Arial" w:hAnsi="Arial" w:cs="Arial"/>
          <w:color w:val="808080" w:themeColor="background1" w:themeShade="80"/>
          <w:sz w:val="28"/>
          <w:highlight w:val="yellow"/>
        </w:rPr>
        <w:t>A intimação do exequente em 14/05/2025 também não altera a conclusão, porque a prescrição já estava interrompida pela penhora e nenhuma suspensão por ausência de bens havia sido declarada (ID 91411113).</w:t>
      </w:r>
    </w:p>
    <w:p w14:paraId="481D0A8E" w14:textId="77777777" w:rsidR="0046319E" w:rsidRPr="007461AB" w:rsidRDefault="0046319E">
      <w:pPr>
        <w:spacing w:after="0" w:line="360" w:lineRule="auto"/>
        <w:ind w:firstLine="2268"/>
        <w:rPr>
          <w:color w:val="808080" w:themeColor="background1" w:themeShade="80"/>
          <w:highlight w:val="yellow"/>
        </w:rPr>
      </w:pPr>
    </w:p>
    <w:p w14:paraId="1D2AD602" w14:textId="77777777" w:rsidR="0046319E" w:rsidRPr="007461AB" w:rsidRDefault="00000000">
      <w:pPr>
        <w:spacing w:after="0" w:line="360" w:lineRule="auto"/>
        <w:ind w:firstLine="2268"/>
        <w:jc w:val="both"/>
        <w:rPr>
          <w:color w:val="808080" w:themeColor="background1" w:themeShade="80"/>
        </w:rPr>
      </w:pPr>
      <w:commentRangeStart w:id="11"/>
      <w:r w:rsidRPr="007461AB">
        <w:rPr>
          <w:rFonts w:ascii="Arial" w:hAnsi="Arial" w:cs="Arial"/>
          <w:color w:val="808080" w:themeColor="background1" w:themeShade="80"/>
          <w:sz w:val="28"/>
          <w:highlight w:val="yellow"/>
        </w:rPr>
        <w:t>Por isso, afasto a prescrição intercorrente e determino o prosseguimento da execução, cabendo ao d. Juízo de origem examinar as demais matérias da exceção de pré-executividade, que a sentença não apreciou (ID 91411115).</w:t>
      </w:r>
      <w:commentRangeEnd w:id="11"/>
      <w:r w:rsidRPr="007461AB">
        <w:rPr>
          <w:rStyle w:val="Refdecomentrio"/>
          <w:color w:val="808080" w:themeColor="background1" w:themeShade="80"/>
          <w:sz w:val="22"/>
          <w:szCs w:val="22"/>
        </w:rPr>
        <w:commentReference w:id="11"/>
      </w:r>
    </w:p>
    <w:p w14:paraId="12390B58" w14:textId="77777777" w:rsidR="0046319E" w:rsidRPr="007461AB" w:rsidRDefault="0046319E">
      <w:pPr>
        <w:spacing w:after="0" w:line="360" w:lineRule="auto"/>
        <w:ind w:firstLine="2268"/>
        <w:rPr>
          <w:color w:val="808080" w:themeColor="background1" w:themeShade="80"/>
        </w:rPr>
      </w:pPr>
    </w:p>
    <w:p w14:paraId="3174E704" w14:textId="77777777" w:rsidR="0046319E" w:rsidRPr="007461AB" w:rsidRDefault="00000000">
      <w:pPr>
        <w:spacing w:after="0" w:line="360" w:lineRule="auto"/>
        <w:jc w:val="center"/>
        <w:rPr>
          <w:color w:val="808080" w:themeColor="background1" w:themeShade="80"/>
        </w:rPr>
      </w:pPr>
      <w:r w:rsidRPr="007461AB">
        <w:rPr>
          <w:rFonts w:ascii="Arial" w:hAnsi="Arial" w:cs="Arial"/>
          <w:b/>
          <w:color w:val="808080" w:themeColor="background1" w:themeShade="80"/>
          <w:sz w:val="28"/>
        </w:rPr>
        <w:t>DISPOSITIVO</w:t>
      </w:r>
    </w:p>
    <w:p w14:paraId="6CCF5932" w14:textId="77777777" w:rsidR="0046319E" w:rsidRPr="007461AB" w:rsidRDefault="0046319E">
      <w:pPr>
        <w:spacing w:after="0" w:line="360" w:lineRule="auto"/>
        <w:ind w:firstLine="2268"/>
        <w:rPr>
          <w:color w:val="808080" w:themeColor="background1" w:themeShade="80"/>
        </w:rPr>
      </w:pPr>
    </w:p>
    <w:p w14:paraId="699DBDB6" w14:textId="77777777" w:rsidR="0046319E" w:rsidRPr="007461AB" w:rsidRDefault="00000000">
      <w:pPr>
        <w:spacing w:after="0" w:line="360" w:lineRule="auto"/>
        <w:ind w:firstLine="2268"/>
        <w:jc w:val="both"/>
        <w:rPr>
          <w:color w:val="808080" w:themeColor="background1" w:themeShade="80"/>
        </w:rPr>
      </w:pPr>
      <w:commentRangeStart w:id="12"/>
      <w:r w:rsidRPr="007461AB">
        <w:rPr>
          <w:rFonts w:ascii="Arial" w:hAnsi="Arial" w:cs="Arial"/>
          <w:color w:val="808080" w:themeColor="background1" w:themeShade="80"/>
          <w:sz w:val="28"/>
        </w:rPr>
        <w:t xml:space="preserve">Ante o exposto, reiteradas as vênias, </w:t>
      </w:r>
      <w:r w:rsidRPr="007461AB">
        <w:rPr>
          <w:rFonts w:ascii="Arial" w:hAnsi="Arial" w:cs="Arial"/>
          <w:b/>
          <w:color w:val="808080" w:themeColor="background1" w:themeShade="80"/>
          <w:sz w:val="28"/>
        </w:rPr>
        <w:t>rejeito</w:t>
      </w:r>
      <w:r w:rsidRPr="007461AB">
        <w:rPr>
          <w:rFonts w:ascii="Arial" w:hAnsi="Arial" w:cs="Arial"/>
          <w:color w:val="808080" w:themeColor="background1" w:themeShade="80"/>
          <w:sz w:val="28"/>
        </w:rPr>
        <w:t xml:space="preserve"> a preliminar de ausência de dialeticidade e, no mérito, </w:t>
      </w:r>
      <w:r w:rsidRPr="007461AB">
        <w:rPr>
          <w:rFonts w:ascii="Arial" w:hAnsi="Arial" w:cs="Arial"/>
          <w:b/>
          <w:color w:val="808080" w:themeColor="background1" w:themeShade="80"/>
          <w:sz w:val="28"/>
        </w:rPr>
        <w:t>dou provimento</w:t>
      </w:r>
      <w:r w:rsidRPr="007461AB">
        <w:rPr>
          <w:rFonts w:ascii="Arial" w:hAnsi="Arial" w:cs="Arial"/>
          <w:color w:val="808080" w:themeColor="background1" w:themeShade="80"/>
          <w:sz w:val="28"/>
        </w:rPr>
        <w:t xml:space="preserve"> ao apelo do exequente, DISTRITO FEDERAL, para cassar a r. sentença, afastar a prescrição intercorrente e determinar o prosseguimento da execução fiscal, com o exame, na origem, das demais matérias da exceção de pré-executividade.</w:t>
      </w:r>
      <w:commentRangeEnd w:id="12"/>
      <w:r w:rsidRPr="007461AB">
        <w:rPr>
          <w:rStyle w:val="Refdecomentrio"/>
          <w:color w:val="808080" w:themeColor="background1" w:themeShade="80"/>
          <w:sz w:val="22"/>
          <w:szCs w:val="22"/>
        </w:rPr>
        <w:commentReference w:id="12"/>
      </w:r>
    </w:p>
    <w:p w14:paraId="53761D04" w14:textId="77777777" w:rsidR="0046319E" w:rsidRPr="007461AB" w:rsidRDefault="0046319E">
      <w:pPr>
        <w:spacing w:after="0" w:line="360" w:lineRule="auto"/>
        <w:ind w:firstLine="2268"/>
        <w:rPr>
          <w:color w:val="808080" w:themeColor="background1" w:themeShade="80"/>
        </w:rPr>
      </w:pPr>
    </w:p>
    <w:p w14:paraId="7544159D" w14:textId="77777777" w:rsidR="0046319E" w:rsidRPr="007461AB" w:rsidRDefault="00000000">
      <w:pPr>
        <w:spacing w:after="0" w:line="360" w:lineRule="auto"/>
        <w:ind w:firstLine="2268"/>
        <w:jc w:val="both"/>
        <w:rPr>
          <w:color w:val="808080" w:themeColor="background1" w:themeShade="80"/>
        </w:rPr>
      </w:pPr>
      <w:commentRangeStart w:id="13"/>
      <w:r w:rsidRPr="007461AB">
        <w:rPr>
          <w:rFonts w:ascii="Arial" w:hAnsi="Arial" w:cs="Arial"/>
          <w:color w:val="808080" w:themeColor="background1" w:themeShade="80"/>
          <w:sz w:val="28"/>
        </w:rPr>
        <w:t>Sem honorários recursais.</w:t>
      </w:r>
      <w:commentRangeEnd w:id="13"/>
      <w:r w:rsidRPr="007461AB">
        <w:rPr>
          <w:rStyle w:val="Refdecomentrio"/>
          <w:color w:val="808080" w:themeColor="background1" w:themeShade="80"/>
          <w:sz w:val="22"/>
          <w:szCs w:val="22"/>
        </w:rPr>
        <w:commentReference w:id="13"/>
      </w:r>
    </w:p>
    <w:p w14:paraId="6565D1CD" w14:textId="77777777" w:rsidR="0046319E" w:rsidRPr="007461AB" w:rsidRDefault="0046319E">
      <w:pPr>
        <w:spacing w:after="0" w:line="360" w:lineRule="auto"/>
        <w:ind w:firstLine="2268"/>
        <w:rPr>
          <w:color w:val="808080" w:themeColor="background1" w:themeShade="80"/>
        </w:rPr>
      </w:pPr>
    </w:p>
    <w:p w14:paraId="0E2EA59A" w14:textId="77777777" w:rsidR="0046319E" w:rsidRPr="007461AB" w:rsidRDefault="00000000">
      <w:pPr>
        <w:spacing w:after="0" w:line="360" w:lineRule="auto"/>
        <w:ind w:firstLine="2268"/>
        <w:jc w:val="both"/>
        <w:rPr>
          <w:color w:val="808080" w:themeColor="background1" w:themeShade="80"/>
        </w:rPr>
      </w:pPr>
      <w:r w:rsidRPr="007461AB">
        <w:rPr>
          <w:rFonts w:ascii="Arial" w:hAnsi="Arial" w:cs="Arial"/>
          <w:color w:val="808080" w:themeColor="background1" w:themeShade="80"/>
          <w:sz w:val="28"/>
        </w:rPr>
        <w:t>É como voto.</w:t>
      </w:r>
    </w:p>
    <w:p w14:paraId="2E93CFA6" w14:textId="77777777" w:rsidR="0046319E" w:rsidRDefault="0046319E">
      <w:pPr>
        <w:spacing w:after="0" w:line="360" w:lineRule="auto"/>
        <w:ind w:firstLine="2268"/>
      </w:pPr>
    </w:p>
    <w:p w14:paraId="7791F0D0" w14:textId="77777777" w:rsidR="0046319E" w:rsidRDefault="00000000">
      <w:pPr>
        <w:pageBreakBefore/>
        <w:spacing w:after="0" w:line="360" w:lineRule="auto"/>
        <w:jc w:val="center"/>
      </w:pPr>
      <w:r>
        <w:rPr>
          <w:rFonts w:ascii="Arial" w:hAnsi="Arial" w:cs="Arial"/>
          <w:b/>
          <w:color w:val="00B050"/>
          <w:sz w:val="27"/>
        </w:rPr>
        <w:lastRenderedPageBreak/>
        <w:t>SENTENÇA</w:t>
      </w:r>
    </w:p>
    <w:p w14:paraId="34D04FC7" w14:textId="77777777" w:rsidR="0046319E" w:rsidRDefault="00000000">
      <w:pPr>
        <w:spacing w:after="0" w:line="360" w:lineRule="auto"/>
        <w:jc w:val="both"/>
      </w:pPr>
      <w:r>
        <w:rPr>
          <w:rFonts w:ascii="Arial" w:hAnsi="Arial" w:cs="Arial"/>
          <w:color w:val="00B050"/>
          <w:sz w:val="27"/>
        </w:rPr>
        <w:t>Trata-se de execução fiscal ajuizada pelo DISTRITO FEDERAL em face de JOÃO AURELIANO RODRIGUES, na qual o executado apresentou exceção de pré- executividade, sustentando, em síntese, a inexigibilidade de parte dos créditos executados, em razão de suposto pagamento e inexistência de débitos, bem como a ocorrência da prescrição intercorrente, requerendo, ainda, a concessão dos benefícios da gratuidade de justiça, a desconstituição da penhora incidente sobre imóvel de sua propriedade e a condenação do exequente ao pagamento de honorários advocatícios.</w:t>
      </w:r>
    </w:p>
    <w:p w14:paraId="369154A5" w14:textId="77777777" w:rsidR="0046319E" w:rsidRDefault="00000000">
      <w:pPr>
        <w:spacing w:after="0" w:line="360" w:lineRule="auto"/>
        <w:jc w:val="both"/>
      </w:pPr>
      <w:r>
        <w:rPr>
          <w:rFonts w:ascii="Arial" w:hAnsi="Arial" w:cs="Arial"/>
          <w:color w:val="00B050"/>
          <w:sz w:val="27"/>
        </w:rPr>
        <w:t>O Distrito Federal apresentou impugnação, arguindo, preliminarmente, o descabimento da exceção de pré-executividade, sob o argumento de que as matérias deduzidas demandariam dilação probatória. No mérito, sustentou a inexistência de prescrição intercorrente, afirmando que houve diligências voltadas à satisfação do crédito, bem como que a ausência de decisão formal de suspensão e arquivamento do feito impediria o reconhecimento da prescrição prevista no art. 40 da Lei nº 6.830/80.</w:t>
      </w:r>
    </w:p>
    <w:p w14:paraId="0068FF22" w14:textId="77777777" w:rsidR="0046319E" w:rsidRDefault="00000000">
      <w:pPr>
        <w:spacing w:after="0" w:line="360" w:lineRule="auto"/>
        <w:jc w:val="both"/>
      </w:pPr>
      <w:r>
        <w:rPr>
          <w:rFonts w:ascii="Arial" w:hAnsi="Arial" w:cs="Arial"/>
          <w:color w:val="00B050"/>
          <w:sz w:val="27"/>
        </w:rPr>
        <w:t>É o necessário relatório.</w:t>
      </w:r>
    </w:p>
    <w:p w14:paraId="57106FE0" w14:textId="77777777" w:rsidR="0046319E" w:rsidRDefault="00000000">
      <w:pPr>
        <w:spacing w:after="0" w:line="360" w:lineRule="auto"/>
        <w:jc w:val="both"/>
      </w:pPr>
      <w:r>
        <w:rPr>
          <w:rFonts w:ascii="Arial" w:hAnsi="Arial" w:cs="Arial"/>
          <w:color w:val="00B050"/>
          <w:sz w:val="27"/>
        </w:rPr>
        <w:t>Inicialmente, defiro ao executado os benefícios da gratuidade de justiça, porquanto apresentou declaração de hipossuficiência, inexistindo elementos concretos capazes de afastar a presunção de veracidade decorrente do art. 99, § 3º, do Código de Processo Civil.</w:t>
      </w:r>
    </w:p>
    <w:p w14:paraId="2CA0CAE1" w14:textId="77777777" w:rsidR="0046319E" w:rsidRDefault="00000000">
      <w:pPr>
        <w:spacing w:after="0" w:line="360" w:lineRule="auto"/>
        <w:jc w:val="both"/>
      </w:pPr>
      <w:r>
        <w:rPr>
          <w:rFonts w:ascii="Arial" w:hAnsi="Arial" w:cs="Arial"/>
          <w:color w:val="00B050"/>
          <w:sz w:val="27"/>
        </w:rPr>
        <w:t>A preliminar de inadequação da via eleita não merece acolhimento, pois é pacífico o entendimento do Superior Tribunal de Justiça no sentido de que a exceção de pré- executividade constitui instrumento processual idôneo para a apreciação de matérias de ordem pública e cognoscíveis de ofício, desde que demonstráveis por prova pré- constituída, dentre as quais se insere a prescrição intercorrente.</w:t>
      </w:r>
    </w:p>
    <w:p w14:paraId="2F93EE2F" w14:textId="77777777" w:rsidR="0046319E" w:rsidRDefault="00000000">
      <w:pPr>
        <w:spacing w:after="0" w:line="360" w:lineRule="auto"/>
        <w:jc w:val="both"/>
      </w:pPr>
      <w:r>
        <w:rPr>
          <w:rFonts w:ascii="Arial" w:hAnsi="Arial" w:cs="Arial"/>
          <w:color w:val="00B050"/>
          <w:sz w:val="27"/>
        </w:rPr>
        <w:lastRenderedPageBreak/>
        <w:t>No que concerne à alegação de prescrição intercorrente, o referido instituto, disciplinado pelo art. 40 da Lei nº 6.830/80, foi objeto de uniformização pelo Superior Tribunal de Justiça no julgamento do REsp nº 1.340.553/RS, submetido ao rito dos recursos repetitivos (Tema 566), ocasião em que se assentou que nenhuma execução fiscal pode permanecer indefinidamente em tramitação sem perspectiva concreta de satisfação do crédito, sendo irrelevante, para a fluência dos prazos legais, a ausência de decisão judicial formal determinando a suspensão do feito, uma vez que o regime previsto no referido dispositivo legal opera por força da própria lei.</w:t>
      </w:r>
    </w:p>
    <w:p w14:paraId="59254FBF" w14:textId="77777777" w:rsidR="0046319E" w:rsidRDefault="00000000">
      <w:pPr>
        <w:spacing w:after="0" w:line="360" w:lineRule="auto"/>
        <w:jc w:val="both"/>
      </w:pPr>
      <w:r>
        <w:rPr>
          <w:rFonts w:ascii="Arial" w:hAnsi="Arial" w:cs="Arial"/>
          <w:color w:val="00B050"/>
          <w:sz w:val="27"/>
        </w:rPr>
        <w:t>No caso concreto, verifica-se que a execução foi ajuizada ainda no ano de 2002, tendo sido promovida a citação do executado apenas em momento posterior, por hora certa.</w:t>
      </w:r>
    </w:p>
    <w:p w14:paraId="077147F4" w14:textId="77777777" w:rsidR="0046319E" w:rsidRDefault="00000000">
      <w:pPr>
        <w:spacing w:after="0" w:line="360" w:lineRule="auto"/>
        <w:jc w:val="both"/>
      </w:pPr>
      <w:r>
        <w:rPr>
          <w:rFonts w:ascii="Arial" w:hAnsi="Arial" w:cs="Arial"/>
          <w:color w:val="00B050"/>
          <w:sz w:val="27"/>
        </w:rPr>
        <w:t>Após diligências destinadas à localização de patrimônio, houve bloqueio de valores via sistema eletrônico, posteriormente levantado em razão do reconhecimento da natureza impenhorável das verbas constritas.</w:t>
      </w:r>
    </w:p>
    <w:p w14:paraId="1FE20EE5" w14:textId="77777777" w:rsidR="0046319E" w:rsidRDefault="00000000">
      <w:pPr>
        <w:spacing w:after="0" w:line="360" w:lineRule="auto"/>
        <w:jc w:val="both"/>
      </w:pPr>
      <w:r>
        <w:rPr>
          <w:rFonts w:ascii="Arial" w:hAnsi="Arial" w:cs="Arial"/>
          <w:color w:val="00B050"/>
          <w:sz w:val="27"/>
        </w:rPr>
        <w:t>Posteriormente, foi efetivada penhora sobre imóvel pertencente ao executado, com o respectivo registro no ano de 2018. Entretanto, a partir de então, não se observa a prática de qualquer ato executivo útil destinado à satisfação do crédito exequendo. Não houve requerimento de avaliação do bem, tampouco foram adotadas providências voltadas à alienação judicial, adjudicação ou qualquer outra medida expropriatória apta a conferir efetividade à constrição realizada.</w:t>
      </w:r>
    </w:p>
    <w:p w14:paraId="3E6223F5" w14:textId="77777777" w:rsidR="0046319E" w:rsidRDefault="00000000">
      <w:pPr>
        <w:spacing w:after="0" w:line="360" w:lineRule="auto"/>
        <w:jc w:val="both"/>
      </w:pPr>
      <w:r>
        <w:rPr>
          <w:rFonts w:ascii="Arial" w:hAnsi="Arial" w:cs="Arial"/>
          <w:color w:val="00B050"/>
          <w:sz w:val="27"/>
        </w:rPr>
        <w:t>É certo que parte da paralisação processual decorreu da migração dos autos físicos para o sistema eletrônico, circunstância que, isoladamente considerada, não pode ser imputada ao exequente. Todavia, superada essa fase administrativa, também não houve impulso processual capaz de promover o regular prosseguimento da execução.</w:t>
      </w:r>
    </w:p>
    <w:p w14:paraId="560A53C1" w14:textId="77777777" w:rsidR="0046319E" w:rsidRDefault="00000000">
      <w:pPr>
        <w:spacing w:after="0" w:line="360" w:lineRule="auto"/>
        <w:jc w:val="both"/>
      </w:pPr>
      <w:r>
        <w:rPr>
          <w:rFonts w:ascii="Arial" w:hAnsi="Arial" w:cs="Arial"/>
          <w:color w:val="00B050"/>
          <w:sz w:val="27"/>
        </w:rPr>
        <w:lastRenderedPageBreak/>
        <w:t>Ao contrário, consta dos autos que o Distrito Federal foi expressamente intimado, em 14/05/2025, para promover o andamento do feito, tendo o prazo concedido transcorrido sem qualquer manifestação, vindo o exequente a peticionar apenas após a apresentação da presente exceção de pré-executividade.</w:t>
      </w:r>
    </w:p>
    <w:p w14:paraId="653C0693" w14:textId="77777777" w:rsidR="0046319E" w:rsidRDefault="00000000">
      <w:pPr>
        <w:spacing w:after="0" w:line="360" w:lineRule="auto"/>
        <w:jc w:val="both"/>
      </w:pPr>
      <w:r>
        <w:rPr>
          <w:rFonts w:ascii="Arial" w:hAnsi="Arial" w:cs="Arial"/>
          <w:color w:val="00B050"/>
          <w:sz w:val="27"/>
        </w:rPr>
        <w:t>A circunstância de ter sido efetivada penhora em 2018 não autoriza a perpetuação da execução fiscal sem a adoção dos atos subsequentes indispensáveis à expropriação do bem e à satisfação do crédito. A efetiva constrição patrimonial, conforme reconhecido pelo Superior Tribunal de Justiça, constitui causa apta a interromper a prescrição intercorrente; contudo, não tem o condão de tornar imprescritível a execução ou de legitimar sua paralisação indefinida por absoluta ausência de impulso útil por parte do exequente.</w:t>
      </w:r>
    </w:p>
    <w:p w14:paraId="4AD53215" w14:textId="77777777" w:rsidR="0046319E" w:rsidRDefault="00000000">
      <w:pPr>
        <w:spacing w:after="0" w:line="360" w:lineRule="auto"/>
        <w:jc w:val="both"/>
      </w:pPr>
      <w:r>
        <w:rPr>
          <w:rFonts w:ascii="Arial" w:hAnsi="Arial" w:cs="Arial"/>
          <w:color w:val="00B050"/>
          <w:sz w:val="27"/>
        </w:rPr>
        <w:t>Admitir entendimento diverso equivaleria a permitir que uma simples penhora, desacompanhada de qualquer providência voltada à expropriação do bem, fosse suficiente para manter eternamente em curso a execução fiscal, solução incompatível com a finalidade do art. 40 da Lei de Execução Fiscal e com a orientação consolidada pelo Superior Tribunal de Justiça no julgamento do Tema 566, cujo propósito é justamente impedir a eternização das demandas executivas em razão da inércia do credor.</w:t>
      </w:r>
    </w:p>
    <w:p w14:paraId="6FEF330E" w14:textId="77777777" w:rsidR="0046319E" w:rsidRDefault="00000000">
      <w:pPr>
        <w:spacing w:after="0" w:line="360" w:lineRule="auto"/>
        <w:jc w:val="both"/>
      </w:pPr>
      <w:r>
        <w:rPr>
          <w:rFonts w:ascii="Arial" w:hAnsi="Arial" w:cs="Arial"/>
          <w:color w:val="00B050"/>
          <w:sz w:val="27"/>
        </w:rPr>
        <w:t>No presente caso, a análise conjunta da cronologia processual evidencia prolongada ausência de atos executivos efetivos voltados à satisfação do crédito, circunstância agravada pela inércia do exequente mesmo após intimação judicial específica para impulsionar o feito, revelando situação de desídia incompatível com o princípio da duração razoável do processo e suficiente para o reconhecimento da prescrição intercorrente.</w:t>
      </w:r>
    </w:p>
    <w:p w14:paraId="4686A1B6" w14:textId="77777777" w:rsidR="0046319E" w:rsidRDefault="00000000">
      <w:pPr>
        <w:spacing w:after="0" w:line="360" w:lineRule="auto"/>
        <w:jc w:val="both"/>
      </w:pPr>
      <w:r>
        <w:rPr>
          <w:rFonts w:ascii="Arial" w:hAnsi="Arial" w:cs="Arial"/>
          <w:color w:val="00B050"/>
          <w:sz w:val="27"/>
        </w:rPr>
        <w:t xml:space="preserve">Reconhecida a prescrição intercorrente, impõe-se a extinção da execução, nos termos do art. 487, inciso II, do Código de Processo Civil, </w:t>
      </w:r>
      <w:r>
        <w:rPr>
          <w:rFonts w:ascii="Arial" w:hAnsi="Arial" w:cs="Arial"/>
          <w:color w:val="00B050"/>
          <w:sz w:val="27"/>
        </w:rPr>
        <w:lastRenderedPageBreak/>
        <w:t>c/c o art. 40, § 4º, da Lei nº 6.830/80, tornando igualmente necessária a desconstituição da penhora incidente sobre o imóvel constrito, por ausência de fundamento jurídico para sua manutenção.</w:t>
      </w:r>
    </w:p>
    <w:p w14:paraId="35F6A640" w14:textId="77777777" w:rsidR="0046319E" w:rsidRDefault="00000000">
      <w:pPr>
        <w:spacing w:after="0" w:line="360" w:lineRule="auto"/>
        <w:jc w:val="both"/>
      </w:pPr>
      <w:r>
        <w:rPr>
          <w:rFonts w:ascii="Arial" w:hAnsi="Arial" w:cs="Arial"/>
          <w:color w:val="00B050"/>
          <w:sz w:val="27"/>
        </w:rPr>
        <w:t>Por fim, quanto ao pedido de condenação do exequente ao pagamento de honorários advocatícios, deixo de acolhê-lo, porquanto o reconhecimento da prescrição intercorrente, nos moldes do art. 40 da Lei nº 6.830/80, não enseja, em regra, condenação da Fazenda Pública ao pagamento de verba honorária.</w:t>
      </w:r>
    </w:p>
    <w:p w14:paraId="5254A4A3" w14:textId="77777777" w:rsidR="0046319E" w:rsidRDefault="00000000">
      <w:pPr>
        <w:spacing w:after="0" w:line="360" w:lineRule="auto"/>
        <w:jc w:val="both"/>
      </w:pPr>
      <w:r>
        <w:rPr>
          <w:rFonts w:ascii="Arial" w:hAnsi="Arial" w:cs="Arial"/>
          <w:color w:val="00B050"/>
          <w:sz w:val="27"/>
        </w:rPr>
        <w:t>Ante o exposto, DEFIRO ao executado os benefícios da gratuidade de justiça, e ACOLHO a exceção de pré-executividade para RECONHECER a prescrição intercorrente do crédito exequendo, extinguindo a presente execução fiscal, com resolução do mérito, nos termos do art. 487, inciso II, do Código de Processo Civil, c/c o art. 40, § 4º, da Lei nº 6.830/80.</w:t>
      </w:r>
    </w:p>
    <w:p w14:paraId="143CF4AF" w14:textId="77777777" w:rsidR="0046319E" w:rsidRDefault="00000000">
      <w:pPr>
        <w:spacing w:after="0" w:line="360" w:lineRule="auto"/>
        <w:jc w:val="both"/>
      </w:pPr>
      <w:r>
        <w:rPr>
          <w:rFonts w:ascii="Arial" w:hAnsi="Arial" w:cs="Arial"/>
          <w:color w:val="00B050"/>
          <w:sz w:val="27"/>
        </w:rPr>
        <w:t>Em consequência, DETERMINO a desconstituição da penhora incidente sobre o imóvel constrito nos autos (ID 42504684, pág. 78), expedindo-se, após o trânsito em julgado, os ofícios necessários ao cancelamento do respectivo registro.</w:t>
      </w:r>
    </w:p>
    <w:p w14:paraId="01838D88" w14:textId="77777777" w:rsidR="0046319E" w:rsidRDefault="00000000">
      <w:pPr>
        <w:spacing w:after="0" w:line="360" w:lineRule="auto"/>
        <w:jc w:val="both"/>
      </w:pPr>
      <w:r>
        <w:rPr>
          <w:rFonts w:ascii="Arial" w:hAnsi="Arial" w:cs="Arial"/>
          <w:color w:val="00B050"/>
          <w:sz w:val="27"/>
        </w:rPr>
        <w:t>Sem condenação em honorários advocatícios.</w:t>
      </w:r>
    </w:p>
    <w:p w14:paraId="2ED95779" w14:textId="77777777" w:rsidR="0046319E" w:rsidRDefault="00000000">
      <w:pPr>
        <w:spacing w:after="0" w:line="360" w:lineRule="auto"/>
        <w:jc w:val="both"/>
      </w:pPr>
      <w:r>
        <w:rPr>
          <w:rFonts w:ascii="Arial" w:hAnsi="Arial" w:cs="Arial"/>
          <w:color w:val="00B050"/>
          <w:sz w:val="27"/>
        </w:rPr>
        <w:t>Após o trânsito em julgado, promovam-se as baixas e comunicações necessárias, arquivando-se os autos.</w:t>
      </w:r>
    </w:p>
    <w:p w14:paraId="62FD9838" w14:textId="77777777" w:rsidR="0046319E" w:rsidRDefault="00000000">
      <w:pPr>
        <w:spacing w:after="0" w:line="360" w:lineRule="auto"/>
        <w:jc w:val="both"/>
      </w:pPr>
      <w:r>
        <w:rPr>
          <w:rFonts w:ascii="Arial" w:hAnsi="Arial" w:cs="Arial"/>
          <w:color w:val="00B050"/>
          <w:sz w:val="27"/>
        </w:rPr>
        <w:t>Publique-se. Registre-se. Intimem-se.</w:t>
      </w:r>
    </w:p>
    <w:sectPr w:rsidR="0046319E" w:rsidSect="0057123E">
      <w:foot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date="2026-10-30T16:43:00Z" w:initials="MG">
    <w:p w14:paraId="47CBCB01" w14:textId="77777777" w:rsidR="0046319E" w:rsidRDefault="00000000">
      <w:r>
        <w:annotationRef/>
      </w:r>
      <w:r>
        <w:t>MINUTA GDSXSR — Cabeçalho no padrão C-3P (a): assuntos e resultado ao final, "SENTENÇA CASSADA. RECURSO PROVIDO.", como na APC 0022786-44 (modelo DP, prescrição intercorrente com penhora). (C-3P)</w:t>
      </w:r>
    </w:p>
  </w:comment>
  <w:comment w:id="1" w:author="Minuta GDSXSR" w:date="2026-10-30T16:43:00Z" w:initials="MG">
    <w:p w14:paraId="7037B502" w14:textId="77777777" w:rsidR="0046319E" w:rsidRDefault="00000000">
      <w:r>
        <w:annotationRef/>
      </w:r>
      <w:r>
        <w:t>MINUTA GDSXSR — Item 1 conforme C-34 e C-34A: partes nomeadas, executado como pessoa natural, valor da causa ao fim, sem sentença nem apelo. Pendência (C-52): a condição de idoso vem da petição do executado (nascido em 27/10/1941, ID 91411115) e do documento de identificação anexado (ID 91411117); conferir o ID 91411117 no PJe antes de manter "idosa".</w:t>
      </w:r>
    </w:p>
  </w:comment>
  <w:comment w:id="2" w:author="Minuta GDSXSR" w:date="2026-10-30T16:43:00Z" w:initials="MG">
    <w:p w14:paraId="3026CFB9" w14:textId="77777777" w:rsidR="0046319E" w:rsidRDefault="00000000">
      <w:r>
        <w:annotationRef/>
      </w:r>
      <w:r>
        <w:t>MINUTA GDSXSR — Texto literal (C-63), fonte Planalto. CPC, art. 487: “II - decidir, de ofício ou a requerimento, sobre a ocorrência de decadência ou prescrição;” CPC, art. 932: “III - não conhecer de recurso inadmissível, prejudicado ou que não tenha impugnado especificamente os fundamentos da decisão recorrida;” A Lei 6.830/1980, art. 40, caput e §§ 2º e 4º, está transcrita no corpo do voto.</w:t>
      </w:r>
    </w:p>
  </w:comment>
  <w:comment w:id="3" w:author="Minuta GDSXSR" w:date="2026-10-30T16:43:00Z" w:initials="MG">
    <w:p w14:paraId="5BFBBBC8" w14:textId="77777777" w:rsidR="0046319E" w:rsidRDefault="00000000">
      <w:r>
        <w:annotationRef/>
      </w:r>
      <w:r>
        <w:t>MINUTA GDSXSR — Pendência (C-52, C-67 v47): o iajus localizou o Acórdão da 4ª Turma (APC 0078583-65.2012.8.07.0015, Des. Aiston Henrique de Sousa, j. 27/03/2025) sem o número do acórdão e sem o DJe; completar no JurisDF. O DJe do REsp 1.340.553/RS (16/10/2018) vem da ementa de acórdão do TJDFT (APC 0034314-09.2010.8.07.0015); o iajus confirma a data do julgamento (12/09/2018) e a tese do Tema 568, mas marca a maturidade do precedente como "não apurada"; conferir no site do STJ. Voto de acordo com entendimento anterior (C-67): APC 0023392-38.2016.8.07.0001, Des. Sérgio Rocha, 4ª Turma Cível, j. 12/02/2026, que ficou fora do corpo; ementa literal no comentário do dispositivo.</w:t>
      </w:r>
    </w:p>
  </w:comment>
  <w:comment w:id="4" w:author="Minuta GDSXSR" w:date="2026-10-30T16:43:00Z" w:initials="MG">
    <w:p w14:paraId="6AFF3D46" w14:textId="77777777" w:rsidR="0046319E" w:rsidRDefault="00000000">
      <w:r>
        <w:annotationRef/>
      </w:r>
      <w:r>
        <w:t>MINUTA GDSXSR — Texto literal (C-63), fonte Planalto: CF, art. 5º, LXXVIII: “a todos, no âmbito judicial e administrativo, são assegurados a razoável duração do processo e os meios que garantam a celeridade de sua tramitação.” Conferir o texto na fonte oficial antes da liberação; não foi possível abrir o Planalto nesta sessão.</w:t>
      </w:r>
    </w:p>
  </w:comment>
  <w:comment w:id="5" w:author="Minuta GDSXSR" w:date="2026-10-30T16:43:00Z" w:initials="MG">
    <w:p w14:paraId="5CDE8E0E" w14:textId="77777777" w:rsidR="0046319E" w:rsidRDefault="00000000">
      <w:r>
        <w:annotationRef/>
      </w:r>
      <w:r>
        <w:t>MINUTA GDSXSR — Linha de dados (C-3C). A data de ajuizamento vem do andamento "Distribuidos ao cartorio" de 23/09/2002 (ID 91411125); o valor da causa, da capa dos autos.</w:t>
      </w:r>
    </w:p>
  </w:comment>
  <w:comment w:id="6" w:author="Minuta GDSXSR" w:date="2026-10-30T16:43:00Z" w:initials="MG">
    <w:p w14:paraId="60FC9104" w14:textId="77777777" w:rsidR="0046319E" w:rsidRDefault="00000000">
      <w:r>
        <w:annotationRef/>
      </w:r>
      <w:r>
        <w:t>MINUTA GDSXSR — Texto literal conferido no Planalto via iajus (Lei 6.830/1980, art. 40, caput e §§ 2º e 4º; o § 4º foi incluído pela Lei 11.051/2004). O iajus marca a vigência como "não verificada" para a página-base; não há notícia de alteração desses parágrafos, mas conferir no Planalto (C-64).</w:t>
      </w:r>
    </w:p>
  </w:comment>
  <w:comment w:id="7" w:author="Minuta GDSXSR" w:date="2026-10-30T16:43:00Z" w:initials="MG">
    <w:p w14:paraId="54542FCD" w14:textId="77777777" w:rsidR="0046319E" w:rsidRDefault="00000000">
      <w:r>
        <w:annotationRef/>
      </w:r>
      <w:r>
        <w:t>MINUTA GDSXSR — Tese conferida no iajus (Tema 568/STJ, tese firmada, julgamento em 12/09/2018). O DJe de 16/10/2018 não vem do iajus: consta da ementa de acórdão do TJDFT (APC 0034314-09.2010.8.07.0015); conferir no site do STJ (C-72, pendência). Por C-63 (v46), o Tema 566 (início automático da suspensão de um ano), citado nos autos, não entra no corpo; a tese conferida no iajus é: “O prazo de 1 (um) ano de suspensão do processo e do respectivo prazo prescricional previsto no art. 40, §§ 1º e 2º da Lei n. 6.830/80 - LEF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w:t>
      </w:r>
    </w:p>
  </w:comment>
  <w:comment w:id="8" w:author="Minuta GDSXSR" w:date="2026-10-30T16:43:00Z" w:initials="MG">
    <w:p w14:paraId="3CBAB426" w14:textId="77777777" w:rsidR="0046319E" w:rsidRDefault="00000000">
      <w:r>
        <w:annotationRef/>
      </w:r>
      <w:r>
        <w:t>MINUTA GDSXSR — Pendência (C-52): o comprovante do eRIDF de 13/03/2019 (ID 91411109, p. 78 e 79) refere-se ao mandado de registro do processo 0010817-47.2006.8.07.0001 (execução apensa), e a decisão de 16/07/2018 foi proferida nos autos principais 21289/93 e copiada nesta execução, que a sentença trata como penhora registrada em 2018 (ID 91411122). A premissa de que há penhora efetivada também nesta execução é a da sentença e da decisão acima; conferir no PJe se a averbação alcançou este processo. Se não alcançou, o marco interruptivo de 2018 fica fragilizado (resultado proposto depende dele). Transcrição literal do OCR, com "§" normalizado.</w:t>
      </w:r>
    </w:p>
  </w:comment>
  <w:comment w:id="9" w:author="Minuta GDSXSR" w:date="2026-10-30T16:43:00Z" w:initials="MG">
    <w:p w14:paraId="619DE620" w14:textId="77777777" w:rsidR="0046319E" w:rsidRDefault="00000000">
      <w:r>
        <w:annotationRef/>
      </w:r>
      <w:r>
        <w:t>MINUTA GDSXSR — Pendência (C-52): os autos recebidos não trazem notícia de cumprimento da avaliação, da averbação nem da intimação do executado depois de 16/07/2018; a sentença também não os indica (“Não houve requerimento de avaliação do bem”). Conferir a movimentação no PJe de 1º grau. Também conferir a data em que o Distrito Federal foi intimado do despacho de 14/05/2025 e o prazo de sua impugnação (ID 91411121, datada de 25/06/2025): a sentença afirma que o prazo transcorreu sem manifestação, e o voto não depende desse ponto.</w:t>
      </w:r>
    </w:p>
  </w:comment>
  <w:comment w:id="10" w:author="Minuta GDSXSR" w:date="2026-10-30T16:43:00Z" w:initials="MG">
    <w:p w14:paraId="01924F0B" w14:textId="77777777" w:rsidR="0046319E" w:rsidRDefault="00000000">
      <w:r>
        <w:annotationRef/>
      </w:r>
      <w:r>
        <w:t>MINUTA GDSXSR — Pendência (C-52, C-67 v47): acórdão localizado no iajus (ementa e dados do julgamento conferidos, link JurisDF https://jurisdf.tjdft.jus.br/acordaos/4aea4fee-f546-4eba-939e-21aea7db39bc), sem número do acórdão e sem DJe; completar no JurisDF. O mesmo julgado entende que a digitalização, por si só, não suspende a prescrição (item 6 da ementa); o voto não se apoia na digitalização como causa suspensiva, mas na pendência de atos do Juízo.</w:t>
      </w:r>
    </w:p>
  </w:comment>
  <w:comment w:id="11" w:author="Minuta GDSXSR" w:date="2026-10-30T16:43:00Z" w:initials="MG">
    <w:p w14:paraId="64EEFE4F" w14:textId="77777777" w:rsidR="0046319E" w:rsidRDefault="00000000">
      <w:r>
        <w:annotationRef/>
      </w:r>
      <w:r>
        <w:t>MINUTA GDSXSR — Fundamento do comando final: a sentença acolheu a exceção só pela prescrição intercorrente; o pagamento parcial dos créditos, a impenhorabilidade e os honorários alegados na exceção (ID 91411115) não foram examinados. Para não suprimir instância, o voto cassa a sentença e devolve esses pontos à origem. A gratuidade de justiça deferida ao executado não foi impugnada no apelo e fica fora do dispositivo. (C-3F)</w:t>
      </w:r>
    </w:p>
  </w:comment>
  <w:comment w:id="12" w:author="Minuta GDSXSR" w:date="2026-10-30T16:43:00Z" w:initials="MG">
    <w:p w14:paraId="3F9F0813" w14:textId="77777777" w:rsidR="0046319E" w:rsidRDefault="00000000">
      <w:r>
        <w:annotationRef/>
      </w:r>
      <w:r>
        <w:t>MINUTA GDSXSR — Voto de acordo com entendimento anterior (C-67): APC 0023392-38.2016.8.07.0001, Des. Sérgio Rocha, 4ª Turma Cível, j. 12/02/2026 (ementa conferida no iajus): “APELAÇÃO CÍVEL. DIREITO PROCESSUAL CIVIL. EXECUÇÃO DE TÍTULO EXTRAJUDICIAL. PRESCRIÇÃO INTERCORRENTE. PENHORA DE IMÓVEL. LEILÃO NEGATIVO. TERMO INICIAL. SENTENÇA CASSADA. RECURSO PROVIDO. (...) 5. A existência de penhora válida interrompe o curso da prescrição, nos termos do art. 921, § 4º-A, do CPC. 6. A contagem do prazo prescricional só se reinicia após a ciência do credor quanto ao resultado negativo do leilão judicial, momento que equivale à ausência de bens penhoráveis. 7. A demora entre a penhora e a realização da hasta pública decorre de fatores inerentes ao trâmite judicial, não podendo ser imputada ao credor, nos termos da Súmula 106 do STJ. (...) 9. Deu-se provimento ao apelo do exequente afastar a prescrição intercorrente e cassar a sentença, determinando-se a retomada da tramitação da execução na origem.” (os itens 1 a 4 e 8 foram omitidos; processo sob o CPC, e este é de execução fiscal.)</w:t>
      </w:r>
    </w:p>
  </w:comment>
  <w:comment w:id="13" w:author="Minuta GDSXSR" w:date="2026-10-30T16:43:00Z" w:initials="MG">
    <w:p w14:paraId="53058B01" w14:textId="77777777" w:rsidR="0046319E" w:rsidRDefault="00000000">
      <w:r>
        <w:annotationRef/>
      </w:r>
      <w:r>
        <w:t>MINUTA GDSXSR — Sem honorários recursais: o apelo é do Distrito Federal e foi provido, e a sentença não condenou em honorários (ID 91411122). (C-51)</w:t>
      </w:r>
    </w:p>
  </w:comment>
  <w:comment w:id="14" w:author="Assessor GDSXSR" w:initials="AG" w:date="2026-10-30T23:20:20Z">
    <w:p>
      <w:pPr>
        <w:pStyle w:val="CommentText"/>
      </w:pPr>
      <w:r>
        <w:rPr>
          <w:rStyle w:val="CommentReference"/>
        </w:rPr>
        <w:annotationRef/>
      </w:r>
      <w:r>
        <w:t>ASSESSOR GDSXSR — Alterei a idade de 75 para 93 anos: a CNH (ID 91411117) e os extratos do INSS (ID 91411118 e ID 91411119) trazem nascimento em 06/06/1933; a data de 27/10/1941 citada na petição do executado (ID 91411115) não confere com os documentos. Conferir o ID 91411117 no PJe (C-34A, C-24).</w:t>
      </w:r>
    </w:p>
  </w:comment>
  <w:comment w:id="15" w:author="Assessor GDSXSR" w:initials="AG" w:date="2026-10-30T23:20:20Z">
    <w:p>
      <w:pPr>
        <w:pStyle w:val="CommentText"/>
      </w:pPr>
      <w:r>
        <w:rPr>
          <w:rStyle w:val="CommentReference"/>
        </w:rPr>
        <w:annotationRef/>
      </w:r>
      <w:r>
        <w:t>ASSESSOR GDSXSR — Acrescentei as datas da paralisação na questão em discussão, para que a ementa traga o caso concreto (orientação de Marcos, 30/10/2026; C-33: o voto traz as mesmas datas).</w:t>
      </w:r>
    </w:p>
  </w:comment>
  <w:comment w:id="16" w:author="Assessor GDSXSR" w:initials="AG" w:date="2026-10-30T23:20:20Z">
    <w:p>
      <w:pPr>
        <w:pStyle w:val="CommentText"/>
      </w:pPr>
      <w:r>
        <w:rPr>
          <w:rStyle w:val="CommentReference"/>
        </w:rPr>
        <w:annotationRef/>
      </w:r>
      <w:r>
        <w:t>ASSESSOR GDSXSR — Reescrevi o item 8 com o período exato da paralisação (16/08/2019 a 14/05/2025, cerca de cinco anos e nove meses: andamento 915 de digitalização, ID 91411109, p. 79 e 80, e despacho ID 91411113; entre as duas datas só constam duas certidões administrativas de 2022 sobre a conferência da digitalização, ID 91411110 e ID 91411112) e o que deixou de ser cumprido. Pendência (C-52): conferir no PJe de 1º grau que nada foi cumprido nesse intervalo.</w:t>
      </w:r>
    </w:p>
  </w:comment>
  <w:comment w:id="17" w:author="Assessor GDSXSR" w:initials="AG" w:date="2026-10-30T23:20:20Z">
    <w:p>
      <w:pPr>
        <w:pStyle w:val="CommentText"/>
      </w:pPr>
      <w:r>
        <w:rPr>
          <w:rStyle w:val="CommentReference"/>
        </w:rPr>
        <w:annotationRef/>
      </w:r>
      <w:r>
        <w:t>ASSESSOR GDSXSR — Acrescentei o intervalo (16/08/2019 a 14/05/2025) no corpo do voto, para a ementa espelhar o voto (C-33).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CBCB01" w15:done="0"/>
  <w15:commentEx w15:paraId="7037B502" w15:done="0"/>
  <w15:commentEx w15:paraId="3026CFB9" w15:done="0"/>
  <w15:commentEx w15:paraId="5BFBBBC8" w15:done="0"/>
  <w15:commentEx w15:paraId="6AFF3D46" w15:done="0"/>
  <w15:commentEx w15:paraId="5CDE8E0E" w15:done="0"/>
  <w15:commentEx w15:paraId="60FC9104" w15:done="0"/>
  <w15:commentEx w15:paraId="54542FCD" w15:done="0"/>
  <w15:commentEx w15:paraId="3CBAB426" w15:done="0"/>
  <w15:commentEx w15:paraId="619DE620" w15:done="0"/>
  <w15:commentEx w15:paraId="01924F0B" w15:done="0"/>
  <w15:commentEx w15:paraId="64EEFE4F" w15:done="0"/>
  <w15:commentEx w15:paraId="3F9F0813" w15:done="0"/>
  <w15:commentEx w15:paraId="53058B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C9104">
    <w16cex:extLst>
      <w16:ext w16:uri="{CE6994B0-6A32-4C9F-8C6B-6E91EDA988CE}">
        <cr:reactions xmlns:cr="http://schemas.microsoft.com/office/comments/2020/reactions">
          <cr:reaction reactionType="1">
            <cr:reactionInfo dateUtc="2026-10-30T23:13:28Z">
              <cr:user userId="S::t321760@tjdft.jus.br::71ef89ef-9eb5-4780-8a4d-3f3a792db9c6" userProvider="AD" userName="Marcos Dwayne Saraiva Costa - GDSXSR"/>
            </cr:reactionInfo>
          </cr:reaction>
        </cr:reactions>
      </w16:ext>
    </w16cex:extLst>
  </w16cex:commentExtensible>
  <w16cex:commentExtensible w16cex:durableId="619DE620">
    <w16cex:extLst>
      <w16:ext w16:uri="{CE6994B0-6A32-4C9F-8C6B-6E91EDA988CE}">
        <cr:reactions xmlns:cr="http://schemas.microsoft.com/office/comments/2020/reactions">
          <cr:reaction reactionType="1">
            <cr:reactionInfo dateUtc="2026-10-30T23:14:29Z">
              <cr:user userId="S::t321760@tjdft.jus.br::71ef89ef-9eb5-4780-8a4d-3f3a792db9c6" userProvider="AD" userName="Marcos Dwayne Saraiva Costa - GDSXSR"/>
            </cr:reactionInfo>
          </cr:reaction>
        </cr:reactions>
      </w16:ext>
    </w16cex:extLst>
  </w16cex:commentExtensible>
  <w16cex:commentExtensible w16cex:durableId="01924F0B">
    <w16cex:extLst>
      <w16:ext w16:uri="{CE6994B0-6A32-4C9F-8C6B-6E91EDA988CE}">
        <cr:reactions xmlns:cr="http://schemas.microsoft.com/office/comments/2020/reactions">
          <cr:reaction reactionType="1">
            <cr:reactionInfo dateUtc="2026-10-30T23:15:00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CBCB01" w16cid:durableId="47CBCB01"/>
  <w16cid:commentId w16cid:paraId="7037B502" w16cid:durableId="7037B502"/>
  <w16cid:commentId w16cid:paraId="3026CFB9" w16cid:durableId="3026CFB9"/>
  <w16cid:commentId w16cid:paraId="5BFBBBC8" w16cid:durableId="5BFBBBC8"/>
  <w16cid:commentId w16cid:paraId="6AFF3D46" w16cid:durableId="6AFF3D46"/>
  <w16cid:commentId w16cid:paraId="5CDE8E0E" w16cid:durableId="5CDE8E0E"/>
  <w16cid:commentId w16cid:paraId="60FC9104" w16cid:durableId="60FC9104"/>
  <w16cid:commentId w16cid:paraId="54542FCD" w16cid:durableId="54542FCD"/>
  <w16cid:commentId w16cid:paraId="3CBAB426" w16cid:durableId="3CBAB426"/>
  <w16cid:commentId w16cid:paraId="619DE620" w16cid:durableId="619DE620"/>
  <w16cid:commentId w16cid:paraId="01924F0B" w16cid:durableId="01924F0B"/>
  <w16cid:commentId w16cid:paraId="64EEFE4F" w16cid:durableId="64EEFE4F"/>
  <w16cid:commentId w16cid:paraId="3F9F0813" w16cid:durableId="3F9F0813"/>
  <w16cid:commentId w16cid:paraId="53058B01" w16cid:durableId="53058B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EE4A" w14:textId="77777777" w:rsidR="005C7F97" w:rsidRDefault="005C7F97">
      <w:pPr>
        <w:spacing w:after="0" w:line="240" w:lineRule="auto"/>
      </w:pPr>
      <w:r>
        <w:separator/>
      </w:r>
    </w:p>
  </w:endnote>
  <w:endnote w:type="continuationSeparator" w:id="0">
    <w:p w14:paraId="602BC377" w14:textId="77777777" w:rsidR="005C7F97" w:rsidRDefault="005C7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728F9B0C" w14:textId="77777777" w:rsidR="0057123E" w:rsidRDefault="0057123E">
        <w:pPr>
          <w:pStyle w:val="Rodap"/>
          <w:jc w:val="right"/>
        </w:pPr>
        <w:r>
          <w:fldChar w:fldCharType="begin"/>
        </w:r>
        <w:r>
          <w:instrText>PAGE   \* MERGEFORMAT</w:instrText>
        </w:r>
        <w:r>
          <w:fldChar w:fldCharType="separate"/>
        </w:r>
        <w:r>
          <w:t>2</w:t>
        </w:r>
        <w:r>
          <w:fldChar w:fldCharType="end"/>
        </w:r>
      </w:p>
    </w:sdtContent>
  </w:sdt>
  <w:p w14:paraId="0A3C0503" w14:textId="77777777" w:rsidR="0057123E" w:rsidRDefault="005712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B756" w14:textId="77777777" w:rsidR="005C7F97" w:rsidRDefault="005C7F97">
      <w:pPr>
        <w:spacing w:after="0" w:line="240" w:lineRule="auto"/>
      </w:pPr>
      <w:r>
        <w:separator/>
      </w:r>
    </w:p>
  </w:footnote>
  <w:footnote w:type="continuationSeparator" w:id="0">
    <w:p w14:paraId="01058835" w14:textId="77777777" w:rsidR="005C7F97" w:rsidRDefault="005C7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5813"/>
    <w:multiLevelType w:val="multilevel"/>
    <w:tmpl w:val="52D8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391051"/>
    <w:multiLevelType w:val="multilevel"/>
    <w:tmpl w:val="60CA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924123">
    <w:abstractNumId w:val="1"/>
  </w:num>
  <w:num w:numId="2" w16cid:durableId="90283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3E"/>
    <w:rsid w:val="000012A1"/>
    <w:rsid w:val="000E19A9"/>
    <w:rsid w:val="00112FA9"/>
    <w:rsid w:val="0012363B"/>
    <w:rsid w:val="00145315"/>
    <w:rsid w:val="001541AD"/>
    <w:rsid w:val="00256F5F"/>
    <w:rsid w:val="002B05CD"/>
    <w:rsid w:val="00373DB1"/>
    <w:rsid w:val="003C0981"/>
    <w:rsid w:val="003F271B"/>
    <w:rsid w:val="0046319E"/>
    <w:rsid w:val="00483051"/>
    <w:rsid w:val="004A7660"/>
    <w:rsid w:val="004C72B5"/>
    <w:rsid w:val="0057123E"/>
    <w:rsid w:val="005718A6"/>
    <w:rsid w:val="005C7F97"/>
    <w:rsid w:val="005E1D7B"/>
    <w:rsid w:val="005F33E2"/>
    <w:rsid w:val="006336A6"/>
    <w:rsid w:val="007461AB"/>
    <w:rsid w:val="00753319"/>
    <w:rsid w:val="00847533"/>
    <w:rsid w:val="008C019C"/>
    <w:rsid w:val="009B4593"/>
    <w:rsid w:val="00AD008D"/>
    <w:rsid w:val="00B56025"/>
    <w:rsid w:val="00D04EB8"/>
    <w:rsid w:val="00D25E6A"/>
    <w:rsid w:val="00DA61AD"/>
    <w:rsid w:val="00DE6426"/>
    <w:rsid w:val="00E567CA"/>
    <w:rsid w:val="00E77563"/>
    <w:rsid w:val="00E9787C"/>
    <w:rsid w:val="00F11BB1"/>
    <w:rsid w:val="00F53102"/>
    <w:rsid w:val="00F71B8F"/>
    <w:rsid w:val="00FD43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C24B"/>
  <w15:chartTrackingRefBased/>
  <w15:docId w15:val="{ED17541B-A5B0-486A-BB5F-BF8C734B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23E"/>
    <w:pPr>
      <w:spacing w:line="259" w:lineRule="auto"/>
    </w:pPr>
    <w:rPr>
      <w:kern w:val="0"/>
      <w:sz w:val="22"/>
      <w:szCs w:val="22"/>
      <w14:ligatures w14:val="none"/>
    </w:rPr>
  </w:style>
  <w:style w:type="paragraph" w:styleId="Ttulo1">
    <w:name w:val="heading 1"/>
    <w:basedOn w:val="Normal"/>
    <w:next w:val="Normal"/>
    <w:link w:val="Ttulo1Char"/>
    <w:uiPriority w:val="9"/>
    <w:qFormat/>
    <w:rsid w:val="0057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7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712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12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12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12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12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12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12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12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712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712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12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12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12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12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12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123E"/>
    <w:rPr>
      <w:rFonts w:eastAsiaTheme="majorEastAsia" w:cstheme="majorBidi"/>
      <w:color w:val="272727" w:themeColor="text1" w:themeTint="D8"/>
    </w:rPr>
  </w:style>
  <w:style w:type="paragraph" w:styleId="Ttulo">
    <w:name w:val="Title"/>
    <w:basedOn w:val="Normal"/>
    <w:next w:val="Normal"/>
    <w:link w:val="TtuloChar"/>
    <w:uiPriority w:val="10"/>
    <w:qFormat/>
    <w:rsid w:val="0057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12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12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12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123E"/>
    <w:pPr>
      <w:spacing w:before="160"/>
      <w:jc w:val="center"/>
    </w:pPr>
    <w:rPr>
      <w:i/>
      <w:iCs/>
      <w:color w:val="404040" w:themeColor="text1" w:themeTint="BF"/>
    </w:rPr>
  </w:style>
  <w:style w:type="character" w:customStyle="1" w:styleId="CitaoChar">
    <w:name w:val="Citação Char"/>
    <w:basedOn w:val="Fontepargpadro"/>
    <w:link w:val="Citao"/>
    <w:uiPriority w:val="29"/>
    <w:rsid w:val="0057123E"/>
    <w:rPr>
      <w:i/>
      <w:iCs/>
      <w:color w:val="404040" w:themeColor="text1" w:themeTint="BF"/>
    </w:rPr>
  </w:style>
  <w:style w:type="paragraph" w:styleId="PargrafodaLista">
    <w:name w:val="List Paragraph"/>
    <w:basedOn w:val="Normal"/>
    <w:uiPriority w:val="34"/>
    <w:qFormat/>
    <w:rsid w:val="0057123E"/>
    <w:pPr>
      <w:ind w:left="720"/>
      <w:contextualSpacing/>
    </w:pPr>
  </w:style>
  <w:style w:type="character" w:styleId="nfaseIntensa">
    <w:name w:val="Intense Emphasis"/>
    <w:basedOn w:val="Fontepargpadro"/>
    <w:uiPriority w:val="21"/>
    <w:qFormat/>
    <w:rsid w:val="0057123E"/>
    <w:rPr>
      <w:i/>
      <w:iCs/>
      <w:color w:val="0F4761" w:themeColor="accent1" w:themeShade="BF"/>
    </w:rPr>
  </w:style>
  <w:style w:type="paragraph" w:styleId="CitaoIntensa">
    <w:name w:val="Intense Quote"/>
    <w:basedOn w:val="Normal"/>
    <w:next w:val="Normal"/>
    <w:link w:val="CitaoIntensaChar"/>
    <w:uiPriority w:val="30"/>
    <w:qFormat/>
    <w:rsid w:val="0057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123E"/>
    <w:rPr>
      <w:i/>
      <w:iCs/>
      <w:color w:val="0F4761" w:themeColor="accent1" w:themeShade="BF"/>
    </w:rPr>
  </w:style>
  <w:style w:type="character" w:styleId="RefernciaIntensa">
    <w:name w:val="Intense Reference"/>
    <w:basedOn w:val="Fontepargpadro"/>
    <w:uiPriority w:val="32"/>
    <w:qFormat/>
    <w:rsid w:val="0057123E"/>
    <w:rPr>
      <w:b/>
      <w:bCs/>
      <w:smallCaps/>
      <w:color w:val="0F4761" w:themeColor="accent1" w:themeShade="BF"/>
      <w:spacing w:val="5"/>
    </w:rPr>
  </w:style>
  <w:style w:type="character" w:styleId="Refdecomentrio">
    <w:name w:val="annotation reference"/>
    <w:uiPriority w:val="99"/>
    <w:rsid w:val="0057123E"/>
    <w:rPr>
      <w:sz w:val="16"/>
      <w:szCs w:val="16"/>
    </w:rPr>
  </w:style>
  <w:style w:type="paragraph" w:styleId="Textodecomentrio">
    <w:name w:val="annotation text"/>
    <w:basedOn w:val="Normal"/>
    <w:link w:val="TextodecomentrioChar"/>
    <w:uiPriority w:val="99"/>
    <w:rsid w:val="0057123E"/>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57123E"/>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57123E"/>
  </w:style>
  <w:style w:type="character" w:customStyle="1" w:styleId="eop">
    <w:name w:val="eop"/>
    <w:basedOn w:val="Fontepargpadro"/>
    <w:rsid w:val="0057123E"/>
  </w:style>
  <w:style w:type="paragraph" w:customStyle="1" w:styleId="paragraph">
    <w:name w:val="paragraph"/>
    <w:basedOn w:val="Normal"/>
    <w:rsid w:val="0057123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57123E"/>
    <w:pPr>
      <w:tabs>
        <w:tab w:val="center" w:pos="4252"/>
        <w:tab w:val="right" w:pos="8504"/>
      </w:tabs>
      <w:spacing w:after="0" w:line="240" w:lineRule="auto"/>
    </w:pPr>
  </w:style>
  <w:style w:type="character" w:customStyle="1" w:styleId="RodapChar">
    <w:name w:val="Rodapé Char"/>
    <w:basedOn w:val="Fontepargpadro"/>
    <w:link w:val="Rodap"/>
    <w:uiPriority w:val="99"/>
    <w:rsid w:val="0057123E"/>
    <w:rPr>
      <w:kern w:val="0"/>
      <w:sz w:val="22"/>
      <w:szCs w:val="22"/>
      <w14:ligatures w14:val="none"/>
    </w:rPr>
  </w:style>
  <w:style w:type="paragraph" w:customStyle="1" w:styleId="Ttulos">
    <w:name w:val="Títulos"/>
    <w:basedOn w:val="Citao"/>
    <w:link w:val="TtulosChar"/>
    <w:qFormat/>
    <w:rsid w:val="0057123E"/>
    <w:pPr>
      <w:spacing w:before="120" w:after="120" w:line="360" w:lineRule="auto"/>
      <w:textboxTightWrap w:val="allLines"/>
    </w:pPr>
    <w:rPr>
      <w:rFonts w:ascii="Arial" w:eastAsia="Times New Roman" w:hAnsi="Arial" w:cs="Verdana"/>
      <w:b/>
      <w:i w:val="0"/>
      <w:caps/>
      <w:sz w:val="28"/>
      <w:lang w:eastAsia="zh-CN"/>
    </w:rPr>
  </w:style>
  <w:style w:type="character" w:customStyle="1" w:styleId="TtulosChar">
    <w:name w:val="Títulos Char"/>
    <w:basedOn w:val="CitaoChar"/>
    <w:link w:val="Ttulos"/>
    <w:rsid w:val="0057123E"/>
    <w:rPr>
      <w:rFonts w:ascii="Arial" w:eastAsia="Times New Roman" w:hAnsi="Arial"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57123E"/>
    <w:rPr>
      <w:color w:val="467886" w:themeColor="hyperlink"/>
      <w:u w:val="single"/>
    </w:rPr>
  </w:style>
  <w:style w:type="character" w:styleId="MenoPendente">
    <w:name w:val="Unresolved Mention"/>
    <w:basedOn w:val="Fontepargpadro"/>
    <w:uiPriority w:val="99"/>
    <w:semiHidden/>
    <w:unhideWhenUsed/>
    <w:rsid w:val="0057123E"/>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DA61AD"/>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A61AD"/>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19AF9021F949D38B0845C33FFC3B0C"/>
        <w:category>
          <w:name w:val="Geral"/>
          <w:gallery w:val="placeholder"/>
        </w:category>
        <w:types>
          <w:type w:val="bbPlcHdr"/>
        </w:types>
        <w:behaviors>
          <w:behavior w:val="content"/>
        </w:behaviors>
        <w:guid w:val="{4C4D01EB-7995-48E4-9882-E50D0E41E73E}"/>
      </w:docPartPr>
      <w:docPartBody>
        <w:p w:rsidR="00821F33" w:rsidRDefault="00061CC9" w:rsidP="00061CC9">
          <w:pPr>
            <w:pStyle w:val="C519AF9021F949D38B0845C33FFC3B0C"/>
          </w:pPr>
          <w:r w:rsidRPr="002A0A13">
            <w:rPr>
              <w:rStyle w:val="TextodoEspaoReservado"/>
            </w:rPr>
            <w:t>Escolher um item.</w:t>
          </w:r>
        </w:p>
      </w:docPartBody>
    </w:docPart>
    <w:docPart>
      <w:docPartPr>
        <w:name w:val="00A2158E715A4F0FA728E39DA22CB772"/>
        <w:category>
          <w:name w:val="Geral"/>
          <w:gallery w:val="placeholder"/>
        </w:category>
        <w:types>
          <w:type w:val="bbPlcHdr"/>
        </w:types>
        <w:behaviors>
          <w:behavior w:val="content"/>
        </w:behaviors>
        <w:guid w:val="{006C2CE0-4F58-41BB-97CC-F8C901482F05}"/>
      </w:docPartPr>
      <w:docPartBody>
        <w:p w:rsidR="00821F33" w:rsidRDefault="00061CC9" w:rsidP="00061CC9">
          <w:pPr>
            <w:pStyle w:val="00A2158E715A4F0FA728E39DA22CB772"/>
          </w:pPr>
          <w:r w:rsidRPr="009F36E1">
            <w:rPr>
              <w:rStyle w:val="TextodoEspaoReservado"/>
              <w:sz w:val="28"/>
              <w:szCs w:val="28"/>
            </w:rPr>
            <w:t>Escolher um item.</w:t>
          </w:r>
        </w:p>
      </w:docPartBody>
    </w:docPart>
    <w:docPart>
      <w:docPartPr>
        <w:name w:val="D4E03BE344EE43598B956B4911E71641"/>
        <w:category>
          <w:name w:val="Geral"/>
          <w:gallery w:val="placeholder"/>
        </w:category>
        <w:types>
          <w:type w:val="bbPlcHdr"/>
        </w:types>
        <w:behaviors>
          <w:behavior w:val="content"/>
        </w:behaviors>
        <w:guid w:val="{26A76ED2-EC85-4713-9055-E4808574030F}"/>
      </w:docPartPr>
      <w:docPartBody>
        <w:p w:rsidR="00821F33" w:rsidRDefault="00061CC9" w:rsidP="00061CC9">
          <w:pPr>
            <w:pStyle w:val="D4E03BE344EE43598B956B4911E71641"/>
          </w:pPr>
          <w:r>
            <w:rPr>
              <w:rFonts w:cs="Arial"/>
            </w:rPr>
            <w:t>Escolher um item</w:t>
          </w:r>
        </w:p>
      </w:docPartBody>
    </w:docPart>
    <w:docPart>
      <w:docPartPr>
        <w:name w:val="F4B91C735E754D5C97643A19A358DF0C"/>
        <w:category>
          <w:name w:val="Geral"/>
          <w:gallery w:val="placeholder"/>
        </w:category>
        <w:types>
          <w:type w:val="bbPlcHdr"/>
        </w:types>
        <w:behaviors>
          <w:behavior w:val="content"/>
        </w:behaviors>
        <w:guid w:val="{EBDFC791-D2C4-41F7-8ED9-FCE786CB9AEC}"/>
      </w:docPartPr>
      <w:docPartBody>
        <w:p w:rsidR="00821F33" w:rsidRDefault="00061CC9" w:rsidP="00061CC9">
          <w:pPr>
            <w:pStyle w:val="F4B91C735E754D5C97643A19A358DF0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C9"/>
    <w:rsid w:val="00061CC9"/>
    <w:rsid w:val="00256F5F"/>
    <w:rsid w:val="00392666"/>
    <w:rsid w:val="005D5FD8"/>
    <w:rsid w:val="00821F33"/>
    <w:rsid w:val="00DE6426"/>
    <w:rsid w:val="00E3031A"/>
    <w:rsid w:val="00E9787C"/>
    <w:rsid w:val="00F843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61CC9"/>
    <w:rPr>
      <w:color w:val="808080"/>
    </w:rPr>
  </w:style>
  <w:style w:type="paragraph" w:customStyle="1" w:styleId="C519AF9021F949D38B0845C33FFC3B0C">
    <w:name w:val="C519AF9021F949D38B0845C33FFC3B0C"/>
    <w:rsid w:val="00061CC9"/>
  </w:style>
  <w:style w:type="paragraph" w:customStyle="1" w:styleId="00A2158E715A4F0FA728E39DA22CB772">
    <w:name w:val="00A2158E715A4F0FA728E39DA22CB772"/>
    <w:rsid w:val="00061CC9"/>
  </w:style>
  <w:style w:type="paragraph" w:customStyle="1" w:styleId="D4E03BE344EE43598B956B4911E71641">
    <w:name w:val="D4E03BE344EE43598B956B4911E71641"/>
    <w:rsid w:val="00061CC9"/>
  </w:style>
  <w:style w:type="paragraph" w:customStyle="1" w:styleId="F4B91C735E754D5C97643A19A358DF0C">
    <w:name w:val="F4B91C735E754D5C97643A19A358DF0C"/>
    <w:rsid w:val="00061C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3487</Words>
  <Characters>18835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Fátima Bentes Leal Dias - GDSXSR</dc:creator>
  <cp:keywords/>
  <dc:description/>
  <cp:lastModifiedBy>Marcos Dwayne Saraiva Costa - GDSXSR</cp:lastModifiedBy>
  <cp:revision>1</cp:revision>
  <dcterms:created xsi:type="dcterms:W3CDTF">2026-09-23T15:22:00Z</dcterms:created>
  <dcterms:modified xsi:type="dcterms:W3CDTF">2026-10-30T23:17:00Z</dcterms:modified>
</cp:coreProperties>
</file>