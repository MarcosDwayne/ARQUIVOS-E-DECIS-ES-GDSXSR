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CommentReference"/>
                <w:rFonts w:ascii="Calibri" w:hAnsi="Calibri" w:cs="Calibri"/>
                <w:color w:val="595959" w:themeColor="text1" w:themeTint="A6"/>
                <w:sz w:val="20"/>
                <w:szCs w:val="20"/>
              </w:rPr>
              <w:commentReference w:id="0"/>
            </w:r>
            <w:commentRangeEnd w:id="1"/>
            <w:r w:rsidR="00C5089B" w:rsidRPr="62C261FF">
              <w:rPr>
                <w:rStyle w:val="CommentReference"/>
                <w:rFonts w:ascii="Calibri" w:hAnsi="Calibri" w:cs="Calibri"/>
                <w:color w:val="595959" w:themeColor="text1" w:themeTint="A6"/>
                <w:sz w:val="20"/>
                <w:szCs w:val="20"/>
              </w:rPr>
              <w:commentReference w:id="1"/>
            </w:r>
            <w:commentRangeEnd w:id="2"/>
            <w:r w:rsidR="00452D33" w:rsidRPr="62C261FF">
              <w:rPr>
                <w:rStyle w:val="CommentReference"/>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887E9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52052FD2" w:rsidR="00770E7F" w:rsidRPr="009F36E1" w:rsidRDefault="00153EBA">
            <w:pPr>
              <w:ind w:right="-675"/>
              <w:rPr>
                <w:rFonts w:ascii="Arial" w:hAnsi="Arial" w:cs="Arial"/>
                <w:sz w:val="28"/>
                <w:szCs w:val="28"/>
              </w:rPr>
            </w:pPr>
            <w:r w:rsidRPr="00153EBA">
              <w:rPr>
                <w:rFonts w:ascii="Arial" w:hAnsi="Arial" w:cs="Arial"/>
                <w:sz w:val="28"/>
                <w:szCs w:val="28"/>
              </w:rPr>
              <w:t>0701221-91.2026.8.07.0002</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887E97">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018D01ED" w:rsidR="00770E7F" w:rsidRPr="009F36E1" w:rsidRDefault="00153EBA">
            <w:pPr>
              <w:rPr>
                <w:rFonts w:ascii="Arial" w:hAnsi="Arial" w:cs="Arial"/>
                <w:sz w:val="28"/>
                <w:szCs w:val="28"/>
              </w:rPr>
            </w:pPr>
            <w:r w:rsidRPr="00153EBA">
              <w:rPr>
                <w:rFonts w:ascii="Arial" w:hAnsi="Arial" w:cs="Arial"/>
                <w:sz w:val="28"/>
                <w:szCs w:val="28"/>
              </w:rPr>
              <w:t>CELIA REGINA NEGR</w:t>
            </w:r>
            <w:r w:rsidR="00E67A82">
              <w:rPr>
                <w:rFonts w:ascii="Arial" w:hAnsi="Arial" w:cs="Arial"/>
                <w:sz w:val="28"/>
                <w:szCs w:val="28"/>
              </w:rPr>
              <w:t>Ã</w:t>
            </w:r>
            <w:r w:rsidRPr="00153EBA">
              <w:rPr>
                <w:rFonts w:ascii="Arial" w:hAnsi="Arial" w:cs="Arial"/>
                <w:sz w:val="28"/>
                <w:szCs w:val="28"/>
              </w:rPr>
              <w:t>O BATISTA RODRIGUES</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887E97"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3F277B3B" w:rsidR="00770E7F" w:rsidRPr="009F36E1" w:rsidRDefault="00153EBA">
            <w:pPr>
              <w:ind w:right="-74"/>
              <w:rPr>
                <w:rFonts w:ascii="Arial" w:hAnsi="Arial" w:cs="Arial"/>
                <w:sz w:val="28"/>
                <w:szCs w:val="28"/>
              </w:rPr>
            </w:pPr>
            <w:r w:rsidRPr="00153EBA">
              <w:rPr>
                <w:rFonts w:ascii="Arial" w:hAnsi="Arial" w:cs="Arial"/>
                <w:sz w:val="28"/>
                <w:szCs w:val="28"/>
              </w:rPr>
              <w:t>BANCO MERCANTIL DO BRASIL S</w:t>
            </w:r>
            <w:r w:rsidR="00AC2166">
              <w:rPr>
                <w:rFonts w:ascii="Arial" w:hAnsi="Arial" w:cs="Arial"/>
                <w:sz w:val="28"/>
                <w:szCs w:val="28"/>
              </w:rPr>
              <w:t>/</w:t>
            </w:r>
            <w:r w:rsidRPr="00153EBA">
              <w:rPr>
                <w:rFonts w:ascii="Arial" w:hAnsi="Arial" w:cs="Arial"/>
                <w:sz w:val="28"/>
                <w:szCs w:val="28"/>
              </w:rPr>
              <w:t>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6EA8C540" w:rsidR="00886ABA" w:rsidRPr="007E1C8C" w:rsidRDefault="00886ABA" w:rsidP="00886ABA">
      <w:pPr>
        <w:spacing w:after="0" w:line="360" w:lineRule="auto"/>
        <w:jc w:val="left"/>
        <w:rPr>
          <w:rFonts w:ascii="Arial" w:hAnsi="Arial" w:cs="Arial"/>
          <w:b/>
          <w:bCs/>
          <w:sz w:val="28"/>
          <w:szCs w:val="28"/>
        </w:rPr>
        <w:pPrChange w:id="1571" w:author="Assessor GDSXSR" w:date="2026-10-31T19:43:38Z">
          <w:pPr>
            <w:spacing w:after="0" w:line="360" w:lineRule="auto"/>
            <w:jc w:val="center"/>
          </w:pPr>
        </w:pPrChange>
      </w:pPr>
      <w:commentRangeStart w:id="3"/>
      <w:r w:rsidRPr="45CC8256">
        <w:rPr>
          <w:rFonts w:ascii="Arial" w:hAnsi="Arial" w:cs="Arial"/>
          <w:b/>
          <w:bCs/>
          <w:sz w:val="28"/>
          <w:szCs w:val="28"/>
        </w:rPr>
        <w:t>EMENT</w:t>
      </w:r>
      <w:r w:rsidR="00C5089B">
        <w:rPr>
          <w:rFonts w:ascii="Arial" w:hAnsi="Arial" w:cs="Arial"/>
          <w:b/>
          <w:bCs/>
          <w:sz w:val="28"/>
          <w:szCs w:val="28"/>
        </w:rPr>
        <w:t>A</w:t>
      </w:r>
      <w:commentRangeEnd w:id="3"/>
      <w:r w:rsidR="00C5089B" w:rsidRPr="007E1C8C">
        <w:rPr>
          <w:rStyle w:val="CommentReference"/>
          <w:rFonts w:ascii="Arial" w:hAnsi="Arial" w:cs="Arial"/>
          <w:b/>
          <w:bCs/>
          <w:sz w:val="28"/>
          <w:szCs w:val="28"/>
        </w:rPr>
        <w:commentReference w:id="3"/>
      </w:r>
    </w:p>
    <w:p w14:paraId="06BF179A" w14:textId="77777777" w:rsidR="00886ABA" w:rsidRDefault="00886ABA" w:rsidP="00886ABA">
      <w:pPr>
        <w:spacing w:after="0" w:line="360" w:lineRule="auto"/>
        <w:jc w:val="both"/>
        <w:rPr>
          <w:rFonts w:ascii="Arial" w:hAnsi="Arial" w:cs="Arial"/>
          <w:sz w:val="28"/>
          <w:szCs w:val="28"/>
        </w:rPr>
      </w:pPr>
    </w:p>
    <w:p w14:paraId="6BF92DBC" w14:textId="317D7343" w:rsidR="00886ABA" w:rsidRDefault="00C5089B" w:rsidP="00C5089B">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E DO CONSUMIDOR. AÇÃO REVISIONAL DE CONTRATOS BANCÁRIOS. JUROS REMUNERATÓRIOS ABUSIVOS. DANOS MORAIS NÃO CONFIGURADOS. RESTITUIÇÃO SIMPLES. SUCUMBÊNCIA RECÍPROCA. HONORÁRIOS </w:t>
      </w:r>
      <w:del w:id="1004" w:author="Assessor GDSXSR" w:date="2026-10-31T19:43:38Z">
        <w:r>
          <w:rPr>
            <w:rFonts w:ascii="Arial" w:hAnsi="Arial" w:cs="Arial"/>
            <w:sz w:val="28"/>
            <w:szCs w:val="28"/>
          </w:rPr>
          <w:delText xml:space="preserve">ADVOCATÍCIOS</w:delText>
        </w:r>
        <w:r>
          <w:rPr>
            <w:rFonts w:ascii="Arial" w:hAnsi="Arial" w:cs="Arial"/>
            <w:sz w:val="28"/>
            <w:szCs w:val="28"/>
          </w:rPr>
          <w:delText xml:space="preserve">.</w:delText>
        </w:r>
      </w:del>
      <w:ins w:id="1005" w:author="Assessor GDSXSR" w:date="2026-10-31T19:43:38Z">
        <w:r>
          <w:rPr>
            <w:rFonts w:ascii="Arial" w:hAnsi="Arial" w:cs="Arial"/>
            <w:color w:val="808080"/>
            <w:sz w:val="28"/>
            <w:szCs w:val="28"/>
          </w:rPr>
          <w:t xml:space="preserve">SOBRE</w:t>
        </w:r>
      </w:ins>
      <w:r>
        <w:rPr>
          <w:rFonts w:ascii="Arial" w:hAnsi="Arial" w:cs="Arial"/>
          <w:sz w:val="28"/>
          <w:szCs w:val="28"/>
        </w:rPr>
        <w:t xml:space="preserve"> </w:t>
      </w:r>
      <w:del w:id="1006" w:author="Assessor GDSXSR" w:date="2026-10-31T19:43:38Z">
        <w:r>
          <w:rPr>
            <w:rFonts w:ascii="Arial" w:hAnsi="Arial" w:cs="Arial"/>
            <w:sz w:val="28"/>
            <w:szCs w:val="28"/>
          </w:rPr>
          <w:delText xml:space="preserve">BASE DE CÁLCULO.</w:delText>
        </w:r>
      </w:del>
      <w:ins w:id="1007" w:author="Assessor GDSXSR" w:date="2026-10-31T19:43:38Z">
        <w:r>
          <w:rPr>
            <w:rFonts w:ascii="Arial" w:hAnsi="Arial" w:cs="Arial"/>
            <w:color w:val="808080"/>
            <w:sz w:val="28"/>
            <w:szCs w:val="28"/>
          </w:rPr>
          <w:t xml:space="preserve">O</w:t>
        </w:r>
      </w:ins>
      <w:r>
        <w:rPr>
          <w:rFonts w:ascii="Arial" w:hAnsi="Arial" w:cs="Arial"/>
          <w:sz w:val="28"/>
          <w:szCs w:val="28"/>
        </w:rPr>
        <w:t xml:space="preserve"> </w:t>
      </w:r>
      <w:r>
        <w:rPr>
          <w:rFonts w:ascii="Arial" w:hAnsi="Arial" w:cs="Arial"/>
          <w:sz w:val="28"/>
          <w:szCs w:val="28"/>
        </w:rPr>
        <w:t xml:space="preserve">VALOR DA CONDENAÇÃO.</w:t>
      </w:r>
      <w:r>
        <w:rPr>
          <w:rFonts w:ascii="Arial" w:hAnsi="Arial" w:cs="Arial"/>
          <w:sz w:val="28"/>
          <w:szCs w:val="28"/>
        </w:rPr>
        <w:t xml:space="preserve"> </w:t>
      </w:r>
      <w:del w:id="1008" w:author="Assessor GDSXSR" w:date="2026-10-31T19:43:38Z">
        <w:r>
          <w:rPr>
            <w:rFonts w:ascii="Arial" w:hAnsi="Arial" w:cs="Arial"/>
            <w:sz w:val="28"/>
            <w:szCs w:val="28"/>
          </w:rPr>
          <w:delText xml:space="preserve">MANUTENÇÃO.</w:delText>
        </w:r>
        <w:r>
          <w:rPr>
            <w:rFonts w:ascii="Arial" w:hAnsi="Arial" w:cs="Arial"/>
            <w:sz w:val="28"/>
            <w:szCs w:val="28"/>
          </w:rPr>
          <w:delText xml:space="preserve"> </w:delText>
        </w:r>
      </w:del>
      <w:r>
        <w:rPr>
          <w:rFonts w:ascii="Arial" w:hAnsi="Arial" w:cs="Arial"/>
          <w:sz w:val="28"/>
          <w:szCs w:val="28"/>
        </w:rPr>
        <w:t xml:space="preserve">RECURSO NÃO PROVIDO</w:t>
      </w:r>
      <w:r>
        <w:rPr>
          <w:rFonts w:ascii="Arial" w:hAnsi="Arial" w:cs="Arial"/>
          <w:sz w:val="28"/>
          <w:szCs w:val="28"/>
        </w:rPr>
        <w:t xml:space="preserve">.</w:t>
      </w:r>
      <w:commentRangeEnd w:id="4"/>
      <w:r>
        <w:rPr>
          <w:rStyle w:val="CommentReference"/>
        </w:rPr>
        <w:commentReference w:id="4"/>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221773D8" w:rsidR="00886ABA" w:rsidRDefault="00C5089B" w:rsidP="00886ABA">
      <w:pPr>
        <w:pStyle w:val="ListParagraph"/>
        <w:spacing w:after="0" w:line="360" w:lineRule="auto"/>
        <w:ind w:left="0"/>
        <w:jc w:val="both"/>
        <w:rPr>
          <w:rFonts w:ascii="Arial" w:hAnsi="Arial" w:cs="Arial"/>
          <w:sz w:val="28"/>
          <w:szCs w:val="28"/>
        </w:rPr>
      </w:pPr>
      <w:commentRangeStart w:id="5"/>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Ação </w:t>
      </w:r>
      <w:del w:id="1009" w:author="Assessor GDSXSR" w:date="2026-10-31T19:43:38Z">
        <w:r>
          <w:rPr>
            <w:rFonts w:ascii="Arial" w:hAnsi="Arial" w:cs="Arial"/>
            <w:sz w:val="28"/>
            <w:szCs w:val="28"/>
          </w:rPr>
          <w:delText xml:space="preserve">ajuizada</w:delText>
        </w:r>
      </w:del>
      <w:ins w:id="1010" w:author="Assessor GDSXSR" w:date="2026-10-31T19:43:38Z">
        <w:r>
          <w:rPr>
            <w:rFonts w:ascii="Arial" w:hAnsi="Arial" w:cs="Arial"/>
            <w:color w:val="808080"/>
            <w:sz w:val="28"/>
            <w:szCs w:val="28"/>
          </w:rPr>
          <w:t xml:space="preserve">revisional</w:t>
        </w:r>
      </w:ins>
      <w:r>
        <w:rPr>
          <w:rFonts w:ascii="Arial" w:hAnsi="Arial" w:cs="Arial"/>
          <w:sz w:val="28"/>
          <w:szCs w:val="28"/>
        </w:rPr>
        <w:t xml:space="preserve"> </w:t>
      </w:r>
      <w:del w:id="1011" w:author="Assessor GDSXSR" w:date="2026-10-31T19:43:38Z">
        <w:r>
          <w:rPr>
            <w:rFonts w:ascii="Arial" w:hAnsi="Arial" w:cs="Arial"/>
            <w:sz w:val="28"/>
            <w:szCs w:val="28"/>
          </w:rPr>
          <w:delText xml:space="preserve">em</w:delText>
        </w:r>
      </w:del>
      <w:ins w:id="1012" w:author="Assessor GDSXSR" w:date="2026-10-31T19:43:38Z">
        <w:r>
          <w:rPr>
            <w:rFonts w:ascii="Arial" w:hAnsi="Arial" w:cs="Arial"/>
            <w:color w:val="808080"/>
            <w:sz w:val="28"/>
            <w:szCs w:val="28"/>
          </w:rPr>
          <w:t xml:space="preserve">de três contratos de empréstimo, com restituição do indébito e danos morais, proposta</w:t>
        </w:r>
      </w:ins>
      <w:r>
        <w:rPr>
          <w:rFonts w:ascii="Arial" w:hAnsi="Arial" w:cs="Arial"/>
          <w:sz w:val="28"/>
          <w:szCs w:val="28"/>
        </w:rPr>
        <w:t xml:space="preserve"> por </w:t>
      </w:r>
      <w:del w:id="1013" w:author="Assessor GDSXSR" w:date="2026-10-31T19:43:38Z">
        <w:r>
          <w:rPr>
            <w:rFonts w:ascii="Arial" w:hAnsi="Arial" w:cs="Arial"/>
            <w:sz w:val="28"/>
            <w:szCs w:val="28"/>
          </w:rPr>
          <w:delText xml:space="preserve">pessoa natural</w:delText>
        </w:r>
      </w:del>
      <w:ins w:id="1014" w:author="Assessor GDSXSR" w:date="2026-10-31T19:43:38Z">
        <w:r>
          <w:rPr>
            <w:rFonts w:ascii="Arial" w:hAnsi="Arial" w:cs="Arial"/>
            <w:color w:val="808080"/>
            <w:sz w:val="28"/>
            <w:szCs w:val="28"/>
          </w:rPr>
          <w:t xml:space="preserve">consumidora</w:t>
        </w:r>
      </w:ins>
      <w:r>
        <w:rPr>
          <w:rFonts w:ascii="Arial" w:hAnsi="Arial" w:cs="Arial"/>
          <w:sz w:val="28"/>
          <w:szCs w:val="28"/>
        </w:rPr>
        <w:t xml:space="preserve"> contra Banco Mercantil do Brasil S.A., </w:t>
      </w:r>
      <w:del w:id="1015" w:author="Assessor GDSXSR" w:date="2026-10-31T19:43:38Z">
        <w:r>
          <w:rPr>
            <w:rFonts w:ascii="Arial" w:hAnsi="Arial" w:cs="Arial"/>
            <w:sz w:val="28"/>
            <w:szCs w:val="28"/>
          </w:rPr>
          <w:delText xml:space="preserve">com valor da causa de R$ 43.286,96, na qual se pleiteou a revisão de três contratos de empréstimo, em razão da cobrança de</w:delText>
        </w:r>
      </w:del>
      <w:ins w:id="1016" w:author="Assessor GDSXSR" w:date="2026-10-31T19:43:38Z">
        <w:r>
          <w:rPr>
            <w:rFonts w:ascii="Arial" w:hAnsi="Arial" w:cs="Arial"/>
            <w:color w:val="808080"/>
            <w:sz w:val="28"/>
            <w:szCs w:val="28"/>
          </w:rPr>
          <w:t xml:space="preserve">por</w:t>
        </w:r>
      </w:ins>
      <w:r>
        <w:rPr>
          <w:rFonts w:ascii="Arial" w:hAnsi="Arial" w:cs="Arial"/>
          <w:sz w:val="28"/>
          <w:szCs w:val="28"/>
        </w:rPr>
        <w:t xml:space="preserve"> juros remuneratórios de 19,85% ao mês</w:t>
      </w:r>
      <w:del w:id="1017" w:author="Assessor GDSXSR" w:date="2026-10-31T19:43:38Z">
        <w:r>
          <w:rPr>
            <w:rFonts w:ascii="Arial" w:hAnsi="Arial" w:cs="Arial"/>
            <w:sz w:val="28"/>
            <w:szCs w:val="28"/>
          </w:rPr>
          <w:delText xml:space="preserve">,</w:delText>
        </w:r>
      </w:del>
      <w:r>
        <w:rPr>
          <w:rFonts w:ascii="Arial" w:hAnsi="Arial" w:cs="Arial"/>
          <w:sz w:val="28"/>
          <w:szCs w:val="28"/>
        </w:rPr>
        <w:t xml:space="preserve"> </w:t>
      </w:r>
      <w:del w:id="1018" w:author="Assessor GDSXSR" w:date="2026-10-31T19:43:38Z">
        <w:r>
          <w:rPr>
            <w:rFonts w:ascii="Arial" w:hAnsi="Arial" w:cs="Arial"/>
            <w:sz w:val="28"/>
            <w:szCs w:val="28"/>
          </w:rPr>
          <w:delText xml:space="preserve">a restituição em dobro dos valores pagos em excesso e indenização de </w:delText>
        </w:r>
      </w:del>
      <w:ins w:id="1019" w:author="Assessor GDSXSR" w:date="2026-10-31T19:43:38Z">
        <w:r>
          <w:rPr>
            <w:rFonts w:ascii="Arial" w:hAnsi="Arial" w:cs="Arial"/>
            <w:color w:val="808080"/>
            <w:sz w:val="28"/>
            <w:szCs w:val="28"/>
          </w:rPr>
          <w:t xml:space="preserve">(</w:t>
        </w:r>
      </w:ins>
      <w:r>
        <w:rPr>
          <w:rFonts w:ascii="Arial" w:hAnsi="Arial" w:cs="Arial"/>
          <w:sz w:val="28"/>
          <w:szCs w:val="28"/>
        </w:rPr>
        <w:t xml:space="preserve">R$ </w:t>
      </w:r>
      <w:del w:id="1020" w:author="Assessor GDSXSR" w:date="2026-10-31T19:43:38Z">
        <w:r>
          <w:rPr>
            <w:rFonts w:ascii="Arial" w:hAnsi="Arial" w:cs="Arial"/>
            <w:sz w:val="28"/>
            <w:szCs w:val="28"/>
          </w:rPr>
          <w:delText xml:space="preserve">20</w:delText>
        </w:r>
      </w:del>
      <w:ins w:id="1021" w:author="Assessor GDSXSR" w:date="2026-10-31T19:43:38Z">
        <w:r>
          <w:rPr>
            <w:rFonts w:ascii="Arial" w:hAnsi="Arial" w:cs="Arial"/>
            <w:color w:val="808080"/>
            <w:sz w:val="28"/>
            <w:szCs w:val="28"/>
          </w:rPr>
          <w:t xml:space="preserve">43</w:t>
        </w:r>
      </w:ins>
      <w:r>
        <w:rPr>
          <w:rFonts w:ascii="Arial" w:hAnsi="Arial" w:cs="Arial"/>
          <w:sz w:val="28"/>
          <w:szCs w:val="28"/>
        </w:rPr>
        <w:t xml:space="preserve">.</w:t>
      </w:r>
      <w:del w:id="1022" w:author="Assessor GDSXSR" w:date="2026-10-31T19:43:38Z">
        <w:r>
          <w:rPr>
            <w:rFonts w:ascii="Arial" w:hAnsi="Arial" w:cs="Arial"/>
            <w:sz w:val="28"/>
            <w:szCs w:val="28"/>
          </w:rPr>
          <w:delText xml:space="preserve">000</w:delText>
        </w:r>
      </w:del>
      <w:ins w:id="1023" w:author="Assessor GDSXSR" w:date="2026-10-31T19:43:38Z">
        <w:r>
          <w:rPr>
            <w:rFonts w:ascii="Arial" w:hAnsi="Arial" w:cs="Arial"/>
            <w:color w:val="808080"/>
            <w:sz w:val="28"/>
            <w:szCs w:val="28"/>
          </w:rPr>
          <w:t xml:space="preserve">286</w:t>
        </w:r>
      </w:ins>
      <w:r>
        <w:rPr>
          <w:rFonts w:ascii="Arial" w:hAnsi="Arial" w:cs="Arial"/>
          <w:sz w:val="28"/>
          <w:szCs w:val="28"/>
        </w:rPr>
        <w:t xml:space="preserve">,</w:t>
      </w:r>
      <w:del w:id="1024" w:author="Assessor GDSXSR" w:date="2026-10-31T19:43:38Z">
        <w:r>
          <w:rPr>
            <w:rFonts w:ascii="Arial" w:hAnsi="Arial" w:cs="Arial"/>
            <w:sz w:val="28"/>
            <w:szCs w:val="28"/>
          </w:rPr>
          <w:delText xml:space="preserve">00 por danos morais</w:delText>
        </w:r>
      </w:del>
      <w:ins w:id="1025" w:author="Assessor GDSXSR" w:date="2026-10-31T19:43:38Z">
        <w:r>
          <w:rPr>
            <w:rFonts w:ascii="Arial" w:hAnsi="Arial" w:cs="Arial"/>
            <w:color w:val="808080"/>
            <w:sz w:val="28"/>
            <w:szCs w:val="28"/>
          </w:rPr>
          <w:t xml:space="preserve">96)</w:t>
        </w:r>
      </w:ins>
      <w:r>
        <w:rPr>
          <w:rFonts w:ascii="Arial" w:hAnsi="Arial" w:cs="Arial"/>
          <w:sz w:val="28"/>
          <w:szCs w:val="28"/>
        </w:rPr>
        <w:t xml:space="preserve">.</w:t>
      </w:r>
      <w:commentRangeEnd w:id="5"/>
      <w:r>
        <w:rPr>
          <w:rStyle w:val="CommentReference"/>
        </w:rPr>
        <w:commentReference w:id="5"/>
      </w:r>
    </w:p>
    <w:p w14:paraId="7A5E7795" w14:textId="4040551F"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w:t>
      </w:r>
      <w:r>
        <w:rPr>
          <w:rFonts w:ascii="Arial" w:hAnsi="Arial" w:cs="Arial"/>
          <w:sz w:val="28"/>
          <w:szCs w:val="28"/>
        </w:rPr>
        <w:t xml:space="preserve"> </w:t>
      </w:r>
      <w:r>
        <w:rPr>
          <w:rFonts w:ascii="Arial" w:hAnsi="Arial" w:cs="Arial"/>
          <w:sz w:val="28"/>
          <w:szCs w:val="28"/>
        </w:rPr>
        <w:t xml:space="preserve">julgou parcialmente procedentes os pedidos para </w:t>
      </w:r>
      <w:del w:id="1026" w:author="Assessor GDSXSR" w:date="2026-10-31T19:43:38Z">
        <w:r>
          <w:rPr>
            <w:rFonts w:ascii="Arial" w:hAnsi="Arial" w:cs="Arial"/>
            <w:sz w:val="28"/>
            <w:szCs w:val="28"/>
          </w:rPr>
          <w:delText xml:space="preserve">revisar os juros remuneratórios e </w:delText>
        </w:r>
      </w:del>
      <w:r>
        <w:rPr>
          <w:rFonts w:ascii="Arial" w:hAnsi="Arial" w:cs="Arial"/>
          <w:sz w:val="28"/>
          <w:szCs w:val="28"/>
        </w:rPr>
        <w:t xml:space="preserve">determinar o recálculo dos contratos </w:t>
      </w:r>
      <w:ins w:id="1027" w:author="Assessor GDSXSR" w:date="2026-10-31T19:43:38Z">
        <w:r>
          <w:rPr>
            <w:rFonts w:ascii="Arial" w:hAnsi="Arial" w:cs="Arial"/>
            <w:color w:val="808080"/>
            <w:sz w:val="28"/>
            <w:szCs w:val="28"/>
          </w:rPr>
          <w:t xml:space="preserve">pela taxa média de mercado </w:t>
        </w:r>
      </w:ins>
      <w:r>
        <w:rPr>
          <w:rFonts w:ascii="Arial" w:hAnsi="Arial" w:cs="Arial"/>
          <w:sz w:val="28"/>
          <w:szCs w:val="28"/>
        </w:rPr>
        <w:t xml:space="preserve">e a restituição simples </w:t>
      </w:r>
      <w:del w:id="1028" w:author="Assessor GDSXSR" w:date="2026-10-31T19:43:38Z">
        <w:r>
          <w:rPr>
            <w:rFonts w:ascii="Arial" w:hAnsi="Arial" w:cs="Arial"/>
            <w:sz w:val="28"/>
            <w:szCs w:val="28"/>
          </w:rPr>
          <w:delText xml:space="preserve">dos valores pagos em</w:delText>
        </w:r>
      </w:del>
      <w:ins w:id="1029" w:author="Assessor GDSXSR" w:date="2026-10-31T19:43:38Z">
        <w:r>
          <w:rPr>
            <w:rFonts w:ascii="Arial" w:hAnsi="Arial" w:cs="Arial"/>
            <w:color w:val="808080"/>
            <w:sz w:val="28"/>
            <w:szCs w:val="28"/>
          </w:rPr>
          <w:t xml:space="preserve">do</w:t>
        </w:r>
      </w:ins>
      <w:r>
        <w:rPr>
          <w:rFonts w:ascii="Arial" w:hAnsi="Arial" w:cs="Arial"/>
          <w:sz w:val="28"/>
          <w:szCs w:val="28"/>
        </w:rPr>
        <w:t xml:space="preserve"> excesso</w:t>
      </w:r>
      <w:del w:id="1030" w:author="Assessor GDSXSR" w:date="2026-10-31T19:43:38Z">
        <w:r>
          <w:rPr>
            <w:rFonts w:ascii="Arial" w:hAnsi="Arial" w:cs="Arial"/>
            <w:sz w:val="28"/>
            <w:szCs w:val="28"/>
          </w:rPr>
          <w:delText xml:space="preserve">.</w:delText>
        </w:r>
      </w:del>
      <w:ins w:id="1031" w:author="Assessor GDSXSR" w:date="2026-10-31T19:43:38Z">
        <w:r>
          <w:rPr>
            <w:rFonts w:ascii="Arial" w:hAnsi="Arial" w:cs="Arial"/>
            <w:color w:val="808080"/>
            <w:sz w:val="28"/>
            <w:szCs w:val="28"/>
          </w:rPr>
          <w:t xml:space="preserve">,</w:t>
        </w:r>
      </w:ins>
      <w:r>
        <w:rPr>
          <w:rFonts w:ascii="Arial" w:hAnsi="Arial" w:cs="Arial"/>
          <w:sz w:val="28"/>
          <w:szCs w:val="28"/>
        </w:rPr>
        <w:t xml:space="preserve"> </w:t>
      </w:r>
      <w:del w:id="1032" w:author="Assessor GDSXSR" w:date="2026-10-31T19:43:38Z">
        <w:r>
          <w:rPr>
            <w:rFonts w:ascii="Arial" w:hAnsi="Arial" w:cs="Arial"/>
            <w:sz w:val="28"/>
            <w:szCs w:val="28"/>
          </w:rPr>
          <w:delText xml:space="preserve">Rejeitou</w:delText>
        </w:r>
      </w:del>
      <w:ins w:id="1033" w:author="Assessor GDSXSR" w:date="2026-10-31T19:43:38Z">
        <w:r>
          <w:rPr>
            <w:rFonts w:ascii="Arial" w:hAnsi="Arial" w:cs="Arial"/>
            <w:color w:val="808080"/>
            <w:sz w:val="28"/>
            <w:szCs w:val="28"/>
          </w:rPr>
          <w:t xml:space="preserve">rejeitou</w:t>
        </w:r>
      </w:ins>
      <w:r>
        <w:rPr>
          <w:rFonts w:ascii="Arial" w:hAnsi="Arial" w:cs="Arial"/>
          <w:sz w:val="28"/>
          <w:szCs w:val="28"/>
        </w:rPr>
        <w:t xml:space="preserve"> </w:t>
      </w:r>
      <w:del w:id="1034" w:author="Assessor GDSXSR" w:date="2026-10-31T19:43:38Z">
        <w:r>
          <w:rPr>
            <w:rFonts w:ascii="Arial" w:hAnsi="Arial" w:cs="Arial"/>
            <w:sz w:val="28"/>
            <w:szCs w:val="28"/>
          </w:rPr>
          <w:delText xml:space="preserve">os</w:delText>
        </w:r>
      </w:del>
      <w:ins w:id="1035" w:author="Assessor GDSXSR" w:date="2026-10-31T19:43:38Z">
        <w:r>
          <w:rPr>
            <w:rFonts w:ascii="Arial" w:hAnsi="Arial" w:cs="Arial"/>
            <w:color w:val="808080"/>
            <w:sz w:val="28"/>
            <w:szCs w:val="28"/>
          </w:rPr>
          <w:t xml:space="preserve">o</w:t>
        </w:r>
      </w:ins>
      <w:r>
        <w:rPr>
          <w:rFonts w:ascii="Arial" w:hAnsi="Arial" w:cs="Arial"/>
          <w:sz w:val="28"/>
          <w:szCs w:val="28"/>
        </w:rPr>
        <w:t xml:space="preserve"> </w:t>
      </w:r>
      <w:del w:id="1036" w:author="Assessor GDSXSR" w:date="2026-10-31T19:43:38Z">
        <w:r>
          <w:rPr>
            <w:rFonts w:ascii="Arial" w:hAnsi="Arial" w:cs="Arial"/>
            <w:sz w:val="28"/>
            <w:szCs w:val="28"/>
          </w:rPr>
          <w:delText xml:space="preserve">pedidos</w:delText>
        </w:r>
      </w:del>
      <w:ins w:id="1037" w:author="Assessor GDSXSR" w:date="2026-10-31T19:43:38Z">
        <w:r>
          <w:rPr>
            <w:rFonts w:ascii="Arial" w:hAnsi="Arial" w:cs="Arial"/>
            <w:color w:val="808080"/>
            <w:sz w:val="28"/>
            <w:szCs w:val="28"/>
          </w:rPr>
          <w:t xml:space="preserve">dano</w:t>
        </w:r>
      </w:ins>
      <w:r>
        <w:rPr>
          <w:rFonts w:ascii="Arial" w:hAnsi="Arial" w:cs="Arial"/>
          <w:sz w:val="28"/>
          <w:szCs w:val="28"/>
        </w:rPr>
        <w:t xml:space="preserve"> </w:t>
      </w:r>
      <w:del w:id="1038" w:author="Assessor GDSXSR" w:date="2026-10-31T19:43:38Z">
        <w:r>
          <w:rPr>
            <w:rFonts w:ascii="Arial" w:hAnsi="Arial" w:cs="Arial"/>
            <w:sz w:val="28"/>
            <w:szCs w:val="28"/>
          </w:rPr>
          <w:delText xml:space="preserve">de indenização por danos morais</w:delText>
        </w:r>
      </w:del>
      <w:ins w:id="1039" w:author="Assessor GDSXSR" w:date="2026-10-31T19:43:38Z">
        <w:r>
          <w:rPr>
            <w:rFonts w:ascii="Arial" w:hAnsi="Arial" w:cs="Arial"/>
            <w:color w:val="808080"/>
            <w:sz w:val="28"/>
            <w:szCs w:val="28"/>
          </w:rPr>
          <w:t xml:space="preserve">moral</w:t>
        </w:r>
      </w:ins>
      <w:r>
        <w:rPr>
          <w:rFonts w:ascii="Arial" w:hAnsi="Arial" w:cs="Arial"/>
          <w:sz w:val="28"/>
          <w:szCs w:val="28"/>
        </w:rPr>
        <w:t xml:space="preserve"> e </w:t>
      </w:r>
      <w:del w:id="1040" w:author="Assessor GDSXSR" w:date="2026-10-31T19:43:38Z">
        <w:r>
          <w:rPr>
            <w:rFonts w:ascii="Arial" w:hAnsi="Arial" w:cs="Arial"/>
            <w:sz w:val="28"/>
            <w:szCs w:val="28"/>
          </w:rPr>
          <w:delText xml:space="preserve">de</w:delText>
        </w:r>
      </w:del>
      <w:ins w:id="1041" w:author="Assessor GDSXSR" w:date="2026-10-31T19:43:38Z">
        <w:r>
          <w:rPr>
            <w:rFonts w:ascii="Arial" w:hAnsi="Arial" w:cs="Arial"/>
            <w:color w:val="808080"/>
            <w:sz w:val="28"/>
            <w:szCs w:val="28"/>
          </w:rPr>
          <w:t xml:space="preserve">a</w:t>
        </w:r>
      </w:ins>
      <w:r>
        <w:rPr>
          <w:rFonts w:ascii="Arial" w:hAnsi="Arial" w:cs="Arial"/>
          <w:sz w:val="28"/>
          <w:szCs w:val="28"/>
        </w:rPr>
        <w:t xml:space="preserve"> repetição em dobro</w:t>
      </w:r>
      <w:del w:id="1042" w:author="Assessor GDSXSR" w:date="2026-10-31T19:43:38Z">
        <w:r>
          <w:rPr>
            <w:rFonts w:ascii="Arial" w:hAnsi="Arial" w:cs="Arial"/>
            <w:sz w:val="28"/>
            <w:szCs w:val="28"/>
          </w:rPr>
          <w:delText xml:space="preserve">,</w:delText>
        </w:r>
      </w:del>
      <w:ins w:id="1043" w:author="Assessor GDSXSR" w:date="2026-10-31T19:43:38Z">
        <w:r>
          <w:rPr>
            <w:rFonts w:ascii="Arial" w:hAnsi="Arial" w:cs="Arial"/>
            <w:color w:val="808080"/>
            <w:sz w:val="28"/>
            <w:szCs w:val="28"/>
          </w:rPr>
          <w:t xml:space="preserve"> e</w:t>
        </w:r>
      </w:ins>
      <w:r>
        <w:rPr>
          <w:rFonts w:ascii="Arial" w:hAnsi="Arial" w:cs="Arial"/>
          <w:sz w:val="28"/>
          <w:szCs w:val="28"/>
        </w:rPr>
        <w:t xml:space="preserve"> fixou </w:t>
      </w:r>
      <w:del w:id="1044" w:author="Assessor GDSXSR" w:date="2026-10-31T19:43:38Z">
        <w:r>
          <w:rPr>
            <w:rFonts w:ascii="Arial" w:hAnsi="Arial" w:cs="Arial"/>
            <w:sz w:val="28"/>
            <w:szCs w:val="28"/>
          </w:rPr>
          <w:delText xml:space="preserve">os </w:delText>
        </w:r>
      </w:del>
      <w:r>
        <w:rPr>
          <w:rFonts w:ascii="Arial" w:hAnsi="Arial" w:cs="Arial"/>
          <w:sz w:val="28"/>
          <w:szCs w:val="28"/>
        </w:rPr>
        <w:t xml:space="preserve">honorários </w:t>
      </w:r>
      <w:del w:id="1045" w:author="Assessor GDSXSR" w:date="2026-10-31T19:43:38Z">
        <w:r>
          <w:rPr>
            <w:rFonts w:ascii="Arial" w:hAnsi="Arial" w:cs="Arial"/>
            <w:sz w:val="28"/>
            <w:szCs w:val="28"/>
          </w:rPr>
          <w:delText xml:space="preserve">advocatícios em</w:delText>
        </w:r>
      </w:del>
      <w:ins w:id="1046" w:author="Assessor GDSXSR" w:date="2026-10-31T19:43:38Z">
        <w:r>
          <w:rPr>
            <w:rFonts w:ascii="Arial" w:hAnsi="Arial" w:cs="Arial"/>
            <w:color w:val="808080"/>
            <w:sz w:val="28"/>
            <w:szCs w:val="28"/>
          </w:rPr>
          <w:t xml:space="preserve">de</w:t>
        </w:r>
      </w:ins>
      <w:r>
        <w:rPr>
          <w:rFonts w:ascii="Arial" w:hAnsi="Arial" w:cs="Arial"/>
          <w:sz w:val="28"/>
          <w:szCs w:val="28"/>
        </w:rPr>
        <w:t xml:space="preserve"> 10% sobre </w:t>
      </w:r>
      <w:del w:id="1047" w:author="Assessor GDSXSR" w:date="2026-10-31T19:43:38Z">
        <w:r>
          <w:rPr>
            <w:rFonts w:ascii="Arial" w:hAnsi="Arial" w:cs="Arial"/>
            <w:sz w:val="28"/>
            <w:szCs w:val="28"/>
          </w:rPr>
          <w:delText xml:space="preserve">o valor da</w:delText>
        </w:r>
      </w:del>
      <w:ins w:id="1048" w:author="Assessor GDSXSR" w:date="2026-10-31T19:43:38Z">
        <w:r>
          <w:rPr>
            <w:rFonts w:ascii="Arial" w:hAnsi="Arial" w:cs="Arial"/>
            <w:color w:val="808080"/>
            <w:sz w:val="28"/>
            <w:szCs w:val="28"/>
          </w:rPr>
          <w:t xml:space="preserve">a</w:t>
        </w:r>
      </w:ins>
      <w:r>
        <w:rPr>
          <w:rFonts w:ascii="Arial" w:hAnsi="Arial" w:cs="Arial"/>
          <w:sz w:val="28"/>
          <w:szCs w:val="28"/>
        </w:rPr>
        <w:t xml:space="preserve"> condenação</w:t>
      </w:r>
      <w:del w:id="1049" w:author="Assessor GDSXSR" w:date="2026-10-31T19:43:38Z">
        <w:r>
          <w:rPr>
            <w:rFonts w:ascii="Arial" w:hAnsi="Arial" w:cs="Arial"/>
            <w:sz w:val="28"/>
            <w:szCs w:val="28"/>
          </w:rPr>
          <w:delText xml:space="preserve"> e distribuiu os encargos de sucumbência</w:delText>
        </w:r>
      </w:del>
      <w:ins w:id="1050" w:author="Assessor GDSXSR" w:date="2026-10-31T19:43:38Z">
        <w:r>
          <w:rPr>
            <w:rFonts w:ascii="Arial" w:hAnsi="Arial" w:cs="Arial"/>
            <w:color w:val="808080"/>
            <w:sz w:val="28"/>
            <w:szCs w:val="28"/>
          </w:rPr>
          <w:t xml:space="preserve">,</w:t>
        </w:r>
      </w:ins>
      <w:r>
        <w:rPr>
          <w:rFonts w:ascii="Arial" w:hAnsi="Arial" w:cs="Arial"/>
          <w:sz w:val="28"/>
          <w:szCs w:val="28"/>
        </w:rPr>
        <w:t xml:space="preserve"> na proporção de 60% para </w:t>
      </w:r>
      <w:del w:id="1051" w:author="Assessor GDSXSR" w:date="2026-10-31T19:43:38Z">
        <w:r>
          <w:rPr>
            <w:rFonts w:ascii="Arial" w:hAnsi="Arial" w:cs="Arial"/>
            <w:sz w:val="28"/>
            <w:szCs w:val="28"/>
          </w:rPr>
          <w:delText xml:space="preserve">a</w:delText>
        </w:r>
      </w:del>
      <w:ins w:id="1052" w:author="Assessor GDSXSR" w:date="2026-10-31T19:43:38Z">
        <w:r>
          <w:rPr>
            <w:rFonts w:ascii="Arial" w:hAnsi="Arial" w:cs="Arial"/>
            <w:color w:val="808080"/>
            <w:sz w:val="28"/>
            <w:szCs w:val="28"/>
          </w:rPr>
          <w:t xml:space="preserve">o</w:t>
        </w:r>
      </w:ins>
      <w:r>
        <w:rPr>
          <w:rFonts w:ascii="Arial" w:hAnsi="Arial" w:cs="Arial"/>
          <w:sz w:val="28"/>
          <w:szCs w:val="28"/>
        </w:rPr>
        <w:t xml:space="preserve"> </w:t>
      </w:r>
      <w:del w:id="1053" w:author="Assessor GDSXSR" w:date="2026-10-31T19:43:38Z">
        <w:r>
          <w:rPr>
            <w:rFonts w:ascii="Arial" w:hAnsi="Arial" w:cs="Arial"/>
            <w:sz w:val="28"/>
            <w:szCs w:val="28"/>
          </w:rPr>
          <w:delText xml:space="preserve">instituição financeira</w:delText>
        </w:r>
      </w:del>
      <w:ins w:id="1054" w:author="Assessor GDSXSR" w:date="2026-10-31T19:43:38Z">
        <w:r>
          <w:rPr>
            <w:rFonts w:ascii="Arial" w:hAnsi="Arial" w:cs="Arial"/>
            <w:color w:val="808080"/>
            <w:sz w:val="28"/>
            <w:szCs w:val="28"/>
          </w:rPr>
          <w:t xml:space="preserve">banco</w:t>
        </w:r>
      </w:ins>
      <w:r>
        <w:rPr>
          <w:rFonts w:ascii="Arial" w:hAnsi="Arial" w:cs="Arial"/>
          <w:sz w:val="28"/>
          <w:szCs w:val="28"/>
        </w:rPr>
        <w:t xml:space="preserve"> e 40% para a autora.</w:t>
      </w:r>
    </w:p>
    <w:p w14:paraId="3CC7FA98" w14:textId="19428A1C"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A autora apelou</w:t>
      </w:r>
      <w:del w:id="1055" w:author="Assessor GDSXSR" w:date="2026-10-31T19:43:38Z">
        <w:r>
          <w:rPr>
            <w:rFonts w:ascii="Arial" w:hAnsi="Arial" w:cs="Arial"/>
            <w:sz w:val="28"/>
            <w:szCs w:val="28"/>
          </w:rPr>
          <w:delText xml:space="preserve">,</w:delText>
        </w:r>
      </w:del>
      <w:r>
        <w:rPr>
          <w:rFonts w:ascii="Arial" w:hAnsi="Arial" w:cs="Arial"/>
          <w:sz w:val="28"/>
          <w:szCs w:val="28"/>
        </w:rPr>
        <w:t xml:space="preserve"> </w:t>
      </w:r>
      <w:del w:id="1056" w:author="Assessor GDSXSR" w:date="2026-10-31T19:43:38Z">
        <w:r>
          <w:rPr>
            <w:rFonts w:ascii="Arial" w:hAnsi="Arial" w:cs="Arial"/>
            <w:sz w:val="28"/>
            <w:szCs w:val="28"/>
          </w:rPr>
          <w:delText xml:space="preserve">pleiteando</w:delText>
        </w:r>
      </w:del>
      <w:ins w:id="1057" w:author="Assessor GDSXSR" w:date="2026-10-31T19:43:38Z">
        <w:r>
          <w:rPr>
            <w:rFonts w:ascii="Arial" w:hAnsi="Arial" w:cs="Arial"/>
            <w:color w:val="808080"/>
            <w:sz w:val="28"/>
            <w:szCs w:val="28"/>
          </w:rPr>
          <w:t xml:space="preserve">para</w:t>
        </w:r>
      </w:ins>
      <w:r>
        <w:rPr>
          <w:rFonts w:ascii="Arial" w:hAnsi="Arial" w:cs="Arial"/>
          <w:sz w:val="28"/>
          <w:szCs w:val="28"/>
        </w:rPr>
        <w:t xml:space="preserve"> </w:t>
      </w:r>
      <w:del w:id="1058" w:author="Assessor GDSXSR" w:date="2026-10-31T19:43:38Z">
        <w:r>
          <w:rPr>
            <w:rFonts w:ascii="Arial" w:hAnsi="Arial" w:cs="Arial"/>
            <w:sz w:val="28"/>
            <w:szCs w:val="28"/>
          </w:rPr>
          <w:delText xml:space="preserve">indenização</w:delText>
        </w:r>
      </w:del>
      <w:ins w:id="1059" w:author="Assessor GDSXSR" w:date="2026-10-31T19:43:38Z">
        <w:r>
          <w:rPr>
            <w:rFonts w:ascii="Arial" w:hAnsi="Arial" w:cs="Arial"/>
            <w:color w:val="808080"/>
            <w:sz w:val="28"/>
            <w:szCs w:val="28"/>
          </w:rPr>
          <w:t xml:space="preserve">pleitear danos morais</w:t>
        </w:r>
      </w:ins>
      <w:r>
        <w:rPr>
          <w:rFonts w:ascii="Arial" w:hAnsi="Arial" w:cs="Arial"/>
          <w:sz w:val="28"/>
          <w:szCs w:val="28"/>
        </w:rPr>
        <w:t xml:space="preserve"> de R$ 20.000,00</w:t>
      </w:r>
      <w:del w:id="1060" w:author="Assessor GDSXSR" w:date="2026-10-31T19:43:38Z">
        <w:r>
          <w:rPr>
            <w:rFonts w:ascii="Arial" w:hAnsi="Arial" w:cs="Arial"/>
            <w:sz w:val="28"/>
            <w:szCs w:val="28"/>
          </w:rPr>
          <w:delText xml:space="preserve"> por danos morais</w:delText>
        </w:r>
      </w:del>
      <w:r>
        <w:rPr>
          <w:rFonts w:ascii="Arial" w:hAnsi="Arial" w:cs="Arial"/>
          <w:sz w:val="28"/>
          <w:szCs w:val="28"/>
        </w:rPr>
        <w:t xml:space="preserve">, restituição em dobro</w:t>
      </w:r>
      <w:del w:id="1061" w:author="Assessor GDSXSR" w:date="2026-10-31T19:43:38Z">
        <w:r>
          <w:rPr>
            <w:rFonts w:ascii="Arial" w:hAnsi="Arial" w:cs="Arial"/>
            <w:sz w:val="28"/>
            <w:szCs w:val="28"/>
          </w:rPr>
          <w:delText xml:space="preserve"> do indébito</w:delText>
        </w:r>
      </w:del>
      <w:r>
        <w:rPr>
          <w:rFonts w:ascii="Arial" w:hAnsi="Arial" w:cs="Arial"/>
          <w:sz w:val="28"/>
          <w:szCs w:val="28"/>
        </w:rPr>
        <w:t xml:space="preserve">, afastamento da sucumbência recíproca e </w:t>
      </w:r>
      <w:del w:id="1062" w:author="Assessor GDSXSR" w:date="2026-10-31T19:43:38Z">
        <w:r>
          <w:rPr>
            <w:rFonts w:ascii="Arial" w:hAnsi="Arial" w:cs="Arial"/>
            <w:sz w:val="28"/>
            <w:szCs w:val="28"/>
          </w:rPr>
          <w:delText xml:space="preserve">alteração da base de cálculo dos </w:delText>
        </w:r>
      </w:del>
      <w:r>
        <w:rPr>
          <w:rFonts w:ascii="Arial" w:hAnsi="Arial" w:cs="Arial"/>
          <w:sz w:val="28"/>
          <w:szCs w:val="28"/>
        </w:rPr>
        <w:t xml:space="preserve">honorários </w:t>
      </w:r>
      <w:del w:id="1063" w:author="Assessor GDSXSR" w:date="2026-10-31T19:43:38Z">
        <w:r>
          <w:rPr>
            <w:rFonts w:ascii="Arial" w:hAnsi="Arial" w:cs="Arial"/>
            <w:sz w:val="28"/>
            <w:szCs w:val="28"/>
          </w:rPr>
          <w:delText xml:space="preserve">para</w:delText>
        </w:r>
      </w:del>
      <w:ins w:id="1064" w:author="Assessor GDSXSR" w:date="2026-10-31T19:43:38Z">
        <w:r>
          <w:rPr>
            <w:rFonts w:ascii="Arial" w:hAnsi="Arial" w:cs="Arial"/>
            <w:color w:val="808080"/>
            <w:sz w:val="28"/>
            <w:szCs w:val="28"/>
          </w:rPr>
          <w:t xml:space="preserve">sobre</w:t>
        </w:r>
      </w:ins>
      <w:r>
        <w:rPr>
          <w:rFonts w:ascii="Arial" w:hAnsi="Arial" w:cs="Arial"/>
          <w:sz w:val="28"/>
          <w:szCs w:val="28"/>
        </w:rPr>
        <w:t xml:space="preserve"> o valor</w:t>
      </w:r>
      <w:del w:id="1065" w:author="Assessor GDSXSR" w:date="2026-10-31T19:43:38Z">
        <w:r>
          <w:rPr>
            <w:rFonts w:ascii="Arial" w:hAnsi="Arial" w:cs="Arial"/>
            <w:sz w:val="28"/>
            <w:szCs w:val="28"/>
          </w:rPr>
          <w:delText xml:space="preserve"> atualizado</w:delText>
        </w:r>
      </w:del>
      <w:r>
        <w:rPr>
          <w:rFonts w:ascii="Arial" w:hAnsi="Arial" w:cs="Arial"/>
          <w:sz w:val="28"/>
          <w:szCs w:val="28"/>
        </w:rPr>
        <w:t xml:space="preserve"> da causa ou, subsidiariamente, </w:t>
      </w:r>
      <w:del w:id="1066" w:author="Assessor GDSXSR" w:date="2026-10-31T19:43:38Z">
        <w:r>
          <w:rPr>
            <w:rFonts w:ascii="Arial" w:hAnsi="Arial" w:cs="Arial"/>
            <w:sz w:val="28"/>
            <w:szCs w:val="28"/>
          </w:rPr>
          <w:delText xml:space="preserve">arbitramento </w:delText>
        </w:r>
      </w:del>
      <w:r>
        <w:rPr>
          <w:rFonts w:ascii="Arial" w:hAnsi="Arial" w:cs="Arial"/>
          <w:sz w:val="28"/>
          <w:szCs w:val="28"/>
        </w:rPr>
        <w:t xml:space="preserve">por equidade.</w:t>
      </w:r>
      <w:del w:id="1067" w:author="Assessor GDSXSR" w:date="2026-10-31T19:43:38Z">
        <w:r>
          <w:rPr>
            <w:rFonts w:ascii="Arial" w:hAnsi="Arial" w:cs="Arial"/>
            <w:sz w:val="28"/>
            <w:szCs w:val="28"/>
          </w:rPr>
          <w:delText xml:space="preserve"> Sustentou que a verba honorária, estimada em R$ 440,99, resultaria irrisória.</w:delText>
        </w:r>
      </w:del>
    </w:p>
    <w:p w14:paraId="75F97632"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3DDAC606"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quatro questões em discussão: (i) </w:t>
      </w:r>
      <w:del w:id="1068" w:author="Assessor GDSXSR" w:date="2026-10-31T19:43:38Z">
        <w:r>
          <w:rPr>
            <w:rFonts w:ascii="Arial" w:hAnsi="Arial" w:cs="Arial"/>
            <w:sz w:val="28"/>
            <w:szCs w:val="28"/>
          </w:rPr>
          <w:delText xml:space="preserve">saber </w:delText>
        </w:r>
      </w:del>
      <w:r>
        <w:rPr>
          <w:rFonts w:ascii="Arial" w:hAnsi="Arial" w:cs="Arial"/>
          <w:sz w:val="28"/>
          <w:szCs w:val="28"/>
        </w:rPr>
        <w:t xml:space="preserve">se </w:t>
      </w:r>
      <w:del w:id="1069" w:author="Assessor GDSXSR" w:date="2026-10-31T19:43:38Z">
        <w:r>
          <w:rPr>
            <w:rFonts w:ascii="Arial" w:hAnsi="Arial" w:cs="Arial"/>
            <w:sz w:val="28"/>
            <w:szCs w:val="28"/>
          </w:rPr>
          <w:delText xml:space="preserve">a cobrança de</w:delText>
        </w:r>
      </w:del>
      <w:ins w:id="1070" w:author="Assessor GDSXSR" w:date="2026-10-31T19:43:38Z">
        <w:r>
          <w:rPr>
            <w:rFonts w:ascii="Arial" w:hAnsi="Arial" w:cs="Arial"/>
            <w:color w:val="808080"/>
            <w:sz w:val="28"/>
            <w:szCs w:val="28"/>
          </w:rPr>
          <w:t xml:space="preserve">os</w:t>
        </w:r>
      </w:ins>
      <w:r>
        <w:rPr>
          <w:rFonts w:ascii="Arial" w:hAnsi="Arial" w:cs="Arial"/>
          <w:sz w:val="28"/>
          <w:szCs w:val="28"/>
        </w:rPr>
        <w:t xml:space="preserve"> juros </w:t>
      </w:r>
      <w:del w:id="1071" w:author="Assessor GDSXSR" w:date="2026-10-31T19:43:38Z">
        <w:r>
          <w:rPr>
            <w:rFonts w:ascii="Arial" w:hAnsi="Arial" w:cs="Arial"/>
            <w:sz w:val="28"/>
            <w:szCs w:val="28"/>
          </w:rPr>
          <w:delText xml:space="preserve">remuneratórios reconhecidos como </w:delText>
        </w:r>
      </w:del>
      <w:r>
        <w:rPr>
          <w:rFonts w:ascii="Arial" w:hAnsi="Arial" w:cs="Arial"/>
          <w:sz w:val="28"/>
          <w:szCs w:val="28"/>
        </w:rPr>
        <w:t xml:space="preserve">abusivos </w:t>
      </w:r>
      <w:del w:id="1072" w:author="Assessor GDSXSR" w:date="2026-10-31T19:43:38Z">
        <w:r>
          <w:rPr>
            <w:rFonts w:ascii="Arial" w:hAnsi="Arial" w:cs="Arial"/>
            <w:sz w:val="28"/>
            <w:szCs w:val="28"/>
          </w:rPr>
          <w:delText xml:space="preserve">configura</w:delText>
        </w:r>
      </w:del>
      <w:ins w:id="1073" w:author="Assessor GDSXSR" w:date="2026-10-31T19:43:38Z">
        <w:r>
          <w:rPr>
            <w:rFonts w:ascii="Arial" w:hAnsi="Arial" w:cs="Arial"/>
            <w:color w:val="808080"/>
            <w:sz w:val="28"/>
            <w:szCs w:val="28"/>
          </w:rPr>
          <w:t xml:space="preserve">configuram</w:t>
        </w:r>
      </w:ins>
      <w:r>
        <w:rPr>
          <w:rFonts w:ascii="Arial" w:hAnsi="Arial" w:cs="Arial"/>
          <w:sz w:val="28"/>
          <w:szCs w:val="28"/>
        </w:rPr>
        <w:t xml:space="preserve"> dano moral; (ii) </w:t>
      </w:r>
      <w:del w:id="1074" w:author="Assessor GDSXSR" w:date="2026-10-31T19:43:38Z">
        <w:r>
          <w:rPr>
            <w:rFonts w:ascii="Arial" w:hAnsi="Arial" w:cs="Arial"/>
            <w:sz w:val="28"/>
            <w:szCs w:val="28"/>
          </w:rPr>
          <w:delText xml:space="preserve">definir </w:delText>
        </w:r>
      </w:del>
      <w:r>
        <w:rPr>
          <w:rFonts w:ascii="Arial" w:hAnsi="Arial" w:cs="Arial"/>
          <w:sz w:val="28"/>
          <w:szCs w:val="28"/>
        </w:rPr>
        <w:t xml:space="preserve">se </w:t>
      </w:r>
      <w:del w:id="1075" w:author="Assessor GDSXSR" w:date="2026-10-31T19:43:38Z">
        <w:r>
          <w:rPr>
            <w:rFonts w:ascii="Arial" w:hAnsi="Arial" w:cs="Arial"/>
            <w:sz w:val="28"/>
            <w:szCs w:val="28"/>
          </w:rPr>
          <w:delText xml:space="preserve">os</w:delText>
        </w:r>
      </w:del>
      <w:ins w:id="1076" w:author="Assessor GDSXSR" w:date="2026-10-31T19:43:38Z">
        <w:r>
          <w:rPr>
            <w:rFonts w:ascii="Arial" w:hAnsi="Arial" w:cs="Arial"/>
            <w:color w:val="808080"/>
            <w:sz w:val="28"/>
            <w:szCs w:val="28"/>
          </w:rPr>
          <w:t xml:space="preserve">a</w:t>
        </w:r>
      </w:ins>
      <w:r>
        <w:rPr>
          <w:rFonts w:ascii="Arial" w:hAnsi="Arial" w:cs="Arial"/>
          <w:sz w:val="28"/>
          <w:szCs w:val="28"/>
        </w:rPr>
        <w:t xml:space="preserve"> </w:t>
      </w:r>
      <w:del w:id="1077" w:author="Assessor GDSXSR" w:date="2026-10-31T19:43:38Z">
        <w:r>
          <w:rPr>
            <w:rFonts w:ascii="Arial" w:hAnsi="Arial" w:cs="Arial"/>
            <w:sz w:val="28"/>
            <w:szCs w:val="28"/>
          </w:rPr>
          <w:delText xml:space="preserve">valores</w:delText>
        </w:r>
      </w:del>
      <w:ins w:id="1078" w:author="Assessor GDSXSR" w:date="2026-10-31T19:43:38Z">
        <w:r>
          <w:rPr>
            <w:rFonts w:ascii="Arial" w:hAnsi="Arial" w:cs="Arial"/>
            <w:color w:val="808080"/>
            <w:sz w:val="28"/>
            <w:szCs w:val="28"/>
          </w:rPr>
          <w:t xml:space="preserve">restituição</w:t>
        </w:r>
      </w:ins>
      <w:r>
        <w:rPr>
          <w:rFonts w:ascii="Arial" w:hAnsi="Arial" w:cs="Arial"/>
          <w:sz w:val="28"/>
          <w:szCs w:val="28"/>
        </w:rPr>
        <w:t xml:space="preserve"> </w:t>
      </w:r>
      <w:del w:id="1079" w:author="Assessor GDSXSR" w:date="2026-10-31T19:43:38Z">
        <w:r>
          <w:rPr>
            <w:rFonts w:ascii="Arial" w:hAnsi="Arial" w:cs="Arial"/>
            <w:sz w:val="28"/>
            <w:szCs w:val="28"/>
          </w:rPr>
          <w:delText xml:space="preserve">pagos em excesso devem</w:delText>
        </w:r>
      </w:del>
      <w:ins w:id="1080" w:author="Assessor GDSXSR" w:date="2026-10-31T19:43:38Z">
        <w:r>
          <w:rPr>
            <w:rFonts w:ascii="Arial" w:hAnsi="Arial" w:cs="Arial"/>
            <w:color w:val="808080"/>
            <w:sz w:val="28"/>
            <w:szCs w:val="28"/>
          </w:rPr>
          <w:t xml:space="preserve">deve</w:t>
        </w:r>
      </w:ins>
      <w:r>
        <w:rPr>
          <w:rFonts w:ascii="Arial" w:hAnsi="Arial" w:cs="Arial"/>
          <w:sz w:val="28"/>
          <w:szCs w:val="28"/>
        </w:rPr>
        <w:t xml:space="preserve"> ser</w:t>
      </w:r>
      <w:del w:id="1081" w:author="Assessor GDSXSR" w:date="2026-10-31T19:43:38Z">
        <w:r>
          <w:rPr>
            <w:rFonts w:ascii="Arial" w:hAnsi="Arial" w:cs="Arial"/>
            <w:sz w:val="28"/>
            <w:szCs w:val="28"/>
          </w:rPr>
          <w:delText xml:space="preserve"> restituídos</w:delText>
        </w:r>
      </w:del>
      <w:r>
        <w:rPr>
          <w:rFonts w:ascii="Arial" w:hAnsi="Arial" w:cs="Arial"/>
          <w:sz w:val="28"/>
          <w:szCs w:val="28"/>
        </w:rPr>
        <w:t xml:space="preserve"> em dobro; (iii) </w:t>
      </w:r>
      <w:del w:id="1082" w:author="Assessor GDSXSR" w:date="2026-10-31T19:43:38Z">
        <w:r>
          <w:rPr>
            <w:rFonts w:ascii="Arial" w:hAnsi="Arial" w:cs="Arial"/>
            <w:sz w:val="28"/>
            <w:szCs w:val="28"/>
          </w:rPr>
          <w:delText xml:space="preserve">verificar </w:delText>
        </w:r>
      </w:del>
      <w:r>
        <w:rPr>
          <w:rFonts w:ascii="Arial" w:hAnsi="Arial" w:cs="Arial"/>
          <w:sz w:val="28"/>
          <w:szCs w:val="28"/>
        </w:rPr>
        <w:t xml:space="preserve">se o </w:t>
      </w:r>
      <w:del w:id="1083" w:author="Assessor GDSXSR" w:date="2026-10-31T19:43:38Z">
        <w:r>
          <w:rPr>
            <w:rFonts w:ascii="Arial" w:hAnsi="Arial" w:cs="Arial"/>
            <w:sz w:val="28"/>
            <w:szCs w:val="28"/>
          </w:rPr>
          <w:delText xml:space="preserve">acolhimento</w:delText>
        </w:r>
      </w:del>
      <w:ins w:id="1084" w:author="Assessor GDSXSR" w:date="2026-10-31T19:43:38Z">
        <w:r>
          <w:rPr>
            <w:rFonts w:ascii="Arial" w:hAnsi="Arial" w:cs="Arial"/>
            <w:color w:val="808080"/>
            <w:sz w:val="28"/>
            <w:szCs w:val="28"/>
          </w:rPr>
          <w:t xml:space="preserve">êxito</w:t>
        </w:r>
      </w:ins>
      <w:r>
        <w:rPr>
          <w:rFonts w:ascii="Arial" w:hAnsi="Arial" w:cs="Arial"/>
          <w:sz w:val="28"/>
          <w:szCs w:val="28"/>
        </w:rPr>
        <w:t xml:space="preserve"> </w:t>
      </w:r>
      <w:del w:id="1085" w:author="Assessor GDSXSR" w:date="2026-10-31T19:43:38Z">
        <w:r>
          <w:rPr>
            <w:rFonts w:ascii="Arial" w:hAnsi="Arial" w:cs="Arial"/>
            <w:sz w:val="28"/>
            <w:szCs w:val="28"/>
          </w:rPr>
          <w:delText xml:space="preserve">da</w:delText>
        </w:r>
      </w:del>
      <w:ins w:id="1086" w:author="Assessor GDSXSR" w:date="2026-10-31T19:43:38Z">
        <w:r>
          <w:rPr>
            <w:rFonts w:ascii="Arial" w:hAnsi="Arial" w:cs="Arial"/>
            <w:color w:val="808080"/>
            <w:sz w:val="28"/>
            <w:szCs w:val="28"/>
          </w:rPr>
          <w:t xml:space="preserve">na</w:t>
        </w:r>
      </w:ins>
      <w:r>
        <w:rPr>
          <w:rFonts w:ascii="Arial" w:hAnsi="Arial" w:cs="Arial"/>
          <w:sz w:val="28"/>
          <w:szCs w:val="28"/>
        </w:rPr>
        <w:t xml:space="preserve"> revisão</w:t>
      </w:r>
      <w:del w:id="1087" w:author="Assessor GDSXSR" w:date="2026-10-31T19:43:38Z">
        <w:r>
          <w:rPr>
            <w:rFonts w:ascii="Arial" w:hAnsi="Arial" w:cs="Arial"/>
            <w:sz w:val="28"/>
            <w:szCs w:val="28"/>
          </w:rPr>
          <w:delText xml:space="preserve"> dos três contratos e da restituição simples</w:delText>
        </w:r>
      </w:del>
      <w:r>
        <w:rPr>
          <w:rFonts w:ascii="Arial" w:hAnsi="Arial" w:cs="Arial"/>
          <w:sz w:val="28"/>
          <w:szCs w:val="28"/>
        </w:rPr>
        <w:t xml:space="preserve"> afasta a sucumbência recíproca; e (iv) </w:t>
      </w:r>
      <w:del w:id="1088" w:author="Assessor GDSXSR" w:date="2026-10-31T19:43:38Z">
        <w:r>
          <w:rPr>
            <w:rFonts w:ascii="Arial" w:hAnsi="Arial" w:cs="Arial"/>
            <w:sz w:val="28"/>
            <w:szCs w:val="28"/>
          </w:rPr>
          <w:delText xml:space="preserve">estabelecer</w:delText>
        </w:r>
      </w:del>
      <w:ins w:id="1089" w:author="Assessor GDSXSR" w:date="2026-10-31T19:43:38Z">
        <w:r>
          <w:rPr>
            <w:rFonts w:ascii="Arial" w:hAnsi="Arial" w:cs="Arial"/>
            <w:color w:val="808080"/>
            <w:sz w:val="28"/>
            <w:szCs w:val="28"/>
          </w:rPr>
          <w:t xml:space="preserve">se</w:t>
        </w:r>
      </w:ins>
      <w:r>
        <w:rPr>
          <w:rFonts w:ascii="Arial" w:hAnsi="Arial" w:cs="Arial"/>
          <w:sz w:val="28"/>
          <w:szCs w:val="28"/>
        </w:rPr>
        <w:t xml:space="preserve"> </w:t>
      </w:r>
      <w:del w:id="1090" w:author="Assessor GDSXSR" w:date="2026-10-31T19:43:38Z">
        <w:r>
          <w:rPr>
            <w:rFonts w:ascii="Arial" w:hAnsi="Arial" w:cs="Arial"/>
            <w:sz w:val="28"/>
            <w:szCs w:val="28"/>
          </w:rPr>
          <w:delText xml:space="preserve">se</w:delText>
        </w:r>
      </w:del>
      <w:ins w:id="1091" w:author="Assessor GDSXSR" w:date="2026-10-31T19:43:38Z">
        <w:r>
          <w:rPr>
            <w:rFonts w:ascii="Arial" w:hAnsi="Arial" w:cs="Arial"/>
            <w:color w:val="808080"/>
            <w:sz w:val="28"/>
            <w:szCs w:val="28"/>
          </w:rPr>
          <w:t xml:space="preserve">a</w:t>
        </w:r>
      </w:ins>
      <w:r>
        <w:rPr>
          <w:rFonts w:ascii="Arial" w:hAnsi="Arial" w:cs="Arial"/>
          <w:sz w:val="28"/>
          <w:szCs w:val="28"/>
        </w:rPr>
        <w:t xml:space="preserve"> </w:t>
      </w:r>
      <w:r>
        <w:rPr>
          <w:rFonts w:ascii="Arial" w:hAnsi="Arial" w:cs="Arial"/>
          <w:sz w:val="28"/>
          <w:szCs w:val="28"/>
        </w:rPr>
        <w:t xml:space="preserve">base de cálculo d</w:t>
      </w:r>
      <w:r>
        <w:rPr>
          <w:rFonts w:ascii="Arial" w:hAnsi="Arial" w:cs="Arial"/>
          <w:sz w:val="28"/>
          <w:szCs w:val="28"/>
        </w:rPr>
        <w:t xml:space="preserve">os honorários </w:t>
      </w:r>
      <w:del w:id="1092" w:author="Assessor GDSXSR" w:date="2026-10-31T19:43:38Z">
        <w:r>
          <w:rPr>
            <w:rFonts w:ascii="Arial" w:hAnsi="Arial" w:cs="Arial"/>
            <w:sz w:val="28"/>
            <w:szCs w:val="28"/>
          </w:rPr>
          <w:delText xml:space="preserve">advocatícios </w:delText>
        </w:r>
        <w:r>
          <w:rPr>
            <w:rFonts w:ascii="Arial" w:hAnsi="Arial" w:cs="Arial"/>
            <w:sz w:val="28"/>
            <w:szCs w:val="28"/>
          </w:rPr>
          <w:delText xml:space="preserve">estabelecida na r. sentença </w:delText>
        </w:r>
      </w:del>
      <w:r>
        <w:rPr>
          <w:rFonts w:ascii="Arial" w:hAnsi="Arial" w:cs="Arial"/>
          <w:sz w:val="28"/>
          <w:szCs w:val="28"/>
        </w:rPr>
        <w:t xml:space="preserve">comporta revisão</w:t>
      </w:r>
      <w:r>
        <w:rPr>
          <w:rFonts w:ascii="Arial" w:hAnsi="Arial" w:cs="Arial"/>
          <w:sz w:val="28"/>
          <w:szCs w:val="28"/>
        </w:rPr>
        <w:t xml:space="preserve">.</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6F6F9183" w:rsidR="00886ABA"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revisão de cláusula </w:t>
      </w:r>
      <w:del w:id="1093" w:author="Assessor GDSXSR" w:date="2026-10-31T19:43:38Z">
        <w:r>
          <w:rPr>
            <w:rFonts w:ascii="Arial" w:hAnsi="Arial" w:cs="Arial"/>
            <w:sz w:val="28"/>
            <w:szCs w:val="28"/>
          </w:rPr>
          <w:delText xml:space="preserve">contratual </w:delText>
        </w:r>
      </w:del>
      <w:r>
        <w:rPr>
          <w:rFonts w:ascii="Arial" w:hAnsi="Arial" w:cs="Arial"/>
          <w:sz w:val="28"/>
          <w:szCs w:val="28"/>
        </w:rPr>
        <w:t xml:space="preserve">por abusividade dos juros</w:t>
      </w:r>
      <w:del w:id="1094" w:author="Assessor GDSXSR" w:date="2026-10-31T19:43:38Z">
        <w:r>
          <w:rPr>
            <w:rFonts w:ascii="Arial" w:hAnsi="Arial" w:cs="Arial"/>
            <w:sz w:val="28"/>
            <w:szCs w:val="28"/>
          </w:rPr>
          <w:delText xml:space="preserve"> remuneratórios</w:delText>
        </w:r>
      </w:del>
      <w:r>
        <w:rPr>
          <w:rFonts w:ascii="Arial" w:hAnsi="Arial" w:cs="Arial"/>
          <w:sz w:val="28"/>
          <w:szCs w:val="28"/>
        </w:rPr>
        <w:t xml:space="preserve"> não configura, por si só, dano moral</w:t>
      </w:r>
      <w:del w:id="1095" w:author="Assessor GDSXSR" w:date="2026-10-31T19:43:38Z">
        <w:r>
          <w:rPr>
            <w:rFonts w:ascii="Arial" w:hAnsi="Arial" w:cs="Arial"/>
            <w:sz w:val="28"/>
            <w:szCs w:val="28"/>
          </w:rPr>
          <w:delText xml:space="preserve">.</w:delText>
        </w:r>
      </w:del>
      <w:ins w:id="1096" w:author="Assessor GDSXSR" w:date="2026-10-31T19:43:38Z">
        <w:r>
          <w:rPr>
            <w:rFonts w:ascii="Arial" w:hAnsi="Arial" w:cs="Arial"/>
            <w:color w:val="808080"/>
            <w:sz w:val="28"/>
            <w:szCs w:val="28"/>
          </w:rPr>
          <w:t xml:space="preserve">,</w:t>
        </w:r>
      </w:ins>
      <w:r>
        <w:rPr>
          <w:rFonts w:ascii="Arial" w:hAnsi="Arial" w:cs="Arial"/>
          <w:sz w:val="28"/>
          <w:szCs w:val="28"/>
        </w:rPr>
        <w:t xml:space="preserve"> </w:t>
      </w:r>
      <w:del w:id="1097" w:author="Assessor GDSXSR" w:date="2026-10-31T19:43:38Z">
        <w:r>
          <w:rPr>
            <w:rFonts w:ascii="Arial" w:hAnsi="Arial" w:cs="Arial"/>
            <w:sz w:val="28"/>
            <w:szCs w:val="28"/>
          </w:rPr>
          <w:delText xml:space="preserve">A indenização</w:delText>
        </w:r>
      </w:del>
      <w:ins w:id="1098" w:author="Assessor GDSXSR" w:date="2026-10-31T19:43:38Z">
        <w:r>
          <w:rPr>
            <w:rFonts w:ascii="Arial" w:hAnsi="Arial" w:cs="Arial"/>
            <w:color w:val="808080"/>
            <w:sz w:val="28"/>
            <w:szCs w:val="28"/>
          </w:rPr>
          <w:t xml:space="preserve">que</w:t>
        </w:r>
      </w:ins>
      <w:r>
        <w:rPr>
          <w:rFonts w:ascii="Arial" w:hAnsi="Arial" w:cs="Arial"/>
          <w:sz w:val="28"/>
          <w:szCs w:val="28"/>
        </w:rPr>
        <w:t xml:space="preserve"> exige prova de lesão </w:t>
      </w:r>
      <w:del w:id="1099" w:author="Assessor GDSXSR" w:date="2026-10-31T19:43:38Z">
        <w:r>
          <w:rPr>
            <w:rFonts w:ascii="Arial" w:hAnsi="Arial" w:cs="Arial"/>
            <w:sz w:val="28"/>
            <w:szCs w:val="28"/>
          </w:rPr>
          <w:delText xml:space="preserve">concreta </w:delText>
        </w:r>
      </w:del>
      <w:r>
        <w:rPr>
          <w:rFonts w:ascii="Arial" w:hAnsi="Arial" w:cs="Arial"/>
          <w:sz w:val="28"/>
          <w:szCs w:val="28"/>
        </w:rPr>
        <w:t xml:space="preserve">a direito da personalidade</w:t>
      </w:r>
      <w:del w:id="1100" w:author="Assessor GDSXSR" w:date="2026-10-31T19:43:38Z">
        <w:r>
          <w:rPr>
            <w:rFonts w:ascii="Arial" w:hAnsi="Arial" w:cs="Arial"/>
            <w:sz w:val="28"/>
            <w:szCs w:val="28"/>
          </w:rPr>
          <w:delText xml:space="preserve">,</w:delText>
        </w:r>
      </w:del>
      <w:r>
        <w:rPr>
          <w:rFonts w:ascii="Arial" w:hAnsi="Arial" w:cs="Arial"/>
          <w:sz w:val="28"/>
          <w:szCs w:val="28"/>
        </w:rPr>
        <w:t xml:space="preserve"> além do prejuízo patrimonial reparado</w:t>
      </w:r>
      <w:del w:id="1101" w:author="Assessor GDSXSR" w:date="2026-10-31T19:43:38Z">
        <w:r>
          <w:rPr>
            <w:rFonts w:ascii="Arial" w:hAnsi="Arial" w:cs="Arial"/>
            <w:sz w:val="28"/>
            <w:szCs w:val="28"/>
          </w:rPr>
          <w:delText xml:space="preserve"> pelo recálculo da dívida e pela restituição do indébito</w:delText>
        </w:r>
      </w:del>
      <w:r>
        <w:rPr>
          <w:rFonts w:ascii="Arial" w:hAnsi="Arial" w:cs="Arial"/>
          <w:sz w:val="28"/>
          <w:szCs w:val="28"/>
        </w:rPr>
        <w:t xml:space="preserve">.</w:t>
      </w:r>
    </w:p>
    <w:p w14:paraId="15EDE053" w14:textId="7C5137CD" w:rsidR="00886ABA"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t xml:space="preserve"> </w:t>
      </w:r>
      <w:r>
        <w:rPr>
          <w:rFonts w:ascii="Arial" w:hAnsi="Arial" w:cs="Arial"/>
          <w:sz w:val="28"/>
          <w:szCs w:val="28"/>
        </w:rPr>
        <w:t xml:space="preserve">A restituição </w:t>
      </w:r>
      <w:del w:id="1102" w:author="Assessor GDSXSR" w:date="2026-10-31T19:43:38Z">
        <w:r>
          <w:rPr>
            <w:rFonts w:ascii="Arial" w:hAnsi="Arial" w:cs="Arial"/>
            <w:sz w:val="28"/>
            <w:szCs w:val="28"/>
          </w:rPr>
          <w:delText xml:space="preserve">dos</w:delText>
        </w:r>
      </w:del>
      <w:ins w:id="1103" w:author="Assessor GDSXSR" w:date="2026-10-31T19:43:38Z">
        <w:r>
          <w:rPr>
            <w:rFonts w:ascii="Arial" w:hAnsi="Arial" w:cs="Arial"/>
            <w:color w:val="808080"/>
            <w:sz w:val="28"/>
            <w:szCs w:val="28"/>
          </w:rPr>
          <w:t xml:space="preserve">é</w:t>
        </w:r>
      </w:ins>
      <w:r>
        <w:rPr>
          <w:rFonts w:ascii="Arial" w:hAnsi="Arial" w:cs="Arial"/>
          <w:sz w:val="28"/>
          <w:szCs w:val="28"/>
        </w:rPr>
        <w:t xml:space="preserve"> </w:t>
      </w:r>
      <w:del w:id="1104" w:author="Assessor GDSXSR" w:date="2026-10-31T19:43:38Z">
        <w:r>
          <w:rPr>
            <w:rFonts w:ascii="Arial" w:hAnsi="Arial" w:cs="Arial"/>
            <w:sz w:val="28"/>
            <w:szCs w:val="28"/>
          </w:rPr>
          <w:delText xml:space="preserve">valores</w:delText>
        </w:r>
      </w:del>
      <w:ins w:id="1105" w:author="Assessor GDSXSR" w:date="2026-10-31T19:43:38Z">
        <w:r>
          <w:rPr>
            <w:rFonts w:ascii="Arial" w:hAnsi="Arial" w:cs="Arial"/>
            <w:color w:val="808080"/>
            <w:sz w:val="28"/>
            <w:szCs w:val="28"/>
          </w:rPr>
          <w:t xml:space="preserve">simples</w:t>
        </w:r>
      </w:ins>
      <w:r>
        <w:rPr>
          <w:rFonts w:ascii="Arial" w:hAnsi="Arial" w:cs="Arial"/>
          <w:sz w:val="28"/>
          <w:szCs w:val="28"/>
        </w:rPr>
        <w:t xml:space="preserve"> </w:t>
      </w:r>
      <w:del w:id="1106" w:author="Assessor GDSXSR" w:date="2026-10-31T19:43:38Z">
        <w:r>
          <w:rPr>
            <w:rFonts w:ascii="Arial" w:hAnsi="Arial" w:cs="Arial"/>
            <w:sz w:val="28"/>
            <w:szCs w:val="28"/>
          </w:rPr>
          <w:delText xml:space="preserve">pagos</w:delText>
        </w:r>
      </w:del>
      <w:ins w:id="1107" w:author="Assessor GDSXSR" w:date="2026-10-31T19:43:38Z">
        <w:r>
          <w:rPr>
            <w:rFonts w:ascii="Arial" w:hAnsi="Arial" w:cs="Arial"/>
            <w:color w:val="808080"/>
            <w:sz w:val="28"/>
            <w:szCs w:val="28"/>
          </w:rPr>
          <w:t xml:space="preserve">quando</w:t>
        </w:r>
      </w:ins>
      <w:r>
        <w:rPr>
          <w:rFonts w:ascii="Arial" w:hAnsi="Arial" w:cs="Arial"/>
          <w:sz w:val="28"/>
          <w:szCs w:val="28"/>
        </w:rPr>
        <w:t xml:space="preserve"> a </w:t>
      </w:r>
      <w:del w:id="1108" w:author="Assessor GDSXSR" w:date="2026-10-31T19:43:38Z">
        <w:r>
          <w:rPr>
            <w:rFonts w:ascii="Arial" w:hAnsi="Arial" w:cs="Arial"/>
            <w:sz w:val="28"/>
            <w:szCs w:val="28"/>
          </w:rPr>
          <w:delText xml:space="preserve">maior</w:delText>
        </w:r>
      </w:del>
      <w:ins w:id="1109" w:author="Assessor GDSXSR" w:date="2026-10-31T19:43:38Z">
        <w:r>
          <w:rPr>
            <w:rFonts w:ascii="Arial" w:hAnsi="Arial" w:cs="Arial"/>
            <w:color w:val="808080"/>
            <w:sz w:val="28"/>
            <w:szCs w:val="28"/>
          </w:rPr>
          <w:t xml:space="preserve">cobrança,</w:t>
        </w:r>
      </w:ins>
      <w:r>
        <w:rPr>
          <w:rFonts w:ascii="Arial" w:hAnsi="Arial" w:cs="Arial"/>
          <w:sz w:val="28"/>
          <w:szCs w:val="28"/>
        </w:rPr>
        <w:t xml:space="preserve"> </w:t>
      </w:r>
      <w:del w:id="1110" w:author="Assessor GDSXSR" w:date="2026-10-31T19:43:38Z">
        <w:r>
          <w:rPr>
            <w:rFonts w:ascii="Arial" w:hAnsi="Arial" w:cs="Arial"/>
            <w:sz w:val="28"/>
            <w:szCs w:val="28"/>
          </w:rPr>
          <w:delText xml:space="preserve">deve</w:delText>
        </w:r>
      </w:del>
      <w:ins w:id="1111" w:author="Assessor GDSXSR" w:date="2026-10-31T19:43:38Z">
        <w:r>
          <w:rPr>
            <w:rFonts w:ascii="Arial" w:hAnsi="Arial" w:cs="Arial"/>
            <w:color w:val="808080"/>
            <w:sz w:val="28"/>
            <w:szCs w:val="28"/>
          </w:rPr>
          <w:t xml:space="preserve">embora</w:t>
        </w:r>
      </w:ins>
      <w:r>
        <w:rPr>
          <w:rFonts w:ascii="Arial" w:hAnsi="Arial" w:cs="Arial"/>
          <w:sz w:val="28"/>
          <w:szCs w:val="28"/>
        </w:rPr>
        <w:t xml:space="preserve"> </w:t>
      </w:r>
      <w:del w:id="1112" w:author="Assessor GDSXSR" w:date="2026-10-31T19:43:38Z">
        <w:r>
          <w:rPr>
            <w:rFonts w:ascii="Arial" w:hAnsi="Arial" w:cs="Arial"/>
            <w:sz w:val="28"/>
            <w:szCs w:val="28"/>
          </w:rPr>
          <w:delText xml:space="preserve">ocorrer</w:delText>
        </w:r>
      </w:del>
      <w:ins w:id="1113" w:author="Assessor GDSXSR" w:date="2026-10-31T19:43:38Z">
        <w:r>
          <w:rPr>
            <w:rFonts w:ascii="Arial" w:hAnsi="Arial" w:cs="Arial"/>
            <w:color w:val="808080"/>
            <w:sz w:val="28"/>
            <w:szCs w:val="28"/>
          </w:rPr>
          <w:t xml:space="preserve">abusiva, se funda em cláusulas expressas</w:t>
        </w:r>
      </w:ins>
      <w:r>
        <w:rPr>
          <w:rFonts w:ascii="Arial" w:hAnsi="Arial" w:cs="Arial"/>
          <w:sz w:val="28"/>
          <w:szCs w:val="28"/>
        </w:rPr>
        <w:t xml:space="preserve"> de </w:t>
      </w:r>
      <w:del w:id="1114" w:author="Assessor GDSXSR" w:date="2026-10-31T19:43:38Z">
        <w:r>
          <w:rPr>
            <w:rFonts w:ascii="Arial" w:hAnsi="Arial" w:cs="Arial"/>
            <w:sz w:val="28"/>
            <w:szCs w:val="28"/>
          </w:rPr>
          <w:delText xml:space="preserve">forma</w:delText>
        </w:r>
      </w:del>
      <w:ins w:id="1115" w:author="Assessor GDSXSR" w:date="2026-10-31T19:43:38Z">
        <w:r>
          <w:rPr>
            <w:rFonts w:ascii="Arial" w:hAnsi="Arial" w:cs="Arial"/>
            <w:color w:val="808080"/>
            <w:sz w:val="28"/>
            <w:szCs w:val="28"/>
          </w:rPr>
          <w:t xml:space="preserve">contratos</w:t>
        </w:r>
      </w:ins>
      <w:r>
        <w:rPr>
          <w:rFonts w:ascii="Arial" w:hAnsi="Arial" w:cs="Arial"/>
          <w:sz w:val="28"/>
          <w:szCs w:val="28"/>
        </w:rPr>
        <w:t xml:space="preserve"> </w:t>
      </w:r>
      <w:del w:id="1116" w:author="Assessor GDSXSR" w:date="2026-10-31T19:43:38Z">
        <w:r>
          <w:rPr>
            <w:rFonts w:ascii="Arial" w:hAnsi="Arial" w:cs="Arial"/>
            <w:sz w:val="28"/>
            <w:szCs w:val="28"/>
          </w:rPr>
          <w:delText xml:space="preserve">simples</w:delText>
        </w:r>
      </w:del>
      <w:ins w:id="1117" w:author="Assessor GDSXSR" w:date="2026-10-31T19:43:38Z">
        <w:r>
          <w:rPr>
            <w:rFonts w:ascii="Arial" w:hAnsi="Arial" w:cs="Arial"/>
            <w:color w:val="808080"/>
            <w:sz w:val="28"/>
            <w:szCs w:val="28"/>
          </w:rPr>
          <w:t xml:space="preserve">válidos</w:t>
        </w:r>
      </w:ins>
      <w:r>
        <w:rPr>
          <w:rFonts w:ascii="Arial" w:hAnsi="Arial" w:cs="Arial"/>
          <w:sz w:val="28"/>
          <w:szCs w:val="28"/>
        </w:rPr>
        <w:t xml:space="preserve">, </w:t>
      </w:r>
      <w:del w:id="1118" w:author="Assessor GDSXSR" w:date="2026-10-31T19:43:38Z">
        <w:r>
          <w:rPr>
            <w:rFonts w:ascii="Arial" w:hAnsi="Arial" w:cs="Arial"/>
            <w:sz w:val="28"/>
            <w:szCs w:val="28"/>
          </w:rPr>
          <w:delText xml:space="preserve">por</w:delText>
        </w:r>
      </w:del>
      <w:ins w:id="1119" w:author="Assessor GDSXSR" w:date="2026-10-31T19:43:38Z">
        <w:r>
          <w:rPr>
            <w:rFonts w:ascii="Arial" w:hAnsi="Arial" w:cs="Arial"/>
            <w:color w:val="808080"/>
            <w:sz w:val="28"/>
            <w:szCs w:val="28"/>
          </w:rPr>
          <w:t xml:space="preserve">sem</w:t>
        </w:r>
      </w:ins>
      <w:r>
        <w:rPr>
          <w:rFonts w:ascii="Arial" w:hAnsi="Arial" w:cs="Arial"/>
          <w:sz w:val="28"/>
          <w:szCs w:val="28"/>
        </w:rPr>
        <w:t xml:space="preserve"> </w:t>
      </w:r>
      <w:del w:id="1120" w:author="Assessor GDSXSR" w:date="2026-10-31T19:43:38Z">
        <w:r>
          <w:rPr>
            <w:rFonts w:ascii="Arial" w:hAnsi="Arial" w:cs="Arial"/>
            <w:sz w:val="28"/>
            <w:szCs w:val="28"/>
          </w:rPr>
          <w:delText xml:space="preserve">ausência</w:delText>
        </w:r>
      </w:del>
      <w:ins w:id="1121" w:author="Assessor GDSXSR" w:date="2026-10-31T19:43:38Z">
        <w:r>
          <w:rPr>
            <w:rFonts w:ascii="Arial" w:hAnsi="Arial" w:cs="Arial"/>
            <w:color w:val="808080"/>
            <w:sz w:val="28"/>
            <w:szCs w:val="28"/>
          </w:rPr>
          <w:t xml:space="preserve">contratação</w:t>
        </w:r>
      </w:ins>
      <w:r>
        <w:rPr>
          <w:rFonts w:ascii="Arial" w:hAnsi="Arial" w:cs="Arial"/>
          <w:sz w:val="28"/>
          <w:szCs w:val="28"/>
        </w:rPr>
        <w:t xml:space="preserve"> </w:t>
      </w:r>
      <w:del w:id="1122" w:author="Assessor GDSXSR" w:date="2026-10-31T19:43:38Z">
        <w:r>
          <w:rPr>
            <w:rFonts w:ascii="Arial" w:hAnsi="Arial" w:cs="Arial"/>
            <w:sz w:val="28"/>
            <w:szCs w:val="28"/>
          </w:rPr>
          <w:delText xml:space="preserve">de</w:delText>
        </w:r>
      </w:del>
      <w:ins w:id="1123" w:author="Assessor GDSXSR" w:date="2026-10-31T19:43:38Z">
        <w:r>
          <w:rPr>
            <w:rFonts w:ascii="Arial" w:hAnsi="Arial" w:cs="Arial"/>
            <w:color w:val="808080"/>
            <w:sz w:val="28"/>
            <w:szCs w:val="28"/>
          </w:rPr>
          <w:t xml:space="preserve">inexistente</w:t>
        </w:r>
      </w:ins>
      <w:r>
        <w:rPr>
          <w:rFonts w:ascii="Arial" w:hAnsi="Arial" w:cs="Arial"/>
          <w:sz w:val="28"/>
          <w:szCs w:val="28"/>
        </w:rPr>
        <w:t xml:space="preserve"> </w:t>
      </w:r>
      <w:del w:id="1124" w:author="Assessor GDSXSR" w:date="2026-10-31T19:43:38Z">
        <w:r>
          <w:rPr>
            <w:rFonts w:ascii="Arial" w:hAnsi="Arial" w:cs="Arial"/>
            <w:sz w:val="28"/>
            <w:szCs w:val="28"/>
          </w:rPr>
          <w:delText xml:space="preserve">prova</w:delText>
        </w:r>
      </w:del>
      <w:ins w:id="1125" w:author="Assessor GDSXSR" w:date="2026-10-31T19:43:38Z">
        <w:r>
          <w:rPr>
            <w:rFonts w:ascii="Arial" w:hAnsi="Arial" w:cs="Arial"/>
            <w:color w:val="808080"/>
            <w:sz w:val="28"/>
            <w:szCs w:val="28"/>
          </w:rPr>
          <w:t xml:space="preserve">nem</w:t>
        </w:r>
      </w:ins>
      <w:r>
        <w:rPr>
          <w:rFonts w:ascii="Arial" w:hAnsi="Arial" w:cs="Arial"/>
          <w:sz w:val="28"/>
          <w:szCs w:val="28"/>
        </w:rPr>
        <w:t xml:space="preserve"> </w:t>
      </w:r>
      <w:del w:id="1126" w:author="Assessor GDSXSR" w:date="2026-10-31T19:43:38Z">
        <w:r>
          <w:rPr>
            <w:rFonts w:ascii="Arial" w:hAnsi="Arial" w:cs="Arial"/>
            <w:sz w:val="28"/>
            <w:szCs w:val="28"/>
          </w:rPr>
          <w:delText xml:space="preserve">de</w:delText>
        </w:r>
      </w:del>
      <w:ins w:id="1127" w:author="Assessor GDSXSR" w:date="2026-10-31T19:43:38Z">
        <w:r>
          <w:rPr>
            <w:rFonts w:ascii="Arial" w:hAnsi="Arial" w:cs="Arial"/>
            <w:color w:val="808080"/>
            <w:sz w:val="28"/>
            <w:szCs w:val="28"/>
          </w:rPr>
          <w:t xml:space="preserve">cobrança</w:t>
        </w:r>
      </w:ins>
      <w:r>
        <w:rPr>
          <w:rFonts w:ascii="Arial" w:hAnsi="Arial" w:cs="Arial"/>
          <w:sz w:val="28"/>
          <w:szCs w:val="28"/>
        </w:rPr>
        <w:t xml:space="preserve"> </w:t>
      </w:r>
      <w:del w:id="1128" w:author="Assessor GDSXSR" w:date="2026-10-31T19:43:38Z">
        <w:r>
          <w:rPr>
            <w:rFonts w:ascii="Arial" w:hAnsi="Arial" w:cs="Arial"/>
            <w:sz w:val="28"/>
            <w:szCs w:val="28"/>
          </w:rPr>
          <w:delText xml:space="preserve">má-fé</w:delText>
        </w:r>
      </w:del>
      <w:ins w:id="1129" w:author="Assessor GDSXSR" w:date="2026-10-31T19:43:38Z">
        <w:r>
          <w:rPr>
            <w:rFonts w:ascii="Arial" w:hAnsi="Arial" w:cs="Arial"/>
            <w:color w:val="808080"/>
            <w:sz w:val="28"/>
            <w:szCs w:val="28"/>
          </w:rPr>
          <w:t xml:space="preserve">em</w:t>
        </w:r>
      </w:ins>
      <w:r>
        <w:rPr>
          <w:rFonts w:ascii="Arial" w:hAnsi="Arial" w:cs="Arial"/>
          <w:sz w:val="28"/>
          <w:szCs w:val="28"/>
        </w:rPr>
        <w:t xml:space="preserve"> </w:t>
      </w:r>
      <w:del w:id="1130" w:author="Assessor GDSXSR" w:date="2026-10-31T19:43:38Z">
        <w:r>
          <w:rPr>
            <w:rFonts w:ascii="Arial" w:hAnsi="Arial" w:cs="Arial"/>
            <w:sz w:val="28"/>
            <w:szCs w:val="28"/>
          </w:rPr>
          <w:delText xml:space="preserve">por</w:delText>
        </w:r>
      </w:del>
      <w:ins w:id="1131" w:author="Assessor GDSXSR" w:date="2026-10-31T19:43:38Z">
        <w:r>
          <w:rPr>
            <w:rFonts w:ascii="Arial" w:hAnsi="Arial" w:cs="Arial"/>
            <w:color w:val="808080"/>
            <w:sz w:val="28"/>
            <w:szCs w:val="28"/>
          </w:rPr>
          <w:t xml:space="preserve">duplicidade</w:t>
        </w:r>
      </w:ins>
      <w:r>
        <w:rPr>
          <w:rFonts w:ascii="Arial" w:hAnsi="Arial" w:cs="Arial"/>
          <w:sz w:val="28"/>
          <w:szCs w:val="28"/>
        </w:rPr>
        <w:t xml:space="preserve"> </w:t>
      </w:r>
      <w:del w:id="1132" w:author="Assessor GDSXSR" w:date="2026-10-31T19:43:38Z">
        <w:r>
          <w:rPr>
            <w:rFonts w:ascii="Arial" w:hAnsi="Arial" w:cs="Arial"/>
            <w:sz w:val="28"/>
            <w:szCs w:val="28"/>
          </w:rPr>
          <w:delText xml:space="preserve">parte da instituição financeira, conforme interpretação do art.</w:delText>
        </w:r>
      </w:del>
      <w:ins w:id="1133" w:author="Assessor GDSXSR" w:date="2026-10-31T19:43:38Z">
        <w:r>
          <w:rPr>
            <w:rFonts w:ascii="Arial" w:hAnsi="Arial" w:cs="Arial"/>
            <w:color w:val="808080"/>
            <w:sz w:val="28"/>
            <w:szCs w:val="28"/>
          </w:rPr>
          <w:t xml:space="preserve">(CDC</w:t>
        </w:r>
      </w:ins>
      <w:r>
        <w:rPr>
          <w:rFonts w:ascii="Arial" w:hAnsi="Arial" w:cs="Arial"/>
          <w:sz w:val="28"/>
          <w:szCs w:val="28"/>
        </w:rPr>
        <w:t xml:space="preserve"> 42</w:t>
      </w:r>
      <w:del w:id="1134" w:author="Assessor GDSXSR" w:date="2026-10-31T19:43:38Z">
        <w:r>
          <w:rPr>
            <w:rFonts w:ascii="Arial" w:hAnsi="Arial" w:cs="Arial"/>
            <w:sz w:val="28"/>
            <w:szCs w:val="28"/>
          </w:rPr>
          <w:delText xml:space="preserve">,</w:delText>
        </w:r>
      </w:del>
      <w:r>
        <w:rPr>
          <w:rFonts w:ascii="Arial" w:hAnsi="Arial" w:cs="Arial"/>
          <w:sz w:val="28"/>
          <w:szCs w:val="28"/>
        </w:rPr>
        <w:t xml:space="preserve"> parágrafo único</w:t>
      </w:r>
      <w:del w:id="1135" w:author="Assessor GDSXSR" w:date="2026-10-31T19:43:38Z">
        <w:r>
          <w:rPr>
            <w:rFonts w:ascii="Arial" w:hAnsi="Arial" w:cs="Arial"/>
            <w:sz w:val="28"/>
            <w:szCs w:val="28"/>
          </w:rPr>
          <w:delText xml:space="preserve">, do CDC</w:delText>
        </w:r>
      </w:del>
      <w:ins w:id="1136" w:author="Assessor GDSXSR" w:date="2026-10-31T19:43:38Z">
        <w:r>
          <w:rPr>
            <w:rFonts w:ascii="Arial" w:hAnsi="Arial" w:cs="Arial"/>
            <w:color w:val="808080"/>
            <w:sz w:val="28"/>
            <w:szCs w:val="28"/>
          </w:rPr>
          <w:t xml:space="preserve">)</w:t>
        </w:r>
      </w:ins>
      <w:r>
        <w:rPr>
          <w:rFonts w:ascii="Arial" w:hAnsi="Arial" w:cs="Arial"/>
          <w:sz w:val="28"/>
          <w:szCs w:val="28"/>
        </w:rPr>
        <w:t xml:space="preserve">.</w:t>
      </w:r>
    </w:p>
    <w:p w14:paraId="1116CCD7" w14:textId="74545518" w:rsidR="00C5089B" w:rsidRDefault="00C5089B"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sucumbência recíproca considera o resultado global</w:t>
      </w:r>
      <w:ins w:id="1137" w:author="Assessor GDSXSR" w:date="2026-10-31T19:43:38Z">
        <w:r>
          <w:rPr>
            <w:rFonts w:ascii="Arial" w:hAnsi="Arial" w:cs="Arial"/>
            <w:color w:val="808080"/>
            <w:sz w:val="28"/>
            <w:szCs w:val="28"/>
          </w:rPr>
          <w:t xml:space="preserve">,</w:t>
        </w:r>
      </w:ins>
      <w:r>
        <w:rPr>
          <w:rFonts w:ascii="Arial" w:hAnsi="Arial" w:cs="Arial"/>
          <w:sz w:val="28"/>
          <w:szCs w:val="28"/>
        </w:rPr>
        <w:t xml:space="preserve"> </w:t>
      </w:r>
      <w:del w:id="1138" w:author="Assessor GDSXSR" w:date="2026-10-31T19:43:38Z">
        <w:r>
          <w:rPr>
            <w:rFonts w:ascii="Arial" w:hAnsi="Arial" w:cs="Arial"/>
            <w:sz w:val="28"/>
            <w:szCs w:val="28"/>
          </w:rPr>
          <w:delText xml:space="preserve">da</w:delText>
        </w:r>
      </w:del>
      <w:ins w:id="1139" w:author="Assessor GDSXSR" w:date="2026-10-31T19:43:38Z">
        <w:r>
          <w:rPr>
            <w:rFonts w:ascii="Arial" w:hAnsi="Arial" w:cs="Arial"/>
            <w:color w:val="808080"/>
            <w:sz w:val="28"/>
            <w:szCs w:val="28"/>
          </w:rPr>
          <w:t xml:space="preserve">e</w:t>
        </w:r>
      </w:ins>
      <w:r>
        <w:rPr>
          <w:rFonts w:ascii="Arial" w:hAnsi="Arial" w:cs="Arial"/>
          <w:sz w:val="28"/>
          <w:szCs w:val="28"/>
        </w:rPr>
        <w:t xml:space="preserve"> </w:t>
      </w:r>
      <w:del w:id="1140" w:author="Assessor GDSXSR" w:date="2026-10-31T19:43:38Z">
        <w:r>
          <w:rPr>
            <w:rFonts w:ascii="Arial" w:hAnsi="Arial" w:cs="Arial"/>
            <w:sz w:val="28"/>
            <w:szCs w:val="28"/>
          </w:rPr>
          <w:delText xml:space="preserve">demanda. A</w:delText>
        </w:r>
      </w:del>
      <w:ins w:id="1141" w:author="Assessor GDSXSR" w:date="2026-10-31T19:43:38Z">
        <w:r>
          <w:rPr>
            <w:rFonts w:ascii="Arial" w:hAnsi="Arial" w:cs="Arial"/>
            <w:color w:val="808080"/>
            <w:sz w:val="28"/>
            <w:szCs w:val="28"/>
          </w:rPr>
          <w:t xml:space="preserve">a</w:t>
        </w:r>
      </w:ins>
      <w:r>
        <w:rPr>
          <w:rFonts w:ascii="Arial" w:hAnsi="Arial" w:cs="Arial"/>
          <w:sz w:val="28"/>
          <w:szCs w:val="28"/>
        </w:rPr>
        <w:t xml:space="preserve"> rejeição de pedidos </w:t>
      </w:r>
      <w:del w:id="1142" w:author="Assessor GDSXSR" w:date="2026-10-31T19:43:38Z">
        <w:r>
          <w:rPr>
            <w:rFonts w:ascii="Arial" w:hAnsi="Arial" w:cs="Arial"/>
            <w:sz w:val="28"/>
            <w:szCs w:val="28"/>
          </w:rPr>
          <w:delText xml:space="preserve">com</w:delText>
        </w:r>
      </w:del>
      <w:ins w:id="1143" w:author="Assessor GDSXSR" w:date="2026-10-31T19:43:38Z">
        <w:r>
          <w:rPr>
            <w:rFonts w:ascii="Arial" w:hAnsi="Arial" w:cs="Arial"/>
            <w:color w:val="808080"/>
            <w:sz w:val="28"/>
            <w:szCs w:val="28"/>
          </w:rPr>
          <w:t xml:space="preserve">de</w:t>
        </w:r>
      </w:ins>
      <w:r>
        <w:rPr>
          <w:rFonts w:ascii="Arial" w:hAnsi="Arial" w:cs="Arial"/>
          <w:sz w:val="28"/>
          <w:szCs w:val="28"/>
        </w:rPr>
        <w:t xml:space="preserve"> conteúdo econômico próprio e relevante </w:t>
      </w:r>
      <w:del w:id="1144" w:author="Assessor GDSXSR" w:date="2026-10-31T19:43:38Z">
        <w:r>
          <w:rPr>
            <w:rFonts w:ascii="Arial" w:hAnsi="Arial" w:cs="Arial"/>
            <w:sz w:val="28"/>
            <w:szCs w:val="28"/>
          </w:rPr>
          <w:delText xml:space="preserve">impede</w:delText>
        </w:r>
      </w:del>
      <w:ins w:id="1145" w:author="Assessor GDSXSR" w:date="2026-10-31T19:43:38Z">
        <w:r>
          <w:rPr>
            <w:rFonts w:ascii="Arial" w:hAnsi="Arial" w:cs="Arial"/>
            <w:color w:val="808080"/>
            <w:sz w:val="28"/>
            <w:szCs w:val="28"/>
          </w:rPr>
          <w:t xml:space="preserve">afasta</w:t>
        </w:r>
      </w:ins>
      <w:r>
        <w:rPr>
          <w:rFonts w:ascii="Arial" w:hAnsi="Arial" w:cs="Arial"/>
          <w:sz w:val="28"/>
          <w:szCs w:val="28"/>
        </w:rPr>
        <w:t xml:space="preserve"> </w:t>
      </w:r>
      <w:del w:id="1146" w:author="Assessor GDSXSR" w:date="2026-10-31T19:43:38Z">
        <w:r>
          <w:rPr>
            <w:rFonts w:ascii="Arial" w:hAnsi="Arial" w:cs="Arial"/>
            <w:sz w:val="28"/>
            <w:szCs w:val="28"/>
          </w:rPr>
          <w:delText xml:space="preserve">reconhecer</w:delText>
        </w:r>
      </w:del>
      <w:ins w:id="1147" w:author="Assessor GDSXSR" w:date="2026-10-31T19:43:38Z">
        <w:r>
          <w:rPr>
            <w:rFonts w:ascii="Arial" w:hAnsi="Arial" w:cs="Arial"/>
            <w:color w:val="808080"/>
            <w:sz w:val="28"/>
            <w:szCs w:val="28"/>
          </w:rPr>
          <w:t xml:space="preserve">a</w:t>
        </w:r>
      </w:ins>
      <w:r>
        <w:rPr>
          <w:rFonts w:ascii="Arial" w:hAnsi="Arial" w:cs="Arial"/>
          <w:sz w:val="28"/>
          <w:szCs w:val="28"/>
        </w:rPr>
        <w:t xml:space="preserve"> sucumbência mínima</w:t>
      </w:r>
      <w:del w:id="1148" w:author="Assessor GDSXSR" w:date="2026-10-31T19:43:38Z">
        <w:r>
          <w:rPr>
            <w:rFonts w:ascii="Arial" w:hAnsi="Arial" w:cs="Arial"/>
            <w:sz w:val="28"/>
            <w:szCs w:val="28"/>
          </w:rPr>
          <w:delText xml:space="preserve">, ainda que a parte obtenha êxito em parcela substancial da pretensão</w:delText>
        </w:r>
      </w:del>
      <w:r>
        <w:rPr>
          <w:rFonts w:ascii="Arial" w:hAnsi="Arial" w:cs="Arial"/>
          <w:sz w:val="28"/>
          <w:szCs w:val="28"/>
        </w:rPr>
        <w:t xml:space="preserve">.</w:t>
      </w:r>
    </w:p>
    <w:p w14:paraId="692CB696" w14:textId="06CD631F" w:rsidR="00C5089B" w:rsidRDefault="00C5089B" w:rsidP="00886ABA">
      <w:pPr>
        <w:pStyle w:val="ListParagraph"/>
        <w:spacing w:after="0" w:line="360" w:lineRule="auto"/>
        <w:ind w:left="0"/>
        <w:jc w:val="both"/>
        <w:rPr>
          <w:rFonts w:ascii="Arial" w:hAnsi="Arial" w:cs="Arial"/>
          <w:sz w:val="28"/>
          <w:szCs w:val="28"/>
        </w:rPr>
      </w:pPr>
      <w:commentRangeStart w:id="6"/>
      <w:r>
        <w:rPr>
          <w:rFonts w:ascii="Arial" w:hAnsi="Arial" w:cs="Arial"/>
          <w:sz w:val="28"/>
          <w:szCs w:val="28"/>
        </w:rPr>
        <w:t xml:space="preserve">8. </w:t>
      </w:r>
      <w:r>
        <w:rPr>
          <w:rFonts w:ascii="Arial" w:hAnsi="Arial" w:cs="Arial"/>
          <w:sz w:val="28"/>
          <w:szCs w:val="28"/>
        </w:rPr>
        <w:t xml:space="preserve">Os honorários </w:t>
      </w:r>
      <w:del w:id="1149" w:author="Assessor GDSXSR" w:date="2026-10-31T19:43:38Z">
        <w:r>
          <w:rPr>
            <w:rFonts w:ascii="Arial" w:hAnsi="Arial" w:cs="Arial"/>
            <w:sz w:val="28"/>
            <w:szCs w:val="28"/>
          </w:rPr>
          <w:delText xml:space="preserve">advocatícios </w:delText>
        </w:r>
      </w:del>
      <w:r>
        <w:rPr>
          <w:rFonts w:ascii="Arial" w:hAnsi="Arial" w:cs="Arial"/>
          <w:sz w:val="28"/>
          <w:szCs w:val="28"/>
        </w:rPr>
        <w:t xml:space="preserve">incidem</w:t>
      </w:r>
      <w:del w:id="1150" w:author="Assessor GDSXSR" w:date="2026-10-31T19:43:38Z">
        <w:r>
          <w:rPr>
            <w:rFonts w:ascii="Arial" w:hAnsi="Arial" w:cs="Arial"/>
            <w:sz w:val="28"/>
            <w:szCs w:val="28"/>
          </w:rPr>
          <w:delText xml:space="preserve"> prioritariamente</w:delText>
        </w:r>
      </w:del>
      <w:r>
        <w:rPr>
          <w:rFonts w:ascii="Arial" w:hAnsi="Arial" w:cs="Arial"/>
          <w:sz w:val="28"/>
          <w:szCs w:val="28"/>
        </w:rPr>
        <w:t xml:space="preserve"> sobre o valor da condenação, </w:t>
      </w:r>
      <w:del w:id="1151" w:author="Assessor GDSXSR" w:date="2026-10-31T19:43:38Z">
        <w:r>
          <w:rPr>
            <w:rFonts w:ascii="Arial" w:hAnsi="Arial" w:cs="Arial"/>
            <w:sz w:val="28"/>
            <w:szCs w:val="28"/>
          </w:rPr>
          <w:delText xml:space="preserve">quando mensurável, </w:delText>
        </w:r>
      </w:del>
      <w:r>
        <w:rPr>
          <w:rFonts w:ascii="Arial" w:hAnsi="Arial" w:cs="Arial"/>
          <w:sz w:val="28"/>
          <w:szCs w:val="28"/>
        </w:rPr>
        <w:t xml:space="preserve">ainda que </w:t>
      </w:r>
      <w:del w:id="1152" w:author="Assessor GDSXSR" w:date="2026-10-31T19:43:38Z">
        <w:r>
          <w:rPr>
            <w:rFonts w:ascii="Arial" w:hAnsi="Arial" w:cs="Arial"/>
            <w:sz w:val="28"/>
            <w:szCs w:val="28"/>
          </w:rPr>
          <w:delText xml:space="preserve">sujeito</w:delText>
        </w:r>
      </w:del>
      <w:ins w:id="1153" w:author="Assessor GDSXSR" w:date="2026-10-31T19:43:38Z">
        <w:r>
          <w:rPr>
            <w:rFonts w:ascii="Arial" w:hAnsi="Arial" w:cs="Arial"/>
            <w:color w:val="808080"/>
            <w:sz w:val="28"/>
            <w:szCs w:val="28"/>
          </w:rPr>
          <w:t xml:space="preserve">dependa</w:t>
        </w:r>
      </w:ins>
      <w:r>
        <w:rPr>
          <w:rFonts w:ascii="Arial" w:hAnsi="Arial" w:cs="Arial"/>
          <w:sz w:val="28"/>
          <w:szCs w:val="28"/>
        </w:rPr>
        <w:t xml:space="preserve"> </w:t>
      </w:r>
      <w:del w:id="1154" w:author="Assessor GDSXSR" w:date="2026-10-31T19:43:38Z">
        <w:r>
          <w:rPr>
            <w:rFonts w:ascii="Arial" w:hAnsi="Arial" w:cs="Arial"/>
            <w:sz w:val="28"/>
            <w:szCs w:val="28"/>
          </w:rPr>
          <w:delText xml:space="preserve">a</w:delText>
        </w:r>
      </w:del>
      <w:ins w:id="1155" w:author="Assessor GDSXSR" w:date="2026-10-31T19:43:38Z">
        <w:r>
          <w:rPr>
            <w:rFonts w:ascii="Arial" w:hAnsi="Arial" w:cs="Arial"/>
            <w:color w:val="808080"/>
            <w:sz w:val="28"/>
            <w:szCs w:val="28"/>
          </w:rPr>
          <w:t xml:space="preserve">de</w:t>
        </w:r>
      </w:ins>
      <w:r>
        <w:rPr>
          <w:rFonts w:ascii="Arial" w:hAnsi="Arial" w:cs="Arial"/>
          <w:sz w:val="28"/>
          <w:szCs w:val="28"/>
        </w:rPr>
        <w:t xml:space="preserve"> liquidação</w:t>
      </w:r>
      <w:del w:id="1156" w:author="Assessor GDSXSR" w:date="2026-10-31T19:43:38Z">
        <w:r>
          <w:rPr>
            <w:rFonts w:ascii="Arial" w:hAnsi="Arial" w:cs="Arial"/>
            <w:sz w:val="28"/>
            <w:szCs w:val="28"/>
          </w:rPr>
          <w:delText xml:space="preserve">. O arbitramento por equidade limita-se às hipóteses legais</w:delText>
        </w:r>
      </w:del>
      <w:r>
        <w:rPr>
          <w:rFonts w:ascii="Arial" w:hAnsi="Arial" w:cs="Arial"/>
          <w:sz w:val="28"/>
          <w:szCs w:val="28"/>
        </w:rPr>
        <w:t xml:space="preserve">, e a </w:t>
      </w:r>
      <w:del w:id="1157" w:author="Assessor GDSXSR" w:date="2026-10-31T19:43:38Z">
        <w:r>
          <w:rPr>
            <w:rFonts w:ascii="Arial" w:hAnsi="Arial" w:cs="Arial"/>
            <w:sz w:val="28"/>
            <w:szCs w:val="28"/>
          </w:rPr>
          <w:delText xml:space="preserve">eventual</w:delText>
        </w:r>
      </w:del>
      <w:ins w:id="1158" w:author="Assessor GDSXSR" w:date="2026-10-31T19:43:38Z">
        <w:r>
          <w:rPr>
            <w:rFonts w:ascii="Arial" w:hAnsi="Arial" w:cs="Arial"/>
            <w:color w:val="808080"/>
            <w:sz w:val="28"/>
            <w:szCs w:val="28"/>
          </w:rPr>
          <w:t xml:space="preserve">apreciação</w:t>
        </w:r>
      </w:ins>
      <w:r>
        <w:rPr>
          <w:rFonts w:ascii="Arial" w:hAnsi="Arial" w:cs="Arial"/>
          <w:sz w:val="28"/>
          <w:szCs w:val="28"/>
        </w:rPr>
        <w:t xml:space="preserve"> </w:t>
      </w:r>
      <w:del w:id="1159" w:author="Assessor GDSXSR" w:date="2026-10-31T19:43:38Z">
        <w:r>
          <w:rPr>
            <w:rFonts w:ascii="Arial" w:hAnsi="Arial" w:cs="Arial"/>
            <w:sz w:val="28"/>
            <w:szCs w:val="28"/>
          </w:rPr>
          <w:delText xml:space="preserve">baixa</w:delText>
        </w:r>
      </w:del>
      <w:ins w:id="1160" w:author="Assessor GDSXSR" w:date="2026-10-31T19:43:38Z">
        <w:r>
          <w:rPr>
            <w:rFonts w:ascii="Arial" w:hAnsi="Arial" w:cs="Arial"/>
            <w:color w:val="808080"/>
            <w:sz w:val="28"/>
            <w:szCs w:val="28"/>
          </w:rPr>
          <w:t xml:space="preserve">equitativa,</w:t>
        </w:r>
      </w:ins>
      <w:r>
        <w:rPr>
          <w:rFonts w:ascii="Arial" w:hAnsi="Arial" w:cs="Arial"/>
          <w:sz w:val="28"/>
          <w:szCs w:val="28"/>
        </w:rPr>
        <w:t xml:space="preserve"> </w:t>
      </w:r>
      <w:del w:id="1161" w:author="Assessor GDSXSR" w:date="2026-10-31T19:43:38Z">
        <w:r>
          <w:rPr>
            <w:rFonts w:ascii="Arial" w:hAnsi="Arial" w:cs="Arial"/>
            <w:sz w:val="28"/>
            <w:szCs w:val="28"/>
          </w:rPr>
          <w:delText xml:space="preserve">expressão da verba</w:delText>
        </w:r>
      </w:del>
      <w:ins w:id="1162" w:author="Assessor GDSXSR" w:date="2026-10-31T19:43:38Z">
        <w:r>
          <w:rPr>
            <w:rFonts w:ascii="Arial" w:hAnsi="Arial" w:cs="Arial"/>
            <w:color w:val="808080"/>
            <w:sz w:val="28"/>
            <w:szCs w:val="28"/>
          </w:rPr>
          <w:t xml:space="preserve">excepcional,</w:t>
        </w:r>
      </w:ins>
      <w:r>
        <w:rPr>
          <w:rFonts w:ascii="Arial" w:hAnsi="Arial" w:cs="Arial"/>
          <w:sz w:val="28"/>
          <w:szCs w:val="28"/>
        </w:rPr>
        <w:t xml:space="preserve"> não autoriza </w:t>
      </w:r>
      <w:del w:id="1163" w:author="Assessor GDSXSR" w:date="2026-10-31T19:43:38Z">
        <w:r>
          <w:rPr>
            <w:rFonts w:ascii="Arial" w:hAnsi="Arial" w:cs="Arial"/>
            <w:sz w:val="28"/>
            <w:szCs w:val="28"/>
          </w:rPr>
          <w:delText xml:space="preserve">alterar</w:delText>
        </w:r>
      </w:del>
      <w:ins w:id="1164" w:author="Assessor GDSXSR" w:date="2026-10-31T19:43:38Z">
        <w:r>
          <w:rPr>
            <w:rFonts w:ascii="Arial" w:hAnsi="Arial" w:cs="Arial"/>
            <w:color w:val="808080"/>
            <w:sz w:val="28"/>
            <w:szCs w:val="28"/>
          </w:rPr>
          <w:t xml:space="preserve">trocar</w:t>
        </w:r>
      </w:ins>
      <w:r>
        <w:rPr>
          <w:rFonts w:ascii="Arial" w:hAnsi="Arial" w:cs="Arial"/>
          <w:sz w:val="28"/>
          <w:szCs w:val="28"/>
        </w:rPr>
        <w:t xml:space="preserve"> a base </w:t>
      </w:r>
      <w:del w:id="1165" w:author="Assessor GDSXSR" w:date="2026-10-31T19:43:38Z">
        <w:r>
          <w:rPr>
            <w:rFonts w:ascii="Arial" w:hAnsi="Arial" w:cs="Arial"/>
            <w:sz w:val="28"/>
            <w:szCs w:val="28"/>
          </w:rPr>
          <w:delText xml:space="preserve">de cálculo </w:delText>
        </w:r>
        <w:r>
          <w:rPr>
            <w:rFonts w:ascii="Arial" w:hAnsi="Arial" w:cs="Arial"/>
            <w:sz w:val="28"/>
            <w:szCs w:val="28"/>
          </w:rPr>
          <w:delText xml:space="preserve">sequer</w:delText>
        </w:r>
      </w:del>
      <w:ins w:id="1166" w:author="Assessor GDSXSR" w:date="2026-10-31T19:43:38Z">
        <w:r>
          <w:rPr>
            <w:rFonts w:ascii="Arial" w:hAnsi="Arial" w:cs="Arial"/>
            <w:color w:val="808080"/>
            <w:sz w:val="28"/>
            <w:szCs w:val="28"/>
          </w:rPr>
          <w:t xml:space="preserve">nem</w:t>
        </w:r>
      </w:ins>
      <w:r>
        <w:rPr>
          <w:rFonts w:ascii="Arial" w:hAnsi="Arial" w:cs="Arial"/>
          <w:sz w:val="28"/>
          <w:szCs w:val="28"/>
        </w:rPr>
        <w:t xml:space="preserve"> aplicar automaticamente a tabela da OAB</w:t>
      </w:r>
      <w:ins w:id="1167" w:author="Assessor GDSXSR" w:date="2026-10-31T19:43:38Z">
        <w:r>
          <w:rPr>
            <w:rFonts w:ascii="Arial" w:hAnsi="Arial" w:cs="Arial"/>
            <w:color w:val="808080"/>
            <w:sz w:val="28"/>
            <w:szCs w:val="28"/>
          </w:rPr>
          <w:t xml:space="preserve"> (CPC 85 § 2º, § 8º e § 8º-A)</w:t>
        </w:r>
      </w:ins>
      <w:r>
        <w:rPr>
          <w:rFonts w:ascii="Arial" w:hAnsi="Arial" w:cs="Arial"/>
          <w:sz w:val="28"/>
          <w:szCs w:val="28"/>
        </w:rPr>
        <w:t xml:space="preserve">.</w:t>
      </w:r>
      <w:commentRangeEnd w:id="6"/>
      <w:r>
        <w:rPr>
          <w:rStyle w:val="CommentReference"/>
        </w:rPr>
        <w:commentReference w:id="6"/>
      </w:r>
    </w:p>
    <w:p w14:paraId="61C39010"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339C8079" w:rsidR="00886ABA" w:rsidRPr="00E87018" w:rsidRDefault="00C5089B"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9</w:t>
      </w:r>
      <w:r w:rsidR="00886ABA" w:rsidRPr="64E63EB0">
        <w:rPr>
          <w:rFonts w:ascii="Arial" w:hAnsi="Arial" w:cs="Arial"/>
          <w:sz w:val="28"/>
          <w:szCs w:val="28"/>
        </w:rPr>
        <w:t xml:space="preserve">. </w:t>
      </w:r>
      <w:r w:rsidRPr="00C5089B">
        <w:rPr>
          <w:rFonts w:ascii="Arial" w:eastAsia="Arial" w:hAnsi="Arial" w:cs="Arial"/>
          <w:color w:val="000000" w:themeColor="text1"/>
          <w:sz w:val="28"/>
          <w:szCs w:val="28"/>
        </w:rPr>
        <w:t>Negou-se provimento ao apelo da autora</w:t>
      </w:r>
      <w:r w:rsidR="00886ABA" w:rsidRPr="64E63EB0">
        <w:rPr>
          <w:rFonts w:ascii="Arial" w:eastAsia="Arial" w:hAnsi="Arial" w:cs="Arial"/>
          <w:color w:val="000000" w:themeColor="text1"/>
          <w:sz w:val="28"/>
          <w:szCs w:val="28"/>
        </w:rPr>
        <w:t xml:space="preserve">. </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450A2AC6" w:rsidR="00886ABA" w:rsidRPr="003B32F2"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w:t>
      </w:r>
      <w:del w:id="1168" w:author="Assessor GDSXSR" w:date="2026-10-31T19:43:38Z">
        <w:r>
          <w:rPr>
            <w:rFonts w:ascii="Arial" w:eastAsia="Arial" w:hAnsi="Arial" w:cs="Arial"/>
            <w:color w:val="000000" w:themeColor="text1"/>
            <w:sz w:val="26"/>
            <w:szCs w:val="26"/>
          </w:rPr>
          <w:delText xml:space="preserve">, art.</w:delText>
        </w:r>
      </w:del>
      <w:r>
        <w:rPr>
          <w:rFonts w:ascii="Arial" w:eastAsia="Arial" w:hAnsi="Arial" w:cs="Arial"/>
          <w:color w:val="000000" w:themeColor="text1"/>
          <w:sz w:val="26"/>
          <w:szCs w:val="26"/>
        </w:rPr>
        <w:t xml:space="preserve"> 42</w:t>
      </w:r>
      <w:del w:id="1169" w:author="Assessor GDSXSR" w:date="2026-10-31T19:43:38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parágrafo único; CPC</w:t>
      </w:r>
      <w:ins w:id="1170" w:author="Assessor GDSXSR" w:date="2026-10-31T19:43:38Z">
        <w:r>
          <w:rPr>
            <w:rFonts w:ascii="Arial" w:eastAsia="Arial" w:hAnsi="Arial" w:cs="Arial"/>
            <w:color w:val="808080"/>
            <w:sz w:val="26"/>
            <w:szCs w:val="26"/>
          </w:rPr>
          <w:t xml:space="preserve"> 85 §§ 2º</w:t>
        </w:r>
      </w:ins>
      <w:r>
        <w:rPr>
          <w:rFonts w:ascii="Arial" w:eastAsia="Arial" w:hAnsi="Arial" w:cs="Arial"/>
          <w:color w:val="000000" w:themeColor="text1"/>
          <w:sz w:val="26"/>
          <w:szCs w:val="26"/>
        </w:rPr>
        <w:t xml:space="preserve">, </w:t>
      </w:r>
      <w:del w:id="1171" w:author="Assessor GDSXSR" w:date="2026-10-31T19:43:38Z">
        <w:r>
          <w:rPr>
            <w:rFonts w:ascii="Arial" w:eastAsia="Arial" w:hAnsi="Arial" w:cs="Arial"/>
            <w:color w:val="000000" w:themeColor="text1"/>
            <w:sz w:val="26"/>
            <w:szCs w:val="26"/>
          </w:rPr>
          <w:delText xml:space="preserve">art.</w:delText>
        </w:r>
      </w:del>
      <w:ins w:id="1172" w:author="Assessor GDSXSR" w:date="2026-10-31T19:43:38Z">
        <w:r>
          <w:rPr>
            <w:rFonts w:ascii="Arial" w:eastAsia="Arial" w:hAnsi="Arial" w:cs="Arial"/>
            <w:color w:val="808080"/>
            <w:sz w:val="26"/>
            <w:szCs w:val="26"/>
          </w:rPr>
          <w:t xml:space="preserve">8º,</w:t>
        </w:r>
      </w:ins>
      <w:r>
        <w:rPr>
          <w:rFonts w:ascii="Arial" w:eastAsia="Arial" w:hAnsi="Arial" w:cs="Arial"/>
          <w:color w:val="000000" w:themeColor="text1"/>
          <w:sz w:val="26"/>
          <w:szCs w:val="26"/>
        </w:rPr>
        <w:t xml:space="preserve"> </w:t>
      </w:r>
      <w:del w:id="1173" w:author="Assessor GDSXSR" w:date="2026-10-31T19:43:38Z">
        <w:r>
          <w:rPr>
            <w:rFonts w:ascii="Arial" w:eastAsia="Arial" w:hAnsi="Arial" w:cs="Arial"/>
            <w:color w:val="000000" w:themeColor="text1"/>
            <w:sz w:val="26"/>
            <w:szCs w:val="26"/>
          </w:rPr>
          <w:delText xml:space="preserve">85,</w:delText>
        </w:r>
      </w:del>
      <w:ins w:id="1174" w:author="Assessor GDSXSR" w:date="2026-10-31T19:43:38Z">
        <w:r>
          <w:rPr>
            <w:rFonts w:ascii="Arial" w:eastAsia="Arial" w:hAnsi="Arial" w:cs="Arial"/>
            <w:color w:val="808080"/>
            <w:sz w:val="26"/>
            <w:szCs w:val="26"/>
          </w:rPr>
          <w:t xml:space="preserve">8º-A e 11; CPC 98</w:t>
        </w:r>
      </w:ins>
      <w:r>
        <w:rPr>
          <w:rFonts w:ascii="Arial" w:eastAsia="Arial" w:hAnsi="Arial" w:cs="Arial"/>
          <w:color w:val="000000" w:themeColor="text1"/>
          <w:sz w:val="26"/>
          <w:szCs w:val="26"/>
        </w:rPr>
        <w:t xml:space="preserve"> § </w:t>
      </w:r>
      <w:del w:id="1175" w:author="Assessor GDSXSR" w:date="2026-10-31T19:43:38Z">
        <w:r>
          <w:rPr>
            <w:rFonts w:ascii="Arial" w:eastAsia="Arial" w:hAnsi="Arial" w:cs="Arial"/>
            <w:color w:val="000000" w:themeColor="text1"/>
            <w:sz w:val="26"/>
            <w:szCs w:val="26"/>
          </w:rPr>
          <w:delText xml:space="preserve">2º</w:delText>
        </w:r>
      </w:del>
      <w:ins w:id="1176" w:author="Assessor GDSXSR" w:date="2026-10-31T19:43:38Z">
        <w:r>
          <w:rPr>
            <w:rFonts w:ascii="Arial" w:eastAsia="Arial" w:hAnsi="Arial" w:cs="Arial"/>
            <w:color w:val="808080"/>
            <w:sz w:val="26"/>
            <w:szCs w:val="26"/>
          </w:rPr>
          <w:t xml:space="preserve">3º</w:t>
        </w:r>
      </w:ins>
      <w:r>
        <w:rPr>
          <w:rFonts w:ascii="Arial" w:eastAsia="Arial" w:hAnsi="Arial" w:cs="Arial"/>
          <w:color w:val="000000" w:themeColor="text1"/>
          <w:sz w:val="26"/>
          <w:szCs w:val="26"/>
        </w:rPr>
        <w:t xml:space="preserve">.</w:t>
      </w:r>
    </w:p>
    <w:p w14:paraId="43D43365" w14:textId="1589CF9C" w:rsidR="00886ABA" w:rsidRPr="003B32F2" w:rsidRDefault="00886ABA" w:rsidP="00886ABA">
      <w:pPr>
        <w:spacing w:after="0" w:line="360" w:lineRule="auto"/>
        <w:jc w:val="both"/>
        <w:rPr>
          <w:rFonts w:ascii="Arial" w:eastAsia="Arial" w:hAnsi="Arial" w:cs="Arial"/>
          <w:color w:val="000000" w:themeColor="text1"/>
          <w:sz w:val="26"/>
          <w:szCs w:val="26"/>
        </w:rPr>
      </w:pPr>
      <w:commentRangeStart w:id="7"/>
      <w:r>
        <w:rPr>
          <w:rFonts w:ascii="Arial" w:eastAsia="Arial" w:hAnsi="Arial" w:cs="Arial"/>
          <w:i/>
          <w:iCs/>
          <w:color w:val="000000" w:themeColor="text1"/>
          <w:sz w:val="26"/>
          <w:szCs w:val="26"/>
        </w:rPr>
        <w:t xml:space="preserve">Jurisprudência relevante citada: </w:t>
      </w:r>
      <w:del w:id="1177" w:author="Assessor GDSXSR" w:date="2026-10-31T19:43:38Z">
        <w:r>
          <w:rPr>
            <w:rFonts w:ascii="Arial" w:eastAsia="Arial" w:hAnsi="Arial" w:cs="Arial"/>
            <w:color w:val="000000" w:themeColor="text1"/>
            <w:sz w:val="26"/>
            <w:szCs w:val="26"/>
          </w:rPr>
          <w:delText xml:space="preserve">TJDFT,</w:delText>
        </w:r>
        <w:r>
          <w:rPr>
            <w:rFonts w:ascii="Arial" w:eastAsia="Arial" w:hAnsi="Arial" w:cs="Arial"/>
            <w:color w:val="000000" w:themeColor="text1"/>
            <w:sz w:val="26"/>
            <w:szCs w:val="26"/>
          </w:rPr>
          <w:delText xml:space="preserve"> </w:delText>
        </w:r>
      </w:del>
      <w:r>
        <w:rPr>
          <w:rFonts w:ascii="Arial" w:eastAsia="Arial" w:hAnsi="Arial" w:cs="Arial"/>
          <w:color w:val="000000" w:themeColor="text1"/>
          <w:sz w:val="26"/>
          <w:szCs w:val="26"/>
        </w:rPr>
        <w:t xml:space="preserve">Acórdão 2147469,</w:t>
      </w:r>
      <w:del w:id="1178" w:author="Assessor GDSXSR" w:date="2026-10-31T19:43:38Z">
        <w:r>
          <w:rPr>
            <w:rFonts w:ascii="Arial" w:eastAsia="Arial" w:hAnsi="Arial" w:cs="Arial"/>
            <w:color w:val="000000" w:themeColor="text1"/>
            <w:sz w:val="26"/>
            <w:szCs w:val="26"/>
          </w:rPr>
          <w:delText xml:space="preserve"> </w:delText>
        </w:r>
        <w:r>
          <w:rPr>
            <w:rFonts w:ascii="Arial" w:eastAsia="Arial" w:hAnsi="Arial" w:cs="Arial"/>
            <w:color w:val="000000" w:themeColor="text1"/>
            <w:sz w:val="26"/>
            <w:szCs w:val="26"/>
          </w:rPr>
          <w:delText xml:space="preserve"> </w:delText>
        </w:r>
        <w:r>
          <w:rPr>
            <w:rFonts w:ascii="Arial" w:eastAsia="Arial" w:hAnsi="Arial" w:cs="Arial"/>
            <w:caps/>
            <w:color w:val="000000" w:themeColor="text1"/>
            <w:sz w:val="26"/>
            <w:szCs w:val="26"/>
          </w:rPr>
          <w:delText xml:space="preserve">APC</w:delText>
        </w:r>
      </w:del>
      <w:ins w:id="1179" w:author="Assessor GDSXSR" w:date="2026-10-31T19:43:38Z">
        <w:r>
          <w:rPr>
            <w:rFonts w:ascii="Arial" w:eastAsia="Arial" w:hAnsi="Arial" w:cs="Arial"/>
            <w:color w:val="808080"/>
            <w:sz w:val="26"/>
            <w:szCs w:val="26"/>
          </w:rPr>
          <w:t xml:space="preserve"> Processo nº</w:t>
        </w:r>
      </w:ins>
      <w:r>
        <w:rPr>
          <w:rFonts w:ascii="Arial" w:eastAsia="Arial" w:hAnsi="Arial" w:cs="Arial"/>
          <w:caps/>
          <w:color w:val="000000" w:themeColor="text1"/>
          <w:sz w:val="26"/>
          <w:szCs w:val="26"/>
        </w:rPr>
        <w:t xml:space="preserve"> </w:t>
      </w:r>
      <w:r>
        <w:rPr>
          <w:rFonts w:ascii="Arial" w:eastAsia="Arial" w:hAnsi="Arial" w:cs="Arial"/>
          <w:color w:val="000000" w:themeColor="text1"/>
          <w:sz w:val="26"/>
          <w:szCs w:val="26"/>
        </w:rPr>
        <w:t xml:space="preserve">0727294-34.2025.8.07.0003, Rel. </w:t>
      </w:r>
      <w:r>
        <w:rPr>
          <w:rFonts w:ascii="Arial" w:eastAsia="Arial" w:hAnsi="Arial" w:cs="Arial"/>
          <w:color w:val="000000" w:themeColor="text1"/>
          <w:sz w:val="26"/>
          <w:szCs w:val="26"/>
        </w:rPr>
        <w:t xml:space="preserve">Des. </w:t>
      </w:r>
      <w:r>
        <w:rPr>
          <w:rFonts w:ascii="Arial" w:eastAsia="Arial" w:hAnsi="Arial" w:cs="Arial"/>
          <w:color w:val="000000" w:themeColor="text1"/>
          <w:sz w:val="26"/>
          <w:szCs w:val="26"/>
        </w:rPr>
        <w:t xml:space="preserve">Roberval</w:t>
      </w:r>
      <w:r>
        <w:rPr>
          <w:rFonts w:ascii="Arial" w:eastAsia="Arial" w:hAnsi="Arial" w:cs="Arial"/>
          <w:color w:val="000000" w:themeColor="text1"/>
          <w:sz w:val="26"/>
          <w:szCs w:val="26"/>
        </w:rPr>
        <w:t xml:space="preserve"> Casemiro Belinati, 4ª Turma Cível, j. 01/07/2026, DJe 17/07/2026.</w:t>
      </w:r>
      <w:commentRangeEnd w:id="7"/>
      <w:r>
        <w:rPr>
          <w:rStyle w:val="CommentReference"/>
        </w:rPr>
        <w:commentReference w:id="7"/>
      </w:r>
    </w:p>
    <w:p w14:paraId="58E96891" w14:textId="77777777" w:rsidR="00886ABA" w:rsidRDefault="00886ABA" w:rsidP="00DB1301">
      <w:pPr>
        <w:spacing w:after="0" w:line="360" w:lineRule="auto"/>
        <w:rPr>
          <w:rFonts w:ascii="Arial" w:hAnsi="Arial" w:cs="Arial"/>
          <w:sz w:val="28"/>
          <w:szCs w:val="28"/>
        </w:rPr>
      </w:pPr>
    </w:p>
    <w:p w14:paraId="5D084906" w14:textId="77777777" w:rsidR="00C5089B" w:rsidRPr="003B32F2" w:rsidRDefault="00C5089B" w:rsidP="003B32F2">
      <w:pPr>
        <w:spacing w:after="0" w:line="360" w:lineRule="auto"/>
        <w:jc w:val="both"/>
        <w:rPr>
          <w:rFonts w:cstheme="minorHAnsi"/>
          <w:b/>
          <w:bCs/>
          <w:color w:val="FF0000"/>
        </w:rPr>
      </w:pPr>
      <w:r w:rsidRPr="003B32F2">
        <w:rPr>
          <w:rFonts w:cstheme="minorHAnsi"/>
          <w:b/>
          <w:bCs/>
          <w:color w:val="FF0000"/>
        </w:rPr>
        <w:t>RESUMO DA APELAÇÃO</w:t>
      </w:r>
    </w:p>
    <w:p w14:paraId="21E66371"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I. RAZÕES RECURSAIS</w:t>
      </w:r>
    </w:p>
    <w:p w14:paraId="1E81ADFC"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Admissibilidade do recurso</w:t>
      </w:r>
    </w:p>
    <w:p w14:paraId="6FFC5E68"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sustenta a tempestividade do recurso, diante da publicação da sentença em 29/07/2026 e do término do prazo recursal em 21/08/2026, bem como a dispensa do preparo por ser beneficiária da gratuidade da justiça.</w:t>
      </w:r>
    </w:p>
    <w:p w14:paraId="3FBEAF05"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Abusividade dos juros remuneratórios</w:t>
      </w:r>
    </w:p>
    <w:p w14:paraId="114D3ABF"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afirma que os três contratos de empréstimo foram celebrados com juros remuneratórios de 19,85% ao mês, enquanto as taxas médias de mercado divulgadas pelo Banco Central variavam entre 5,38% e 6,22% ao mês. Destaca que a própria sentença reconheceu serem as taxas contratadas manifestamente desproporcionais e excessivas, aproximadamente quatro vezes superiores à média de mercado, determinando o recálculo dos contratos.</w:t>
      </w:r>
    </w:p>
    <w:p w14:paraId="5AD36263"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Dano moral decorrente do abuso de direito</w:t>
      </w:r>
    </w:p>
    <w:p w14:paraId="7A726839"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defende que a imposição de juros excessivamente superiores à média de mercado caracteriza abuso do poder econômico e abuso de direito, nos termos do art. 187 do Código Civil, não podendo ser tratada como mero aborrecimento decorrente de contratação voluntária. Sustenta que a liberdade contratual não legitima obrigações iníquas ou incompatíveis com a reciprocidade, a função social do contrato e a proteção constitucional do consumidor.</w:t>
      </w:r>
    </w:p>
    <w:p w14:paraId="12154101"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Violação da boa-fé objetiva e onerosidade excessiva</w:t>
      </w:r>
    </w:p>
    <w:p w14:paraId="546B8539"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argumenta que a instituição financeira violou os deveres de lealdade, cautela e boa-fé objetiva previstos nos arts. 113 e 422 do Código Civil, ao conceder empréstimos mediante taxas excessivamente onerosas e sem justificativa plausível. Invoca também o art. 51, IV e § 1º, III, do Código de Defesa do Consumidor, segundo o qual são nulas as cláusulas que imponham desvantagem exagerada ou onerosidade excessiva ao consumidor.</w:t>
      </w:r>
    </w:p>
    <w:p w14:paraId="3BE2CEF3"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Responsabilidade objetiva da instituição financeira</w:t>
      </w:r>
    </w:p>
    <w:p w14:paraId="072A01B2"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sustenta que a responsabilidade do fornecedor de serviços bancários é objetiva, conforme o art. 14 do Código de Defesa do Consumidor. Embora a apuração da culpa não seja necessária para configurar o dever de indenizar, o grau de reprovação da conduta deve ser considerado na quantificação do dano moral, especialmente porque os contratos contavam com garantia de pagamento e, ainda assim, foram submetidos a juros muito superiores aos parâmetros de mercado.</w:t>
      </w:r>
    </w:p>
    <w:p w14:paraId="718FACBA"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Extensão e repercussão do dano</w:t>
      </w:r>
    </w:p>
    <w:p w14:paraId="2FE25C13"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afirma que os prejuízos não foram pontuais, pois se prolongaram durante a execução dos três contratos e poderiam conduzir ao pagamento de valor correspondente a três ou quatro vezes o capital recebido. Acrescenta que a instituição financeira teria se aproveitado da necessidade econômica da consumidora, submetendo-a a contratação sem equivalência material entre as prestações.</w:t>
      </w:r>
    </w:p>
    <w:p w14:paraId="19F30C29"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Ausência de culpa concorrente</w:t>
      </w:r>
    </w:p>
    <w:p w14:paraId="1C2650C5"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alega não ter contribuído para o agravamento do dano, afirmando que buscou solucionar a controvérsia e que a cobrança abusiva decorreu exclusivamente da conduta da instituição financeira.</w:t>
      </w:r>
    </w:p>
    <w:p w14:paraId="04F5612C"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Critérios para a fixação da indenização</w:t>
      </w:r>
    </w:p>
    <w:p w14:paraId="549D9306"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sustenta que a indenização deve considerar a extensão do dano, o grau de reprovação da conduta, a ausência de culpa da consumidora, a capacidade econômica da instituição financeira, as condições pessoais da vítima, o caráter punitivo-pedagógico da reparação e os princípios da razoabilidade e da proporcionalidade. Argumenta que a ausência de condenação não produz efeito preventivo suficiente para desestimular a repetição da prática.</w:t>
      </w:r>
    </w:p>
    <w:p w14:paraId="3C1E364E"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Condições pessoais da consumidora</w:t>
      </w:r>
    </w:p>
    <w:p w14:paraId="6E16221A"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afirma ser beneficiária de prestação continuada destinada à pessoa com deficiência e possuir renda reduzida, circunstância que evidenciaria acentuada desigualdade econômica entre as partes e agravaria os efeitos da contratação excessivamente onerosa.</w:t>
      </w:r>
    </w:p>
    <w:p w14:paraId="6227427E"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Repetição do indébito em dobro</w:t>
      </w:r>
    </w:p>
    <w:p w14:paraId="172ED024"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impugna a restituição simples determinada na sentença e sustenta que a devolução em dobro prevista no art. 42, parágrafo único, do Código de Defesa do Consumidor independe da demonstração de má-fé subjetiva, bastando que a cobrança indevida represente comportamento contrário à boa-fé objetiva. Invoca o entendimento firmado no EREsp n.º 1.413.542/RS e sua modulação temporal, segundo a qual a devolução em dobro se aplica às cobranças privadas realizadas após 30/03/2021.</w:t>
      </w:r>
    </w:p>
    <w:p w14:paraId="79F3ABEC"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Como os contratos controvertidos teriam sido celebrados em maio e junho de 2024 e fevereiro de 2025, a apelante defende que os valores pagos indevidamente devem ser restituídos em dobro, após o recálculo pela taxa média de mercado, com apuração do montante na fase de liquidação de sentença. Apesar disso, o pedido recursal foi formulado de maneira abrangente para que eventuais descontos anteriores a 30/03/2021 sejam devolvidos de forma simples e os posteriores, em dobro.</w:t>
      </w:r>
    </w:p>
    <w:p w14:paraId="14177B71"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Distribuição da sucumbência</w:t>
      </w:r>
    </w:p>
    <w:p w14:paraId="63E75785"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afirma que obteve êxito nos pedidos de revisão contratual e restituição dos valores pagos indevidamente, tendo sucumbido apenas quanto à devolução em dobro e ao dano moral. Sustenta que, caso sejam acolhidas essas pretensões recursais, a instituição financeira deverá responder integralmente pelos ônus sucumbenciais, com afastamento da sucumbência recíproca.</w:t>
      </w:r>
    </w:p>
    <w:p w14:paraId="3D156F5F"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Base de cálculo dos honorários advocatícios</w:t>
      </w:r>
    </w:p>
    <w:p w14:paraId="7A5E521F"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alega que a fixação dos honorários em 10% sobre o valor da condenação, com atribuição de apenas 60% dessa verba à instituição financeira, resultou em honorários de aproximadamente R$ 440,99, montante considerado irrisório diante da complexidade da causa, do trabalho desenvolvido, do tempo de tramitação e da natureza alimentar da verba.</w:t>
      </w:r>
    </w:p>
    <w:p w14:paraId="0F815B76"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Defende que os honorários sejam fixados sobre o valor atualizado da causa, pois a adoção do proveito econômico conduziu a remuneração desproporcional e incompatível com os critérios do art. 85, § 2º, do Código de Processo Civil. Subsidiariamente, requer a aplicação do art. 85, § 8º-A, do CPC e dos valores previstos na Tabela de Honorários da OAB/DF.</w:t>
      </w:r>
    </w:p>
    <w:p w14:paraId="709E7C6E"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II. PEDIDO</w:t>
      </w:r>
    </w:p>
    <w:p w14:paraId="08F96DB0" w14:textId="0B187B81" w:rsidR="00E87018" w:rsidRPr="003B32F2" w:rsidRDefault="00C5089B" w:rsidP="003B32F2">
      <w:pPr>
        <w:spacing w:after="0" w:line="360" w:lineRule="auto"/>
        <w:jc w:val="both"/>
        <w:rPr>
          <w:rFonts w:cstheme="minorHAnsi"/>
        </w:rPr>
      </w:pPr>
      <w:r w:rsidRPr="003B32F2">
        <w:rPr>
          <w:rFonts w:cstheme="minorHAnsi"/>
          <w:color w:val="FF0000"/>
        </w:rPr>
        <w:t>Requer o conhecimento e o total provimento da apelação para reformar parcialmente a sentença, a fim de: condenar a instituição financeira ao pagamento de R$ 20.000,00 por danos morais, com correção monetária pelo INPC a partir do arbitramento e juros de mora de 1% ao mês desde o evento danoso; determinar a restituição simples dos descontos eventualmente ocorridos até 30/03/2021 e em dobro dos posteriores a essa data, após revisão dos contratos pelas taxas médias do Banco Central; afastar a sucumbência recíproca; e atribuir exclusivamente à parte apelada o pagamento dos honorários advocatícios, fixados sobre o valor atualizado da causa ou, subsidiariamente, conforme a Tabela da OAB/DF.</w:t>
      </w:r>
    </w:p>
    <w:p w14:paraId="5350F300" w14:textId="77777777" w:rsidR="00886ABA" w:rsidRDefault="00886ABA" w:rsidP="00DB1301">
      <w:pPr>
        <w:spacing w:after="0" w:line="360" w:lineRule="auto"/>
        <w:rPr>
          <w:del w:id="1577" w:author="Assessor GDSXSR" w:date="2026-10-31T19:43:38Z"/>
          <w:rFonts w:ascii="Arial" w:hAnsi="Arial" w:cs="Arial"/>
          <w:sz w:val="28"/>
          <w:szCs w:val="28"/>
        </w:rPr>
      </w:pPr>
    </w:p>
    <w:p w14:paraId="1FFAE93F" w14:textId="77777777" w:rsidR="003B32F2" w:rsidRDefault="003B32F2" w:rsidP="00355C73">
      <w:pPr>
        <w:spacing w:after="0" w:line="360" w:lineRule="auto"/>
        <w:jc w:val="center"/>
        <w:outlineLvl w:val="0"/>
        <w:rPr>
          <w:del w:id="1578" w:author="Assessor GDSXSR" w:date="2026-10-31T19:43:38Z"/>
          <w:rFonts w:ascii="Arial" w:hAnsi="Arial" w:cs="Arial"/>
          <w:b/>
          <w:bCs/>
          <w:sz w:val="28"/>
          <w:szCs w:val="28"/>
        </w:rPr>
      </w:pPr>
    </w:p>
    <w:p w14:paraId="70B11658" w14:textId="77777777" w:rsidR="003B32F2" w:rsidRDefault="003B32F2" w:rsidP="00355C73">
      <w:pPr>
        <w:spacing w:after="0" w:line="360" w:lineRule="auto"/>
        <w:jc w:val="center"/>
        <w:outlineLvl w:val="0"/>
        <w:rPr>
          <w:del w:id="1579" w:author="Assessor GDSXSR" w:date="2026-10-31T19:43:38Z"/>
          <w:rFonts w:ascii="Arial" w:hAnsi="Arial" w:cs="Arial"/>
          <w:b/>
          <w:bCs/>
          <w:sz w:val="28"/>
          <w:szCs w:val="28"/>
        </w:rPr>
      </w:pPr>
    </w:p>
    <w:p w14:paraId="792D1DA9" w14:textId="77777777" w:rsidR="003B32F2" w:rsidRDefault="003B32F2" w:rsidP="00355C73">
      <w:pPr>
        <w:spacing w:after="0" w:line="360" w:lineRule="auto"/>
        <w:jc w:val="center"/>
        <w:outlineLvl w:val="0"/>
        <w:rPr>
          <w:del w:id="1580" w:author="Assessor GDSXSR" w:date="2026-10-31T19:43:38Z"/>
          <w:rFonts w:ascii="Arial" w:hAnsi="Arial" w:cs="Arial"/>
          <w:b/>
          <w:bCs/>
          <w:sz w:val="28"/>
          <w:szCs w:val="28"/>
        </w:rPr>
      </w:pPr>
    </w:p>
    <w:p w14:paraId="3B0EEFBF" w14:textId="77777777" w:rsidR="003B32F2" w:rsidRDefault="003B32F2" w:rsidP="00355C73">
      <w:pPr>
        <w:spacing w:after="0" w:line="360" w:lineRule="auto"/>
        <w:jc w:val="center"/>
        <w:outlineLvl w:val="0"/>
        <w:rPr>
          <w:del w:id="1581" w:author="Assessor GDSXSR" w:date="2026-10-31T19:43:38Z"/>
          <w:rFonts w:ascii="Arial" w:hAnsi="Arial" w:cs="Arial"/>
          <w:b/>
          <w:bCs/>
          <w:sz w:val="28"/>
          <w:szCs w:val="28"/>
        </w:rPr>
      </w:pPr>
    </w:p>
    <w:p w14:paraId="549FDD64" w14:textId="77777777" w:rsidR="003B32F2" w:rsidRDefault="003B32F2" w:rsidP="00355C73">
      <w:pPr>
        <w:spacing w:after="0" w:line="360" w:lineRule="auto"/>
        <w:jc w:val="center"/>
        <w:outlineLvl w:val="0"/>
        <w:rPr>
          <w:del w:id="1582" w:author="Assessor GDSXSR" w:date="2026-10-31T19:43:38Z"/>
          <w:rFonts w:ascii="Arial" w:hAnsi="Arial" w:cs="Arial"/>
          <w:b/>
          <w:bCs/>
          <w:sz w:val="28"/>
          <w:szCs w:val="28"/>
        </w:rPr>
      </w:pPr>
    </w:p>
    <w:p w14:paraId="7333C8AD" w14:textId="77777777" w:rsidR="003B32F2" w:rsidRDefault="003B32F2" w:rsidP="00355C73">
      <w:pPr>
        <w:spacing w:after="0" w:line="360" w:lineRule="auto"/>
        <w:jc w:val="center"/>
        <w:outlineLvl w:val="0"/>
        <w:rPr>
          <w:del w:id="1583" w:author="Assessor GDSXSR" w:date="2026-10-31T19:43:38Z"/>
          <w:rFonts w:ascii="Arial" w:hAnsi="Arial" w:cs="Arial"/>
          <w:b/>
          <w:bCs/>
          <w:sz w:val="28"/>
          <w:szCs w:val="28"/>
        </w:rPr>
      </w:pPr>
    </w:p>
    <w:p w14:paraId="222D2E07" w14:textId="77777777" w:rsidR="003B32F2" w:rsidRDefault="003B32F2" w:rsidP="00355C73">
      <w:pPr>
        <w:spacing w:after="0" w:line="360" w:lineRule="auto"/>
        <w:jc w:val="center"/>
        <w:outlineLvl w:val="0"/>
        <w:rPr>
          <w:del w:id="1584" w:author="Assessor GDSXSR" w:date="2026-10-31T19:43:38Z"/>
          <w:rFonts w:ascii="Arial" w:hAnsi="Arial" w:cs="Arial"/>
          <w:b/>
          <w:bCs/>
          <w:sz w:val="28"/>
          <w:szCs w:val="28"/>
        </w:rPr>
      </w:pPr>
    </w:p>
    <w:p w14:paraId="7BD6112B" w14:textId="77777777" w:rsidR="003B32F2" w:rsidRDefault="003B32F2" w:rsidP="00355C73">
      <w:pPr>
        <w:spacing w:after="0" w:line="360" w:lineRule="auto"/>
        <w:jc w:val="center"/>
        <w:outlineLvl w:val="0"/>
        <w:rPr>
          <w:del w:id="1585" w:author="Assessor GDSXSR" w:date="2026-10-31T19:43:38Z"/>
          <w:rFonts w:ascii="Arial" w:hAnsi="Arial" w:cs="Arial"/>
          <w:b/>
          <w:bCs/>
          <w:sz w:val="28"/>
          <w:szCs w:val="28"/>
        </w:rPr>
      </w:pPr>
    </w:p>
    <w:p w14:paraId="45195F10" w14:textId="77777777" w:rsidR="003B32F2" w:rsidRDefault="003B32F2" w:rsidP="00355C73">
      <w:pPr>
        <w:spacing w:after="0" w:line="360" w:lineRule="auto"/>
        <w:jc w:val="center"/>
        <w:outlineLvl w:val="0"/>
        <w:rPr>
          <w:del w:id="1586" w:author="Assessor GDSXSR" w:date="2026-10-31T19:43:38Z"/>
          <w:rFonts w:ascii="Arial" w:hAnsi="Arial" w:cs="Arial"/>
          <w:b/>
          <w:bCs/>
          <w:sz w:val="28"/>
          <w:szCs w:val="28"/>
        </w:rPr>
      </w:pPr>
    </w:p>
    <w:p w14:paraId="0F187DDA" w14:textId="77777777" w:rsidR="003B32F2" w:rsidRDefault="003B32F2" w:rsidP="00355C73">
      <w:pPr>
        <w:spacing w:after="0" w:line="360" w:lineRule="auto"/>
        <w:jc w:val="center"/>
        <w:outlineLvl w:val="0"/>
        <w:rPr>
          <w:del w:id="1587" w:author="Assessor GDSXSR" w:date="2026-10-31T19:43:38Z"/>
          <w:rFonts w:ascii="Arial" w:hAnsi="Arial" w:cs="Arial"/>
          <w:b/>
          <w:bCs/>
          <w:sz w:val="28"/>
          <w:szCs w:val="28"/>
        </w:rPr>
      </w:pPr>
    </w:p>
    <w:p w14:paraId="6B437EAF" w14:textId="77777777" w:rsidR="003B32F2" w:rsidRDefault="003B32F2" w:rsidP="00355C73">
      <w:pPr>
        <w:spacing w:after="0" w:line="360" w:lineRule="auto"/>
        <w:jc w:val="center"/>
        <w:outlineLvl w:val="0"/>
        <w:rPr>
          <w:del w:id="1588" w:author="Assessor GDSXSR" w:date="2026-10-31T19:43:38Z"/>
          <w:rFonts w:ascii="Arial" w:hAnsi="Arial" w:cs="Arial"/>
          <w:b/>
          <w:bCs/>
          <w:sz w:val="28"/>
          <w:szCs w:val="28"/>
        </w:rPr>
      </w:pPr>
    </w:p>
    <w:p w14:paraId="5723DB37" w14:textId="77777777" w:rsidR="003B32F2" w:rsidRDefault="003B32F2" w:rsidP="00355C73">
      <w:pPr>
        <w:spacing w:after="0" w:line="360" w:lineRule="auto"/>
        <w:jc w:val="center"/>
        <w:outlineLvl w:val="0"/>
        <w:rPr>
          <w:del w:id="1589" w:author="Assessor GDSXSR" w:date="2026-10-31T19:43:38Z"/>
          <w:rFonts w:ascii="Arial" w:hAnsi="Arial" w:cs="Arial"/>
          <w:b/>
          <w:bCs/>
          <w:sz w:val="28"/>
          <w:szCs w:val="28"/>
        </w:rPr>
      </w:pPr>
    </w:p>
    <w:p w14:paraId="5BAB3CBF" w14:textId="77777777" w:rsidR="003B32F2" w:rsidRDefault="003B32F2" w:rsidP="00355C73">
      <w:pPr>
        <w:spacing w:after="0" w:line="360" w:lineRule="auto"/>
        <w:jc w:val="center"/>
        <w:outlineLvl w:val="0"/>
        <w:rPr>
          <w:del w:id="1590" w:author="Assessor GDSXSR" w:date="2026-10-31T19:43:38Z"/>
          <w:rFonts w:ascii="Arial" w:hAnsi="Arial" w:cs="Arial"/>
          <w:b/>
          <w:bCs/>
          <w:sz w:val="28"/>
          <w:szCs w:val="28"/>
        </w:rPr>
      </w:pPr>
    </w:p>
    <w:p w14:paraId="49A3F633" w14:textId="77777777" w:rsidR="003B32F2" w:rsidRDefault="003B32F2" w:rsidP="00355C73">
      <w:pPr>
        <w:spacing w:after="0" w:line="360" w:lineRule="auto"/>
        <w:jc w:val="center"/>
        <w:outlineLvl w:val="0"/>
        <w:rPr>
          <w:del w:id="1591" w:author="Assessor GDSXSR" w:date="2026-10-31T19:43:38Z"/>
          <w:rFonts w:ascii="Arial" w:hAnsi="Arial" w:cs="Arial"/>
          <w:b/>
          <w:bCs/>
          <w:sz w:val="28"/>
          <w:szCs w:val="28"/>
        </w:rPr>
      </w:pPr>
    </w:p>
    <w:p w14:paraId="64C5F1E1" w14:textId="77777777" w:rsidR="003B32F2" w:rsidRDefault="003B32F2" w:rsidP="00355C73">
      <w:pPr>
        <w:spacing w:after="0" w:line="360" w:lineRule="auto"/>
        <w:jc w:val="center"/>
        <w:outlineLvl w:val="0"/>
        <w:rPr>
          <w:del w:id="1592" w:author="Assessor GDSXSR" w:date="2026-10-31T19:43:38Z"/>
          <w:rFonts w:ascii="Arial" w:hAnsi="Arial" w:cs="Arial"/>
          <w:b/>
          <w:bCs/>
          <w:sz w:val="28"/>
          <w:szCs w:val="28"/>
        </w:rPr>
      </w:pPr>
    </w:p>
    <w:p w14:paraId="7815AC79" w14:textId="77777777" w:rsidR="003B32F2" w:rsidRDefault="003B32F2" w:rsidP="00355C73">
      <w:pPr>
        <w:spacing w:after="0" w:line="360" w:lineRule="auto"/>
        <w:jc w:val="center"/>
        <w:outlineLvl w:val="0"/>
        <w:rPr>
          <w:del w:id="1593" w:author="Assessor GDSXSR" w:date="2026-10-31T19:43:38Z"/>
          <w:rFonts w:ascii="Arial" w:hAnsi="Arial" w:cs="Arial"/>
          <w:b/>
          <w:bCs/>
          <w:sz w:val="28"/>
          <w:szCs w:val="28"/>
        </w:rPr>
      </w:pPr>
    </w:p>
    <w:p w14:paraId="32E6EBC7" w14:textId="77777777" w:rsidR="003B32F2" w:rsidRDefault="003B32F2" w:rsidP="00355C73">
      <w:pPr>
        <w:spacing w:after="0" w:line="360" w:lineRule="auto"/>
        <w:jc w:val="center"/>
        <w:outlineLvl w:val="0"/>
        <w:rPr>
          <w:del w:id="1594" w:author="Assessor GDSXSR" w:date="2026-10-31T19:43:38Z"/>
          <w:rFonts w:ascii="Arial" w:hAnsi="Arial" w:cs="Arial"/>
          <w:b/>
          <w:bCs/>
          <w:sz w:val="28"/>
          <w:szCs w:val="28"/>
        </w:rPr>
      </w:pPr>
    </w:p>
    <w:p w14:paraId="12C6189E" w14:textId="77777777" w:rsidR="003B32F2" w:rsidRDefault="003B32F2" w:rsidP="00355C73">
      <w:pPr>
        <w:spacing w:after="0" w:line="360" w:lineRule="auto"/>
        <w:jc w:val="center"/>
        <w:outlineLvl w:val="0"/>
        <w:rPr>
          <w:del w:id="1595" w:author="Assessor GDSXSR" w:date="2026-10-31T19:43:38Z"/>
          <w:rFonts w:ascii="Arial" w:hAnsi="Arial" w:cs="Arial"/>
          <w:b/>
          <w:bCs/>
          <w:sz w:val="28"/>
          <w:szCs w:val="28"/>
        </w:rPr>
      </w:pPr>
    </w:p>
    <w:p w14:paraId="45E2B8A5" w14:textId="77777777" w:rsidR="003B32F2" w:rsidRDefault="003B32F2" w:rsidP="00355C73">
      <w:pPr>
        <w:spacing w:after="0" w:line="360" w:lineRule="auto"/>
        <w:jc w:val="center"/>
        <w:outlineLvl w:val="0"/>
        <w:rPr>
          <w:del w:id="1596" w:author="Assessor GDSXSR" w:date="2026-10-31T19:43:38Z"/>
          <w:rFonts w:ascii="Arial" w:hAnsi="Arial" w:cs="Arial"/>
          <w:b/>
          <w:bCs/>
          <w:sz w:val="28"/>
          <w:szCs w:val="28"/>
        </w:rPr>
      </w:pPr>
    </w:p>
    <w:p w14:paraId="16DF0DEA" w14:textId="77777777" w:rsidR="003B32F2" w:rsidRDefault="003B32F2" w:rsidP="00355C73">
      <w:pPr>
        <w:spacing w:after="0" w:line="360" w:lineRule="auto"/>
        <w:jc w:val="center"/>
        <w:outlineLvl w:val="0"/>
        <w:rPr>
          <w:del w:id="1597" w:author="Assessor GDSXSR" w:date="2026-10-31T19:43:38Z"/>
          <w:rFonts w:ascii="Arial" w:hAnsi="Arial" w:cs="Arial"/>
          <w:b/>
          <w:bCs/>
          <w:sz w:val="28"/>
          <w:szCs w:val="28"/>
        </w:rPr>
      </w:pPr>
    </w:p>
    <w:p w14:paraId="6888017E" w14:textId="77777777" w:rsidR="003B32F2" w:rsidRDefault="003B32F2" w:rsidP="00355C73">
      <w:pPr>
        <w:spacing w:after="0" w:line="360" w:lineRule="auto"/>
        <w:jc w:val="center"/>
        <w:outlineLvl w:val="0"/>
        <w:rPr>
          <w:del w:id="1598" w:author="Assessor GDSXSR" w:date="2026-10-31T19:43:38Z"/>
          <w:rFonts w:ascii="Arial" w:hAnsi="Arial" w:cs="Arial"/>
          <w:b/>
          <w:bCs/>
          <w:sz w:val="28"/>
          <w:szCs w:val="28"/>
        </w:rPr>
      </w:pPr>
    </w:p>
    <w:p w14:paraId="63358632" w14:textId="062585BB" w:rsidR="00DB1301" w:rsidRDefault="00F63CDB" w:rsidP="00355C73">
      <w:pPr>
        <w:pageBreakBefore/>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248CA8AE" w14:textId="6A724C73" w:rsidR="00153EBA" w:rsidRPr="00153EBA" w:rsidRDefault="00F63CDB" w:rsidP="00153EBA">
      <w:pPr>
        <w:spacing w:after="0" w:line="360" w:lineRule="auto"/>
        <w:ind w:left="2268" w:firstLine="1134"/>
        <w:jc w:val="both"/>
        <w:rPr>
          <w:rFonts w:ascii="Arial" w:hAnsi="Arial" w:cs="Arial"/>
          <w:i/>
          <w:iCs/>
          <w:sz w:val="26"/>
          <w:szCs w:val="26"/>
        </w:rPr>
      </w:pPr>
      <w:r w:rsidRPr="000A7009">
        <w:rPr>
          <w:rFonts w:ascii="Arial" w:hAnsi="Arial" w:cs="Arial"/>
          <w:i/>
          <w:sz w:val="26"/>
          <w:szCs w:val="26"/>
          <w:rPrChange w:id="1572" w:author="Assessor GDSXSR" w:date="2026-10-31T19:43:38Z">
            <w:rPr>
              <w:rFonts w:ascii="Arial" w:hAnsi="Arial" w:cs="Arial"/>
              <w:sz w:val="26"/>
              <w:szCs w:val="26"/>
            </w:rPr>
          </w:rPrChange>
        </w:rPr>
        <w:t>“</w:t>
      </w:r>
      <w:r w:rsidR="00153EBA">
        <w:rPr>
          <w:rFonts w:ascii="Arial" w:hAnsi="Arial" w:cs="Arial"/>
          <w:i/>
          <w:sz w:val="26"/>
          <w:szCs w:val="26"/>
          <w:rPrChange w:id="1573" w:author="Assessor GDSXSR" w:date="2026-10-31T19:43:38Z">
            <w:rPr>
              <w:rFonts w:ascii="Arial" w:hAnsi="Arial" w:cs="Arial"/>
              <w:sz w:val="26"/>
              <w:szCs w:val="26"/>
            </w:rPr>
          </w:rPrChange>
        </w:rPr>
        <w:t xml:space="preserve">(...) </w:t>
      </w:r>
      <w:r w:rsidR="00153EBA" w:rsidRPr="00153EBA">
        <w:rPr>
          <w:rFonts w:ascii="Arial" w:hAnsi="Arial" w:cs="Arial"/>
          <w:i/>
          <w:iCs/>
          <w:sz w:val="26"/>
          <w:szCs w:val="26"/>
          <w:rPrChange w:id="1574" w:author="Assessor GDSXSR" w:date="2026-10-31T19:43:38Z">
            <w:rPr>
              <w:rFonts w:ascii="Arial" w:hAnsi="Arial" w:cs="Arial"/>
              <w:i/>
              <w:iCs/>
              <w:sz w:val="26"/>
              <w:szCs w:val="26"/>
            </w:rPr>
          </w:rPrChange>
        </w:rPr>
        <w:t>Cuida-se de ação de conhecimento movida por CELIA REGINA NEGRAO BATISTA RODRIGUES em face de MERCANTIL FINANCEIRA S.A. - SOCIEDADE DE CRÉDITO, FINANCIAMENTO E INVESTIMENTO, partes qualificadas nos autos.</w:t>
      </w:r>
    </w:p>
    <w:p w14:paraId="20717590"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Afirma que celebrou com o réu 03 (três) contratos de financiamento, sendo eles o de n° 98000535037, firmado em 03/05/2024, no valor de R$ 2.700,36, com taxa de juros mensais de 19,85%; o de 998000775956, firmado em 19/02/2025, no importe de R$ 1.664,28, com juros mensais de 19,85%; contrato de n° 998000547990, em 05/06/24, no valor de R$12.912,24, com juros mensais de 19,85%.</w:t>
      </w:r>
    </w:p>
    <w:p w14:paraId="17030383"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Ocorre que aduz que os juros praticados estão muito acima da média de mercado.</w:t>
      </w:r>
    </w:p>
    <w:p w14:paraId="4A9EB2BC"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Ao final, pediu a revisão dos contratos para adequar os juros à taxa média de mercado do BACEN e consequentemente, condenar o réu ao pagamento de repetição do indébito do excesso cobrado, no importe de R$23.286,96. Pede também a condenação no réu ao pagamento de indenização por danos morais, no importe de R$ 20.000,00.</w:t>
      </w:r>
    </w:p>
    <w:p w14:paraId="1E56DB16"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Decisão com concessão de gratuidade de justiça no ID Num. 271389266.</w:t>
      </w:r>
    </w:p>
    <w:p w14:paraId="2A04DC99" w14:textId="64FA8068"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 xml:space="preserve">Contestação no ID Num. 275223953. Arguiu preliminar de ausência de interesse; indícios de litigância abusiva ou advocacia “predatória”; irregularidades nos comprovantes de residência e procuração da autora. No mérito, aduz que não há cobrança abusiva, que as taxas foram devidamente informadas e que não é cabível a revisão do contrato. Afirma que é necessário levar em conta o contexto da contratação, não se podendo limitar à mera comparação com as médias divulgadas pelo Banco Central. Aduz ainda que os valores apontados na </w:t>
      </w:r>
      <w:r w:rsidR="003B32F2">
        <w:rPr>
          <w:rFonts w:ascii="Arial" w:hAnsi="Arial" w:cs="Arial"/>
          <w:i/>
          <w:iCs/>
          <w:sz w:val="26"/>
          <w:szCs w:val="26"/>
        </w:rPr>
        <w:t>‘</w:t>
      </w:r>
      <w:r w:rsidRPr="00153EBA">
        <w:rPr>
          <w:rFonts w:ascii="Arial" w:hAnsi="Arial" w:cs="Arial"/>
          <w:i/>
          <w:iCs/>
          <w:sz w:val="26"/>
          <w:szCs w:val="26"/>
        </w:rPr>
        <w:t>calculadora do cidadão”</w:t>
      </w:r>
      <w:r w:rsidR="003B32F2">
        <w:rPr>
          <w:rFonts w:ascii="Arial" w:hAnsi="Arial" w:cs="Arial"/>
          <w:i/>
          <w:iCs/>
          <w:sz w:val="26"/>
          <w:szCs w:val="26"/>
        </w:rPr>
        <w:t>’</w:t>
      </w:r>
      <w:r w:rsidRPr="00153EBA">
        <w:rPr>
          <w:rFonts w:ascii="Arial" w:hAnsi="Arial" w:cs="Arial"/>
          <w:i/>
          <w:iCs/>
          <w:sz w:val="26"/>
          <w:szCs w:val="26"/>
        </w:rPr>
        <w:t>são meramente informativos, destinados a simulações financeiras simples, sem considerar a capitalização dos juros.</w:t>
      </w:r>
    </w:p>
    <w:p w14:paraId="7E227091"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Ao final, pediu a improcedência dos pedidos.</w:t>
      </w:r>
    </w:p>
    <w:p w14:paraId="2A1367AB" w14:textId="6D24ED9E" w:rsidR="00F63CDB" w:rsidRPr="000A7009"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 xml:space="preserve">Réplica no ID Num. 276795362.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153EBA">
        <w:rPr>
          <w:rFonts w:ascii="Arial" w:hAnsi="Arial" w:cs="Arial"/>
          <w:i/>
          <w:iCs/>
          <w:sz w:val="26"/>
          <w:szCs w:val="26"/>
        </w:rPr>
        <w:t>89286449</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5ED6186E" w:rsidR="0061262D" w:rsidRDefault="0061262D" w:rsidP="00DB1301">
      <w:pPr>
        <w:spacing w:after="0" w:line="360" w:lineRule="auto"/>
        <w:ind w:firstLine="2268"/>
        <w:jc w:val="both"/>
        <w:rPr>
          <w:rFonts w:ascii="Arial" w:hAnsi="Arial" w:cs="Arial"/>
          <w:sz w:val="28"/>
          <w:szCs w:val="28"/>
        </w:rPr>
      </w:pPr>
      <w:r>
        <w:rPr>
          <w:rFonts w:ascii="Arial" w:hAnsi="Arial" w:cs="Arial"/>
          <w:sz w:val="28"/>
          <w:szCs w:val="28"/>
        </w:rPr>
        <w:t>O MM. Juiz sentenciante</w:t>
      </w:r>
      <w:r w:rsidR="008235A6" w:rsidRPr="008235A6">
        <w:rPr>
          <w:rFonts w:ascii="Arial" w:hAnsi="Arial" w:cs="Arial"/>
          <w:sz w:val="28"/>
          <w:szCs w:val="28"/>
        </w:rPr>
        <w:t>, Dr.</w:t>
      </w:r>
      <w:r w:rsidR="00153EBA">
        <w:rPr>
          <w:rFonts w:ascii="Arial" w:hAnsi="Arial" w:cs="Arial"/>
          <w:sz w:val="28"/>
          <w:szCs w:val="28"/>
        </w:rPr>
        <w:t xml:space="preserve"> </w:t>
      </w:r>
      <w:r w:rsidR="00153EBA" w:rsidRPr="00153EBA">
        <w:rPr>
          <w:rFonts w:ascii="Arial" w:hAnsi="Arial" w:cs="Arial"/>
          <w:sz w:val="28"/>
          <w:szCs w:val="28"/>
        </w:rPr>
        <w:t xml:space="preserve">Robert Kirchhoff Berguerand </w:t>
      </w:r>
      <w:r w:rsidR="00153EBA">
        <w:rPr>
          <w:rFonts w:ascii="Arial" w:hAnsi="Arial" w:cs="Arial"/>
          <w:sz w:val="28"/>
          <w:szCs w:val="28"/>
        </w:rPr>
        <w:t>d</w:t>
      </w:r>
      <w:r w:rsidR="00153EBA" w:rsidRPr="00153EBA">
        <w:rPr>
          <w:rFonts w:ascii="Arial" w:hAnsi="Arial" w:cs="Arial"/>
          <w:sz w:val="28"/>
          <w:szCs w:val="28"/>
        </w:rPr>
        <w:t>e Melo</w:t>
      </w:r>
      <w:r w:rsidR="00153EBA">
        <w:rPr>
          <w:rFonts w:ascii="Arial" w:hAnsi="Arial" w:cs="Arial"/>
          <w:sz w:val="28"/>
          <w:szCs w:val="28"/>
        </w:rPr>
        <w:t>,</w:t>
      </w:r>
      <w:r w:rsidR="003524E5" w:rsidRPr="003524E5">
        <w:rPr>
          <w:rFonts w:ascii="Arial" w:hAnsi="Arial" w:cs="Arial"/>
          <w:sz w:val="28"/>
          <w:szCs w:val="28"/>
        </w:rPr>
        <w:t xml:space="preserve"> da</w:t>
      </w:r>
      <w:r w:rsidR="0006080C">
        <w:rPr>
          <w:rFonts w:ascii="Arial" w:hAnsi="Arial" w:cs="Arial"/>
          <w:sz w:val="28"/>
          <w:szCs w:val="28"/>
        </w:rPr>
        <w:t xml:space="preserve"> </w:t>
      </w:r>
      <w:r w:rsidR="00153EBA" w:rsidRPr="00153EBA">
        <w:rPr>
          <w:rFonts w:ascii="Arial" w:hAnsi="Arial" w:cs="Arial"/>
          <w:sz w:val="28"/>
          <w:szCs w:val="28"/>
        </w:rPr>
        <w:t>1ª Vara Cível, de Família e de Órfãos e Sucessões de Brazlândia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30C1D674" w14:textId="77777777" w:rsidR="00153EBA" w:rsidRPr="00153EBA" w:rsidRDefault="0006080C" w:rsidP="00153EBA">
      <w:pPr>
        <w:spacing w:after="0" w:line="360" w:lineRule="auto"/>
        <w:ind w:left="2268" w:firstLine="1134"/>
        <w:jc w:val="both"/>
        <w:rPr>
          <w:rFonts w:ascii="Arial" w:hAnsi="Arial" w:cs="Arial"/>
          <w:i/>
          <w:iCs/>
          <w:sz w:val="26"/>
          <w:szCs w:val="26"/>
        </w:rPr>
      </w:pPr>
      <w:r w:rsidRPr="000A7009">
        <w:rPr>
          <w:rFonts w:ascii="Arial" w:hAnsi="Arial" w:cs="Arial"/>
          <w:i/>
          <w:sz w:val="26"/>
          <w:szCs w:val="26"/>
          <w:rPrChange w:id="1575" w:author="Assessor GDSXSR" w:date="2026-10-31T19:43:38Z">
            <w:rPr>
              <w:rFonts w:ascii="Arial" w:hAnsi="Arial" w:cs="Arial"/>
              <w:sz w:val="26"/>
              <w:szCs w:val="26"/>
            </w:rPr>
          </w:rPrChange>
        </w:rPr>
        <w:t>“</w:t>
      </w:r>
      <w:r w:rsidR="00153EBA" w:rsidRPr="00153EBA">
        <w:rPr>
          <w:rFonts w:ascii="Arial" w:hAnsi="Arial" w:cs="Arial"/>
          <w:i/>
          <w:iCs/>
          <w:sz w:val="26"/>
          <w:szCs w:val="26"/>
          <w:rPrChange w:id="1576" w:author="Assessor GDSXSR" w:date="2026-10-31T19:43:38Z">
            <w:rPr>
              <w:rFonts w:ascii="Arial" w:hAnsi="Arial" w:cs="Arial"/>
              <w:i/>
              <w:iCs/>
              <w:sz w:val="26"/>
              <w:szCs w:val="26"/>
            </w:rPr>
          </w:rPrChange>
        </w:rPr>
        <w:t>Ante o exposto, JULGO PARCIALMENTE PROCEDENTE o pedido, com resolução do mérito nos termos do art. 487, I, do Código de Processo Civil, para determinar que réu recalcule o saldo devedor dos financiamentos objeto dos autos de acordo com as taxas média de mercado para cada um dos 03 contratos, sendo no contrato de n° 98000535037, a média de mercado de 5,75% (ID Num. 268560008); o de 998000775956, 6,22% (ID Num. 268560011); contrato de n° 998000547990, a média de 5,38% (ID Num. 268560014). O excesso cobrado deverá ser restituído de forma simples à autora, atualizado monetariamente pelo IPCA desde a data do contrato e acrescido de juros de mora de 1% ao mês a partir da citação.</w:t>
      </w:r>
    </w:p>
    <w:p w14:paraId="226EEC79" w14:textId="46CA498A"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Ante a sucumbência recíproca, condeno as partes ao pagamento das custas processuais e honorários advocatícios, estes fixados em 10% sobre o valor da condenação, observada a proporção de 60% para pagamento pelo réu e 40% para pagamento pela autora, nos termos do art. 86, do CPC.</w:t>
      </w:r>
    </w:p>
    <w:p w14:paraId="163354A9" w14:textId="0E35F37A" w:rsidR="0006080C" w:rsidRDefault="00153EBA" w:rsidP="00153EBA">
      <w:pPr>
        <w:spacing w:after="0" w:line="360" w:lineRule="auto"/>
        <w:ind w:left="2268" w:firstLine="1134"/>
        <w:jc w:val="both"/>
        <w:rPr>
          <w:rFonts w:ascii="Arial" w:hAnsi="Arial" w:cs="Arial"/>
          <w:i/>
          <w:iCs/>
          <w:sz w:val="26"/>
          <w:szCs w:val="26"/>
        </w:rPr>
      </w:pPr>
      <w:commentRangeStart w:id="8"/>
      <w:r>
        <w:rPr>
          <w:rFonts w:ascii="Arial" w:hAnsi="Arial" w:cs="Arial"/>
          <w:i/>
          <w:iCs/>
          <w:sz w:val="26"/>
          <w:szCs w:val="26"/>
        </w:rPr>
        <w:t xml:space="preserve">Suspendo, no entanto, a exigibilidade das verbas de sucumbência em face da autora, nos moldes do art. 98, §3º, do CPC, em face da gratuidade de justiça a ela deferida. </w:t>
      </w: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sz w:val="26"/>
          <w:szCs w:val="26"/>
        </w:rPr>
        <w:t xml:space="preserve">”</w:t>
      </w:r>
      <w:ins w:id="1180" w:author="Assessor GDSXSR" w:date="2026-10-31T19:43:38Z">
        <w:r>
          <w:rPr>
            <w:rFonts w:ascii="Arial" w:hAnsi="Arial" w:cs="Arial"/>
            <w:i/>
            <w:iCs/>
            <w:color w:val="808080"/>
            <w:sz w:val="26"/>
            <w:szCs w:val="26"/>
          </w:rPr>
          <w:t xml:space="preserve"> (ID 89286449).</w:t>
        </w:r>
        <w:commentRangeEnd w:id="8"/>
        <w:r>
          <w:rPr>
            <w:rStyle w:val="CommentReference"/>
            <w:color w:val="808080"/>
          </w:rPr>
          <w:commentReference w:id="8"/>
        </w:r>
      </w:ins>
    </w:p>
    <w:p w14:paraId="41F018EC" w14:textId="77777777" w:rsidR="0061262D" w:rsidRDefault="0061262D" w:rsidP="00DB1301">
      <w:pPr>
        <w:spacing w:after="0" w:line="360" w:lineRule="auto"/>
        <w:ind w:firstLine="2268"/>
        <w:jc w:val="both"/>
        <w:rPr>
          <w:rFonts w:ascii="Arial" w:hAnsi="Arial" w:cs="Arial"/>
          <w:sz w:val="28"/>
          <w:szCs w:val="28"/>
        </w:rPr>
      </w:pPr>
    </w:p>
    <w:p w14:paraId="6E5D370D" w14:textId="0FCE1A53" w:rsidR="00CA458D" w:rsidRDefault="00CA458D" w:rsidP="00CA458D">
      <w:pPr>
        <w:spacing w:after="0" w:line="360" w:lineRule="auto"/>
        <w:ind w:firstLine="2268"/>
        <w:jc w:val="both"/>
        <w:rPr>
          <w:rFonts w:ascii="Arial" w:hAnsi="Arial" w:cs="Arial"/>
          <w:sz w:val="28"/>
          <w:szCs w:val="28"/>
        </w:rPr>
      </w:pPr>
      <w:r w:rsidRPr="00CA458D">
        <w:rPr>
          <w:rFonts w:ascii="Arial" w:hAnsi="Arial" w:cs="Arial"/>
          <w:sz w:val="28"/>
          <w:szCs w:val="28"/>
        </w:rPr>
        <w:t xml:space="preserve">Apelo da autora, Célia Regina Negrão Batista Rodrigues (ID 89286451), em que alega, em síntese, que: </w:t>
      </w:r>
      <w:r w:rsidRPr="00CA458D">
        <w:rPr>
          <w:rFonts w:ascii="Arial" w:hAnsi="Arial" w:cs="Arial"/>
          <w:b/>
          <w:bCs/>
          <w:sz w:val="28"/>
          <w:szCs w:val="28"/>
        </w:rPr>
        <w:t>1)</w:t>
      </w:r>
      <w:r w:rsidRPr="00CA458D">
        <w:rPr>
          <w:rFonts w:ascii="Arial" w:hAnsi="Arial" w:cs="Arial"/>
          <w:sz w:val="28"/>
          <w:szCs w:val="28"/>
        </w:rPr>
        <w:t xml:space="preserve"> a cobrança de juros remuneratórios em percentuais próximos a quatro vezes as taxas médias de mercado, caracteriza abuso de direito e violação à boa-fé objetiva, sendo suficiente para configurar dano moral; </w:t>
      </w:r>
      <w:r w:rsidRPr="00CA458D">
        <w:rPr>
          <w:rFonts w:ascii="Arial" w:hAnsi="Arial" w:cs="Arial"/>
          <w:b/>
          <w:bCs/>
          <w:sz w:val="28"/>
          <w:szCs w:val="28"/>
        </w:rPr>
        <w:t>2)</w:t>
      </w:r>
      <w:r w:rsidRPr="00CA458D">
        <w:rPr>
          <w:rFonts w:ascii="Arial" w:hAnsi="Arial" w:cs="Arial"/>
          <w:sz w:val="28"/>
          <w:szCs w:val="28"/>
        </w:rPr>
        <w:t xml:space="preserve"> a restituição dos valores pagos em excesso deve ocorrer em dobro; </w:t>
      </w:r>
      <w:r w:rsidRPr="00CA458D">
        <w:rPr>
          <w:rFonts w:ascii="Arial" w:hAnsi="Arial" w:cs="Arial"/>
          <w:b/>
          <w:bCs/>
          <w:sz w:val="28"/>
          <w:szCs w:val="28"/>
        </w:rPr>
        <w:t>3)</w:t>
      </w:r>
      <w:r w:rsidRPr="00CA458D">
        <w:rPr>
          <w:rFonts w:ascii="Arial" w:hAnsi="Arial" w:cs="Arial"/>
          <w:sz w:val="28"/>
          <w:szCs w:val="28"/>
        </w:rPr>
        <w:t xml:space="preserve"> deve ser afastada a sucumbência recíproca; </w:t>
      </w:r>
      <w:r w:rsidR="00ED1C4A">
        <w:rPr>
          <w:rFonts w:ascii="Arial" w:hAnsi="Arial" w:cs="Arial"/>
          <w:sz w:val="28"/>
          <w:szCs w:val="28"/>
        </w:rPr>
        <w:t xml:space="preserve">e </w:t>
      </w:r>
      <w:r w:rsidRPr="00CA458D">
        <w:rPr>
          <w:rFonts w:ascii="Arial" w:hAnsi="Arial" w:cs="Arial"/>
          <w:b/>
          <w:bCs/>
          <w:sz w:val="28"/>
          <w:szCs w:val="28"/>
        </w:rPr>
        <w:t>4)</w:t>
      </w:r>
      <w:r w:rsidRPr="00CA458D">
        <w:rPr>
          <w:rFonts w:ascii="Arial" w:hAnsi="Arial" w:cs="Arial"/>
          <w:sz w:val="28"/>
          <w:szCs w:val="28"/>
        </w:rPr>
        <w:t xml:space="preserve"> a fixação dos honorários deve incidir sobre o valor atualizado da causa ou, subsidiariamente, ser arbitrados por equidade. </w:t>
      </w:r>
    </w:p>
    <w:p w14:paraId="29CE296A" w14:textId="77777777" w:rsidR="00CA458D" w:rsidRDefault="00CA458D" w:rsidP="00CA458D">
      <w:pPr>
        <w:spacing w:after="0" w:line="360" w:lineRule="auto"/>
        <w:ind w:firstLine="2268"/>
        <w:jc w:val="both"/>
        <w:rPr>
          <w:rFonts w:ascii="Arial" w:hAnsi="Arial" w:cs="Arial"/>
          <w:sz w:val="28"/>
          <w:szCs w:val="28"/>
        </w:rPr>
      </w:pPr>
    </w:p>
    <w:p w14:paraId="0250FCE5" w14:textId="21CDE394" w:rsidR="00CA458D" w:rsidRPr="00CA458D" w:rsidRDefault="00CA458D" w:rsidP="00CA458D">
      <w:pPr>
        <w:spacing w:after="0" w:line="360" w:lineRule="auto"/>
        <w:ind w:firstLine="2268"/>
        <w:jc w:val="both"/>
        <w:rPr>
          <w:rFonts w:ascii="Arial" w:hAnsi="Arial" w:cs="Arial"/>
          <w:sz w:val="28"/>
          <w:szCs w:val="28"/>
        </w:rPr>
      </w:pPr>
      <w:r w:rsidRPr="00CA458D">
        <w:rPr>
          <w:rFonts w:ascii="Arial" w:hAnsi="Arial" w:cs="Arial"/>
          <w:sz w:val="28"/>
          <w:szCs w:val="28"/>
        </w:rPr>
        <w:t>Requer a reforma da r. sentença para condenar o apelado ao pagamento de R$ 20.000,00 a título de danos morais, determinar a restituição em dobro dos valores pagos em excesso, afastar a sucumbência recíproca e alterar a base de cálculo dos honorários advocatícios.</w:t>
      </w:r>
    </w:p>
    <w:p w14:paraId="0C709B36" w14:textId="77777777" w:rsidR="00CA458D" w:rsidRDefault="00CA458D" w:rsidP="00882188">
      <w:pPr>
        <w:spacing w:after="0" w:line="360" w:lineRule="auto"/>
        <w:ind w:firstLine="2268"/>
        <w:jc w:val="both"/>
        <w:rPr>
          <w:rFonts w:ascii="Arial" w:hAnsi="Arial" w:cs="Arial"/>
          <w:sz w:val="28"/>
          <w:szCs w:val="28"/>
        </w:rPr>
      </w:pPr>
    </w:p>
    <w:p w14:paraId="0DA833B3" w14:textId="77777777" w:rsidR="007E6F11" w:rsidRDefault="00CA458D" w:rsidP="00CA458D">
      <w:pPr>
        <w:spacing w:after="0" w:line="360" w:lineRule="auto"/>
        <w:ind w:firstLine="2268"/>
        <w:jc w:val="both"/>
        <w:rPr>
          <w:rFonts w:ascii="Arial" w:hAnsi="Arial" w:cs="Arial"/>
          <w:sz w:val="28"/>
          <w:szCs w:val="28"/>
        </w:rPr>
      </w:pPr>
      <w:del w:id="1181" w:author="Assessor GDSXSR" w:date="2026-10-31T19:43:38Z">
        <w:r>
          <w:rPr>
            <w:rFonts w:ascii="Arial" w:hAnsi="Arial" w:cs="Arial"/>
            <w:sz w:val="28"/>
            <w:szCs w:val="28"/>
          </w:rPr>
          <w:delText xml:space="preserve">Em contrarrazões</w:delText>
        </w:r>
      </w:del>
      <w:ins w:id="1182" w:author="Assessor GDSXSR" w:date="2026-10-31T19:43:38Z">
        <w:commentRangeStart w:id="9"/>
        <w:r>
          <w:rPr>
            <w:rFonts w:ascii="Arial" w:hAnsi="Arial" w:cs="Arial"/>
            <w:color w:val="808080"/>
            <w:sz w:val="28"/>
            <w:szCs w:val="28"/>
          </w:rPr>
          <w:t xml:space="preserve">Contrarrazões</w:t>
        </w:r>
      </w:ins>
      <w:r>
        <w:rPr>
          <w:rFonts w:ascii="Arial" w:hAnsi="Arial" w:cs="Arial"/>
          <w:sz w:val="28"/>
          <w:szCs w:val="28"/>
        </w:rPr>
        <w:t xml:space="preserve"> </w:t>
      </w:r>
      <w:r>
        <w:rPr>
          <w:rFonts w:ascii="Arial" w:hAnsi="Arial" w:cs="Arial"/>
          <w:sz w:val="28"/>
          <w:szCs w:val="28"/>
        </w:rPr>
        <w:t xml:space="preserve">(ID 89286458)</w:t>
      </w:r>
      <w:del w:id="1183" w:author="Assessor GDSXSR" w:date="2026-10-31T19:43:38Z">
        <w:r>
          <w:rPr>
            <w:rFonts w:ascii="Arial" w:hAnsi="Arial" w:cs="Arial"/>
            <w:sz w:val="28"/>
            <w:szCs w:val="28"/>
          </w:rPr>
          <w:delText xml:space="preserve">.</w:delText>
        </w:r>
      </w:del>
      <w:r>
        <w:rPr>
          <w:rFonts w:ascii="Arial" w:hAnsi="Arial" w:cs="Arial"/>
          <w:sz w:val="28"/>
          <w:szCs w:val="28"/>
        </w:rPr>
        <w:t xml:space="preserve">,</w:t>
      </w:r>
      <w:ins w:id="1184" w:author="Assessor GDSXSR" w:date="2026-10-31T19:43:38Z">
        <w:r>
          <w:rPr>
            <w:rFonts w:ascii="Arial" w:hAnsi="Arial" w:cs="Arial"/>
            <w:color w:val="808080"/>
            <w:sz w:val="28"/>
            <w:szCs w:val="28"/>
          </w:rPr>
          <w:t xml:space="preserve"> em que</w:t>
        </w:r>
      </w:ins>
      <w:r>
        <w:rPr>
          <w:rFonts w:ascii="Arial" w:hAnsi="Arial" w:cs="Arial"/>
          <w:sz w:val="28"/>
          <w:szCs w:val="28"/>
        </w:rPr>
        <w:t xml:space="preserve"> o </w:t>
      </w:r>
      <w:del w:id="1185" w:author="Assessor GDSXSR" w:date="2026-10-31T19:43:38Z">
        <w:r>
          <w:rPr>
            <w:rFonts w:ascii="Arial" w:hAnsi="Arial" w:cs="Arial"/>
            <w:sz w:val="28"/>
            <w:szCs w:val="28"/>
          </w:rPr>
          <w:delText xml:space="preserve">réu/</w:delText>
        </w:r>
      </w:del>
      <w:r>
        <w:rPr>
          <w:rFonts w:ascii="Arial" w:hAnsi="Arial" w:cs="Arial"/>
          <w:sz w:val="28"/>
          <w:szCs w:val="28"/>
        </w:rPr>
        <w:t xml:space="preserve">apelado, Banco Mercantil do Brasil S.A.</w:t>
      </w:r>
      <w:ins w:id="1186" w:author="Assessor GDSXSR" w:date="2026-10-31T19:43:38Z">
        <w:r>
          <w:rPr>
            <w:rFonts w:ascii="Arial" w:hAnsi="Arial" w:cs="Arial"/>
            <w:color w:val="808080"/>
            <w:sz w:val="28"/>
            <w:szCs w:val="28"/>
          </w:rPr>
          <w:t xml:space="preserve">,</w:t>
        </w:r>
      </w:ins>
      <w:r>
        <w:rPr>
          <w:rFonts w:ascii="Arial" w:hAnsi="Arial" w:cs="Arial"/>
          <w:sz w:val="28"/>
          <w:szCs w:val="28"/>
        </w:rPr>
        <w:t xml:space="preserve"> </w:t>
      </w:r>
      <w:del w:id="1187" w:author="Assessor GDSXSR" w:date="2026-10-31T19:43:38Z">
        <w:r>
          <w:rPr>
            <w:rFonts w:ascii="Arial" w:hAnsi="Arial" w:cs="Arial"/>
            <w:sz w:val="28"/>
            <w:szCs w:val="28"/>
          </w:rPr>
          <w:delText xml:space="preserve">sustenta</w:delText>
        </w:r>
      </w:del>
      <w:ins w:id="1188" w:author="Assessor GDSXSR" w:date="2026-10-31T19:43:38Z">
        <w:r>
          <w:rPr>
            <w:rFonts w:ascii="Arial" w:hAnsi="Arial" w:cs="Arial"/>
            <w:color w:val="808080"/>
            <w:sz w:val="28"/>
            <w:szCs w:val="28"/>
          </w:rPr>
          <w:t xml:space="preserve">alega</w:t>
        </w:r>
      </w:ins>
      <w:r>
        <w:rPr>
          <w:rFonts w:ascii="Arial" w:hAnsi="Arial" w:cs="Arial"/>
          <w:sz w:val="28"/>
          <w:szCs w:val="28"/>
        </w:rPr>
        <w:t xml:space="preserve"> que: </w:t>
      </w:r>
      <w:r>
        <w:rPr>
          <w:rFonts w:ascii="Arial" w:hAnsi="Arial" w:cs="Arial"/>
          <w:b/>
          <w:bCs/>
          <w:sz w:val="28"/>
          <w:szCs w:val="28"/>
        </w:rPr>
        <w:t xml:space="preserve">1)</w:t>
      </w:r>
      <w:r>
        <w:rPr>
          <w:rFonts w:ascii="Arial" w:hAnsi="Arial" w:cs="Arial"/>
          <w:sz w:val="28"/>
          <w:szCs w:val="28"/>
        </w:rPr>
        <w:t xml:space="preserve"> o reconhecimento da abusividade dos juros e a revisão das cláusulas contratuais não geram dano moral por si sós, pois a controvérsia possui natureza patrimonial e não houve prova de ofensa a direito da personalidade, negativação indevida ou situação vexatória; </w:t>
      </w:r>
      <w:r>
        <w:rPr>
          <w:rFonts w:ascii="Arial" w:hAnsi="Arial" w:cs="Arial"/>
          <w:b/>
          <w:bCs/>
          <w:sz w:val="28"/>
          <w:szCs w:val="28"/>
        </w:rPr>
        <w:t xml:space="preserve">2) </w:t>
      </w:r>
      <w:r>
        <w:rPr>
          <w:rFonts w:ascii="Arial" w:hAnsi="Arial" w:cs="Arial"/>
          <w:sz w:val="28"/>
          <w:szCs w:val="28"/>
        </w:rPr>
        <w:t xml:space="preserve">a restituição deve ocorrer de forma simples, </w:t>
      </w:r>
      <w:r>
        <w:rPr>
          <w:rFonts w:ascii="Arial" w:hAnsi="Arial" w:cs="Arial"/>
          <w:sz w:val="28"/>
          <w:szCs w:val="28"/>
        </w:rPr>
        <w:t xml:space="preserve">pois</w:t>
      </w:r>
      <w:r>
        <w:rPr>
          <w:rFonts w:ascii="Arial" w:hAnsi="Arial" w:cs="Arial"/>
          <w:sz w:val="28"/>
          <w:szCs w:val="28"/>
        </w:rPr>
        <w:t xml:space="preserve"> as cobranças estavam previstas nos contratos regularmente celebrados e a posterior revisão judicial das taxas configura engano justificável, sem violação à boa-fé objetiva; </w:t>
      </w:r>
      <w:r>
        <w:rPr>
          <w:rFonts w:ascii="Arial" w:hAnsi="Arial" w:cs="Arial"/>
          <w:b/>
          <w:bCs/>
          <w:sz w:val="28"/>
          <w:szCs w:val="28"/>
        </w:rPr>
        <w:t xml:space="preserve">3)</w:t>
      </w:r>
      <w:r>
        <w:rPr>
          <w:rFonts w:ascii="Arial" w:hAnsi="Arial" w:cs="Arial"/>
          <w:sz w:val="28"/>
          <w:szCs w:val="28"/>
        </w:rPr>
        <w:t xml:space="preserve"> deve ser mantida a sucumbência recíproca, pois a autora não obteve êxito nos pedidos de indenização por danos morais e de restituição em dobro, que representam parcela expressiva da pretensão inicial; </w:t>
      </w:r>
      <w:r>
        <w:rPr>
          <w:rFonts w:ascii="Arial" w:hAnsi="Arial" w:cs="Arial"/>
          <w:b/>
          <w:bCs/>
          <w:sz w:val="28"/>
          <w:szCs w:val="28"/>
        </w:rPr>
        <w:t xml:space="preserve">4)</w:t>
      </w:r>
      <w:r>
        <w:rPr>
          <w:rFonts w:ascii="Arial" w:hAnsi="Arial" w:cs="Arial"/>
          <w:sz w:val="28"/>
          <w:szCs w:val="28"/>
        </w:rPr>
        <w:t xml:space="preserve"> os honorários foram corretamente fixados em 10% sobre o valor da condenação, sendo incabível o arbitramento por equidade ou a adoção da tabela da OAB/DF, pois o proveito econômico é mensurável.</w:t>
      </w:r>
      <w:commentRangeEnd w:id="9"/>
      <w:r>
        <w:rPr>
          <w:rStyle w:val="CommentReference"/>
        </w:rPr>
        <w:commentReference w:id="9"/>
      </w:r>
      <w:del w:id="1189" w:author="Assessor GDSXSR" w:date="2026-10-31T19:43:38Z">
        <w:r>
          <w:rPr>
            <w:rFonts w:ascii="Arial" w:hAnsi="Arial" w:cs="Arial"/>
            <w:sz w:val="28"/>
            <w:szCs w:val="28"/>
          </w:rPr>
          <w:delText xml:space="preserve"> </w:delText>
        </w:r>
      </w:del>
    </w:p>
    <w:p w14:paraId="4D023DE9" w14:textId="77777777" w:rsidR="007E6F11" w:rsidRDefault="007E6F11" w:rsidP="00CA458D">
      <w:pPr>
        <w:spacing w:after="0" w:line="360" w:lineRule="auto"/>
        <w:ind w:firstLine="2268"/>
        <w:jc w:val="both"/>
        <w:rPr>
          <w:del w:id="1190" w:author="Assessor GDSXSR" w:date="2026-10-31T19:43:38Z"/>
          <w:rFonts w:ascii="Arial" w:hAnsi="Arial" w:cs="Arial"/>
          <w:sz w:val="28"/>
          <w:szCs w:val="28"/>
        </w:rPr>
      </w:pPr>
    </w:p>
    <w:p w14:paraId="2BF76B53" w14:textId="08D420FD" w:rsidR="00CA458D" w:rsidRPr="00CA458D" w:rsidRDefault="00CA458D" w:rsidP="00CA458D">
      <w:pPr>
        <w:spacing w:after="0" w:line="360" w:lineRule="auto"/>
        <w:ind w:firstLine="2268"/>
        <w:jc w:val="both"/>
        <w:rPr>
          <w:del w:id="1193" w:author="Assessor GDSXSR" w:date="2026-10-31T19:43:38Z"/>
          <w:rFonts w:ascii="Arial" w:hAnsi="Arial" w:cs="Arial"/>
          <w:sz w:val="28"/>
          <w:szCs w:val="28"/>
        </w:rPr>
      </w:pPr>
      <w:del w:id="1191" w:author="Assessor GDSXSR" w:date="2026-10-31T19:43:38Z">
        <w:r w:rsidRPr="00CA458D">
          <w:rPr>
            <w:rFonts w:ascii="Arial" w:hAnsi="Arial" w:cs="Arial"/>
            <w:sz w:val="28"/>
            <w:szCs w:val="28"/>
          </w:rPr>
          <w:delText>Requer o desprovimento do recurso, a manutenção da r. sentença nos capítulos impugnados e a majoração dos honorários advocatícios em grau recursal</w:delText>
        </w:r>
      </w:del>
      <w:del w:id="1192" w:author="Assessor GDSXSR" w:date="2026-10-31T19:43:38Z">
        <w:r w:rsidR="003508EE">
          <w:rPr>
            <w:rFonts w:ascii="Arial" w:hAnsi="Arial" w:cs="Arial"/>
            <w:sz w:val="28"/>
            <w:szCs w:val="28"/>
          </w:rPr>
          <w:delText>.</w:delText>
        </w:r>
      </w:del>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E4CD8A2"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B7069C">
        <w:rPr>
          <w:rFonts w:ascii="Arial" w:hAnsi="Arial" w:cs="Arial"/>
          <w:sz w:val="28"/>
          <w:szCs w:val="28"/>
        </w:rPr>
        <w:t>11/3/2026</w:t>
      </w:r>
      <w:r w:rsidRPr="00A72414">
        <w:rPr>
          <w:rFonts w:ascii="Arial" w:hAnsi="Arial" w:cs="Arial"/>
          <w:sz w:val="28"/>
          <w:szCs w:val="28"/>
        </w:rPr>
        <w:t xml:space="preserve">. Sentença proferida em </w:t>
      </w:r>
      <w:r w:rsidR="00B7069C">
        <w:rPr>
          <w:rFonts w:ascii="Arial" w:hAnsi="Arial" w:cs="Arial"/>
          <w:sz w:val="28"/>
          <w:szCs w:val="28"/>
        </w:rPr>
        <w:t>27/7/2026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B7069C">
        <w:rPr>
          <w:rFonts w:ascii="Arial" w:hAnsi="Arial" w:cs="Arial"/>
          <w:sz w:val="28"/>
          <w:szCs w:val="28"/>
        </w:rPr>
        <w:t>17/8/2026</w:t>
      </w:r>
      <w:r w:rsidRPr="00A72414">
        <w:rPr>
          <w:rFonts w:ascii="Arial" w:hAnsi="Arial" w:cs="Arial"/>
          <w:sz w:val="28"/>
          <w:szCs w:val="28"/>
        </w:rPr>
        <w:t xml:space="preserve">. Valor da causa: </w:t>
      </w:r>
      <w:r w:rsidR="00B7069C" w:rsidRPr="00B7069C">
        <w:rPr>
          <w:rFonts w:ascii="Arial" w:hAnsi="Arial" w:cs="Arial"/>
          <w:sz w:val="28"/>
          <w:szCs w:val="28"/>
        </w:rPr>
        <w:t>R$ 43.286,96</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69EBB0CB" w:rsidR="00355C73" w:rsidRPr="007E1C8C" w:rsidRDefault="00A72414" w:rsidP="00A72414">
      <w:pPr>
        <w:spacing w:after="0" w:line="360" w:lineRule="auto"/>
        <w:jc w:val="center"/>
        <w:rPr>
          <w:rFonts w:ascii="Arial" w:hAnsi="Arial" w:cs="Arial"/>
          <w:b/>
          <w:bCs/>
          <w:color w:val="000000" w:themeColor="text1"/>
          <w:sz w:val="28"/>
          <w:szCs w:val="28"/>
        </w:rPr>
      </w:pPr>
      <w:commentRangeStart w:id="10"/>
      <w:r>
        <w:rPr>
          <w:rFonts w:ascii="Arial" w:hAnsi="Arial" w:cs="Arial"/>
          <w:b/>
          <w:bCs/>
          <w:color w:val="000000" w:themeColor="text1"/>
          <w:sz w:val="28"/>
          <w:szCs w:val="28"/>
        </w:rPr>
        <w:t xml:space="preserve">APELO </w:t>
      </w:r>
      <w:del w:id="1194" w:author="Assessor GDSXSR" w:date="2026-10-31T19:43:38Z">
        <w:r>
          <w:rPr>
            <w:rFonts w:ascii="Arial" w:hAnsi="Arial" w:cs="Arial"/>
            <w:b/>
            <w:bCs/>
            <w:color w:val="000000" w:themeColor="text1"/>
            <w:sz w:val="28"/>
            <w:szCs w:val="28"/>
          </w:rPr>
          <w:delText xml:space="preserve">DO</w:delText>
        </w:r>
      </w:del>
      <w:ins w:id="1195" w:author="Assessor GDSXSR" w:date="2026-10-31T19:43:38Z">
        <w:r>
          <w:rPr>
            <w:rFonts w:ascii="Arial" w:hAnsi="Arial" w:cs="Arial"/>
            <w:b/>
            <w:bCs/>
            <w:color w:val="808080"/>
            <w:sz w:val="28"/>
            <w:szCs w:val="28"/>
          </w:rPr>
          <w:t xml:space="preserve">DA</w:t>
        </w:r>
      </w:ins>
      <w:r>
        <w:rPr>
          <w:rFonts w:ascii="Arial" w:hAnsi="Arial" w:cs="Arial"/>
          <w:b/>
          <w:bCs/>
          <w:color w:val="000000" w:themeColor="text1"/>
          <w:sz w:val="28"/>
          <w:szCs w:val="28"/>
        </w:rPr>
        <w:t xml:space="preserve"> AUTOR</w:t>
      </w:r>
      <w:r>
        <w:rPr>
          <w:rFonts w:ascii="Arial" w:hAnsi="Arial" w:cs="Arial"/>
          <w:b/>
          <w:bCs/>
          <w:color w:val="000000" w:themeColor="text1"/>
          <w:sz w:val="28"/>
          <w:szCs w:val="28"/>
        </w:rPr>
        <w:t xml:space="preserve">A</w:t>
      </w:r>
      <w:r>
        <w:rPr>
          <w:rFonts w:ascii="Arial" w:hAnsi="Arial" w:cs="Arial"/>
          <w:b/>
          <w:bCs/>
          <w:color w:val="000000" w:themeColor="text1"/>
          <w:sz w:val="28"/>
          <w:szCs w:val="28"/>
        </w:rPr>
        <w:t xml:space="preserve">, </w:t>
      </w:r>
      <w:del w:id="1196" w:author="Assessor GDSXSR" w:date="2026-10-31T19:43:38Z">
        <w:r>
          <w:rPr>
            <w:rFonts w:ascii="Arial" w:hAnsi="Arial" w:cs="Arial"/>
            <w:b/>
            <w:bCs/>
            <w:color w:val="000000" w:themeColor="text1"/>
            <w:sz w:val="28"/>
            <w:szCs w:val="28"/>
          </w:rPr>
          <w:delText xml:space="preserve">CELIA</w:delText>
        </w:r>
      </w:del>
      <w:ins w:id="1197" w:author="Assessor GDSXSR" w:date="2026-10-31T19:43:38Z">
        <w:r>
          <w:rPr>
            <w:rFonts w:ascii="Arial" w:hAnsi="Arial" w:cs="Arial"/>
            <w:b/>
            <w:bCs/>
            <w:color w:val="808080"/>
            <w:sz w:val="28"/>
            <w:szCs w:val="28"/>
          </w:rPr>
          <w:t xml:space="preserve">CÉLIA</w:t>
        </w:r>
      </w:ins>
      <w:r>
        <w:rPr>
          <w:rFonts w:ascii="Arial" w:hAnsi="Arial" w:cs="Arial"/>
          <w:b/>
          <w:bCs/>
          <w:color w:val="000000" w:themeColor="text1"/>
          <w:sz w:val="28"/>
          <w:szCs w:val="28"/>
        </w:rPr>
        <w:t xml:space="preserve"> REGINA NEGR</w:t>
      </w:r>
      <w:r>
        <w:rPr>
          <w:rFonts w:ascii="Arial" w:hAnsi="Arial" w:cs="Arial"/>
          <w:b/>
          <w:bCs/>
          <w:color w:val="000000" w:themeColor="text1"/>
          <w:sz w:val="28"/>
          <w:szCs w:val="28"/>
        </w:rPr>
        <w:t xml:space="preserve">Ã</w:t>
      </w:r>
      <w:r>
        <w:rPr>
          <w:rFonts w:ascii="Arial" w:hAnsi="Arial" w:cs="Arial"/>
          <w:b/>
          <w:bCs/>
          <w:color w:val="000000" w:themeColor="text1"/>
          <w:sz w:val="28"/>
          <w:szCs w:val="28"/>
        </w:rPr>
        <w:t xml:space="preserve">O BATISTA RODRIGUES</w:t>
      </w:r>
      <w:commentRangeEnd w:id="10"/>
      <w:r>
        <w:rPr>
          <w:rStyle w:val="CommentReference"/>
        </w:rPr>
        <w:commentReference w:id="10"/>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6DD4E06C" w14:textId="15F06784" w:rsidR="00A72414"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576236D9" w14:textId="77777777" w:rsidR="00B7069C" w:rsidRDefault="00B7069C" w:rsidP="00DB1301">
      <w:pPr>
        <w:spacing w:after="0" w:line="360" w:lineRule="auto"/>
        <w:ind w:firstLine="2268"/>
        <w:jc w:val="both"/>
        <w:rPr>
          <w:rFonts w:ascii="Arial" w:hAnsi="Arial" w:cs="Arial"/>
          <w:sz w:val="28"/>
          <w:szCs w:val="28"/>
        </w:rPr>
      </w:pPr>
    </w:p>
    <w:p w14:paraId="4AC060DA" w14:textId="746D4121" w:rsidR="00A72414" w:rsidRDefault="00E26743" w:rsidP="00495EB5">
      <w:pPr>
        <w:spacing w:after="0" w:line="360" w:lineRule="auto"/>
        <w:ind w:hanging="142"/>
        <w:jc w:val="center"/>
        <w:rPr>
          <w:rFonts w:ascii="Arial" w:hAnsi="Arial" w:cs="Arial"/>
          <w:sz w:val="28"/>
          <w:szCs w:val="28"/>
        </w:rPr>
      </w:pPr>
      <w:commentRangeStart w:id="11"/>
      <w:r w:rsidRPr="001E1C33">
        <w:rPr>
          <w:rFonts w:ascii="Arial" w:hAnsi="Arial" w:cs="Arial"/>
          <w:sz w:val="28"/>
          <w:szCs w:val="28"/>
          <w:highlight w:val="yellow"/>
          <w:rPrChange w:id="1599" w:author="Assessor GDSXSR" w:date="2026-10-31T19:43:38Z">
            <w:rPr>
              <w:rFonts w:ascii="Arial" w:hAnsi="Arial" w:cs="Arial"/>
              <w:sz w:val="28"/>
              <w:szCs w:val="28"/>
            </w:rPr>
          </w:rPrChange>
        </w:rPr>
        <w:t xml:space="preserve">DA </w:t>
      </w:r>
      <w:r>
        <w:rPr>
          <w:rFonts w:ascii="Arial" w:hAnsi="Arial" w:cs="Arial"/>
          <w:sz w:val="28"/>
          <w:szCs w:val="28"/>
          <w:highlight w:val="yellow"/>
          <w:rPrChange w:id="1600" w:author="Assessor GDSXSR" w:date="2026-10-31T19:43:38Z">
            <w:rPr>
              <w:rFonts w:ascii="Arial" w:hAnsi="Arial" w:cs="Arial"/>
              <w:sz w:val="28"/>
              <w:szCs w:val="28"/>
            </w:rPr>
          </w:rPrChange>
        </w:rPr>
        <w:t>NÃO CONFIGURAÇÃO</w:t>
      </w:r>
      <w:r w:rsidRPr="001E1C33">
        <w:rPr>
          <w:rFonts w:ascii="Arial" w:hAnsi="Arial" w:cs="Arial"/>
          <w:sz w:val="28"/>
          <w:szCs w:val="28"/>
          <w:highlight w:val="yellow"/>
          <w:rPrChange w:id="1601" w:author="Assessor GDSXSR" w:date="2026-10-31T19:43:38Z">
            <w:rPr>
              <w:rFonts w:ascii="Arial" w:hAnsi="Arial" w:cs="Arial"/>
              <w:sz w:val="28"/>
              <w:szCs w:val="28"/>
            </w:rPr>
          </w:rPrChange>
        </w:rPr>
        <w:t xml:space="preserve"> DOS DANOS MORAIS</w:t>
      </w:r>
      <w:commentRangeEnd w:id="11"/>
      <w:r>
        <w:rPr>
          <w:rStyle w:val="CommentReference"/>
        </w:rPr>
        <w:commentReference w:id="11"/>
      </w:r>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3E58B208" w:rsidR="00EB3378" w:rsidRDefault="00B7069C" w:rsidP="00DB1301">
      <w:pPr>
        <w:spacing w:after="0" w:line="360" w:lineRule="auto"/>
        <w:ind w:firstLine="2268"/>
        <w:jc w:val="both"/>
        <w:rPr>
          <w:rFonts w:ascii="Arial" w:hAnsi="Arial" w:cs="Arial"/>
          <w:sz w:val="28"/>
          <w:szCs w:val="28"/>
        </w:rPr>
      </w:pPr>
      <w:r>
        <w:rPr>
          <w:rFonts w:ascii="Arial" w:hAnsi="Arial" w:cs="Arial"/>
          <w:color w:val="000000" w:themeColor="text1"/>
          <w:sz w:val="28"/>
          <w:szCs w:val="28"/>
        </w:rPr>
        <w:t xml:space="preserve">A </w:t>
      </w:r>
      <w:ins w:id="1198" w:author="Assessor GDSXSR" w:date="2026-10-31T19:43:38Z">
        <w:r>
          <w:rPr>
            <w:rFonts w:ascii="Arial" w:hAnsi="Arial" w:cs="Arial"/>
            <w:color w:val="808080"/>
            <w:sz w:val="28"/>
            <w:szCs w:val="28"/>
          </w:rPr>
          <w:t xml:space="preserve">autora/</w:t>
        </w:r>
      </w:ins>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ins w:id="1199" w:author="Assessor GDSXSR" w:date="2026-10-31T19:43:38Z">
        <w:r>
          <w:rPr>
            <w:rFonts w:ascii="Arial" w:hAnsi="Arial" w:cs="Arial"/>
            <w:color w:val="808080"/>
            <w:sz w:val="28"/>
            <w:szCs w:val="28"/>
          </w:rPr>
          <w:t xml:space="preserve">: </w:t>
        </w:r>
        <w:r>
          <w:rPr>
            <w:rFonts w:ascii="Arial" w:hAnsi="Arial" w:cs="Arial"/>
            <w:b/>
            <w:color w:val="808080"/>
            <w:sz w:val="28"/>
            <w:szCs w:val="28"/>
          </w:rPr>
          <w:t xml:space="preserve">1)</w:t>
        </w:r>
      </w:ins>
      <w:r>
        <w:rPr>
          <w:rFonts w:ascii="Arial" w:hAnsi="Arial" w:cs="Arial"/>
          <w:color w:val="000000" w:themeColor="text1"/>
          <w:sz w:val="28"/>
          <w:szCs w:val="28"/>
        </w:rPr>
        <w:t xml:space="preserve"> </w:t>
      </w:r>
      <w:r>
        <w:rPr>
          <w:rFonts w:ascii="Arial" w:hAnsi="Arial" w:cs="Arial"/>
          <w:sz w:val="28"/>
          <w:szCs w:val="28"/>
        </w:rPr>
        <w:t xml:space="preserve">a cobrança de juros remuneratórios de 19,85%</w:t>
      </w:r>
      <w:del w:id="1200" w:author="Assessor GDSXSR" w:date="2026-10-31T19:43:38Z">
        <w:r>
          <w:rPr>
            <w:rFonts w:ascii="Arial" w:hAnsi="Arial" w:cs="Arial"/>
            <w:sz w:val="28"/>
            <w:szCs w:val="28"/>
          </w:rPr>
          <w:delText xml:space="preserve"> </w:delText>
        </w:r>
        <w:r>
          <w:rPr>
            <w:rFonts w:ascii="Arial" w:hAnsi="Arial" w:cs="Arial"/>
            <w:sz w:val="28"/>
            <w:szCs w:val="28"/>
          </w:rPr>
          <w:delText xml:space="preserve"> </w:delText>
        </w:r>
      </w:del>
      <w:ins w:id="1201" w:author="Assessor GDSXSR" w:date="2026-10-31T19:43:38Z">
        <w:r>
          <w:rPr>
            <w:rFonts w:ascii="Arial" w:hAnsi="Arial" w:cs="Arial"/>
            <w:color w:val="808080"/>
            <w:sz w:val="28"/>
            <w:szCs w:val="28"/>
          </w:rPr>
          <w:t xml:space="preserve"> </w:t>
        </w:r>
      </w:ins>
      <w:r>
        <w:rPr>
          <w:rFonts w:ascii="Arial" w:hAnsi="Arial" w:cs="Arial"/>
          <w:sz w:val="28"/>
          <w:szCs w:val="28"/>
        </w:rPr>
        <w:t xml:space="preserve">ao mês</w:t>
      </w:r>
      <w:del w:id="1202" w:author="Assessor GDSXSR" w:date="2026-10-31T19:43:38Z">
        <w:r>
          <w:rPr>
            <w:rFonts w:ascii="Arial" w:hAnsi="Arial" w:cs="Arial"/>
            <w:sz w:val="28"/>
            <w:szCs w:val="28"/>
          </w:rPr>
          <w:delText xml:space="preserve"> nos três contratos</w:delText>
        </w:r>
      </w:del>
      <w:r>
        <w:rPr>
          <w:rFonts w:ascii="Arial" w:hAnsi="Arial" w:cs="Arial"/>
          <w:sz w:val="28"/>
          <w:szCs w:val="28"/>
        </w:rPr>
        <w:t xml:space="preserve">,</w:t>
      </w:r>
      <w:del w:id="1203" w:author="Assessor GDSXSR" w:date="2026-10-31T19:43:38Z">
        <w:r>
          <w:rPr>
            <w:rFonts w:ascii="Arial" w:hAnsi="Arial" w:cs="Arial"/>
            <w:sz w:val="28"/>
            <w:szCs w:val="28"/>
          </w:rPr>
          <w:delText xml:space="preserve"> em percentuais</w:delText>
        </w:r>
      </w:del>
      <w:r>
        <w:rPr>
          <w:rFonts w:ascii="Arial" w:hAnsi="Arial" w:cs="Arial"/>
          <w:sz w:val="28"/>
          <w:szCs w:val="28"/>
        </w:rPr>
        <w:t xml:space="preserve"> próximos a quatro vezes </w:t>
      </w:r>
      <w:del w:id="1204" w:author="Assessor GDSXSR" w:date="2026-10-31T19:43:38Z">
        <w:r>
          <w:rPr>
            <w:rFonts w:ascii="Arial" w:hAnsi="Arial" w:cs="Arial"/>
            <w:sz w:val="28"/>
            <w:szCs w:val="28"/>
          </w:rPr>
          <w:delText xml:space="preserve">as</w:delText>
        </w:r>
      </w:del>
      <w:ins w:id="1205" w:author="Assessor GDSXSR" w:date="2026-10-31T19:43:38Z">
        <w:r>
          <w:rPr>
            <w:rFonts w:ascii="Arial" w:hAnsi="Arial" w:cs="Arial"/>
            <w:color w:val="808080"/>
            <w:sz w:val="28"/>
            <w:szCs w:val="28"/>
          </w:rPr>
          <w:t xml:space="preserve">a</w:t>
        </w:r>
      </w:ins>
      <w:r>
        <w:rPr>
          <w:rFonts w:ascii="Arial" w:hAnsi="Arial" w:cs="Arial"/>
          <w:sz w:val="28"/>
          <w:szCs w:val="28"/>
        </w:rPr>
        <w:t xml:space="preserve"> </w:t>
      </w:r>
      <w:del w:id="1206" w:author="Assessor GDSXSR" w:date="2026-10-31T19:43:38Z">
        <w:r>
          <w:rPr>
            <w:rFonts w:ascii="Arial" w:hAnsi="Arial" w:cs="Arial"/>
            <w:sz w:val="28"/>
            <w:szCs w:val="28"/>
          </w:rPr>
          <w:delText xml:space="preserve">taxas médias</w:delText>
        </w:r>
      </w:del>
      <w:ins w:id="1207" w:author="Assessor GDSXSR" w:date="2026-10-31T19:43:38Z">
        <w:r>
          <w:rPr>
            <w:rFonts w:ascii="Arial" w:hAnsi="Arial" w:cs="Arial"/>
            <w:color w:val="808080"/>
            <w:sz w:val="28"/>
            <w:szCs w:val="28"/>
          </w:rPr>
          <w:t xml:space="preserve">média</w:t>
        </w:r>
      </w:ins>
      <w:r>
        <w:rPr>
          <w:rFonts w:ascii="Arial" w:hAnsi="Arial" w:cs="Arial"/>
          <w:sz w:val="28"/>
          <w:szCs w:val="28"/>
        </w:rPr>
        <w:t xml:space="preserve"> de mercado, caracteriza abuso de direito e violação à boa-fé objetiva</w:t>
      </w:r>
      <w:del w:id="1208" w:author="Assessor GDSXSR" w:date="2026-10-31T19:43:38Z">
        <w:r>
          <w:rPr>
            <w:rFonts w:ascii="Arial" w:hAnsi="Arial" w:cs="Arial"/>
            <w:sz w:val="28"/>
            <w:szCs w:val="28"/>
          </w:rPr>
          <w:delText xml:space="preserve">,</w:delText>
        </w:r>
      </w:del>
      <w:ins w:id="1209" w:author="Assessor GDSXSR" w:date="2026-10-31T19:43:38Z">
        <w:r>
          <w:rPr>
            <w:rFonts w:ascii="Arial" w:hAnsi="Arial" w:cs="Arial"/>
            <w:color w:val="808080"/>
            <w:sz w:val="28"/>
            <w:szCs w:val="28"/>
          </w:rPr>
          <w:t xml:space="preserve">;</w:t>
        </w:r>
      </w:ins>
      <w:r>
        <w:rPr>
          <w:rFonts w:ascii="Arial" w:hAnsi="Arial" w:cs="Arial"/>
          <w:sz w:val="28"/>
          <w:szCs w:val="28"/>
        </w:rPr>
        <w:t xml:space="preserve"> </w:t>
      </w:r>
      <w:del w:id="1210" w:author="Assessor GDSXSR" w:date="2026-10-31T19:43:38Z">
        <w:r>
          <w:rPr>
            <w:rFonts w:ascii="Arial" w:hAnsi="Arial" w:cs="Arial"/>
            <w:sz w:val="28"/>
            <w:szCs w:val="28"/>
          </w:rPr>
          <w:delText xml:space="preserve">sendo</w:delText>
        </w:r>
      </w:del>
      <w:ins w:id="1211" w:author="Assessor GDSXSR" w:date="2026-10-31T19:43:38Z">
        <w:r>
          <w:rPr>
            <w:rFonts w:ascii="Arial" w:hAnsi="Arial" w:cs="Arial"/>
            <w:color w:val="808080"/>
            <w:sz w:val="28"/>
            <w:szCs w:val="28"/>
          </w:rPr>
          <w:t xml:space="preserve">e</w:t>
        </w:r>
      </w:ins>
      <w:r>
        <w:rPr>
          <w:rFonts w:ascii="Arial" w:hAnsi="Arial" w:cs="Arial"/>
          <w:sz w:val="28"/>
          <w:szCs w:val="28"/>
        </w:rPr>
        <w:t xml:space="preserve"> </w:t>
      </w:r>
      <w:del w:id="1212" w:author="Assessor GDSXSR" w:date="2026-10-31T19:43:38Z">
        <w:r>
          <w:rPr>
            <w:rFonts w:ascii="Arial" w:hAnsi="Arial" w:cs="Arial"/>
            <w:sz w:val="28"/>
            <w:szCs w:val="28"/>
          </w:rPr>
          <w:delText xml:space="preserve">suficiente para configurar dano moral, consideradas</w:delText>
        </w:r>
      </w:del>
      <w:ins w:id="1213" w:author="Assessor GDSXSR" w:date="2026-10-31T19:43:38Z">
        <w:r>
          <w:rPr>
            <w:rFonts w:ascii="Arial" w:hAnsi="Arial" w:cs="Arial"/>
            <w:b/>
            <w:color w:val="808080"/>
            <w:sz w:val="28"/>
            <w:szCs w:val="28"/>
          </w:rPr>
          <w:t xml:space="preserve">2)</w:t>
        </w:r>
      </w:ins>
      <w:r>
        <w:rPr>
          <w:rFonts w:ascii="Arial" w:hAnsi="Arial" w:cs="Arial"/>
          <w:sz w:val="28"/>
          <w:szCs w:val="28"/>
        </w:rPr>
        <w:t xml:space="preserve"> a vulnerabilidade econômica da consumidora</w:t>
      </w:r>
      <w:del w:id="1214" w:author="Assessor GDSXSR" w:date="2026-10-31T19:43:38Z">
        <w:r>
          <w:rPr>
            <w:rFonts w:ascii="Arial" w:hAnsi="Arial" w:cs="Arial"/>
            <w:sz w:val="28"/>
            <w:szCs w:val="28"/>
          </w:rPr>
          <w:delText xml:space="preserve">, a natureza alimentar de sua renda</w:delText>
        </w:r>
      </w:del>
      <w:r>
        <w:rPr>
          <w:rFonts w:ascii="Arial" w:hAnsi="Arial" w:cs="Arial"/>
          <w:sz w:val="28"/>
          <w:szCs w:val="28"/>
        </w:rPr>
        <w:t xml:space="preserve"> e a capacidade financeira </w:t>
      </w:r>
      <w:del w:id="1215" w:author="Assessor GDSXSR" w:date="2026-10-31T19:43:38Z">
        <w:r>
          <w:rPr>
            <w:rFonts w:ascii="Arial" w:hAnsi="Arial" w:cs="Arial"/>
            <w:sz w:val="28"/>
            <w:szCs w:val="28"/>
          </w:rPr>
          <w:delText xml:space="preserve">da</w:delText>
        </w:r>
      </w:del>
      <w:ins w:id="1216" w:author="Assessor GDSXSR" w:date="2026-10-31T19:43:38Z">
        <w:r>
          <w:rPr>
            <w:rFonts w:ascii="Arial" w:hAnsi="Arial" w:cs="Arial"/>
            <w:color w:val="808080"/>
            <w:sz w:val="28"/>
            <w:szCs w:val="28"/>
          </w:rPr>
          <w:t xml:space="preserve">do</w:t>
        </w:r>
      </w:ins>
      <w:r>
        <w:rPr>
          <w:rFonts w:ascii="Arial" w:hAnsi="Arial" w:cs="Arial"/>
          <w:sz w:val="28"/>
          <w:szCs w:val="28"/>
        </w:rPr>
        <w:t xml:space="preserve"> </w:t>
      </w:r>
      <w:del w:id="1217" w:author="Assessor GDSXSR" w:date="2026-10-31T19:43:38Z">
        <w:r>
          <w:rPr>
            <w:rFonts w:ascii="Arial" w:hAnsi="Arial" w:cs="Arial"/>
            <w:sz w:val="28"/>
            <w:szCs w:val="28"/>
          </w:rPr>
          <w:delText xml:space="preserve">instituição</w:delText>
        </w:r>
      </w:del>
      <w:ins w:id="1218" w:author="Assessor GDSXSR" w:date="2026-10-31T19:43:38Z">
        <w:r>
          <w:rPr>
            <w:rFonts w:ascii="Arial" w:hAnsi="Arial" w:cs="Arial"/>
            <w:color w:val="808080"/>
            <w:sz w:val="28"/>
            <w:szCs w:val="28"/>
          </w:rPr>
          <w:t xml:space="preserve">banco</w:t>
        </w:r>
      </w:ins>
      <w:r>
        <w:rPr>
          <w:rFonts w:ascii="Arial" w:hAnsi="Arial" w:cs="Arial"/>
          <w:sz w:val="28"/>
          <w:szCs w:val="28"/>
        </w:rPr>
        <w:t xml:space="preserve"> </w:t>
      </w:r>
      <w:del w:id="1219" w:author="Assessor GDSXSR" w:date="2026-10-31T19:43:38Z">
        <w:r>
          <w:rPr>
            <w:rFonts w:ascii="Arial" w:hAnsi="Arial" w:cs="Arial"/>
            <w:sz w:val="28"/>
            <w:szCs w:val="28"/>
          </w:rPr>
          <w:delText xml:space="preserve">bancária</w:delText>
        </w:r>
      </w:del>
      <w:ins w:id="1220" w:author="Assessor GDSXSR" w:date="2026-10-31T19:43:38Z">
        <w:r>
          <w:rPr>
            <w:rFonts w:ascii="Arial" w:hAnsi="Arial" w:cs="Arial"/>
            <w:color w:val="808080"/>
            <w:sz w:val="28"/>
            <w:szCs w:val="28"/>
          </w:rPr>
          <w:t xml:space="preserve">justificam a indenização (ID 89286451).</w:t>
        </w:r>
      </w:ins>
    </w:p>
    <w:p w14:paraId="3D7B004F" w14:textId="77777777" w:rsidR="00125329" w:rsidRDefault="00125329" w:rsidP="00DB1301">
      <w:pPr>
        <w:spacing w:after="0" w:line="360" w:lineRule="auto"/>
        <w:ind w:firstLine="2268"/>
        <w:jc w:val="both"/>
        <w:rPr>
          <w:rFonts w:ascii="Arial" w:hAnsi="Arial" w:cs="Arial"/>
          <w:color w:val="000000" w:themeColor="text1"/>
          <w:sz w:val="28"/>
          <w:szCs w:val="28"/>
        </w:rPr>
      </w:pPr>
    </w:p>
    <w:p w14:paraId="102F1792" w14:textId="6BB2C13C" w:rsidR="00911601" w:rsidRPr="007E1C8C" w:rsidRDefault="00137A7E"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608" w:author="Assessor GDSXSR" w:date="2026-10-31T19:43:38Z">
            <w:rPr>
              <w:rFonts w:ascii="Arial" w:hAnsi="Arial" w:cs="Arial"/>
              <w:color w:val="000000" w:themeColor="text1"/>
              <w:sz w:val="28"/>
              <w:szCs w:val="28"/>
            </w:rPr>
          </w:rPrChange>
        </w:rPr>
        <w:t>Sem razão</w:t>
      </w:r>
      <w:r w:rsidR="00B7069C">
        <w:rPr>
          <w:rFonts w:ascii="Arial" w:hAnsi="Arial" w:cs="Arial"/>
          <w:color w:val="000000" w:themeColor="text1"/>
          <w:sz w:val="28"/>
          <w:szCs w:val="28"/>
          <w:highlight w:val="yellow"/>
          <w:rPrChange w:id="1609" w:author="Assessor GDSXSR" w:date="2026-10-31T19:43:38Z">
            <w:rPr>
              <w:rFonts w:ascii="Arial" w:hAnsi="Arial" w:cs="Arial"/>
              <w:color w:val="000000" w:themeColor="text1"/>
              <w:sz w:val="28"/>
              <w:szCs w:val="28"/>
            </w:rPr>
          </w:rPrChange>
        </w:rPr>
        <w:t xml:space="preserve"> a apelante</w:t>
      </w:r>
      <w:r w:rsidR="0081317E">
        <w:rPr>
          <w:rFonts w:ascii="Arial" w:hAnsi="Arial" w:cs="Arial"/>
          <w:color w:val="000000" w:themeColor="text1"/>
          <w:sz w:val="28"/>
          <w:szCs w:val="28"/>
          <w:highlight w:val="yellow"/>
          <w:rPrChange w:id="1610" w:author="Assessor GDSXSR" w:date="2026-10-31T19:43:38Z">
            <w:rPr>
              <w:rFonts w:ascii="Arial" w:hAnsi="Arial" w:cs="Arial"/>
              <w:color w:val="000000" w:themeColor="text1"/>
              <w:sz w:val="28"/>
              <w:szCs w:val="28"/>
            </w:rPr>
          </w:rPrChange>
        </w:rPr>
        <w:t>.</w:t>
      </w:r>
    </w:p>
    <w:p w14:paraId="3926BD70" w14:textId="77777777" w:rsidR="00911601" w:rsidRDefault="00911601" w:rsidP="00DB1301">
      <w:pPr>
        <w:spacing w:after="0" w:line="360" w:lineRule="auto"/>
        <w:ind w:firstLine="2268"/>
        <w:jc w:val="both"/>
        <w:rPr>
          <w:rFonts w:ascii="Arial" w:hAnsi="Arial" w:cs="Arial"/>
          <w:color w:val="000000" w:themeColor="text1"/>
          <w:sz w:val="28"/>
          <w:szCs w:val="28"/>
        </w:rPr>
      </w:pPr>
    </w:p>
    <w:p w14:paraId="13EE3CE4" w14:textId="77777777"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revisão de cláusula contratual </w:t>
      </w:r>
      <w:del w:id="1221" w:author="Assessor GDSXSR" w:date="2026-10-31T19:43:38Z">
        <w:r>
          <w:rPr>
            <w:rFonts w:ascii="Arial" w:hAnsi="Arial" w:cs="Arial"/>
            <w:color w:val="000000" w:themeColor="text1"/>
            <w:sz w:val="28"/>
            <w:szCs w:val="28"/>
          </w:rPr>
          <w:delText xml:space="preserve">fundada no reconhecimento da</w:delText>
        </w:r>
      </w:del>
      <w:ins w:id="1222" w:author="Assessor GDSXSR" w:date="2026-10-31T19:43:38Z">
        <w:r>
          <w:rPr>
            <w:rFonts w:ascii="Arial" w:hAnsi="Arial" w:cs="Arial"/>
            <w:color w:val="808080"/>
            <w:sz w:val="28"/>
            <w:szCs w:val="28"/>
          </w:rPr>
          <w:t xml:space="preserve">por</w:t>
        </w:r>
      </w:ins>
      <w:r>
        <w:rPr>
          <w:rFonts w:ascii="Arial" w:hAnsi="Arial" w:cs="Arial"/>
          <w:color w:val="000000" w:themeColor="text1"/>
          <w:sz w:val="28"/>
          <w:szCs w:val="28"/>
        </w:rPr>
        <w:t xml:space="preserve"> abusividade dos juros remuneratórios não gera, por si só, dano moral indenizável.</w:t>
      </w:r>
      <w:del w:id="1223" w:author="Assessor GDSXSR" w:date="2026-10-31T19:43:38Z">
        <w:r>
          <w:rPr>
            <w:rFonts w:ascii="Arial" w:hAnsi="Arial" w:cs="Arial"/>
            <w:color w:val="000000" w:themeColor="text1"/>
            <w:sz w:val="28"/>
            <w:szCs w:val="28"/>
          </w:rPr>
          <w:delText xml:space="preserve"> Embora a diferença entre as taxas contratadas e as médias de mercado tenha justificado a intervenção judicial para restabelecer o equilíbrio das operações, essa circunstância permanece, em princípio, no campo patrimonial.</w:delText>
        </w:r>
      </w:del>
    </w:p>
    <w:p w14:paraId="6B915ADC"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35A2B88B" w14:textId="77777777" w:rsidR="001E1C33" w:rsidRDefault="001E1C33" w:rsidP="001E1C33">
      <w:pPr>
        <w:spacing w:after="0" w:line="360" w:lineRule="auto"/>
        <w:ind w:firstLine="2268"/>
        <w:jc w:val="both"/>
        <w:rPr>
          <w:rFonts w:ascii="Arial" w:hAnsi="Arial" w:cs="Arial"/>
          <w:color w:val="000000" w:themeColor="text1"/>
          <w:sz w:val="28"/>
          <w:szCs w:val="28"/>
        </w:rPr>
      </w:pPr>
      <w:del w:id="1224" w:author="Assessor GDSXSR" w:date="2026-10-31T19:43:38Z">
        <w:r>
          <w:rPr>
            <w:rFonts w:ascii="Arial" w:hAnsi="Arial" w:cs="Arial"/>
            <w:color w:val="000000" w:themeColor="text1"/>
            <w:sz w:val="28"/>
            <w:szCs w:val="28"/>
          </w:rPr>
          <w:delText xml:space="preserve">Os</w:delText>
        </w:r>
      </w:del>
      <w:ins w:id="1225" w:author="Assessor GDSXSR" w:date="2026-10-31T19:43:38Z">
        <w:r>
          <w:rPr>
            <w:rFonts w:ascii="Arial" w:hAnsi="Arial" w:cs="Arial"/>
            <w:color w:val="808080"/>
            <w:sz w:val="28"/>
            <w:szCs w:val="28"/>
          </w:rPr>
          <w:t xml:space="preserve">No</w:t>
        </w:r>
      </w:ins>
      <w:r>
        <w:rPr>
          <w:rFonts w:ascii="Arial" w:hAnsi="Arial" w:cs="Arial"/>
          <w:color w:val="000000" w:themeColor="text1"/>
          <w:sz w:val="28"/>
          <w:szCs w:val="28"/>
        </w:rPr>
        <w:t xml:space="preserve"> </w:t>
      </w:r>
      <w:del w:id="1226" w:author="Assessor GDSXSR" w:date="2026-10-31T19:43:38Z">
        <w:r>
          <w:rPr>
            <w:rFonts w:ascii="Arial" w:hAnsi="Arial" w:cs="Arial"/>
            <w:color w:val="000000" w:themeColor="text1"/>
            <w:sz w:val="28"/>
            <w:szCs w:val="28"/>
          </w:rPr>
          <w:delText xml:space="preserve">empréstimos foram efetivamente contratados</w:delText>
        </w:r>
      </w:del>
      <w:ins w:id="1227" w:author="Assessor GDSXSR" w:date="2026-10-31T19:43:38Z">
        <w:r>
          <w:rPr>
            <w:rFonts w:ascii="Arial" w:hAnsi="Arial" w:cs="Arial"/>
            <w:color w:val="808080"/>
            <w:sz w:val="28"/>
            <w:szCs w:val="28"/>
          </w:rPr>
          <w:t xml:space="preserve">caso</w:t>
        </w:r>
      </w:ins>
      <w:r>
        <w:rPr>
          <w:rFonts w:ascii="Arial" w:hAnsi="Arial" w:cs="Arial"/>
          <w:color w:val="000000" w:themeColor="text1"/>
          <w:sz w:val="28"/>
          <w:szCs w:val="28"/>
        </w:rPr>
        <w:t xml:space="preserve">, </w:t>
      </w:r>
      <w:del w:id="1228" w:author="Assessor GDSXSR" w:date="2026-10-31T19:43:38Z">
        <w:r>
          <w:rPr>
            <w:rFonts w:ascii="Arial" w:hAnsi="Arial" w:cs="Arial"/>
            <w:color w:val="000000" w:themeColor="text1"/>
            <w:sz w:val="28"/>
            <w:szCs w:val="28"/>
          </w:rPr>
          <w:delText xml:space="preserve">os valores foram disponibilizados à autora e as parcelas decorreram dos negócios celebrados entre as partes. A</w:delText>
        </w:r>
      </w:del>
      <w:ins w:id="1229" w:author="Assessor GDSXSR" w:date="2026-10-31T19:43:38Z">
        <w:r>
          <w:rPr>
            <w:rFonts w:ascii="Arial" w:hAnsi="Arial" w:cs="Arial"/>
            <w:color w:val="808080"/>
            <w:sz w:val="28"/>
            <w:szCs w:val="28"/>
          </w:rPr>
          <w:t xml:space="preserve">a</w:t>
        </w:r>
      </w:ins>
      <w:r>
        <w:rPr>
          <w:rFonts w:ascii="Arial" w:hAnsi="Arial" w:cs="Arial"/>
          <w:color w:val="000000" w:themeColor="text1"/>
          <w:sz w:val="28"/>
          <w:szCs w:val="28"/>
        </w:rPr>
        <w:t xml:space="preserve"> irregularidade reconhecida na sentença ficou restrita à taxa de juros </w:t>
      </w:r>
      <w:del w:id="1230" w:author="Assessor GDSXSR" w:date="2026-10-31T19:43:38Z">
        <w:r>
          <w:rPr>
            <w:rFonts w:ascii="Arial" w:hAnsi="Arial" w:cs="Arial"/>
            <w:color w:val="000000" w:themeColor="text1"/>
            <w:sz w:val="28"/>
            <w:szCs w:val="28"/>
          </w:rPr>
          <w:delText xml:space="preserve">aplicada</w:delText>
        </w:r>
      </w:del>
      <w:ins w:id="1231" w:author="Assessor GDSXSR" w:date="2026-10-31T19:43:38Z">
        <w:r>
          <w:rPr>
            <w:rFonts w:ascii="Arial" w:hAnsi="Arial" w:cs="Arial"/>
            <w:color w:val="808080"/>
            <w:sz w:val="28"/>
            <w:szCs w:val="28"/>
          </w:rPr>
          <w:t xml:space="preserve">de contratos efetivamente celebrados</w:t>
        </w:r>
      </w:ins>
      <w:r>
        <w:rPr>
          <w:rFonts w:ascii="Arial" w:hAnsi="Arial" w:cs="Arial"/>
          <w:color w:val="000000" w:themeColor="text1"/>
          <w:sz w:val="28"/>
          <w:szCs w:val="28"/>
        </w:rPr>
        <w:t xml:space="preserve">, sem</w:t>
      </w:r>
      <w:del w:id="1232" w:author="Assessor GDSXSR" w:date="2026-10-31T19:43:38Z">
        <w:r>
          <w:rPr>
            <w:rFonts w:ascii="Arial" w:hAnsi="Arial" w:cs="Arial"/>
            <w:color w:val="000000" w:themeColor="text1"/>
            <w:sz w:val="28"/>
            <w:szCs w:val="28"/>
          </w:rPr>
          <w:delText xml:space="preserve"> demonstração de</w:delText>
        </w:r>
      </w:del>
      <w:r>
        <w:rPr>
          <w:rFonts w:ascii="Arial" w:hAnsi="Arial" w:cs="Arial"/>
          <w:color w:val="000000" w:themeColor="text1"/>
          <w:sz w:val="28"/>
          <w:szCs w:val="28"/>
        </w:rPr>
        <w:t xml:space="preserve"> negativação indevida, cobrança vexatória</w:t>
      </w:r>
      <w:del w:id="1233" w:author="Assessor GDSXSR" w:date="2026-10-31T19:43:38Z">
        <w:r>
          <w:rPr>
            <w:rFonts w:ascii="Arial" w:hAnsi="Arial" w:cs="Arial"/>
            <w:color w:val="000000" w:themeColor="text1"/>
            <w:sz w:val="28"/>
            <w:szCs w:val="28"/>
          </w:rPr>
          <w:delText xml:space="preserve">,</w:delText>
        </w:r>
      </w:del>
      <w:ins w:id="1234" w:author="Assessor GDSXSR" w:date="2026-10-31T19:43:38Z">
        <w:r>
          <w:rPr>
            <w:rFonts w:ascii="Arial" w:hAnsi="Arial" w:cs="Arial"/>
            <w:color w:val="808080"/>
            <w:sz w:val="28"/>
            <w:szCs w:val="28"/>
          </w:rPr>
          <w:t xml:space="preserve"> ou</w:t>
        </w:r>
      </w:ins>
      <w:r>
        <w:rPr>
          <w:rFonts w:ascii="Arial" w:hAnsi="Arial" w:cs="Arial"/>
          <w:color w:val="000000" w:themeColor="text1"/>
          <w:sz w:val="28"/>
          <w:szCs w:val="28"/>
        </w:rPr>
        <w:t xml:space="preserve"> exposição pública </w:t>
      </w:r>
      <w:del w:id="1235" w:author="Assessor GDSXSR" w:date="2026-10-31T19:43:38Z">
        <w:r>
          <w:rPr>
            <w:rFonts w:ascii="Arial" w:hAnsi="Arial" w:cs="Arial"/>
            <w:color w:val="000000" w:themeColor="text1"/>
            <w:sz w:val="28"/>
            <w:szCs w:val="28"/>
          </w:rPr>
          <w:delText xml:space="preserve">ou</w:delText>
        </w:r>
      </w:del>
      <w:ins w:id="1236" w:author="Assessor GDSXSR" w:date="2026-10-31T19:43:38Z">
        <w:r>
          <w:rPr>
            <w:rFonts w:ascii="Arial" w:hAnsi="Arial" w:cs="Arial"/>
            <w:color w:val="808080"/>
            <w:sz w:val="28"/>
            <w:szCs w:val="28"/>
          </w:rPr>
          <w:t xml:space="preserve">(ID</w:t>
        </w:r>
      </w:ins>
      <w:r>
        <w:rPr>
          <w:rFonts w:ascii="Arial" w:hAnsi="Arial" w:cs="Arial"/>
          <w:color w:val="000000" w:themeColor="text1"/>
          <w:sz w:val="28"/>
          <w:szCs w:val="28"/>
        </w:rPr>
        <w:t xml:space="preserve"> </w:t>
      </w:r>
      <w:del w:id="1237" w:author="Assessor GDSXSR" w:date="2026-10-31T19:43:38Z">
        <w:r>
          <w:rPr>
            <w:rFonts w:ascii="Arial" w:hAnsi="Arial" w:cs="Arial"/>
            <w:color w:val="000000" w:themeColor="text1"/>
            <w:sz w:val="28"/>
            <w:szCs w:val="28"/>
          </w:rPr>
          <w:delText xml:space="preserve">descontos decorrentes de contratação inexistente</w:delText>
        </w:r>
      </w:del>
      <w:ins w:id="1238" w:author="Assessor GDSXSR" w:date="2026-10-31T19:43:38Z">
        <w:r>
          <w:rPr>
            <w:rFonts w:ascii="Arial" w:hAnsi="Arial" w:cs="Arial"/>
            <w:color w:val="808080"/>
            <w:sz w:val="28"/>
            <w:szCs w:val="28"/>
          </w:rPr>
          <w:t xml:space="preserve">89286449)</w:t>
        </w:r>
      </w:ins>
      <w:r>
        <w:rPr>
          <w:rFonts w:ascii="Arial" w:hAnsi="Arial" w:cs="Arial"/>
          <w:color w:val="000000" w:themeColor="text1"/>
          <w:sz w:val="28"/>
          <w:szCs w:val="28"/>
        </w:rPr>
        <w:t xml:space="preserve">.</w:t>
      </w:r>
    </w:p>
    <w:p w14:paraId="08C692A4"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3E8E6B70" w14:textId="77777777"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vulnerabilidade econômica da consumidora </w:t>
      </w:r>
      <w:del w:id="1239" w:author="Assessor GDSXSR" w:date="2026-10-31T19:43:38Z">
        <w:r>
          <w:rPr>
            <w:rFonts w:ascii="Arial" w:hAnsi="Arial" w:cs="Arial"/>
            <w:color w:val="000000" w:themeColor="text1"/>
            <w:sz w:val="28"/>
            <w:szCs w:val="28"/>
          </w:rPr>
          <w:delText xml:space="preserve">e o comprometimento de parte de sua renda justificam o exame rigoroso das condições contratuais, mas </w:delText>
        </w:r>
      </w:del>
      <w:r>
        <w:rPr>
          <w:rFonts w:ascii="Arial" w:hAnsi="Arial" w:cs="Arial"/>
          <w:color w:val="000000" w:themeColor="text1"/>
          <w:sz w:val="28"/>
          <w:szCs w:val="28"/>
        </w:rPr>
        <w:t xml:space="preserve">não </w:t>
      </w:r>
      <w:del w:id="1240" w:author="Assessor GDSXSR" w:date="2026-10-31T19:43:38Z">
        <w:r>
          <w:rPr>
            <w:rFonts w:ascii="Arial" w:hAnsi="Arial" w:cs="Arial"/>
            <w:color w:val="000000" w:themeColor="text1"/>
            <w:sz w:val="28"/>
            <w:szCs w:val="28"/>
          </w:rPr>
          <w:delText xml:space="preserve">dispensam</w:delText>
        </w:r>
      </w:del>
      <w:ins w:id="1241" w:author="Assessor GDSXSR" w:date="2026-10-31T19:43:38Z">
        <w:r>
          <w:rPr>
            <w:rFonts w:ascii="Arial" w:hAnsi="Arial" w:cs="Arial"/>
            <w:color w:val="808080"/>
            <w:sz w:val="28"/>
            <w:szCs w:val="28"/>
          </w:rPr>
          <w:t xml:space="preserve">dispensa</w:t>
        </w:r>
      </w:ins>
      <w:r>
        <w:rPr>
          <w:rFonts w:ascii="Arial" w:hAnsi="Arial" w:cs="Arial"/>
          <w:color w:val="000000" w:themeColor="text1"/>
          <w:sz w:val="28"/>
          <w:szCs w:val="28"/>
        </w:rPr>
        <w:t xml:space="preserve"> a </w:t>
      </w:r>
      <w:del w:id="1242" w:author="Assessor GDSXSR" w:date="2026-10-31T19:43:38Z">
        <w:r>
          <w:rPr>
            <w:rFonts w:ascii="Arial" w:hAnsi="Arial" w:cs="Arial"/>
            <w:color w:val="000000" w:themeColor="text1"/>
            <w:sz w:val="28"/>
            <w:szCs w:val="28"/>
          </w:rPr>
          <w:delText xml:space="preserve">comprovação</w:delText>
        </w:r>
      </w:del>
      <w:ins w:id="1243" w:author="Assessor GDSXSR" w:date="2026-10-31T19:43:38Z">
        <w:r>
          <w:rPr>
            <w:rFonts w:ascii="Arial" w:hAnsi="Arial" w:cs="Arial"/>
            <w:color w:val="808080"/>
            <w:sz w:val="28"/>
            <w:szCs w:val="28"/>
          </w:rPr>
          <w:t xml:space="preserve">prova</w:t>
        </w:r>
      </w:ins>
      <w:r>
        <w:rPr>
          <w:rFonts w:ascii="Arial" w:hAnsi="Arial" w:cs="Arial"/>
          <w:color w:val="000000" w:themeColor="text1"/>
          <w:sz w:val="28"/>
          <w:szCs w:val="28"/>
        </w:rPr>
        <w:t xml:space="preserve"> de repercussão concreta sobre </w:t>
      </w:r>
      <w:del w:id="1244" w:author="Assessor GDSXSR" w:date="2026-10-31T19:43:38Z">
        <w:r>
          <w:rPr>
            <w:rFonts w:ascii="Arial" w:hAnsi="Arial" w:cs="Arial"/>
            <w:color w:val="000000" w:themeColor="text1"/>
            <w:sz w:val="28"/>
            <w:szCs w:val="28"/>
          </w:rPr>
          <w:delText xml:space="preserve">algum </w:delText>
        </w:r>
      </w:del>
      <w:r>
        <w:rPr>
          <w:rFonts w:ascii="Arial" w:hAnsi="Arial" w:cs="Arial"/>
          <w:color w:val="000000" w:themeColor="text1"/>
          <w:sz w:val="28"/>
          <w:szCs w:val="28"/>
        </w:rPr>
        <w:t xml:space="preserve">direito da personalidade</w:t>
      </w:r>
      <w:del w:id="1245" w:author="Assessor GDSXSR" w:date="2026-10-31T19:43:38Z">
        <w:r>
          <w:rPr>
            <w:rFonts w:ascii="Arial" w:hAnsi="Arial" w:cs="Arial"/>
            <w:color w:val="000000" w:themeColor="text1"/>
            <w:sz w:val="28"/>
            <w:szCs w:val="28"/>
          </w:rPr>
          <w:delText xml:space="preserve">.</w:delText>
        </w:r>
      </w:del>
      <w:ins w:id="1246" w:author="Assessor GDSXSR" w:date="2026-10-31T19:43:38Z">
        <w:r>
          <w:rPr>
            <w:rFonts w:ascii="Arial" w:hAnsi="Arial" w:cs="Arial"/>
            <w:color w:val="808080"/>
            <w:sz w:val="28"/>
            <w:szCs w:val="28"/>
          </w:rPr>
          <w:t xml:space="preserve">,</w:t>
        </w:r>
      </w:ins>
      <w:r>
        <w:rPr>
          <w:rFonts w:ascii="Arial" w:hAnsi="Arial" w:cs="Arial"/>
          <w:color w:val="000000" w:themeColor="text1"/>
          <w:sz w:val="28"/>
          <w:szCs w:val="28"/>
        </w:rPr>
        <w:t xml:space="preserve"> </w:t>
      </w:r>
      <w:del w:id="1247" w:author="Assessor GDSXSR" w:date="2026-10-31T19:43:38Z">
        <w:r>
          <w:rPr>
            <w:rFonts w:ascii="Arial" w:hAnsi="Arial" w:cs="Arial"/>
            <w:color w:val="000000" w:themeColor="text1"/>
            <w:sz w:val="28"/>
            <w:szCs w:val="28"/>
          </w:rPr>
          <w:delText xml:space="preserve">As</w:delText>
        </w:r>
      </w:del>
      <w:ins w:id="1248" w:author="Assessor GDSXSR" w:date="2026-10-31T19:43:38Z">
        <w:r>
          <w:rPr>
            <w:rFonts w:ascii="Arial" w:hAnsi="Arial" w:cs="Arial"/>
            <w:color w:val="808080"/>
            <w:sz w:val="28"/>
            <w:szCs w:val="28"/>
          </w:rPr>
          <w:t xml:space="preserve">ausente</w:t>
        </w:r>
      </w:ins>
      <w:r>
        <w:rPr>
          <w:rFonts w:ascii="Arial" w:hAnsi="Arial" w:cs="Arial"/>
          <w:color w:val="000000" w:themeColor="text1"/>
          <w:sz w:val="28"/>
          <w:szCs w:val="28"/>
        </w:rPr>
        <w:t xml:space="preserve"> </w:t>
      </w:r>
      <w:del w:id="1249" w:author="Assessor GDSXSR" w:date="2026-10-31T19:43:38Z">
        <w:r>
          <w:rPr>
            <w:rFonts w:ascii="Arial" w:hAnsi="Arial" w:cs="Arial"/>
            <w:color w:val="000000" w:themeColor="text1"/>
            <w:sz w:val="28"/>
            <w:szCs w:val="28"/>
          </w:rPr>
          <w:delText xml:space="preserve">alegações de que a autora precisou contratar novos empréstimos e teve sua subsistência comprometida não foram acompanhadas de elementos suficientes para vincular essas dificuldades especificamente</w:delText>
        </w:r>
      </w:del>
      <w:ins w:id="1250" w:author="Assessor GDSXSR" w:date="2026-10-31T19:43:38Z">
        <w:r>
          <w:rPr>
            <w:rFonts w:ascii="Arial" w:hAnsi="Arial" w:cs="Arial"/>
            <w:color w:val="808080"/>
            <w:sz w:val="28"/>
            <w:szCs w:val="28"/>
          </w:rPr>
          <w:t xml:space="preserve">quanto</w:t>
        </w:r>
      </w:ins>
      <w:r>
        <w:rPr>
          <w:rFonts w:ascii="Arial" w:hAnsi="Arial" w:cs="Arial"/>
          <w:color w:val="000000" w:themeColor="text1"/>
          <w:sz w:val="28"/>
          <w:szCs w:val="28"/>
        </w:rPr>
        <w:t xml:space="preserve"> aos contratos discutidos.</w:t>
      </w:r>
    </w:p>
    <w:p w14:paraId="35A83C15"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3F378801" w14:textId="1215CC25" w:rsidR="001E1C33" w:rsidRPr="007E1C8C" w:rsidRDefault="001E1C33" w:rsidP="001E1C33">
      <w:pPr>
        <w:spacing w:after="0" w:line="360" w:lineRule="auto"/>
        <w:ind w:firstLine="2268"/>
        <w:jc w:val="both"/>
        <w:rPr>
          <w:rFonts w:ascii="Arial" w:hAnsi="Arial" w:cs="Arial"/>
          <w:color w:val="000000" w:themeColor="text1"/>
          <w:sz w:val="28"/>
          <w:szCs w:val="28"/>
        </w:rPr>
      </w:pPr>
      <w:del w:id="1251" w:author="Assessor GDSXSR" w:date="2026-10-31T19:43:38Z">
        <w:r>
          <w:rPr>
            <w:rFonts w:ascii="Arial" w:hAnsi="Arial" w:cs="Arial"/>
            <w:color w:val="000000" w:themeColor="text1"/>
            <w:sz w:val="28"/>
            <w:szCs w:val="28"/>
          </w:rPr>
          <w:delText xml:space="preserve">O</w:delText>
        </w:r>
      </w:del>
      <w:ins w:id="1252" w:author="Assessor GDSXSR" w:date="2026-10-31T19:43:38Z">
        <w:r>
          <w:rPr>
            <w:rFonts w:ascii="Arial" w:hAnsi="Arial" w:cs="Arial"/>
            <w:color w:val="808080"/>
            <w:sz w:val="28"/>
            <w:szCs w:val="28"/>
            <w:highlight w:val="yellow"/>
          </w:rPr>
          <w:t xml:space="preserve">Assim, o</w:t>
        </w:r>
      </w:ins>
      <w:r>
        <w:rPr>
          <w:rFonts w:ascii="Arial" w:hAnsi="Arial" w:cs="Arial"/>
          <w:color w:val="000000" w:themeColor="text1"/>
          <w:sz w:val="28"/>
          <w:szCs w:val="28"/>
          <w:highlight w:val="yellow"/>
          <w:rPrChange w:id="1628" w:author="Assessor GDSXSR" w:date="2026-10-31T19:43:38Z">
            <w:rPr>
              <w:rFonts w:ascii="Arial" w:hAnsi="Arial" w:cs="Arial"/>
              <w:color w:val="000000" w:themeColor="text1"/>
              <w:sz w:val="28"/>
              <w:szCs w:val="28"/>
            </w:rPr>
          </w:rPrChange>
        </w:rPr>
        <w:t xml:space="preserve"> prejuízo </w:t>
      </w:r>
      <w:del w:id="1253" w:author="Assessor GDSXSR" w:date="2026-10-31T19:43:38Z">
        <w:r>
          <w:rPr>
            <w:rFonts w:ascii="Arial" w:hAnsi="Arial" w:cs="Arial"/>
            <w:color w:val="000000" w:themeColor="text1"/>
            <w:sz w:val="28"/>
            <w:szCs w:val="28"/>
          </w:rPr>
          <w:delText xml:space="preserve">demonstrado possui, portanto, natureza</w:delText>
        </w:r>
      </w:del>
      <w:ins w:id="1254" w:author="Assessor GDSXSR" w:date="2026-10-31T19:43:38Z">
        <w:r>
          <w:rPr>
            <w:rFonts w:ascii="Arial" w:hAnsi="Arial" w:cs="Arial"/>
            <w:color w:val="808080"/>
            <w:sz w:val="28"/>
            <w:szCs w:val="28"/>
            <w:highlight w:val="yellow"/>
          </w:rPr>
          <w:t xml:space="preserve">é</w:t>
        </w:r>
      </w:ins>
      <w:r>
        <w:rPr>
          <w:rFonts w:ascii="Arial" w:hAnsi="Arial" w:cs="Arial"/>
          <w:color w:val="000000" w:themeColor="text1"/>
          <w:sz w:val="28"/>
          <w:szCs w:val="28"/>
          <w:highlight w:val="yellow"/>
          <w:rPrChange w:id="1629" w:author="Assessor GDSXSR" w:date="2026-10-31T19:43:38Z">
            <w:rPr>
              <w:rFonts w:ascii="Arial" w:hAnsi="Arial" w:cs="Arial"/>
              <w:color w:val="000000" w:themeColor="text1"/>
              <w:sz w:val="28"/>
              <w:szCs w:val="28"/>
            </w:rPr>
          </w:rPrChange>
        </w:rPr>
        <w:t xml:space="preserve"> patrimonial e será reparado pelo recálculo </w:t>
      </w:r>
      <w:del w:id="1255" w:author="Assessor GDSXSR" w:date="2026-10-31T19:43:38Z">
        <w:r>
          <w:rPr>
            <w:rFonts w:ascii="Arial" w:hAnsi="Arial" w:cs="Arial"/>
            <w:color w:val="000000" w:themeColor="text1"/>
            <w:sz w:val="28"/>
            <w:szCs w:val="28"/>
          </w:rPr>
          <w:delText xml:space="preserve">das operações </w:delText>
        </w:r>
      </w:del>
      <w:r>
        <w:rPr>
          <w:rFonts w:ascii="Arial" w:hAnsi="Arial" w:cs="Arial"/>
          <w:color w:val="000000" w:themeColor="text1"/>
          <w:sz w:val="28"/>
          <w:szCs w:val="28"/>
          <w:highlight w:val="yellow"/>
          <w:rPrChange w:id="1630" w:author="Assessor GDSXSR" w:date="2026-10-31T19:43:38Z">
            <w:rPr>
              <w:rFonts w:ascii="Arial" w:hAnsi="Arial" w:cs="Arial"/>
              <w:color w:val="000000" w:themeColor="text1"/>
              <w:sz w:val="28"/>
              <w:szCs w:val="28"/>
            </w:rPr>
          </w:rPrChange>
        </w:rPr>
        <w:t xml:space="preserve">e pela restituição </w:t>
      </w:r>
      <w:del w:id="1256" w:author="Assessor GDSXSR" w:date="2026-10-31T19:43:38Z">
        <w:r>
          <w:rPr>
            <w:rFonts w:ascii="Arial" w:hAnsi="Arial" w:cs="Arial"/>
            <w:color w:val="000000" w:themeColor="text1"/>
            <w:sz w:val="28"/>
            <w:szCs w:val="28"/>
          </w:rPr>
          <w:delText xml:space="preserve">dos valores pagos além </w:delText>
        </w:r>
      </w:del>
      <w:r>
        <w:rPr>
          <w:rFonts w:ascii="Arial" w:hAnsi="Arial" w:cs="Arial"/>
          <w:color w:val="000000" w:themeColor="text1"/>
          <w:sz w:val="28"/>
          <w:szCs w:val="28"/>
          <w:highlight w:val="yellow"/>
          <w:rPrChange w:id="1631" w:author="Assessor GDSXSR" w:date="2026-10-31T19:43:38Z">
            <w:rPr>
              <w:rFonts w:ascii="Arial" w:hAnsi="Arial" w:cs="Arial"/>
              <w:color w:val="000000" w:themeColor="text1"/>
              <w:sz w:val="28"/>
              <w:szCs w:val="28"/>
            </w:rPr>
          </w:rPrChange>
        </w:rPr>
        <w:t xml:space="preserve">do </w:t>
      </w:r>
      <w:del w:id="1257" w:author="Assessor GDSXSR" w:date="2026-10-31T19:43:38Z">
        <w:r>
          <w:rPr>
            <w:rFonts w:ascii="Arial" w:hAnsi="Arial" w:cs="Arial"/>
            <w:color w:val="000000" w:themeColor="text1"/>
            <w:sz w:val="28"/>
            <w:szCs w:val="28"/>
          </w:rPr>
          <w:delText xml:space="preserve">devido.</w:delText>
        </w:r>
      </w:del>
      <w:ins w:id="1258" w:author="Assessor GDSXSR" w:date="2026-10-31T19:43:38Z">
        <w:r>
          <w:rPr>
            <w:rFonts w:ascii="Arial" w:hAnsi="Arial" w:cs="Arial"/>
            <w:color w:val="808080"/>
            <w:sz w:val="28"/>
            <w:szCs w:val="28"/>
            <w:highlight w:val="yellow"/>
          </w:rPr>
          <w:t xml:space="preserve">excesso,</w:t>
        </w:r>
      </w:ins>
      <w:r>
        <w:rPr>
          <w:rFonts w:ascii="Arial" w:hAnsi="Arial" w:cs="Arial"/>
          <w:color w:val="000000" w:themeColor="text1"/>
          <w:sz w:val="28"/>
          <w:szCs w:val="28"/>
          <w:highlight w:val="yellow"/>
          <w:rPrChange w:id="1632" w:author="Assessor GDSXSR" w:date="2026-10-31T19:43:38Z">
            <w:rPr>
              <w:rFonts w:ascii="Arial" w:hAnsi="Arial" w:cs="Arial"/>
              <w:color w:val="000000" w:themeColor="text1"/>
              <w:sz w:val="28"/>
              <w:szCs w:val="28"/>
            </w:rPr>
          </w:rPrChange>
        </w:rPr>
        <w:t xml:space="preserve"> </w:t>
      </w:r>
      <w:del w:id="1259" w:author="Assessor GDSXSR" w:date="2026-10-31T19:43:38Z">
        <w:r>
          <w:rPr>
            <w:rFonts w:ascii="Arial" w:hAnsi="Arial" w:cs="Arial"/>
            <w:color w:val="000000" w:themeColor="text1"/>
            <w:sz w:val="28"/>
            <w:szCs w:val="28"/>
          </w:rPr>
          <w:delText xml:space="preserve">Deve</w:delText>
        </w:r>
      </w:del>
      <w:ins w:id="1260" w:author="Assessor GDSXSR" w:date="2026-10-31T19:43:38Z">
        <w:r>
          <w:rPr>
            <w:rFonts w:ascii="Arial" w:hAnsi="Arial" w:cs="Arial"/>
            <w:color w:val="808080"/>
            <w:sz w:val="28"/>
            <w:szCs w:val="28"/>
            <w:highlight w:val="yellow"/>
          </w:rPr>
          <w:t xml:space="preserve">devendo</w:t>
        </w:r>
      </w:ins>
      <w:r>
        <w:rPr>
          <w:rFonts w:ascii="Arial" w:hAnsi="Arial" w:cs="Arial"/>
          <w:color w:val="000000" w:themeColor="text1"/>
          <w:sz w:val="28"/>
          <w:szCs w:val="28"/>
          <w:highlight w:val="yellow"/>
          <w:rPrChange w:id="1633" w:author="Assessor GDSXSR" w:date="2026-10-31T19:43:38Z">
            <w:rPr>
              <w:rFonts w:ascii="Arial" w:hAnsi="Arial" w:cs="Arial"/>
              <w:color w:val="000000" w:themeColor="text1"/>
              <w:sz w:val="28"/>
              <w:szCs w:val="28"/>
            </w:rPr>
          </w:rPrChange>
        </w:rPr>
        <w:t xml:space="preserve"> ser mantida a improcedência </w:t>
      </w:r>
      <w:del w:id="1261" w:author="Assessor GDSXSR" w:date="2026-10-31T19:43:38Z">
        <w:r>
          <w:rPr>
            <w:rFonts w:ascii="Arial" w:hAnsi="Arial" w:cs="Arial"/>
            <w:color w:val="000000" w:themeColor="text1"/>
            <w:sz w:val="28"/>
            <w:szCs w:val="28"/>
          </w:rPr>
          <w:delText xml:space="preserve">do pedido de</w:delText>
        </w:r>
      </w:del>
      <w:ins w:id="1262" w:author="Assessor GDSXSR" w:date="2026-10-31T19:43:38Z">
        <w:r>
          <w:rPr>
            <w:rFonts w:ascii="Arial" w:hAnsi="Arial" w:cs="Arial"/>
            <w:color w:val="808080"/>
            <w:sz w:val="28"/>
            <w:szCs w:val="28"/>
            <w:highlight w:val="yellow"/>
          </w:rPr>
          <w:t xml:space="preserve">da</w:t>
        </w:r>
      </w:ins>
      <w:r>
        <w:rPr>
          <w:rFonts w:ascii="Arial" w:hAnsi="Arial" w:cs="Arial"/>
          <w:color w:val="000000" w:themeColor="text1"/>
          <w:sz w:val="28"/>
          <w:szCs w:val="28"/>
          <w:highlight w:val="yellow"/>
          <w:rPrChange w:id="1634" w:author="Assessor GDSXSR" w:date="2026-10-31T19:43:38Z">
            <w:rPr>
              <w:rFonts w:ascii="Arial" w:hAnsi="Arial" w:cs="Arial"/>
              <w:color w:val="000000" w:themeColor="text1"/>
              <w:sz w:val="28"/>
              <w:szCs w:val="28"/>
            </w:rPr>
          </w:rPrChange>
        </w:rPr>
        <w:t xml:space="preserve"> indenização por danos morais</w:t>
      </w:r>
      <w:r>
        <w:rPr>
          <w:rFonts w:ascii="Arial" w:hAnsi="Arial" w:cs="Arial"/>
          <w:color w:val="000000" w:themeColor="text1"/>
          <w:sz w:val="28"/>
          <w:szCs w:val="28"/>
          <w:highlight w:val="yellow"/>
          <w:rPrChange w:id="1635" w:author="Assessor GDSXSR" w:date="2026-10-31T19:43:38Z">
            <w:rPr>
              <w:rFonts w:ascii="Arial" w:hAnsi="Arial" w:cs="Arial"/>
              <w:color w:val="000000" w:themeColor="text1"/>
              <w:sz w:val="28"/>
              <w:szCs w:val="28"/>
            </w:rPr>
          </w:rPrChange>
        </w:rPr>
        <w:t xml:space="preserve">.</w:t>
      </w:r>
    </w:p>
    <w:p w14:paraId="3A9548F3" w14:textId="77777777" w:rsidR="00B7069C" w:rsidRPr="007E1C8C" w:rsidRDefault="00B7069C" w:rsidP="00645240">
      <w:pPr>
        <w:spacing w:after="0" w:line="360" w:lineRule="auto"/>
        <w:jc w:val="both"/>
        <w:rPr>
          <w:rFonts w:ascii="Arial" w:hAnsi="Arial" w:cs="Arial"/>
          <w:color w:val="000000" w:themeColor="text1"/>
          <w:sz w:val="28"/>
          <w:szCs w:val="28"/>
        </w:rPr>
      </w:pPr>
    </w:p>
    <w:p w14:paraId="6416B54E" w14:textId="360B5380" w:rsidR="00C22469" w:rsidRPr="007E1C8C" w:rsidRDefault="00C22469" w:rsidP="00DB1301">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Change w:id="1619" w:author="Assessor GDSXSR" w:date="2026-10-31T19:43:38Z">
            <w:rPr>
              <w:rFonts w:ascii="Arial" w:hAnsi="Arial" w:cs="Arial"/>
              <w:color w:val="000000" w:themeColor="text1"/>
              <w:sz w:val="28"/>
              <w:szCs w:val="28"/>
              <w:u w:val="single"/>
            </w:rPr>
          </w:rPrChange>
        </w:rPr>
        <w:t xml:space="preserve">Assim, nego provimento ao apelo</w:t>
      </w:r>
      <w:ins w:id="1263" w:author="Assessor GDSXSR" w:date="2026-10-31T19:43:38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620" w:author="Assessor GDSXSR" w:date="2026-10-31T19:43:38Z">
            <w:rPr>
              <w:rFonts w:ascii="Arial" w:hAnsi="Arial" w:cs="Arial"/>
              <w:color w:val="000000" w:themeColor="text1"/>
              <w:sz w:val="28"/>
              <w:szCs w:val="28"/>
              <w:u w:val="single"/>
            </w:rPr>
          </w:rPrChange>
        </w:rPr>
        <w:t xml:space="preserve"> nesse ponto</w:t>
      </w:r>
      <w:r>
        <w:rPr>
          <w:rFonts w:ascii="Arial" w:hAnsi="Arial" w:cs="Arial"/>
          <w:color w:val="000000" w:themeColor="text1"/>
          <w:sz w:val="28"/>
          <w:szCs w:val="28"/>
          <w:highlight w:val="yellow"/>
          <w:u w:val="single"/>
          <w:rPrChange w:id="1621" w:author="Assessor GDSXSR" w:date="2026-10-31T19:43:38Z">
            <w:rPr>
              <w:rFonts w:ascii="Arial" w:hAnsi="Arial" w:cs="Arial"/>
              <w:color w:val="000000" w:themeColor="text1"/>
              <w:sz w:val="28"/>
              <w:szCs w:val="28"/>
              <w:u w:val="single"/>
            </w:rPr>
          </w:rPrChange>
        </w:rPr>
        <w:t xml:space="preserve">.</w:t>
      </w:r>
    </w:p>
    <w:p w14:paraId="7E4D53BA" w14:textId="77777777" w:rsidR="00C22469" w:rsidRDefault="00C22469" w:rsidP="00DB1301">
      <w:pPr>
        <w:spacing w:after="0" w:line="360" w:lineRule="auto"/>
        <w:ind w:firstLine="2268"/>
        <w:jc w:val="both"/>
        <w:rPr>
          <w:rFonts w:ascii="Arial" w:hAnsi="Arial" w:cs="Arial"/>
          <w:sz w:val="28"/>
          <w:szCs w:val="28"/>
        </w:rPr>
      </w:pPr>
    </w:p>
    <w:p w14:paraId="69934366" w14:textId="67EDEFC1" w:rsidR="00B7069C" w:rsidRDefault="00645240" w:rsidP="00B7069C">
      <w:pPr>
        <w:spacing w:after="0" w:line="360" w:lineRule="auto"/>
        <w:ind w:hanging="142"/>
        <w:jc w:val="center"/>
        <w:rPr>
          <w:rFonts w:ascii="Arial" w:hAnsi="Arial" w:cs="Arial"/>
          <w:sz w:val="28"/>
          <w:szCs w:val="28"/>
        </w:rPr>
      </w:pPr>
      <w:r w:rsidRPr="001E1C33">
        <w:rPr>
          <w:rFonts w:ascii="Arial" w:hAnsi="Arial" w:cs="Arial"/>
          <w:sz w:val="28"/>
          <w:szCs w:val="28"/>
          <w:highlight w:val="yellow"/>
          <w:rPrChange w:id="1602" w:author="Assessor GDSXSR" w:date="2026-10-31T19:43:38Z">
            <w:rPr>
              <w:rFonts w:ascii="Arial" w:hAnsi="Arial" w:cs="Arial"/>
              <w:sz w:val="28"/>
              <w:szCs w:val="28"/>
            </w:rPr>
          </w:rPrChange>
        </w:rPr>
        <w:t>DA MANUTENÇÃO DA RESTITUIÇÃO SIMPLES</w:t>
      </w:r>
    </w:p>
    <w:p w14:paraId="518D9A1D" w14:textId="77777777" w:rsidR="00B7069C" w:rsidRDefault="00B7069C" w:rsidP="00B7069C">
      <w:pPr>
        <w:spacing w:after="0" w:line="360" w:lineRule="auto"/>
        <w:ind w:firstLine="2268"/>
        <w:jc w:val="both"/>
        <w:rPr>
          <w:rFonts w:ascii="Arial" w:hAnsi="Arial" w:cs="Arial"/>
          <w:sz w:val="28"/>
          <w:szCs w:val="28"/>
        </w:rPr>
      </w:pPr>
    </w:p>
    <w:p w14:paraId="405E2041" w14:textId="19EBE40E" w:rsidR="00B7069C" w:rsidRPr="007E1C8C" w:rsidRDefault="00B7069C" w:rsidP="00B7069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ins w:id="1264" w:author="Assessor GDSXSR" w:date="2026-10-31T19:43:38Z">
        <w:r>
          <w:rPr>
            <w:rFonts w:ascii="Arial" w:hAnsi="Arial" w:cs="Arial"/>
            <w:color w:val="808080"/>
            <w:sz w:val="28"/>
            <w:szCs w:val="28"/>
          </w:rPr>
          <w:t xml:space="preserve">autora/</w:t>
        </w:r>
      </w:ins>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ins w:id="1265" w:author="Assessor GDSXSR" w:date="2026-10-31T19:43:38Z">
        <w:r>
          <w:rPr>
            <w:rFonts w:ascii="Arial" w:hAnsi="Arial" w:cs="Arial"/>
            <w:color w:val="808080"/>
            <w:sz w:val="28"/>
            <w:szCs w:val="28"/>
          </w:rPr>
          <w:t xml:space="preserve">:</w:t>
        </w:r>
      </w:ins>
      <w:r>
        <w:rPr>
          <w:rFonts w:ascii="Arial" w:hAnsi="Arial" w:cs="Arial"/>
          <w:color w:val="000000" w:themeColor="text1"/>
          <w:sz w:val="28"/>
          <w:szCs w:val="28"/>
        </w:rPr>
        <w:t xml:space="preserve"> </w:t>
      </w:r>
      <w:del w:id="1266" w:author="Assessor GDSXSR" w:date="2026-10-31T19:43:38Z">
        <w:r>
          <w:rPr>
            <w:rFonts w:ascii="Arial" w:hAnsi="Arial" w:cs="Arial"/>
            <w:color w:val="000000" w:themeColor="text1"/>
            <w:sz w:val="28"/>
            <w:szCs w:val="28"/>
          </w:rPr>
          <w:delText xml:space="preserve">a restituição dos valores pagos em excesso deve ocorrer em dobro, pois</w:delText>
        </w:r>
      </w:del>
      <w:ins w:id="1267" w:author="Assessor GDSXSR" w:date="2026-10-31T19:43:38Z">
        <w:r>
          <w:rPr>
            <w:rFonts w:ascii="Arial" w:hAnsi="Arial" w:cs="Arial"/>
            <w:b/>
            <w:color w:val="808080"/>
            <w:sz w:val="28"/>
            <w:szCs w:val="28"/>
          </w:rPr>
          <w:t xml:space="preserve">1)</w:t>
        </w:r>
      </w:ins>
      <w:r>
        <w:rPr>
          <w:rFonts w:ascii="Arial" w:hAnsi="Arial" w:cs="Arial"/>
          <w:color w:val="000000" w:themeColor="text1"/>
          <w:sz w:val="28"/>
          <w:szCs w:val="28"/>
        </w:rPr>
        <w:t xml:space="preserve"> os contratos foram celebrados após 30/03/2021</w:t>
      </w:r>
      <w:ins w:id="1268" w:author="Assessor GDSXSR" w:date="2026-10-31T19:43:38Z">
        <w:r>
          <w:rPr>
            <w:rFonts w:ascii="Arial" w:hAnsi="Arial" w:cs="Arial"/>
            <w:color w:val="808080"/>
            <w:sz w:val="28"/>
            <w:szCs w:val="28"/>
          </w:rPr>
          <w:t xml:space="preserve">;</w:t>
        </w:r>
      </w:ins>
      <w:r>
        <w:rPr>
          <w:rFonts w:ascii="Arial" w:hAnsi="Arial" w:cs="Arial"/>
          <w:color w:val="000000" w:themeColor="text1"/>
          <w:sz w:val="28"/>
          <w:szCs w:val="28"/>
        </w:rPr>
        <w:t xml:space="preserve"> e</w:t>
      </w:r>
      <w:ins w:id="1269" w:author="Assessor GDSXSR" w:date="2026-10-31T19:43:38Z">
        <w:r>
          <w:rPr>
            <w:rFonts w:ascii="Arial" w:hAnsi="Arial" w:cs="Arial"/>
            <w:color w:val="808080"/>
            <w:sz w:val="28"/>
            <w:szCs w:val="28"/>
          </w:rPr>
          <w:t xml:space="preserve"> </w:t>
        </w:r>
        <w:r>
          <w:rPr>
            <w:rFonts w:ascii="Arial" w:hAnsi="Arial" w:cs="Arial"/>
            <w:b/>
            <w:color w:val="808080"/>
            <w:sz w:val="28"/>
            <w:szCs w:val="28"/>
          </w:rPr>
          <w:t xml:space="preserve">2)</w:t>
        </w:r>
      </w:ins>
      <w:r>
        <w:rPr>
          <w:rFonts w:ascii="Arial" w:hAnsi="Arial" w:cs="Arial"/>
          <w:color w:val="000000" w:themeColor="text1"/>
          <w:sz w:val="28"/>
          <w:szCs w:val="28"/>
        </w:rPr>
        <w:t xml:space="preserve"> a repetição </w:t>
      </w:r>
      <w:del w:id="1270" w:author="Assessor GDSXSR" w:date="2026-10-31T19:43:38Z">
        <w:r>
          <w:rPr>
            <w:rFonts w:ascii="Arial" w:hAnsi="Arial" w:cs="Arial"/>
            <w:color w:val="000000" w:themeColor="text1"/>
            <w:sz w:val="28"/>
            <w:szCs w:val="28"/>
          </w:rPr>
          <w:delText xml:space="preserve">dobrada</w:delText>
        </w:r>
      </w:del>
      <w:ins w:id="1271" w:author="Assessor GDSXSR" w:date="2026-10-31T19:43:38Z">
        <w:r>
          <w:rPr>
            <w:rFonts w:ascii="Arial" w:hAnsi="Arial" w:cs="Arial"/>
            <w:color w:val="808080"/>
            <w:sz w:val="28"/>
            <w:szCs w:val="28"/>
          </w:rPr>
          <w:t xml:space="preserve">em dobro</w:t>
        </w:r>
      </w:ins>
      <w:r>
        <w:rPr>
          <w:rFonts w:ascii="Arial" w:hAnsi="Arial" w:cs="Arial"/>
          <w:color w:val="000000" w:themeColor="text1"/>
          <w:sz w:val="28"/>
          <w:szCs w:val="28"/>
        </w:rPr>
        <w:t xml:space="preserve"> independe</w:t>
      </w:r>
      <w:del w:id="1272" w:author="Assessor GDSXSR" w:date="2026-10-31T19:43:38Z">
        <w:r>
          <w:rPr>
            <w:rFonts w:ascii="Arial" w:hAnsi="Arial" w:cs="Arial"/>
            <w:color w:val="000000" w:themeColor="text1"/>
            <w:sz w:val="28"/>
            <w:szCs w:val="28"/>
          </w:rPr>
          <w:delText xml:space="preserve"> da comprovação</w:delText>
        </w:r>
      </w:del>
      <w:r>
        <w:rPr>
          <w:rFonts w:ascii="Arial" w:hAnsi="Arial" w:cs="Arial"/>
          <w:color w:val="000000" w:themeColor="text1"/>
          <w:sz w:val="28"/>
          <w:szCs w:val="28"/>
        </w:rPr>
        <w:t xml:space="preserve"> de má-fé subjetiva</w:t>
      </w:r>
      <w:del w:id="1273" w:author="Assessor GDSXSR" w:date="2026-10-31T19:43:38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274" w:author="Assessor GDSXSR" w:date="2026-10-31T19:43:38Z">
        <w:r>
          <w:rPr>
            <w:rFonts w:ascii="Arial" w:hAnsi="Arial" w:cs="Arial"/>
            <w:color w:val="000000" w:themeColor="text1"/>
            <w:sz w:val="28"/>
            <w:szCs w:val="28"/>
          </w:rPr>
          <w:delText xml:space="preserve">bastando</w:delText>
        </w:r>
      </w:del>
      <w:ins w:id="1275" w:author="Assessor GDSXSR" w:date="2026-10-31T19:43:38Z">
        <w:r>
          <w:rPr>
            <w:rFonts w:ascii="Arial" w:hAnsi="Arial" w:cs="Arial"/>
            <w:color w:val="808080"/>
            <w:sz w:val="28"/>
            <w:szCs w:val="28"/>
          </w:rPr>
          <w:t xml:space="preserve">(ID</w:t>
        </w:r>
      </w:ins>
      <w:r>
        <w:rPr>
          <w:rFonts w:ascii="Arial" w:hAnsi="Arial" w:cs="Arial"/>
          <w:color w:val="000000" w:themeColor="text1"/>
          <w:sz w:val="28"/>
          <w:szCs w:val="28"/>
        </w:rPr>
        <w:t xml:space="preserve"> </w:t>
      </w:r>
      <w:del w:id="1276" w:author="Assessor GDSXSR" w:date="2026-10-31T19:43:38Z">
        <w:r>
          <w:rPr>
            <w:rFonts w:ascii="Arial" w:hAnsi="Arial" w:cs="Arial"/>
            <w:color w:val="000000" w:themeColor="text1"/>
            <w:sz w:val="28"/>
            <w:szCs w:val="28"/>
          </w:rPr>
          <w:delText xml:space="preserve">que a cobrança indevida seja contrária à boa-fé objetiva</w:delText>
        </w:r>
      </w:del>
      <w:ins w:id="1277" w:author="Assessor GDSXSR" w:date="2026-10-31T19:43:38Z">
        <w:r>
          <w:rPr>
            <w:rFonts w:ascii="Arial" w:hAnsi="Arial" w:cs="Arial"/>
            <w:color w:val="808080"/>
            <w:sz w:val="28"/>
            <w:szCs w:val="28"/>
          </w:rPr>
          <w:t xml:space="preserve">89286451)</w:t>
        </w:r>
      </w:ins>
      <w:r>
        <w:rPr>
          <w:rFonts w:ascii="Arial" w:hAnsi="Arial" w:cs="Arial"/>
          <w:color w:val="000000" w:themeColor="text1"/>
          <w:sz w:val="28"/>
          <w:szCs w:val="28"/>
        </w:rPr>
        <w:t xml:space="preserve">.</w:t>
      </w:r>
    </w:p>
    <w:p w14:paraId="76082FA8" w14:textId="77777777" w:rsidR="00B7069C" w:rsidRDefault="00B7069C" w:rsidP="00B7069C">
      <w:pPr>
        <w:spacing w:after="0" w:line="360" w:lineRule="auto"/>
        <w:ind w:firstLine="2268"/>
        <w:jc w:val="both"/>
        <w:rPr>
          <w:rFonts w:ascii="Arial" w:hAnsi="Arial" w:cs="Arial"/>
          <w:color w:val="000000" w:themeColor="text1"/>
          <w:sz w:val="28"/>
          <w:szCs w:val="28"/>
        </w:rPr>
      </w:pPr>
    </w:p>
    <w:p w14:paraId="33193C43" w14:textId="1B07C838" w:rsidR="00B7069C" w:rsidRPr="007E1C8C" w:rsidRDefault="00B7069C" w:rsidP="00B7069C">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611" w:author="Assessor GDSXSR" w:date="2026-10-31T19:43:38Z">
            <w:rPr>
              <w:rFonts w:ascii="Arial" w:hAnsi="Arial" w:cs="Arial"/>
              <w:color w:val="000000" w:themeColor="text1"/>
              <w:sz w:val="28"/>
              <w:szCs w:val="28"/>
            </w:rPr>
          </w:rPrChange>
        </w:rPr>
        <w:t>Sem razão</w:t>
      </w:r>
      <w:r>
        <w:rPr>
          <w:rFonts w:ascii="Arial" w:hAnsi="Arial" w:cs="Arial"/>
          <w:color w:val="000000" w:themeColor="text1"/>
          <w:sz w:val="28"/>
          <w:szCs w:val="28"/>
          <w:highlight w:val="yellow"/>
          <w:rPrChange w:id="1612" w:author="Assessor GDSXSR" w:date="2026-10-31T19:43:38Z">
            <w:rPr>
              <w:rFonts w:ascii="Arial" w:hAnsi="Arial" w:cs="Arial"/>
              <w:color w:val="000000" w:themeColor="text1"/>
              <w:sz w:val="28"/>
              <w:szCs w:val="28"/>
            </w:rPr>
          </w:rPrChange>
        </w:rPr>
        <w:t xml:space="preserve"> a apelante</w:t>
      </w:r>
      <w:r w:rsidR="001E1C33">
        <w:rPr>
          <w:rFonts w:ascii="Arial" w:hAnsi="Arial" w:cs="Arial"/>
          <w:color w:val="000000" w:themeColor="text1"/>
          <w:sz w:val="28"/>
          <w:szCs w:val="28"/>
          <w:highlight w:val="yellow"/>
          <w:rPrChange w:id="1613" w:author="Assessor GDSXSR" w:date="2026-10-31T19:43:38Z">
            <w:rPr>
              <w:rFonts w:ascii="Arial" w:hAnsi="Arial" w:cs="Arial"/>
              <w:color w:val="000000" w:themeColor="text1"/>
              <w:sz w:val="28"/>
              <w:szCs w:val="28"/>
            </w:rPr>
          </w:rPrChange>
        </w:rPr>
        <w:t>.</w:t>
      </w:r>
    </w:p>
    <w:p w14:paraId="5D4A1B85" w14:textId="77777777" w:rsidR="00B7069C" w:rsidRDefault="00B7069C" w:rsidP="00B7069C">
      <w:pPr>
        <w:spacing w:after="0" w:line="360" w:lineRule="auto"/>
        <w:ind w:firstLine="2268"/>
        <w:jc w:val="both"/>
        <w:rPr>
          <w:rFonts w:ascii="Arial" w:hAnsi="Arial" w:cs="Arial"/>
          <w:color w:val="000000" w:themeColor="text1"/>
          <w:sz w:val="28"/>
          <w:szCs w:val="28"/>
        </w:rPr>
      </w:pPr>
    </w:p>
    <w:p w14:paraId="14513DB0" w14:textId="7C341962" w:rsidR="001E1C33" w:rsidRDefault="001E1C33" w:rsidP="001E1C33">
      <w:pPr>
        <w:spacing w:after="0" w:line="360" w:lineRule="auto"/>
        <w:ind w:firstLine="2268"/>
        <w:jc w:val="both"/>
        <w:rPr>
          <w:rFonts w:ascii="Arial" w:hAnsi="Arial" w:cs="Arial"/>
          <w:color w:val="000000" w:themeColor="text1"/>
          <w:sz w:val="28"/>
          <w:szCs w:val="28"/>
        </w:rPr>
      </w:pPr>
      <w:del w:id="1278" w:author="Assessor GDSXSR" w:date="2026-10-31T19:43:38Z">
        <w:r>
          <w:rPr>
            <w:rFonts w:ascii="Arial" w:hAnsi="Arial" w:cs="Arial"/>
            <w:color w:val="000000" w:themeColor="text1"/>
            <w:sz w:val="28"/>
            <w:szCs w:val="28"/>
          </w:rPr>
          <w:delText xml:space="preserve">Nos</w:delText>
        </w:r>
      </w:del>
      <w:ins w:id="1279" w:author="Assessor GDSXSR" w:date="2026-10-31T19:43:38Z">
        <w:commentRangeStart w:id="13"/>
        <w:r>
          <w:rPr>
            <w:rFonts w:ascii="Arial" w:hAnsi="Arial" w:cs="Arial"/>
            <w:color w:val="808080"/>
            <w:sz w:val="28"/>
            <w:szCs w:val="28"/>
          </w:rPr>
          <w:t xml:space="preserve">Dispõe</w:t>
        </w:r>
      </w:ins>
      <w:r>
        <w:rPr>
          <w:rFonts w:ascii="Arial" w:hAnsi="Arial" w:cs="Arial"/>
          <w:color w:val="000000" w:themeColor="text1"/>
          <w:sz w:val="28"/>
          <w:szCs w:val="28"/>
        </w:rPr>
        <w:t xml:space="preserve"> </w:t>
      </w:r>
      <w:del w:id="1280" w:author="Assessor GDSXSR" w:date="2026-10-31T19:43:38Z">
        <w:r>
          <w:rPr>
            <w:rFonts w:ascii="Arial" w:hAnsi="Arial" w:cs="Arial"/>
            <w:color w:val="000000" w:themeColor="text1"/>
            <w:sz w:val="28"/>
            <w:szCs w:val="28"/>
          </w:rPr>
          <w:delText xml:space="preserve">termos do</w:delText>
        </w:r>
      </w:del>
      <w:ins w:id="1281" w:author="Assessor GDSXSR" w:date="2026-10-31T19:43:38Z">
        <w:r>
          <w:rPr>
            <w:rFonts w:ascii="Arial" w:hAnsi="Arial" w:cs="Arial"/>
            <w:color w:val="808080"/>
            <w:sz w:val="28"/>
            <w:szCs w:val="28"/>
          </w:rPr>
          <w:t xml:space="preserve">o</w:t>
        </w:r>
      </w:ins>
      <w:r>
        <w:rPr>
          <w:rFonts w:ascii="Arial" w:hAnsi="Arial" w:cs="Arial"/>
          <w:color w:val="000000" w:themeColor="text1"/>
          <w:sz w:val="28"/>
          <w:szCs w:val="28"/>
        </w:rPr>
        <w:t xml:space="preserve"> art. 42, parágrafo único, do </w:t>
      </w:r>
      <w:del w:id="1282" w:author="Assessor GDSXSR" w:date="2026-10-31T19:43:38Z">
        <w:r>
          <w:rPr>
            <w:rFonts w:ascii="Arial" w:hAnsi="Arial" w:cs="Arial"/>
            <w:color w:val="000000" w:themeColor="text1"/>
            <w:sz w:val="28"/>
            <w:szCs w:val="28"/>
          </w:rPr>
          <w:delText xml:space="preserve">Código de Defesa do Consumidor, o consumidor cobrado em quantia indevida tem direito à restituição em dobro do que pagou em excesso, salvo hipótese de engano justificável. </w:delText>
        </w:r>
        <w:r>
          <w:rPr>
            <w:rFonts w:ascii="Arial" w:hAnsi="Arial" w:cs="Arial"/>
            <w:color w:val="000000" w:themeColor="text1"/>
            <w:sz w:val="28"/>
            <w:szCs w:val="28"/>
          </w:rPr>
          <w:delText xml:space="preserve">Veja-se</w:delText>
        </w:r>
      </w:del>
      <w:ins w:id="1283" w:author="Assessor GDSXSR" w:date="2026-10-31T19:43:38Z">
        <w:r>
          <w:rPr>
            <w:rFonts w:ascii="Arial" w:hAnsi="Arial" w:cs="Arial"/>
            <w:color w:val="808080"/>
            <w:sz w:val="28"/>
            <w:szCs w:val="28"/>
          </w:rPr>
          <w:t xml:space="preserve">CDC</w:t>
        </w:r>
      </w:ins>
      <w:r>
        <w:rPr>
          <w:rFonts w:ascii="Arial" w:hAnsi="Arial" w:cs="Arial"/>
          <w:color w:val="000000" w:themeColor="text1"/>
          <w:sz w:val="28"/>
          <w:szCs w:val="28"/>
        </w:rPr>
        <w:t xml:space="preserve">:</w:t>
      </w:r>
      <w:commentRangeEnd w:id="13"/>
      <w:r>
        <w:rPr>
          <w:rStyle w:val="CommentReference"/>
        </w:rPr>
        <w:commentReference w:id="13"/>
      </w:r>
    </w:p>
    <w:p w14:paraId="1679EF49"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0BB85152" w14:textId="77777777" w:rsidR="001E1C33" w:rsidRDefault="001E1C33" w:rsidP="001E1C33">
      <w:pPr>
        <w:spacing w:after="0" w:line="360" w:lineRule="auto"/>
        <w:ind w:left="2268"/>
        <w:jc w:val="both"/>
        <w:rPr>
          <w:rFonts w:ascii="Arial" w:hAnsi="Arial" w:cs="Arial"/>
          <w:i/>
          <w:iCs/>
          <w:sz w:val="26"/>
          <w:szCs w:val="26"/>
        </w:rPr>
      </w:pPr>
      <w:r>
        <w:rPr>
          <w:rFonts w:ascii="Arial" w:hAnsi="Arial" w:cs="Arial"/>
          <w:i/>
          <w:iCs/>
          <w:sz w:val="26"/>
          <w:szCs w:val="26"/>
        </w:rPr>
        <w:t>“</w:t>
      </w:r>
      <w:r w:rsidRPr="001E1C33">
        <w:rPr>
          <w:rFonts w:ascii="Arial" w:hAnsi="Arial" w:cs="Arial"/>
          <w:i/>
          <w:iCs/>
          <w:sz w:val="26"/>
          <w:szCs w:val="26"/>
        </w:rPr>
        <w:t xml:space="preserve">Art. 42. </w:t>
      </w:r>
      <w:r>
        <w:rPr>
          <w:rFonts w:ascii="Arial" w:hAnsi="Arial" w:cs="Arial"/>
          <w:i/>
          <w:iCs/>
          <w:sz w:val="26"/>
          <w:szCs w:val="26"/>
        </w:rPr>
        <w:t>(...)</w:t>
      </w:r>
    </w:p>
    <w:p w14:paraId="39147C19" w14:textId="3F77046F" w:rsidR="001E1C33" w:rsidRDefault="001E1C33" w:rsidP="001E1C33">
      <w:pPr>
        <w:spacing w:after="0" w:line="360" w:lineRule="auto"/>
        <w:ind w:left="2268"/>
        <w:jc w:val="both"/>
        <w:rPr>
          <w:rFonts w:ascii="Arial" w:hAnsi="Arial" w:cs="Arial"/>
          <w:i/>
          <w:iCs/>
          <w:sz w:val="26"/>
          <w:szCs w:val="26"/>
        </w:rPr>
      </w:pPr>
      <w:r w:rsidRPr="001E1C33">
        <w:rPr>
          <w:rFonts w:ascii="Arial" w:hAnsi="Arial" w:cs="Arial"/>
          <w:i/>
          <w:iCs/>
          <w:sz w:val="26"/>
          <w:szCs w:val="26"/>
        </w:rPr>
        <w:t>Parágrafo único. O consumidor cobrado em quantia indevida tem direito à repetição do indébito, por valor igual ao dobro do que pagou em excesso, acrescido de correção monetária e juros legais, salvo hipótese de engano justificável</w:t>
      </w:r>
      <w:r w:rsidR="00846E63">
        <w:rPr>
          <w:rFonts w:ascii="Arial" w:hAnsi="Arial" w:cs="Arial"/>
          <w:i/>
          <w:iCs/>
          <w:sz w:val="26"/>
          <w:szCs w:val="26"/>
        </w:rPr>
        <w:t>.</w:t>
      </w:r>
      <w:r>
        <w:rPr>
          <w:rFonts w:ascii="Arial" w:hAnsi="Arial" w:cs="Arial"/>
          <w:i/>
          <w:iCs/>
          <w:sz w:val="26"/>
          <w:szCs w:val="26"/>
        </w:rPr>
        <w:t>”</w:t>
      </w:r>
    </w:p>
    <w:p w14:paraId="61E9A598"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5B82A23E"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aplicação dessa regra </w:t>
      </w:r>
      <w:del w:id="1284" w:author="Assessor GDSXSR" w:date="2026-10-31T19:43:38Z">
        <w:r>
          <w:rPr>
            <w:rFonts w:ascii="Arial" w:hAnsi="Arial" w:cs="Arial"/>
            <w:color w:val="000000" w:themeColor="text1"/>
            <w:sz w:val="28"/>
            <w:szCs w:val="28"/>
          </w:rPr>
          <w:delText xml:space="preserve">não depende da comprovação de dolo ou</w:delText>
        </w:r>
      </w:del>
      <w:ins w:id="1285" w:author="Assessor GDSXSR" w:date="2026-10-31T19:43:38Z">
        <w:r>
          <w:rPr>
            <w:rFonts w:ascii="Arial" w:hAnsi="Arial" w:cs="Arial"/>
            <w:color w:val="808080"/>
            <w:sz w:val="28"/>
            <w:szCs w:val="28"/>
          </w:rPr>
          <w:t xml:space="preserve">independe</w:t>
        </w:r>
      </w:ins>
      <w:r>
        <w:rPr>
          <w:rFonts w:ascii="Arial" w:hAnsi="Arial" w:cs="Arial"/>
          <w:color w:val="000000" w:themeColor="text1"/>
          <w:sz w:val="28"/>
          <w:szCs w:val="28"/>
        </w:rPr>
        <w:t xml:space="preserve"> de má-fé subjetiva do fornecedor, mas deve ser examinada à luz da boa-fé objetiva e das circunstâncias </w:t>
      </w:r>
      <w:del w:id="1286" w:author="Assessor GDSXSR" w:date="2026-10-31T19:43:38Z">
        <w:r>
          <w:rPr>
            <w:rFonts w:ascii="Arial" w:hAnsi="Arial" w:cs="Arial"/>
            <w:color w:val="000000" w:themeColor="text1"/>
            <w:sz w:val="28"/>
            <w:szCs w:val="28"/>
          </w:rPr>
          <w:delText xml:space="preserve">concretas </w:delText>
        </w:r>
      </w:del>
      <w:r>
        <w:rPr>
          <w:rFonts w:ascii="Arial" w:hAnsi="Arial" w:cs="Arial"/>
          <w:color w:val="000000" w:themeColor="text1"/>
          <w:sz w:val="28"/>
          <w:szCs w:val="28"/>
        </w:rPr>
        <w:t xml:space="preserve">da cobrança.</w:t>
      </w:r>
    </w:p>
    <w:p w14:paraId="2FCAE474" w14:textId="77777777" w:rsidR="001E1C33" w:rsidRDefault="001E1C33" w:rsidP="001E1C33">
      <w:pPr>
        <w:spacing w:after="0" w:line="360" w:lineRule="auto"/>
        <w:ind w:firstLine="2268"/>
        <w:jc w:val="both"/>
        <w:rPr>
          <w:rFonts w:ascii="Arial" w:hAnsi="Arial" w:cs="Arial"/>
          <w:color w:val="000000" w:themeColor="text1"/>
          <w:sz w:val="28"/>
          <w:szCs w:val="28"/>
        </w:rPr>
      </w:pPr>
    </w:p>
    <w:p w14:paraId="3D96FF30" w14:textId="75BEB24B"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w:t>
      </w:r>
      <w:del w:id="1287" w:author="Assessor GDSXSR" w:date="2026-10-31T19:43:38Z">
        <w:r>
          <w:rPr>
            <w:rFonts w:ascii="Arial" w:hAnsi="Arial" w:cs="Arial"/>
            <w:color w:val="000000" w:themeColor="text1"/>
            <w:sz w:val="28"/>
            <w:szCs w:val="28"/>
          </w:rPr>
          <w:delText xml:space="preserve">a</w:delText>
        </w:r>
      </w:del>
      <w:ins w:id="1288" w:author="Assessor GDSXSR" w:date="2026-10-31T19:43:38Z">
        <w:r>
          <w:rPr>
            <w:rFonts w:ascii="Arial" w:hAnsi="Arial" w:cs="Arial"/>
            <w:color w:val="808080"/>
            <w:sz w:val="28"/>
            <w:szCs w:val="28"/>
          </w:rPr>
          <w:t xml:space="preserve">o</w:t>
        </w:r>
      </w:ins>
      <w:r>
        <w:rPr>
          <w:rFonts w:ascii="Arial" w:hAnsi="Arial" w:cs="Arial"/>
          <w:color w:val="000000" w:themeColor="text1"/>
          <w:sz w:val="28"/>
          <w:szCs w:val="28"/>
        </w:rPr>
        <w:t xml:space="preserve"> </w:t>
      </w:r>
      <w:del w:id="1289" w:author="Assessor GDSXSR" w:date="2026-10-31T19:43:38Z">
        <w:r>
          <w:rPr>
            <w:rFonts w:ascii="Arial" w:hAnsi="Arial" w:cs="Arial"/>
            <w:color w:val="000000" w:themeColor="text1"/>
            <w:sz w:val="28"/>
            <w:szCs w:val="28"/>
          </w:rPr>
          <w:delText xml:space="preserve">instituição</w:delText>
        </w:r>
      </w:del>
      <w:ins w:id="1290" w:author="Assessor GDSXSR" w:date="2026-10-31T19:43:38Z">
        <w:r>
          <w:rPr>
            <w:rFonts w:ascii="Arial" w:hAnsi="Arial" w:cs="Arial"/>
            <w:color w:val="808080"/>
            <w:sz w:val="28"/>
            <w:szCs w:val="28"/>
          </w:rPr>
          <w:t xml:space="preserve">banco</w:t>
        </w:r>
      </w:ins>
      <w:r>
        <w:rPr>
          <w:rFonts w:ascii="Arial" w:hAnsi="Arial" w:cs="Arial"/>
          <w:color w:val="000000" w:themeColor="text1"/>
          <w:sz w:val="28"/>
          <w:szCs w:val="28"/>
        </w:rPr>
        <w:t xml:space="preserve"> </w:t>
      </w:r>
      <w:del w:id="1291" w:author="Assessor GDSXSR" w:date="2026-10-31T19:43:38Z">
        <w:r>
          <w:rPr>
            <w:rFonts w:ascii="Arial" w:hAnsi="Arial" w:cs="Arial"/>
            <w:color w:val="000000" w:themeColor="text1"/>
            <w:sz w:val="28"/>
            <w:szCs w:val="28"/>
          </w:rPr>
          <w:delText xml:space="preserve">financeira exigiu</w:delText>
        </w:r>
      </w:del>
      <w:ins w:id="1292" w:author="Assessor GDSXSR" w:date="2026-10-31T19:43:38Z">
        <w:r>
          <w:rPr>
            <w:rFonts w:ascii="Arial" w:hAnsi="Arial" w:cs="Arial"/>
            <w:color w:val="808080"/>
            <w:sz w:val="28"/>
            <w:szCs w:val="28"/>
          </w:rPr>
          <w:t xml:space="preserve">cobrou</w:t>
        </w:r>
      </w:ins>
      <w:r>
        <w:rPr>
          <w:rFonts w:ascii="Arial" w:hAnsi="Arial" w:cs="Arial"/>
          <w:color w:val="000000" w:themeColor="text1"/>
          <w:sz w:val="28"/>
          <w:szCs w:val="28"/>
        </w:rPr>
        <w:t xml:space="preserve"> encargos expressamente previstos </w:t>
      </w:r>
      <w:del w:id="1293" w:author="Assessor GDSXSR" w:date="2026-10-31T19:43:38Z">
        <w:r>
          <w:rPr>
            <w:rFonts w:ascii="Arial" w:hAnsi="Arial" w:cs="Arial"/>
            <w:color w:val="000000" w:themeColor="text1"/>
            <w:sz w:val="28"/>
            <w:szCs w:val="28"/>
          </w:rPr>
          <w:delText xml:space="preserve">nos</w:delText>
        </w:r>
      </w:del>
      <w:ins w:id="1294" w:author="Assessor GDSXSR" w:date="2026-10-31T19:43:38Z">
        <w:r>
          <w:rPr>
            <w:rFonts w:ascii="Arial" w:hAnsi="Arial" w:cs="Arial"/>
            <w:color w:val="808080"/>
            <w:sz w:val="28"/>
            <w:szCs w:val="28"/>
          </w:rPr>
          <w:t xml:space="preserve">em</w:t>
        </w:r>
      </w:ins>
      <w:r>
        <w:rPr>
          <w:rFonts w:ascii="Arial" w:hAnsi="Arial" w:cs="Arial"/>
          <w:color w:val="000000" w:themeColor="text1"/>
          <w:sz w:val="28"/>
          <w:szCs w:val="28"/>
        </w:rPr>
        <w:t xml:space="preserve"> contratos </w:t>
      </w:r>
      <w:del w:id="1295" w:author="Assessor GDSXSR" w:date="2026-10-31T19:43:38Z">
        <w:r>
          <w:rPr>
            <w:rFonts w:ascii="Arial" w:hAnsi="Arial" w:cs="Arial"/>
            <w:color w:val="000000" w:themeColor="text1"/>
            <w:sz w:val="28"/>
            <w:szCs w:val="28"/>
          </w:rPr>
          <w:delText xml:space="preserve">celebrados com a consumidora. As contratações são válidas</w:delText>
        </w:r>
      </w:del>
      <w:ins w:id="1296" w:author="Assessor GDSXSR" w:date="2026-10-31T19:43:38Z">
        <w:r>
          <w:rPr>
            <w:rFonts w:ascii="Arial" w:hAnsi="Arial" w:cs="Arial"/>
            <w:color w:val="808080"/>
            <w:sz w:val="28"/>
            <w:szCs w:val="28"/>
          </w:rPr>
          <w:t xml:space="preserve">válidos</w:t>
        </w:r>
      </w:ins>
      <w:r>
        <w:rPr>
          <w:rFonts w:ascii="Arial" w:hAnsi="Arial" w:cs="Arial"/>
          <w:color w:val="000000" w:themeColor="text1"/>
          <w:sz w:val="28"/>
          <w:szCs w:val="28"/>
        </w:rPr>
        <w:t xml:space="preserve">,</w:t>
      </w:r>
      <w:del w:id="1297" w:author="Assessor GDSXSR" w:date="2026-10-31T19:43:38Z">
        <w:r>
          <w:rPr>
            <w:rFonts w:ascii="Arial" w:hAnsi="Arial" w:cs="Arial"/>
            <w:color w:val="000000" w:themeColor="text1"/>
            <w:sz w:val="28"/>
            <w:szCs w:val="28"/>
          </w:rPr>
          <w:delText xml:space="preserve"> os valores mutuados foram disponibilizados</w:delText>
        </w:r>
      </w:del>
      <w:r>
        <w:rPr>
          <w:rFonts w:ascii="Arial" w:hAnsi="Arial" w:cs="Arial"/>
          <w:color w:val="000000" w:themeColor="text1"/>
          <w:sz w:val="28"/>
          <w:szCs w:val="28"/>
        </w:rPr>
        <w:t xml:space="preserve"> e </w:t>
      </w:r>
      <w:del w:id="1298" w:author="Assessor GDSXSR" w:date="2026-10-31T19:43:38Z">
        <w:r>
          <w:rPr>
            <w:rFonts w:ascii="Arial" w:hAnsi="Arial" w:cs="Arial"/>
            <w:color w:val="000000" w:themeColor="text1"/>
            <w:sz w:val="28"/>
            <w:szCs w:val="28"/>
          </w:rPr>
          <w:delText xml:space="preserve">as</w:delText>
        </w:r>
      </w:del>
      <w:ins w:id="1299" w:author="Assessor GDSXSR" w:date="2026-10-31T19:43:38Z">
        <w:r>
          <w:rPr>
            <w:rFonts w:ascii="Arial" w:hAnsi="Arial" w:cs="Arial"/>
            <w:color w:val="808080"/>
            <w:sz w:val="28"/>
            <w:szCs w:val="28"/>
          </w:rPr>
          <w:t xml:space="preserve">o</w:t>
        </w:r>
      </w:ins>
      <w:r>
        <w:rPr>
          <w:rFonts w:ascii="Arial" w:hAnsi="Arial" w:cs="Arial"/>
          <w:color w:val="000000" w:themeColor="text1"/>
          <w:sz w:val="28"/>
          <w:szCs w:val="28"/>
        </w:rPr>
        <w:t xml:space="preserve"> </w:t>
      </w:r>
      <w:del w:id="1300" w:author="Assessor GDSXSR" w:date="2026-10-31T19:43:38Z">
        <w:r>
          <w:rPr>
            <w:rFonts w:ascii="Arial" w:hAnsi="Arial" w:cs="Arial"/>
            <w:color w:val="000000" w:themeColor="text1"/>
            <w:sz w:val="28"/>
            <w:szCs w:val="28"/>
          </w:rPr>
          <w:delText xml:space="preserve">parcelas cobradas correspondiam às condições estabelecidas nos instrumentos contratuais. O</w:delText>
        </w:r>
      </w:del>
      <w:ins w:id="1301" w:author="Assessor GDSXSR" w:date="2026-10-31T19:43:38Z">
        <w:r>
          <w:rPr>
            <w:rFonts w:ascii="Arial" w:hAnsi="Arial" w:cs="Arial"/>
            <w:color w:val="808080"/>
            <w:sz w:val="28"/>
            <w:szCs w:val="28"/>
          </w:rPr>
          <w:t xml:space="preserve">reconhecimento</w:t>
        </w:r>
      </w:ins>
      <w:r>
        <w:rPr>
          <w:rFonts w:ascii="Arial" w:hAnsi="Arial" w:cs="Arial"/>
          <w:color w:val="000000" w:themeColor="text1"/>
          <w:sz w:val="28"/>
          <w:szCs w:val="28"/>
        </w:rPr>
        <w:t xml:space="preserve"> posterior</w:t>
      </w:r>
      <w:del w:id="1302" w:author="Assessor GDSXSR" w:date="2026-10-31T19:43:38Z">
        <w:r>
          <w:rPr>
            <w:rFonts w:ascii="Arial" w:hAnsi="Arial" w:cs="Arial"/>
            <w:color w:val="000000" w:themeColor="text1"/>
            <w:sz w:val="28"/>
            <w:szCs w:val="28"/>
          </w:rPr>
          <w:delText xml:space="preserve"> reconhecimento</w:delText>
        </w:r>
      </w:del>
      <w:r>
        <w:rPr>
          <w:rFonts w:ascii="Arial" w:hAnsi="Arial" w:cs="Arial"/>
          <w:color w:val="000000" w:themeColor="text1"/>
          <w:sz w:val="28"/>
          <w:szCs w:val="28"/>
        </w:rPr>
        <w:t xml:space="preserve"> da abusividade</w:t>
      </w:r>
      <w:del w:id="1303" w:author="Assessor GDSXSR" w:date="2026-10-31T19:43:38Z">
        <w:r>
          <w:rPr>
            <w:rFonts w:ascii="Arial" w:hAnsi="Arial" w:cs="Arial"/>
            <w:color w:val="000000" w:themeColor="text1"/>
            <w:sz w:val="28"/>
            <w:szCs w:val="28"/>
          </w:rPr>
          <w:delText xml:space="preserve"> não significa que os valores somente tenham se tornado indevidos com a decisão judicial</w:delText>
        </w:r>
      </w:del>
      <w:r>
        <w:rPr>
          <w:rFonts w:ascii="Arial" w:hAnsi="Arial" w:cs="Arial"/>
          <w:color w:val="000000" w:themeColor="text1"/>
          <w:sz w:val="28"/>
          <w:szCs w:val="28"/>
        </w:rPr>
        <w:t xml:space="preserve">, </w:t>
      </w:r>
      <w:del w:id="1304" w:author="Assessor GDSXSR" w:date="2026-10-31T19:43:38Z">
        <w:r>
          <w:rPr>
            <w:rFonts w:ascii="Arial" w:hAnsi="Arial" w:cs="Arial"/>
            <w:color w:val="000000" w:themeColor="text1"/>
            <w:sz w:val="28"/>
            <w:szCs w:val="28"/>
          </w:rPr>
          <w:delText xml:space="preserve">pois</w:delText>
        </w:r>
      </w:del>
      <w:ins w:id="1305" w:author="Assessor GDSXSR" w:date="2026-10-31T19:43:38Z">
        <w:r>
          <w:rPr>
            <w:rFonts w:ascii="Arial" w:hAnsi="Arial" w:cs="Arial"/>
            <w:color w:val="808080"/>
            <w:sz w:val="28"/>
            <w:szCs w:val="28"/>
          </w:rPr>
          <w:t xml:space="preserve">embora</w:t>
        </w:r>
      </w:ins>
      <w:r>
        <w:rPr>
          <w:rFonts w:ascii="Arial" w:hAnsi="Arial" w:cs="Arial"/>
          <w:color w:val="000000" w:themeColor="text1"/>
          <w:sz w:val="28"/>
          <w:szCs w:val="28"/>
        </w:rPr>
        <w:t xml:space="preserve"> </w:t>
      </w:r>
      <w:del w:id="1306" w:author="Assessor GDSXSR" w:date="2026-10-31T19:43:38Z">
        <w:r>
          <w:rPr>
            <w:rFonts w:ascii="Arial" w:hAnsi="Arial" w:cs="Arial"/>
            <w:color w:val="000000" w:themeColor="text1"/>
            <w:sz w:val="28"/>
            <w:szCs w:val="28"/>
          </w:rPr>
          <w:delText xml:space="preserve">a revisão alcança</w:delText>
        </w:r>
      </w:del>
      <w:ins w:id="1307" w:author="Assessor GDSXSR" w:date="2026-10-31T19:43:38Z">
        <w:r>
          <w:rPr>
            <w:rFonts w:ascii="Arial" w:hAnsi="Arial" w:cs="Arial"/>
            <w:color w:val="808080"/>
            <w:sz w:val="28"/>
            <w:szCs w:val="28"/>
          </w:rPr>
          <w:t xml:space="preserve">alcance</w:t>
        </w:r>
      </w:ins>
      <w:r>
        <w:rPr>
          <w:rFonts w:ascii="Arial" w:hAnsi="Arial" w:cs="Arial"/>
          <w:color w:val="000000" w:themeColor="text1"/>
          <w:sz w:val="28"/>
          <w:szCs w:val="28"/>
        </w:rPr>
        <w:t xml:space="preserve"> os encargos </w:t>
      </w:r>
      <w:del w:id="1308" w:author="Assessor GDSXSR" w:date="2026-10-31T19:43:38Z">
        <w:r>
          <w:rPr>
            <w:rFonts w:ascii="Arial" w:hAnsi="Arial" w:cs="Arial"/>
            <w:color w:val="000000" w:themeColor="text1"/>
            <w:sz w:val="28"/>
            <w:szCs w:val="28"/>
          </w:rPr>
          <w:delText xml:space="preserve">anteriormente</w:delText>
        </w:r>
      </w:del>
      <w:ins w:id="1309" w:author="Assessor GDSXSR" w:date="2026-10-31T19:43:38Z">
        <w:r>
          <w:rPr>
            <w:rFonts w:ascii="Arial" w:hAnsi="Arial" w:cs="Arial"/>
            <w:color w:val="808080"/>
            <w:sz w:val="28"/>
            <w:szCs w:val="28"/>
          </w:rPr>
          <w:t xml:space="preserve">já</w:t>
        </w:r>
      </w:ins>
      <w:r>
        <w:rPr>
          <w:rFonts w:ascii="Arial" w:hAnsi="Arial" w:cs="Arial"/>
          <w:color w:val="000000" w:themeColor="text1"/>
          <w:sz w:val="28"/>
          <w:szCs w:val="28"/>
        </w:rPr>
        <w:t xml:space="preserve"> exigidos</w:t>
      </w:r>
      <w:del w:id="1310" w:author="Assessor GDSXSR" w:date="2026-10-31T19:43:38Z">
        <w:r>
          <w:rPr>
            <w:rFonts w:ascii="Arial" w:hAnsi="Arial" w:cs="Arial"/>
            <w:color w:val="000000" w:themeColor="text1"/>
            <w:sz w:val="28"/>
            <w:szCs w:val="28"/>
          </w:rPr>
          <w:delText xml:space="preserve">. As circunstâncias da cobrança</w:delText>
        </w:r>
      </w:del>
      <w:r>
        <w:rPr>
          <w:rFonts w:ascii="Arial" w:hAnsi="Arial" w:cs="Arial"/>
          <w:color w:val="000000" w:themeColor="text1"/>
          <w:sz w:val="28"/>
          <w:szCs w:val="28"/>
        </w:rPr>
        <w:t xml:space="preserve">, </w:t>
      </w:r>
      <w:del w:id="1311" w:author="Assessor GDSXSR" w:date="2026-10-31T19:43:38Z">
        <w:r>
          <w:rPr>
            <w:rFonts w:ascii="Arial" w:hAnsi="Arial" w:cs="Arial"/>
            <w:color w:val="000000" w:themeColor="text1"/>
            <w:sz w:val="28"/>
            <w:szCs w:val="28"/>
          </w:rPr>
          <w:delText xml:space="preserve">contudo,</w:delText>
        </w:r>
      </w:del>
      <w:ins w:id="1312" w:author="Assessor GDSXSR" w:date="2026-10-31T19:43:38Z">
        <w:r>
          <w:rPr>
            <w:rFonts w:ascii="Arial" w:hAnsi="Arial" w:cs="Arial"/>
            <w:color w:val="808080"/>
            <w:sz w:val="28"/>
            <w:szCs w:val="28"/>
          </w:rPr>
          <w:t xml:space="preserve">não</w:t>
        </w:r>
      </w:ins>
      <w:r>
        <w:rPr>
          <w:rFonts w:ascii="Arial" w:hAnsi="Arial" w:cs="Arial"/>
          <w:color w:val="000000" w:themeColor="text1"/>
          <w:sz w:val="28"/>
          <w:szCs w:val="28"/>
        </w:rPr>
        <w:t xml:space="preserve"> </w:t>
      </w:r>
      <w:del w:id="1313" w:author="Assessor GDSXSR" w:date="2026-10-31T19:43:38Z">
        <w:r>
          <w:rPr>
            <w:rFonts w:ascii="Arial" w:hAnsi="Arial" w:cs="Arial"/>
            <w:color w:val="000000" w:themeColor="text1"/>
            <w:sz w:val="28"/>
            <w:szCs w:val="28"/>
          </w:rPr>
          <w:delText xml:space="preserve">devem ser consideradas para definir</w:delText>
        </w:r>
      </w:del>
      <w:ins w:id="1314" w:author="Assessor GDSXSR" w:date="2026-10-31T19:43:38Z">
        <w:r>
          <w:rPr>
            <w:rFonts w:ascii="Arial" w:hAnsi="Arial" w:cs="Arial"/>
            <w:color w:val="808080"/>
            <w:sz w:val="28"/>
            <w:szCs w:val="28"/>
          </w:rPr>
          <w:t xml:space="preserve">torna</w:t>
        </w:r>
      </w:ins>
      <w:r>
        <w:rPr>
          <w:rFonts w:ascii="Arial" w:hAnsi="Arial" w:cs="Arial"/>
          <w:color w:val="000000" w:themeColor="text1"/>
          <w:sz w:val="28"/>
          <w:szCs w:val="28"/>
        </w:rPr>
        <w:t xml:space="preserve"> a </w:t>
      </w:r>
      <w:del w:id="1315" w:author="Assessor GDSXSR" w:date="2026-10-31T19:43:38Z">
        <w:r>
          <w:rPr>
            <w:rFonts w:ascii="Arial" w:hAnsi="Arial" w:cs="Arial"/>
            <w:color w:val="000000" w:themeColor="text1"/>
            <w:sz w:val="28"/>
            <w:szCs w:val="28"/>
          </w:rPr>
          <w:delText xml:space="preserve">forma</w:delText>
        </w:r>
      </w:del>
      <w:ins w:id="1316" w:author="Assessor GDSXSR" w:date="2026-10-31T19:43:38Z">
        <w:r>
          <w:rPr>
            <w:rFonts w:ascii="Arial" w:hAnsi="Arial" w:cs="Arial"/>
            <w:color w:val="808080"/>
            <w:sz w:val="28"/>
            <w:szCs w:val="28"/>
          </w:rPr>
          <w:t xml:space="preserve">cobrança</w:t>
        </w:r>
      </w:ins>
      <w:r>
        <w:rPr>
          <w:rFonts w:ascii="Arial" w:hAnsi="Arial" w:cs="Arial"/>
          <w:color w:val="000000" w:themeColor="text1"/>
          <w:sz w:val="28"/>
          <w:szCs w:val="28"/>
        </w:rPr>
        <w:t xml:space="preserve"> </w:t>
      </w:r>
      <w:del w:id="1317" w:author="Assessor GDSXSR" w:date="2026-10-31T19:43:38Z">
        <w:r>
          <w:rPr>
            <w:rFonts w:ascii="Arial" w:hAnsi="Arial" w:cs="Arial"/>
            <w:color w:val="000000" w:themeColor="text1"/>
            <w:sz w:val="28"/>
            <w:szCs w:val="28"/>
          </w:rPr>
          <w:delText xml:space="preserve">de</w:delText>
        </w:r>
      </w:del>
      <w:ins w:id="1318" w:author="Assessor GDSXSR" w:date="2026-10-31T19:43:38Z">
        <w:r>
          <w:rPr>
            <w:rFonts w:ascii="Arial" w:hAnsi="Arial" w:cs="Arial"/>
            <w:color w:val="808080"/>
            <w:sz w:val="28"/>
            <w:szCs w:val="28"/>
          </w:rPr>
          <w:t xml:space="preserve">contrária</w:t>
        </w:r>
      </w:ins>
      <w:r>
        <w:rPr>
          <w:rFonts w:ascii="Arial" w:hAnsi="Arial" w:cs="Arial"/>
          <w:color w:val="000000" w:themeColor="text1"/>
          <w:sz w:val="28"/>
          <w:szCs w:val="28"/>
        </w:rPr>
        <w:t xml:space="preserve"> </w:t>
      </w:r>
      <w:del w:id="1319" w:author="Assessor GDSXSR" w:date="2026-10-31T19:43:38Z">
        <w:r>
          <w:rPr>
            <w:rFonts w:ascii="Arial" w:hAnsi="Arial" w:cs="Arial"/>
            <w:color w:val="000000" w:themeColor="text1"/>
            <w:sz w:val="28"/>
            <w:szCs w:val="28"/>
          </w:rPr>
          <w:delText xml:space="preserve">restituição</w:delText>
        </w:r>
      </w:del>
      <w:ins w:id="1320" w:author="Assessor GDSXSR" w:date="2026-10-31T19:43:38Z">
        <w:r>
          <w:rPr>
            <w:rFonts w:ascii="Arial" w:hAnsi="Arial" w:cs="Arial"/>
            <w:color w:val="808080"/>
            <w:sz w:val="28"/>
            <w:szCs w:val="28"/>
          </w:rPr>
          <w:t xml:space="preserve">à boa-fé objetiva</w:t>
        </w:r>
      </w:ins>
      <w:r>
        <w:rPr>
          <w:rFonts w:ascii="Arial" w:hAnsi="Arial" w:cs="Arial"/>
          <w:color w:val="000000" w:themeColor="text1"/>
          <w:sz w:val="28"/>
          <w:szCs w:val="28"/>
        </w:rPr>
        <w:t xml:space="preserve">.</w:t>
      </w:r>
    </w:p>
    <w:p w14:paraId="5BD38169"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ins w:id="1364" w:author="Assessor GDSXSR" w:date="2026-10-31T19:43:38Z"/>
        </w:rPr>
      </w:pPr>
      <w:r>
        <w:rPr>
          <w:rFonts w:ascii="Arial" w:hAnsi="Arial" w:cs="Arial"/>
          <w:color w:val="000000" w:themeColor="text1"/>
          <w:sz w:val="28"/>
          <w:szCs w:val="28"/>
        </w:rPr>
        <w:t xml:space="preserve">A taxa média </w:t>
      </w:r>
      <w:del w:id="1321" w:author="Assessor GDSXSR" w:date="2026-10-31T19:43:38Z">
        <w:r>
          <w:rPr>
            <w:rFonts w:ascii="Arial" w:hAnsi="Arial" w:cs="Arial"/>
            <w:color w:val="000000" w:themeColor="text1"/>
            <w:sz w:val="28"/>
            <w:szCs w:val="28"/>
          </w:rPr>
          <w:delText xml:space="preserve">divulgada pelo</w:delText>
        </w:r>
      </w:del>
      <w:ins w:id="1322" w:author="Assessor GDSXSR" w:date="2026-10-31T19:43:38Z">
        <w:r>
          <w:rPr>
            <w:rFonts w:ascii="Arial" w:hAnsi="Arial" w:cs="Arial"/>
            <w:color w:val="808080"/>
            <w:sz w:val="28"/>
            <w:szCs w:val="28"/>
          </w:rPr>
          <w:t xml:space="preserve">do</w:t>
        </w:r>
      </w:ins>
      <w:r>
        <w:rPr>
          <w:rFonts w:ascii="Arial" w:hAnsi="Arial" w:cs="Arial"/>
          <w:color w:val="000000" w:themeColor="text1"/>
          <w:sz w:val="28"/>
          <w:szCs w:val="28"/>
        </w:rPr>
        <w:t xml:space="preserve"> Banco Central </w:t>
      </w:r>
      <w:del w:id="1323" w:author="Assessor GDSXSR" w:date="2026-10-31T19:43:38Z">
        <w:r>
          <w:rPr>
            <w:rFonts w:ascii="Arial" w:hAnsi="Arial" w:cs="Arial"/>
            <w:color w:val="000000" w:themeColor="text1"/>
            <w:sz w:val="28"/>
            <w:szCs w:val="28"/>
          </w:rPr>
          <w:delText xml:space="preserve">constitui</w:delText>
        </w:r>
      </w:del>
      <w:ins w:id="1324" w:author="Assessor GDSXSR" w:date="2026-10-31T19:43:38Z">
        <w:r>
          <w:rPr>
            <w:rFonts w:ascii="Arial" w:hAnsi="Arial" w:cs="Arial"/>
            <w:color w:val="808080"/>
            <w:sz w:val="28"/>
            <w:szCs w:val="28"/>
          </w:rPr>
          <w:t xml:space="preserve">é</w:t>
        </w:r>
      </w:ins>
      <w:r>
        <w:rPr>
          <w:rFonts w:ascii="Arial" w:hAnsi="Arial" w:cs="Arial"/>
          <w:color w:val="000000" w:themeColor="text1"/>
          <w:sz w:val="28"/>
          <w:szCs w:val="28"/>
        </w:rPr>
        <w:t xml:space="preserve"> parâmetro relevante</w:t>
      </w:r>
      <w:del w:id="1325" w:author="Assessor GDSXSR" w:date="2026-10-31T19:43:38Z">
        <w:r>
          <w:rPr>
            <w:rFonts w:ascii="Arial" w:hAnsi="Arial" w:cs="Arial"/>
            <w:color w:val="000000" w:themeColor="text1"/>
            <w:sz w:val="28"/>
            <w:szCs w:val="28"/>
          </w:rPr>
          <w:delText xml:space="preserve"> para a aferição da abusividade</w:delText>
        </w:r>
      </w:del>
      <w:r>
        <w:rPr>
          <w:rFonts w:ascii="Arial" w:hAnsi="Arial" w:cs="Arial"/>
          <w:color w:val="000000" w:themeColor="text1"/>
          <w:sz w:val="28"/>
          <w:szCs w:val="28"/>
        </w:rPr>
        <w:t xml:space="preserve">, mas não </w:t>
      </w:r>
      <w:del w:id="1326" w:author="Assessor GDSXSR" w:date="2026-10-31T19:43:38Z">
        <w:r>
          <w:rPr>
            <w:rFonts w:ascii="Arial" w:hAnsi="Arial" w:cs="Arial"/>
            <w:color w:val="000000" w:themeColor="text1"/>
            <w:sz w:val="28"/>
            <w:szCs w:val="28"/>
          </w:rPr>
          <w:delText xml:space="preserve">representa </w:delText>
        </w:r>
      </w:del>
      <w:r>
        <w:rPr>
          <w:rFonts w:ascii="Arial" w:hAnsi="Arial" w:cs="Arial"/>
          <w:color w:val="000000" w:themeColor="text1"/>
          <w:sz w:val="28"/>
          <w:szCs w:val="28"/>
        </w:rPr>
        <w:t xml:space="preserve">limite legal </w:t>
      </w:r>
      <w:del w:id="1327" w:author="Assessor GDSXSR" w:date="2026-10-31T19:43:38Z">
        <w:r>
          <w:rPr>
            <w:rFonts w:ascii="Arial" w:hAnsi="Arial" w:cs="Arial"/>
            <w:color w:val="000000" w:themeColor="text1"/>
            <w:sz w:val="28"/>
            <w:szCs w:val="28"/>
          </w:rPr>
          <w:delText xml:space="preserve">e</w:delText>
        </w:r>
      </w:del>
      <w:ins w:id="1328" w:author="Assessor GDSXSR" w:date="2026-10-31T19:43:38Z">
        <w:r>
          <w:rPr>
            <w:rFonts w:ascii="Arial" w:hAnsi="Arial" w:cs="Arial"/>
            <w:color w:val="808080"/>
            <w:sz w:val="28"/>
            <w:szCs w:val="28"/>
          </w:rPr>
          <w:t xml:space="preserve">objetivo.</w:t>
        </w:r>
      </w:ins>
    </w:p>
    <w:p>
      <w:pPr>
        <w:spacing w:after="0" w:line="360" w:lineRule="auto"/>
        <w:ind w:firstLine="2268"/>
        <w:jc w:val="both"/>
        <w:rPr>
          <w:ins w:id="1365" w:author="Assessor GDSXSR" w:date="2026-10-31T19:43:38Z"/>
        </w:rPr>
      </w:pPr>
    </w:p>
    <w:p w14:paraId="64C8A608" w14:textId="77777777" w:rsidR="001E1C33" w:rsidRDefault="001E1C33" w:rsidP="001E1C33">
      <w:pPr>
        <w:spacing w:after="0" w:line="360" w:lineRule="auto"/>
        <w:ind w:firstLine="2268"/>
        <w:jc w:val="both"/>
        <w:rPr>
          <w:rFonts w:ascii="Arial" w:hAnsi="Arial" w:cs="Arial"/>
          <w:color w:val="000000" w:themeColor="text1"/>
          <w:sz w:val="28"/>
          <w:szCs w:val="28"/>
        </w:rPr>
      </w:pPr>
      <w:ins w:id="1329" w:author="Assessor GDSXSR" w:date="2026-10-31T19:43:38Z">
        <w:r>
          <w:rPr>
            <w:rFonts w:ascii="Arial" w:hAnsi="Arial" w:cs="Arial"/>
            <w:color w:val="808080"/>
            <w:sz w:val="28"/>
            <w:szCs w:val="28"/>
          </w:rPr>
          <w:t xml:space="preserve">As</w:t>
        </w:r>
      </w:ins>
      <w:r>
        <w:rPr>
          <w:rFonts w:ascii="Arial" w:hAnsi="Arial" w:cs="Arial"/>
          <w:color w:val="000000" w:themeColor="text1"/>
          <w:sz w:val="28"/>
          <w:szCs w:val="28"/>
        </w:rPr>
        <w:t xml:space="preserve"> </w:t>
      </w:r>
      <w:del w:id="1330" w:author="Assessor GDSXSR" w:date="2026-10-31T19:43:38Z">
        <w:r>
          <w:rPr>
            <w:rFonts w:ascii="Arial" w:hAnsi="Arial" w:cs="Arial"/>
            <w:color w:val="000000" w:themeColor="text1"/>
            <w:sz w:val="28"/>
            <w:szCs w:val="28"/>
          </w:rPr>
          <w:delText xml:space="preserve">objetivo para os juros remuneratórios. A simples superação dessa média não torna automaticamente ilícita a conduta da instituição financeira</w:delText>
        </w:r>
      </w:del>
      <w:ins w:id="1331" w:author="Assessor GDSXSR" w:date="2026-10-31T19:43:38Z">
        <w:r>
          <w:rPr>
            <w:rFonts w:ascii="Arial" w:hAnsi="Arial" w:cs="Arial"/>
            <w:color w:val="808080"/>
            <w:sz w:val="28"/>
            <w:szCs w:val="28"/>
          </w:rPr>
          <w:t xml:space="preserve">taxas</w:t>
        </w:r>
      </w:ins>
      <w:r>
        <w:rPr>
          <w:rFonts w:ascii="Arial" w:hAnsi="Arial" w:cs="Arial"/>
          <w:color w:val="000000" w:themeColor="text1"/>
          <w:sz w:val="28"/>
          <w:szCs w:val="28"/>
        </w:rPr>
        <w:t xml:space="preserve">, </w:t>
      </w:r>
      <w:del w:id="1332" w:author="Assessor GDSXSR" w:date="2026-10-31T19:43:38Z">
        <w:r>
          <w:rPr>
            <w:rFonts w:ascii="Arial" w:hAnsi="Arial" w:cs="Arial"/>
            <w:color w:val="000000" w:themeColor="text1"/>
            <w:sz w:val="28"/>
            <w:szCs w:val="28"/>
          </w:rPr>
          <w:delText xml:space="preserve">pois</w:delText>
        </w:r>
      </w:del>
      <w:ins w:id="1333" w:author="Assessor GDSXSR" w:date="2026-10-31T19:43:38Z">
        <w:r>
          <w:rPr>
            <w:rFonts w:ascii="Arial" w:hAnsi="Arial" w:cs="Arial"/>
            <w:color w:val="808080"/>
            <w:sz w:val="28"/>
            <w:szCs w:val="28"/>
          </w:rPr>
          <w:t xml:space="preserve">embora</w:t>
        </w:r>
      </w:ins>
      <w:r>
        <w:rPr>
          <w:rFonts w:ascii="Arial" w:hAnsi="Arial" w:cs="Arial"/>
          <w:color w:val="000000" w:themeColor="text1"/>
          <w:sz w:val="28"/>
          <w:szCs w:val="28"/>
        </w:rPr>
        <w:t xml:space="preserve"> </w:t>
      </w:r>
      <w:del w:id="1334" w:author="Assessor GDSXSR" w:date="2026-10-31T19:43:38Z">
        <w:r>
          <w:rPr>
            <w:rFonts w:ascii="Arial" w:hAnsi="Arial" w:cs="Arial"/>
            <w:color w:val="000000" w:themeColor="text1"/>
            <w:sz w:val="28"/>
            <w:szCs w:val="28"/>
          </w:rPr>
          <w:delText xml:space="preserve">a</w:delText>
        </w:r>
      </w:del>
      <w:ins w:id="1335" w:author="Assessor GDSXSR" w:date="2026-10-31T19:43:38Z">
        <w:r>
          <w:rPr>
            <w:rFonts w:ascii="Arial" w:hAnsi="Arial" w:cs="Arial"/>
            <w:color w:val="808080"/>
            <w:sz w:val="28"/>
            <w:szCs w:val="28"/>
          </w:rPr>
          <w:t xml:space="preserve">excessivas,</w:t>
        </w:r>
      </w:ins>
      <w:r>
        <w:rPr>
          <w:rFonts w:ascii="Arial" w:hAnsi="Arial" w:cs="Arial"/>
          <w:color w:val="000000" w:themeColor="text1"/>
          <w:sz w:val="28"/>
          <w:szCs w:val="28"/>
        </w:rPr>
        <w:t xml:space="preserve"> </w:t>
      </w:r>
      <w:del w:id="1336" w:author="Assessor GDSXSR" w:date="2026-10-31T19:43:38Z">
        <w:r>
          <w:rPr>
            <w:rFonts w:ascii="Arial" w:hAnsi="Arial" w:cs="Arial"/>
            <w:color w:val="000000" w:themeColor="text1"/>
            <w:sz w:val="28"/>
            <w:szCs w:val="28"/>
          </w:rPr>
          <w:delText xml:space="preserve">revisão</w:delText>
        </w:r>
      </w:del>
      <w:ins w:id="1337" w:author="Assessor GDSXSR" w:date="2026-10-31T19:43:38Z">
        <w:r>
          <w:rPr>
            <w:rFonts w:ascii="Arial" w:hAnsi="Arial" w:cs="Arial"/>
            <w:color w:val="808080"/>
            <w:sz w:val="28"/>
            <w:szCs w:val="28"/>
          </w:rPr>
          <w:t xml:space="preserve">estavam</w:t>
        </w:r>
      </w:ins>
      <w:r>
        <w:rPr>
          <w:rFonts w:ascii="Arial" w:hAnsi="Arial" w:cs="Arial"/>
          <w:color w:val="000000" w:themeColor="text1"/>
          <w:sz w:val="28"/>
          <w:szCs w:val="28"/>
        </w:rPr>
        <w:t xml:space="preserve"> </w:t>
      </w:r>
      <w:del w:id="1338" w:author="Assessor GDSXSR" w:date="2026-10-31T19:43:38Z">
        <w:r>
          <w:rPr>
            <w:rFonts w:ascii="Arial" w:hAnsi="Arial" w:cs="Arial"/>
            <w:color w:val="000000" w:themeColor="text1"/>
            <w:sz w:val="28"/>
            <w:szCs w:val="28"/>
          </w:rPr>
          <w:delText xml:space="preserve">depende</w:delText>
        </w:r>
      </w:del>
      <w:ins w:id="1339" w:author="Assessor GDSXSR" w:date="2026-10-31T19:43:38Z">
        <w:r>
          <w:rPr>
            <w:rFonts w:ascii="Arial" w:hAnsi="Arial" w:cs="Arial"/>
            <w:color w:val="808080"/>
            <w:sz w:val="28"/>
            <w:szCs w:val="28"/>
          </w:rPr>
          <w:t xml:space="preserve">fundadas</w:t>
        </w:r>
      </w:ins>
      <w:r>
        <w:rPr>
          <w:rFonts w:ascii="Arial" w:hAnsi="Arial" w:cs="Arial"/>
          <w:color w:val="000000" w:themeColor="text1"/>
          <w:sz w:val="28"/>
          <w:szCs w:val="28"/>
        </w:rPr>
        <w:t xml:space="preserve"> </w:t>
      </w:r>
      <w:del w:id="1340" w:author="Assessor GDSXSR" w:date="2026-10-31T19:43:38Z">
        <w:r>
          <w:rPr>
            <w:rFonts w:ascii="Arial" w:hAnsi="Arial" w:cs="Arial"/>
            <w:color w:val="000000" w:themeColor="text1"/>
            <w:sz w:val="28"/>
            <w:szCs w:val="28"/>
          </w:rPr>
          <w:delText xml:space="preserve">do</w:delText>
        </w:r>
      </w:del>
      <w:ins w:id="1341" w:author="Assessor GDSXSR" w:date="2026-10-31T19:43:38Z">
        <w:r>
          <w:rPr>
            <w:rFonts w:ascii="Arial" w:hAnsi="Arial" w:cs="Arial"/>
            <w:color w:val="808080"/>
            <w:sz w:val="28"/>
            <w:szCs w:val="28"/>
          </w:rPr>
          <w:t xml:space="preserve">em</w:t>
        </w:r>
      </w:ins>
      <w:r>
        <w:rPr>
          <w:rFonts w:ascii="Arial" w:hAnsi="Arial" w:cs="Arial"/>
          <w:color w:val="000000" w:themeColor="text1"/>
          <w:sz w:val="28"/>
          <w:szCs w:val="28"/>
        </w:rPr>
        <w:t xml:space="preserve"> </w:t>
      </w:r>
      <w:del w:id="1342" w:author="Assessor GDSXSR" w:date="2026-10-31T19:43:38Z">
        <w:r>
          <w:rPr>
            <w:rFonts w:ascii="Arial" w:hAnsi="Arial" w:cs="Arial"/>
            <w:color w:val="000000" w:themeColor="text1"/>
            <w:sz w:val="28"/>
            <w:szCs w:val="28"/>
          </w:rPr>
          <w:delText xml:space="preserve">exame</w:delText>
        </w:r>
      </w:del>
      <w:ins w:id="1343" w:author="Assessor GDSXSR" w:date="2026-10-31T19:43:38Z">
        <w:r>
          <w:rPr>
            <w:rFonts w:ascii="Arial" w:hAnsi="Arial" w:cs="Arial"/>
            <w:color w:val="808080"/>
            <w:sz w:val="28"/>
            <w:szCs w:val="28"/>
          </w:rPr>
          <w:t xml:space="preserve">cláusulas</w:t>
        </w:r>
      </w:ins>
      <w:r>
        <w:rPr>
          <w:rFonts w:ascii="Arial" w:hAnsi="Arial" w:cs="Arial"/>
          <w:color w:val="000000" w:themeColor="text1"/>
          <w:sz w:val="28"/>
          <w:szCs w:val="28"/>
        </w:rPr>
        <w:t xml:space="preserve"> </w:t>
      </w:r>
      <w:del w:id="1344" w:author="Assessor GDSXSR" w:date="2026-10-31T19:43:38Z">
        <w:r>
          <w:rPr>
            <w:rFonts w:ascii="Arial" w:hAnsi="Arial" w:cs="Arial"/>
            <w:color w:val="000000" w:themeColor="text1"/>
            <w:sz w:val="28"/>
            <w:szCs w:val="28"/>
          </w:rPr>
          <w:delText xml:space="preserve">das</w:delText>
        </w:r>
      </w:del>
      <w:ins w:id="1345" w:author="Assessor GDSXSR" w:date="2026-10-31T19:43:38Z">
        <w:r>
          <w:rPr>
            <w:rFonts w:ascii="Arial" w:hAnsi="Arial" w:cs="Arial"/>
            <w:color w:val="808080"/>
            <w:sz w:val="28"/>
            <w:szCs w:val="28"/>
          </w:rPr>
          <w:t xml:space="preserve">expressas</w:t>
        </w:r>
      </w:ins>
      <w:r>
        <w:rPr>
          <w:rFonts w:ascii="Arial" w:hAnsi="Arial" w:cs="Arial"/>
          <w:color w:val="000000" w:themeColor="text1"/>
          <w:sz w:val="28"/>
          <w:szCs w:val="28"/>
        </w:rPr>
        <w:t xml:space="preserve"> </w:t>
      </w:r>
      <w:del w:id="1346" w:author="Assessor GDSXSR" w:date="2026-10-31T19:43:38Z">
        <w:r>
          <w:rPr>
            <w:rFonts w:ascii="Arial" w:hAnsi="Arial" w:cs="Arial"/>
            <w:color w:val="000000" w:themeColor="text1"/>
            <w:sz w:val="28"/>
            <w:szCs w:val="28"/>
          </w:rPr>
          <w:delText xml:space="preserve">características</w:delText>
        </w:r>
      </w:del>
      <w:ins w:id="1347" w:author="Assessor GDSXSR" w:date="2026-10-31T19:43:38Z">
        <w:r>
          <w:rPr>
            <w:rFonts w:ascii="Arial" w:hAnsi="Arial" w:cs="Arial"/>
            <w:color w:val="808080"/>
            <w:sz w:val="28"/>
            <w:szCs w:val="28"/>
          </w:rPr>
          <w:t xml:space="preserve">cuja</w:t>
        </w:r>
      </w:ins>
      <w:r>
        <w:rPr>
          <w:rFonts w:ascii="Arial" w:hAnsi="Arial" w:cs="Arial"/>
          <w:color w:val="000000" w:themeColor="text1"/>
          <w:sz w:val="28"/>
          <w:szCs w:val="28"/>
        </w:rPr>
        <w:t xml:space="preserve"> </w:t>
      </w:r>
      <w:del w:id="1348" w:author="Assessor GDSXSR" w:date="2026-10-31T19:43:38Z">
        <w:r>
          <w:rPr>
            <w:rFonts w:ascii="Arial" w:hAnsi="Arial" w:cs="Arial"/>
            <w:color w:val="000000" w:themeColor="text1"/>
            <w:sz w:val="28"/>
            <w:szCs w:val="28"/>
          </w:rPr>
          <w:delText xml:space="preserve">da</w:delText>
        </w:r>
      </w:del>
      <w:ins w:id="1349" w:author="Assessor GDSXSR" w:date="2026-10-31T19:43:38Z">
        <w:r>
          <w:rPr>
            <w:rFonts w:ascii="Arial" w:hAnsi="Arial" w:cs="Arial"/>
            <w:color w:val="808080"/>
            <w:sz w:val="28"/>
            <w:szCs w:val="28"/>
          </w:rPr>
          <w:t xml:space="preserve">invalidade</w:t>
        </w:r>
      </w:ins>
      <w:r>
        <w:rPr>
          <w:rFonts w:ascii="Arial" w:hAnsi="Arial" w:cs="Arial"/>
          <w:color w:val="000000" w:themeColor="text1"/>
          <w:sz w:val="28"/>
          <w:szCs w:val="28"/>
        </w:rPr>
        <w:t xml:space="preserve"> </w:t>
      </w:r>
      <w:del w:id="1350" w:author="Assessor GDSXSR" w:date="2026-10-31T19:43:38Z">
        <w:r>
          <w:rPr>
            <w:rFonts w:ascii="Arial" w:hAnsi="Arial" w:cs="Arial"/>
            <w:color w:val="000000" w:themeColor="text1"/>
            <w:sz w:val="28"/>
            <w:szCs w:val="28"/>
          </w:rPr>
          <w:delText xml:space="preserve">operação</w:delText>
        </w:r>
      </w:del>
      <w:ins w:id="1351" w:author="Assessor GDSXSR" w:date="2026-10-31T19:43:38Z">
        <w:r>
          <w:rPr>
            <w:rFonts w:ascii="Arial" w:hAnsi="Arial" w:cs="Arial"/>
            <w:color w:val="808080"/>
            <w:sz w:val="28"/>
            <w:szCs w:val="28"/>
          </w:rPr>
          <w:t xml:space="preserve">parcial</w:t>
        </w:r>
      </w:ins>
      <w:r>
        <w:rPr>
          <w:rFonts w:ascii="Arial" w:hAnsi="Arial" w:cs="Arial"/>
          <w:color w:val="000000" w:themeColor="text1"/>
          <w:sz w:val="28"/>
          <w:szCs w:val="28"/>
        </w:rPr>
        <w:t xml:space="preserve"> </w:t>
      </w:r>
      <w:del w:id="1352" w:author="Assessor GDSXSR" w:date="2026-10-31T19:43:38Z">
        <w:r>
          <w:rPr>
            <w:rFonts w:ascii="Arial" w:hAnsi="Arial" w:cs="Arial"/>
            <w:color w:val="000000" w:themeColor="text1"/>
            <w:sz w:val="28"/>
            <w:szCs w:val="28"/>
          </w:rPr>
          <w:delText xml:space="preserve">e</w:delText>
        </w:r>
      </w:del>
      <w:ins w:id="1353" w:author="Assessor GDSXSR" w:date="2026-10-31T19:43:38Z">
        <w:r>
          <w:rPr>
            <w:rFonts w:ascii="Arial" w:hAnsi="Arial" w:cs="Arial"/>
            <w:color w:val="808080"/>
            <w:sz w:val="28"/>
            <w:szCs w:val="28"/>
          </w:rPr>
          <w:t xml:space="preserve">dependia</w:t>
        </w:r>
      </w:ins>
      <w:r>
        <w:rPr>
          <w:rFonts w:ascii="Arial" w:hAnsi="Arial" w:cs="Arial"/>
          <w:color w:val="000000" w:themeColor="text1"/>
          <w:sz w:val="28"/>
          <w:szCs w:val="28"/>
        </w:rPr>
        <w:t xml:space="preserve"> </w:t>
      </w:r>
      <w:del w:id="1354" w:author="Assessor GDSXSR" w:date="2026-10-31T19:43:38Z">
        <w:r>
          <w:rPr>
            <w:rFonts w:ascii="Arial" w:hAnsi="Arial" w:cs="Arial"/>
            <w:color w:val="000000" w:themeColor="text1"/>
            <w:sz w:val="28"/>
            <w:szCs w:val="28"/>
          </w:rPr>
          <w:delText xml:space="preserve">da</w:delText>
        </w:r>
      </w:del>
      <w:ins w:id="1355" w:author="Assessor GDSXSR" w:date="2026-10-31T19:43:38Z">
        <w:r>
          <w:rPr>
            <w:rFonts w:ascii="Arial" w:hAnsi="Arial" w:cs="Arial"/>
            <w:color w:val="808080"/>
            <w:sz w:val="28"/>
            <w:szCs w:val="28"/>
          </w:rPr>
          <w:t xml:space="preserve">de</w:t>
        </w:r>
      </w:ins>
      <w:r>
        <w:rPr>
          <w:rFonts w:ascii="Arial" w:hAnsi="Arial" w:cs="Arial"/>
          <w:color w:val="000000" w:themeColor="text1"/>
          <w:sz w:val="28"/>
          <w:szCs w:val="28"/>
        </w:rPr>
        <w:t xml:space="preserve"> </w:t>
      </w:r>
      <w:del w:id="1356" w:author="Assessor GDSXSR" w:date="2026-10-31T19:43:38Z">
        <w:r>
          <w:rPr>
            <w:rFonts w:ascii="Arial" w:hAnsi="Arial" w:cs="Arial"/>
            <w:color w:val="000000" w:themeColor="text1"/>
            <w:sz w:val="28"/>
            <w:szCs w:val="28"/>
          </w:rPr>
          <w:delText xml:space="preserve">desvantagem</w:delText>
        </w:r>
      </w:del>
      <w:ins w:id="1357" w:author="Assessor GDSXSR" w:date="2026-10-31T19:43:38Z">
        <w:r>
          <w:rPr>
            <w:rFonts w:ascii="Arial" w:hAnsi="Arial" w:cs="Arial"/>
            <w:color w:val="808080"/>
            <w:sz w:val="28"/>
            <w:szCs w:val="28"/>
          </w:rPr>
          <w:t xml:space="preserve">apreciação</w:t>
        </w:r>
      </w:ins>
      <w:r>
        <w:rPr>
          <w:rFonts w:ascii="Arial" w:hAnsi="Arial" w:cs="Arial"/>
          <w:color w:val="000000" w:themeColor="text1"/>
          <w:sz w:val="28"/>
          <w:szCs w:val="28"/>
        </w:rPr>
        <w:t xml:space="preserve"> </w:t>
      </w:r>
      <w:del w:id="1358" w:author="Assessor GDSXSR" w:date="2026-10-31T19:43:38Z">
        <w:r>
          <w:rPr>
            <w:rFonts w:ascii="Arial" w:hAnsi="Arial" w:cs="Arial"/>
            <w:color w:val="000000" w:themeColor="text1"/>
            <w:sz w:val="28"/>
            <w:szCs w:val="28"/>
          </w:rPr>
          <w:delText xml:space="preserve">imposta</w:delText>
        </w:r>
      </w:del>
      <w:ins w:id="1359" w:author="Assessor GDSXSR" w:date="2026-10-31T19:43:38Z">
        <w:r>
          <w:rPr>
            <w:rFonts w:ascii="Arial" w:hAnsi="Arial" w:cs="Arial"/>
            <w:color w:val="808080"/>
            <w:sz w:val="28"/>
            <w:szCs w:val="28"/>
          </w:rPr>
          <w:t xml:space="preserve">judicial,</w:t>
        </w:r>
      </w:ins>
      <w:r>
        <w:rPr>
          <w:rFonts w:ascii="Arial" w:hAnsi="Arial" w:cs="Arial"/>
          <w:color w:val="000000" w:themeColor="text1"/>
          <w:sz w:val="28"/>
          <w:szCs w:val="28"/>
        </w:rPr>
        <w:t xml:space="preserve"> </w:t>
      </w:r>
      <w:del w:id="1360" w:author="Assessor GDSXSR" w:date="2026-10-31T19:43:38Z">
        <w:r>
          <w:rPr>
            <w:rFonts w:ascii="Arial" w:hAnsi="Arial" w:cs="Arial"/>
            <w:color w:val="000000" w:themeColor="text1"/>
            <w:sz w:val="28"/>
            <w:szCs w:val="28"/>
          </w:rPr>
          <w:delText xml:space="preserve">ao</w:delText>
        </w:r>
      </w:del>
      <w:ins w:id="1361" w:author="Assessor GDSXSR" w:date="2026-10-31T19:43:38Z">
        <w:r>
          <w:rPr>
            <w:rFonts w:ascii="Arial" w:hAnsi="Arial" w:cs="Arial"/>
            <w:color w:val="808080"/>
            <w:sz w:val="28"/>
            <w:szCs w:val="28"/>
          </w:rPr>
          <w:t xml:space="preserve">sem</w:t>
        </w:r>
      </w:ins>
      <w:r>
        <w:rPr>
          <w:rFonts w:ascii="Arial" w:hAnsi="Arial" w:cs="Arial"/>
          <w:color w:val="000000" w:themeColor="text1"/>
          <w:sz w:val="28"/>
          <w:szCs w:val="28"/>
        </w:rPr>
        <w:t xml:space="preserve"> </w:t>
      </w:r>
      <w:del w:id="1362" w:author="Assessor GDSXSR" w:date="2026-10-31T19:43:38Z">
        <w:r>
          <w:rPr>
            <w:rFonts w:ascii="Arial" w:hAnsi="Arial" w:cs="Arial"/>
            <w:color w:val="000000" w:themeColor="text1"/>
            <w:sz w:val="28"/>
            <w:szCs w:val="28"/>
          </w:rPr>
          <w:delText xml:space="preserve">consumidor</w:delText>
        </w:r>
      </w:del>
      <w:ins w:id="1363" w:author="Assessor GDSXSR" w:date="2026-10-31T19:43:38Z">
        <w:r>
          <w:rPr>
            <w:rFonts w:ascii="Arial" w:hAnsi="Arial" w:cs="Arial"/>
            <w:color w:val="808080"/>
            <w:sz w:val="28"/>
            <w:szCs w:val="28"/>
          </w:rPr>
          <w:t xml:space="preserve">contratação inexistente nem cobrança em duplicidade</w:t>
        </w:r>
      </w:ins>
      <w:r>
        <w:rPr>
          <w:rFonts w:ascii="Arial" w:hAnsi="Arial" w:cs="Arial"/>
          <w:color w:val="000000" w:themeColor="text1"/>
          <w:sz w:val="28"/>
          <w:szCs w:val="28"/>
        </w:rPr>
        <w:t xml:space="preserve">.</w:t>
      </w:r>
    </w:p>
    <w:p w14:paraId="32253207"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009679B2" w14:textId="6C9B77DA" w:rsidR="001E1C33" w:rsidRDefault="001E1C33" w:rsidP="001E1C33">
      <w:pPr>
        <w:spacing w:after="0" w:line="360" w:lineRule="auto"/>
        <w:ind w:firstLine="2268"/>
        <w:jc w:val="both"/>
        <w:rPr>
          <w:del w:id="1367" w:author="Assessor GDSXSR" w:date="2026-10-31T19:43:38Z"/>
          <w:rFonts w:ascii="Arial" w:hAnsi="Arial" w:cs="Arial"/>
          <w:color w:val="000000" w:themeColor="text1"/>
          <w:sz w:val="28"/>
          <w:szCs w:val="28"/>
        </w:rPr>
      </w:pPr>
      <w:del w:id="1366" w:author="Assessor GDSXSR" w:date="2026-10-31T19:43:38Z">
        <w:r w:rsidRPr="001E1C33">
          <w:rPr>
            <w:rFonts w:ascii="Arial" w:hAnsi="Arial" w:cs="Arial"/>
            <w:color w:val="000000" w:themeColor="text1"/>
            <w:sz w:val="28"/>
            <w:szCs w:val="28"/>
          </w:rPr>
          <w:delText xml:space="preserve">Embora as taxas contratadas tenham sido consideradas excessivas, a cobrança estava fundada em cláusulas expressas cuja invalidade parcial dependia de apreciação judicial. Não se trata de contratação inexistente, cobrança em duplicidade ou manutenção de exigência anteriormente reconhecida como irregular. </w:delText>
        </w:r>
      </w:del>
    </w:p>
    <w:p w14:paraId="1ED3929D" w14:textId="77777777" w:rsidR="001E1C33" w:rsidRPr="001E1C33" w:rsidRDefault="001E1C33" w:rsidP="001E1C33">
      <w:pPr>
        <w:spacing w:after="0" w:line="360" w:lineRule="auto"/>
        <w:ind w:firstLine="2268"/>
        <w:jc w:val="both"/>
        <w:rPr>
          <w:del w:id="1368" w:author="Assessor GDSXSR" w:date="2026-10-31T19:43:38Z"/>
          <w:rFonts w:ascii="Arial" w:hAnsi="Arial" w:cs="Arial"/>
          <w:color w:val="000000" w:themeColor="text1"/>
          <w:sz w:val="28"/>
          <w:szCs w:val="28"/>
        </w:rPr>
      </w:pPr>
    </w:p>
    <w:p w14:paraId="27C74DA6" w14:textId="4B7F4589" w:rsidR="001E1C33" w:rsidRDefault="001E1C33" w:rsidP="001E1C33">
      <w:pPr>
        <w:spacing w:after="0" w:line="360" w:lineRule="auto"/>
        <w:ind w:firstLine="2268"/>
        <w:jc w:val="both"/>
        <w:rPr>
          <w:rFonts w:ascii="Arial" w:hAnsi="Arial" w:cs="Arial"/>
          <w:color w:val="000000" w:themeColor="text1"/>
          <w:sz w:val="28"/>
          <w:szCs w:val="28"/>
        </w:rPr>
      </w:pPr>
      <w:del w:id="1369" w:author="Assessor GDSXSR" w:date="2026-10-31T19:43:38Z">
        <w:r>
          <w:rPr>
            <w:rFonts w:ascii="Arial" w:hAnsi="Arial" w:cs="Arial"/>
            <w:color w:val="000000" w:themeColor="text1"/>
            <w:sz w:val="28"/>
            <w:szCs w:val="28"/>
          </w:rPr>
          <w:delText xml:space="preserve">A</w:delText>
        </w:r>
      </w:del>
      <w:ins w:id="1370" w:author="Assessor GDSXSR" w:date="2026-10-31T19:43:38Z">
        <w:r>
          <w:rPr>
            <w:rFonts w:ascii="Arial" w:hAnsi="Arial" w:cs="Arial"/>
            <w:color w:val="808080"/>
            <w:sz w:val="28"/>
            <w:szCs w:val="28"/>
            <w:highlight w:val="yellow"/>
          </w:rPr>
          <w:t xml:space="preserve">Por</w:t>
        </w:r>
      </w:ins>
      <w:r>
        <w:rPr>
          <w:rFonts w:ascii="Arial" w:hAnsi="Arial" w:cs="Arial"/>
          <w:color w:val="000000" w:themeColor="text1"/>
          <w:sz w:val="28"/>
          <w:szCs w:val="28"/>
          <w:highlight w:val="yellow"/>
          <w:rPrChange w:id="1636" w:author="Assessor GDSXSR" w:date="2026-10-31T19:43:38Z">
            <w:rPr>
              <w:rFonts w:ascii="Arial" w:hAnsi="Arial" w:cs="Arial"/>
              <w:color w:val="000000" w:themeColor="text1"/>
              <w:sz w:val="28"/>
              <w:szCs w:val="28"/>
            </w:rPr>
          </w:rPrChange>
        </w:rPr>
        <w:t xml:space="preserve"> </w:t>
      </w:r>
      <w:del w:id="1371" w:author="Assessor GDSXSR" w:date="2026-10-31T19:43:38Z">
        <w:r>
          <w:rPr>
            <w:rFonts w:ascii="Arial" w:hAnsi="Arial" w:cs="Arial"/>
            <w:color w:val="000000" w:themeColor="text1"/>
            <w:sz w:val="28"/>
            <w:szCs w:val="28"/>
          </w:rPr>
          <w:delText xml:space="preserve">conclusão</w:delText>
        </w:r>
      </w:del>
      <w:ins w:id="1372" w:author="Assessor GDSXSR" w:date="2026-10-31T19:43:38Z">
        <w:r>
          <w:rPr>
            <w:rFonts w:ascii="Arial" w:hAnsi="Arial" w:cs="Arial"/>
            <w:color w:val="808080"/>
            <w:sz w:val="28"/>
            <w:szCs w:val="28"/>
            <w:highlight w:val="yellow"/>
          </w:rPr>
          <w:t xml:space="preserve">isso,</w:t>
        </w:r>
      </w:ins>
      <w:r>
        <w:rPr>
          <w:rFonts w:ascii="Arial" w:hAnsi="Arial" w:cs="Arial"/>
          <w:color w:val="000000" w:themeColor="text1"/>
          <w:sz w:val="28"/>
          <w:szCs w:val="28"/>
          <w:highlight w:val="yellow"/>
          <w:rPrChange w:id="1637" w:author="Assessor GDSXSR" w:date="2026-10-31T19:43:38Z">
            <w:rPr>
              <w:rFonts w:ascii="Arial" w:hAnsi="Arial" w:cs="Arial"/>
              <w:color w:val="000000" w:themeColor="text1"/>
              <w:sz w:val="28"/>
              <w:szCs w:val="28"/>
            </w:rPr>
          </w:rPrChange>
        </w:rPr>
        <w:t xml:space="preserve"> </w:t>
      </w:r>
      <w:del w:id="1373" w:author="Assessor GDSXSR" w:date="2026-10-31T19:43:38Z">
        <w:r>
          <w:rPr>
            <w:rFonts w:ascii="Arial" w:hAnsi="Arial" w:cs="Arial"/>
            <w:color w:val="000000" w:themeColor="text1"/>
            <w:sz w:val="28"/>
            <w:szCs w:val="28"/>
          </w:rPr>
          <w:delText xml:space="preserve">da</w:delText>
        </w:r>
      </w:del>
      <w:ins w:id="1374" w:author="Assessor GDSXSR" w:date="2026-10-31T19:43:38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638" w:author="Assessor GDSXSR" w:date="2026-10-31T19:43:38Z">
            <w:rPr>
              <w:rFonts w:ascii="Arial" w:hAnsi="Arial" w:cs="Arial"/>
              <w:color w:val="000000" w:themeColor="text1"/>
              <w:sz w:val="28"/>
              <w:szCs w:val="28"/>
            </w:rPr>
          </w:rPrChange>
        </w:rPr>
        <w:t xml:space="preserve"> sentença deve ser preservada, ainda que por fundamento parcialmente diverso</w:t>
      </w:r>
      <w:del w:id="1375" w:author="Assessor GDSXSR" w:date="2026-10-31T19:43:38Z">
        <w:r>
          <w:rPr>
            <w:rFonts w:ascii="Arial" w:hAnsi="Arial" w:cs="Arial"/>
            <w:color w:val="000000" w:themeColor="text1"/>
            <w:sz w:val="28"/>
            <w:szCs w:val="28"/>
          </w:rPr>
          <w:delText xml:space="preserve">.</w:delText>
        </w:r>
      </w:del>
      <w:ins w:id="1376" w:author="Assessor GDSXSR" w:date="2026-10-31T19:43:38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639" w:author="Assessor GDSXSR" w:date="2026-10-31T19:43:38Z">
            <w:rPr>
              <w:rFonts w:ascii="Arial" w:hAnsi="Arial" w:cs="Arial"/>
              <w:color w:val="000000" w:themeColor="text1"/>
              <w:sz w:val="28"/>
              <w:szCs w:val="28"/>
            </w:rPr>
          </w:rPrChange>
        </w:rPr>
        <w:t xml:space="preserve"> </w:t>
      </w:r>
      <w:del w:id="1377" w:author="Assessor GDSXSR" w:date="2026-10-31T19:43:38Z">
        <w:r>
          <w:rPr>
            <w:rFonts w:ascii="Arial" w:hAnsi="Arial" w:cs="Arial"/>
            <w:color w:val="000000" w:themeColor="text1"/>
            <w:sz w:val="28"/>
            <w:szCs w:val="28"/>
          </w:rPr>
          <w:delText xml:space="preserve">O</w:delText>
        </w:r>
      </w:del>
      <w:ins w:id="1378" w:author="Assessor GDSXSR" w:date="2026-10-31T19:43:38Z">
        <w:r>
          <w:rPr>
            <w:rFonts w:ascii="Arial" w:hAnsi="Arial" w:cs="Arial"/>
            <w:color w:val="808080"/>
            <w:sz w:val="28"/>
            <w:szCs w:val="28"/>
            <w:highlight w:val="yellow"/>
          </w:rPr>
          <w:t xml:space="preserve">o</w:t>
        </w:r>
      </w:ins>
      <w:r>
        <w:rPr>
          <w:rFonts w:ascii="Arial" w:hAnsi="Arial" w:cs="Arial"/>
          <w:color w:val="000000" w:themeColor="text1"/>
          <w:sz w:val="28"/>
          <w:szCs w:val="28"/>
          <w:highlight w:val="yellow"/>
          <w:rPrChange w:id="1640" w:author="Assessor GDSXSR" w:date="2026-10-31T19:43:38Z">
            <w:rPr>
              <w:rFonts w:ascii="Arial" w:hAnsi="Arial" w:cs="Arial"/>
              <w:color w:val="000000" w:themeColor="text1"/>
              <w:sz w:val="28"/>
              <w:szCs w:val="28"/>
            </w:rPr>
          </w:rPrChange>
        </w:rPr>
        <w:t xml:space="preserve"> elemento determinante não é a ausência de má-fé subjetiva</w:t>
      </w:r>
      <w:del w:id="1379" w:author="Assessor GDSXSR" w:date="2026-10-31T19:43:38Z">
        <w:r>
          <w:rPr>
            <w:rFonts w:ascii="Arial" w:hAnsi="Arial" w:cs="Arial"/>
            <w:color w:val="000000" w:themeColor="text1"/>
            <w:sz w:val="28"/>
            <w:szCs w:val="28"/>
          </w:rPr>
          <w:delText xml:space="preserve"> da instituição financeira,</w:delText>
        </w:r>
        <w:r>
          <w:rPr>
            <w:rFonts w:ascii="Arial" w:hAnsi="Arial" w:cs="Arial"/>
            <w:color w:val="000000" w:themeColor="text1"/>
            <w:sz w:val="28"/>
            <w:szCs w:val="28"/>
          </w:rPr>
          <w:delText xml:space="preserve"> como estabelecido pelo magistrado sentenciante</w:delText>
        </w:r>
      </w:del>
      <w:r>
        <w:rPr>
          <w:rFonts w:ascii="Arial" w:hAnsi="Arial" w:cs="Arial"/>
          <w:color w:val="000000" w:themeColor="text1"/>
          <w:sz w:val="28"/>
          <w:szCs w:val="28"/>
          <w:highlight w:val="yellow"/>
          <w:rPrChange w:id="1641" w:author="Assessor GDSXSR" w:date="2026-10-31T19:43:38Z">
            <w:rPr>
              <w:rFonts w:ascii="Arial" w:hAnsi="Arial" w:cs="Arial"/>
              <w:color w:val="000000" w:themeColor="text1"/>
              <w:sz w:val="28"/>
              <w:szCs w:val="28"/>
            </w:rPr>
          </w:rPrChange>
        </w:rPr>
        <w:t xml:space="preserve">,</w:t>
      </w:r>
      <w:r>
        <w:rPr>
          <w:rFonts w:ascii="Arial" w:hAnsi="Arial" w:cs="Arial"/>
          <w:color w:val="000000" w:themeColor="text1"/>
          <w:sz w:val="28"/>
          <w:szCs w:val="28"/>
          <w:highlight w:val="yellow"/>
          <w:rPrChange w:id="1642" w:author="Assessor GDSXSR" w:date="2026-10-31T19:43:38Z">
            <w:rPr>
              <w:rFonts w:ascii="Arial" w:hAnsi="Arial" w:cs="Arial"/>
              <w:color w:val="000000" w:themeColor="text1"/>
              <w:sz w:val="28"/>
              <w:szCs w:val="28"/>
            </w:rPr>
          </w:rPrChange>
        </w:rPr>
        <w:t xml:space="preserve"> mas a existência de circunstâncias objetivas que justificam a cobrança </w:t>
      </w:r>
      <w:del w:id="1380" w:author="Assessor GDSXSR" w:date="2026-10-31T19:43:38Z">
        <w:r>
          <w:rPr>
            <w:rFonts w:ascii="Arial" w:hAnsi="Arial" w:cs="Arial"/>
            <w:color w:val="000000" w:themeColor="text1"/>
            <w:sz w:val="28"/>
            <w:szCs w:val="28"/>
          </w:rPr>
          <w:delText xml:space="preserve">baseada nas</w:delText>
        </w:r>
      </w:del>
      <w:ins w:id="1381" w:author="Assessor GDSXSR" w:date="2026-10-31T19:43:38Z">
        <w:r>
          <w:rPr>
            <w:rFonts w:ascii="Arial" w:hAnsi="Arial" w:cs="Arial"/>
            <w:color w:val="808080"/>
            <w:sz w:val="28"/>
            <w:szCs w:val="28"/>
            <w:highlight w:val="yellow"/>
          </w:rPr>
          <w:t xml:space="preserve">das</w:t>
        </w:r>
      </w:ins>
      <w:r>
        <w:rPr>
          <w:rFonts w:ascii="Arial" w:hAnsi="Arial" w:cs="Arial"/>
          <w:color w:val="000000" w:themeColor="text1"/>
          <w:sz w:val="28"/>
          <w:szCs w:val="28"/>
          <w:highlight w:val="yellow"/>
          <w:rPrChange w:id="1643" w:author="Assessor GDSXSR" w:date="2026-10-31T19:43:38Z">
            <w:rPr>
              <w:rFonts w:ascii="Arial" w:hAnsi="Arial" w:cs="Arial"/>
              <w:color w:val="000000" w:themeColor="text1"/>
              <w:sz w:val="28"/>
              <w:szCs w:val="28"/>
            </w:rPr>
          </w:rPrChange>
        </w:rPr>
        <w:t xml:space="preserve"> taxas contratadas </w:t>
      </w:r>
      <w:del w:id="1382" w:author="Assessor GDSXSR" w:date="2026-10-31T19:43:38Z">
        <w:r>
          <w:rPr>
            <w:rFonts w:ascii="Arial" w:hAnsi="Arial" w:cs="Arial"/>
            <w:color w:val="000000" w:themeColor="text1"/>
            <w:sz w:val="28"/>
            <w:szCs w:val="28"/>
          </w:rPr>
          <w:delText xml:space="preserve">antes</w:delText>
        </w:r>
      </w:del>
      <w:ins w:id="1383" w:author="Assessor GDSXSR" w:date="2026-10-31T19:43:38Z">
        <w:r>
          <w:rPr>
            <w:rFonts w:ascii="Arial" w:hAnsi="Arial" w:cs="Arial"/>
            <w:color w:val="808080"/>
            <w:sz w:val="28"/>
            <w:szCs w:val="28"/>
            <w:highlight w:val="yellow"/>
          </w:rPr>
          <w:t xml:space="preserve">(ID</w:t>
        </w:r>
      </w:ins>
      <w:r>
        <w:rPr>
          <w:rFonts w:ascii="Arial" w:hAnsi="Arial" w:cs="Arial"/>
          <w:color w:val="000000" w:themeColor="text1"/>
          <w:sz w:val="28"/>
          <w:szCs w:val="28"/>
          <w:highlight w:val="yellow"/>
          <w:rPrChange w:id="1644" w:author="Assessor GDSXSR" w:date="2026-10-31T19:43:38Z">
            <w:rPr>
              <w:rFonts w:ascii="Arial" w:hAnsi="Arial" w:cs="Arial"/>
              <w:color w:val="000000" w:themeColor="text1"/>
              <w:sz w:val="28"/>
              <w:szCs w:val="28"/>
            </w:rPr>
          </w:rPrChange>
        </w:rPr>
        <w:t xml:space="preserve"> </w:t>
      </w:r>
      <w:del w:id="1384" w:author="Assessor GDSXSR" w:date="2026-10-31T19:43:38Z">
        <w:r>
          <w:rPr>
            <w:rFonts w:ascii="Arial" w:hAnsi="Arial" w:cs="Arial"/>
            <w:color w:val="000000" w:themeColor="text1"/>
            <w:sz w:val="28"/>
            <w:szCs w:val="28"/>
          </w:rPr>
          <w:delText xml:space="preserve">de sua revisão judicial</w:delText>
        </w:r>
      </w:del>
      <w:ins w:id="1385" w:author="Assessor GDSXSR" w:date="2026-10-31T19:43:38Z">
        <w:r>
          <w:rPr>
            <w:rFonts w:ascii="Arial" w:hAnsi="Arial" w:cs="Arial"/>
            <w:color w:val="808080"/>
            <w:sz w:val="28"/>
            <w:szCs w:val="28"/>
            <w:highlight w:val="yellow"/>
          </w:rPr>
          <w:t xml:space="preserve">89286449)</w:t>
        </w:r>
      </w:ins>
      <w:r>
        <w:rPr>
          <w:rFonts w:ascii="Arial" w:hAnsi="Arial" w:cs="Arial"/>
          <w:color w:val="000000" w:themeColor="text1"/>
          <w:sz w:val="28"/>
          <w:szCs w:val="28"/>
          <w:highlight w:val="yellow"/>
          <w:rPrChange w:id="1645" w:author="Assessor GDSXSR" w:date="2026-10-31T19:43:38Z">
            <w:rPr>
              <w:rFonts w:ascii="Arial" w:hAnsi="Arial" w:cs="Arial"/>
              <w:color w:val="000000" w:themeColor="text1"/>
              <w:sz w:val="28"/>
              <w:szCs w:val="28"/>
            </w:rPr>
          </w:rPrChange>
        </w:rPr>
        <w:t xml:space="preserve">.</w:t>
      </w:r>
      <w:del w:id="1386" w:author="Assessor GDSXSR" w:date="2026-10-31T19:43:38Z">
        <w:r>
          <w:rPr>
            <w:rFonts w:ascii="Arial" w:hAnsi="Arial" w:cs="Arial"/>
            <w:color w:val="000000" w:themeColor="text1"/>
            <w:sz w:val="28"/>
            <w:szCs w:val="28"/>
          </w:rPr>
          <w:delText xml:space="preserve"> Mantém-se, assim, a restituição simples dos valores efetivamente pagos em excesso.</w:delText>
        </w:r>
      </w:del>
    </w:p>
    <w:p w14:paraId="1523A9B5"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23FAA4B0" w14:textId="77777777" w:rsidR="001E1C33" w:rsidRDefault="001E1C33" w:rsidP="001E1C33">
      <w:pPr>
        <w:spacing w:after="0" w:line="360" w:lineRule="auto"/>
        <w:ind w:firstLine="2268"/>
        <w:jc w:val="both"/>
        <w:rPr>
          <w:rFonts w:ascii="Arial" w:hAnsi="Arial" w:cs="Arial"/>
          <w:color w:val="000000" w:themeColor="text1"/>
          <w:sz w:val="28"/>
          <w:szCs w:val="28"/>
        </w:rPr>
      </w:pPr>
      <w:del w:id="1387" w:author="Assessor GDSXSR" w:date="2026-10-31T19:43:38Z">
        <w:r>
          <w:rPr>
            <w:rFonts w:ascii="Arial" w:hAnsi="Arial" w:cs="Arial"/>
            <w:color w:val="000000" w:themeColor="text1"/>
            <w:sz w:val="28"/>
            <w:szCs w:val="28"/>
          </w:rPr>
          <w:delText xml:space="preserve">A</w:delText>
        </w:r>
      </w:del>
      <w:ins w:id="1388" w:author="Assessor GDSXSR" w:date="2026-10-31T19:43:38Z">
        <w:r>
          <w:rPr>
            <w:rFonts w:ascii="Arial" w:hAnsi="Arial" w:cs="Arial"/>
            <w:color w:val="808080"/>
            <w:sz w:val="28"/>
            <w:szCs w:val="28"/>
          </w:rPr>
          <w:t xml:space="preserve">Nesse</w:t>
        </w:r>
      </w:ins>
      <w:r>
        <w:rPr>
          <w:rFonts w:ascii="Arial" w:hAnsi="Arial" w:cs="Arial"/>
          <w:color w:val="000000" w:themeColor="text1"/>
          <w:sz w:val="28"/>
          <w:szCs w:val="28"/>
        </w:rPr>
        <w:t xml:space="preserve"> </w:t>
      </w:r>
      <w:del w:id="1389" w:author="Assessor GDSXSR" w:date="2026-10-31T19:43:38Z">
        <w:r>
          <w:rPr>
            <w:rFonts w:ascii="Arial" w:hAnsi="Arial" w:cs="Arial"/>
            <w:color w:val="000000" w:themeColor="text1"/>
            <w:sz w:val="28"/>
            <w:szCs w:val="28"/>
          </w:rPr>
          <w:delText xml:space="preserve">propósito, veja-se o seguinte precedente deste Tribunal de Justiça</w:delText>
        </w:r>
      </w:del>
      <w:ins w:id="1390" w:author="Assessor GDSXSR" w:date="2026-10-31T19:43:38Z">
        <w:r>
          <w:rPr>
            <w:rFonts w:ascii="Arial" w:hAnsi="Arial" w:cs="Arial"/>
            <w:color w:val="808080"/>
            <w:sz w:val="28"/>
            <w:szCs w:val="28"/>
          </w:rPr>
          <w:t xml:space="preserve">sentido</w:t>
        </w:r>
      </w:ins>
      <w:r>
        <w:rPr>
          <w:rFonts w:ascii="Arial" w:hAnsi="Arial" w:cs="Arial"/>
          <w:color w:val="000000" w:themeColor="text1"/>
          <w:sz w:val="28"/>
          <w:szCs w:val="28"/>
        </w:rPr>
        <w:t xml:space="preserve">:</w:t>
      </w:r>
    </w:p>
    <w:p w14:paraId="7B6EFD18" w14:textId="77777777" w:rsidR="001E1C33" w:rsidRDefault="001E1C33" w:rsidP="001E1C33">
      <w:pPr>
        <w:spacing w:after="0" w:line="360" w:lineRule="auto"/>
        <w:ind w:firstLine="2268"/>
        <w:jc w:val="both"/>
        <w:rPr>
          <w:rFonts w:ascii="Arial" w:hAnsi="Arial" w:cs="Arial"/>
          <w:color w:val="000000" w:themeColor="text1"/>
          <w:sz w:val="28"/>
          <w:szCs w:val="28"/>
        </w:rPr>
      </w:pPr>
    </w:p>
    <w:p w14:paraId="3310039C" w14:textId="77777777" w:rsidR="001E1C33" w:rsidRPr="001E1C33" w:rsidRDefault="001E1C33" w:rsidP="001E1C33">
      <w:pPr>
        <w:spacing w:after="0" w:line="360" w:lineRule="auto"/>
        <w:ind w:left="2268"/>
        <w:jc w:val="both"/>
        <w:rPr>
          <w:del w:id="1392" w:author="Assessor GDSXSR" w:date="2026-10-31T19:43:38Z"/>
          <w:rFonts w:ascii="Arial" w:hAnsi="Arial" w:cs="Arial"/>
          <w:i/>
          <w:iCs/>
          <w:sz w:val="26"/>
          <w:szCs w:val="26"/>
        </w:rPr>
      </w:pPr>
      <w:del w:id="1391" w:author="Assessor GDSXSR" w:date="2026-10-31T19:43:38Z">
        <w:r w:rsidRPr="001E1C33">
          <w:rPr>
            <w:rFonts w:ascii="Arial" w:hAnsi="Arial" w:cs="Arial"/>
            <w:i/>
            <w:iCs/>
            <w:sz w:val="26"/>
            <w:szCs w:val="26"/>
          </w:rPr>
          <w:delText>“(...) 7. No caso, a taxa de juros remuneratórios pactuada (19,07% ao mês, com custo efetivo total de 20,4% ao mês) mostrou-se aproximadamente quatro vezes superior à taxa média de mercado divulgada pelo Banco Central do Brasil à época da contratação (5,92% ao mês).</w:delText>
        </w:r>
      </w:del>
    </w:p>
    <w:p w14:paraId="0867418F" w14:textId="77777777" w:rsidR="001E1C33" w:rsidRPr="001E1C33" w:rsidRDefault="001E1C33" w:rsidP="001E1C33">
      <w:pPr>
        <w:spacing w:after="0" w:line="360" w:lineRule="auto"/>
        <w:ind w:left="2268"/>
        <w:jc w:val="both"/>
        <w:rPr>
          <w:del w:id="1394" w:author="Assessor GDSXSR" w:date="2026-10-31T19:43:38Z"/>
          <w:rFonts w:ascii="Arial" w:hAnsi="Arial" w:cs="Arial"/>
          <w:i/>
          <w:iCs/>
          <w:sz w:val="26"/>
          <w:szCs w:val="26"/>
        </w:rPr>
      </w:pPr>
      <w:del w:id="1393" w:author="Assessor GDSXSR" w:date="2026-10-31T19:43:38Z">
        <w:r w:rsidRPr="001E1C33">
          <w:rPr>
            <w:rFonts w:ascii="Arial" w:hAnsi="Arial" w:cs="Arial"/>
            <w:i/>
            <w:iCs/>
            <w:sz w:val="26"/>
            <w:szCs w:val="26"/>
          </w:rPr>
          <w:delText>8. A expressiva discrepância entre o valor líquido liberado ao consumidor e o montante total a ser pago, em período contratual relativamente curto, evidencia desvantagem exagerada e cobrança manifestamente excessiva.</w:delText>
        </w:r>
      </w:del>
    </w:p>
    <w:p w14:paraId="7C4AB2CF" w14:textId="77777777" w:rsidR="001E1C33" w:rsidRPr="001E1C33" w:rsidRDefault="001E1C33" w:rsidP="001E1C33">
      <w:pPr>
        <w:spacing w:after="0" w:line="360" w:lineRule="auto"/>
        <w:ind w:left="2268"/>
        <w:jc w:val="both"/>
        <w:rPr>
          <w:rFonts w:ascii="Arial" w:hAnsi="Arial" w:cs="Arial"/>
          <w:i/>
          <w:iCs/>
          <w:sz w:val="26"/>
          <w:szCs w:val="26"/>
        </w:rPr>
      </w:pPr>
      <w:ins w:id="1395" w:author="Assessor GDSXSR" w:date="2026-10-31T19:43:38Z">
        <w:commentRangeStart w:id="12"/>
        <w:r>
          <w:rPr>
            <w:rFonts w:ascii="Arial" w:hAnsi="Arial" w:cs="Arial"/>
            <w:i/>
            <w:iCs/>
            <w:color w:val="808080"/>
            <w:sz w:val="26"/>
            <w:szCs w:val="26"/>
          </w:rPr>
          <w:t xml:space="preserve">“(...) </w:t>
        </w:r>
      </w:ins>
      <w:r>
        <w:rPr>
          <w:rFonts w:ascii="Arial" w:hAnsi="Arial" w:cs="Arial"/>
          <w:i/>
          <w:iCs/>
          <w:sz w:val="26"/>
          <w:szCs w:val="26"/>
        </w:rPr>
        <w:t xml:space="preserve">9. Caracterizada a abusividade, impõe-se a limitação dos juros remuneratórios à taxa média de mercado vigente na data da contratação, com restituição simples dos valores cobrados indevidamente, a apurar em liquidação.</w:t>
      </w:r>
      <w:ins w:id="1396" w:author="Assessor GDSXSR" w:date="2026-10-31T19:43:38Z">
        <w:r>
          <w:rPr>
            <w:rFonts w:ascii="Arial" w:hAnsi="Arial" w:cs="Arial"/>
            <w:i/>
            <w:iCs/>
            <w:color w:val="808080"/>
            <w:sz w:val="26"/>
            <w:szCs w:val="26"/>
          </w:rPr>
          <w:t xml:space="preserve">”</w:t>
        </w:r>
        <w:commentRangeEnd w:id="12"/>
        <w:r>
          <w:rPr>
            <w:rStyle w:val="CommentReference"/>
            <w:color w:val="808080"/>
          </w:rPr>
          <w:commentReference w:id="12"/>
        </w:r>
      </w:ins>
    </w:p>
    <w:p w14:paraId="58BAA150" w14:textId="77777777" w:rsidR="001E1C33" w:rsidRPr="001E1C33" w:rsidRDefault="001E1C33" w:rsidP="001E1C33">
      <w:pPr>
        <w:spacing w:after="0" w:line="360" w:lineRule="auto"/>
        <w:ind w:left="2268"/>
        <w:jc w:val="both"/>
        <w:rPr>
          <w:del w:id="1398" w:author="Assessor GDSXSR" w:date="2026-10-31T19:43:38Z"/>
          <w:rFonts w:ascii="Arial" w:hAnsi="Arial" w:cs="Arial"/>
          <w:i/>
          <w:iCs/>
          <w:sz w:val="26"/>
          <w:szCs w:val="26"/>
        </w:rPr>
      </w:pPr>
      <w:del w:id="1397" w:author="Assessor GDSXSR" w:date="2026-10-31T19:43:38Z">
        <w:r w:rsidRPr="001E1C33">
          <w:rPr>
            <w:rFonts w:ascii="Arial" w:hAnsi="Arial" w:cs="Arial"/>
            <w:i/>
            <w:iCs/>
            <w:sz w:val="26"/>
            <w:szCs w:val="26"/>
          </w:rPr>
          <w:delText>(...)</w:delText>
        </w:r>
      </w:del>
    </w:p>
    <w:p w14:paraId="0ACB6C7B" w14:textId="77777777" w:rsidR="001E1C33" w:rsidRPr="001E1C33" w:rsidRDefault="001E1C33" w:rsidP="001E1C33">
      <w:pPr>
        <w:spacing w:after="0" w:line="360" w:lineRule="auto"/>
        <w:ind w:left="2268"/>
        <w:jc w:val="both"/>
        <w:rPr>
          <w:del w:id="1400" w:author="Assessor GDSXSR" w:date="2026-10-31T19:43:38Z"/>
          <w:rFonts w:ascii="Arial" w:hAnsi="Arial" w:cs="Arial"/>
          <w:i/>
          <w:iCs/>
          <w:sz w:val="26"/>
          <w:szCs w:val="26"/>
        </w:rPr>
      </w:pPr>
      <w:del w:id="1399" w:author="Assessor GDSXSR" w:date="2026-10-31T19:43:38Z">
        <w:r w:rsidRPr="001E1C33">
          <w:rPr>
            <w:rFonts w:ascii="Arial" w:hAnsi="Arial" w:cs="Arial"/>
            <w:i/>
            <w:iCs/>
            <w:sz w:val="26"/>
            <w:szCs w:val="26"/>
          </w:rPr>
          <w:delText>IV. DISPOSITIVO</w:delText>
        </w:r>
      </w:del>
    </w:p>
    <w:p w14:paraId="390D6C2C" w14:textId="77777777" w:rsidR="001E1C33" w:rsidRPr="001E1C33" w:rsidRDefault="001E1C33" w:rsidP="001E1C33">
      <w:pPr>
        <w:spacing w:after="0" w:line="360" w:lineRule="auto"/>
        <w:ind w:left="2268"/>
        <w:jc w:val="both"/>
        <w:rPr>
          <w:del w:id="1402" w:author="Assessor GDSXSR" w:date="2026-10-31T19:43:38Z"/>
          <w:rFonts w:ascii="Arial" w:hAnsi="Arial" w:cs="Arial"/>
          <w:i/>
          <w:iCs/>
          <w:sz w:val="26"/>
          <w:szCs w:val="26"/>
        </w:rPr>
      </w:pPr>
      <w:del w:id="1401" w:author="Assessor GDSXSR" w:date="2026-10-31T19:43:38Z">
        <w:r w:rsidRPr="001E1C33">
          <w:rPr>
            <w:rFonts w:ascii="Arial" w:hAnsi="Arial" w:cs="Arial"/>
            <w:i/>
            <w:iCs/>
            <w:sz w:val="26"/>
            <w:szCs w:val="26"/>
          </w:rPr>
          <w:delText>11. Recurso parcialmente conhecido e, na parte conhecida, desprovido. Sentença mantida.</w:delText>
        </w:r>
      </w:del>
    </w:p>
    <w:p w14:paraId="5589B051" w14:textId="20081807" w:rsidR="001E1C33" w:rsidRPr="001E1C33" w:rsidRDefault="0005414C" w:rsidP="001E1C33">
      <w:pPr>
        <w:spacing w:after="0" w:line="360" w:lineRule="auto"/>
        <w:ind w:left="2268"/>
        <w:jc w:val="both"/>
        <w:rPr>
          <w:del w:id="1404" w:author="Assessor GDSXSR" w:date="2026-10-31T19:43:38Z"/>
          <w:rFonts w:ascii="Arial" w:hAnsi="Arial" w:cs="Arial"/>
          <w:i/>
          <w:iCs/>
          <w:sz w:val="26"/>
          <w:szCs w:val="26"/>
        </w:rPr>
      </w:pPr>
      <w:del w:id="1403" w:author="Assessor GDSXSR" w:date="2026-10-31T19:43:38Z">
        <w:r>
          <w:rPr>
            <w:rFonts w:ascii="Arial" w:hAnsi="Arial" w:cs="Arial"/>
            <w:i/>
            <w:iCs/>
            <w:sz w:val="26"/>
            <w:szCs w:val="26"/>
          </w:rPr>
          <w:delText>(…)</w:delText>
        </w:r>
      </w:del>
    </w:p>
    <w:p w14:paraId="1E3DFF2D" w14:textId="77777777" w:rsidR="001E1C33" w:rsidRPr="001E1C33" w:rsidRDefault="001E1C33" w:rsidP="001E1C33">
      <w:pPr>
        <w:spacing w:after="0" w:line="360" w:lineRule="auto"/>
        <w:ind w:left="2268"/>
        <w:jc w:val="both"/>
        <w:rPr>
          <w:del w:id="1406" w:author="Assessor GDSXSR" w:date="2026-10-31T19:43:38Z"/>
          <w:rFonts w:ascii="Arial" w:hAnsi="Arial" w:cs="Arial"/>
          <w:i/>
          <w:iCs/>
          <w:sz w:val="26"/>
          <w:szCs w:val="26"/>
        </w:rPr>
      </w:pPr>
      <w:del w:id="1405" w:author="Assessor GDSXSR" w:date="2026-10-31T19:43:38Z">
        <w:r w:rsidRPr="001E1C33">
          <w:rPr>
            <w:rFonts w:ascii="Arial" w:hAnsi="Arial" w:cs="Arial"/>
            <w:i/>
            <w:iCs/>
            <w:sz w:val="26"/>
            <w:szCs w:val="26"/>
          </w:rPr>
          <w:delText>Jurisprudência relevante</w:delText>
        </w:r>
      </w:del>
    </w:p>
    <w:p w14:paraId="4B731C77" w14:textId="0E5DA438" w:rsidR="001E1C33" w:rsidRDefault="001E1C33" w:rsidP="001E1C33">
      <w:pPr>
        <w:spacing w:after="0" w:line="360" w:lineRule="auto"/>
        <w:ind w:left="2268"/>
        <w:jc w:val="both"/>
        <w:rPr>
          <w:rFonts w:ascii="Arial" w:hAnsi="Arial" w:cs="Arial"/>
          <w:i/>
          <w:iCs/>
          <w:sz w:val="26"/>
          <w:szCs w:val="26"/>
        </w:rPr>
      </w:pPr>
      <w:del w:id="1407" w:author="Assessor GDSXSR" w:date="2026-10-31T19:43:38Z">
        <w:r>
          <w:rPr>
            <w:rFonts w:ascii="Arial" w:hAnsi="Arial" w:cs="Arial"/>
            <w:i/>
            <w:iCs/>
            <w:sz w:val="26"/>
            <w:szCs w:val="26"/>
          </w:rPr>
          <w:delText xml:space="preserve">STJ, Súmula 297. STJ, REsp 1.061.530/RS (Tema 27). TJDFT, Acórdão 2093085, 0727837-71.2024.8.07.0003, 4ª Turma Cível, j. 12/2/2026.</w:delText>
        </w:r>
        <w:r>
          <w:rPr>
            <w:rFonts w:ascii="Arial" w:hAnsi="Arial" w:cs="Arial"/>
            <w:i/>
            <w:iCs/>
            <w:sz w:val="26"/>
            <w:szCs w:val="26"/>
          </w:rPr>
          <w:delText xml:space="preserve">”</w:delText>
        </w:r>
        <w:r>
          <w:rPr>
            <w:rFonts w:ascii="Arial" w:hAnsi="Arial" w:cs="Arial"/>
            <w:i/>
            <w:iCs/>
            <w:sz w:val="26"/>
            <w:szCs w:val="26"/>
          </w:rPr>
          <w:delText xml:space="preserve"> </w:delText>
        </w:r>
      </w:del>
      <w:r>
        <w:rPr>
          <w:rFonts w:ascii="Arial" w:hAnsi="Arial" w:cs="Arial"/>
          <w:i/>
          <w:iCs/>
          <w:sz w:val="26"/>
          <w:szCs w:val="26"/>
        </w:rPr>
        <w:t xml:space="preserve">(Acórdão 2147469, 0727294-34.2025.8.07.0003, Relator(a): ROBERVAL CASEMIRO BELINATI, 4ª TURMA CÍVEL, data de julgamento: 01/07/2026, publicado no DJe: 17/07/2026</w:t>
      </w:r>
      <w:ins w:id="1408" w:author="Assessor GDSXSR" w:date="2026-10-31T19:43:38Z">
        <w:r>
          <w:rPr>
            <w:rFonts w:ascii="Arial" w:hAnsi="Arial" w:cs="Arial"/>
            <w:i/>
            <w:iCs/>
            <w:color w:val="808080"/>
            <w:sz w:val="26"/>
            <w:szCs w:val="26"/>
          </w:rPr>
          <w:t xml:space="preserve">.</w:t>
        </w:r>
      </w:ins>
      <w:r>
        <w:rPr>
          <w:rFonts w:ascii="Arial" w:hAnsi="Arial" w:cs="Arial"/>
          <w:i/>
          <w:iCs/>
          <w:sz w:val="26"/>
          <w:szCs w:val="26"/>
        </w:rPr>
        <w:t xml:space="preserve">)</w:t>
      </w:r>
      <w:ins w:id="1409" w:author="Assessor GDSXSR" w:date="2026-10-31T19:43:38Z">
        <w:r>
          <w:rPr>
            <w:rFonts w:ascii="Arial" w:hAnsi="Arial" w:cs="Arial"/>
            <w:i/>
            <w:iCs/>
            <w:color w:val="808080"/>
            <w:sz w:val="26"/>
            <w:szCs w:val="26"/>
          </w:rPr>
          <w:t xml:space="preserve"> – Grifei</w:t>
        </w:r>
      </w:ins>
    </w:p>
    <w:p w14:paraId="6C2BED2C" w14:textId="77777777" w:rsidR="001E1C33" w:rsidRPr="007E1C8C" w:rsidRDefault="001E1C33" w:rsidP="001E1C33">
      <w:pPr>
        <w:spacing w:after="0" w:line="360" w:lineRule="auto"/>
        <w:ind w:firstLine="2268"/>
        <w:jc w:val="both"/>
        <w:rPr>
          <w:rFonts w:ascii="Arial" w:hAnsi="Arial" w:cs="Arial"/>
          <w:color w:val="000000" w:themeColor="text1"/>
          <w:sz w:val="28"/>
          <w:szCs w:val="28"/>
        </w:rPr>
      </w:pPr>
    </w:p>
    <w:p w14:paraId="6C36AA5E" w14:textId="77777777" w:rsidR="001E1C33" w:rsidRPr="007E1C8C" w:rsidRDefault="001E1C33" w:rsidP="001E1C33">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Change w:id="1622" w:author="Assessor GDSXSR" w:date="2026-10-31T19:43:38Z">
            <w:rPr>
              <w:rFonts w:ascii="Arial" w:hAnsi="Arial" w:cs="Arial"/>
              <w:color w:val="000000" w:themeColor="text1"/>
              <w:sz w:val="28"/>
              <w:szCs w:val="28"/>
              <w:u w:val="single"/>
            </w:rPr>
          </w:rPrChange>
        </w:rPr>
        <w:t xml:space="preserve">Assim, nego provimento ao apelo</w:t>
      </w:r>
      <w:ins w:id="1410" w:author="Assessor GDSXSR" w:date="2026-10-31T19:43:38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623" w:author="Assessor GDSXSR" w:date="2026-10-31T19:43:38Z">
            <w:rPr>
              <w:rFonts w:ascii="Arial" w:hAnsi="Arial" w:cs="Arial"/>
              <w:color w:val="000000" w:themeColor="text1"/>
              <w:sz w:val="28"/>
              <w:szCs w:val="28"/>
              <w:u w:val="single"/>
            </w:rPr>
          </w:rPrChange>
        </w:rPr>
        <w:t xml:space="preserve"> nesse ponto</w:t>
      </w:r>
      <w:r>
        <w:rPr>
          <w:rFonts w:ascii="Arial" w:hAnsi="Arial" w:cs="Arial"/>
          <w:color w:val="000000" w:themeColor="text1"/>
          <w:sz w:val="28"/>
          <w:szCs w:val="28"/>
          <w:highlight w:val="yellow"/>
          <w:u w:val="single"/>
          <w:rPrChange w:id="1624" w:author="Assessor GDSXSR" w:date="2026-10-31T19:43:38Z">
            <w:rPr>
              <w:rFonts w:ascii="Arial" w:hAnsi="Arial" w:cs="Arial"/>
              <w:color w:val="000000" w:themeColor="text1"/>
              <w:sz w:val="28"/>
              <w:szCs w:val="28"/>
              <w:u w:val="single"/>
            </w:rPr>
          </w:rPrChange>
        </w:rPr>
        <w:t xml:space="preserve">.</w:t>
      </w:r>
    </w:p>
    <w:p w14:paraId="0E59E8F0" w14:textId="77777777" w:rsidR="00B7069C" w:rsidRDefault="00B7069C" w:rsidP="00DB1301">
      <w:pPr>
        <w:spacing w:after="0" w:line="360" w:lineRule="auto"/>
        <w:ind w:firstLine="2268"/>
        <w:jc w:val="both"/>
        <w:rPr>
          <w:rFonts w:ascii="Arial" w:hAnsi="Arial" w:cs="Arial"/>
          <w:sz w:val="28"/>
          <w:szCs w:val="28"/>
        </w:rPr>
      </w:pPr>
    </w:p>
    <w:p w14:paraId="131CFA19" w14:textId="5B043000" w:rsidR="00B7069C" w:rsidRDefault="0005414C" w:rsidP="00B7069C">
      <w:pPr>
        <w:spacing w:after="0" w:line="360" w:lineRule="auto"/>
        <w:ind w:hanging="142"/>
        <w:jc w:val="center"/>
        <w:rPr>
          <w:rFonts w:ascii="Arial" w:hAnsi="Arial" w:cs="Arial"/>
          <w:sz w:val="28"/>
          <w:szCs w:val="28"/>
        </w:rPr>
      </w:pPr>
      <w:r w:rsidRPr="001E1C33">
        <w:rPr>
          <w:rFonts w:ascii="Arial" w:hAnsi="Arial" w:cs="Arial"/>
          <w:sz w:val="28"/>
          <w:szCs w:val="28"/>
          <w:highlight w:val="yellow"/>
          <w:rPrChange w:id="1603" w:author="Assessor GDSXSR" w:date="2026-10-31T19:43:38Z">
            <w:rPr>
              <w:rFonts w:ascii="Arial" w:hAnsi="Arial" w:cs="Arial"/>
              <w:sz w:val="28"/>
              <w:szCs w:val="28"/>
            </w:rPr>
          </w:rPrChange>
        </w:rPr>
        <w:t>DA MANUTENÇÃO DA SUCUMBÊNCIA RECÍPROCA</w:t>
      </w:r>
    </w:p>
    <w:p w14:paraId="59B359C3" w14:textId="77777777" w:rsidR="00B7069C" w:rsidRDefault="00B7069C" w:rsidP="00B7069C">
      <w:pPr>
        <w:spacing w:after="0" w:line="360" w:lineRule="auto"/>
        <w:ind w:firstLine="2268"/>
        <w:jc w:val="both"/>
        <w:rPr>
          <w:rFonts w:ascii="Arial" w:hAnsi="Arial" w:cs="Arial"/>
          <w:sz w:val="28"/>
          <w:szCs w:val="28"/>
        </w:rPr>
      </w:pPr>
    </w:p>
    <w:p w14:paraId="50876F05" w14:textId="61902D88" w:rsidR="00B7069C" w:rsidRPr="007E1C8C" w:rsidRDefault="00B7069C" w:rsidP="00B7069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r>
        <w:rPr>
          <w:rFonts w:ascii="Arial" w:hAnsi="Arial" w:cs="Arial"/>
          <w:color w:val="000000" w:themeColor="text1"/>
          <w:sz w:val="28"/>
          <w:szCs w:val="28"/>
        </w:rPr>
        <w:t xml:space="preserve">autor</w:t>
      </w:r>
      <w:r>
        <w:rPr>
          <w:rFonts w:ascii="Arial" w:hAnsi="Arial" w:cs="Arial"/>
          <w:color w:val="000000" w:themeColor="text1"/>
          <w:sz w:val="28"/>
          <w:szCs w:val="28"/>
        </w:rPr>
        <w:t xml:space="preserve">a/apelante </w:t>
      </w:r>
      <w:r>
        <w:rPr>
          <w:rFonts w:ascii="Arial" w:hAnsi="Arial" w:cs="Arial"/>
          <w:color w:val="000000" w:themeColor="text1"/>
          <w:sz w:val="28"/>
          <w:szCs w:val="28"/>
        </w:rPr>
        <w:t xml:space="preserve">alega que </w:t>
      </w:r>
      <w:r>
        <w:rPr>
          <w:rFonts w:ascii="Arial" w:hAnsi="Arial" w:cs="Arial"/>
          <w:sz w:val="28"/>
          <w:szCs w:val="28"/>
        </w:rPr>
        <w:t xml:space="preserve">deve ser afastada a sucumbência recíproca, </w:t>
      </w:r>
      <w:r>
        <w:rPr>
          <w:rFonts w:ascii="Arial" w:hAnsi="Arial" w:cs="Arial"/>
          <w:sz w:val="28"/>
          <w:szCs w:val="28"/>
        </w:rPr>
        <w:t xml:space="preserve">pois</w:t>
      </w:r>
      <w:r>
        <w:rPr>
          <w:rFonts w:ascii="Arial" w:hAnsi="Arial" w:cs="Arial"/>
          <w:sz w:val="28"/>
          <w:szCs w:val="28"/>
        </w:rPr>
        <w:t xml:space="preserve"> obteve êxito na revisão dos </w:t>
      </w:r>
      <w:del w:id="1411" w:author="Assessor GDSXSR" w:date="2026-10-31T19:43:38Z">
        <w:r>
          <w:rPr>
            <w:rFonts w:ascii="Arial" w:hAnsi="Arial" w:cs="Arial"/>
            <w:sz w:val="28"/>
            <w:szCs w:val="28"/>
          </w:rPr>
          <w:delText xml:space="preserve">três </w:delText>
        </w:r>
      </w:del>
      <w:r>
        <w:rPr>
          <w:rFonts w:ascii="Arial" w:hAnsi="Arial" w:cs="Arial"/>
          <w:sz w:val="28"/>
          <w:szCs w:val="28"/>
        </w:rPr>
        <w:t xml:space="preserve">contratos e na restituição do indébito</w:t>
      </w:r>
      <w:del w:id="1412" w:author="Assessor GDSXSR" w:date="2026-10-31T19:43:38Z">
        <w:r>
          <w:rPr>
            <w:rFonts w:ascii="Arial" w:hAnsi="Arial" w:cs="Arial"/>
            <w:sz w:val="28"/>
            <w:szCs w:val="28"/>
          </w:rPr>
          <w:delText xml:space="preserve">,</w:delText>
        </w:r>
      </w:del>
      <w:r>
        <w:rPr>
          <w:rFonts w:ascii="Arial" w:hAnsi="Arial" w:cs="Arial"/>
          <w:sz w:val="28"/>
          <w:szCs w:val="28"/>
        </w:rPr>
        <w:t xml:space="preserve"> </w:t>
      </w:r>
      <w:del w:id="1413" w:author="Assessor GDSXSR" w:date="2026-10-31T19:43:38Z">
        <w:r>
          <w:rPr>
            <w:rFonts w:ascii="Arial" w:hAnsi="Arial" w:cs="Arial"/>
            <w:sz w:val="28"/>
            <w:szCs w:val="28"/>
          </w:rPr>
          <w:delText xml:space="preserve">devendo</w:delText>
        </w:r>
      </w:del>
      <w:ins w:id="1414" w:author="Assessor GDSXSR" w:date="2026-10-31T19:43:38Z">
        <w:r>
          <w:rPr>
            <w:rFonts w:ascii="Arial" w:hAnsi="Arial" w:cs="Arial"/>
            <w:color w:val="808080"/>
            <w:sz w:val="28"/>
            <w:szCs w:val="28"/>
          </w:rPr>
          <w:t xml:space="preserve">(ID</w:t>
        </w:r>
      </w:ins>
      <w:r>
        <w:rPr>
          <w:rFonts w:ascii="Arial" w:hAnsi="Arial" w:cs="Arial"/>
          <w:sz w:val="28"/>
          <w:szCs w:val="28"/>
        </w:rPr>
        <w:t xml:space="preserve"> </w:t>
      </w:r>
      <w:del w:id="1415" w:author="Assessor GDSXSR" w:date="2026-10-31T19:43:38Z">
        <w:r>
          <w:rPr>
            <w:rFonts w:ascii="Arial" w:hAnsi="Arial" w:cs="Arial"/>
            <w:sz w:val="28"/>
            <w:szCs w:val="28"/>
          </w:rPr>
          <w:delText xml:space="preserve">a instituição financeira responder integralmente pelas despesas processuais e pelos honorários advocatícios</w:delText>
        </w:r>
      </w:del>
      <w:ins w:id="1416" w:author="Assessor GDSXSR" w:date="2026-10-31T19:43:38Z">
        <w:r>
          <w:rPr>
            <w:rFonts w:ascii="Arial" w:hAnsi="Arial" w:cs="Arial"/>
            <w:color w:val="808080"/>
            <w:sz w:val="28"/>
            <w:szCs w:val="28"/>
          </w:rPr>
          <w:t xml:space="preserve">89286451)</w:t>
        </w:r>
      </w:ins>
      <w:r>
        <w:rPr>
          <w:rFonts w:ascii="Arial" w:hAnsi="Arial" w:cs="Arial"/>
          <w:sz w:val="28"/>
          <w:szCs w:val="28"/>
        </w:rPr>
        <w:t xml:space="preserve">.</w:t>
      </w:r>
    </w:p>
    <w:p w14:paraId="76BB0335" w14:textId="77777777" w:rsidR="00B7069C" w:rsidRDefault="00B7069C" w:rsidP="00B7069C">
      <w:pPr>
        <w:spacing w:after="0" w:line="360" w:lineRule="auto"/>
        <w:ind w:firstLine="2268"/>
        <w:jc w:val="both"/>
        <w:rPr>
          <w:rFonts w:ascii="Arial" w:hAnsi="Arial" w:cs="Arial"/>
          <w:color w:val="000000" w:themeColor="text1"/>
          <w:sz w:val="28"/>
          <w:szCs w:val="28"/>
        </w:rPr>
      </w:pPr>
    </w:p>
    <w:p w14:paraId="7F76F3C6" w14:textId="527E7F8B" w:rsidR="00B7069C" w:rsidRDefault="00B7069C" w:rsidP="00B7069C">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614" w:author="Assessor GDSXSR" w:date="2026-10-31T19:43:38Z">
            <w:rPr>
              <w:rFonts w:ascii="Arial" w:hAnsi="Arial" w:cs="Arial"/>
              <w:color w:val="000000" w:themeColor="text1"/>
              <w:sz w:val="28"/>
              <w:szCs w:val="28"/>
            </w:rPr>
          </w:rPrChange>
        </w:rPr>
        <w:t>Sem razão</w:t>
      </w:r>
      <w:r>
        <w:rPr>
          <w:rFonts w:ascii="Arial" w:hAnsi="Arial" w:cs="Arial"/>
          <w:color w:val="000000" w:themeColor="text1"/>
          <w:sz w:val="28"/>
          <w:szCs w:val="28"/>
          <w:highlight w:val="yellow"/>
          <w:rPrChange w:id="1615" w:author="Assessor GDSXSR" w:date="2026-10-31T19:43:38Z">
            <w:rPr>
              <w:rFonts w:ascii="Arial" w:hAnsi="Arial" w:cs="Arial"/>
              <w:color w:val="000000" w:themeColor="text1"/>
              <w:sz w:val="28"/>
              <w:szCs w:val="28"/>
            </w:rPr>
          </w:rPrChange>
        </w:rPr>
        <w:t xml:space="preserve"> a apelante</w:t>
      </w:r>
      <w:r w:rsidR="001E1C33">
        <w:rPr>
          <w:rFonts w:ascii="Arial" w:hAnsi="Arial" w:cs="Arial"/>
          <w:color w:val="000000" w:themeColor="text1"/>
          <w:sz w:val="28"/>
          <w:szCs w:val="28"/>
          <w:highlight w:val="yellow"/>
          <w:rPrChange w:id="1616" w:author="Assessor GDSXSR" w:date="2026-10-31T19:43:38Z">
            <w:rPr>
              <w:rFonts w:ascii="Arial" w:hAnsi="Arial" w:cs="Arial"/>
              <w:color w:val="000000" w:themeColor="text1"/>
              <w:sz w:val="28"/>
              <w:szCs w:val="28"/>
            </w:rPr>
          </w:rPrChange>
        </w:rPr>
        <w:t>.</w:t>
      </w:r>
    </w:p>
    <w:p w14:paraId="5F9229AC" w14:textId="77777777" w:rsidR="001E1C33" w:rsidRDefault="001E1C33" w:rsidP="00B7069C">
      <w:pPr>
        <w:spacing w:after="0" w:line="360" w:lineRule="auto"/>
        <w:ind w:firstLine="2268"/>
        <w:jc w:val="both"/>
        <w:rPr>
          <w:rFonts w:ascii="Arial" w:hAnsi="Arial" w:cs="Arial"/>
          <w:color w:val="000000" w:themeColor="text1"/>
          <w:sz w:val="28"/>
          <w:szCs w:val="28"/>
        </w:rPr>
      </w:pPr>
    </w:p>
    <w:p w14:paraId="25B8A9AF" w14:textId="77777777" w:rsidR="001E1C33" w:rsidRDefault="001E1C33" w:rsidP="001E1C33">
      <w:pPr>
        <w:spacing w:after="0" w:line="360" w:lineRule="auto"/>
        <w:ind w:firstLine="2268"/>
        <w:jc w:val="both"/>
        <w:rPr>
          <w:del w:id="1418" w:author="Assessor GDSXSR" w:date="2026-10-31T19:43:38Z"/>
          <w:rFonts w:ascii="Arial" w:hAnsi="Arial" w:cs="Arial"/>
          <w:color w:val="000000" w:themeColor="text1"/>
          <w:sz w:val="28"/>
          <w:szCs w:val="28"/>
        </w:rPr>
      </w:pPr>
      <w:del w:id="1417" w:author="Assessor GDSXSR" w:date="2026-10-31T19:43:38Z">
        <w:r w:rsidRPr="001E1C33">
          <w:rPr>
            <w:rFonts w:ascii="Arial" w:hAnsi="Arial" w:cs="Arial"/>
            <w:color w:val="000000" w:themeColor="text1"/>
            <w:sz w:val="28"/>
            <w:szCs w:val="28"/>
          </w:rPr>
          <w:delText>A distribuição dos encargos de sucumbência deve considerar o resultado global da demanda. A autora obteve a revisão dos contratos e a restituição simples dos valores pagos em excesso, mas sucumbiu quanto ao pedido de indenização por danos morais, formulado em valor expressivo, e quanto à restituição em dobro.</w:delText>
        </w:r>
      </w:del>
    </w:p>
    <w:p w14:paraId="317990E0" w14:textId="77777777" w:rsidR="00ED1C4A" w:rsidRPr="001E1C33" w:rsidRDefault="00ED1C4A" w:rsidP="001E1C33">
      <w:pPr>
        <w:spacing w:after="0" w:line="360" w:lineRule="auto"/>
        <w:ind w:firstLine="2268"/>
        <w:jc w:val="both"/>
        <w:rPr>
          <w:del w:id="1419" w:author="Assessor GDSXSR" w:date="2026-10-31T19:43:38Z"/>
          <w:rFonts w:ascii="Arial" w:hAnsi="Arial" w:cs="Arial"/>
          <w:color w:val="000000" w:themeColor="text1"/>
          <w:sz w:val="28"/>
          <w:szCs w:val="28"/>
        </w:rPr>
      </w:pPr>
    </w:p>
    <w:p w14:paraId="38526B9A" w14:textId="77777777" w:rsidR="001E1C33" w:rsidRDefault="001E1C33" w:rsidP="001E1C33">
      <w:pPr>
        <w:spacing w:after="0" w:line="360" w:lineRule="auto"/>
        <w:ind w:firstLine="2268"/>
        <w:jc w:val="both"/>
        <w:rPr>
          <w:rFonts w:ascii="Arial" w:hAnsi="Arial" w:cs="Arial"/>
          <w:color w:val="000000" w:themeColor="text1"/>
          <w:sz w:val="28"/>
          <w:szCs w:val="28"/>
        </w:rPr>
      </w:pPr>
      <w:del w:id="1420" w:author="Assessor GDSXSR" w:date="2026-10-31T19:43:38Z">
        <w:r>
          <w:rPr>
            <w:rFonts w:ascii="Arial" w:hAnsi="Arial" w:cs="Arial"/>
            <w:color w:val="000000" w:themeColor="text1"/>
            <w:sz w:val="28"/>
            <w:szCs w:val="28"/>
          </w:rPr>
          <w:delText xml:space="preserve">Os</w:delText>
        </w:r>
      </w:del>
      <w:ins w:id="1421" w:author="Assessor GDSXSR" w:date="2026-10-31T19:43:38Z">
        <w:r>
          <w:rPr>
            <w:rFonts w:ascii="Arial" w:hAnsi="Arial" w:cs="Arial"/>
            <w:color w:val="808080"/>
            <w:sz w:val="28"/>
            <w:szCs w:val="28"/>
          </w:rPr>
          <w:t xml:space="preserve">No caso, a autora sucumbiu quanto à indenização por danos morais, de R$ 20.000,00, e à restituição em dobro,</w:t>
        </w:r>
      </w:ins>
      <w:r>
        <w:rPr>
          <w:rFonts w:ascii="Arial" w:hAnsi="Arial" w:cs="Arial"/>
          <w:color w:val="000000" w:themeColor="text1"/>
          <w:sz w:val="28"/>
          <w:szCs w:val="28"/>
        </w:rPr>
        <w:t xml:space="preserve"> pedidos </w:t>
      </w:r>
      <w:del w:id="1422" w:author="Assessor GDSXSR" w:date="2026-10-31T19:43:38Z">
        <w:r>
          <w:rPr>
            <w:rFonts w:ascii="Arial" w:hAnsi="Arial" w:cs="Arial"/>
            <w:color w:val="000000" w:themeColor="text1"/>
            <w:sz w:val="28"/>
            <w:szCs w:val="28"/>
          </w:rPr>
          <w:delText xml:space="preserve">rejeitados possuem</w:delText>
        </w:r>
      </w:del>
      <w:ins w:id="1423" w:author="Assessor GDSXSR" w:date="2026-10-31T19:43:38Z">
        <w:r>
          <w:rPr>
            <w:rFonts w:ascii="Arial" w:hAnsi="Arial" w:cs="Arial"/>
            <w:color w:val="808080"/>
            <w:sz w:val="28"/>
            <w:szCs w:val="28"/>
          </w:rPr>
          <w:t xml:space="preserve">de</w:t>
        </w:r>
      </w:ins>
      <w:r>
        <w:rPr>
          <w:rFonts w:ascii="Arial" w:hAnsi="Arial" w:cs="Arial"/>
          <w:color w:val="000000" w:themeColor="text1"/>
          <w:sz w:val="28"/>
          <w:szCs w:val="28"/>
        </w:rPr>
        <w:t xml:space="preserve"> conteúdo econômico próprio e </w:t>
      </w:r>
      <w:del w:id="1424" w:author="Assessor GDSXSR" w:date="2026-10-31T19:43:38Z">
        <w:r>
          <w:rPr>
            <w:rFonts w:ascii="Arial" w:hAnsi="Arial" w:cs="Arial"/>
            <w:color w:val="000000" w:themeColor="text1"/>
            <w:sz w:val="28"/>
            <w:szCs w:val="28"/>
          </w:rPr>
          <w:delText xml:space="preserve">representam parcela </w:delText>
        </w:r>
      </w:del>
      <w:r>
        <w:rPr>
          <w:rFonts w:ascii="Arial" w:hAnsi="Arial" w:cs="Arial"/>
          <w:color w:val="000000" w:themeColor="text1"/>
          <w:sz w:val="28"/>
          <w:szCs w:val="28"/>
        </w:rPr>
        <w:t xml:space="preserve">relevante</w:t>
      </w:r>
      <w:del w:id="1425" w:author="Assessor GDSXSR" w:date="2026-10-31T19:43:38Z">
        <w:r>
          <w:rPr>
            <w:rFonts w:ascii="Arial" w:hAnsi="Arial" w:cs="Arial"/>
            <w:color w:val="000000" w:themeColor="text1"/>
            <w:sz w:val="28"/>
            <w:szCs w:val="28"/>
          </w:rPr>
          <w:delText xml:space="preserve"> da pretensão deduzida</w:delText>
        </w:r>
      </w:del>
      <w:r>
        <w:rPr>
          <w:rFonts w:ascii="Arial" w:hAnsi="Arial" w:cs="Arial"/>
          <w:color w:val="000000" w:themeColor="text1"/>
          <w:sz w:val="28"/>
          <w:szCs w:val="28"/>
        </w:rPr>
        <w:t xml:space="preserve">, </w:t>
      </w:r>
      <w:del w:id="1426" w:author="Assessor GDSXSR" w:date="2026-10-31T19:43:38Z">
        <w:r>
          <w:rPr>
            <w:rFonts w:ascii="Arial" w:hAnsi="Arial" w:cs="Arial"/>
            <w:color w:val="000000" w:themeColor="text1"/>
            <w:sz w:val="28"/>
            <w:szCs w:val="28"/>
          </w:rPr>
          <w:delText xml:space="preserve">razão</w:delText>
        </w:r>
      </w:del>
      <w:ins w:id="1427" w:author="Assessor GDSXSR" w:date="2026-10-31T19:43:38Z">
        <w:r>
          <w:rPr>
            <w:rFonts w:ascii="Arial" w:hAnsi="Arial" w:cs="Arial"/>
            <w:color w:val="808080"/>
            <w:sz w:val="28"/>
            <w:szCs w:val="28"/>
          </w:rPr>
          <w:t xml:space="preserve">o</w:t>
        </w:r>
      </w:ins>
      <w:r>
        <w:rPr>
          <w:rFonts w:ascii="Arial" w:hAnsi="Arial" w:cs="Arial"/>
          <w:color w:val="000000" w:themeColor="text1"/>
          <w:sz w:val="28"/>
          <w:szCs w:val="28"/>
        </w:rPr>
        <w:t xml:space="preserve"> </w:t>
      </w:r>
      <w:del w:id="1428" w:author="Assessor GDSXSR" w:date="2026-10-31T19:43:38Z">
        <w:r>
          <w:rPr>
            <w:rFonts w:ascii="Arial" w:hAnsi="Arial" w:cs="Arial"/>
            <w:color w:val="000000" w:themeColor="text1"/>
            <w:sz w:val="28"/>
            <w:szCs w:val="28"/>
          </w:rPr>
          <w:delText xml:space="preserve">pela qual a derrota da autora não pode ser considerada mínima. A importância da revisão contratual justifica a atribuição da maior parcela dos encargos à instituição financeira, mas não</w:delText>
        </w:r>
      </w:del>
      <w:ins w:id="1429" w:author="Assessor GDSXSR" w:date="2026-10-31T19:43:38Z">
        <w:r>
          <w:rPr>
            <w:rFonts w:ascii="Arial" w:hAnsi="Arial" w:cs="Arial"/>
            <w:color w:val="808080"/>
            <w:sz w:val="28"/>
            <w:szCs w:val="28"/>
          </w:rPr>
          <w:t xml:space="preserve">que</w:t>
        </w:r>
      </w:ins>
      <w:r>
        <w:rPr>
          <w:rFonts w:ascii="Arial" w:hAnsi="Arial" w:cs="Arial"/>
          <w:color w:val="000000" w:themeColor="text1"/>
          <w:sz w:val="28"/>
          <w:szCs w:val="28"/>
        </w:rPr>
        <w:t xml:space="preserve"> afasta a sucumbência </w:t>
      </w:r>
      <w:del w:id="1430" w:author="Assessor GDSXSR" w:date="2026-10-31T19:43:38Z">
        <w:r>
          <w:rPr>
            <w:rFonts w:ascii="Arial" w:hAnsi="Arial" w:cs="Arial"/>
            <w:color w:val="000000" w:themeColor="text1"/>
            <w:sz w:val="28"/>
            <w:szCs w:val="28"/>
          </w:rPr>
          <w:delText xml:space="preserve">da consumidora nos demais pedidos</w:delText>
        </w:r>
      </w:del>
      <w:ins w:id="1431" w:author="Assessor GDSXSR" w:date="2026-10-31T19:43:38Z">
        <w:r>
          <w:rPr>
            <w:rFonts w:ascii="Arial" w:hAnsi="Arial" w:cs="Arial"/>
            <w:color w:val="808080"/>
            <w:sz w:val="28"/>
            <w:szCs w:val="28"/>
          </w:rPr>
          <w:t xml:space="preserve">mínima</w:t>
        </w:r>
      </w:ins>
      <w:r>
        <w:rPr>
          <w:rFonts w:ascii="Arial" w:hAnsi="Arial" w:cs="Arial"/>
          <w:color w:val="000000" w:themeColor="text1"/>
          <w:sz w:val="28"/>
          <w:szCs w:val="28"/>
        </w:rPr>
        <w:t xml:space="preserve">.</w:t>
      </w:r>
    </w:p>
    <w:p w14:paraId="65A48984" w14:textId="77777777" w:rsidR="00ED1C4A" w:rsidRPr="001E1C33" w:rsidRDefault="00ED1C4A" w:rsidP="001E1C33">
      <w:pPr>
        <w:spacing w:after="0" w:line="360" w:lineRule="auto"/>
        <w:ind w:firstLine="2268"/>
        <w:jc w:val="both"/>
        <w:rPr>
          <w:rFonts w:ascii="Arial" w:hAnsi="Arial" w:cs="Arial"/>
          <w:color w:val="000000" w:themeColor="text1"/>
          <w:sz w:val="28"/>
          <w:szCs w:val="28"/>
        </w:rPr>
      </w:pPr>
    </w:p>
    <w:p w14:paraId="58389833" w14:textId="0A521F24" w:rsidR="001E1C33" w:rsidRDefault="001E1C33" w:rsidP="001E1C33">
      <w:pPr>
        <w:spacing w:after="0" w:line="360" w:lineRule="auto"/>
        <w:ind w:firstLine="2268"/>
        <w:jc w:val="both"/>
        <w:rPr>
          <w:rFonts w:ascii="Arial" w:hAnsi="Arial" w:cs="Arial"/>
          <w:color w:val="000000" w:themeColor="text1"/>
          <w:sz w:val="28"/>
          <w:szCs w:val="28"/>
        </w:rPr>
      </w:pPr>
      <w:del w:id="1432" w:author="Assessor GDSXSR" w:date="2026-10-31T19:43:38Z">
        <w:r>
          <w:rPr>
            <w:rFonts w:ascii="Arial" w:hAnsi="Arial" w:cs="Arial"/>
            <w:color w:val="000000" w:themeColor="text1"/>
            <w:sz w:val="28"/>
            <w:szCs w:val="28"/>
          </w:rPr>
          <w:delText xml:space="preserve">Considerado</w:delText>
        </w:r>
      </w:del>
      <w:ins w:id="1433" w:author="Assessor GDSXSR" w:date="2026-10-31T19:43:38Z">
        <w:r>
          <w:rPr>
            <w:rFonts w:ascii="Arial" w:hAnsi="Arial" w:cs="Arial"/>
            <w:color w:val="808080"/>
            <w:sz w:val="28"/>
            <w:szCs w:val="28"/>
            <w:highlight w:val="yellow"/>
          </w:rPr>
          <w:t xml:space="preserve">Por</w:t>
        </w:r>
      </w:ins>
      <w:r>
        <w:rPr>
          <w:rFonts w:ascii="Arial" w:hAnsi="Arial" w:cs="Arial"/>
          <w:color w:val="000000" w:themeColor="text1"/>
          <w:sz w:val="28"/>
          <w:szCs w:val="28"/>
          <w:highlight w:val="yellow"/>
          <w:rPrChange w:id="1646" w:author="Assessor GDSXSR" w:date="2026-10-31T19:43:38Z">
            <w:rPr>
              <w:rFonts w:ascii="Arial" w:hAnsi="Arial" w:cs="Arial"/>
              <w:color w:val="000000" w:themeColor="text1"/>
              <w:sz w:val="28"/>
              <w:szCs w:val="28"/>
            </w:rPr>
          </w:rPrChange>
        </w:rPr>
        <w:t xml:space="preserve"> </w:t>
      </w:r>
      <w:del w:id="1434" w:author="Assessor GDSXSR" w:date="2026-10-31T19:43:38Z">
        <w:r>
          <w:rPr>
            <w:rFonts w:ascii="Arial" w:hAnsi="Arial" w:cs="Arial"/>
            <w:color w:val="000000" w:themeColor="text1"/>
            <w:sz w:val="28"/>
            <w:szCs w:val="28"/>
          </w:rPr>
          <w:delText xml:space="preserve">o resultado alcançado por cada parte</w:delText>
        </w:r>
      </w:del>
      <w:ins w:id="1435" w:author="Assessor GDSXSR" w:date="2026-10-31T19:43:38Z">
        <w:r>
          <w:rPr>
            <w:rFonts w:ascii="Arial" w:hAnsi="Arial" w:cs="Arial"/>
            <w:color w:val="808080"/>
            <w:sz w:val="28"/>
            <w:szCs w:val="28"/>
            <w:highlight w:val="yellow"/>
          </w:rPr>
          <w:t xml:space="preserve">isso</w:t>
        </w:r>
      </w:ins>
      <w:r>
        <w:rPr>
          <w:rFonts w:ascii="Arial" w:hAnsi="Arial" w:cs="Arial"/>
          <w:color w:val="000000" w:themeColor="text1"/>
          <w:sz w:val="28"/>
          <w:szCs w:val="28"/>
          <w:highlight w:val="yellow"/>
          <w:rPrChange w:id="1647" w:author="Assessor GDSXSR" w:date="2026-10-31T19:43:38Z">
            <w:rPr>
              <w:rFonts w:ascii="Arial" w:hAnsi="Arial" w:cs="Arial"/>
              <w:color w:val="000000" w:themeColor="text1"/>
              <w:sz w:val="28"/>
              <w:szCs w:val="28"/>
            </w:rPr>
          </w:rPrChange>
        </w:rPr>
        <w:t xml:space="preserve">, a proporção </w:t>
      </w:r>
      <w:del w:id="1436" w:author="Assessor GDSXSR" w:date="2026-10-31T19:43:38Z">
        <w:r>
          <w:rPr>
            <w:rFonts w:ascii="Arial" w:hAnsi="Arial" w:cs="Arial"/>
            <w:color w:val="000000" w:themeColor="text1"/>
            <w:sz w:val="28"/>
            <w:szCs w:val="28"/>
          </w:rPr>
          <w:delText xml:space="preserve">fixada na sentença, </w:delText>
        </w:r>
      </w:del>
      <w:r>
        <w:rPr>
          <w:rFonts w:ascii="Arial" w:hAnsi="Arial" w:cs="Arial"/>
          <w:color w:val="000000" w:themeColor="text1"/>
          <w:sz w:val="28"/>
          <w:szCs w:val="28"/>
          <w:highlight w:val="yellow"/>
          <w:rPrChange w:id="1648" w:author="Assessor GDSXSR" w:date="2026-10-31T19:43:38Z">
            <w:rPr>
              <w:rFonts w:ascii="Arial" w:hAnsi="Arial" w:cs="Arial"/>
              <w:color w:val="000000" w:themeColor="text1"/>
              <w:sz w:val="28"/>
              <w:szCs w:val="28"/>
            </w:rPr>
          </w:rPrChange>
        </w:rPr>
        <w:t xml:space="preserve">de 60%</w:t>
      </w:r>
      <w:r>
        <w:rPr>
          <w:rFonts w:ascii="Arial" w:hAnsi="Arial" w:cs="Arial"/>
          <w:color w:val="000000" w:themeColor="text1"/>
          <w:sz w:val="28"/>
          <w:szCs w:val="28"/>
          <w:highlight w:val="yellow"/>
          <w:rPrChange w:id="1649" w:author="Assessor GDSXSR" w:date="2026-10-31T19:43:38Z">
            <w:rPr>
              <w:rFonts w:ascii="Arial" w:hAnsi="Arial" w:cs="Arial"/>
              <w:color w:val="000000" w:themeColor="text1"/>
              <w:sz w:val="28"/>
              <w:szCs w:val="28"/>
            </w:rPr>
          </w:rPrChange>
        </w:rPr>
        <w:t xml:space="preserve"> </w:t>
      </w:r>
      <w:del w:id="1437" w:author="Assessor GDSXSR" w:date="2026-10-31T19:43:38Z">
        <w:r>
          <w:rPr>
            <w:rFonts w:ascii="Arial" w:hAnsi="Arial" w:cs="Arial"/>
            <w:color w:val="000000" w:themeColor="text1"/>
            <w:sz w:val="28"/>
            <w:szCs w:val="28"/>
          </w:rPr>
          <w:delText xml:space="preserve">(sessenta por cento)</w:delText>
        </w:r>
        <w:r>
          <w:rPr>
            <w:rFonts w:ascii="Arial" w:hAnsi="Arial" w:cs="Arial"/>
            <w:color w:val="000000" w:themeColor="text1"/>
            <w:sz w:val="28"/>
            <w:szCs w:val="28"/>
          </w:rPr>
          <w:delText xml:space="preserve"> </w:delText>
        </w:r>
      </w:del>
      <w:r>
        <w:rPr>
          <w:rFonts w:ascii="Arial" w:hAnsi="Arial" w:cs="Arial"/>
          <w:color w:val="000000" w:themeColor="text1"/>
          <w:sz w:val="28"/>
          <w:szCs w:val="28"/>
          <w:highlight w:val="yellow"/>
          <w:rPrChange w:id="1650" w:author="Assessor GDSXSR" w:date="2026-10-31T19:43:38Z">
            <w:rPr>
              <w:rFonts w:ascii="Arial" w:hAnsi="Arial" w:cs="Arial"/>
              <w:color w:val="000000" w:themeColor="text1"/>
              <w:sz w:val="28"/>
              <w:szCs w:val="28"/>
            </w:rPr>
          </w:rPrChange>
        </w:rPr>
        <w:t xml:space="preserve">para </w:t>
      </w:r>
      <w:del w:id="1438" w:author="Assessor GDSXSR" w:date="2026-10-31T19:43:38Z">
        <w:r>
          <w:rPr>
            <w:rFonts w:ascii="Arial" w:hAnsi="Arial" w:cs="Arial"/>
            <w:color w:val="000000" w:themeColor="text1"/>
            <w:sz w:val="28"/>
            <w:szCs w:val="28"/>
          </w:rPr>
          <w:delText xml:space="preserve">a</w:delText>
        </w:r>
      </w:del>
      <w:ins w:id="1439" w:author="Assessor GDSXSR" w:date="2026-10-31T19:43:38Z">
        <w:r>
          <w:rPr>
            <w:rFonts w:ascii="Arial" w:hAnsi="Arial" w:cs="Arial"/>
            <w:color w:val="808080"/>
            <w:sz w:val="28"/>
            <w:szCs w:val="28"/>
            <w:highlight w:val="yellow"/>
          </w:rPr>
          <w:t xml:space="preserve">o</w:t>
        </w:r>
      </w:ins>
      <w:r>
        <w:rPr>
          <w:rFonts w:ascii="Arial" w:hAnsi="Arial" w:cs="Arial"/>
          <w:color w:val="000000" w:themeColor="text1"/>
          <w:sz w:val="28"/>
          <w:szCs w:val="28"/>
          <w:highlight w:val="yellow"/>
          <w:rPrChange w:id="1651" w:author="Assessor GDSXSR" w:date="2026-10-31T19:43:38Z">
            <w:rPr>
              <w:rFonts w:ascii="Arial" w:hAnsi="Arial" w:cs="Arial"/>
              <w:color w:val="000000" w:themeColor="text1"/>
              <w:sz w:val="28"/>
              <w:szCs w:val="28"/>
            </w:rPr>
          </w:rPrChange>
        </w:rPr>
        <w:t xml:space="preserve"> </w:t>
      </w:r>
      <w:del w:id="1440" w:author="Assessor GDSXSR" w:date="2026-10-31T19:43:38Z">
        <w:r>
          <w:rPr>
            <w:rFonts w:ascii="Arial" w:hAnsi="Arial" w:cs="Arial"/>
            <w:color w:val="000000" w:themeColor="text1"/>
            <w:sz w:val="28"/>
            <w:szCs w:val="28"/>
          </w:rPr>
          <w:delText xml:space="preserve">instituição financeira</w:delText>
        </w:r>
      </w:del>
      <w:ins w:id="1441" w:author="Assessor GDSXSR" w:date="2026-10-31T19:43:38Z">
        <w:r>
          <w:rPr>
            <w:rFonts w:ascii="Arial" w:hAnsi="Arial" w:cs="Arial"/>
            <w:color w:val="808080"/>
            <w:sz w:val="28"/>
            <w:szCs w:val="28"/>
            <w:highlight w:val="yellow"/>
          </w:rPr>
          <w:t xml:space="preserve">banco</w:t>
        </w:r>
      </w:ins>
      <w:r>
        <w:rPr>
          <w:rFonts w:ascii="Arial" w:hAnsi="Arial" w:cs="Arial"/>
          <w:color w:val="000000" w:themeColor="text1"/>
          <w:sz w:val="28"/>
          <w:szCs w:val="28"/>
          <w:highlight w:val="yellow"/>
          <w:rPrChange w:id="1652" w:author="Assessor GDSXSR" w:date="2026-10-31T19:43:38Z">
            <w:rPr>
              <w:rFonts w:ascii="Arial" w:hAnsi="Arial" w:cs="Arial"/>
              <w:color w:val="000000" w:themeColor="text1"/>
              <w:sz w:val="28"/>
              <w:szCs w:val="28"/>
            </w:rPr>
          </w:rPrChange>
        </w:rPr>
        <w:t xml:space="preserve"> e 40%</w:t>
      </w:r>
      <w:r>
        <w:rPr>
          <w:rFonts w:ascii="Arial" w:hAnsi="Arial" w:cs="Arial"/>
          <w:color w:val="000000" w:themeColor="text1"/>
          <w:sz w:val="28"/>
          <w:szCs w:val="28"/>
          <w:highlight w:val="yellow"/>
          <w:rPrChange w:id="1653" w:author="Assessor GDSXSR" w:date="2026-10-31T19:43:38Z">
            <w:rPr>
              <w:rFonts w:ascii="Arial" w:hAnsi="Arial" w:cs="Arial"/>
              <w:color w:val="000000" w:themeColor="text1"/>
              <w:sz w:val="28"/>
              <w:szCs w:val="28"/>
            </w:rPr>
          </w:rPrChange>
        </w:rPr>
        <w:t xml:space="preserve"> </w:t>
      </w:r>
      <w:del w:id="1442" w:author="Assessor GDSXSR" w:date="2026-10-31T19:43:38Z">
        <w:r>
          <w:rPr>
            <w:rFonts w:ascii="Arial" w:hAnsi="Arial" w:cs="Arial"/>
            <w:color w:val="000000" w:themeColor="text1"/>
            <w:sz w:val="28"/>
            <w:szCs w:val="28"/>
          </w:rPr>
          <w:delText xml:space="preserve">(quarenta por cento)</w:delText>
        </w:r>
        <w:r>
          <w:rPr>
            <w:rFonts w:ascii="Arial" w:hAnsi="Arial" w:cs="Arial"/>
            <w:color w:val="000000" w:themeColor="text1"/>
            <w:sz w:val="28"/>
            <w:szCs w:val="28"/>
          </w:rPr>
          <w:delText xml:space="preserve"> </w:delText>
        </w:r>
      </w:del>
      <w:r>
        <w:rPr>
          <w:rFonts w:ascii="Arial" w:hAnsi="Arial" w:cs="Arial"/>
          <w:color w:val="000000" w:themeColor="text1"/>
          <w:sz w:val="28"/>
          <w:szCs w:val="28"/>
          <w:highlight w:val="yellow"/>
          <w:rPrChange w:id="1654" w:author="Assessor GDSXSR" w:date="2026-10-31T19:43:38Z">
            <w:rPr>
              <w:rFonts w:ascii="Arial" w:hAnsi="Arial" w:cs="Arial"/>
              <w:color w:val="000000" w:themeColor="text1"/>
              <w:sz w:val="28"/>
              <w:szCs w:val="28"/>
            </w:rPr>
          </w:rPrChange>
        </w:rPr>
        <w:t xml:space="preserve">para a autora</w:t>
      </w:r>
      <w:ins w:id="1443" w:author="Assessor GDSXSR" w:date="2026-10-31T19:43:38Z">
        <w:r>
          <w:rPr>
            <w:rFonts w:ascii="Arial" w:hAnsi="Arial" w:cs="Arial"/>
            <w:color w:val="808080"/>
            <w:sz w:val="28"/>
            <w:szCs w:val="28"/>
            <w:highlight w:val="yellow"/>
          </w:rPr>
          <w:t xml:space="preserve">, fixada na sentença</w:t>
        </w:r>
      </w:ins>
      <w:r>
        <w:rPr>
          <w:rFonts w:ascii="Arial" w:hAnsi="Arial" w:cs="Arial"/>
          <w:color w:val="000000" w:themeColor="text1"/>
          <w:sz w:val="28"/>
          <w:szCs w:val="28"/>
          <w:highlight w:val="yellow"/>
          <w:rPrChange w:id="1655" w:author="Assessor GDSXSR" w:date="2026-10-31T19:43:38Z">
            <w:rPr>
              <w:rFonts w:ascii="Arial" w:hAnsi="Arial" w:cs="Arial"/>
              <w:color w:val="000000" w:themeColor="text1"/>
              <w:sz w:val="28"/>
              <w:szCs w:val="28"/>
            </w:rPr>
          </w:rPrChange>
        </w:rPr>
        <w:t xml:space="preserve">, não se mostra desarrazoada</w:t>
      </w:r>
      <w:ins w:id="1444" w:author="Assessor GDSXSR" w:date="2026-10-31T19:43:38Z">
        <w:r>
          <w:rPr>
            <w:rFonts w:ascii="Arial" w:hAnsi="Arial" w:cs="Arial"/>
            <w:color w:val="808080"/>
            <w:sz w:val="28"/>
            <w:szCs w:val="28"/>
            <w:highlight w:val="yellow"/>
          </w:rPr>
          <w:t xml:space="preserve"> (ID 89286449)</w:t>
        </w:r>
      </w:ins>
      <w:r>
        <w:rPr>
          <w:rFonts w:ascii="Arial" w:hAnsi="Arial" w:cs="Arial"/>
          <w:color w:val="000000" w:themeColor="text1"/>
          <w:sz w:val="28"/>
          <w:szCs w:val="28"/>
          <w:highlight w:val="yellow"/>
          <w:rPrChange w:id="1656" w:author="Assessor GDSXSR" w:date="2026-10-31T19:43:38Z">
            <w:rPr>
              <w:rFonts w:ascii="Arial" w:hAnsi="Arial" w:cs="Arial"/>
              <w:color w:val="000000" w:themeColor="text1"/>
              <w:sz w:val="28"/>
              <w:szCs w:val="28"/>
            </w:rPr>
          </w:rPrChange>
        </w:rPr>
        <w:t xml:space="preserve">.</w:t>
      </w:r>
      <w:del w:id="1445" w:author="Assessor GDSXSR" w:date="2026-10-31T19:43:38Z">
        <w:r>
          <w:rPr>
            <w:rFonts w:ascii="Arial" w:hAnsi="Arial" w:cs="Arial"/>
            <w:color w:val="000000" w:themeColor="text1"/>
            <w:sz w:val="28"/>
            <w:szCs w:val="28"/>
          </w:rPr>
          <w:delText xml:space="preserve"> </w:delText>
        </w:r>
      </w:del>
    </w:p>
    <w:p w14:paraId="3F66B61D" w14:textId="77777777" w:rsidR="001E1C33" w:rsidRPr="007E1C8C" w:rsidRDefault="001E1C33" w:rsidP="00B7069C">
      <w:pPr>
        <w:spacing w:after="0" w:line="360" w:lineRule="auto"/>
        <w:ind w:firstLine="2268"/>
        <w:jc w:val="both"/>
        <w:rPr>
          <w:rFonts w:ascii="Arial" w:hAnsi="Arial" w:cs="Arial"/>
          <w:color w:val="000000" w:themeColor="text1"/>
          <w:sz w:val="28"/>
          <w:szCs w:val="28"/>
        </w:rPr>
      </w:pPr>
    </w:p>
    <w:p w14:paraId="56E46CD7" w14:textId="77777777" w:rsidR="001E1C33" w:rsidRPr="007E1C8C" w:rsidRDefault="001E1C33" w:rsidP="001E1C33">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Change w:id="1625" w:author="Assessor GDSXSR" w:date="2026-10-31T19:43:38Z">
            <w:rPr>
              <w:rFonts w:ascii="Arial" w:hAnsi="Arial" w:cs="Arial"/>
              <w:color w:val="000000" w:themeColor="text1"/>
              <w:sz w:val="28"/>
              <w:szCs w:val="28"/>
              <w:u w:val="single"/>
            </w:rPr>
          </w:rPrChange>
        </w:rPr>
        <w:t xml:space="preserve">Assim, nego provimento ao apelo</w:t>
      </w:r>
      <w:ins w:id="1446" w:author="Assessor GDSXSR" w:date="2026-10-31T19:43:38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626" w:author="Assessor GDSXSR" w:date="2026-10-31T19:43:38Z">
            <w:rPr>
              <w:rFonts w:ascii="Arial" w:hAnsi="Arial" w:cs="Arial"/>
              <w:color w:val="000000" w:themeColor="text1"/>
              <w:sz w:val="28"/>
              <w:szCs w:val="28"/>
              <w:u w:val="single"/>
            </w:rPr>
          </w:rPrChange>
        </w:rPr>
        <w:t xml:space="preserve"> nesse ponto</w:t>
      </w:r>
      <w:r>
        <w:rPr>
          <w:rFonts w:ascii="Arial" w:hAnsi="Arial" w:cs="Arial"/>
          <w:color w:val="000000" w:themeColor="text1"/>
          <w:sz w:val="28"/>
          <w:szCs w:val="28"/>
          <w:highlight w:val="yellow"/>
          <w:u w:val="single"/>
          <w:rPrChange w:id="1627" w:author="Assessor GDSXSR" w:date="2026-10-31T19:43:38Z">
            <w:rPr>
              <w:rFonts w:ascii="Arial" w:hAnsi="Arial" w:cs="Arial"/>
              <w:color w:val="000000" w:themeColor="text1"/>
              <w:sz w:val="28"/>
              <w:szCs w:val="28"/>
              <w:u w:val="single"/>
            </w:rPr>
          </w:rPrChange>
        </w:rPr>
        <w:t xml:space="preserve">.</w:t>
      </w:r>
    </w:p>
    <w:p w14:paraId="032F2880" w14:textId="77777777" w:rsidR="00B7069C" w:rsidRDefault="00B7069C" w:rsidP="00DB1301">
      <w:pPr>
        <w:spacing w:after="0" w:line="360" w:lineRule="auto"/>
        <w:ind w:firstLine="2268"/>
        <w:jc w:val="both"/>
        <w:rPr>
          <w:rFonts w:ascii="Arial" w:hAnsi="Arial" w:cs="Arial"/>
          <w:sz w:val="28"/>
          <w:szCs w:val="28"/>
        </w:rPr>
      </w:pPr>
    </w:p>
    <w:p w14:paraId="6CF027B1" w14:textId="7B1C9F0D" w:rsidR="00B7069C" w:rsidRDefault="003B55C8" w:rsidP="00B7069C">
      <w:pPr>
        <w:spacing w:after="0" w:line="360" w:lineRule="auto"/>
        <w:ind w:hanging="142"/>
        <w:jc w:val="center"/>
        <w:rPr>
          <w:rFonts w:ascii="Arial" w:hAnsi="Arial" w:cs="Arial"/>
          <w:sz w:val="28"/>
          <w:szCs w:val="28"/>
        </w:rPr>
      </w:pPr>
      <w:r>
        <w:rPr>
          <w:rFonts w:ascii="Arial" w:hAnsi="Arial" w:cs="Arial"/>
          <w:sz w:val="28"/>
          <w:szCs w:val="28"/>
          <w:highlight w:val="yellow"/>
          <w:rPrChange w:id="1604" w:author="Assessor GDSXSR" w:date="2026-10-31T19:43:38Z">
            <w:rPr>
              <w:rFonts w:ascii="Arial" w:hAnsi="Arial" w:cs="Arial"/>
              <w:sz w:val="28"/>
              <w:szCs w:val="28"/>
            </w:rPr>
          </w:rPrChange>
        </w:rPr>
        <w:t xml:space="preserve">DA </w:t>
      </w:r>
      <w:del w:id="1447" w:author="Assessor GDSXSR" w:date="2026-10-31T19:43:38Z">
        <w:r>
          <w:rPr>
            <w:rFonts w:ascii="Arial" w:hAnsi="Arial" w:cs="Arial"/>
            <w:sz w:val="28"/>
            <w:szCs w:val="28"/>
          </w:rPr>
          <w:delText xml:space="preserve">CORRETA APLICAÇÃO</w:delText>
        </w:r>
      </w:del>
      <w:ins w:id="1448" w:author="Assessor GDSXSR" w:date="2026-10-31T19:43:38Z">
        <w:r>
          <w:rPr>
            <w:rFonts w:ascii="Arial" w:hAnsi="Arial" w:cs="Arial"/>
            <w:color w:val="808080"/>
            <w:sz w:val="28"/>
            <w:szCs w:val="28"/>
            <w:highlight w:val="yellow"/>
          </w:rPr>
          <w:t xml:space="preserve">MANUTENÇÃO</w:t>
        </w:r>
      </w:ins>
      <w:r>
        <w:rPr>
          <w:rFonts w:ascii="Arial" w:hAnsi="Arial" w:cs="Arial"/>
          <w:sz w:val="28"/>
          <w:szCs w:val="28"/>
          <w:highlight w:val="yellow"/>
          <w:rPrChange w:id="1605" w:author="Assessor GDSXSR" w:date="2026-10-31T19:43:38Z">
            <w:rPr>
              <w:rFonts w:ascii="Arial" w:hAnsi="Arial" w:cs="Arial"/>
              <w:sz w:val="28"/>
              <w:szCs w:val="28"/>
            </w:rPr>
          </w:rPrChange>
        </w:rPr>
        <w:t xml:space="preserve"> DA BASE DE CÁLCULO DOS HONORÁRIOS </w:t>
      </w:r>
      <w:del w:id="1449" w:author="Assessor GDSXSR" w:date="2026-10-31T19:43:38Z">
        <w:r>
          <w:rPr>
            <w:rFonts w:ascii="Arial" w:hAnsi="Arial" w:cs="Arial"/>
            <w:sz w:val="28"/>
            <w:szCs w:val="28"/>
          </w:rPr>
          <w:delText xml:space="preserve">ADVOCATÍCIOS</w:delText>
        </w:r>
        <w:r>
          <w:rPr>
            <w:rFonts w:ascii="Arial" w:hAnsi="Arial" w:cs="Arial"/>
            <w:sz w:val="28"/>
            <w:szCs w:val="28"/>
          </w:rPr>
          <w:delText xml:space="preserve"> </w:delText>
        </w:r>
      </w:del>
      <w:r>
        <w:rPr>
          <w:rFonts w:ascii="Arial" w:hAnsi="Arial" w:cs="Arial"/>
          <w:sz w:val="28"/>
          <w:szCs w:val="28"/>
          <w:highlight w:val="yellow"/>
          <w:rPrChange w:id="1606" w:author="Assessor GDSXSR" w:date="2026-10-31T19:43:38Z">
            <w:rPr>
              <w:rFonts w:ascii="Arial" w:hAnsi="Arial" w:cs="Arial"/>
              <w:sz w:val="28"/>
              <w:szCs w:val="28"/>
            </w:rPr>
          </w:rPrChange>
        </w:rPr>
        <w:t xml:space="preserve">SOBRE </w:t>
      </w:r>
      <w:del w:id="1450" w:author="Assessor GDSXSR" w:date="2026-10-31T19:43:38Z">
        <w:r>
          <w:rPr>
            <w:rFonts w:ascii="Arial" w:hAnsi="Arial" w:cs="Arial"/>
            <w:sz w:val="28"/>
            <w:szCs w:val="28"/>
          </w:rPr>
          <w:delText xml:space="preserve">A</w:delText>
        </w:r>
      </w:del>
      <w:ins w:id="1451" w:author="Assessor GDSXSR" w:date="2026-10-31T19:43:38Z">
        <w:r>
          <w:rPr>
            <w:rFonts w:ascii="Arial" w:hAnsi="Arial" w:cs="Arial"/>
            <w:color w:val="808080"/>
            <w:sz w:val="28"/>
            <w:szCs w:val="28"/>
            <w:highlight w:val="yellow"/>
          </w:rPr>
          <w:t xml:space="preserve">O VALOR DA</w:t>
        </w:r>
      </w:ins>
      <w:r>
        <w:rPr>
          <w:rFonts w:ascii="Arial" w:hAnsi="Arial" w:cs="Arial"/>
          <w:sz w:val="28"/>
          <w:szCs w:val="28"/>
          <w:highlight w:val="yellow"/>
          <w:rPrChange w:id="1607" w:author="Assessor GDSXSR" w:date="2026-10-31T19:43:38Z">
            <w:rPr>
              <w:rFonts w:ascii="Arial" w:hAnsi="Arial" w:cs="Arial"/>
              <w:sz w:val="28"/>
              <w:szCs w:val="28"/>
            </w:rPr>
          </w:rPrChange>
        </w:rPr>
        <w:t xml:space="preserve"> CONDENAÇÃO</w:t>
      </w:r>
    </w:p>
    <w:p w14:paraId="542FA5F7" w14:textId="77777777" w:rsidR="00B7069C" w:rsidRDefault="00B7069C" w:rsidP="00B7069C">
      <w:pPr>
        <w:spacing w:after="0" w:line="360" w:lineRule="auto"/>
        <w:ind w:firstLine="2268"/>
        <w:jc w:val="both"/>
        <w:rPr>
          <w:rFonts w:ascii="Arial" w:hAnsi="Arial" w:cs="Arial"/>
          <w:sz w:val="28"/>
          <w:szCs w:val="28"/>
        </w:rPr>
      </w:pPr>
    </w:p>
    <w:p w14:paraId="42FEC787" w14:textId="03ADE867" w:rsidR="00B7069C" w:rsidRPr="007E1C8C" w:rsidRDefault="00B7069C" w:rsidP="00B7069C">
      <w:pPr>
        <w:spacing w:after="0" w:line="360" w:lineRule="auto"/>
        <w:ind w:firstLine="2268"/>
        <w:jc w:val="both"/>
        <w:rPr>
          <w:rFonts w:ascii="Arial" w:hAnsi="Arial" w:cs="Arial"/>
          <w:color w:val="000000" w:themeColor="text1"/>
          <w:sz w:val="28"/>
          <w:szCs w:val="28"/>
        </w:rPr>
      </w:pPr>
      <w:commentRangeStart w:id="14"/>
      <w:r>
        <w:rPr>
          <w:rFonts w:ascii="Arial" w:hAnsi="Arial" w:cs="Arial"/>
          <w:color w:val="000000" w:themeColor="text1"/>
          <w:sz w:val="28"/>
          <w:szCs w:val="28"/>
        </w:rPr>
        <w:t xml:space="preserve">A </w:t>
      </w:r>
      <w:r>
        <w:rPr>
          <w:rFonts w:ascii="Arial" w:hAnsi="Arial" w:cs="Arial"/>
          <w:color w:val="000000" w:themeColor="text1"/>
          <w:sz w:val="28"/>
          <w:szCs w:val="28"/>
        </w:rPr>
        <w:t xml:space="preserve">autor</w:t>
      </w:r>
      <w:r>
        <w:rPr>
          <w:rFonts w:ascii="Arial" w:hAnsi="Arial" w:cs="Arial"/>
          <w:color w:val="000000" w:themeColor="text1"/>
          <w:sz w:val="28"/>
          <w:szCs w:val="28"/>
        </w:rPr>
        <w:t xml:space="preserve">a/apelante </w:t>
      </w:r>
      <w:r>
        <w:rPr>
          <w:rFonts w:ascii="Arial" w:hAnsi="Arial" w:cs="Arial"/>
          <w:color w:val="000000" w:themeColor="text1"/>
          <w:sz w:val="28"/>
          <w:szCs w:val="28"/>
        </w:rPr>
        <w:t xml:space="preserve">alega que</w:t>
      </w:r>
      <w:ins w:id="1452" w:author="Assessor GDSXSR" w:date="2026-10-31T19:43:38Z">
        <w:r>
          <w:rPr>
            <w:rFonts w:ascii="Arial" w:hAnsi="Arial" w:cs="Arial"/>
            <w:color w:val="808080"/>
            <w:sz w:val="28"/>
            <w:szCs w:val="28"/>
          </w:rPr>
          <w:t xml:space="preserve">: </w:t>
        </w:r>
        <w:r>
          <w:rPr>
            <w:rFonts w:ascii="Arial" w:hAnsi="Arial" w:cs="Arial"/>
            <w:b/>
            <w:color w:val="808080"/>
            <w:sz w:val="28"/>
            <w:szCs w:val="28"/>
          </w:rPr>
          <w:t xml:space="preserve">1)</w:t>
        </w:r>
      </w:ins>
      <w:r>
        <w:rPr>
          <w:rFonts w:ascii="Arial" w:hAnsi="Arial" w:cs="Arial"/>
          <w:color w:val="000000" w:themeColor="text1"/>
          <w:sz w:val="28"/>
          <w:szCs w:val="28"/>
        </w:rPr>
        <w:t xml:space="preserve"> </w:t>
      </w:r>
      <w:r>
        <w:rPr>
          <w:rFonts w:ascii="Arial" w:hAnsi="Arial" w:cs="Arial"/>
          <w:sz w:val="28"/>
          <w:szCs w:val="28"/>
        </w:rPr>
        <w:t xml:space="preserve">a fixação dos honorários em 10%</w:t>
      </w:r>
      <w:r>
        <w:rPr>
          <w:rFonts w:ascii="Arial" w:hAnsi="Arial" w:cs="Arial"/>
          <w:sz w:val="28"/>
          <w:szCs w:val="28"/>
        </w:rPr>
        <w:t xml:space="preserve"> </w:t>
      </w:r>
      <w:r>
        <w:rPr>
          <w:rFonts w:ascii="Arial" w:hAnsi="Arial" w:cs="Arial"/>
          <w:sz w:val="28"/>
          <w:szCs w:val="28"/>
        </w:rPr>
        <w:t xml:space="preserve">sobre </w:t>
      </w:r>
      <w:del w:id="1453" w:author="Assessor GDSXSR" w:date="2026-10-31T19:43:38Z">
        <w:r>
          <w:rPr>
            <w:rFonts w:ascii="Arial" w:hAnsi="Arial" w:cs="Arial"/>
            <w:sz w:val="28"/>
            <w:szCs w:val="28"/>
          </w:rPr>
          <w:delText xml:space="preserve">o valor da</w:delText>
        </w:r>
      </w:del>
      <w:ins w:id="1454" w:author="Assessor GDSXSR" w:date="2026-10-31T19:43:38Z">
        <w:r>
          <w:rPr>
            <w:rFonts w:ascii="Arial" w:hAnsi="Arial" w:cs="Arial"/>
            <w:color w:val="808080"/>
            <w:sz w:val="28"/>
            <w:szCs w:val="28"/>
          </w:rPr>
          <w:t xml:space="preserve">a</w:t>
        </w:r>
      </w:ins>
      <w:r>
        <w:rPr>
          <w:rFonts w:ascii="Arial" w:hAnsi="Arial" w:cs="Arial"/>
          <w:sz w:val="28"/>
          <w:szCs w:val="28"/>
        </w:rPr>
        <w:t xml:space="preserve"> condenação resultou em verba irrisória</w:t>
      </w:r>
      <w:del w:id="1455" w:author="Assessor GDSXSR" w:date="2026-10-31T19:43:38Z">
        <w:r>
          <w:rPr>
            <w:rFonts w:ascii="Arial" w:hAnsi="Arial" w:cs="Arial"/>
            <w:sz w:val="28"/>
            <w:szCs w:val="28"/>
          </w:rPr>
          <w:delText xml:space="preserve">,</w:delText>
        </w:r>
      </w:del>
      <w:r>
        <w:rPr>
          <w:rFonts w:ascii="Arial" w:hAnsi="Arial" w:cs="Arial"/>
          <w:sz w:val="28"/>
          <w:szCs w:val="28"/>
        </w:rPr>
        <w:t xml:space="preserve"> </w:t>
      </w:r>
      <w:del w:id="1456" w:author="Assessor GDSXSR" w:date="2026-10-31T19:43:38Z">
        <w:r>
          <w:rPr>
            <w:rFonts w:ascii="Arial" w:hAnsi="Arial" w:cs="Arial"/>
            <w:sz w:val="28"/>
            <w:szCs w:val="28"/>
          </w:rPr>
          <w:delText xml:space="preserve">estimada em </w:delText>
        </w:r>
      </w:del>
      <w:ins w:id="1457" w:author="Assessor GDSXSR" w:date="2026-10-31T19:43:38Z">
        <w:r>
          <w:rPr>
            <w:rFonts w:ascii="Arial" w:hAnsi="Arial" w:cs="Arial"/>
            <w:color w:val="808080"/>
            <w:sz w:val="28"/>
            <w:szCs w:val="28"/>
          </w:rPr>
          <w:t xml:space="preserve">(</w:t>
        </w:r>
      </w:ins>
      <w:r>
        <w:rPr>
          <w:rFonts w:ascii="Arial" w:hAnsi="Arial" w:cs="Arial"/>
          <w:sz w:val="28"/>
          <w:szCs w:val="28"/>
        </w:rPr>
        <w:t xml:space="preserve">R$ 440,99</w:t>
      </w:r>
      <w:del w:id="1458" w:author="Assessor GDSXSR" w:date="2026-10-31T19:43:38Z">
        <w:r>
          <w:rPr>
            <w:rFonts w:ascii="Arial" w:hAnsi="Arial" w:cs="Arial"/>
            <w:sz w:val="28"/>
            <w:szCs w:val="28"/>
          </w:rPr>
          <w:delText xml:space="preserve">,</w:delText>
        </w:r>
      </w:del>
      <w:ins w:id="1459" w:author="Assessor GDSXSR" w:date="2026-10-31T19:43:38Z">
        <w:r>
          <w:rPr>
            <w:rFonts w:ascii="Arial" w:hAnsi="Arial" w:cs="Arial"/>
            <w:color w:val="808080"/>
            <w:sz w:val="28"/>
            <w:szCs w:val="28"/>
          </w:rPr>
          <w:t xml:space="preserve">);</w:t>
        </w:r>
      </w:ins>
      <w:r>
        <w:rPr>
          <w:rFonts w:ascii="Arial" w:hAnsi="Arial" w:cs="Arial"/>
          <w:sz w:val="28"/>
          <w:szCs w:val="28"/>
        </w:rPr>
        <w:t xml:space="preserve"> </w:t>
      </w:r>
      <w:del w:id="1460" w:author="Assessor GDSXSR" w:date="2026-10-31T19:43:38Z">
        <w:r>
          <w:rPr>
            <w:rFonts w:ascii="Arial" w:hAnsi="Arial" w:cs="Arial"/>
            <w:sz w:val="28"/>
            <w:szCs w:val="28"/>
          </w:rPr>
          <w:delText xml:space="preserve">razão</w:delText>
        </w:r>
      </w:del>
      <w:ins w:id="1461" w:author="Assessor GDSXSR" w:date="2026-10-31T19:43:38Z">
        <w:r>
          <w:rPr>
            <w:rFonts w:ascii="Arial" w:hAnsi="Arial" w:cs="Arial"/>
            <w:color w:val="808080"/>
            <w:sz w:val="28"/>
            <w:szCs w:val="28"/>
          </w:rPr>
          <w:t xml:space="preserve">e</w:t>
        </w:r>
      </w:ins>
      <w:r>
        <w:rPr>
          <w:rFonts w:ascii="Arial" w:hAnsi="Arial" w:cs="Arial"/>
          <w:sz w:val="28"/>
          <w:szCs w:val="28"/>
        </w:rPr>
        <w:t xml:space="preserve"> </w:t>
      </w:r>
      <w:del w:id="1462" w:author="Assessor GDSXSR" w:date="2026-10-31T19:43:38Z">
        <w:r>
          <w:rPr>
            <w:rFonts w:ascii="Arial" w:hAnsi="Arial" w:cs="Arial"/>
            <w:sz w:val="28"/>
            <w:szCs w:val="28"/>
          </w:rPr>
          <w:delText xml:space="preserve">pela qual</w:delText>
        </w:r>
      </w:del>
      <w:ins w:id="1463" w:author="Assessor GDSXSR" w:date="2026-10-31T19:43:38Z">
        <w:r>
          <w:rPr>
            <w:rFonts w:ascii="Arial" w:hAnsi="Arial" w:cs="Arial"/>
            <w:b/>
            <w:color w:val="808080"/>
            <w:sz w:val="28"/>
            <w:szCs w:val="28"/>
          </w:rPr>
          <w:t xml:space="preserve">2)</w:t>
        </w:r>
      </w:ins>
      <w:r>
        <w:rPr>
          <w:rFonts w:ascii="Arial" w:hAnsi="Arial" w:cs="Arial"/>
          <w:sz w:val="28"/>
          <w:szCs w:val="28"/>
        </w:rPr>
        <w:t xml:space="preserve"> devem incidir sobre o valor atualizado da causa ou, subsidiariamente, ser arbitrados por equidade, </w:t>
      </w:r>
      <w:del w:id="1464" w:author="Assessor GDSXSR" w:date="2026-10-31T19:43:38Z">
        <w:r>
          <w:rPr>
            <w:rFonts w:ascii="Arial" w:hAnsi="Arial" w:cs="Arial"/>
            <w:sz w:val="28"/>
            <w:szCs w:val="28"/>
          </w:rPr>
          <w:delText xml:space="preserve">com</w:delText>
        </w:r>
      </w:del>
      <w:ins w:id="1465" w:author="Assessor GDSXSR" w:date="2026-10-31T19:43:38Z">
        <w:r>
          <w:rPr>
            <w:rFonts w:ascii="Arial" w:hAnsi="Arial" w:cs="Arial"/>
            <w:color w:val="808080"/>
            <w:sz w:val="28"/>
            <w:szCs w:val="28"/>
          </w:rPr>
          <w:t xml:space="preserve">conforme</w:t>
        </w:r>
      </w:ins>
      <w:r>
        <w:rPr>
          <w:rFonts w:ascii="Arial" w:hAnsi="Arial" w:cs="Arial"/>
          <w:sz w:val="28"/>
          <w:szCs w:val="28"/>
        </w:rPr>
        <w:t xml:space="preserve"> </w:t>
      </w:r>
      <w:del w:id="1466" w:author="Assessor GDSXSR" w:date="2026-10-31T19:43:38Z">
        <w:r>
          <w:rPr>
            <w:rFonts w:ascii="Arial" w:hAnsi="Arial" w:cs="Arial"/>
            <w:sz w:val="28"/>
            <w:szCs w:val="28"/>
          </w:rPr>
          <w:delText xml:space="preserve">observância </w:delText>
        </w:r>
        <w:r>
          <w:rPr>
            <w:rFonts w:ascii="Arial" w:hAnsi="Arial" w:cs="Arial"/>
            <w:sz w:val="28"/>
            <w:szCs w:val="28"/>
          </w:rPr>
          <w:delText xml:space="preserve">à</w:delText>
        </w:r>
      </w:del>
      <w:ins w:id="1467" w:author="Assessor GDSXSR" w:date="2026-10-31T19:43:38Z">
        <w:r>
          <w:rPr>
            <w:rFonts w:ascii="Arial" w:hAnsi="Arial" w:cs="Arial"/>
            <w:color w:val="808080"/>
            <w:sz w:val="28"/>
            <w:szCs w:val="28"/>
          </w:rPr>
          <w:t xml:space="preserve">a</w:t>
        </w:r>
      </w:ins>
      <w:r>
        <w:rPr>
          <w:rFonts w:ascii="Arial" w:hAnsi="Arial" w:cs="Arial"/>
          <w:sz w:val="28"/>
          <w:szCs w:val="28"/>
        </w:rPr>
        <w:t xml:space="preserve"> tabela da OAB/DF</w:t>
      </w:r>
      <w:ins w:id="1468" w:author="Assessor GDSXSR" w:date="2026-10-31T19:43:38Z">
        <w:r>
          <w:rPr>
            <w:rFonts w:ascii="Arial" w:hAnsi="Arial" w:cs="Arial"/>
            <w:color w:val="808080"/>
            <w:sz w:val="28"/>
            <w:szCs w:val="28"/>
          </w:rPr>
          <w:t xml:space="preserve"> (ID 89286451)</w:t>
        </w:r>
      </w:ins>
      <w:r>
        <w:rPr>
          <w:rFonts w:ascii="Arial" w:hAnsi="Arial" w:cs="Arial"/>
          <w:sz w:val="28"/>
          <w:szCs w:val="28"/>
        </w:rPr>
        <w:t xml:space="preserve">.</w:t>
      </w:r>
      <w:commentRangeEnd w:id="14"/>
      <w:r>
        <w:rPr>
          <w:rStyle w:val="CommentReference"/>
        </w:rPr>
        <w:commentReference w:id="14"/>
      </w:r>
    </w:p>
    <w:p w14:paraId="433954DE" w14:textId="77777777" w:rsidR="00B7069C" w:rsidRDefault="00B7069C" w:rsidP="00B7069C">
      <w:pPr>
        <w:spacing w:after="0" w:line="360" w:lineRule="auto"/>
        <w:ind w:firstLine="2268"/>
        <w:jc w:val="both"/>
        <w:rPr>
          <w:rFonts w:ascii="Arial" w:hAnsi="Arial" w:cs="Arial"/>
          <w:color w:val="000000" w:themeColor="text1"/>
          <w:sz w:val="28"/>
          <w:szCs w:val="28"/>
        </w:rPr>
      </w:pPr>
    </w:p>
    <w:p w14:paraId="0979A5CA" w14:textId="77777777" w:rsidR="00B7069C" w:rsidRPr="007E1C8C" w:rsidRDefault="00B7069C" w:rsidP="00B7069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617" w:author="Assessor GDSXSR" w:date="2026-10-31T19:43:38Z">
            <w:rPr>
              <w:rFonts w:ascii="Arial" w:hAnsi="Arial" w:cs="Arial"/>
              <w:color w:val="000000" w:themeColor="text1"/>
              <w:sz w:val="28"/>
              <w:szCs w:val="28"/>
            </w:rPr>
          </w:rPrChange>
        </w:rPr>
        <w:t xml:space="preserve">Sem razão</w:t>
      </w:r>
      <w:r>
        <w:rPr>
          <w:rFonts w:ascii="Arial" w:hAnsi="Arial" w:cs="Arial"/>
          <w:color w:val="000000" w:themeColor="text1"/>
          <w:sz w:val="28"/>
          <w:szCs w:val="28"/>
          <w:highlight w:val="yellow"/>
          <w:rPrChange w:id="1618" w:author="Assessor GDSXSR" w:date="2026-10-31T19:43:38Z">
            <w:rPr>
              <w:rFonts w:ascii="Arial" w:hAnsi="Arial" w:cs="Arial"/>
              <w:color w:val="000000" w:themeColor="text1"/>
              <w:sz w:val="28"/>
              <w:szCs w:val="28"/>
            </w:rPr>
          </w:rPrChange>
        </w:rPr>
        <w:t xml:space="preserve"> a apelante</w:t>
      </w:r>
      <w:ins w:id="1469" w:author="Assessor GDSXSR" w:date="2026-10-31T19:43:38Z">
        <w:r>
          <w:rPr>
            <w:rFonts w:ascii="Arial" w:hAnsi="Arial" w:cs="Arial"/>
            <w:color w:val="808080"/>
            <w:sz w:val="28"/>
            <w:szCs w:val="28"/>
            <w:highlight w:val="yellow"/>
          </w:rPr>
          <w:t xml:space="preserve">.</w:t>
        </w:r>
      </w:ins>
    </w:p>
    <w:p w14:paraId="1AD9E165" w14:textId="77777777" w:rsidR="00B7069C" w:rsidRDefault="00B7069C" w:rsidP="00B7069C">
      <w:pPr>
        <w:spacing w:after="0" w:line="360" w:lineRule="auto"/>
        <w:ind w:firstLine="2268"/>
        <w:jc w:val="both"/>
        <w:rPr>
          <w:rFonts w:ascii="Arial" w:hAnsi="Arial" w:cs="Arial"/>
          <w:color w:val="000000" w:themeColor="text1"/>
          <w:sz w:val="28"/>
          <w:szCs w:val="28"/>
        </w:rPr>
      </w:pPr>
    </w:p>
    <w:p w14:paraId="10AEA48B" w14:textId="77777777" w:rsidR="00ED1C4A" w:rsidRDefault="00ED1C4A" w:rsidP="00ED1C4A">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w:t>
      </w:r>
      <w:del w:id="1470" w:author="Assessor GDSXSR" w:date="2026-10-31T19:43:38Z">
        <w:r>
          <w:rPr>
            <w:rFonts w:ascii="Arial" w:hAnsi="Arial" w:cs="Arial"/>
            <w:color w:val="000000" w:themeColor="text1"/>
            <w:sz w:val="28"/>
            <w:szCs w:val="28"/>
          </w:rPr>
          <w:delText xml:space="preserve"> escolha da</w:delText>
        </w:r>
      </w:del>
      <w:r>
        <w:rPr>
          <w:rFonts w:ascii="Arial" w:hAnsi="Arial" w:cs="Arial"/>
          <w:color w:val="000000" w:themeColor="text1"/>
          <w:sz w:val="28"/>
          <w:szCs w:val="28"/>
        </w:rPr>
        <w:t xml:space="preserve"> base de cálculo dos honorários </w:t>
      </w:r>
      <w:del w:id="1471" w:author="Assessor GDSXSR" w:date="2026-10-31T19:43:38Z">
        <w:r>
          <w:rPr>
            <w:rFonts w:ascii="Arial" w:hAnsi="Arial" w:cs="Arial"/>
            <w:color w:val="000000" w:themeColor="text1"/>
            <w:sz w:val="28"/>
            <w:szCs w:val="28"/>
          </w:rPr>
          <w:delText xml:space="preserve">deve seguir</w:delText>
        </w:r>
      </w:del>
      <w:ins w:id="1472" w:author="Assessor GDSXSR" w:date="2026-10-31T19:43:38Z">
        <w:r>
          <w:rPr>
            <w:rFonts w:ascii="Arial" w:hAnsi="Arial" w:cs="Arial"/>
            <w:color w:val="808080"/>
            <w:sz w:val="28"/>
            <w:szCs w:val="28"/>
          </w:rPr>
          <w:t xml:space="preserve">segue</w:t>
        </w:r>
      </w:ins>
      <w:r>
        <w:rPr>
          <w:rFonts w:ascii="Arial" w:hAnsi="Arial" w:cs="Arial"/>
          <w:color w:val="000000" w:themeColor="text1"/>
          <w:sz w:val="28"/>
          <w:szCs w:val="28"/>
        </w:rPr>
        <w:t xml:space="preserve"> a ordem </w:t>
      </w:r>
      <w:del w:id="1473" w:author="Assessor GDSXSR" w:date="2026-10-31T19:43:38Z">
        <w:r>
          <w:rPr>
            <w:rFonts w:ascii="Arial" w:hAnsi="Arial" w:cs="Arial"/>
            <w:color w:val="000000" w:themeColor="text1"/>
            <w:sz w:val="28"/>
            <w:szCs w:val="28"/>
          </w:rPr>
          <w:delText xml:space="preserve">prevista no</w:delText>
        </w:r>
      </w:del>
      <w:ins w:id="1474" w:author="Assessor GDSXSR" w:date="2026-10-31T19:43:38Z">
        <w:r>
          <w:rPr>
            <w:rFonts w:ascii="Arial" w:hAnsi="Arial" w:cs="Arial"/>
            <w:color w:val="808080"/>
            <w:sz w:val="28"/>
            <w:szCs w:val="28"/>
          </w:rPr>
          <w:t xml:space="preserve">do</w:t>
        </w:r>
      </w:ins>
      <w:r>
        <w:rPr>
          <w:rFonts w:ascii="Arial" w:hAnsi="Arial" w:cs="Arial"/>
          <w:color w:val="000000" w:themeColor="text1"/>
          <w:sz w:val="28"/>
          <w:szCs w:val="28"/>
        </w:rPr>
        <w:t xml:space="preserve"> art. 85, § 2º, do </w:t>
      </w:r>
      <w:del w:id="1475" w:author="Assessor GDSXSR" w:date="2026-10-31T19:43:38Z">
        <w:r>
          <w:rPr>
            <w:rFonts w:ascii="Arial" w:hAnsi="Arial" w:cs="Arial"/>
            <w:color w:val="000000" w:themeColor="text1"/>
            <w:sz w:val="28"/>
            <w:szCs w:val="28"/>
          </w:rPr>
          <w:delText xml:space="preserve">Código de Processo Civil. </w:delText>
        </w:r>
        <w:r>
          <w:rPr>
            <w:rFonts w:ascii="Arial" w:hAnsi="Arial" w:cs="Arial"/>
            <w:color w:val="000000" w:themeColor="text1"/>
            <w:sz w:val="28"/>
            <w:szCs w:val="28"/>
          </w:rPr>
          <w:delText xml:space="preserve">Veja-se</w:delText>
        </w:r>
      </w:del>
      <w:ins w:id="1476" w:author="Assessor GDSXSR" w:date="2026-10-31T19:43:38Z">
        <w:r>
          <w:rPr>
            <w:rFonts w:ascii="Arial" w:hAnsi="Arial" w:cs="Arial"/>
            <w:color w:val="808080"/>
            <w:sz w:val="28"/>
            <w:szCs w:val="28"/>
          </w:rPr>
          <w:t xml:space="preserve">CPC</w:t>
        </w:r>
      </w:ins>
      <w:r>
        <w:rPr>
          <w:rFonts w:ascii="Arial" w:hAnsi="Arial" w:cs="Arial"/>
          <w:color w:val="000000" w:themeColor="text1"/>
          <w:sz w:val="28"/>
          <w:szCs w:val="28"/>
        </w:rPr>
        <w:t xml:space="preserve">:</w:t>
      </w:r>
    </w:p>
    <w:p w14:paraId="561299E9" w14:textId="77777777" w:rsidR="00ED1C4A" w:rsidRDefault="00ED1C4A" w:rsidP="00ED1C4A">
      <w:pPr>
        <w:spacing w:after="0" w:line="360" w:lineRule="auto"/>
        <w:ind w:firstLine="2268"/>
        <w:jc w:val="both"/>
        <w:rPr>
          <w:rFonts w:ascii="Arial" w:hAnsi="Arial" w:cs="Arial"/>
          <w:color w:val="000000" w:themeColor="text1"/>
          <w:sz w:val="28"/>
          <w:szCs w:val="28"/>
        </w:rPr>
      </w:pPr>
    </w:p>
    <w:p w14:paraId="68BBAFA4" w14:textId="77777777" w:rsidR="00ED1C4A" w:rsidRDefault="00ED1C4A" w:rsidP="00ED1C4A">
      <w:pPr>
        <w:spacing w:after="0" w:line="360" w:lineRule="auto"/>
        <w:ind w:left="2268"/>
        <w:jc w:val="both"/>
        <w:rPr>
          <w:rFonts w:ascii="Arial" w:hAnsi="Arial" w:cs="Arial"/>
          <w:i/>
          <w:iCs/>
          <w:sz w:val="26"/>
          <w:szCs w:val="26"/>
        </w:rPr>
      </w:pPr>
      <w:r>
        <w:rPr>
          <w:rFonts w:ascii="Arial" w:hAnsi="Arial" w:cs="Arial"/>
          <w:i/>
          <w:iCs/>
          <w:sz w:val="26"/>
          <w:szCs w:val="26"/>
        </w:rPr>
        <w:t>“Art. 85. (...)</w:t>
      </w:r>
    </w:p>
    <w:p w14:paraId="034E2489" w14:textId="05A928FB" w:rsidR="00ED1C4A" w:rsidRPr="001E1C33" w:rsidRDefault="00ED1C4A" w:rsidP="00ED1C4A">
      <w:pPr>
        <w:spacing w:after="0" w:line="360" w:lineRule="auto"/>
        <w:ind w:left="2268"/>
        <w:jc w:val="both"/>
        <w:rPr>
          <w:rFonts w:ascii="Arial" w:hAnsi="Arial" w:cs="Arial"/>
          <w:i/>
          <w:iCs/>
          <w:sz w:val="26"/>
          <w:szCs w:val="26"/>
        </w:rPr>
      </w:pPr>
      <w:r w:rsidRPr="00ED1C4A">
        <w:rPr>
          <w:rFonts w:ascii="Arial" w:hAnsi="Arial" w:cs="Arial"/>
          <w:i/>
          <w:iCs/>
          <w:sz w:val="26"/>
          <w:szCs w:val="26"/>
        </w:rPr>
        <w:t>§ 2º Os honorários serão fixados entre o mínimo de dez e o máximo de vinte por cento sobre o valor da condenação, do proveito econômico obtido ou, não sendo possível mensurá-lo, sobre o valor atualizado da causa, atendidos:</w:t>
      </w:r>
      <w:r>
        <w:rPr>
          <w:rFonts w:ascii="Arial" w:hAnsi="Arial" w:cs="Arial"/>
          <w:i/>
          <w:iCs/>
          <w:sz w:val="26"/>
          <w:szCs w:val="26"/>
        </w:rPr>
        <w:t xml:space="preserve"> (...)</w:t>
      </w:r>
      <w:r w:rsidR="001D51AA">
        <w:rPr>
          <w:rFonts w:ascii="Arial" w:hAnsi="Arial" w:cs="Arial"/>
          <w:i/>
          <w:iCs/>
          <w:sz w:val="26"/>
          <w:szCs w:val="26"/>
        </w:rPr>
        <w:t>.</w:t>
      </w:r>
      <w:r>
        <w:rPr>
          <w:rFonts w:ascii="Arial" w:hAnsi="Arial" w:cs="Arial"/>
          <w:i/>
          <w:iCs/>
          <w:sz w:val="26"/>
          <w:szCs w:val="26"/>
        </w:rPr>
        <w:t>”</w:t>
      </w:r>
    </w:p>
    <w:p w14:paraId="54E4CDE5" w14:textId="77777777" w:rsidR="00ED1C4A" w:rsidRDefault="00ED1C4A" w:rsidP="00ED1C4A">
      <w:pPr>
        <w:spacing w:after="0" w:line="360" w:lineRule="auto"/>
        <w:ind w:firstLine="2268"/>
        <w:jc w:val="both"/>
        <w:rPr>
          <w:rFonts w:ascii="Arial" w:hAnsi="Arial" w:cs="Arial"/>
          <w:color w:val="000000" w:themeColor="text1"/>
          <w:sz w:val="28"/>
          <w:szCs w:val="28"/>
        </w:rPr>
      </w:pPr>
    </w:p>
    <w:p w14:paraId="1BA08E5B" w14:textId="22A764A6" w:rsidR="00ED1C4A" w:rsidRDefault="00ED1C4A" w:rsidP="00ED1C4A">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Havendo condenação mensurável, </w:t>
      </w:r>
      <w:del w:id="1477" w:author="Assessor GDSXSR" w:date="2026-10-31T19:43:38Z">
        <w:r>
          <w:rPr>
            <w:rFonts w:ascii="Arial" w:hAnsi="Arial" w:cs="Arial"/>
            <w:color w:val="000000" w:themeColor="text1"/>
            <w:sz w:val="28"/>
            <w:szCs w:val="28"/>
          </w:rPr>
          <w:delText xml:space="preserve">a</w:delText>
        </w:r>
      </w:del>
      <w:ins w:id="1478" w:author="Assessor GDSXSR" w:date="2026-10-31T19:43:38Z">
        <w:r>
          <w:rPr>
            <w:rFonts w:ascii="Arial" w:hAnsi="Arial" w:cs="Arial"/>
            <w:color w:val="808080"/>
            <w:sz w:val="28"/>
            <w:szCs w:val="28"/>
          </w:rPr>
          <w:t xml:space="preserve">os</w:t>
        </w:r>
      </w:ins>
      <w:r>
        <w:rPr>
          <w:rFonts w:ascii="Arial" w:hAnsi="Arial" w:cs="Arial"/>
          <w:color w:val="000000" w:themeColor="text1"/>
          <w:sz w:val="28"/>
          <w:szCs w:val="28"/>
        </w:rPr>
        <w:t xml:space="preserve"> </w:t>
      </w:r>
      <w:del w:id="1479" w:author="Assessor GDSXSR" w:date="2026-10-31T19:43:38Z">
        <w:r>
          <w:rPr>
            <w:rFonts w:ascii="Arial" w:hAnsi="Arial" w:cs="Arial"/>
            <w:color w:val="000000" w:themeColor="text1"/>
            <w:sz w:val="28"/>
            <w:szCs w:val="28"/>
          </w:rPr>
          <w:delText xml:space="preserve">verba</w:delText>
        </w:r>
      </w:del>
      <w:ins w:id="1480" w:author="Assessor GDSXSR" w:date="2026-10-31T19:43:38Z">
        <w:r>
          <w:rPr>
            <w:rFonts w:ascii="Arial" w:hAnsi="Arial" w:cs="Arial"/>
            <w:color w:val="808080"/>
            <w:sz w:val="28"/>
            <w:szCs w:val="28"/>
          </w:rPr>
          <w:t xml:space="preserve">honorários</w:t>
        </w:r>
      </w:ins>
      <w:r>
        <w:rPr>
          <w:rFonts w:ascii="Arial" w:hAnsi="Arial" w:cs="Arial"/>
          <w:color w:val="000000" w:themeColor="text1"/>
          <w:sz w:val="28"/>
          <w:szCs w:val="28"/>
        </w:rPr>
        <w:t xml:space="preserve"> </w:t>
      </w:r>
      <w:del w:id="1481" w:author="Assessor GDSXSR" w:date="2026-10-31T19:43:38Z">
        <w:r>
          <w:rPr>
            <w:rFonts w:ascii="Arial" w:hAnsi="Arial" w:cs="Arial"/>
            <w:color w:val="000000" w:themeColor="text1"/>
            <w:sz w:val="28"/>
            <w:szCs w:val="28"/>
          </w:rPr>
          <w:delText xml:space="preserve">deve incidir</w:delText>
        </w:r>
      </w:del>
      <w:ins w:id="1482" w:author="Assessor GDSXSR" w:date="2026-10-31T19:43:38Z">
        <w:r>
          <w:rPr>
            <w:rFonts w:ascii="Arial" w:hAnsi="Arial" w:cs="Arial"/>
            <w:color w:val="808080"/>
            <w:sz w:val="28"/>
            <w:szCs w:val="28"/>
          </w:rPr>
          <w:t xml:space="preserve">incidem</w:t>
        </w:r>
      </w:ins>
      <w:r>
        <w:rPr>
          <w:rFonts w:ascii="Arial" w:hAnsi="Arial" w:cs="Arial"/>
          <w:color w:val="000000" w:themeColor="text1"/>
          <w:sz w:val="28"/>
          <w:szCs w:val="28"/>
        </w:rPr>
        <w:t xml:space="preserve"> sobre seu valor</w:t>
      </w:r>
      <w:del w:id="1483" w:author="Assessor GDSXSR" w:date="2026-10-31T19:43:38Z">
        <w:r>
          <w:rPr>
            <w:rFonts w:ascii="Arial" w:hAnsi="Arial" w:cs="Arial"/>
            <w:color w:val="000000" w:themeColor="text1"/>
            <w:sz w:val="28"/>
            <w:szCs w:val="28"/>
          </w:rPr>
          <w:delText xml:space="preserve">.</w:delText>
        </w:r>
      </w:del>
      <w:ins w:id="1484" w:author="Assessor GDSXSR" w:date="2026-10-31T19:43:38Z">
        <w:r>
          <w:rPr>
            <w:rFonts w:ascii="Arial" w:hAnsi="Arial" w:cs="Arial"/>
            <w:color w:val="808080"/>
            <w:sz w:val="28"/>
            <w:szCs w:val="28"/>
          </w:rPr>
          <w:t xml:space="preserve">,</w:t>
        </w:r>
      </w:ins>
      <w:r>
        <w:rPr>
          <w:rFonts w:ascii="Arial" w:hAnsi="Arial" w:cs="Arial"/>
          <w:color w:val="000000" w:themeColor="text1"/>
          <w:sz w:val="28"/>
          <w:szCs w:val="28"/>
        </w:rPr>
        <w:t xml:space="preserve"> </w:t>
      </w:r>
      <w:del w:id="1485" w:author="Assessor GDSXSR" w:date="2026-10-31T19:43:38Z">
        <w:r>
          <w:rPr>
            <w:rFonts w:ascii="Arial" w:hAnsi="Arial" w:cs="Arial"/>
            <w:color w:val="000000" w:themeColor="text1"/>
            <w:sz w:val="28"/>
            <w:szCs w:val="28"/>
          </w:rPr>
          <w:delText xml:space="preserve">O</w:delText>
        </w:r>
      </w:del>
      <w:ins w:id="1486" w:author="Assessor GDSXSR" w:date="2026-10-31T19:43:38Z">
        <w:r>
          <w:rPr>
            <w:rFonts w:ascii="Arial" w:hAnsi="Arial" w:cs="Arial"/>
            <w:color w:val="808080"/>
            <w:sz w:val="28"/>
            <w:szCs w:val="28"/>
          </w:rPr>
          <w:t xml:space="preserve">e o</w:t>
        </w:r>
      </w:ins>
      <w:r>
        <w:rPr>
          <w:rFonts w:ascii="Arial" w:hAnsi="Arial" w:cs="Arial"/>
          <w:color w:val="000000" w:themeColor="text1"/>
          <w:sz w:val="28"/>
          <w:szCs w:val="28"/>
        </w:rPr>
        <w:t xml:space="preserve"> proveito econômico ou o valor atualizado da causa </w:t>
      </w:r>
      <w:del w:id="1487" w:author="Assessor GDSXSR" w:date="2026-10-31T19:43:38Z">
        <w:r>
          <w:rPr>
            <w:rFonts w:ascii="Arial" w:hAnsi="Arial" w:cs="Arial"/>
            <w:color w:val="000000" w:themeColor="text1"/>
            <w:sz w:val="28"/>
            <w:szCs w:val="28"/>
          </w:rPr>
          <w:delText xml:space="preserve">somente</w:delText>
        </w:r>
      </w:del>
      <w:ins w:id="1488" w:author="Assessor GDSXSR" w:date="2026-10-31T19:43:38Z">
        <w:r>
          <w:rPr>
            <w:rFonts w:ascii="Arial" w:hAnsi="Arial" w:cs="Arial"/>
            <w:color w:val="808080"/>
            <w:sz w:val="28"/>
            <w:szCs w:val="28"/>
          </w:rPr>
          <w:t xml:space="preserve">só</w:t>
        </w:r>
      </w:ins>
      <w:r>
        <w:rPr>
          <w:rFonts w:ascii="Arial" w:hAnsi="Arial" w:cs="Arial"/>
          <w:color w:val="000000" w:themeColor="text1"/>
          <w:sz w:val="28"/>
          <w:szCs w:val="28"/>
        </w:rPr>
        <w:t xml:space="preserve"> </w:t>
      </w:r>
      <w:del w:id="1489" w:author="Assessor GDSXSR" w:date="2026-10-31T19:43:38Z">
        <w:r>
          <w:rPr>
            <w:rFonts w:ascii="Arial" w:hAnsi="Arial" w:cs="Arial"/>
            <w:color w:val="000000" w:themeColor="text1"/>
            <w:sz w:val="28"/>
            <w:szCs w:val="28"/>
          </w:rPr>
          <w:delText xml:space="preserve">assumem</w:delText>
        </w:r>
      </w:del>
      <w:ins w:id="1490" w:author="Assessor GDSXSR" w:date="2026-10-31T19:43:38Z">
        <w:r>
          <w:rPr>
            <w:rFonts w:ascii="Arial" w:hAnsi="Arial" w:cs="Arial"/>
            <w:color w:val="808080"/>
            <w:sz w:val="28"/>
            <w:szCs w:val="28"/>
          </w:rPr>
          <w:t xml:space="preserve">se</w:t>
        </w:r>
      </w:ins>
      <w:r>
        <w:rPr>
          <w:rFonts w:ascii="Arial" w:hAnsi="Arial" w:cs="Arial"/>
          <w:color w:val="000000" w:themeColor="text1"/>
          <w:sz w:val="28"/>
          <w:szCs w:val="28"/>
        </w:rPr>
        <w:t xml:space="preserve"> </w:t>
      </w:r>
      <w:del w:id="1491" w:author="Assessor GDSXSR" w:date="2026-10-31T19:43:38Z">
        <w:r>
          <w:rPr>
            <w:rFonts w:ascii="Arial" w:hAnsi="Arial" w:cs="Arial"/>
            <w:color w:val="000000" w:themeColor="text1"/>
            <w:sz w:val="28"/>
            <w:szCs w:val="28"/>
          </w:rPr>
          <w:delText xml:space="preserve">caráter</w:delText>
        </w:r>
      </w:del>
      <w:ins w:id="1492" w:author="Assessor GDSXSR" w:date="2026-10-31T19:43:38Z">
        <w:r>
          <w:rPr>
            <w:rFonts w:ascii="Arial" w:hAnsi="Arial" w:cs="Arial"/>
            <w:color w:val="808080"/>
            <w:sz w:val="28"/>
            <w:szCs w:val="28"/>
          </w:rPr>
          <w:t xml:space="preserve">aplicam</w:t>
        </w:r>
      </w:ins>
      <w:r>
        <w:rPr>
          <w:rFonts w:ascii="Arial" w:hAnsi="Arial" w:cs="Arial"/>
          <w:color w:val="000000" w:themeColor="text1"/>
          <w:sz w:val="28"/>
          <w:szCs w:val="28"/>
        </w:rPr>
        <w:t xml:space="preserve"> </w:t>
      </w:r>
      <w:del w:id="1493" w:author="Assessor GDSXSR" w:date="2026-10-31T19:43:38Z">
        <w:r>
          <w:rPr>
            <w:rFonts w:ascii="Arial" w:hAnsi="Arial" w:cs="Arial"/>
            <w:color w:val="000000" w:themeColor="text1"/>
            <w:sz w:val="28"/>
            <w:szCs w:val="28"/>
          </w:rPr>
          <w:delText xml:space="preserve">subsidiário quando não for possível utilizar a condenação como referência</w:delText>
        </w:r>
      </w:del>
      <w:ins w:id="1494" w:author="Assessor GDSXSR" w:date="2026-10-31T19:43:38Z">
        <w:r>
          <w:rPr>
            <w:rFonts w:ascii="Arial" w:hAnsi="Arial" w:cs="Arial"/>
            <w:color w:val="808080"/>
            <w:sz w:val="28"/>
            <w:szCs w:val="28"/>
          </w:rPr>
          <w:t xml:space="preserve">subsidiariamente</w:t>
        </w:r>
      </w:ins>
      <w:r>
        <w:rPr>
          <w:rFonts w:ascii="Arial" w:hAnsi="Arial" w:cs="Arial"/>
          <w:color w:val="000000" w:themeColor="text1"/>
          <w:sz w:val="28"/>
          <w:szCs w:val="28"/>
        </w:rPr>
        <w:t xml:space="preserve">.</w:t>
      </w:r>
      <w:del w:id="1495" w:author="Assessor GDSXSR" w:date="2026-10-31T19:43:38Z">
        <w:r>
          <w:rPr>
            <w:rFonts w:ascii="Arial" w:hAnsi="Arial" w:cs="Arial"/>
            <w:color w:val="000000" w:themeColor="text1"/>
            <w:sz w:val="28"/>
            <w:szCs w:val="28"/>
          </w:rPr>
          <w:delText xml:space="preserve"> </w:delText>
        </w:r>
      </w:del>
    </w:p>
    <w:p w14:paraId="76C9FCF0" w14:textId="77777777" w:rsidR="00ED1C4A" w:rsidRPr="00ED1C4A" w:rsidRDefault="00ED1C4A" w:rsidP="00ED1C4A">
      <w:pPr>
        <w:spacing w:after="0" w:line="360" w:lineRule="auto"/>
        <w:ind w:firstLine="2268"/>
        <w:jc w:val="both"/>
        <w:rPr>
          <w:rFonts w:ascii="Arial" w:hAnsi="Arial" w:cs="Arial"/>
          <w:color w:val="000000" w:themeColor="text1"/>
          <w:sz w:val="28"/>
          <w:szCs w:val="28"/>
        </w:rPr>
      </w:pPr>
    </w:p>
    <w:p w14:paraId="7981E902" w14:textId="77777777" w:rsidR="00ED1C4A" w:rsidRPr="00ED1C4A" w:rsidRDefault="00ED1C4A" w:rsidP="00ED1C4A">
      <w:pPr>
        <w:spacing w:after="0" w:line="360" w:lineRule="auto"/>
        <w:ind w:firstLine="2268"/>
        <w:jc w:val="both"/>
        <w:rPr>
          <w:rFonts w:ascii="Arial" w:hAnsi="Arial" w:cs="Arial"/>
          <w:color w:val="000000" w:themeColor="text1"/>
          <w:sz w:val="28"/>
          <w:szCs w:val="28"/>
        </w:rPr>
      </w:pPr>
      <w:del w:id="1496" w:author="Assessor GDSXSR" w:date="2026-10-31T19:43:38Z">
        <w:r>
          <w:rPr>
            <w:rFonts w:ascii="Arial" w:hAnsi="Arial" w:cs="Arial"/>
            <w:color w:val="000000" w:themeColor="text1"/>
            <w:sz w:val="28"/>
            <w:szCs w:val="28"/>
          </w:rPr>
          <w:delText xml:space="preserve">A</w:delText>
        </w:r>
      </w:del>
      <w:ins w:id="1497" w:author="Assessor GDSXSR" w:date="2026-10-31T19:43:38Z">
        <w:r>
          <w:rPr>
            <w:rFonts w:ascii="Arial" w:hAnsi="Arial" w:cs="Arial"/>
            <w:color w:val="808080"/>
            <w:sz w:val="28"/>
            <w:szCs w:val="28"/>
            <w:highlight w:val="yellow"/>
          </w:rPr>
          <w:t xml:space="preserve">No</w:t>
        </w:r>
      </w:ins>
      <w:r>
        <w:rPr>
          <w:rFonts w:ascii="Arial" w:hAnsi="Arial" w:cs="Arial"/>
          <w:color w:val="000000" w:themeColor="text1"/>
          <w:sz w:val="28"/>
          <w:szCs w:val="28"/>
          <w:highlight w:val="yellow"/>
          <w:rPrChange w:id="1657" w:author="Assessor GDSXSR" w:date="2026-10-31T19:43:38Z">
            <w:rPr>
              <w:rFonts w:ascii="Arial" w:hAnsi="Arial" w:cs="Arial"/>
              <w:color w:val="000000" w:themeColor="text1"/>
              <w:sz w:val="28"/>
              <w:szCs w:val="28"/>
            </w:rPr>
          </w:rPrChange>
        </w:rPr>
        <w:t xml:space="preserve"> </w:t>
      </w:r>
      <w:del w:id="1498" w:author="Assessor GDSXSR" w:date="2026-10-31T19:43:38Z">
        <w:r>
          <w:rPr>
            <w:rFonts w:ascii="Arial" w:hAnsi="Arial" w:cs="Arial"/>
            <w:color w:val="000000" w:themeColor="text1"/>
            <w:sz w:val="28"/>
            <w:szCs w:val="28"/>
          </w:rPr>
          <w:delText xml:space="preserve">instituição</w:delText>
        </w:r>
      </w:del>
      <w:ins w:id="1499" w:author="Assessor GDSXSR" w:date="2026-10-31T19:43:38Z">
        <w:r>
          <w:rPr>
            <w:rFonts w:ascii="Arial" w:hAnsi="Arial" w:cs="Arial"/>
            <w:color w:val="808080"/>
            <w:sz w:val="28"/>
            <w:szCs w:val="28"/>
            <w:highlight w:val="yellow"/>
          </w:rPr>
          <w:t xml:space="preserve">caso,</w:t>
        </w:r>
      </w:ins>
      <w:r>
        <w:rPr>
          <w:rFonts w:ascii="Arial" w:hAnsi="Arial" w:cs="Arial"/>
          <w:color w:val="000000" w:themeColor="text1"/>
          <w:sz w:val="28"/>
          <w:szCs w:val="28"/>
          <w:highlight w:val="yellow"/>
          <w:rPrChange w:id="1658" w:author="Assessor GDSXSR" w:date="2026-10-31T19:43:38Z">
            <w:rPr>
              <w:rFonts w:ascii="Arial" w:hAnsi="Arial" w:cs="Arial"/>
              <w:color w:val="000000" w:themeColor="text1"/>
              <w:sz w:val="28"/>
              <w:szCs w:val="28"/>
            </w:rPr>
          </w:rPrChange>
        </w:rPr>
        <w:t xml:space="preserve"> </w:t>
      </w:r>
      <w:del w:id="1500" w:author="Assessor GDSXSR" w:date="2026-10-31T19:43:38Z">
        <w:r>
          <w:rPr>
            <w:rFonts w:ascii="Arial" w:hAnsi="Arial" w:cs="Arial"/>
            <w:color w:val="000000" w:themeColor="text1"/>
            <w:sz w:val="28"/>
            <w:szCs w:val="28"/>
          </w:rPr>
          <w:delText xml:space="preserve">financeira</w:delText>
        </w:r>
      </w:del>
      <w:ins w:id="1501" w:author="Assessor GDSXSR" w:date="2026-10-31T19:43:38Z">
        <w:r>
          <w:rPr>
            <w:rFonts w:ascii="Arial" w:hAnsi="Arial" w:cs="Arial"/>
            <w:color w:val="808080"/>
            <w:sz w:val="28"/>
            <w:szCs w:val="28"/>
            <w:highlight w:val="yellow"/>
          </w:rPr>
          <w:t xml:space="preserve">o banco</w:t>
        </w:r>
      </w:ins>
      <w:r>
        <w:rPr>
          <w:rFonts w:ascii="Arial" w:hAnsi="Arial" w:cs="Arial"/>
          <w:color w:val="000000" w:themeColor="text1"/>
          <w:sz w:val="28"/>
          <w:szCs w:val="28"/>
          <w:highlight w:val="yellow"/>
          <w:rPrChange w:id="1659" w:author="Assessor GDSXSR" w:date="2026-10-31T19:43:38Z">
            <w:rPr>
              <w:rFonts w:ascii="Arial" w:hAnsi="Arial" w:cs="Arial"/>
              <w:color w:val="000000" w:themeColor="text1"/>
              <w:sz w:val="28"/>
              <w:szCs w:val="28"/>
            </w:rPr>
          </w:rPrChange>
        </w:rPr>
        <w:t xml:space="preserve"> foi </w:t>
      </w:r>
      <w:del w:id="1502" w:author="Assessor GDSXSR" w:date="2026-10-31T19:43:38Z">
        <w:r>
          <w:rPr>
            <w:rFonts w:ascii="Arial" w:hAnsi="Arial" w:cs="Arial"/>
            <w:color w:val="000000" w:themeColor="text1"/>
            <w:sz w:val="28"/>
            <w:szCs w:val="28"/>
          </w:rPr>
          <w:delText xml:space="preserve">condenada</w:delText>
        </w:r>
      </w:del>
      <w:ins w:id="1503" w:author="Assessor GDSXSR" w:date="2026-10-31T19:43:38Z">
        <w:r>
          <w:rPr>
            <w:rFonts w:ascii="Arial" w:hAnsi="Arial" w:cs="Arial"/>
            <w:color w:val="808080"/>
            <w:sz w:val="28"/>
            <w:szCs w:val="28"/>
            <w:highlight w:val="yellow"/>
          </w:rPr>
          <w:t xml:space="preserve">condenado</w:t>
        </w:r>
      </w:ins>
      <w:r>
        <w:rPr>
          <w:rFonts w:ascii="Arial" w:hAnsi="Arial" w:cs="Arial"/>
          <w:color w:val="000000" w:themeColor="text1"/>
          <w:sz w:val="28"/>
          <w:szCs w:val="28"/>
          <w:highlight w:val="yellow"/>
          <w:rPrChange w:id="1660" w:author="Assessor GDSXSR" w:date="2026-10-31T19:43:38Z">
            <w:rPr>
              <w:rFonts w:ascii="Arial" w:hAnsi="Arial" w:cs="Arial"/>
              <w:color w:val="000000" w:themeColor="text1"/>
              <w:sz w:val="28"/>
              <w:szCs w:val="28"/>
            </w:rPr>
          </w:rPrChange>
        </w:rPr>
        <w:t xml:space="preserve"> a restituir </w:t>
      </w:r>
      <w:del w:id="1504" w:author="Assessor GDSXSR" w:date="2026-10-31T19:43:38Z">
        <w:r>
          <w:rPr>
            <w:rFonts w:ascii="Arial" w:hAnsi="Arial" w:cs="Arial"/>
            <w:color w:val="000000" w:themeColor="text1"/>
            <w:sz w:val="28"/>
            <w:szCs w:val="28"/>
          </w:rPr>
          <w:delText xml:space="preserve">os valores pagos em</w:delText>
        </w:r>
      </w:del>
      <w:ins w:id="1505" w:author="Assessor GDSXSR" w:date="2026-10-31T19:43:38Z">
        <w:r>
          <w:rPr>
            <w:rFonts w:ascii="Arial" w:hAnsi="Arial" w:cs="Arial"/>
            <w:color w:val="808080"/>
            <w:sz w:val="28"/>
            <w:szCs w:val="28"/>
            <w:highlight w:val="yellow"/>
          </w:rPr>
          <w:t xml:space="preserve">o</w:t>
        </w:r>
      </w:ins>
      <w:r>
        <w:rPr>
          <w:rFonts w:ascii="Arial" w:hAnsi="Arial" w:cs="Arial"/>
          <w:color w:val="000000" w:themeColor="text1"/>
          <w:sz w:val="28"/>
          <w:szCs w:val="28"/>
          <w:highlight w:val="yellow"/>
          <w:rPrChange w:id="1661" w:author="Assessor GDSXSR" w:date="2026-10-31T19:43:38Z">
            <w:rPr>
              <w:rFonts w:ascii="Arial" w:hAnsi="Arial" w:cs="Arial"/>
              <w:color w:val="000000" w:themeColor="text1"/>
              <w:sz w:val="28"/>
              <w:szCs w:val="28"/>
            </w:rPr>
          </w:rPrChange>
        </w:rPr>
        <w:t xml:space="preserve"> excesso após o recálculo dos contratos</w:t>
      </w:r>
      <w:del w:id="1506" w:author="Assessor GDSXSR" w:date="2026-10-31T19:43:38Z">
        <w:r>
          <w:rPr>
            <w:rFonts w:ascii="Arial" w:hAnsi="Arial" w:cs="Arial"/>
            <w:color w:val="000000" w:themeColor="text1"/>
            <w:sz w:val="28"/>
            <w:szCs w:val="28"/>
          </w:rPr>
          <w:delText xml:space="preserve">.</w:delText>
        </w:r>
      </w:del>
      <w:r>
        <w:rPr>
          <w:rFonts w:ascii="Arial" w:hAnsi="Arial" w:cs="Arial"/>
          <w:color w:val="000000" w:themeColor="text1"/>
          <w:sz w:val="28"/>
          <w:szCs w:val="28"/>
          <w:highlight w:val="yellow"/>
          <w:rPrChange w:id="1662" w:author="Assessor GDSXSR" w:date="2026-10-31T19:43:38Z">
            <w:rPr>
              <w:rFonts w:ascii="Arial" w:hAnsi="Arial" w:cs="Arial"/>
              <w:color w:val="000000" w:themeColor="text1"/>
              <w:sz w:val="28"/>
              <w:szCs w:val="28"/>
            </w:rPr>
          </w:rPrChange>
        </w:rPr>
        <w:t xml:space="preserve"> </w:t>
      </w:r>
      <w:del w:id="1507" w:author="Assessor GDSXSR" w:date="2026-10-31T19:43:38Z">
        <w:r>
          <w:rPr>
            <w:rFonts w:ascii="Arial" w:hAnsi="Arial" w:cs="Arial"/>
            <w:color w:val="000000" w:themeColor="text1"/>
            <w:sz w:val="28"/>
            <w:szCs w:val="28"/>
          </w:rPr>
          <w:delText xml:space="preserve">Embora</w:delText>
        </w:r>
      </w:del>
      <w:ins w:id="1508" w:author="Assessor GDSXSR" w:date="2026-10-31T19:43:38Z">
        <w:r>
          <w:rPr>
            <w:rFonts w:ascii="Arial" w:hAnsi="Arial" w:cs="Arial"/>
            <w:color w:val="808080"/>
            <w:sz w:val="28"/>
            <w:szCs w:val="28"/>
            <w:highlight w:val="yellow"/>
          </w:rPr>
          <w:t xml:space="preserve">e, embora</w:t>
        </w:r>
      </w:ins>
      <w:r>
        <w:rPr>
          <w:rFonts w:ascii="Arial" w:hAnsi="Arial" w:cs="Arial"/>
          <w:color w:val="000000" w:themeColor="text1"/>
          <w:sz w:val="28"/>
          <w:szCs w:val="28"/>
          <w:highlight w:val="yellow"/>
          <w:rPrChange w:id="1663" w:author="Assessor GDSXSR" w:date="2026-10-31T19:43:38Z">
            <w:rPr>
              <w:rFonts w:ascii="Arial" w:hAnsi="Arial" w:cs="Arial"/>
              <w:color w:val="000000" w:themeColor="text1"/>
              <w:sz w:val="28"/>
              <w:szCs w:val="28"/>
            </w:rPr>
          </w:rPrChange>
        </w:rPr>
        <w:t xml:space="preserve"> o montante dependa de </w:t>
      </w:r>
      <w:del w:id="1509" w:author="Assessor GDSXSR" w:date="2026-10-31T19:43:38Z">
        <w:r>
          <w:rPr>
            <w:rFonts w:ascii="Arial" w:hAnsi="Arial" w:cs="Arial"/>
            <w:color w:val="000000" w:themeColor="text1"/>
            <w:sz w:val="28"/>
            <w:szCs w:val="28"/>
          </w:rPr>
          <w:delText xml:space="preserve">apuração</w:delText>
        </w:r>
      </w:del>
      <w:ins w:id="1510" w:author="Assessor GDSXSR" w:date="2026-10-31T19:43:38Z">
        <w:r>
          <w:rPr>
            <w:rFonts w:ascii="Arial" w:hAnsi="Arial" w:cs="Arial"/>
            <w:color w:val="808080"/>
            <w:sz w:val="28"/>
            <w:szCs w:val="28"/>
            <w:highlight w:val="yellow"/>
          </w:rPr>
          <w:t xml:space="preserve">liquidação</w:t>
        </w:r>
      </w:ins>
      <w:r>
        <w:rPr>
          <w:rFonts w:ascii="Arial" w:hAnsi="Arial" w:cs="Arial"/>
          <w:color w:val="000000" w:themeColor="text1"/>
          <w:sz w:val="28"/>
          <w:szCs w:val="28"/>
          <w:highlight w:val="yellow"/>
          <w:rPrChange w:id="1664" w:author="Assessor GDSXSR" w:date="2026-10-31T19:43:38Z">
            <w:rPr>
              <w:rFonts w:ascii="Arial" w:hAnsi="Arial" w:cs="Arial"/>
              <w:color w:val="000000" w:themeColor="text1"/>
              <w:sz w:val="28"/>
              <w:szCs w:val="28"/>
            </w:rPr>
          </w:rPrChange>
        </w:rPr>
        <w:t xml:space="preserve">, a condenação </w:t>
      </w:r>
      <w:del w:id="1511" w:author="Assessor GDSXSR" w:date="2026-10-31T19:43:38Z">
        <w:r>
          <w:rPr>
            <w:rFonts w:ascii="Arial" w:hAnsi="Arial" w:cs="Arial"/>
            <w:color w:val="000000" w:themeColor="text1"/>
            <w:sz w:val="28"/>
            <w:szCs w:val="28"/>
          </w:rPr>
          <w:delText xml:space="preserve">possui</w:delText>
        </w:r>
      </w:del>
      <w:ins w:id="1512" w:author="Assessor GDSXSR" w:date="2026-10-31T19:43:38Z">
        <w:r>
          <w:rPr>
            <w:rFonts w:ascii="Arial" w:hAnsi="Arial" w:cs="Arial"/>
            <w:color w:val="808080"/>
            <w:sz w:val="28"/>
            <w:szCs w:val="28"/>
            <w:highlight w:val="yellow"/>
          </w:rPr>
          <w:t xml:space="preserve">tem</w:t>
        </w:r>
      </w:ins>
      <w:r>
        <w:rPr>
          <w:rFonts w:ascii="Arial" w:hAnsi="Arial" w:cs="Arial"/>
          <w:color w:val="000000" w:themeColor="text1"/>
          <w:sz w:val="28"/>
          <w:szCs w:val="28"/>
          <w:highlight w:val="yellow"/>
          <w:rPrChange w:id="1665" w:author="Assessor GDSXSR" w:date="2026-10-31T19:43:38Z">
            <w:rPr>
              <w:rFonts w:ascii="Arial" w:hAnsi="Arial" w:cs="Arial"/>
              <w:color w:val="000000" w:themeColor="text1"/>
              <w:sz w:val="28"/>
              <w:szCs w:val="28"/>
            </w:rPr>
          </w:rPrChange>
        </w:rPr>
        <w:t xml:space="preserve"> conteúdo econômico determinável</w:t>
      </w:r>
      <w:ins w:id="1513" w:author="Assessor GDSXSR" w:date="2026-10-31T19:43:38Z">
        <w:r>
          <w:rPr>
            <w:rFonts w:ascii="Arial" w:hAnsi="Arial" w:cs="Arial"/>
            <w:color w:val="808080"/>
            <w:sz w:val="28"/>
            <w:szCs w:val="28"/>
            <w:highlight w:val="yellow"/>
          </w:rPr>
          <w:t xml:space="preserve"> (ID 89286449)</w:t>
        </w:r>
      </w:ins>
      <w:r>
        <w:rPr>
          <w:rFonts w:ascii="Arial" w:hAnsi="Arial" w:cs="Arial"/>
          <w:color w:val="000000" w:themeColor="text1"/>
          <w:sz w:val="28"/>
          <w:szCs w:val="28"/>
          <w:highlight w:val="yellow"/>
          <w:rPrChange w:id="1666" w:author="Assessor GDSXSR" w:date="2026-10-31T19:43:38Z">
            <w:rPr>
              <w:rFonts w:ascii="Arial" w:hAnsi="Arial" w:cs="Arial"/>
              <w:color w:val="000000" w:themeColor="text1"/>
              <w:sz w:val="28"/>
              <w:szCs w:val="28"/>
            </w:rPr>
          </w:rPrChange>
        </w:rPr>
        <w:t xml:space="preserve">.</w:t>
      </w:r>
      <w:del w:id="1514" w:author="Assessor GDSXSR" w:date="2026-10-31T19:43:38Z">
        <w:r>
          <w:rPr>
            <w:rFonts w:ascii="Arial" w:hAnsi="Arial" w:cs="Arial"/>
            <w:color w:val="000000" w:themeColor="text1"/>
            <w:sz w:val="28"/>
            <w:szCs w:val="28"/>
          </w:rPr>
          <w:delText xml:space="preserve"> O proveito obtido também compreende os efeitos da redução dos encargos sobre as parcelas vincendas e o saldo contratual remanescente, nos limites estabelecidos pelo título judicial.</w:delText>
        </w:r>
      </w:del>
    </w:p>
    <w:p w14:paraId="13B81BB6" w14:textId="77777777" w:rsidR="00E91948" w:rsidRDefault="00E91948" w:rsidP="00ED1C4A">
      <w:pPr>
        <w:spacing w:after="0" w:line="360" w:lineRule="auto"/>
        <w:ind w:firstLine="2268"/>
        <w:jc w:val="both"/>
        <w:rPr>
          <w:rFonts w:ascii="Arial" w:hAnsi="Arial" w:cs="Arial"/>
          <w:color w:val="000000" w:themeColor="text1"/>
          <w:sz w:val="28"/>
          <w:szCs w:val="28"/>
        </w:rPr>
      </w:pPr>
    </w:p>
    <w:p w14:paraId="07D4FB86" w14:textId="0B749D02" w:rsidR="00ED1C4A" w:rsidRDefault="00ED1C4A" w:rsidP="00ED1C4A">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arbitramento por equidade </w:t>
      </w:r>
      <w:del w:id="1515" w:author="Assessor GDSXSR" w:date="2026-10-31T19:43:38Z">
        <w:r>
          <w:rPr>
            <w:rFonts w:ascii="Arial" w:hAnsi="Arial" w:cs="Arial"/>
            <w:color w:val="000000" w:themeColor="text1"/>
            <w:sz w:val="28"/>
            <w:szCs w:val="28"/>
          </w:rPr>
          <w:delText xml:space="preserve">possui caráter</w:delText>
        </w:r>
      </w:del>
      <w:ins w:id="1516" w:author="Assessor GDSXSR" w:date="2026-10-31T19:43:38Z">
        <w:r>
          <w:rPr>
            <w:rFonts w:ascii="Arial" w:hAnsi="Arial" w:cs="Arial"/>
            <w:color w:val="808080"/>
            <w:sz w:val="28"/>
            <w:szCs w:val="28"/>
          </w:rPr>
          <w:t xml:space="preserve">é</w:t>
        </w:r>
      </w:ins>
      <w:r>
        <w:rPr>
          <w:rFonts w:ascii="Arial" w:hAnsi="Arial" w:cs="Arial"/>
          <w:color w:val="000000" w:themeColor="text1"/>
          <w:sz w:val="28"/>
          <w:szCs w:val="28"/>
        </w:rPr>
        <w:t xml:space="preserve"> excepcional e pressupõe proveito econômico inestimável ou irrisório, ou valor da causa muito baixo</w:t>
      </w:r>
      <w:del w:id="1517" w:author="Assessor GDSXSR" w:date="2026-10-31T19:43:38Z">
        <w:r>
          <w:rPr>
            <w:rFonts w:ascii="Arial" w:hAnsi="Arial" w:cs="Arial"/>
            <w:color w:val="000000" w:themeColor="text1"/>
            <w:sz w:val="28"/>
            <w:szCs w:val="28"/>
          </w:rPr>
          <w:delText xml:space="preserve">.</w:delText>
        </w:r>
      </w:del>
      <w:ins w:id="1518" w:author="Assessor GDSXSR" w:date="2026-10-31T19:43:38Z">
        <w:r>
          <w:rPr>
            <w:rFonts w:ascii="Arial" w:hAnsi="Arial" w:cs="Arial"/>
            <w:color w:val="808080"/>
            <w:sz w:val="28"/>
            <w:szCs w:val="28"/>
          </w:rPr>
          <w:t xml:space="preserve">,</w:t>
        </w:r>
      </w:ins>
      <w:r>
        <w:rPr>
          <w:rFonts w:ascii="Arial" w:hAnsi="Arial" w:cs="Arial"/>
          <w:color w:val="000000" w:themeColor="text1"/>
          <w:sz w:val="28"/>
          <w:szCs w:val="28"/>
        </w:rPr>
        <w:t xml:space="preserve"> </w:t>
      </w:r>
      <w:del w:id="1519" w:author="Assessor GDSXSR" w:date="2026-10-31T19:43:38Z">
        <w:r>
          <w:rPr>
            <w:rFonts w:ascii="Arial" w:hAnsi="Arial" w:cs="Arial"/>
            <w:color w:val="000000" w:themeColor="text1"/>
            <w:sz w:val="28"/>
            <w:szCs w:val="28"/>
          </w:rPr>
          <w:delText xml:space="preserve">O</w:delText>
        </w:r>
      </w:del>
      <w:ins w:id="1520" w:author="Assessor GDSXSR" w:date="2026-10-31T19:43:38Z">
        <w:r>
          <w:rPr>
            <w:rFonts w:ascii="Arial" w:hAnsi="Arial" w:cs="Arial"/>
            <w:color w:val="808080"/>
            <w:sz w:val="28"/>
            <w:szCs w:val="28"/>
          </w:rPr>
          <w:t xml:space="preserve">o que não ocorre pelo simples</w:t>
        </w:r>
      </w:ins>
      <w:r>
        <w:rPr>
          <w:rFonts w:ascii="Arial" w:hAnsi="Arial" w:cs="Arial"/>
          <w:color w:val="000000" w:themeColor="text1"/>
          <w:sz w:val="28"/>
          <w:szCs w:val="28"/>
        </w:rPr>
        <w:t xml:space="preserve"> fato de a condenação depender de liquidação</w:t>
      </w:r>
      <w:del w:id="1521" w:author="Assessor GDSXSR" w:date="2026-10-31T19:43:38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ou de </w:t>
      </w:r>
      <w:del w:id="1522" w:author="Assessor GDSXSR" w:date="2026-10-31T19:43:38Z">
        <w:r>
          <w:rPr>
            <w:rFonts w:ascii="Arial" w:hAnsi="Arial" w:cs="Arial"/>
            <w:color w:val="000000" w:themeColor="text1"/>
            <w:sz w:val="28"/>
            <w:szCs w:val="28"/>
          </w:rPr>
          <w:delText xml:space="preserve">o</w:delText>
        </w:r>
      </w:del>
      <w:ins w:id="1523" w:author="Assessor GDSXSR" w:date="2026-10-31T19:43:38Z">
        <w:r>
          <w:rPr>
            <w:rFonts w:ascii="Arial" w:hAnsi="Arial" w:cs="Arial"/>
            <w:color w:val="808080"/>
            <w:sz w:val="28"/>
            <w:szCs w:val="28"/>
          </w:rPr>
          <w:t xml:space="preserve">a</w:t>
        </w:r>
      </w:ins>
      <w:r>
        <w:rPr>
          <w:rFonts w:ascii="Arial" w:hAnsi="Arial" w:cs="Arial"/>
          <w:color w:val="000000" w:themeColor="text1"/>
          <w:sz w:val="28"/>
          <w:szCs w:val="28"/>
        </w:rPr>
        <w:t xml:space="preserve"> </w:t>
      </w:r>
      <w:del w:id="1524" w:author="Assessor GDSXSR" w:date="2026-10-31T19:43:38Z">
        <w:r>
          <w:rPr>
            <w:rFonts w:ascii="Arial" w:hAnsi="Arial" w:cs="Arial"/>
            <w:color w:val="000000" w:themeColor="text1"/>
            <w:sz w:val="28"/>
            <w:szCs w:val="28"/>
          </w:rPr>
          <w:delText xml:space="preserve">valor dos honorários eventualmente</w:delText>
        </w:r>
      </w:del>
      <w:ins w:id="1525" w:author="Assessor GDSXSR" w:date="2026-10-31T19:43:38Z">
        <w:r>
          <w:rPr>
            <w:rFonts w:ascii="Arial" w:hAnsi="Arial" w:cs="Arial"/>
            <w:color w:val="808080"/>
            <w:sz w:val="28"/>
            <w:szCs w:val="28"/>
          </w:rPr>
          <w:t xml:space="preserve">verba</w:t>
        </w:r>
      </w:ins>
      <w:r>
        <w:rPr>
          <w:rFonts w:ascii="Arial" w:hAnsi="Arial" w:cs="Arial"/>
          <w:color w:val="000000" w:themeColor="text1"/>
          <w:sz w:val="28"/>
          <w:szCs w:val="28"/>
        </w:rPr>
        <w:t xml:space="preserve"> ser inferior </w:t>
      </w:r>
      <w:del w:id="1526" w:author="Assessor GDSXSR" w:date="2026-10-31T19:43:38Z">
        <w:r>
          <w:rPr>
            <w:rFonts w:ascii="Arial" w:hAnsi="Arial" w:cs="Arial"/>
            <w:color w:val="000000" w:themeColor="text1"/>
            <w:sz w:val="28"/>
            <w:szCs w:val="28"/>
          </w:rPr>
          <w:delText xml:space="preserve">ao</w:delText>
        </w:r>
      </w:del>
      <w:ins w:id="1527" w:author="Assessor GDSXSR" w:date="2026-10-31T19:43:38Z">
        <w:r>
          <w:rPr>
            <w:rFonts w:ascii="Arial" w:hAnsi="Arial" w:cs="Arial"/>
            <w:color w:val="808080"/>
            <w:sz w:val="28"/>
            <w:szCs w:val="28"/>
          </w:rPr>
          <w:t xml:space="preserve">à</w:t>
        </w:r>
      </w:ins>
      <w:r>
        <w:rPr>
          <w:rFonts w:ascii="Arial" w:hAnsi="Arial" w:cs="Arial"/>
          <w:color w:val="000000" w:themeColor="text1"/>
          <w:sz w:val="28"/>
          <w:szCs w:val="28"/>
        </w:rPr>
        <w:t xml:space="preserve"> </w:t>
      </w:r>
      <w:del w:id="1528" w:author="Assessor GDSXSR" w:date="2026-10-31T19:43:38Z">
        <w:r>
          <w:rPr>
            <w:rFonts w:ascii="Arial" w:hAnsi="Arial" w:cs="Arial"/>
            <w:color w:val="000000" w:themeColor="text1"/>
            <w:sz w:val="28"/>
            <w:szCs w:val="28"/>
          </w:rPr>
          <w:delText xml:space="preserve">esperado</w:delText>
        </w:r>
      </w:del>
      <w:ins w:id="1529" w:author="Assessor GDSXSR" w:date="2026-10-31T19:43:38Z">
        <w:r>
          <w:rPr>
            <w:rFonts w:ascii="Arial" w:hAnsi="Arial" w:cs="Arial"/>
            <w:color w:val="808080"/>
            <w:sz w:val="28"/>
            <w:szCs w:val="28"/>
          </w:rPr>
          <w:t xml:space="preserve">esperada</w:t>
        </w:r>
      </w:ins>
      <w:r>
        <w:rPr>
          <w:rFonts w:ascii="Arial" w:hAnsi="Arial" w:cs="Arial"/>
          <w:color w:val="000000" w:themeColor="text1"/>
          <w:sz w:val="28"/>
          <w:szCs w:val="28"/>
        </w:rPr>
        <w:t xml:space="preserve"> </w:t>
      </w:r>
      <w:del w:id="1530" w:author="Assessor GDSXSR" w:date="2026-10-31T19:43:38Z">
        <w:r>
          <w:rPr>
            <w:rFonts w:ascii="Arial" w:hAnsi="Arial" w:cs="Arial"/>
            <w:color w:val="000000" w:themeColor="text1"/>
            <w:sz w:val="28"/>
            <w:szCs w:val="28"/>
          </w:rPr>
          <w:delText xml:space="preserve">pela</w:delText>
        </w:r>
      </w:del>
      <w:ins w:id="1531" w:author="Assessor GDSXSR" w:date="2026-10-31T19:43:38Z">
        <w:r>
          <w:rPr>
            <w:rFonts w:ascii="Arial" w:hAnsi="Arial" w:cs="Arial"/>
            <w:color w:val="808080"/>
            <w:sz w:val="28"/>
            <w:szCs w:val="28"/>
          </w:rPr>
          <w:t xml:space="preserve">(CPC</w:t>
        </w:r>
      </w:ins>
      <w:r>
        <w:rPr>
          <w:rFonts w:ascii="Arial" w:hAnsi="Arial" w:cs="Arial"/>
          <w:color w:val="000000" w:themeColor="text1"/>
          <w:sz w:val="28"/>
          <w:szCs w:val="28"/>
        </w:rPr>
        <w:t xml:space="preserve"> </w:t>
      </w:r>
      <w:del w:id="1532" w:author="Assessor GDSXSR" w:date="2026-10-31T19:43:38Z">
        <w:r>
          <w:rPr>
            <w:rFonts w:ascii="Arial" w:hAnsi="Arial" w:cs="Arial"/>
            <w:color w:val="000000" w:themeColor="text1"/>
            <w:sz w:val="28"/>
            <w:szCs w:val="28"/>
          </w:rPr>
          <w:delText xml:space="preserve">parte,</w:delText>
        </w:r>
      </w:del>
      <w:ins w:id="1533" w:author="Assessor GDSXSR" w:date="2026-10-31T19:43:38Z">
        <w:r>
          <w:rPr>
            <w:rFonts w:ascii="Arial" w:hAnsi="Arial" w:cs="Arial"/>
            <w:color w:val="808080"/>
            <w:sz w:val="28"/>
            <w:szCs w:val="28"/>
          </w:rPr>
          <w:t xml:space="preserve">85</w:t>
        </w:r>
      </w:ins>
      <w:r>
        <w:rPr>
          <w:rFonts w:ascii="Arial" w:hAnsi="Arial" w:cs="Arial"/>
          <w:color w:val="000000" w:themeColor="text1"/>
          <w:sz w:val="28"/>
          <w:szCs w:val="28"/>
        </w:rPr>
        <w:t xml:space="preserve"> </w:t>
      </w:r>
      <w:del w:id="1534" w:author="Assessor GDSXSR" w:date="2026-10-31T19:43:38Z">
        <w:r>
          <w:rPr>
            <w:rFonts w:ascii="Arial" w:hAnsi="Arial" w:cs="Arial"/>
            <w:color w:val="000000" w:themeColor="text1"/>
            <w:sz w:val="28"/>
            <w:szCs w:val="28"/>
          </w:rPr>
          <w:delText xml:space="preserve">não</w:delText>
        </w:r>
      </w:del>
      <w:ins w:id="1535" w:author="Assessor GDSXSR" w:date="2026-10-31T19:43:38Z">
        <w:r>
          <w:rPr>
            <w:rFonts w:ascii="Arial" w:hAnsi="Arial" w:cs="Arial"/>
            <w:color w:val="808080"/>
            <w:sz w:val="28"/>
            <w:szCs w:val="28"/>
          </w:rPr>
          <w:t xml:space="preserve">§</w:t>
        </w:r>
      </w:ins>
      <w:r>
        <w:rPr>
          <w:rFonts w:ascii="Arial" w:hAnsi="Arial" w:cs="Arial"/>
          <w:color w:val="000000" w:themeColor="text1"/>
          <w:sz w:val="28"/>
          <w:szCs w:val="28"/>
        </w:rPr>
        <w:t xml:space="preserve"> </w:t>
      </w:r>
      <w:del w:id="1536" w:author="Assessor GDSXSR" w:date="2026-10-31T19:43:38Z">
        <w:r>
          <w:rPr>
            <w:rFonts w:ascii="Arial" w:hAnsi="Arial" w:cs="Arial"/>
            <w:color w:val="000000" w:themeColor="text1"/>
            <w:sz w:val="28"/>
            <w:szCs w:val="28"/>
          </w:rPr>
          <w:delText xml:space="preserve">torna inadequada a aplicação do critério percentual nem autoriza a substituição da base de cálculo</w:delText>
        </w:r>
      </w:del>
      <w:ins w:id="1537" w:author="Assessor GDSXSR" w:date="2026-10-31T19:43:38Z">
        <w:r>
          <w:rPr>
            <w:rFonts w:ascii="Arial" w:hAnsi="Arial" w:cs="Arial"/>
            <w:color w:val="808080"/>
            <w:sz w:val="28"/>
            <w:szCs w:val="28"/>
          </w:rPr>
          <w:t xml:space="preserve">8º)</w:t>
        </w:r>
      </w:ins>
      <w:r>
        <w:rPr>
          <w:rFonts w:ascii="Arial" w:hAnsi="Arial" w:cs="Arial"/>
          <w:color w:val="000000" w:themeColor="text1"/>
          <w:sz w:val="28"/>
          <w:szCs w:val="28"/>
        </w:rPr>
        <w:t xml:space="preserve">.</w:t>
      </w:r>
    </w:p>
    <w:p w14:paraId="29129AFD" w14:textId="77777777" w:rsidR="00ED1C4A" w:rsidRPr="00ED1C4A" w:rsidRDefault="00ED1C4A" w:rsidP="00ED1C4A">
      <w:pPr>
        <w:spacing w:after="0" w:line="360" w:lineRule="auto"/>
        <w:ind w:firstLine="2268"/>
        <w:jc w:val="both"/>
        <w:rPr>
          <w:rFonts w:ascii="Arial" w:hAnsi="Arial" w:cs="Arial"/>
          <w:color w:val="000000" w:themeColor="text1"/>
          <w:sz w:val="28"/>
          <w:szCs w:val="28"/>
        </w:rPr>
      </w:pPr>
    </w:p>
    <w:p w14:paraId="155E5670" w14:textId="6980F5BC" w:rsidR="00ED1C4A" w:rsidRPr="007E1C8C" w:rsidRDefault="00ED1C4A" w:rsidP="00ED1C4A">
      <w:pPr>
        <w:spacing w:after="0" w:line="360" w:lineRule="auto"/>
        <w:ind w:firstLine="2268"/>
        <w:jc w:val="both"/>
        <w:rPr>
          <w:rFonts w:ascii="Arial" w:hAnsi="Arial" w:cs="Arial"/>
          <w:color w:val="000000" w:themeColor="text1"/>
          <w:sz w:val="28"/>
          <w:szCs w:val="28"/>
        </w:rPr>
      </w:pPr>
      <w:del w:id="1538" w:author="Assessor GDSXSR" w:date="2026-10-31T19:43:38Z">
        <w:r>
          <w:rPr>
            <w:rFonts w:ascii="Arial" w:hAnsi="Arial" w:cs="Arial"/>
            <w:color w:val="000000" w:themeColor="text1"/>
            <w:sz w:val="28"/>
            <w:szCs w:val="28"/>
          </w:rPr>
          <w:delText xml:space="preserve">Também não</w:delText>
        </w:r>
      </w:del>
      <w:ins w:id="1539" w:author="Assessor GDSXSR" w:date="2026-10-31T19:43:38Z">
        <w:r>
          <w:rPr>
            <w:rFonts w:ascii="Arial" w:hAnsi="Arial" w:cs="Arial"/>
            <w:color w:val="808080"/>
            <w:sz w:val="28"/>
            <w:szCs w:val="28"/>
            <w:highlight w:val="yellow"/>
          </w:rPr>
          <w:t xml:space="preserve">Tampouco</w:t>
        </w:r>
      </w:ins>
      <w:r>
        <w:rPr>
          <w:rFonts w:ascii="Arial" w:hAnsi="Arial" w:cs="Arial"/>
          <w:color w:val="000000" w:themeColor="text1"/>
          <w:sz w:val="28"/>
          <w:szCs w:val="28"/>
          <w:highlight w:val="yellow"/>
          <w:rPrChange w:id="1667" w:author="Assessor GDSXSR" w:date="2026-10-31T19:43:38Z">
            <w:rPr>
              <w:rFonts w:ascii="Arial" w:hAnsi="Arial" w:cs="Arial"/>
              <w:color w:val="000000" w:themeColor="text1"/>
              <w:sz w:val="28"/>
              <w:szCs w:val="28"/>
            </w:rPr>
          </w:rPrChange>
        </w:rPr>
        <w:t xml:space="preserve"> cabe </w:t>
      </w:r>
      <w:del w:id="1540" w:author="Assessor GDSXSR" w:date="2026-10-31T19:43:38Z">
        <w:r>
          <w:rPr>
            <w:rFonts w:ascii="Arial" w:hAnsi="Arial" w:cs="Arial"/>
            <w:color w:val="000000" w:themeColor="text1"/>
            <w:sz w:val="28"/>
            <w:szCs w:val="28"/>
          </w:rPr>
          <w:delText xml:space="preserve">utilizar automaticamente</w:delText>
        </w:r>
      </w:del>
      <w:ins w:id="1541" w:author="Assessor GDSXSR" w:date="2026-10-31T19:43:38Z">
        <w:r>
          <w:rPr>
            <w:rFonts w:ascii="Arial" w:hAnsi="Arial" w:cs="Arial"/>
            <w:color w:val="808080"/>
            <w:sz w:val="28"/>
            <w:szCs w:val="28"/>
            <w:highlight w:val="yellow"/>
          </w:rPr>
          <w:t xml:space="preserve">aplicar</w:t>
        </w:r>
      </w:ins>
      <w:r>
        <w:rPr>
          <w:rFonts w:ascii="Arial" w:hAnsi="Arial" w:cs="Arial"/>
          <w:color w:val="000000" w:themeColor="text1"/>
          <w:sz w:val="28"/>
          <w:szCs w:val="28"/>
          <w:highlight w:val="yellow"/>
          <w:rPrChange w:id="1668" w:author="Assessor GDSXSR" w:date="2026-10-31T19:43:38Z">
            <w:rPr>
              <w:rFonts w:ascii="Arial" w:hAnsi="Arial" w:cs="Arial"/>
              <w:color w:val="000000" w:themeColor="text1"/>
              <w:sz w:val="28"/>
              <w:szCs w:val="28"/>
            </w:rPr>
          </w:rPrChange>
        </w:rPr>
        <w:t xml:space="preserve"> a tabela da </w:t>
      </w:r>
      <w:del w:id="1542" w:author="Assessor GDSXSR" w:date="2026-10-31T19:43:38Z">
        <w:r>
          <w:rPr>
            <w:rFonts w:ascii="Arial" w:hAnsi="Arial" w:cs="Arial"/>
            <w:color w:val="000000" w:themeColor="text1"/>
            <w:sz w:val="28"/>
            <w:szCs w:val="28"/>
          </w:rPr>
          <w:delText xml:space="preserve">Ordem dos Advogados do Brasil</w:delText>
        </w:r>
      </w:del>
      <w:ins w:id="1543" w:author="Assessor GDSXSR" w:date="2026-10-31T19:43:38Z">
        <w:r>
          <w:rPr>
            <w:rFonts w:ascii="Arial" w:hAnsi="Arial" w:cs="Arial"/>
            <w:color w:val="808080"/>
            <w:sz w:val="28"/>
            <w:szCs w:val="28"/>
            <w:highlight w:val="yellow"/>
          </w:rPr>
          <w:t xml:space="preserve">OAB</w:t>
        </w:r>
      </w:ins>
      <w:r>
        <w:rPr>
          <w:rFonts w:ascii="Arial" w:hAnsi="Arial" w:cs="Arial"/>
          <w:color w:val="000000" w:themeColor="text1"/>
          <w:sz w:val="28"/>
          <w:szCs w:val="28"/>
          <w:highlight w:val="yellow"/>
          <w:rPrChange w:id="1669" w:author="Assessor GDSXSR" w:date="2026-10-31T19:43:38Z">
            <w:rPr>
              <w:rFonts w:ascii="Arial" w:hAnsi="Arial" w:cs="Arial"/>
              <w:color w:val="000000" w:themeColor="text1"/>
              <w:sz w:val="28"/>
              <w:szCs w:val="28"/>
            </w:rPr>
          </w:rPrChange>
        </w:rPr>
        <w:t xml:space="preserve">, </w:t>
      </w:r>
      <w:del w:id="1544" w:author="Assessor GDSXSR" w:date="2026-10-31T19:43:38Z">
        <w:r>
          <w:rPr>
            <w:rFonts w:ascii="Arial" w:hAnsi="Arial" w:cs="Arial"/>
            <w:color w:val="000000" w:themeColor="text1"/>
            <w:sz w:val="28"/>
            <w:szCs w:val="28"/>
          </w:rPr>
          <w:delText xml:space="preserve">cuja consideração</w:delText>
        </w:r>
      </w:del>
      <w:ins w:id="1545" w:author="Assessor GDSXSR" w:date="2026-10-31T19:43:38Z">
        <w:r>
          <w:rPr>
            <w:rFonts w:ascii="Arial" w:hAnsi="Arial" w:cs="Arial"/>
            <w:color w:val="808080"/>
            <w:sz w:val="28"/>
            <w:szCs w:val="28"/>
            <w:highlight w:val="yellow"/>
          </w:rPr>
          <w:t xml:space="preserve">que</w:t>
        </w:r>
      </w:ins>
      <w:r>
        <w:rPr>
          <w:rFonts w:ascii="Arial" w:hAnsi="Arial" w:cs="Arial"/>
          <w:color w:val="000000" w:themeColor="text1"/>
          <w:sz w:val="28"/>
          <w:szCs w:val="28"/>
          <w:highlight w:val="yellow"/>
          <w:rPrChange w:id="1670" w:author="Assessor GDSXSR" w:date="2026-10-31T19:43:38Z">
            <w:rPr>
              <w:rFonts w:ascii="Arial" w:hAnsi="Arial" w:cs="Arial"/>
              <w:color w:val="000000" w:themeColor="text1"/>
              <w:sz w:val="28"/>
              <w:szCs w:val="28"/>
            </w:rPr>
          </w:rPrChange>
        </w:rPr>
        <w:t xml:space="preserve"> pressupõe</w:t>
      </w:r>
      <w:ins w:id="1546" w:author="Assessor GDSXSR" w:date="2026-10-31T19:43:38Z">
        <w:r>
          <w:rPr>
            <w:rFonts w:ascii="Arial" w:hAnsi="Arial" w:cs="Arial"/>
            <w:color w:val="808080"/>
            <w:sz w:val="28"/>
            <w:szCs w:val="28"/>
            <w:highlight w:val="yellow"/>
          </w:rPr>
          <w:t xml:space="preserve"> a</w:t>
        </w:r>
      </w:ins>
      <w:r>
        <w:rPr>
          <w:rFonts w:ascii="Arial" w:hAnsi="Arial" w:cs="Arial"/>
          <w:color w:val="000000" w:themeColor="text1"/>
          <w:sz w:val="28"/>
          <w:szCs w:val="28"/>
          <w:highlight w:val="yellow"/>
          <w:rPrChange w:id="1671" w:author="Assessor GDSXSR" w:date="2026-10-31T19:43:38Z">
            <w:rPr>
              <w:rFonts w:ascii="Arial" w:hAnsi="Arial" w:cs="Arial"/>
              <w:color w:val="000000" w:themeColor="text1"/>
              <w:sz w:val="28"/>
              <w:szCs w:val="28"/>
            </w:rPr>
          </w:rPrChange>
        </w:rPr>
        <w:t xml:space="preserve"> hipótese legal de </w:t>
      </w:r>
      <w:del w:id="1547" w:author="Assessor GDSXSR" w:date="2026-10-31T19:43:38Z">
        <w:r>
          <w:rPr>
            <w:rFonts w:ascii="Arial" w:hAnsi="Arial" w:cs="Arial"/>
            <w:color w:val="000000" w:themeColor="text1"/>
            <w:sz w:val="28"/>
            <w:szCs w:val="28"/>
          </w:rPr>
          <w:delText xml:space="preserve">arbitramento</w:delText>
        </w:r>
      </w:del>
      <w:ins w:id="1548" w:author="Assessor GDSXSR" w:date="2026-10-31T19:43:38Z">
        <w:r>
          <w:rPr>
            <w:rFonts w:ascii="Arial" w:hAnsi="Arial" w:cs="Arial"/>
            <w:color w:val="808080"/>
            <w:sz w:val="28"/>
            <w:szCs w:val="28"/>
            <w:highlight w:val="yellow"/>
          </w:rPr>
          <w:t xml:space="preserve">equidade, e</w:t>
        </w:r>
      </w:ins>
      <w:r>
        <w:rPr>
          <w:rFonts w:ascii="Arial" w:hAnsi="Arial" w:cs="Arial"/>
          <w:color w:val="000000" w:themeColor="text1"/>
          <w:sz w:val="28"/>
          <w:szCs w:val="28"/>
          <w:highlight w:val="yellow"/>
          <w:rPrChange w:id="1672" w:author="Assessor GDSXSR" w:date="2026-10-31T19:43:38Z">
            <w:rPr>
              <w:rFonts w:ascii="Arial" w:hAnsi="Arial" w:cs="Arial"/>
              <w:color w:val="000000" w:themeColor="text1"/>
              <w:sz w:val="28"/>
              <w:szCs w:val="28"/>
            </w:rPr>
          </w:rPrChange>
        </w:rPr>
        <w:t xml:space="preserve"> por </w:t>
      </w:r>
      <w:del w:id="1549" w:author="Assessor GDSXSR" w:date="2026-10-31T19:43:38Z">
        <w:r>
          <w:rPr>
            <w:rFonts w:ascii="Arial" w:hAnsi="Arial" w:cs="Arial"/>
            <w:color w:val="000000" w:themeColor="text1"/>
            <w:sz w:val="28"/>
            <w:szCs w:val="28"/>
          </w:rPr>
          <w:delText xml:space="preserve">equidade.</w:delText>
        </w:r>
      </w:del>
      <w:ins w:id="1550" w:author="Assessor GDSXSR" w:date="2026-10-31T19:43:38Z">
        <w:r>
          <w:rPr>
            <w:rFonts w:ascii="Arial" w:hAnsi="Arial" w:cs="Arial"/>
            <w:color w:val="808080"/>
            <w:sz w:val="28"/>
            <w:szCs w:val="28"/>
            <w:highlight w:val="yellow"/>
          </w:rPr>
          <w:t xml:space="preserve">isso</w:t>
        </w:r>
      </w:ins>
      <w:r>
        <w:rPr>
          <w:rFonts w:ascii="Arial" w:hAnsi="Arial" w:cs="Arial"/>
          <w:color w:val="000000" w:themeColor="text1"/>
          <w:sz w:val="28"/>
          <w:szCs w:val="28"/>
          <w:highlight w:val="yellow"/>
          <w:rPrChange w:id="1673" w:author="Assessor GDSXSR" w:date="2026-10-31T19:43:38Z">
            <w:rPr>
              <w:rFonts w:ascii="Arial" w:hAnsi="Arial" w:cs="Arial"/>
              <w:color w:val="000000" w:themeColor="text1"/>
              <w:sz w:val="28"/>
              <w:szCs w:val="28"/>
            </w:rPr>
          </w:rPrChange>
        </w:rPr>
        <w:t xml:space="preserve"> </w:t>
      </w:r>
      <w:del w:id="1551" w:author="Assessor GDSXSR" w:date="2026-10-31T19:43:38Z">
        <w:r>
          <w:rPr>
            <w:rFonts w:ascii="Arial" w:hAnsi="Arial" w:cs="Arial"/>
            <w:color w:val="000000" w:themeColor="text1"/>
            <w:sz w:val="28"/>
            <w:szCs w:val="28"/>
          </w:rPr>
          <w:delText xml:space="preserve">Mantém-</w:delText>
        </w:r>
      </w:del>
      <w:r>
        <w:rPr>
          <w:rFonts w:ascii="Arial" w:hAnsi="Arial" w:cs="Arial"/>
          <w:color w:val="000000" w:themeColor="text1"/>
          <w:sz w:val="28"/>
          <w:szCs w:val="28"/>
          <w:highlight w:val="yellow"/>
          <w:rPrChange w:id="1674" w:author="Assessor GDSXSR" w:date="2026-10-31T19:43:38Z">
            <w:rPr>
              <w:rFonts w:ascii="Arial" w:hAnsi="Arial" w:cs="Arial"/>
              <w:color w:val="000000" w:themeColor="text1"/>
              <w:sz w:val="28"/>
              <w:szCs w:val="28"/>
            </w:rPr>
          </w:rPrChange>
        </w:rPr>
        <w:t xml:space="preserve">se</w:t>
      </w:r>
      <w:del w:id="1552" w:author="Assessor GDSXSR" w:date="2026-10-31T19:43:38Z">
        <w:r>
          <w:rPr>
            <w:rFonts w:ascii="Arial" w:hAnsi="Arial" w:cs="Arial"/>
            <w:color w:val="000000" w:themeColor="text1"/>
            <w:sz w:val="28"/>
            <w:szCs w:val="28"/>
          </w:rPr>
          <w:delText xml:space="preserve">,</w:delText>
        </w:r>
      </w:del>
      <w:r>
        <w:rPr>
          <w:rFonts w:ascii="Arial" w:hAnsi="Arial" w:cs="Arial"/>
          <w:color w:val="000000" w:themeColor="text1"/>
          <w:sz w:val="28"/>
          <w:szCs w:val="28"/>
          <w:highlight w:val="yellow"/>
          <w:rPrChange w:id="1675" w:author="Assessor GDSXSR" w:date="2026-10-31T19:43:38Z">
            <w:rPr>
              <w:rFonts w:ascii="Arial" w:hAnsi="Arial" w:cs="Arial"/>
              <w:color w:val="000000" w:themeColor="text1"/>
              <w:sz w:val="28"/>
              <w:szCs w:val="28"/>
            </w:rPr>
          </w:rPrChange>
        </w:rPr>
        <w:t xml:space="preserve"> </w:t>
      </w:r>
      <w:del w:id="1553" w:author="Assessor GDSXSR" w:date="2026-10-31T19:43:38Z">
        <w:r>
          <w:rPr>
            <w:rFonts w:ascii="Arial" w:hAnsi="Arial" w:cs="Arial"/>
            <w:color w:val="000000" w:themeColor="text1"/>
            <w:sz w:val="28"/>
            <w:szCs w:val="28"/>
          </w:rPr>
          <w:delText xml:space="preserve">portanto,</w:delText>
        </w:r>
      </w:del>
      <w:ins w:id="1554" w:author="Assessor GDSXSR" w:date="2026-10-31T19:43:38Z">
        <w:r>
          <w:rPr>
            <w:rFonts w:ascii="Arial" w:hAnsi="Arial" w:cs="Arial"/>
            <w:color w:val="808080"/>
            <w:sz w:val="28"/>
            <w:szCs w:val="28"/>
            <w:highlight w:val="yellow"/>
          </w:rPr>
          <w:t xml:space="preserve">mantém</w:t>
        </w:r>
      </w:ins>
      <w:r>
        <w:rPr>
          <w:rFonts w:ascii="Arial" w:hAnsi="Arial" w:cs="Arial"/>
          <w:color w:val="000000" w:themeColor="text1"/>
          <w:sz w:val="28"/>
          <w:szCs w:val="28"/>
          <w:highlight w:val="yellow"/>
          <w:rPrChange w:id="1676" w:author="Assessor GDSXSR" w:date="2026-10-31T19:43:38Z">
            <w:rPr>
              <w:rFonts w:ascii="Arial" w:hAnsi="Arial" w:cs="Arial"/>
              <w:color w:val="000000" w:themeColor="text1"/>
              <w:sz w:val="28"/>
              <w:szCs w:val="28"/>
            </w:rPr>
          </w:rPrChange>
        </w:rPr>
        <w:t xml:space="preserve"> a fixação</w:t>
      </w:r>
      <w:del w:id="1555" w:author="Assessor GDSXSR" w:date="2026-10-31T19:43:38Z">
        <w:r>
          <w:rPr>
            <w:rFonts w:ascii="Arial" w:hAnsi="Arial" w:cs="Arial"/>
            <w:color w:val="000000" w:themeColor="text1"/>
            <w:sz w:val="28"/>
            <w:szCs w:val="28"/>
          </w:rPr>
          <w:delText xml:space="preserve"> dos honorários</w:delText>
        </w:r>
      </w:del>
      <w:r>
        <w:rPr>
          <w:rFonts w:ascii="Arial" w:hAnsi="Arial" w:cs="Arial"/>
          <w:color w:val="000000" w:themeColor="text1"/>
          <w:sz w:val="28"/>
          <w:szCs w:val="28"/>
          <w:highlight w:val="yellow"/>
          <w:rPrChange w:id="1677" w:author="Assessor GDSXSR" w:date="2026-10-31T19:43:38Z">
            <w:rPr>
              <w:rFonts w:ascii="Arial" w:hAnsi="Arial" w:cs="Arial"/>
              <w:color w:val="000000" w:themeColor="text1"/>
              <w:sz w:val="28"/>
              <w:szCs w:val="28"/>
            </w:rPr>
          </w:rPrChange>
        </w:rPr>
        <w:t xml:space="preserve"> em 10%</w:t>
      </w:r>
      <w:r>
        <w:rPr>
          <w:rFonts w:ascii="Arial" w:hAnsi="Arial" w:cs="Arial"/>
          <w:color w:val="000000" w:themeColor="text1"/>
          <w:sz w:val="28"/>
          <w:szCs w:val="28"/>
          <w:highlight w:val="yellow"/>
          <w:rPrChange w:id="1678" w:author="Assessor GDSXSR" w:date="2026-10-31T19:43:38Z">
            <w:rPr>
              <w:rFonts w:ascii="Arial" w:hAnsi="Arial" w:cs="Arial"/>
              <w:color w:val="000000" w:themeColor="text1"/>
              <w:sz w:val="28"/>
              <w:szCs w:val="28"/>
            </w:rPr>
          </w:rPrChange>
        </w:rPr>
        <w:t xml:space="preserve"> </w:t>
      </w:r>
      <w:r>
        <w:rPr>
          <w:rFonts w:ascii="Arial" w:hAnsi="Arial" w:cs="Arial"/>
          <w:color w:val="000000" w:themeColor="text1"/>
          <w:sz w:val="28"/>
          <w:szCs w:val="28"/>
          <w:highlight w:val="yellow"/>
          <w:rPrChange w:id="1679" w:author="Assessor GDSXSR" w:date="2026-10-31T19:43:38Z">
            <w:rPr>
              <w:rFonts w:ascii="Arial" w:hAnsi="Arial" w:cs="Arial"/>
              <w:color w:val="000000" w:themeColor="text1"/>
              <w:sz w:val="28"/>
              <w:szCs w:val="28"/>
            </w:rPr>
          </w:rPrChange>
        </w:rPr>
        <w:t xml:space="preserve">sobre o valor da condenação, observada a distribuição proporcional </w:t>
      </w:r>
      <w:del w:id="1556" w:author="Assessor GDSXSR" w:date="2026-10-31T19:43:38Z">
        <w:r>
          <w:rPr>
            <w:rFonts w:ascii="Arial" w:hAnsi="Arial" w:cs="Arial"/>
            <w:color w:val="000000" w:themeColor="text1"/>
            <w:sz w:val="28"/>
            <w:szCs w:val="28"/>
          </w:rPr>
          <w:delText xml:space="preserve">estabelecida na</w:delText>
        </w:r>
      </w:del>
      <w:ins w:id="1557" w:author="Assessor GDSXSR" w:date="2026-10-31T19:43:38Z">
        <w:r>
          <w:rPr>
            <w:rFonts w:ascii="Arial" w:hAnsi="Arial" w:cs="Arial"/>
            <w:color w:val="808080"/>
            <w:sz w:val="28"/>
            <w:szCs w:val="28"/>
            <w:highlight w:val="yellow"/>
          </w:rPr>
          <w:t xml:space="preserve">da</w:t>
        </w:r>
      </w:ins>
      <w:r>
        <w:rPr>
          <w:rFonts w:ascii="Arial" w:hAnsi="Arial" w:cs="Arial"/>
          <w:color w:val="000000" w:themeColor="text1"/>
          <w:sz w:val="28"/>
          <w:szCs w:val="28"/>
          <w:highlight w:val="yellow"/>
          <w:rPrChange w:id="1680" w:author="Assessor GDSXSR" w:date="2026-10-31T19:43:38Z">
            <w:rPr>
              <w:rFonts w:ascii="Arial" w:hAnsi="Arial" w:cs="Arial"/>
              <w:color w:val="000000" w:themeColor="text1"/>
              <w:sz w:val="28"/>
              <w:szCs w:val="28"/>
            </w:rPr>
          </w:rPrChange>
        </w:rPr>
        <w:t xml:space="preserve"> sentença</w:t>
      </w:r>
      <w:ins w:id="1558" w:author="Assessor GDSXSR" w:date="2026-10-31T19:43:38Z">
        <w:r>
          <w:rPr>
            <w:rFonts w:ascii="Arial" w:hAnsi="Arial" w:cs="Arial"/>
            <w:color w:val="808080"/>
            <w:sz w:val="28"/>
            <w:szCs w:val="28"/>
            <w:highlight w:val="yellow"/>
          </w:rPr>
          <w:t xml:space="preserve"> (CPC 85 § 8º-A)</w:t>
        </w:r>
      </w:ins>
      <w:r>
        <w:rPr>
          <w:rFonts w:ascii="Arial" w:hAnsi="Arial" w:cs="Arial"/>
          <w:color w:val="000000" w:themeColor="text1"/>
          <w:sz w:val="28"/>
          <w:szCs w:val="28"/>
          <w:highlight w:val="yellow"/>
          <w:rPrChange w:id="1681" w:author="Assessor GDSXSR" w:date="2026-10-31T19:43:38Z">
            <w:rPr>
              <w:rFonts w:ascii="Arial" w:hAnsi="Arial" w:cs="Arial"/>
              <w:color w:val="000000" w:themeColor="text1"/>
              <w:sz w:val="28"/>
              <w:szCs w:val="28"/>
            </w:rPr>
          </w:rPrChange>
        </w:rPr>
        <w:t xml:space="preserve">.</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579483AD" w14:textId="3D975526" w:rsidR="00B73FAD" w:rsidRDefault="00D516B2" w:rsidP="00DB1301">
      <w:pPr>
        <w:spacing w:after="0" w:line="360" w:lineRule="auto"/>
        <w:ind w:firstLine="2268"/>
        <w:jc w:val="both"/>
        <w:rPr>
          <w:rFonts w:ascii="Arial" w:hAnsi="Arial" w:cs="Arial"/>
          <w:sz w:val="28"/>
          <w:szCs w:val="28"/>
        </w:rPr>
      </w:pPr>
      <w:r w:rsidRPr="66A65482">
        <w:rPr>
          <w:rFonts w:ascii="Arial" w:hAnsi="Arial" w:cs="Arial"/>
          <w:sz w:val="28"/>
          <w:szCs w:val="28"/>
        </w:rPr>
        <w:t xml:space="preserve">Ante o exposto, </w:t>
      </w:r>
      <w:r w:rsidR="008A4445" w:rsidRPr="66A65482">
        <w:rPr>
          <w:rFonts w:ascii="Arial" w:hAnsi="Arial" w:cs="Arial"/>
          <w:b/>
          <w:bCs/>
          <w:sz w:val="28"/>
          <w:szCs w:val="28"/>
        </w:rPr>
        <w:t>nego provimento</w:t>
      </w:r>
      <w:r w:rsidR="008A4445" w:rsidRPr="66A65482">
        <w:rPr>
          <w:rFonts w:ascii="Arial" w:hAnsi="Arial" w:cs="Arial"/>
          <w:sz w:val="28"/>
          <w:szCs w:val="28"/>
        </w:rPr>
        <w:t xml:space="preserve"> ao apelo d</w:t>
      </w:r>
      <w:r w:rsidR="00ED1C4A">
        <w:rPr>
          <w:rFonts w:ascii="Arial" w:hAnsi="Arial" w:cs="Arial"/>
          <w:sz w:val="28"/>
          <w:szCs w:val="28"/>
        </w:rPr>
        <w:t>a</w:t>
      </w:r>
      <w:r w:rsidR="008A4445" w:rsidRPr="66A65482">
        <w:rPr>
          <w:rFonts w:ascii="Arial" w:hAnsi="Arial" w:cs="Arial"/>
          <w:sz w:val="28"/>
          <w:szCs w:val="28"/>
        </w:rPr>
        <w:t xml:space="preserve"> </w:t>
      </w:r>
      <w:r w:rsidR="00ED1C4A">
        <w:rPr>
          <w:rFonts w:ascii="Arial" w:hAnsi="Arial" w:cs="Arial"/>
          <w:sz w:val="28"/>
          <w:szCs w:val="28"/>
        </w:rPr>
        <w:t>autora</w:t>
      </w:r>
      <w:r w:rsidR="008A4445" w:rsidRPr="66A65482">
        <w:rPr>
          <w:rFonts w:ascii="Arial" w:hAnsi="Arial" w:cs="Arial"/>
          <w:sz w:val="28"/>
          <w:szCs w:val="28"/>
        </w:rPr>
        <w:t xml:space="preserve">, </w:t>
      </w:r>
      <w:r w:rsidR="00ED1C4A" w:rsidRPr="00ED1C4A">
        <w:rPr>
          <w:rFonts w:ascii="Arial" w:hAnsi="Arial" w:cs="Arial"/>
          <w:sz w:val="28"/>
          <w:szCs w:val="28"/>
        </w:rPr>
        <w:t>Célia Regina Negrão Batista Rodrigues</w:t>
      </w:r>
      <w:r w:rsidR="008A4445" w:rsidRPr="66A65482">
        <w:rPr>
          <w:rFonts w:ascii="Arial" w:hAnsi="Arial" w:cs="Arial"/>
          <w:sz w:val="28"/>
          <w:szCs w:val="28"/>
        </w:rPr>
        <w:t>.</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13602BDB" w:rsidR="00635527" w:rsidRDefault="00480A33" w:rsidP="00DB1301">
      <w:pPr>
        <w:spacing w:after="0" w:line="360" w:lineRule="auto"/>
        <w:ind w:firstLine="2268"/>
        <w:jc w:val="both"/>
        <w:rPr>
          <w:rFonts w:ascii="Arial" w:hAnsi="Arial" w:cs="Arial"/>
          <w:sz w:val="28"/>
          <w:szCs w:val="28"/>
        </w:rPr>
      </w:pPr>
      <w:commentRangeStart w:id="15"/>
      <w:r>
        <w:rPr>
          <w:rFonts w:ascii="Arial" w:hAnsi="Arial" w:cs="Arial"/>
          <w:b/>
          <w:bCs/>
          <w:sz w:val="28"/>
          <w:szCs w:val="28"/>
        </w:rPr>
        <w:t xml:space="preserve">Condeno</w:t>
      </w:r>
      <w:r>
        <w:rPr>
          <w:rFonts w:ascii="Arial" w:hAnsi="Arial" w:cs="Arial"/>
          <w:sz w:val="28"/>
          <w:szCs w:val="28"/>
        </w:rPr>
        <w:t xml:space="preserve"> </w:t>
      </w:r>
      <w:r>
        <w:rPr>
          <w:rFonts w:ascii="Arial" w:hAnsi="Arial" w:cs="Arial"/>
          <w:sz w:val="28"/>
          <w:szCs w:val="28"/>
        </w:rPr>
        <w:t xml:space="preserve">a autora</w:t>
      </w:r>
      <w:r>
        <w:rPr>
          <w:rFonts w:ascii="Arial" w:hAnsi="Arial" w:cs="Arial"/>
          <w:sz w:val="28"/>
          <w:szCs w:val="28"/>
        </w:rPr>
        <w:t xml:space="preserve">/apelante ao pagamento de honorários recursais que fixo em 2% </w:t>
      </w:r>
      <w:del w:id="1559" w:author="Assessor GDSXSR" w:date="2026-10-31T19:43:38Z">
        <w:r>
          <w:rPr>
            <w:rFonts w:ascii="Arial" w:hAnsi="Arial" w:cs="Arial"/>
            <w:sz w:val="28"/>
            <w:szCs w:val="28"/>
          </w:rPr>
          <w:delText xml:space="preserve">do</w:delText>
        </w:r>
      </w:del>
      <w:ins w:id="1560" w:author="Assessor GDSXSR" w:date="2026-10-31T19:43:38Z">
        <w:r>
          <w:rPr>
            <w:rFonts w:ascii="Arial" w:hAnsi="Arial" w:cs="Arial"/>
            <w:color w:val="808080"/>
            <w:sz w:val="28"/>
            <w:szCs w:val="28"/>
          </w:rPr>
          <w:t xml:space="preserve">sobre o</w:t>
        </w:r>
      </w:ins>
      <w:r>
        <w:rPr>
          <w:rFonts w:ascii="Arial" w:hAnsi="Arial" w:cs="Arial"/>
          <w:sz w:val="28"/>
          <w:szCs w:val="28"/>
        </w:rPr>
        <w:t xml:space="preserve"> valor da condenação (CPC</w:t>
      </w:r>
      <w:del w:id="1561" w:author="Assessor GDSXSR" w:date="2026-10-31T19:43:38Z">
        <w:r>
          <w:rPr>
            <w:rFonts w:ascii="Arial" w:hAnsi="Arial" w:cs="Arial"/>
            <w:sz w:val="28"/>
            <w:szCs w:val="28"/>
          </w:rPr>
          <w:delText xml:space="preserve">/2015</w:delText>
        </w:r>
      </w:del>
      <w:r>
        <w:rPr>
          <w:rFonts w:ascii="Arial" w:hAnsi="Arial" w:cs="Arial"/>
          <w:sz w:val="28"/>
          <w:szCs w:val="28"/>
        </w:rPr>
        <w:t xml:space="preserve"> 85 § 11), acrescido da quantia fixada na r. sentença</w:t>
      </w:r>
      <w:del w:id="1562" w:author="Assessor GDSXSR" w:date="2026-10-31T19:43:38Z">
        <w:r>
          <w:rPr>
            <w:rFonts w:ascii="Arial" w:hAnsi="Arial" w:cs="Arial"/>
            <w:sz w:val="28"/>
            <w:szCs w:val="28"/>
          </w:rPr>
          <w:delText xml:space="preserve">.</w:delText>
        </w:r>
      </w:del>
      <w:ins w:id="1563" w:author="Assessor GDSXSR" w:date="2026-10-31T19:43:38Z">
        <w:r>
          <w:rPr>
            <w:rFonts w:ascii="Arial" w:hAnsi="Arial" w:cs="Arial"/>
            <w:color w:val="808080"/>
            <w:sz w:val="28"/>
            <w:szCs w:val="28"/>
          </w:rPr>
          <w:t xml:space="preserve">,</w:t>
        </w:r>
      </w:ins>
      <w:r>
        <w:rPr>
          <w:rFonts w:ascii="Arial" w:hAnsi="Arial" w:cs="Arial"/>
          <w:sz w:val="28"/>
          <w:szCs w:val="28"/>
        </w:rPr>
        <w:t xml:space="preserve"> </w:t>
      </w:r>
      <w:del w:id="1564" w:author="Assessor GDSXSR" w:date="2026-10-31T19:43:38Z">
        <w:r>
          <w:rPr>
            <w:rFonts w:ascii="Arial" w:hAnsi="Arial" w:cs="Arial"/>
            <w:sz w:val="28"/>
            <w:szCs w:val="28"/>
          </w:rPr>
          <w:delText xml:space="preserve">A</w:delText>
        </w:r>
      </w:del>
      <w:ins w:id="1565" w:author="Assessor GDSXSR" w:date="2026-10-31T19:43:38Z">
        <w:r>
          <w:rPr>
            <w:rFonts w:ascii="Arial" w:hAnsi="Arial" w:cs="Arial"/>
            <w:color w:val="808080"/>
            <w:sz w:val="28"/>
            <w:szCs w:val="28"/>
          </w:rPr>
          <w:t xml:space="preserve">observada a suspensão da</w:t>
        </w:r>
      </w:ins>
      <w:r>
        <w:rPr>
          <w:rFonts w:ascii="Arial" w:hAnsi="Arial" w:cs="Arial"/>
          <w:sz w:val="28"/>
          <w:szCs w:val="28"/>
        </w:rPr>
        <w:t xml:space="preserve"> exigibilidade </w:t>
      </w:r>
      <w:del w:id="1566" w:author="Assessor GDSXSR" w:date="2026-10-31T19:43:38Z">
        <w:r>
          <w:rPr>
            <w:rFonts w:ascii="Arial" w:hAnsi="Arial" w:cs="Arial"/>
            <w:sz w:val="28"/>
            <w:szCs w:val="28"/>
          </w:rPr>
          <w:delText xml:space="preserve">permanece</w:delText>
        </w:r>
      </w:del>
      <w:ins w:id="1567" w:author="Assessor GDSXSR" w:date="2026-10-31T19:43:38Z">
        <w:r>
          <w:rPr>
            <w:rFonts w:ascii="Arial" w:hAnsi="Arial" w:cs="Arial"/>
            <w:color w:val="808080"/>
            <w:sz w:val="28"/>
            <w:szCs w:val="28"/>
          </w:rPr>
          <w:t xml:space="preserve">pela</w:t>
        </w:r>
      </w:ins>
      <w:r>
        <w:rPr>
          <w:rFonts w:ascii="Arial" w:hAnsi="Arial" w:cs="Arial"/>
          <w:sz w:val="28"/>
          <w:szCs w:val="28"/>
        </w:rPr>
        <w:t xml:space="preserve"> </w:t>
      </w:r>
      <w:del w:id="1568" w:author="Assessor GDSXSR" w:date="2026-10-31T19:43:38Z">
        <w:r>
          <w:rPr>
            <w:rFonts w:ascii="Arial" w:hAnsi="Arial" w:cs="Arial"/>
            <w:sz w:val="28"/>
            <w:szCs w:val="28"/>
          </w:rPr>
          <w:delText xml:space="preserve">suspensa em razão</w:delText>
        </w:r>
      </w:del>
      <w:ins w:id="1569" w:author="Assessor GDSXSR" w:date="2026-10-31T19:43:38Z">
        <w:r>
          <w:rPr>
            <w:rFonts w:ascii="Arial" w:hAnsi="Arial" w:cs="Arial"/>
            <w:color w:val="808080"/>
            <w:sz w:val="28"/>
            <w:szCs w:val="28"/>
          </w:rPr>
          <w:t xml:space="preserve">concessão</w:t>
        </w:r>
      </w:ins>
      <w:r>
        <w:rPr>
          <w:rFonts w:ascii="Arial" w:hAnsi="Arial" w:cs="Arial"/>
          <w:sz w:val="28"/>
          <w:szCs w:val="28"/>
        </w:rPr>
        <w:t xml:space="preserve"> da gratuidade de justiça</w:t>
      </w:r>
      <w:ins w:id="1570" w:author="Assessor GDSXSR" w:date="2026-10-31T19:43:38Z">
        <w:r>
          <w:rPr>
            <w:rFonts w:ascii="Arial" w:hAnsi="Arial" w:cs="Arial"/>
            <w:color w:val="808080"/>
            <w:sz w:val="28"/>
            <w:szCs w:val="28"/>
          </w:rPr>
          <w:t xml:space="preserve"> (CPC 98 § 3º)</w:t>
        </w:r>
      </w:ins>
      <w:r>
        <w:rPr>
          <w:rFonts w:ascii="Arial" w:hAnsi="Arial" w:cs="Arial"/>
          <w:sz w:val="28"/>
          <w:szCs w:val="28"/>
        </w:rPr>
        <w:t xml:space="preserve">.</w:t>
      </w:r>
      <w:commentRangeEnd w:id="15"/>
      <w:r>
        <w:rPr>
          <w:rStyle w:val="CommentReference"/>
        </w:rPr>
        <w:commentReference w:id="15"/>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ListParagraph"/>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05F93B3A" w14:textId="77777777" w:rsidR="000F03A4" w:rsidRDefault="000F03A4" w:rsidP="00C5089B">
      <w:pPr>
        <w:ind w:right="-96"/>
        <w:jc w:val="both"/>
        <w:rPr>
          <w:b/>
          <w:color w:val="008000"/>
        </w:rPr>
      </w:pPr>
      <w:r>
        <w:rPr>
          <w:b/>
          <w:color w:val="008000"/>
        </w:rPr>
        <w:t xml:space="preserve">SENTENÇA </w:t>
      </w:r>
    </w:p>
    <w:p w14:paraId="40C18D9D" w14:textId="6E3D55DA" w:rsidR="00C5089B" w:rsidRPr="00C5089B" w:rsidRDefault="00C5089B" w:rsidP="00C5089B">
      <w:pPr>
        <w:ind w:right="-96"/>
        <w:jc w:val="both"/>
        <w:rPr>
          <w:b/>
          <w:color w:val="008000"/>
        </w:rPr>
      </w:pPr>
      <w:r w:rsidRPr="00C5089B">
        <w:rPr>
          <w:b/>
          <w:color w:val="008000"/>
        </w:rPr>
        <w:t>Vistos, etc.</w:t>
      </w:r>
    </w:p>
    <w:p w14:paraId="4E3D11F8" w14:textId="42136C07" w:rsidR="00C5089B" w:rsidRPr="00C5089B" w:rsidRDefault="00C5089B" w:rsidP="00C5089B">
      <w:pPr>
        <w:ind w:right="-96"/>
        <w:jc w:val="both"/>
        <w:rPr>
          <w:b/>
          <w:color w:val="008000"/>
        </w:rPr>
      </w:pPr>
      <w:r w:rsidRPr="00C5089B">
        <w:rPr>
          <w:b/>
          <w:color w:val="008000"/>
        </w:rPr>
        <w:t>Cuida-se de ação de conhecimento movida por CELIA REGINA NEGRAO BATISTA RODRIGUES em face de MERCANTIL FINANCEIRA S.A. - SOCIEDADE DE CRÉDITO, FINANCIAMENTO E INVESTIMENTO, partes qualificadas nos autos.</w:t>
      </w:r>
    </w:p>
    <w:p w14:paraId="1AF3F682" w14:textId="19F55F87" w:rsidR="00C5089B" w:rsidRPr="00C5089B" w:rsidRDefault="00C5089B" w:rsidP="00C5089B">
      <w:pPr>
        <w:ind w:right="-96"/>
        <w:jc w:val="both"/>
        <w:rPr>
          <w:b/>
          <w:color w:val="008000"/>
        </w:rPr>
      </w:pPr>
      <w:r w:rsidRPr="00C5089B">
        <w:rPr>
          <w:b/>
          <w:color w:val="008000"/>
        </w:rPr>
        <w:t>Afirma que celebrou com o réu 03 (três) contratos de financiamento, sendo eles o de n° 98000535037, firmado em 03/05/2024, no valor de R$ 2.700,36, com taxa de juros mensais de 19,85%; o de 998000775956, firmado em 19/02/2025, no importe de R$ 1.664,28, com juros mensais de 19,85%; contrato de n° 998000547990, em 05/06/24, no valor de R$12.912,24, com juros mensais de 19,85%.</w:t>
      </w:r>
    </w:p>
    <w:p w14:paraId="0EAB31FC" w14:textId="755E8153" w:rsidR="00C5089B" w:rsidRPr="00C5089B" w:rsidRDefault="00C5089B" w:rsidP="00C5089B">
      <w:pPr>
        <w:ind w:right="-96"/>
        <w:jc w:val="both"/>
        <w:rPr>
          <w:b/>
          <w:color w:val="008000"/>
        </w:rPr>
      </w:pPr>
      <w:r w:rsidRPr="00C5089B">
        <w:rPr>
          <w:b/>
          <w:color w:val="008000"/>
        </w:rPr>
        <w:t>Ocorre que aduz que os juros praticados estão muito acima da média de mercado.</w:t>
      </w:r>
    </w:p>
    <w:p w14:paraId="7363AC2A" w14:textId="459451B3" w:rsidR="00C5089B" w:rsidRPr="00C5089B" w:rsidRDefault="00C5089B" w:rsidP="00C5089B">
      <w:pPr>
        <w:ind w:right="-96"/>
        <w:jc w:val="both"/>
        <w:rPr>
          <w:b/>
          <w:color w:val="008000"/>
        </w:rPr>
      </w:pPr>
      <w:r w:rsidRPr="00C5089B">
        <w:rPr>
          <w:b/>
          <w:color w:val="008000"/>
        </w:rPr>
        <w:t>Ao final, pediu a revisão dos contratos para adequar os juros à taxa média de mercado do BACEN e consequentemente, condenar o réu ao pagamento de repetição do indébito do excesso cobrado, no importe de R$23.286,96. Pede também a condenação no réu ao pagamento de indenização por danos morais, no importe de R$ 20.000,00.</w:t>
      </w:r>
    </w:p>
    <w:p w14:paraId="4F9B018B" w14:textId="660F264D" w:rsidR="00C5089B" w:rsidRPr="00C5089B" w:rsidRDefault="00C5089B" w:rsidP="00C5089B">
      <w:pPr>
        <w:ind w:right="-96"/>
        <w:jc w:val="both"/>
        <w:rPr>
          <w:b/>
          <w:color w:val="008000"/>
        </w:rPr>
      </w:pPr>
      <w:r w:rsidRPr="00C5089B">
        <w:rPr>
          <w:b/>
          <w:color w:val="008000"/>
        </w:rPr>
        <w:t>Decisão com concessão de gratuidade de justiça no ID Num. 271389266.</w:t>
      </w:r>
    </w:p>
    <w:p w14:paraId="2883326C" w14:textId="602C2E34" w:rsidR="00C5089B" w:rsidRPr="00C5089B" w:rsidRDefault="00C5089B" w:rsidP="00C5089B">
      <w:pPr>
        <w:ind w:right="-96"/>
        <w:jc w:val="both"/>
        <w:rPr>
          <w:b/>
          <w:color w:val="008000"/>
        </w:rPr>
      </w:pPr>
      <w:r w:rsidRPr="00C5089B">
        <w:rPr>
          <w:b/>
          <w:color w:val="008000"/>
        </w:rPr>
        <w:t>Contestação no ID Num. 275223953. Arguiu preliminar de ausência de interesse; indícios de litigância abusiva ou advocacia “predatória”; irregularidades nos comprovantes de residência e procuração da autora. No mérito, aduz que não há cobrança abusiva, que as taxas foram devidamente informadas e que não é cabível a revisão do contrato. Afirma que é necessário levar em conta o contexto da contratação, não se podendo limitar à mera comparação com as médias divulgadas pelo Banco Central. Aduz ainda que os valores apontados na “calculadora do cidadão” são meramente informativos, destinados a simulações financeiras simples, sem considerar a capitalização dos juros.</w:t>
      </w:r>
    </w:p>
    <w:p w14:paraId="3812C8CC" w14:textId="42E4D780" w:rsidR="00C5089B" w:rsidRPr="00C5089B" w:rsidRDefault="00C5089B" w:rsidP="00C5089B">
      <w:pPr>
        <w:ind w:right="-96"/>
        <w:jc w:val="both"/>
        <w:rPr>
          <w:b/>
          <w:color w:val="008000"/>
        </w:rPr>
      </w:pPr>
      <w:r w:rsidRPr="00C5089B">
        <w:rPr>
          <w:b/>
          <w:color w:val="008000"/>
        </w:rPr>
        <w:t>Ao final, pediu a improcedência dos pedidos.</w:t>
      </w:r>
    </w:p>
    <w:p w14:paraId="076E4C65" w14:textId="773E9B3F" w:rsidR="00C5089B" w:rsidRPr="00C5089B" w:rsidRDefault="00C5089B" w:rsidP="00C5089B">
      <w:pPr>
        <w:ind w:right="-96"/>
        <w:jc w:val="both"/>
        <w:rPr>
          <w:b/>
          <w:color w:val="008000"/>
        </w:rPr>
      </w:pPr>
      <w:r w:rsidRPr="00C5089B">
        <w:rPr>
          <w:b/>
          <w:color w:val="008000"/>
        </w:rPr>
        <w:t>Réplica no ID Num. 276795362.</w:t>
      </w:r>
    </w:p>
    <w:p w14:paraId="0CAF988C" w14:textId="37D6B4DA" w:rsidR="00C5089B" w:rsidRPr="00C5089B" w:rsidRDefault="00C5089B" w:rsidP="00C5089B">
      <w:pPr>
        <w:ind w:right="-96"/>
        <w:jc w:val="both"/>
        <w:rPr>
          <w:b/>
          <w:color w:val="008000"/>
        </w:rPr>
      </w:pPr>
      <w:r w:rsidRPr="00C5089B">
        <w:rPr>
          <w:b/>
          <w:color w:val="008000"/>
        </w:rPr>
        <w:t xml:space="preserve">É o relatório. </w:t>
      </w:r>
    </w:p>
    <w:p w14:paraId="792BCCCC" w14:textId="0D49FE0B" w:rsidR="00C5089B" w:rsidRPr="00C5089B" w:rsidRDefault="00C5089B" w:rsidP="00C5089B">
      <w:pPr>
        <w:ind w:right="-96"/>
        <w:jc w:val="both"/>
        <w:rPr>
          <w:b/>
          <w:color w:val="008000"/>
        </w:rPr>
      </w:pPr>
      <w:r w:rsidRPr="00C5089B">
        <w:rPr>
          <w:b/>
          <w:color w:val="008000"/>
        </w:rPr>
        <w:t xml:space="preserve">DECIDO.  </w:t>
      </w:r>
    </w:p>
    <w:p w14:paraId="1C677DF5" w14:textId="6AA39188" w:rsidR="00C5089B" w:rsidRPr="00C5089B" w:rsidRDefault="00C5089B" w:rsidP="00C5089B">
      <w:pPr>
        <w:ind w:right="-96"/>
        <w:jc w:val="both"/>
        <w:rPr>
          <w:b/>
          <w:color w:val="008000"/>
        </w:rPr>
      </w:pPr>
      <w:r w:rsidRPr="00C5089B">
        <w:rPr>
          <w:b/>
          <w:color w:val="008000"/>
        </w:rPr>
        <w:t xml:space="preserve">O feito está pronto para julgamento na forma do art. 355, I, do CPC, pois devidamente instruído. </w:t>
      </w:r>
    </w:p>
    <w:p w14:paraId="48FA0B9F" w14:textId="20130EB0" w:rsidR="00C5089B" w:rsidRPr="00C5089B" w:rsidRDefault="00C5089B" w:rsidP="00C5089B">
      <w:pPr>
        <w:ind w:right="-96"/>
        <w:jc w:val="both"/>
        <w:rPr>
          <w:b/>
          <w:color w:val="008000"/>
        </w:rPr>
      </w:pPr>
      <w:r w:rsidRPr="00C5089B">
        <w:rPr>
          <w:b/>
          <w:color w:val="008000"/>
        </w:rPr>
        <w:t>Rejeito a alegação de desconhecimento da demanda pela consumidora ou de indício de advocacia “predatória”, pois foram apresentados documentos de identificação da demandante, procuração por ela firmada, extratos bancários, comprovante de renda e domicílio atual (ID Num. 270841994), de modo que não há dúvida quanto ao seu conhecimento da presente demanda. Além disso, o simples fato de o advogado da autora ter patrocinado muitas causas não constitui prova robusta, por si só, de advocacia “predatória”.</w:t>
      </w:r>
    </w:p>
    <w:p w14:paraId="07A71E51" w14:textId="16272838" w:rsidR="00C5089B" w:rsidRPr="00C5089B" w:rsidRDefault="00C5089B" w:rsidP="00C5089B">
      <w:pPr>
        <w:ind w:right="-96"/>
        <w:jc w:val="both"/>
        <w:rPr>
          <w:b/>
          <w:color w:val="008000"/>
        </w:rPr>
      </w:pPr>
      <w:r w:rsidRPr="00C5089B">
        <w:rPr>
          <w:b/>
          <w:color w:val="008000"/>
        </w:rPr>
        <w:t>No que toca à preliminar de ausência de interesse, cumpre observar que o prévio esgotamento da via administrativa não constitui condição para o ajuizamento da ação, conforme art. 5º, inciso XXXV, da Constituição Federal, de modo que afasto a preliminar.</w:t>
      </w:r>
    </w:p>
    <w:p w14:paraId="666471F6" w14:textId="40F056CB" w:rsidR="00C5089B" w:rsidRPr="00C5089B" w:rsidRDefault="00C5089B" w:rsidP="00C5089B">
      <w:pPr>
        <w:ind w:right="-96"/>
        <w:jc w:val="both"/>
        <w:rPr>
          <w:b/>
          <w:color w:val="008000"/>
        </w:rPr>
      </w:pPr>
      <w:r w:rsidRPr="00C5089B">
        <w:rPr>
          <w:b/>
          <w:color w:val="008000"/>
        </w:rPr>
        <w:t>Também não há vício em relação ao comprovante de residência da autora de ID Num. 270841994, emitido em março de 2026, pois além de não se encontrar desatualizado, diz respeito ao domicílio da autora e seu cônjuge (ID Num. 270845145), motivo pelo qual está no nome deste. Além disso, não há vícios na procuração de ID 268560003, encontrando-se o advogado da autora devidamente habilitado. Nela é possível identificar a autenticidade da assinatura e que o advogado da autora possui os necessários poderes para ajuizar revisão de contrato. Como se já não fosse o suficiente, a autora apresentou nova procuração especificando os poderes para ajuizar a presente demanda (ID Num. 270841988).</w:t>
      </w:r>
    </w:p>
    <w:p w14:paraId="3BE23109" w14:textId="5F3E7A11" w:rsidR="00C5089B" w:rsidRPr="00C5089B" w:rsidRDefault="00C5089B" w:rsidP="00C5089B">
      <w:pPr>
        <w:ind w:right="-96"/>
        <w:jc w:val="both"/>
        <w:rPr>
          <w:b/>
          <w:color w:val="008000"/>
        </w:rPr>
      </w:pPr>
      <w:r w:rsidRPr="00C5089B">
        <w:rPr>
          <w:b/>
          <w:color w:val="008000"/>
        </w:rPr>
        <w:t>Inexistindo outras questões preliminares ou prejudiciais de mérito pendentes de apreciação e estando presentes os pressupostos e as condições da ação, passo à análise do mérito.</w:t>
      </w:r>
    </w:p>
    <w:p w14:paraId="19C5440C" w14:textId="7ADDD396" w:rsidR="00C5089B" w:rsidRPr="00C5089B" w:rsidRDefault="00C5089B" w:rsidP="00C5089B">
      <w:pPr>
        <w:ind w:right="-96"/>
        <w:jc w:val="both"/>
        <w:rPr>
          <w:b/>
          <w:color w:val="008000"/>
        </w:rPr>
      </w:pPr>
      <w:r w:rsidRPr="00C5089B">
        <w:rPr>
          <w:b/>
          <w:color w:val="008000"/>
        </w:rPr>
        <w:t>A relação das partes é de consumo, conforme arts. 2º, 3º e 17 da Lei nº 8.078/90. Assim, o litígio submete-se ao regramento contido no Código de Defesa do Consumidor, sem prejuízo da incidência também de outras legislações aplicáveis por força do diálogo das fontes.</w:t>
      </w:r>
    </w:p>
    <w:p w14:paraId="359FF988" w14:textId="2B0B1389" w:rsidR="00C5089B" w:rsidRPr="00C5089B" w:rsidRDefault="00C5089B" w:rsidP="00C5089B">
      <w:pPr>
        <w:ind w:right="-96"/>
        <w:jc w:val="both"/>
        <w:rPr>
          <w:b/>
          <w:color w:val="008000"/>
        </w:rPr>
      </w:pPr>
      <w:r w:rsidRPr="00C5089B">
        <w:rPr>
          <w:b/>
          <w:color w:val="008000"/>
        </w:rPr>
        <w:t>A controvérsia consiste em definir se as taxas de juros aplicadas aos contratos da autora são ou não abusivas.</w:t>
      </w:r>
    </w:p>
    <w:p w14:paraId="5DCDDB6D" w14:textId="62F933ED" w:rsidR="00C5089B" w:rsidRPr="00C5089B" w:rsidRDefault="00C5089B" w:rsidP="00C5089B">
      <w:pPr>
        <w:ind w:right="-96"/>
        <w:jc w:val="both"/>
        <w:rPr>
          <w:b/>
          <w:color w:val="008000"/>
        </w:rPr>
      </w:pPr>
      <w:r w:rsidRPr="00C5089B">
        <w:rPr>
          <w:b/>
          <w:color w:val="008000"/>
        </w:rPr>
        <w:t xml:space="preserve">Nesse sentido, conforme Recurso Repetitivo (Tema 27), o col. STJ estabeleceu que “é admitida a revisão das taxas de juros remuneratórios em situações excepcionais, desde que caracterizada a relação de consumo e que a abusividade (capaz de colocar o consumidor em desvantagem exagerada - art. 51, §1 º, do CDC) fique cabalmente demonstrada, ante às peculiaridades do julgamento em concreto” (REsp 1.061.530/RS. Segunda Sessão, julgado em 22/10/2008, Dje 10/03/2009). </w:t>
      </w:r>
    </w:p>
    <w:p w14:paraId="4F9FE4C1" w14:textId="63E463E7" w:rsidR="00C5089B" w:rsidRPr="00C5089B" w:rsidRDefault="00C5089B" w:rsidP="00C5089B">
      <w:pPr>
        <w:ind w:right="-96"/>
        <w:jc w:val="both"/>
        <w:rPr>
          <w:b/>
          <w:color w:val="008000"/>
        </w:rPr>
      </w:pPr>
      <w:r w:rsidRPr="00C5089B">
        <w:rPr>
          <w:b/>
          <w:color w:val="008000"/>
        </w:rPr>
        <w:t>No presente caso, não há dúvida que a taxas cobradas pela ré são manifestamente desproporcionas e excessivas, pois correspondiam a quase 04 vezes acima da média de mercado. No contrato de n° 98000535037, firmado em 03/05/2024, foi cobrada a taxa de juros mensais de 19,85% (ID Num. 268560007), enquanto a média de mercado era de 5,75% (ID Num. 268560008); o de 998000775956, firmado em 19/02/2025, com juros mensais de 19,85% (ID Num. 268560010), a média de mercado era de 6,22% (ID Num. 268560011); contrato de n° 998000547990, firmando em junho de 2024, foi praticada a taxa de 19,85% (ID Num.268560013), enquanto a média era de 5,38% (ID Num. 268560014).</w:t>
      </w:r>
    </w:p>
    <w:p w14:paraId="5C28CCE4" w14:textId="4BD992B9" w:rsidR="00C5089B" w:rsidRPr="00C5089B" w:rsidRDefault="00C5089B" w:rsidP="00C5089B">
      <w:pPr>
        <w:ind w:right="-96"/>
        <w:jc w:val="both"/>
        <w:rPr>
          <w:b/>
          <w:color w:val="008000"/>
        </w:rPr>
      </w:pPr>
      <w:r w:rsidRPr="00C5089B">
        <w:rPr>
          <w:b/>
          <w:color w:val="008000"/>
        </w:rPr>
        <w:t>Não é outro o entendimento deste eg. TJDFT em caso análogo:</w:t>
      </w:r>
    </w:p>
    <w:p w14:paraId="28CC9FE0" w14:textId="74DE9C12" w:rsidR="00C5089B" w:rsidRPr="00C5089B" w:rsidRDefault="00C5089B" w:rsidP="00C5089B">
      <w:pPr>
        <w:ind w:right="-96"/>
        <w:jc w:val="both"/>
        <w:rPr>
          <w:b/>
          <w:color w:val="008000"/>
        </w:rPr>
      </w:pPr>
      <w:r w:rsidRPr="00C5089B">
        <w:rPr>
          <w:b/>
          <w:color w:val="008000"/>
        </w:rPr>
        <w:t>APELAÇÃO. DIREITO CIVIL E PROCESSUAL CIVIL. DEVOLUÇÃO PARA JUÍZO DE RETRATAÇÃO. ART. 1.040 DO CPC. RETOMADA DO CURSO PARA JULGAMENTO E APLICAÇÃO DA TESE FIRMADA PELO TRIBUNAL SUPERIOR. CONSUMIDOR. AÇÃO DE REVISÃO DE CONTRATO. EMPRÉSTIMO PESSOAL. REVISÃO DE CLÁUSULA ABUSIVA. POSSIBILIDADE. LIMITAÇÃO DE JUROS REMUNERATÓRIOS. TAXA MÉDIA DE MERCADO APURADA PELO BANCO CENTRAL DO BRASIL.</w:t>
      </w:r>
    </w:p>
    <w:p w14:paraId="17226536" w14:textId="1B1648B7" w:rsidR="00C5089B" w:rsidRPr="00C5089B" w:rsidRDefault="00C5089B" w:rsidP="00C5089B">
      <w:pPr>
        <w:ind w:right="-96"/>
        <w:jc w:val="both"/>
        <w:rPr>
          <w:b/>
          <w:color w:val="008000"/>
        </w:rPr>
      </w:pPr>
      <w:r w:rsidRPr="00C5089B">
        <w:rPr>
          <w:b/>
          <w:color w:val="008000"/>
        </w:rPr>
        <w:t>1. É possível a revisão judicial de contratos findos, contendo cláusulas que porventura rendam ensejo ao locupletamento ilícito, sem que tal revisão implique ofensa ao ato jurídico perfeito. Entendimento do c. Superior Tribunal de Justiça.</w:t>
      </w:r>
    </w:p>
    <w:p w14:paraId="7277A932" w14:textId="3771086C" w:rsidR="00C5089B" w:rsidRPr="00C5089B" w:rsidRDefault="00C5089B" w:rsidP="00C5089B">
      <w:pPr>
        <w:ind w:right="-96"/>
        <w:jc w:val="both"/>
        <w:rPr>
          <w:b/>
          <w:color w:val="008000"/>
        </w:rPr>
      </w:pPr>
      <w:r w:rsidRPr="00C5089B">
        <w:rPr>
          <w:b/>
          <w:color w:val="008000"/>
        </w:rPr>
        <w:t>2. A relação jurídica estabelecida por contrato de empréstimo entre instituição financeira e pessoa física é de consumo, pois se amolda aos requisitos qualificadores de tal relação, expostos nos artigos 1º a 3º da Lei 8.078/90 (Código de Defesa do Consumidor).</w:t>
      </w:r>
    </w:p>
    <w:p w14:paraId="4B275CD3" w14:textId="065CFA98" w:rsidR="00C5089B" w:rsidRPr="00C5089B" w:rsidRDefault="00C5089B" w:rsidP="00C5089B">
      <w:pPr>
        <w:ind w:right="-96"/>
        <w:jc w:val="both"/>
        <w:rPr>
          <w:b/>
          <w:color w:val="008000"/>
        </w:rPr>
      </w:pPr>
      <w:r w:rsidRPr="00C5089B">
        <w:rPr>
          <w:b/>
          <w:color w:val="008000"/>
        </w:rPr>
        <w:t xml:space="preserve">3. Em tese fixada em Recurso Repetitivo, Tema 27, o colendo STJ estabeleceu que “É admitida a revisão das taxas de juros remuneratórios em situações excepcionais, desde que caracterizada a relação de consumo e que a abusividade (capaz de colocar o consumidor em desvantagem exagerada - art. 51, §1 º, do CDC) fique cabalmente demonstrada, ante às peculiaridades do julgamento em concreto” (REsp 1.061.530/RS. Segunda Sessão, julgado em 22/10/2008, Dje 10/03/2009). </w:t>
      </w:r>
    </w:p>
    <w:p w14:paraId="4B856971" w14:textId="38064727" w:rsidR="00C5089B" w:rsidRPr="00C5089B" w:rsidRDefault="00C5089B" w:rsidP="00C5089B">
      <w:pPr>
        <w:ind w:right="-96"/>
        <w:jc w:val="both"/>
        <w:rPr>
          <w:b/>
          <w:color w:val="008000"/>
        </w:rPr>
      </w:pPr>
      <w:r w:rsidRPr="00C5089B">
        <w:rPr>
          <w:b/>
          <w:color w:val="008000"/>
        </w:rPr>
        <w:t>4. No caso concreto, em que é aplicada quase o quádruplo da taxa de juros de mercado apurada pelo BACEN, resta configurada a abusividade na pactuação deste encargo, a justificar a sua limitação. Precedentes TJDFT.</w:t>
      </w:r>
    </w:p>
    <w:p w14:paraId="0256D11B" w14:textId="52B651E8" w:rsidR="00C5089B" w:rsidRPr="00C5089B" w:rsidRDefault="00C5089B" w:rsidP="00C5089B">
      <w:pPr>
        <w:ind w:right="-96"/>
        <w:jc w:val="both"/>
        <w:rPr>
          <w:b/>
          <w:color w:val="008000"/>
        </w:rPr>
      </w:pPr>
      <w:r w:rsidRPr="00C5089B">
        <w:rPr>
          <w:b/>
          <w:color w:val="008000"/>
        </w:rPr>
        <w:t>5. Deu-se provimento ao apelo.</w:t>
      </w:r>
    </w:p>
    <w:p w14:paraId="4BECA7F3" w14:textId="7F93587B" w:rsidR="00C5089B" w:rsidRPr="00C5089B" w:rsidRDefault="00C5089B" w:rsidP="00C5089B">
      <w:pPr>
        <w:ind w:right="-96"/>
        <w:jc w:val="both"/>
        <w:rPr>
          <w:b/>
          <w:color w:val="008000"/>
        </w:rPr>
      </w:pPr>
      <w:r w:rsidRPr="00C5089B">
        <w:rPr>
          <w:b/>
          <w:color w:val="008000"/>
        </w:rPr>
        <w:t xml:space="preserve">(Acórdão 1941132, 0710129-64.2022.8.07.0007, Relator(a): ARQUIBALDO CARNEIRO PORTELA, 6ª TURMA CÍVEL, data de julgamento: 30/10/2024, publicado no DJe: 21/11/2024.) </w:t>
      </w:r>
    </w:p>
    <w:p w14:paraId="39CCFC33" w14:textId="7DE2C458" w:rsidR="00C5089B" w:rsidRPr="00C5089B" w:rsidRDefault="00C5089B" w:rsidP="00C5089B">
      <w:pPr>
        <w:ind w:right="-96"/>
        <w:jc w:val="both"/>
        <w:rPr>
          <w:b/>
          <w:color w:val="008000"/>
        </w:rPr>
      </w:pPr>
      <w:r w:rsidRPr="00C5089B">
        <w:rPr>
          <w:b/>
          <w:color w:val="008000"/>
        </w:rPr>
        <w:t xml:space="preserve">Assim, deverá a ré recalcular o saldo devedor os 03 contratos de acordo com a média de mercado apurada, devendo ser decotado o excesso, este sendo atualizado monetariamente pelo IPCA desde a data do contrato e acrescido de juros de mora de 1% ao mês a partir da citação. </w:t>
      </w:r>
    </w:p>
    <w:p w14:paraId="377832BF" w14:textId="0A5EA945" w:rsidR="00C5089B" w:rsidRPr="00C5089B" w:rsidRDefault="00C5089B" w:rsidP="00C5089B">
      <w:pPr>
        <w:ind w:right="-96"/>
        <w:jc w:val="both"/>
        <w:rPr>
          <w:b/>
          <w:color w:val="008000"/>
        </w:rPr>
      </w:pPr>
      <w:r w:rsidRPr="00C5089B">
        <w:rPr>
          <w:b/>
          <w:color w:val="008000"/>
        </w:rPr>
        <w:t>Não há que se aplicar a dobra do art. 42, parágrafo único, do CDC, porquanto além de não evidenciada má-fé pela ré ou engano injustificável, se trata apenas de cobrança de juros abusivos em revisão de contrato bancário e não de cobrança indevida de débito já pago, na exegese da norma.</w:t>
      </w:r>
    </w:p>
    <w:p w14:paraId="35F34172" w14:textId="6C907B9A" w:rsidR="00C5089B" w:rsidRPr="00C5089B" w:rsidRDefault="00C5089B" w:rsidP="00C5089B">
      <w:pPr>
        <w:ind w:right="-96"/>
        <w:jc w:val="both"/>
        <w:rPr>
          <w:b/>
          <w:color w:val="008000"/>
        </w:rPr>
      </w:pPr>
      <w:r w:rsidRPr="00C5089B">
        <w:rPr>
          <w:b/>
          <w:color w:val="008000"/>
        </w:rPr>
        <w:t>Passo ao pedido de indenização por danos morais.</w:t>
      </w:r>
    </w:p>
    <w:p w14:paraId="583A8D7C" w14:textId="6565B85D" w:rsidR="00C5089B" w:rsidRPr="00C5089B" w:rsidRDefault="00C5089B" w:rsidP="00C5089B">
      <w:pPr>
        <w:ind w:right="-96"/>
        <w:jc w:val="both"/>
        <w:rPr>
          <w:b/>
          <w:color w:val="008000"/>
        </w:rPr>
      </w:pPr>
      <w:r w:rsidRPr="00C5089B">
        <w:rPr>
          <w:b/>
          <w:color w:val="008000"/>
        </w:rPr>
        <w:t>No que toca ao abalo moral, propriamente dito, para sua a caracterização, faz-se necessário comprovar a ofensa a direito da personalidade (art. 5°, X, da CF/88).</w:t>
      </w:r>
    </w:p>
    <w:p w14:paraId="51EE6D6C" w14:textId="35324AA0" w:rsidR="00C5089B" w:rsidRPr="00C5089B" w:rsidRDefault="00C5089B" w:rsidP="00C5089B">
      <w:pPr>
        <w:ind w:right="-96"/>
        <w:jc w:val="both"/>
        <w:rPr>
          <w:b/>
          <w:color w:val="008000"/>
        </w:rPr>
      </w:pPr>
      <w:r w:rsidRPr="00C5089B">
        <w:rPr>
          <w:b/>
          <w:color w:val="008000"/>
        </w:rPr>
        <w:t>No presente caso, restou evidenciada apenas a cobrança abusiva de juros excessivos, sem, contudo, a caracterização de lesão a direito de personalidade tutelado pela Carta da República de 1988.</w:t>
      </w:r>
    </w:p>
    <w:p w14:paraId="72BB17C5" w14:textId="5474051E" w:rsidR="00C5089B" w:rsidRPr="00C5089B" w:rsidRDefault="00C5089B" w:rsidP="00C5089B">
      <w:pPr>
        <w:ind w:right="-96"/>
        <w:jc w:val="both"/>
        <w:rPr>
          <w:b/>
          <w:color w:val="008000"/>
        </w:rPr>
      </w:pPr>
      <w:r w:rsidRPr="00C5089B">
        <w:rPr>
          <w:b/>
          <w:color w:val="008000"/>
        </w:rPr>
        <w:t>Portanto, improcedente o pedido de indenização por danos morais.</w:t>
      </w:r>
    </w:p>
    <w:p w14:paraId="2383420C" w14:textId="27B7E25E" w:rsidR="00C5089B" w:rsidRPr="00C5089B" w:rsidRDefault="00C5089B" w:rsidP="00C5089B">
      <w:pPr>
        <w:ind w:right="-96"/>
        <w:jc w:val="both"/>
        <w:rPr>
          <w:b/>
          <w:color w:val="008000"/>
        </w:rPr>
      </w:pPr>
      <w:r w:rsidRPr="00C5089B">
        <w:rPr>
          <w:b/>
          <w:color w:val="008000"/>
        </w:rPr>
        <w:t xml:space="preserve">                     DISPOSITIVO  </w:t>
      </w:r>
    </w:p>
    <w:p w14:paraId="2135D456" w14:textId="01F528FE" w:rsidR="00C5089B" w:rsidRPr="00C5089B" w:rsidRDefault="00C5089B" w:rsidP="00C5089B">
      <w:pPr>
        <w:ind w:right="-96"/>
        <w:jc w:val="both"/>
        <w:rPr>
          <w:b/>
          <w:color w:val="008000"/>
        </w:rPr>
      </w:pPr>
      <w:r w:rsidRPr="00C5089B">
        <w:rPr>
          <w:b/>
          <w:color w:val="008000"/>
        </w:rPr>
        <w:t>Ante o exposto, JULGO PARCIALMENTE PROCEDENTE o pedido, com resolução do mérito nos termos do art. 487, I, do Código de Processo Civil, para determinar que réu recalcule o saldo devedor dos financiamentos objeto dos autos de acordo com as taxas média de mercado para cada um dos 03 contratos, sendo no contrato de n° 98000535037, a média de mercado de 5,75% (ID Num. 268560008); o de 998000775956, 6,22% (ID Num. 268560011); contrato de n° 998000547990, a média de 5,38% (ID Num. 268560014). O excesso cobrado deverá ser restituído de forma simples à autora, atualizado monetariamente pelo IPCA desde a data do contrato e acrescido de juros de mora de 1% ao mês a partir da citação.</w:t>
      </w:r>
    </w:p>
    <w:p w14:paraId="3C9C1539" w14:textId="14E81D47" w:rsidR="00C5089B" w:rsidRPr="00C5089B" w:rsidRDefault="00C5089B" w:rsidP="00C5089B">
      <w:pPr>
        <w:ind w:right="-96"/>
        <w:jc w:val="both"/>
        <w:rPr>
          <w:b/>
          <w:color w:val="008000"/>
        </w:rPr>
      </w:pPr>
      <w:r w:rsidRPr="00C5089B">
        <w:rPr>
          <w:b/>
          <w:color w:val="008000"/>
        </w:rPr>
        <w:t>Ante a sucumbência recíproca, condeno as partes ao pagamento das custas processuais e honorários advocatícios, estes fixados em 10% sobre o valor da condenação, observada a proporção de 60% para pagamento pelo réu e 40% para pagamento pela autora, nos termos do art. 86, do CPC.</w:t>
      </w:r>
    </w:p>
    <w:p w14:paraId="1B4E2339" w14:textId="7B0F4C1E" w:rsidR="00C5089B" w:rsidRPr="00C5089B" w:rsidRDefault="00C5089B" w:rsidP="00C5089B">
      <w:pPr>
        <w:ind w:right="-96"/>
        <w:jc w:val="both"/>
        <w:rPr>
          <w:b/>
          <w:color w:val="008000"/>
        </w:rPr>
      </w:pPr>
      <w:r w:rsidRPr="00C5089B">
        <w:rPr>
          <w:b/>
          <w:color w:val="008000"/>
        </w:rPr>
        <w:t>Suspendo, no entanto, a exigibilidade das verbas de sucumbência em face da autora, nos moldes do art. 98, §3º, do CPC, em face da gratuidade de justiça a ela deferida.</w:t>
      </w:r>
    </w:p>
    <w:p w14:paraId="5A4BEE69" w14:textId="3CE367BB" w:rsidR="00C5089B" w:rsidRPr="00C5089B" w:rsidRDefault="00C5089B" w:rsidP="00C5089B">
      <w:pPr>
        <w:ind w:right="-96"/>
        <w:jc w:val="both"/>
        <w:rPr>
          <w:b/>
          <w:color w:val="008000"/>
        </w:rPr>
      </w:pPr>
      <w:r w:rsidRPr="00C5089B">
        <w:rPr>
          <w:b/>
          <w:color w:val="008000"/>
        </w:rPr>
        <w:t>Sentença registrada eletronicamente. Publique-se. Intimem-se.</w:t>
      </w:r>
    </w:p>
    <w:p w14:paraId="6DDF7E83" w14:textId="2E0625C3" w:rsidR="00693B0D" w:rsidRDefault="00C5089B" w:rsidP="00C5089B">
      <w:pPr>
        <w:ind w:right="-96"/>
        <w:jc w:val="both"/>
        <w:rPr>
          <w:b/>
          <w:color w:val="008000"/>
        </w:rPr>
      </w:pPr>
      <w:r w:rsidRPr="00C5089B">
        <w:rPr>
          <w:b/>
          <w:color w:val="008000"/>
        </w:rPr>
        <w:t>BRASÍLIA/DF, data registrada no sistema.</w:t>
      </w:r>
    </w:p>
    <w:sectPr w:rsidR="00693B0D">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9-24T16:29:00Z" w:initials="RN">
    <w:p w14:paraId="75147412" w14:textId="77777777" w:rsidR="00C5089B" w:rsidRDefault="00C5089B" w:rsidP="00C5089B">
      <w:pPr>
        <w:pStyle w:val="CommentText"/>
      </w:pPr>
      <w:r>
        <w:rPr>
          <w:rStyle w:val="CommentReference"/>
        </w:rPr>
        <w:annotationRef/>
      </w:r>
      <w:r>
        <w:t>Conclusão: 10/9/2026</w:t>
      </w:r>
    </w:p>
    <w:p w14:paraId="2CB5DADD" w14:textId="77777777" w:rsidR="00C5089B" w:rsidRDefault="00C5089B" w:rsidP="00C5089B">
      <w:pPr>
        <w:pStyle w:val="CommentText"/>
      </w:pPr>
      <w:r>
        <w:t>Entrega:24/9/2026</w:t>
      </w:r>
    </w:p>
    <w:p w14:paraId="7EFE58BC" w14:textId="77777777" w:rsidR="00C5089B" w:rsidRDefault="00C5089B" w:rsidP="00C5089B">
      <w:pPr>
        <w:pStyle w:val="CommentText"/>
      </w:pPr>
      <w:r>
        <w:t>Certeza: 9</w:t>
      </w:r>
    </w:p>
  </w:comment>
  <w:comment w:id="2" w:author="Marcia Vilela Alves - GDACA" w:date="2026-09-25T10:08:00Z" w:initials="MV">
    <w:p w14:paraId="27D0890E" w14:textId="77777777" w:rsidR="00452D33" w:rsidRDefault="00452D33" w:rsidP="00452D33">
      <w:pPr>
        <w:pStyle w:val="CommentText"/>
      </w:pPr>
      <w:r>
        <w:rPr>
          <w:rStyle w:val="CommentReference"/>
        </w:rPr>
        <w:annotationRef/>
      </w:r>
      <w:r>
        <w:t>CORRIGIDO</w:t>
      </w:r>
    </w:p>
  </w:comment>
  <w:comment w:id="3" w:author="Raphael Nogueira Kato - GDACA" w:date="2026-09-24T16:29:00Z" w:initials="RN">
    <w:p w14:paraId="5BA41DBC" w14:textId="77777777" w:rsidR="00C5089B" w:rsidRDefault="00C5089B" w:rsidP="00C5089B">
      <w:pPr>
        <w:pStyle w:val="CommentText"/>
      </w:pPr>
      <w:r>
        <w:rPr>
          <w:rStyle w:val="CommentReference"/>
        </w:rPr>
        <w:annotationRef/>
      </w:r>
      <w:r>
        <w:t>Utilizei o acórdão 2039840 como modelo</w:t>
      </w:r>
    </w:p>
  </w:comment>
  <w:comment w:id="4" w:author="Assessor GDSXSR" w:initials="RG" w:date="2026-10-31T19:43:38Z">
    <w:p>
      <w:pPr>
        <w:pStyle w:val="CommentText"/>
      </w:pPr>
      <w:r>
        <w:rPr>
          <w:rStyle w:val="CommentReference"/>
        </w:rPr>
        <w:annotationRef/>
      </w:r>
      <w:r>
        <w:t>ASSESSOR GDSXSR — Enxugamento pedido por Marcos para minuta ACA: ementa de 464 para 336 palavras (-28%) e fundamentação do voto de 1.357 para 799 (-41%), sem suprimir lei, sentença nem documentos do processo (C-02, C-03). Alterações mecânicas iguais: conectores e períodos separados (C-11, C-16), alegações enumeradas com ID no início de cada capítulo (C-3W, C-30), referências compactas (C-20), vênias e ID ao final do período. Resultado mantido (NP). Fatos conferidos nos autos de origem: datas (ajuizamento 11/03/2026, sentença 27/07/2026, apelo 17/08/2026), IDs 89286449 (sentença), 89286451 (apelo) e 89286458 (contrarrazões), valor da causa e juiz sentenciante. Foi retirado da transcrição do acórdão um trecho estranho (item de dispositivo, rodapé de jurisprudência e fragmentos de ementa) que estava colado no meio do voto (C-04, C-62).</w:t>
      </w:r>
    </w:p>
  </w:comment>
  <w:comment w:id="5" w:author="Assessor GDSXSR" w:initials="RG" w:date="2026-10-31T19:43:38Z">
    <w:p>
      <w:pPr>
        <w:pStyle w:val="CommentText"/>
      </w:pPr>
      <w:r>
        <w:rPr>
          <w:rStyle w:val="CommentReference"/>
        </w:rPr>
        <w:annotationRef/>
      </w:r>
      <w:r>
        <w:t>ASSESSOR GDSXSR — Alterei o item 1 para nomear o banco como na autuação (Banco Mercantil do Brasil S.A.), trazer o valor da causa ao final e retirar 'pessoa natural' (consumidora já qualifica a parte), pois a data de ajuizamento fica na linha de dados (C-34, C-34A). Atenção: a sentença chama a ré de 'Mercantil Financeira S.A. - Sociedade de Crédito, Financiamento e Investimento' e a inicial, de 'Creditaqui Financeira S.A., novo nome empresarial de Mercantil do Brasil Financeira S.A.'; mantive o nome da autuação do 2º grau (apelado: BANCO MERCANTIL DO BRASIL SA).</w:t>
      </w:r>
    </w:p>
  </w:comment>
  <w:comment w:id="6" w:author="Assessor GDSXSR" w:initials="RG" w:date="2026-10-31T19:43:38Z">
    <w:p>
      <w:pPr>
        <w:pStyle w:val="CommentText"/>
      </w:pPr>
      <w:r>
        <w:rPr>
          <w:rStyle w:val="CommentReference"/>
        </w:rPr>
        <w:annotationRef/>
      </w:r>
      <w:r>
        <w:t>ASSESSOR GDSXSR — Condensei os itens 5 a 8 mantendo um fundamento por item com a regra e sua aplicação (C-33, C-3G); o item 6 agora espelha o fundamento do voto (cobrança fundada em cláusulas expressas, sem contratação inexistente nem duplicidade), e não a ausência de má-fé, que a sentença usou e o voto afasta como fundamento determinante. Retirei da lista de jurisprudência a Súmula 297/STJ, o Tema 27/STJ e o Acórdão 2093085, que o voto não cita (C-33, C-65).</w:t>
      </w:r>
    </w:p>
  </w:comment>
  <w:comment w:id="7" w:author="Assessor GDSXSR" w:initials="RG" w:date="2026-10-31T19:43:38Z">
    <w:p>
      <w:pPr>
        <w:pStyle w:val="CommentText"/>
      </w:pPr>
      <w:r>
        <w:rPr>
          <w:rStyle w:val="CommentReference"/>
        </w:rPr>
        <w:annotationRef/>
      </w:r>
      <w:r>
        <w:t>ASSESSOR GDSXSR — PENDÊNCIA (C-72, C-52): o Acórdão 2147469 (0727294-34.2025.8.07.0003, Des. Roberval Casemiro Belinati, 4ª TCC, j. 01/07/2026, DJe 17/07/2026) consta da minuta e não foi localizado no iajus (busca por CNJ e por termos, 4ª Turma, jun/jul 2026) nem na web (1 tentativa). Mantido no corpo, pois a ementa citada não contraria o voto; conferir número, data e ementa no JurisDF. Formato da identificação ajustado a C-67.</w:t>
      </w:r>
    </w:p>
  </w:comment>
  <w:comment w:id="8" w:author="Assessor GDSXSR" w:initials="RG" w:date="2026-10-31T19:43:38Z">
    <w:p>
      <w:pPr>
        <w:pStyle w:val="CommentText"/>
      </w:pPr>
      <w:r>
        <w:rPr>
          <w:rStyle w:val="CommentReference"/>
        </w:rPr>
        <w:annotationRef/>
      </w:r>
      <w:r>
        <w:t>ASSESSOR GDSXSR — Acrescentei o ID da sentença (89286449) ao fim do bloco transcrito do dispositivo, como nos demais blocos do relatório (C-20, C-3N).</w:t>
      </w:r>
    </w:p>
  </w:comment>
  <w:comment w:id="9" w:author="Assessor GDSXSR" w:initials="RG" w:date="2026-10-31T19:43:38Z">
    <w:p>
      <w:pPr>
        <w:pStyle w:val="CommentText"/>
      </w:pPr>
      <w:r>
        <w:rPr>
          <w:rStyle w:val="CommentReference"/>
        </w:rPr>
        <w:annotationRef/>
      </w:r>
      <w:r>
        <w:t>ASSESSOR GDSXSR — Ajustei a fórmula das contrarrazões ('Contrarrazões (ID …), em que o apelado alega que:') e corrigi a pontuação 'ID 89286458).,'; retirei o pedido de desprovimento e de majoração de honorários do apelado, que é decidido no dispositivo (C-31, C-51).</w:t>
      </w:r>
    </w:p>
  </w:comment>
  <w:comment w:id="10" w:author="Assessor GDSXSR" w:initials="RG" w:date="2026-10-31T19:43:38Z">
    <w:p>
      <w:pPr>
        <w:pStyle w:val="CommentText"/>
      </w:pPr>
      <w:r>
        <w:rPr>
          <w:rStyle w:val="CommentReference"/>
        </w:rPr>
        <w:annotationRef/>
      </w:r>
      <w:r>
        <w:t>ASSESSOR GDSXSR — Corrigi 'DO AUTORA' para 'DA AUTORA' e a grafia 'CÉLIA' (C-28).</w:t>
      </w:r>
    </w:p>
  </w:comment>
  <w:comment w:id="11" w:author="Assessor GDSXSR" w:initials="RG" w:date="2026-10-31T19:43:38Z">
    <w:p>
      <w:pPr>
        <w:pStyle w:val="CommentText"/>
      </w:pPr>
      <w:r>
        <w:rPr>
          <w:rStyle w:val="CommentReference"/>
        </w:rPr>
        <w:annotationRef/>
      </w:r>
      <w:r>
        <w:t>ASSESSOR GDSXSR — Reescrevi a abertura dos capítulos com as alegações enumeradas em parágrafo único, com ID ao final (C-3W c, C-30), e realcei subtítulos, vereditos, mini-dispositivos e os períodos decisivos (C-42, C-43). Mini-dispositivo com vírgula antes de 'nesse ponto' (C-3A).</w:t>
      </w:r>
    </w:p>
  </w:comment>
  <w:comment w:id="12" w:author="Assessor GDSXSR" w:initials="RG" w:date="2026-10-31T19:43:38Z">
    <w:p>
      <w:pPr>
        <w:pStyle w:val="CommentText"/>
      </w:pPr>
      <w:r>
        <w:rPr>
          <w:rStyle w:val="CommentReference"/>
        </w:rPr>
        <w:annotationRef/>
      </w:r>
      <w:r>
        <w:t>ASSESSOR GDSXSR — Reduzi a ementa transcrita ao item 9, que sustenta o ponto (restituição simples), com '(...)' no lugar do cabeçalho e dos itens 7 e 8, e fechei as aspas; o trecho estranho que estava colado depois (IV. DISPOSITIVO, 'Jurisprudência relevante' com Súmula 297, Tema 27 e Acórdão 2093085) foi excluído. A identificação do acórdão fica em linha própria, com '– Grifei' (C-62, C-65). PENDÊNCIA: conferir no JurisDF a literalidade do item 9 (C-72).</w:t>
      </w:r>
    </w:p>
  </w:comment>
  <w:comment w:id="13" w:author="Assessor GDSXSR" w:initials="RG" w:date="2026-10-31T19:43:38Z">
    <w:p>
      <w:pPr>
        <w:pStyle w:val="CommentText"/>
      </w:pPr>
      <w:r>
        <w:rPr>
          <w:rStyle w:val="CommentReference"/>
        </w:rPr>
        <w:annotationRef/>
      </w:r>
      <w:r>
        <w:t>ASSESSOR GDSXSR — Mantida a transcrição do CDC 42, parágrafo único, e retirada a frase que a parafraseava (C-66, C-02).</w:t>
      </w:r>
    </w:p>
  </w:comment>
  <w:comment w:id="14" w:author="Assessor GDSXSR" w:initials="RG" w:date="2026-10-31T19:43:38Z">
    <w:p>
      <w:pPr>
        <w:pStyle w:val="CommentText"/>
      </w:pPr>
      <w:r>
        <w:rPr>
          <w:rStyle w:val="CommentReference"/>
        </w:rPr>
        <w:annotationRef/>
      </w:r>
      <w:r>
        <w:t>ASSESSOR GDSXSR — Texto literal (C-63): CPC, art. 85, § 8º: “Nas causas em que for inestimável ou irrisório o proveito econômico ou, ainda, quando o valor da causa for muito baixo, o juiz fixará o valor dos honorários por apreciação equitativa, observando o disposto nos incisos do § 2º.” CPC, art. 85, § 8º-A: “Na hipótese do § 8º deste artigo, para fins de fixação equitativa de honorários sucumbenciais, o juiz deverá observar os valores recomendados pelo Conselho Seccional da Ordem dos Advogados do Brasil a título de honorários advocatícios ou o limite mínimo de 10% (dez por cento) estabelecido no § 2º deste artigo, aplicando-se o que for maior.” (fonte: Planalto, via iajus). Acrescentei a referência ao § 8º e ao § 8º-A às frases que já tratavam de equidade e de tabela da OAB, sem mudar o fundamento (C-20).</w:t>
      </w:r>
    </w:p>
  </w:comment>
  <w:comment w:id="15" w:author="Assessor GDSXSR" w:initials="RG" w:date="2026-10-31T19:43:38Z">
    <w:p>
      <w:pPr>
        <w:pStyle w:val="CommentText"/>
      </w:pPr>
      <w:r>
        <w:rPr>
          <w:rStyle w:val="CommentReference"/>
        </w:rPr>
        <w:annotationRef/>
      </w:r>
      <w:r>
        <w:t>ASSESSOR GDSXSR — Alterei a base dos honorários recursais para o valor da condenação, como na sentença (10% sobre o valor da condenação), e escrevi a suspensão nomeando a gratuidade (C-51). 'CPC/2015' virou 'CPC' (C-20). O valor da condenação ainda depende de liquidação (recálculo dos contratos); o percentual de 2% é decisão do Relator, mantida da minuta. Capítulo de custas e honorários da sentença (ID 89286449), literal: “Ante a sucumbência recíproca, condeno as partes ao pagamento das custas processuais e honorários advocatícios, estes fixados em 10% sobre o valor da condenação, observada a proporção de 60% para pagamento pelo réu e 40% para pagamento pela autora, nos termos do art. 86, do CPC. Suspendo, no entanto, a exigibilidade das verbas de sucumbência em face da autora, nos moldes do art. 98, §3º, do CPC, em face da gratuidade de justiça a ela deferida.”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 via iajus).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7EFE58BC" w15:paraIdParent="448DA02E" w15:done="0"/>
  <w15:commentEx w15:paraId="27D0890E" w15:paraIdParent="448DA02E" w15:done="0"/>
  <w15:commentEx w15:paraId="5BA41D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39458788" w16cex:dateUtc="2026-09-24T19:29:00Z"/>
  <w16cex:commentExtensible w16cex:durableId="4BCB8895" w16cex:dateUtc="2026-09-25T13:08:00Z"/>
  <w16cex:commentExtensible w16cex:durableId="2AE24B90" w16cex:dateUtc="2026-09-24T1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7EFE58BC" w16cid:durableId="39458788"/>
  <w16cid:commentId w16cid:paraId="27D0890E" w16cid:durableId="4BCB8895"/>
  <w16cid:commentId w16cid:paraId="5BA41DBC" w16cid:durableId="2AE24B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C37B0" w14:textId="77777777" w:rsidR="00887E97" w:rsidRDefault="00887E97" w:rsidP="003A42DE">
      <w:pPr>
        <w:spacing w:after="0" w:line="240" w:lineRule="auto"/>
      </w:pPr>
      <w:r>
        <w:separator/>
      </w:r>
    </w:p>
  </w:endnote>
  <w:endnote w:type="continuationSeparator" w:id="0">
    <w:p w14:paraId="1A198B42" w14:textId="77777777" w:rsidR="00887E97" w:rsidRDefault="00887E97"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748DE" w14:textId="77777777" w:rsidR="00887E97" w:rsidRDefault="00887E97" w:rsidP="003A42DE">
      <w:pPr>
        <w:spacing w:after="0" w:line="240" w:lineRule="auto"/>
      </w:pPr>
      <w:r>
        <w:separator/>
      </w:r>
    </w:p>
  </w:footnote>
  <w:footnote w:type="continuationSeparator" w:id="0">
    <w:p w14:paraId="50B3D9F9" w14:textId="77777777" w:rsidR="00887E97" w:rsidRDefault="00887E97"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3421"/>
    <w:rsid w:val="00033AFD"/>
    <w:rsid w:val="00052AE3"/>
    <w:rsid w:val="0005414C"/>
    <w:rsid w:val="0006080C"/>
    <w:rsid w:val="000619E0"/>
    <w:rsid w:val="00064301"/>
    <w:rsid w:val="000673EA"/>
    <w:rsid w:val="00075D77"/>
    <w:rsid w:val="00076D7D"/>
    <w:rsid w:val="0009174A"/>
    <w:rsid w:val="00091ABC"/>
    <w:rsid w:val="00097BBB"/>
    <w:rsid w:val="00097BBF"/>
    <w:rsid w:val="000A224C"/>
    <w:rsid w:val="000A7009"/>
    <w:rsid w:val="000B0FC6"/>
    <w:rsid w:val="000B7AF7"/>
    <w:rsid w:val="000D2E62"/>
    <w:rsid w:val="000D59B2"/>
    <w:rsid w:val="000E454B"/>
    <w:rsid w:val="000F03A4"/>
    <w:rsid w:val="000F1358"/>
    <w:rsid w:val="000F1817"/>
    <w:rsid w:val="000F6570"/>
    <w:rsid w:val="001009CC"/>
    <w:rsid w:val="0011527A"/>
    <w:rsid w:val="00115458"/>
    <w:rsid w:val="00115569"/>
    <w:rsid w:val="00122133"/>
    <w:rsid w:val="00125329"/>
    <w:rsid w:val="00126492"/>
    <w:rsid w:val="00131A63"/>
    <w:rsid w:val="00137A7E"/>
    <w:rsid w:val="00151611"/>
    <w:rsid w:val="00153EBA"/>
    <w:rsid w:val="00161CD2"/>
    <w:rsid w:val="001676A4"/>
    <w:rsid w:val="00167F3A"/>
    <w:rsid w:val="001801E9"/>
    <w:rsid w:val="00183B77"/>
    <w:rsid w:val="001A09B8"/>
    <w:rsid w:val="001C466B"/>
    <w:rsid w:val="001D2162"/>
    <w:rsid w:val="001D2728"/>
    <w:rsid w:val="001D51AA"/>
    <w:rsid w:val="001D5865"/>
    <w:rsid w:val="001E0D41"/>
    <w:rsid w:val="001E1C33"/>
    <w:rsid w:val="001E4974"/>
    <w:rsid w:val="001E7903"/>
    <w:rsid w:val="001F08F7"/>
    <w:rsid w:val="00203B1D"/>
    <w:rsid w:val="0020478E"/>
    <w:rsid w:val="00206304"/>
    <w:rsid w:val="002126F1"/>
    <w:rsid w:val="00213026"/>
    <w:rsid w:val="0021526A"/>
    <w:rsid w:val="00232EEB"/>
    <w:rsid w:val="002437F6"/>
    <w:rsid w:val="00254E51"/>
    <w:rsid w:val="00264107"/>
    <w:rsid w:val="00274644"/>
    <w:rsid w:val="00276A16"/>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7666"/>
    <w:rsid w:val="00302029"/>
    <w:rsid w:val="00303FAE"/>
    <w:rsid w:val="0031063D"/>
    <w:rsid w:val="00312291"/>
    <w:rsid w:val="00316B1F"/>
    <w:rsid w:val="00321068"/>
    <w:rsid w:val="00323779"/>
    <w:rsid w:val="00323D27"/>
    <w:rsid w:val="00325950"/>
    <w:rsid w:val="0033735F"/>
    <w:rsid w:val="0034247B"/>
    <w:rsid w:val="00342EE3"/>
    <w:rsid w:val="00342F75"/>
    <w:rsid w:val="0034511C"/>
    <w:rsid w:val="00347818"/>
    <w:rsid w:val="003508EE"/>
    <w:rsid w:val="00351653"/>
    <w:rsid w:val="003524E5"/>
    <w:rsid w:val="00352D66"/>
    <w:rsid w:val="00354AA2"/>
    <w:rsid w:val="00355C73"/>
    <w:rsid w:val="00360F00"/>
    <w:rsid w:val="003624B4"/>
    <w:rsid w:val="00370C48"/>
    <w:rsid w:val="003717FC"/>
    <w:rsid w:val="003749AB"/>
    <w:rsid w:val="0039153E"/>
    <w:rsid w:val="003A42DE"/>
    <w:rsid w:val="003A4E55"/>
    <w:rsid w:val="003B32F2"/>
    <w:rsid w:val="003B3398"/>
    <w:rsid w:val="003B55C8"/>
    <w:rsid w:val="003D11BE"/>
    <w:rsid w:val="003D3FEE"/>
    <w:rsid w:val="003E436D"/>
    <w:rsid w:val="003F1A0F"/>
    <w:rsid w:val="00413928"/>
    <w:rsid w:val="00423538"/>
    <w:rsid w:val="00445ED9"/>
    <w:rsid w:val="00451A6D"/>
    <w:rsid w:val="00452D33"/>
    <w:rsid w:val="00453736"/>
    <w:rsid w:val="00465A25"/>
    <w:rsid w:val="0047216B"/>
    <w:rsid w:val="004762F1"/>
    <w:rsid w:val="00480A33"/>
    <w:rsid w:val="00483789"/>
    <w:rsid w:val="00485185"/>
    <w:rsid w:val="00495EB5"/>
    <w:rsid w:val="00496EB5"/>
    <w:rsid w:val="004A330A"/>
    <w:rsid w:val="004B2A9C"/>
    <w:rsid w:val="004C0465"/>
    <w:rsid w:val="004C591E"/>
    <w:rsid w:val="004C7418"/>
    <w:rsid w:val="00506A7D"/>
    <w:rsid w:val="00506D76"/>
    <w:rsid w:val="00511630"/>
    <w:rsid w:val="00517F10"/>
    <w:rsid w:val="00521D7D"/>
    <w:rsid w:val="00525FCB"/>
    <w:rsid w:val="00530C7C"/>
    <w:rsid w:val="0055172B"/>
    <w:rsid w:val="00557342"/>
    <w:rsid w:val="00560427"/>
    <w:rsid w:val="00573C5D"/>
    <w:rsid w:val="00576A45"/>
    <w:rsid w:val="0057726B"/>
    <w:rsid w:val="00583322"/>
    <w:rsid w:val="00586EB6"/>
    <w:rsid w:val="00587433"/>
    <w:rsid w:val="005925FC"/>
    <w:rsid w:val="0059689A"/>
    <w:rsid w:val="00597864"/>
    <w:rsid w:val="005A1443"/>
    <w:rsid w:val="005A1AD9"/>
    <w:rsid w:val="005B7851"/>
    <w:rsid w:val="005C31C4"/>
    <w:rsid w:val="005C69F8"/>
    <w:rsid w:val="005D305E"/>
    <w:rsid w:val="005E3F4E"/>
    <w:rsid w:val="005E5A03"/>
    <w:rsid w:val="00601B09"/>
    <w:rsid w:val="0060333D"/>
    <w:rsid w:val="00611216"/>
    <w:rsid w:val="0061262D"/>
    <w:rsid w:val="00615051"/>
    <w:rsid w:val="0061525F"/>
    <w:rsid w:val="006226C6"/>
    <w:rsid w:val="00627D2F"/>
    <w:rsid w:val="00632EAA"/>
    <w:rsid w:val="00633703"/>
    <w:rsid w:val="0063376A"/>
    <w:rsid w:val="00635527"/>
    <w:rsid w:val="00641BB6"/>
    <w:rsid w:val="00645240"/>
    <w:rsid w:val="00661CF3"/>
    <w:rsid w:val="006658A2"/>
    <w:rsid w:val="006921E1"/>
    <w:rsid w:val="00693B0D"/>
    <w:rsid w:val="006943F3"/>
    <w:rsid w:val="006A6861"/>
    <w:rsid w:val="006B0984"/>
    <w:rsid w:val="006B2A89"/>
    <w:rsid w:val="006B555B"/>
    <w:rsid w:val="006C6E29"/>
    <w:rsid w:val="006D07B9"/>
    <w:rsid w:val="006D0993"/>
    <w:rsid w:val="006D3824"/>
    <w:rsid w:val="006D595E"/>
    <w:rsid w:val="006E3F37"/>
    <w:rsid w:val="006F725D"/>
    <w:rsid w:val="00711FE9"/>
    <w:rsid w:val="00723EBD"/>
    <w:rsid w:val="00726567"/>
    <w:rsid w:val="00730800"/>
    <w:rsid w:val="0074146B"/>
    <w:rsid w:val="00744BDF"/>
    <w:rsid w:val="00747176"/>
    <w:rsid w:val="00765709"/>
    <w:rsid w:val="00770E7F"/>
    <w:rsid w:val="00774BC0"/>
    <w:rsid w:val="0077693D"/>
    <w:rsid w:val="0077719E"/>
    <w:rsid w:val="00782446"/>
    <w:rsid w:val="00784193"/>
    <w:rsid w:val="007844F9"/>
    <w:rsid w:val="00791D48"/>
    <w:rsid w:val="007A3F4D"/>
    <w:rsid w:val="007B2137"/>
    <w:rsid w:val="007B265E"/>
    <w:rsid w:val="007C0FEF"/>
    <w:rsid w:val="007C196D"/>
    <w:rsid w:val="007C2AC0"/>
    <w:rsid w:val="007C4990"/>
    <w:rsid w:val="007D00F1"/>
    <w:rsid w:val="007D27C7"/>
    <w:rsid w:val="007D33C7"/>
    <w:rsid w:val="007D3BA7"/>
    <w:rsid w:val="007D4432"/>
    <w:rsid w:val="007E1C8C"/>
    <w:rsid w:val="007E3BF9"/>
    <w:rsid w:val="007E6F11"/>
    <w:rsid w:val="007F0F43"/>
    <w:rsid w:val="007F4412"/>
    <w:rsid w:val="007F7839"/>
    <w:rsid w:val="00800051"/>
    <w:rsid w:val="00804386"/>
    <w:rsid w:val="0081317E"/>
    <w:rsid w:val="008134CE"/>
    <w:rsid w:val="008151BB"/>
    <w:rsid w:val="008235A6"/>
    <w:rsid w:val="00825BFF"/>
    <w:rsid w:val="00846E63"/>
    <w:rsid w:val="0085425F"/>
    <w:rsid w:val="0086390F"/>
    <w:rsid w:val="00877CCC"/>
    <w:rsid w:val="00877F2B"/>
    <w:rsid w:val="008809C2"/>
    <w:rsid w:val="00882188"/>
    <w:rsid w:val="00886ABA"/>
    <w:rsid w:val="00887E97"/>
    <w:rsid w:val="008966E3"/>
    <w:rsid w:val="0089769C"/>
    <w:rsid w:val="008A01E9"/>
    <w:rsid w:val="008A4445"/>
    <w:rsid w:val="008A49BC"/>
    <w:rsid w:val="008A56A3"/>
    <w:rsid w:val="008B45C4"/>
    <w:rsid w:val="008B62DA"/>
    <w:rsid w:val="008C29EA"/>
    <w:rsid w:val="008C306F"/>
    <w:rsid w:val="008C34E5"/>
    <w:rsid w:val="008C4183"/>
    <w:rsid w:val="008C641E"/>
    <w:rsid w:val="008D0C9F"/>
    <w:rsid w:val="008D721A"/>
    <w:rsid w:val="008F43F4"/>
    <w:rsid w:val="008F4440"/>
    <w:rsid w:val="008F6F0E"/>
    <w:rsid w:val="00911601"/>
    <w:rsid w:val="0092538F"/>
    <w:rsid w:val="009300C5"/>
    <w:rsid w:val="00930DF8"/>
    <w:rsid w:val="00933600"/>
    <w:rsid w:val="00937017"/>
    <w:rsid w:val="009431B2"/>
    <w:rsid w:val="00945DCA"/>
    <w:rsid w:val="00946FF7"/>
    <w:rsid w:val="009506E0"/>
    <w:rsid w:val="00951CAD"/>
    <w:rsid w:val="00951D22"/>
    <w:rsid w:val="00954ED3"/>
    <w:rsid w:val="00962A91"/>
    <w:rsid w:val="00966A46"/>
    <w:rsid w:val="00972EF3"/>
    <w:rsid w:val="0097780C"/>
    <w:rsid w:val="0099680F"/>
    <w:rsid w:val="009A136D"/>
    <w:rsid w:val="009A37F4"/>
    <w:rsid w:val="009A6553"/>
    <w:rsid w:val="009C1026"/>
    <w:rsid w:val="009C4045"/>
    <w:rsid w:val="009D0BA0"/>
    <w:rsid w:val="009D1137"/>
    <w:rsid w:val="009E1D8D"/>
    <w:rsid w:val="009E3373"/>
    <w:rsid w:val="009E3BE9"/>
    <w:rsid w:val="009F2BB1"/>
    <w:rsid w:val="009F36E1"/>
    <w:rsid w:val="009F684C"/>
    <w:rsid w:val="009F759D"/>
    <w:rsid w:val="00A03057"/>
    <w:rsid w:val="00A056B0"/>
    <w:rsid w:val="00A2661C"/>
    <w:rsid w:val="00A31C13"/>
    <w:rsid w:val="00A330C4"/>
    <w:rsid w:val="00A3595E"/>
    <w:rsid w:val="00A44A87"/>
    <w:rsid w:val="00A6481B"/>
    <w:rsid w:val="00A72414"/>
    <w:rsid w:val="00A773CE"/>
    <w:rsid w:val="00A80091"/>
    <w:rsid w:val="00A8627F"/>
    <w:rsid w:val="00A87227"/>
    <w:rsid w:val="00A90ACB"/>
    <w:rsid w:val="00A958AF"/>
    <w:rsid w:val="00A96CB3"/>
    <w:rsid w:val="00A97525"/>
    <w:rsid w:val="00A97FA4"/>
    <w:rsid w:val="00AA1C23"/>
    <w:rsid w:val="00AA7E81"/>
    <w:rsid w:val="00AB1DE4"/>
    <w:rsid w:val="00AB7E65"/>
    <w:rsid w:val="00AC20E1"/>
    <w:rsid w:val="00AC2166"/>
    <w:rsid w:val="00AD6933"/>
    <w:rsid w:val="00B04942"/>
    <w:rsid w:val="00B17310"/>
    <w:rsid w:val="00B30DAE"/>
    <w:rsid w:val="00B41866"/>
    <w:rsid w:val="00B5663B"/>
    <w:rsid w:val="00B606B1"/>
    <w:rsid w:val="00B60851"/>
    <w:rsid w:val="00B7069C"/>
    <w:rsid w:val="00B73FAD"/>
    <w:rsid w:val="00B74FB6"/>
    <w:rsid w:val="00B75D6D"/>
    <w:rsid w:val="00B90EA9"/>
    <w:rsid w:val="00BA30EB"/>
    <w:rsid w:val="00BA3360"/>
    <w:rsid w:val="00BA65D0"/>
    <w:rsid w:val="00BA700C"/>
    <w:rsid w:val="00BB2608"/>
    <w:rsid w:val="00BB6749"/>
    <w:rsid w:val="00BC2A8A"/>
    <w:rsid w:val="00BE75D7"/>
    <w:rsid w:val="00BF1494"/>
    <w:rsid w:val="00BF173F"/>
    <w:rsid w:val="00BF4903"/>
    <w:rsid w:val="00BF7139"/>
    <w:rsid w:val="00C01659"/>
    <w:rsid w:val="00C12218"/>
    <w:rsid w:val="00C21B40"/>
    <w:rsid w:val="00C22469"/>
    <w:rsid w:val="00C249B8"/>
    <w:rsid w:val="00C33B77"/>
    <w:rsid w:val="00C341CF"/>
    <w:rsid w:val="00C40A19"/>
    <w:rsid w:val="00C4378B"/>
    <w:rsid w:val="00C5089B"/>
    <w:rsid w:val="00C57E17"/>
    <w:rsid w:val="00C6664A"/>
    <w:rsid w:val="00C94119"/>
    <w:rsid w:val="00CA324E"/>
    <w:rsid w:val="00CA458D"/>
    <w:rsid w:val="00CB0848"/>
    <w:rsid w:val="00CB4E4C"/>
    <w:rsid w:val="00CB7FF8"/>
    <w:rsid w:val="00CC7150"/>
    <w:rsid w:val="00CD7239"/>
    <w:rsid w:val="00CE2184"/>
    <w:rsid w:val="00CF0581"/>
    <w:rsid w:val="00CF247F"/>
    <w:rsid w:val="00CF2528"/>
    <w:rsid w:val="00D04BD8"/>
    <w:rsid w:val="00D07310"/>
    <w:rsid w:val="00D101EF"/>
    <w:rsid w:val="00D1067B"/>
    <w:rsid w:val="00D12D71"/>
    <w:rsid w:val="00D135AB"/>
    <w:rsid w:val="00D14308"/>
    <w:rsid w:val="00D14D52"/>
    <w:rsid w:val="00D17E79"/>
    <w:rsid w:val="00D21983"/>
    <w:rsid w:val="00D34492"/>
    <w:rsid w:val="00D4104B"/>
    <w:rsid w:val="00D42B4A"/>
    <w:rsid w:val="00D516B2"/>
    <w:rsid w:val="00D52E56"/>
    <w:rsid w:val="00D57E55"/>
    <w:rsid w:val="00D80EBC"/>
    <w:rsid w:val="00D8334B"/>
    <w:rsid w:val="00D84490"/>
    <w:rsid w:val="00D85E07"/>
    <w:rsid w:val="00DB1301"/>
    <w:rsid w:val="00DB342D"/>
    <w:rsid w:val="00DC71DB"/>
    <w:rsid w:val="00DD5537"/>
    <w:rsid w:val="00DF0654"/>
    <w:rsid w:val="00DF2670"/>
    <w:rsid w:val="00DF2730"/>
    <w:rsid w:val="00E07B96"/>
    <w:rsid w:val="00E211F5"/>
    <w:rsid w:val="00E26735"/>
    <w:rsid w:val="00E26743"/>
    <w:rsid w:val="00E437CF"/>
    <w:rsid w:val="00E46F1C"/>
    <w:rsid w:val="00E5280D"/>
    <w:rsid w:val="00E53472"/>
    <w:rsid w:val="00E53CAF"/>
    <w:rsid w:val="00E611E9"/>
    <w:rsid w:val="00E647A0"/>
    <w:rsid w:val="00E67A82"/>
    <w:rsid w:val="00E806F5"/>
    <w:rsid w:val="00E86190"/>
    <w:rsid w:val="00E87018"/>
    <w:rsid w:val="00E87B28"/>
    <w:rsid w:val="00E91948"/>
    <w:rsid w:val="00E91CD1"/>
    <w:rsid w:val="00E963CE"/>
    <w:rsid w:val="00E96D12"/>
    <w:rsid w:val="00E97CB9"/>
    <w:rsid w:val="00EA564E"/>
    <w:rsid w:val="00EB3378"/>
    <w:rsid w:val="00EB3F6A"/>
    <w:rsid w:val="00EB54B5"/>
    <w:rsid w:val="00EC5732"/>
    <w:rsid w:val="00EC6A02"/>
    <w:rsid w:val="00ED0A9E"/>
    <w:rsid w:val="00ED1C4A"/>
    <w:rsid w:val="00ED44BA"/>
    <w:rsid w:val="00ED5AE2"/>
    <w:rsid w:val="00ED5E8E"/>
    <w:rsid w:val="00EE027D"/>
    <w:rsid w:val="00EE760E"/>
    <w:rsid w:val="00EF2715"/>
    <w:rsid w:val="00F041BA"/>
    <w:rsid w:val="00F04AD0"/>
    <w:rsid w:val="00F07B06"/>
    <w:rsid w:val="00F10D23"/>
    <w:rsid w:val="00F12768"/>
    <w:rsid w:val="00F143F5"/>
    <w:rsid w:val="00F1627D"/>
    <w:rsid w:val="00F20A80"/>
    <w:rsid w:val="00F20F71"/>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3072"/>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26320C"/>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33A10B"/>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30C41AA"/>
    <w:rsid w:val="73BB6FB3"/>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085F21E-831F-46EE-973A-83A8263D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C33"/>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4BDD"/>
    <w:rsid w:val="00015EBA"/>
    <w:rsid w:val="00024B0D"/>
    <w:rsid w:val="00033421"/>
    <w:rsid w:val="0012395D"/>
    <w:rsid w:val="001E2AC0"/>
    <w:rsid w:val="00277029"/>
    <w:rsid w:val="002F13AB"/>
    <w:rsid w:val="00325950"/>
    <w:rsid w:val="003B38E0"/>
    <w:rsid w:val="004214D0"/>
    <w:rsid w:val="00465A25"/>
    <w:rsid w:val="004C591E"/>
    <w:rsid w:val="00617896"/>
    <w:rsid w:val="00730800"/>
    <w:rsid w:val="0077693D"/>
    <w:rsid w:val="007D5396"/>
    <w:rsid w:val="007E66CB"/>
    <w:rsid w:val="008C4978"/>
    <w:rsid w:val="00962A91"/>
    <w:rsid w:val="009A37F4"/>
    <w:rsid w:val="00C10676"/>
    <w:rsid w:val="00DF51C9"/>
    <w:rsid w:val="00E87B28"/>
    <w:rsid w:val="00ED5AE2"/>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A74E81B3-9E47-4BB9-B695-981165CA60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5147</Words>
  <Characters>29344</Characters>
  <Application>Microsoft Office Word</Application>
  <DocSecurity>4</DocSecurity>
  <Lines>244</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50</cp:revision>
  <dcterms:created xsi:type="dcterms:W3CDTF">2026-09-24T23:38:00Z</dcterms:created>
  <dcterms:modified xsi:type="dcterms:W3CDTF">2026-09-25T13:15:00Z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