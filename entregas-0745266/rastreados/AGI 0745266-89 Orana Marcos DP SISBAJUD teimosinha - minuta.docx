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3B94C7A6"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xml:space="preserve"> </w:t>
            </w:r>
          </w:p>
        </w:tc>
        <w:tc>
          <w:tcPr>
            <w:tcW w:w="5682" w:type="dxa"/>
            <w:gridSpan w:val="3"/>
            <w:hideMark/>
          </w:tcPr>
          <w:p w14:paraId="299F0D40" w14:textId="29E48531"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xml:space="preserve"> </w:t>
            </w:r>
          </w:p>
          <w:p w14:paraId="55CC1E66" w14:textId="43EEDB50"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Pr>
                <w:rStyle w:val="eop"/>
                <w:rFonts w:ascii="Calibri" w:hAnsi="Calibri" w:cs="Calibri"/>
                <w:color w:val="595959" w:themeColor="text1" w:themeTint="A6"/>
                <w:sz w:val="20"/>
                <w:szCs w:val="20"/>
              </w:rPr>
              <w:t xml:space="preserve"> </w:t>
            </w:r>
          </w:p>
          <w:p w14:paraId="12B71A35" w14:textId="37E9ECCE"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xml:space="preserve"> </w:t>
            </w:r>
          </w:p>
          <w:p w14:paraId="15750CFE" w14:textId="22ACA023"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xml:space="preserve">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0C6D2F">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commentRangeStart w:id="0"/>
            <w:r>
              <w:rPr>
                <w:rFonts w:ascii="Arial" w:hAnsi="Arial" w:cs="Arial"/>
                <w:sz w:val="28"/>
                <w:szCs w:val="28"/>
              </w:rPr>
              <w:t>Processo nº</w:t>
            </w:r>
            <w:commentRangeEnd w:id="0"/>
            <w:r w:rsidRPr="009F36E1">
              <w:rPr>
                <w:rStyle w:val="Refdecomentrio"/>
                <w:rFonts w:ascii="Arial" w:hAnsi="Arial" w:cs="Arial"/>
                <w:sz w:val="28"/>
                <w:szCs w:val="28"/>
              </w:rPr>
              <w:commentReference w:id="0"/>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2114B3BE" w:rsidR="004236F7" w:rsidRPr="009F36E1" w:rsidRDefault="00801971">
            <w:pPr>
              <w:ind w:right="-675"/>
              <w:rPr>
                <w:rFonts w:ascii="Arial" w:hAnsi="Arial" w:cs="Arial"/>
                <w:sz w:val="28"/>
                <w:szCs w:val="28"/>
              </w:rPr>
            </w:pPr>
            <w:r w:rsidRPr="00801971">
              <w:rPr>
                <w:rFonts w:ascii="Arial" w:hAnsi="Arial" w:cs="Arial"/>
                <w:color w:val="000000" w:themeColor="text1"/>
                <w:sz w:val="28"/>
                <w:szCs w:val="28"/>
              </w:rPr>
              <w:t>0745266-89.2026.8.07.0000</w:t>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0C6D2F">
                  <w:rPr>
                    <w:rFonts w:ascii="Arial" w:eastAsia="Times New Roman" w:hAnsi="Arial" w:cs="Arial"/>
                    <w:sz w:val="28"/>
                    <w:szCs w:val="28"/>
                    <w:lang w:eastAsia="zh-CN"/>
                  </w:rPr>
                  <w:t>Agravante</w:t>
                </w:r>
              </w:sdtContent>
            </w:sdt>
            <w:r w:rsidR="000C6D2F">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4580B1EC" w:rsidR="004236F7" w:rsidRPr="009F36E1" w:rsidRDefault="00DA12C2">
            <w:pPr>
              <w:rPr>
                <w:rFonts w:ascii="Arial" w:hAnsi="Arial" w:cs="Arial"/>
                <w:sz w:val="28"/>
                <w:szCs w:val="28"/>
              </w:rPr>
            </w:pPr>
            <w:r>
              <w:rPr>
                <w:rFonts w:ascii="Arial" w:hAnsi="Arial" w:cs="Arial"/>
                <w:color w:val="000000" w:themeColor="text1"/>
                <w:sz w:val="28"/>
                <w:szCs w:val="28"/>
              </w:rPr>
              <w:t>BANCO DO BRASIL</w:t>
            </w:r>
            <w:r w:rsidR="004236F7">
              <w:rPr>
                <w:rFonts w:ascii="Arial" w:hAnsi="Arial" w:cs="Arial"/>
                <w:color w:val="000000" w:themeColor="text1"/>
                <w:sz w:val="28"/>
                <w:szCs w:val="28"/>
              </w:rPr>
              <w:t xml:space="preserve"> S/A</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0C6D2F">
                  <w:rPr>
                    <w:rFonts w:ascii="Arial" w:eastAsia="Times New Roman" w:hAnsi="Arial" w:cs="Arial"/>
                    <w:sz w:val="28"/>
                    <w:szCs w:val="28"/>
                    <w:lang w:eastAsia="zh-CN"/>
                  </w:rPr>
                  <w:t>Agravado</w:t>
                </w:r>
              </w:sdtContent>
            </w:sdt>
            <w:r w:rsidR="000C6D2F">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6C4F1850" w:rsidR="004236F7" w:rsidRPr="009F36E1" w:rsidRDefault="00DA12C2">
            <w:pPr>
              <w:ind w:right="-74"/>
              <w:rPr>
                <w:rFonts w:ascii="Arial" w:hAnsi="Arial" w:cs="Arial"/>
                <w:sz w:val="28"/>
                <w:szCs w:val="28"/>
              </w:rPr>
            </w:pPr>
            <w:r>
              <w:rPr>
                <w:rFonts w:ascii="Arial" w:hAnsi="Arial" w:cs="Arial"/>
                <w:color w:val="000000" w:themeColor="text1"/>
                <w:sz w:val="28"/>
                <w:szCs w:val="28"/>
              </w:rPr>
              <w:t>CENTRO AUTOMOTIVO DE PEÇAS E SERVIÇOS</w:t>
            </w:r>
            <w:r w:rsidR="004236F7">
              <w:rPr>
                <w:rFonts w:ascii="Arial" w:hAnsi="Arial" w:cs="Arial"/>
                <w:color w:val="000000" w:themeColor="text1"/>
                <w:sz w:val="28"/>
                <w:szCs w:val="28"/>
              </w:rPr>
              <w:t xml:space="preserve"> PRO-CAR LTDA - ME, ARTHUR NUNES DA SILVA e VALDIVINO DE SOUZA SANTOS</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14:paraId="3FC74CEC" w14:textId="71C87D05" w:rsidR="004236F7" w:rsidRPr="000A3E4C" w:rsidRDefault="004236F7" w:rsidP="004236F7">
      <w:pPr>
        <w:spacing w:after="0" w:line="360" w:lineRule="auto"/>
        <w:rPr>
          <w:rFonts w:ascii="Arial" w:hAnsi="Arial" w:cs="Arial"/>
          <w:sz w:val="28"/>
          <w:szCs w:val="28"/>
        </w:rPr>
      </w:pPr>
    </w:p>
    <w:p w14:paraId="6AF5CFEF" w14:textId="77777777" w:rsidR="000E6F45" w:rsidRPr="00B73683" w:rsidRDefault="00000000">
      <w:pPr>
        <w:spacing w:after="0" w:line="360" w:lineRule="auto"/>
        <w:jc w:val="left"/>
        <w:rPr>
          <w:color w:val="595959"/>
        </w:rPr>
        <w:pPrChange w:id="1004" w:author="Assessor GDSXSR" w:date="2026-10-29T19:50:56Z">
          <w:pPr>
            <w:spacing w:after="0" w:line="360" w:lineRule="auto"/>
            <w:jc w:val="center"/>
          </w:pPr>
        </w:pPrChange>
      </w:pPr>
      <w:commentRangeStart w:id="4"/>
      <w:r w:rsidRPr="00B73683">
        <w:rPr>
          <w:rFonts w:ascii="Arial" w:hAnsi="Arial" w:cs="Arial"/>
          <w:b/>
          <w:bCs/>
          <w:color w:val="595959"/>
          <w:sz w:val="28"/>
          <w:szCs w:val="28"/>
        </w:rPr>
        <w:t>EMENTA</w:t>
      </w:r>
      <w:commentRangeEnd w:id="4"/>
      <w:r>
        <w:rPr>
          <w:rStyle w:val="CommentReference"/>
        </w:rPr>
        <w:commentReference w:id="4"/>
      </w:r>
    </w:p>
    <w:p w14:paraId="1FD35B9A" w14:textId="77777777" w:rsidR="000E6F45" w:rsidRPr="00B73683" w:rsidRDefault="00000000">
      <w:pPr>
        <w:spacing w:after="0" w:line="360" w:lineRule="auto"/>
        <w:jc w:val="both"/>
        <w:rPr>
          <w:color w:val="595959"/>
        </w:rPr>
      </w:pPr>
      <w:commentRangeStart w:id="5"/>
      <w:r>
        <w:rPr>
          <w:rFonts w:ascii="Arial" w:hAnsi="Arial" w:cs="Arial"/>
          <w:color w:val="595959"/>
          <w:sz w:val="28"/>
          <w:szCs w:val="28"/>
        </w:rPr>
        <w:t xml:space="preserve">AGRAVO DE INSTRUMENTO. DIREITO PROCESSUAL CIVIL. CUMPRIMENTO DE SENTENÇA. RENOVAÇÃO DE PESQUISA PATRIMONIAL. SISTEMA SISBAJUD. MODALIDADE REITERADA (“TEIMOSINHA”). EXIGÊNCIA DE PRÉVIA DILIGÊNCIA CARTORÁRIA. DESCABIMENTO. DECURSO DE PRAZO SUPERIOR A UM ANO. DESNECESSIDADE DE PROVA DE ALTERAÇÃO PATRIMONIAL. </w:t>
      </w:r>
      <w:commentRangeEnd w:id="5"/>
      <w:r>
        <w:rPr>
          <w:rStyle w:val="CommentReference"/>
        </w:rPr>
        <w:commentReference w:id="5"/>
      </w:r>
      <w:del w:id="1005" w:author="Assessor GDSXSR" w:date="2026-10-29T19:50:56Z">
        <w:r>
          <w:rPr>
            <w:rFonts w:ascii="Arial" w:hAnsi="Arial" w:cs="Arial"/>
            <w:color w:val="595959"/>
            <w:sz w:val="28"/>
            <w:szCs w:val="28"/>
          </w:rPr>
          <w:delText xml:space="preserve">PROVIMENTO</w:delText>
        </w:r>
      </w:del>
      <w:ins w:id="1006" w:author="Assessor GDSXSR" w:date="2026-10-29T19:50:56Z">
        <w:r>
          <w:rPr>
            <w:rFonts w:ascii="Arial" w:hAnsi="Arial" w:cs="Arial"/>
            <w:color w:val="808080"/>
            <w:sz w:val="28"/>
            <w:szCs w:val="28"/>
          </w:rPr>
          <w:t xml:space="preserve">RECURSO PROVIDO</w:t>
        </w:r>
      </w:ins>
      <w:r>
        <w:rPr>
          <w:rFonts w:ascii="Arial" w:hAnsi="Arial" w:cs="Arial"/>
          <w:color w:val="595959"/>
          <w:sz w:val="28"/>
          <w:szCs w:val="28"/>
        </w:rPr>
        <w:t xml:space="preserve">.</w:t>
      </w:r>
    </w:p>
    <w:p w14:paraId="37FD82E6"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 Caso em exame</w:t>
      </w:r>
    </w:p>
    <w:p w14:paraId="139390F1" w14:textId="2EE01A17" w:rsidR="000E6F45" w:rsidRPr="00B73683" w:rsidRDefault="00000000">
      <w:pPr>
        <w:spacing w:after="0" w:line="360" w:lineRule="auto"/>
        <w:jc w:val="both"/>
        <w:rPr>
          <w:color w:val="595959"/>
        </w:rPr>
      </w:pPr>
      <w:commentRangeStart w:id="6"/>
      <w:r>
        <w:rPr>
          <w:rFonts w:ascii="Arial" w:hAnsi="Arial" w:cs="Arial"/>
          <w:color w:val="595959"/>
          <w:sz w:val="28"/>
          <w:szCs w:val="28"/>
        </w:rPr>
        <w:t xml:space="preserve">1. Cumprimento de sentença </w:t>
      </w:r>
      <w:commentRangeEnd w:id="6"/>
      <w:r>
        <w:rPr>
          <w:rStyle w:val="CommentReference"/>
        </w:rPr>
        <w:commentReference w:id="6"/>
      </w:r>
      <w:del w:id="1007" w:author="Assessor GDSXSR" w:date="2026-10-29T19:50:56Z">
        <w:r>
          <w:rPr>
            <w:rFonts w:ascii="Arial" w:hAnsi="Arial" w:cs="Arial"/>
            <w:color w:val="595959"/>
            <w:sz w:val="28"/>
            <w:szCs w:val="28"/>
          </w:rPr>
          <w:delText xml:space="preserve">ajuizado</w:delText>
        </w:r>
      </w:del>
      <w:ins w:id="1008" w:author="Assessor GDSXSR" w:date="2026-10-29T19:50:56Z">
        <w:r>
          <w:rPr>
            <w:rFonts w:ascii="Arial" w:hAnsi="Arial" w:cs="Arial"/>
            <w:color w:val="808080"/>
            <w:sz w:val="28"/>
            <w:szCs w:val="28"/>
          </w:rPr>
          <w:t xml:space="preserve">proposto</w:t>
        </w:r>
      </w:ins>
      <w:r>
        <w:rPr>
          <w:rFonts w:ascii="Arial" w:hAnsi="Arial" w:cs="Arial"/>
          <w:color w:val="595959"/>
          <w:sz w:val="28"/>
          <w:szCs w:val="28"/>
        </w:rPr>
        <w:t xml:space="preserve"> por </w:t>
      </w:r>
      <w:del w:id="1009" w:author="Assessor GDSXSR" w:date="2026-10-29T19:50:56Z">
        <w:r>
          <w:rPr>
            <w:rFonts w:ascii="Arial" w:hAnsi="Arial" w:cs="Arial"/>
            <w:color w:val="595959"/>
            <w:sz w:val="28"/>
            <w:szCs w:val="28"/>
          </w:rPr>
          <w:delText xml:space="preserve">BANCO</w:delText>
        </w:r>
      </w:del>
      <w:ins w:id="1010" w:author="Assessor GDSXSR" w:date="2026-10-29T19:50:56Z">
        <w:r>
          <w:rPr>
            <w:rFonts w:ascii="Arial" w:hAnsi="Arial" w:cs="Arial"/>
            <w:color w:val="808080"/>
            <w:sz w:val="28"/>
            <w:szCs w:val="28"/>
          </w:rPr>
          <w:t xml:space="preserve">Banco</w:t>
        </w:r>
      </w:ins>
      <w:r>
        <w:rPr>
          <w:rFonts w:ascii="Arial" w:hAnsi="Arial" w:cs="Arial"/>
          <w:color w:val="595959"/>
          <w:sz w:val="28"/>
          <w:szCs w:val="28"/>
        </w:rPr>
        <w:t xml:space="preserve"> </w:t>
      </w:r>
      <w:del w:id="1011" w:author="Assessor GDSXSR" w:date="2026-10-29T19:50:56Z">
        <w:r>
          <w:rPr>
            <w:rFonts w:ascii="Arial" w:hAnsi="Arial" w:cs="Arial"/>
            <w:color w:val="595959"/>
            <w:sz w:val="28"/>
            <w:szCs w:val="28"/>
          </w:rPr>
          <w:delText xml:space="preserve">DO</w:delText>
        </w:r>
      </w:del>
      <w:ins w:id="1012" w:author="Assessor GDSXSR" w:date="2026-10-29T19:50:56Z">
        <w:r>
          <w:rPr>
            <w:rFonts w:ascii="Arial" w:hAnsi="Arial" w:cs="Arial"/>
            <w:color w:val="808080"/>
            <w:sz w:val="28"/>
            <w:szCs w:val="28"/>
          </w:rPr>
          <w:t xml:space="preserve">do</w:t>
        </w:r>
      </w:ins>
      <w:r>
        <w:rPr>
          <w:rFonts w:ascii="Arial" w:hAnsi="Arial" w:cs="Arial"/>
          <w:color w:val="595959"/>
          <w:sz w:val="28"/>
          <w:szCs w:val="28"/>
        </w:rPr>
        <w:t xml:space="preserve"> </w:t>
      </w:r>
      <w:del w:id="1013" w:author="Assessor GDSXSR" w:date="2026-10-29T19:50:56Z">
        <w:r>
          <w:rPr>
            <w:rFonts w:ascii="Arial" w:hAnsi="Arial" w:cs="Arial"/>
            <w:color w:val="595959"/>
            <w:sz w:val="28"/>
            <w:szCs w:val="28"/>
          </w:rPr>
          <w:delText xml:space="preserve">BRASIL</w:delText>
        </w:r>
      </w:del>
      <w:ins w:id="1014" w:author="Assessor GDSXSR" w:date="2026-10-29T19:50:56Z">
        <w:r>
          <w:rPr>
            <w:rFonts w:ascii="Arial" w:hAnsi="Arial" w:cs="Arial"/>
            <w:color w:val="808080"/>
            <w:sz w:val="28"/>
            <w:szCs w:val="28"/>
          </w:rPr>
          <w:t xml:space="preserve">Brasil</w:t>
        </w:r>
      </w:ins>
      <w:r>
        <w:rPr>
          <w:rFonts w:ascii="Arial" w:hAnsi="Arial" w:cs="Arial"/>
          <w:color w:val="595959"/>
          <w:sz w:val="28"/>
          <w:szCs w:val="28"/>
        </w:rPr>
        <w:t xml:space="preserve"> S/A contra </w:t>
      </w:r>
      <w:del w:id="1015" w:author="Assessor GDSXSR" w:date="2026-10-29T19:50:56Z">
        <w:r>
          <w:rPr>
            <w:rFonts w:ascii="Arial" w:hAnsi="Arial" w:cs="Arial"/>
            <w:color w:val="595959"/>
            <w:sz w:val="28"/>
            <w:szCs w:val="28"/>
          </w:rPr>
          <w:delText xml:space="preserve">CENTRO</w:delText>
        </w:r>
      </w:del>
      <w:ins w:id="1016" w:author="Assessor GDSXSR" w:date="2026-10-29T19:50:56Z">
        <w:r>
          <w:rPr>
            <w:rFonts w:ascii="Arial" w:hAnsi="Arial" w:cs="Arial"/>
            <w:color w:val="808080"/>
            <w:sz w:val="28"/>
            <w:szCs w:val="28"/>
          </w:rPr>
          <w:t xml:space="preserve">Centro</w:t>
        </w:r>
      </w:ins>
      <w:r>
        <w:rPr>
          <w:rFonts w:ascii="Arial" w:hAnsi="Arial" w:cs="Arial"/>
          <w:color w:val="595959"/>
          <w:sz w:val="28"/>
          <w:szCs w:val="28"/>
        </w:rPr>
        <w:t xml:space="preserve"> </w:t>
      </w:r>
      <w:del w:id="1017" w:author="Assessor GDSXSR" w:date="2026-10-29T19:50:56Z">
        <w:r>
          <w:rPr>
            <w:rFonts w:ascii="Arial" w:hAnsi="Arial" w:cs="Arial"/>
            <w:color w:val="595959"/>
            <w:sz w:val="28"/>
            <w:szCs w:val="28"/>
          </w:rPr>
          <w:delText xml:space="preserve">AUTOMOTIVO</w:delText>
        </w:r>
      </w:del>
      <w:ins w:id="1018" w:author="Assessor GDSXSR" w:date="2026-10-29T19:50:56Z">
        <w:r>
          <w:rPr>
            <w:rFonts w:ascii="Arial" w:hAnsi="Arial" w:cs="Arial"/>
            <w:color w:val="808080"/>
            <w:sz w:val="28"/>
            <w:szCs w:val="28"/>
          </w:rPr>
          <w:t xml:space="preserve">Automotivo</w:t>
        </w:r>
      </w:ins>
      <w:r>
        <w:rPr>
          <w:rFonts w:ascii="Arial" w:hAnsi="Arial" w:cs="Arial"/>
          <w:color w:val="595959"/>
          <w:sz w:val="28"/>
          <w:szCs w:val="28"/>
        </w:rPr>
        <w:t xml:space="preserve"> </w:t>
      </w:r>
      <w:del w:id="1019" w:author="Assessor GDSXSR" w:date="2026-10-29T19:50:56Z">
        <w:r>
          <w:rPr>
            <w:rFonts w:ascii="Arial" w:hAnsi="Arial" w:cs="Arial"/>
            <w:color w:val="595959"/>
            <w:sz w:val="28"/>
            <w:szCs w:val="28"/>
          </w:rPr>
          <w:delText xml:space="preserve">DE</w:delText>
        </w:r>
      </w:del>
      <w:ins w:id="1020" w:author="Assessor GDSXSR" w:date="2026-10-29T19:50:56Z">
        <w:r>
          <w:rPr>
            <w:rFonts w:ascii="Arial" w:hAnsi="Arial" w:cs="Arial"/>
            <w:color w:val="808080"/>
            <w:sz w:val="28"/>
            <w:szCs w:val="28"/>
          </w:rPr>
          <w:t xml:space="preserve">de</w:t>
        </w:r>
      </w:ins>
      <w:r>
        <w:rPr>
          <w:rFonts w:ascii="Arial" w:hAnsi="Arial" w:cs="Arial"/>
          <w:color w:val="595959"/>
          <w:sz w:val="28"/>
          <w:szCs w:val="28"/>
        </w:rPr>
        <w:t xml:space="preserve"> </w:t>
      </w:r>
      <w:del w:id="1021" w:author="Assessor GDSXSR" w:date="2026-10-29T19:50:56Z">
        <w:r>
          <w:rPr>
            <w:rFonts w:ascii="Arial" w:hAnsi="Arial" w:cs="Arial"/>
            <w:color w:val="595959"/>
            <w:sz w:val="28"/>
            <w:szCs w:val="28"/>
          </w:rPr>
          <w:delText xml:space="preserve">PEÇAS</w:delText>
        </w:r>
      </w:del>
      <w:ins w:id="1022" w:author="Assessor GDSXSR" w:date="2026-10-29T19:50:56Z">
        <w:r>
          <w:rPr>
            <w:rFonts w:ascii="Arial" w:hAnsi="Arial" w:cs="Arial"/>
            <w:color w:val="808080"/>
            <w:sz w:val="28"/>
            <w:szCs w:val="28"/>
          </w:rPr>
          <w:t xml:space="preserve">Peças</w:t>
        </w:r>
      </w:ins>
      <w:r>
        <w:rPr>
          <w:rFonts w:ascii="Arial" w:hAnsi="Arial" w:cs="Arial"/>
          <w:color w:val="595959"/>
          <w:sz w:val="28"/>
          <w:szCs w:val="28"/>
        </w:rPr>
        <w:t xml:space="preserve"> </w:t>
      </w:r>
      <w:del w:id="1023" w:author="Assessor GDSXSR" w:date="2026-10-29T19:50:56Z">
        <w:r>
          <w:rPr>
            <w:rFonts w:ascii="Arial" w:hAnsi="Arial" w:cs="Arial"/>
            <w:color w:val="595959"/>
            <w:sz w:val="28"/>
            <w:szCs w:val="28"/>
          </w:rPr>
          <w:delText xml:space="preserve">E</w:delText>
        </w:r>
      </w:del>
      <w:ins w:id="1024" w:author="Assessor GDSXSR" w:date="2026-10-29T19:50:56Z">
        <w:r>
          <w:rPr>
            <w:rFonts w:ascii="Arial" w:hAnsi="Arial" w:cs="Arial"/>
            <w:color w:val="808080"/>
            <w:sz w:val="28"/>
            <w:szCs w:val="28"/>
          </w:rPr>
          <w:t xml:space="preserve">e</w:t>
        </w:r>
      </w:ins>
      <w:r>
        <w:rPr>
          <w:rFonts w:ascii="Arial" w:hAnsi="Arial" w:cs="Arial"/>
          <w:color w:val="595959"/>
          <w:sz w:val="28"/>
          <w:szCs w:val="28"/>
        </w:rPr>
        <w:t xml:space="preserve"> </w:t>
      </w:r>
      <w:del w:id="1025" w:author="Assessor GDSXSR" w:date="2026-10-29T19:50:56Z">
        <w:r>
          <w:rPr>
            <w:rFonts w:ascii="Arial" w:hAnsi="Arial" w:cs="Arial"/>
            <w:color w:val="595959"/>
            <w:sz w:val="28"/>
            <w:szCs w:val="28"/>
          </w:rPr>
          <w:delText xml:space="preserve">SERVIÇOS</w:delText>
        </w:r>
      </w:del>
      <w:ins w:id="1026" w:author="Assessor GDSXSR" w:date="2026-10-29T19:50:56Z">
        <w:r>
          <w:rPr>
            <w:rFonts w:ascii="Arial" w:hAnsi="Arial" w:cs="Arial"/>
            <w:color w:val="808080"/>
            <w:sz w:val="28"/>
            <w:szCs w:val="28"/>
          </w:rPr>
          <w:t xml:space="preserve">Serviços</w:t>
        </w:r>
      </w:ins>
      <w:r>
        <w:rPr>
          <w:rFonts w:ascii="Arial" w:hAnsi="Arial" w:cs="Arial"/>
          <w:color w:val="595959"/>
          <w:sz w:val="28"/>
          <w:szCs w:val="28"/>
        </w:rPr>
        <w:t xml:space="preserve"> </w:t>
      </w:r>
      <w:del w:id="1027" w:author="Assessor GDSXSR" w:date="2026-10-29T19:50:56Z">
        <w:r>
          <w:rPr>
            <w:rFonts w:ascii="Arial" w:hAnsi="Arial" w:cs="Arial"/>
            <w:color w:val="595959"/>
            <w:sz w:val="28"/>
            <w:szCs w:val="28"/>
          </w:rPr>
          <w:delText xml:space="preserve">PRO</w:delText>
        </w:r>
      </w:del>
      <w:ins w:id="1028" w:author="Assessor GDSXSR" w:date="2026-10-29T19:50:56Z">
        <w:r>
          <w:rPr>
            <w:rFonts w:ascii="Arial" w:hAnsi="Arial" w:cs="Arial"/>
            <w:color w:val="808080"/>
            <w:sz w:val="28"/>
            <w:szCs w:val="28"/>
          </w:rPr>
          <w:t xml:space="preserve">Pro</w:t>
        </w:r>
      </w:ins>
      <w:r>
        <w:rPr>
          <w:rFonts w:ascii="Arial" w:hAnsi="Arial" w:cs="Arial"/>
          <w:color w:val="595959"/>
          <w:sz w:val="28"/>
          <w:szCs w:val="28"/>
        </w:rPr>
        <w:t xml:space="preserve">-</w:t>
      </w:r>
      <w:del w:id="1029" w:author="Assessor GDSXSR" w:date="2026-10-29T19:50:56Z">
        <w:r>
          <w:rPr>
            <w:rFonts w:ascii="Arial" w:hAnsi="Arial" w:cs="Arial"/>
            <w:color w:val="595959"/>
            <w:sz w:val="28"/>
            <w:szCs w:val="28"/>
          </w:rPr>
          <w:delText xml:space="preserve">CAR</w:delText>
        </w:r>
      </w:del>
      <w:ins w:id="1030" w:author="Assessor GDSXSR" w:date="2026-10-29T19:50:56Z">
        <w:r>
          <w:rPr>
            <w:rFonts w:ascii="Arial" w:hAnsi="Arial" w:cs="Arial"/>
            <w:color w:val="808080"/>
            <w:sz w:val="28"/>
            <w:szCs w:val="28"/>
          </w:rPr>
          <w:t xml:space="preserve">Car</w:t>
        </w:r>
      </w:ins>
      <w:r>
        <w:rPr>
          <w:rFonts w:ascii="Arial" w:hAnsi="Arial" w:cs="Arial"/>
          <w:color w:val="595959"/>
          <w:sz w:val="28"/>
          <w:szCs w:val="28"/>
        </w:rPr>
        <w:t xml:space="preserve"> </w:t>
      </w:r>
      <w:del w:id="1031" w:author="Assessor GDSXSR" w:date="2026-10-29T19:50:56Z">
        <w:r>
          <w:rPr>
            <w:rFonts w:ascii="Arial" w:hAnsi="Arial" w:cs="Arial"/>
            <w:color w:val="595959"/>
            <w:sz w:val="28"/>
            <w:szCs w:val="28"/>
          </w:rPr>
          <w:delText xml:space="preserve">LTDA</w:delText>
        </w:r>
      </w:del>
      <w:ins w:id="1032" w:author="Assessor GDSXSR" w:date="2026-10-29T19:50:56Z">
        <w:r>
          <w:rPr>
            <w:rFonts w:ascii="Arial" w:hAnsi="Arial" w:cs="Arial"/>
            <w:color w:val="808080"/>
            <w:sz w:val="28"/>
            <w:szCs w:val="28"/>
          </w:rPr>
          <w:t xml:space="preserve">Ltda</w:t>
        </w:r>
      </w:ins>
      <w:r>
        <w:rPr>
          <w:rFonts w:ascii="Arial" w:hAnsi="Arial" w:cs="Arial"/>
          <w:color w:val="595959"/>
          <w:sz w:val="28"/>
          <w:szCs w:val="28"/>
        </w:rPr>
        <w:t xml:space="preserve"> - ME e </w:t>
      </w:r>
      <w:r>
        <w:rPr>
          <w:rFonts w:ascii="Arial" w:hAnsi="Arial" w:cs="Arial"/>
          <w:color w:val="595959"/>
          <w:sz w:val="28"/>
          <w:szCs w:val="28"/>
        </w:rPr>
        <w:t xml:space="preserve">duas pessoas naturais</w:t>
      </w:r>
      <w:del w:id="1033" w:author="Assessor GDSXSR" w:date="2026-10-29T19:50:56Z">
        <w:r>
          <w:rPr>
            <w:rFonts w:ascii="Arial" w:hAnsi="Arial" w:cs="Arial"/>
            <w:color w:val="595959"/>
            <w:sz w:val="28"/>
            <w:szCs w:val="28"/>
          </w:rPr>
          <w:delText xml:space="preserve">,</w:delText>
        </w:r>
      </w:del>
      <w:r>
        <w:rPr>
          <w:rFonts w:ascii="Arial" w:hAnsi="Arial" w:cs="Arial"/>
          <w:color w:val="595959"/>
          <w:sz w:val="28"/>
          <w:szCs w:val="28"/>
        </w:rPr>
        <w:t xml:space="preserve"> </w:t>
      </w:r>
      <w:del w:id="1034" w:author="Assessor GDSXSR" w:date="2026-10-29T19:50:56Z">
        <w:r>
          <w:rPr>
            <w:rFonts w:ascii="Arial" w:hAnsi="Arial" w:cs="Arial"/>
            <w:color w:val="595959"/>
            <w:sz w:val="28"/>
            <w:szCs w:val="28"/>
          </w:rPr>
          <w:delText xml:space="preserve">no valor de </w:delText>
        </w:r>
      </w:del>
      <w:ins w:id="1035" w:author="Assessor GDSXSR" w:date="2026-10-29T19:50:56Z">
        <w:r>
          <w:rPr>
            <w:rFonts w:ascii="Arial" w:hAnsi="Arial" w:cs="Arial"/>
            <w:color w:val="808080"/>
            <w:sz w:val="28"/>
            <w:szCs w:val="28"/>
          </w:rPr>
          <w:t xml:space="preserve">(</w:t>
        </w:r>
      </w:ins>
      <w:r>
        <w:rPr>
          <w:rFonts w:ascii="Arial" w:hAnsi="Arial" w:cs="Arial"/>
          <w:color w:val="595959"/>
          <w:sz w:val="28"/>
          <w:szCs w:val="28"/>
        </w:rPr>
        <w:t xml:space="preserve">R$ 1.228.115,19</w:t>
      </w:r>
      <w:ins w:id="1036" w:author="Assessor GDSXSR" w:date="2026-10-29T19:50:56Z">
        <w:r>
          <w:rPr>
            <w:rFonts w:ascii="Arial" w:hAnsi="Arial" w:cs="Arial"/>
            <w:color w:val="808080"/>
            <w:sz w:val="28"/>
            <w:szCs w:val="28"/>
          </w:rPr>
          <w:t xml:space="preserve">)</w:t>
        </w:r>
      </w:ins>
      <w:r>
        <w:rPr>
          <w:rFonts w:ascii="Arial" w:hAnsi="Arial" w:cs="Arial"/>
          <w:color w:val="595959"/>
          <w:sz w:val="28"/>
          <w:szCs w:val="28"/>
        </w:rPr>
        <w:t xml:space="preserve">, em que o exequente requereu a renovação da pesquisa de ativos financeiros pelo sistema SISBAJUD, na modalidade reiterada (“teimosinha”).</w:t>
      </w:r>
    </w:p>
    <w:p w14:paraId="1F2C29CC" w14:textId="77777777" w:rsidR="000E6F45" w:rsidRPr="00B73683" w:rsidRDefault="00000000">
      <w:pPr>
        <w:spacing w:after="0" w:line="360" w:lineRule="auto"/>
        <w:jc w:val="both"/>
        <w:rPr>
          <w:color w:val="595959"/>
        </w:rPr>
      </w:pPr>
      <w:r w:rsidRPr="00B73683">
        <w:rPr>
          <w:rFonts w:ascii="Arial" w:hAnsi="Arial" w:cs="Arial"/>
          <w:color w:val="595959"/>
          <w:sz w:val="28"/>
          <w:szCs w:val="28"/>
        </w:rPr>
        <w:t xml:space="preserve">2. A decisão agravada condicionou a análise do pedido à prévia apresentação, pelo exequente, de pesquisas de bens imóveis em </w:t>
      </w:r>
      <w:r w:rsidRPr="00B73683">
        <w:rPr>
          <w:rFonts w:ascii="Arial" w:hAnsi="Arial" w:cs="Arial"/>
          <w:color w:val="595959"/>
          <w:sz w:val="28"/>
          <w:szCs w:val="28"/>
        </w:rPr>
        <w:lastRenderedPageBreak/>
        <w:t>nome dos executados junto aos cartórios de registro de imóveis, com fundamento no princípio da cooperação processual, e determinou o retorno dos autos ao estado de suspensão até o cumprimento da diligência.</w:t>
      </w:r>
    </w:p>
    <w:p w14:paraId="7C4C2C15" w14:textId="28842F4A" w:rsidR="000E6F45" w:rsidRPr="00B73683" w:rsidRDefault="00000000">
      <w:pPr>
        <w:spacing w:after="0" w:line="360" w:lineRule="auto"/>
        <w:jc w:val="both"/>
        <w:rPr>
          <w:color w:val="595959"/>
        </w:rPr>
      </w:pPr>
      <w:r w:rsidRPr="00B73683">
        <w:rPr>
          <w:rFonts w:ascii="Arial" w:hAnsi="Arial" w:cs="Arial"/>
          <w:color w:val="595959"/>
          <w:sz w:val="28"/>
          <w:szCs w:val="28"/>
        </w:rPr>
        <w:t>3. O exequente agrava</w:t>
      </w:r>
      <w:r w:rsidR="00005A5F" w:rsidRPr="00B73683">
        <w:rPr>
          <w:rFonts w:ascii="Arial" w:hAnsi="Arial" w:cs="Arial"/>
          <w:color w:val="595959"/>
          <w:sz w:val="28"/>
          <w:szCs w:val="28"/>
        </w:rPr>
        <w:t xml:space="preserve"> requerendo a renovação da pesquisa de ativos financeiros via SISBAJUD, na modalidade “teimosinha”, ao sustentar que o decurso de prazo superior a um ano desde a última pesquisa autoriza a renovação da diligência, que não há ordem de preferência que imponha prévia busca cartorária e que o precedente invocado na decisão agravada trata de hipótese distinta</w:t>
      </w:r>
      <w:r w:rsidRPr="00B73683">
        <w:rPr>
          <w:rFonts w:ascii="Arial" w:hAnsi="Arial" w:cs="Arial"/>
          <w:color w:val="595959"/>
          <w:sz w:val="28"/>
          <w:szCs w:val="28"/>
        </w:rPr>
        <w:t>.</w:t>
      </w:r>
    </w:p>
    <w:p w14:paraId="7A7D009B"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II. Questão em discussão</w:t>
      </w:r>
    </w:p>
    <w:p w14:paraId="288D4454" w14:textId="77777777" w:rsidR="000E6F45" w:rsidRPr="00B73683" w:rsidRDefault="00000000">
      <w:pPr>
        <w:spacing w:after="0" w:line="360" w:lineRule="auto"/>
        <w:jc w:val="both"/>
        <w:rPr>
          <w:color w:val="595959"/>
        </w:rPr>
      </w:pPr>
      <w:r w:rsidRPr="00B73683">
        <w:rPr>
          <w:rFonts w:ascii="Arial" w:hAnsi="Arial" w:cs="Arial"/>
          <w:color w:val="595959"/>
          <w:sz w:val="28"/>
          <w:szCs w:val="28"/>
        </w:rPr>
        <w:t>4. A questão em discussão consiste em saber se é lícito condicionar a renovação da pesquisa patrimonial via SISBAJUD, na modalidade “teimosinha”, à prévia realização de diligências cartorárias extrajudiciais, quando já decorrido mais de um ano desde a última consulta eletrônica.</w:t>
      </w:r>
    </w:p>
    <w:p w14:paraId="15B52427"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III. Razões de decidir</w:t>
      </w:r>
    </w:p>
    <w:p w14:paraId="61389680" w14:textId="77777777" w:rsidR="000E6F45" w:rsidRPr="00B73683" w:rsidRDefault="00000000">
      <w:pPr>
        <w:spacing w:after="0" w:line="360" w:lineRule="auto"/>
        <w:jc w:val="both"/>
        <w:rPr>
          <w:color w:val="595959"/>
        </w:rPr>
      </w:pPr>
      <w:r w:rsidRPr="00B73683">
        <w:rPr>
          <w:rFonts w:ascii="Arial" w:hAnsi="Arial" w:cs="Arial"/>
          <w:color w:val="595959"/>
          <w:sz w:val="28"/>
          <w:szCs w:val="28"/>
        </w:rPr>
        <w:t>5. O decurso de prazo superior a um ano desde a última pesquisa patrimonial constitui critério objetivo suficiente para justificar nova consulta ao SISBAJUD, inclusive na modalidade “teimosinha”, dispensada a prova de alteração da situação econômica do executado, diante da dinamicidade das relações econômicas.</w:t>
      </w:r>
    </w:p>
    <w:p w14:paraId="52F29E64" w14:textId="77777777" w:rsidR="000E6F45" w:rsidRPr="00B73683" w:rsidRDefault="00000000">
      <w:pPr>
        <w:spacing w:after="0" w:line="360" w:lineRule="auto"/>
        <w:jc w:val="both"/>
        <w:rPr>
          <w:color w:val="595959"/>
        </w:rPr>
      </w:pPr>
      <w:r w:rsidRPr="00B73683">
        <w:rPr>
          <w:rFonts w:ascii="Arial" w:hAnsi="Arial" w:cs="Arial"/>
          <w:color w:val="595959"/>
          <w:sz w:val="28"/>
          <w:szCs w:val="28"/>
        </w:rPr>
        <w:t>6. Inexiste ordem de preferência entre os meios de localização patrimonial, judiciais ou extrajudiciais, e a reiteração de pesquisas via sistemas eletrônicos independe do esgotamento prévio de diligências cartorárias.</w:t>
      </w:r>
    </w:p>
    <w:p w14:paraId="40B33FC4" w14:textId="08B5FB6B" w:rsidR="000E6F45" w:rsidRPr="00B73683" w:rsidRDefault="00000000">
      <w:pPr>
        <w:spacing w:after="0" w:line="360" w:lineRule="auto"/>
        <w:jc w:val="both"/>
        <w:rPr>
          <w:color w:val="595959"/>
        </w:rPr>
      </w:pPr>
      <w:r w:rsidRPr="00B73683">
        <w:rPr>
          <w:rFonts w:ascii="Arial" w:hAnsi="Arial" w:cs="Arial"/>
          <w:color w:val="595959"/>
          <w:sz w:val="28"/>
          <w:szCs w:val="28"/>
        </w:rPr>
        <w:t>7. O precedente invocado na decisão agravada não se aplica ao caso</w:t>
      </w:r>
      <w:r w:rsidR="00947BD6">
        <w:rPr>
          <w:rFonts w:ascii="Arial" w:hAnsi="Arial" w:cs="Arial"/>
          <w:color w:val="595959"/>
          <w:sz w:val="28"/>
          <w:szCs w:val="28"/>
        </w:rPr>
        <w:t>, pois</w:t>
      </w:r>
      <w:r w:rsidRPr="00B73683">
        <w:rPr>
          <w:rFonts w:ascii="Arial" w:hAnsi="Arial" w:cs="Arial"/>
          <w:color w:val="595959"/>
          <w:sz w:val="28"/>
          <w:szCs w:val="28"/>
        </w:rPr>
        <w:t xml:space="preserve"> trata de pesquisas específicas (CAGED e INSS) condicionadas a diligência cartorária pelas peculiaridades daquele </w:t>
      </w:r>
      <w:r w:rsidRPr="00B73683">
        <w:rPr>
          <w:rFonts w:ascii="Arial" w:hAnsi="Arial" w:cs="Arial"/>
          <w:color w:val="595959"/>
          <w:sz w:val="28"/>
          <w:szCs w:val="28"/>
        </w:rPr>
        <w:lastRenderedPageBreak/>
        <w:t>processo, e não de renovação do SISBAJUD fundada no mero decurso de prazo.</w:t>
      </w:r>
    </w:p>
    <w:p w14:paraId="5E436463"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IV. Dispositivo</w:t>
      </w:r>
    </w:p>
    <w:p w14:paraId="5A6F0A2C" w14:textId="77777777" w:rsidR="000E6F45" w:rsidRPr="00B73683" w:rsidRDefault="00000000">
      <w:pPr>
        <w:spacing w:after="0" w:line="360" w:lineRule="auto"/>
        <w:jc w:val="both"/>
        <w:rPr>
          <w:color w:val="595959"/>
        </w:rPr>
      </w:pPr>
      <w:r w:rsidRPr="00B73683">
        <w:rPr>
          <w:rFonts w:ascii="Arial" w:hAnsi="Arial" w:cs="Arial"/>
          <w:color w:val="595959"/>
          <w:sz w:val="28"/>
          <w:szCs w:val="28"/>
        </w:rPr>
        <w:t>8. Deu-se provimento ao agravo de instrumento do exequente para determinar a renovação da pesquisa de ativos financeiros via SISBAJUD, na modalidade reiterada “teimosinha”, independentemente de prévia diligência cartorária.</w:t>
      </w:r>
    </w:p>
    <w:p w14:paraId="46E0C853" w14:textId="77777777" w:rsidR="000E6F45" w:rsidRPr="00B73683" w:rsidRDefault="00000000">
      <w:pPr>
        <w:spacing w:after="0" w:line="360" w:lineRule="auto"/>
        <w:jc w:val="both"/>
        <w:rPr>
          <w:color w:val="595959"/>
        </w:rPr>
      </w:pPr>
      <w:r w:rsidRPr="00B73683">
        <w:rPr>
          <w:rFonts w:ascii="Arial" w:hAnsi="Arial" w:cs="Arial"/>
          <w:color w:val="595959"/>
          <w:sz w:val="28"/>
          <w:szCs w:val="28"/>
        </w:rPr>
        <w:t>__________</w:t>
      </w:r>
    </w:p>
    <w:p w14:paraId="3871E002" w14:textId="295E70D8" w:rsidR="000E6F45" w:rsidRPr="00B73683" w:rsidRDefault="00000000">
      <w:pPr>
        <w:spacing w:after="0" w:line="360" w:lineRule="auto"/>
        <w:jc w:val="both"/>
        <w:rPr>
          <w:color w:val="595959"/>
        </w:rPr>
      </w:pPr>
      <w:r w:rsidRPr="00B73683">
        <w:rPr>
          <w:rFonts w:ascii="Arial" w:hAnsi="Arial" w:cs="Arial"/>
          <w:i/>
          <w:iCs/>
          <w:color w:val="595959"/>
          <w:sz w:val="26"/>
          <w:szCs w:val="26"/>
        </w:rPr>
        <w:t>Dispositivos relevantes citados:</w:t>
      </w:r>
      <w:commentRangeStart w:id="7"/>
      <w:r w:rsidRPr="00B73683">
        <w:rPr>
          <w:rFonts w:ascii="Arial" w:hAnsi="Arial" w:cs="Arial"/>
          <w:iCs/>
          <w:color w:val="595959"/>
          <w:sz w:val="26"/>
          <w:szCs w:val="26"/>
        </w:rPr>
        <w:t xml:space="preserve"> CPC, art</w:t>
      </w:r>
      <w:commentRangeEnd w:id="7"/>
      <w:r>
        <w:rPr>
          <w:rStyle w:val="CommentReference"/>
        </w:rPr>
        <w:commentReference w:id="7"/>
      </w:r>
      <w:r w:rsidR="00005A5F" w:rsidRPr="00B73683">
        <w:rPr>
          <w:rFonts w:ascii="Arial" w:hAnsi="Arial" w:cs="Arial"/>
          <w:iCs/>
          <w:color w:val="595959"/>
          <w:sz w:val="26"/>
          <w:szCs w:val="26"/>
        </w:rPr>
        <w:t>. 854</w:t>
      </w:r>
      <w:r w:rsidRPr="00B73683">
        <w:rPr>
          <w:rFonts w:ascii="Arial" w:hAnsi="Arial" w:cs="Arial"/>
          <w:iCs/>
          <w:color w:val="595959"/>
          <w:sz w:val="26"/>
          <w:szCs w:val="26"/>
        </w:rPr>
        <w:t>.</w:t>
      </w:r>
    </w:p>
    <w:p w14:paraId="03AB8DFD" w14:textId="77777777" w:rsidR="000E6F45" w:rsidRPr="00B73683" w:rsidRDefault="00000000">
      <w:pPr>
        <w:spacing w:after="0" w:line="360" w:lineRule="auto"/>
        <w:jc w:val="both"/>
        <w:rPr>
          <w:color w:val="595959"/>
        </w:rPr>
      </w:pPr>
      <w:commentRangeStart w:id="8"/>
      <w:r w:rsidRPr="00B73683">
        <w:rPr>
          <w:rFonts w:ascii="Arial" w:hAnsi="Arial" w:cs="Arial"/>
          <w:i/>
          <w:iCs/>
          <w:color w:val="595959"/>
          <w:sz w:val="26"/>
          <w:szCs w:val="26"/>
        </w:rPr>
        <w:t>Jurisprudência relevante citada:</w:t>
      </w:r>
      <w:commentRangeEnd w:id="8"/>
      <w:r>
        <w:rPr>
          <w:rStyle w:val="CommentReference"/>
        </w:rPr>
        <w:commentReference w:id="8"/>
      </w:r>
      <w:r w:rsidRPr="00B73683">
        <w:rPr>
          <w:rFonts w:ascii="Arial" w:hAnsi="Arial" w:cs="Arial"/>
          <w:iCs/>
          <w:color w:val="595959"/>
          <w:sz w:val="26"/>
          <w:szCs w:val="26"/>
        </w:rPr>
        <w:t xml:space="preserve"> TJDFT, Acórdão nº 2102603, AGI nº 0742673-24.2025.8.07.0000, Rel. Edi Maria Coutinho Bizzi, 4ª Turma Cível, j. 11/03/2026, DJe 31/03/2026; TJDFT, Acórdão nº 2087914, AGI nº 0737001-35.2025.8.07.0000, Rel. James Eduardo Oliveira, 4ª Turma Cível, j. 05/02/2026, DJe 16/03/2026; TJDFT, Acórdão nº 2077871, AGI nº 0743774-96.2025.8.07.0000, Rel. Carmen Bittencourt, 8ª Turma Cível, j. 09/12/2025, DJe 18/12/2025.</w:t>
      </w:r>
    </w:p>
    <w:p w14:paraId="6772CD8B" w14:textId="77777777" w:rsidR="000E6F45" w:rsidRPr="00351108" w:rsidRDefault="000E6F45">
      <w:pPr>
        <w:spacing w:after="0" w:line="360" w:lineRule="auto"/>
        <w:jc w:val="both"/>
        <w:rPr>
          <w:rFonts w:ascii="Arial" w:hAnsi="Arial" w:cs="Arial"/>
          <w:color w:val="595959"/>
          <w:sz w:val="28"/>
        </w:rPr>
      </w:pPr>
    </w:p>
    <w:p w14:paraId="3A4434E6" w14:textId="77777777" w:rsidR="000E6F45" w:rsidRPr="000A3E4C" w:rsidRDefault="00000000" w:rsidP="000A3E4C">
      <w:pPr>
        <w:spacing w:after="0" w:line="360" w:lineRule="auto"/>
        <w:rPr>
          <w:highlight w:val="yellow"/>
        </w:rPr>
      </w:pPr>
      <w:r w:rsidRPr="000A3E4C">
        <w:rPr>
          <w:rFonts w:ascii="Arial" w:hAnsi="Arial" w:cs="Arial"/>
          <w:b/>
          <w:bCs/>
          <w:color w:val="FF0000"/>
          <w:sz w:val="28"/>
          <w:szCs w:val="28"/>
          <w:highlight w:val="yellow"/>
        </w:rPr>
        <w:t>RESUMO DA DECISÃO INTERLOCUTÓRIA</w:t>
      </w:r>
    </w:p>
    <w:p w14:paraId="65AE2881" w14:textId="77777777" w:rsidR="000E6F45" w:rsidRDefault="00000000">
      <w:pPr>
        <w:spacing w:after="0" w:line="360" w:lineRule="auto"/>
        <w:jc w:val="both"/>
      </w:pPr>
      <w:r>
        <w:rPr>
          <w:rFonts w:ascii="Arial" w:hAnsi="Arial" w:cs="Arial"/>
          <w:b/>
          <w:bCs/>
          <w:color w:val="FF0000"/>
          <w:sz w:val="28"/>
          <w:szCs w:val="28"/>
        </w:rPr>
        <w:t>I. RAZÕES DE DECIDIR</w:t>
      </w:r>
    </w:p>
    <w:p w14:paraId="6554CB9B" w14:textId="77777777" w:rsidR="000E6F45" w:rsidRPr="000A3E4C" w:rsidRDefault="00000000">
      <w:pPr>
        <w:spacing w:after="0" w:line="360" w:lineRule="auto"/>
        <w:jc w:val="both"/>
        <w:rPr>
          <w:b/>
        </w:rPr>
      </w:pPr>
      <w:r w:rsidRPr="000A3E4C">
        <w:rPr>
          <w:rFonts w:ascii="Arial" w:hAnsi="Arial" w:cs="Arial"/>
          <w:b/>
          <w:color w:val="FF0000"/>
          <w:sz w:val="28"/>
          <w:szCs w:val="28"/>
        </w:rPr>
        <w:t>Condicionamento da pesquisa SISBAJUD à prévia diligência cartorária</w:t>
      </w:r>
    </w:p>
    <w:p w14:paraId="0113E4FC" w14:textId="77777777" w:rsidR="000E6F45" w:rsidRDefault="00000000" w:rsidP="000A3E4C">
      <w:pPr>
        <w:spacing w:after="0" w:line="360" w:lineRule="auto"/>
        <w:jc w:val="both"/>
      </w:pPr>
      <w:r w:rsidRPr="000A3E4C">
        <w:rPr>
          <w:rFonts w:ascii="Arial" w:hAnsi="Arial" w:cs="Arial"/>
          <w:b/>
          <w:color w:val="FF0000"/>
          <w:sz w:val="28"/>
          <w:szCs w:val="28"/>
        </w:rPr>
        <w:t>1.</w:t>
      </w:r>
      <w:r>
        <w:rPr>
          <w:rFonts w:ascii="Arial" w:hAnsi="Arial" w:cs="Arial"/>
          <w:color w:val="FF0000"/>
          <w:sz w:val="28"/>
          <w:szCs w:val="28"/>
        </w:rPr>
        <w:t xml:space="preserve"> Condiciona a análise do pedido de renovação da pesquisa patrimonial via SISBAJUD, na modalidade “teimosinha”, à apresentação, pelo credor, de resultados de pesquisa de bens imóveis em nome dos devedores junto aos cartórios de registro de imóveis, em cumprimento ao princípio da cooperação.</w:t>
      </w:r>
    </w:p>
    <w:p w14:paraId="73444BB2" w14:textId="77777777" w:rsidR="000E6F45" w:rsidRPr="000A3E4C" w:rsidRDefault="00000000">
      <w:pPr>
        <w:spacing w:after="0" w:line="360" w:lineRule="auto"/>
        <w:jc w:val="both"/>
        <w:rPr>
          <w:b/>
        </w:rPr>
      </w:pPr>
      <w:r w:rsidRPr="000A3E4C">
        <w:rPr>
          <w:rFonts w:ascii="Arial" w:hAnsi="Arial" w:cs="Arial"/>
          <w:b/>
          <w:color w:val="FF0000"/>
          <w:sz w:val="28"/>
          <w:szCs w:val="28"/>
        </w:rPr>
        <w:t>Fundamento no precedente desta Corte</w:t>
      </w:r>
    </w:p>
    <w:p w14:paraId="1E18D5B1" w14:textId="77777777" w:rsidR="000E6F45" w:rsidRDefault="00000000" w:rsidP="000A3E4C">
      <w:pPr>
        <w:spacing w:after="0" w:line="360" w:lineRule="auto"/>
        <w:jc w:val="both"/>
      </w:pPr>
      <w:r w:rsidRPr="000A3E4C">
        <w:rPr>
          <w:rFonts w:ascii="Arial" w:hAnsi="Arial" w:cs="Arial"/>
          <w:b/>
          <w:color w:val="FF0000"/>
          <w:sz w:val="28"/>
          <w:szCs w:val="28"/>
        </w:rPr>
        <w:t>2.</w:t>
      </w:r>
      <w:r>
        <w:rPr>
          <w:rFonts w:ascii="Arial" w:hAnsi="Arial" w:cs="Arial"/>
          <w:color w:val="FF0000"/>
          <w:sz w:val="28"/>
          <w:szCs w:val="28"/>
        </w:rPr>
        <w:t xml:space="preserve"> Invoca o Acórdão 2043343 (AGI nº 0722426-22.2025.8.07.0000, Rel. Renato Scussel, 2ª Turma Cível) para sustentar que o juízo pode </w:t>
      </w:r>
      <w:r>
        <w:rPr>
          <w:rFonts w:ascii="Arial" w:hAnsi="Arial" w:cs="Arial"/>
          <w:color w:val="FF0000"/>
          <w:sz w:val="28"/>
          <w:szCs w:val="28"/>
        </w:rPr>
        <w:lastRenderedPageBreak/>
        <w:t>condicionar pesquisas patrimoniais em sistemas informatizados à prévia realização de diligências cartorárias.</w:t>
      </w:r>
    </w:p>
    <w:p w14:paraId="39CAA737" w14:textId="77777777" w:rsidR="000E6F45" w:rsidRDefault="00000000">
      <w:pPr>
        <w:spacing w:after="0" w:line="360" w:lineRule="auto"/>
        <w:jc w:val="both"/>
      </w:pPr>
      <w:r>
        <w:rPr>
          <w:rFonts w:ascii="Arial" w:hAnsi="Arial" w:cs="Arial"/>
          <w:b/>
          <w:bCs/>
          <w:color w:val="FF0000"/>
          <w:sz w:val="28"/>
          <w:szCs w:val="28"/>
        </w:rPr>
        <w:t>II. DISPOSITIVO</w:t>
      </w:r>
    </w:p>
    <w:p w14:paraId="2E7DC080" w14:textId="77777777" w:rsidR="000E6F45" w:rsidRDefault="00000000" w:rsidP="000A3E4C">
      <w:pPr>
        <w:spacing w:after="0" w:line="360" w:lineRule="auto"/>
        <w:jc w:val="both"/>
      </w:pPr>
      <w:r w:rsidRPr="000A3E4C">
        <w:rPr>
          <w:rFonts w:ascii="Arial" w:hAnsi="Arial" w:cs="Arial"/>
          <w:b/>
          <w:color w:val="FF0000"/>
          <w:sz w:val="28"/>
          <w:szCs w:val="28"/>
        </w:rPr>
        <w:t>3.</w:t>
      </w:r>
      <w:r>
        <w:rPr>
          <w:rFonts w:ascii="Arial" w:hAnsi="Arial" w:cs="Arial"/>
          <w:color w:val="FF0000"/>
          <w:sz w:val="28"/>
          <w:szCs w:val="28"/>
        </w:rPr>
        <w:t xml:space="preserve"> Determina o retorno dos autos ao estado de suspensão enquanto não cumprida a diligência cartorária imposta ao exequente.</w:t>
      </w:r>
    </w:p>
    <w:p w14:paraId="294EA7F9" w14:textId="77777777" w:rsidR="000E6F45" w:rsidRPr="00351108" w:rsidRDefault="000E6F45">
      <w:pPr>
        <w:spacing w:after="0" w:line="360" w:lineRule="auto"/>
        <w:jc w:val="both"/>
        <w:rPr>
          <w:rFonts w:ascii="Arial" w:hAnsi="Arial" w:cs="Arial"/>
          <w:color w:val="595959"/>
          <w:sz w:val="28"/>
        </w:rPr>
      </w:pPr>
    </w:p>
    <w:p w14:paraId="498EBB25" w14:textId="77777777" w:rsidR="000E6F45" w:rsidRPr="00B73683" w:rsidRDefault="00000000">
      <w:pPr>
        <w:pageBreakBefore/>
        <w:spacing w:after="0" w:line="360" w:lineRule="auto"/>
        <w:jc w:val="center"/>
        <w:rPr>
          <w:color w:val="595959"/>
        </w:rPr>
        <w:pPrChange w:id="1037" w:author="Assessor GDSXSR" w:date="2026-10-29T19:50:56Z">
          <w:pPr>
            <w:spacing w:after="0" w:line="360" w:lineRule="auto"/>
            <w:jc w:val="center"/>
          </w:pPr>
        </w:pPrChange>
      </w:pPr>
      <w:r w:rsidRPr="00B73683">
        <w:rPr>
          <w:rFonts w:ascii="Arial" w:hAnsi="Arial" w:cs="Arial"/>
          <w:b/>
          <w:bCs/>
          <w:color w:val="595959"/>
          <w:sz w:val="28"/>
          <w:szCs w:val="28"/>
        </w:rPr>
        <w:t>RELATÓRIO</w:t>
      </w:r>
    </w:p>
    <w:p w14:paraId="03AE636C" w14:textId="77777777" w:rsidR="000E6F45" w:rsidRPr="00351108" w:rsidRDefault="000E6F45">
      <w:pPr>
        <w:spacing w:after="0" w:line="360" w:lineRule="auto"/>
        <w:jc w:val="both"/>
        <w:rPr>
          <w:rFonts w:ascii="Arial" w:hAnsi="Arial" w:cs="Arial"/>
          <w:color w:val="595959"/>
          <w:sz w:val="28"/>
        </w:rPr>
      </w:pPr>
    </w:p>
    <w:p w14:paraId="68CE6A16" w14:textId="34351300"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 xml:space="preserve">Trata-se de agravo de instrumento interposto </w:t>
      </w:r>
      <w:r w:rsidR="00005A5F" w:rsidRPr="00B73683">
        <w:rPr>
          <w:rFonts w:ascii="Arial" w:hAnsi="Arial" w:cs="Arial"/>
          <w:color w:val="595959"/>
          <w:sz w:val="28"/>
          <w:szCs w:val="28"/>
        </w:rPr>
        <w:t>pelo exequente, BANCO DO BRASIL S/A, contra decisão</w:t>
      </w:r>
      <w:r w:rsidRPr="00B73683">
        <w:rPr>
          <w:rFonts w:ascii="Arial" w:hAnsi="Arial" w:cs="Arial"/>
          <w:color w:val="595959"/>
          <w:sz w:val="28"/>
          <w:szCs w:val="28"/>
        </w:rPr>
        <w:t xml:space="preserve"> que condicionou a renovação da pesquisa de ativos financeiros pelo sistema SISBAJUD, na modalidade reiterada (“teimosinha”), à prévia apresentação, pelo exequente, de pesquisas de bens imóveis em nome dos executados perante os cartórios de registro de imóveis, com fundamento no princípio da cooperação processual, e determinou o retorno dos autos ao estado de suspensão até o cumprimento da diligência (ID 287954917</w:t>
      </w:r>
      <w:r w:rsidR="00005A5F" w:rsidRPr="00B73683">
        <w:rPr>
          <w:rFonts w:ascii="Arial" w:hAnsi="Arial" w:cs="Arial"/>
          <w:color w:val="595959"/>
          <w:sz w:val="28"/>
          <w:szCs w:val="28"/>
        </w:rPr>
        <w:t>, do processo de origem</w:t>
      </w:r>
      <w:r w:rsidRPr="00B73683">
        <w:rPr>
          <w:rFonts w:ascii="Arial" w:hAnsi="Arial" w:cs="Arial"/>
          <w:color w:val="595959"/>
          <w:sz w:val="28"/>
          <w:szCs w:val="28"/>
        </w:rPr>
        <w:t xml:space="preserve">), </w:t>
      </w:r>
      <w:r w:rsidRPr="00B73683">
        <w:rPr>
          <w:rFonts w:ascii="Arial" w:hAnsi="Arial" w:cs="Arial"/>
          <w:i/>
          <w:iCs/>
          <w:color w:val="595959"/>
          <w:sz w:val="28"/>
          <w:szCs w:val="28"/>
        </w:rPr>
        <w:t>in verbis</w:t>
      </w:r>
      <w:r w:rsidRPr="00B73683">
        <w:rPr>
          <w:rFonts w:ascii="Arial" w:hAnsi="Arial" w:cs="Arial"/>
          <w:color w:val="595959"/>
          <w:sz w:val="28"/>
          <w:szCs w:val="28"/>
        </w:rPr>
        <w:t>:</w:t>
      </w:r>
    </w:p>
    <w:p w14:paraId="5428C5B4" w14:textId="092197EF" w:rsidR="000E6F45" w:rsidRPr="00351108" w:rsidRDefault="000E6F45" w:rsidP="00A93D80">
      <w:pPr>
        <w:spacing w:after="0" w:line="360" w:lineRule="auto"/>
        <w:jc w:val="both"/>
        <w:rPr>
          <w:rFonts w:ascii="Arial" w:hAnsi="Arial" w:cs="Arial"/>
          <w:color w:val="595959"/>
          <w:sz w:val="28"/>
        </w:rPr>
      </w:pPr>
    </w:p>
    <w:p w14:paraId="3B356F52" w14:textId="45C25C1C" w:rsidR="000E6F45" w:rsidRPr="00B73683" w:rsidRDefault="008608E6">
      <w:pPr>
        <w:spacing w:after="0" w:line="360" w:lineRule="auto"/>
        <w:ind w:left="2268" w:firstLine="1134"/>
        <w:jc w:val="both"/>
        <w:rPr>
          <w:rFonts w:ascii="Arial" w:hAnsi="Arial" w:cs="Arial"/>
          <w:i/>
          <w:color w:val="595959"/>
          <w:sz w:val="26"/>
        </w:rPr>
      </w:pPr>
      <w:r w:rsidRPr="00B73683">
        <w:rPr>
          <w:rFonts w:ascii="Arial" w:hAnsi="Arial" w:cs="Arial"/>
          <w:i/>
          <w:color w:val="595959"/>
          <w:sz w:val="26"/>
        </w:rPr>
        <w:t>“</w:t>
      </w:r>
      <w:r w:rsidR="00000000" w:rsidRPr="00B73683">
        <w:rPr>
          <w:rFonts w:ascii="Arial" w:hAnsi="Arial" w:cs="Arial"/>
          <w:i/>
          <w:iCs/>
          <w:color w:val="595959"/>
          <w:sz w:val="26"/>
          <w:szCs w:val="26"/>
        </w:rPr>
        <w:t>Condiciono análise do atual pedido do credor à apresentação de resultados de pesquisa de bens imóveis em nome dos devedores, conforme determinado em decisão antiga, de forma que o credor cumpra com o princípio da cooperação.</w:t>
      </w:r>
    </w:p>
    <w:p w14:paraId="0BFC69F8" w14:textId="77777777" w:rsidR="000E6F45" w:rsidRPr="00B73683" w:rsidRDefault="00000000">
      <w:pPr>
        <w:spacing w:after="0" w:line="360" w:lineRule="auto"/>
        <w:ind w:left="2268" w:firstLine="1134"/>
        <w:jc w:val="both"/>
        <w:rPr>
          <w:color w:val="595959"/>
        </w:rPr>
      </w:pPr>
      <w:r w:rsidRPr="00B73683">
        <w:rPr>
          <w:rFonts w:ascii="Arial" w:hAnsi="Arial" w:cs="Arial"/>
          <w:i/>
          <w:iCs/>
          <w:color w:val="595959"/>
          <w:sz w:val="26"/>
          <w:szCs w:val="26"/>
        </w:rPr>
        <w:t>Em recente entendimento assim também entendeu este egrégio Tribunal:</w:t>
      </w:r>
    </w:p>
    <w:p w14:paraId="01EB5651" w14:textId="77777777" w:rsidR="00024B82" w:rsidRDefault="00000000" w:rsidP="00DE36CB">
      <w:pPr>
        <w:spacing w:after="0" w:line="360" w:lineRule="auto"/>
        <w:ind w:left="3402"/>
        <w:jc w:val="both"/>
        <w:rPr>
          <w:rFonts w:ascii="Arial" w:hAnsi="Arial" w:cs="Arial"/>
          <w:i/>
          <w:iCs/>
          <w:color w:val="595959"/>
          <w:sz w:val="26"/>
          <w:szCs w:val="26"/>
        </w:rPr>
      </w:pPr>
      <w:r w:rsidRPr="00B73683">
        <w:rPr>
          <w:rFonts w:ascii="Arial" w:hAnsi="Arial" w:cs="Arial"/>
          <w:i/>
          <w:iCs/>
          <w:color w:val="595959"/>
          <w:sz w:val="26"/>
          <w:szCs w:val="26"/>
        </w:rPr>
        <w:t xml:space="preserve">DIREITO PROCESSUAL CIVIL. AGRAVO DE INSTRUMENTO. EXECUÇÃO DE TÍTULO JUDICIAL. PESQUISA PATRIMONIAL. SISTEMAS CAGED E </w:t>
      </w:r>
      <w:r w:rsidRPr="00B73683">
        <w:rPr>
          <w:rFonts w:ascii="Arial" w:hAnsi="Arial" w:cs="Arial"/>
          <w:i/>
          <w:iCs/>
          <w:color w:val="595959"/>
          <w:sz w:val="26"/>
          <w:szCs w:val="26"/>
        </w:rPr>
        <w:lastRenderedPageBreak/>
        <w:t>INSS. PRÉVIA DILIGÊNCIA CARTORÁRIA. PODER DE DIREÇÃO DO PROCESSO. RECURSO DESPROVIDO.</w:t>
      </w:r>
      <w:r w:rsidR="00DE36CB">
        <w:rPr>
          <w:rFonts w:ascii="Arial" w:hAnsi="Arial" w:cs="Arial"/>
          <w:i/>
          <w:iCs/>
          <w:color w:val="595959"/>
          <w:sz w:val="26"/>
          <w:szCs w:val="26"/>
        </w:rPr>
        <w:t xml:space="preserve"> </w:t>
      </w:r>
    </w:p>
    <w:p w14:paraId="6330E0E7" w14:textId="0135A443"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 CASO EM EXAME</w:t>
      </w:r>
    </w:p>
    <w:p w14:paraId="200285EF" w14:textId="43772152"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1. Agravo de instrumento interposto contra decisão proferida nos autos de cumprimento de sentença em ação monitória, que condicionou a realização de pesquisas patrimoniais</w:t>
      </w:r>
      <w:r w:rsidR="00024B82">
        <w:rPr>
          <w:rFonts w:ascii="Arial" w:hAnsi="Arial" w:cs="Arial"/>
          <w:i/>
          <w:iCs/>
          <w:color w:val="595959"/>
          <w:sz w:val="26"/>
          <w:szCs w:val="26"/>
        </w:rPr>
        <w:t xml:space="preserve"> </w:t>
      </w:r>
      <w:r w:rsidRPr="00DE36CB">
        <w:rPr>
          <w:rFonts w:ascii="Arial" w:hAnsi="Arial" w:cs="Arial"/>
          <w:i/>
          <w:iCs/>
          <w:color w:val="595959"/>
          <w:sz w:val="26"/>
          <w:szCs w:val="26"/>
        </w:rPr>
        <w:t>nos sistemas CAGED e INSS à prévia busca por bens imóveis dos devedores em todos os cartórios de registro de imóveis do Distrito Federal.</w:t>
      </w:r>
    </w:p>
    <w:p w14:paraId="1BD8D6E0"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II. QUESTÃO EM DISCUSSÃO</w:t>
      </w:r>
    </w:p>
    <w:p w14:paraId="68B819ED" w14:textId="77777777" w:rsidR="00DE36CB" w:rsidRPr="00DE36CB" w:rsidRDefault="00DE36CB" w:rsidP="00DE36CB">
      <w:pPr>
        <w:spacing w:after="0" w:line="360" w:lineRule="auto"/>
        <w:ind w:left="3402"/>
        <w:jc w:val="both"/>
        <w:rPr>
          <w:rFonts w:ascii="Arial" w:hAnsi="Arial" w:cs="Arial"/>
          <w:i/>
          <w:iCs/>
          <w:color w:val="595959"/>
          <w:sz w:val="26"/>
          <w:szCs w:val="26"/>
        </w:rPr>
      </w:pPr>
      <w:r>
        <w:rPr>
          <w:rFonts w:ascii="Arial" w:hAnsi="Arial" w:cs="Arial"/>
          <w:i/>
          <w:iCs/>
          <w:color w:val="595959"/>
          <w:sz w:val="26"/>
          <w:szCs w:val="26"/>
        </w:rPr>
        <w:t xml:space="preserve">2. A questão em discussão consiste em definir se é válida a exigência judicial de realização prévia de diligências cartorárias em todos os cartórios de imóveis do Distrito</w:t>
      </w:r>
      <w:ins w:id="1038" w:author="Assessor GDSXSR" w:date="2026-10-29T19:50:56Z">
        <w:r>
          <w:rPr>
            <w:rFonts w:ascii="Arial" w:hAnsi="Arial" w:cs="Arial"/>
            <w:i/>
            <w:iCs/>
            <w:color w:val="808080"/>
            <w:sz w:val="26"/>
            <w:szCs w:val="26"/>
          </w:rPr>
          <w:t xml:space="preserve"> Federal como condição para autorizar pesquisas patrimoniais nos sistemas CAGED e junto ao INSS.</w:t>
        </w:r>
      </w:ins>
    </w:p>
    <w:p w14:paraId="79C78F08" w14:textId="77777777" w:rsidR="00DE36CB" w:rsidRPr="00DE36CB" w:rsidRDefault="00DE36CB" w:rsidP="00DE36CB">
      <w:pPr>
        <w:spacing w:after="0" w:line="360" w:lineRule="auto"/>
        <w:ind w:left="3402"/>
        <w:jc w:val="both"/>
        <w:rPr>
          <w:del w:id="1040" w:author="Assessor GDSXSR" w:date="2026-10-29T19:50:56Z"/>
          <w:rFonts w:ascii="Arial" w:hAnsi="Arial" w:cs="Arial"/>
          <w:i/>
          <w:iCs/>
          <w:color w:val="595959"/>
          <w:sz w:val="26"/>
          <w:szCs w:val="26"/>
        </w:rPr>
      </w:pPr>
      <w:del w:id="1039" w:author="Assessor GDSXSR" w:date="2026-10-29T19:50:56Z">
        <w:r w:rsidRPr="00DE36CB">
          <w:rPr>
            <w:rFonts w:ascii="Arial" w:hAnsi="Arial" w:cs="Arial"/>
            <w:i/>
            <w:iCs/>
            <w:color w:val="595959"/>
            <w:sz w:val="26"/>
            <w:szCs w:val="26"/>
          </w:rPr>
          <w:delText>Federal como condição para autorizar pesquisas patrimoniais nos sistemas CAGED e junto ao INSS.</w:delText>
        </w:r>
      </w:del>
    </w:p>
    <w:p w14:paraId="77C7225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III. RAZÕES DE DECIDIR</w:t>
      </w:r>
    </w:p>
    <w:p w14:paraId="597A5645" w14:textId="6BE2CC49"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3. O magistrado possui poder de condução do processo executivo, podendo determinar diligências com base em critérios de racionalidade, proporcionalidade e efetividade da</w:t>
      </w:r>
      <w:r w:rsidR="001F5104">
        <w:rPr>
          <w:rFonts w:ascii="Arial" w:hAnsi="Arial" w:cs="Arial"/>
          <w:i/>
          <w:iCs/>
          <w:color w:val="595959"/>
          <w:sz w:val="26"/>
          <w:szCs w:val="26"/>
        </w:rPr>
        <w:t xml:space="preserve"> </w:t>
      </w:r>
      <w:r w:rsidRPr="00DE36CB">
        <w:rPr>
          <w:rFonts w:ascii="Arial" w:hAnsi="Arial" w:cs="Arial"/>
          <w:i/>
          <w:iCs/>
          <w:color w:val="595959"/>
          <w:sz w:val="26"/>
          <w:szCs w:val="26"/>
        </w:rPr>
        <w:t>execução.</w:t>
      </w:r>
    </w:p>
    <w:p w14:paraId="21E85934" w14:textId="728BA89E"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 xml:space="preserve">4. A jurisprudência do Superior Tribunal de Justiça admite a utilização direta de sistemas informatizados de pesquisa patrimonial, mas não afasta a possibilidade </w:t>
      </w:r>
      <w:r w:rsidRPr="00DE36CB">
        <w:rPr>
          <w:rFonts w:ascii="Arial" w:hAnsi="Arial" w:cs="Arial"/>
          <w:i/>
          <w:iCs/>
          <w:color w:val="595959"/>
          <w:sz w:val="26"/>
          <w:szCs w:val="26"/>
        </w:rPr>
        <w:lastRenderedPageBreak/>
        <w:t>de o juízo</w:t>
      </w:r>
      <w:r w:rsidR="006038E6">
        <w:rPr>
          <w:rFonts w:ascii="Arial" w:hAnsi="Arial" w:cs="Arial"/>
          <w:i/>
          <w:iCs/>
          <w:color w:val="595959"/>
          <w:sz w:val="26"/>
          <w:szCs w:val="26"/>
        </w:rPr>
        <w:t xml:space="preserve"> </w:t>
      </w:r>
      <w:r w:rsidRPr="00DE36CB">
        <w:rPr>
          <w:rFonts w:ascii="Arial" w:hAnsi="Arial" w:cs="Arial"/>
          <w:i/>
          <w:iCs/>
          <w:color w:val="595959"/>
          <w:sz w:val="26"/>
          <w:szCs w:val="26"/>
        </w:rPr>
        <w:t>modular sua utilização conforme as particularidades do caso concreto.</w:t>
      </w:r>
    </w:p>
    <w:p w14:paraId="0EC21389" w14:textId="3DA26B4B"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5. A exigência de buscas em todos os cartórios do Distrito Federal, ainda que onerosa, fundamenta-se na conurbação urbana e na inexistência de elementos que restrinjam a</w:t>
      </w:r>
      <w:r w:rsidR="006038E6">
        <w:rPr>
          <w:rFonts w:ascii="Arial" w:hAnsi="Arial" w:cs="Arial"/>
          <w:i/>
          <w:iCs/>
          <w:color w:val="595959"/>
          <w:sz w:val="26"/>
          <w:szCs w:val="26"/>
        </w:rPr>
        <w:t xml:space="preserve"> </w:t>
      </w:r>
      <w:r w:rsidRPr="00DE36CB">
        <w:rPr>
          <w:rFonts w:ascii="Arial" w:hAnsi="Arial" w:cs="Arial"/>
          <w:i/>
          <w:iCs/>
          <w:color w:val="595959"/>
          <w:sz w:val="26"/>
          <w:szCs w:val="26"/>
        </w:rPr>
        <w:t>investigação à circunscrição da Ceilândia, não configurando ilegalidade ou abuso de poder.</w:t>
      </w:r>
    </w:p>
    <w:p w14:paraId="46742E9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6. Ausentes a plausibilidade jurídica da tese recursal e o risco de dano grave ou irreversível, não se justifica a concessão de tutela recursal ou efeito suspensivo.</w:t>
      </w:r>
    </w:p>
    <w:p w14:paraId="722CE738"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IV. DISPOSITIVO E TESE</w:t>
      </w:r>
    </w:p>
    <w:p w14:paraId="3FAF334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7. Recurso desprovido.</w:t>
      </w:r>
    </w:p>
    <w:p w14:paraId="3F4FD070"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Tese de julgamento:</w:t>
      </w:r>
    </w:p>
    <w:p w14:paraId="2C4DE0AD" w14:textId="2AFCF7A3"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1. O juízo pode condicionar a realização de pesquisas patrimoniais em sistemas informatizados à prévia realização de diligências cartorárias, desde que tal medida esteja</w:t>
      </w:r>
      <w:r w:rsidR="006038E6">
        <w:rPr>
          <w:rFonts w:ascii="Arial" w:hAnsi="Arial" w:cs="Arial"/>
          <w:i/>
          <w:iCs/>
          <w:color w:val="595959"/>
          <w:sz w:val="26"/>
          <w:szCs w:val="26"/>
        </w:rPr>
        <w:t xml:space="preserve"> </w:t>
      </w:r>
      <w:r w:rsidRPr="00DE36CB">
        <w:rPr>
          <w:rFonts w:ascii="Arial" w:hAnsi="Arial" w:cs="Arial"/>
          <w:i/>
          <w:iCs/>
          <w:color w:val="595959"/>
          <w:sz w:val="26"/>
          <w:szCs w:val="26"/>
        </w:rPr>
        <w:t>fundamentada em critérios de racionalidade, efetividade da execução e peculiaridades do caso concreto.</w:t>
      </w:r>
    </w:p>
    <w:p w14:paraId="1CE7707F" w14:textId="6267C5FB"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2. A inexistência de teratologia, ilegalidade manifesta ou abuso de poder afasta a possibilidade de reforma da decisão que impõe diligência prévia, ainda que exista</w:t>
      </w:r>
      <w:r w:rsidR="006038E6">
        <w:rPr>
          <w:rFonts w:ascii="Arial" w:hAnsi="Arial" w:cs="Arial"/>
          <w:i/>
          <w:iCs/>
          <w:color w:val="595959"/>
          <w:sz w:val="26"/>
          <w:szCs w:val="26"/>
        </w:rPr>
        <w:t xml:space="preserve"> </w:t>
      </w:r>
      <w:r w:rsidRPr="00DE36CB">
        <w:rPr>
          <w:rFonts w:ascii="Arial" w:hAnsi="Arial" w:cs="Arial"/>
          <w:i/>
          <w:iCs/>
          <w:color w:val="595959"/>
          <w:sz w:val="26"/>
          <w:szCs w:val="26"/>
        </w:rPr>
        <w:t>jurisprudência favorável à pesquisa direta por meios eletrônicos.</w:t>
      </w:r>
    </w:p>
    <w:p w14:paraId="75D38263"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lastRenderedPageBreak/>
        <w:t>3. A atuação do juízo da execução deve equilibrar o princípio da efetividade com a condução prudente e ordenada do processo.</w:t>
      </w:r>
    </w:p>
    <w:p w14:paraId="4E3E1064"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Dispositivos relevantes citados:</w:t>
      </w:r>
    </w:p>
    <w:p w14:paraId="6D7A0604" w14:textId="3E07B30E" w:rsidR="000E6F45" w:rsidRPr="00B73683" w:rsidRDefault="00DE36CB" w:rsidP="00DE36CB">
      <w:pPr>
        <w:spacing w:after="0" w:line="360" w:lineRule="auto"/>
        <w:ind w:left="3402"/>
        <w:jc w:val="both"/>
        <w:rPr>
          <w:color w:val="595959"/>
        </w:rPr>
      </w:pPr>
      <w:r w:rsidRPr="00DE36CB">
        <w:rPr>
          <w:rFonts w:ascii="Arial" w:hAnsi="Arial" w:cs="Arial"/>
          <w:i/>
          <w:iCs/>
          <w:color w:val="595959"/>
          <w:sz w:val="26"/>
          <w:szCs w:val="26"/>
          <w:rPrChange w:id="1041" w:author="Assessor GDSXSR" w:date="2026-10-29T19:50:56Z">
            <w:rPr>
              <w:rFonts w:ascii="Arial" w:hAnsi="Arial" w:cs="Arial"/>
              <w:i/>
              <w:iCs/>
              <w:color w:val="595959"/>
              <w:sz w:val="26"/>
              <w:szCs w:val="26"/>
            </w:rPr>
          </w:rPrChange>
        </w:rPr>
        <w:t>CPC, arts. 995, parágrafo único, e 1.019, I.</w:t>
      </w:r>
      <w:r w:rsidR="00000000" w:rsidRPr="00B73683">
        <w:rPr>
          <w:rFonts w:ascii="Arial" w:hAnsi="Arial" w:cs="Arial"/>
          <w:i/>
          <w:iCs/>
          <w:color w:val="595959"/>
          <w:sz w:val="26"/>
          <w:szCs w:val="26"/>
          <w:rPrChange w:id="1042" w:author="Assessor GDSXSR" w:date="2026-10-29T19:50:56Z">
            <w:rPr>
              <w:rFonts w:ascii="Arial" w:hAnsi="Arial" w:cs="Arial"/>
              <w:i/>
              <w:iCs/>
              <w:color w:val="595959"/>
              <w:sz w:val="26"/>
              <w:szCs w:val="26"/>
            </w:rPr>
          </w:rPrChange>
        </w:rPr>
        <w:t xml:space="preserve"> </w:t>
      </w:r>
      <w:r w:rsidR="00000000" w:rsidRPr="00B73683">
        <w:rPr>
          <w:rFonts w:ascii="Arial" w:hAnsi="Arial" w:cs="Arial"/>
          <w:i/>
          <w:iCs/>
          <w:color w:val="595959"/>
          <w:sz w:val="26"/>
          <w:szCs w:val="26"/>
          <w:rPrChange w:id="1043" w:author="Assessor GDSXSR" w:date="2026-10-29T19:50:56Z">
            <w:rPr>
              <w:rFonts w:ascii="Arial" w:hAnsi="Arial" w:cs="Arial"/>
              <w:iCs/>
              <w:color w:val="595959"/>
              <w:sz w:val="26"/>
              <w:szCs w:val="26"/>
            </w:rPr>
          </w:rPrChange>
        </w:rPr>
        <w:t>(Acórdão 2043343, Processo nº 0722426-22.2025.8.07.0000, Relator(a): RENATO SCUSSEL, 2ª TURMA CÍVEL, data de julgamento: 03/09/2025, publicado no DJe: 25/09/2025.)</w:t>
      </w:r>
    </w:p>
    <w:p w14:paraId="1F47C997" w14:textId="77777777" w:rsidR="00A93D80" w:rsidRPr="00B73683" w:rsidRDefault="00000000">
      <w:pPr>
        <w:spacing w:after="0" w:line="360" w:lineRule="auto"/>
        <w:ind w:left="2268" w:firstLine="1134"/>
        <w:jc w:val="both"/>
        <w:rPr>
          <w:rFonts w:ascii="Arial" w:hAnsi="Arial" w:cs="Arial"/>
          <w:i/>
          <w:color w:val="595959"/>
          <w:sz w:val="26"/>
        </w:rPr>
      </w:pPr>
      <w:r w:rsidRPr="00B73683">
        <w:rPr>
          <w:rFonts w:ascii="Arial" w:hAnsi="Arial" w:cs="Arial"/>
          <w:i/>
          <w:iCs/>
          <w:color w:val="595959"/>
          <w:sz w:val="26"/>
          <w:szCs w:val="26"/>
        </w:rPr>
        <w:t>Enquanto tal não se der, retorne o feito à suspensão.</w:t>
      </w:r>
      <w:r w:rsidR="008608E6" w:rsidRPr="00B73683">
        <w:rPr>
          <w:rFonts w:ascii="Arial" w:hAnsi="Arial" w:cs="Arial"/>
          <w:i/>
          <w:color w:val="595959"/>
          <w:sz w:val="26"/>
        </w:rPr>
        <w:t>”</w:t>
      </w:r>
    </w:p>
    <w:p w14:paraId="7D45A6C2" w14:textId="51C8CC05" w:rsidR="000E6F45" w:rsidRPr="00351108" w:rsidRDefault="000E6F45" w:rsidP="00A93D80">
      <w:pPr>
        <w:spacing w:after="0" w:line="360" w:lineRule="auto"/>
        <w:jc w:val="both"/>
        <w:rPr>
          <w:rFonts w:ascii="Arial" w:hAnsi="Arial" w:cs="Arial"/>
          <w:color w:val="595959"/>
          <w:sz w:val="28"/>
        </w:rPr>
      </w:pPr>
    </w:p>
    <w:p w14:paraId="3BC13CB2" w14:textId="349F88C2"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w:t>
      </w:r>
      <w:r>
        <w:rPr>
          <w:rFonts w:ascii="Arial" w:hAnsi="Arial" w:cs="Arial"/>
          <w:color w:val="595959"/>
          <w:sz w:val="28"/>
          <w:szCs w:val="28"/>
        </w:rPr>
        <w:t xml:space="preserve"> exequente opô</w:t>
      </w:r>
      <w:r>
        <w:rPr>
          <w:rFonts w:ascii="Arial" w:hAnsi="Arial" w:cs="Arial"/>
          <w:color w:val="595959"/>
          <w:sz w:val="28"/>
          <w:szCs w:val="28"/>
        </w:rPr>
        <w:t xml:space="preserve">s embargos de declaração, </w:t>
      </w:r>
      <w:r>
        <w:rPr>
          <w:rFonts w:ascii="Arial" w:hAnsi="Arial" w:cs="Arial"/>
          <w:color w:val="595959"/>
          <w:sz w:val="28"/>
          <w:szCs w:val="28"/>
        </w:rPr>
        <w:t xml:space="preserve">os quais </w:t>
      </w:r>
      <w:r>
        <w:rPr>
          <w:rFonts w:ascii="Arial" w:hAnsi="Arial" w:cs="Arial"/>
          <w:color w:val="595959"/>
          <w:sz w:val="28"/>
          <w:szCs w:val="28"/>
        </w:rPr>
        <w:t xml:space="preserve">foram rejeitados (ID 289122119</w:t>
      </w:r>
      <w:r>
        <w:rPr>
          <w:rFonts w:ascii="Arial" w:hAnsi="Arial" w:cs="Arial"/>
          <w:color w:val="595959"/>
          <w:sz w:val="28"/>
          <w:szCs w:val="28"/>
        </w:rPr>
        <w:t xml:space="preserve">, </w:t>
      </w:r>
      <w:ins w:id="1044" w:author="Assessor GDSXSR" w:date="2026-10-29T19:50:56Z">
        <w:r>
          <w:rPr>
            <w:rFonts w:ascii="Arial" w:hAnsi="Arial" w:cs="Arial"/>
            <w:color w:val="808080"/>
            <w:sz w:val="28"/>
            <w:szCs w:val="28"/>
          </w:rPr>
          <w:t xml:space="preserve">do processo de </w:t>
        </w:r>
      </w:ins>
      <w:r>
        <w:rPr>
          <w:rFonts w:ascii="Arial" w:hAnsi="Arial" w:cs="Arial"/>
          <w:color w:val="595959"/>
          <w:sz w:val="28"/>
          <w:szCs w:val="28"/>
        </w:rPr>
        <w:t xml:space="preserve">origem</w:t>
      </w:r>
      <w:r>
        <w:rPr>
          <w:rFonts w:ascii="Arial" w:hAnsi="Arial" w:cs="Arial"/>
          <w:color w:val="595959"/>
          <w:sz w:val="28"/>
          <w:szCs w:val="28"/>
        </w:rPr>
        <w:t xml:space="preserve">).</w:t>
      </w:r>
    </w:p>
    <w:p w14:paraId="741B6279" w14:textId="200D5D4E" w:rsidR="000E6F45" w:rsidRPr="00351108" w:rsidRDefault="000E6F45" w:rsidP="00A93D80">
      <w:pPr>
        <w:spacing w:after="0" w:line="360" w:lineRule="auto"/>
        <w:jc w:val="both"/>
        <w:rPr>
          <w:rFonts w:ascii="Arial" w:hAnsi="Arial" w:cs="Arial"/>
          <w:color w:val="595959"/>
          <w:sz w:val="28"/>
        </w:rPr>
      </w:pPr>
    </w:p>
    <w:p w14:paraId="3015FD02" w14:textId="77777777"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 xml:space="preserve">O exequente/agravante, </w:t>
      </w:r>
      <w:r w:rsidR="00DA12C2" w:rsidRPr="00B73683">
        <w:rPr>
          <w:rFonts w:ascii="Arial" w:hAnsi="Arial" w:cs="Arial"/>
          <w:color w:val="595959"/>
          <w:sz w:val="28"/>
          <w:szCs w:val="28"/>
        </w:rPr>
        <w:t>BANCO DO BRASIL</w:t>
      </w:r>
      <w:r w:rsidRPr="00B73683">
        <w:rPr>
          <w:rFonts w:ascii="Arial" w:hAnsi="Arial" w:cs="Arial"/>
          <w:color w:val="595959"/>
          <w:sz w:val="28"/>
          <w:szCs w:val="28"/>
        </w:rPr>
        <w:t xml:space="preserve"> S/A, alega, em síntese, que: </w:t>
      </w:r>
      <w:r w:rsidRPr="00B73683">
        <w:rPr>
          <w:rFonts w:ascii="Arial" w:hAnsi="Arial" w:cs="Arial"/>
          <w:b/>
          <w:bCs/>
          <w:color w:val="595959"/>
          <w:sz w:val="28"/>
          <w:szCs w:val="28"/>
        </w:rPr>
        <w:t>1)</w:t>
      </w:r>
      <w:r w:rsidRPr="00B73683">
        <w:rPr>
          <w:rFonts w:ascii="Arial" w:hAnsi="Arial" w:cs="Arial"/>
          <w:color w:val="595959"/>
          <w:sz w:val="28"/>
          <w:szCs w:val="28"/>
        </w:rPr>
        <w:t xml:space="preserve"> o pedido não é de pesquisas patrimoniais indiscriminadas, mas de renovação da diligência via SISBAJUD após o transcurso de lapso temporal superior a um ano desde a última tentativa de bloqueio, circunstância que, por si só, autoriza a reiteração da medida; </w:t>
      </w:r>
      <w:r w:rsidRPr="00B73683">
        <w:rPr>
          <w:rFonts w:ascii="Arial" w:hAnsi="Arial" w:cs="Arial"/>
          <w:b/>
          <w:bCs/>
          <w:color w:val="595959"/>
          <w:sz w:val="28"/>
          <w:szCs w:val="28"/>
        </w:rPr>
        <w:t>2)</w:t>
      </w:r>
      <w:r w:rsidRPr="00B73683">
        <w:rPr>
          <w:rFonts w:ascii="Arial" w:hAnsi="Arial" w:cs="Arial"/>
          <w:color w:val="595959"/>
          <w:sz w:val="28"/>
          <w:szCs w:val="28"/>
        </w:rPr>
        <w:t xml:space="preserve"> não se mostra razoável condicionar a utilização do SISBAJUD à prévia realização de pesquisas cartorárias, pois o CPC não estabelece ordem de preferência entre os meios executivos nem exige o esgotamento de diligências extrajudiciais; </w:t>
      </w:r>
      <w:r w:rsidRPr="00B73683">
        <w:rPr>
          <w:rFonts w:ascii="Arial" w:hAnsi="Arial" w:cs="Arial"/>
          <w:b/>
          <w:bCs/>
          <w:color w:val="595959"/>
          <w:sz w:val="28"/>
          <w:szCs w:val="28"/>
        </w:rPr>
        <w:t>3)</w:t>
      </w:r>
      <w:r w:rsidRPr="00B73683">
        <w:rPr>
          <w:rFonts w:ascii="Arial" w:hAnsi="Arial" w:cs="Arial"/>
          <w:color w:val="595959"/>
          <w:sz w:val="28"/>
          <w:szCs w:val="28"/>
        </w:rPr>
        <w:t xml:space="preserve"> o precedente citado na decisão agravada (Acórdão 2043343) não impede a reforma, pois tratava de pesquisas específicas (CAGED e INSS) condicionadas a diligências cartorárias pelas peculiaridades daquele caso concreto, e não de renovação do SISBAJUD fundada no decurso de prazo superior a um ano.</w:t>
      </w:r>
    </w:p>
    <w:p w14:paraId="599DC1DA" w14:textId="7F425DD0" w:rsidR="000E6F45" w:rsidRPr="00351108" w:rsidRDefault="000E6F45" w:rsidP="00A93D80">
      <w:pPr>
        <w:spacing w:after="0" w:line="360" w:lineRule="auto"/>
        <w:jc w:val="both"/>
        <w:rPr>
          <w:rFonts w:ascii="Arial" w:hAnsi="Arial" w:cs="Arial"/>
          <w:color w:val="595959"/>
          <w:sz w:val="28"/>
        </w:rPr>
      </w:pPr>
    </w:p>
    <w:p w14:paraId="2146CE9C" w14:textId="77777777"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Requer a reforma da decisão agravada para determinar a penhora </w:t>
      </w:r>
      <w:r>
        <w:rPr>
          <w:rFonts w:ascii="Arial" w:hAnsi="Arial" w:cs="Arial"/>
          <w:i/>
          <w:iCs/>
          <w:color w:val="595959"/>
          <w:sz w:val="28"/>
          <w:szCs w:val="28"/>
        </w:rPr>
        <w:t xml:space="preserve">online</w:t>
      </w:r>
      <w:r>
        <w:rPr>
          <w:rFonts w:ascii="Arial" w:hAnsi="Arial" w:cs="Arial"/>
          <w:color w:val="595959"/>
          <w:sz w:val="28"/>
          <w:szCs w:val="28"/>
        </w:rPr>
        <w:t xml:space="preserve"> em nome dos executados, via SISBAJUD, na modalidade </w:t>
      </w:r>
      <w:ins w:id="1045" w:author="Assessor GDSXSR" w:date="2026-10-29T19:50:56Z">
        <w:r>
          <w:rPr>
            <w:rFonts w:ascii="Arial" w:hAnsi="Arial" w:cs="Arial"/>
            <w:color w:val="808080"/>
            <w:sz w:val="28"/>
            <w:szCs w:val="28"/>
          </w:rPr>
          <w:t xml:space="preserve">“</w:t>
        </w:r>
      </w:ins>
      <w:r>
        <w:rPr>
          <w:rFonts w:ascii="Arial" w:hAnsi="Arial" w:cs="Arial"/>
          <w:color w:val="595959"/>
          <w:sz w:val="28"/>
          <w:szCs w:val="28"/>
        </w:rPr>
        <w:t xml:space="preserve">teimosinha</w:t>
      </w:r>
      <w:ins w:id="1046" w:author="Assessor GDSXSR" w:date="2026-10-29T19:50:56Z">
        <w:r>
          <w:rPr>
            <w:rFonts w:ascii="Arial" w:hAnsi="Arial" w:cs="Arial"/>
            <w:color w:val="808080"/>
            <w:sz w:val="28"/>
            <w:szCs w:val="28"/>
          </w:rPr>
          <w:t xml:space="preserve">”</w:t>
        </w:r>
      </w:ins>
      <w:r>
        <w:rPr>
          <w:rFonts w:ascii="Arial" w:hAnsi="Arial" w:cs="Arial"/>
          <w:color w:val="595959"/>
          <w:sz w:val="28"/>
          <w:szCs w:val="28"/>
        </w:rPr>
        <w:t xml:space="preserve">.</w:t>
      </w:r>
    </w:p>
    <w:p w14:paraId="1422B8D1" w14:textId="569806B9" w:rsidR="000E6F45" w:rsidRPr="00351108" w:rsidRDefault="000E6F45" w:rsidP="00A93D80">
      <w:pPr>
        <w:spacing w:after="0" w:line="360" w:lineRule="auto"/>
        <w:jc w:val="both"/>
        <w:rPr>
          <w:rFonts w:ascii="Arial" w:hAnsi="Arial" w:cs="Arial"/>
          <w:color w:val="595959"/>
          <w:sz w:val="28"/>
        </w:rPr>
      </w:pPr>
    </w:p>
    <w:p w14:paraId="6EA4D981" w14:textId="77777777"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Não houve pedido de efeito suspensivo ou de antecipação da tutela recursal.</w:t>
      </w:r>
    </w:p>
    <w:p w14:paraId="1318DDA1" w14:textId="347103A0" w:rsidR="000E6F45" w:rsidRPr="00351108" w:rsidRDefault="000E6F45" w:rsidP="00A93D80">
      <w:pPr>
        <w:spacing w:after="0" w:line="360" w:lineRule="auto"/>
        <w:jc w:val="both"/>
        <w:rPr>
          <w:rFonts w:ascii="Arial" w:hAnsi="Arial" w:cs="Arial"/>
          <w:color w:val="595959"/>
          <w:sz w:val="28"/>
        </w:rPr>
      </w:pPr>
    </w:p>
    <w:p w14:paraId="39FC035C" w14:textId="5D95D42C" w:rsidR="00A93D80" w:rsidRPr="00B73683" w:rsidRDefault="00000000">
      <w:pPr>
        <w:spacing w:after="0" w:line="360" w:lineRule="auto"/>
        <w:ind w:firstLine="2268"/>
        <w:jc w:val="both"/>
        <w:rPr>
          <w:rFonts w:ascii="Arial" w:hAnsi="Arial" w:cs="Arial"/>
          <w:color w:val="595959"/>
          <w:sz w:val="28"/>
          <w:szCs w:val="28"/>
        </w:rPr>
      </w:pPr>
      <w:commentRangeStart w:id="9"/>
      <w:r w:rsidRPr="00B73683">
        <w:rPr>
          <w:rFonts w:ascii="Arial" w:hAnsi="Arial" w:cs="Arial"/>
          <w:color w:val="595959"/>
          <w:sz w:val="28"/>
          <w:szCs w:val="28"/>
        </w:rPr>
        <w:t xml:space="preserve">A Defensoria Pública do Distrito Federal, atuando como curadora especial dos agravados </w:t>
      </w:r>
      <w:commentRangeEnd w:id="9"/>
      <w:r>
        <w:rPr>
          <w:rStyle w:val="CommentReference"/>
        </w:rPr>
        <w:commentReference w:id="9"/>
      </w:r>
      <w:r w:rsidR="00DA12C2" w:rsidRPr="00B73683">
        <w:rPr>
          <w:rFonts w:ascii="Arial" w:hAnsi="Arial" w:cs="Arial"/>
          <w:color w:val="595959"/>
          <w:sz w:val="28"/>
          <w:szCs w:val="28"/>
        </w:rPr>
        <w:t>CENTRO AUTOMOTIVO DE PEÇAS E SERVIÇOS</w:t>
      </w:r>
      <w:r w:rsidRPr="00B73683">
        <w:rPr>
          <w:rFonts w:ascii="Arial" w:hAnsi="Arial" w:cs="Arial"/>
          <w:color w:val="595959"/>
          <w:sz w:val="28"/>
          <w:szCs w:val="28"/>
        </w:rPr>
        <w:t xml:space="preserve"> PRO-CAR LTDA - ME, ARTHUR NUNES DA SILVA e VALDIVINO DE SOUZA SANTOS, apresentou contrarrazões (ID 90537670), em que sustenta que: </w:t>
      </w:r>
      <w:r w:rsidRPr="00B73683">
        <w:rPr>
          <w:rFonts w:ascii="Arial" w:hAnsi="Arial" w:cs="Arial"/>
          <w:b/>
          <w:bCs/>
          <w:color w:val="595959"/>
          <w:sz w:val="28"/>
          <w:szCs w:val="28"/>
        </w:rPr>
        <w:t>1)</w:t>
      </w:r>
      <w:r w:rsidRPr="00B73683">
        <w:rPr>
          <w:rFonts w:ascii="Arial" w:hAnsi="Arial" w:cs="Arial"/>
          <w:color w:val="595959"/>
          <w:sz w:val="28"/>
          <w:szCs w:val="28"/>
        </w:rPr>
        <w:t xml:space="preserve"> incumbe ao credor o ônus de indicar os bens do devedor suscetíveis de penhora, não podendo transferir ao Poder Judiciário a obrigação de localizá-los; </w:t>
      </w:r>
      <w:r w:rsidRPr="00B73683">
        <w:rPr>
          <w:rFonts w:ascii="Arial" w:hAnsi="Arial" w:cs="Arial"/>
          <w:b/>
          <w:bCs/>
          <w:color w:val="595959"/>
          <w:sz w:val="28"/>
          <w:szCs w:val="28"/>
        </w:rPr>
        <w:t>2)</w:t>
      </w:r>
      <w:r w:rsidRPr="00B73683">
        <w:rPr>
          <w:rFonts w:ascii="Arial" w:hAnsi="Arial" w:cs="Arial"/>
          <w:color w:val="595959"/>
          <w:sz w:val="28"/>
          <w:szCs w:val="28"/>
        </w:rPr>
        <w:t xml:space="preserve"> a modalidade “teimosinha” é incompatível com a rotina do processo eletrônico, por exigir acompanhamento diário das ordens de bloqueio para cancelamento de eventual excesso, sobrecarregando indevidamente a atividade jurisdicional; </w:t>
      </w:r>
      <w:r w:rsidRPr="00B73683">
        <w:rPr>
          <w:rFonts w:ascii="Arial" w:hAnsi="Arial" w:cs="Arial"/>
          <w:b/>
          <w:bCs/>
          <w:color w:val="595959"/>
          <w:sz w:val="28"/>
          <w:szCs w:val="28"/>
        </w:rPr>
        <w:t>3)</w:t>
      </w:r>
      <w:r w:rsidRPr="00B73683">
        <w:rPr>
          <w:rFonts w:ascii="Arial" w:hAnsi="Arial" w:cs="Arial"/>
          <w:color w:val="595959"/>
          <w:sz w:val="28"/>
          <w:szCs w:val="28"/>
        </w:rPr>
        <w:t xml:space="preserve"> o Juízo já deferiu diligências anteriores sem êxito, de modo que a renovação, sem demonstração de alteração na situação econômica dos executados, não assegura resultado favorável, citando entendimento da 3ª Turma Cível do TJDFT (Acórdão 2119127) no sentido de que a renovação da pesquisa via SISBAJUD “teimosinha” deve estar condicionada a indícios de que a medida possa trazer resultado útil ao processo.</w:t>
      </w:r>
    </w:p>
    <w:p w14:paraId="3BFB29B4" w14:textId="45391589" w:rsidR="000E6F45" w:rsidRPr="00351108" w:rsidRDefault="000E6F45" w:rsidP="00A93D80">
      <w:pPr>
        <w:spacing w:after="0" w:line="360" w:lineRule="auto"/>
        <w:jc w:val="both"/>
        <w:rPr>
          <w:rFonts w:ascii="Arial" w:hAnsi="Arial" w:cs="Arial"/>
          <w:color w:val="595959"/>
          <w:sz w:val="28"/>
        </w:rPr>
      </w:pPr>
    </w:p>
    <w:p w14:paraId="2D7BAB6B" w14:textId="77777777" w:rsidR="000E6F45" w:rsidRPr="00B73683" w:rsidRDefault="00000000">
      <w:pPr>
        <w:spacing w:after="0" w:line="360" w:lineRule="auto"/>
        <w:ind w:firstLine="2268"/>
        <w:jc w:val="both"/>
        <w:rPr>
          <w:color w:val="595959"/>
        </w:rPr>
      </w:pPr>
      <w:r w:rsidRPr="00B73683">
        <w:rPr>
          <w:rFonts w:ascii="Arial" w:hAnsi="Arial" w:cs="Arial"/>
          <w:color w:val="595959"/>
          <w:sz w:val="28"/>
          <w:szCs w:val="28"/>
        </w:rPr>
        <w:t>É o relatório.</w:t>
      </w:r>
    </w:p>
    <w:p w14:paraId="7C6BF737" w14:textId="77777777" w:rsidR="000E6F45" w:rsidRPr="00351108" w:rsidRDefault="000E6F45">
      <w:pPr>
        <w:spacing w:after="0" w:line="360" w:lineRule="auto"/>
        <w:jc w:val="both"/>
        <w:rPr>
          <w:rFonts w:ascii="Arial" w:hAnsi="Arial" w:cs="Arial"/>
          <w:color w:val="595959"/>
          <w:sz w:val="28"/>
        </w:rPr>
      </w:pPr>
    </w:p>
    <w:p w14:paraId="54F806E5" w14:textId="77777777" w:rsidR="000E6F45" w:rsidRPr="00B73683" w:rsidRDefault="00000000">
      <w:pPr>
        <w:spacing w:after="0" w:line="360" w:lineRule="auto"/>
        <w:jc w:val="center"/>
        <w:rPr>
          <w:color w:val="595959"/>
        </w:rPr>
      </w:pPr>
      <w:r w:rsidRPr="00B73683">
        <w:rPr>
          <w:rFonts w:ascii="Arial" w:hAnsi="Arial" w:cs="Arial"/>
          <w:b/>
          <w:bCs/>
          <w:color w:val="595959"/>
          <w:sz w:val="28"/>
          <w:szCs w:val="28"/>
        </w:rPr>
        <w:lastRenderedPageBreak/>
        <w:t>VOTO</w:t>
      </w:r>
    </w:p>
    <w:p w14:paraId="4A2D5A3B" w14:textId="77777777" w:rsidR="000E6F45" w:rsidRPr="00351108" w:rsidRDefault="000E6F45">
      <w:pPr>
        <w:spacing w:after="0" w:line="360" w:lineRule="auto"/>
        <w:jc w:val="both"/>
        <w:rPr>
          <w:rFonts w:ascii="Arial" w:hAnsi="Arial" w:cs="Arial"/>
          <w:color w:val="595959"/>
          <w:sz w:val="28"/>
        </w:rPr>
      </w:pPr>
    </w:p>
    <w:p w14:paraId="48EB5782"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O Senhor Desembargador SÉRGIO ROCHA – Relator.</w:t>
      </w:r>
    </w:p>
    <w:p w14:paraId="0788FA69" w14:textId="77777777" w:rsidR="000E6F45" w:rsidRPr="00351108" w:rsidRDefault="000E6F45">
      <w:pPr>
        <w:spacing w:after="0" w:line="360" w:lineRule="auto"/>
        <w:jc w:val="both"/>
        <w:rPr>
          <w:rFonts w:ascii="Arial" w:hAnsi="Arial" w:cs="Arial"/>
          <w:color w:val="595959"/>
          <w:sz w:val="28"/>
        </w:rPr>
      </w:pPr>
    </w:p>
    <w:p w14:paraId="2CFB3C01" w14:textId="1B0CC3F9" w:rsidR="000E6F45" w:rsidRPr="00B73683" w:rsidRDefault="00000000">
      <w:pPr>
        <w:spacing w:after="0" w:line="360" w:lineRule="auto"/>
        <w:jc w:val="center"/>
        <w:rPr>
          <w:color w:val="595959"/>
        </w:rPr>
      </w:pPr>
      <w:r w:rsidRPr="00B73683">
        <w:rPr>
          <w:rFonts w:ascii="Arial" w:hAnsi="Arial" w:cs="Arial"/>
          <w:b/>
          <w:bCs/>
          <w:color w:val="595959"/>
          <w:sz w:val="28"/>
          <w:szCs w:val="28"/>
        </w:rPr>
        <w:t xml:space="preserve">AGRAVO DE INSTRUMENTO DO EXEQUENTE, </w:t>
      </w:r>
      <w:r w:rsidR="00DA12C2" w:rsidRPr="00B73683">
        <w:rPr>
          <w:rFonts w:ascii="Arial" w:hAnsi="Arial" w:cs="Arial"/>
          <w:b/>
          <w:bCs/>
          <w:color w:val="595959"/>
          <w:sz w:val="28"/>
          <w:szCs w:val="28"/>
        </w:rPr>
        <w:t>BANCO DO BRASIL</w:t>
      </w:r>
      <w:r w:rsidRPr="00B73683">
        <w:rPr>
          <w:rFonts w:ascii="Arial" w:hAnsi="Arial" w:cs="Arial"/>
          <w:b/>
          <w:bCs/>
          <w:color w:val="595959"/>
          <w:sz w:val="28"/>
          <w:szCs w:val="28"/>
        </w:rPr>
        <w:t xml:space="preserve"> S/A</w:t>
      </w:r>
    </w:p>
    <w:p w14:paraId="3D39AC22" w14:textId="77777777" w:rsidR="000E6F45" w:rsidRPr="00351108" w:rsidRDefault="000E6F45">
      <w:pPr>
        <w:spacing w:after="0" w:line="360" w:lineRule="auto"/>
        <w:jc w:val="both"/>
        <w:rPr>
          <w:rFonts w:ascii="Arial" w:hAnsi="Arial" w:cs="Arial"/>
          <w:color w:val="595959"/>
          <w:sz w:val="28"/>
        </w:rPr>
      </w:pPr>
    </w:p>
    <w:p w14:paraId="688D6FE9" w14:textId="77777777" w:rsidR="000E6F45" w:rsidRPr="00B73683" w:rsidRDefault="00000000">
      <w:pPr>
        <w:spacing w:after="0" w:line="360" w:lineRule="auto"/>
        <w:ind w:firstLine="2268"/>
        <w:jc w:val="both"/>
        <w:rPr>
          <w:color w:val="595959"/>
        </w:rPr>
      </w:pPr>
      <w:r w:rsidRPr="00B73683">
        <w:rPr>
          <w:rFonts w:ascii="Arial" w:hAnsi="Arial" w:cs="Arial"/>
          <w:color w:val="595959"/>
          <w:sz w:val="28"/>
          <w:szCs w:val="28"/>
        </w:rPr>
        <w:t>Presentes os pressupostos de admissibilidade, conheço do agravo de instrumento.</w:t>
      </w:r>
    </w:p>
    <w:p w14:paraId="150B3C80" w14:textId="77777777" w:rsidR="000E6F45" w:rsidRPr="00351108" w:rsidRDefault="000E6F45">
      <w:pPr>
        <w:spacing w:after="0" w:line="360" w:lineRule="auto"/>
        <w:jc w:val="both"/>
        <w:rPr>
          <w:rFonts w:ascii="Arial" w:hAnsi="Arial" w:cs="Arial"/>
          <w:color w:val="595959"/>
          <w:sz w:val="28"/>
        </w:rPr>
      </w:pPr>
    </w:p>
    <w:p w14:paraId="6B1CC1D4" w14:textId="05D09222" w:rsidR="000E6F45" w:rsidRPr="00B73683" w:rsidRDefault="00000000" w:rsidP="000A3E4C">
      <w:pPr>
        <w:spacing w:after="0" w:line="360" w:lineRule="auto"/>
        <w:jc w:val="center"/>
        <w:rPr>
          <w:color w:val="595959"/>
          <w:highlight w:val="yellow"/>
        </w:rPr>
      </w:pPr>
      <w:r w:rsidRPr="00B73683">
        <w:rPr>
          <w:rFonts w:ascii="Arial" w:hAnsi="Arial" w:cs="Arial"/>
          <w:color w:val="595959"/>
          <w:sz w:val="28"/>
          <w:szCs w:val="28"/>
          <w:highlight w:val="yellow"/>
        </w:rPr>
        <w:t>DA DESNECESSIDADE DE PRÉVIA DILIGÊNCIA CARTORÁRIA PARA A RENOVAÇÃO DA PESQUISA SISBAJUD</w:t>
      </w:r>
    </w:p>
    <w:p w14:paraId="4944DF38" w14:textId="77777777" w:rsidR="000E6F45" w:rsidRPr="00351108" w:rsidRDefault="000E6F45">
      <w:pPr>
        <w:spacing w:after="0" w:line="360" w:lineRule="auto"/>
        <w:jc w:val="both"/>
        <w:rPr>
          <w:rFonts w:ascii="Arial" w:hAnsi="Arial" w:cs="Arial"/>
          <w:color w:val="595959"/>
          <w:sz w:val="28"/>
        </w:rPr>
      </w:pPr>
    </w:p>
    <w:p w14:paraId="72345543" w14:textId="52B3FD8D" w:rsidR="000E6F45" w:rsidRPr="00B73683" w:rsidRDefault="00000000">
      <w:pPr>
        <w:spacing w:after="0" w:line="360" w:lineRule="auto"/>
        <w:ind w:firstLine="2268"/>
        <w:jc w:val="both"/>
        <w:rPr>
          <w:ins w:id="1047" w:author="Assessor GDSXSR" w:date="2026-10-29T19:50:56Z"/>
          <w:color w:val="595959"/>
        </w:rPr>
      </w:pPr>
      <w:r w:rsidRPr="00B73683">
        <w:rPr>
          <w:rFonts w:ascii="Arial" w:hAnsi="Arial" w:cs="Arial"/>
          <w:color w:val="595959"/>
          <w:sz w:val="28"/>
          <w:szCs w:val="28"/>
        </w:rPr>
        <w:t xml:space="preserve">O exequente/agravante alega que: </w:t>
      </w:r>
      <w:r w:rsidRPr="00B73683">
        <w:rPr>
          <w:rFonts w:ascii="Arial" w:hAnsi="Arial" w:cs="Arial"/>
          <w:b/>
          <w:bCs/>
          <w:color w:val="595959"/>
          <w:sz w:val="28"/>
          <w:szCs w:val="28"/>
        </w:rPr>
        <w:t>1)</w:t>
      </w:r>
      <w:r w:rsidRPr="00B73683">
        <w:rPr>
          <w:rFonts w:ascii="Arial" w:hAnsi="Arial" w:cs="Arial"/>
          <w:color w:val="595959"/>
          <w:sz w:val="28"/>
          <w:szCs w:val="28"/>
        </w:rPr>
        <w:t xml:space="preserve"> o pedido não é de pesquisas indiscriminadas, mas de renovação da diligência via SISBAJUD após o decurso de mais de um ano desde a última tentativa de bloqueio; </w:t>
      </w:r>
      <w:r w:rsidRPr="00B73683">
        <w:rPr>
          <w:rFonts w:ascii="Arial" w:hAnsi="Arial" w:cs="Arial"/>
          <w:b/>
          <w:bCs/>
          <w:color w:val="595959"/>
          <w:sz w:val="28"/>
          <w:szCs w:val="28"/>
        </w:rPr>
        <w:t>2)</w:t>
      </w:r>
      <w:r w:rsidRPr="00B73683">
        <w:rPr>
          <w:rFonts w:ascii="Arial" w:hAnsi="Arial" w:cs="Arial"/>
          <w:color w:val="595959"/>
          <w:sz w:val="28"/>
          <w:szCs w:val="28"/>
        </w:rPr>
        <w:t xml:space="preserve"> não é razoável condicionar o SISBAJUD à prévia pesquisa cartorária; </w:t>
      </w:r>
      <w:r w:rsidRPr="00B73683">
        <w:rPr>
          <w:rFonts w:ascii="Arial" w:hAnsi="Arial" w:cs="Arial"/>
          <w:b/>
          <w:bCs/>
          <w:color w:val="595959"/>
          <w:sz w:val="28"/>
          <w:szCs w:val="28"/>
        </w:rPr>
        <w:t>3)</w:t>
      </w:r>
      <w:r w:rsidRPr="00B73683">
        <w:rPr>
          <w:rFonts w:ascii="Arial" w:hAnsi="Arial" w:cs="Arial"/>
          <w:color w:val="595959"/>
          <w:sz w:val="28"/>
          <w:szCs w:val="28"/>
        </w:rPr>
        <w:t xml:space="preserve"> o precedente invocado na decisão agravada trata de hipótese distinta. </w:t>
      </w:r>
    </w:p>
    <w:p>
      <w:pPr>
        <w:spacing w:after="0" w:line="360" w:lineRule="auto"/>
        <w:ind w:firstLine="2268"/>
        <w:jc w:val="both"/>
        <w:rPr>
          <w:ins w:id="1048" w:author="Assessor GDSXSR" w:date="2026-10-29T19:50:56Z"/>
          <w:color w:val="595959"/>
        </w:rPr>
      </w:pPr>
    </w:p>
    <w:p>
      <w:pPr>
        <w:spacing w:after="0" w:line="360" w:lineRule="auto"/>
        <w:ind w:firstLine="2268"/>
        <w:jc w:val="both"/>
        <w:rPr>
          <w:color w:val="595959"/>
        </w:rPr>
      </w:pPr>
      <w:ins w:id="1049" w:author="Assessor GDSXSR" w:date="2026-10-29T19:50:56Z">
        <w:commentRangeStart w:id="10"/>
        <w:r>
          <w:rPr>
            <w:rFonts w:ascii="Arial" w:hAnsi="Arial" w:cs="Arial"/>
            <w:color w:val="808080"/>
            <w:sz w:val="28"/>
            <w:szCs w:val="28"/>
          </w:rPr>
          <w:t xml:space="preserve">Requer a reforma da r. decisão agravada para determinar a renovação da pesquisa de ativos financeiros via SISBAJUD, na modalidade “teimosinha”.</w:t>
        </w:r>
        <w:commentRangeEnd w:id="10"/>
        <w:r>
          <w:rPr>
            <w:rStyle w:val="CommentReference"/>
            <w:color w:val="808080"/>
          </w:rPr>
          <w:commentReference w:id="10"/>
        </w:r>
      </w:ins>
    </w:p>
    <w:p w14:paraId="5CB7D716" w14:textId="77777777" w:rsidR="000E6F45" w:rsidRPr="00351108" w:rsidRDefault="000E6F45">
      <w:pPr>
        <w:spacing w:after="0" w:line="360" w:lineRule="auto"/>
        <w:jc w:val="both"/>
        <w:rPr>
          <w:rFonts w:ascii="Arial" w:hAnsi="Arial" w:cs="Arial"/>
          <w:color w:val="595959"/>
          <w:sz w:val="28"/>
        </w:rPr>
      </w:pPr>
    </w:p>
    <w:p w14:paraId="13C348A0" w14:textId="77777777" w:rsidR="000E6F45" w:rsidRPr="000A3E4C" w:rsidRDefault="00000000">
      <w:pPr>
        <w:spacing w:after="0" w:line="360" w:lineRule="auto"/>
        <w:ind w:firstLine="2268"/>
        <w:jc w:val="both"/>
        <w:rPr>
          <w:highlight w:val="yellow"/>
        </w:rPr>
      </w:pPr>
      <w:r w:rsidRPr="00755E2C">
        <w:rPr>
          <w:rFonts w:ascii="Arial" w:hAnsi="Arial" w:cs="Arial"/>
          <w:color w:val="595959"/>
          <w:sz w:val="28"/>
          <w:szCs w:val="28"/>
          <w:highlight w:val="yellow"/>
        </w:rPr>
        <w:t>Com razão.</w:t>
      </w:r>
    </w:p>
    <w:p w14:paraId="45C5EF9A" w14:textId="77777777" w:rsidR="000E6F45" w:rsidRPr="00351108" w:rsidRDefault="000E6F45">
      <w:pPr>
        <w:spacing w:after="0" w:line="360" w:lineRule="auto"/>
        <w:jc w:val="both"/>
        <w:rPr>
          <w:rFonts w:ascii="Arial" w:hAnsi="Arial" w:cs="Arial"/>
          <w:color w:val="595959"/>
          <w:sz w:val="28"/>
        </w:rPr>
      </w:pPr>
    </w:p>
    <w:p w14:paraId="5585B9BD" w14:textId="5A7EB09B" w:rsidR="000E6F45" w:rsidRPr="00B73683" w:rsidRDefault="00000000">
      <w:pPr>
        <w:spacing w:after="0" w:line="360" w:lineRule="auto"/>
        <w:ind w:firstLine="2268"/>
        <w:jc w:val="both"/>
        <w:rPr>
          <w:color w:val="595959"/>
        </w:rPr>
      </w:pPr>
      <w:del w:id="1050" w:author="Assessor GDSXSR" w:date="2026-10-29T19:50:56Z">
        <w:r>
          <w:rPr>
            <w:rFonts w:ascii="Arial" w:hAnsi="Arial" w:cs="Arial"/>
            <w:color w:val="595959"/>
            <w:sz w:val="28"/>
            <w:szCs w:val="28"/>
          </w:rPr>
          <w:delText xml:space="preserve">A</w:delText>
        </w:r>
      </w:del>
      <w:ins w:id="1051" w:author="Assessor GDSXSR" w:date="2026-10-29T19:50:56Z">
        <w:commentRangeStart w:id="11"/>
        <w:r>
          <w:rPr>
            <w:rFonts w:ascii="Arial" w:hAnsi="Arial" w:cs="Arial"/>
            <w:color w:val="808080"/>
            <w:sz w:val="28"/>
            <w:szCs w:val="28"/>
          </w:rPr>
          <w:t xml:space="preserve">O</w:t>
        </w:r>
        <w:commentRangeEnd w:id="11"/>
        <w:r>
          <w:rPr>
            <w:rStyle w:val="CommentReference"/>
            <w:color w:val="808080"/>
          </w:rPr>
          <w:commentReference w:id="11"/>
        </w:r>
      </w:ins>
      <w:r>
        <w:rPr>
          <w:rFonts w:ascii="Arial" w:hAnsi="Arial" w:cs="Arial"/>
          <w:color w:val="595959"/>
          <w:sz w:val="28"/>
          <w:szCs w:val="28"/>
        </w:rPr>
        <w:t xml:space="preserve"> </w:t>
      </w:r>
      <w:del w:id="1052" w:author="Assessor GDSXSR" w:date="2026-10-29T19:50:56Z">
        <w:r>
          <w:rPr>
            <w:rFonts w:ascii="Arial" w:hAnsi="Arial" w:cs="Arial"/>
            <w:color w:val="595959"/>
            <w:sz w:val="28"/>
            <w:szCs w:val="28"/>
          </w:rPr>
          <w:delText xml:space="preserve">controvérsia consiste em saber se é lícito condicionar a renovação da pesquisa</w:delText>
        </w:r>
      </w:del>
      <w:ins w:id="1053" w:author="Assessor GDSXSR" w:date="2026-10-29T19:50:56Z">
        <w:r>
          <w:rPr>
            <w:rFonts w:ascii="Arial" w:hAnsi="Arial" w:cs="Arial"/>
            <w:color w:val="808080"/>
            <w:sz w:val="28"/>
            <w:szCs w:val="28"/>
          </w:rPr>
          <w:t xml:space="preserve">decurso</w:t>
        </w:r>
      </w:ins>
      <w:r>
        <w:rPr>
          <w:rFonts w:ascii="Arial" w:hAnsi="Arial" w:cs="Arial"/>
          <w:color w:val="595959"/>
          <w:sz w:val="28"/>
          <w:szCs w:val="28"/>
        </w:rPr>
        <w:t xml:space="preserve"> de</w:t>
      </w:r>
      <w:del w:id="1054" w:author="Assessor GDSXSR" w:date="2026-10-29T19:50:56Z">
        <w:r>
          <w:rPr>
            <w:rFonts w:ascii="Arial" w:hAnsi="Arial" w:cs="Arial"/>
            <w:color w:val="595959"/>
            <w:sz w:val="28"/>
            <w:szCs w:val="28"/>
          </w:rPr>
          <w:delText xml:space="preserve"> ativos financeiros pelo sistema SISBAJUD, na modalidade “teimosinha”, à prévia realização de diligências cartorárias junto aos registros de imóveis, quando já decorrido</w:delText>
        </w:r>
      </w:del>
      <w:r>
        <w:rPr>
          <w:rFonts w:ascii="Arial" w:hAnsi="Arial" w:cs="Arial"/>
          <w:color w:val="595959"/>
          <w:sz w:val="28"/>
          <w:szCs w:val="28"/>
        </w:rPr>
        <w:t xml:space="preserve"> prazo superior a um ano desde a última consulta eletrônica</w:t>
      </w:r>
      <w:del w:id="1055" w:author="Assessor GDSXSR" w:date="2026-10-29T19:50:56Z">
        <w:r>
          <w:rPr>
            <w:rFonts w:ascii="Arial" w:hAnsi="Arial" w:cs="Arial"/>
            <w:color w:val="595959"/>
            <w:sz w:val="28"/>
            <w:szCs w:val="28"/>
          </w:rPr>
          <w:delText xml:space="preserve">,</w:delText>
        </w:r>
      </w:del>
      <w:ins w:id="1056" w:author="Assessor GDSXSR" w:date="2026-10-29T19:50:56Z">
        <w:r>
          <w:rPr>
            <w:rFonts w:ascii="Arial" w:hAnsi="Arial" w:cs="Arial"/>
            <w:color w:val="808080"/>
            <w:sz w:val="28"/>
            <w:szCs w:val="28"/>
          </w:rPr>
          <w:t xml:space="preserve"> é</w:t>
        </w:r>
      </w:ins>
      <w:r>
        <w:rPr>
          <w:rFonts w:ascii="Arial" w:hAnsi="Arial" w:cs="Arial"/>
          <w:color w:val="595959"/>
          <w:sz w:val="28"/>
          <w:szCs w:val="28"/>
        </w:rPr>
        <w:t xml:space="preserve"> fato alegado pelo agravante e não especificamente impugnado nas contrarrazões.</w:t>
      </w:r>
    </w:p>
    <w:p w14:paraId="06337CDA" w14:textId="77777777" w:rsidR="000E6F45" w:rsidRPr="00351108" w:rsidRDefault="000E6F45">
      <w:pPr>
        <w:spacing w:after="0" w:line="360" w:lineRule="auto"/>
        <w:jc w:val="both"/>
        <w:rPr>
          <w:rFonts w:ascii="Arial" w:hAnsi="Arial" w:cs="Arial"/>
          <w:color w:val="595959"/>
          <w:sz w:val="28"/>
        </w:rPr>
      </w:pPr>
    </w:p>
    <w:p>
      <w:pPr>
        <w:spacing w:after="0" w:line="360" w:lineRule="auto"/>
        <w:ind w:firstLine="2268"/>
        <w:jc w:val="both"/>
        <w:rPr>
          <w:ins w:id="1062" w:author="Assessor GDSXSR" w:date="2026-10-29T19:50:56Z"/>
        </w:rPr>
      </w:pPr>
      <w:r>
        <w:rPr>
          <w:rFonts w:ascii="Arial" w:hAnsi="Arial" w:cs="Arial"/>
          <w:color w:val="595959"/>
          <w:sz w:val="28"/>
          <w:szCs w:val="28"/>
          <w:highlight w:val="yellow"/>
          <w:rPrChange w:id="1058" w:author="Assessor GDSXSR" w:date="2026-10-29T19:50:56Z">
            <w:rPr>
              <w:rFonts w:ascii="Arial" w:hAnsi="Arial" w:cs="Arial"/>
              <w:color w:val="595959"/>
              <w:sz w:val="28"/>
              <w:szCs w:val="28"/>
            </w:rPr>
          </w:rPrChange>
        </w:rPr>
        <w:t xml:space="preserve">Esta 4ª Turma Cível tem reconhecido que o decurso de prazo superior a um ano desde a última pesquisa patrimonial constitui critério objetivo suficiente para autorizar nova consulta ao SISBAJUD</w:t>
      </w:r>
      <w:r>
        <w:rPr>
          <w:rFonts w:ascii="Arial" w:hAnsi="Arial" w:cs="Arial"/>
          <w:color w:val="595959"/>
          <w:sz w:val="28"/>
          <w:szCs w:val="28"/>
        </w:rPr>
        <w:t xml:space="preserve">, inclusive na modalidade reiterada “teimosinha”, dispensada a prova de alteração da situação econômica do executado, diante da dinamicidade das relações econômicas.</w:t>
      </w:r>
    </w:p>
    <w:p>
      <w:pPr>
        <w:spacing w:after="0" w:line="360" w:lineRule="auto"/>
        <w:ind w:firstLine="2268"/>
        <w:jc w:val="both"/>
        <w:rPr>
          <w:ins w:id="1063" w:author="Assessor GDSXSR" w:date="2026-10-29T19:50:56Z"/>
        </w:rPr>
      </w:pPr>
    </w:p>
    <w:p w14:paraId="37C3E844" w14:textId="494DA105" w:rsidR="00A93D80" w:rsidRPr="00B73683" w:rsidRDefault="00000000">
      <w:pPr>
        <w:spacing w:after="0" w:line="360" w:lineRule="auto"/>
        <w:ind w:firstLine="2268"/>
        <w:jc w:val="both"/>
        <w:rPr>
          <w:rFonts w:ascii="Arial" w:hAnsi="Arial" w:cs="Arial"/>
          <w:color w:val="595959"/>
          <w:sz w:val="28"/>
          <w:szCs w:val="28"/>
        </w:rPr>
      </w:pPr>
      <w:ins w:id="1059" w:author="Assessor GDSXSR" w:date="2026-10-29T19:50:56Z">
        <w:commentRangeStart w:id="12"/>
        <w:r>
          <w:rPr>
            <w:rFonts w:ascii="Arial" w:hAnsi="Arial" w:cs="Arial"/>
            <w:color w:val="808080"/>
            <w:sz w:val="28"/>
            <w:szCs w:val="28"/>
          </w:rPr>
          <w:t xml:space="preserve">Nesse</w:t>
        </w:r>
        <w:commentRangeEnd w:id="12"/>
        <w:r>
          <w:rPr>
            <w:rStyle w:val="CommentReference"/>
            <w:color w:val="808080"/>
          </w:rPr>
          <w:commentReference w:id="12"/>
        </w:r>
      </w:ins>
      <w:r>
        <w:rPr>
          <w:rFonts w:ascii="Arial" w:hAnsi="Arial" w:cs="Arial"/>
          <w:color w:val="595959"/>
          <w:sz w:val="28"/>
          <w:szCs w:val="28"/>
        </w:rPr>
        <w:t xml:space="preserve"> </w:t>
      </w:r>
      <w:del w:id="1060" w:author="Assessor GDSXSR" w:date="2026-10-29T19:50:56Z">
        <w:r>
          <w:rPr>
            <w:rFonts w:ascii="Arial" w:hAnsi="Arial" w:cs="Arial"/>
            <w:color w:val="595959"/>
            <w:sz w:val="28"/>
            <w:szCs w:val="28"/>
          </w:rPr>
          <w:delText xml:space="preserve">Confira-se</w:delText>
        </w:r>
      </w:del>
      <w:ins w:id="1061" w:author="Assessor GDSXSR" w:date="2026-10-29T19:50:56Z">
        <w:r>
          <w:rPr>
            <w:rFonts w:ascii="Arial" w:hAnsi="Arial" w:cs="Arial"/>
            <w:color w:val="808080"/>
            <w:sz w:val="28"/>
            <w:szCs w:val="28"/>
          </w:rPr>
          <w:t xml:space="preserve">sentido</w:t>
        </w:r>
      </w:ins>
      <w:r>
        <w:rPr>
          <w:rFonts w:ascii="Arial" w:hAnsi="Arial" w:cs="Arial"/>
          <w:color w:val="595959"/>
          <w:sz w:val="28"/>
          <w:szCs w:val="28"/>
        </w:rPr>
        <w:t xml:space="preserve">:</w:t>
      </w:r>
    </w:p>
    <w:p w14:paraId="00496DF9" w14:textId="1419AB0E" w:rsidR="000E6F45" w:rsidRPr="00351108" w:rsidRDefault="000E6F45" w:rsidP="00A93D80">
      <w:pPr>
        <w:spacing w:after="0" w:line="360" w:lineRule="auto"/>
        <w:jc w:val="both"/>
        <w:rPr>
          <w:rFonts w:ascii="Arial" w:hAnsi="Arial" w:cs="Arial"/>
          <w:color w:val="595959"/>
          <w:sz w:val="28"/>
        </w:rPr>
      </w:pPr>
    </w:p>
    <w:p w14:paraId="1C0C9478" w14:textId="77777777" w:rsidR="000E6F45" w:rsidRPr="00B73683" w:rsidRDefault="00000000" w:rsidP="000A3E4C">
      <w:pPr>
        <w:spacing w:after="0" w:line="360" w:lineRule="auto"/>
        <w:ind w:left="2268"/>
        <w:jc w:val="both"/>
        <w:rPr>
          <w:i/>
          <w:color w:val="595959"/>
        </w:rPr>
      </w:pPr>
      <w:commentRangeStart w:id="1"/>
      <w:r>
        <w:rPr>
          <w:rFonts w:ascii="Arial" w:hAnsi="Arial" w:cs="Arial"/>
          <w:i/>
          <w:color w:val="595959"/>
          <w:sz w:val="26"/>
          <w:szCs w:val="26"/>
        </w:rPr>
        <w:t xml:space="preserve">“(...) 3. Se a última tentativa de encontrar bens ocorreu há mais de um ano, </w:t>
      </w:r>
      <w:r>
        <w:rPr>
          <w:rFonts w:ascii="Arial" w:hAnsi="Arial" w:cs="Arial"/>
          <w:i/>
          <w:color w:val="595959"/>
          <w:sz w:val="26"/>
          <w:szCs w:val="26"/>
          <w:u w:val="single"/>
          <w:rPrChange w:id="1065" w:author="Assessor GDSXSR" w:date="2026-10-29T19:50:56Z">
            <w:rPr>
              <w:rFonts w:ascii="Arial" w:hAnsi="Arial" w:cs="Arial"/>
              <w:i/>
              <w:color w:val="595959"/>
              <w:sz w:val="26"/>
              <w:szCs w:val="26"/>
            </w:rPr>
          </w:rPrChange>
        </w:rPr>
        <w:t xml:space="preserve">justifica-se a renovação do pedido de consulta ao Sisbajud na modalidade ‘teimosinha’</w:t>
      </w:r>
      <w:r>
        <w:rPr>
          <w:rFonts w:ascii="Arial" w:hAnsi="Arial" w:cs="Arial"/>
          <w:i/>
          <w:color w:val="595959"/>
          <w:sz w:val="26"/>
          <w:szCs w:val="26"/>
        </w:rPr>
        <w:t xml:space="preserve">, que oferece maior amplitude na base de consulta. (...)” </w:t>
      </w:r>
      <w:r>
        <w:rPr>
          <w:rFonts w:ascii="Arial" w:hAnsi="Arial" w:cs="Arial"/>
          <w:color w:val="595959"/>
          <w:sz w:val="26"/>
          <w:szCs w:val="26"/>
        </w:rPr>
        <w:t xml:space="preserve">(</w:t>
      </w:r>
      <w:del w:id="1066" w:author="Assessor GDSXSR" w:date="2026-10-29T19:50:56Z">
        <w:r>
          <w:rPr>
            <w:rFonts w:ascii="Arial" w:hAnsi="Arial" w:cs="Arial"/>
            <w:color w:val="595959"/>
            <w:sz w:val="26"/>
            <w:szCs w:val="26"/>
          </w:rPr>
          <w:delText xml:space="preserve">TJDFT, </w:delText>
        </w:r>
      </w:del>
      <w:r>
        <w:rPr>
          <w:rFonts w:ascii="Arial" w:hAnsi="Arial" w:cs="Arial"/>
          <w:color w:val="595959"/>
          <w:sz w:val="26"/>
          <w:szCs w:val="26"/>
        </w:rPr>
        <w:t xml:space="preserve">Acórdão</w:t>
      </w:r>
      <w:del w:id="1067" w:author="Assessor GDSXSR" w:date="2026-10-29T19:50:56Z">
        <w:r>
          <w:rPr>
            <w:rFonts w:ascii="Arial" w:hAnsi="Arial" w:cs="Arial"/>
            <w:color w:val="595959"/>
            <w:sz w:val="26"/>
            <w:szCs w:val="26"/>
          </w:rPr>
          <w:delText xml:space="preserve"> nº</w:delText>
        </w:r>
      </w:del>
      <w:r>
        <w:rPr>
          <w:rFonts w:ascii="Arial" w:hAnsi="Arial" w:cs="Arial"/>
          <w:color w:val="595959"/>
          <w:sz w:val="26"/>
          <w:szCs w:val="26"/>
        </w:rPr>
        <w:t xml:space="preserve"> </w:t>
      </w:r>
      <w:r>
        <w:rPr>
          <w:rFonts w:ascii="Arial" w:hAnsi="Arial" w:cs="Arial"/>
          <w:color w:val="595959"/>
          <w:sz w:val="26"/>
          <w:szCs w:val="26"/>
        </w:rPr>
        <w:t xml:space="preserve">2102603</w:t>
      </w:r>
      <w:r>
        <w:rPr>
          <w:rFonts w:ascii="Arial" w:hAnsi="Arial" w:cs="Arial"/>
          <w:color w:val="595959"/>
          <w:sz w:val="26"/>
          <w:szCs w:val="26"/>
        </w:rPr>
        <w:t xml:space="preserve">,</w:t>
      </w:r>
      <w:del w:id="1068" w:author="Assessor GDSXSR" w:date="2026-10-29T19:50:56Z">
        <w:r>
          <w:rPr>
            <w:rFonts w:ascii="Arial" w:hAnsi="Arial" w:cs="Arial"/>
            <w:color w:val="595959"/>
            <w:sz w:val="26"/>
            <w:szCs w:val="26"/>
          </w:rPr>
          <w:delText xml:space="preserve"> AGI nº</w:delText>
        </w:r>
      </w:del>
      <w:r>
        <w:rPr>
          <w:rFonts w:ascii="Arial" w:hAnsi="Arial" w:cs="Arial"/>
          <w:color w:val="595959"/>
          <w:sz w:val="26"/>
          <w:szCs w:val="26"/>
        </w:rPr>
        <w:t xml:space="preserve"> 0742673-24.2025.8.07.0000, </w:t>
      </w:r>
      <w:del w:id="1069" w:author="Assessor GDSXSR" w:date="2026-10-29T19:50:56Z">
        <w:r>
          <w:rPr>
            <w:rFonts w:ascii="Arial" w:hAnsi="Arial" w:cs="Arial"/>
            <w:color w:val="595959"/>
            <w:sz w:val="26"/>
            <w:szCs w:val="26"/>
          </w:rPr>
          <w:delText xml:space="preserve">Rel.</w:delText>
        </w:r>
      </w:del>
      <w:ins w:id="1070" w:author="Assessor GDSXSR" w:date="2026-10-29T19:50:56Z">
        <w:r>
          <w:rPr>
            <w:rFonts w:ascii="Arial" w:hAnsi="Arial" w:cs="Arial"/>
            <w:color w:val="808080"/>
            <w:sz w:val="26"/>
            <w:szCs w:val="26"/>
          </w:rPr>
          <w:t xml:space="preserve">Relator(a):</w:t>
        </w:r>
      </w:ins>
      <w:r>
        <w:rPr>
          <w:rFonts w:ascii="Arial" w:hAnsi="Arial" w:cs="Arial"/>
          <w:color w:val="595959"/>
          <w:sz w:val="26"/>
          <w:szCs w:val="26"/>
        </w:rPr>
        <w:t xml:space="preserve"> </w:t>
      </w:r>
      <w:del w:id="1071" w:author="Assessor GDSXSR" w:date="2026-10-29T19:50:56Z">
        <w:r>
          <w:rPr>
            <w:rFonts w:ascii="Arial" w:hAnsi="Arial" w:cs="Arial"/>
            <w:color w:val="595959"/>
            <w:sz w:val="26"/>
            <w:szCs w:val="26"/>
          </w:rPr>
          <w:delText xml:space="preserve">Edi</w:delText>
        </w:r>
      </w:del>
      <w:ins w:id="1072" w:author="Assessor GDSXSR" w:date="2026-10-29T19:50:56Z">
        <w:r>
          <w:rPr>
            <w:rFonts w:ascii="Arial" w:hAnsi="Arial" w:cs="Arial"/>
            <w:color w:val="808080"/>
            <w:sz w:val="26"/>
            <w:szCs w:val="26"/>
          </w:rPr>
          <w:t xml:space="preserve">EDI</w:t>
        </w:r>
      </w:ins>
      <w:r>
        <w:rPr>
          <w:rFonts w:ascii="Arial" w:hAnsi="Arial" w:cs="Arial"/>
          <w:color w:val="595959"/>
          <w:sz w:val="26"/>
          <w:szCs w:val="26"/>
        </w:rPr>
        <w:t xml:space="preserve"> </w:t>
      </w:r>
      <w:del w:id="1073" w:author="Assessor GDSXSR" w:date="2026-10-29T19:50:56Z">
        <w:r>
          <w:rPr>
            <w:rFonts w:ascii="Arial" w:hAnsi="Arial" w:cs="Arial"/>
            <w:color w:val="595959"/>
            <w:sz w:val="26"/>
            <w:szCs w:val="26"/>
          </w:rPr>
          <w:delText xml:space="preserve">Maria</w:delText>
        </w:r>
      </w:del>
      <w:ins w:id="1074" w:author="Assessor GDSXSR" w:date="2026-10-29T19:50:56Z">
        <w:r>
          <w:rPr>
            <w:rFonts w:ascii="Arial" w:hAnsi="Arial" w:cs="Arial"/>
            <w:color w:val="808080"/>
            <w:sz w:val="26"/>
            <w:szCs w:val="26"/>
          </w:rPr>
          <w:t xml:space="preserve">MARIA</w:t>
        </w:r>
      </w:ins>
      <w:r>
        <w:rPr>
          <w:rFonts w:ascii="Arial" w:hAnsi="Arial" w:cs="Arial"/>
          <w:color w:val="595959"/>
          <w:sz w:val="26"/>
          <w:szCs w:val="26"/>
        </w:rPr>
        <w:t xml:space="preserve"> </w:t>
      </w:r>
      <w:del w:id="1075" w:author="Assessor GDSXSR" w:date="2026-10-29T19:50:56Z">
        <w:r>
          <w:rPr>
            <w:rFonts w:ascii="Arial" w:hAnsi="Arial" w:cs="Arial"/>
            <w:color w:val="595959"/>
            <w:sz w:val="26"/>
            <w:szCs w:val="26"/>
          </w:rPr>
          <w:delText xml:space="preserve">Coutinho</w:delText>
        </w:r>
      </w:del>
      <w:ins w:id="1076" w:author="Assessor GDSXSR" w:date="2026-10-29T19:50:56Z">
        <w:r>
          <w:rPr>
            <w:rFonts w:ascii="Arial" w:hAnsi="Arial" w:cs="Arial"/>
            <w:color w:val="808080"/>
            <w:sz w:val="26"/>
            <w:szCs w:val="26"/>
          </w:rPr>
          <w:t xml:space="preserve">COUTINHO</w:t>
        </w:r>
      </w:ins>
      <w:r>
        <w:rPr>
          <w:rFonts w:ascii="Arial" w:hAnsi="Arial" w:cs="Arial"/>
          <w:color w:val="595959"/>
          <w:sz w:val="26"/>
          <w:szCs w:val="26"/>
        </w:rPr>
        <w:t xml:space="preserve"> </w:t>
      </w:r>
      <w:del w:id="1077" w:author="Assessor GDSXSR" w:date="2026-10-29T19:50:56Z">
        <w:r>
          <w:rPr>
            <w:rFonts w:ascii="Arial" w:hAnsi="Arial" w:cs="Arial"/>
            <w:color w:val="595959"/>
            <w:sz w:val="26"/>
            <w:szCs w:val="26"/>
          </w:rPr>
          <w:delText xml:space="preserve">Bizzi</w:delText>
        </w:r>
      </w:del>
      <w:ins w:id="1078" w:author="Assessor GDSXSR" w:date="2026-10-29T19:50:56Z">
        <w:r>
          <w:rPr>
            <w:rFonts w:ascii="Arial" w:hAnsi="Arial" w:cs="Arial"/>
            <w:color w:val="808080"/>
            <w:sz w:val="26"/>
            <w:szCs w:val="26"/>
          </w:rPr>
          <w:t xml:space="preserve">BIZZI</w:t>
        </w:r>
      </w:ins>
      <w:r>
        <w:rPr>
          <w:rFonts w:ascii="Arial" w:hAnsi="Arial" w:cs="Arial"/>
          <w:color w:val="595959"/>
          <w:sz w:val="26"/>
          <w:szCs w:val="26"/>
        </w:rPr>
        <w:t xml:space="preserve">, 4ª </w:t>
      </w:r>
      <w:del w:id="1079" w:author="Assessor GDSXSR" w:date="2026-10-29T19:50:56Z">
        <w:r>
          <w:rPr>
            <w:rFonts w:ascii="Arial" w:hAnsi="Arial" w:cs="Arial"/>
            <w:color w:val="595959"/>
            <w:sz w:val="26"/>
            <w:szCs w:val="26"/>
          </w:rPr>
          <w:delText xml:space="preserve">Turma</w:delText>
        </w:r>
      </w:del>
      <w:ins w:id="1080" w:author="Assessor GDSXSR" w:date="2026-10-29T19:50:56Z">
        <w:r>
          <w:rPr>
            <w:rFonts w:ascii="Arial" w:hAnsi="Arial" w:cs="Arial"/>
            <w:color w:val="808080"/>
            <w:sz w:val="26"/>
            <w:szCs w:val="26"/>
          </w:rPr>
          <w:t xml:space="preserve">TURMA</w:t>
        </w:r>
      </w:ins>
      <w:r>
        <w:rPr>
          <w:rFonts w:ascii="Arial" w:hAnsi="Arial" w:cs="Arial"/>
          <w:color w:val="595959"/>
          <w:sz w:val="26"/>
          <w:szCs w:val="26"/>
        </w:rPr>
        <w:t xml:space="preserve"> </w:t>
      </w:r>
      <w:del w:id="1081" w:author="Assessor GDSXSR" w:date="2026-10-29T19:50:56Z">
        <w:r>
          <w:rPr>
            <w:rFonts w:ascii="Arial" w:hAnsi="Arial" w:cs="Arial"/>
            <w:color w:val="595959"/>
            <w:sz w:val="26"/>
            <w:szCs w:val="26"/>
          </w:rPr>
          <w:delText xml:space="preserve">Cível</w:delText>
        </w:r>
      </w:del>
      <w:ins w:id="1082" w:author="Assessor GDSXSR" w:date="2026-10-29T19:50:56Z">
        <w:r>
          <w:rPr>
            <w:rFonts w:ascii="Arial" w:hAnsi="Arial" w:cs="Arial"/>
            <w:color w:val="808080"/>
            <w:sz w:val="26"/>
            <w:szCs w:val="26"/>
          </w:rPr>
          <w:t xml:space="preserve">CÍVEL</w:t>
        </w:r>
      </w:ins>
      <w:r>
        <w:rPr>
          <w:rFonts w:ascii="Arial" w:hAnsi="Arial" w:cs="Arial"/>
          <w:color w:val="595959"/>
          <w:sz w:val="26"/>
          <w:szCs w:val="26"/>
        </w:rPr>
        <w:t xml:space="preserve">, </w:t>
      </w:r>
      <w:del w:id="1083" w:author="Assessor GDSXSR" w:date="2026-10-29T19:50:56Z">
        <w:r>
          <w:rPr>
            <w:rFonts w:ascii="Arial" w:hAnsi="Arial" w:cs="Arial"/>
            <w:color w:val="595959"/>
            <w:sz w:val="26"/>
            <w:szCs w:val="26"/>
          </w:rPr>
          <w:delText xml:space="preserve">j.</w:delText>
        </w:r>
      </w:del>
      <w:ins w:id="1084" w:author="Assessor GDSXSR" w:date="2026-10-29T19:50:56Z">
        <w:r>
          <w:rPr>
            <w:rFonts w:ascii="Arial" w:hAnsi="Arial" w:cs="Arial"/>
            <w:color w:val="808080"/>
            <w:sz w:val="26"/>
            <w:szCs w:val="26"/>
          </w:rPr>
          <w:t xml:space="preserve">data de julgamento:</w:t>
        </w:r>
      </w:ins>
      <w:r>
        <w:rPr>
          <w:rFonts w:ascii="Arial" w:hAnsi="Arial" w:cs="Arial"/>
          <w:color w:val="595959"/>
          <w:sz w:val="26"/>
          <w:szCs w:val="26"/>
        </w:rPr>
        <w:t xml:space="preserve"> 11/03/2026, </w:t>
      </w:r>
      <w:ins w:id="1085" w:author="Assessor GDSXSR" w:date="2026-10-29T19:50:56Z">
        <w:r>
          <w:rPr>
            <w:rFonts w:ascii="Arial" w:hAnsi="Arial" w:cs="Arial"/>
            <w:color w:val="808080"/>
            <w:sz w:val="26"/>
            <w:szCs w:val="26"/>
          </w:rPr>
          <w:t xml:space="preserve">publicado no </w:t>
        </w:r>
      </w:ins>
      <w:r>
        <w:rPr>
          <w:rFonts w:ascii="Arial" w:hAnsi="Arial" w:cs="Arial"/>
          <w:color w:val="595959"/>
          <w:sz w:val="26"/>
          <w:szCs w:val="26"/>
        </w:rPr>
        <w:t xml:space="preserve">DJe</w:t>
      </w:r>
      <w:ins w:id="1086" w:author="Assessor GDSXSR" w:date="2026-10-29T19:50:56Z">
        <w:r>
          <w:rPr>
            <w:rFonts w:ascii="Arial" w:hAnsi="Arial" w:cs="Arial"/>
            <w:color w:val="808080"/>
            <w:sz w:val="26"/>
            <w:szCs w:val="26"/>
          </w:rPr>
          <w:t xml:space="preserve">:</w:t>
        </w:r>
      </w:ins>
      <w:r>
        <w:rPr>
          <w:rFonts w:ascii="Arial" w:hAnsi="Arial" w:cs="Arial"/>
          <w:color w:val="595959"/>
          <w:sz w:val="26"/>
          <w:szCs w:val="26"/>
        </w:rPr>
        <w:t xml:space="preserve"> 31/03/2026.)</w:t>
      </w:r>
      <w:ins w:id="1087" w:author="Assessor GDSXSR" w:date="2026-10-29T19:50:56Z">
        <w:r>
          <w:rPr>
            <w:rFonts w:ascii="Arial" w:hAnsi="Arial" w:cs="Arial"/>
            <w:color w:val="808080"/>
            <w:sz w:val="26"/>
            <w:szCs w:val="26"/>
          </w:rPr>
          <w:t xml:space="preserve"> – Grifei</w:t>
        </w:r>
      </w:ins>
      <w:commentRangeEnd w:id="1"/>
      <w:r w:rsidR="006360FC" w:rsidRPr="00B73683">
        <w:rPr>
          <w:rStyle w:val="Refdecomentrio"/>
          <w:rFonts w:ascii="Arial" w:hAnsi="Arial" w:cs="Arial"/>
          <w:color w:val="595959"/>
          <w:sz w:val="26"/>
          <w:szCs w:val="26"/>
        </w:rPr>
        <w:commentReference w:id="1"/>
      </w:r>
    </w:p>
    <w:p w14:paraId="29A87D1D" w14:textId="05CCA834" w:rsidR="000E6F45" w:rsidRPr="00B73683" w:rsidRDefault="00000000" w:rsidP="009147B6">
      <w:pPr>
        <w:spacing w:line="360" w:lineRule="auto"/>
        <w:ind w:left="2268"/>
        <w:jc w:val="both"/>
        <w:rPr>
          <w:i/>
          <w:color w:val="595959"/>
        </w:rPr>
      </w:pPr>
      <w:commentRangeStart w:id="2"/>
      <w:r>
        <w:rPr>
          <w:rFonts w:ascii="Arial" w:hAnsi="Arial" w:cs="Arial"/>
          <w:i/>
          <w:color w:val="595959"/>
          <w:sz w:val="26"/>
          <w:szCs w:val="26"/>
        </w:rPr>
        <w:t xml:space="preserve">“(...) </w:t>
      </w:r>
      <w:r>
        <w:rPr>
          <w:rFonts w:ascii="Arial" w:hAnsi="Arial" w:cs="Arial"/>
          <w:i/>
          <w:color w:val="595959"/>
          <w:sz w:val="26"/>
          <w:szCs w:val="26"/>
        </w:rPr>
        <w:t xml:space="preserve">II. </w:t>
      </w:r>
      <w:r>
        <w:rPr>
          <w:rFonts w:ascii="Arial" w:hAnsi="Arial" w:cs="Arial"/>
          <w:i/>
          <w:color w:val="595959"/>
          <w:sz w:val="26"/>
          <w:szCs w:val="26"/>
          <w:highlight w:val="yellow"/>
          <w:u w:val="single"/>
        </w:rPr>
        <w:t xml:space="preserve">O próprio decurso do tempo, desde que expressivo, pode ser legitimamente invocado para a renovação da consulta de bens pelo sistema SISBAJUD, dada a possibilidade de mudança da situação patrimonial do executado que dificilmente poderia ser detectada diretamente pelo exequente</w:t>
      </w:r>
      <w:r>
        <w:rPr>
          <w:rFonts w:ascii="Arial" w:hAnsi="Arial" w:cs="Arial"/>
          <w:i/>
          <w:color w:val="595959"/>
          <w:sz w:val="26"/>
          <w:szCs w:val="26"/>
          <w:highlight w:val="yellow"/>
        </w:rPr>
        <w:t xml:space="preserve">.</w:t>
      </w:r>
      <w:r>
        <w:rPr>
          <w:rFonts w:ascii="Arial" w:hAnsi="Arial" w:cs="Arial"/>
          <w:i/>
          <w:color w:val="595959"/>
          <w:sz w:val="26"/>
          <w:szCs w:val="26"/>
        </w:rPr>
        <w:t xml:space="preserve"> III. Ante o interesse público na efetividade da jurisdição executiva, o juiz deve adotar as providências adequadas e necessárias para a satisfação do crédito do exequente, presente o princípio da cooperação consagrado nos artigos 6º, 772 e 773 do Código de Processo Civil.</w:t>
      </w:r>
      <w:del w:id="1088" w:author="Assessor GDSXSR" w:date="2026-10-29T19:50:56Z">
        <w:r>
          <w:rPr>
            <w:rFonts w:ascii="Arial" w:hAnsi="Arial" w:cs="Arial"/>
            <w:i/>
            <w:color w:val="595959"/>
            <w:sz w:val="26"/>
            <w:szCs w:val="26"/>
          </w:rPr>
          <w:delText xml:space="preserve"> </w:delText>
        </w:r>
        <w:r>
          <w:rPr>
            <w:rFonts w:ascii="Arial" w:hAnsi="Arial" w:cs="Arial"/>
            <w:i/>
            <w:color w:val="595959"/>
            <w:sz w:val="26"/>
            <w:szCs w:val="26"/>
          </w:rPr>
          <w:delText xml:space="preserve"> </w:delText>
        </w:r>
      </w:del>
      <w:ins w:id="1089" w:author="Assessor GDSXSR" w:date="2026-10-29T19:50:56Z">
        <w:r>
          <w:rPr>
            <w:rFonts w:ascii="Arial" w:hAnsi="Arial" w:cs="Arial"/>
            <w:i/>
            <w:color w:val="808080"/>
            <w:sz w:val="26"/>
            <w:szCs w:val="26"/>
          </w:rPr>
          <w:t xml:space="preserve"> </w:t>
        </w:r>
      </w:ins>
      <w:r>
        <w:rPr>
          <w:rFonts w:ascii="Arial" w:hAnsi="Arial" w:cs="Arial"/>
          <w:i/>
          <w:color w:val="595959"/>
          <w:sz w:val="26"/>
          <w:szCs w:val="26"/>
        </w:rPr>
        <w:t xml:space="preserve">IV. A funcionalidade do SISBAJUD que permite a repetição programada da ordem de bloqueio de ativos financeiros prevista no artigo 854 do </w:t>
      </w:r>
      <w:r>
        <w:rPr>
          <w:rFonts w:ascii="Arial" w:hAnsi="Arial" w:cs="Arial"/>
          <w:i/>
          <w:color w:val="595959"/>
          <w:sz w:val="26"/>
          <w:szCs w:val="26"/>
        </w:rPr>
        <w:t xml:space="preserve">Código de Processo Civil, conhecida como ‘teimosinha’, além de racionalizar a administração dos serviços judiciários, agrega efetividade à execução.” </w:t>
      </w:r>
      <w:r>
        <w:rPr>
          <w:rFonts w:ascii="Arial" w:hAnsi="Arial" w:cs="Arial"/>
          <w:color w:val="595959"/>
          <w:sz w:val="26"/>
          <w:szCs w:val="26"/>
        </w:rPr>
        <w:t xml:space="preserve">(</w:t>
      </w:r>
      <w:del w:id="1090" w:author="Assessor GDSXSR" w:date="2026-10-29T19:50:56Z">
        <w:r>
          <w:rPr>
            <w:rFonts w:ascii="Arial" w:hAnsi="Arial" w:cs="Arial"/>
            <w:color w:val="595959"/>
            <w:sz w:val="26"/>
            <w:szCs w:val="26"/>
          </w:rPr>
          <w:delText xml:space="preserve">TJDFT, </w:delText>
        </w:r>
      </w:del>
      <w:r>
        <w:rPr>
          <w:rFonts w:ascii="Arial" w:hAnsi="Arial" w:cs="Arial"/>
          <w:color w:val="595959"/>
          <w:sz w:val="26"/>
          <w:szCs w:val="26"/>
        </w:rPr>
        <w:t xml:space="preserve">Acórdão</w:t>
      </w:r>
      <w:del w:id="1091" w:author="Assessor GDSXSR" w:date="2026-10-29T19:50:56Z">
        <w:r>
          <w:rPr>
            <w:rFonts w:ascii="Arial" w:hAnsi="Arial" w:cs="Arial"/>
            <w:color w:val="595959"/>
            <w:sz w:val="26"/>
            <w:szCs w:val="26"/>
          </w:rPr>
          <w:delText xml:space="preserve"> nº</w:delText>
        </w:r>
      </w:del>
      <w:r>
        <w:rPr>
          <w:rFonts w:ascii="Arial" w:hAnsi="Arial" w:cs="Arial"/>
          <w:color w:val="595959"/>
          <w:sz w:val="26"/>
          <w:szCs w:val="26"/>
        </w:rPr>
        <w:t xml:space="preserve"> </w:t>
      </w:r>
      <w:r>
        <w:rPr>
          <w:rFonts w:ascii="Arial" w:hAnsi="Arial" w:cs="Arial"/>
          <w:color w:val="595959"/>
          <w:sz w:val="26"/>
          <w:szCs w:val="26"/>
        </w:rPr>
        <w:t xml:space="preserve">2087914</w:t>
      </w:r>
      <w:r>
        <w:rPr>
          <w:rFonts w:ascii="Arial" w:hAnsi="Arial" w:cs="Arial"/>
          <w:color w:val="595959"/>
          <w:sz w:val="26"/>
          <w:szCs w:val="26"/>
        </w:rPr>
        <w:t xml:space="preserve">,</w:t>
      </w:r>
      <w:del w:id="1092" w:author="Assessor GDSXSR" w:date="2026-10-29T19:50:56Z">
        <w:r>
          <w:rPr>
            <w:rFonts w:ascii="Arial" w:hAnsi="Arial" w:cs="Arial"/>
            <w:color w:val="595959"/>
            <w:sz w:val="26"/>
            <w:szCs w:val="26"/>
          </w:rPr>
          <w:delText xml:space="preserve"> AGI nº</w:delText>
        </w:r>
      </w:del>
      <w:r>
        <w:rPr>
          <w:rFonts w:ascii="Arial" w:hAnsi="Arial" w:cs="Arial"/>
          <w:color w:val="595959"/>
          <w:sz w:val="26"/>
          <w:szCs w:val="26"/>
        </w:rPr>
        <w:t xml:space="preserve"> 0737001-35.2025.8.07.0000, </w:t>
      </w:r>
      <w:del w:id="1093" w:author="Assessor GDSXSR" w:date="2026-10-29T19:50:56Z">
        <w:r>
          <w:rPr>
            <w:rFonts w:ascii="Arial" w:hAnsi="Arial" w:cs="Arial"/>
            <w:color w:val="595959"/>
            <w:sz w:val="26"/>
            <w:szCs w:val="26"/>
          </w:rPr>
          <w:delText xml:space="preserve">Rel.</w:delText>
        </w:r>
      </w:del>
      <w:ins w:id="1094" w:author="Assessor GDSXSR" w:date="2026-10-29T19:50:56Z">
        <w:r>
          <w:rPr>
            <w:rFonts w:ascii="Arial" w:hAnsi="Arial" w:cs="Arial"/>
            <w:color w:val="808080"/>
            <w:sz w:val="26"/>
            <w:szCs w:val="26"/>
          </w:rPr>
          <w:t xml:space="preserve">Relator(a):</w:t>
        </w:r>
      </w:ins>
      <w:r>
        <w:rPr>
          <w:rFonts w:ascii="Arial" w:hAnsi="Arial" w:cs="Arial"/>
          <w:color w:val="595959"/>
          <w:sz w:val="26"/>
          <w:szCs w:val="26"/>
        </w:rPr>
        <w:t xml:space="preserve"> </w:t>
      </w:r>
      <w:del w:id="1095" w:author="Assessor GDSXSR" w:date="2026-10-29T19:50:56Z">
        <w:r>
          <w:rPr>
            <w:rFonts w:ascii="Arial" w:hAnsi="Arial" w:cs="Arial"/>
            <w:color w:val="595959"/>
            <w:sz w:val="26"/>
            <w:szCs w:val="26"/>
          </w:rPr>
          <w:delText xml:space="preserve">James</w:delText>
        </w:r>
      </w:del>
      <w:ins w:id="1096" w:author="Assessor GDSXSR" w:date="2026-10-29T19:50:56Z">
        <w:r>
          <w:rPr>
            <w:rFonts w:ascii="Arial" w:hAnsi="Arial" w:cs="Arial"/>
            <w:color w:val="808080"/>
            <w:sz w:val="26"/>
            <w:szCs w:val="26"/>
          </w:rPr>
          <w:t xml:space="preserve">JAMES</w:t>
        </w:r>
      </w:ins>
      <w:r>
        <w:rPr>
          <w:rFonts w:ascii="Arial" w:hAnsi="Arial" w:cs="Arial"/>
          <w:color w:val="595959"/>
          <w:sz w:val="26"/>
          <w:szCs w:val="26"/>
        </w:rPr>
        <w:t xml:space="preserve"> </w:t>
      </w:r>
      <w:del w:id="1097" w:author="Assessor GDSXSR" w:date="2026-10-29T19:50:56Z">
        <w:r>
          <w:rPr>
            <w:rFonts w:ascii="Arial" w:hAnsi="Arial" w:cs="Arial"/>
            <w:color w:val="595959"/>
            <w:sz w:val="26"/>
            <w:szCs w:val="26"/>
          </w:rPr>
          <w:delText xml:space="preserve">Eduardo</w:delText>
        </w:r>
      </w:del>
      <w:ins w:id="1098" w:author="Assessor GDSXSR" w:date="2026-10-29T19:50:56Z">
        <w:r>
          <w:rPr>
            <w:rFonts w:ascii="Arial" w:hAnsi="Arial" w:cs="Arial"/>
            <w:color w:val="808080"/>
            <w:sz w:val="26"/>
            <w:szCs w:val="26"/>
          </w:rPr>
          <w:t xml:space="preserve">EDUARDO</w:t>
        </w:r>
      </w:ins>
      <w:r>
        <w:rPr>
          <w:rFonts w:ascii="Arial" w:hAnsi="Arial" w:cs="Arial"/>
          <w:color w:val="595959"/>
          <w:sz w:val="26"/>
          <w:szCs w:val="26"/>
        </w:rPr>
        <w:t xml:space="preserve"> </w:t>
      </w:r>
      <w:del w:id="1099" w:author="Assessor GDSXSR" w:date="2026-10-29T19:50:56Z">
        <w:r>
          <w:rPr>
            <w:rFonts w:ascii="Arial" w:hAnsi="Arial" w:cs="Arial"/>
            <w:color w:val="595959"/>
            <w:sz w:val="26"/>
            <w:szCs w:val="26"/>
          </w:rPr>
          <w:delText xml:space="preserve">Oliveira</w:delText>
        </w:r>
      </w:del>
      <w:ins w:id="1100" w:author="Assessor GDSXSR" w:date="2026-10-29T19:50:56Z">
        <w:r>
          <w:rPr>
            <w:rFonts w:ascii="Arial" w:hAnsi="Arial" w:cs="Arial"/>
            <w:color w:val="808080"/>
            <w:sz w:val="26"/>
            <w:szCs w:val="26"/>
          </w:rPr>
          <w:t xml:space="preserve">OLIVEIRA</w:t>
        </w:r>
      </w:ins>
      <w:r>
        <w:rPr>
          <w:rFonts w:ascii="Arial" w:hAnsi="Arial" w:cs="Arial"/>
          <w:color w:val="595959"/>
          <w:sz w:val="26"/>
          <w:szCs w:val="26"/>
        </w:rPr>
        <w:t xml:space="preserve">, 4ª </w:t>
      </w:r>
      <w:del w:id="1101" w:author="Assessor GDSXSR" w:date="2026-10-29T19:50:56Z">
        <w:r>
          <w:rPr>
            <w:rFonts w:ascii="Arial" w:hAnsi="Arial" w:cs="Arial"/>
            <w:color w:val="595959"/>
            <w:sz w:val="26"/>
            <w:szCs w:val="26"/>
          </w:rPr>
          <w:delText xml:space="preserve">Turma</w:delText>
        </w:r>
      </w:del>
      <w:ins w:id="1102" w:author="Assessor GDSXSR" w:date="2026-10-29T19:50:56Z">
        <w:r>
          <w:rPr>
            <w:rFonts w:ascii="Arial" w:hAnsi="Arial" w:cs="Arial"/>
            <w:color w:val="808080"/>
            <w:sz w:val="26"/>
            <w:szCs w:val="26"/>
          </w:rPr>
          <w:t xml:space="preserve">TURMA</w:t>
        </w:r>
      </w:ins>
      <w:r>
        <w:rPr>
          <w:rFonts w:ascii="Arial" w:hAnsi="Arial" w:cs="Arial"/>
          <w:color w:val="595959"/>
          <w:sz w:val="26"/>
          <w:szCs w:val="26"/>
        </w:rPr>
        <w:t xml:space="preserve"> </w:t>
      </w:r>
      <w:del w:id="1103" w:author="Assessor GDSXSR" w:date="2026-10-29T19:50:56Z">
        <w:r>
          <w:rPr>
            <w:rFonts w:ascii="Arial" w:hAnsi="Arial" w:cs="Arial"/>
            <w:color w:val="595959"/>
            <w:sz w:val="26"/>
            <w:szCs w:val="26"/>
          </w:rPr>
          <w:delText xml:space="preserve">Cível</w:delText>
        </w:r>
      </w:del>
      <w:ins w:id="1104" w:author="Assessor GDSXSR" w:date="2026-10-29T19:50:56Z">
        <w:r>
          <w:rPr>
            <w:rFonts w:ascii="Arial" w:hAnsi="Arial" w:cs="Arial"/>
            <w:color w:val="808080"/>
            <w:sz w:val="26"/>
            <w:szCs w:val="26"/>
          </w:rPr>
          <w:t xml:space="preserve">CÍVEL</w:t>
        </w:r>
      </w:ins>
      <w:r>
        <w:rPr>
          <w:rFonts w:ascii="Arial" w:hAnsi="Arial" w:cs="Arial"/>
          <w:color w:val="595959"/>
          <w:sz w:val="26"/>
          <w:szCs w:val="26"/>
        </w:rPr>
        <w:t xml:space="preserve">, </w:t>
      </w:r>
      <w:del w:id="1105" w:author="Assessor GDSXSR" w:date="2026-10-29T19:50:56Z">
        <w:r>
          <w:rPr>
            <w:rFonts w:ascii="Arial" w:hAnsi="Arial" w:cs="Arial"/>
            <w:color w:val="595959"/>
            <w:sz w:val="26"/>
            <w:szCs w:val="26"/>
          </w:rPr>
          <w:delText xml:space="preserve">j.</w:delText>
        </w:r>
      </w:del>
      <w:ins w:id="1106" w:author="Assessor GDSXSR" w:date="2026-10-29T19:50:56Z">
        <w:r>
          <w:rPr>
            <w:rFonts w:ascii="Arial" w:hAnsi="Arial" w:cs="Arial"/>
            <w:color w:val="808080"/>
            <w:sz w:val="26"/>
            <w:szCs w:val="26"/>
          </w:rPr>
          <w:t xml:space="preserve">data de julgamento:</w:t>
        </w:r>
      </w:ins>
      <w:r>
        <w:rPr>
          <w:rFonts w:ascii="Arial" w:hAnsi="Arial" w:cs="Arial"/>
          <w:color w:val="595959"/>
          <w:sz w:val="26"/>
          <w:szCs w:val="26"/>
        </w:rPr>
        <w:t xml:space="preserve"> 05/02/2026, </w:t>
      </w:r>
      <w:ins w:id="1107" w:author="Assessor GDSXSR" w:date="2026-10-29T19:50:56Z">
        <w:r>
          <w:rPr>
            <w:rFonts w:ascii="Arial" w:hAnsi="Arial" w:cs="Arial"/>
            <w:color w:val="808080"/>
            <w:sz w:val="26"/>
            <w:szCs w:val="26"/>
          </w:rPr>
          <w:t xml:space="preserve">publicado no </w:t>
        </w:r>
      </w:ins>
      <w:r>
        <w:rPr>
          <w:rFonts w:ascii="Arial" w:hAnsi="Arial" w:cs="Arial"/>
          <w:color w:val="595959"/>
          <w:sz w:val="26"/>
          <w:szCs w:val="26"/>
        </w:rPr>
        <w:t xml:space="preserve">DJe</w:t>
      </w:r>
      <w:ins w:id="1108" w:author="Assessor GDSXSR" w:date="2026-10-29T19:50:56Z">
        <w:r>
          <w:rPr>
            <w:rFonts w:ascii="Arial" w:hAnsi="Arial" w:cs="Arial"/>
            <w:color w:val="808080"/>
            <w:sz w:val="26"/>
            <w:szCs w:val="26"/>
          </w:rPr>
          <w:t xml:space="preserve">:</w:t>
        </w:r>
      </w:ins>
      <w:r>
        <w:rPr>
          <w:rFonts w:ascii="Arial" w:hAnsi="Arial" w:cs="Arial"/>
          <w:color w:val="595959"/>
          <w:sz w:val="26"/>
          <w:szCs w:val="26"/>
        </w:rPr>
        <w:t xml:space="preserve"> 16/03/2026.)</w:t>
      </w:r>
      <w:r>
        <w:rPr>
          <w:rFonts w:ascii="Arial" w:hAnsi="Arial" w:cs="Arial"/>
          <w:color w:val="595959"/>
          <w:sz w:val="26"/>
          <w:szCs w:val="26"/>
        </w:rPr>
        <w:t xml:space="preserve"> </w:t>
      </w:r>
      <w:ins w:id="1109" w:author="Assessor GDSXSR" w:date="2026-10-29T19:50:56Z">
        <w:r>
          <w:rPr>
            <w:rFonts w:ascii="Arial" w:hAnsi="Arial" w:cs="Arial"/>
            <w:color w:val="808080"/>
            <w:sz w:val="26"/>
            <w:szCs w:val="26"/>
          </w:rPr>
          <w:t xml:space="preserve">– </w:t>
        </w:r>
      </w:ins>
      <w:r>
        <w:rPr>
          <w:rFonts w:ascii="Arial" w:hAnsi="Arial" w:cs="Arial"/>
          <w:color w:val="595959"/>
          <w:sz w:val="26"/>
          <w:szCs w:val="26"/>
        </w:rPr>
        <w:t xml:space="preserve">Grifei</w:t>
      </w:r>
      <w:del w:id="1110" w:author="Assessor GDSXSR" w:date="2026-10-29T19:50:56Z">
        <w:r>
          <w:rPr>
            <w:rFonts w:ascii="Arial" w:hAnsi="Arial" w:cs="Arial"/>
            <w:color w:val="595959"/>
            <w:sz w:val="26"/>
            <w:szCs w:val="26"/>
          </w:rPr>
          <w:delText xml:space="preserve">.</w:delText>
        </w:r>
      </w:del>
      <w:commentRangeEnd w:id="2"/>
      <w:r w:rsidR="009147B6" w:rsidRPr="00B73683">
        <w:rPr>
          <w:rStyle w:val="Refdecomentrio"/>
          <w:rFonts w:ascii="Arial" w:hAnsi="Arial" w:cs="Arial"/>
          <w:color w:val="595959"/>
          <w:sz w:val="26"/>
          <w:szCs w:val="26"/>
        </w:rPr>
        <w:commentReference w:id="2"/>
      </w:r>
    </w:p>
    <w:p w14:paraId="3FD48845" w14:textId="77777777" w:rsidR="000E6F45" w:rsidRPr="00351108" w:rsidRDefault="000E6F45">
      <w:pPr>
        <w:spacing w:after="0" w:line="360" w:lineRule="auto"/>
        <w:jc w:val="both"/>
        <w:rPr>
          <w:rFonts w:ascii="Arial" w:hAnsi="Arial" w:cs="Arial"/>
          <w:color w:val="595959"/>
          <w:sz w:val="28"/>
        </w:rPr>
      </w:pPr>
    </w:p>
    <w:p w14:paraId="5E9551BB" w14:textId="77777777" w:rsidR="00A62814" w:rsidRDefault="00000000">
      <w:pPr>
        <w:spacing w:after="0" w:line="360" w:lineRule="auto"/>
        <w:ind w:firstLine="2268"/>
        <w:jc w:val="both"/>
        <w:rPr>
          <w:rFonts w:ascii="Arial" w:hAnsi="Arial" w:cs="Arial"/>
          <w:color w:val="595959"/>
          <w:sz w:val="28"/>
          <w:szCs w:val="28"/>
        </w:rPr>
      </w:pPr>
      <w:r w:rsidRPr="00351108">
        <w:rPr>
          <w:rFonts w:ascii="Arial" w:hAnsi="Arial" w:cs="Arial"/>
          <w:color w:val="595959"/>
          <w:sz w:val="28"/>
          <w:szCs w:val="28"/>
          <w:highlight w:val="yellow"/>
        </w:rPr>
        <w:t>Tampouco subsiste a exigência de prévia diligência cartorária como condição ao deferimento da pesquisa eletrônica.</w:t>
      </w:r>
      <w:r w:rsidRPr="00B73683">
        <w:rPr>
          <w:rFonts w:ascii="Arial" w:hAnsi="Arial" w:cs="Arial"/>
          <w:color w:val="595959"/>
          <w:sz w:val="28"/>
          <w:szCs w:val="28"/>
        </w:rPr>
        <w:t xml:space="preserve"> </w:t>
      </w:r>
    </w:p>
    <w:p w14:paraId="7AD36654" w14:textId="77777777" w:rsidR="00A62814" w:rsidRDefault="00A62814">
      <w:pPr>
        <w:spacing w:after="0" w:line="360" w:lineRule="auto"/>
        <w:ind w:firstLine="2268"/>
        <w:jc w:val="both"/>
        <w:rPr>
          <w:rFonts w:ascii="Arial" w:hAnsi="Arial" w:cs="Arial"/>
          <w:color w:val="595959"/>
          <w:sz w:val="28"/>
          <w:szCs w:val="28"/>
        </w:rPr>
      </w:pPr>
    </w:p>
    <w:p>
      <w:pPr>
        <w:spacing w:after="0" w:line="360" w:lineRule="auto"/>
        <w:ind w:firstLine="2268"/>
        <w:jc w:val="both"/>
        <w:rPr>
          <w:ins w:id="1112" w:author="Assessor GDSXSR" w:date="2026-10-29T19:50:56Z"/>
        </w:rPr>
      </w:pPr>
      <w:r>
        <w:rPr>
          <w:rFonts w:ascii="Arial" w:hAnsi="Arial" w:cs="Arial"/>
          <w:color w:val="595959"/>
          <w:sz w:val="28"/>
          <w:szCs w:val="28"/>
        </w:rPr>
        <w:t xml:space="preserve">O Código de Processo Civil não estabelece ordem de preferência entre os meios de localização patrimonial, judiciais ou extrajudiciais</w:t>
      </w:r>
      <w:r>
        <w:rPr>
          <w:rFonts w:ascii="Arial" w:hAnsi="Arial" w:cs="Arial"/>
          <w:color w:val="595959"/>
          <w:sz w:val="28"/>
          <w:szCs w:val="28"/>
        </w:rPr>
        <w:t xml:space="preserve">.</w:t>
      </w:r>
      <w:del w:id="1111" w:author="Assessor GDSXSR" w:date="2026-10-29T19:50:56Z">
        <w:r>
          <w:rPr>
            <w:rFonts w:ascii="Arial" w:hAnsi="Arial" w:cs="Arial"/>
            <w:color w:val="595959"/>
            <w:sz w:val="28"/>
            <w:szCs w:val="28"/>
          </w:rPr>
          <w:delText xml:space="preserve"> </w:delText>
        </w:r>
      </w:del>
    </w:p>
    <w:p>
      <w:pPr>
        <w:spacing w:after="0" w:line="360" w:lineRule="auto"/>
        <w:ind w:firstLine="2268"/>
        <w:jc w:val="both"/>
        <w:rPr>
          <w:ins w:id="1113" w:author="Assessor GDSXSR" w:date="2026-10-29T19:50:56Z"/>
        </w:rPr>
      </w:pPr>
    </w:p>
    <w:p w14:paraId="5FE79DBF" w14:textId="216D57F0"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Nesse</w:t>
      </w:r>
      <w:r>
        <w:rPr>
          <w:rFonts w:ascii="Arial" w:hAnsi="Arial" w:cs="Arial"/>
          <w:color w:val="595959"/>
          <w:sz w:val="28"/>
          <w:szCs w:val="28"/>
        </w:rPr>
        <w:t xml:space="preserve"> sentido:</w:t>
      </w:r>
    </w:p>
    <w:p w14:paraId="75D360C4" w14:textId="71B24AAC" w:rsidR="000E6F45" w:rsidRPr="00351108" w:rsidRDefault="000E6F45" w:rsidP="00A93D80">
      <w:pPr>
        <w:spacing w:after="0" w:line="360" w:lineRule="auto"/>
        <w:jc w:val="both"/>
        <w:rPr>
          <w:rFonts w:ascii="Arial" w:hAnsi="Arial" w:cs="Arial"/>
          <w:color w:val="595959"/>
          <w:sz w:val="28"/>
        </w:rPr>
      </w:pPr>
    </w:p>
    <w:p w14:paraId="493440FB" w14:textId="158A4A97" w:rsidR="000E6F45" w:rsidRPr="00B73683" w:rsidRDefault="00000000" w:rsidP="001A64D3">
      <w:pPr>
        <w:spacing w:line="360" w:lineRule="auto"/>
        <w:ind w:left="2268"/>
        <w:jc w:val="both"/>
        <w:rPr>
          <w:i/>
          <w:color w:val="595959"/>
        </w:rPr>
      </w:pPr>
      <w:commentRangeStart w:id="3"/>
      <w:r>
        <w:rPr>
          <w:rFonts w:ascii="Arial" w:hAnsi="Arial" w:cs="Arial"/>
          <w:i/>
          <w:color w:val="595959"/>
          <w:sz w:val="26"/>
          <w:szCs w:val="26"/>
        </w:rPr>
        <w:t xml:space="preserve">“(...)</w:t>
      </w:r>
      <w:r>
        <w:rPr>
          <w:rFonts w:ascii="Arial" w:hAnsi="Arial" w:cs="Arial"/>
          <w:i/>
          <w:color w:val="595959"/>
          <w:sz w:val="26"/>
          <w:szCs w:val="26"/>
        </w:rPr>
        <w:t xml:space="preserve"> 4.</w:t>
      </w:r>
      <w:r>
        <w:rPr>
          <w:rFonts w:ascii="Arial" w:hAnsi="Arial" w:cs="Arial"/>
          <w:i/>
          <w:color w:val="595959"/>
          <w:sz w:val="26"/>
          <w:szCs w:val="26"/>
        </w:rPr>
        <w:t xml:space="preserve"> A restrição imposta pelo juízo de origem, condicionando novas conclusões dos autos à comprovação prévia de alteração patrimonial dos executados, viola o princípio da inafastabilidade da jurisdição, pois a reiteração de pesquisas em sistemas eletrônicos é legítima e pode ser realizada após lapso temporal razoável. </w:t>
      </w:r>
      <w:r>
        <w:rPr>
          <w:rFonts w:ascii="Arial" w:hAnsi="Arial" w:cs="Arial"/>
          <w:i/>
          <w:color w:val="595959"/>
          <w:sz w:val="26"/>
          <w:szCs w:val="26"/>
        </w:rPr>
        <w:t xml:space="preserve">5. </w:t>
      </w:r>
      <w:commentRangeStart w:id="13"/>
      <w:r>
        <w:rPr>
          <w:rFonts w:ascii="Arial" w:hAnsi="Arial" w:cs="Arial"/>
          <w:i/>
          <w:color w:val="595959"/>
          <w:sz w:val="26"/>
          <w:szCs w:val="26"/>
        </w:rPr>
        <w:t xml:space="preserve">O entendimento consolidado pelo STJ (Tema 219) </w:t>
      </w:r>
      <w:commentRangeEnd w:id="13"/>
      <w:r>
        <w:rPr>
          <w:rStyle w:val="CommentReference"/>
        </w:rPr>
        <w:commentReference w:id="13"/>
      </w:r>
      <w:r>
        <w:rPr>
          <w:rFonts w:ascii="Arial" w:hAnsi="Arial" w:cs="Arial"/>
          <w:i/>
          <w:color w:val="595959"/>
          <w:sz w:val="26"/>
          <w:szCs w:val="26"/>
          <w:u w:val="single"/>
          <w:rPrChange w:id="1115" w:author="Assessor GDSXSR" w:date="2026-10-29T19:50:56Z">
            <w:rPr>
              <w:rFonts w:ascii="Arial" w:hAnsi="Arial" w:cs="Arial"/>
              <w:i/>
              <w:color w:val="595959"/>
              <w:sz w:val="26"/>
              <w:szCs w:val="26"/>
            </w:rPr>
          </w:rPrChange>
        </w:rPr>
        <w:t xml:space="preserve">dispensa o esgotamento prévio de diligências extrajudiciais para utilização de sistemas como SISBAJUD e RENAJUD</w:t>
      </w:r>
      <w:r>
        <w:rPr>
          <w:rFonts w:ascii="Arial" w:hAnsi="Arial" w:cs="Arial"/>
          <w:i/>
          <w:color w:val="595959"/>
          <w:sz w:val="26"/>
          <w:szCs w:val="26"/>
        </w:rPr>
        <w:t xml:space="preserve">, </w:t>
      </w:r>
      <w:r>
        <w:rPr>
          <w:rFonts w:ascii="Arial" w:hAnsi="Arial" w:cs="Arial"/>
          <w:i/>
          <w:color w:val="595959"/>
          <w:sz w:val="26"/>
          <w:szCs w:val="26"/>
        </w:rPr>
        <w:t xml:space="preserve">por se tratar de ferramentas que asseguram efetividade à execução e à duração razoável do processo.</w:t>
      </w:r>
      <w:r>
        <w:rPr>
          <w:rFonts w:ascii="Arial" w:hAnsi="Arial" w:cs="Arial"/>
          <w:i/>
          <w:color w:val="595959"/>
          <w:sz w:val="26"/>
          <w:szCs w:val="26"/>
        </w:rPr>
        <w:t xml:space="preserve"> </w:t>
      </w:r>
      <w:r>
        <w:rPr>
          <w:rFonts w:ascii="Arial" w:hAnsi="Arial" w:cs="Arial"/>
          <w:i/>
          <w:color w:val="595959"/>
          <w:sz w:val="26"/>
          <w:szCs w:val="26"/>
        </w:rPr>
        <w:t xml:space="preserve">6. A renovação das pesquisas patrimoniais deve observar os princípios da proporcionalidade e razoabilidade, sendo cabível quando transcorrido lapso temporal </w:t>
      </w:r>
      <w:r>
        <w:rPr>
          <w:rFonts w:ascii="Arial" w:hAnsi="Arial" w:cs="Arial"/>
          <w:i/>
          <w:color w:val="595959"/>
          <w:sz w:val="26"/>
          <w:szCs w:val="26"/>
        </w:rPr>
        <w:t xml:space="preserve">significativo, como no caso concreto, em que a última consulta ao SISBAJUD ocorreu há mais de um ano e ao RENAJUD há quase três anos.</w:t>
      </w:r>
      <w:r>
        <w:rPr>
          <w:rFonts w:ascii="Arial" w:hAnsi="Arial" w:cs="Arial"/>
          <w:i/>
          <w:color w:val="595959"/>
          <w:sz w:val="26"/>
          <w:szCs w:val="26"/>
        </w:rPr>
        <w:t xml:space="preserve"> </w:t>
      </w:r>
      <w:r>
        <w:rPr>
          <w:rFonts w:ascii="Arial" w:hAnsi="Arial" w:cs="Arial"/>
          <w:i/>
          <w:color w:val="595959"/>
          <w:sz w:val="26"/>
          <w:szCs w:val="26"/>
        </w:rPr>
        <w:t xml:space="preserve">(...)” </w:t>
      </w:r>
      <w:r>
        <w:rPr>
          <w:rFonts w:ascii="Arial" w:hAnsi="Arial" w:cs="Arial"/>
          <w:color w:val="595959"/>
          <w:sz w:val="26"/>
          <w:szCs w:val="26"/>
        </w:rPr>
        <w:t xml:space="preserve">(</w:t>
      </w:r>
      <w:del w:id="1116" w:author="Assessor GDSXSR" w:date="2026-10-29T19:50:56Z">
        <w:r>
          <w:rPr>
            <w:rFonts w:ascii="Arial" w:hAnsi="Arial" w:cs="Arial"/>
            <w:color w:val="595959"/>
            <w:sz w:val="26"/>
            <w:szCs w:val="26"/>
          </w:rPr>
          <w:delText xml:space="preserve">TJDFT, </w:delText>
        </w:r>
      </w:del>
      <w:r>
        <w:rPr>
          <w:rFonts w:ascii="Arial" w:hAnsi="Arial" w:cs="Arial"/>
          <w:color w:val="595959"/>
          <w:sz w:val="26"/>
          <w:szCs w:val="26"/>
        </w:rPr>
        <w:t xml:space="preserve">Acórdão</w:t>
      </w:r>
      <w:del w:id="1117" w:author="Assessor GDSXSR" w:date="2026-10-29T19:50:56Z">
        <w:r>
          <w:rPr>
            <w:rFonts w:ascii="Arial" w:hAnsi="Arial" w:cs="Arial"/>
            <w:color w:val="595959"/>
            <w:sz w:val="26"/>
            <w:szCs w:val="26"/>
          </w:rPr>
          <w:delText xml:space="preserve"> nº</w:delText>
        </w:r>
      </w:del>
      <w:r>
        <w:rPr>
          <w:rFonts w:ascii="Arial" w:hAnsi="Arial" w:cs="Arial"/>
          <w:color w:val="595959"/>
          <w:sz w:val="26"/>
          <w:szCs w:val="26"/>
        </w:rPr>
        <w:t xml:space="preserve"> </w:t>
      </w:r>
      <w:r>
        <w:rPr>
          <w:rFonts w:ascii="Arial" w:hAnsi="Arial" w:cs="Arial"/>
          <w:color w:val="595959"/>
          <w:sz w:val="26"/>
          <w:szCs w:val="26"/>
        </w:rPr>
        <w:t xml:space="preserve">2077871</w:t>
      </w:r>
      <w:r>
        <w:rPr>
          <w:rFonts w:ascii="Arial" w:hAnsi="Arial" w:cs="Arial"/>
          <w:color w:val="595959"/>
          <w:sz w:val="26"/>
          <w:szCs w:val="26"/>
        </w:rPr>
        <w:t xml:space="preserve">,</w:t>
      </w:r>
      <w:del w:id="1118" w:author="Assessor GDSXSR" w:date="2026-10-29T19:50:56Z">
        <w:r>
          <w:rPr>
            <w:rFonts w:ascii="Arial" w:hAnsi="Arial" w:cs="Arial"/>
            <w:color w:val="595959"/>
            <w:sz w:val="26"/>
            <w:szCs w:val="26"/>
          </w:rPr>
          <w:delText xml:space="preserve"> AGI nº</w:delText>
        </w:r>
      </w:del>
      <w:r>
        <w:rPr>
          <w:rFonts w:ascii="Arial" w:hAnsi="Arial" w:cs="Arial"/>
          <w:color w:val="595959"/>
          <w:sz w:val="26"/>
          <w:szCs w:val="26"/>
        </w:rPr>
        <w:t xml:space="preserve"> 0743774-96.2025.8.07.0000, </w:t>
      </w:r>
      <w:del w:id="1119" w:author="Assessor GDSXSR" w:date="2026-10-29T19:50:56Z">
        <w:r>
          <w:rPr>
            <w:rFonts w:ascii="Arial" w:hAnsi="Arial" w:cs="Arial"/>
            <w:color w:val="595959"/>
            <w:sz w:val="26"/>
            <w:szCs w:val="26"/>
          </w:rPr>
          <w:delText xml:space="preserve">Rel.</w:delText>
        </w:r>
      </w:del>
      <w:ins w:id="1120" w:author="Assessor GDSXSR" w:date="2026-10-29T19:50:56Z">
        <w:r>
          <w:rPr>
            <w:rFonts w:ascii="Arial" w:hAnsi="Arial" w:cs="Arial"/>
            <w:color w:val="808080"/>
            <w:sz w:val="26"/>
            <w:szCs w:val="26"/>
          </w:rPr>
          <w:t xml:space="preserve">Relator(a):</w:t>
        </w:r>
      </w:ins>
      <w:r>
        <w:rPr>
          <w:rFonts w:ascii="Arial" w:hAnsi="Arial" w:cs="Arial"/>
          <w:color w:val="595959"/>
          <w:sz w:val="26"/>
          <w:szCs w:val="26"/>
        </w:rPr>
        <w:t xml:space="preserve"> </w:t>
      </w:r>
      <w:del w:id="1121" w:author="Assessor GDSXSR" w:date="2026-10-29T19:50:56Z">
        <w:r>
          <w:rPr>
            <w:rFonts w:ascii="Arial" w:hAnsi="Arial" w:cs="Arial"/>
            <w:color w:val="595959"/>
            <w:sz w:val="26"/>
            <w:szCs w:val="26"/>
          </w:rPr>
          <w:delText xml:space="preserve">Carmen</w:delText>
        </w:r>
      </w:del>
      <w:ins w:id="1122" w:author="Assessor GDSXSR" w:date="2026-10-29T19:50:56Z">
        <w:r>
          <w:rPr>
            <w:rFonts w:ascii="Arial" w:hAnsi="Arial" w:cs="Arial"/>
            <w:color w:val="808080"/>
            <w:sz w:val="26"/>
            <w:szCs w:val="26"/>
          </w:rPr>
          <w:t xml:space="preserve">CARMEN</w:t>
        </w:r>
      </w:ins>
      <w:r>
        <w:rPr>
          <w:rFonts w:ascii="Arial" w:hAnsi="Arial" w:cs="Arial"/>
          <w:color w:val="595959"/>
          <w:sz w:val="26"/>
          <w:szCs w:val="26"/>
        </w:rPr>
        <w:t xml:space="preserve"> </w:t>
      </w:r>
      <w:del w:id="1123" w:author="Assessor GDSXSR" w:date="2026-10-29T19:50:56Z">
        <w:r>
          <w:rPr>
            <w:rFonts w:ascii="Arial" w:hAnsi="Arial" w:cs="Arial"/>
            <w:color w:val="595959"/>
            <w:sz w:val="26"/>
            <w:szCs w:val="26"/>
          </w:rPr>
          <w:delText xml:space="preserve">Bittencourt</w:delText>
        </w:r>
      </w:del>
      <w:ins w:id="1124" w:author="Assessor GDSXSR" w:date="2026-10-29T19:50:56Z">
        <w:r>
          <w:rPr>
            <w:rFonts w:ascii="Arial" w:hAnsi="Arial" w:cs="Arial"/>
            <w:color w:val="808080"/>
            <w:sz w:val="26"/>
            <w:szCs w:val="26"/>
          </w:rPr>
          <w:t xml:space="preserve">BITTENCOURT</w:t>
        </w:r>
      </w:ins>
      <w:r>
        <w:rPr>
          <w:rFonts w:ascii="Arial" w:hAnsi="Arial" w:cs="Arial"/>
          <w:color w:val="595959"/>
          <w:sz w:val="26"/>
          <w:szCs w:val="26"/>
        </w:rPr>
        <w:t xml:space="preserve">, 8ª </w:t>
      </w:r>
      <w:del w:id="1125" w:author="Assessor GDSXSR" w:date="2026-10-29T19:50:56Z">
        <w:r>
          <w:rPr>
            <w:rFonts w:ascii="Arial" w:hAnsi="Arial" w:cs="Arial"/>
            <w:color w:val="595959"/>
            <w:sz w:val="26"/>
            <w:szCs w:val="26"/>
          </w:rPr>
          <w:delText xml:space="preserve">Turma</w:delText>
        </w:r>
      </w:del>
      <w:ins w:id="1126" w:author="Assessor GDSXSR" w:date="2026-10-29T19:50:56Z">
        <w:r>
          <w:rPr>
            <w:rFonts w:ascii="Arial" w:hAnsi="Arial" w:cs="Arial"/>
            <w:color w:val="808080"/>
            <w:sz w:val="26"/>
            <w:szCs w:val="26"/>
          </w:rPr>
          <w:t xml:space="preserve">TURMA</w:t>
        </w:r>
      </w:ins>
      <w:r>
        <w:rPr>
          <w:rFonts w:ascii="Arial" w:hAnsi="Arial" w:cs="Arial"/>
          <w:color w:val="595959"/>
          <w:sz w:val="26"/>
          <w:szCs w:val="26"/>
        </w:rPr>
        <w:t xml:space="preserve"> </w:t>
      </w:r>
      <w:del w:id="1127" w:author="Assessor GDSXSR" w:date="2026-10-29T19:50:56Z">
        <w:r>
          <w:rPr>
            <w:rFonts w:ascii="Arial" w:hAnsi="Arial" w:cs="Arial"/>
            <w:color w:val="595959"/>
            <w:sz w:val="26"/>
            <w:szCs w:val="26"/>
          </w:rPr>
          <w:delText xml:space="preserve">Cível</w:delText>
        </w:r>
      </w:del>
      <w:ins w:id="1128" w:author="Assessor GDSXSR" w:date="2026-10-29T19:50:56Z">
        <w:r>
          <w:rPr>
            <w:rFonts w:ascii="Arial" w:hAnsi="Arial" w:cs="Arial"/>
            <w:color w:val="808080"/>
            <w:sz w:val="26"/>
            <w:szCs w:val="26"/>
          </w:rPr>
          <w:t xml:space="preserve">CÍVEL</w:t>
        </w:r>
      </w:ins>
      <w:r>
        <w:rPr>
          <w:rFonts w:ascii="Arial" w:hAnsi="Arial" w:cs="Arial"/>
          <w:color w:val="595959"/>
          <w:sz w:val="26"/>
          <w:szCs w:val="26"/>
        </w:rPr>
        <w:t xml:space="preserve">, </w:t>
      </w:r>
      <w:del w:id="1129" w:author="Assessor GDSXSR" w:date="2026-10-29T19:50:56Z">
        <w:r>
          <w:rPr>
            <w:rFonts w:ascii="Arial" w:hAnsi="Arial" w:cs="Arial"/>
            <w:color w:val="595959"/>
            <w:sz w:val="26"/>
            <w:szCs w:val="26"/>
          </w:rPr>
          <w:delText xml:space="preserve">j.</w:delText>
        </w:r>
      </w:del>
      <w:ins w:id="1130" w:author="Assessor GDSXSR" w:date="2026-10-29T19:50:56Z">
        <w:r>
          <w:rPr>
            <w:rFonts w:ascii="Arial" w:hAnsi="Arial" w:cs="Arial"/>
            <w:color w:val="808080"/>
            <w:sz w:val="26"/>
            <w:szCs w:val="26"/>
          </w:rPr>
          <w:t xml:space="preserve">data de julgamento:</w:t>
        </w:r>
      </w:ins>
      <w:r>
        <w:rPr>
          <w:rFonts w:ascii="Arial" w:hAnsi="Arial" w:cs="Arial"/>
          <w:color w:val="595959"/>
          <w:sz w:val="26"/>
          <w:szCs w:val="26"/>
        </w:rPr>
        <w:t xml:space="preserve"> 09/12/2025, </w:t>
      </w:r>
      <w:ins w:id="1131" w:author="Assessor GDSXSR" w:date="2026-10-29T19:50:56Z">
        <w:r>
          <w:rPr>
            <w:rFonts w:ascii="Arial" w:hAnsi="Arial" w:cs="Arial"/>
            <w:color w:val="808080"/>
            <w:sz w:val="26"/>
            <w:szCs w:val="26"/>
          </w:rPr>
          <w:t xml:space="preserve">publicado no </w:t>
        </w:r>
      </w:ins>
      <w:r>
        <w:rPr>
          <w:rFonts w:ascii="Arial" w:hAnsi="Arial" w:cs="Arial"/>
          <w:color w:val="595959"/>
          <w:sz w:val="26"/>
          <w:szCs w:val="26"/>
        </w:rPr>
        <w:t xml:space="preserve">DJe</w:t>
      </w:r>
      <w:ins w:id="1132" w:author="Assessor GDSXSR" w:date="2026-10-29T19:50:56Z">
        <w:r>
          <w:rPr>
            <w:rFonts w:ascii="Arial" w:hAnsi="Arial" w:cs="Arial"/>
            <w:color w:val="808080"/>
            <w:sz w:val="26"/>
            <w:szCs w:val="26"/>
          </w:rPr>
          <w:t xml:space="preserve">:</w:t>
        </w:r>
      </w:ins>
      <w:r>
        <w:rPr>
          <w:rFonts w:ascii="Arial" w:hAnsi="Arial" w:cs="Arial"/>
          <w:color w:val="595959"/>
          <w:sz w:val="26"/>
          <w:szCs w:val="26"/>
        </w:rPr>
        <w:t xml:space="preserve"> 18/12/2025.)</w:t>
      </w:r>
      <w:ins w:id="1133" w:author="Assessor GDSXSR" w:date="2026-10-29T19:50:56Z">
        <w:r>
          <w:rPr>
            <w:rFonts w:ascii="Arial" w:hAnsi="Arial" w:cs="Arial"/>
            <w:color w:val="808080"/>
            <w:sz w:val="26"/>
            <w:szCs w:val="26"/>
          </w:rPr>
          <w:t xml:space="preserve"> – Grifei</w:t>
        </w:r>
      </w:ins>
      <w:commentRangeEnd w:id="3"/>
      <w:r w:rsidR="001A64D3" w:rsidRPr="00B73683">
        <w:rPr>
          <w:rStyle w:val="Refdecomentrio"/>
          <w:rFonts w:ascii="Arial" w:hAnsi="Arial" w:cs="Arial"/>
          <w:color w:val="595959"/>
          <w:sz w:val="26"/>
          <w:szCs w:val="26"/>
        </w:rPr>
        <w:commentReference w:id="3"/>
      </w:r>
    </w:p>
    <w:p w14:paraId="74ADA7BC" w14:textId="77777777" w:rsidR="000E6F45" w:rsidRPr="00351108" w:rsidRDefault="000E6F45">
      <w:pPr>
        <w:spacing w:after="0" w:line="360" w:lineRule="auto"/>
        <w:jc w:val="both"/>
        <w:rPr>
          <w:rFonts w:ascii="Arial" w:hAnsi="Arial" w:cs="Arial"/>
          <w:color w:val="595959"/>
          <w:sz w:val="28"/>
        </w:rPr>
      </w:pPr>
    </w:p>
    <w:p w14:paraId="5E7C79A8" w14:textId="77777777" w:rsidR="001A64D3" w:rsidRDefault="00000000">
      <w:pPr>
        <w:spacing w:after="0" w:line="360" w:lineRule="auto"/>
        <w:ind w:firstLine="2268"/>
        <w:jc w:val="both"/>
        <w:rPr>
          <w:rFonts w:ascii="Arial" w:hAnsi="Arial" w:cs="Arial"/>
          <w:color w:val="595959"/>
          <w:sz w:val="28"/>
          <w:szCs w:val="28"/>
        </w:rPr>
      </w:pPr>
      <w:r w:rsidRPr="00351108">
        <w:rPr>
          <w:rFonts w:ascii="Arial" w:hAnsi="Arial" w:cs="Arial"/>
          <w:color w:val="595959"/>
          <w:sz w:val="28"/>
          <w:szCs w:val="28"/>
          <w:highlight w:val="yellow"/>
        </w:rPr>
        <w:t xml:space="preserve">O precedente invocado na decisão agravada (Acórdão 2043343, AGI nº 0722426-22.2025.8.07.0000, Rel. Renato Scussel, 2ª Turma Cível) não socorre a tese do Juízo </w:t>
      </w:r>
      <w:r w:rsidRPr="00351108">
        <w:rPr>
          <w:rFonts w:ascii="Arial" w:hAnsi="Arial" w:cs="Arial"/>
          <w:i/>
          <w:iCs/>
          <w:color w:val="595959"/>
          <w:sz w:val="28"/>
          <w:szCs w:val="28"/>
          <w:highlight w:val="yellow"/>
        </w:rPr>
        <w:t>a quo</w:t>
      </w:r>
      <w:r w:rsidRPr="00351108">
        <w:rPr>
          <w:rFonts w:ascii="Arial" w:hAnsi="Arial" w:cs="Arial"/>
          <w:color w:val="595959"/>
          <w:sz w:val="28"/>
          <w:szCs w:val="28"/>
          <w:highlight w:val="yellow"/>
        </w:rPr>
        <w:t>.</w:t>
      </w:r>
      <w:r w:rsidRPr="00B73683">
        <w:rPr>
          <w:rFonts w:ascii="Arial" w:hAnsi="Arial" w:cs="Arial"/>
          <w:color w:val="595959"/>
          <w:sz w:val="28"/>
          <w:szCs w:val="28"/>
        </w:rPr>
        <w:t xml:space="preserve"> </w:t>
      </w:r>
    </w:p>
    <w:p w14:paraId="7AD835D3" w14:textId="77777777" w:rsidR="001A64D3" w:rsidRDefault="001A64D3">
      <w:pPr>
        <w:spacing w:after="0" w:line="360" w:lineRule="auto"/>
        <w:ind w:firstLine="2268"/>
        <w:jc w:val="both"/>
        <w:rPr>
          <w:rFonts w:ascii="Arial" w:hAnsi="Arial" w:cs="Arial"/>
          <w:color w:val="595959"/>
          <w:sz w:val="28"/>
          <w:szCs w:val="28"/>
        </w:rPr>
      </w:pPr>
    </w:p>
    <w:p w14:paraId="4508CD3C" w14:textId="268D43E8" w:rsidR="000E6F45" w:rsidRPr="00B73683" w:rsidRDefault="00000000">
      <w:pPr>
        <w:spacing w:after="0" w:line="360" w:lineRule="auto"/>
        <w:ind w:firstLine="2268"/>
        <w:jc w:val="both"/>
        <w:rPr>
          <w:ins w:id="1159" w:author="Assessor GDSXSR" w:date="2026-10-29T19:50:56Z"/>
          <w:color w:val="595959"/>
        </w:rPr>
      </w:pPr>
      <w:commentRangeStart w:id="14"/>
      <w:r>
        <w:rPr>
          <w:rFonts w:ascii="Arial" w:hAnsi="Arial" w:cs="Arial"/>
          <w:color w:val="595959"/>
          <w:sz w:val="28"/>
          <w:szCs w:val="28"/>
        </w:rPr>
        <w:t xml:space="preserve">Naquele julgamento, </w:t>
      </w:r>
      <w:commentRangeEnd w:id="14"/>
      <w:r>
        <w:rPr>
          <w:rStyle w:val="CommentReference"/>
        </w:rPr>
        <w:commentReference w:id="14"/>
      </w:r>
      <w:del w:id="1134" w:author="Assessor GDSXSR" w:date="2026-10-29T19:50:56Z">
        <w:r>
          <w:rPr>
            <w:rFonts w:ascii="Arial" w:hAnsi="Arial" w:cs="Arial"/>
            <w:color w:val="595959"/>
            <w:sz w:val="28"/>
            <w:szCs w:val="28"/>
          </w:rPr>
          <w:delText xml:space="preserve">a controvérsia dizia respeito à possibilidade</w:delText>
        </w:r>
      </w:del>
      <w:ins w:id="1135" w:author="Assessor GDSXSR" w:date="2026-10-29T19:50:56Z">
        <w:r>
          <w:rPr>
            <w:rFonts w:ascii="Arial" w:hAnsi="Arial" w:cs="Arial"/>
            <w:color w:val="808080"/>
            <w:sz w:val="28"/>
            <w:szCs w:val="28"/>
          </w:rPr>
          <w:t xml:space="preserve">tratou-se</w:t>
        </w:r>
      </w:ins>
      <w:r>
        <w:rPr>
          <w:rFonts w:ascii="Arial" w:hAnsi="Arial" w:cs="Arial"/>
          <w:color w:val="595959"/>
          <w:sz w:val="28"/>
          <w:szCs w:val="28"/>
        </w:rPr>
        <w:t xml:space="preserve"> de</w:t>
      </w:r>
      <w:del w:id="1136" w:author="Assessor GDSXSR" w:date="2026-10-29T19:50:56Z">
        <w:r>
          <w:rPr>
            <w:rFonts w:ascii="Arial" w:hAnsi="Arial" w:cs="Arial"/>
            <w:color w:val="595959"/>
            <w:sz w:val="28"/>
            <w:szCs w:val="28"/>
          </w:rPr>
          <w:delText xml:space="preserve"> condicionar</w:delText>
        </w:r>
      </w:del>
      <w:r>
        <w:rPr>
          <w:rFonts w:ascii="Arial" w:hAnsi="Arial" w:cs="Arial"/>
          <w:color w:val="595959"/>
          <w:sz w:val="28"/>
          <w:szCs w:val="28"/>
        </w:rPr>
        <w:t xml:space="preserve"> pesquisas específicas</w:t>
      </w:r>
      <w:del w:id="1137" w:author="Assessor GDSXSR" w:date="2026-10-29T19:50:56Z">
        <w:r>
          <w:rPr>
            <w:rFonts w:ascii="Arial" w:hAnsi="Arial" w:cs="Arial"/>
            <w:color w:val="595959"/>
            <w:sz w:val="28"/>
            <w:szCs w:val="28"/>
          </w:rPr>
          <w:delText xml:space="preserve">,</w:delText>
        </w:r>
      </w:del>
      <w:r>
        <w:rPr>
          <w:rFonts w:ascii="Arial" w:hAnsi="Arial" w:cs="Arial"/>
          <w:color w:val="595959"/>
          <w:sz w:val="28"/>
          <w:szCs w:val="28"/>
        </w:rPr>
        <w:t xml:space="preserve"> nos sistemas CAGED e INSS</w:t>
      </w:r>
      <w:r>
        <w:rPr>
          <w:rFonts w:ascii="Arial" w:hAnsi="Arial" w:cs="Arial"/>
          <w:color w:val="595959"/>
          <w:sz w:val="28"/>
          <w:szCs w:val="28"/>
        </w:rPr>
        <w:t xml:space="preserve">,</w:t>
      </w:r>
      <w:r>
        <w:rPr>
          <w:rFonts w:ascii="Arial" w:hAnsi="Arial" w:cs="Arial"/>
          <w:color w:val="595959"/>
          <w:sz w:val="28"/>
          <w:szCs w:val="28"/>
        </w:rPr>
        <w:t xml:space="preserve"> </w:t>
      </w:r>
      <w:del w:id="1138" w:author="Assessor GDSXSR" w:date="2026-10-29T19:50:56Z">
        <w:r>
          <w:rPr>
            <w:rFonts w:ascii="Arial" w:hAnsi="Arial" w:cs="Arial"/>
            <w:color w:val="595959"/>
            <w:sz w:val="28"/>
            <w:szCs w:val="28"/>
          </w:rPr>
          <w:delText xml:space="preserve">à</w:delText>
        </w:r>
      </w:del>
      <w:ins w:id="1139" w:author="Assessor GDSXSR" w:date="2026-10-29T19:50:56Z">
        <w:r>
          <w:rPr>
            <w:rFonts w:ascii="Arial" w:hAnsi="Arial" w:cs="Arial"/>
            <w:color w:val="808080"/>
            <w:sz w:val="28"/>
            <w:szCs w:val="28"/>
          </w:rPr>
          <w:t xml:space="preserve">condicionadas</w:t>
        </w:r>
      </w:ins>
      <w:r>
        <w:rPr>
          <w:rFonts w:ascii="Arial" w:hAnsi="Arial" w:cs="Arial"/>
          <w:color w:val="595959"/>
          <w:sz w:val="28"/>
          <w:szCs w:val="28"/>
        </w:rPr>
        <w:t xml:space="preserve"> </w:t>
      </w:r>
      <w:del w:id="1140" w:author="Assessor GDSXSR" w:date="2026-10-29T19:50:56Z">
        <w:r>
          <w:rPr>
            <w:rFonts w:ascii="Arial" w:hAnsi="Arial" w:cs="Arial"/>
            <w:color w:val="595959"/>
            <w:sz w:val="28"/>
            <w:szCs w:val="28"/>
          </w:rPr>
          <w:delText xml:space="preserve">prévia realização de</w:delText>
        </w:r>
      </w:del>
      <w:ins w:id="1141" w:author="Assessor GDSXSR" w:date="2026-10-29T19:50:56Z">
        <w:r>
          <w:rPr>
            <w:rFonts w:ascii="Arial" w:hAnsi="Arial" w:cs="Arial"/>
            <w:color w:val="808080"/>
            <w:sz w:val="28"/>
            <w:szCs w:val="28"/>
          </w:rPr>
          <w:t xml:space="preserve">a</w:t>
        </w:r>
      </w:ins>
      <w:r>
        <w:rPr>
          <w:rFonts w:ascii="Arial" w:hAnsi="Arial" w:cs="Arial"/>
          <w:color w:val="595959"/>
          <w:sz w:val="28"/>
          <w:szCs w:val="28"/>
        </w:rPr>
        <w:t xml:space="preserve"> diligências cartorárias em </w:t>
      </w:r>
      <w:del w:id="1142" w:author="Assessor GDSXSR" w:date="2026-10-29T19:50:56Z">
        <w:r>
          <w:rPr>
            <w:rFonts w:ascii="Arial" w:hAnsi="Arial" w:cs="Arial"/>
            <w:color w:val="595959"/>
            <w:sz w:val="28"/>
            <w:szCs w:val="28"/>
          </w:rPr>
          <w:delText xml:space="preserve">todos</w:delText>
        </w:r>
      </w:del>
      <w:ins w:id="1143" w:author="Assessor GDSXSR" w:date="2026-10-29T19:50:56Z">
        <w:r>
          <w:rPr>
            <w:rFonts w:ascii="Arial" w:hAnsi="Arial" w:cs="Arial"/>
            <w:color w:val="808080"/>
            <w:sz w:val="28"/>
            <w:szCs w:val="28"/>
          </w:rPr>
          <w:t xml:space="preserve">razão</w:t>
        </w:r>
      </w:ins>
      <w:r>
        <w:rPr>
          <w:rFonts w:ascii="Arial" w:hAnsi="Arial" w:cs="Arial"/>
          <w:color w:val="595959"/>
          <w:sz w:val="28"/>
          <w:szCs w:val="28"/>
        </w:rPr>
        <w:t xml:space="preserve"> </w:t>
      </w:r>
      <w:del w:id="1144" w:author="Assessor GDSXSR" w:date="2026-10-29T19:50:56Z">
        <w:r>
          <w:rPr>
            <w:rFonts w:ascii="Arial" w:hAnsi="Arial" w:cs="Arial"/>
            <w:color w:val="595959"/>
            <w:sz w:val="28"/>
            <w:szCs w:val="28"/>
          </w:rPr>
          <w:delText xml:space="preserve">os cartórios de registro de imóveis do Distrito Federal, fundamentada na conurbação urbana e nas</w:delText>
        </w:r>
      </w:del>
      <w:ins w:id="1145" w:author="Assessor GDSXSR" w:date="2026-10-29T19:50:56Z">
        <w:r>
          <w:rPr>
            <w:rFonts w:ascii="Arial" w:hAnsi="Arial" w:cs="Arial"/>
            <w:color w:val="808080"/>
            <w:sz w:val="28"/>
            <w:szCs w:val="28"/>
          </w:rPr>
          <w:t xml:space="preserve">das</w:t>
        </w:r>
      </w:ins>
      <w:r>
        <w:rPr>
          <w:rFonts w:ascii="Arial" w:hAnsi="Arial" w:cs="Arial"/>
          <w:color w:val="595959"/>
          <w:sz w:val="28"/>
          <w:szCs w:val="28"/>
        </w:rPr>
        <w:t xml:space="preserve"> peculiaridades </w:t>
      </w:r>
      <w:del w:id="1146" w:author="Assessor GDSXSR" w:date="2026-10-29T19:50:56Z">
        <w:r>
          <w:rPr>
            <w:rFonts w:ascii="Arial" w:hAnsi="Arial" w:cs="Arial"/>
            <w:color w:val="595959"/>
            <w:sz w:val="28"/>
            <w:szCs w:val="28"/>
          </w:rPr>
          <w:delText xml:space="preserve">daquele</w:delText>
        </w:r>
      </w:del>
      <w:ins w:id="1147" w:author="Assessor GDSXSR" w:date="2026-10-29T19:50:56Z">
        <w:r>
          <w:rPr>
            <w:rFonts w:ascii="Arial" w:hAnsi="Arial" w:cs="Arial"/>
            <w:color w:val="808080"/>
            <w:sz w:val="28"/>
            <w:szCs w:val="28"/>
          </w:rPr>
          <w:t xml:space="preserve">do</w:t>
        </w:r>
      </w:ins>
      <w:r>
        <w:rPr>
          <w:rFonts w:ascii="Arial" w:hAnsi="Arial" w:cs="Arial"/>
          <w:color w:val="595959"/>
          <w:sz w:val="28"/>
          <w:szCs w:val="28"/>
        </w:rPr>
        <w:t xml:space="preserve"> caso concreto</w:t>
      </w:r>
      <w:del w:id="1148" w:author="Assessor GDSXSR" w:date="2026-10-29T19:50:56Z">
        <w:r>
          <w:rPr>
            <w:rFonts w:ascii="Arial" w:hAnsi="Arial" w:cs="Arial"/>
            <w:color w:val="595959"/>
            <w:sz w:val="28"/>
            <w:szCs w:val="28"/>
          </w:rPr>
          <w:delText xml:space="preserve">.</w:delText>
        </w:r>
      </w:del>
      <w:ins w:id="1149" w:author="Assessor GDSXSR" w:date="2026-10-29T19:50:56Z">
        <w:r>
          <w:rPr>
            <w:rFonts w:ascii="Arial" w:hAnsi="Arial" w:cs="Arial"/>
            <w:color w:val="808080"/>
            <w:sz w:val="28"/>
            <w:szCs w:val="28"/>
          </w:rPr>
          <w:t xml:space="preserve">,</w:t>
        </w:r>
      </w:ins>
      <w:r>
        <w:rPr>
          <w:rFonts w:ascii="Arial" w:hAnsi="Arial" w:cs="Arial"/>
          <w:color w:val="595959"/>
          <w:sz w:val="28"/>
          <w:szCs w:val="28"/>
        </w:rPr>
        <w:t xml:space="preserve"> </w:t>
      </w:r>
      <w:del w:id="1150" w:author="Assessor GDSXSR" w:date="2026-10-29T19:50:56Z">
        <w:r>
          <w:rPr>
            <w:rFonts w:ascii="Arial" w:hAnsi="Arial" w:cs="Arial"/>
            <w:color w:val="595959"/>
            <w:sz w:val="28"/>
            <w:szCs w:val="28"/>
          </w:rPr>
          <w:delText xml:space="preserve">Não</w:delText>
        </w:r>
      </w:del>
      <w:ins w:id="1151" w:author="Assessor GDSXSR" w:date="2026-10-29T19:50:56Z">
        <w:r>
          <w:rPr>
            <w:rFonts w:ascii="Arial" w:hAnsi="Arial" w:cs="Arial"/>
            <w:color w:val="808080"/>
            <w:sz w:val="28"/>
            <w:szCs w:val="28"/>
          </w:rPr>
          <w:t xml:space="preserve">e</w:t>
        </w:r>
      </w:ins>
      <w:r>
        <w:rPr>
          <w:rFonts w:ascii="Arial" w:hAnsi="Arial" w:cs="Arial"/>
          <w:color w:val="595959"/>
          <w:sz w:val="28"/>
          <w:szCs w:val="28"/>
        </w:rPr>
        <w:t xml:space="preserve"> </w:t>
      </w:r>
      <w:del w:id="1152" w:author="Assessor GDSXSR" w:date="2026-10-29T19:50:56Z">
        <w:r>
          <w:rPr>
            <w:rFonts w:ascii="Arial" w:hAnsi="Arial" w:cs="Arial"/>
            <w:color w:val="595959"/>
            <w:sz w:val="28"/>
            <w:szCs w:val="28"/>
          </w:rPr>
          <w:delText xml:space="preserve">se tratava</w:delText>
        </w:r>
      </w:del>
      <w:ins w:id="1153" w:author="Assessor GDSXSR" w:date="2026-10-29T19:50:56Z">
        <w:r>
          <w:rPr>
            <w:rFonts w:ascii="Arial" w:hAnsi="Arial" w:cs="Arial"/>
            <w:color w:val="808080"/>
            <w:sz w:val="28"/>
            <w:szCs w:val="28"/>
          </w:rPr>
          <w:t xml:space="preserve">não</w:t>
        </w:r>
      </w:ins>
      <w:r>
        <w:rPr>
          <w:rFonts w:ascii="Arial" w:hAnsi="Arial" w:cs="Arial"/>
          <w:color w:val="595959"/>
          <w:sz w:val="28"/>
          <w:szCs w:val="28"/>
        </w:rPr>
        <w:t xml:space="preserve"> de renovação do SISBAJUD </w:t>
      </w:r>
      <w:del w:id="1154" w:author="Assessor GDSXSR" w:date="2026-10-29T19:50:56Z">
        <w:r>
          <w:rPr>
            <w:rFonts w:ascii="Arial" w:hAnsi="Arial" w:cs="Arial"/>
            <w:color w:val="595959"/>
            <w:sz w:val="28"/>
            <w:szCs w:val="28"/>
          </w:rPr>
          <w:delText xml:space="preserve">lastreada</w:delText>
        </w:r>
      </w:del>
      <w:ins w:id="1155" w:author="Assessor GDSXSR" w:date="2026-10-29T19:50:56Z">
        <w:r>
          <w:rPr>
            <w:rFonts w:ascii="Arial" w:hAnsi="Arial" w:cs="Arial"/>
            <w:color w:val="808080"/>
            <w:sz w:val="28"/>
            <w:szCs w:val="28"/>
          </w:rPr>
          <w:t xml:space="preserve">fundada</w:t>
        </w:r>
      </w:ins>
      <w:r>
        <w:rPr>
          <w:rFonts w:ascii="Arial" w:hAnsi="Arial" w:cs="Arial"/>
          <w:color w:val="595959"/>
          <w:sz w:val="28"/>
          <w:szCs w:val="28"/>
        </w:rPr>
        <w:t xml:space="preserve"> no</w:t>
      </w:r>
      <w:del w:id="1156" w:author="Assessor GDSXSR" w:date="2026-10-29T19:50:56Z">
        <w:r>
          <w:rPr>
            <w:rFonts w:ascii="Arial" w:hAnsi="Arial" w:cs="Arial"/>
            <w:color w:val="595959"/>
            <w:sz w:val="28"/>
            <w:szCs w:val="28"/>
          </w:rPr>
          <w:delText xml:space="preserve"> mero</w:delText>
        </w:r>
      </w:del>
      <w:r>
        <w:rPr>
          <w:rFonts w:ascii="Arial" w:hAnsi="Arial" w:cs="Arial"/>
          <w:color w:val="595959"/>
          <w:sz w:val="28"/>
          <w:szCs w:val="28"/>
        </w:rPr>
        <w:t xml:space="preserve"> decurso de prazo superior a um ano</w:t>
      </w:r>
      <w:del w:id="1157" w:author="Assessor GDSXSR" w:date="2026-10-29T19:50:56Z">
        <w:r>
          <w:rPr>
            <w:rFonts w:ascii="Arial" w:hAnsi="Arial" w:cs="Arial"/>
            <w:color w:val="595959"/>
            <w:sz w:val="28"/>
            <w:szCs w:val="28"/>
          </w:rPr>
          <w:delText xml:space="preserve">, hipótese </w:delText>
        </w:r>
        <w:r>
          <w:rPr>
            <w:rFonts w:ascii="Arial" w:hAnsi="Arial" w:cs="Arial"/>
            <w:color w:val="595959"/>
            <w:sz w:val="28"/>
            <w:szCs w:val="28"/>
          </w:rPr>
          <w:delText xml:space="preserve">que</w:delText>
        </w:r>
        <w:r>
          <w:rPr>
            <w:rFonts w:ascii="Arial" w:hAnsi="Arial" w:cs="Arial"/>
            <w:color w:val="595959"/>
            <w:sz w:val="28"/>
            <w:szCs w:val="28"/>
          </w:rPr>
          <w:delText xml:space="preserve"> </w:delText>
        </w:r>
        <w:r>
          <w:rPr>
            <w:rFonts w:ascii="Arial" w:hAnsi="Arial" w:cs="Arial"/>
            <w:color w:val="595959"/>
            <w:sz w:val="28"/>
            <w:szCs w:val="28"/>
          </w:rPr>
          <w:delText xml:space="preserve">esta e</w:delText>
        </w:r>
      </w:del>
      <w:r>
        <w:rPr>
          <w:rFonts w:ascii="Arial" w:hAnsi="Arial" w:cs="Arial"/>
          <w:color w:val="595959"/>
          <w:sz w:val="28"/>
          <w:szCs w:val="28"/>
        </w:rPr>
        <w:t xml:space="preserve">.</w:t>
      </w:r>
      <w:del w:id="1158" w:author="Assessor GDSXSR" w:date="2026-10-29T19:50:56Z">
        <w:r>
          <w:rPr>
            <w:rFonts w:ascii="Arial" w:hAnsi="Arial" w:cs="Arial"/>
            <w:color w:val="595959"/>
            <w:sz w:val="28"/>
            <w:szCs w:val="28"/>
          </w:rPr>
          <w:delText xml:space="preserve"> Corte de Justiça</w:delText>
        </w:r>
        <w:r>
          <w:rPr>
            <w:rFonts w:ascii="Arial" w:hAnsi="Arial" w:cs="Arial"/>
            <w:color w:val="595959"/>
            <w:sz w:val="28"/>
            <w:szCs w:val="28"/>
          </w:rPr>
          <w:delText xml:space="preserve"> tem </w:delText>
        </w:r>
        <w:r>
          <w:rPr>
            <w:rFonts w:ascii="Arial" w:hAnsi="Arial" w:cs="Arial"/>
            <w:color w:val="595959"/>
            <w:sz w:val="28"/>
            <w:szCs w:val="28"/>
          </w:rPr>
          <w:delText xml:space="preserve">decidi</w:delText>
        </w:r>
        <w:r>
          <w:rPr>
            <w:rFonts w:ascii="Arial" w:hAnsi="Arial" w:cs="Arial"/>
            <w:color w:val="595959"/>
            <w:sz w:val="28"/>
            <w:szCs w:val="28"/>
          </w:rPr>
          <w:delText xml:space="preserve">do em sentido diverso, como demonstrado.</w:delText>
        </w:r>
      </w:del>
    </w:p>
    <w:p>
      <w:pPr>
        <w:spacing w:after="0" w:line="360" w:lineRule="auto"/>
        <w:ind w:firstLine="2268"/>
        <w:jc w:val="both"/>
        <w:rPr>
          <w:ins w:id="1160" w:author="Assessor GDSXSR" w:date="2026-10-29T19:50:56Z"/>
          <w:color w:val="595959"/>
        </w:rPr>
      </w:pPr>
    </w:p>
    <w:p>
      <w:pPr>
        <w:spacing w:after="0" w:line="360" w:lineRule="auto"/>
        <w:ind w:firstLine="2268"/>
        <w:jc w:val="both"/>
        <w:rPr>
          <w:color w:val="595959"/>
        </w:rPr>
      </w:pPr>
      <w:ins w:id="1161" w:author="Assessor GDSXSR" w:date="2026-10-29T19:50:56Z">
        <w:commentRangeStart w:id="15"/>
        <w:r>
          <w:rPr>
            <w:rFonts w:ascii="Arial" w:hAnsi="Arial" w:cs="Arial"/>
            <w:color w:val="808080"/>
            <w:sz w:val="28"/>
            <w:szCs w:val="28"/>
          </w:rPr>
          <w:t xml:space="preserve">No mais, as contrarrazões não afastam esse entendimento, pois a funcionalidade “teimosinha” racionaliza a administração dos serviços judiciários e agrega efetividade à execução (Acórdão 2087914), e o decurso de prazo dispensa a prova de alteração da situação econômica do executado.</w:t>
        </w:r>
        <w:commentRangeEnd w:id="15"/>
        <w:r>
          <w:rPr>
            <w:rStyle w:val="CommentReference"/>
            <w:color w:val="808080"/>
          </w:rPr>
          <w:commentReference w:id="15"/>
        </w:r>
      </w:ins>
    </w:p>
    <w:p w14:paraId="7DB64D09" w14:textId="77777777" w:rsidR="000E6F45" w:rsidRPr="00351108" w:rsidRDefault="000E6F45">
      <w:pPr>
        <w:spacing w:after="0" w:line="360" w:lineRule="auto"/>
        <w:jc w:val="both"/>
        <w:rPr>
          <w:rFonts w:ascii="Arial" w:hAnsi="Arial" w:cs="Arial"/>
          <w:color w:val="595959"/>
          <w:sz w:val="28"/>
        </w:rPr>
      </w:pPr>
    </w:p>
    <w:p w14:paraId="5631FF7D" w14:textId="77777777" w:rsidR="000E6F45" w:rsidRPr="00B73683" w:rsidRDefault="00000000">
      <w:pPr>
        <w:spacing w:after="0" w:line="360" w:lineRule="auto"/>
        <w:jc w:val="center"/>
        <w:rPr>
          <w:color w:val="595959"/>
        </w:rPr>
      </w:pPr>
      <w:r w:rsidRPr="00B73683">
        <w:rPr>
          <w:rFonts w:ascii="Arial" w:hAnsi="Arial" w:cs="Arial"/>
          <w:b/>
          <w:bCs/>
          <w:color w:val="595959"/>
          <w:sz w:val="28"/>
          <w:szCs w:val="28"/>
        </w:rPr>
        <w:t>DISPOSITIVO</w:t>
      </w:r>
    </w:p>
    <w:p w14:paraId="57233148" w14:textId="77777777" w:rsidR="000E6F45" w:rsidRPr="00351108" w:rsidRDefault="000E6F45">
      <w:pPr>
        <w:spacing w:after="0" w:line="360" w:lineRule="auto"/>
        <w:jc w:val="both"/>
        <w:rPr>
          <w:rFonts w:ascii="Arial" w:hAnsi="Arial" w:cs="Arial"/>
          <w:color w:val="595959"/>
          <w:sz w:val="28"/>
        </w:rPr>
      </w:pPr>
    </w:p>
    <w:p w14:paraId="7C266CF2" w14:textId="24502D3B" w:rsidR="000E6F45" w:rsidRPr="00351108" w:rsidRDefault="00000000">
      <w:pPr>
        <w:spacing w:after="0" w:line="360" w:lineRule="auto"/>
        <w:ind w:firstLine="2268"/>
        <w:jc w:val="both"/>
        <w:rPr>
          <w:color w:val="595959"/>
        </w:rPr>
      </w:pPr>
      <w:r>
        <w:rPr>
          <w:rFonts w:ascii="Arial" w:hAnsi="Arial" w:cs="Arial"/>
          <w:color w:val="595959"/>
          <w:sz w:val="28"/>
          <w:szCs w:val="28"/>
        </w:rPr>
        <w:t xml:space="preserve">Ante o exposto, </w:t>
      </w:r>
      <w:r>
        <w:rPr>
          <w:rFonts w:ascii="Arial" w:hAnsi="Arial" w:cs="Arial"/>
          <w:color w:val="595959"/>
          <w:sz w:val="28"/>
          <w:szCs w:val="28"/>
        </w:rPr>
        <w:t xml:space="preserve">com a máxima vênia</w:t>
      </w:r>
      <w:r>
        <w:rPr>
          <w:rFonts w:ascii="Arial" w:hAnsi="Arial" w:cs="Arial"/>
          <w:color w:val="595959"/>
          <w:sz w:val="28"/>
          <w:szCs w:val="28"/>
        </w:rPr>
        <w:t xml:space="preserve">, </w:t>
      </w:r>
      <w:commentRangeStart w:id="16"/>
      <w:r>
        <w:rPr>
          <w:rFonts w:ascii="Arial" w:hAnsi="Arial" w:cs="Arial"/>
          <w:b/>
          <w:bCs/>
          <w:color w:val="595959"/>
          <w:sz w:val="28"/>
          <w:szCs w:val="28"/>
        </w:rPr>
        <w:t xml:space="preserve">dou</w:t>
      </w:r>
      <w:commentRangeEnd w:id="16"/>
      <w:r>
        <w:rPr>
          <w:rStyle w:val="CommentReference"/>
        </w:rPr>
        <w:commentReference w:id="16"/>
      </w:r>
      <w:r>
        <w:rPr>
          <w:rFonts w:ascii="Arial" w:hAnsi="Arial" w:cs="Arial"/>
          <w:b/>
          <w:color w:val="595959"/>
          <w:sz w:val="28"/>
          <w:szCs w:val="28"/>
        </w:rPr>
        <w:t xml:space="preserve"> provimento</w:t>
      </w:r>
      <w:r>
        <w:rPr>
          <w:rFonts w:ascii="Arial" w:hAnsi="Arial" w:cs="Arial"/>
          <w:color w:val="595959"/>
          <w:sz w:val="28"/>
          <w:szCs w:val="28"/>
        </w:rPr>
        <w:t xml:space="preserve"> ao agravo de instrumento do exequente, </w:t>
      </w:r>
      <w:r>
        <w:rPr>
          <w:rFonts w:ascii="Arial" w:hAnsi="Arial" w:cs="Arial"/>
          <w:color w:val="595959"/>
          <w:sz w:val="28"/>
          <w:szCs w:val="28"/>
        </w:rPr>
        <w:t xml:space="preserve">BANCO DO BRASIL</w:t>
      </w:r>
      <w:r>
        <w:rPr>
          <w:rFonts w:ascii="Arial" w:hAnsi="Arial" w:cs="Arial"/>
          <w:color w:val="595959"/>
          <w:sz w:val="28"/>
          <w:szCs w:val="28"/>
        </w:rPr>
        <w:t xml:space="preserve"> S/A, para </w:t>
      </w:r>
      <w:ins w:id="1162" w:author="Assessor GDSXSR" w:date="2026-10-29T19:50:56Z">
        <w:r>
          <w:rPr>
            <w:rFonts w:ascii="Arial" w:hAnsi="Arial" w:cs="Arial"/>
            <w:color w:val="808080"/>
            <w:sz w:val="28"/>
            <w:szCs w:val="28"/>
          </w:rPr>
          <w:t xml:space="preserve">reformar a decisão agravada e </w:t>
        </w:r>
      </w:ins>
      <w:r>
        <w:rPr>
          <w:rFonts w:ascii="Arial" w:hAnsi="Arial" w:cs="Arial"/>
          <w:color w:val="595959"/>
          <w:sz w:val="28"/>
          <w:szCs w:val="28"/>
        </w:rPr>
        <w:t xml:space="preserve">determinar a realização de nova pesquisa e eventual bloqueio de ativos financeiros em nome </w:t>
      </w:r>
      <w:del w:id="1163" w:author="Assessor GDSXSR" w:date="2026-10-29T19:50:56Z">
        <w:r>
          <w:rPr>
            <w:rFonts w:ascii="Arial" w:hAnsi="Arial" w:cs="Arial"/>
            <w:color w:val="595959"/>
            <w:sz w:val="28"/>
            <w:szCs w:val="28"/>
          </w:rPr>
          <w:delText xml:space="preserve">das</w:delText>
        </w:r>
      </w:del>
      <w:ins w:id="1164" w:author="Assessor GDSXSR" w:date="2026-10-29T19:50:56Z">
        <w:r>
          <w:rPr>
            <w:rFonts w:ascii="Arial" w:hAnsi="Arial" w:cs="Arial"/>
            <w:color w:val="808080"/>
            <w:sz w:val="28"/>
            <w:szCs w:val="28"/>
          </w:rPr>
          <w:t xml:space="preserve">dos</w:t>
        </w:r>
      </w:ins>
      <w:r>
        <w:rPr>
          <w:rFonts w:ascii="Arial" w:hAnsi="Arial" w:cs="Arial"/>
          <w:color w:val="595959"/>
          <w:sz w:val="28"/>
          <w:szCs w:val="28"/>
        </w:rPr>
        <w:t xml:space="preserve"> </w:t>
      </w:r>
      <w:del w:id="1165" w:author="Assessor GDSXSR" w:date="2026-10-29T19:50:56Z">
        <w:r>
          <w:rPr>
            <w:rFonts w:ascii="Arial" w:hAnsi="Arial" w:cs="Arial"/>
            <w:color w:val="595959"/>
            <w:sz w:val="28"/>
            <w:szCs w:val="28"/>
          </w:rPr>
          <w:delText xml:space="preserve">partes executadas</w:delText>
        </w:r>
      </w:del>
      <w:ins w:id="1166" w:author="Assessor GDSXSR" w:date="2026-10-29T19:50:56Z">
        <w:r>
          <w:rPr>
            <w:rFonts w:ascii="Arial" w:hAnsi="Arial" w:cs="Arial"/>
            <w:color w:val="808080"/>
            <w:sz w:val="28"/>
            <w:szCs w:val="28"/>
          </w:rPr>
          <w:t xml:space="preserve">executados</w:t>
        </w:r>
      </w:ins>
      <w:r>
        <w:rPr>
          <w:rFonts w:ascii="Arial" w:hAnsi="Arial" w:cs="Arial"/>
          <w:color w:val="595959"/>
          <w:sz w:val="28"/>
          <w:szCs w:val="28"/>
        </w:rPr>
        <w:t xml:space="preserve">, no sistema SISBAJUD, na modalidade reiterada </w:t>
      </w:r>
      <w:r>
        <w:rPr>
          <w:rFonts w:ascii="Arial" w:hAnsi="Arial" w:cs="Arial"/>
          <w:color w:val="595959"/>
          <w:sz w:val="28"/>
          <w:szCs w:val="28"/>
        </w:rPr>
        <w:t xml:space="preserve">“teimosinha”, independentemente de prévia diligência cartorária junto aos registros de imóveis.</w:t>
      </w:r>
    </w:p>
    <w:p w14:paraId="692E7F4A" w14:textId="77777777" w:rsidR="000E6F45" w:rsidRPr="00351108" w:rsidRDefault="000E6F45">
      <w:pPr>
        <w:spacing w:after="0" w:line="360" w:lineRule="auto"/>
        <w:jc w:val="both"/>
        <w:rPr>
          <w:rFonts w:ascii="Arial" w:hAnsi="Arial" w:cs="Arial"/>
          <w:color w:val="595959"/>
          <w:sz w:val="28"/>
        </w:rPr>
      </w:pPr>
    </w:p>
    <w:p w14:paraId="1434EC2A" w14:textId="77777777" w:rsidR="00877FF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É como voto.</w:t>
      </w:r>
    </w:p>
    <w:p w14:paraId="37D631FE" w14:textId="3D94E57E" w:rsidR="000E6F45" w:rsidRPr="00351108" w:rsidRDefault="000E6F45" w:rsidP="00877FF0">
      <w:pPr>
        <w:spacing w:after="0" w:line="360" w:lineRule="auto"/>
        <w:jc w:val="both"/>
        <w:rPr>
          <w:rFonts w:ascii="Arial" w:hAnsi="Arial" w:cs="Arial"/>
          <w:color w:val="7F7F7F"/>
          <w:sz w:val="28"/>
        </w:rPr>
      </w:pPr>
    </w:p>
    <w:p w14:paraId="2F48BDA2" w14:textId="28514997" w:rsidR="000E6F45" w:rsidRPr="000A3E4C" w:rsidRDefault="000E6F45">
      <w:pPr>
        <w:spacing w:after="0" w:line="360" w:lineRule="auto"/>
        <w:jc w:val="both"/>
        <w:rPr>
          <w:rFonts w:ascii="Arial" w:hAnsi="Arial" w:cs="Arial"/>
          <w:sz w:val="28"/>
        </w:rPr>
      </w:pPr>
    </w:p>
    <w:p w14:paraId="31E47645" w14:textId="77777777" w:rsidR="00A93D80" w:rsidRDefault="00A93D80">
      <w:pPr>
        <w:spacing w:after="0" w:line="360" w:lineRule="auto"/>
        <w:jc w:val="center"/>
        <w:rPr>
          <w:rFonts w:ascii="Arial" w:hAnsi="Arial" w:cs="Arial"/>
          <w:color w:val="008000"/>
          <w:sz w:val="28"/>
          <w:szCs w:val="28"/>
        </w:rPr>
      </w:pPr>
      <w:r>
        <w:rPr>
          <w:rFonts w:ascii="Arial" w:hAnsi="Arial" w:cs="Arial"/>
          <w:color w:val="008000"/>
          <w:sz w:val="28"/>
          <w:szCs w:val="28"/>
        </w:rPr>
        <w:br w:type="page"/>
      </w:r>
    </w:p>
    <w:p w14:paraId="465A812F"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lastRenderedPageBreak/>
        <w:t>Número do processo: 0716904-15.2019.8.07.0003</w:t>
      </w:r>
    </w:p>
    <w:p w14:paraId="191AD09A"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Classe judicial: CUMPRIMENTO DE SENTENÇA (156)</w:t>
      </w:r>
    </w:p>
    <w:p w14:paraId="34C16655"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EXEQUENTE: BANCO DO BRASIL SA</w:t>
      </w:r>
    </w:p>
    <w:p w14:paraId="2BC7D99C" w14:textId="480B9518"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EXECUTADO: CENTRO AUTOMOTIVO DE PECAS E SERVICOS PRO-CAR LTDA - ME, ARTHUR NUNES DA SILVA, VALDIVINO DE SOUZA SANTOS</w:t>
      </w:r>
    </w:p>
    <w:p w14:paraId="301F8764" w14:textId="77777777" w:rsidR="000B7289" w:rsidRPr="00107DDD" w:rsidRDefault="000B7289">
      <w:pPr>
        <w:spacing w:after="0" w:line="360" w:lineRule="auto"/>
        <w:jc w:val="center"/>
        <w:rPr>
          <w:rFonts w:ascii="Arial" w:hAnsi="Arial" w:cs="Arial"/>
          <w:b/>
          <w:bCs/>
          <w:color w:val="008000"/>
          <w:sz w:val="28"/>
          <w:szCs w:val="28"/>
        </w:rPr>
      </w:pPr>
    </w:p>
    <w:p w14:paraId="797DB8CE" w14:textId="1F98486F" w:rsidR="000E6F45" w:rsidRPr="00107DDD" w:rsidRDefault="00000000">
      <w:pPr>
        <w:spacing w:after="0" w:line="360" w:lineRule="auto"/>
        <w:jc w:val="center"/>
        <w:rPr>
          <w:rFonts w:ascii="Arial" w:hAnsi="Arial" w:cs="Arial"/>
          <w:color w:val="008000"/>
          <w:sz w:val="28"/>
        </w:rPr>
      </w:pPr>
      <w:r w:rsidRPr="00107DDD">
        <w:rPr>
          <w:rFonts w:ascii="Arial" w:hAnsi="Arial" w:cs="Arial"/>
          <w:b/>
          <w:bCs/>
          <w:color w:val="008000"/>
          <w:sz w:val="28"/>
          <w:szCs w:val="28"/>
        </w:rPr>
        <w:t>DECISÃO INTERLOCUTÓRIA</w:t>
      </w:r>
    </w:p>
    <w:p w14:paraId="6727A979" w14:textId="77777777" w:rsidR="000E6F45" w:rsidRPr="00107DDD" w:rsidRDefault="000E6F45">
      <w:pPr>
        <w:spacing w:after="0" w:line="360" w:lineRule="auto"/>
        <w:jc w:val="both"/>
        <w:rPr>
          <w:rFonts w:ascii="Arial" w:hAnsi="Arial" w:cs="Arial"/>
          <w:color w:val="008000"/>
          <w:sz w:val="28"/>
        </w:rPr>
      </w:pPr>
    </w:p>
    <w:p w14:paraId="779D83DC" w14:textId="6D743EC0" w:rsidR="000E6F45"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Condiciono análise do atual pedido do credor à apresentação de resultados de pesquisa de bens imóveis em nome dos devedores, conforme determinado em decisão antiga, de forma que o credor cumpra com o princípio da cooperação.</w:t>
      </w:r>
    </w:p>
    <w:p w14:paraId="473621EE" w14:textId="77777777" w:rsidR="00FA79DA" w:rsidRPr="00107DDD" w:rsidRDefault="00FA79DA" w:rsidP="00714CE5">
      <w:pPr>
        <w:spacing w:after="0" w:line="360" w:lineRule="auto"/>
        <w:jc w:val="both"/>
        <w:rPr>
          <w:rFonts w:ascii="Arial" w:hAnsi="Arial" w:cs="Arial"/>
          <w:color w:val="008000"/>
          <w:sz w:val="28"/>
        </w:rPr>
      </w:pPr>
    </w:p>
    <w:p w14:paraId="70D88741" w14:textId="77777777" w:rsidR="000E6F45"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Em recente entendimento assim também entendeu este egrégio Tribunal:</w:t>
      </w:r>
    </w:p>
    <w:p w14:paraId="2F668A8D" w14:textId="77777777" w:rsidR="00FA79DA" w:rsidRPr="00107DDD" w:rsidRDefault="00FA79DA" w:rsidP="00714CE5">
      <w:pPr>
        <w:spacing w:after="0" w:line="360" w:lineRule="auto"/>
        <w:jc w:val="both"/>
        <w:rPr>
          <w:rFonts w:ascii="Arial" w:hAnsi="Arial" w:cs="Arial"/>
          <w:color w:val="008000"/>
          <w:sz w:val="28"/>
        </w:rPr>
      </w:pPr>
    </w:p>
    <w:p w14:paraId="014BB13C" w14:textId="77777777" w:rsidR="00BE6FCB" w:rsidRPr="00BE6FCB"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 xml:space="preserve">DIREITO PROCESSUAL CIVIL. AGRAVO DE INSTRUMENTO. EXECUÇÃO DE TÍTULO JUDICIAL. PESQUISA PATRIMONIAL. SISTEMAS CAGED E INSS. PRÉVIA DILIGÊNCIA CARTORÁRIA. PODER DE DIREÇÃO DO PROCESSO. RECURSO DESPROVIDO. </w:t>
      </w:r>
      <w:r w:rsidR="00BE6FCB" w:rsidRPr="00BE6FCB">
        <w:rPr>
          <w:rFonts w:ascii="Arial" w:hAnsi="Arial" w:cs="Arial"/>
          <w:color w:val="008000"/>
          <w:sz w:val="28"/>
          <w:szCs w:val="26"/>
        </w:rPr>
        <w:t>I. CASO EM EXAME</w:t>
      </w:r>
    </w:p>
    <w:p w14:paraId="20118CD4" w14:textId="5E6AAE83"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1. Agravo de instrumento interposto contra decisão proferida nos autos de cumprimento de sentença em ação monitória, que condicionou a realização de pesquisas patrimoniais</w:t>
      </w:r>
      <w:r w:rsidR="00FA79DA">
        <w:rPr>
          <w:rFonts w:ascii="Arial" w:hAnsi="Arial" w:cs="Arial"/>
          <w:color w:val="008000"/>
          <w:sz w:val="28"/>
          <w:szCs w:val="26"/>
        </w:rPr>
        <w:t xml:space="preserve"> </w:t>
      </w:r>
      <w:r w:rsidRPr="00BE6FCB">
        <w:rPr>
          <w:rFonts w:ascii="Arial" w:hAnsi="Arial" w:cs="Arial"/>
          <w:color w:val="008000"/>
          <w:sz w:val="28"/>
          <w:szCs w:val="26"/>
        </w:rPr>
        <w:t>nos sistemas CAGED e INSS à prévia busca por bens imóveis dos devedores em todos os cartórios de registro de imóveis do Distrito Federal.</w:t>
      </w:r>
    </w:p>
    <w:p w14:paraId="5C54644D"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II. QUESTÃO EM DISCUSSÃO</w:t>
      </w:r>
    </w:p>
    <w:p w14:paraId="7A7730BB" w14:textId="0D417D8E"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lastRenderedPageBreak/>
        <w:t>2. A questão em discussão consiste em definir se é válida a exigência judicial de realização prévia de diligências cartorárias em todos os cartórios de imóveis do Distrito</w:t>
      </w:r>
      <w:r w:rsidR="00FA79DA">
        <w:rPr>
          <w:rFonts w:ascii="Arial" w:hAnsi="Arial" w:cs="Arial"/>
          <w:color w:val="008000"/>
          <w:sz w:val="28"/>
          <w:szCs w:val="26"/>
        </w:rPr>
        <w:t xml:space="preserve"> </w:t>
      </w:r>
      <w:r w:rsidRPr="00BE6FCB">
        <w:rPr>
          <w:rFonts w:ascii="Arial" w:hAnsi="Arial" w:cs="Arial"/>
          <w:color w:val="008000"/>
          <w:sz w:val="28"/>
          <w:szCs w:val="26"/>
        </w:rPr>
        <w:t>Federal como condição para autorizar pesquisas patrimoniais nos sistemas CAGED e junto ao INSS.</w:t>
      </w:r>
    </w:p>
    <w:p w14:paraId="49956CD8"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III. RAZÕES DE DECIDIR</w:t>
      </w:r>
    </w:p>
    <w:p w14:paraId="5D6ABAC8" w14:textId="49D9AE86"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3. O magistrado possui poder de condução do processo executivo, podendo determinar diligências com base em critérios de racionalidade, proporcionalidade e efetividade da</w:t>
      </w:r>
      <w:r w:rsidR="00FA79DA">
        <w:rPr>
          <w:rFonts w:ascii="Arial" w:hAnsi="Arial" w:cs="Arial"/>
          <w:color w:val="008000"/>
          <w:sz w:val="28"/>
          <w:szCs w:val="26"/>
        </w:rPr>
        <w:t xml:space="preserve"> </w:t>
      </w:r>
      <w:r w:rsidRPr="00BE6FCB">
        <w:rPr>
          <w:rFonts w:ascii="Arial" w:hAnsi="Arial" w:cs="Arial"/>
          <w:color w:val="008000"/>
          <w:sz w:val="28"/>
          <w:szCs w:val="26"/>
        </w:rPr>
        <w:t>execução.</w:t>
      </w:r>
    </w:p>
    <w:p w14:paraId="4125D4B8" w14:textId="37A1F4CC"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4. A jurisprudência do Superior Tribunal de Justiça admite a utilização direta de sistemas informatizados de pesquisa patrimonial, mas não afasta a possibilidade de o juízo</w:t>
      </w:r>
      <w:r w:rsidR="00FA79DA">
        <w:rPr>
          <w:rFonts w:ascii="Arial" w:hAnsi="Arial" w:cs="Arial"/>
          <w:color w:val="008000"/>
          <w:sz w:val="28"/>
          <w:szCs w:val="26"/>
        </w:rPr>
        <w:t xml:space="preserve"> </w:t>
      </w:r>
      <w:r w:rsidRPr="00BE6FCB">
        <w:rPr>
          <w:rFonts w:ascii="Arial" w:hAnsi="Arial" w:cs="Arial"/>
          <w:color w:val="008000"/>
          <w:sz w:val="28"/>
          <w:szCs w:val="26"/>
        </w:rPr>
        <w:t>modular sua utilização conforme as particularidades do caso concreto.</w:t>
      </w:r>
    </w:p>
    <w:p w14:paraId="39F0316B" w14:textId="6829E5CC"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5. A exigência de buscas em todos os cartórios do Distrito Federal, ainda que onerosa, fundamenta-se na conurbação urbana e na inexistência de elementos que restrinjam a</w:t>
      </w:r>
      <w:r w:rsidR="00FA79DA">
        <w:rPr>
          <w:rFonts w:ascii="Arial" w:hAnsi="Arial" w:cs="Arial"/>
          <w:color w:val="008000"/>
          <w:sz w:val="28"/>
          <w:szCs w:val="26"/>
        </w:rPr>
        <w:t xml:space="preserve"> </w:t>
      </w:r>
      <w:r w:rsidRPr="00BE6FCB">
        <w:rPr>
          <w:rFonts w:ascii="Arial" w:hAnsi="Arial" w:cs="Arial"/>
          <w:color w:val="008000"/>
          <w:sz w:val="28"/>
          <w:szCs w:val="26"/>
        </w:rPr>
        <w:t>investigação à circunscrição da Ceilândia, não configurando ilegalidade ou abuso de poder.</w:t>
      </w:r>
    </w:p>
    <w:p w14:paraId="4EA4A8F7"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6. Ausentes a plausibilidade jurídica da tese recursal e o risco de dano grave ou irreversível, não se justifica a concessão de tutela recursal ou efeito suspensivo.</w:t>
      </w:r>
    </w:p>
    <w:p w14:paraId="1DF2F66E"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IV. DISPOSITIVO E TESE</w:t>
      </w:r>
    </w:p>
    <w:p w14:paraId="0CE4A69E"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7. Recurso desprovido.</w:t>
      </w:r>
    </w:p>
    <w:p w14:paraId="7F6CD553" w14:textId="77777777" w:rsidR="00FA79DA" w:rsidRDefault="00FA79DA" w:rsidP="00714CE5">
      <w:pPr>
        <w:spacing w:after="0" w:line="360" w:lineRule="auto"/>
        <w:jc w:val="both"/>
        <w:rPr>
          <w:rFonts w:ascii="Arial" w:hAnsi="Arial" w:cs="Arial"/>
          <w:color w:val="008000"/>
          <w:sz w:val="28"/>
          <w:szCs w:val="26"/>
        </w:rPr>
      </w:pPr>
    </w:p>
    <w:p w14:paraId="3AD8A7E8" w14:textId="2A61A7BD"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Tese de julgamento:</w:t>
      </w:r>
    </w:p>
    <w:p w14:paraId="4C9CC2EB" w14:textId="50F2C263"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1. O juízo pode condicionar a realização de pesquisas patrimoniais em sistemas informatizados à prévia realização de diligências cartorárias, desde que tal medida esteja</w:t>
      </w:r>
      <w:r w:rsidR="00FA79DA">
        <w:rPr>
          <w:rFonts w:ascii="Arial" w:hAnsi="Arial" w:cs="Arial"/>
          <w:color w:val="008000"/>
          <w:sz w:val="28"/>
          <w:szCs w:val="26"/>
        </w:rPr>
        <w:t xml:space="preserve"> </w:t>
      </w:r>
      <w:r w:rsidRPr="00BE6FCB">
        <w:rPr>
          <w:rFonts w:ascii="Arial" w:hAnsi="Arial" w:cs="Arial"/>
          <w:color w:val="008000"/>
          <w:sz w:val="28"/>
          <w:szCs w:val="26"/>
        </w:rPr>
        <w:t>fundamentada em critérios de racionalidade, efetividade da execução e peculiaridades do caso concreto.</w:t>
      </w:r>
    </w:p>
    <w:p w14:paraId="3D28F642" w14:textId="0B6103F2"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lastRenderedPageBreak/>
        <w:t>2. A inexistência de teratologia, ilegalidade manifesta ou abuso de poder afasta a possibilidade de reforma da decisão que impõe diligência prévia, ainda que exista</w:t>
      </w:r>
      <w:r w:rsidR="00FA79DA">
        <w:rPr>
          <w:rFonts w:ascii="Arial" w:hAnsi="Arial" w:cs="Arial"/>
          <w:color w:val="008000"/>
          <w:sz w:val="28"/>
          <w:szCs w:val="26"/>
        </w:rPr>
        <w:t xml:space="preserve"> </w:t>
      </w:r>
      <w:r w:rsidRPr="00BE6FCB">
        <w:rPr>
          <w:rFonts w:ascii="Arial" w:hAnsi="Arial" w:cs="Arial"/>
          <w:color w:val="008000"/>
          <w:sz w:val="28"/>
          <w:szCs w:val="26"/>
        </w:rPr>
        <w:t>jurisprudência favorável à pesquisa direta por meios eletrônicos.</w:t>
      </w:r>
    </w:p>
    <w:p w14:paraId="677C0C14" w14:textId="77777777" w:rsid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3. A atuação do juízo da execução deve equilibrar o princípio da efetividade com a condução prudente e ordenada do processo.</w:t>
      </w:r>
    </w:p>
    <w:p w14:paraId="0C64DED5" w14:textId="77777777" w:rsidR="00FA79DA" w:rsidRPr="00BE6FCB" w:rsidRDefault="00FA79DA" w:rsidP="00714CE5">
      <w:pPr>
        <w:spacing w:after="0" w:line="360" w:lineRule="auto"/>
        <w:jc w:val="both"/>
        <w:rPr>
          <w:rFonts w:ascii="Arial" w:hAnsi="Arial" w:cs="Arial"/>
          <w:color w:val="008000"/>
          <w:sz w:val="28"/>
          <w:szCs w:val="26"/>
        </w:rPr>
      </w:pPr>
    </w:p>
    <w:p w14:paraId="1CE84DC2"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Dispositivos relevantes citados:</w:t>
      </w:r>
    </w:p>
    <w:p w14:paraId="31C38D34" w14:textId="77777777" w:rsidR="00714CE5"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CPC, arts. 995, parágrafo único, e 1.019, I.</w:t>
      </w:r>
      <w:r w:rsidRPr="00BE6FCB">
        <w:rPr>
          <w:rFonts w:ascii="Arial" w:hAnsi="Arial" w:cs="Arial"/>
          <w:color w:val="008000"/>
          <w:sz w:val="28"/>
          <w:szCs w:val="26"/>
        </w:rPr>
        <w:t xml:space="preserve"> </w:t>
      </w:r>
    </w:p>
    <w:p w14:paraId="6D292BA9" w14:textId="77777777" w:rsidR="00FA79DA" w:rsidRDefault="00FA79DA" w:rsidP="00714CE5">
      <w:pPr>
        <w:spacing w:after="0" w:line="360" w:lineRule="auto"/>
        <w:jc w:val="both"/>
        <w:rPr>
          <w:rFonts w:ascii="Arial" w:hAnsi="Arial" w:cs="Arial"/>
          <w:color w:val="008000"/>
          <w:sz w:val="28"/>
          <w:szCs w:val="26"/>
        </w:rPr>
      </w:pPr>
    </w:p>
    <w:p w14:paraId="3DC9BE07" w14:textId="14C53905" w:rsidR="000E6F45" w:rsidRPr="00107DDD" w:rsidRDefault="00000000" w:rsidP="00714CE5">
      <w:pPr>
        <w:spacing w:after="0" w:line="360" w:lineRule="auto"/>
        <w:jc w:val="both"/>
        <w:rPr>
          <w:rFonts w:ascii="Arial" w:hAnsi="Arial" w:cs="Arial"/>
          <w:color w:val="008000"/>
          <w:sz w:val="28"/>
        </w:rPr>
      </w:pPr>
      <w:r w:rsidRPr="00107DDD">
        <w:rPr>
          <w:rFonts w:ascii="Arial" w:hAnsi="Arial" w:cs="Arial"/>
          <w:color w:val="008000"/>
          <w:sz w:val="28"/>
          <w:szCs w:val="26"/>
        </w:rPr>
        <w:t>(Acórdão 2043343, Processo nº 0722426-22.2025.8.07.0000, Relator(a): RENATO SCUSSEL, 2ª TURMA CÍVEL, data de julgamento: 03/09/2025, publicado no DJe: 25/09/2025.)</w:t>
      </w:r>
    </w:p>
    <w:p w14:paraId="7F8BDE4B" w14:textId="47B4E60A" w:rsidR="000E6F45" w:rsidRPr="00107DDD" w:rsidRDefault="00000000" w:rsidP="00714CE5">
      <w:pPr>
        <w:spacing w:after="0" w:line="360" w:lineRule="auto"/>
        <w:jc w:val="both"/>
        <w:rPr>
          <w:rFonts w:ascii="Arial" w:hAnsi="Arial" w:cs="Arial"/>
          <w:color w:val="008000"/>
          <w:sz w:val="28"/>
        </w:rPr>
      </w:pPr>
      <w:r w:rsidRPr="00107DDD">
        <w:rPr>
          <w:rFonts w:ascii="Arial" w:hAnsi="Arial" w:cs="Arial"/>
          <w:color w:val="008000"/>
          <w:sz w:val="28"/>
          <w:szCs w:val="26"/>
        </w:rPr>
        <w:t>Enquanto tal não se der, retorne o feito à suspensão.</w:t>
      </w:r>
    </w:p>
    <w:p w14:paraId="33DBD596" w14:textId="77777777" w:rsidR="000E6F45" w:rsidRPr="00107DDD" w:rsidRDefault="000E6F45">
      <w:pPr>
        <w:spacing w:after="0" w:line="360" w:lineRule="auto"/>
        <w:jc w:val="both"/>
        <w:rPr>
          <w:rFonts w:ascii="Arial" w:hAnsi="Arial" w:cs="Arial"/>
          <w:color w:val="008000"/>
          <w:sz w:val="28"/>
        </w:rPr>
      </w:pPr>
    </w:p>
    <w:p w14:paraId="139DBC87" w14:textId="3AA11D2B" w:rsidR="000E6F45" w:rsidRPr="00107DDD" w:rsidRDefault="00B14753">
      <w:pPr>
        <w:spacing w:after="0" w:line="360" w:lineRule="auto"/>
        <w:jc w:val="center"/>
        <w:rPr>
          <w:rFonts w:ascii="Arial" w:hAnsi="Arial" w:cs="Arial"/>
          <w:color w:val="008000"/>
          <w:sz w:val="28"/>
        </w:rPr>
      </w:pPr>
      <w:r>
        <w:rPr>
          <w:rFonts w:ascii="Arial" w:hAnsi="Arial" w:cs="Arial"/>
          <w:color w:val="008000"/>
          <w:sz w:val="28"/>
          <w:szCs w:val="28"/>
        </w:rPr>
        <w:t xml:space="preserve">Ceilândia, </w:t>
      </w:r>
      <w:r w:rsidR="00000000" w:rsidRPr="00107DDD">
        <w:rPr>
          <w:rFonts w:ascii="Arial" w:hAnsi="Arial" w:cs="Arial"/>
          <w:color w:val="008000"/>
          <w:sz w:val="28"/>
          <w:szCs w:val="28"/>
        </w:rPr>
        <w:t>24 de agosto de 2026.</w:t>
      </w:r>
    </w:p>
    <w:p w14:paraId="25564323" w14:textId="77777777" w:rsidR="000E6F45" w:rsidRPr="00107DDD" w:rsidRDefault="000E6F45">
      <w:pPr>
        <w:spacing w:after="0" w:line="360" w:lineRule="auto"/>
        <w:jc w:val="both"/>
        <w:rPr>
          <w:rFonts w:ascii="Arial" w:hAnsi="Arial" w:cs="Arial"/>
          <w:color w:val="008000"/>
          <w:sz w:val="28"/>
        </w:rPr>
      </w:pPr>
    </w:p>
    <w:p w14:paraId="795A631D" w14:textId="77777777" w:rsidR="000E6F45" w:rsidRPr="00107DDD" w:rsidRDefault="00000000">
      <w:pPr>
        <w:spacing w:after="0" w:line="360" w:lineRule="auto"/>
        <w:jc w:val="center"/>
        <w:rPr>
          <w:rFonts w:ascii="Arial" w:hAnsi="Arial" w:cs="Arial"/>
          <w:color w:val="008000"/>
          <w:sz w:val="28"/>
        </w:rPr>
      </w:pPr>
      <w:r w:rsidRPr="00107DDD">
        <w:rPr>
          <w:rFonts w:ascii="Arial" w:hAnsi="Arial" w:cs="Arial"/>
          <w:b/>
          <w:bCs/>
          <w:color w:val="008000"/>
          <w:sz w:val="28"/>
          <w:szCs w:val="28"/>
        </w:rPr>
        <w:t>ITAMAR DIAS NORONHA FILHO</w:t>
      </w:r>
    </w:p>
    <w:p w14:paraId="1B9941BA" w14:textId="77777777" w:rsidR="000E6F45" w:rsidRPr="00107DDD" w:rsidRDefault="00000000">
      <w:pPr>
        <w:spacing w:after="0" w:line="360" w:lineRule="auto"/>
        <w:jc w:val="center"/>
        <w:rPr>
          <w:rFonts w:ascii="Arial" w:hAnsi="Arial" w:cs="Arial"/>
          <w:color w:val="008000"/>
          <w:sz w:val="28"/>
        </w:rPr>
      </w:pPr>
      <w:r w:rsidRPr="00107DDD">
        <w:rPr>
          <w:rFonts w:ascii="Arial" w:hAnsi="Arial" w:cs="Arial"/>
          <w:color w:val="008000"/>
          <w:sz w:val="28"/>
          <w:szCs w:val="28"/>
        </w:rPr>
        <w:t>Juiz de Direito</w:t>
      </w:r>
    </w:p>
    <w:p w14:paraId="4D9CB379" w14:textId="77777777" w:rsidR="000E6F45" w:rsidRPr="000A3E4C" w:rsidRDefault="000E6F45">
      <w:pPr>
        <w:spacing w:after="0" w:line="360" w:lineRule="auto"/>
        <w:jc w:val="both"/>
        <w:rPr>
          <w:rFonts w:ascii="Arial" w:hAnsi="Arial" w:cs="Arial"/>
          <w:sz w:val="28"/>
        </w:rPr>
      </w:pPr>
    </w:p>
    <w:sectPr w:rsidR="000E6F45" w:rsidRPr="000A3E4C">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13T21:24:00Z" w:initials="OOG">
    <w:p w14:paraId="413350E0" w14:textId="77777777" w:rsidR="00384ABF" w:rsidRDefault="00000000" w:rsidP="00384ABF">
      <w:pPr>
        <w:pStyle w:val="Textodecomentrio"/>
      </w:pPr>
      <w:r>
        <w:annotationRef/>
      </w:r>
      <w:r w:rsidR="00384ABF">
        <w:rPr>
          <w:color w:val="000000"/>
        </w:rPr>
        <w:t>Conclusão: 06/10/2026</w:t>
      </w:r>
    </w:p>
    <w:p w14:paraId="68B28960" w14:textId="77777777" w:rsidR="00384ABF" w:rsidRDefault="00384ABF" w:rsidP="00384ABF">
      <w:pPr>
        <w:pStyle w:val="Textodecomentrio"/>
      </w:pPr>
      <w:r>
        <w:rPr>
          <w:color w:val="000000"/>
        </w:rPr>
        <w:t>Entrega: 16/10/2026</w:t>
      </w:r>
    </w:p>
    <w:p w14:paraId="7F2F93A3" w14:textId="77777777" w:rsidR="00384ABF" w:rsidRDefault="00384ABF" w:rsidP="00384ABF">
      <w:pPr>
        <w:pStyle w:val="Textodecomentrio"/>
      </w:pPr>
      <w:r>
        <w:rPr>
          <w:color w:val="000000"/>
        </w:rPr>
        <w:t>Certeza: 10</w:t>
      </w:r>
    </w:p>
  </w:comment>
  <w:comment w:id="1" w:author="Orana Oliveira Guerra - GDSXSR" w:date="2026-10-14T18:30:00Z" w:initials="OO">
    <w:p w14:paraId="5A4AF8A9" w14:textId="39F41365" w:rsidR="006360FC" w:rsidRDefault="006360FC" w:rsidP="006360FC">
      <w:pPr>
        <w:pStyle w:val="Textodecomentrio"/>
      </w:pPr>
      <w:r>
        <w:rPr>
          <w:rStyle w:val="Refdecomentrio"/>
        </w:rPr>
        <w:annotationRef/>
      </w:r>
      <w:r>
        <w:t>Conferido</w:t>
      </w:r>
    </w:p>
  </w:comment>
  <w:comment w:id="2" w:author="Orana Oliveira Guerra - GDSXSR" w:date="2026-10-14T18:33:00Z" w:initials="OO">
    <w:p w14:paraId="38F1882D" w14:textId="77777777" w:rsidR="009147B6" w:rsidRDefault="009147B6" w:rsidP="009147B6">
      <w:pPr>
        <w:pStyle w:val="Textodecomentrio"/>
      </w:pPr>
      <w:r>
        <w:rPr>
          <w:rStyle w:val="Refdecomentrio"/>
        </w:rPr>
        <w:annotationRef/>
      </w:r>
      <w:r>
        <w:t>Conferido</w:t>
      </w:r>
    </w:p>
  </w:comment>
  <w:comment w:id="3" w:author="Orana Oliveira Guerra - GDSXSR" w:date="2026-10-14T18:37:00Z" w:initials="OO">
    <w:p w14:paraId="755C3701" w14:textId="77777777" w:rsidR="001A64D3" w:rsidRDefault="001A64D3" w:rsidP="001A64D3">
      <w:pPr>
        <w:pStyle w:val="Textodecomentrio"/>
      </w:pPr>
      <w:r>
        <w:rPr>
          <w:rStyle w:val="Refdecomentrio"/>
        </w:rPr>
        <w:annotationRef/>
      </w:r>
      <w:r>
        <w:t>Conferido</w:t>
      </w:r>
    </w:p>
  </w:comment>
  <w:comment w:id="4" w:author="Assessor GDSXSR" w:initials="RG" w:date="2026-10-29T19:50:56Z">
    <w:p>
      <w:pPr>
        <w:pStyle w:val="CommentText"/>
      </w:pPr>
      <w:r>
        <w:rPr>
          <w:rStyle w:val="CommentReference"/>
        </w:rPr>
        <w:annotationRef/>
      </w:r>
      <w:r>
        <w:t>ASSESSOR GDSXSR — Alterações mecânicas: EMENTA à esquerda (C-42); citações dos três acórdãos no formato do JurisDF, com “– Grifei” e o trecho decisivo sublinhado (C-62); “Nesse sentido:” em parágrafo próprio (C-67); parágrafo da ementa transcrita no relatório unido (a quebra caía no meio de “Distrito Federal”); “do processo de origem” no ID (C-20); “teimosinha” entre aspas; RELATÓRIO no topo da página (C-32).</w:t>
      </w:r>
    </w:p>
  </w:comment>
  <w:comment w:id="5" w:author="Assessor GDSXSR" w:initials="RG" w:date="2026-10-29T19:50:56Z">
    <w:p>
      <w:pPr>
        <w:pStyle w:val="CommentText"/>
      </w:pPr>
      <w:r>
        <w:rPr>
          <w:rStyle w:val="CommentReference"/>
        </w:rPr>
        <w:annotationRef/>
      </w:r>
      <w:r>
        <w:t>ASSESSOR GDSXSR — Alterei o fecho do cabeçalho para “RECURSO PROVIDO.” (C-3E).</w:t>
      </w:r>
    </w:p>
  </w:comment>
  <w:comment w:id="6" w:author="Assessor GDSXSR" w:initials="RG" w:date="2026-10-29T19:50:56Z">
    <w:p>
      <w:pPr>
        <w:pStyle w:val="CommentText"/>
      </w:pPr>
      <w:r>
        <w:rPr>
          <w:rStyle w:val="CommentReference"/>
        </w:rPr>
        <w:annotationRef/>
      </w:r>
      <w:r>
        <w:t>ASSESSOR GDSXSR — Alterei “ajuizado” para “proposto” (cumprimento de sentença é fase, C-27 a), pus as partes na forma da autuação, com as pessoas naturais sem o nome civil (C-34A), e levei o valor do crédito para parênteses depois das partes (C-3H).</w:t>
      </w:r>
    </w:p>
  </w:comment>
  <w:comment w:id="7" w:author="Assessor GDSXSR" w:initials="RG" w:date="2026-10-29T19:50:56Z">
    <w:p>
      <w:pPr>
        <w:pStyle w:val="CommentText"/>
      </w:pPr>
      <w:r>
        <w:rPr>
          <w:rStyle w:val="CommentReference"/>
        </w:rPr>
        <w:annotationRef/>
      </w:r>
      <w:r>
        <w:t>ASSESSOR GDSXSR — Texto literal (C-63): CPC, art. 854: “Art.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 (fonte: Planalto, redação vigente; conferido no iajus).</w:t>
      </w:r>
    </w:p>
  </w:comment>
  <w:comment w:id="8" w:author="Assessor GDSXSR" w:initials="RG" w:date="2026-10-29T19:50:56Z">
    <w:p>
      <w:pPr>
        <w:pStyle w:val="CommentText"/>
      </w:pPr>
      <w:r>
        <w:rPr>
          <w:rStyle w:val="CommentReference"/>
        </w:rPr>
        <w:annotationRef/>
      </w:r>
      <w:r>
        <w:t>ASSESSOR GDSXSR — Pendência (C-52, C-67): conferi no iajus processo, relator, órgão julgador e data de julgamento dos Acórdãos 2102603, 2087914 e 2077871; o iajus não devolve o número do acórdão nem o DJe. Mantive os números e as datas de publicação da minuta, sem conferência no JurisDF.</w:t>
      </w:r>
    </w:p>
  </w:comment>
  <w:comment w:id="9" w:author="Assessor GDSXSR" w:initials="RG" w:date="2026-10-29T19:50:56Z">
    <w:p>
      <w:pPr>
        <w:pStyle w:val="CommentText"/>
      </w:pPr>
      <w:r>
        <w:rPr>
          <w:rStyle w:val="CommentReference"/>
        </w:rPr>
        <w:annotationRef/>
      </w:r>
      <w:r>
        <w:t>ASSESSOR GDSXSR — Pendência (C-52, C-72): o Acórdão 2119127 (3ª Turma Cível), citado nas contrarrazões, não foi localizado (iajus por número e por tema na 3ª Turma Cível; web e página de entendimentos divergentes do TJDFT). A citação fica como relatada pela Defensoria, sem conferência do teor.</w:t>
      </w:r>
    </w:p>
  </w:comment>
  <w:comment w:id="10" w:author="Assessor GDSXSR" w:initials="RG" w:date="2026-10-29T19:50:56Z">
    <w:p>
      <w:pPr>
        <w:pStyle w:val="CommentText"/>
      </w:pPr>
      <w:r>
        <w:rPr>
          <w:rStyle w:val="CommentReference"/>
        </w:rPr>
        <w:annotationRef/>
      </w:r>
      <w:r>
        <w:t>ASSESSOR GDSXSR — Acrescentei o pedido de reforma depois das alegações, como na sequência interna do capítulo no perfil AGI.</w:t>
      </w:r>
    </w:p>
  </w:comment>
  <w:comment w:id="11" w:author="Assessor GDSXSR" w:initials="RG" w:date="2026-10-29T19:50:56Z">
    <w:p>
      <w:pPr>
        <w:pStyle w:val="CommentText"/>
      </w:pPr>
      <w:r>
        <w:rPr>
          <w:rStyle w:val="CommentReference"/>
        </w:rPr>
        <w:annotationRef/>
      </w:r>
      <w:r>
        <w:t>ASSESSOR GDSXSR — Cortei a frase que apenas formulava a controvérsia (C-02) e deixei o fato que a resolve. Pendência (C-52, C-24): os autos não vieram, e a minuta não traz a data nem o ID da última pesquisa SISBAJUD; a data e o ID entram neste parágrafo quando conferidos no PJe.</w:t>
      </w:r>
    </w:p>
  </w:comment>
  <w:comment w:id="12" w:author="Assessor GDSXSR" w:initials="RG" w:date="2026-10-29T19:50:56Z">
    <w:p>
      <w:pPr>
        <w:pStyle w:val="CommentText"/>
      </w:pPr>
      <w:r>
        <w:rPr>
          <w:rStyle w:val="CommentReference"/>
        </w:rPr>
        <w:annotationRef/>
      </w:r>
      <w:r>
        <w:t>ASSESSOR GDSXSR — Divergência interna do TJDFT, resultado mantido (C-03, C-53): a 4ª Turma e o Relator seguem a corrente que admite a renovação pelo decurso do tempo (Acórdão 1916034, 0719289-66.2024.8.07.0000, Des. Sérgio Rocha, j. 29/08/2024). Em sentido contrário, a 3ª Turma Cível exige indício de efetividade ou alteração patrimonial (p. ex., AGI 0728636-89.2025.8.07.0000, Rel. Flávio Fernando Almeida da Fonseca, j. 05/02/2026, “mero decurso de tempo. insuficiência”; AGI 0735200-84.2025.8.07.0000, mesmo relator, j. 26/02/2026, “teimosinha”, recurso não provido). Pendência: o bloco violeta “PRECEDENTES CONTRÁRIOS AO VOTO” (C-46) não foi montado, porque o iajus não devolve o número do acórdão nem o DJe desses julgados. Modelo de referência: AGI 0738347-84 (DP).</w:t>
      </w:r>
    </w:p>
  </w:comment>
  <w:comment w:id="13" w:author="Assessor GDSXSR" w:initials="RG" w:date="2026-10-29T19:50:56Z">
    <w:p>
      <w:pPr>
        <w:pStyle w:val="CommentText"/>
      </w:pPr>
      <w:r>
        <w:rPr>
          <w:rStyle w:val="CommentReference"/>
        </w:rPr>
        <w:annotationRef/>
      </w:r>
      <w:r>
        <w:t>ASSESSOR GDSXSR — Texto literal (C-63): STJ, Tema Repetitivo 219 (vigente, Corte Especial, julgado em 15/09/2010): “Após o advento da Lei n. 11.382/2006, o Juiz, ao decidir acerca da realização da penhora on line, não pode mais exigir a prova, por parte do credor, de exaurimento de vias extrajudiciais na busca de bens a serem penhorados.” (fonte: iajus, registro do STJ). O tema aparece só dentro da ementa transcrita (C-66 e), por isso fica aqui.</w:t>
      </w:r>
    </w:p>
  </w:comment>
  <w:comment w:id="14" w:author="Assessor GDSXSR" w:initials="RG" w:date="2026-10-29T19:50:56Z">
    <w:p>
      <w:pPr>
        <w:pStyle w:val="CommentText"/>
      </w:pPr>
      <w:r>
        <w:rPr>
          <w:rStyle w:val="CommentReference"/>
        </w:rPr>
        <w:annotationRef/>
      </w:r>
      <w:r>
        <w:t>ASSESSOR GDSXSR — Encurtei o parágrafo (C-02, C-12), sem a repetição de “conurbação urbana” e de “como demonstrado”.</w:t>
      </w:r>
    </w:p>
  </w:comment>
  <w:comment w:id="15" w:author="Assessor GDSXSR" w:initials="RG" w:date="2026-10-29T19:50:56Z">
    <w:p>
      <w:pPr>
        <w:pStyle w:val="CommentText"/>
      </w:pPr>
      <w:r>
        <w:rPr>
          <w:rStyle w:val="CommentReference"/>
        </w:rPr>
        <w:annotationRef/>
      </w:r>
      <w:r>
        <w:t>ASSESSOR GDSXSR — Acrescentei, em um período, a resposta às contrarrazões, apoiada no Acórdão 2087914 (inciso IV da ementa) e no decurso de prazo já demonstrado; não analisei o teor do Acórdão 2119127 (pendência no relatório) e não escrevi distinção dele (C-53).</w:t>
      </w:r>
    </w:p>
  </w:comment>
  <w:comment w:id="16" w:author="Assessor GDSXSR" w:initials="RG" w:date="2026-10-29T19:50:56Z">
    <w:p>
      <w:pPr>
        <w:pStyle w:val="CommentText"/>
      </w:pPr>
      <w:r>
        <w:rPr>
          <w:rStyle w:val="CommentReference"/>
        </w:rPr>
        <w:annotationRef/>
      </w:r>
      <w:r>
        <w:t>ASSESSOR GDSXSR — Alterei o dispositivo para “reformar a decisão agravada e determinar…” e troquei “partes executadas” por “executados”, como no modelo AGI 0738347-84. Pendência (C-52): a minuta não informa se já houve pesquisa “teimosinha” antes; o Acórdão 2077871, citado para outro ponto, afastou a “teimosinha” em caso em que ela já fora usada (item 7 da ementa). Conferir nos autos antes de manter a modalidade reiterada.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2F93A3" w15:done="0"/>
  <w15:commentEx w15:paraId="5A4AF8A9" w15:done="0"/>
  <w15:commentEx w15:paraId="38F1882D" w15:done="0"/>
  <w15:commentEx w15:paraId="755C37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F16072" w16cex:dateUtc="2026-10-13T21:24:00Z"/>
  <w16cex:commentExtensible w16cex:durableId="5ABF948D" w16cex:dateUtc="2026-10-14T21:30:00Z"/>
  <w16cex:commentExtensible w16cex:durableId="0E5823B0" w16cex:dateUtc="2026-10-14T21:33:00Z"/>
  <w16cex:commentExtensible w16cex:durableId="301B8F47" w16cex:dateUtc="2026-10-14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2F93A3" w16cid:durableId="7FF16072"/>
  <w16cid:commentId w16cid:paraId="5A4AF8A9" w16cid:durableId="5ABF948D"/>
  <w16cid:commentId w16cid:paraId="38F1882D" w16cid:durableId="0E5823B0"/>
  <w16cid:commentId w16cid:paraId="755C3701" w16cid:durableId="301B8F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E3DE4" w14:textId="77777777" w:rsidR="00375920" w:rsidRDefault="00375920" w:rsidP="003A42DE">
      <w:pPr>
        <w:spacing w:after="0" w:line="240" w:lineRule="auto"/>
      </w:pPr>
      <w:r>
        <w:separator/>
      </w:r>
    </w:p>
  </w:endnote>
  <w:endnote w:type="continuationSeparator" w:id="0">
    <w:p w14:paraId="6B7DA992" w14:textId="77777777" w:rsidR="00375920" w:rsidRDefault="00375920" w:rsidP="003A42DE">
      <w:pPr>
        <w:spacing w:after="0" w:line="240" w:lineRule="auto"/>
      </w:pPr>
      <w:r>
        <w:continuationSeparator/>
      </w:r>
    </w:p>
  </w:endnote>
  <w:endnote w:type="continuationNotice" w:id="1">
    <w:p w14:paraId="640727C1" w14:textId="77777777" w:rsidR="00375920" w:rsidRDefault="003759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221D" w14:textId="77777777" w:rsidR="008F099A" w:rsidRDefault="008F099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DD08" w14:textId="77777777" w:rsidR="008F099A" w:rsidRDefault="008F099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8060C" w14:textId="77777777" w:rsidR="00375920" w:rsidRDefault="00375920" w:rsidP="003A42DE">
      <w:pPr>
        <w:spacing w:after="0" w:line="240" w:lineRule="auto"/>
      </w:pPr>
      <w:r>
        <w:separator/>
      </w:r>
    </w:p>
  </w:footnote>
  <w:footnote w:type="continuationSeparator" w:id="0">
    <w:p w14:paraId="1AF9E404" w14:textId="77777777" w:rsidR="00375920" w:rsidRDefault="00375920" w:rsidP="003A42DE">
      <w:pPr>
        <w:spacing w:after="0" w:line="240" w:lineRule="auto"/>
      </w:pPr>
      <w:r>
        <w:continuationSeparator/>
      </w:r>
    </w:p>
  </w:footnote>
  <w:footnote w:type="continuationNotice" w:id="1">
    <w:p w14:paraId="2FB57D8F" w14:textId="77777777" w:rsidR="00375920" w:rsidRDefault="003759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C2D8" w14:textId="77777777" w:rsidR="008F099A" w:rsidRDefault="008F099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194D" w14:textId="77777777" w:rsidR="008F099A" w:rsidRDefault="008F099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614D" w14:textId="77777777" w:rsidR="008F099A" w:rsidRDefault="008F099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A5F"/>
    <w:rsid w:val="00005FE1"/>
    <w:rsid w:val="00012123"/>
    <w:rsid w:val="0002189B"/>
    <w:rsid w:val="00022D84"/>
    <w:rsid w:val="00024B82"/>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77B3C"/>
    <w:rsid w:val="00080991"/>
    <w:rsid w:val="00080B2D"/>
    <w:rsid w:val="0009174A"/>
    <w:rsid w:val="00091ABC"/>
    <w:rsid w:val="000A3E4C"/>
    <w:rsid w:val="000A7009"/>
    <w:rsid w:val="000B0FC6"/>
    <w:rsid w:val="000B4DA4"/>
    <w:rsid w:val="000B7289"/>
    <w:rsid w:val="000C1A64"/>
    <w:rsid w:val="000C6D2F"/>
    <w:rsid w:val="000D184E"/>
    <w:rsid w:val="000D1D2F"/>
    <w:rsid w:val="000D2E62"/>
    <w:rsid w:val="000D59B2"/>
    <w:rsid w:val="000E293D"/>
    <w:rsid w:val="000E6F45"/>
    <w:rsid w:val="000F10FD"/>
    <w:rsid w:val="000F1358"/>
    <w:rsid w:val="000F1817"/>
    <w:rsid w:val="000F5CB5"/>
    <w:rsid w:val="001009CC"/>
    <w:rsid w:val="00107DDD"/>
    <w:rsid w:val="0011527A"/>
    <w:rsid w:val="00115458"/>
    <w:rsid w:val="00115569"/>
    <w:rsid w:val="00122133"/>
    <w:rsid w:val="00125329"/>
    <w:rsid w:val="00126B66"/>
    <w:rsid w:val="00131A63"/>
    <w:rsid w:val="00134765"/>
    <w:rsid w:val="00137A7E"/>
    <w:rsid w:val="00143475"/>
    <w:rsid w:val="00151611"/>
    <w:rsid w:val="00161CD2"/>
    <w:rsid w:val="001653BF"/>
    <w:rsid w:val="001706B7"/>
    <w:rsid w:val="00173733"/>
    <w:rsid w:val="001801E9"/>
    <w:rsid w:val="00182C91"/>
    <w:rsid w:val="00183178"/>
    <w:rsid w:val="00183B77"/>
    <w:rsid w:val="00183D34"/>
    <w:rsid w:val="00187D84"/>
    <w:rsid w:val="0019695A"/>
    <w:rsid w:val="001A09B8"/>
    <w:rsid w:val="001A64D3"/>
    <w:rsid w:val="001B5F56"/>
    <w:rsid w:val="001C3A23"/>
    <w:rsid w:val="001C466B"/>
    <w:rsid w:val="001D2162"/>
    <w:rsid w:val="001D300D"/>
    <w:rsid w:val="001D385D"/>
    <w:rsid w:val="001D593E"/>
    <w:rsid w:val="001E4974"/>
    <w:rsid w:val="001E7903"/>
    <w:rsid w:val="001F5104"/>
    <w:rsid w:val="001F7AC2"/>
    <w:rsid w:val="00200670"/>
    <w:rsid w:val="00203B1D"/>
    <w:rsid w:val="002047FF"/>
    <w:rsid w:val="00204F2E"/>
    <w:rsid w:val="00205849"/>
    <w:rsid w:val="00205FCC"/>
    <w:rsid w:val="00206304"/>
    <w:rsid w:val="00206FDF"/>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3866"/>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081E"/>
    <w:rsid w:val="00351108"/>
    <w:rsid w:val="00351653"/>
    <w:rsid w:val="00351BF2"/>
    <w:rsid w:val="003524E5"/>
    <w:rsid w:val="00352D66"/>
    <w:rsid w:val="00353DC8"/>
    <w:rsid w:val="00354AA2"/>
    <w:rsid w:val="00355C73"/>
    <w:rsid w:val="00361B6F"/>
    <w:rsid w:val="003624B4"/>
    <w:rsid w:val="003668EB"/>
    <w:rsid w:val="003717FC"/>
    <w:rsid w:val="003749AB"/>
    <w:rsid w:val="00375920"/>
    <w:rsid w:val="00375FE4"/>
    <w:rsid w:val="0038410E"/>
    <w:rsid w:val="00384ABF"/>
    <w:rsid w:val="00396413"/>
    <w:rsid w:val="003A42DE"/>
    <w:rsid w:val="003A4E55"/>
    <w:rsid w:val="003B3398"/>
    <w:rsid w:val="003C0A8B"/>
    <w:rsid w:val="003D11BE"/>
    <w:rsid w:val="003D3FEE"/>
    <w:rsid w:val="003D4AC5"/>
    <w:rsid w:val="003E436D"/>
    <w:rsid w:val="003F6A6A"/>
    <w:rsid w:val="00413928"/>
    <w:rsid w:val="0041645F"/>
    <w:rsid w:val="00423538"/>
    <w:rsid w:val="004236F7"/>
    <w:rsid w:val="00423F93"/>
    <w:rsid w:val="004310D8"/>
    <w:rsid w:val="0044278D"/>
    <w:rsid w:val="004436D1"/>
    <w:rsid w:val="004451BA"/>
    <w:rsid w:val="00445ED9"/>
    <w:rsid w:val="00447ECC"/>
    <w:rsid w:val="00451A6D"/>
    <w:rsid w:val="00456F19"/>
    <w:rsid w:val="00460071"/>
    <w:rsid w:val="00463883"/>
    <w:rsid w:val="00465F25"/>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C0465"/>
    <w:rsid w:val="004C33F1"/>
    <w:rsid w:val="004C591E"/>
    <w:rsid w:val="004C68EC"/>
    <w:rsid w:val="004C7418"/>
    <w:rsid w:val="004D3E2F"/>
    <w:rsid w:val="004E27C1"/>
    <w:rsid w:val="004E4430"/>
    <w:rsid w:val="004E61E1"/>
    <w:rsid w:val="004E6253"/>
    <w:rsid w:val="004F262B"/>
    <w:rsid w:val="004F58CC"/>
    <w:rsid w:val="00504B0A"/>
    <w:rsid w:val="00506A7D"/>
    <w:rsid w:val="00506D76"/>
    <w:rsid w:val="00517F10"/>
    <w:rsid w:val="0053006F"/>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0B43"/>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0D42"/>
    <w:rsid w:val="00601B09"/>
    <w:rsid w:val="0060333D"/>
    <w:rsid w:val="006038E6"/>
    <w:rsid w:val="00611216"/>
    <w:rsid w:val="0061262D"/>
    <w:rsid w:val="00614EED"/>
    <w:rsid w:val="00615051"/>
    <w:rsid w:val="00615A3E"/>
    <w:rsid w:val="00620BEC"/>
    <w:rsid w:val="006226C6"/>
    <w:rsid w:val="00624943"/>
    <w:rsid w:val="00631154"/>
    <w:rsid w:val="006318D6"/>
    <w:rsid w:val="00632EAA"/>
    <w:rsid w:val="00633703"/>
    <w:rsid w:val="00635527"/>
    <w:rsid w:val="006360FC"/>
    <w:rsid w:val="00640282"/>
    <w:rsid w:val="00641BB6"/>
    <w:rsid w:val="00643B97"/>
    <w:rsid w:val="00645ACD"/>
    <w:rsid w:val="00661CF3"/>
    <w:rsid w:val="00665626"/>
    <w:rsid w:val="006658A2"/>
    <w:rsid w:val="00672FEA"/>
    <w:rsid w:val="00684AF2"/>
    <w:rsid w:val="00684EAC"/>
    <w:rsid w:val="006921E1"/>
    <w:rsid w:val="00693B0D"/>
    <w:rsid w:val="006B00FB"/>
    <w:rsid w:val="006B2691"/>
    <w:rsid w:val="006B2A89"/>
    <w:rsid w:val="006B2CF6"/>
    <w:rsid w:val="006B555B"/>
    <w:rsid w:val="006C2F8C"/>
    <w:rsid w:val="006C6C58"/>
    <w:rsid w:val="006C6E29"/>
    <w:rsid w:val="006D07B9"/>
    <w:rsid w:val="006D0993"/>
    <w:rsid w:val="006D3824"/>
    <w:rsid w:val="006F10C9"/>
    <w:rsid w:val="006F725D"/>
    <w:rsid w:val="007055C1"/>
    <w:rsid w:val="00711FE9"/>
    <w:rsid w:val="007135BF"/>
    <w:rsid w:val="00714CE5"/>
    <w:rsid w:val="00726567"/>
    <w:rsid w:val="00730800"/>
    <w:rsid w:val="007378F8"/>
    <w:rsid w:val="00744BDF"/>
    <w:rsid w:val="00745507"/>
    <w:rsid w:val="00751B6A"/>
    <w:rsid w:val="00755E2C"/>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1971"/>
    <w:rsid w:val="00803BB3"/>
    <w:rsid w:val="00803D87"/>
    <w:rsid w:val="00804386"/>
    <w:rsid w:val="008072C0"/>
    <w:rsid w:val="008134CE"/>
    <w:rsid w:val="0081505D"/>
    <w:rsid w:val="008151BB"/>
    <w:rsid w:val="00816916"/>
    <w:rsid w:val="008235A6"/>
    <w:rsid w:val="00825BFF"/>
    <w:rsid w:val="00830957"/>
    <w:rsid w:val="00842494"/>
    <w:rsid w:val="0085425F"/>
    <w:rsid w:val="008608E6"/>
    <w:rsid w:val="0086390F"/>
    <w:rsid w:val="0087110A"/>
    <w:rsid w:val="00877CCC"/>
    <w:rsid w:val="00877F2B"/>
    <w:rsid w:val="00877FF0"/>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099A"/>
    <w:rsid w:val="008F4440"/>
    <w:rsid w:val="008F7683"/>
    <w:rsid w:val="00911601"/>
    <w:rsid w:val="009147B6"/>
    <w:rsid w:val="00921617"/>
    <w:rsid w:val="00923394"/>
    <w:rsid w:val="009237B6"/>
    <w:rsid w:val="0092538F"/>
    <w:rsid w:val="009300C5"/>
    <w:rsid w:val="00931DD0"/>
    <w:rsid w:val="00933600"/>
    <w:rsid w:val="009431B2"/>
    <w:rsid w:val="00945DCA"/>
    <w:rsid w:val="00946FF7"/>
    <w:rsid w:val="00947BD6"/>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2814"/>
    <w:rsid w:val="00A6481B"/>
    <w:rsid w:val="00A72414"/>
    <w:rsid w:val="00A7422B"/>
    <w:rsid w:val="00A743A0"/>
    <w:rsid w:val="00A773CE"/>
    <w:rsid w:val="00A80091"/>
    <w:rsid w:val="00A83F1F"/>
    <w:rsid w:val="00A87227"/>
    <w:rsid w:val="00A93D80"/>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4753"/>
    <w:rsid w:val="00B1604B"/>
    <w:rsid w:val="00B17310"/>
    <w:rsid w:val="00B248B7"/>
    <w:rsid w:val="00B25170"/>
    <w:rsid w:val="00B30DAE"/>
    <w:rsid w:val="00B3408D"/>
    <w:rsid w:val="00B37857"/>
    <w:rsid w:val="00B41866"/>
    <w:rsid w:val="00B419E7"/>
    <w:rsid w:val="00B50DFD"/>
    <w:rsid w:val="00B525A4"/>
    <w:rsid w:val="00B5663B"/>
    <w:rsid w:val="00B606B1"/>
    <w:rsid w:val="00B60851"/>
    <w:rsid w:val="00B62DB5"/>
    <w:rsid w:val="00B641BB"/>
    <w:rsid w:val="00B73683"/>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6FC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0E8"/>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0855"/>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320B"/>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2C2"/>
    <w:rsid w:val="00DA13F0"/>
    <w:rsid w:val="00DA7998"/>
    <w:rsid w:val="00DB1301"/>
    <w:rsid w:val="00DB33C6"/>
    <w:rsid w:val="00DB342D"/>
    <w:rsid w:val="00DC71DB"/>
    <w:rsid w:val="00DD433D"/>
    <w:rsid w:val="00DD6E62"/>
    <w:rsid w:val="00DE36CB"/>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0779"/>
    <w:rsid w:val="00E823BC"/>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A79DA"/>
    <w:rsid w:val="00FB585C"/>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95017"/>
    <w:rsid w:val="000E293D"/>
    <w:rsid w:val="0019695A"/>
    <w:rsid w:val="001B0F6A"/>
    <w:rsid w:val="001E2AC0"/>
    <w:rsid w:val="00277029"/>
    <w:rsid w:val="00293866"/>
    <w:rsid w:val="002C7E0E"/>
    <w:rsid w:val="002F13AB"/>
    <w:rsid w:val="003060EF"/>
    <w:rsid w:val="003D50C8"/>
    <w:rsid w:val="00452BDB"/>
    <w:rsid w:val="00465A25"/>
    <w:rsid w:val="004756EB"/>
    <w:rsid w:val="004C591E"/>
    <w:rsid w:val="00504B0A"/>
    <w:rsid w:val="00515AB3"/>
    <w:rsid w:val="00534782"/>
    <w:rsid w:val="005953DB"/>
    <w:rsid w:val="005E4FE9"/>
    <w:rsid w:val="007055C1"/>
    <w:rsid w:val="00730800"/>
    <w:rsid w:val="00760556"/>
    <w:rsid w:val="00773803"/>
    <w:rsid w:val="0077693D"/>
    <w:rsid w:val="007874C2"/>
    <w:rsid w:val="00816916"/>
    <w:rsid w:val="00842494"/>
    <w:rsid w:val="00855F86"/>
    <w:rsid w:val="008C4978"/>
    <w:rsid w:val="009A52A1"/>
    <w:rsid w:val="009C5448"/>
    <w:rsid w:val="00AB26AC"/>
    <w:rsid w:val="00AD59B1"/>
    <w:rsid w:val="00B9403F"/>
    <w:rsid w:val="00C34425"/>
    <w:rsid w:val="00C7198A"/>
    <w:rsid w:val="00CB636A"/>
    <w:rsid w:val="00D2320B"/>
    <w:rsid w:val="00D728DE"/>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4E5404-AE7C-4971-8C44-BCE068D7A587}">
  <we:reference id="WA200010453" version="1.0.0.1" store="Omex" storeType="OMEX"/>
  <we:alternateReferences>
    <we:reference id="WA200010453" version="1.0.0.1" store="WA200010453" storeType="OMEX"/>
  </we:alternateReferences>
  <we:properties>
    <we:property name="claude.fileId" value="&quot;a64797ed-6b2f-4180-8479-b9f885028d6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16</Pages>
  <Words>2744</Words>
  <Characters>16001</Characters>
  <Application>Microsoft Office Word</Application>
  <DocSecurity>0</DocSecurity>
  <Lines>470</Lines>
  <Paragraphs>144</Paragraphs>
  <ScaleCrop>false</ScaleCrop>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44</cp:revision>
  <dcterms:created xsi:type="dcterms:W3CDTF">2026-10-14T18:17:00Z</dcterms:created>
  <dcterms:modified xsi:type="dcterms:W3CDTF">2026-10-14T21:55:00Z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