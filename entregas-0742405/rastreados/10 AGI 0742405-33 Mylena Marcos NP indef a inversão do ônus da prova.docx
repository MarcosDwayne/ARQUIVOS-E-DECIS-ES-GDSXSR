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8723" w:type="dxa"/>
        <w:tblCellMar>
          <w:left w:w="0" w:type="dxa"/>
          <w:right w:w="0" w:type="dxa"/>
        </w:tblCellMar>
        <w:tblLook w:val="04A0" w:firstRow="1" w:lastRow="0" w:firstColumn="1" w:lastColumn="0" w:noHBand="0" w:noVBand="1"/>
      </w:tblPr>
      <w:tblGrid>
        <w:gridCol w:w="2822"/>
        <w:gridCol w:w="864"/>
        <w:gridCol w:w="447"/>
        <w:gridCol w:w="4371"/>
        <w:gridCol w:w="219"/>
      </w:tblGrid>
      <w:tr w:rsidR="00264107" w14:paraId="4680266B" w14:textId="77777777" w:rsidTr="650595E1">
        <w:trPr>
          <w:gridAfter w:val="1"/>
          <w:wAfter w:w="219" w:type="dxa"/>
        </w:trPr>
        <w:tc>
          <w:tcPr>
            <w:tcW w:w="2822" w:type="dxa"/>
            <w:hideMark/>
          </w:tcPr>
          <w:p w14:paraId="6DE29C9C" w14:textId="77777777" w:rsidR="00264107" w:rsidRDefault="00264107">
            <w:pPr>
              <w:pStyle w:val="paragraph"/>
              <w:spacing w:before="0" w:beforeAutospacing="0" w:after="0" w:afterAutospacing="0"/>
              <w:jc w:val="both"/>
              <w:textAlignment w:val="baseline"/>
              <w:rPr>
                <w:rFonts w:ascii="Segoe UI" w:hAnsi="Segoe UI" w:cs="Segoe UI"/>
                <w:sz w:val="18"/>
                <w:szCs w:val="18"/>
              </w:rPr>
            </w:pPr>
            <w:r>
              <w:rPr>
                <w:rFonts w:ascii="Arial" w:hAnsi="Arial" w:cs="Verdana"/>
                <w:noProof/>
                <w:sz w:val="28"/>
                <w:lang w:eastAsia="zh-CN"/>
              </w:rPr>
              <w:drawing>
                <wp:inline distT="0" distB="0" distL="0" distR="0" wp14:anchorId="15C07C5B" wp14:editId="146F6157">
                  <wp:extent cx="1647825" cy="504825"/>
                  <wp:effectExtent l="0" t="0" r="9525" b="9525"/>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647825" cy="504825"/>
                          </a:xfrm>
                          <a:prstGeom prst="rect">
                            <a:avLst/>
                          </a:prstGeom>
                          <a:noFill/>
                          <a:ln>
                            <a:noFill/>
                          </a:ln>
                        </pic:spPr>
                      </pic:pic>
                    </a:graphicData>
                  </a:graphic>
                </wp:inline>
              </w:drawing>
            </w:r>
            <w:r>
              <w:rPr>
                <w:rStyle w:val="eop"/>
                <w:rFonts w:ascii="Arial" w:hAnsi="Arial" w:cs="Arial"/>
                <w:sz w:val="28"/>
                <w:szCs w:val="28"/>
              </w:rPr>
              <w:t> </w:t>
            </w:r>
          </w:p>
        </w:tc>
        <w:tc>
          <w:tcPr>
            <w:tcW w:w="5682" w:type="dxa"/>
            <w:gridSpan w:val="3"/>
            <w:hideMark/>
          </w:tcPr>
          <w:p w14:paraId="299F0D40" w14:textId="77777777" w:rsidR="00264107" w:rsidRDefault="00264107">
            <w:pPr>
              <w:pStyle w:val="paragraph"/>
              <w:spacing w:before="0" w:beforeAutospacing="0" w:after="0" w:afterAutospacing="0"/>
              <w:ind w:left="255"/>
              <w:jc w:val="both"/>
              <w:textAlignment w:val="baseline"/>
              <w:rPr>
                <w:rFonts w:ascii="Segoe UI" w:hAnsi="Segoe UI" w:cs="Segoe UI"/>
                <w:sz w:val="18"/>
                <w:szCs w:val="18"/>
              </w:rPr>
            </w:pPr>
            <w:r>
              <w:rPr>
                <w:rStyle w:val="normaltextrun"/>
                <w:rFonts w:ascii="Calibri" w:hAnsi="Calibri" w:cs="Calibri"/>
                <w:b/>
                <w:bCs/>
                <w:color w:val="595959"/>
                <w:sz w:val="20"/>
                <w:szCs w:val="20"/>
              </w:rPr>
              <w:t>Poder Judiciário da União</w:t>
            </w:r>
            <w:r>
              <w:rPr>
                <w:rStyle w:val="eop"/>
                <w:rFonts w:ascii="Calibri" w:hAnsi="Calibri" w:cs="Calibri"/>
                <w:color w:val="595959"/>
                <w:sz w:val="20"/>
                <w:szCs w:val="20"/>
              </w:rPr>
              <w:t> </w:t>
            </w:r>
          </w:p>
          <w:p w14:paraId="55CC1E66" w14:textId="77777777" w:rsidR="00264107" w:rsidRDefault="00264107" w:rsidP="2DA0D32B">
            <w:pPr>
              <w:pStyle w:val="paragraph"/>
              <w:spacing w:before="0" w:beforeAutospacing="0" w:after="0" w:afterAutospacing="0"/>
              <w:ind w:left="255"/>
              <w:jc w:val="both"/>
              <w:textAlignment w:val="baseline"/>
              <w:rPr>
                <w:rFonts w:ascii="Segoe UI" w:hAnsi="Segoe UI" w:cs="Segoe UI"/>
                <w:sz w:val="18"/>
                <w:szCs w:val="18"/>
              </w:rPr>
            </w:pPr>
            <w:r w:rsidRPr="2DA0D32B">
              <w:rPr>
                <w:rStyle w:val="normaltextrun"/>
                <w:rFonts w:ascii="Calibri" w:hAnsi="Calibri" w:cs="Calibri"/>
                <w:color w:val="595959" w:themeColor="text1" w:themeTint="A6"/>
                <w:sz w:val="20"/>
                <w:szCs w:val="20"/>
              </w:rPr>
              <w:t>Tribunal de Justiça do Distrito Federal e dos Territórios</w:t>
            </w:r>
            <w:r w:rsidRPr="2DA0D32B">
              <w:rPr>
                <w:rStyle w:val="eop"/>
                <w:rFonts w:ascii="Calibri" w:hAnsi="Calibri" w:cs="Calibri"/>
                <w:color w:val="595959" w:themeColor="text1" w:themeTint="A6"/>
                <w:sz w:val="20"/>
                <w:szCs w:val="20"/>
              </w:rPr>
              <w:t> </w:t>
            </w:r>
          </w:p>
          <w:p w14:paraId="12B71A35" w14:textId="77777777" w:rsidR="00264107" w:rsidRDefault="00264107">
            <w:pPr>
              <w:pStyle w:val="paragraph"/>
              <w:spacing w:before="0" w:beforeAutospacing="0" w:after="0" w:afterAutospacing="0"/>
              <w:ind w:left="255"/>
              <w:jc w:val="both"/>
              <w:textAlignment w:val="baseline"/>
              <w:rPr>
                <w:rFonts w:ascii="Segoe UI" w:hAnsi="Segoe UI" w:cs="Segoe UI"/>
                <w:sz w:val="18"/>
                <w:szCs w:val="18"/>
              </w:rPr>
            </w:pPr>
            <w:r>
              <w:rPr>
                <w:rStyle w:val="normaltextrun"/>
                <w:rFonts w:ascii="Calibri" w:hAnsi="Calibri" w:cs="Calibri"/>
                <w:color w:val="595959"/>
                <w:sz w:val="20"/>
                <w:szCs w:val="20"/>
              </w:rPr>
              <w:t>GDSXSR</w:t>
            </w:r>
            <w:r>
              <w:rPr>
                <w:rStyle w:val="eop"/>
                <w:rFonts w:ascii="Calibri" w:hAnsi="Calibri" w:cs="Calibri"/>
                <w:color w:val="595959"/>
                <w:sz w:val="20"/>
                <w:szCs w:val="20"/>
              </w:rPr>
              <w:t> </w:t>
            </w:r>
          </w:p>
          <w:p w14:paraId="15750CFE" w14:textId="77777777" w:rsidR="00264107" w:rsidRDefault="00264107">
            <w:pPr>
              <w:pStyle w:val="paragraph"/>
              <w:spacing w:before="0" w:beforeAutospacing="0" w:after="0" w:afterAutospacing="0"/>
              <w:ind w:left="255"/>
              <w:jc w:val="both"/>
              <w:textAlignment w:val="baseline"/>
              <w:rPr>
                <w:rFonts w:ascii="Segoe UI" w:hAnsi="Segoe UI" w:cs="Segoe UI"/>
                <w:sz w:val="18"/>
                <w:szCs w:val="18"/>
              </w:rPr>
            </w:pPr>
            <w:r>
              <w:rPr>
                <w:rStyle w:val="normaltextrun"/>
                <w:rFonts w:ascii="Calibri" w:hAnsi="Calibri" w:cs="Calibri"/>
                <w:color w:val="595959"/>
                <w:sz w:val="20"/>
                <w:szCs w:val="20"/>
              </w:rPr>
              <w:t>GABINETE DO DESEMBARGADOR SÉRGIO ROCHA</w:t>
            </w:r>
            <w:r>
              <w:rPr>
                <w:rStyle w:val="eop"/>
                <w:rFonts w:ascii="Calibri" w:hAnsi="Calibri" w:cs="Calibri"/>
                <w:color w:val="595959"/>
                <w:sz w:val="20"/>
                <w:szCs w:val="20"/>
              </w:rPr>
              <w:t> </w:t>
            </w:r>
          </w:p>
        </w:tc>
      </w:tr>
      <w:tr w:rsidR="004236F7" w:rsidRPr="009F36E1" w14:paraId="506E1C45" w14:textId="77777777" w:rsidTr="650595E1">
        <w:tblPrEx>
          <w:tblCellMar>
            <w:left w:w="108" w:type="dxa"/>
            <w:right w:w="108" w:type="dxa"/>
          </w:tblCellMar>
          <w:tblLook w:val="0000" w:firstRow="0" w:lastRow="0" w:firstColumn="0" w:lastColumn="0" w:noHBand="0" w:noVBand="0"/>
        </w:tblPrEx>
        <w:trPr>
          <w:cantSplit/>
          <w:trHeight w:val="397"/>
        </w:trPr>
        <w:tc>
          <w:tcPr>
            <w:tcW w:w="3686" w:type="dxa"/>
            <w:gridSpan w:val="2"/>
            <w:vAlign w:val="center"/>
          </w:tcPr>
          <w:p w14:paraId="1B672758" w14:textId="77777777" w:rsidR="004236F7" w:rsidRPr="009F36E1" w:rsidRDefault="004236F7">
            <w:pPr>
              <w:rPr>
                <w:rFonts w:ascii="Arial" w:hAnsi="Arial" w:cs="Arial"/>
                <w:sz w:val="28"/>
                <w:szCs w:val="28"/>
              </w:rPr>
            </w:pPr>
            <w:r w:rsidRPr="009F36E1">
              <w:rPr>
                <w:rFonts w:ascii="Arial" w:hAnsi="Arial" w:cs="Arial"/>
                <w:sz w:val="28"/>
                <w:szCs w:val="28"/>
              </w:rPr>
              <w:t>Órgão</w:t>
            </w:r>
          </w:p>
        </w:tc>
        <w:tc>
          <w:tcPr>
            <w:tcW w:w="447" w:type="dxa"/>
            <w:vAlign w:val="center"/>
          </w:tcPr>
          <w:p w14:paraId="5F5D25D2" w14:textId="77777777" w:rsidR="004236F7" w:rsidRPr="009F36E1" w:rsidRDefault="004236F7">
            <w:pPr>
              <w:rPr>
                <w:rFonts w:ascii="Arial" w:hAnsi="Arial" w:cs="Arial"/>
                <w:sz w:val="28"/>
                <w:szCs w:val="28"/>
              </w:rPr>
            </w:pPr>
            <w:r w:rsidRPr="009F36E1">
              <w:rPr>
                <w:rFonts w:ascii="Arial" w:hAnsi="Arial" w:cs="Arial"/>
                <w:sz w:val="28"/>
                <w:szCs w:val="28"/>
              </w:rPr>
              <w:t>:</w:t>
            </w:r>
          </w:p>
        </w:tc>
        <w:tc>
          <w:tcPr>
            <w:tcW w:w="4590" w:type="dxa"/>
            <w:gridSpan w:val="2"/>
            <w:vAlign w:val="center"/>
          </w:tcPr>
          <w:p w14:paraId="1380D4BD" w14:textId="77777777" w:rsidR="004236F7" w:rsidRPr="009F36E1" w:rsidRDefault="00000000">
            <w:pPr>
              <w:spacing w:line="240" w:lineRule="auto"/>
              <w:rPr>
                <w:rFonts w:ascii="Arial" w:hAnsi="Arial" w:cs="Arial"/>
                <w:sz w:val="28"/>
                <w:szCs w:val="28"/>
              </w:rPr>
            </w:pPr>
            <w:sdt>
              <w:sdtPr>
                <w:rPr>
                  <w:rFonts w:ascii="Arial" w:hAnsi="Arial" w:cs="Arial"/>
                  <w:sz w:val="28"/>
                  <w:szCs w:val="28"/>
                </w:rPr>
                <w:alias w:val="Órgão"/>
                <w:tag w:val="Órgão"/>
                <w:id w:val="-940843638"/>
                <w:placeholder>
                  <w:docPart w:val="7ACC47C5ADE849A18DA0C7907A361910"/>
                </w:placeholder>
                <w15:color w:val="000000"/>
                <w:dropDownList>
                  <w:listItem w:value="Escolher um item."/>
                  <w:listItem w:displayText="4ª Turma Cível" w:value="4ª Turma Cível"/>
                  <w:listItem w:displayText="2ª Câmara Cível" w:value="2ª Câmara Cível"/>
                  <w:listItem w:displayText="Conselho Especial Jurisdicional" w:value="Conselho Especial Jurisdicional"/>
                  <w:listItem w:displayText="Conselho Especial Administrativo" w:value="Conselho Especial Administrativo"/>
                  <w:listItem w:displayText="Tribunal Pleno" w:value="Tribunal Pleno"/>
                  <w:listItem w:displayText="Conselho da Magistratura" w:value="Conselho da Magistratura"/>
                </w:dropDownList>
              </w:sdtPr>
              <w:sdtContent>
                <w:r w:rsidR="004236F7" w:rsidRPr="009F36E1">
                  <w:rPr>
                    <w:rFonts w:ascii="Arial" w:hAnsi="Arial" w:cs="Arial"/>
                    <w:sz w:val="28"/>
                    <w:szCs w:val="28"/>
                  </w:rPr>
                  <w:t>4ª Turma Cível</w:t>
                </w:r>
              </w:sdtContent>
            </w:sdt>
          </w:p>
        </w:tc>
      </w:tr>
      <w:tr w:rsidR="004236F7" w:rsidRPr="009F36E1" w14:paraId="722A4191" w14:textId="77777777" w:rsidTr="650595E1">
        <w:tblPrEx>
          <w:tblCellMar>
            <w:left w:w="108" w:type="dxa"/>
            <w:right w:w="108" w:type="dxa"/>
          </w:tblCellMar>
          <w:tblLook w:val="0000" w:firstRow="0" w:lastRow="0" w:firstColumn="0" w:lastColumn="0" w:noHBand="0" w:noVBand="0"/>
        </w:tblPrEx>
        <w:trPr>
          <w:cantSplit/>
          <w:trHeight w:val="397"/>
        </w:trPr>
        <w:tc>
          <w:tcPr>
            <w:tcW w:w="3686" w:type="dxa"/>
            <w:gridSpan w:val="2"/>
            <w:vAlign w:val="center"/>
          </w:tcPr>
          <w:p w14:paraId="2B3F5317" w14:textId="77777777" w:rsidR="004236F7" w:rsidRPr="009F36E1" w:rsidRDefault="004236F7">
            <w:pPr>
              <w:rPr>
                <w:rFonts w:ascii="Arial" w:hAnsi="Arial" w:cs="Arial"/>
                <w:sz w:val="28"/>
                <w:szCs w:val="28"/>
              </w:rPr>
            </w:pPr>
            <w:r w:rsidRPr="009F36E1">
              <w:rPr>
                <w:rFonts w:ascii="Arial" w:hAnsi="Arial" w:cs="Arial"/>
                <w:sz w:val="28"/>
                <w:szCs w:val="28"/>
              </w:rPr>
              <w:t>Classe</w:t>
            </w:r>
          </w:p>
        </w:tc>
        <w:tc>
          <w:tcPr>
            <w:tcW w:w="447" w:type="dxa"/>
            <w:vAlign w:val="center"/>
          </w:tcPr>
          <w:p w14:paraId="376372E5" w14:textId="77777777" w:rsidR="004236F7" w:rsidRPr="009F36E1" w:rsidRDefault="004236F7">
            <w:pPr>
              <w:rPr>
                <w:rFonts w:ascii="Arial" w:hAnsi="Arial" w:cs="Arial"/>
                <w:sz w:val="28"/>
                <w:szCs w:val="28"/>
              </w:rPr>
            </w:pPr>
            <w:r w:rsidRPr="009F36E1">
              <w:rPr>
                <w:rFonts w:ascii="Arial" w:hAnsi="Arial" w:cs="Arial"/>
                <w:sz w:val="28"/>
                <w:szCs w:val="28"/>
              </w:rPr>
              <w:t>:</w:t>
            </w:r>
          </w:p>
        </w:tc>
        <w:tc>
          <w:tcPr>
            <w:tcW w:w="4590" w:type="dxa"/>
            <w:gridSpan w:val="2"/>
            <w:vAlign w:val="center"/>
          </w:tcPr>
          <w:sdt>
            <w:sdtPr>
              <w:rPr>
                <w:rFonts w:cs="Arial"/>
                <w:i w:val="0"/>
                <w:iCs w:val="0"/>
                <w:sz w:val="28"/>
                <w:szCs w:val="28"/>
              </w:rPr>
              <w:id w:val="1558446301"/>
              <w:placeholder>
                <w:docPart w:val="F878D1793E2346938EC18DAD866E9010"/>
              </w:placeholder>
              <w15:color w:val="000000"/>
              <w:comboBox>
                <w:listItem w:value="Escolher um item."/>
                <w:listItem w:displayText="Apelação Cível" w:value="Apelação Cível"/>
                <w:listItem w:displayText="Agravo de Instrumento" w:value="Agravo de Instrumento"/>
                <w:listItem w:displayText="Embargos de Declaração" w:value="Embargos de Declaração"/>
                <w:listItem w:displayText="Agravo Interno" w:value="Agravo Interno"/>
                <w:listItem w:displayText="Agravo de Instrumento e Agravo Interno" w:value="Agravo de Instrumento e Agravo Interno"/>
                <w:listItem w:displayText="Apelação e Reexame Necessário" w:value="Apelação e Reexame Necessário"/>
                <w:listItem w:displayText="Reexame Necessário" w:value="Reexame Necessário"/>
                <w:listItem w:displayText="Mandado de Segurança" w:value="Mandado de Segurança"/>
                <w:listItem w:displayText="Mandado de Injunção" w:value="Mandado de Injunção"/>
                <w:listItem w:displayText="Ação Direta de Constitucionalidade" w:value="Ação Direta de Constitucionalidade"/>
                <w:listItem w:displayText="Ação Declaratória de Constitucionalidade" w:value="Ação Declaratória de Constitucionalidade"/>
                <w:listItem w:displayText="Ação Penal Originária" w:value="Ação Penal Originária"/>
                <w:listItem w:displayText="Conflito de Competência" w:value="Conflito de Competência"/>
                <w:listItem w:displayText="Ação Rescisória" w:value="Ação Rescisória"/>
                <w:listItem w:displayText="Reclamação" w:value="Reclamação"/>
                <w:listItem w:displayText="Petição" w:value="Petição"/>
              </w:comboBox>
            </w:sdtPr>
            <w:sdtContent>
              <w:p w14:paraId="7D3B975A" w14:textId="77777777" w:rsidR="004236F7" w:rsidRPr="009F36E1" w:rsidRDefault="004236F7">
                <w:pPr>
                  <w:pStyle w:val="Citao"/>
                  <w:ind w:left="0" w:firstLine="0"/>
                  <w:jc w:val="both"/>
                  <w:rPr>
                    <w:rFonts w:cs="Arial"/>
                    <w:i w:val="0"/>
                    <w:iCs w:val="0"/>
                    <w:sz w:val="28"/>
                    <w:szCs w:val="28"/>
                  </w:rPr>
                </w:pPr>
                <w:r>
                  <w:rPr>
                    <w:rFonts w:cs="Arial"/>
                    <w:i w:val="0"/>
                    <w:iCs w:val="0"/>
                    <w:sz w:val="28"/>
                    <w:szCs w:val="28"/>
                  </w:rPr>
                  <w:t>Agravo de Instrumento</w:t>
                </w:r>
              </w:p>
            </w:sdtContent>
          </w:sdt>
        </w:tc>
      </w:tr>
      <w:tr w:rsidR="004236F7" w:rsidRPr="009F36E1" w14:paraId="185BA19B" w14:textId="77777777" w:rsidTr="650595E1">
        <w:tblPrEx>
          <w:tblCellMar>
            <w:left w:w="108" w:type="dxa"/>
            <w:right w:w="108" w:type="dxa"/>
          </w:tblCellMar>
          <w:tblLook w:val="0000" w:firstRow="0" w:lastRow="0" w:firstColumn="0" w:lastColumn="0" w:noHBand="0" w:noVBand="0"/>
        </w:tblPrEx>
        <w:trPr>
          <w:cantSplit/>
          <w:trHeight w:val="397"/>
        </w:trPr>
        <w:tc>
          <w:tcPr>
            <w:tcW w:w="3686" w:type="dxa"/>
            <w:gridSpan w:val="2"/>
            <w:vAlign w:val="center"/>
          </w:tcPr>
          <w:p w14:paraId="5A224AD7" w14:textId="77777777" w:rsidR="004236F7" w:rsidRPr="009F36E1" w:rsidRDefault="004236F7">
            <w:pPr>
              <w:rPr>
                <w:rFonts w:ascii="Arial" w:hAnsi="Arial" w:cs="Arial"/>
                <w:sz w:val="28"/>
                <w:szCs w:val="28"/>
              </w:rPr>
            </w:pPr>
            <w:r w:rsidRPr="009F36E1">
              <w:rPr>
                <w:rFonts w:ascii="Arial" w:hAnsi="Arial" w:cs="Arial"/>
                <w:sz w:val="28"/>
                <w:szCs w:val="28"/>
              </w:rPr>
              <w:t>Processo nº</w:t>
            </w:r>
          </w:p>
        </w:tc>
        <w:tc>
          <w:tcPr>
            <w:tcW w:w="447" w:type="dxa"/>
            <w:vAlign w:val="center"/>
          </w:tcPr>
          <w:p w14:paraId="709DFAFC" w14:textId="77777777" w:rsidR="004236F7" w:rsidRPr="009F36E1" w:rsidRDefault="004236F7">
            <w:pPr>
              <w:rPr>
                <w:rFonts w:ascii="Arial" w:hAnsi="Arial" w:cs="Arial"/>
                <w:sz w:val="28"/>
                <w:szCs w:val="28"/>
              </w:rPr>
            </w:pPr>
            <w:r w:rsidRPr="009F36E1">
              <w:rPr>
                <w:rFonts w:ascii="Arial" w:hAnsi="Arial" w:cs="Arial"/>
                <w:sz w:val="28"/>
                <w:szCs w:val="28"/>
              </w:rPr>
              <w:t>:</w:t>
            </w:r>
          </w:p>
        </w:tc>
        <w:tc>
          <w:tcPr>
            <w:tcW w:w="4590" w:type="dxa"/>
            <w:gridSpan w:val="2"/>
            <w:vAlign w:val="center"/>
          </w:tcPr>
          <w:p w14:paraId="77B2906D" w14:textId="1C1A9456" w:rsidR="004236F7" w:rsidRPr="009F36E1" w:rsidRDefault="00C16CE4">
            <w:pPr>
              <w:ind w:right="-675"/>
              <w:rPr>
                <w:rFonts w:ascii="Arial" w:hAnsi="Arial" w:cs="Arial"/>
                <w:sz w:val="28"/>
                <w:szCs w:val="28"/>
              </w:rPr>
            </w:pPr>
            <w:r w:rsidRPr="00C16CE4">
              <w:rPr>
                <w:rFonts w:ascii="Arial" w:hAnsi="Arial" w:cs="Arial"/>
                <w:sz w:val="28"/>
                <w:szCs w:val="28"/>
              </w:rPr>
              <w:t>0742405-33.2026.8.07.000</w:t>
            </w:r>
            <w:commentRangeStart w:id="0"/>
            <w:r w:rsidRPr="00C16CE4">
              <w:rPr>
                <w:rFonts w:ascii="Arial" w:hAnsi="Arial" w:cs="Arial"/>
                <w:sz w:val="28"/>
                <w:szCs w:val="28"/>
              </w:rPr>
              <w:t>0</w:t>
            </w:r>
            <w:commentRangeEnd w:id="0"/>
            <w:r w:rsidR="00EE447F">
              <w:rPr>
                <w:rStyle w:val="Refdecomentrio"/>
                <w:rFonts w:ascii="Verdana" w:eastAsia="Times New Roman" w:hAnsi="Verdana" w:cs="Times New Roman"/>
                <w:lang w:val="x-none" w:eastAsia="x-none"/>
              </w:rPr>
              <w:commentReference w:id="0"/>
            </w:r>
          </w:p>
        </w:tc>
      </w:tr>
      <w:tr w:rsidR="004236F7" w:rsidRPr="009F36E1" w14:paraId="4B19599A" w14:textId="77777777" w:rsidTr="650595E1">
        <w:tblPrEx>
          <w:tblCellMar>
            <w:left w:w="108" w:type="dxa"/>
            <w:right w:w="108" w:type="dxa"/>
          </w:tblCellMar>
          <w:tblLook w:val="0000" w:firstRow="0" w:lastRow="0" w:firstColumn="0" w:lastColumn="0" w:noHBand="0" w:noVBand="0"/>
        </w:tblPrEx>
        <w:trPr>
          <w:cantSplit/>
          <w:trHeight w:val="397"/>
        </w:trPr>
        <w:tc>
          <w:tcPr>
            <w:tcW w:w="3686" w:type="dxa"/>
            <w:gridSpan w:val="2"/>
            <w:vAlign w:val="center"/>
          </w:tcPr>
          <w:p w14:paraId="0E538277" w14:textId="77777777" w:rsidR="004236F7" w:rsidRPr="00F63CDB" w:rsidRDefault="00000000">
            <w:pPr>
              <w:spacing w:line="240" w:lineRule="auto"/>
              <w:ind w:right="34"/>
              <w:rPr>
                <w:rFonts w:ascii="Arial" w:hAnsi="Arial" w:cs="Arial"/>
                <w:sz w:val="28"/>
                <w:szCs w:val="28"/>
              </w:rPr>
            </w:pPr>
            <w:sdt>
              <w:sdtPr>
                <w:rPr>
                  <w:rFonts w:ascii="Arial" w:eastAsia="Times New Roman" w:hAnsi="Arial" w:cs="Arial"/>
                  <w:sz w:val="28"/>
                  <w:szCs w:val="28"/>
                  <w:lang w:eastAsia="zh-CN"/>
                </w:rPr>
                <w:id w:val="-254128301"/>
                <w:placeholder>
                  <w:docPart w:val="AA1EE3EF79994F978EAA8FE4FF7A26BD"/>
                </w:placeholder>
                <w15:color w:val="808080"/>
                <w:comboBox>
                  <w:listItem w:value="Escolher um item."/>
                  <w:listItem w:displayText="Apelante" w:value="Apelante"/>
                  <w:listItem w:displayText="Agravante" w:value="Agravante"/>
                  <w:listItem w:displayText="Requerente" w:value="Requerente"/>
                  <w:listItem w:displayText="Autor" w:value="Autor"/>
                  <w:listItem w:displayText="Embargante" w:value="Embargante"/>
                  <w:listItem w:displayText="Suscitante" w:value="Suscitante"/>
                  <w:listItem w:displayText="Impetrante" w:value="Impetrante"/>
                  <w:listItem w:displayText="Exequente" w:value="Exequente"/>
                </w:comboBox>
              </w:sdtPr>
              <w:sdtContent>
                <w:r w:rsidR="004236F7">
                  <w:rPr>
                    <w:rFonts w:ascii="Arial" w:eastAsia="Times New Roman" w:hAnsi="Arial" w:cs="Arial"/>
                    <w:sz w:val="28"/>
                    <w:szCs w:val="28"/>
                    <w:lang w:eastAsia="zh-CN"/>
                  </w:rPr>
                  <w:t>Agravante</w:t>
                </w:r>
              </w:sdtContent>
            </w:sdt>
            <w:r w:rsidR="004236F7" w:rsidRPr="00F63CDB">
              <w:rPr>
                <w:rFonts w:ascii="Arial" w:hAnsi="Arial" w:cs="Arial"/>
                <w:sz w:val="28"/>
                <w:szCs w:val="28"/>
              </w:rPr>
              <w:t xml:space="preserve"> (s)</w:t>
            </w:r>
          </w:p>
        </w:tc>
        <w:tc>
          <w:tcPr>
            <w:tcW w:w="447" w:type="dxa"/>
            <w:vAlign w:val="center"/>
          </w:tcPr>
          <w:p w14:paraId="34C0C9D3" w14:textId="77777777" w:rsidR="004236F7" w:rsidRPr="009F36E1" w:rsidRDefault="004236F7">
            <w:pPr>
              <w:rPr>
                <w:rFonts w:ascii="Arial" w:hAnsi="Arial" w:cs="Arial"/>
                <w:sz w:val="28"/>
                <w:szCs w:val="28"/>
              </w:rPr>
            </w:pPr>
            <w:r w:rsidRPr="009F36E1">
              <w:rPr>
                <w:rFonts w:ascii="Arial" w:hAnsi="Arial" w:cs="Arial"/>
                <w:sz w:val="28"/>
                <w:szCs w:val="28"/>
              </w:rPr>
              <w:t>:</w:t>
            </w:r>
          </w:p>
        </w:tc>
        <w:tc>
          <w:tcPr>
            <w:tcW w:w="4590" w:type="dxa"/>
            <w:gridSpan w:val="2"/>
            <w:vAlign w:val="center"/>
          </w:tcPr>
          <w:p w14:paraId="630B7F23" w14:textId="7010E87F" w:rsidR="004236F7" w:rsidRPr="009F36E1" w:rsidRDefault="00C16CE4" w:rsidP="650595E1">
            <w:pPr>
              <w:jc w:val="both"/>
              <w:rPr>
                <w:rFonts w:ascii="Arial" w:hAnsi="Arial" w:cs="Arial"/>
                <w:sz w:val="28"/>
                <w:szCs w:val="28"/>
              </w:rPr>
            </w:pPr>
            <w:r w:rsidRPr="00C16CE4">
              <w:rPr>
                <w:rFonts w:ascii="Arial" w:hAnsi="Arial" w:cs="Arial"/>
                <w:sz w:val="28"/>
                <w:szCs w:val="28"/>
              </w:rPr>
              <w:t>BANCO DO BRASIL S/A</w:t>
            </w:r>
          </w:p>
        </w:tc>
      </w:tr>
      <w:tr w:rsidR="004236F7" w:rsidRPr="009F36E1" w14:paraId="01956A99" w14:textId="77777777" w:rsidTr="650595E1">
        <w:tblPrEx>
          <w:tblCellMar>
            <w:left w:w="108" w:type="dxa"/>
            <w:right w:w="108" w:type="dxa"/>
          </w:tblCellMar>
          <w:tblLook w:val="0000" w:firstRow="0" w:lastRow="0" w:firstColumn="0" w:lastColumn="0" w:noHBand="0" w:noVBand="0"/>
        </w:tblPrEx>
        <w:trPr>
          <w:cantSplit/>
          <w:trHeight w:val="397"/>
        </w:trPr>
        <w:tc>
          <w:tcPr>
            <w:tcW w:w="3686" w:type="dxa"/>
            <w:gridSpan w:val="2"/>
            <w:vAlign w:val="center"/>
          </w:tcPr>
          <w:p w14:paraId="268F3466" w14:textId="77777777" w:rsidR="004236F7" w:rsidRPr="009F36E1" w:rsidRDefault="00000000">
            <w:pPr>
              <w:jc w:val="both"/>
              <w:rPr>
                <w:rFonts w:ascii="Arial" w:hAnsi="Arial" w:cs="Arial"/>
                <w:sz w:val="28"/>
                <w:szCs w:val="28"/>
              </w:rPr>
            </w:pPr>
            <w:sdt>
              <w:sdtPr>
                <w:rPr>
                  <w:rFonts w:ascii="Arial" w:eastAsia="Times New Roman" w:hAnsi="Arial" w:cs="Arial"/>
                  <w:sz w:val="28"/>
                  <w:szCs w:val="28"/>
                  <w:lang w:eastAsia="zh-CN"/>
                </w:rPr>
                <w:id w:val="-1351640470"/>
                <w:placeholder>
                  <w:docPart w:val="BC7F39C12B0F442FBBF9AD5B583FBDE0"/>
                </w:placeholder>
                <w15:color w:val="000000"/>
                <w:comboBox>
                  <w:listItem w:value="Escolher um item."/>
                  <w:listItem w:displayText="Apelado" w:value="Apelado"/>
                  <w:listItem w:displayText="Agravado" w:value="Agravado"/>
                  <w:listItem w:displayText="Autoridade coatora" w:value="Autoridade coatora"/>
                  <w:listItem w:displayText="Embargado" w:value="Embargado"/>
                  <w:listItem w:displayText="Requerido" w:value="Requerido"/>
                  <w:listItem w:displayText="Executado" w:value="Executado"/>
                  <w:listItem w:displayText="Suscitado" w:value="Suscitado"/>
                </w:comboBox>
              </w:sdtPr>
              <w:sdtContent>
                <w:r w:rsidR="004236F7">
                  <w:rPr>
                    <w:rFonts w:ascii="Arial" w:eastAsia="Times New Roman" w:hAnsi="Arial" w:cs="Arial"/>
                    <w:sz w:val="28"/>
                    <w:szCs w:val="28"/>
                    <w:lang w:eastAsia="zh-CN"/>
                  </w:rPr>
                  <w:t>Agravado</w:t>
                </w:r>
              </w:sdtContent>
            </w:sdt>
            <w:r w:rsidR="004236F7" w:rsidRPr="009F36E1">
              <w:rPr>
                <w:rFonts w:ascii="Arial" w:hAnsi="Arial" w:cs="Arial"/>
                <w:sz w:val="28"/>
                <w:szCs w:val="28"/>
              </w:rPr>
              <w:t xml:space="preserve"> </w:t>
            </w:r>
            <w:r w:rsidR="004236F7">
              <w:rPr>
                <w:rFonts w:ascii="Arial" w:hAnsi="Arial" w:cs="Arial"/>
                <w:sz w:val="28"/>
                <w:szCs w:val="28"/>
              </w:rPr>
              <w:t>(</w:t>
            </w:r>
            <w:r w:rsidR="004236F7" w:rsidRPr="009F36E1">
              <w:rPr>
                <w:rFonts w:ascii="Arial" w:hAnsi="Arial" w:cs="Arial"/>
                <w:sz w:val="28"/>
                <w:szCs w:val="28"/>
              </w:rPr>
              <w:t>a)(s)</w:t>
            </w:r>
          </w:p>
        </w:tc>
        <w:tc>
          <w:tcPr>
            <w:tcW w:w="447" w:type="dxa"/>
            <w:vAlign w:val="center"/>
          </w:tcPr>
          <w:p w14:paraId="5EDA0385" w14:textId="77777777" w:rsidR="004236F7" w:rsidRPr="009F36E1" w:rsidRDefault="004236F7">
            <w:pPr>
              <w:rPr>
                <w:rFonts w:ascii="Arial" w:hAnsi="Arial" w:cs="Arial"/>
                <w:sz w:val="28"/>
                <w:szCs w:val="28"/>
              </w:rPr>
            </w:pPr>
            <w:r w:rsidRPr="009F36E1">
              <w:rPr>
                <w:rFonts w:ascii="Arial" w:hAnsi="Arial" w:cs="Arial"/>
                <w:sz w:val="28"/>
                <w:szCs w:val="28"/>
              </w:rPr>
              <w:t>:</w:t>
            </w:r>
          </w:p>
        </w:tc>
        <w:tc>
          <w:tcPr>
            <w:tcW w:w="4590" w:type="dxa"/>
            <w:gridSpan w:val="2"/>
            <w:vAlign w:val="center"/>
          </w:tcPr>
          <w:p w14:paraId="6CC5F6AE" w14:textId="0884A952" w:rsidR="004236F7" w:rsidRPr="009F36E1" w:rsidRDefault="00C16CE4" w:rsidP="650595E1">
            <w:pPr>
              <w:ind w:right="-74"/>
              <w:jc w:val="both"/>
              <w:rPr>
                <w:rFonts w:ascii="Arial" w:hAnsi="Arial" w:cs="Arial"/>
                <w:sz w:val="28"/>
                <w:szCs w:val="28"/>
              </w:rPr>
            </w:pPr>
            <w:r w:rsidRPr="00C16CE4">
              <w:rPr>
                <w:rFonts w:ascii="Arial" w:hAnsi="Arial" w:cs="Arial"/>
                <w:sz w:val="28"/>
                <w:szCs w:val="28"/>
              </w:rPr>
              <w:t>ANTONIO ALVES FERNANDES</w:t>
            </w:r>
          </w:p>
        </w:tc>
      </w:tr>
      <w:tr w:rsidR="004236F7" w:rsidRPr="009F36E1" w14:paraId="04C2C9E0" w14:textId="77777777" w:rsidTr="650595E1">
        <w:tblPrEx>
          <w:tblCellMar>
            <w:left w:w="108" w:type="dxa"/>
            <w:right w:w="108" w:type="dxa"/>
          </w:tblCellMar>
          <w:tblLook w:val="0000" w:firstRow="0" w:lastRow="0" w:firstColumn="0" w:lastColumn="0" w:noHBand="0" w:noVBand="0"/>
        </w:tblPrEx>
        <w:trPr>
          <w:cantSplit/>
          <w:trHeight w:val="397"/>
        </w:trPr>
        <w:tc>
          <w:tcPr>
            <w:tcW w:w="3686" w:type="dxa"/>
            <w:gridSpan w:val="2"/>
            <w:vAlign w:val="center"/>
          </w:tcPr>
          <w:p w14:paraId="5C272CF2" w14:textId="77777777" w:rsidR="004236F7" w:rsidRPr="009F36E1" w:rsidRDefault="004236F7">
            <w:pPr>
              <w:rPr>
                <w:rFonts w:ascii="Arial" w:hAnsi="Arial" w:cs="Arial"/>
                <w:sz w:val="28"/>
                <w:szCs w:val="28"/>
              </w:rPr>
            </w:pPr>
            <w:r w:rsidRPr="009F36E1">
              <w:rPr>
                <w:rFonts w:ascii="Arial" w:hAnsi="Arial" w:cs="Arial"/>
                <w:sz w:val="28"/>
                <w:szCs w:val="28"/>
              </w:rPr>
              <w:t>Relator(a)</w:t>
            </w:r>
          </w:p>
        </w:tc>
        <w:tc>
          <w:tcPr>
            <w:tcW w:w="447" w:type="dxa"/>
            <w:vAlign w:val="center"/>
          </w:tcPr>
          <w:p w14:paraId="65F4370D" w14:textId="77777777" w:rsidR="004236F7" w:rsidRPr="009F36E1" w:rsidRDefault="004236F7">
            <w:pPr>
              <w:ind w:right="-11"/>
              <w:rPr>
                <w:rFonts w:ascii="Arial" w:hAnsi="Arial" w:cs="Arial"/>
                <w:sz w:val="28"/>
                <w:szCs w:val="28"/>
              </w:rPr>
            </w:pPr>
            <w:r w:rsidRPr="009F36E1">
              <w:rPr>
                <w:rFonts w:ascii="Arial" w:hAnsi="Arial" w:cs="Arial"/>
                <w:sz w:val="28"/>
                <w:szCs w:val="28"/>
              </w:rPr>
              <w:t>:</w:t>
            </w:r>
          </w:p>
        </w:tc>
        <w:tc>
          <w:tcPr>
            <w:tcW w:w="4590" w:type="dxa"/>
            <w:gridSpan w:val="2"/>
            <w:vAlign w:val="center"/>
          </w:tcPr>
          <w:p w14:paraId="64F0CBAE" w14:textId="77777777" w:rsidR="004236F7" w:rsidRPr="009F36E1" w:rsidRDefault="004236F7">
            <w:pPr>
              <w:rPr>
                <w:rFonts w:ascii="Arial" w:hAnsi="Arial" w:cs="Arial"/>
                <w:b/>
                <w:sz w:val="28"/>
                <w:szCs w:val="28"/>
              </w:rPr>
            </w:pPr>
            <w:r w:rsidRPr="009F36E1">
              <w:rPr>
                <w:rFonts w:ascii="Arial" w:hAnsi="Arial" w:cs="Arial"/>
                <w:b/>
                <w:bCs/>
                <w:sz w:val="28"/>
                <w:szCs w:val="28"/>
              </w:rPr>
              <w:t>Des. Sérgio Rocha</w:t>
            </w:r>
          </w:p>
        </w:tc>
      </w:tr>
    </w:tbl>
    <w:p w14:paraId="3FC74CEC" w14:textId="71C87D05" w:rsidR="004236F7" w:rsidRDefault="004236F7" w:rsidP="004236F7">
      <w:pPr>
        <w:spacing w:after="0" w:line="360" w:lineRule="auto"/>
        <w:rPr>
          <w:rFonts w:ascii="Arial" w:hAnsi="Arial" w:cs="Arial"/>
          <w:sz w:val="28"/>
          <w:szCs w:val="28"/>
        </w:rPr>
      </w:pPr>
    </w:p>
    <w:p w14:paraId="1A8550DC" w14:textId="77777777" w:rsidR="008C7D23" w:rsidRPr="007E1C8C" w:rsidRDefault="008C7D23" w:rsidP="008C7D23">
      <w:pPr>
        <w:spacing w:after="0" w:line="360" w:lineRule="auto"/>
        <w:jc w:val="left"/>
        <w:rPr>
          <w:rFonts w:ascii="Arial" w:hAnsi="Arial" w:cs="Arial"/>
          <w:b/>
          <w:bCs/>
          <w:sz w:val="28"/>
          <w:szCs w:val="28"/>
        </w:rPr>
        <w:pPrChange w:id="1188" w:author="Assessor GDSXSR" w:date="2026-10-29T16:48:39Z">
          <w:pPr>
            <w:spacing w:after="0" w:line="360" w:lineRule="auto"/>
            <w:jc w:val="center"/>
          </w:pPr>
        </w:pPrChange>
      </w:pPr>
      <w:commentRangeStart w:id="2"/>
      <w:r w:rsidRPr="0C436811">
        <w:rPr>
          <w:rFonts w:ascii="Arial" w:hAnsi="Arial" w:cs="Arial"/>
          <w:b/>
          <w:bCs/>
          <w:sz w:val="28"/>
          <w:szCs w:val="28"/>
        </w:rPr>
        <w:t>EMENT</w:t>
      </w:r>
      <w:commentRangeStart w:id="1"/>
      <w:r w:rsidRPr="0C436811">
        <w:rPr>
          <w:rFonts w:ascii="Arial" w:hAnsi="Arial" w:cs="Arial"/>
          <w:b/>
          <w:bCs/>
          <w:sz w:val="28"/>
          <w:szCs w:val="28"/>
        </w:rPr>
        <w:t>A</w:t>
      </w:r>
      <w:commentRangeEnd w:id="1"/>
      <w:r>
        <w:commentReference w:id="1"/>
      </w:r>
      <w:commentRangeEnd w:id="2"/>
      <w:r>
        <w:rPr>
          <w:rStyle w:val="CommentReference"/>
        </w:rPr>
        <w:commentReference w:id="2"/>
      </w:r>
    </w:p>
    <w:p w14:paraId="077BBD46" w14:textId="77777777" w:rsidR="008C7D23" w:rsidRDefault="008C7D23" w:rsidP="008C7D23">
      <w:pPr>
        <w:spacing w:after="0" w:line="360" w:lineRule="auto"/>
        <w:jc w:val="both"/>
        <w:rPr>
          <w:rFonts w:ascii="Arial" w:hAnsi="Arial" w:cs="Arial"/>
          <w:sz w:val="28"/>
          <w:szCs w:val="28"/>
        </w:rPr>
      </w:pPr>
    </w:p>
    <w:p w14:paraId="62E6A2AB" w14:textId="77777777" w:rsidR="004C605A" w:rsidRPr="004C605A" w:rsidRDefault="004C605A" w:rsidP="004C605A">
      <w:pPr>
        <w:spacing w:after="0" w:line="360" w:lineRule="auto"/>
        <w:jc w:val="both"/>
        <w:rPr>
          <w:rFonts w:ascii="Arial" w:hAnsi="Arial" w:cs="Arial"/>
          <w:sz w:val="28"/>
          <w:szCs w:val="28"/>
        </w:rPr>
      </w:pPr>
      <w:commentRangeStart w:id="3"/>
      <w:r>
        <w:rPr>
          <w:rFonts w:ascii="Arial" w:hAnsi="Arial" w:cs="Arial"/>
          <w:sz w:val="28"/>
          <w:szCs w:val="28"/>
        </w:rPr>
        <w:t xml:space="preserve">AGRAVO DE INSTRUMENTO. DIREITO DO CONSUMIDOR. AÇÃO </w:t>
      </w:r>
      <w:del w:id="1009" w:author="Assessor GDSXSR" w:date="2026-10-29T16:48:39Z">
        <w:r>
          <w:rPr>
            <w:rFonts w:ascii="Arial" w:hAnsi="Arial" w:cs="Arial"/>
            <w:sz w:val="28"/>
            <w:szCs w:val="28"/>
          </w:rPr>
          <w:delText xml:space="preserve">DECLARATÓRIA</w:delText>
        </w:r>
      </w:del>
      <w:ins w:id="1010" w:author="Assessor GDSXSR" w:date="2026-10-29T16:48:39Z">
        <w:r>
          <w:rPr>
            <w:rFonts w:ascii="Arial" w:hAnsi="Arial" w:cs="Arial"/>
            <w:color w:val="808080"/>
            <w:sz w:val="28"/>
            <w:szCs w:val="28"/>
          </w:rPr>
          <w:t xml:space="preserve">DE RESPONSABILIDADE CIVIL</w:t>
        </w:r>
      </w:ins>
      <w:r>
        <w:rPr>
          <w:rFonts w:ascii="Arial" w:hAnsi="Arial" w:cs="Arial"/>
          <w:sz w:val="28"/>
          <w:szCs w:val="28"/>
        </w:rPr>
        <w:t xml:space="preserve">. MOVIMENTAÇÕES BANCÁRIAS E EMPRÉSTIMO IMPUGNADOS. INVERSÃO DO ÔNUS DA PROVA. VEROSSIMILHANÇA DAS ALEGAÇÕES. HIPOSSUFICIÊNCIA DO CONSUMIDOR. INSTITUIÇÃO FINANCEIRA DETENTORA DOS ELEMENTOS DE PROVA. MANUTENÇÃO DA DECISÃO AGRAVADA. RECURSO NÃO PROVIDO.</w:t>
      </w:r>
      <w:commentRangeEnd w:id="3"/>
      <w:r>
        <w:rPr>
          <w:rStyle w:val="CommentReference"/>
        </w:rPr>
        <w:commentReference w:id="3"/>
      </w:r>
    </w:p>
    <w:p w14:paraId="44FB7441" w14:textId="77777777" w:rsidR="004C605A" w:rsidRPr="004C605A" w:rsidRDefault="004C605A" w:rsidP="004C605A">
      <w:pPr>
        <w:spacing w:after="0" w:line="360" w:lineRule="auto"/>
        <w:jc w:val="both"/>
        <w:rPr>
          <w:rFonts w:ascii="Arial" w:hAnsi="Arial" w:cs="Arial"/>
          <w:b/>
          <w:bCs/>
          <w:sz w:val="28"/>
          <w:szCs w:val="28"/>
        </w:rPr>
      </w:pPr>
      <w:r w:rsidRPr="004C605A">
        <w:rPr>
          <w:rFonts w:ascii="Arial" w:hAnsi="Arial" w:cs="Arial"/>
          <w:b/>
          <w:bCs/>
          <w:sz w:val="28"/>
          <w:szCs w:val="28"/>
        </w:rPr>
        <w:t>I. Caso em exame</w:t>
      </w:r>
    </w:p>
    <w:p w14:paraId="7DA7BE4C" w14:textId="2889AC04" w:rsidR="004C605A" w:rsidRPr="004C605A" w:rsidRDefault="004C605A" w:rsidP="004C605A">
      <w:pPr>
        <w:spacing w:after="0" w:line="360" w:lineRule="auto"/>
        <w:jc w:val="both"/>
        <w:rPr>
          <w:rFonts w:ascii="Arial" w:hAnsi="Arial" w:cs="Arial"/>
          <w:sz w:val="28"/>
          <w:szCs w:val="28"/>
        </w:rPr>
      </w:pPr>
      <w:commentRangeStart w:id="4"/>
      <w:r>
        <w:rPr>
          <w:rFonts w:ascii="Arial" w:hAnsi="Arial" w:cs="Arial"/>
          <w:sz w:val="28"/>
          <w:szCs w:val="28"/>
        </w:rPr>
        <w:t xml:space="preserve">1. </w:t>
      </w:r>
      <w:r>
        <w:rPr>
          <w:rFonts w:ascii="Arial" w:hAnsi="Arial" w:cs="Arial"/>
          <w:sz w:val="28"/>
          <w:szCs w:val="28"/>
        </w:rPr>
        <w:t xml:space="preserve">Ação </w:t>
      </w:r>
      <w:del w:id="1011" w:author="Assessor GDSXSR" w:date="2026-10-29T16:48:39Z">
        <w:r>
          <w:rPr>
            <w:rFonts w:ascii="Arial" w:hAnsi="Arial" w:cs="Arial"/>
            <w:sz w:val="28"/>
            <w:szCs w:val="28"/>
          </w:rPr>
          <w:delText xml:space="preserve">declaratória</w:delText>
        </w:r>
      </w:del>
      <w:ins w:id="1012" w:author="Assessor GDSXSR" w:date="2026-10-29T16:48:39Z">
        <w:r>
          <w:rPr>
            <w:rFonts w:ascii="Arial" w:hAnsi="Arial" w:cs="Arial"/>
            <w:color w:val="808080"/>
            <w:sz w:val="28"/>
            <w:szCs w:val="28"/>
          </w:rPr>
          <w:t xml:space="preserve">de responsabilidade civil por falha na prestação de serviços bancários, cumulada com repetição de indébito e indenização por danos morais,</w:t>
        </w:r>
      </w:ins>
      <w:r>
        <w:rPr>
          <w:rFonts w:ascii="Arial" w:hAnsi="Arial" w:cs="Arial"/>
          <w:sz w:val="28"/>
          <w:szCs w:val="28"/>
        </w:rPr>
        <w:t xml:space="preserve"> proposta por </w:t>
      </w:r>
      <w:ins w:id="1013" w:author="Assessor GDSXSR" w:date="2026-10-29T16:48:39Z">
        <w:r>
          <w:rPr>
            <w:rFonts w:ascii="Arial" w:hAnsi="Arial" w:cs="Arial"/>
            <w:color w:val="808080"/>
            <w:sz w:val="28"/>
            <w:szCs w:val="28"/>
          </w:rPr>
          <w:t xml:space="preserve">consumidor </w:t>
        </w:r>
      </w:ins>
      <w:r>
        <w:rPr>
          <w:rFonts w:ascii="Arial" w:hAnsi="Arial" w:cs="Arial"/>
          <w:sz w:val="28"/>
          <w:szCs w:val="28"/>
        </w:rPr>
        <w:t xml:space="preserve">pessoa natural</w:t>
      </w:r>
      <w:ins w:id="1014" w:author="Assessor GDSXSR" w:date="2026-10-29T16:48:39Z">
        <w:r>
          <w:rPr>
            <w:rFonts w:ascii="Arial" w:hAnsi="Arial" w:cs="Arial"/>
            <w:color w:val="808080"/>
            <w:sz w:val="28"/>
            <w:szCs w:val="28"/>
          </w:rPr>
          <w:t xml:space="preserve">, militar inativo,</w:t>
        </w:r>
      </w:ins>
      <w:r>
        <w:rPr>
          <w:rFonts w:ascii="Arial" w:hAnsi="Arial" w:cs="Arial"/>
          <w:sz w:val="28"/>
          <w:szCs w:val="28"/>
        </w:rPr>
        <w:t xml:space="preserve"> contra </w:t>
      </w:r>
      <w:del w:id="1015" w:author="Assessor GDSXSR" w:date="2026-10-29T16:48:39Z">
        <w:r>
          <w:rPr>
            <w:rFonts w:ascii="Arial" w:hAnsi="Arial" w:cs="Arial"/>
            <w:sz w:val="28"/>
            <w:szCs w:val="28"/>
          </w:rPr>
          <w:delText xml:space="preserve">BANCO</w:delText>
        </w:r>
      </w:del>
      <w:ins w:id="1016" w:author="Assessor GDSXSR" w:date="2026-10-29T16:48:39Z">
        <w:r>
          <w:rPr>
            <w:rFonts w:ascii="Arial" w:hAnsi="Arial" w:cs="Arial"/>
            <w:color w:val="808080"/>
            <w:sz w:val="28"/>
            <w:szCs w:val="28"/>
          </w:rPr>
          <w:t xml:space="preserve">Banco</w:t>
        </w:r>
      </w:ins>
      <w:r>
        <w:rPr>
          <w:rFonts w:ascii="Arial" w:hAnsi="Arial" w:cs="Arial"/>
          <w:sz w:val="28"/>
          <w:szCs w:val="28"/>
        </w:rPr>
        <w:t xml:space="preserve"> </w:t>
      </w:r>
      <w:del w:id="1017" w:author="Assessor GDSXSR" w:date="2026-10-29T16:48:39Z">
        <w:r>
          <w:rPr>
            <w:rFonts w:ascii="Arial" w:hAnsi="Arial" w:cs="Arial"/>
            <w:sz w:val="28"/>
            <w:szCs w:val="28"/>
          </w:rPr>
          <w:delText xml:space="preserve">DO</w:delText>
        </w:r>
      </w:del>
      <w:ins w:id="1018" w:author="Assessor GDSXSR" w:date="2026-10-29T16:48:39Z">
        <w:r>
          <w:rPr>
            <w:rFonts w:ascii="Arial" w:hAnsi="Arial" w:cs="Arial"/>
            <w:color w:val="808080"/>
            <w:sz w:val="28"/>
            <w:szCs w:val="28"/>
          </w:rPr>
          <w:t xml:space="preserve">do</w:t>
        </w:r>
      </w:ins>
      <w:r>
        <w:rPr>
          <w:rFonts w:ascii="Arial" w:hAnsi="Arial" w:cs="Arial"/>
          <w:sz w:val="28"/>
          <w:szCs w:val="28"/>
        </w:rPr>
        <w:t xml:space="preserve"> </w:t>
      </w:r>
      <w:del w:id="1019" w:author="Assessor GDSXSR" w:date="2026-10-29T16:48:39Z">
        <w:r>
          <w:rPr>
            <w:rFonts w:ascii="Arial" w:hAnsi="Arial" w:cs="Arial"/>
            <w:sz w:val="28"/>
            <w:szCs w:val="28"/>
          </w:rPr>
          <w:delText xml:space="preserve">BRASIL</w:delText>
        </w:r>
      </w:del>
      <w:ins w:id="1020" w:author="Assessor GDSXSR" w:date="2026-10-29T16:48:39Z">
        <w:r>
          <w:rPr>
            <w:rFonts w:ascii="Arial" w:hAnsi="Arial" w:cs="Arial"/>
            <w:color w:val="808080"/>
            <w:sz w:val="28"/>
            <w:szCs w:val="28"/>
          </w:rPr>
          <w:t xml:space="preserve">Brasil</w:t>
        </w:r>
      </w:ins>
      <w:r>
        <w:rPr>
          <w:rFonts w:ascii="Arial" w:hAnsi="Arial" w:cs="Arial"/>
          <w:sz w:val="28"/>
          <w:szCs w:val="28"/>
        </w:rPr>
        <w:t xml:space="preserve"> S.A.</w:t>
      </w:r>
      <w:ins w:id="1021" w:author="Assessor GDSXSR" w:date="2026-10-29T16:48:39Z">
        <w:r>
          <w:rPr>
            <w:rFonts w:ascii="Arial" w:hAnsi="Arial" w:cs="Arial"/>
            <w:color w:val="808080"/>
            <w:sz w:val="28"/>
            <w:szCs w:val="28"/>
          </w:rPr>
          <w:t xml:space="preserve">,</w:t>
        </w:r>
      </w:ins>
      <w:r>
        <w:rPr>
          <w:rFonts w:ascii="Arial" w:hAnsi="Arial" w:cs="Arial"/>
          <w:sz w:val="28"/>
          <w:szCs w:val="28"/>
        </w:rPr>
        <w:t xml:space="preserve"> </w:t>
      </w:r>
      <w:del w:id="1022" w:author="Assessor GDSXSR" w:date="2026-10-29T16:48:39Z">
        <w:r>
          <w:rPr>
            <w:rFonts w:ascii="Arial" w:hAnsi="Arial" w:cs="Arial"/>
            <w:sz w:val="28"/>
            <w:szCs w:val="28"/>
          </w:rPr>
          <w:delText xml:space="preserve">pleiteando</w:delText>
        </w:r>
      </w:del>
      <w:ins w:id="1023" w:author="Assessor GDSXSR" w:date="2026-10-29T16:48:39Z">
        <w:r>
          <w:rPr>
            <w:rFonts w:ascii="Arial" w:hAnsi="Arial" w:cs="Arial"/>
            <w:color w:val="808080"/>
            <w:sz w:val="28"/>
            <w:szCs w:val="28"/>
          </w:rPr>
          <w:t xml:space="preserve">visando</w:t>
        </w:r>
      </w:ins>
      <w:r>
        <w:rPr>
          <w:rFonts w:ascii="Arial" w:hAnsi="Arial" w:cs="Arial"/>
          <w:sz w:val="28"/>
          <w:szCs w:val="28"/>
        </w:rPr>
        <w:t xml:space="preserve"> </w:t>
      </w:r>
      <w:del w:id="1024" w:author="Assessor GDSXSR" w:date="2026-10-29T16:48:39Z">
        <w:r>
          <w:rPr>
            <w:rFonts w:ascii="Arial" w:hAnsi="Arial" w:cs="Arial"/>
            <w:sz w:val="28"/>
            <w:szCs w:val="28"/>
          </w:rPr>
          <w:delText xml:space="preserve">o</w:delText>
        </w:r>
      </w:del>
      <w:ins w:id="1025" w:author="Assessor GDSXSR" w:date="2026-10-29T16:48:39Z">
        <w:r>
          <w:rPr>
            <w:rFonts w:ascii="Arial" w:hAnsi="Arial" w:cs="Arial"/>
            <w:color w:val="808080"/>
            <w:sz w:val="28"/>
            <w:szCs w:val="28"/>
          </w:rPr>
          <w:t xml:space="preserve">ao</w:t>
        </w:r>
      </w:ins>
      <w:r>
        <w:rPr>
          <w:rFonts w:ascii="Arial" w:hAnsi="Arial" w:cs="Arial"/>
          <w:sz w:val="28"/>
          <w:szCs w:val="28"/>
        </w:rPr>
        <w:t xml:space="preserve"> reconhecimento da irregularidade de movimentações bancárias e de contratação de empréstimo</w:t>
      </w:r>
      <w:del w:id="1026" w:author="Assessor GDSXSR" w:date="2026-10-29T16:48:39Z">
        <w:r>
          <w:rPr>
            <w:rFonts w:ascii="Arial" w:hAnsi="Arial" w:cs="Arial"/>
            <w:sz w:val="28"/>
            <w:szCs w:val="28"/>
          </w:rPr>
          <w:delText xml:space="preserve">, com restituição de valores e indenização por danos morais</w:delText>
        </w:r>
      </w:del>
      <w:r>
        <w:rPr>
          <w:rFonts w:ascii="Arial" w:hAnsi="Arial" w:cs="Arial"/>
          <w:sz w:val="28"/>
          <w:szCs w:val="28"/>
        </w:rPr>
        <w:t xml:space="preserve">.</w:t>
      </w:r>
      <w:commentRangeEnd w:id="4"/>
      <w:r>
        <w:rPr>
          <w:rStyle w:val="CommentReference"/>
        </w:rPr>
        <w:commentReference w:id="4"/>
      </w:r>
    </w:p>
    <w:p w14:paraId="273C5DE6" w14:textId="00F46D30" w:rsidR="004C605A" w:rsidRPr="004C605A" w:rsidRDefault="004C605A" w:rsidP="004C605A">
      <w:pPr>
        <w:spacing w:after="0" w:line="360" w:lineRule="auto"/>
        <w:jc w:val="both"/>
        <w:rPr>
          <w:rFonts w:ascii="Arial" w:hAnsi="Arial" w:cs="Arial"/>
          <w:sz w:val="28"/>
          <w:szCs w:val="28"/>
        </w:rPr>
      </w:pPr>
      <w:r>
        <w:rPr>
          <w:rFonts w:ascii="Arial" w:hAnsi="Arial" w:cs="Arial"/>
          <w:sz w:val="28"/>
          <w:szCs w:val="28"/>
        </w:rPr>
        <w:t xml:space="preserve">2. </w:t>
      </w:r>
      <w:r w:rsidRPr="004C605A">
        <w:rPr>
          <w:rFonts w:ascii="Arial" w:hAnsi="Arial" w:cs="Arial"/>
          <w:sz w:val="28"/>
          <w:szCs w:val="28"/>
        </w:rPr>
        <w:t>A decisão agravada determinou, de ofício, a inversão do ônus da prova, atribuindo à instituição financeira o encargo de comprovar a regularidade da contratação impugnada, bem como a licitude e autenticidade das movimentações financeiras questionadas.</w:t>
      </w:r>
    </w:p>
    <w:p w14:paraId="51EB16CC" w14:textId="6D1D74D4" w:rsidR="004C605A" w:rsidRPr="004C605A" w:rsidRDefault="004C605A" w:rsidP="004C605A">
      <w:pPr>
        <w:spacing w:after="0" w:line="360" w:lineRule="auto"/>
        <w:jc w:val="both"/>
        <w:rPr>
          <w:rFonts w:ascii="Arial" w:hAnsi="Arial" w:cs="Arial"/>
          <w:sz w:val="28"/>
          <w:szCs w:val="28"/>
        </w:rPr>
      </w:pPr>
      <w:r>
        <w:rPr>
          <w:rFonts w:ascii="Arial" w:hAnsi="Arial" w:cs="Arial"/>
          <w:sz w:val="28"/>
          <w:szCs w:val="28"/>
        </w:rPr>
        <w:t xml:space="preserve">3. </w:t>
      </w:r>
      <w:r>
        <w:rPr>
          <w:rFonts w:ascii="Arial" w:hAnsi="Arial" w:cs="Arial"/>
          <w:sz w:val="28"/>
          <w:szCs w:val="28"/>
        </w:rPr>
        <w:t xml:space="preserve">O réu agrava requerendo o afastamento da inversão do ônus da prova, com </w:t>
      </w:r>
      <w:ins w:id="1027" w:author="Assessor GDSXSR" w:date="2026-10-29T16:48:39Z">
        <w:r>
          <w:rPr>
            <w:rFonts w:ascii="Arial" w:hAnsi="Arial" w:cs="Arial"/>
            <w:color w:val="808080"/>
            <w:sz w:val="28"/>
            <w:szCs w:val="28"/>
          </w:rPr>
          <w:t xml:space="preserve">o </w:t>
        </w:r>
      </w:ins>
      <w:r>
        <w:rPr>
          <w:rFonts w:ascii="Arial" w:hAnsi="Arial" w:cs="Arial"/>
          <w:sz w:val="28"/>
          <w:szCs w:val="28"/>
        </w:rPr>
        <w:t xml:space="preserve">restabelecimento da</w:t>
      </w:r>
      <w:del w:id="1028" w:author="Assessor GDSXSR" w:date="2026-10-29T16:48:39Z">
        <w:r>
          <w:rPr>
            <w:rFonts w:ascii="Arial" w:hAnsi="Arial" w:cs="Arial"/>
            <w:sz w:val="28"/>
            <w:szCs w:val="28"/>
          </w:rPr>
          <w:delText xml:space="preserve"> regra de</w:delText>
        </w:r>
      </w:del>
      <w:r>
        <w:rPr>
          <w:rFonts w:ascii="Arial" w:hAnsi="Arial" w:cs="Arial"/>
          <w:sz w:val="28"/>
          <w:szCs w:val="28"/>
        </w:rPr>
        <w:t xml:space="preserve"> distribuição prevista no </w:t>
      </w:r>
      <w:del w:id="1029" w:author="Assessor GDSXSR" w:date="2026-10-29T16:48:39Z">
        <w:r>
          <w:rPr>
            <w:rFonts w:ascii="Arial" w:hAnsi="Arial" w:cs="Arial"/>
            <w:sz w:val="28"/>
            <w:szCs w:val="28"/>
          </w:rPr>
          <w:delText xml:space="preserve">art.</w:delText>
        </w:r>
      </w:del>
      <w:ins w:id="1030" w:author="Assessor GDSXSR" w:date="2026-10-29T16:48:39Z">
        <w:r>
          <w:rPr>
            <w:rFonts w:ascii="Arial" w:hAnsi="Arial" w:cs="Arial"/>
            <w:color w:val="808080"/>
            <w:sz w:val="28"/>
            <w:szCs w:val="28"/>
          </w:rPr>
          <w:t xml:space="preserve">CPC</w:t>
        </w:r>
      </w:ins>
      <w:r>
        <w:rPr>
          <w:rFonts w:ascii="Arial" w:hAnsi="Arial" w:cs="Arial"/>
          <w:sz w:val="28"/>
          <w:szCs w:val="28"/>
        </w:rPr>
        <w:t xml:space="preserve"> 373</w:t>
      </w:r>
      <w:del w:id="1031" w:author="Assessor GDSXSR" w:date="2026-10-29T16:48:39Z">
        <w:r>
          <w:rPr>
            <w:rFonts w:ascii="Arial" w:hAnsi="Arial" w:cs="Arial"/>
            <w:sz w:val="28"/>
            <w:szCs w:val="28"/>
          </w:rPr>
          <w:delText xml:space="preserve">,</w:delText>
        </w:r>
      </w:del>
      <w:r>
        <w:rPr>
          <w:rFonts w:ascii="Arial" w:hAnsi="Arial" w:cs="Arial"/>
          <w:sz w:val="28"/>
          <w:szCs w:val="28"/>
        </w:rPr>
        <w:t xml:space="preserve"> I e II</w:t>
      </w:r>
      <w:del w:id="1032" w:author="Assessor GDSXSR" w:date="2026-10-29T16:48:39Z">
        <w:r>
          <w:rPr>
            <w:rFonts w:ascii="Arial" w:hAnsi="Arial" w:cs="Arial"/>
            <w:sz w:val="28"/>
            <w:szCs w:val="28"/>
          </w:rPr>
          <w:delText xml:space="preserve">, do CPC</w:delText>
        </w:r>
      </w:del>
      <w:r>
        <w:rPr>
          <w:rFonts w:ascii="Arial" w:hAnsi="Arial" w:cs="Arial"/>
          <w:sz w:val="28"/>
          <w:szCs w:val="28"/>
        </w:rPr>
        <w:t xml:space="preserve">. Subsidiariamente, requer a limitação do encargo probatório aos registros existentes em seus sistemas relativos às movimentações impugnadas.</w:t>
      </w:r>
    </w:p>
    <w:p w14:paraId="42D66C92" w14:textId="77777777" w:rsidR="004C605A" w:rsidRPr="004C605A" w:rsidRDefault="004C605A" w:rsidP="004C605A">
      <w:pPr>
        <w:spacing w:after="0" w:line="360" w:lineRule="auto"/>
        <w:jc w:val="both"/>
        <w:rPr>
          <w:rFonts w:ascii="Arial" w:hAnsi="Arial" w:cs="Arial"/>
          <w:b/>
          <w:bCs/>
          <w:sz w:val="28"/>
          <w:szCs w:val="28"/>
        </w:rPr>
      </w:pPr>
      <w:r w:rsidRPr="004C605A">
        <w:rPr>
          <w:rFonts w:ascii="Arial" w:hAnsi="Arial" w:cs="Arial"/>
          <w:b/>
          <w:bCs/>
          <w:sz w:val="28"/>
          <w:szCs w:val="28"/>
        </w:rPr>
        <w:t>II. Questão em discussão</w:t>
      </w:r>
    </w:p>
    <w:p w14:paraId="370FFC6C" w14:textId="238EF914" w:rsidR="004C605A" w:rsidRPr="004C605A" w:rsidRDefault="004C605A" w:rsidP="004C605A">
      <w:pPr>
        <w:spacing w:after="0" w:line="360" w:lineRule="auto"/>
        <w:jc w:val="both"/>
        <w:rPr>
          <w:rFonts w:ascii="Arial" w:hAnsi="Arial" w:cs="Arial"/>
          <w:sz w:val="28"/>
          <w:szCs w:val="28"/>
        </w:rPr>
      </w:pPr>
      <w:commentRangeStart w:id="5"/>
      <w:r>
        <w:rPr>
          <w:rFonts w:ascii="Arial" w:hAnsi="Arial" w:cs="Arial"/>
          <w:sz w:val="28"/>
          <w:szCs w:val="28"/>
        </w:rPr>
        <w:t xml:space="preserve">4. </w:t>
      </w:r>
      <w:r>
        <w:rPr>
          <w:rFonts w:ascii="Arial" w:hAnsi="Arial" w:cs="Arial"/>
          <w:sz w:val="28"/>
          <w:szCs w:val="28"/>
        </w:rPr>
        <w:t xml:space="preserve">Há duas questões em discussão: (i) saber se estão presentes os requisitos </w:t>
      </w:r>
      <w:del w:id="1033" w:author="Assessor GDSXSR" w:date="2026-10-29T16:48:39Z">
        <w:r>
          <w:rPr>
            <w:rFonts w:ascii="Arial" w:hAnsi="Arial" w:cs="Arial"/>
            <w:sz w:val="28"/>
            <w:szCs w:val="28"/>
          </w:rPr>
          <w:delText xml:space="preserve">do art. 6º, VIII, do CDC </w:delText>
        </w:r>
      </w:del>
      <w:r>
        <w:rPr>
          <w:rFonts w:ascii="Arial" w:hAnsi="Arial" w:cs="Arial"/>
          <w:sz w:val="28"/>
          <w:szCs w:val="28"/>
        </w:rPr>
        <w:t xml:space="preserve">para</w:t>
      </w:r>
      <w:del w:id="1034" w:author="Assessor GDSXSR" w:date="2026-10-29T16:48:39Z">
        <w:r>
          <w:rPr>
            <w:rFonts w:ascii="Arial" w:hAnsi="Arial" w:cs="Arial"/>
            <w:sz w:val="28"/>
            <w:szCs w:val="28"/>
          </w:rPr>
          <w:delText xml:space="preserve"> justificar</w:delText>
        </w:r>
      </w:del>
      <w:r>
        <w:rPr>
          <w:rFonts w:ascii="Arial" w:hAnsi="Arial" w:cs="Arial"/>
          <w:sz w:val="28"/>
          <w:szCs w:val="28"/>
        </w:rPr>
        <w:t xml:space="preserve"> a inversão do ônus da prova em favor do consumidor</w:t>
      </w:r>
      <w:ins w:id="1035" w:author="Assessor GDSXSR" w:date="2026-10-29T16:48:39Z">
        <w:r>
          <w:rPr>
            <w:rFonts w:ascii="Arial" w:hAnsi="Arial" w:cs="Arial"/>
            <w:color w:val="808080"/>
            <w:sz w:val="28"/>
            <w:szCs w:val="28"/>
          </w:rPr>
          <w:t xml:space="preserve"> (CDC 6 VIII)</w:t>
        </w:r>
      </w:ins>
      <w:r>
        <w:rPr>
          <w:rFonts w:ascii="Arial" w:hAnsi="Arial" w:cs="Arial"/>
          <w:sz w:val="28"/>
          <w:szCs w:val="28"/>
        </w:rPr>
        <w:t xml:space="preserve">; e (</w:t>
      </w:r>
      <w:r>
        <w:rPr>
          <w:rFonts w:ascii="Arial" w:hAnsi="Arial" w:cs="Arial"/>
          <w:sz w:val="28"/>
          <w:szCs w:val="28"/>
        </w:rPr>
        <w:t xml:space="preserve">ii</w:t>
      </w:r>
      <w:r>
        <w:rPr>
          <w:rFonts w:ascii="Arial" w:hAnsi="Arial" w:cs="Arial"/>
          <w:sz w:val="28"/>
          <w:szCs w:val="28"/>
        </w:rPr>
        <w:t xml:space="preserve">) saber se o encargo probatório atribuído à instituição financeira </w:t>
      </w:r>
      <w:del w:id="1036" w:author="Assessor GDSXSR" w:date="2026-10-29T16:48:39Z">
        <w:r>
          <w:rPr>
            <w:rFonts w:ascii="Arial" w:hAnsi="Arial" w:cs="Arial"/>
            <w:sz w:val="28"/>
            <w:szCs w:val="28"/>
          </w:rPr>
          <w:delText xml:space="preserve">mostra-se</w:delText>
        </w:r>
      </w:del>
      <w:ins w:id="1037" w:author="Assessor GDSXSR" w:date="2026-10-29T16:48:39Z">
        <w:r>
          <w:rPr>
            <w:rFonts w:ascii="Arial" w:hAnsi="Arial" w:cs="Arial"/>
            <w:color w:val="808080"/>
            <w:sz w:val="28"/>
            <w:szCs w:val="28"/>
          </w:rPr>
          <w:t xml:space="preserve">é</w:t>
        </w:r>
      </w:ins>
      <w:r>
        <w:rPr>
          <w:rFonts w:ascii="Arial" w:hAnsi="Arial" w:cs="Arial"/>
          <w:sz w:val="28"/>
          <w:szCs w:val="28"/>
        </w:rPr>
        <w:t xml:space="preserve"> excessivo ou impossível, a justificar sua limitação nesta fase processual.</w:t>
      </w:r>
      <w:commentRangeEnd w:id="5"/>
      <w:r>
        <w:rPr>
          <w:rStyle w:val="CommentReference"/>
        </w:rPr>
        <w:commentReference w:id="5"/>
      </w:r>
    </w:p>
    <w:p w14:paraId="7B539DD6" w14:textId="77777777" w:rsidR="004C605A" w:rsidRPr="004C605A" w:rsidRDefault="004C605A" w:rsidP="004C605A">
      <w:pPr>
        <w:spacing w:after="0" w:line="360" w:lineRule="auto"/>
        <w:jc w:val="both"/>
        <w:rPr>
          <w:rFonts w:ascii="Arial" w:hAnsi="Arial" w:cs="Arial"/>
          <w:b/>
          <w:bCs/>
          <w:sz w:val="28"/>
          <w:szCs w:val="28"/>
        </w:rPr>
      </w:pPr>
      <w:r w:rsidRPr="004C605A">
        <w:rPr>
          <w:rFonts w:ascii="Arial" w:hAnsi="Arial" w:cs="Arial"/>
          <w:b/>
          <w:bCs/>
          <w:sz w:val="28"/>
          <w:szCs w:val="28"/>
        </w:rPr>
        <w:t>III. Razões de decidir</w:t>
      </w:r>
    </w:p>
    <w:p>
      <w:pPr>
        <w:spacing w:after="0" w:line="360" w:lineRule="auto"/>
        <w:jc w:val="both"/>
        <w:rPr>
          <w:ins w:id="1072" w:author="Assessor GDSXSR" w:date="2026-10-29T16:48:39Z"/>
        </w:rPr>
      </w:pPr>
      <w:commentRangeStart w:id="6"/>
      <w:r>
        <w:rPr>
          <w:rFonts w:ascii="Arial" w:hAnsi="Arial" w:cs="Arial"/>
          <w:sz w:val="28"/>
          <w:szCs w:val="28"/>
        </w:rPr>
        <w:t xml:space="preserve">5. </w:t>
      </w:r>
      <w:r>
        <w:rPr>
          <w:rFonts w:ascii="Arial" w:hAnsi="Arial" w:cs="Arial"/>
          <w:sz w:val="28"/>
          <w:szCs w:val="28"/>
        </w:rPr>
        <w:t xml:space="preserve">A relação </w:t>
      </w:r>
      <w:del w:id="1038" w:author="Assessor GDSXSR" w:date="2026-10-29T16:48:39Z">
        <w:r>
          <w:rPr>
            <w:rFonts w:ascii="Arial" w:hAnsi="Arial" w:cs="Arial"/>
            <w:sz w:val="28"/>
            <w:szCs w:val="28"/>
          </w:rPr>
          <w:delText xml:space="preserve">jurídica possui natureza consumerista. A controvérsia envolve movimentações bancárias e contratação</w:delText>
        </w:r>
      </w:del>
      <w:ins w:id="1039" w:author="Assessor GDSXSR" w:date="2026-10-29T16:48:39Z">
        <w:r>
          <w:rPr>
            <w:rFonts w:ascii="Arial" w:hAnsi="Arial" w:cs="Arial"/>
            <w:color w:val="808080"/>
            <w:sz w:val="28"/>
            <w:szCs w:val="28"/>
          </w:rPr>
          <w:t xml:space="preserve">é</w:t>
        </w:r>
      </w:ins>
      <w:r>
        <w:rPr>
          <w:rFonts w:ascii="Arial" w:hAnsi="Arial" w:cs="Arial"/>
          <w:sz w:val="28"/>
          <w:szCs w:val="28"/>
        </w:rPr>
        <w:t xml:space="preserve"> de </w:t>
      </w:r>
      <w:del w:id="1040" w:author="Assessor GDSXSR" w:date="2026-10-29T16:48:39Z">
        <w:r>
          <w:rPr>
            <w:rFonts w:ascii="Arial" w:hAnsi="Arial" w:cs="Arial"/>
            <w:sz w:val="28"/>
            <w:szCs w:val="28"/>
          </w:rPr>
          <w:delText xml:space="preserve">empréstimo</w:delText>
        </w:r>
      </w:del>
      <w:ins w:id="1041" w:author="Assessor GDSXSR" w:date="2026-10-29T16:48:39Z">
        <w:r>
          <w:rPr>
            <w:rFonts w:ascii="Arial" w:hAnsi="Arial" w:cs="Arial"/>
            <w:color w:val="808080"/>
            <w:sz w:val="28"/>
            <w:szCs w:val="28"/>
          </w:rPr>
          <w:t xml:space="preserve">consumo,</w:t>
        </w:r>
      </w:ins>
      <w:r>
        <w:rPr>
          <w:rFonts w:ascii="Arial" w:hAnsi="Arial" w:cs="Arial"/>
          <w:sz w:val="28"/>
          <w:szCs w:val="28"/>
        </w:rPr>
        <w:t xml:space="preserve"> </w:t>
      </w:r>
      <w:del w:id="1042" w:author="Assessor GDSXSR" w:date="2026-10-29T16:48:39Z">
        <w:r>
          <w:rPr>
            <w:rFonts w:ascii="Arial" w:hAnsi="Arial" w:cs="Arial"/>
            <w:sz w:val="28"/>
            <w:szCs w:val="28"/>
          </w:rPr>
          <w:delText xml:space="preserve">cuja</w:delText>
        </w:r>
      </w:del>
      <w:ins w:id="1043" w:author="Assessor GDSXSR" w:date="2026-10-29T16:48:39Z">
        <w:r>
          <w:rPr>
            <w:rFonts w:ascii="Arial" w:hAnsi="Arial" w:cs="Arial"/>
            <w:color w:val="808080"/>
            <w:sz w:val="28"/>
            <w:szCs w:val="28"/>
          </w:rPr>
          <w:t xml:space="preserve">o</w:t>
        </w:r>
      </w:ins>
      <w:r>
        <w:rPr>
          <w:rFonts w:ascii="Arial" w:hAnsi="Arial" w:cs="Arial"/>
          <w:sz w:val="28"/>
          <w:szCs w:val="28"/>
        </w:rPr>
        <w:t xml:space="preserve"> </w:t>
      </w:r>
      <w:del w:id="1044" w:author="Assessor GDSXSR" w:date="2026-10-29T16:48:39Z">
        <w:r>
          <w:rPr>
            <w:rFonts w:ascii="Arial" w:hAnsi="Arial" w:cs="Arial"/>
            <w:sz w:val="28"/>
            <w:szCs w:val="28"/>
          </w:rPr>
          <w:delText xml:space="preserve">regularidade</w:delText>
        </w:r>
      </w:del>
      <w:ins w:id="1045" w:author="Assessor GDSXSR" w:date="2026-10-29T16:48:39Z">
        <w:r>
          <w:rPr>
            <w:rFonts w:ascii="Arial" w:hAnsi="Arial" w:cs="Arial"/>
            <w:color w:val="808080"/>
            <w:sz w:val="28"/>
            <w:szCs w:val="28"/>
          </w:rPr>
          <w:t xml:space="preserve">que</w:t>
        </w:r>
      </w:ins>
      <w:r>
        <w:rPr>
          <w:rFonts w:ascii="Arial" w:hAnsi="Arial" w:cs="Arial"/>
          <w:sz w:val="28"/>
          <w:szCs w:val="28"/>
        </w:rPr>
        <w:t xml:space="preserve"> </w:t>
      </w:r>
      <w:del w:id="1046" w:author="Assessor GDSXSR" w:date="2026-10-29T16:48:39Z">
        <w:r>
          <w:rPr>
            <w:rFonts w:ascii="Arial" w:hAnsi="Arial" w:cs="Arial"/>
            <w:sz w:val="28"/>
            <w:szCs w:val="28"/>
          </w:rPr>
          <w:delText xml:space="preserve">foi impugnada pelo consumidor. A narrativa inicial revela verossimilhança suficiente para autorizar</w:delText>
        </w:r>
      </w:del>
      <w:ins w:id="1047" w:author="Assessor GDSXSR" w:date="2026-10-29T16:48:39Z">
        <w:r>
          <w:rPr>
            <w:rFonts w:ascii="Arial" w:hAnsi="Arial" w:cs="Arial"/>
            <w:color w:val="808080"/>
            <w:sz w:val="28"/>
            <w:szCs w:val="28"/>
          </w:rPr>
          <w:t xml:space="preserve">autoriza</w:t>
        </w:r>
      </w:ins>
      <w:r>
        <w:rPr>
          <w:rFonts w:ascii="Arial" w:hAnsi="Arial" w:cs="Arial"/>
          <w:sz w:val="28"/>
          <w:szCs w:val="28"/>
        </w:rPr>
        <w:t xml:space="preserve"> a inversão do ônus da prova</w:t>
      </w:r>
      <w:del w:id="1048" w:author="Assessor GDSXSR" w:date="2026-10-29T16:48:39Z">
        <w:r>
          <w:rPr>
            <w:rFonts w:ascii="Arial" w:hAnsi="Arial" w:cs="Arial"/>
            <w:sz w:val="28"/>
            <w:szCs w:val="28"/>
          </w:rPr>
          <w:delText xml:space="preserve">,</w:delText>
        </w:r>
      </w:del>
      <w:r>
        <w:rPr>
          <w:rFonts w:ascii="Arial" w:hAnsi="Arial" w:cs="Arial"/>
          <w:sz w:val="28"/>
          <w:szCs w:val="28"/>
        </w:rPr>
        <w:t xml:space="preserve"> </w:t>
      </w:r>
      <w:del w:id="1049" w:author="Assessor GDSXSR" w:date="2026-10-29T16:48:39Z">
        <w:r>
          <w:rPr>
            <w:rFonts w:ascii="Arial" w:hAnsi="Arial" w:cs="Arial"/>
            <w:sz w:val="28"/>
            <w:szCs w:val="28"/>
          </w:rPr>
          <w:delText xml:space="preserve">sobretudo</w:delText>
        </w:r>
      </w:del>
      <w:ins w:id="1050" w:author="Assessor GDSXSR" w:date="2026-10-29T16:48:39Z">
        <w:r>
          <w:rPr>
            <w:rFonts w:ascii="Arial" w:hAnsi="Arial" w:cs="Arial"/>
            <w:color w:val="808080"/>
            <w:sz w:val="28"/>
            <w:szCs w:val="28"/>
          </w:rPr>
          <w:t xml:space="preserve">quando</w:t>
        </w:r>
      </w:ins>
      <w:r>
        <w:rPr>
          <w:rFonts w:ascii="Arial" w:hAnsi="Arial" w:cs="Arial"/>
          <w:sz w:val="28"/>
          <w:szCs w:val="28"/>
        </w:rPr>
        <w:t xml:space="preserve"> </w:t>
      </w:r>
      <w:del w:id="1051" w:author="Assessor GDSXSR" w:date="2026-10-29T16:48:39Z">
        <w:r>
          <w:rPr>
            <w:rFonts w:ascii="Arial" w:hAnsi="Arial" w:cs="Arial"/>
            <w:sz w:val="28"/>
            <w:szCs w:val="28"/>
          </w:rPr>
          <w:delText xml:space="preserve">porque</w:delText>
        </w:r>
      </w:del>
      <w:ins w:id="1052" w:author="Assessor GDSXSR" w:date="2026-10-29T16:48:39Z">
        <w:r>
          <w:rPr>
            <w:rFonts w:ascii="Arial" w:hAnsi="Arial" w:cs="Arial"/>
            <w:color w:val="808080"/>
            <w:sz w:val="28"/>
            <w:szCs w:val="28"/>
          </w:rPr>
          <w:t xml:space="preserve">verossímil</w:t>
        </w:r>
      </w:ins>
      <w:r>
        <w:rPr>
          <w:rFonts w:ascii="Arial" w:hAnsi="Arial" w:cs="Arial"/>
          <w:sz w:val="28"/>
          <w:szCs w:val="28"/>
        </w:rPr>
        <w:t xml:space="preserve"> a </w:t>
      </w:r>
      <w:del w:id="1053" w:author="Assessor GDSXSR" w:date="2026-10-29T16:48:39Z">
        <w:r>
          <w:rPr>
            <w:rFonts w:ascii="Arial" w:hAnsi="Arial" w:cs="Arial"/>
            <w:sz w:val="28"/>
            <w:szCs w:val="28"/>
          </w:rPr>
          <w:delText xml:space="preserve">demonstração</w:delText>
        </w:r>
      </w:del>
      <w:ins w:id="1054" w:author="Assessor GDSXSR" w:date="2026-10-29T16:48:39Z">
        <w:r>
          <w:rPr>
            <w:rFonts w:ascii="Arial" w:hAnsi="Arial" w:cs="Arial"/>
            <w:color w:val="808080"/>
            <w:sz w:val="28"/>
            <w:szCs w:val="28"/>
          </w:rPr>
          <w:t xml:space="preserve">alegação ou hipossuficiente o consumidor (CDC 6 VIII).</w:t>
        </w:r>
      </w:ins>
    </w:p>
    <w:p w14:paraId="51DB1C71" w14:textId="3BA6BEE6" w:rsidR="004C605A" w:rsidRPr="004C605A" w:rsidRDefault="004C605A" w:rsidP="004C605A">
      <w:pPr>
        <w:spacing w:after="0" w:line="360" w:lineRule="auto"/>
        <w:jc w:val="both"/>
        <w:rPr>
          <w:rFonts w:ascii="Arial" w:hAnsi="Arial" w:cs="Arial"/>
          <w:sz w:val="28"/>
          <w:szCs w:val="28"/>
        </w:rPr>
      </w:pPr>
      <w:ins w:id="1055" w:author="Assessor GDSXSR" w:date="2026-10-29T16:48:39Z">
        <w:r>
          <w:rPr>
            <w:rFonts w:ascii="Arial" w:hAnsi="Arial" w:cs="Arial"/>
            <w:color w:val="808080"/>
            <w:sz w:val="28"/>
            <w:szCs w:val="28"/>
          </w:rPr>
          <w:t xml:space="preserve">6. A narrativa do autor é verossímil, diante</w:t>
        </w:r>
      </w:ins>
      <w:r>
        <w:rPr>
          <w:rFonts w:ascii="Arial" w:hAnsi="Arial" w:cs="Arial"/>
          <w:sz w:val="28"/>
          <w:szCs w:val="28"/>
        </w:rPr>
        <w:t xml:space="preserve"> da </w:t>
      </w:r>
      <w:del w:id="1056" w:author="Assessor GDSXSR" w:date="2026-10-29T16:48:39Z">
        <w:r>
          <w:rPr>
            <w:rFonts w:ascii="Arial" w:hAnsi="Arial" w:cs="Arial"/>
            <w:sz w:val="28"/>
            <w:szCs w:val="28"/>
          </w:rPr>
          <w:delText xml:space="preserve">autenticidade das operações depende</w:delText>
        </w:r>
      </w:del>
      <w:ins w:id="1057" w:author="Assessor GDSXSR" w:date="2026-10-29T16:48:39Z">
        <w:r>
          <w:rPr>
            <w:rFonts w:ascii="Arial" w:hAnsi="Arial" w:cs="Arial"/>
            <w:color w:val="808080"/>
            <w:sz w:val="28"/>
            <w:szCs w:val="28"/>
          </w:rPr>
          <w:t xml:space="preserve">descrição</w:t>
        </w:r>
      </w:ins>
      <w:r>
        <w:rPr>
          <w:rFonts w:ascii="Arial" w:hAnsi="Arial" w:cs="Arial"/>
          <w:sz w:val="28"/>
          <w:szCs w:val="28"/>
        </w:rPr>
        <w:t xml:space="preserve"> de </w:t>
      </w:r>
      <w:del w:id="1058" w:author="Assessor GDSXSR" w:date="2026-10-29T16:48:39Z">
        <w:r>
          <w:rPr>
            <w:rFonts w:ascii="Arial" w:hAnsi="Arial" w:cs="Arial"/>
            <w:sz w:val="28"/>
            <w:szCs w:val="28"/>
          </w:rPr>
          <w:delText xml:space="preserve">documentos,</w:delText>
        </w:r>
      </w:del>
      <w:ins w:id="1059" w:author="Assessor GDSXSR" w:date="2026-10-29T16:48:39Z">
        <w:r>
          <w:rPr>
            <w:rFonts w:ascii="Arial" w:hAnsi="Arial" w:cs="Arial"/>
            <w:color w:val="808080"/>
            <w:sz w:val="28"/>
            <w:szCs w:val="28"/>
          </w:rPr>
          <w:t xml:space="preserve">movimentações</w:t>
        </w:r>
      </w:ins>
      <w:r>
        <w:rPr>
          <w:rFonts w:ascii="Arial" w:hAnsi="Arial" w:cs="Arial"/>
          <w:sz w:val="28"/>
          <w:szCs w:val="28"/>
        </w:rPr>
        <w:t xml:space="preserve"> </w:t>
      </w:r>
      <w:del w:id="1060" w:author="Assessor GDSXSR" w:date="2026-10-29T16:48:39Z">
        <w:r>
          <w:rPr>
            <w:rFonts w:ascii="Arial" w:hAnsi="Arial" w:cs="Arial"/>
            <w:sz w:val="28"/>
            <w:szCs w:val="28"/>
          </w:rPr>
          <w:delText xml:space="preserve">registros</w:delText>
        </w:r>
      </w:del>
      <w:ins w:id="1061" w:author="Assessor GDSXSR" w:date="2026-10-29T16:48:39Z">
        <w:r>
          <w:rPr>
            <w:rFonts w:ascii="Arial" w:hAnsi="Arial" w:cs="Arial"/>
            <w:color w:val="808080"/>
            <w:sz w:val="28"/>
            <w:szCs w:val="28"/>
          </w:rPr>
          <w:t xml:space="preserve">bancárias</w:t>
        </w:r>
      </w:ins>
      <w:r>
        <w:rPr>
          <w:rFonts w:ascii="Arial" w:hAnsi="Arial" w:cs="Arial"/>
          <w:sz w:val="28"/>
          <w:szCs w:val="28"/>
        </w:rPr>
        <w:t xml:space="preserve"> </w:t>
      </w:r>
      <w:del w:id="1062" w:author="Assessor GDSXSR" w:date="2026-10-29T16:48:39Z">
        <w:r>
          <w:rPr>
            <w:rFonts w:ascii="Arial" w:hAnsi="Arial" w:cs="Arial"/>
            <w:sz w:val="28"/>
            <w:szCs w:val="28"/>
          </w:rPr>
          <w:delText xml:space="preserve">eletrônicos,</w:delText>
        </w:r>
      </w:del>
      <w:ins w:id="1063" w:author="Assessor GDSXSR" w:date="2026-10-29T16:48:39Z">
        <w:r>
          <w:rPr>
            <w:rFonts w:ascii="Arial" w:hAnsi="Arial" w:cs="Arial"/>
            <w:color w:val="808080"/>
            <w:sz w:val="28"/>
            <w:szCs w:val="28"/>
          </w:rPr>
          <w:t xml:space="preserve">atípicas</w:t>
        </w:r>
      </w:ins>
      <w:r>
        <w:rPr>
          <w:rFonts w:ascii="Arial" w:hAnsi="Arial" w:cs="Arial"/>
          <w:sz w:val="28"/>
          <w:szCs w:val="28"/>
        </w:rPr>
        <w:t xml:space="preserve"> </w:t>
      </w:r>
      <w:del w:id="1064" w:author="Assessor GDSXSR" w:date="2026-10-29T16:48:39Z">
        <w:r>
          <w:rPr>
            <w:rFonts w:ascii="Arial" w:hAnsi="Arial" w:cs="Arial"/>
            <w:sz w:val="28"/>
            <w:szCs w:val="28"/>
          </w:rPr>
          <w:delText xml:space="preserve">logs</w:delText>
        </w:r>
      </w:del>
      <w:ins w:id="1065" w:author="Assessor GDSXSR" w:date="2026-10-29T16:48:39Z">
        <w:r>
          <w:rPr>
            <w:rFonts w:ascii="Arial" w:hAnsi="Arial" w:cs="Arial"/>
            <w:color w:val="808080"/>
            <w:sz w:val="28"/>
            <w:szCs w:val="28"/>
          </w:rPr>
          <w:t xml:space="preserve">para</w:t>
        </w:r>
      </w:ins>
      <w:r>
        <w:rPr>
          <w:rFonts w:ascii="Arial" w:hAnsi="Arial" w:cs="Arial"/>
          <w:sz w:val="28"/>
          <w:szCs w:val="28"/>
        </w:rPr>
        <w:t xml:space="preserve"> </w:t>
      </w:r>
      <w:del w:id="1066" w:author="Assessor GDSXSR" w:date="2026-10-29T16:48:39Z">
        <w:r>
          <w:rPr>
            <w:rFonts w:ascii="Arial" w:hAnsi="Arial" w:cs="Arial"/>
            <w:sz w:val="28"/>
            <w:szCs w:val="28"/>
          </w:rPr>
          <w:delText xml:space="preserve">de</w:delText>
        </w:r>
      </w:del>
      <w:ins w:id="1067" w:author="Assessor GDSXSR" w:date="2026-10-29T16:48:39Z">
        <w:r>
          <w:rPr>
            <w:rFonts w:ascii="Arial" w:hAnsi="Arial" w:cs="Arial"/>
            <w:color w:val="808080"/>
            <w:sz w:val="28"/>
            <w:szCs w:val="28"/>
          </w:rPr>
          <w:t xml:space="preserve">o</w:t>
        </w:r>
      </w:ins>
      <w:r>
        <w:rPr>
          <w:rFonts w:ascii="Arial" w:hAnsi="Arial" w:cs="Arial"/>
          <w:sz w:val="28"/>
          <w:szCs w:val="28"/>
        </w:rPr>
        <w:t xml:space="preserve"> </w:t>
      </w:r>
      <w:del w:id="1068" w:author="Assessor GDSXSR" w:date="2026-10-29T16:48:39Z">
        <w:r>
          <w:rPr>
            <w:rFonts w:ascii="Arial" w:hAnsi="Arial" w:cs="Arial"/>
            <w:sz w:val="28"/>
            <w:szCs w:val="28"/>
          </w:rPr>
          <w:delText xml:space="preserve">acesso,</w:delText>
        </w:r>
      </w:del>
      <w:ins w:id="1069" w:author="Assessor GDSXSR" w:date="2026-10-29T16:48:39Z">
        <w:r>
          <w:rPr>
            <w:rFonts w:ascii="Arial" w:hAnsi="Arial" w:cs="Arial"/>
            <w:color w:val="808080"/>
            <w:sz w:val="28"/>
            <w:szCs w:val="28"/>
          </w:rPr>
          <w:t xml:space="preserve">seu</w:t>
        </w:r>
      </w:ins>
      <w:r>
        <w:rPr>
          <w:rFonts w:ascii="Arial" w:hAnsi="Arial" w:cs="Arial"/>
          <w:sz w:val="28"/>
          <w:szCs w:val="28"/>
        </w:rPr>
        <w:t xml:space="preserve"> </w:t>
      </w:r>
      <w:del w:id="1070" w:author="Assessor GDSXSR" w:date="2026-10-29T16:48:39Z">
        <w:r>
          <w:rPr>
            <w:rFonts w:ascii="Arial" w:hAnsi="Arial" w:cs="Arial"/>
            <w:sz w:val="28"/>
            <w:szCs w:val="28"/>
          </w:rPr>
          <w:delText xml:space="preserve">trilhas de auditoria e mecanismos de autenticação mantidos pela instituição financeira</w:delText>
        </w:r>
      </w:del>
      <w:ins w:id="1071" w:author="Assessor GDSXSR" w:date="2026-10-29T16:48:39Z">
        <w:r>
          <w:rPr>
            <w:rFonts w:ascii="Arial" w:hAnsi="Arial" w:cs="Arial"/>
            <w:color w:val="808080"/>
            <w:sz w:val="28"/>
            <w:szCs w:val="28"/>
          </w:rPr>
          <w:t xml:space="preserve">perfil</w:t>
        </w:r>
      </w:ins>
      <w:r>
        <w:rPr>
          <w:rFonts w:ascii="Arial" w:hAnsi="Arial" w:cs="Arial"/>
          <w:sz w:val="28"/>
          <w:szCs w:val="28"/>
        </w:rPr>
        <w:t xml:space="preserve">.</w:t>
      </w:r>
      <w:commentRangeEnd w:id="6"/>
      <w:r>
        <w:rPr>
          <w:rStyle w:val="CommentReference"/>
        </w:rPr>
        <w:commentReference w:id="6"/>
      </w:r>
    </w:p>
    <w:p w14:paraId="5DDF0513" w14:textId="6CC03658" w:rsidR="004C605A" w:rsidRPr="004C605A" w:rsidRDefault="004C605A" w:rsidP="004C605A">
      <w:pPr>
        <w:spacing w:after="0" w:line="360" w:lineRule="auto"/>
        <w:jc w:val="both"/>
        <w:rPr>
          <w:rFonts w:ascii="Arial" w:hAnsi="Arial" w:cs="Arial"/>
          <w:sz w:val="28"/>
          <w:szCs w:val="28"/>
        </w:rPr>
      </w:pPr>
      <w:del w:id="1073" w:author="Assessor GDSXSR" w:date="2026-10-29T16:48:39Z">
        <w:r>
          <w:rPr>
            <w:rFonts w:ascii="Arial" w:hAnsi="Arial" w:cs="Arial"/>
            <w:sz w:val="28"/>
            <w:szCs w:val="28"/>
          </w:rPr>
          <w:delText xml:space="preserve">6</w:delText>
        </w:r>
      </w:del>
      <w:ins w:id="1074" w:author="Assessor GDSXSR" w:date="2026-10-29T16:48:39Z">
        <w:r>
          <w:rPr>
            <w:rFonts w:ascii="Arial" w:hAnsi="Arial" w:cs="Arial"/>
            <w:color w:val="808080"/>
            <w:sz w:val="28"/>
            <w:szCs w:val="28"/>
          </w:rPr>
          <w:t xml:space="preserve">7</w:t>
        </w:r>
      </w:ins>
      <w:r>
        <w:rPr>
          <w:rFonts w:ascii="Arial" w:hAnsi="Arial" w:cs="Arial"/>
          <w:sz w:val="28"/>
          <w:szCs w:val="28"/>
        </w:rPr>
        <w:t xml:space="preserve">. </w:t>
      </w:r>
      <w:r>
        <w:rPr>
          <w:rFonts w:ascii="Arial" w:hAnsi="Arial" w:cs="Arial"/>
          <w:sz w:val="28"/>
          <w:szCs w:val="28"/>
        </w:rPr>
        <w:t xml:space="preserve">A hipossuficiência técnica e informacional do consumidor também se evidencia, pois o banco detém melhores condições para comprovar a origem das operações, o canal utilizado, os mecanismos de validação empregados e a observância dos protocolos de segurança adotados nas contratações e movimentações questionadas.</w:t>
      </w:r>
    </w:p>
    <w:p>
      <w:pPr>
        <w:spacing w:after="0" w:line="360" w:lineRule="auto"/>
        <w:jc w:val="both"/>
        <w:rPr>
          <w:ins w:id="1085" w:author="Assessor GDSXSR" w:date="2026-10-29T16:48:39Z"/>
        </w:rPr>
      </w:pPr>
      <w:del w:id="1075" w:author="Assessor GDSXSR" w:date="2026-10-29T16:48:39Z">
        <w:r>
          <w:rPr>
            <w:rFonts w:ascii="Arial" w:hAnsi="Arial" w:cs="Arial"/>
            <w:sz w:val="28"/>
            <w:szCs w:val="28"/>
          </w:rPr>
          <w:delText xml:space="preserve">7</w:delText>
        </w:r>
      </w:del>
      <w:ins w:id="1076" w:author="Assessor GDSXSR" w:date="2026-10-29T16:48:39Z">
        <w:r>
          <w:rPr>
            <w:rFonts w:ascii="Arial" w:hAnsi="Arial" w:cs="Arial"/>
            <w:color w:val="808080"/>
            <w:sz w:val="28"/>
            <w:szCs w:val="28"/>
          </w:rPr>
          <w:t xml:space="preserve">8</w:t>
        </w:r>
      </w:ins>
      <w:r>
        <w:rPr>
          <w:rFonts w:ascii="Arial" w:hAnsi="Arial" w:cs="Arial"/>
          <w:sz w:val="28"/>
          <w:szCs w:val="28"/>
        </w:rPr>
        <w:t xml:space="preserve">. </w:t>
      </w:r>
      <w:r>
        <w:rPr>
          <w:rFonts w:ascii="Arial" w:hAnsi="Arial" w:cs="Arial"/>
          <w:sz w:val="28"/>
          <w:szCs w:val="28"/>
        </w:rPr>
        <w:t xml:space="preserve">As alegações relativas a supostas contradições do autor em demandas anteriores e à efetiva realização das operações dizem respeito ao mérito da controvérsia e demandam instrução probatória.</w:t>
      </w:r>
    </w:p>
    <w:p w14:paraId="4FD28491" w14:textId="293D0F1B" w:rsidR="004C605A" w:rsidRPr="004C605A" w:rsidRDefault="004C605A" w:rsidP="004C605A">
      <w:pPr>
        <w:spacing w:after="0" w:line="360" w:lineRule="auto"/>
        <w:jc w:val="both"/>
        <w:rPr>
          <w:rFonts w:ascii="Arial" w:hAnsi="Arial" w:cs="Arial"/>
          <w:sz w:val="28"/>
          <w:szCs w:val="28"/>
        </w:rPr>
      </w:pPr>
      <w:ins w:id="1077" w:author="Assessor GDSXSR" w:date="2026-10-29T16:48:39Z">
        <w:r>
          <w:rPr>
            <w:rFonts w:ascii="Arial" w:hAnsi="Arial" w:cs="Arial"/>
            <w:color w:val="808080"/>
            <w:sz w:val="28"/>
            <w:szCs w:val="28"/>
          </w:rPr>
          <w:t xml:space="preserve">9.</w:t>
        </w:r>
      </w:ins>
      <w:commentRangeStart w:id="7"/>
      <w:r>
        <w:rPr>
          <w:rFonts w:ascii="Arial" w:hAnsi="Arial" w:cs="Arial"/>
          <w:sz w:val="28"/>
          <w:szCs w:val="28"/>
        </w:rPr>
        <w:t xml:space="preserve"> </w:t>
      </w:r>
      <w:r>
        <w:rPr>
          <w:rFonts w:ascii="Arial" w:hAnsi="Arial" w:cs="Arial"/>
          <w:sz w:val="28"/>
          <w:szCs w:val="28"/>
        </w:rPr>
        <w:t xml:space="preserve">A limitação do encargo probatório pretendida subsidiariamente exige exame aprofundado </w:t>
      </w:r>
      <w:del w:id="1078" w:author="Assessor GDSXSR" w:date="2026-10-29T16:48:39Z">
        <w:r>
          <w:rPr>
            <w:rFonts w:ascii="Arial" w:hAnsi="Arial" w:cs="Arial"/>
            <w:sz w:val="28"/>
            <w:szCs w:val="28"/>
          </w:rPr>
          <w:delText xml:space="preserve">dos</w:delText>
        </w:r>
      </w:del>
      <w:ins w:id="1079" w:author="Assessor GDSXSR" w:date="2026-10-29T16:48:39Z">
        <w:r>
          <w:rPr>
            <w:rFonts w:ascii="Arial" w:hAnsi="Arial" w:cs="Arial"/>
            <w:color w:val="808080"/>
            <w:sz w:val="28"/>
            <w:szCs w:val="28"/>
          </w:rPr>
          <w:t xml:space="preserve">do</w:t>
        </w:r>
      </w:ins>
      <w:r>
        <w:rPr>
          <w:rFonts w:ascii="Arial" w:hAnsi="Arial" w:cs="Arial"/>
          <w:sz w:val="28"/>
          <w:szCs w:val="28"/>
        </w:rPr>
        <w:t xml:space="preserve"> </w:t>
      </w:r>
      <w:del w:id="1080" w:author="Assessor GDSXSR" w:date="2026-10-29T16:48:39Z">
        <w:r>
          <w:rPr>
            <w:rFonts w:ascii="Arial" w:hAnsi="Arial" w:cs="Arial"/>
            <w:sz w:val="28"/>
            <w:szCs w:val="28"/>
          </w:rPr>
          <w:delText xml:space="preserve">elementos</w:delText>
        </w:r>
      </w:del>
      <w:ins w:id="1081" w:author="Assessor GDSXSR" w:date="2026-10-29T16:48:39Z">
        <w:r>
          <w:rPr>
            <w:rFonts w:ascii="Arial" w:hAnsi="Arial" w:cs="Arial"/>
            <w:color w:val="808080"/>
            <w:sz w:val="28"/>
            <w:szCs w:val="28"/>
          </w:rPr>
          <w:t xml:space="preserve">conjunto</w:t>
        </w:r>
      </w:ins>
      <w:r>
        <w:rPr>
          <w:rFonts w:ascii="Arial" w:hAnsi="Arial" w:cs="Arial"/>
          <w:sz w:val="28"/>
          <w:szCs w:val="28"/>
        </w:rPr>
        <w:t xml:space="preserve"> </w:t>
      </w:r>
      <w:del w:id="1082" w:author="Assessor GDSXSR" w:date="2026-10-29T16:48:39Z">
        <w:r>
          <w:rPr>
            <w:rFonts w:ascii="Arial" w:hAnsi="Arial" w:cs="Arial"/>
            <w:sz w:val="28"/>
            <w:szCs w:val="28"/>
          </w:rPr>
          <w:delText xml:space="preserve">dos autos</w:delText>
        </w:r>
      </w:del>
      <w:ins w:id="1083" w:author="Assessor GDSXSR" w:date="2026-10-29T16:48:39Z">
        <w:r>
          <w:rPr>
            <w:rFonts w:ascii="Arial" w:hAnsi="Arial" w:cs="Arial"/>
            <w:color w:val="808080"/>
            <w:sz w:val="28"/>
            <w:szCs w:val="28"/>
          </w:rPr>
          <w:t xml:space="preserve">probatório</w:t>
        </w:r>
      </w:ins>
      <w:r>
        <w:rPr>
          <w:rFonts w:ascii="Arial" w:hAnsi="Arial" w:cs="Arial"/>
          <w:sz w:val="28"/>
          <w:szCs w:val="28"/>
        </w:rPr>
        <w:t xml:space="preserve"> e não foi apreciada na origem, de modo que sua análise pelo tribunal acarretaria supressão de instância.</w:t>
      </w:r>
      <w:commentRangeEnd w:id="7"/>
      <w:r>
        <w:rPr>
          <w:rStyle w:val="CommentReference"/>
        </w:rPr>
        <w:commentReference w:id="7"/>
      </w:r>
      <w:del w:id="1084" w:author="Assessor GDSXSR" w:date="2026-10-29T16:48:39Z">
        <w:r>
          <w:rPr>
            <w:rFonts w:ascii="Arial" w:hAnsi="Arial" w:cs="Arial"/>
            <w:sz w:val="28"/>
            <w:szCs w:val="28"/>
          </w:rPr>
          <w:delText xml:space="preserve"> Mantém-se, portanto, a decisão que determinou ao banco comprovar a regularidade das operações e dos mecanismos de autenticação utilizados.</w:delText>
        </w:r>
      </w:del>
    </w:p>
    <w:p w14:paraId="5A348045" w14:textId="77777777" w:rsidR="004C605A" w:rsidRPr="004C605A" w:rsidRDefault="004C605A" w:rsidP="004C605A">
      <w:pPr>
        <w:spacing w:after="0" w:line="360" w:lineRule="auto"/>
        <w:jc w:val="both"/>
        <w:rPr>
          <w:rFonts w:ascii="Arial" w:hAnsi="Arial" w:cs="Arial"/>
          <w:b/>
          <w:bCs/>
          <w:sz w:val="28"/>
          <w:szCs w:val="28"/>
        </w:rPr>
      </w:pPr>
      <w:r w:rsidRPr="004C605A">
        <w:rPr>
          <w:rFonts w:ascii="Arial" w:hAnsi="Arial" w:cs="Arial"/>
          <w:b/>
          <w:bCs/>
          <w:sz w:val="28"/>
          <w:szCs w:val="28"/>
        </w:rPr>
        <w:t>IV. Dispositivo</w:t>
      </w:r>
    </w:p>
    <w:p w14:paraId="2B29CFDA" w14:textId="42028CB9" w:rsidR="004C605A" w:rsidRDefault="004C605A" w:rsidP="004C605A">
      <w:pPr>
        <w:spacing w:after="0" w:line="360" w:lineRule="auto"/>
        <w:jc w:val="both"/>
        <w:rPr>
          <w:rFonts w:ascii="Arial" w:hAnsi="Arial" w:cs="Arial"/>
          <w:sz w:val="28"/>
          <w:szCs w:val="28"/>
        </w:rPr>
      </w:pPr>
      <w:del w:id="1086" w:author="Assessor GDSXSR" w:date="2026-10-29T16:48:39Z">
        <w:r>
          <w:rPr>
            <w:rFonts w:ascii="Arial" w:hAnsi="Arial" w:cs="Arial"/>
            <w:sz w:val="28"/>
            <w:szCs w:val="28"/>
          </w:rPr>
          <w:delText xml:space="preserve">8</w:delText>
        </w:r>
      </w:del>
      <w:ins w:id="1087" w:author="Assessor GDSXSR" w:date="2026-10-29T16:48:39Z">
        <w:r>
          <w:rPr>
            <w:rFonts w:ascii="Arial" w:hAnsi="Arial" w:cs="Arial"/>
            <w:color w:val="808080"/>
            <w:sz w:val="28"/>
            <w:szCs w:val="28"/>
          </w:rPr>
          <w:t xml:space="preserve">10</w:t>
        </w:r>
      </w:ins>
      <w:r>
        <w:rPr>
          <w:rFonts w:ascii="Arial" w:hAnsi="Arial" w:cs="Arial"/>
          <w:sz w:val="28"/>
          <w:szCs w:val="28"/>
        </w:rPr>
        <w:t xml:space="preserve">. </w:t>
      </w:r>
      <w:r>
        <w:rPr>
          <w:rFonts w:ascii="Arial" w:hAnsi="Arial" w:cs="Arial"/>
          <w:sz w:val="28"/>
          <w:szCs w:val="28"/>
        </w:rPr>
        <w:t xml:space="preserve">Negou-se provimento ao agravo de instrumento do réu.</w:t>
      </w:r>
    </w:p>
    <w:p w14:paraId="4018BFCC" w14:textId="4DFE056C" w:rsidR="004C605A" w:rsidRPr="004C605A" w:rsidRDefault="004C605A" w:rsidP="004C605A">
      <w:pPr>
        <w:spacing w:after="0" w:line="360" w:lineRule="auto"/>
        <w:jc w:val="both"/>
        <w:rPr>
          <w:rFonts w:ascii="Arial" w:hAnsi="Arial" w:cs="Arial"/>
          <w:sz w:val="28"/>
          <w:szCs w:val="28"/>
        </w:rPr>
      </w:pPr>
      <w:r>
        <w:rPr>
          <w:rFonts w:ascii="Arial" w:hAnsi="Arial" w:cs="Arial"/>
          <w:sz w:val="28"/>
          <w:szCs w:val="28"/>
        </w:rPr>
        <w:t>________________</w:t>
      </w:r>
    </w:p>
    <w:p w14:paraId="16B57CC6" w14:textId="7E17B08A" w:rsidR="008C7D23" w:rsidRPr="004C605A" w:rsidRDefault="004C605A" w:rsidP="004C605A">
      <w:pPr>
        <w:spacing w:after="0" w:line="360" w:lineRule="auto"/>
        <w:jc w:val="both"/>
        <w:rPr>
          <w:rFonts w:ascii="Arial" w:hAnsi="Arial" w:cs="Arial"/>
          <w:sz w:val="26"/>
          <w:szCs w:val="26"/>
        </w:rPr>
      </w:pPr>
      <w:commentRangeStart w:id="8"/>
      <w:r w:rsidRPr="004C605A">
        <w:rPr>
          <w:rFonts w:ascii="Arial" w:hAnsi="Arial" w:cs="Arial"/>
          <w:i/>
          <w:iCs/>
          <w:sz w:val="26"/>
          <w:szCs w:val="26"/>
        </w:rPr>
        <w:t>Dispositivos relevantes citados:</w:t>
      </w:r>
      <w:r w:rsidRPr="004C605A">
        <w:rPr>
          <w:rFonts w:ascii="Arial" w:hAnsi="Arial" w:cs="Arial"/>
          <w:sz w:val="26"/>
          <w:szCs w:val="26"/>
        </w:rPr>
        <w:t xml:space="preserve"> CDC, art. 6º, VIII; CDC, art. 14; CPC, art. 373, I e II; CPC, art. 373, §§ 1º e 2º.</w:t>
      </w:r>
      <w:commentRangeEnd w:id="8"/>
      <w:r>
        <w:rPr>
          <w:rStyle w:val="CommentReference"/>
        </w:rPr>
        <w:commentReference w:id="8"/>
      </w:r>
    </w:p>
    <w:p w14:paraId="41885406" w14:textId="77777777" w:rsidR="004C605A" w:rsidRDefault="004C605A" w:rsidP="004C605A">
      <w:pPr>
        <w:spacing w:after="0" w:line="360" w:lineRule="auto"/>
        <w:rPr>
          <w:rFonts w:ascii="Arial" w:hAnsi="Arial" w:cs="Arial"/>
          <w:sz w:val="28"/>
          <w:szCs w:val="28"/>
        </w:rPr>
      </w:pPr>
    </w:p>
    <w:p w14:paraId="1CB8247E" w14:textId="77777777" w:rsidR="00EE447F" w:rsidRPr="00EE447F" w:rsidRDefault="00EE447F" w:rsidP="00EE447F">
      <w:pPr>
        <w:spacing w:after="0" w:line="360" w:lineRule="auto"/>
        <w:jc w:val="both"/>
        <w:outlineLvl w:val="0"/>
        <w:rPr>
          <w:rFonts w:ascii="Arial" w:hAnsi="Arial" w:cs="Arial"/>
          <w:b/>
          <w:bCs/>
          <w:color w:val="FF0000"/>
          <w:sz w:val="28"/>
          <w:szCs w:val="28"/>
        </w:rPr>
      </w:pPr>
      <w:r w:rsidRPr="00EE447F">
        <w:rPr>
          <w:rFonts w:ascii="Arial" w:hAnsi="Arial" w:cs="Arial"/>
          <w:b/>
          <w:bCs/>
          <w:color w:val="FF0000"/>
          <w:sz w:val="28"/>
          <w:szCs w:val="28"/>
        </w:rPr>
        <w:t>RESUMO DO AGRAVO DE INSTRUMENTO</w:t>
      </w:r>
    </w:p>
    <w:p w14:paraId="5F5CA427" w14:textId="77777777" w:rsidR="00EE447F" w:rsidRPr="00EE447F" w:rsidRDefault="00EE447F" w:rsidP="00EE447F">
      <w:pPr>
        <w:spacing w:after="0" w:line="360" w:lineRule="auto"/>
        <w:jc w:val="both"/>
        <w:outlineLvl w:val="0"/>
        <w:rPr>
          <w:rFonts w:ascii="Arial" w:hAnsi="Arial" w:cs="Arial"/>
          <w:b/>
          <w:bCs/>
          <w:color w:val="FF0000"/>
          <w:sz w:val="28"/>
          <w:szCs w:val="28"/>
        </w:rPr>
      </w:pPr>
      <w:r w:rsidRPr="00EE447F">
        <w:rPr>
          <w:rFonts w:ascii="Arial" w:hAnsi="Arial" w:cs="Arial"/>
          <w:b/>
          <w:bCs/>
          <w:color w:val="FF0000"/>
          <w:sz w:val="28"/>
          <w:szCs w:val="28"/>
        </w:rPr>
        <w:t>I. RAZÕES RECURSAIS</w:t>
      </w:r>
    </w:p>
    <w:p w14:paraId="001256B8" w14:textId="74E072FF" w:rsidR="00EE447F" w:rsidRPr="00EE447F" w:rsidRDefault="00EE447F" w:rsidP="00EE447F">
      <w:pPr>
        <w:spacing w:after="0" w:line="360" w:lineRule="auto"/>
        <w:jc w:val="both"/>
        <w:outlineLvl w:val="0"/>
        <w:rPr>
          <w:rFonts w:ascii="Arial" w:hAnsi="Arial" w:cs="Arial"/>
          <w:color w:val="FF0000"/>
          <w:sz w:val="28"/>
          <w:szCs w:val="28"/>
        </w:rPr>
      </w:pPr>
      <w:r>
        <w:rPr>
          <w:rFonts w:ascii="Arial" w:hAnsi="Arial" w:cs="Arial"/>
          <w:color w:val="FF0000"/>
          <w:sz w:val="28"/>
          <w:szCs w:val="28"/>
        </w:rPr>
        <w:t xml:space="preserve">1. </w:t>
      </w:r>
      <w:r w:rsidRPr="00EE447F">
        <w:rPr>
          <w:rFonts w:ascii="Arial" w:hAnsi="Arial" w:cs="Arial"/>
          <w:color w:val="FF0000"/>
          <w:sz w:val="28"/>
          <w:szCs w:val="28"/>
        </w:rPr>
        <w:t>Ausência dos requisitos para inversão do ônus da prova</w:t>
      </w:r>
    </w:p>
    <w:p w14:paraId="5A958F8F" w14:textId="77777777" w:rsidR="00EE447F" w:rsidRPr="00EE447F" w:rsidRDefault="00EE447F" w:rsidP="00EE447F">
      <w:pPr>
        <w:spacing w:after="0" w:line="360" w:lineRule="auto"/>
        <w:jc w:val="both"/>
        <w:outlineLvl w:val="0"/>
        <w:rPr>
          <w:rFonts w:ascii="Arial" w:hAnsi="Arial" w:cs="Arial"/>
          <w:color w:val="FF0000"/>
          <w:sz w:val="28"/>
          <w:szCs w:val="28"/>
        </w:rPr>
      </w:pPr>
      <w:r w:rsidRPr="00EE447F">
        <w:rPr>
          <w:rFonts w:ascii="Arial" w:hAnsi="Arial" w:cs="Arial"/>
          <w:color w:val="FF0000"/>
          <w:sz w:val="28"/>
          <w:szCs w:val="28"/>
        </w:rPr>
        <w:t>Sustenta que não há verossimilhança das alegações do autor, pois sua narrativa atual contradiz declarações prestadas em ações anteriores, nas quais admitiu ter comparecido à agência bancária e realizado as transferências questionadas.</w:t>
      </w:r>
    </w:p>
    <w:p w14:paraId="36B13C10" w14:textId="77777777" w:rsidR="00EE447F" w:rsidRPr="00EE447F" w:rsidRDefault="00EE447F" w:rsidP="00EE447F">
      <w:pPr>
        <w:spacing w:after="0" w:line="360" w:lineRule="auto"/>
        <w:jc w:val="both"/>
        <w:outlineLvl w:val="0"/>
        <w:rPr>
          <w:rFonts w:ascii="Arial" w:hAnsi="Arial" w:cs="Arial"/>
          <w:color w:val="FF0000"/>
          <w:sz w:val="28"/>
          <w:szCs w:val="28"/>
        </w:rPr>
      </w:pPr>
      <w:r w:rsidRPr="00EE447F">
        <w:rPr>
          <w:rFonts w:ascii="Arial" w:hAnsi="Arial" w:cs="Arial"/>
          <w:color w:val="FF0000"/>
          <w:sz w:val="28"/>
          <w:szCs w:val="28"/>
        </w:rPr>
        <w:t>Movimentação regular da conta bancária</w:t>
      </w:r>
    </w:p>
    <w:p w14:paraId="485A147E" w14:textId="77777777" w:rsidR="00EE447F" w:rsidRPr="00EE447F" w:rsidRDefault="00EE447F" w:rsidP="00EE447F">
      <w:pPr>
        <w:spacing w:after="0" w:line="360" w:lineRule="auto"/>
        <w:jc w:val="both"/>
        <w:outlineLvl w:val="0"/>
        <w:rPr>
          <w:rFonts w:ascii="Arial" w:hAnsi="Arial" w:cs="Arial"/>
          <w:color w:val="FF0000"/>
          <w:sz w:val="28"/>
          <w:szCs w:val="28"/>
        </w:rPr>
      </w:pPr>
      <w:r w:rsidRPr="00EE447F">
        <w:rPr>
          <w:rFonts w:ascii="Arial" w:hAnsi="Arial" w:cs="Arial"/>
          <w:color w:val="FF0000"/>
          <w:sz w:val="28"/>
          <w:szCs w:val="28"/>
        </w:rPr>
        <w:t xml:space="preserve"> 2. Alega que os extratos demonstram utilização ativa da conta nas datas impugnadas, com saques, compras e transferências, circunstância incompatível com a tese de operações automáticas realizadas sem participação do correntista.</w:t>
      </w:r>
    </w:p>
    <w:p w14:paraId="42D10814" w14:textId="77777777" w:rsidR="00EE447F" w:rsidRPr="00EE447F" w:rsidRDefault="00EE447F" w:rsidP="00EE447F">
      <w:pPr>
        <w:spacing w:after="0" w:line="360" w:lineRule="auto"/>
        <w:jc w:val="both"/>
        <w:outlineLvl w:val="0"/>
        <w:rPr>
          <w:rFonts w:ascii="Arial" w:hAnsi="Arial" w:cs="Arial"/>
          <w:color w:val="FF0000"/>
          <w:sz w:val="28"/>
          <w:szCs w:val="28"/>
        </w:rPr>
      </w:pPr>
      <w:r w:rsidRPr="00EE447F">
        <w:rPr>
          <w:rFonts w:ascii="Arial" w:hAnsi="Arial" w:cs="Arial"/>
          <w:color w:val="FF0000"/>
          <w:sz w:val="28"/>
          <w:szCs w:val="28"/>
        </w:rPr>
        <w:t>Impossibilidade de produção de prova relativa a terceiros</w:t>
      </w:r>
    </w:p>
    <w:p w14:paraId="682FCD17" w14:textId="77777777" w:rsidR="00EE447F" w:rsidRPr="00EE447F" w:rsidRDefault="00EE447F" w:rsidP="00EE447F">
      <w:pPr>
        <w:spacing w:after="0" w:line="360" w:lineRule="auto"/>
        <w:jc w:val="both"/>
        <w:outlineLvl w:val="0"/>
        <w:rPr>
          <w:rFonts w:ascii="Arial" w:hAnsi="Arial" w:cs="Arial"/>
          <w:color w:val="FF0000"/>
          <w:sz w:val="28"/>
          <w:szCs w:val="28"/>
        </w:rPr>
      </w:pPr>
      <w:r w:rsidRPr="00EE447F">
        <w:rPr>
          <w:rFonts w:ascii="Arial" w:hAnsi="Arial" w:cs="Arial"/>
          <w:color w:val="FF0000"/>
          <w:sz w:val="28"/>
          <w:szCs w:val="28"/>
        </w:rPr>
        <w:t xml:space="preserve"> 3. Afirma que os empréstimos questionados foram contratados junto a outras instituições financeiras, não podendo o Banco do Brasil ser obrigado a comprovar a validade, autenticidade e regularidade de </w:t>
      </w:r>
      <w:r w:rsidRPr="00EE447F">
        <w:rPr>
          <w:rFonts w:ascii="Arial" w:hAnsi="Arial" w:cs="Arial"/>
          <w:color w:val="FF0000"/>
          <w:sz w:val="28"/>
          <w:szCs w:val="28"/>
        </w:rPr>
        <w:lastRenderedPageBreak/>
        <w:t>contratos celebrados por terceiros, sob pena de violação ao art. 373, §§ 1º e 2º, do CPC.</w:t>
      </w:r>
    </w:p>
    <w:p w14:paraId="0CDBE5CB" w14:textId="77777777" w:rsidR="00EE447F" w:rsidRPr="00EE447F" w:rsidRDefault="00EE447F" w:rsidP="00EE447F">
      <w:pPr>
        <w:spacing w:after="0" w:line="360" w:lineRule="auto"/>
        <w:jc w:val="both"/>
        <w:outlineLvl w:val="0"/>
        <w:rPr>
          <w:rFonts w:ascii="Arial" w:hAnsi="Arial" w:cs="Arial"/>
          <w:color w:val="FF0000"/>
          <w:sz w:val="28"/>
          <w:szCs w:val="28"/>
        </w:rPr>
      </w:pPr>
      <w:r w:rsidRPr="00EE447F">
        <w:rPr>
          <w:rFonts w:ascii="Arial" w:hAnsi="Arial" w:cs="Arial"/>
          <w:color w:val="FF0000"/>
          <w:sz w:val="28"/>
          <w:szCs w:val="28"/>
        </w:rPr>
        <w:t>Necessidade de limitação do encargo probatório</w:t>
      </w:r>
    </w:p>
    <w:p w14:paraId="6B0B4894" w14:textId="77777777" w:rsidR="00EE447F" w:rsidRPr="00EE447F" w:rsidRDefault="00EE447F" w:rsidP="00EE447F">
      <w:pPr>
        <w:spacing w:after="0" w:line="360" w:lineRule="auto"/>
        <w:jc w:val="both"/>
        <w:outlineLvl w:val="0"/>
        <w:rPr>
          <w:rFonts w:ascii="Arial" w:hAnsi="Arial" w:cs="Arial"/>
          <w:color w:val="FF0000"/>
          <w:sz w:val="28"/>
          <w:szCs w:val="28"/>
        </w:rPr>
      </w:pPr>
      <w:r w:rsidRPr="00EE447F">
        <w:rPr>
          <w:rFonts w:ascii="Arial" w:hAnsi="Arial" w:cs="Arial"/>
          <w:color w:val="FF0000"/>
          <w:sz w:val="28"/>
          <w:szCs w:val="28"/>
        </w:rPr>
        <w:t xml:space="preserve"> 4. Subsidiariamente, requer que eventual redistribuição do ônus da prova seja limitada aos registros e documentos existentes em seus próprios sistemas, relativos às movimentações especificamente impugnadas.</w:t>
      </w:r>
    </w:p>
    <w:p w14:paraId="2AEC3992" w14:textId="77777777" w:rsidR="00EE447F" w:rsidRPr="00EE447F" w:rsidRDefault="00EE447F" w:rsidP="00EE447F">
      <w:pPr>
        <w:spacing w:after="0" w:line="360" w:lineRule="auto"/>
        <w:jc w:val="both"/>
        <w:outlineLvl w:val="0"/>
        <w:rPr>
          <w:rFonts w:ascii="Arial" w:hAnsi="Arial" w:cs="Arial"/>
          <w:b/>
          <w:bCs/>
          <w:color w:val="FF0000"/>
          <w:sz w:val="28"/>
          <w:szCs w:val="28"/>
        </w:rPr>
      </w:pPr>
      <w:r w:rsidRPr="00EE447F">
        <w:rPr>
          <w:rFonts w:ascii="Arial" w:hAnsi="Arial" w:cs="Arial"/>
          <w:b/>
          <w:bCs/>
          <w:color w:val="FF0000"/>
          <w:sz w:val="28"/>
          <w:szCs w:val="28"/>
        </w:rPr>
        <w:t>II. PEDIDO</w:t>
      </w:r>
    </w:p>
    <w:p w14:paraId="3C2CB0F3" w14:textId="4721E688" w:rsidR="007E7A70" w:rsidRDefault="00EE447F" w:rsidP="00EE447F">
      <w:pPr>
        <w:spacing w:after="0" w:line="360" w:lineRule="auto"/>
        <w:jc w:val="both"/>
        <w:outlineLvl w:val="0"/>
        <w:rPr>
          <w:rFonts w:ascii="Arial" w:hAnsi="Arial" w:cs="Arial"/>
          <w:color w:val="FF0000"/>
          <w:sz w:val="28"/>
          <w:szCs w:val="28"/>
        </w:rPr>
      </w:pPr>
      <w:r>
        <w:rPr>
          <w:rFonts w:ascii="Arial" w:hAnsi="Arial" w:cs="Arial"/>
          <w:color w:val="FF0000"/>
          <w:sz w:val="28"/>
          <w:szCs w:val="28"/>
        </w:rPr>
        <w:t xml:space="preserve">5. </w:t>
      </w:r>
      <w:r w:rsidRPr="00EE447F">
        <w:rPr>
          <w:rFonts w:ascii="Arial" w:hAnsi="Arial" w:cs="Arial"/>
          <w:color w:val="FF0000"/>
          <w:sz w:val="28"/>
          <w:szCs w:val="28"/>
        </w:rPr>
        <w:t>Requer a reforma da decisão para afastar a inversão do ônus da prova e restabelecer a distribuição prevista no art. 373, I e II, do CPC. Subsidiariamente, requer a limitação do encargo probatório aos registros existentes nos sistemas do Banco do Brasil relativos às operações impugnadas.</w:t>
      </w:r>
    </w:p>
    <w:p w14:paraId="6961EC98" w14:textId="77777777" w:rsidR="00EE447F" w:rsidRPr="00C16CE4" w:rsidRDefault="00EE447F" w:rsidP="00EE447F">
      <w:pPr>
        <w:spacing w:after="0" w:line="360" w:lineRule="auto"/>
        <w:outlineLvl w:val="0"/>
        <w:rPr>
          <w:rFonts w:ascii="Arial" w:hAnsi="Arial" w:cs="Arial"/>
          <w:b/>
          <w:bCs/>
          <w:sz w:val="28"/>
          <w:szCs w:val="28"/>
        </w:rPr>
      </w:pPr>
    </w:p>
    <w:p w14:paraId="5990CF02" w14:textId="529635FC" w:rsidR="007E7A70" w:rsidRPr="00C16CE4" w:rsidRDefault="007E7A70" w:rsidP="004236F7">
      <w:pPr>
        <w:pageBreakBefore/>
        <w:spacing w:after="0" w:line="360" w:lineRule="auto"/>
        <w:jc w:val="center"/>
        <w:outlineLvl w:val="0"/>
        <w:rPr>
          <w:rFonts w:ascii="Arial" w:hAnsi="Arial" w:cs="Arial"/>
          <w:b/>
          <w:bCs/>
          <w:sz w:val="28"/>
          <w:szCs w:val="28"/>
        </w:rPr>
      </w:pPr>
      <w:r w:rsidRPr="00C16CE4">
        <w:rPr>
          <w:rFonts w:ascii="Arial" w:hAnsi="Arial" w:cs="Arial"/>
          <w:b/>
          <w:bCs/>
          <w:sz w:val="28"/>
          <w:szCs w:val="28"/>
        </w:rPr>
        <w:t>RELATÓRIO</w:t>
      </w:r>
    </w:p>
    <w:p w14:paraId="0FC0708F" w14:textId="77777777" w:rsidR="004236F7" w:rsidRPr="00C16CE4" w:rsidRDefault="004236F7" w:rsidP="004236F7">
      <w:pPr>
        <w:spacing w:after="0" w:line="360" w:lineRule="auto"/>
        <w:ind w:firstLine="2268"/>
        <w:jc w:val="both"/>
        <w:rPr>
          <w:rFonts w:ascii="Arial" w:hAnsi="Arial" w:cs="Arial"/>
          <w:sz w:val="28"/>
          <w:szCs w:val="28"/>
        </w:rPr>
      </w:pPr>
    </w:p>
    <w:p w14:paraId="670666A1" w14:textId="14326FAE" w:rsidR="000701F9" w:rsidRPr="00C16CE4" w:rsidRDefault="007E7A70" w:rsidP="004236F7">
      <w:pPr>
        <w:spacing w:after="0" w:line="360" w:lineRule="auto"/>
        <w:ind w:firstLine="2268"/>
        <w:jc w:val="both"/>
        <w:rPr>
          <w:rFonts w:ascii="Arial" w:hAnsi="Arial" w:cs="Arial"/>
          <w:sz w:val="28"/>
          <w:szCs w:val="28"/>
        </w:rPr>
      </w:pPr>
      <w:r w:rsidRPr="00C16CE4">
        <w:rPr>
          <w:rFonts w:ascii="Arial" w:hAnsi="Arial" w:cs="Arial"/>
          <w:sz w:val="28"/>
          <w:szCs w:val="28"/>
        </w:rPr>
        <w:t xml:space="preserve">Adoto o relatório da liminar (ID </w:t>
      </w:r>
      <w:r w:rsidR="00C16CE4" w:rsidRPr="00C16CE4">
        <w:rPr>
          <w:rFonts w:ascii="Arial" w:hAnsi="Arial" w:cs="Arial"/>
          <w:sz w:val="28"/>
          <w:szCs w:val="28"/>
        </w:rPr>
        <w:t>89578212</w:t>
      </w:r>
      <w:r w:rsidR="000701F9" w:rsidRPr="00C16CE4">
        <w:rPr>
          <w:rFonts w:ascii="Arial" w:hAnsi="Arial" w:cs="Arial"/>
          <w:sz w:val="28"/>
          <w:szCs w:val="28"/>
        </w:rPr>
        <w:t>):</w:t>
      </w:r>
    </w:p>
    <w:p w14:paraId="67A422FD" w14:textId="77777777" w:rsidR="004236F7" w:rsidRPr="00C16CE4" w:rsidRDefault="004236F7" w:rsidP="004236F7">
      <w:pPr>
        <w:spacing w:after="0" w:line="360" w:lineRule="auto"/>
        <w:ind w:firstLine="2268"/>
        <w:jc w:val="both"/>
        <w:rPr>
          <w:rFonts w:ascii="Arial" w:hAnsi="Arial" w:cs="Arial"/>
          <w:sz w:val="28"/>
          <w:szCs w:val="28"/>
        </w:rPr>
      </w:pPr>
    </w:p>
    <w:p w14:paraId="27DBD8DA" w14:textId="6C86E6AA" w:rsidR="00C16CE4" w:rsidRPr="00C16CE4" w:rsidRDefault="004236F7" w:rsidP="00C16CE4">
      <w:pPr>
        <w:spacing w:after="0" w:line="360" w:lineRule="auto"/>
        <w:ind w:left="2268" w:firstLine="1134"/>
        <w:jc w:val="both"/>
        <w:rPr>
          <w:rFonts w:ascii="Arial" w:hAnsi="Arial" w:cs="Arial"/>
          <w:i/>
          <w:iCs/>
          <w:sz w:val="26"/>
          <w:szCs w:val="26"/>
        </w:rPr>
      </w:pPr>
      <w:r w:rsidRPr="00C16CE4">
        <w:rPr>
          <w:rFonts w:ascii="Arial" w:hAnsi="Arial" w:cs="Arial"/>
          <w:sz w:val="26"/>
          <w:szCs w:val="26"/>
        </w:rPr>
        <w:t>“</w:t>
      </w:r>
      <w:r w:rsidR="00C16CE4" w:rsidRPr="00C16CE4">
        <w:rPr>
          <w:rFonts w:ascii="Arial" w:hAnsi="Arial" w:cs="Arial"/>
          <w:i/>
          <w:iCs/>
          <w:sz w:val="26"/>
          <w:szCs w:val="26"/>
        </w:rPr>
        <w:t>Trata-se de ação pelo procedimento comum ajuizada por</w:t>
      </w:r>
      <w:r w:rsidR="00C16CE4">
        <w:rPr>
          <w:rFonts w:ascii="Arial" w:hAnsi="Arial" w:cs="Arial"/>
          <w:i/>
          <w:iCs/>
          <w:sz w:val="26"/>
          <w:szCs w:val="26"/>
        </w:rPr>
        <w:t xml:space="preserve"> </w:t>
      </w:r>
      <w:r w:rsidR="00C16CE4" w:rsidRPr="00C16CE4">
        <w:rPr>
          <w:rFonts w:ascii="Arial" w:hAnsi="Arial" w:cs="Arial"/>
          <w:i/>
          <w:iCs/>
          <w:sz w:val="26"/>
          <w:szCs w:val="26"/>
        </w:rPr>
        <w:t>Antônio Alves Fernandes em face do Banco do Brasil S.A., tendo por objeto a</w:t>
      </w:r>
      <w:r w:rsidR="00C16CE4">
        <w:rPr>
          <w:rFonts w:ascii="Arial" w:hAnsi="Arial" w:cs="Arial"/>
          <w:i/>
          <w:iCs/>
          <w:sz w:val="26"/>
          <w:szCs w:val="26"/>
        </w:rPr>
        <w:t xml:space="preserve"> </w:t>
      </w:r>
      <w:r w:rsidR="00C16CE4" w:rsidRPr="00C16CE4">
        <w:rPr>
          <w:rFonts w:ascii="Arial" w:hAnsi="Arial" w:cs="Arial"/>
          <w:i/>
          <w:iCs/>
          <w:sz w:val="26"/>
          <w:szCs w:val="26"/>
        </w:rPr>
        <w:t>declaração de irregularidade de movimentações bancárias, restituição em dobro</w:t>
      </w:r>
      <w:r w:rsidR="00C16CE4">
        <w:rPr>
          <w:rFonts w:ascii="Arial" w:hAnsi="Arial" w:cs="Arial"/>
          <w:i/>
          <w:iCs/>
          <w:sz w:val="26"/>
          <w:szCs w:val="26"/>
        </w:rPr>
        <w:t xml:space="preserve"> </w:t>
      </w:r>
      <w:r w:rsidR="00C16CE4" w:rsidRPr="00C16CE4">
        <w:rPr>
          <w:rFonts w:ascii="Arial" w:hAnsi="Arial" w:cs="Arial"/>
          <w:i/>
          <w:iCs/>
          <w:sz w:val="26"/>
          <w:szCs w:val="26"/>
        </w:rPr>
        <w:t>dos valores debitados e reparação por danos morais (valor da causa - R$</w:t>
      </w:r>
      <w:r w:rsidR="00C16CE4">
        <w:rPr>
          <w:rFonts w:ascii="Arial" w:hAnsi="Arial" w:cs="Arial"/>
          <w:i/>
          <w:iCs/>
          <w:sz w:val="26"/>
          <w:szCs w:val="26"/>
        </w:rPr>
        <w:t xml:space="preserve"> </w:t>
      </w:r>
      <w:r w:rsidR="00C16CE4" w:rsidRPr="00C16CE4">
        <w:rPr>
          <w:rFonts w:ascii="Arial" w:hAnsi="Arial" w:cs="Arial"/>
          <w:i/>
          <w:iCs/>
          <w:sz w:val="26"/>
          <w:szCs w:val="26"/>
        </w:rPr>
        <w:t>1.000,00).</w:t>
      </w:r>
    </w:p>
    <w:p w14:paraId="00BE99C3" w14:textId="0537F548" w:rsidR="00C16CE4" w:rsidRPr="00C16CE4" w:rsidRDefault="00C16CE4" w:rsidP="00C16CE4">
      <w:pPr>
        <w:spacing w:after="0" w:line="360" w:lineRule="auto"/>
        <w:ind w:left="2268" w:firstLine="1134"/>
        <w:jc w:val="both"/>
        <w:rPr>
          <w:rFonts w:ascii="Arial" w:hAnsi="Arial" w:cs="Arial"/>
          <w:i/>
          <w:iCs/>
          <w:sz w:val="26"/>
          <w:szCs w:val="26"/>
        </w:rPr>
      </w:pPr>
      <w:r w:rsidRPr="00C16CE4">
        <w:rPr>
          <w:rFonts w:ascii="Arial" w:hAnsi="Arial" w:cs="Arial"/>
          <w:i/>
          <w:iCs/>
          <w:sz w:val="26"/>
          <w:szCs w:val="26"/>
        </w:rPr>
        <w:t>O Juízo de origem reconheceu a verossimilhança da narrativa</w:t>
      </w:r>
      <w:r>
        <w:rPr>
          <w:rFonts w:ascii="Arial" w:hAnsi="Arial" w:cs="Arial"/>
          <w:i/>
          <w:iCs/>
          <w:sz w:val="26"/>
          <w:szCs w:val="26"/>
        </w:rPr>
        <w:t xml:space="preserve"> </w:t>
      </w:r>
      <w:r w:rsidRPr="00C16CE4">
        <w:rPr>
          <w:rFonts w:ascii="Arial" w:hAnsi="Arial" w:cs="Arial"/>
          <w:i/>
          <w:iCs/>
          <w:sz w:val="26"/>
          <w:szCs w:val="26"/>
        </w:rPr>
        <w:t>autoral e, com fundamento no art. 6º, inciso VIII, do Código de Defesa do</w:t>
      </w:r>
      <w:r>
        <w:rPr>
          <w:rFonts w:ascii="Arial" w:hAnsi="Arial" w:cs="Arial"/>
          <w:i/>
          <w:iCs/>
          <w:sz w:val="26"/>
          <w:szCs w:val="26"/>
        </w:rPr>
        <w:t xml:space="preserve"> </w:t>
      </w:r>
      <w:r w:rsidRPr="00C16CE4">
        <w:rPr>
          <w:rFonts w:ascii="Arial" w:hAnsi="Arial" w:cs="Arial"/>
          <w:i/>
          <w:iCs/>
          <w:sz w:val="26"/>
          <w:szCs w:val="26"/>
        </w:rPr>
        <w:t>Consumidor, deferiu, de ofício, a inversão do ônus da prova.</w:t>
      </w:r>
      <w:r>
        <w:rPr>
          <w:rFonts w:ascii="Arial" w:hAnsi="Arial" w:cs="Arial"/>
          <w:i/>
          <w:iCs/>
          <w:sz w:val="26"/>
          <w:szCs w:val="26"/>
        </w:rPr>
        <w:t xml:space="preserve"> </w:t>
      </w:r>
      <w:r w:rsidRPr="00C16CE4">
        <w:rPr>
          <w:rFonts w:ascii="Arial" w:hAnsi="Arial" w:cs="Arial"/>
          <w:i/>
          <w:iCs/>
          <w:sz w:val="26"/>
          <w:szCs w:val="26"/>
        </w:rPr>
        <w:t xml:space="preserve">Atribuiu ao réu/agravante o encargo de </w:t>
      </w:r>
      <w:r w:rsidRPr="00C16CE4">
        <w:rPr>
          <w:rFonts w:ascii="Arial" w:hAnsi="Arial" w:cs="Arial"/>
          <w:i/>
          <w:iCs/>
          <w:sz w:val="26"/>
          <w:szCs w:val="26"/>
        </w:rPr>
        <w:lastRenderedPageBreak/>
        <w:t>comprovar a</w:t>
      </w:r>
      <w:r>
        <w:rPr>
          <w:rFonts w:ascii="Arial" w:hAnsi="Arial" w:cs="Arial"/>
          <w:i/>
          <w:iCs/>
          <w:sz w:val="26"/>
          <w:szCs w:val="26"/>
        </w:rPr>
        <w:t xml:space="preserve"> </w:t>
      </w:r>
      <w:r w:rsidRPr="00C16CE4">
        <w:rPr>
          <w:rFonts w:ascii="Arial" w:hAnsi="Arial" w:cs="Arial"/>
          <w:i/>
          <w:iCs/>
          <w:sz w:val="26"/>
          <w:szCs w:val="26"/>
        </w:rPr>
        <w:t>regularidade da contratação do empréstimo impugnado, a licitude e a</w:t>
      </w:r>
      <w:r>
        <w:rPr>
          <w:rFonts w:ascii="Arial" w:hAnsi="Arial" w:cs="Arial"/>
          <w:i/>
          <w:iCs/>
          <w:sz w:val="26"/>
          <w:szCs w:val="26"/>
        </w:rPr>
        <w:t xml:space="preserve"> </w:t>
      </w:r>
      <w:r w:rsidRPr="00C16CE4">
        <w:rPr>
          <w:rFonts w:ascii="Arial" w:hAnsi="Arial" w:cs="Arial"/>
          <w:i/>
          <w:iCs/>
          <w:sz w:val="26"/>
          <w:szCs w:val="26"/>
        </w:rPr>
        <w:t>autenticidade das movimentações financeiras questionadas, com identificação</w:t>
      </w:r>
      <w:r>
        <w:rPr>
          <w:rFonts w:ascii="Arial" w:hAnsi="Arial" w:cs="Arial"/>
          <w:i/>
          <w:iCs/>
          <w:sz w:val="26"/>
          <w:szCs w:val="26"/>
        </w:rPr>
        <w:t xml:space="preserve"> </w:t>
      </w:r>
      <w:r w:rsidRPr="00C16CE4">
        <w:rPr>
          <w:rFonts w:ascii="Arial" w:hAnsi="Arial" w:cs="Arial"/>
          <w:i/>
          <w:iCs/>
          <w:sz w:val="26"/>
          <w:szCs w:val="26"/>
        </w:rPr>
        <w:t>dos mecanismos de autenticação utilizados em cada operação (ID 287632198,</w:t>
      </w:r>
      <w:r>
        <w:rPr>
          <w:rFonts w:ascii="Arial" w:hAnsi="Arial" w:cs="Arial"/>
          <w:i/>
          <w:iCs/>
          <w:sz w:val="26"/>
          <w:szCs w:val="26"/>
        </w:rPr>
        <w:t xml:space="preserve"> </w:t>
      </w:r>
      <w:r w:rsidRPr="00C16CE4">
        <w:rPr>
          <w:rFonts w:ascii="Arial" w:hAnsi="Arial" w:cs="Arial"/>
          <w:i/>
          <w:iCs/>
          <w:sz w:val="26"/>
          <w:szCs w:val="26"/>
        </w:rPr>
        <w:t>processo de origem).</w:t>
      </w:r>
    </w:p>
    <w:p w14:paraId="386F0893" w14:textId="0C11793A" w:rsidR="00C16CE4" w:rsidRPr="00C16CE4" w:rsidRDefault="00C16CE4" w:rsidP="00C16CE4">
      <w:pPr>
        <w:spacing w:after="0" w:line="360" w:lineRule="auto"/>
        <w:ind w:left="2268" w:firstLine="1134"/>
        <w:jc w:val="both"/>
        <w:rPr>
          <w:rFonts w:ascii="Arial" w:hAnsi="Arial" w:cs="Arial"/>
          <w:i/>
          <w:iCs/>
          <w:sz w:val="26"/>
          <w:szCs w:val="26"/>
        </w:rPr>
      </w:pPr>
      <w:r w:rsidRPr="00C16CE4">
        <w:rPr>
          <w:rFonts w:ascii="Arial" w:hAnsi="Arial" w:cs="Arial"/>
          <w:i/>
          <w:iCs/>
          <w:sz w:val="26"/>
          <w:szCs w:val="26"/>
        </w:rPr>
        <w:t>Inconformado, o réu/agravante interpõe o presente agravo de</w:t>
      </w:r>
      <w:r>
        <w:rPr>
          <w:rFonts w:ascii="Arial" w:hAnsi="Arial" w:cs="Arial"/>
          <w:i/>
          <w:iCs/>
          <w:sz w:val="26"/>
          <w:szCs w:val="26"/>
        </w:rPr>
        <w:t xml:space="preserve"> </w:t>
      </w:r>
      <w:r w:rsidRPr="00C16CE4">
        <w:rPr>
          <w:rFonts w:ascii="Arial" w:hAnsi="Arial" w:cs="Arial"/>
          <w:i/>
          <w:iCs/>
          <w:sz w:val="26"/>
          <w:szCs w:val="26"/>
        </w:rPr>
        <w:t>instrumento, sustentando, em síntese, que: 1) a inversão do ônus da prova exige</w:t>
      </w:r>
      <w:r>
        <w:rPr>
          <w:rFonts w:ascii="Arial" w:hAnsi="Arial" w:cs="Arial"/>
          <w:i/>
          <w:iCs/>
          <w:sz w:val="26"/>
          <w:szCs w:val="26"/>
        </w:rPr>
        <w:t xml:space="preserve"> </w:t>
      </w:r>
      <w:r w:rsidRPr="00C16CE4">
        <w:rPr>
          <w:rFonts w:ascii="Arial" w:hAnsi="Arial" w:cs="Arial"/>
          <w:i/>
          <w:iCs/>
          <w:sz w:val="26"/>
          <w:szCs w:val="26"/>
        </w:rPr>
        <w:t>verossimilhança da alegação ou hipossuficiência relacionada aos fatos</w:t>
      </w:r>
      <w:r>
        <w:rPr>
          <w:rFonts w:ascii="Arial" w:hAnsi="Arial" w:cs="Arial"/>
          <w:i/>
          <w:iCs/>
          <w:sz w:val="26"/>
          <w:szCs w:val="26"/>
        </w:rPr>
        <w:t xml:space="preserve"> </w:t>
      </w:r>
      <w:r w:rsidRPr="00C16CE4">
        <w:rPr>
          <w:rFonts w:ascii="Arial" w:hAnsi="Arial" w:cs="Arial"/>
          <w:i/>
          <w:iCs/>
          <w:sz w:val="26"/>
          <w:szCs w:val="26"/>
        </w:rPr>
        <w:t>controvertidos, requisito ausente no caso; 2) a narrativa do autor/agravado é</w:t>
      </w:r>
      <w:r>
        <w:rPr>
          <w:rFonts w:ascii="Arial" w:hAnsi="Arial" w:cs="Arial"/>
          <w:i/>
          <w:iCs/>
          <w:sz w:val="26"/>
          <w:szCs w:val="26"/>
        </w:rPr>
        <w:t xml:space="preserve"> </w:t>
      </w:r>
      <w:r w:rsidRPr="00C16CE4">
        <w:rPr>
          <w:rFonts w:ascii="Arial" w:hAnsi="Arial" w:cs="Arial"/>
          <w:i/>
          <w:iCs/>
          <w:sz w:val="26"/>
          <w:szCs w:val="26"/>
        </w:rPr>
        <w:t>contrariada por declarações prestadas por ele em ações anteriores contra outras</w:t>
      </w:r>
      <w:r>
        <w:rPr>
          <w:rFonts w:ascii="Arial" w:hAnsi="Arial" w:cs="Arial"/>
          <w:i/>
          <w:iCs/>
          <w:sz w:val="26"/>
          <w:szCs w:val="26"/>
        </w:rPr>
        <w:t xml:space="preserve"> </w:t>
      </w:r>
      <w:r w:rsidRPr="00C16CE4">
        <w:rPr>
          <w:rFonts w:ascii="Arial" w:hAnsi="Arial" w:cs="Arial"/>
          <w:i/>
          <w:iCs/>
          <w:sz w:val="26"/>
          <w:szCs w:val="26"/>
        </w:rPr>
        <w:t>instituições financeiras, nas quais admitiu ter comparecido a agências bancárias e</w:t>
      </w:r>
      <w:r>
        <w:rPr>
          <w:rFonts w:ascii="Arial" w:hAnsi="Arial" w:cs="Arial"/>
          <w:i/>
          <w:iCs/>
          <w:sz w:val="26"/>
          <w:szCs w:val="26"/>
        </w:rPr>
        <w:t xml:space="preserve"> </w:t>
      </w:r>
      <w:r w:rsidRPr="00C16CE4">
        <w:rPr>
          <w:rFonts w:ascii="Arial" w:hAnsi="Arial" w:cs="Arial"/>
          <w:i/>
          <w:iCs/>
          <w:sz w:val="26"/>
          <w:szCs w:val="26"/>
        </w:rPr>
        <w:t>ter realizado as transferências questionadas; 3) o extrato bancário revela</w:t>
      </w:r>
      <w:r>
        <w:rPr>
          <w:rFonts w:ascii="Arial" w:hAnsi="Arial" w:cs="Arial"/>
          <w:i/>
          <w:iCs/>
          <w:sz w:val="26"/>
          <w:szCs w:val="26"/>
        </w:rPr>
        <w:t xml:space="preserve"> </w:t>
      </w:r>
      <w:r w:rsidRPr="00C16CE4">
        <w:rPr>
          <w:rFonts w:ascii="Arial" w:hAnsi="Arial" w:cs="Arial"/>
          <w:i/>
          <w:iCs/>
          <w:sz w:val="26"/>
          <w:szCs w:val="26"/>
        </w:rPr>
        <w:t>utilização ativa da conta nas datas das operações impugnadas, inclusive com</w:t>
      </w:r>
      <w:r>
        <w:rPr>
          <w:rFonts w:ascii="Arial" w:hAnsi="Arial" w:cs="Arial"/>
          <w:i/>
          <w:iCs/>
          <w:sz w:val="26"/>
          <w:szCs w:val="26"/>
        </w:rPr>
        <w:t xml:space="preserve"> </w:t>
      </w:r>
      <w:r w:rsidRPr="00C16CE4">
        <w:rPr>
          <w:rFonts w:ascii="Arial" w:hAnsi="Arial" w:cs="Arial"/>
          <w:i/>
          <w:iCs/>
          <w:sz w:val="26"/>
          <w:szCs w:val="26"/>
        </w:rPr>
        <w:t>transferências para poupança vinculada ao próprio correntista; 4) os empréstimos</w:t>
      </w:r>
      <w:r>
        <w:rPr>
          <w:rFonts w:ascii="Arial" w:hAnsi="Arial" w:cs="Arial"/>
          <w:i/>
          <w:iCs/>
          <w:sz w:val="26"/>
          <w:szCs w:val="26"/>
        </w:rPr>
        <w:t xml:space="preserve"> </w:t>
      </w:r>
      <w:r w:rsidRPr="00C16CE4">
        <w:rPr>
          <w:rFonts w:ascii="Arial" w:hAnsi="Arial" w:cs="Arial"/>
          <w:i/>
          <w:iCs/>
          <w:sz w:val="26"/>
          <w:szCs w:val="26"/>
        </w:rPr>
        <w:t>mencionados pelo autor/agravado foram contratados junto a outras instituições</w:t>
      </w:r>
      <w:r>
        <w:rPr>
          <w:rFonts w:ascii="Arial" w:hAnsi="Arial" w:cs="Arial"/>
          <w:i/>
          <w:iCs/>
          <w:sz w:val="26"/>
          <w:szCs w:val="26"/>
        </w:rPr>
        <w:t xml:space="preserve"> </w:t>
      </w:r>
      <w:r w:rsidRPr="00C16CE4">
        <w:rPr>
          <w:rFonts w:ascii="Arial" w:hAnsi="Arial" w:cs="Arial"/>
          <w:i/>
          <w:iCs/>
          <w:sz w:val="26"/>
          <w:szCs w:val="26"/>
        </w:rPr>
        <w:t>financeiras, de modo que não pode recair sobre o Banco do Brasil o encargo de</w:t>
      </w:r>
      <w:r>
        <w:rPr>
          <w:rFonts w:ascii="Arial" w:hAnsi="Arial" w:cs="Arial"/>
          <w:i/>
          <w:iCs/>
          <w:sz w:val="26"/>
          <w:szCs w:val="26"/>
        </w:rPr>
        <w:t xml:space="preserve"> </w:t>
      </w:r>
      <w:r w:rsidRPr="00C16CE4">
        <w:rPr>
          <w:rFonts w:ascii="Arial" w:hAnsi="Arial" w:cs="Arial"/>
          <w:i/>
          <w:iCs/>
          <w:sz w:val="26"/>
          <w:szCs w:val="26"/>
        </w:rPr>
        <w:t>comprovar contratações às quais não deu causa; e 5) a inversão, do modo como</w:t>
      </w:r>
      <w:r>
        <w:rPr>
          <w:rFonts w:ascii="Arial" w:hAnsi="Arial" w:cs="Arial"/>
          <w:i/>
          <w:iCs/>
          <w:sz w:val="26"/>
          <w:szCs w:val="26"/>
        </w:rPr>
        <w:t xml:space="preserve"> </w:t>
      </w:r>
      <w:r w:rsidRPr="00C16CE4">
        <w:rPr>
          <w:rFonts w:ascii="Arial" w:hAnsi="Arial" w:cs="Arial"/>
          <w:i/>
          <w:iCs/>
          <w:sz w:val="26"/>
          <w:szCs w:val="26"/>
        </w:rPr>
        <w:t>deferida, impõe ao agravante encargo probatório impossível ou excessivamente</w:t>
      </w:r>
      <w:r>
        <w:rPr>
          <w:rFonts w:ascii="Arial" w:hAnsi="Arial" w:cs="Arial"/>
          <w:i/>
          <w:iCs/>
          <w:sz w:val="26"/>
          <w:szCs w:val="26"/>
        </w:rPr>
        <w:t xml:space="preserve"> </w:t>
      </w:r>
      <w:r w:rsidRPr="00C16CE4">
        <w:rPr>
          <w:rFonts w:ascii="Arial" w:hAnsi="Arial" w:cs="Arial"/>
          <w:i/>
          <w:iCs/>
          <w:sz w:val="26"/>
          <w:szCs w:val="26"/>
        </w:rPr>
        <w:t>difícil, em violação ao art. 373, §§ 1º e 2º, do CPC.</w:t>
      </w:r>
    </w:p>
    <w:p w14:paraId="65C9CF59" w14:textId="4708534E" w:rsidR="00C16CE4" w:rsidRPr="00C16CE4" w:rsidRDefault="00C16CE4" w:rsidP="00C16CE4">
      <w:pPr>
        <w:spacing w:after="0" w:line="360" w:lineRule="auto"/>
        <w:ind w:left="2268" w:firstLine="1134"/>
        <w:jc w:val="both"/>
        <w:rPr>
          <w:rFonts w:ascii="Arial" w:hAnsi="Arial" w:cs="Arial"/>
          <w:i/>
          <w:iCs/>
          <w:sz w:val="26"/>
          <w:szCs w:val="26"/>
        </w:rPr>
      </w:pPr>
      <w:r w:rsidRPr="00C16CE4">
        <w:rPr>
          <w:rFonts w:ascii="Arial" w:hAnsi="Arial" w:cs="Arial"/>
          <w:i/>
          <w:iCs/>
          <w:sz w:val="26"/>
          <w:szCs w:val="26"/>
        </w:rPr>
        <w:t>Requer a concessão de efeito suspensivo para sustar a eficácia</w:t>
      </w:r>
      <w:r>
        <w:rPr>
          <w:rFonts w:ascii="Arial" w:hAnsi="Arial" w:cs="Arial"/>
          <w:i/>
          <w:iCs/>
          <w:sz w:val="26"/>
          <w:szCs w:val="26"/>
        </w:rPr>
        <w:t xml:space="preserve"> </w:t>
      </w:r>
      <w:r w:rsidRPr="00C16CE4">
        <w:rPr>
          <w:rFonts w:ascii="Arial" w:hAnsi="Arial" w:cs="Arial"/>
          <w:i/>
          <w:iCs/>
          <w:sz w:val="26"/>
          <w:szCs w:val="26"/>
        </w:rPr>
        <w:t>da inversão do ônus da prova até o julgamento do recurso.</w:t>
      </w:r>
    </w:p>
    <w:p w14:paraId="5436A49D" w14:textId="525FE1D9" w:rsidR="00C16CE4" w:rsidRPr="00C16CE4" w:rsidRDefault="00C16CE4" w:rsidP="00C16CE4">
      <w:pPr>
        <w:spacing w:after="0" w:line="360" w:lineRule="auto"/>
        <w:ind w:left="2268" w:firstLine="1134"/>
        <w:jc w:val="both"/>
        <w:rPr>
          <w:rFonts w:ascii="Arial" w:hAnsi="Arial" w:cs="Arial"/>
          <w:i/>
          <w:iCs/>
          <w:sz w:val="26"/>
          <w:szCs w:val="26"/>
        </w:rPr>
      </w:pPr>
      <w:r w:rsidRPr="00C16CE4">
        <w:rPr>
          <w:rFonts w:ascii="Arial" w:hAnsi="Arial" w:cs="Arial"/>
          <w:i/>
          <w:iCs/>
          <w:sz w:val="26"/>
          <w:szCs w:val="26"/>
        </w:rPr>
        <w:lastRenderedPageBreak/>
        <w:t>Subsidiariamente, requer que a tutela recursal limite desde logo</w:t>
      </w:r>
      <w:r>
        <w:rPr>
          <w:rFonts w:ascii="Arial" w:hAnsi="Arial" w:cs="Arial"/>
          <w:i/>
          <w:iCs/>
          <w:sz w:val="26"/>
          <w:szCs w:val="26"/>
        </w:rPr>
        <w:t xml:space="preserve"> </w:t>
      </w:r>
      <w:r w:rsidRPr="00C16CE4">
        <w:rPr>
          <w:rFonts w:ascii="Arial" w:hAnsi="Arial" w:cs="Arial"/>
          <w:i/>
          <w:iCs/>
          <w:sz w:val="26"/>
          <w:szCs w:val="26"/>
        </w:rPr>
        <w:t>o encargo probatório do agravante aos registros existentes em seus próprios</w:t>
      </w:r>
      <w:r>
        <w:rPr>
          <w:rFonts w:ascii="Arial" w:hAnsi="Arial" w:cs="Arial"/>
          <w:i/>
          <w:iCs/>
          <w:sz w:val="26"/>
          <w:szCs w:val="26"/>
        </w:rPr>
        <w:t xml:space="preserve"> </w:t>
      </w:r>
      <w:r w:rsidRPr="00C16CE4">
        <w:rPr>
          <w:rFonts w:ascii="Arial" w:hAnsi="Arial" w:cs="Arial"/>
          <w:i/>
          <w:iCs/>
          <w:sz w:val="26"/>
          <w:szCs w:val="26"/>
        </w:rPr>
        <w:t>sistemas, relativos às movimentações especificamente impugnadas, com</w:t>
      </w:r>
      <w:r>
        <w:rPr>
          <w:rFonts w:ascii="Arial" w:hAnsi="Arial" w:cs="Arial"/>
          <w:i/>
          <w:iCs/>
          <w:sz w:val="26"/>
          <w:szCs w:val="26"/>
        </w:rPr>
        <w:t xml:space="preserve"> </w:t>
      </w:r>
      <w:r w:rsidRPr="00C16CE4">
        <w:rPr>
          <w:rFonts w:ascii="Arial" w:hAnsi="Arial" w:cs="Arial"/>
          <w:i/>
          <w:iCs/>
          <w:sz w:val="26"/>
          <w:szCs w:val="26"/>
        </w:rPr>
        <w:t>exclusão da prova sobre a formação, a validade e a autenticação de contratos de</w:t>
      </w:r>
      <w:r>
        <w:rPr>
          <w:rFonts w:ascii="Arial" w:hAnsi="Arial" w:cs="Arial"/>
          <w:i/>
          <w:iCs/>
          <w:sz w:val="26"/>
          <w:szCs w:val="26"/>
        </w:rPr>
        <w:t xml:space="preserve"> </w:t>
      </w:r>
      <w:r w:rsidRPr="00C16CE4">
        <w:rPr>
          <w:rFonts w:ascii="Arial" w:hAnsi="Arial" w:cs="Arial"/>
          <w:i/>
          <w:iCs/>
          <w:sz w:val="26"/>
          <w:szCs w:val="26"/>
        </w:rPr>
        <w:t>crédito celebrados com outras instituições financeiras.</w:t>
      </w:r>
    </w:p>
    <w:p w14:paraId="1EDF24DF" w14:textId="6BEA7E4F" w:rsidR="004236F7" w:rsidRPr="00C16CE4" w:rsidRDefault="00C16CE4" w:rsidP="00C16CE4">
      <w:pPr>
        <w:spacing w:after="0" w:line="360" w:lineRule="auto"/>
        <w:ind w:left="2268" w:firstLine="1134"/>
        <w:jc w:val="both"/>
        <w:rPr>
          <w:rFonts w:ascii="Arial" w:hAnsi="Arial" w:cs="Arial"/>
          <w:i/>
          <w:iCs/>
          <w:sz w:val="26"/>
          <w:szCs w:val="26"/>
        </w:rPr>
      </w:pPr>
      <w:r w:rsidRPr="00C16CE4">
        <w:rPr>
          <w:rFonts w:ascii="Arial" w:hAnsi="Arial" w:cs="Arial"/>
          <w:i/>
          <w:iCs/>
          <w:sz w:val="26"/>
          <w:szCs w:val="26"/>
        </w:rPr>
        <w:t>No mérito, postula o provimento do recurso para afastar a</w:t>
      </w:r>
      <w:r>
        <w:rPr>
          <w:rFonts w:ascii="Arial" w:hAnsi="Arial" w:cs="Arial"/>
          <w:i/>
          <w:iCs/>
          <w:sz w:val="26"/>
          <w:szCs w:val="26"/>
        </w:rPr>
        <w:t xml:space="preserve"> </w:t>
      </w:r>
      <w:r w:rsidRPr="00C16CE4">
        <w:rPr>
          <w:rFonts w:ascii="Arial" w:hAnsi="Arial" w:cs="Arial"/>
          <w:i/>
          <w:iCs/>
          <w:sz w:val="26"/>
          <w:szCs w:val="26"/>
        </w:rPr>
        <w:t>inversão do ônus da prova e restabelecer a distribuição prevista no art. 373, I e II,</w:t>
      </w:r>
      <w:r>
        <w:rPr>
          <w:rFonts w:ascii="Arial" w:hAnsi="Arial" w:cs="Arial"/>
          <w:i/>
          <w:iCs/>
          <w:sz w:val="26"/>
          <w:szCs w:val="26"/>
        </w:rPr>
        <w:t xml:space="preserve"> </w:t>
      </w:r>
      <w:r w:rsidRPr="00C16CE4">
        <w:rPr>
          <w:rFonts w:ascii="Arial" w:hAnsi="Arial" w:cs="Arial"/>
          <w:i/>
          <w:iCs/>
          <w:sz w:val="26"/>
          <w:szCs w:val="26"/>
        </w:rPr>
        <w:t>do CPC.</w:t>
      </w:r>
      <w:r w:rsidR="004236F7" w:rsidRPr="00C16CE4">
        <w:rPr>
          <w:rFonts w:ascii="Arial" w:hAnsi="Arial" w:cs="Arial"/>
          <w:i/>
          <w:iCs/>
          <w:sz w:val="26"/>
          <w:szCs w:val="26"/>
        </w:rPr>
        <w:t>”</w:t>
      </w:r>
    </w:p>
    <w:p w14:paraId="71963422" w14:textId="77777777" w:rsidR="004236F7" w:rsidRPr="00C16CE4" w:rsidRDefault="004236F7" w:rsidP="004236F7">
      <w:pPr>
        <w:spacing w:after="0" w:line="360" w:lineRule="auto"/>
        <w:ind w:firstLine="2268"/>
        <w:jc w:val="both"/>
        <w:rPr>
          <w:rFonts w:ascii="Arial" w:hAnsi="Arial" w:cs="Arial"/>
          <w:sz w:val="28"/>
          <w:szCs w:val="28"/>
        </w:rPr>
      </w:pPr>
    </w:p>
    <w:p w14:paraId="1941FE6A" w14:textId="3A6395CA" w:rsidR="004236F7" w:rsidRPr="00C16CE4" w:rsidRDefault="00C16CE4" w:rsidP="004236F7">
      <w:pPr>
        <w:spacing w:after="0" w:line="360" w:lineRule="auto"/>
        <w:ind w:firstLine="2268"/>
        <w:jc w:val="both"/>
        <w:rPr>
          <w:rFonts w:ascii="Arial" w:hAnsi="Arial" w:cs="Arial"/>
          <w:sz w:val="28"/>
          <w:szCs w:val="28"/>
        </w:rPr>
      </w:pPr>
      <w:r>
        <w:rPr>
          <w:rFonts w:ascii="Arial" w:hAnsi="Arial" w:cs="Arial"/>
          <w:sz w:val="28"/>
          <w:szCs w:val="28"/>
        </w:rPr>
        <w:t>I</w:t>
      </w:r>
      <w:r w:rsidR="004236F7" w:rsidRPr="00C16CE4">
        <w:rPr>
          <w:rFonts w:ascii="Arial" w:hAnsi="Arial" w:cs="Arial"/>
          <w:sz w:val="28"/>
          <w:szCs w:val="28"/>
        </w:rPr>
        <w:t>ndeferi o efeito suspensivo (ID</w:t>
      </w:r>
      <w:r>
        <w:rPr>
          <w:rFonts w:ascii="Arial" w:hAnsi="Arial" w:cs="Arial"/>
          <w:sz w:val="28"/>
          <w:szCs w:val="28"/>
        </w:rPr>
        <w:t xml:space="preserve"> </w:t>
      </w:r>
      <w:r w:rsidRPr="00C16CE4">
        <w:rPr>
          <w:rFonts w:ascii="Arial" w:hAnsi="Arial" w:cs="Arial"/>
          <w:sz w:val="28"/>
          <w:szCs w:val="28"/>
        </w:rPr>
        <w:t>89578212</w:t>
      </w:r>
      <w:r w:rsidR="004236F7" w:rsidRPr="00C16CE4">
        <w:rPr>
          <w:rFonts w:ascii="Arial" w:hAnsi="Arial" w:cs="Arial"/>
          <w:sz w:val="28"/>
          <w:szCs w:val="28"/>
        </w:rPr>
        <w:t xml:space="preserve">). </w:t>
      </w:r>
    </w:p>
    <w:p w14:paraId="4973C4B3" w14:textId="50ED95F2" w:rsidR="6BAC55FA" w:rsidRPr="00C16CE4" w:rsidRDefault="6BAC55FA" w:rsidP="6BAC55FA">
      <w:pPr>
        <w:spacing w:after="0" w:line="360" w:lineRule="auto"/>
        <w:ind w:firstLine="2268"/>
        <w:jc w:val="both"/>
        <w:rPr>
          <w:rFonts w:ascii="Arial" w:hAnsi="Arial" w:cs="Arial"/>
          <w:sz w:val="28"/>
          <w:szCs w:val="28"/>
        </w:rPr>
      </w:pPr>
    </w:p>
    <w:p w14:paraId="12D0E336" w14:textId="00FCD1FD" w:rsidR="79F68BA2" w:rsidRPr="00C16CE4" w:rsidRDefault="79F68BA2" w:rsidP="6BAC55FA">
      <w:pPr>
        <w:spacing w:after="0" w:line="360" w:lineRule="auto"/>
        <w:ind w:firstLine="2268"/>
        <w:jc w:val="both"/>
        <w:rPr>
          <w:rFonts w:ascii="Arial" w:hAnsi="Arial" w:cs="Arial"/>
          <w:sz w:val="28"/>
          <w:szCs w:val="28"/>
        </w:rPr>
      </w:pPr>
      <w:r w:rsidRPr="00C16CE4">
        <w:rPr>
          <w:rFonts w:ascii="Arial" w:hAnsi="Arial" w:cs="Arial"/>
          <w:sz w:val="28"/>
          <w:szCs w:val="28"/>
        </w:rPr>
        <w:t>Sem contrarrazões</w:t>
      </w:r>
      <w:r w:rsidR="106E20DE" w:rsidRPr="00C16CE4">
        <w:rPr>
          <w:rFonts w:ascii="Arial" w:hAnsi="Arial" w:cs="Arial"/>
          <w:sz w:val="28"/>
          <w:szCs w:val="28"/>
        </w:rPr>
        <w:t xml:space="preserve"> </w:t>
      </w:r>
      <w:r w:rsidRPr="00C16CE4">
        <w:rPr>
          <w:rFonts w:ascii="Arial" w:hAnsi="Arial" w:cs="Arial"/>
          <w:sz w:val="28"/>
          <w:szCs w:val="28"/>
        </w:rPr>
        <w:t>(ID</w:t>
      </w:r>
      <w:r w:rsidR="00C16CE4" w:rsidRPr="00C16CE4">
        <w:t xml:space="preserve"> </w:t>
      </w:r>
      <w:r w:rsidR="00C16CE4" w:rsidRPr="00C16CE4">
        <w:rPr>
          <w:rFonts w:ascii="Arial" w:hAnsi="Arial" w:cs="Arial"/>
          <w:sz w:val="28"/>
          <w:szCs w:val="28"/>
        </w:rPr>
        <w:t>90759327</w:t>
      </w:r>
      <w:r w:rsidRPr="00C16CE4">
        <w:rPr>
          <w:rFonts w:ascii="Arial" w:hAnsi="Arial" w:cs="Arial"/>
          <w:sz w:val="28"/>
          <w:szCs w:val="28"/>
        </w:rPr>
        <w:t>)</w:t>
      </w:r>
      <w:r w:rsidR="00C16CE4">
        <w:rPr>
          <w:rFonts w:ascii="Arial" w:hAnsi="Arial" w:cs="Arial"/>
          <w:sz w:val="28"/>
          <w:szCs w:val="28"/>
        </w:rPr>
        <w:t>.</w:t>
      </w:r>
    </w:p>
    <w:p w14:paraId="27879B09" w14:textId="77777777" w:rsidR="004236F7" w:rsidRPr="00C16CE4" w:rsidRDefault="004236F7" w:rsidP="00C16CE4">
      <w:pPr>
        <w:spacing w:after="0" w:line="360" w:lineRule="auto"/>
        <w:jc w:val="both"/>
        <w:rPr>
          <w:rFonts w:ascii="Arial" w:hAnsi="Arial" w:cs="Arial"/>
          <w:sz w:val="28"/>
          <w:szCs w:val="28"/>
        </w:rPr>
      </w:pPr>
    </w:p>
    <w:p w14:paraId="64D076FE" w14:textId="19CCEB41" w:rsidR="004236F7" w:rsidRPr="00C16CE4" w:rsidRDefault="004236F7" w:rsidP="00BC1A88">
      <w:pPr>
        <w:spacing w:after="0" w:line="360" w:lineRule="auto"/>
        <w:ind w:firstLine="2268"/>
        <w:jc w:val="both"/>
        <w:rPr>
          <w:rFonts w:ascii="Arial" w:hAnsi="Arial" w:cs="Arial"/>
          <w:sz w:val="28"/>
          <w:szCs w:val="28"/>
        </w:rPr>
      </w:pPr>
      <w:r w:rsidRPr="00C16CE4">
        <w:rPr>
          <w:rFonts w:ascii="Arial" w:hAnsi="Arial" w:cs="Arial"/>
          <w:sz w:val="28"/>
          <w:szCs w:val="28"/>
        </w:rPr>
        <w:t>É o relatório.</w:t>
      </w:r>
    </w:p>
    <w:p w14:paraId="76BA59A9" w14:textId="77777777" w:rsidR="00C16CE4" w:rsidRDefault="00C16CE4" w:rsidP="004236F7">
      <w:pPr>
        <w:spacing w:after="0" w:line="360" w:lineRule="auto"/>
        <w:jc w:val="center"/>
        <w:rPr>
          <w:rFonts w:ascii="Arial" w:hAnsi="Arial" w:cs="Arial"/>
          <w:b/>
          <w:bCs/>
          <w:sz w:val="28"/>
          <w:szCs w:val="28"/>
        </w:rPr>
      </w:pPr>
    </w:p>
    <w:p w14:paraId="279D699A" w14:textId="1D12D677" w:rsidR="004236F7" w:rsidRPr="00355C73" w:rsidRDefault="004236F7" w:rsidP="004236F7">
      <w:pPr>
        <w:spacing w:after="0" w:line="360" w:lineRule="auto"/>
        <w:jc w:val="center"/>
        <w:rPr>
          <w:rFonts w:ascii="Arial" w:hAnsi="Arial" w:cs="Arial"/>
          <w:b/>
          <w:bCs/>
          <w:sz w:val="28"/>
          <w:szCs w:val="28"/>
        </w:rPr>
      </w:pPr>
      <w:r w:rsidRPr="00355C73">
        <w:rPr>
          <w:rFonts w:ascii="Arial" w:hAnsi="Arial" w:cs="Arial"/>
          <w:b/>
          <w:bCs/>
          <w:sz w:val="28"/>
          <w:szCs w:val="28"/>
        </w:rPr>
        <w:t>VOTO</w:t>
      </w:r>
    </w:p>
    <w:p w14:paraId="5CE8F64F" w14:textId="77777777" w:rsidR="004236F7" w:rsidRDefault="004236F7" w:rsidP="004236F7">
      <w:pPr>
        <w:spacing w:after="0" w:line="360" w:lineRule="auto"/>
        <w:ind w:firstLine="2268"/>
        <w:jc w:val="both"/>
        <w:rPr>
          <w:rFonts w:ascii="Arial" w:hAnsi="Arial" w:cs="Arial"/>
          <w:sz w:val="28"/>
          <w:szCs w:val="28"/>
        </w:rPr>
      </w:pPr>
    </w:p>
    <w:p w14:paraId="703E2BD5" w14:textId="77777777" w:rsidR="004236F7" w:rsidRPr="00355C73" w:rsidRDefault="004236F7" w:rsidP="004236F7">
      <w:pPr>
        <w:spacing w:after="0" w:line="360" w:lineRule="auto"/>
        <w:jc w:val="both"/>
        <w:rPr>
          <w:rFonts w:ascii="Arial" w:hAnsi="Arial" w:cs="Arial"/>
          <w:b/>
          <w:bCs/>
          <w:sz w:val="28"/>
          <w:szCs w:val="28"/>
        </w:rPr>
      </w:pPr>
      <w:r w:rsidRPr="2DA0D32B">
        <w:rPr>
          <w:rFonts w:ascii="Arial" w:hAnsi="Arial" w:cs="Arial"/>
          <w:b/>
          <w:bCs/>
          <w:sz w:val="28"/>
          <w:szCs w:val="28"/>
        </w:rPr>
        <w:t>O Senhor Desembargador SÉRGIO ROCHA – Relator.</w:t>
      </w:r>
    </w:p>
    <w:p w14:paraId="1C24833E" w14:textId="77777777" w:rsidR="004236F7" w:rsidRDefault="004236F7" w:rsidP="004236F7">
      <w:pPr>
        <w:spacing w:after="0" w:line="360" w:lineRule="auto"/>
        <w:ind w:firstLine="2268"/>
        <w:jc w:val="both"/>
        <w:rPr>
          <w:rFonts w:ascii="Arial" w:hAnsi="Arial" w:cs="Arial"/>
          <w:sz w:val="28"/>
          <w:szCs w:val="28"/>
        </w:rPr>
      </w:pPr>
    </w:p>
    <w:p w14:paraId="3FCB948D" w14:textId="23B7B263" w:rsidR="004236F7" w:rsidRDefault="004236F7" w:rsidP="004236F7">
      <w:pPr>
        <w:spacing w:after="0" w:line="360" w:lineRule="auto"/>
        <w:jc w:val="center"/>
        <w:rPr>
          <w:rFonts w:ascii="Arial" w:hAnsi="Arial" w:cs="Arial"/>
          <w:b/>
          <w:bCs/>
          <w:color w:val="000000" w:themeColor="text1"/>
          <w:sz w:val="28"/>
          <w:szCs w:val="28"/>
        </w:rPr>
      </w:pPr>
      <w:commentRangeStart w:id="9"/>
      <w:r>
        <w:rPr>
          <w:rFonts w:ascii="Arial" w:hAnsi="Arial" w:cs="Arial"/>
          <w:b/>
          <w:bCs/>
          <w:color w:val="000000" w:themeColor="text1"/>
          <w:sz w:val="28"/>
          <w:szCs w:val="28"/>
        </w:rPr>
        <w:t xml:space="preserve">AGRAVO DE INSTRUMENTO DO RÉU, </w:t>
      </w:r>
      <w:r>
        <w:rPr>
          <w:rFonts w:ascii="Arial" w:hAnsi="Arial" w:cs="Arial"/>
          <w:b/>
          <w:bCs/>
          <w:color w:val="000000" w:themeColor="text1"/>
          <w:sz w:val="28"/>
          <w:szCs w:val="28"/>
        </w:rPr>
        <w:t xml:space="preserve">BANCO DO BRASIL S</w:t>
      </w:r>
      <w:del w:id="1088" w:author="Assessor GDSXSR" w:date="2026-10-29T16:48:39Z">
        <w:r>
          <w:rPr>
            <w:rFonts w:ascii="Arial" w:hAnsi="Arial" w:cs="Arial"/>
            <w:b/>
            <w:bCs/>
            <w:color w:val="000000" w:themeColor="text1"/>
            <w:sz w:val="28"/>
            <w:szCs w:val="28"/>
          </w:rPr>
          <w:delText xml:space="preserve">/</w:delText>
        </w:r>
      </w:del>
      <w:ins w:id="1089" w:author="Assessor GDSXSR" w:date="2026-10-29T16:48:39Z">
        <w:r>
          <w:rPr>
            <w:rFonts w:ascii="Arial" w:hAnsi="Arial" w:cs="Arial"/>
            <w:b/>
            <w:bCs/>
            <w:color w:val="808080"/>
            <w:sz w:val="28"/>
            <w:szCs w:val="28"/>
          </w:rPr>
          <w:t xml:space="preserve">.</w:t>
        </w:r>
      </w:ins>
      <w:r>
        <w:rPr>
          <w:rFonts w:ascii="Arial" w:hAnsi="Arial" w:cs="Arial"/>
          <w:b/>
          <w:bCs/>
          <w:color w:val="000000" w:themeColor="text1"/>
          <w:sz w:val="28"/>
          <w:szCs w:val="28"/>
        </w:rPr>
        <w:t xml:space="preserve">A</w:t>
      </w:r>
      <w:ins w:id="1090" w:author="Assessor GDSXSR" w:date="2026-10-29T16:48:39Z">
        <w:r>
          <w:rPr>
            <w:rFonts w:ascii="Arial" w:hAnsi="Arial" w:cs="Arial"/>
            <w:b/>
            <w:bCs/>
            <w:color w:val="808080"/>
            <w:sz w:val="28"/>
            <w:szCs w:val="28"/>
          </w:rPr>
          <w:t xml:space="preserve">.</w:t>
        </w:r>
      </w:ins>
      <w:commentRangeEnd w:id="9"/>
      <w:r>
        <w:rPr>
          <w:rStyle w:val="CommentReference"/>
        </w:rPr>
        <w:commentReference w:id="9"/>
      </w:r>
    </w:p>
    <w:p w14:paraId="000EB374" w14:textId="77777777" w:rsidR="004236F7" w:rsidRDefault="004236F7" w:rsidP="004236F7">
      <w:pPr>
        <w:spacing w:after="0" w:line="360" w:lineRule="auto"/>
        <w:ind w:firstLine="2268"/>
        <w:jc w:val="both"/>
        <w:rPr>
          <w:rFonts w:ascii="Arial" w:hAnsi="Arial" w:cs="Arial"/>
          <w:color w:val="000000" w:themeColor="text1"/>
          <w:sz w:val="28"/>
          <w:szCs w:val="28"/>
        </w:rPr>
      </w:pPr>
    </w:p>
    <w:p w14:paraId="4F070E87" w14:textId="660E9EB4" w:rsidR="004236F7" w:rsidRPr="00BC1A88" w:rsidRDefault="004236F7" w:rsidP="6708FB6D">
      <w:pPr>
        <w:spacing w:after="0" w:line="360" w:lineRule="auto"/>
        <w:ind w:firstLine="2268"/>
        <w:jc w:val="both"/>
        <w:rPr>
          <w:rFonts w:ascii="Arial" w:hAnsi="Arial" w:cs="Arial"/>
          <w:strike/>
          <w:color w:val="000000" w:themeColor="text1"/>
          <w:sz w:val="28"/>
          <w:szCs w:val="28"/>
        </w:rPr>
      </w:pPr>
      <w:r w:rsidRPr="6708FB6D">
        <w:rPr>
          <w:rFonts w:ascii="Arial" w:hAnsi="Arial" w:cs="Arial"/>
          <w:color w:val="000000" w:themeColor="text1"/>
          <w:sz w:val="28"/>
          <w:szCs w:val="28"/>
        </w:rPr>
        <w:t>Presentes os pressupostos de admissibilidade, conheço do agravo de instrumento</w:t>
      </w:r>
      <w:r w:rsidR="00BC1A88">
        <w:rPr>
          <w:rFonts w:ascii="Arial" w:hAnsi="Arial" w:cs="Arial"/>
          <w:color w:val="000000" w:themeColor="text1"/>
          <w:sz w:val="28"/>
          <w:szCs w:val="28"/>
        </w:rPr>
        <w:t>.</w:t>
      </w:r>
      <w:r w:rsidRPr="6708FB6D">
        <w:rPr>
          <w:rFonts w:ascii="Arial" w:hAnsi="Arial" w:cs="Arial"/>
          <w:color w:val="000000" w:themeColor="text1"/>
          <w:sz w:val="28"/>
          <w:szCs w:val="28"/>
        </w:rPr>
        <w:t xml:space="preserve"> </w:t>
      </w:r>
    </w:p>
    <w:p w14:paraId="5CC54362" w14:textId="77777777" w:rsidR="004236F7" w:rsidRDefault="004236F7" w:rsidP="004236F7">
      <w:pPr>
        <w:spacing w:after="0" w:line="360" w:lineRule="auto"/>
        <w:ind w:firstLine="2268"/>
        <w:jc w:val="both"/>
        <w:rPr>
          <w:rFonts w:ascii="Arial" w:hAnsi="Arial" w:cs="Arial"/>
          <w:sz w:val="28"/>
          <w:szCs w:val="28"/>
        </w:rPr>
      </w:pPr>
    </w:p>
    <w:p w14:paraId="0910F101" w14:textId="410EC7A4" w:rsidR="00E47E65" w:rsidRDefault="00FD5626" w:rsidP="00FD5626">
      <w:pPr>
        <w:spacing w:after="0" w:line="360" w:lineRule="auto"/>
        <w:jc w:val="center"/>
        <w:rPr>
          <w:rFonts w:ascii="Arial" w:hAnsi="Arial" w:cs="Arial"/>
          <w:sz w:val="28"/>
          <w:szCs w:val="28"/>
        </w:rPr>
      </w:pPr>
      <w:commentRangeStart w:id="10"/>
      <w:del w:id="1091" w:author="Assessor GDSXSR" w:date="2026-10-29T16:48:39Z">
        <w:r>
          <w:rPr>
            <w:rFonts w:ascii="Arial" w:hAnsi="Arial" w:cs="Arial"/>
            <w:sz w:val="28"/>
            <w:szCs w:val="28"/>
            <w:highlight w:val="yellow"/>
          </w:rPr>
          <w:delText xml:space="preserve">DA</w:delText>
        </w:r>
      </w:del>
      <w:ins w:id="1092" w:author="Assessor GDSXSR" w:date="2026-10-29T16:48:39Z">
        <w:r>
          <w:rPr>
            <w:rFonts w:ascii="Arial" w:hAnsi="Arial" w:cs="Arial"/>
            <w:color w:val="808080"/>
            <w:sz w:val="28"/>
            <w:szCs w:val="28"/>
            <w:highlight w:val="yellow"/>
          </w:rPr>
          <w:t xml:space="preserve">DO</w:t>
        </w:r>
      </w:ins>
      <w:r>
        <w:rPr>
          <w:rFonts w:ascii="Arial" w:hAnsi="Arial" w:cs="Arial"/>
          <w:sz w:val="28"/>
          <w:szCs w:val="28"/>
          <w:highlight w:val="yellow"/>
          <w:rPrChange w:id="1093" w:author="Assessor GDSXSR" w:date="2026-10-29T16:48:39Z">
            <w:rPr>
              <w:rFonts w:ascii="Arial" w:hAnsi="Arial" w:cs="Arial"/>
              <w:sz w:val="28"/>
              <w:szCs w:val="28"/>
            </w:rPr>
          </w:rPrChange>
        </w:rPr>
        <w:t xml:space="preserve"> </w:t>
      </w:r>
      <w:del w:id="1094" w:author="Assessor GDSXSR" w:date="2026-10-29T16:48:39Z">
        <w:r>
          <w:rPr>
            <w:rFonts w:ascii="Arial" w:hAnsi="Arial" w:cs="Arial"/>
            <w:sz w:val="28"/>
            <w:szCs w:val="28"/>
            <w:highlight w:val="yellow"/>
          </w:rPr>
          <w:delText xml:space="preserve">MANUTENÇÃO</w:delText>
        </w:r>
      </w:del>
      <w:ins w:id="1095" w:author="Assessor GDSXSR" w:date="2026-10-29T16:48:39Z">
        <w:r>
          <w:rPr>
            <w:rFonts w:ascii="Arial" w:hAnsi="Arial" w:cs="Arial"/>
            <w:color w:val="808080"/>
            <w:sz w:val="28"/>
            <w:szCs w:val="28"/>
            <w:highlight w:val="yellow"/>
          </w:rPr>
          <w:t xml:space="preserve">CABIMENTO</w:t>
        </w:r>
      </w:ins>
      <w:r>
        <w:rPr>
          <w:rFonts w:ascii="Arial" w:hAnsi="Arial" w:cs="Arial"/>
          <w:sz w:val="28"/>
          <w:szCs w:val="28"/>
          <w:highlight w:val="yellow"/>
          <w:rPrChange w:id="1096" w:author="Assessor GDSXSR" w:date="2026-10-29T16:48:39Z">
            <w:rPr>
              <w:rFonts w:ascii="Arial" w:hAnsi="Arial" w:cs="Arial"/>
              <w:sz w:val="28"/>
              <w:szCs w:val="28"/>
            </w:rPr>
          </w:rPrChange>
        </w:rPr>
        <w:t xml:space="preserve"> DA INVERSÃO DO ÔNUS DA PROVA</w:t>
      </w:r>
      <w:commentRangeEnd w:id="10"/>
      <w:r>
        <w:rPr>
          <w:rStyle w:val="CommentReference"/>
        </w:rPr>
        <w:commentReference w:id="10"/>
      </w:r>
    </w:p>
    <w:p w14:paraId="7CB92EEB" w14:textId="77777777" w:rsidR="00FD5626" w:rsidRDefault="00FD5626" w:rsidP="00FD5626">
      <w:pPr>
        <w:spacing w:after="0" w:line="360" w:lineRule="auto"/>
        <w:jc w:val="center"/>
        <w:rPr>
          <w:rFonts w:ascii="Arial" w:hAnsi="Arial" w:cs="Arial"/>
          <w:color w:val="000000" w:themeColor="text1"/>
          <w:sz w:val="28"/>
          <w:szCs w:val="28"/>
        </w:rPr>
      </w:pPr>
    </w:p>
    <w:p w14:paraId="36E16861" w14:textId="00F89528" w:rsidR="00E47E65" w:rsidRPr="00C16CE4" w:rsidRDefault="00E47E65" w:rsidP="00C16CE4">
      <w:pPr>
        <w:spacing w:after="0" w:line="360" w:lineRule="auto"/>
        <w:ind w:firstLine="2268"/>
        <w:jc w:val="both"/>
        <w:rPr>
          <w:rFonts w:ascii="Arial" w:hAnsi="Arial" w:cs="Arial"/>
          <w:color w:val="000000" w:themeColor="text1"/>
          <w:sz w:val="28"/>
          <w:szCs w:val="28"/>
        </w:rPr>
      </w:pPr>
      <w:commentRangeStart w:id="11"/>
      <w:r>
        <w:rPr>
          <w:rFonts w:ascii="Arial" w:hAnsi="Arial" w:cs="Arial"/>
          <w:color w:val="000000" w:themeColor="text1"/>
          <w:sz w:val="28"/>
          <w:szCs w:val="28"/>
        </w:rPr>
        <w:t xml:space="preserve">O </w:t>
      </w:r>
      <w:r>
        <w:rPr>
          <w:rFonts w:ascii="Arial" w:hAnsi="Arial" w:cs="Arial"/>
          <w:color w:val="000000" w:themeColor="text1"/>
          <w:sz w:val="28"/>
          <w:szCs w:val="28"/>
        </w:rPr>
        <w:t xml:space="preserve">agravante </w:t>
      </w:r>
      <w:r>
        <w:rPr>
          <w:rFonts w:ascii="Arial" w:hAnsi="Arial" w:cs="Arial"/>
          <w:color w:val="000000" w:themeColor="text1"/>
          <w:sz w:val="28"/>
          <w:szCs w:val="28"/>
        </w:rPr>
        <w:t xml:space="preserve">alega que</w:t>
      </w:r>
      <w:r>
        <w:rPr>
          <w:rFonts w:ascii="Arial" w:hAnsi="Arial" w:cs="Arial"/>
          <w:color w:val="000000" w:themeColor="text1"/>
          <w:sz w:val="28"/>
          <w:szCs w:val="28"/>
        </w:rPr>
        <w:t xml:space="preserve">: </w:t>
      </w:r>
      <w:r>
        <w:rPr>
          <w:rFonts w:ascii="Arial" w:hAnsi="Arial" w:cs="Arial"/>
          <w:b/>
          <w:bCs/>
          <w:color w:val="000000" w:themeColor="text1"/>
          <w:sz w:val="28"/>
          <w:szCs w:val="28"/>
        </w:rPr>
        <w:t xml:space="preserve">1)</w:t>
      </w:r>
      <w:r>
        <w:rPr>
          <w:rFonts w:ascii="Arial" w:hAnsi="Arial" w:cs="Arial"/>
          <w:color w:val="000000" w:themeColor="text1"/>
          <w:sz w:val="28"/>
          <w:szCs w:val="28"/>
        </w:rPr>
        <w:t xml:space="preserve"> a inversão do ônus da prova exige</w:t>
      </w:r>
      <w:r>
        <w:rPr>
          <w:rFonts w:ascii="Arial" w:hAnsi="Arial" w:cs="Arial"/>
          <w:color w:val="000000" w:themeColor="text1"/>
          <w:sz w:val="28"/>
          <w:szCs w:val="28"/>
        </w:rPr>
        <w:t xml:space="preserve"> </w:t>
      </w:r>
      <w:r>
        <w:rPr>
          <w:rFonts w:ascii="Arial" w:hAnsi="Arial" w:cs="Arial"/>
          <w:color w:val="000000" w:themeColor="text1"/>
          <w:sz w:val="28"/>
          <w:szCs w:val="28"/>
        </w:rPr>
        <w:t xml:space="preserve">verossimilhança da alegação ou hipossuficiência relacionada aos fatos</w:t>
      </w:r>
      <w:r>
        <w:rPr>
          <w:rFonts w:ascii="Arial" w:hAnsi="Arial" w:cs="Arial"/>
          <w:color w:val="000000" w:themeColor="text1"/>
          <w:sz w:val="28"/>
          <w:szCs w:val="28"/>
        </w:rPr>
        <w:t xml:space="preserve"> </w:t>
      </w:r>
      <w:r>
        <w:rPr>
          <w:rFonts w:ascii="Arial" w:hAnsi="Arial" w:cs="Arial"/>
          <w:color w:val="000000" w:themeColor="text1"/>
          <w:sz w:val="28"/>
          <w:szCs w:val="28"/>
        </w:rPr>
        <w:t xml:space="preserve">controvertidos, requisito ausente no caso; </w:t>
      </w:r>
      <w:r>
        <w:rPr>
          <w:rFonts w:ascii="Arial" w:hAnsi="Arial" w:cs="Arial"/>
          <w:b/>
          <w:bCs/>
          <w:color w:val="000000" w:themeColor="text1"/>
          <w:sz w:val="28"/>
          <w:szCs w:val="28"/>
        </w:rPr>
        <w:t xml:space="preserve">2)</w:t>
      </w:r>
      <w:r>
        <w:rPr>
          <w:rFonts w:ascii="Arial" w:hAnsi="Arial" w:cs="Arial"/>
          <w:color w:val="000000" w:themeColor="text1"/>
          <w:sz w:val="28"/>
          <w:szCs w:val="28"/>
        </w:rPr>
        <w:t xml:space="preserve"> a narrativa do autor/agravado é</w:t>
      </w:r>
      <w:r>
        <w:rPr>
          <w:rFonts w:ascii="Arial" w:hAnsi="Arial" w:cs="Arial"/>
          <w:color w:val="000000" w:themeColor="text1"/>
          <w:sz w:val="28"/>
          <w:szCs w:val="28"/>
        </w:rPr>
        <w:t xml:space="preserve"> </w:t>
      </w:r>
      <w:r>
        <w:rPr>
          <w:rFonts w:ascii="Arial" w:hAnsi="Arial" w:cs="Arial"/>
          <w:color w:val="000000" w:themeColor="text1"/>
          <w:sz w:val="28"/>
          <w:szCs w:val="28"/>
        </w:rPr>
        <w:t xml:space="preserve">contrariada por declarações prestadas por ele em ações anteriores contra outras</w:t>
      </w:r>
      <w:r>
        <w:rPr>
          <w:rFonts w:ascii="Arial" w:hAnsi="Arial" w:cs="Arial"/>
          <w:color w:val="000000" w:themeColor="text1"/>
          <w:sz w:val="28"/>
          <w:szCs w:val="28"/>
        </w:rPr>
        <w:t xml:space="preserve"> </w:t>
      </w:r>
      <w:r>
        <w:rPr>
          <w:rFonts w:ascii="Arial" w:hAnsi="Arial" w:cs="Arial"/>
          <w:color w:val="000000" w:themeColor="text1"/>
          <w:sz w:val="28"/>
          <w:szCs w:val="28"/>
        </w:rPr>
        <w:t xml:space="preserve">instituições financeiras, nas quais admitiu ter comparecido a agências bancárias e</w:t>
      </w:r>
      <w:r>
        <w:rPr>
          <w:rFonts w:ascii="Arial" w:hAnsi="Arial" w:cs="Arial"/>
          <w:color w:val="000000" w:themeColor="text1"/>
          <w:sz w:val="28"/>
          <w:szCs w:val="28"/>
        </w:rPr>
        <w:t xml:space="preserve"> </w:t>
      </w:r>
      <w:r>
        <w:rPr>
          <w:rFonts w:ascii="Arial" w:hAnsi="Arial" w:cs="Arial"/>
          <w:color w:val="000000" w:themeColor="text1"/>
          <w:sz w:val="28"/>
          <w:szCs w:val="28"/>
        </w:rPr>
        <w:t xml:space="preserve">ter realizado as transferências questionadas; </w:t>
      </w:r>
      <w:r>
        <w:rPr>
          <w:rFonts w:ascii="Arial" w:hAnsi="Arial" w:cs="Arial"/>
          <w:b/>
          <w:bCs/>
          <w:color w:val="000000" w:themeColor="text1"/>
          <w:sz w:val="28"/>
          <w:szCs w:val="28"/>
        </w:rPr>
        <w:t xml:space="preserve">3)</w:t>
      </w:r>
      <w:r>
        <w:rPr>
          <w:rFonts w:ascii="Arial" w:hAnsi="Arial" w:cs="Arial"/>
          <w:color w:val="000000" w:themeColor="text1"/>
          <w:sz w:val="28"/>
          <w:szCs w:val="28"/>
        </w:rPr>
        <w:t xml:space="preserve"> o extrato bancário revela</w:t>
      </w:r>
      <w:r>
        <w:rPr>
          <w:rFonts w:ascii="Arial" w:hAnsi="Arial" w:cs="Arial"/>
          <w:color w:val="000000" w:themeColor="text1"/>
          <w:sz w:val="28"/>
          <w:szCs w:val="28"/>
        </w:rPr>
        <w:t xml:space="preserve"> </w:t>
      </w:r>
      <w:r>
        <w:rPr>
          <w:rFonts w:ascii="Arial" w:hAnsi="Arial" w:cs="Arial"/>
          <w:color w:val="000000" w:themeColor="text1"/>
          <w:sz w:val="28"/>
          <w:szCs w:val="28"/>
        </w:rPr>
        <w:t xml:space="preserve">utilização ativa da conta nas datas das operações impugnadas, inclusive com</w:t>
      </w:r>
      <w:r>
        <w:rPr>
          <w:rFonts w:ascii="Arial" w:hAnsi="Arial" w:cs="Arial"/>
          <w:color w:val="000000" w:themeColor="text1"/>
          <w:sz w:val="28"/>
          <w:szCs w:val="28"/>
        </w:rPr>
        <w:t xml:space="preserve"> </w:t>
      </w:r>
      <w:r>
        <w:rPr>
          <w:rFonts w:ascii="Arial" w:hAnsi="Arial" w:cs="Arial"/>
          <w:color w:val="000000" w:themeColor="text1"/>
          <w:sz w:val="28"/>
          <w:szCs w:val="28"/>
        </w:rPr>
        <w:t xml:space="preserve">transferências para poupança vinculada ao próprio correntista; </w:t>
      </w:r>
      <w:r>
        <w:rPr>
          <w:rFonts w:ascii="Arial" w:hAnsi="Arial" w:cs="Arial"/>
          <w:b/>
          <w:bCs/>
          <w:color w:val="000000" w:themeColor="text1"/>
          <w:sz w:val="28"/>
          <w:szCs w:val="28"/>
        </w:rPr>
        <w:t xml:space="preserve">4)</w:t>
      </w:r>
      <w:r>
        <w:rPr>
          <w:rFonts w:ascii="Arial" w:hAnsi="Arial" w:cs="Arial"/>
          <w:color w:val="000000" w:themeColor="text1"/>
          <w:sz w:val="28"/>
          <w:szCs w:val="28"/>
        </w:rPr>
        <w:t xml:space="preserve"> os empréstimos</w:t>
      </w:r>
      <w:r>
        <w:rPr>
          <w:rFonts w:ascii="Arial" w:hAnsi="Arial" w:cs="Arial"/>
          <w:color w:val="000000" w:themeColor="text1"/>
          <w:sz w:val="28"/>
          <w:szCs w:val="28"/>
        </w:rPr>
        <w:t xml:space="preserve"> </w:t>
      </w:r>
      <w:r>
        <w:rPr>
          <w:rFonts w:ascii="Arial" w:hAnsi="Arial" w:cs="Arial"/>
          <w:color w:val="000000" w:themeColor="text1"/>
          <w:sz w:val="28"/>
          <w:szCs w:val="28"/>
        </w:rPr>
        <w:t xml:space="preserve">mencionados pelo autor/agravado foram contratados junto a outras instituições</w:t>
      </w:r>
      <w:r>
        <w:rPr>
          <w:rFonts w:ascii="Arial" w:hAnsi="Arial" w:cs="Arial"/>
          <w:color w:val="000000" w:themeColor="text1"/>
          <w:sz w:val="28"/>
          <w:szCs w:val="28"/>
        </w:rPr>
        <w:t xml:space="preserve"> </w:t>
      </w:r>
      <w:r>
        <w:rPr>
          <w:rFonts w:ascii="Arial" w:hAnsi="Arial" w:cs="Arial"/>
          <w:color w:val="000000" w:themeColor="text1"/>
          <w:sz w:val="28"/>
          <w:szCs w:val="28"/>
        </w:rPr>
        <w:t xml:space="preserve">financeiras, de modo que não pode recair sobre o Banco do Brasil o encargo de</w:t>
      </w:r>
      <w:r>
        <w:rPr>
          <w:rFonts w:ascii="Arial" w:hAnsi="Arial" w:cs="Arial"/>
          <w:color w:val="000000" w:themeColor="text1"/>
          <w:sz w:val="28"/>
          <w:szCs w:val="28"/>
        </w:rPr>
        <w:t xml:space="preserve"> </w:t>
      </w:r>
      <w:r>
        <w:rPr>
          <w:rFonts w:ascii="Arial" w:hAnsi="Arial" w:cs="Arial"/>
          <w:color w:val="000000" w:themeColor="text1"/>
          <w:sz w:val="28"/>
          <w:szCs w:val="28"/>
        </w:rPr>
        <w:t xml:space="preserve">comprovar contratações às quais não deu causa; e </w:t>
      </w:r>
      <w:r>
        <w:rPr>
          <w:rFonts w:ascii="Arial" w:hAnsi="Arial" w:cs="Arial"/>
          <w:b/>
          <w:bCs/>
          <w:color w:val="000000" w:themeColor="text1"/>
          <w:sz w:val="28"/>
          <w:szCs w:val="28"/>
        </w:rPr>
        <w:t xml:space="preserve">5)</w:t>
      </w:r>
      <w:r>
        <w:rPr>
          <w:rFonts w:ascii="Arial" w:hAnsi="Arial" w:cs="Arial"/>
          <w:color w:val="000000" w:themeColor="text1"/>
          <w:sz w:val="28"/>
          <w:szCs w:val="28"/>
        </w:rPr>
        <w:t xml:space="preserve"> a inversão, do modo como</w:t>
      </w:r>
      <w:r>
        <w:rPr>
          <w:rFonts w:ascii="Arial" w:hAnsi="Arial" w:cs="Arial"/>
          <w:color w:val="000000" w:themeColor="text1"/>
          <w:sz w:val="28"/>
          <w:szCs w:val="28"/>
        </w:rPr>
        <w:t xml:space="preserve"> </w:t>
      </w:r>
      <w:r>
        <w:rPr>
          <w:rFonts w:ascii="Arial" w:hAnsi="Arial" w:cs="Arial"/>
          <w:color w:val="000000" w:themeColor="text1"/>
          <w:sz w:val="28"/>
          <w:szCs w:val="28"/>
        </w:rPr>
        <w:t xml:space="preserve">deferida, impõe ao agravante encargo probatório impossível ou excessivamente</w:t>
      </w:r>
      <w:r>
        <w:rPr>
          <w:rFonts w:ascii="Arial" w:hAnsi="Arial" w:cs="Arial"/>
          <w:color w:val="000000" w:themeColor="text1"/>
          <w:sz w:val="28"/>
          <w:szCs w:val="28"/>
        </w:rPr>
        <w:t xml:space="preserve"> </w:t>
      </w:r>
      <w:r>
        <w:rPr>
          <w:rFonts w:ascii="Arial" w:hAnsi="Arial" w:cs="Arial"/>
          <w:color w:val="000000" w:themeColor="text1"/>
          <w:sz w:val="28"/>
          <w:szCs w:val="28"/>
        </w:rPr>
        <w:t xml:space="preserve">difícil, </w:t>
      </w:r>
      <w:del w:id="1097" w:author="Assessor GDSXSR" w:date="2026-10-29T16:48:39Z">
        <w:r>
          <w:rPr>
            <w:rFonts w:ascii="Arial" w:hAnsi="Arial" w:cs="Arial"/>
            <w:color w:val="000000" w:themeColor="text1"/>
            <w:sz w:val="28"/>
            <w:szCs w:val="28"/>
          </w:rPr>
          <w:delText xml:space="preserve">em violação ao art.</w:delText>
        </w:r>
      </w:del>
      <w:ins w:id="1098" w:author="Assessor GDSXSR" w:date="2026-10-29T16:48:39Z">
        <w:r>
          <w:rPr>
            <w:rFonts w:ascii="Arial" w:hAnsi="Arial" w:cs="Arial"/>
            <w:color w:val="808080"/>
            <w:sz w:val="28"/>
            <w:szCs w:val="28"/>
          </w:rPr>
          <w:t xml:space="preserve">(CPC</w:t>
        </w:r>
      </w:ins>
      <w:r>
        <w:rPr>
          <w:rFonts w:ascii="Arial" w:hAnsi="Arial" w:cs="Arial"/>
          <w:color w:val="000000" w:themeColor="text1"/>
          <w:sz w:val="28"/>
          <w:szCs w:val="28"/>
        </w:rPr>
        <w:t xml:space="preserve"> 373</w:t>
      </w:r>
      <w:del w:id="1099" w:author="Assessor GDSXSR" w:date="2026-10-29T16:48:39Z">
        <w:r>
          <w:rPr>
            <w:rFonts w:ascii="Arial" w:hAnsi="Arial" w:cs="Arial"/>
            <w:color w:val="000000" w:themeColor="text1"/>
            <w:sz w:val="28"/>
            <w:szCs w:val="28"/>
          </w:rPr>
          <w:delText xml:space="preserve">,</w:delText>
        </w:r>
      </w:del>
      <w:r>
        <w:rPr>
          <w:rFonts w:ascii="Arial" w:hAnsi="Arial" w:cs="Arial"/>
          <w:color w:val="000000" w:themeColor="text1"/>
          <w:sz w:val="28"/>
          <w:szCs w:val="28"/>
        </w:rPr>
        <w:t xml:space="preserve"> §§ 1º e 2º</w:t>
      </w:r>
      <w:del w:id="1100" w:author="Assessor GDSXSR" w:date="2026-10-29T16:48:39Z">
        <w:r>
          <w:rPr>
            <w:rFonts w:ascii="Arial" w:hAnsi="Arial" w:cs="Arial"/>
            <w:color w:val="000000" w:themeColor="text1"/>
            <w:sz w:val="28"/>
            <w:szCs w:val="28"/>
          </w:rPr>
          <w:delText xml:space="preserve">, do CPC</w:delText>
        </w:r>
      </w:del>
      <w:ins w:id="1101" w:author="Assessor GDSXSR" w:date="2026-10-29T16:48:39Z">
        <w:r>
          <w:rPr>
            <w:rFonts w:ascii="Arial" w:hAnsi="Arial" w:cs="Arial"/>
            <w:color w:val="808080"/>
            <w:sz w:val="28"/>
            <w:szCs w:val="28"/>
          </w:rPr>
          <w:t xml:space="preserve">)</w:t>
        </w:r>
      </w:ins>
      <w:r>
        <w:rPr>
          <w:rFonts w:ascii="Arial" w:hAnsi="Arial" w:cs="Arial"/>
          <w:color w:val="000000" w:themeColor="text1"/>
          <w:sz w:val="28"/>
          <w:szCs w:val="28"/>
        </w:rPr>
        <w:t xml:space="preserve">.</w:t>
      </w:r>
      <w:commentRangeEnd w:id="11"/>
      <w:r>
        <w:rPr>
          <w:rStyle w:val="CommentReference"/>
        </w:rPr>
        <w:commentReference w:id="11"/>
      </w:r>
    </w:p>
    <w:p w14:paraId="48927D65" w14:textId="77777777" w:rsidR="00E47E65" w:rsidRPr="007E1C8C" w:rsidRDefault="00E47E65" w:rsidP="004236F7">
      <w:pPr>
        <w:spacing w:after="0" w:line="360" w:lineRule="auto"/>
        <w:ind w:firstLine="2268"/>
        <w:jc w:val="both"/>
        <w:rPr>
          <w:rFonts w:ascii="Arial" w:hAnsi="Arial" w:cs="Arial"/>
          <w:color w:val="000000" w:themeColor="text1"/>
          <w:sz w:val="28"/>
          <w:szCs w:val="28"/>
        </w:rPr>
      </w:pPr>
    </w:p>
    <w:p>
      <w:pPr>
        <w:spacing w:after="0" w:line="360" w:lineRule="auto"/>
        <w:ind w:firstLine="2268"/>
        <w:jc w:val="both"/>
        <w:rPr>
          <w:ins w:id="1121" w:author="Assessor GDSXSR" w:date="2026-10-29T16:48:39Z"/>
        </w:rPr>
      </w:pPr>
      <w:commentRangeStart w:id="12"/>
      <w:r>
        <w:rPr>
          <w:rFonts w:ascii="Arial" w:hAnsi="Arial" w:cs="Arial"/>
          <w:color w:val="000000" w:themeColor="text1"/>
          <w:sz w:val="28"/>
          <w:szCs w:val="28"/>
        </w:rPr>
        <w:t xml:space="preserve">Requer</w:t>
      </w:r>
      <w:r>
        <w:rPr>
          <w:rFonts w:ascii="Arial" w:hAnsi="Arial" w:cs="Arial"/>
          <w:color w:val="000000" w:themeColor="text1"/>
          <w:sz w:val="28"/>
          <w:szCs w:val="28"/>
        </w:rPr>
        <w:t xml:space="preserve"> </w:t>
      </w:r>
      <w:r>
        <w:rPr>
          <w:rFonts w:ascii="Arial" w:hAnsi="Arial" w:cs="Arial"/>
          <w:color w:val="000000" w:themeColor="text1"/>
          <w:sz w:val="28"/>
          <w:szCs w:val="28"/>
        </w:rPr>
        <w:t xml:space="preserve">a reforma da r. decisão</w:t>
      </w:r>
      <w:del w:id="1102" w:author="Assessor GDSXSR" w:date="2026-10-29T16:48:39Z">
        <w:r>
          <w:rPr>
            <w:rFonts w:ascii="Arial" w:hAnsi="Arial" w:cs="Arial"/>
            <w:color w:val="000000" w:themeColor="text1"/>
            <w:sz w:val="28"/>
            <w:szCs w:val="28"/>
          </w:rPr>
          <w:delText xml:space="preserve">,</w:delText>
        </w:r>
      </w:del>
      <w:r>
        <w:rPr>
          <w:rFonts w:ascii="Arial" w:hAnsi="Arial" w:cs="Arial"/>
          <w:color w:val="000000" w:themeColor="text1"/>
          <w:sz w:val="28"/>
          <w:szCs w:val="28"/>
        </w:rPr>
        <w:t xml:space="preserve"> </w:t>
      </w:r>
      <w:del w:id="1103" w:author="Assessor GDSXSR" w:date="2026-10-29T16:48:39Z">
        <w:r>
          <w:rPr>
            <w:rFonts w:ascii="Arial" w:hAnsi="Arial" w:cs="Arial"/>
            <w:color w:val="000000" w:themeColor="text1"/>
            <w:sz w:val="28"/>
            <w:szCs w:val="28"/>
          </w:rPr>
          <w:delText xml:space="preserve">a fim de</w:delText>
        </w:r>
      </w:del>
      <w:ins w:id="1104" w:author="Assessor GDSXSR" w:date="2026-10-29T16:48:39Z">
        <w:r>
          <w:rPr>
            <w:rFonts w:ascii="Arial" w:hAnsi="Arial" w:cs="Arial"/>
            <w:color w:val="808080"/>
            <w:sz w:val="28"/>
            <w:szCs w:val="28"/>
          </w:rPr>
          <w:t xml:space="preserve">para</w:t>
        </w:r>
      </w:ins>
      <w:r>
        <w:rPr>
          <w:rFonts w:ascii="Arial" w:hAnsi="Arial" w:cs="Arial"/>
          <w:color w:val="000000" w:themeColor="text1"/>
          <w:sz w:val="28"/>
          <w:szCs w:val="28"/>
        </w:rPr>
        <w:t xml:space="preserve"> afastar a inversão do ônus da prova, restabelecendo a distribuição prevista no </w:t>
      </w:r>
      <w:del w:id="1105" w:author="Assessor GDSXSR" w:date="2026-10-29T16:48:39Z">
        <w:r>
          <w:rPr>
            <w:rFonts w:ascii="Arial" w:hAnsi="Arial" w:cs="Arial"/>
            <w:color w:val="000000" w:themeColor="text1"/>
            <w:sz w:val="28"/>
            <w:szCs w:val="28"/>
          </w:rPr>
          <w:delText xml:space="preserve">art.</w:delText>
        </w:r>
      </w:del>
      <w:ins w:id="1106" w:author="Assessor GDSXSR" w:date="2026-10-29T16:48:39Z">
        <w:r>
          <w:rPr>
            <w:rFonts w:ascii="Arial" w:hAnsi="Arial" w:cs="Arial"/>
            <w:color w:val="808080"/>
            <w:sz w:val="28"/>
            <w:szCs w:val="28"/>
          </w:rPr>
          <w:t xml:space="preserve">CPC</w:t>
        </w:r>
      </w:ins>
      <w:r>
        <w:rPr>
          <w:rFonts w:ascii="Arial" w:hAnsi="Arial" w:cs="Arial"/>
          <w:color w:val="000000" w:themeColor="text1"/>
          <w:sz w:val="28"/>
          <w:szCs w:val="28"/>
        </w:rPr>
        <w:t xml:space="preserve"> 373</w:t>
      </w:r>
      <w:del w:id="1107" w:author="Assessor GDSXSR" w:date="2026-10-29T16:48:39Z">
        <w:r>
          <w:rPr>
            <w:rFonts w:ascii="Arial" w:hAnsi="Arial" w:cs="Arial"/>
            <w:color w:val="000000" w:themeColor="text1"/>
            <w:sz w:val="28"/>
            <w:szCs w:val="28"/>
          </w:rPr>
          <w:delText xml:space="preserve">,</w:delText>
        </w:r>
      </w:del>
      <w:r>
        <w:rPr>
          <w:rFonts w:ascii="Arial" w:hAnsi="Arial" w:cs="Arial"/>
          <w:color w:val="000000" w:themeColor="text1"/>
          <w:sz w:val="28"/>
          <w:szCs w:val="28"/>
        </w:rPr>
        <w:t xml:space="preserve"> I e II</w:t>
      </w:r>
      <w:ins w:id="1108" w:author="Assessor GDSXSR" w:date="2026-10-29T16:48:39Z">
        <w:r>
          <w:rPr>
            <w:rFonts w:ascii="Arial" w:hAnsi="Arial" w:cs="Arial"/>
            <w:color w:val="808080"/>
            <w:sz w:val="28"/>
            <w:szCs w:val="28"/>
          </w:rPr>
          <w:t xml:space="preserve">.</w:t>
        </w:r>
      </w:ins>
    </w:p>
    <w:p>
      <w:pPr>
        <w:spacing w:after="0" w:line="360" w:lineRule="auto"/>
        <w:ind w:firstLine="2268"/>
        <w:jc w:val="both"/>
        <w:rPr>
          <w:ins w:id="1122" w:author="Assessor GDSXSR" w:date="2026-10-29T16:48:39Z"/>
        </w:rPr>
      </w:pPr>
    </w:p>
    <w:p w14:paraId="4E143D4E" w14:textId="27134136" w:rsidR="004B14BB" w:rsidRDefault="004B14BB" w:rsidP="004236F7">
      <w:pPr>
        <w:spacing w:after="0" w:line="360" w:lineRule="auto"/>
        <w:ind w:firstLine="2268"/>
        <w:jc w:val="both"/>
        <w:rPr>
          <w:rFonts w:ascii="Arial" w:hAnsi="Arial" w:cs="Arial"/>
          <w:color w:val="000000" w:themeColor="text1"/>
          <w:sz w:val="28"/>
          <w:szCs w:val="28"/>
        </w:rPr>
      </w:pPr>
      <w:ins w:id="1109" w:author="Assessor GDSXSR" w:date="2026-10-29T16:48:39Z">
        <w:r>
          <w:rPr>
            <w:rFonts w:ascii="Arial" w:hAnsi="Arial" w:cs="Arial"/>
            <w:color w:val="808080"/>
            <w:sz w:val="28"/>
            <w:szCs w:val="28"/>
          </w:rPr>
          <w:t xml:space="preserve">Subsidiariamente</w:t>
        </w:r>
      </w:ins>
      <w:r>
        <w:rPr>
          <w:rFonts w:ascii="Arial" w:hAnsi="Arial" w:cs="Arial"/>
          <w:color w:val="000000" w:themeColor="text1"/>
          <w:sz w:val="28"/>
          <w:szCs w:val="28"/>
        </w:rPr>
        <w:t xml:space="preserve">, </w:t>
      </w:r>
      <w:del w:id="1110" w:author="Assessor GDSXSR" w:date="2026-10-29T16:48:39Z">
        <w:r>
          <w:rPr>
            <w:rFonts w:ascii="Arial" w:hAnsi="Arial" w:cs="Arial"/>
            <w:color w:val="000000" w:themeColor="text1"/>
            <w:sz w:val="28"/>
            <w:szCs w:val="28"/>
          </w:rPr>
          <w:delText xml:space="preserve">do</w:delText>
        </w:r>
      </w:del>
      <w:ins w:id="1111" w:author="Assessor GDSXSR" w:date="2026-10-29T16:48:39Z">
        <w:r>
          <w:rPr>
            <w:rFonts w:ascii="Arial" w:hAnsi="Arial" w:cs="Arial"/>
            <w:color w:val="808080"/>
            <w:sz w:val="28"/>
            <w:szCs w:val="28"/>
          </w:rPr>
          <w:t xml:space="preserve">requer</w:t>
        </w:r>
      </w:ins>
      <w:r>
        <w:rPr>
          <w:rFonts w:ascii="Arial" w:hAnsi="Arial" w:cs="Arial"/>
          <w:color w:val="000000" w:themeColor="text1"/>
          <w:sz w:val="28"/>
          <w:szCs w:val="28"/>
        </w:rPr>
        <w:t xml:space="preserve"> </w:t>
      </w:r>
      <w:del w:id="1112" w:author="Assessor GDSXSR" w:date="2026-10-29T16:48:39Z">
        <w:r>
          <w:rPr>
            <w:rFonts w:ascii="Arial" w:hAnsi="Arial" w:cs="Arial"/>
            <w:color w:val="000000" w:themeColor="text1"/>
            <w:sz w:val="28"/>
            <w:szCs w:val="28"/>
          </w:rPr>
          <w:delText xml:space="preserve">CPC ou, subsidiariamente, limitando</w:delText>
        </w:r>
      </w:del>
      <w:ins w:id="1113" w:author="Assessor GDSXSR" w:date="2026-10-29T16:48:39Z">
        <w:r>
          <w:rPr>
            <w:rFonts w:ascii="Arial" w:hAnsi="Arial" w:cs="Arial"/>
            <w:color w:val="808080"/>
            <w:sz w:val="28"/>
            <w:szCs w:val="28"/>
          </w:rPr>
          <w:t xml:space="preserve">que</w:t>
        </w:r>
      </w:ins>
      <w:r>
        <w:rPr>
          <w:rFonts w:ascii="Arial" w:hAnsi="Arial" w:cs="Arial"/>
          <w:color w:val="000000" w:themeColor="text1"/>
          <w:sz w:val="28"/>
          <w:szCs w:val="28"/>
        </w:rPr>
        <w:t xml:space="preserve"> o encargo probatório do Banco do Brasil</w:t>
      </w:r>
      <w:ins w:id="1114" w:author="Assessor GDSXSR" w:date="2026-10-29T16:48:39Z">
        <w:r>
          <w:rPr>
            <w:rFonts w:ascii="Arial" w:hAnsi="Arial" w:cs="Arial"/>
            <w:color w:val="808080"/>
            <w:sz w:val="28"/>
            <w:szCs w:val="28"/>
          </w:rPr>
          <w:t xml:space="preserve"> seja limitado</w:t>
        </w:r>
      </w:ins>
      <w:r>
        <w:rPr>
          <w:rFonts w:ascii="Arial" w:hAnsi="Arial" w:cs="Arial"/>
          <w:color w:val="000000" w:themeColor="text1"/>
          <w:sz w:val="28"/>
          <w:szCs w:val="28"/>
        </w:rPr>
        <w:t xml:space="preserve"> aos registros existentes em seus próprios sistemas, relativos às movimentações impugnadas, excluída a </w:t>
      </w:r>
      <w:del w:id="1115" w:author="Assessor GDSXSR" w:date="2026-10-29T16:48:39Z">
        <w:r>
          <w:rPr>
            <w:rFonts w:ascii="Arial" w:hAnsi="Arial" w:cs="Arial"/>
            <w:color w:val="000000" w:themeColor="text1"/>
            <w:sz w:val="28"/>
            <w:szCs w:val="28"/>
          </w:rPr>
          <w:delText xml:space="preserve">obrigação</w:delText>
        </w:r>
      </w:del>
      <w:ins w:id="1116" w:author="Assessor GDSXSR" w:date="2026-10-29T16:48:39Z">
        <w:r>
          <w:rPr>
            <w:rFonts w:ascii="Arial" w:hAnsi="Arial" w:cs="Arial"/>
            <w:color w:val="808080"/>
            <w:sz w:val="28"/>
            <w:szCs w:val="28"/>
          </w:rPr>
          <w:t xml:space="preserve">prova</w:t>
        </w:r>
      </w:ins>
      <w:r>
        <w:rPr>
          <w:rFonts w:ascii="Arial" w:hAnsi="Arial" w:cs="Arial"/>
          <w:color w:val="000000" w:themeColor="text1"/>
          <w:sz w:val="28"/>
          <w:szCs w:val="28"/>
        </w:rPr>
        <w:t xml:space="preserve"> </w:t>
      </w:r>
      <w:del w:id="1117" w:author="Assessor GDSXSR" w:date="2026-10-29T16:48:39Z">
        <w:r>
          <w:rPr>
            <w:rFonts w:ascii="Arial" w:hAnsi="Arial" w:cs="Arial"/>
            <w:color w:val="000000" w:themeColor="text1"/>
            <w:sz w:val="28"/>
            <w:szCs w:val="28"/>
          </w:rPr>
          <w:delText xml:space="preserve">de comprovar</w:delText>
        </w:r>
      </w:del>
      <w:ins w:id="1118" w:author="Assessor GDSXSR" w:date="2026-10-29T16:48:39Z">
        <w:r>
          <w:rPr>
            <w:rFonts w:ascii="Arial" w:hAnsi="Arial" w:cs="Arial"/>
            <w:color w:val="808080"/>
            <w:sz w:val="28"/>
            <w:szCs w:val="28"/>
          </w:rPr>
          <w:t xml:space="preserve">sobre</w:t>
        </w:r>
      </w:ins>
      <w:r>
        <w:rPr>
          <w:rFonts w:ascii="Arial" w:hAnsi="Arial" w:cs="Arial"/>
          <w:color w:val="000000" w:themeColor="text1"/>
          <w:sz w:val="28"/>
          <w:szCs w:val="28"/>
        </w:rPr>
        <w:t xml:space="preserve"> a formação, </w:t>
      </w:r>
      <w:ins w:id="1119" w:author="Assessor GDSXSR" w:date="2026-10-29T16:48:39Z">
        <w:r>
          <w:rPr>
            <w:rFonts w:ascii="Arial" w:hAnsi="Arial" w:cs="Arial"/>
            <w:color w:val="808080"/>
            <w:sz w:val="28"/>
            <w:szCs w:val="28"/>
          </w:rPr>
          <w:t xml:space="preserve">a </w:t>
        </w:r>
      </w:ins>
      <w:r>
        <w:rPr>
          <w:rFonts w:ascii="Arial" w:hAnsi="Arial" w:cs="Arial"/>
          <w:color w:val="000000" w:themeColor="text1"/>
          <w:sz w:val="28"/>
          <w:szCs w:val="28"/>
        </w:rPr>
        <w:t xml:space="preserve">validade e</w:t>
      </w:r>
      <w:ins w:id="1120" w:author="Assessor GDSXSR" w:date="2026-10-29T16:48:39Z">
        <w:r>
          <w:rPr>
            <w:rFonts w:ascii="Arial" w:hAnsi="Arial" w:cs="Arial"/>
            <w:color w:val="808080"/>
            <w:sz w:val="28"/>
            <w:szCs w:val="28"/>
          </w:rPr>
          <w:t xml:space="preserve"> a</w:t>
        </w:r>
      </w:ins>
      <w:r>
        <w:rPr>
          <w:rFonts w:ascii="Arial" w:hAnsi="Arial" w:cs="Arial"/>
          <w:color w:val="000000" w:themeColor="text1"/>
          <w:sz w:val="28"/>
          <w:szCs w:val="28"/>
        </w:rPr>
        <w:t xml:space="preserve"> autenticação de contratos celebrados com outras instituições financeiras.</w:t>
      </w:r>
      <w:commentRangeEnd w:id="12"/>
      <w:r>
        <w:rPr>
          <w:rStyle w:val="CommentReference"/>
        </w:rPr>
        <w:commentReference w:id="12"/>
      </w:r>
    </w:p>
    <w:p w14:paraId="5C82D332" w14:textId="77777777" w:rsidR="004B14BB" w:rsidRDefault="004B14BB" w:rsidP="004236F7">
      <w:pPr>
        <w:spacing w:after="0" w:line="360" w:lineRule="auto"/>
        <w:ind w:firstLine="2268"/>
        <w:jc w:val="both"/>
        <w:rPr>
          <w:rFonts w:ascii="Arial" w:hAnsi="Arial" w:cs="Arial"/>
          <w:color w:val="000000" w:themeColor="text1"/>
          <w:sz w:val="28"/>
          <w:szCs w:val="28"/>
        </w:rPr>
      </w:pPr>
    </w:p>
    <w:p w14:paraId="43F733CB" w14:textId="28B98648" w:rsidR="004236F7" w:rsidRPr="007E1C8C" w:rsidRDefault="004236F7" w:rsidP="004236F7">
      <w:pPr>
        <w:spacing w:after="0" w:line="360" w:lineRule="auto"/>
        <w:ind w:firstLine="2268"/>
        <w:jc w:val="both"/>
        <w:rPr>
          <w:rFonts w:ascii="Arial" w:hAnsi="Arial" w:cs="Arial"/>
          <w:color w:val="000000" w:themeColor="text1"/>
          <w:sz w:val="28"/>
          <w:szCs w:val="28"/>
        </w:rPr>
      </w:pPr>
      <w:r w:rsidRPr="007E1C8C">
        <w:rPr>
          <w:rFonts w:ascii="Arial" w:hAnsi="Arial" w:cs="Arial"/>
          <w:color w:val="000000" w:themeColor="text1"/>
          <w:sz w:val="28"/>
          <w:szCs w:val="28"/>
          <w:highlight w:val="yellow"/>
          <w:rPrChange w:id="1003" w:author="Assessor GDSXSR" w:date="2026-10-29T16:48:39Z">
            <w:rPr>
              <w:rFonts w:ascii="Arial" w:hAnsi="Arial" w:cs="Arial"/>
              <w:color w:val="000000" w:themeColor="text1"/>
              <w:sz w:val="28"/>
              <w:szCs w:val="28"/>
            </w:rPr>
          </w:rPrChange>
        </w:rPr>
        <w:t xml:space="preserve">Sem razão o </w:t>
      </w:r>
      <w:r>
        <w:rPr>
          <w:rFonts w:ascii="Arial" w:hAnsi="Arial" w:cs="Arial"/>
          <w:color w:val="000000" w:themeColor="text1"/>
          <w:sz w:val="28"/>
          <w:szCs w:val="28"/>
          <w:highlight w:val="yellow"/>
          <w:rPrChange w:id="1004" w:author="Assessor GDSXSR" w:date="2026-10-29T16:48:39Z">
            <w:rPr>
              <w:rFonts w:ascii="Arial" w:hAnsi="Arial" w:cs="Arial"/>
              <w:color w:val="000000" w:themeColor="text1"/>
              <w:sz w:val="28"/>
              <w:szCs w:val="28"/>
            </w:rPr>
          </w:rPrChange>
        </w:rPr>
        <w:t>agravante</w:t>
      </w:r>
      <w:r w:rsidRPr="007E1C8C">
        <w:rPr>
          <w:rFonts w:ascii="Arial" w:hAnsi="Arial" w:cs="Arial"/>
          <w:color w:val="000000" w:themeColor="text1"/>
          <w:sz w:val="28"/>
          <w:szCs w:val="28"/>
          <w:highlight w:val="yellow"/>
          <w:rPrChange w:id="1005" w:author="Assessor GDSXSR" w:date="2026-10-29T16:48:39Z">
            <w:rPr>
              <w:rFonts w:ascii="Arial" w:hAnsi="Arial" w:cs="Arial"/>
              <w:color w:val="000000" w:themeColor="text1"/>
              <w:sz w:val="28"/>
              <w:szCs w:val="28"/>
            </w:rPr>
          </w:rPrChange>
        </w:rPr>
        <w:t>.</w:t>
      </w:r>
    </w:p>
    <w:p w14:paraId="7D8ADBDE" w14:textId="77777777" w:rsidR="004236F7" w:rsidRPr="007E1C8C" w:rsidRDefault="004236F7" w:rsidP="004236F7">
      <w:pPr>
        <w:spacing w:after="0" w:line="360" w:lineRule="auto"/>
        <w:ind w:firstLine="2268"/>
        <w:jc w:val="both"/>
        <w:rPr>
          <w:rFonts w:ascii="Arial" w:hAnsi="Arial" w:cs="Arial"/>
          <w:color w:val="000000" w:themeColor="text1"/>
          <w:sz w:val="28"/>
          <w:szCs w:val="28"/>
        </w:rPr>
      </w:pPr>
    </w:p>
    <w:p w14:paraId="5321CDC8" w14:textId="2F9C4ABE" w:rsidR="004236F7" w:rsidRDefault="00F43AFD" w:rsidP="004236F7">
      <w:pPr>
        <w:spacing w:after="0" w:line="360" w:lineRule="auto"/>
        <w:ind w:firstLine="2268"/>
        <w:jc w:val="both"/>
        <w:rPr>
          <w:rFonts w:ascii="Arial" w:hAnsi="Arial" w:cs="Arial"/>
          <w:color w:val="000000" w:themeColor="text1"/>
          <w:sz w:val="28"/>
          <w:szCs w:val="28"/>
        </w:rPr>
      </w:pPr>
      <w:commentRangeStart w:id="13"/>
      <w:r>
        <w:rPr>
          <w:rFonts w:ascii="Arial" w:hAnsi="Arial" w:cs="Arial"/>
          <w:color w:val="000000" w:themeColor="text1"/>
          <w:sz w:val="28"/>
          <w:szCs w:val="28"/>
        </w:rPr>
        <w:t xml:space="preserve">Mantenho as razões expostas na decisão</w:t>
      </w:r>
      <w:ins w:id="1123" w:author="Assessor GDSXSR" w:date="2026-10-29T16:48:39Z">
        <w:r>
          <w:rPr>
            <w:rFonts w:ascii="Arial" w:hAnsi="Arial" w:cs="Arial"/>
            <w:color w:val="808080"/>
            <w:sz w:val="28"/>
            <w:szCs w:val="28"/>
          </w:rPr>
          <w:t xml:space="preserve"> liminar</w:t>
        </w:r>
      </w:ins>
      <w:r>
        <w:rPr>
          <w:rFonts w:ascii="Arial" w:hAnsi="Arial" w:cs="Arial"/>
          <w:color w:val="000000" w:themeColor="text1"/>
          <w:sz w:val="28"/>
          <w:szCs w:val="28"/>
        </w:rPr>
        <w:t xml:space="preserve"> que indeferiu o efeito suspensivo (ID </w:t>
      </w:r>
      <w:r>
        <w:rPr>
          <w:rFonts w:ascii="Arial" w:hAnsi="Arial" w:cs="Arial"/>
          <w:color w:val="000000" w:themeColor="text1"/>
          <w:sz w:val="28"/>
          <w:szCs w:val="28"/>
        </w:rPr>
        <w:t xml:space="preserve">89578212</w:t>
      </w:r>
      <w:r>
        <w:rPr>
          <w:rFonts w:ascii="Arial" w:hAnsi="Arial" w:cs="Arial"/>
          <w:color w:val="000000" w:themeColor="text1"/>
          <w:sz w:val="28"/>
          <w:szCs w:val="28"/>
        </w:rPr>
        <w:t xml:space="preserve">):</w:t>
      </w:r>
      <w:commentRangeEnd w:id="13"/>
      <w:r>
        <w:rPr>
          <w:rStyle w:val="CommentReference"/>
        </w:rPr>
        <w:commentReference w:id="13"/>
      </w:r>
    </w:p>
    <w:p w14:paraId="6F19CF24" w14:textId="77777777" w:rsidR="00F43AFD" w:rsidRDefault="00F43AFD" w:rsidP="004236F7">
      <w:pPr>
        <w:spacing w:after="0" w:line="360" w:lineRule="auto"/>
        <w:ind w:firstLine="2268"/>
        <w:jc w:val="both"/>
        <w:rPr>
          <w:rFonts w:ascii="Arial" w:hAnsi="Arial" w:cs="Arial"/>
          <w:color w:val="000000" w:themeColor="text1"/>
          <w:sz w:val="28"/>
          <w:szCs w:val="28"/>
        </w:rPr>
      </w:pPr>
    </w:p>
    <w:p w14:paraId="605F996D" w14:textId="02DFA39B" w:rsidR="00F43AFD" w:rsidRPr="00F43AFD" w:rsidRDefault="00F43AFD" w:rsidP="00F43AFD">
      <w:pPr>
        <w:spacing w:after="0" w:line="360" w:lineRule="auto"/>
        <w:ind w:left="2268" w:firstLine="1134"/>
        <w:jc w:val="both"/>
        <w:rPr>
          <w:rFonts w:ascii="Arial" w:hAnsi="Arial" w:cs="Arial"/>
          <w:i/>
          <w:iCs/>
          <w:color w:val="000000" w:themeColor="text1"/>
          <w:sz w:val="26"/>
          <w:szCs w:val="26"/>
          <w:u w:val="single"/>
        </w:rPr>
      </w:pPr>
      <w:r w:rsidRPr="00F43AFD">
        <w:rPr>
          <w:rFonts w:ascii="Arial" w:hAnsi="Arial" w:cs="Arial"/>
          <w:i/>
          <w:iCs/>
          <w:color w:val="000000" w:themeColor="text1"/>
          <w:sz w:val="26"/>
          <w:szCs w:val="26"/>
          <w:u w:val="single"/>
        </w:rPr>
        <w:lastRenderedPageBreak/>
        <w:t>“</w:t>
      </w:r>
      <w:r w:rsidRPr="00F43AFD">
        <w:rPr>
          <w:rFonts w:ascii="Arial" w:hAnsi="Arial" w:cs="Arial"/>
          <w:i/>
          <w:iCs/>
          <w:color w:val="000000" w:themeColor="text1"/>
          <w:sz w:val="26"/>
          <w:szCs w:val="26"/>
          <w:u w:val="single"/>
        </w:rPr>
        <w:t>Não vislumbro a probabilidade do direito alegado, ao menos</w:t>
      </w:r>
      <w:r w:rsidRPr="00F43AFD">
        <w:rPr>
          <w:rFonts w:ascii="Arial" w:hAnsi="Arial" w:cs="Arial"/>
          <w:i/>
          <w:iCs/>
          <w:color w:val="000000" w:themeColor="text1"/>
          <w:sz w:val="26"/>
          <w:szCs w:val="26"/>
          <w:u w:val="single"/>
        </w:rPr>
        <w:t xml:space="preserve"> </w:t>
      </w:r>
      <w:r w:rsidRPr="00F43AFD">
        <w:rPr>
          <w:rFonts w:ascii="Arial" w:hAnsi="Arial" w:cs="Arial"/>
          <w:i/>
          <w:iCs/>
          <w:color w:val="000000" w:themeColor="text1"/>
          <w:sz w:val="26"/>
          <w:szCs w:val="26"/>
          <w:u w:val="single"/>
        </w:rPr>
        <w:t>nesta sede de cognição sumária.</w:t>
      </w:r>
    </w:p>
    <w:p w14:paraId="4E8DD49F" w14:textId="77777777" w:rsidR="00F43AFD" w:rsidRPr="00F43AFD" w:rsidRDefault="00F43AFD" w:rsidP="00F43AFD">
      <w:pPr>
        <w:spacing w:after="0" w:line="360" w:lineRule="auto"/>
        <w:ind w:left="2268" w:firstLine="1134"/>
        <w:jc w:val="both"/>
        <w:rPr>
          <w:rFonts w:ascii="Arial" w:hAnsi="Arial" w:cs="Arial"/>
          <w:i/>
          <w:iCs/>
          <w:color w:val="000000" w:themeColor="text1"/>
          <w:sz w:val="26"/>
          <w:szCs w:val="26"/>
        </w:rPr>
      </w:pPr>
      <w:r w:rsidRPr="00F43AFD">
        <w:rPr>
          <w:rFonts w:ascii="Arial" w:hAnsi="Arial" w:cs="Arial"/>
          <w:i/>
          <w:iCs/>
          <w:color w:val="000000" w:themeColor="text1"/>
          <w:sz w:val="26"/>
          <w:szCs w:val="26"/>
        </w:rPr>
        <w:t>Conforme constou da r. decisão agravada:</w:t>
      </w:r>
    </w:p>
    <w:p w14:paraId="5C43B331" w14:textId="06D5F4D3" w:rsidR="00F43AFD" w:rsidRPr="00F43AFD" w:rsidRDefault="00AF0136" w:rsidP="00F43AFD">
      <w:pPr>
        <w:spacing w:after="0" w:line="360" w:lineRule="auto"/>
        <w:ind w:left="3402" w:firstLine="0"/>
        <w:jc w:val="both"/>
        <w:rPr>
          <w:rFonts w:ascii="Arial" w:hAnsi="Arial" w:cs="Arial"/>
          <w:i/>
          <w:iCs/>
          <w:color w:val="000000" w:themeColor="text1"/>
          <w:sz w:val="26"/>
          <w:szCs w:val="26"/>
          <w:u w:val="single"/>
        </w:rPr>
        <w:pPrChange w:id="1189" w:author="Assessor GDSXSR" w:date="2026-10-29T16:48:39Z">
          <w:pPr>
            <w:spacing w:after="0" w:line="360" w:lineRule="auto"/>
            <w:ind w:left="3402" w:firstLine="1134"/>
            <w:jc w:val="both"/>
          </w:pPr>
        </w:pPrChange>
      </w:pPr>
      <w:r>
        <w:rPr>
          <w:rFonts w:ascii="Arial" w:hAnsi="Arial" w:cs="Arial"/>
          <w:i/>
          <w:iCs/>
          <w:color w:val="000000" w:themeColor="text1"/>
          <w:sz w:val="26"/>
          <w:szCs w:val="26"/>
        </w:rPr>
        <w:t>‘</w:t>
      </w:r>
      <w:r w:rsidR="00F43AFD" w:rsidRPr="00F43AFD">
        <w:rPr>
          <w:rFonts w:ascii="Arial" w:hAnsi="Arial" w:cs="Arial"/>
          <w:i/>
          <w:iCs/>
          <w:color w:val="000000" w:themeColor="text1"/>
          <w:sz w:val="26"/>
          <w:szCs w:val="26"/>
        </w:rPr>
        <w:t xml:space="preserve">(...) </w:t>
      </w:r>
      <w:r w:rsidR="00F43AFD" w:rsidRPr="00F43AFD">
        <w:rPr>
          <w:rFonts w:ascii="Arial" w:hAnsi="Arial" w:cs="Arial"/>
          <w:i/>
          <w:iCs/>
          <w:color w:val="000000" w:themeColor="text1"/>
          <w:sz w:val="26"/>
          <w:szCs w:val="26"/>
          <w:u w:val="single"/>
        </w:rPr>
        <w:t>No caso em exame, verifica-se a presença da</w:t>
      </w:r>
      <w:r w:rsidR="00F43AFD" w:rsidRPr="00F43AFD">
        <w:rPr>
          <w:rFonts w:ascii="Arial" w:hAnsi="Arial" w:cs="Arial"/>
          <w:i/>
          <w:iCs/>
          <w:color w:val="000000" w:themeColor="text1"/>
          <w:sz w:val="26"/>
          <w:szCs w:val="26"/>
          <w:u w:val="single"/>
        </w:rPr>
        <w:t xml:space="preserve"> </w:t>
      </w:r>
      <w:r w:rsidR="00F43AFD" w:rsidRPr="00F43AFD">
        <w:rPr>
          <w:rFonts w:ascii="Arial" w:hAnsi="Arial" w:cs="Arial"/>
          <w:i/>
          <w:iCs/>
          <w:color w:val="000000" w:themeColor="text1"/>
          <w:sz w:val="26"/>
          <w:szCs w:val="26"/>
          <w:u w:val="single"/>
        </w:rPr>
        <w:t>verossimilhança das alegações deduzidas na petição inicial. A</w:t>
      </w:r>
      <w:r w:rsidR="00F43AFD" w:rsidRPr="00F43AFD">
        <w:rPr>
          <w:rFonts w:ascii="Arial" w:hAnsi="Arial" w:cs="Arial"/>
          <w:i/>
          <w:iCs/>
          <w:color w:val="000000" w:themeColor="text1"/>
          <w:sz w:val="26"/>
          <w:szCs w:val="26"/>
          <w:u w:val="single"/>
        </w:rPr>
        <w:t xml:space="preserve"> </w:t>
      </w:r>
      <w:r w:rsidR="00F43AFD" w:rsidRPr="00F43AFD">
        <w:rPr>
          <w:rFonts w:ascii="Arial" w:hAnsi="Arial" w:cs="Arial"/>
          <w:i/>
          <w:iCs/>
          <w:color w:val="000000" w:themeColor="text1"/>
          <w:sz w:val="26"/>
          <w:szCs w:val="26"/>
          <w:u w:val="single"/>
        </w:rPr>
        <w:t>controvérsia envolve movimentações bancárias e suposta</w:t>
      </w:r>
      <w:r w:rsidR="00F43AFD" w:rsidRPr="00F43AFD">
        <w:rPr>
          <w:rFonts w:ascii="Arial" w:hAnsi="Arial" w:cs="Arial"/>
          <w:i/>
          <w:iCs/>
          <w:color w:val="000000" w:themeColor="text1"/>
          <w:sz w:val="26"/>
          <w:szCs w:val="26"/>
          <w:u w:val="single"/>
        </w:rPr>
        <w:t xml:space="preserve"> </w:t>
      </w:r>
      <w:r w:rsidR="00F43AFD" w:rsidRPr="00F43AFD">
        <w:rPr>
          <w:rFonts w:ascii="Arial" w:hAnsi="Arial" w:cs="Arial"/>
          <w:i/>
          <w:iCs/>
          <w:color w:val="000000" w:themeColor="text1"/>
          <w:sz w:val="26"/>
          <w:szCs w:val="26"/>
          <w:u w:val="single"/>
        </w:rPr>
        <w:t>contratação de empréstimo cuja regularidade é questionada pelo</w:t>
      </w:r>
      <w:r w:rsidR="00F43AFD" w:rsidRPr="00F43AFD">
        <w:rPr>
          <w:rFonts w:ascii="Arial" w:hAnsi="Arial" w:cs="Arial"/>
          <w:i/>
          <w:iCs/>
          <w:color w:val="000000" w:themeColor="text1"/>
          <w:sz w:val="26"/>
          <w:szCs w:val="26"/>
          <w:u w:val="single"/>
        </w:rPr>
        <w:t xml:space="preserve"> </w:t>
      </w:r>
      <w:r w:rsidR="00F43AFD" w:rsidRPr="00F43AFD">
        <w:rPr>
          <w:rFonts w:ascii="Arial" w:hAnsi="Arial" w:cs="Arial"/>
          <w:i/>
          <w:iCs/>
          <w:color w:val="000000" w:themeColor="text1"/>
          <w:sz w:val="26"/>
          <w:szCs w:val="26"/>
          <w:u w:val="single"/>
        </w:rPr>
        <w:t>consumidor, matéria cuja demonstração depende, em grande</w:t>
      </w:r>
      <w:r w:rsidR="00F43AFD" w:rsidRPr="00F43AFD">
        <w:rPr>
          <w:rFonts w:ascii="Arial" w:hAnsi="Arial" w:cs="Arial"/>
          <w:i/>
          <w:iCs/>
          <w:color w:val="000000" w:themeColor="text1"/>
          <w:sz w:val="26"/>
          <w:szCs w:val="26"/>
          <w:u w:val="single"/>
        </w:rPr>
        <w:t xml:space="preserve"> </w:t>
      </w:r>
      <w:r w:rsidR="00F43AFD" w:rsidRPr="00F43AFD">
        <w:rPr>
          <w:rFonts w:ascii="Arial" w:hAnsi="Arial" w:cs="Arial"/>
          <w:i/>
          <w:iCs/>
          <w:color w:val="000000" w:themeColor="text1"/>
          <w:sz w:val="26"/>
          <w:szCs w:val="26"/>
          <w:u w:val="single"/>
        </w:rPr>
        <w:t>medida, de documentos, registros eletrônicos, mecanismos de</w:t>
      </w:r>
      <w:r w:rsidR="00F43AFD" w:rsidRPr="00F43AFD">
        <w:rPr>
          <w:rFonts w:ascii="Arial" w:hAnsi="Arial" w:cs="Arial"/>
          <w:i/>
          <w:iCs/>
          <w:color w:val="000000" w:themeColor="text1"/>
          <w:sz w:val="26"/>
          <w:szCs w:val="26"/>
          <w:u w:val="single"/>
        </w:rPr>
        <w:t xml:space="preserve"> </w:t>
      </w:r>
      <w:r w:rsidR="00F43AFD" w:rsidRPr="00F43AFD">
        <w:rPr>
          <w:rFonts w:ascii="Arial" w:hAnsi="Arial" w:cs="Arial"/>
          <w:i/>
          <w:iCs/>
          <w:color w:val="000000" w:themeColor="text1"/>
          <w:sz w:val="26"/>
          <w:szCs w:val="26"/>
          <w:u w:val="single"/>
        </w:rPr>
        <w:t>autenticação e sistemas de segurança mantidos exclusivamente</w:t>
      </w:r>
      <w:r w:rsidR="00F43AFD" w:rsidRPr="00F43AFD">
        <w:rPr>
          <w:rFonts w:ascii="Arial" w:hAnsi="Arial" w:cs="Arial"/>
          <w:i/>
          <w:iCs/>
          <w:color w:val="000000" w:themeColor="text1"/>
          <w:sz w:val="26"/>
          <w:szCs w:val="26"/>
          <w:u w:val="single"/>
        </w:rPr>
        <w:t xml:space="preserve"> </w:t>
      </w:r>
      <w:r w:rsidR="00F43AFD" w:rsidRPr="00F43AFD">
        <w:rPr>
          <w:rFonts w:ascii="Arial" w:hAnsi="Arial" w:cs="Arial"/>
          <w:i/>
          <w:iCs/>
          <w:color w:val="000000" w:themeColor="text1"/>
          <w:sz w:val="26"/>
          <w:szCs w:val="26"/>
          <w:u w:val="single"/>
        </w:rPr>
        <w:t>pela instituição financeira.</w:t>
      </w:r>
    </w:p>
    <w:p w14:paraId="47879D3C" w14:textId="47DA7290" w:rsidR="00F43AFD" w:rsidRPr="00F43AFD" w:rsidRDefault="00F43AFD" w:rsidP="00F43AFD">
      <w:pPr>
        <w:spacing w:after="0" w:line="360" w:lineRule="auto"/>
        <w:ind w:left="3402" w:firstLine="0"/>
        <w:jc w:val="both"/>
        <w:rPr>
          <w:rFonts w:ascii="Arial" w:hAnsi="Arial" w:cs="Arial"/>
          <w:i/>
          <w:iCs/>
          <w:color w:val="000000" w:themeColor="text1"/>
          <w:sz w:val="26"/>
          <w:szCs w:val="26"/>
          <w:u w:val="single"/>
        </w:rPr>
        <w:pPrChange w:id="1190" w:author="Assessor GDSXSR" w:date="2026-10-29T16:48:39Z">
          <w:pPr>
            <w:spacing w:after="0" w:line="360" w:lineRule="auto"/>
            <w:ind w:left="3402" w:firstLine="1134"/>
            <w:jc w:val="both"/>
          </w:pPr>
        </w:pPrChange>
      </w:pPr>
      <w:r w:rsidRPr="00F43AFD">
        <w:rPr>
          <w:rFonts w:ascii="Arial" w:hAnsi="Arial" w:cs="Arial"/>
          <w:i/>
          <w:iCs/>
          <w:color w:val="000000" w:themeColor="text1"/>
          <w:sz w:val="26"/>
          <w:szCs w:val="26"/>
          <w:u w:val="single"/>
        </w:rPr>
        <w:t>Além disso, a instituição bancária é a detentora dos</w:t>
      </w:r>
      <w:r w:rsidRPr="00F43AFD">
        <w:rPr>
          <w:rFonts w:ascii="Arial" w:hAnsi="Arial" w:cs="Arial"/>
          <w:i/>
          <w:iCs/>
          <w:color w:val="000000" w:themeColor="text1"/>
          <w:sz w:val="26"/>
          <w:szCs w:val="26"/>
          <w:u w:val="single"/>
        </w:rPr>
        <w:t xml:space="preserve"> </w:t>
      </w:r>
      <w:r w:rsidRPr="00F43AFD">
        <w:rPr>
          <w:rFonts w:ascii="Arial" w:hAnsi="Arial" w:cs="Arial"/>
          <w:i/>
          <w:iCs/>
          <w:color w:val="000000" w:themeColor="text1"/>
          <w:sz w:val="26"/>
          <w:szCs w:val="26"/>
          <w:u w:val="single"/>
        </w:rPr>
        <w:t>elementos aptos a demonstrar a origem das operações impugnadas,</w:t>
      </w:r>
      <w:r w:rsidRPr="00F43AFD">
        <w:rPr>
          <w:rFonts w:ascii="Arial" w:hAnsi="Arial" w:cs="Arial"/>
          <w:i/>
          <w:iCs/>
          <w:color w:val="000000" w:themeColor="text1"/>
          <w:sz w:val="26"/>
          <w:szCs w:val="26"/>
          <w:u w:val="single"/>
        </w:rPr>
        <w:t xml:space="preserve"> </w:t>
      </w:r>
      <w:r w:rsidRPr="00F43AFD">
        <w:rPr>
          <w:rFonts w:ascii="Arial" w:hAnsi="Arial" w:cs="Arial"/>
          <w:i/>
          <w:iCs/>
          <w:color w:val="000000" w:themeColor="text1"/>
          <w:sz w:val="26"/>
          <w:szCs w:val="26"/>
          <w:u w:val="single"/>
        </w:rPr>
        <w:t>o modo pelo qual foram realizadas, a eventual existência de</w:t>
      </w:r>
      <w:r w:rsidRPr="00F43AFD">
        <w:rPr>
          <w:rFonts w:ascii="Arial" w:hAnsi="Arial" w:cs="Arial"/>
          <w:i/>
          <w:iCs/>
          <w:color w:val="000000" w:themeColor="text1"/>
          <w:sz w:val="26"/>
          <w:szCs w:val="26"/>
          <w:u w:val="single"/>
        </w:rPr>
        <w:t xml:space="preserve"> </w:t>
      </w:r>
      <w:r w:rsidRPr="00F43AFD">
        <w:rPr>
          <w:rFonts w:ascii="Arial" w:hAnsi="Arial" w:cs="Arial"/>
          <w:i/>
          <w:iCs/>
          <w:color w:val="000000" w:themeColor="text1"/>
          <w:sz w:val="26"/>
          <w:szCs w:val="26"/>
          <w:u w:val="single"/>
        </w:rPr>
        <w:t>contratação válida, a forma de autenticação empregada e os</w:t>
      </w:r>
      <w:r w:rsidRPr="00F43AFD">
        <w:rPr>
          <w:rFonts w:ascii="Arial" w:hAnsi="Arial" w:cs="Arial"/>
          <w:i/>
          <w:iCs/>
          <w:color w:val="000000" w:themeColor="text1"/>
          <w:sz w:val="26"/>
          <w:szCs w:val="26"/>
          <w:u w:val="single"/>
        </w:rPr>
        <w:t xml:space="preserve"> </w:t>
      </w:r>
      <w:r w:rsidRPr="00F43AFD">
        <w:rPr>
          <w:rFonts w:ascii="Arial" w:hAnsi="Arial" w:cs="Arial"/>
          <w:i/>
          <w:iCs/>
          <w:color w:val="000000" w:themeColor="text1"/>
          <w:sz w:val="26"/>
          <w:szCs w:val="26"/>
          <w:u w:val="single"/>
        </w:rPr>
        <w:t>mecanismos utilizados para confirmação da identidade do</w:t>
      </w:r>
      <w:r w:rsidRPr="00F43AFD">
        <w:rPr>
          <w:rFonts w:ascii="Arial" w:hAnsi="Arial" w:cs="Arial"/>
          <w:i/>
          <w:iCs/>
          <w:color w:val="000000" w:themeColor="text1"/>
          <w:sz w:val="26"/>
          <w:szCs w:val="26"/>
          <w:u w:val="single"/>
        </w:rPr>
        <w:t xml:space="preserve"> </w:t>
      </w:r>
      <w:r w:rsidRPr="00F43AFD">
        <w:rPr>
          <w:rFonts w:ascii="Arial" w:hAnsi="Arial" w:cs="Arial"/>
          <w:i/>
          <w:iCs/>
          <w:color w:val="000000" w:themeColor="text1"/>
          <w:sz w:val="26"/>
          <w:szCs w:val="26"/>
          <w:u w:val="single"/>
        </w:rPr>
        <w:t>contratante.</w:t>
      </w:r>
    </w:p>
    <w:p w14:paraId="001391B0" w14:textId="77777777" w:rsidR="00AF0136" w:rsidRDefault="00F43AFD" w:rsidP="00F43AFD">
      <w:pPr>
        <w:spacing w:after="0" w:line="360" w:lineRule="auto"/>
        <w:ind w:left="3402" w:firstLine="0"/>
        <w:jc w:val="both"/>
        <w:rPr>
          <w:rFonts w:ascii="Arial" w:hAnsi="Arial" w:cs="Arial"/>
          <w:i/>
          <w:iCs/>
          <w:color w:val="000000" w:themeColor="text1"/>
          <w:sz w:val="26"/>
          <w:szCs w:val="26"/>
        </w:rPr>
        <w:pPrChange w:id="1191" w:author="Assessor GDSXSR" w:date="2026-10-29T16:48:39Z">
          <w:pPr>
            <w:spacing w:after="0" w:line="360" w:lineRule="auto"/>
            <w:ind w:left="3402" w:firstLine="1134"/>
            <w:jc w:val="both"/>
          </w:pPr>
        </w:pPrChange>
      </w:pPr>
      <w:r w:rsidRPr="00F43AFD">
        <w:rPr>
          <w:rFonts w:ascii="Arial" w:hAnsi="Arial" w:cs="Arial"/>
          <w:i/>
          <w:iCs/>
          <w:color w:val="000000" w:themeColor="text1"/>
          <w:sz w:val="26"/>
          <w:szCs w:val="26"/>
        </w:rPr>
        <w:t>A responsabilidade das instituições financeiras, no âmbito</w:t>
      </w:r>
      <w:r w:rsidRPr="00F43AFD">
        <w:rPr>
          <w:rFonts w:ascii="Arial" w:hAnsi="Arial" w:cs="Arial"/>
          <w:i/>
          <w:iCs/>
          <w:color w:val="000000" w:themeColor="text1"/>
          <w:sz w:val="26"/>
          <w:szCs w:val="26"/>
        </w:rPr>
        <w:t xml:space="preserve"> </w:t>
      </w:r>
      <w:r w:rsidRPr="00F43AFD">
        <w:rPr>
          <w:rFonts w:ascii="Arial" w:hAnsi="Arial" w:cs="Arial"/>
          <w:i/>
          <w:iCs/>
          <w:color w:val="000000" w:themeColor="text1"/>
          <w:sz w:val="26"/>
          <w:szCs w:val="26"/>
        </w:rPr>
        <w:t>da prestação de serviços bancários, encontra fundamento no artigo</w:t>
      </w:r>
      <w:r w:rsidRPr="00F43AFD">
        <w:rPr>
          <w:rFonts w:ascii="Arial" w:hAnsi="Arial" w:cs="Arial"/>
          <w:i/>
          <w:iCs/>
          <w:color w:val="000000" w:themeColor="text1"/>
          <w:sz w:val="26"/>
          <w:szCs w:val="26"/>
        </w:rPr>
        <w:t xml:space="preserve"> </w:t>
      </w:r>
      <w:r w:rsidRPr="00F43AFD">
        <w:rPr>
          <w:rFonts w:ascii="Arial" w:hAnsi="Arial" w:cs="Arial"/>
          <w:i/>
          <w:iCs/>
          <w:color w:val="000000" w:themeColor="text1"/>
          <w:sz w:val="26"/>
          <w:szCs w:val="26"/>
        </w:rPr>
        <w:t>14 do Código de Defesa do Consumidor, segundo o qual:</w:t>
      </w:r>
      <w:r w:rsidRPr="00F43AFD">
        <w:rPr>
          <w:rFonts w:ascii="Arial" w:hAnsi="Arial" w:cs="Arial"/>
          <w:i/>
          <w:iCs/>
          <w:color w:val="000000" w:themeColor="text1"/>
          <w:sz w:val="26"/>
          <w:szCs w:val="26"/>
        </w:rPr>
        <w:t xml:space="preserve"> </w:t>
      </w:r>
    </w:p>
    <w:p w14:paraId="6055BEDE" w14:textId="2E4EDF64" w:rsidR="00F43AFD" w:rsidRPr="00F43AFD" w:rsidRDefault="00AF0136" w:rsidP="00AF0136">
      <w:pPr>
        <w:spacing w:after="0" w:line="360" w:lineRule="auto"/>
        <w:ind w:left="4536" w:firstLine="0"/>
        <w:jc w:val="both"/>
        <w:rPr>
          <w:rFonts w:ascii="Arial" w:hAnsi="Arial" w:cs="Arial"/>
          <w:i/>
          <w:iCs/>
          <w:color w:val="000000" w:themeColor="text1"/>
          <w:sz w:val="26"/>
          <w:szCs w:val="26"/>
        </w:rPr>
        <w:pPrChange w:id="1192" w:author="Assessor GDSXSR" w:date="2026-10-29T16:48:39Z">
          <w:pPr>
            <w:spacing w:after="0" w:line="360" w:lineRule="auto"/>
            <w:ind w:left="4536" w:firstLine="1134"/>
            <w:jc w:val="both"/>
          </w:pPr>
        </w:pPrChange>
      </w:pPr>
      <w:r>
        <w:rPr>
          <w:rFonts w:ascii="Arial" w:hAnsi="Arial" w:cs="Arial"/>
          <w:i/>
          <w:iCs/>
          <w:color w:val="000000" w:themeColor="text1"/>
          <w:sz w:val="26"/>
          <w:szCs w:val="26"/>
        </w:rPr>
        <w:t>‘</w:t>
      </w:r>
      <w:r w:rsidR="00F43AFD" w:rsidRPr="00F43AFD">
        <w:rPr>
          <w:rFonts w:ascii="Arial" w:hAnsi="Arial" w:cs="Arial"/>
          <w:i/>
          <w:iCs/>
          <w:color w:val="000000" w:themeColor="text1"/>
          <w:sz w:val="26"/>
          <w:szCs w:val="26"/>
        </w:rPr>
        <w:t>o fornecedor de serviços responde,</w:t>
      </w:r>
      <w:r w:rsidR="00F43AFD" w:rsidRPr="00F43AFD">
        <w:rPr>
          <w:rFonts w:ascii="Arial" w:hAnsi="Arial" w:cs="Arial"/>
          <w:i/>
          <w:iCs/>
          <w:color w:val="000000" w:themeColor="text1"/>
          <w:sz w:val="26"/>
          <w:szCs w:val="26"/>
        </w:rPr>
        <w:t xml:space="preserve"> </w:t>
      </w:r>
      <w:r w:rsidR="00F43AFD" w:rsidRPr="00F43AFD">
        <w:rPr>
          <w:rFonts w:ascii="Arial" w:hAnsi="Arial" w:cs="Arial"/>
          <w:i/>
          <w:iCs/>
          <w:color w:val="000000" w:themeColor="text1"/>
          <w:sz w:val="26"/>
          <w:szCs w:val="26"/>
        </w:rPr>
        <w:t xml:space="preserve">independentemente da existência </w:t>
      </w:r>
      <w:r w:rsidR="00F43AFD" w:rsidRPr="00F43AFD">
        <w:rPr>
          <w:rFonts w:ascii="Arial" w:hAnsi="Arial" w:cs="Arial"/>
          <w:i/>
          <w:iCs/>
          <w:color w:val="000000" w:themeColor="text1"/>
          <w:sz w:val="26"/>
          <w:szCs w:val="26"/>
        </w:rPr>
        <w:lastRenderedPageBreak/>
        <w:t>de culpa, pela</w:t>
      </w:r>
      <w:r w:rsidR="00F43AFD" w:rsidRPr="00F43AFD">
        <w:rPr>
          <w:rFonts w:ascii="Arial" w:hAnsi="Arial" w:cs="Arial"/>
          <w:i/>
          <w:iCs/>
          <w:color w:val="000000" w:themeColor="text1"/>
          <w:sz w:val="26"/>
          <w:szCs w:val="26"/>
        </w:rPr>
        <w:t xml:space="preserve"> </w:t>
      </w:r>
      <w:r w:rsidR="00F43AFD" w:rsidRPr="00F43AFD">
        <w:rPr>
          <w:rFonts w:ascii="Arial" w:hAnsi="Arial" w:cs="Arial"/>
          <w:i/>
          <w:iCs/>
          <w:color w:val="000000" w:themeColor="text1"/>
          <w:sz w:val="26"/>
          <w:szCs w:val="26"/>
        </w:rPr>
        <w:t>reparação dos danos causados aos consumidores por</w:t>
      </w:r>
      <w:r w:rsidR="00F43AFD" w:rsidRPr="00F43AFD">
        <w:rPr>
          <w:rFonts w:ascii="Arial" w:hAnsi="Arial" w:cs="Arial"/>
          <w:i/>
          <w:iCs/>
          <w:color w:val="000000" w:themeColor="text1"/>
          <w:sz w:val="26"/>
          <w:szCs w:val="26"/>
        </w:rPr>
        <w:t xml:space="preserve"> </w:t>
      </w:r>
      <w:r w:rsidR="00F43AFD" w:rsidRPr="00F43AFD">
        <w:rPr>
          <w:rFonts w:ascii="Arial" w:hAnsi="Arial" w:cs="Arial"/>
          <w:i/>
          <w:iCs/>
          <w:color w:val="000000" w:themeColor="text1"/>
          <w:sz w:val="26"/>
          <w:szCs w:val="26"/>
        </w:rPr>
        <w:t>defeitos relativos à prestação dos serviços.</w:t>
      </w:r>
      <w:r>
        <w:rPr>
          <w:rFonts w:ascii="Arial" w:hAnsi="Arial" w:cs="Arial"/>
          <w:i/>
          <w:iCs/>
          <w:color w:val="000000" w:themeColor="text1"/>
          <w:sz w:val="26"/>
          <w:szCs w:val="26"/>
        </w:rPr>
        <w:t>’</w:t>
      </w:r>
    </w:p>
    <w:p w14:paraId="5F6E31FF" w14:textId="77777777" w:rsidR="00F43AFD" w:rsidRPr="00F43AFD" w:rsidRDefault="00F43AFD" w:rsidP="00AF0136">
      <w:pPr>
        <w:spacing w:after="0" w:line="360" w:lineRule="auto"/>
        <w:ind w:left="3402" w:firstLine="0"/>
        <w:jc w:val="both"/>
        <w:rPr>
          <w:rFonts w:ascii="Arial" w:hAnsi="Arial" w:cs="Arial"/>
          <w:i/>
          <w:iCs/>
          <w:color w:val="000000" w:themeColor="text1"/>
          <w:sz w:val="26"/>
          <w:szCs w:val="26"/>
        </w:rPr>
        <w:pPrChange w:id="1193" w:author="Assessor GDSXSR" w:date="2026-10-29T16:48:39Z">
          <w:pPr>
            <w:spacing w:after="0" w:line="360" w:lineRule="auto"/>
            <w:ind w:left="3402" w:firstLine="1134"/>
            <w:jc w:val="both"/>
          </w:pPr>
        </w:pPrChange>
      </w:pPr>
      <w:r w:rsidRPr="00F43AFD">
        <w:rPr>
          <w:rFonts w:ascii="Arial" w:hAnsi="Arial" w:cs="Arial"/>
          <w:i/>
          <w:iCs/>
          <w:color w:val="000000" w:themeColor="text1"/>
          <w:sz w:val="26"/>
          <w:szCs w:val="26"/>
        </w:rPr>
        <w:t>Dessa forma, mostra-se adequada a inversão do ônus da</w:t>
      </w:r>
      <w:r w:rsidRPr="00F43AFD">
        <w:rPr>
          <w:rFonts w:ascii="Arial" w:hAnsi="Arial" w:cs="Arial"/>
          <w:i/>
          <w:iCs/>
          <w:color w:val="000000" w:themeColor="text1"/>
          <w:sz w:val="26"/>
          <w:szCs w:val="26"/>
        </w:rPr>
        <w:t xml:space="preserve"> </w:t>
      </w:r>
      <w:r w:rsidRPr="00F43AFD">
        <w:rPr>
          <w:rFonts w:ascii="Arial" w:hAnsi="Arial" w:cs="Arial"/>
          <w:i/>
          <w:iCs/>
          <w:color w:val="000000" w:themeColor="text1"/>
          <w:sz w:val="26"/>
          <w:szCs w:val="26"/>
        </w:rPr>
        <w:t>prova para atribuir à requerida o dever de demonstrar a regularidade</w:t>
      </w:r>
      <w:r w:rsidRPr="00F43AFD">
        <w:rPr>
          <w:rFonts w:ascii="Arial" w:hAnsi="Arial" w:cs="Arial"/>
          <w:i/>
          <w:iCs/>
          <w:color w:val="000000" w:themeColor="text1"/>
          <w:sz w:val="26"/>
          <w:szCs w:val="26"/>
        </w:rPr>
        <w:t xml:space="preserve"> </w:t>
      </w:r>
      <w:r w:rsidRPr="00F43AFD">
        <w:rPr>
          <w:rFonts w:ascii="Arial" w:hAnsi="Arial" w:cs="Arial"/>
          <w:i/>
          <w:iCs/>
          <w:color w:val="000000" w:themeColor="text1"/>
          <w:sz w:val="26"/>
          <w:szCs w:val="26"/>
        </w:rPr>
        <w:t>das operações questionadas. Compete à instituição financeira</w:t>
      </w:r>
      <w:r w:rsidRPr="00F43AFD">
        <w:rPr>
          <w:rFonts w:ascii="Arial" w:hAnsi="Arial" w:cs="Arial"/>
          <w:i/>
          <w:iCs/>
          <w:color w:val="000000" w:themeColor="text1"/>
          <w:sz w:val="26"/>
          <w:szCs w:val="26"/>
        </w:rPr>
        <w:t xml:space="preserve"> </w:t>
      </w:r>
      <w:r w:rsidRPr="00F43AFD">
        <w:rPr>
          <w:rFonts w:ascii="Arial" w:hAnsi="Arial" w:cs="Arial"/>
          <w:i/>
          <w:iCs/>
          <w:color w:val="000000" w:themeColor="text1"/>
          <w:sz w:val="26"/>
          <w:szCs w:val="26"/>
        </w:rPr>
        <w:t>comprovar a efetiva contratação do empréstimo impugnado, caso</w:t>
      </w:r>
      <w:r w:rsidRPr="00F43AFD">
        <w:rPr>
          <w:rFonts w:ascii="Arial" w:hAnsi="Arial" w:cs="Arial"/>
          <w:i/>
          <w:iCs/>
          <w:color w:val="000000" w:themeColor="text1"/>
          <w:sz w:val="26"/>
          <w:szCs w:val="26"/>
        </w:rPr>
        <w:t xml:space="preserve"> </w:t>
      </w:r>
      <w:r w:rsidRPr="00F43AFD">
        <w:rPr>
          <w:rFonts w:ascii="Arial" w:hAnsi="Arial" w:cs="Arial"/>
          <w:i/>
          <w:iCs/>
          <w:color w:val="000000" w:themeColor="text1"/>
          <w:sz w:val="26"/>
          <w:szCs w:val="26"/>
        </w:rPr>
        <w:t>existente, mediante apresentação do respectivo instrumento</w:t>
      </w:r>
      <w:r w:rsidRPr="00F43AFD">
        <w:rPr>
          <w:rFonts w:ascii="Arial" w:hAnsi="Arial" w:cs="Arial"/>
          <w:i/>
          <w:iCs/>
          <w:color w:val="000000" w:themeColor="text1"/>
          <w:sz w:val="26"/>
          <w:szCs w:val="26"/>
        </w:rPr>
        <w:t xml:space="preserve"> </w:t>
      </w:r>
      <w:r w:rsidRPr="00F43AFD">
        <w:rPr>
          <w:rFonts w:ascii="Arial" w:hAnsi="Arial" w:cs="Arial"/>
          <w:i/>
          <w:iCs/>
          <w:color w:val="000000" w:themeColor="text1"/>
          <w:sz w:val="26"/>
          <w:szCs w:val="26"/>
        </w:rPr>
        <w:t>contratual e de todos os elementos aptos a evidenciar a</w:t>
      </w:r>
      <w:r w:rsidRPr="00F43AFD">
        <w:rPr>
          <w:rFonts w:ascii="Arial" w:hAnsi="Arial" w:cs="Arial"/>
          <w:i/>
          <w:iCs/>
          <w:color w:val="000000" w:themeColor="text1"/>
          <w:sz w:val="26"/>
          <w:szCs w:val="26"/>
        </w:rPr>
        <w:t xml:space="preserve"> </w:t>
      </w:r>
      <w:r w:rsidRPr="00F43AFD">
        <w:rPr>
          <w:rFonts w:ascii="Arial" w:hAnsi="Arial" w:cs="Arial"/>
          <w:i/>
          <w:iCs/>
          <w:color w:val="000000" w:themeColor="text1"/>
          <w:sz w:val="26"/>
          <w:szCs w:val="26"/>
        </w:rPr>
        <w:t>manifestação válida de vontade do consumidor.</w:t>
      </w:r>
      <w:r w:rsidRPr="00F43AFD">
        <w:rPr>
          <w:rFonts w:ascii="Arial" w:hAnsi="Arial" w:cs="Arial"/>
          <w:i/>
          <w:iCs/>
          <w:color w:val="000000" w:themeColor="text1"/>
          <w:sz w:val="26"/>
          <w:szCs w:val="26"/>
        </w:rPr>
        <w:t xml:space="preserve"> </w:t>
      </w:r>
    </w:p>
    <w:p w14:paraId="38ABE1F0" w14:textId="458442AC" w:rsidR="00F43AFD" w:rsidRPr="00AF0136" w:rsidRDefault="00F43AFD" w:rsidP="00F43AFD">
      <w:pPr>
        <w:spacing w:after="0" w:line="360" w:lineRule="auto"/>
        <w:ind w:left="3402" w:firstLine="0"/>
        <w:jc w:val="both"/>
        <w:rPr>
          <w:rFonts w:ascii="Arial" w:hAnsi="Arial" w:cs="Arial"/>
          <w:i/>
          <w:iCs/>
          <w:color w:val="000000" w:themeColor="text1"/>
          <w:sz w:val="26"/>
          <w:szCs w:val="26"/>
          <w:u w:val="single"/>
        </w:rPr>
        <w:pPrChange w:id="1194" w:author="Assessor GDSXSR" w:date="2026-10-29T16:48:39Z">
          <w:pPr>
            <w:spacing w:after="0" w:line="360" w:lineRule="auto"/>
            <w:ind w:left="3402" w:firstLine="1134"/>
            <w:jc w:val="both"/>
          </w:pPr>
        </w:pPrChange>
      </w:pPr>
      <w:r w:rsidRPr="00AF0136">
        <w:rPr>
          <w:rFonts w:ascii="Arial" w:hAnsi="Arial" w:cs="Arial"/>
          <w:i/>
          <w:iCs/>
          <w:color w:val="000000" w:themeColor="text1"/>
          <w:sz w:val="26"/>
          <w:szCs w:val="26"/>
          <w:u w:val="single"/>
        </w:rPr>
        <w:t>Deverá, ainda, comprovar a lisura das movimentações</w:t>
      </w:r>
      <w:r w:rsidRPr="00AF0136">
        <w:rPr>
          <w:rFonts w:ascii="Arial" w:hAnsi="Arial" w:cs="Arial"/>
          <w:i/>
          <w:iCs/>
          <w:color w:val="000000" w:themeColor="text1"/>
          <w:sz w:val="26"/>
          <w:szCs w:val="26"/>
          <w:u w:val="single"/>
        </w:rPr>
        <w:t xml:space="preserve"> </w:t>
      </w:r>
      <w:r w:rsidRPr="00AF0136">
        <w:rPr>
          <w:rFonts w:ascii="Arial" w:hAnsi="Arial" w:cs="Arial"/>
          <w:i/>
          <w:iCs/>
          <w:color w:val="000000" w:themeColor="text1"/>
          <w:sz w:val="26"/>
          <w:szCs w:val="26"/>
          <w:u w:val="single"/>
        </w:rPr>
        <w:t>financeiras controvertidas, esclarecendo a origem, o destino, a data,</w:t>
      </w:r>
      <w:r w:rsidRPr="00AF0136">
        <w:rPr>
          <w:rFonts w:ascii="Arial" w:hAnsi="Arial" w:cs="Arial"/>
          <w:i/>
          <w:iCs/>
          <w:color w:val="000000" w:themeColor="text1"/>
          <w:sz w:val="26"/>
          <w:szCs w:val="26"/>
          <w:u w:val="single"/>
        </w:rPr>
        <w:t xml:space="preserve"> </w:t>
      </w:r>
      <w:r w:rsidRPr="00AF0136">
        <w:rPr>
          <w:rFonts w:ascii="Arial" w:hAnsi="Arial" w:cs="Arial"/>
          <w:i/>
          <w:iCs/>
          <w:color w:val="000000" w:themeColor="text1"/>
          <w:sz w:val="26"/>
          <w:szCs w:val="26"/>
          <w:u w:val="single"/>
        </w:rPr>
        <w:t>o canal utilizado e os mecanismos de autenticação empregados em</w:t>
      </w:r>
      <w:r w:rsidRPr="00AF0136">
        <w:rPr>
          <w:rFonts w:ascii="Arial" w:hAnsi="Arial" w:cs="Arial"/>
          <w:i/>
          <w:iCs/>
          <w:color w:val="000000" w:themeColor="text1"/>
          <w:sz w:val="26"/>
          <w:szCs w:val="26"/>
          <w:u w:val="single"/>
        </w:rPr>
        <w:t xml:space="preserve"> </w:t>
      </w:r>
      <w:r w:rsidRPr="00AF0136">
        <w:rPr>
          <w:rFonts w:ascii="Arial" w:hAnsi="Arial" w:cs="Arial"/>
          <w:i/>
          <w:iCs/>
          <w:color w:val="000000" w:themeColor="text1"/>
          <w:sz w:val="26"/>
          <w:szCs w:val="26"/>
          <w:u w:val="single"/>
        </w:rPr>
        <w:t>cada operação. Incumbe-lhe demonstrar, de forma específica, se</w:t>
      </w:r>
      <w:r w:rsidRPr="00AF0136">
        <w:rPr>
          <w:rFonts w:ascii="Arial" w:hAnsi="Arial" w:cs="Arial"/>
          <w:i/>
          <w:iCs/>
          <w:color w:val="000000" w:themeColor="text1"/>
          <w:sz w:val="26"/>
          <w:szCs w:val="26"/>
          <w:u w:val="single"/>
        </w:rPr>
        <w:t xml:space="preserve"> </w:t>
      </w:r>
      <w:r w:rsidRPr="00AF0136">
        <w:rPr>
          <w:rFonts w:ascii="Arial" w:hAnsi="Arial" w:cs="Arial"/>
          <w:i/>
          <w:iCs/>
          <w:color w:val="000000" w:themeColor="text1"/>
          <w:sz w:val="26"/>
          <w:szCs w:val="26"/>
          <w:u w:val="single"/>
        </w:rPr>
        <w:t>eventual contratação ou movimentação financeira foi realizada</w:t>
      </w:r>
      <w:r w:rsidRPr="00AF0136">
        <w:rPr>
          <w:rFonts w:ascii="Arial" w:hAnsi="Arial" w:cs="Arial"/>
          <w:i/>
          <w:iCs/>
          <w:color w:val="000000" w:themeColor="text1"/>
          <w:sz w:val="26"/>
          <w:szCs w:val="26"/>
          <w:u w:val="single"/>
        </w:rPr>
        <w:t xml:space="preserve"> </w:t>
      </w:r>
      <w:r w:rsidRPr="00AF0136">
        <w:rPr>
          <w:rFonts w:ascii="Arial" w:hAnsi="Arial" w:cs="Arial"/>
          <w:i/>
          <w:iCs/>
          <w:color w:val="000000" w:themeColor="text1"/>
          <w:sz w:val="26"/>
          <w:szCs w:val="26"/>
          <w:u w:val="single"/>
        </w:rPr>
        <w:t>mediante utilização de senha pessoal do requerente, biometria,</w:t>
      </w:r>
      <w:r w:rsidRPr="00AF0136">
        <w:rPr>
          <w:rFonts w:ascii="Arial" w:hAnsi="Arial" w:cs="Arial"/>
          <w:i/>
          <w:iCs/>
          <w:color w:val="000000" w:themeColor="text1"/>
          <w:sz w:val="26"/>
          <w:szCs w:val="26"/>
          <w:u w:val="single"/>
        </w:rPr>
        <w:t xml:space="preserve"> </w:t>
      </w:r>
      <w:r w:rsidRPr="00AF0136">
        <w:rPr>
          <w:rFonts w:ascii="Arial" w:hAnsi="Arial" w:cs="Arial"/>
          <w:i/>
          <w:iCs/>
          <w:color w:val="000000" w:themeColor="text1"/>
          <w:sz w:val="26"/>
          <w:szCs w:val="26"/>
          <w:u w:val="single"/>
        </w:rPr>
        <w:t>assinatura física, assinatura eletrônica, certificação digital,</w:t>
      </w:r>
      <w:r w:rsidRPr="00AF0136">
        <w:rPr>
          <w:rFonts w:ascii="Arial" w:hAnsi="Arial" w:cs="Arial"/>
          <w:i/>
          <w:iCs/>
          <w:color w:val="000000" w:themeColor="text1"/>
          <w:sz w:val="26"/>
          <w:szCs w:val="26"/>
          <w:u w:val="single"/>
        </w:rPr>
        <w:t xml:space="preserve"> </w:t>
      </w:r>
      <w:r w:rsidRPr="00AF0136">
        <w:rPr>
          <w:rFonts w:ascii="Arial" w:hAnsi="Arial" w:cs="Arial"/>
          <w:i/>
          <w:iCs/>
          <w:color w:val="000000" w:themeColor="text1"/>
          <w:sz w:val="26"/>
          <w:szCs w:val="26"/>
          <w:u w:val="single"/>
        </w:rPr>
        <w:t>reconhecimento facial ou qualquer outro método de validação</w:t>
      </w:r>
      <w:r w:rsidRPr="00AF0136">
        <w:rPr>
          <w:rFonts w:ascii="Arial" w:hAnsi="Arial" w:cs="Arial"/>
          <w:i/>
          <w:iCs/>
          <w:color w:val="000000" w:themeColor="text1"/>
          <w:sz w:val="26"/>
          <w:szCs w:val="26"/>
          <w:u w:val="single"/>
        </w:rPr>
        <w:t xml:space="preserve"> </w:t>
      </w:r>
      <w:r w:rsidRPr="00AF0136">
        <w:rPr>
          <w:rFonts w:ascii="Arial" w:hAnsi="Arial" w:cs="Arial"/>
          <w:i/>
          <w:iCs/>
          <w:color w:val="000000" w:themeColor="text1"/>
          <w:sz w:val="26"/>
          <w:szCs w:val="26"/>
          <w:u w:val="single"/>
        </w:rPr>
        <w:t>adotado pela instituição.</w:t>
      </w:r>
    </w:p>
    <w:p w14:paraId="7FF8D7BE" w14:textId="2815E8F7" w:rsidR="00F43AFD" w:rsidRPr="00F43AFD" w:rsidRDefault="00F43AFD" w:rsidP="00F43AFD">
      <w:pPr>
        <w:spacing w:after="0" w:line="360" w:lineRule="auto"/>
        <w:ind w:left="3402" w:firstLine="0"/>
        <w:jc w:val="both"/>
        <w:rPr>
          <w:rFonts w:ascii="Arial" w:hAnsi="Arial" w:cs="Arial"/>
          <w:i/>
          <w:iCs/>
          <w:color w:val="000000" w:themeColor="text1"/>
          <w:sz w:val="26"/>
          <w:szCs w:val="26"/>
        </w:rPr>
        <w:pPrChange w:id="1195" w:author="Assessor GDSXSR" w:date="2026-10-29T16:48:39Z">
          <w:pPr>
            <w:spacing w:after="0" w:line="360" w:lineRule="auto"/>
            <w:ind w:left="3402" w:firstLine="1134"/>
            <w:jc w:val="both"/>
          </w:pPr>
        </w:pPrChange>
      </w:pPr>
      <w:r w:rsidRPr="00F43AFD">
        <w:rPr>
          <w:rFonts w:ascii="Arial" w:hAnsi="Arial" w:cs="Arial"/>
          <w:i/>
          <w:iCs/>
          <w:color w:val="000000" w:themeColor="text1"/>
          <w:sz w:val="26"/>
          <w:szCs w:val="26"/>
        </w:rPr>
        <w:lastRenderedPageBreak/>
        <w:t>Também deverá apresentar os registros eletrônicos, logs</w:t>
      </w:r>
      <w:r w:rsidRPr="00F43AFD">
        <w:rPr>
          <w:rFonts w:ascii="Arial" w:hAnsi="Arial" w:cs="Arial"/>
          <w:i/>
          <w:iCs/>
          <w:color w:val="000000" w:themeColor="text1"/>
          <w:sz w:val="26"/>
          <w:szCs w:val="26"/>
        </w:rPr>
        <w:t xml:space="preserve"> </w:t>
      </w:r>
      <w:r w:rsidRPr="00F43AFD">
        <w:rPr>
          <w:rFonts w:ascii="Arial" w:hAnsi="Arial" w:cs="Arial"/>
          <w:i/>
          <w:iCs/>
          <w:color w:val="000000" w:themeColor="text1"/>
          <w:sz w:val="26"/>
          <w:szCs w:val="26"/>
        </w:rPr>
        <w:t>de acesso, gravações, comprovantes, trilhas de auditoria e demais</w:t>
      </w:r>
      <w:r w:rsidRPr="00F43AFD">
        <w:rPr>
          <w:rFonts w:ascii="Arial" w:hAnsi="Arial" w:cs="Arial"/>
          <w:i/>
          <w:iCs/>
          <w:color w:val="000000" w:themeColor="text1"/>
          <w:sz w:val="26"/>
          <w:szCs w:val="26"/>
        </w:rPr>
        <w:t xml:space="preserve"> </w:t>
      </w:r>
      <w:r w:rsidRPr="00F43AFD">
        <w:rPr>
          <w:rFonts w:ascii="Arial" w:hAnsi="Arial" w:cs="Arial"/>
          <w:i/>
          <w:iCs/>
          <w:color w:val="000000" w:themeColor="text1"/>
          <w:sz w:val="26"/>
          <w:szCs w:val="26"/>
        </w:rPr>
        <w:t>documentos que permitam aferir a autenticidade das operações e a</w:t>
      </w:r>
      <w:r w:rsidRPr="00F43AFD">
        <w:rPr>
          <w:rFonts w:ascii="Arial" w:hAnsi="Arial" w:cs="Arial"/>
          <w:i/>
          <w:iCs/>
          <w:color w:val="000000" w:themeColor="text1"/>
          <w:sz w:val="26"/>
          <w:szCs w:val="26"/>
        </w:rPr>
        <w:t xml:space="preserve"> </w:t>
      </w:r>
      <w:r w:rsidRPr="00F43AFD">
        <w:rPr>
          <w:rFonts w:ascii="Arial" w:hAnsi="Arial" w:cs="Arial"/>
          <w:i/>
          <w:iCs/>
          <w:color w:val="000000" w:themeColor="text1"/>
          <w:sz w:val="26"/>
          <w:szCs w:val="26"/>
        </w:rPr>
        <w:t>observância dos protocolos de segurança bancária.</w:t>
      </w:r>
    </w:p>
    <w:p w14:paraId="1846CD30" w14:textId="0BF42E62" w:rsidR="00F43AFD" w:rsidRPr="00AF0136" w:rsidRDefault="00F43AFD" w:rsidP="00F43AFD">
      <w:pPr>
        <w:spacing w:after="0" w:line="360" w:lineRule="auto"/>
        <w:ind w:left="3402" w:firstLine="0"/>
        <w:jc w:val="both"/>
        <w:rPr>
          <w:rFonts w:ascii="Arial" w:hAnsi="Arial" w:cs="Arial"/>
          <w:i/>
          <w:iCs/>
          <w:color w:val="000000" w:themeColor="text1"/>
          <w:sz w:val="26"/>
          <w:szCs w:val="26"/>
          <w:u w:val="single"/>
        </w:rPr>
        <w:pPrChange w:id="1196" w:author="Assessor GDSXSR" w:date="2026-10-29T16:48:39Z">
          <w:pPr>
            <w:spacing w:after="0" w:line="360" w:lineRule="auto"/>
            <w:ind w:left="3402" w:firstLine="1134"/>
            <w:jc w:val="both"/>
          </w:pPr>
        </w:pPrChange>
      </w:pPr>
      <w:r w:rsidRPr="00AF0136">
        <w:rPr>
          <w:rFonts w:ascii="Arial" w:hAnsi="Arial" w:cs="Arial"/>
          <w:i/>
          <w:iCs/>
          <w:color w:val="000000" w:themeColor="text1"/>
          <w:sz w:val="26"/>
          <w:szCs w:val="26"/>
          <w:u w:val="single"/>
        </w:rPr>
        <w:t>Ante o exposto, com fundamento no artigo 6º, inciso VIII,</w:t>
      </w:r>
      <w:r w:rsidRPr="00AF0136">
        <w:rPr>
          <w:rFonts w:ascii="Arial" w:hAnsi="Arial" w:cs="Arial"/>
          <w:i/>
          <w:iCs/>
          <w:color w:val="000000" w:themeColor="text1"/>
          <w:sz w:val="26"/>
          <w:szCs w:val="26"/>
          <w:u w:val="single"/>
        </w:rPr>
        <w:t xml:space="preserve"> </w:t>
      </w:r>
      <w:r w:rsidRPr="00AF0136">
        <w:rPr>
          <w:rFonts w:ascii="Arial" w:hAnsi="Arial" w:cs="Arial"/>
          <w:i/>
          <w:iCs/>
          <w:color w:val="000000" w:themeColor="text1"/>
          <w:sz w:val="26"/>
          <w:szCs w:val="26"/>
          <w:u w:val="single"/>
        </w:rPr>
        <w:t>do Código de Defesa do Consumidor, DEFIRO, de oficio, a inversão</w:t>
      </w:r>
      <w:r w:rsidRPr="00AF0136">
        <w:rPr>
          <w:rFonts w:ascii="Arial" w:hAnsi="Arial" w:cs="Arial"/>
          <w:i/>
          <w:iCs/>
          <w:color w:val="000000" w:themeColor="text1"/>
          <w:sz w:val="26"/>
          <w:szCs w:val="26"/>
          <w:u w:val="single"/>
        </w:rPr>
        <w:t xml:space="preserve"> </w:t>
      </w:r>
      <w:r w:rsidRPr="00AF0136">
        <w:rPr>
          <w:rFonts w:ascii="Arial" w:hAnsi="Arial" w:cs="Arial"/>
          <w:i/>
          <w:iCs/>
          <w:color w:val="000000" w:themeColor="text1"/>
          <w:sz w:val="26"/>
          <w:szCs w:val="26"/>
          <w:u w:val="single"/>
        </w:rPr>
        <w:t>do ônus da prova.</w:t>
      </w:r>
    </w:p>
    <w:p w14:paraId="3DE9365F" w14:textId="7274405E" w:rsidR="00F43AFD" w:rsidRPr="00F43AFD" w:rsidRDefault="00F43AFD" w:rsidP="00F43AFD">
      <w:pPr>
        <w:spacing w:after="0" w:line="360" w:lineRule="auto"/>
        <w:ind w:left="3402" w:firstLine="0"/>
        <w:jc w:val="both"/>
        <w:rPr>
          <w:rFonts w:ascii="Arial" w:hAnsi="Arial" w:cs="Arial"/>
          <w:i/>
          <w:iCs/>
          <w:color w:val="000000" w:themeColor="text1"/>
          <w:sz w:val="26"/>
          <w:szCs w:val="26"/>
        </w:rPr>
        <w:pPrChange w:id="1197" w:author="Assessor GDSXSR" w:date="2026-10-29T16:48:39Z">
          <w:pPr>
            <w:spacing w:after="0" w:line="360" w:lineRule="auto"/>
            <w:ind w:left="3402" w:firstLine="1134"/>
            <w:jc w:val="both"/>
          </w:pPr>
        </w:pPrChange>
      </w:pPr>
      <w:r w:rsidRPr="00AF0136">
        <w:rPr>
          <w:rFonts w:ascii="Arial" w:hAnsi="Arial" w:cs="Arial"/>
          <w:i/>
          <w:iCs/>
          <w:color w:val="000000" w:themeColor="text1"/>
          <w:sz w:val="26"/>
          <w:szCs w:val="26"/>
          <w:u w:val="single"/>
        </w:rPr>
        <w:t>Em consequência, caberá à requerida BANCO DO</w:t>
      </w:r>
      <w:r w:rsidRPr="00AF0136">
        <w:rPr>
          <w:rFonts w:ascii="Arial" w:hAnsi="Arial" w:cs="Arial"/>
          <w:i/>
          <w:iCs/>
          <w:color w:val="000000" w:themeColor="text1"/>
          <w:sz w:val="26"/>
          <w:szCs w:val="26"/>
          <w:u w:val="single"/>
        </w:rPr>
        <w:t xml:space="preserve"> </w:t>
      </w:r>
      <w:r w:rsidRPr="00AF0136">
        <w:rPr>
          <w:rFonts w:ascii="Arial" w:hAnsi="Arial" w:cs="Arial"/>
          <w:i/>
          <w:iCs/>
          <w:color w:val="000000" w:themeColor="text1"/>
          <w:sz w:val="26"/>
          <w:szCs w:val="26"/>
          <w:u w:val="single"/>
        </w:rPr>
        <w:t>BRASIL S.A. comprovar a regularidade da contratação do</w:t>
      </w:r>
      <w:r w:rsidRPr="00AF0136">
        <w:rPr>
          <w:rFonts w:ascii="Arial" w:hAnsi="Arial" w:cs="Arial"/>
          <w:i/>
          <w:iCs/>
          <w:color w:val="000000" w:themeColor="text1"/>
          <w:sz w:val="26"/>
          <w:szCs w:val="26"/>
          <w:u w:val="single"/>
        </w:rPr>
        <w:t xml:space="preserve"> </w:t>
      </w:r>
      <w:r w:rsidRPr="00AF0136">
        <w:rPr>
          <w:rFonts w:ascii="Arial" w:hAnsi="Arial" w:cs="Arial"/>
          <w:i/>
          <w:iCs/>
          <w:color w:val="000000" w:themeColor="text1"/>
          <w:sz w:val="26"/>
          <w:szCs w:val="26"/>
          <w:u w:val="single"/>
        </w:rPr>
        <w:t>empréstimo questionado, bem como a licitude e a autenticidade das</w:t>
      </w:r>
      <w:r w:rsidRPr="00AF0136">
        <w:rPr>
          <w:rFonts w:ascii="Arial" w:hAnsi="Arial" w:cs="Arial"/>
          <w:i/>
          <w:iCs/>
          <w:color w:val="000000" w:themeColor="text1"/>
          <w:sz w:val="26"/>
          <w:szCs w:val="26"/>
          <w:u w:val="single"/>
        </w:rPr>
        <w:t xml:space="preserve"> </w:t>
      </w:r>
      <w:r w:rsidRPr="00AF0136">
        <w:rPr>
          <w:rFonts w:ascii="Arial" w:hAnsi="Arial" w:cs="Arial"/>
          <w:i/>
          <w:iCs/>
          <w:color w:val="000000" w:themeColor="text1"/>
          <w:sz w:val="26"/>
          <w:szCs w:val="26"/>
          <w:u w:val="single"/>
        </w:rPr>
        <w:t>movimentações financeiras impugnadas, demonstrando, inclusive,</w:t>
      </w:r>
      <w:r w:rsidRPr="00AF0136">
        <w:rPr>
          <w:rFonts w:ascii="Arial" w:hAnsi="Arial" w:cs="Arial"/>
          <w:i/>
          <w:iCs/>
          <w:color w:val="000000" w:themeColor="text1"/>
          <w:sz w:val="26"/>
          <w:szCs w:val="26"/>
          <w:u w:val="single"/>
        </w:rPr>
        <w:t xml:space="preserve"> </w:t>
      </w:r>
      <w:r w:rsidRPr="00AF0136">
        <w:rPr>
          <w:rFonts w:ascii="Arial" w:hAnsi="Arial" w:cs="Arial"/>
          <w:i/>
          <w:iCs/>
          <w:color w:val="000000" w:themeColor="text1"/>
          <w:sz w:val="26"/>
          <w:szCs w:val="26"/>
          <w:u w:val="single"/>
        </w:rPr>
        <w:t>se houve contratação realizada mediante utilização de senha</w:t>
      </w:r>
      <w:r w:rsidRPr="00AF0136">
        <w:rPr>
          <w:rFonts w:ascii="Arial" w:hAnsi="Arial" w:cs="Arial"/>
          <w:i/>
          <w:iCs/>
          <w:color w:val="000000" w:themeColor="text1"/>
          <w:sz w:val="26"/>
          <w:szCs w:val="26"/>
          <w:u w:val="single"/>
        </w:rPr>
        <w:t xml:space="preserve"> </w:t>
      </w:r>
      <w:r w:rsidRPr="00AF0136">
        <w:rPr>
          <w:rFonts w:ascii="Arial" w:hAnsi="Arial" w:cs="Arial"/>
          <w:i/>
          <w:iCs/>
          <w:color w:val="000000" w:themeColor="text1"/>
          <w:sz w:val="26"/>
          <w:szCs w:val="26"/>
          <w:u w:val="single"/>
        </w:rPr>
        <w:t>pessoal do requerente ou por qualquer outro mecanismo válido de</w:t>
      </w:r>
      <w:r w:rsidRPr="00AF0136">
        <w:rPr>
          <w:rFonts w:ascii="Arial" w:hAnsi="Arial" w:cs="Arial"/>
          <w:i/>
          <w:iCs/>
          <w:color w:val="000000" w:themeColor="text1"/>
          <w:sz w:val="26"/>
          <w:szCs w:val="26"/>
          <w:u w:val="single"/>
        </w:rPr>
        <w:t xml:space="preserve"> </w:t>
      </w:r>
      <w:r w:rsidRPr="00AF0136">
        <w:rPr>
          <w:rFonts w:ascii="Arial" w:hAnsi="Arial" w:cs="Arial"/>
          <w:i/>
          <w:iCs/>
          <w:color w:val="000000" w:themeColor="text1"/>
          <w:sz w:val="26"/>
          <w:szCs w:val="26"/>
          <w:u w:val="single"/>
        </w:rPr>
        <w:t>autenticação, mediante apresentação de toda a documentação</w:t>
      </w:r>
      <w:r w:rsidRPr="00AF0136">
        <w:rPr>
          <w:rFonts w:ascii="Arial" w:hAnsi="Arial" w:cs="Arial"/>
          <w:i/>
          <w:iCs/>
          <w:color w:val="000000" w:themeColor="text1"/>
          <w:sz w:val="26"/>
          <w:szCs w:val="26"/>
          <w:u w:val="single"/>
        </w:rPr>
        <w:t xml:space="preserve"> </w:t>
      </w:r>
      <w:r w:rsidRPr="00AF0136">
        <w:rPr>
          <w:rFonts w:ascii="Arial" w:hAnsi="Arial" w:cs="Arial"/>
          <w:i/>
          <w:iCs/>
          <w:color w:val="000000" w:themeColor="text1"/>
          <w:sz w:val="26"/>
          <w:szCs w:val="26"/>
          <w:u w:val="single"/>
        </w:rPr>
        <w:t>pertinente.</w:t>
      </w:r>
      <w:r w:rsidRPr="00F43AFD">
        <w:rPr>
          <w:rFonts w:ascii="Arial" w:hAnsi="Arial" w:cs="Arial"/>
          <w:i/>
          <w:iCs/>
          <w:color w:val="000000" w:themeColor="text1"/>
          <w:sz w:val="26"/>
          <w:szCs w:val="26"/>
        </w:rPr>
        <w:t xml:space="preserve"> (...)</w:t>
      </w:r>
      <w:r w:rsidR="00AF0136">
        <w:rPr>
          <w:rFonts w:ascii="Arial" w:hAnsi="Arial" w:cs="Arial"/>
          <w:i/>
          <w:iCs/>
          <w:color w:val="000000" w:themeColor="text1"/>
          <w:sz w:val="26"/>
          <w:szCs w:val="26"/>
        </w:rPr>
        <w:t>’</w:t>
      </w:r>
      <w:r w:rsidRPr="00F43AFD">
        <w:rPr>
          <w:rFonts w:ascii="Arial" w:hAnsi="Arial" w:cs="Arial"/>
          <w:i/>
          <w:iCs/>
          <w:color w:val="000000" w:themeColor="text1"/>
          <w:sz w:val="26"/>
          <w:szCs w:val="26"/>
        </w:rPr>
        <w:t xml:space="preserve"> (ID 287632198, processo de origem) – Grifei</w:t>
      </w:r>
    </w:p>
    <w:p w14:paraId="4D0EF280" w14:textId="45C1CF78" w:rsidR="00F43AFD" w:rsidRPr="00F43AFD" w:rsidRDefault="00F43AFD" w:rsidP="00F43AFD">
      <w:pPr>
        <w:spacing w:after="0" w:line="360" w:lineRule="auto"/>
        <w:ind w:left="2268" w:firstLine="1134"/>
        <w:jc w:val="both"/>
        <w:rPr>
          <w:rFonts w:ascii="Arial" w:hAnsi="Arial" w:cs="Arial"/>
          <w:i/>
          <w:iCs/>
          <w:color w:val="000000" w:themeColor="text1"/>
          <w:sz w:val="26"/>
          <w:szCs w:val="26"/>
        </w:rPr>
      </w:pPr>
      <w:r w:rsidRPr="00F43AFD">
        <w:rPr>
          <w:rFonts w:ascii="Arial" w:hAnsi="Arial" w:cs="Arial"/>
          <w:i/>
          <w:iCs/>
          <w:color w:val="000000" w:themeColor="text1"/>
          <w:sz w:val="26"/>
          <w:szCs w:val="26"/>
        </w:rPr>
        <w:t>Conforme se infere da narrativa autoral, a relação estabelecida</w:t>
      </w:r>
      <w:r w:rsidRPr="00F43AFD">
        <w:rPr>
          <w:rFonts w:ascii="Arial" w:hAnsi="Arial" w:cs="Arial"/>
          <w:i/>
          <w:iCs/>
          <w:color w:val="000000" w:themeColor="text1"/>
          <w:sz w:val="26"/>
          <w:szCs w:val="26"/>
        </w:rPr>
        <w:t xml:space="preserve"> </w:t>
      </w:r>
      <w:r w:rsidRPr="00F43AFD">
        <w:rPr>
          <w:rFonts w:ascii="Arial" w:hAnsi="Arial" w:cs="Arial"/>
          <w:i/>
          <w:iCs/>
          <w:color w:val="000000" w:themeColor="text1"/>
          <w:sz w:val="26"/>
          <w:szCs w:val="26"/>
        </w:rPr>
        <w:t>entre as partes é de consumo, que autoriza a inversão do ônus da prova quando</w:t>
      </w:r>
      <w:r w:rsidRPr="00F43AFD">
        <w:rPr>
          <w:rFonts w:ascii="Arial" w:hAnsi="Arial" w:cs="Arial"/>
          <w:i/>
          <w:iCs/>
          <w:color w:val="000000" w:themeColor="text1"/>
          <w:sz w:val="26"/>
          <w:szCs w:val="26"/>
        </w:rPr>
        <w:t xml:space="preserve"> </w:t>
      </w:r>
      <w:r w:rsidRPr="00F43AFD">
        <w:rPr>
          <w:rFonts w:ascii="Arial" w:hAnsi="Arial" w:cs="Arial"/>
          <w:i/>
          <w:iCs/>
          <w:color w:val="000000" w:themeColor="text1"/>
          <w:sz w:val="26"/>
          <w:szCs w:val="26"/>
        </w:rPr>
        <w:t>for verossímil a alegação ou quando for o consumidor hipossuficiente (CDC 6</w:t>
      </w:r>
      <w:r w:rsidRPr="00F43AFD">
        <w:rPr>
          <w:rFonts w:ascii="Arial" w:hAnsi="Arial" w:cs="Arial"/>
          <w:i/>
          <w:iCs/>
          <w:color w:val="000000" w:themeColor="text1"/>
          <w:sz w:val="26"/>
          <w:szCs w:val="26"/>
        </w:rPr>
        <w:t xml:space="preserve"> </w:t>
      </w:r>
      <w:r w:rsidRPr="00F43AFD">
        <w:rPr>
          <w:rFonts w:ascii="Arial" w:hAnsi="Arial" w:cs="Arial"/>
          <w:i/>
          <w:iCs/>
          <w:color w:val="000000" w:themeColor="text1"/>
          <w:sz w:val="26"/>
          <w:szCs w:val="26"/>
        </w:rPr>
        <w:t>VIII).</w:t>
      </w:r>
    </w:p>
    <w:p w14:paraId="059AE8F0" w14:textId="6472A5E0" w:rsidR="00F43AFD" w:rsidRPr="00F43AFD" w:rsidRDefault="00F43AFD" w:rsidP="00F43AFD">
      <w:pPr>
        <w:spacing w:after="0" w:line="360" w:lineRule="auto"/>
        <w:ind w:left="2268" w:firstLine="1134"/>
        <w:jc w:val="both"/>
        <w:rPr>
          <w:rFonts w:ascii="Arial" w:hAnsi="Arial" w:cs="Arial"/>
          <w:i/>
          <w:iCs/>
          <w:color w:val="000000" w:themeColor="text1"/>
          <w:sz w:val="26"/>
          <w:szCs w:val="26"/>
        </w:rPr>
      </w:pPr>
      <w:r w:rsidRPr="00F43AFD">
        <w:rPr>
          <w:rFonts w:ascii="Arial" w:hAnsi="Arial" w:cs="Arial"/>
          <w:i/>
          <w:iCs/>
          <w:color w:val="000000" w:themeColor="text1"/>
          <w:sz w:val="26"/>
          <w:szCs w:val="26"/>
        </w:rPr>
        <w:t>No caso, a princípio, a narrativa apresentada mostra-se</w:t>
      </w:r>
      <w:r w:rsidRPr="00F43AFD">
        <w:rPr>
          <w:rFonts w:ascii="Arial" w:hAnsi="Arial" w:cs="Arial"/>
          <w:i/>
          <w:iCs/>
          <w:color w:val="000000" w:themeColor="text1"/>
          <w:sz w:val="26"/>
          <w:szCs w:val="26"/>
        </w:rPr>
        <w:t xml:space="preserve"> </w:t>
      </w:r>
      <w:r w:rsidRPr="00F43AFD">
        <w:rPr>
          <w:rFonts w:ascii="Arial" w:hAnsi="Arial" w:cs="Arial"/>
          <w:i/>
          <w:iCs/>
          <w:color w:val="000000" w:themeColor="text1"/>
          <w:sz w:val="26"/>
          <w:szCs w:val="26"/>
        </w:rPr>
        <w:t xml:space="preserve">verossímil, especialmente diante da </w:t>
      </w:r>
      <w:r w:rsidRPr="00F43AFD">
        <w:rPr>
          <w:rFonts w:ascii="Arial" w:hAnsi="Arial" w:cs="Arial"/>
          <w:i/>
          <w:iCs/>
          <w:color w:val="000000" w:themeColor="text1"/>
          <w:sz w:val="26"/>
          <w:szCs w:val="26"/>
        </w:rPr>
        <w:lastRenderedPageBreak/>
        <w:t>descrição de movimentações bancárias</w:t>
      </w:r>
      <w:r w:rsidRPr="00F43AFD">
        <w:rPr>
          <w:rFonts w:ascii="Arial" w:hAnsi="Arial" w:cs="Arial"/>
          <w:i/>
          <w:iCs/>
          <w:color w:val="000000" w:themeColor="text1"/>
          <w:sz w:val="26"/>
          <w:szCs w:val="26"/>
        </w:rPr>
        <w:t xml:space="preserve"> </w:t>
      </w:r>
      <w:r w:rsidRPr="00F43AFD">
        <w:rPr>
          <w:rFonts w:ascii="Arial" w:hAnsi="Arial" w:cs="Arial"/>
          <w:i/>
          <w:iCs/>
          <w:color w:val="000000" w:themeColor="text1"/>
          <w:sz w:val="26"/>
          <w:szCs w:val="26"/>
        </w:rPr>
        <w:t>alegadas como atípicas para o perfil do autor/agravado.</w:t>
      </w:r>
    </w:p>
    <w:p w14:paraId="04B96A29" w14:textId="68658B2E" w:rsidR="00F43AFD" w:rsidRPr="00F43AFD" w:rsidRDefault="00F43AFD" w:rsidP="00F43AFD">
      <w:pPr>
        <w:spacing w:after="0" w:line="360" w:lineRule="auto"/>
        <w:ind w:left="2268" w:firstLine="1134"/>
        <w:jc w:val="both"/>
        <w:rPr>
          <w:rFonts w:ascii="Arial" w:hAnsi="Arial" w:cs="Arial"/>
          <w:i/>
          <w:iCs/>
          <w:color w:val="000000" w:themeColor="text1"/>
          <w:sz w:val="26"/>
          <w:szCs w:val="26"/>
        </w:rPr>
      </w:pPr>
      <w:r w:rsidRPr="00F43AFD">
        <w:rPr>
          <w:rFonts w:ascii="Arial" w:hAnsi="Arial" w:cs="Arial"/>
          <w:i/>
          <w:iCs/>
          <w:color w:val="000000" w:themeColor="text1"/>
          <w:sz w:val="26"/>
          <w:szCs w:val="26"/>
        </w:rPr>
        <w:t>Além disso, em análise preliminar, está configurada a</w:t>
      </w:r>
      <w:r w:rsidRPr="00F43AFD">
        <w:rPr>
          <w:rFonts w:ascii="Arial" w:hAnsi="Arial" w:cs="Arial"/>
          <w:i/>
          <w:iCs/>
          <w:color w:val="000000" w:themeColor="text1"/>
          <w:sz w:val="26"/>
          <w:szCs w:val="26"/>
        </w:rPr>
        <w:t xml:space="preserve"> </w:t>
      </w:r>
      <w:r w:rsidRPr="00F43AFD">
        <w:rPr>
          <w:rFonts w:ascii="Arial" w:hAnsi="Arial" w:cs="Arial"/>
          <w:i/>
          <w:iCs/>
          <w:color w:val="000000" w:themeColor="text1"/>
          <w:sz w:val="26"/>
          <w:szCs w:val="26"/>
        </w:rPr>
        <w:t>hipossuficiência do autor/agravado em relação à instituição financeira agravante,</w:t>
      </w:r>
      <w:r w:rsidRPr="00F43AFD">
        <w:rPr>
          <w:rFonts w:ascii="Arial" w:hAnsi="Arial" w:cs="Arial"/>
          <w:i/>
          <w:iCs/>
          <w:color w:val="000000" w:themeColor="text1"/>
          <w:sz w:val="26"/>
          <w:szCs w:val="26"/>
        </w:rPr>
        <w:t xml:space="preserve"> </w:t>
      </w:r>
      <w:r w:rsidRPr="00F43AFD">
        <w:rPr>
          <w:rFonts w:ascii="Arial" w:hAnsi="Arial" w:cs="Arial"/>
          <w:i/>
          <w:iCs/>
          <w:color w:val="000000" w:themeColor="text1"/>
          <w:sz w:val="26"/>
          <w:szCs w:val="26"/>
        </w:rPr>
        <w:t>que dispõe, em seus registros internos e demais mecanismos de controle, de</w:t>
      </w:r>
      <w:r w:rsidRPr="00F43AFD">
        <w:rPr>
          <w:rFonts w:ascii="Arial" w:hAnsi="Arial" w:cs="Arial"/>
          <w:i/>
          <w:iCs/>
          <w:color w:val="000000" w:themeColor="text1"/>
          <w:sz w:val="26"/>
          <w:szCs w:val="26"/>
        </w:rPr>
        <w:t xml:space="preserve"> </w:t>
      </w:r>
      <w:r w:rsidRPr="00F43AFD">
        <w:rPr>
          <w:rFonts w:ascii="Arial" w:hAnsi="Arial" w:cs="Arial"/>
          <w:i/>
          <w:iCs/>
          <w:color w:val="000000" w:themeColor="text1"/>
          <w:sz w:val="26"/>
          <w:szCs w:val="26"/>
        </w:rPr>
        <w:t>melhores meios para demonstrar a contratação.</w:t>
      </w:r>
    </w:p>
    <w:p w14:paraId="21C0A7FA" w14:textId="3C95FB19" w:rsidR="00F43AFD" w:rsidRPr="00F43AFD" w:rsidRDefault="00F43AFD" w:rsidP="00F43AFD">
      <w:pPr>
        <w:spacing w:after="0" w:line="360" w:lineRule="auto"/>
        <w:ind w:left="2268" w:firstLine="1134"/>
        <w:jc w:val="both"/>
        <w:rPr>
          <w:rFonts w:ascii="Arial" w:hAnsi="Arial" w:cs="Arial"/>
          <w:i/>
          <w:iCs/>
          <w:color w:val="000000" w:themeColor="text1"/>
          <w:sz w:val="26"/>
          <w:szCs w:val="26"/>
        </w:rPr>
      </w:pPr>
      <w:r w:rsidRPr="00F43AFD">
        <w:rPr>
          <w:rFonts w:ascii="Arial" w:hAnsi="Arial" w:cs="Arial"/>
          <w:i/>
          <w:iCs/>
          <w:color w:val="000000" w:themeColor="text1"/>
          <w:sz w:val="26"/>
          <w:szCs w:val="26"/>
        </w:rPr>
        <w:t>As alegações do agravante, por sua vez, sobre eventual</w:t>
      </w:r>
      <w:r w:rsidRPr="00F43AFD">
        <w:rPr>
          <w:rFonts w:ascii="Arial" w:hAnsi="Arial" w:cs="Arial"/>
          <w:i/>
          <w:iCs/>
          <w:color w:val="000000" w:themeColor="text1"/>
          <w:sz w:val="26"/>
          <w:szCs w:val="26"/>
        </w:rPr>
        <w:t xml:space="preserve"> </w:t>
      </w:r>
      <w:r w:rsidRPr="00F43AFD">
        <w:rPr>
          <w:rFonts w:ascii="Arial" w:hAnsi="Arial" w:cs="Arial"/>
          <w:i/>
          <w:iCs/>
          <w:color w:val="000000" w:themeColor="text1"/>
          <w:sz w:val="26"/>
          <w:szCs w:val="26"/>
        </w:rPr>
        <w:t>contradição entre a narrativa do autor/agravado nestes autos e as declarações</w:t>
      </w:r>
      <w:r w:rsidRPr="00F43AFD">
        <w:rPr>
          <w:rFonts w:ascii="Arial" w:hAnsi="Arial" w:cs="Arial"/>
          <w:i/>
          <w:iCs/>
          <w:color w:val="000000" w:themeColor="text1"/>
          <w:sz w:val="26"/>
          <w:szCs w:val="26"/>
        </w:rPr>
        <w:t xml:space="preserve"> </w:t>
      </w:r>
      <w:r w:rsidRPr="00F43AFD">
        <w:rPr>
          <w:rFonts w:ascii="Arial" w:hAnsi="Arial" w:cs="Arial"/>
          <w:i/>
          <w:iCs/>
          <w:color w:val="000000" w:themeColor="text1"/>
          <w:sz w:val="26"/>
          <w:szCs w:val="26"/>
        </w:rPr>
        <w:t>prestadas em ações anteriores dizem respeito ao mérito da controvérsia.</w:t>
      </w:r>
    </w:p>
    <w:p w14:paraId="0B4F1E3C" w14:textId="6B91A7AA" w:rsidR="00F43AFD" w:rsidRPr="00F43AFD" w:rsidRDefault="00F43AFD" w:rsidP="00F43AFD">
      <w:pPr>
        <w:spacing w:after="0" w:line="360" w:lineRule="auto"/>
        <w:ind w:left="2268" w:firstLine="1134"/>
        <w:jc w:val="both"/>
        <w:rPr>
          <w:rFonts w:ascii="Arial" w:hAnsi="Arial" w:cs="Arial"/>
          <w:i/>
          <w:iCs/>
          <w:color w:val="000000" w:themeColor="text1"/>
          <w:sz w:val="26"/>
          <w:szCs w:val="26"/>
        </w:rPr>
      </w:pPr>
      <w:r w:rsidRPr="00F43AFD">
        <w:rPr>
          <w:rFonts w:ascii="Arial" w:hAnsi="Arial" w:cs="Arial"/>
          <w:i/>
          <w:iCs/>
          <w:color w:val="000000" w:themeColor="text1"/>
          <w:sz w:val="26"/>
          <w:szCs w:val="26"/>
        </w:rPr>
        <w:t>Do mesmo modo, não há fundamento para o acolhimento do</w:t>
      </w:r>
      <w:r w:rsidRPr="00F43AFD">
        <w:rPr>
          <w:rFonts w:ascii="Arial" w:hAnsi="Arial" w:cs="Arial"/>
          <w:i/>
          <w:iCs/>
          <w:color w:val="000000" w:themeColor="text1"/>
          <w:sz w:val="26"/>
          <w:szCs w:val="26"/>
        </w:rPr>
        <w:t xml:space="preserve"> </w:t>
      </w:r>
      <w:r w:rsidRPr="00F43AFD">
        <w:rPr>
          <w:rFonts w:ascii="Arial" w:hAnsi="Arial" w:cs="Arial"/>
          <w:i/>
          <w:iCs/>
          <w:color w:val="000000" w:themeColor="text1"/>
          <w:sz w:val="26"/>
          <w:szCs w:val="26"/>
        </w:rPr>
        <w:t>pedido subsidiário de limitação do encargo probatório nesta sede de cognição</w:t>
      </w:r>
      <w:r w:rsidRPr="00F43AFD">
        <w:rPr>
          <w:rFonts w:ascii="Arial" w:hAnsi="Arial" w:cs="Arial"/>
          <w:i/>
          <w:iCs/>
          <w:color w:val="000000" w:themeColor="text1"/>
          <w:sz w:val="26"/>
          <w:szCs w:val="26"/>
        </w:rPr>
        <w:t xml:space="preserve"> </w:t>
      </w:r>
      <w:r w:rsidRPr="00F43AFD">
        <w:rPr>
          <w:rFonts w:ascii="Arial" w:hAnsi="Arial" w:cs="Arial"/>
          <w:i/>
          <w:iCs/>
          <w:color w:val="000000" w:themeColor="text1"/>
          <w:sz w:val="26"/>
          <w:szCs w:val="26"/>
        </w:rPr>
        <w:t>sumária, pois a sua apreciação pressupõe exame mais aprofundado do conjunto</w:t>
      </w:r>
      <w:r w:rsidRPr="00F43AFD">
        <w:rPr>
          <w:rFonts w:ascii="Arial" w:hAnsi="Arial" w:cs="Arial"/>
          <w:i/>
          <w:iCs/>
          <w:color w:val="000000" w:themeColor="text1"/>
          <w:sz w:val="26"/>
          <w:szCs w:val="26"/>
        </w:rPr>
        <w:t xml:space="preserve"> </w:t>
      </w:r>
      <w:r w:rsidRPr="00F43AFD">
        <w:rPr>
          <w:rFonts w:ascii="Arial" w:hAnsi="Arial" w:cs="Arial"/>
          <w:i/>
          <w:iCs/>
          <w:color w:val="000000" w:themeColor="text1"/>
          <w:sz w:val="26"/>
          <w:szCs w:val="26"/>
        </w:rPr>
        <w:t>probatório e integração do contraditório.</w:t>
      </w:r>
    </w:p>
    <w:p w14:paraId="0AD933B0" w14:textId="675FC5CC" w:rsidR="004C605A" w:rsidRPr="004C605A" w:rsidRDefault="00F43AFD" w:rsidP="004C605A">
      <w:pPr>
        <w:spacing w:after="0" w:line="360" w:lineRule="auto"/>
        <w:ind w:left="2268" w:firstLine="1134"/>
        <w:jc w:val="both"/>
        <w:rPr>
          <w:rFonts w:ascii="Arial" w:hAnsi="Arial" w:cs="Arial"/>
          <w:i/>
          <w:iCs/>
          <w:color w:val="000000" w:themeColor="text1"/>
          <w:sz w:val="26"/>
          <w:szCs w:val="26"/>
        </w:rPr>
      </w:pPr>
      <w:r w:rsidRPr="00F43AFD">
        <w:rPr>
          <w:rFonts w:ascii="Arial" w:hAnsi="Arial" w:cs="Arial"/>
          <w:i/>
          <w:iCs/>
          <w:color w:val="000000" w:themeColor="text1"/>
          <w:sz w:val="26"/>
          <w:szCs w:val="26"/>
        </w:rPr>
        <w:t>Além disso, a matéria ainda não foi apreciada na origem, o que</w:t>
      </w:r>
      <w:r w:rsidRPr="00F43AFD">
        <w:rPr>
          <w:rFonts w:ascii="Arial" w:hAnsi="Arial" w:cs="Arial"/>
          <w:i/>
          <w:iCs/>
          <w:color w:val="000000" w:themeColor="text1"/>
          <w:sz w:val="26"/>
          <w:szCs w:val="26"/>
        </w:rPr>
        <w:t xml:space="preserve"> </w:t>
      </w:r>
      <w:r w:rsidRPr="00F43AFD">
        <w:rPr>
          <w:rFonts w:ascii="Arial" w:hAnsi="Arial" w:cs="Arial"/>
          <w:i/>
          <w:iCs/>
          <w:color w:val="000000" w:themeColor="text1"/>
          <w:sz w:val="26"/>
          <w:szCs w:val="26"/>
        </w:rPr>
        <w:t>acarretaria indevida supressão de instância.</w:t>
      </w:r>
      <w:r w:rsidR="00AF0136">
        <w:rPr>
          <w:rFonts w:ascii="Arial" w:hAnsi="Arial" w:cs="Arial"/>
          <w:i/>
          <w:iCs/>
          <w:color w:val="000000" w:themeColor="text1"/>
          <w:sz w:val="26"/>
          <w:szCs w:val="26"/>
        </w:rPr>
        <w:t>”</w:t>
      </w:r>
    </w:p>
    <w:p w14:paraId="342DA534" w14:textId="77777777" w:rsidR="004C605A" w:rsidRDefault="004C605A" w:rsidP="004236F7">
      <w:pPr>
        <w:spacing w:after="0" w:line="360" w:lineRule="auto"/>
        <w:ind w:firstLine="2268"/>
        <w:jc w:val="both"/>
        <w:rPr>
          <w:rFonts w:ascii="Arial" w:hAnsi="Arial" w:cs="Arial"/>
          <w:color w:val="000000" w:themeColor="text1"/>
          <w:sz w:val="28"/>
          <w:szCs w:val="28"/>
        </w:rPr>
      </w:pPr>
    </w:p>
    <w:p w14:paraId="7BDF3BB7" w14:textId="49A0AD85" w:rsidR="00FD5626" w:rsidRDefault="00A8316C" w:rsidP="004236F7">
      <w:pPr>
        <w:spacing w:after="0" w:line="360" w:lineRule="auto"/>
        <w:ind w:firstLine="2268"/>
        <w:jc w:val="both"/>
        <w:rPr>
          <w:rFonts w:ascii="Arial" w:hAnsi="Arial" w:cs="Arial"/>
          <w:sz w:val="28"/>
          <w:szCs w:val="28"/>
        </w:rPr>
      </w:pPr>
      <w:commentRangeStart w:id="14"/>
      <w:del w:id="1124" w:author="Assessor GDSXSR" w:date="2026-10-29T16:48:39Z">
        <w:r>
          <w:rPr>
            <w:rFonts w:ascii="Arial" w:hAnsi="Arial" w:cs="Arial"/>
            <w:color w:val="000000" w:themeColor="text1"/>
            <w:sz w:val="28"/>
            <w:szCs w:val="28"/>
            <w:highlight w:val="yellow"/>
          </w:rPr>
          <w:delText xml:space="preserve">Dito</w:delText>
        </w:r>
      </w:del>
      <w:ins w:id="1125" w:author="Assessor GDSXSR" w:date="2026-10-29T16:48:39Z">
        <w:r>
          <w:rPr>
            <w:rFonts w:ascii="Arial" w:hAnsi="Arial" w:cs="Arial"/>
            <w:color w:val="808080"/>
            <w:sz w:val="28"/>
            <w:szCs w:val="28"/>
            <w:highlight w:val="yellow"/>
          </w:rPr>
          <w:t xml:space="preserve">Desse</w:t>
        </w:r>
      </w:ins>
      <w:r>
        <w:rPr>
          <w:rFonts w:ascii="Arial" w:hAnsi="Arial" w:cs="Arial"/>
          <w:color w:val="000000" w:themeColor="text1"/>
          <w:sz w:val="28"/>
          <w:szCs w:val="28"/>
          <w:highlight w:val="yellow"/>
          <w:rPrChange w:id="1126" w:author="Assessor GDSXSR" w:date="2026-10-29T16:48:39Z">
            <w:rPr>
              <w:rFonts w:ascii="Arial" w:hAnsi="Arial" w:cs="Arial"/>
              <w:color w:val="000000" w:themeColor="text1"/>
              <w:sz w:val="28"/>
              <w:szCs w:val="28"/>
            </w:rPr>
          </w:rPrChange>
        </w:rPr>
        <w:t xml:space="preserve"> </w:t>
      </w:r>
      <w:del w:id="1127" w:author="Assessor GDSXSR" w:date="2026-10-29T16:48:39Z">
        <w:r>
          <w:rPr>
            <w:rFonts w:ascii="Arial" w:hAnsi="Arial" w:cs="Arial"/>
            <w:color w:val="000000" w:themeColor="text1"/>
            <w:sz w:val="28"/>
            <w:szCs w:val="28"/>
            <w:highlight w:val="yellow"/>
          </w:rPr>
          <w:delText xml:space="preserve">isso</w:delText>
        </w:r>
      </w:del>
      <w:ins w:id="1128" w:author="Assessor GDSXSR" w:date="2026-10-29T16:48:39Z">
        <w:r>
          <w:rPr>
            <w:rFonts w:ascii="Arial" w:hAnsi="Arial" w:cs="Arial"/>
            <w:color w:val="808080"/>
            <w:sz w:val="28"/>
            <w:szCs w:val="28"/>
            <w:highlight w:val="yellow"/>
          </w:rPr>
          <w:t xml:space="preserve">modo</w:t>
        </w:r>
      </w:ins>
      <w:r>
        <w:rPr>
          <w:rFonts w:ascii="Arial" w:hAnsi="Arial" w:cs="Arial"/>
          <w:color w:val="000000" w:themeColor="text1"/>
          <w:sz w:val="28"/>
          <w:szCs w:val="28"/>
          <w:highlight w:val="yellow"/>
          <w:rPrChange w:id="1129" w:author="Assessor GDSXSR" w:date="2026-10-29T16:48:39Z">
            <w:rPr>
              <w:rFonts w:ascii="Arial" w:hAnsi="Arial" w:cs="Arial"/>
              <w:color w:val="000000" w:themeColor="text1"/>
              <w:sz w:val="28"/>
              <w:szCs w:val="28"/>
            </w:rPr>
          </w:rPrChange>
        </w:rPr>
        <w:t xml:space="preserve">, </w:t>
      </w:r>
      <w:del w:id="1130" w:author="Assessor GDSXSR" w:date="2026-10-29T16:48:39Z">
        <w:r>
          <w:rPr>
            <w:rFonts w:ascii="Arial" w:hAnsi="Arial" w:cs="Arial"/>
            <w:color w:val="000000" w:themeColor="text1"/>
            <w:sz w:val="28"/>
            <w:szCs w:val="28"/>
            <w:highlight w:val="yellow"/>
          </w:rPr>
          <w:delText xml:space="preserve">e</w:delText>
        </w:r>
      </w:del>
      <w:ins w:id="1131" w:author="Assessor GDSXSR" w:date="2026-10-29T16:48:39Z">
        <w:r>
          <w:rPr>
            <w:rFonts w:ascii="Arial" w:hAnsi="Arial" w:cs="Arial"/>
            <w:color w:val="808080"/>
            <w:sz w:val="28"/>
            <w:szCs w:val="28"/>
            <w:highlight w:val="yellow"/>
          </w:rPr>
          <w:t xml:space="preserve">ausente</w:t>
        </w:r>
      </w:ins>
      <w:r>
        <w:rPr>
          <w:rFonts w:ascii="Arial" w:hAnsi="Arial" w:cs="Arial"/>
          <w:color w:val="000000" w:themeColor="text1"/>
          <w:sz w:val="28"/>
          <w:szCs w:val="28"/>
          <w:highlight w:val="yellow"/>
          <w:rPrChange w:id="1132" w:author="Assessor GDSXSR" w:date="2026-10-29T16:48:39Z">
            <w:rPr>
              <w:rFonts w:ascii="Arial" w:hAnsi="Arial" w:cs="Arial"/>
              <w:color w:val="000000" w:themeColor="text1"/>
              <w:sz w:val="28"/>
              <w:szCs w:val="28"/>
            </w:rPr>
          </w:rPrChange>
        </w:rPr>
        <w:t xml:space="preserve"> </w:t>
      </w:r>
      <w:del w:id="1133" w:author="Assessor GDSXSR" w:date="2026-10-29T16:48:39Z">
        <w:r>
          <w:rPr>
            <w:rFonts w:ascii="Arial" w:hAnsi="Arial" w:cs="Arial"/>
            <w:color w:val="000000" w:themeColor="text1"/>
            <w:sz w:val="28"/>
            <w:szCs w:val="28"/>
            <w:highlight w:val="yellow"/>
          </w:rPr>
          <w:delText xml:space="preserve">considerada</w:delText>
        </w:r>
      </w:del>
      <w:ins w:id="1134" w:author="Assessor GDSXSR" w:date="2026-10-29T16:48:39Z">
        <w:r>
          <w:rPr>
            <w:rFonts w:ascii="Arial" w:hAnsi="Arial" w:cs="Arial"/>
            <w:color w:val="808080"/>
            <w:sz w:val="28"/>
            <w:szCs w:val="28"/>
            <w:highlight w:val="yellow"/>
          </w:rPr>
          <w:t xml:space="preserve">elemento</w:t>
        </w:r>
      </w:ins>
      <w:r>
        <w:rPr>
          <w:rFonts w:ascii="Arial" w:hAnsi="Arial" w:cs="Arial"/>
          <w:color w:val="000000" w:themeColor="text1"/>
          <w:sz w:val="28"/>
          <w:szCs w:val="28"/>
          <w:highlight w:val="yellow"/>
          <w:rPrChange w:id="1135" w:author="Assessor GDSXSR" w:date="2026-10-29T16:48:39Z">
            <w:rPr>
              <w:rFonts w:ascii="Arial" w:hAnsi="Arial" w:cs="Arial"/>
              <w:color w:val="000000" w:themeColor="text1"/>
              <w:sz w:val="28"/>
              <w:szCs w:val="28"/>
            </w:rPr>
          </w:rPrChange>
        </w:rPr>
        <w:t xml:space="preserve"> </w:t>
      </w:r>
      <w:del w:id="1136" w:author="Assessor GDSXSR" w:date="2026-10-29T16:48:39Z">
        <w:r>
          <w:rPr>
            <w:rFonts w:ascii="Arial" w:hAnsi="Arial" w:cs="Arial"/>
            <w:color w:val="000000" w:themeColor="text1"/>
            <w:sz w:val="28"/>
            <w:szCs w:val="28"/>
            <w:highlight w:val="yellow"/>
          </w:rPr>
          <w:delText xml:space="preserve">a</w:delText>
        </w:r>
      </w:del>
      <w:ins w:id="1137" w:author="Assessor GDSXSR" w:date="2026-10-29T16:48:39Z">
        <w:r>
          <w:rPr>
            <w:rFonts w:ascii="Arial" w:hAnsi="Arial" w:cs="Arial"/>
            <w:color w:val="808080"/>
            <w:sz w:val="28"/>
            <w:szCs w:val="28"/>
            <w:highlight w:val="yellow"/>
          </w:rPr>
          <w:t xml:space="preserve">novo</w:t>
        </w:r>
      </w:ins>
      <w:r>
        <w:rPr>
          <w:rFonts w:ascii="Arial" w:hAnsi="Arial" w:cs="Arial"/>
          <w:color w:val="000000" w:themeColor="text1"/>
          <w:sz w:val="28"/>
          <w:szCs w:val="28"/>
          <w:highlight w:val="yellow"/>
          <w:rPrChange w:id="1138" w:author="Assessor GDSXSR" w:date="2026-10-29T16:48:39Z">
            <w:rPr>
              <w:rFonts w:ascii="Arial" w:hAnsi="Arial" w:cs="Arial"/>
              <w:color w:val="000000" w:themeColor="text1"/>
              <w:sz w:val="28"/>
              <w:szCs w:val="28"/>
            </w:rPr>
          </w:rPrChange>
        </w:rPr>
        <w:t xml:space="preserve"> </w:t>
      </w:r>
      <w:del w:id="1139" w:author="Assessor GDSXSR" w:date="2026-10-29T16:48:39Z">
        <w:r>
          <w:rPr>
            <w:rFonts w:ascii="Arial" w:hAnsi="Arial" w:cs="Arial"/>
            <w:color w:val="000000" w:themeColor="text1"/>
            <w:sz w:val="28"/>
            <w:szCs w:val="28"/>
            <w:highlight w:val="yellow"/>
          </w:rPr>
          <w:delText xml:space="preserve">manutenção</w:delText>
        </w:r>
      </w:del>
      <w:ins w:id="1140" w:author="Assessor GDSXSR" w:date="2026-10-29T16:48:39Z">
        <w:r>
          <w:rPr>
            <w:rFonts w:ascii="Arial" w:hAnsi="Arial" w:cs="Arial"/>
            <w:color w:val="808080"/>
            <w:sz w:val="28"/>
            <w:szCs w:val="28"/>
            <w:highlight w:val="yellow"/>
          </w:rPr>
          <w:t xml:space="preserve">capaz</w:t>
        </w:r>
      </w:ins>
      <w:r>
        <w:rPr>
          <w:rFonts w:ascii="Arial" w:hAnsi="Arial" w:cs="Arial"/>
          <w:color w:val="000000" w:themeColor="text1"/>
          <w:sz w:val="28"/>
          <w:szCs w:val="28"/>
          <w:highlight w:val="yellow"/>
          <w:rPrChange w:id="1141" w:author="Assessor GDSXSR" w:date="2026-10-29T16:48:39Z">
            <w:rPr>
              <w:rFonts w:ascii="Arial" w:hAnsi="Arial" w:cs="Arial"/>
              <w:color w:val="000000" w:themeColor="text1"/>
              <w:sz w:val="28"/>
              <w:szCs w:val="28"/>
            </w:rPr>
          </w:rPrChange>
        </w:rPr>
        <w:t xml:space="preserve"> </w:t>
      </w:r>
      <w:del w:id="1142" w:author="Assessor GDSXSR" w:date="2026-10-29T16:48:39Z">
        <w:r>
          <w:rPr>
            <w:rFonts w:ascii="Arial" w:hAnsi="Arial" w:cs="Arial"/>
            <w:color w:val="000000" w:themeColor="text1"/>
            <w:sz w:val="28"/>
            <w:szCs w:val="28"/>
            <w:highlight w:val="yellow"/>
          </w:rPr>
          <w:delText xml:space="preserve">do</w:delText>
        </w:r>
      </w:del>
      <w:ins w:id="1143" w:author="Assessor GDSXSR" w:date="2026-10-29T16:48:39Z">
        <w:r>
          <w:rPr>
            <w:rFonts w:ascii="Arial" w:hAnsi="Arial" w:cs="Arial"/>
            <w:color w:val="808080"/>
            <w:sz w:val="28"/>
            <w:szCs w:val="28"/>
            <w:highlight w:val="yellow"/>
          </w:rPr>
          <w:t xml:space="preserve">de</w:t>
        </w:r>
      </w:ins>
      <w:r>
        <w:rPr>
          <w:rFonts w:ascii="Arial" w:hAnsi="Arial" w:cs="Arial"/>
          <w:color w:val="000000" w:themeColor="text1"/>
          <w:sz w:val="28"/>
          <w:szCs w:val="28"/>
          <w:highlight w:val="yellow"/>
          <w:rPrChange w:id="1144" w:author="Assessor GDSXSR" w:date="2026-10-29T16:48:39Z">
            <w:rPr>
              <w:rFonts w:ascii="Arial" w:hAnsi="Arial" w:cs="Arial"/>
              <w:color w:val="000000" w:themeColor="text1"/>
              <w:sz w:val="28"/>
              <w:szCs w:val="28"/>
            </w:rPr>
          </w:rPrChange>
        </w:rPr>
        <w:t xml:space="preserve"> </w:t>
      </w:r>
      <w:del w:id="1145" w:author="Assessor GDSXSR" w:date="2026-10-29T16:48:39Z">
        <w:r>
          <w:rPr>
            <w:rFonts w:ascii="Arial" w:hAnsi="Arial" w:cs="Arial"/>
            <w:color w:val="000000" w:themeColor="text1"/>
            <w:sz w:val="28"/>
            <w:szCs w:val="28"/>
            <w:highlight w:val="yellow"/>
          </w:rPr>
          <w:delText xml:space="preserve">quadro</w:delText>
        </w:r>
      </w:del>
      <w:ins w:id="1146" w:author="Assessor GDSXSR" w:date="2026-10-29T16:48:39Z">
        <w:r>
          <w:rPr>
            <w:rFonts w:ascii="Arial" w:hAnsi="Arial" w:cs="Arial"/>
            <w:color w:val="808080"/>
            <w:sz w:val="28"/>
            <w:szCs w:val="28"/>
            <w:highlight w:val="yellow"/>
          </w:rPr>
          <w:t xml:space="preserve">infirmar</w:t>
        </w:r>
      </w:ins>
      <w:r>
        <w:rPr>
          <w:rFonts w:ascii="Arial" w:hAnsi="Arial" w:cs="Arial"/>
          <w:color w:val="000000" w:themeColor="text1"/>
          <w:sz w:val="28"/>
          <w:szCs w:val="28"/>
          <w:highlight w:val="yellow"/>
          <w:rPrChange w:id="1147" w:author="Assessor GDSXSR" w:date="2026-10-29T16:48:39Z">
            <w:rPr>
              <w:rFonts w:ascii="Arial" w:hAnsi="Arial" w:cs="Arial"/>
              <w:color w:val="000000" w:themeColor="text1"/>
              <w:sz w:val="28"/>
              <w:szCs w:val="28"/>
            </w:rPr>
          </w:rPrChange>
        </w:rPr>
        <w:t xml:space="preserve"> </w:t>
      </w:r>
      <w:del w:id="1148" w:author="Assessor GDSXSR" w:date="2026-10-29T16:48:39Z">
        <w:r>
          <w:rPr>
            <w:rFonts w:ascii="Arial" w:hAnsi="Arial" w:cs="Arial"/>
            <w:color w:val="000000" w:themeColor="text1"/>
            <w:sz w:val="28"/>
            <w:szCs w:val="28"/>
            <w:highlight w:val="yellow"/>
          </w:rPr>
          <w:delText xml:space="preserve">fático-jurídico</w:delText>
        </w:r>
      </w:del>
      <w:ins w:id="1149" w:author="Assessor GDSXSR" w:date="2026-10-29T16:48:39Z">
        <w:r>
          <w:rPr>
            <w:rFonts w:ascii="Arial" w:hAnsi="Arial" w:cs="Arial"/>
            <w:color w:val="808080"/>
            <w:sz w:val="28"/>
            <w:szCs w:val="28"/>
            <w:highlight w:val="yellow"/>
          </w:rPr>
          <w:t xml:space="preserve">os</w:t>
        </w:r>
      </w:ins>
      <w:r>
        <w:rPr>
          <w:rFonts w:ascii="Arial" w:hAnsi="Arial" w:cs="Arial"/>
          <w:color w:val="000000" w:themeColor="text1"/>
          <w:sz w:val="28"/>
          <w:szCs w:val="28"/>
          <w:highlight w:val="yellow"/>
          <w:rPrChange w:id="1150" w:author="Assessor GDSXSR" w:date="2026-10-29T16:48:39Z">
            <w:rPr>
              <w:rFonts w:ascii="Arial" w:hAnsi="Arial" w:cs="Arial"/>
              <w:color w:val="000000" w:themeColor="text1"/>
              <w:sz w:val="28"/>
              <w:szCs w:val="28"/>
            </w:rPr>
          </w:rPrChange>
        </w:rPr>
        <w:t xml:space="preserve"> </w:t>
      </w:r>
      <w:del w:id="1151" w:author="Assessor GDSXSR" w:date="2026-10-29T16:48:39Z">
        <w:r>
          <w:rPr>
            <w:rFonts w:ascii="Arial" w:hAnsi="Arial" w:cs="Arial"/>
            <w:color w:val="000000" w:themeColor="text1"/>
            <w:sz w:val="28"/>
            <w:szCs w:val="28"/>
            <w:highlight w:val="yellow"/>
          </w:rPr>
          <w:delText xml:space="preserve">delineado</w:delText>
        </w:r>
      </w:del>
      <w:ins w:id="1152" w:author="Assessor GDSXSR" w:date="2026-10-29T16:48:39Z">
        <w:r>
          <w:rPr>
            <w:rFonts w:ascii="Arial" w:hAnsi="Arial" w:cs="Arial"/>
            <w:color w:val="808080"/>
            <w:sz w:val="28"/>
            <w:szCs w:val="28"/>
            <w:highlight w:val="yellow"/>
          </w:rPr>
          <w:t xml:space="preserve">fundamentos</w:t>
        </w:r>
      </w:ins>
      <w:r>
        <w:rPr>
          <w:rFonts w:ascii="Arial" w:hAnsi="Arial" w:cs="Arial"/>
          <w:color w:val="000000" w:themeColor="text1"/>
          <w:sz w:val="28"/>
          <w:szCs w:val="28"/>
          <w:highlight w:val="yellow"/>
          <w:rPrChange w:id="1153" w:author="Assessor GDSXSR" w:date="2026-10-29T16:48:39Z">
            <w:rPr>
              <w:rFonts w:ascii="Arial" w:hAnsi="Arial" w:cs="Arial"/>
              <w:color w:val="000000" w:themeColor="text1"/>
              <w:sz w:val="28"/>
              <w:szCs w:val="28"/>
            </w:rPr>
          </w:rPrChange>
        </w:rPr>
        <w:t xml:space="preserve"> </w:t>
      </w:r>
      <w:del w:id="1154" w:author="Assessor GDSXSR" w:date="2026-10-29T16:48:39Z">
        <w:r>
          <w:rPr>
            <w:rFonts w:ascii="Arial" w:hAnsi="Arial" w:cs="Arial"/>
            <w:color w:val="000000" w:themeColor="text1"/>
            <w:sz w:val="28"/>
            <w:szCs w:val="28"/>
            <w:highlight w:val="yellow"/>
          </w:rPr>
          <w:delText xml:space="preserve">nos</w:delText>
        </w:r>
      </w:del>
      <w:ins w:id="1155" w:author="Assessor GDSXSR" w:date="2026-10-29T16:48:39Z">
        <w:r>
          <w:rPr>
            <w:rFonts w:ascii="Arial" w:hAnsi="Arial" w:cs="Arial"/>
            <w:color w:val="808080"/>
            <w:sz w:val="28"/>
            <w:szCs w:val="28"/>
            <w:highlight w:val="yellow"/>
          </w:rPr>
          <w:t xml:space="preserve">já</w:t>
        </w:r>
      </w:ins>
      <w:r>
        <w:rPr>
          <w:rFonts w:ascii="Arial" w:hAnsi="Arial" w:cs="Arial"/>
          <w:color w:val="000000" w:themeColor="text1"/>
          <w:sz w:val="28"/>
          <w:szCs w:val="28"/>
          <w:highlight w:val="yellow"/>
          <w:rPrChange w:id="1156" w:author="Assessor GDSXSR" w:date="2026-10-29T16:48:39Z">
            <w:rPr>
              <w:rFonts w:ascii="Arial" w:hAnsi="Arial" w:cs="Arial"/>
              <w:color w:val="000000" w:themeColor="text1"/>
              <w:sz w:val="28"/>
              <w:szCs w:val="28"/>
            </w:rPr>
          </w:rPrChange>
        </w:rPr>
        <w:t xml:space="preserve"> </w:t>
      </w:r>
      <w:del w:id="1157" w:author="Assessor GDSXSR" w:date="2026-10-29T16:48:39Z">
        <w:r>
          <w:rPr>
            <w:rFonts w:ascii="Arial" w:hAnsi="Arial" w:cs="Arial"/>
            <w:color w:val="000000" w:themeColor="text1"/>
            <w:sz w:val="28"/>
            <w:szCs w:val="28"/>
            <w:highlight w:val="yellow"/>
          </w:rPr>
          <w:delText xml:space="preserve">autos</w:delText>
        </w:r>
      </w:del>
      <w:ins w:id="1158" w:author="Assessor GDSXSR" w:date="2026-10-29T16:48:39Z">
        <w:r>
          <w:rPr>
            <w:rFonts w:ascii="Arial" w:hAnsi="Arial" w:cs="Arial"/>
            <w:color w:val="808080"/>
            <w:sz w:val="28"/>
            <w:szCs w:val="28"/>
            <w:highlight w:val="yellow"/>
          </w:rPr>
          <w:t xml:space="preserve">expostos</w:t>
        </w:r>
      </w:ins>
      <w:r>
        <w:rPr>
          <w:rFonts w:ascii="Arial" w:hAnsi="Arial" w:cs="Arial"/>
          <w:color w:val="000000" w:themeColor="text1"/>
          <w:sz w:val="28"/>
          <w:szCs w:val="28"/>
          <w:highlight w:val="yellow"/>
          <w:rPrChange w:id="1159" w:author="Assessor GDSXSR" w:date="2026-10-29T16:48:39Z">
            <w:rPr>
              <w:rFonts w:ascii="Arial" w:hAnsi="Arial" w:cs="Arial"/>
              <w:color w:val="000000" w:themeColor="text1"/>
              <w:sz w:val="28"/>
              <w:szCs w:val="28"/>
            </w:rPr>
          </w:rPrChange>
        </w:rPr>
        <w:t xml:space="preserve">, deve ser mantida a r. decisão agravada</w:t>
      </w:r>
      <w:del w:id="1160" w:author="Assessor GDSXSR" w:date="2026-10-29T16:48:39Z">
        <w:r>
          <w:rPr>
            <w:rFonts w:ascii="Arial" w:hAnsi="Arial" w:cs="Arial"/>
            <w:color w:val="000000" w:themeColor="text1"/>
            <w:sz w:val="28"/>
            <w:szCs w:val="28"/>
            <w:highlight w:val="yellow"/>
          </w:rPr>
          <w:delText xml:space="preserve">,</w:delText>
        </w:r>
      </w:del>
      <w:r>
        <w:rPr>
          <w:rFonts w:ascii="Arial" w:hAnsi="Arial" w:cs="Arial"/>
          <w:color w:val="000000" w:themeColor="text1"/>
          <w:sz w:val="28"/>
          <w:szCs w:val="28"/>
          <w:highlight w:val="yellow"/>
          <w:rPrChange w:id="1161" w:author="Assessor GDSXSR" w:date="2026-10-29T16:48:39Z">
            <w:rPr>
              <w:rFonts w:ascii="Arial" w:hAnsi="Arial" w:cs="Arial"/>
              <w:color w:val="000000" w:themeColor="text1"/>
              <w:sz w:val="28"/>
              <w:szCs w:val="28"/>
            </w:rPr>
          </w:rPrChange>
        </w:rPr>
        <w:t xml:space="preserve"> que determinou a inversão do ônus da prova </w:t>
      </w:r>
      <w:del w:id="1162" w:author="Assessor GDSXSR" w:date="2026-10-29T16:48:39Z">
        <w:r>
          <w:rPr>
            <w:rFonts w:ascii="Arial" w:hAnsi="Arial" w:cs="Arial"/>
            <w:color w:val="000000" w:themeColor="text1"/>
            <w:sz w:val="28"/>
            <w:szCs w:val="28"/>
            <w:highlight w:val="yellow"/>
          </w:rPr>
          <w:delText xml:space="preserve">e</w:delText>
        </w:r>
      </w:del>
      <w:ins w:id="1163" w:author="Assessor GDSXSR" w:date="2026-10-29T16:48:39Z">
        <w:r>
          <w:rPr>
            <w:rFonts w:ascii="Arial" w:hAnsi="Arial" w:cs="Arial"/>
            <w:color w:val="808080"/>
            <w:sz w:val="28"/>
            <w:szCs w:val="28"/>
            <w:highlight w:val="yellow"/>
          </w:rPr>
          <w:t xml:space="preserve">em</w:t>
        </w:r>
      </w:ins>
      <w:r>
        <w:rPr>
          <w:rFonts w:ascii="Arial" w:hAnsi="Arial" w:cs="Arial"/>
          <w:color w:val="000000" w:themeColor="text1"/>
          <w:sz w:val="28"/>
          <w:szCs w:val="28"/>
          <w:highlight w:val="yellow"/>
          <w:rPrChange w:id="1164" w:author="Assessor GDSXSR" w:date="2026-10-29T16:48:39Z">
            <w:rPr>
              <w:rFonts w:ascii="Arial" w:hAnsi="Arial" w:cs="Arial"/>
              <w:color w:val="000000" w:themeColor="text1"/>
              <w:sz w:val="28"/>
              <w:szCs w:val="28"/>
            </w:rPr>
          </w:rPrChange>
        </w:rPr>
        <w:t xml:space="preserve"> </w:t>
      </w:r>
      <w:del w:id="1165" w:author="Assessor GDSXSR" w:date="2026-10-29T16:48:39Z">
        <w:r>
          <w:rPr>
            <w:rFonts w:ascii="Arial" w:hAnsi="Arial" w:cs="Arial"/>
            <w:color w:val="000000" w:themeColor="text1"/>
            <w:sz w:val="28"/>
            <w:szCs w:val="28"/>
            <w:highlight w:val="yellow"/>
          </w:rPr>
          <w:delText xml:space="preserve">atribuiu</w:delText>
        </w:r>
      </w:del>
      <w:ins w:id="1166" w:author="Assessor GDSXSR" w:date="2026-10-29T16:48:39Z">
        <w:r>
          <w:rPr>
            <w:rFonts w:ascii="Arial" w:hAnsi="Arial" w:cs="Arial"/>
            <w:color w:val="808080"/>
            <w:sz w:val="28"/>
            <w:szCs w:val="28"/>
            <w:highlight w:val="yellow"/>
          </w:rPr>
          <w:t xml:space="preserve">desfavor</w:t>
        </w:r>
      </w:ins>
      <w:r>
        <w:rPr>
          <w:rFonts w:ascii="Arial" w:hAnsi="Arial" w:cs="Arial"/>
          <w:color w:val="000000" w:themeColor="text1"/>
          <w:sz w:val="28"/>
          <w:szCs w:val="28"/>
          <w:highlight w:val="yellow"/>
          <w:rPrChange w:id="1167" w:author="Assessor GDSXSR" w:date="2026-10-29T16:48:39Z">
            <w:rPr>
              <w:rFonts w:ascii="Arial" w:hAnsi="Arial" w:cs="Arial"/>
              <w:color w:val="000000" w:themeColor="text1"/>
              <w:sz w:val="28"/>
              <w:szCs w:val="28"/>
            </w:rPr>
          </w:rPrChange>
        </w:rPr>
        <w:t xml:space="preserve"> </w:t>
      </w:r>
      <w:del w:id="1168" w:author="Assessor GDSXSR" w:date="2026-10-29T16:48:39Z">
        <w:r>
          <w:rPr>
            <w:rFonts w:ascii="Arial" w:hAnsi="Arial" w:cs="Arial"/>
            <w:color w:val="000000" w:themeColor="text1"/>
            <w:sz w:val="28"/>
            <w:szCs w:val="28"/>
            <w:highlight w:val="yellow"/>
          </w:rPr>
          <w:delText xml:space="preserve">ao</w:delText>
        </w:r>
      </w:del>
      <w:ins w:id="1169" w:author="Assessor GDSXSR" w:date="2026-10-29T16:48:39Z">
        <w:r>
          <w:rPr>
            <w:rFonts w:ascii="Arial" w:hAnsi="Arial" w:cs="Arial"/>
            <w:color w:val="808080"/>
            <w:sz w:val="28"/>
            <w:szCs w:val="28"/>
            <w:highlight w:val="yellow"/>
          </w:rPr>
          <w:t xml:space="preserve">do</w:t>
        </w:r>
      </w:ins>
      <w:r>
        <w:rPr>
          <w:rFonts w:ascii="Arial" w:hAnsi="Arial" w:cs="Arial"/>
          <w:color w:val="000000" w:themeColor="text1"/>
          <w:sz w:val="28"/>
          <w:szCs w:val="28"/>
          <w:highlight w:val="yellow"/>
          <w:rPrChange w:id="1170" w:author="Assessor GDSXSR" w:date="2026-10-29T16:48:39Z">
            <w:rPr>
              <w:rFonts w:ascii="Arial" w:hAnsi="Arial" w:cs="Arial"/>
              <w:color w:val="000000" w:themeColor="text1"/>
              <w:sz w:val="28"/>
              <w:szCs w:val="28"/>
            </w:rPr>
          </w:rPrChange>
        </w:rPr>
        <w:t xml:space="preserve"> réu </w:t>
      </w:r>
      <w:del w:id="1171" w:author="Assessor GDSXSR" w:date="2026-10-29T16:48:39Z">
        <w:r>
          <w:rPr>
            <w:rFonts w:ascii="Arial" w:hAnsi="Arial" w:cs="Arial"/>
            <w:color w:val="000000" w:themeColor="text1"/>
            <w:sz w:val="28"/>
            <w:szCs w:val="28"/>
            <w:highlight w:val="yellow"/>
          </w:rPr>
          <w:delText xml:space="preserve">o</w:delText>
        </w:r>
      </w:del>
      <w:ins w:id="1172" w:author="Assessor GDSXSR" w:date="2026-10-29T16:48:39Z">
        <w:r>
          <w:rPr>
            <w:rFonts w:ascii="Arial" w:hAnsi="Arial" w:cs="Arial"/>
            <w:color w:val="808080"/>
            <w:sz w:val="28"/>
            <w:szCs w:val="28"/>
            <w:highlight w:val="yellow"/>
          </w:rPr>
          <w:t xml:space="preserve">(ID</w:t>
        </w:r>
      </w:ins>
      <w:r>
        <w:rPr>
          <w:rFonts w:ascii="Arial" w:hAnsi="Arial" w:cs="Arial"/>
          <w:color w:val="000000" w:themeColor="text1"/>
          <w:sz w:val="28"/>
          <w:szCs w:val="28"/>
          <w:highlight w:val="yellow"/>
          <w:rPrChange w:id="1173" w:author="Assessor GDSXSR" w:date="2026-10-29T16:48:39Z">
            <w:rPr>
              <w:rFonts w:ascii="Arial" w:hAnsi="Arial" w:cs="Arial"/>
              <w:color w:val="000000" w:themeColor="text1"/>
              <w:sz w:val="28"/>
              <w:szCs w:val="28"/>
            </w:rPr>
          </w:rPrChange>
        </w:rPr>
        <w:t xml:space="preserve"> </w:t>
      </w:r>
      <w:del w:id="1174" w:author="Assessor GDSXSR" w:date="2026-10-29T16:48:39Z">
        <w:r>
          <w:rPr>
            <w:rFonts w:ascii="Arial" w:hAnsi="Arial" w:cs="Arial"/>
            <w:color w:val="000000" w:themeColor="text1"/>
            <w:sz w:val="28"/>
            <w:szCs w:val="28"/>
            <w:highlight w:val="yellow"/>
          </w:rPr>
          <w:delText xml:space="preserve">encargo</w:delText>
        </w:r>
      </w:del>
      <w:ins w:id="1175" w:author="Assessor GDSXSR" w:date="2026-10-29T16:48:39Z">
        <w:r>
          <w:rPr>
            <w:rFonts w:ascii="Arial" w:hAnsi="Arial" w:cs="Arial"/>
            <w:color w:val="808080"/>
            <w:sz w:val="28"/>
            <w:szCs w:val="28"/>
            <w:highlight w:val="yellow"/>
          </w:rPr>
          <w:t xml:space="preserve">287632198, do processo</w:t>
        </w:r>
      </w:ins>
      <w:r>
        <w:rPr>
          <w:rFonts w:ascii="Arial" w:hAnsi="Arial" w:cs="Arial"/>
          <w:color w:val="000000" w:themeColor="text1"/>
          <w:sz w:val="28"/>
          <w:szCs w:val="28"/>
          <w:highlight w:val="yellow"/>
          <w:rPrChange w:id="1176" w:author="Assessor GDSXSR" w:date="2026-10-29T16:48:39Z">
            <w:rPr>
              <w:rFonts w:ascii="Arial" w:hAnsi="Arial" w:cs="Arial"/>
              <w:color w:val="000000" w:themeColor="text1"/>
              <w:sz w:val="28"/>
              <w:szCs w:val="28"/>
            </w:rPr>
          </w:rPrChange>
        </w:rPr>
        <w:t xml:space="preserve"> de </w:t>
      </w:r>
      <w:del w:id="1177" w:author="Assessor GDSXSR" w:date="2026-10-29T16:48:39Z">
        <w:r>
          <w:rPr>
            <w:rFonts w:ascii="Arial" w:hAnsi="Arial" w:cs="Arial"/>
            <w:color w:val="000000" w:themeColor="text1"/>
            <w:sz w:val="28"/>
            <w:szCs w:val="28"/>
            <w:highlight w:val="yellow"/>
          </w:rPr>
          <w:delText xml:space="preserve">comprovar a regularidade da contratação do empréstimo questionado, bem como a licitude e a autenticidade das movimentações financeiras impugnadas, inclusive mediante a </w:delText>
        </w:r>
        <w:r>
          <w:rPr>
            <w:rFonts w:ascii="Arial" w:hAnsi="Arial" w:cs="Arial"/>
            <w:color w:val="000000" w:themeColor="text1"/>
            <w:sz w:val="28"/>
            <w:szCs w:val="28"/>
            <w:highlight w:val="yellow"/>
          </w:rPr>
          <w:delText xml:space="preserve">apresentação dos elementos relacionados ao mecanismo de autenticação utilizado e da documentação pertinente</w:delText>
        </w:r>
      </w:del>
      <w:ins w:id="1178" w:author="Assessor GDSXSR" w:date="2026-10-29T16:48:39Z">
        <w:r>
          <w:rPr>
            <w:rFonts w:ascii="Arial" w:hAnsi="Arial" w:cs="Arial"/>
            <w:color w:val="808080"/>
            <w:sz w:val="28"/>
            <w:szCs w:val="28"/>
            <w:highlight w:val="yellow"/>
          </w:rPr>
          <w:t xml:space="preserve">origem)</w:t>
        </w:r>
      </w:ins>
      <w:r>
        <w:rPr>
          <w:rFonts w:ascii="Arial" w:hAnsi="Arial" w:cs="Arial"/>
          <w:color w:val="000000" w:themeColor="text1"/>
          <w:sz w:val="28"/>
          <w:szCs w:val="28"/>
          <w:highlight w:val="yellow"/>
          <w:rPrChange w:id="1179" w:author="Assessor GDSXSR" w:date="2026-10-29T16:48:39Z">
            <w:rPr>
              <w:rFonts w:ascii="Arial" w:hAnsi="Arial" w:cs="Arial"/>
              <w:color w:val="000000" w:themeColor="text1"/>
              <w:sz w:val="28"/>
              <w:szCs w:val="28"/>
            </w:rPr>
          </w:rPrChange>
        </w:rPr>
        <w:t xml:space="preserve">.</w:t>
      </w:r>
      <w:commentRangeEnd w:id="14"/>
      <w:r>
        <w:rPr>
          <w:rStyle w:val="CommentReference"/>
        </w:rPr>
        <w:commentReference w:id="14"/>
      </w:r>
    </w:p>
    <w:p w14:paraId="4E13357B" w14:textId="77777777" w:rsidR="004236F7" w:rsidRDefault="004236F7" w:rsidP="004236F7">
      <w:pPr>
        <w:spacing w:after="0" w:line="360" w:lineRule="auto"/>
        <w:ind w:firstLine="2268"/>
        <w:jc w:val="both"/>
        <w:rPr>
          <w:rFonts w:ascii="Arial" w:hAnsi="Arial" w:cs="Arial"/>
          <w:sz w:val="28"/>
          <w:szCs w:val="28"/>
        </w:rPr>
      </w:pPr>
    </w:p>
    <w:p w14:paraId="51F7901E" w14:textId="77777777" w:rsidR="004236F7" w:rsidRPr="00D516B2" w:rsidRDefault="004236F7" w:rsidP="004236F7">
      <w:pPr>
        <w:spacing w:after="0" w:line="360" w:lineRule="auto"/>
        <w:jc w:val="center"/>
        <w:rPr>
          <w:rFonts w:ascii="Arial" w:hAnsi="Arial" w:cs="Arial"/>
          <w:b/>
          <w:bCs/>
          <w:sz w:val="28"/>
          <w:szCs w:val="28"/>
        </w:rPr>
      </w:pPr>
      <w:r w:rsidRPr="00D516B2">
        <w:rPr>
          <w:rFonts w:ascii="Arial" w:hAnsi="Arial" w:cs="Arial"/>
          <w:b/>
          <w:bCs/>
          <w:sz w:val="28"/>
          <w:szCs w:val="28"/>
        </w:rPr>
        <w:t>DISPOSITIVO</w:t>
      </w:r>
    </w:p>
    <w:p w14:paraId="21609FF9" w14:textId="77777777" w:rsidR="004236F7" w:rsidRDefault="004236F7" w:rsidP="004236F7">
      <w:pPr>
        <w:spacing w:after="0" w:line="360" w:lineRule="auto"/>
        <w:ind w:firstLine="2268"/>
        <w:jc w:val="both"/>
        <w:rPr>
          <w:rFonts w:ascii="Arial" w:hAnsi="Arial" w:cs="Arial"/>
          <w:sz w:val="28"/>
          <w:szCs w:val="28"/>
        </w:rPr>
      </w:pPr>
    </w:p>
    <w:p w14:paraId="1A7B852F" w14:textId="352F5118" w:rsidR="4495E4C2" w:rsidRDefault="004236F7" w:rsidP="00AF0136">
      <w:pPr>
        <w:spacing w:after="0" w:line="360" w:lineRule="auto"/>
        <w:ind w:firstLine="2268"/>
        <w:jc w:val="both"/>
        <w:rPr>
          <w:rFonts w:ascii="Arial" w:hAnsi="Arial" w:cs="Arial"/>
          <w:sz w:val="28"/>
          <w:szCs w:val="28"/>
        </w:rPr>
      </w:pPr>
      <w:r>
        <w:rPr>
          <w:rFonts w:ascii="Arial" w:hAnsi="Arial" w:cs="Arial"/>
          <w:sz w:val="28"/>
          <w:szCs w:val="28"/>
        </w:rPr>
        <w:t xml:space="preserve">Ante o exposto, </w:t>
      </w:r>
      <w:r>
        <w:rPr>
          <w:rFonts w:ascii="Arial" w:hAnsi="Arial" w:cs="Arial"/>
          <w:b/>
          <w:bCs/>
          <w:sz w:val="28"/>
          <w:szCs w:val="28"/>
          <w:rPrChange w:id="1198" w:author="Assessor GDSXSR" w:date="2026-10-29T16:48:39Z">
            <w:rPr>
              <w:rFonts w:ascii="Arial" w:hAnsi="Arial" w:cs="Arial"/>
              <w:b/>
              <w:bCs/>
              <w:sz w:val="28"/>
              <w:szCs w:val="28"/>
            </w:rPr>
          </w:rPrChange>
        </w:rPr>
        <w:t xml:space="preserve">nego provimento</w:t>
      </w:r>
      <w:r>
        <w:rPr>
          <w:rFonts w:ascii="Arial" w:hAnsi="Arial" w:cs="Arial"/>
          <w:sz w:val="28"/>
          <w:szCs w:val="28"/>
        </w:rPr>
        <w:t xml:space="preserve"> </w:t>
      </w:r>
      <w:r>
        <w:rPr>
          <w:rFonts w:ascii="Arial" w:hAnsi="Arial" w:cs="Arial"/>
          <w:sz w:val="28"/>
          <w:szCs w:val="28"/>
        </w:rPr>
        <w:t xml:space="preserve">ao agravo de instrumento do </w:t>
      </w:r>
      <w:r>
        <w:rPr>
          <w:rFonts w:ascii="Arial" w:hAnsi="Arial" w:cs="Arial"/>
          <w:sz w:val="28"/>
          <w:szCs w:val="28"/>
        </w:rPr>
        <w:t xml:space="preserve">réu, </w:t>
      </w:r>
      <w:del w:id="1180" w:author="Assessor GDSXSR" w:date="2026-10-29T16:48:39Z">
        <w:r>
          <w:rPr>
            <w:rFonts w:ascii="Arial" w:hAnsi="Arial" w:cs="Arial"/>
            <w:sz w:val="28"/>
            <w:szCs w:val="28"/>
          </w:rPr>
          <w:delText xml:space="preserve">BANCO</w:delText>
        </w:r>
      </w:del>
      <w:ins w:id="1181" w:author="Assessor GDSXSR" w:date="2026-10-29T16:48:39Z">
        <w:r>
          <w:rPr>
            <w:rFonts w:ascii="Arial" w:hAnsi="Arial" w:cs="Arial"/>
            <w:color w:val="808080"/>
            <w:sz w:val="28"/>
            <w:szCs w:val="28"/>
          </w:rPr>
          <w:t xml:space="preserve">Banco</w:t>
        </w:r>
      </w:ins>
      <w:r>
        <w:rPr>
          <w:rFonts w:ascii="Arial" w:hAnsi="Arial" w:cs="Arial"/>
          <w:sz w:val="28"/>
          <w:szCs w:val="28"/>
        </w:rPr>
        <w:t xml:space="preserve"> </w:t>
      </w:r>
      <w:del w:id="1182" w:author="Assessor GDSXSR" w:date="2026-10-29T16:48:39Z">
        <w:r>
          <w:rPr>
            <w:rFonts w:ascii="Arial" w:hAnsi="Arial" w:cs="Arial"/>
            <w:sz w:val="28"/>
            <w:szCs w:val="28"/>
          </w:rPr>
          <w:delText xml:space="preserve">DO</w:delText>
        </w:r>
      </w:del>
      <w:ins w:id="1183" w:author="Assessor GDSXSR" w:date="2026-10-29T16:48:39Z">
        <w:r>
          <w:rPr>
            <w:rFonts w:ascii="Arial" w:hAnsi="Arial" w:cs="Arial"/>
            <w:color w:val="808080"/>
            <w:sz w:val="28"/>
            <w:szCs w:val="28"/>
          </w:rPr>
          <w:t xml:space="preserve">do</w:t>
        </w:r>
      </w:ins>
      <w:r>
        <w:rPr>
          <w:rFonts w:ascii="Arial" w:hAnsi="Arial" w:cs="Arial"/>
          <w:sz w:val="28"/>
          <w:szCs w:val="28"/>
        </w:rPr>
        <w:t xml:space="preserve"> </w:t>
      </w:r>
      <w:del w:id="1184" w:author="Assessor GDSXSR" w:date="2026-10-29T16:48:39Z">
        <w:r>
          <w:rPr>
            <w:rFonts w:ascii="Arial" w:hAnsi="Arial" w:cs="Arial"/>
            <w:sz w:val="28"/>
            <w:szCs w:val="28"/>
          </w:rPr>
          <w:delText xml:space="preserve">BRASIL</w:delText>
        </w:r>
      </w:del>
      <w:ins w:id="1185" w:author="Assessor GDSXSR" w:date="2026-10-29T16:48:39Z">
        <w:r>
          <w:rPr>
            <w:rFonts w:ascii="Arial" w:hAnsi="Arial" w:cs="Arial"/>
            <w:color w:val="808080"/>
            <w:sz w:val="28"/>
            <w:szCs w:val="28"/>
          </w:rPr>
          <w:t xml:space="preserve">Brasil</w:t>
        </w:r>
      </w:ins>
      <w:r>
        <w:rPr>
          <w:rFonts w:ascii="Arial" w:hAnsi="Arial" w:cs="Arial"/>
          <w:sz w:val="28"/>
          <w:szCs w:val="28"/>
        </w:rPr>
        <w:t xml:space="preserve"> </w:t>
      </w:r>
      <w:del w:id="1186" w:author="Assessor GDSXSR" w:date="2026-10-29T16:48:39Z">
        <w:r>
          <w:rPr>
            <w:rFonts w:ascii="Arial" w:hAnsi="Arial" w:cs="Arial"/>
            <w:sz w:val="28"/>
            <w:szCs w:val="28"/>
          </w:rPr>
          <w:delText xml:space="preserve">SA</w:delText>
        </w:r>
      </w:del>
      <w:ins w:id="1187" w:author="Assessor GDSXSR" w:date="2026-10-29T16:48:39Z">
        <w:r>
          <w:rPr>
            <w:rFonts w:ascii="Arial" w:hAnsi="Arial" w:cs="Arial"/>
            <w:color w:val="808080"/>
            <w:sz w:val="28"/>
            <w:szCs w:val="28"/>
          </w:rPr>
          <w:t xml:space="preserve">S.A</w:t>
        </w:r>
      </w:ins>
      <w:r>
        <w:rPr>
          <w:rFonts w:ascii="Arial" w:hAnsi="Arial" w:cs="Arial"/>
          <w:sz w:val="28"/>
          <w:szCs w:val="28"/>
        </w:rPr>
        <w:t xml:space="preserve">. </w:t>
      </w:r>
    </w:p>
    <w:p w14:paraId="1F75AC5C" w14:textId="77777777" w:rsidR="00AF0136" w:rsidRDefault="00AF0136" w:rsidP="00AF0136">
      <w:pPr>
        <w:spacing w:after="0" w:line="360" w:lineRule="auto"/>
        <w:ind w:firstLine="2268"/>
        <w:jc w:val="both"/>
        <w:rPr>
          <w:rFonts w:ascii="Arial" w:hAnsi="Arial" w:cs="Arial"/>
          <w:sz w:val="28"/>
          <w:szCs w:val="28"/>
        </w:rPr>
      </w:pPr>
    </w:p>
    <w:p w14:paraId="3727AA61" w14:textId="77777777" w:rsidR="008C7D23" w:rsidRDefault="004236F7" w:rsidP="008C7D23">
      <w:pPr>
        <w:spacing w:after="0" w:line="360" w:lineRule="auto"/>
        <w:ind w:firstLine="2268"/>
        <w:jc w:val="both"/>
        <w:rPr>
          <w:rFonts w:ascii="Arial" w:hAnsi="Arial" w:cs="Arial"/>
          <w:sz w:val="28"/>
          <w:szCs w:val="28"/>
        </w:rPr>
      </w:pPr>
      <w:r>
        <w:rPr>
          <w:rFonts w:ascii="Arial" w:hAnsi="Arial" w:cs="Arial"/>
          <w:sz w:val="28"/>
          <w:szCs w:val="28"/>
        </w:rPr>
        <w:t>É como voto.</w:t>
      </w:r>
    </w:p>
    <w:p w14:paraId="1E759F54" w14:textId="44100F4C" w:rsidR="004236F7" w:rsidRDefault="004236F7" w:rsidP="008C7D23">
      <w:pPr>
        <w:spacing w:after="0" w:line="360" w:lineRule="auto"/>
        <w:ind w:firstLine="2268"/>
        <w:jc w:val="both"/>
        <w:rPr>
          <w:rFonts w:ascii="Arial" w:hAnsi="Arial" w:cs="Arial"/>
          <w:sz w:val="28"/>
          <w:szCs w:val="28"/>
        </w:rPr>
      </w:pPr>
      <w:r>
        <w:rPr>
          <w:rFonts w:ascii="Arial" w:hAnsi="Arial" w:cs="Arial"/>
          <w:sz w:val="28"/>
          <w:szCs w:val="28"/>
        </w:rPr>
        <w:br w:type="page"/>
      </w:r>
    </w:p>
    <w:p w14:paraId="216E1589" w14:textId="77777777" w:rsidR="004236F7" w:rsidRDefault="004236F7" w:rsidP="004236F7">
      <w:pPr>
        <w:spacing w:after="0" w:line="360" w:lineRule="auto"/>
        <w:jc w:val="both"/>
        <w:rPr>
          <w:rFonts w:ascii="Arial" w:hAnsi="Arial" w:cs="Arial"/>
          <w:sz w:val="28"/>
          <w:szCs w:val="28"/>
        </w:rPr>
      </w:pPr>
    </w:p>
    <w:tbl>
      <w:tblPr>
        <w:tblW w:w="13770" w:type="dxa"/>
        <w:tblCellSpacing w:w="0" w:type="dxa"/>
        <w:tblCellMar>
          <w:top w:w="75" w:type="dxa"/>
          <w:left w:w="75" w:type="dxa"/>
          <w:bottom w:w="75" w:type="dxa"/>
          <w:right w:w="75" w:type="dxa"/>
        </w:tblCellMar>
        <w:tblLook w:val="04A0" w:firstRow="1" w:lastRow="0" w:firstColumn="1" w:lastColumn="0" w:noHBand="0" w:noVBand="1"/>
      </w:tblPr>
      <w:tblGrid>
        <w:gridCol w:w="2041"/>
        <w:gridCol w:w="11729"/>
      </w:tblGrid>
      <w:tr w:rsidR="00FD5626" w:rsidRPr="00FD5626" w14:paraId="79FF33FA" w14:textId="77777777">
        <w:trPr>
          <w:tblCellSpacing w:w="0" w:type="dxa"/>
        </w:trPr>
        <w:tc>
          <w:tcPr>
            <w:tcW w:w="0" w:type="auto"/>
            <w:hideMark/>
          </w:tcPr>
          <w:p w14:paraId="73F5BC27" w14:textId="6E568872" w:rsidR="00FD5626" w:rsidRPr="00FD5626" w:rsidRDefault="00FD5626" w:rsidP="00FD5626">
            <w:pPr>
              <w:jc w:val="both"/>
              <w:rPr>
                <w:b/>
                <w:color w:val="008000"/>
              </w:rPr>
            </w:pPr>
            <w:r w:rsidRPr="00FD5626">
              <w:rPr>
                <w:b/>
                <w:color w:val="008000"/>
              </w:rPr>
              <w:drawing>
                <wp:inline distT="0" distB="0" distL="0" distR="0" wp14:anchorId="067C91E5" wp14:editId="00CA5CCB">
                  <wp:extent cx="1190625" cy="323850"/>
                  <wp:effectExtent l="0" t="0" r="9525" b="0"/>
                  <wp:docPr id="910131724"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190625" cy="323850"/>
                          </a:xfrm>
                          <a:prstGeom prst="rect">
                            <a:avLst/>
                          </a:prstGeom>
                          <a:noFill/>
                          <a:ln>
                            <a:noFill/>
                          </a:ln>
                        </pic:spPr>
                      </pic:pic>
                    </a:graphicData>
                  </a:graphic>
                </wp:inline>
              </w:drawing>
            </w:r>
          </w:p>
        </w:tc>
        <w:tc>
          <w:tcPr>
            <w:tcW w:w="5000" w:type="pct"/>
            <w:vAlign w:val="center"/>
            <w:hideMark/>
          </w:tcPr>
          <w:p w14:paraId="35402CB0" w14:textId="77777777" w:rsidR="00FD5626" w:rsidRPr="00FD5626" w:rsidRDefault="00FD5626" w:rsidP="00FD5626">
            <w:pPr>
              <w:ind w:right="5190"/>
              <w:jc w:val="both"/>
              <w:rPr>
                <w:b/>
                <w:color w:val="008000"/>
              </w:rPr>
            </w:pPr>
            <w:r w:rsidRPr="00FD5626">
              <w:rPr>
                <w:b/>
                <w:color w:val="008000"/>
              </w:rPr>
              <w:t>Poder Judiciário da União</w:t>
            </w:r>
            <w:r w:rsidRPr="00FD5626">
              <w:rPr>
                <w:b/>
                <w:color w:val="008000"/>
              </w:rPr>
              <w:br/>
              <w:t>TRIBUNAL DE JUSTIÇA DO DISTRITO FEDERAL E DOS TERRITÓRIOS</w:t>
            </w:r>
            <w:r w:rsidRPr="00FD5626">
              <w:rPr>
                <w:b/>
                <w:color w:val="008000"/>
              </w:rPr>
              <w:br/>
            </w:r>
            <w:r w:rsidRPr="00FD5626">
              <w:rPr>
                <w:b/>
                <w:color w:val="008000"/>
              </w:rPr>
              <w:br/>
            </w:r>
            <w:r w:rsidRPr="00FD5626">
              <w:rPr>
                <w:b/>
                <w:bCs/>
                <w:color w:val="008000"/>
              </w:rPr>
              <w:t>VARCIVPLA</w:t>
            </w:r>
            <w:r w:rsidRPr="00FD5626">
              <w:rPr>
                <w:b/>
                <w:color w:val="008000"/>
              </w:rPr>
              <w:br/>
              <w:t>Vara Cível de Planaltina</w:t>
            </w:r>
          </w:p>
        </w:tc>
      </w:tr>
    </w:tbl>
    <w:p w14:paraId="4E79E811" w14:textId="77777777" w:rsidR="00FD5626" w:rsidRPr="00FD5626" w:rsidRDefault="00FD5626" w:rsidP="00FD5626">
      <w:pPr>
        <w:jc w:val="both"/>
        <w:rPr>
          <w:b/>
          <w:color w:val="008000"/>
        </w:rPr>
      </w:pPr>
    </w:p>
    <w:p w14:paraId="35C8C3E5" w14:textId="77777777" w:rsidR="00FD5626" w:rsidRPr="00FD5626" w:rsidRDefault="00FD5626" w:rsidP="00FD5626">
      <w:pPr>
        <w:jc w:val="both"/>
        <w:rPr>
          <w:b/>
          <w:color w:val="008000"/>
        </w:rPr>
      </w:pPr>
      <w:r w:rsidRPr="00FD5626">
        <w:rPr>
          <w:b/>
          <w:bCs/>
          <w:color w:val="00B050"/>
          <w:rPrChange w:id="1199" w:author="Assessor GDSXSR" w:date="2026-10-29T16:48:39Z">
            <w:rPr>
              <w:b/>
              <w:bCs/>
              <w:color w:val="008000"/>
            </w:rPr>
          </w:rPrChange>
        </w:rPr>
        <w:t xml:space="preserve">Número dos autos: </w:t>
      </w:r>
      <w:hyperlink r:id="rId16" w:tooltip="Clique com o botão direito para copiar" w:history="1">
        <w:r w:rsidRPr="00FD5626">
          <w:rPr>
            <w:rStyle w:val="Hyperlink"/>
            <w:b/>
            <w:bCs/>
          </w:rPr>
          <w:t>0707703-46.2026.8.07.0005</w:t>
        </w:r>
      </w:hyperlink>
    </w:p>
    <w:p w14:paraId="720FFB5C" w14:textId="77777777" w:rsidR="00FD5626" w:rsidRPr="00FD5626" w:rsidRDefault="00FD5626" w:rsidP="00FD5626">
      <w:pPr>
        <w:jc w:val="both"/>
        <w:rPr>
          <w:b/>
          <w:color w:val="008000"/>
        </w:rPr>
      </w:pPr>
      <w:r w:rsidRPr="00FD5626">
        <w:rPr>
          <w:b/>
          <w:color w:val="00B050"/>
          <w:rPrChange w:id="1200" w:author="Assessor GDSXSR" w:date="2026-10-29T16:48:39Z">
            <w:rPr>
              <w:b/>
              <w:color w:val="008000"/>
            </w:rPr>
          </w:rPrChange>
        </w:rPr>
        <w:t>Classe judicial: PROCEDIMENTO COMUM CÍVEL (7)</w:t>
      </w:r>
    </w:p>
    <w:p w14:paraId="6A2AEA16" w14:textId="77777777" w:rsidR="00FD5626" w:rsidRPr="00FD5626" w:rsidRDefault="00FD5626" w:rsidP="00FD5626">
      <w:pPr>
        <w:jc w:val="both"/>
        <w:rPr>
          <w:b/>
          <w:color w:val="008000"/>
        </w:rPr>
      </w:pPr>
      <w:r w:rsidRPr="00FD5626">
        <w:rPr>
          <w:b/>
          <w:color w:val="00B050"/>
          <w:rPrChange w:id="1201" w:author="Assessor GDSXSR" w:date="2026-10-29T16:48:39Z">
            <w:rPr>
              <w:b/>
              <w:color w:val="008000"/>
            </w:rPr>
          </w:rPrChange>
        </w:rPr>
        <w:t>AUTOR: ANTONIO ALVES FERNANDES</w:t>
      </w:r>
    </w:p>
    <w:p w14:paraId="0B633CF7" w14:textId="77777777" w:rsidR="00FD5626" w:rsidRPr="00FD5626" w:rsidRDefault="00FD5626" w:rsidP="00FD5626">
      <w:pPr>
        <w:jc w:val="both"/>
        <w:rPr>
          <w:b/>
          <w:color w:val="008000"/>
        </w:rPr>
      </w:pPr>
      <w:r w:rsidRPr="00FD5626">
        <w:rPr>
          <w:b/>
          <w:color w:val="00B050"/>
          <w:rPrChange w:id="1202" w:author="Assessor GDSXSR" w:date="2026-10-29T16:48:39Z">
            <w:rPr>
              <w:b/>
              <w:color w:val="008000"/>
            </w:rPr>
          </w:rPrChange>
        </w:rPr>
        <w:t>REU: BANCO DO BRASIL SA</w:t>
      </w:r>
    </w:p>
    <w:p w14:paraId="79268394" w14:textId="77777777" w:rsidR="00FD5626" w:rsidRPr="00FD5626" w:rsidRDefault="00FD5626" w:rsidP="00FD5626">
      <w:pPr>
        <w:jc w:val="both"/>
        <w:rPr>
          <w:b/>
          <w:color w:val="008000"/>
        </w:rPr>
      </w:pPr>
      <w:r w:rsidRPr="00FD5626">
        <w:rPr>
          <w:b/>
          <w:bCs/>
          <w:color w:val="00B050"/>
          <w:rPrChange w:id="1203" w:author="Assessor GDSXSR" w:date="2026-10-29T16:48:39Z">
            <w:rPr>
              <w:b/>
              <w:bCs/>
              <w:color w:val="008000"/>
            </w:rPr>
          </w:rPrChange>
        </w:rPr>
        <w:t>DECISÃO</w:t>
      </w:r>
    </w:p>
    <w:p w14:paraId="5592B947" w14:textId="77777777" w:rsidR="00FD5626" w:rsidRPr="00FD5626" w:rsidRDefault="00FD5626" w:rsidP="00FD5626">
      <w:pPr>
        <w:jc w:val="both"/>
        <w:rPr>
          <w:b/>
          <w:color w:val="008000"/>
        </w:rPr>
      </w:pPr>
    </w:p>
    <w:p w14:paraId="78DAC403" w14:textId="77777777" w:rsidR="00FD5626" w:rsidRPr="00FD5626" w:rsidRDefault="00FD5626" w:rsidP="00FD5626">
      <w:pPr>
        <w:jc w:val="both"/>
        <w:rPr>
          <w:b/>
          <w:color w:val="008000"/>
        </w:rPr>
      </w:pPr>
      <w:r w:rsidRPr="00FD5626">
        <w:rPr>
          <w:b/>
          <w:color w:val="00B050"/>
          <w:rPrChange w:id="1204" w:author="Assessor GDSXSR" w:date="2026-10-29T16:48:39Z">
            <w:rPr>
              <w:b/>
              <w:color w:val="008000"/>
            </w:rPr>
          </w:rPrChange>
        </w:rPr>
        <w:t>Vistos.</w:t>
      </w:r>
    </w:p>
    <w:p w14:paraId="7B9EA484" w14:textId="77777777" w:rsidR="00FD5626" w:rsidRPr="00FD5626" w:rsidRDefault="00FD5626" w:rsidP="00FD5626">
      <w:pPr>
        <w:jc w:val="both"/>
        <w:rPr>
          <w:b/>
          <w:color w:val="008000"/>
        </w:rPr>
      </w:pPr>
      <w:r w:rsidRPr="00FD5626">
        <w:rPr>
          <w:b/>
          <w:color w:val="00B050"/>
          <w:rPrChange w:id="1205" w:author="Assessor GDSXSR" w:date="2026-10-29T16:48:39Z">
            <w:rPr>
              <w:b/>
              <w:color w:val="008000"/>
            </w:rPr>
          </w:rPrChange>
        </w:rPr>
        <w:t xml:space="preserve">Trata-se de </w:t>
      </w:r>
      <w:r w:rsidRPr="00FD5626">
        <w:rPr>
          <w:b/>
          <w:bCs/>
          <w:color w:val="00B050"/>
          <w:rPrChange w:id="1206" w:author="Assessor GDSXSR" w:date="2026-10-29T16:48:39Z">
            <w:rPr>
              <w:b/>
              <w:bCs/>
              <w:color w:val="008000"/>
            </w:rPr>
          </w:rPrChange>
        </w:rPr>
        <w:t>AÇÃO DE RESPONSABILIDADE CIVIL POR FALHA NA PRESTAÇÃO DE SERVIÇOS BANCÁRIOS C/C REPETIÇÃO DE INDÉBITO E INDENIZAÇÃO POR DANOS MORAIS</w:t>
      </w:r>
      <w:r w:rsidRPr="00FD5626">
        <w:rPr>
          <w:b/>
          <w:color w:val="00B050"/>
          <w:rPrChange w:id="1207" w:author="Assessor GDSXSR" w:date="2026-10-29T16:48:39Z">
            <w:rPr>
              <w:b/>
              <w:color w:val="008000"/>
            </w:rPr>
          </w:rPrChange>
        </w:rPr>
        <w:t xml:space="preserve"> proposta por </w:t>
      </w:r>
      <w:r w:rsidRPr="00FD5626">
        <w:rPr>
          <w:b/>
          <w:bCs/>
          <w:color w:val="00B050"/>
          <w:rPrChange w:id="1208" w:author="Assessor GDSXSR" w:date="2026-10-29T16:48:39Z">
            <w:rPr>
              <w:b/>
              <w:bCs/>
              <w:color w:val="008000"/>
            </w:rPr>
          </w:rPrChange>
        </w:rPr>
        <w:t>ANTÔNIO ALVES FERNANDES</w:t>
      </w:r>
      <w:r w:rsidRPr="00FD5626">
        <w:rPr>
          <w:b/>
          <w:color w:val="00B050"/>
          <w:rPrChange w:id="1209" w:author="Assessor GDSXSR" w:date="2026-10-29T16:48:39Z">
            <w:rPr>
              <w:b/>
              <w:color w:val="008000"/>
            </w:rPr>
          </w:rPrChange>
        </w:rPr>
        <w:t xml:space="preserve"> em face de </w:t>
      </w:r>
      <w:r w:rsidRPr="00FD5626">
        <w:rPr>
          <w:b/>
          <w:bCs/>
          <w:color w:val="00B050"/>
          <w:rPrChange w:id="1210" w:author="Assessor GDSXSR" w:date="2026-10-29T16:48:39Z">
            <w:rPr>
              <w:b/>
              <w:bCs/>
              <w:color w:val="008000"/>
            </w:rPr>
          </w:rPrChange>
        </w:rPr>
        <w:t xml:space="preserve">BANCO DO BRASIL </w:t>
      </w:r>
      <w:proofErr w:type="gramStart"/>
      <w:r w:rsidRPr="00FD5626">
        <w:rPr>
          <w:b/>
          <w:bCs/>
          <w:color w:val="00B050"/>
          <w:rPrChange w:id="1211" w:author="Assessor GDSXSR" w:date="2026-10-29T16:48:39Z">
            <w:rPr>
              <w:b/>
              <w:bCs/>
              <w:color w:val="008000"/>
            </w:rPr>
          </w:rPrChange>
        </w:rPr>
        <w:t>S.A.</w:t>
      </w:r>
      <w:r w:rsidRPr="00FD5626">
        <w:rPr>
          <w:b/>
          <w:color w:val="00B050"/>
          <w:rPrChange w:id="1212" w:author="Assessor GDSXSR" w:date="2026-10-29T16:48:39Z">
            <w:rPr>
              <w:b/>
              <w:color w:val="008000"/>
            </w:rPr>
          </w:rPrChange>
        </w:rPr>
        <w:t>.</w:t>
      </w:r>
      <w:proofErr w:type="gramEnd"/>
    </w:p>
    <w:p w14:paraId="101A5EDB" w14:textId="77777777" w:rsidR="00FD5626" w:rsidRPr="00FD5626" w:rsidRDefault="00FD5626" w:rsidP="00FD5626">
      <w:pPr>
        <w:jc w:val="both"/>
        <w:rPr>
          <w:b/>
          <w:color w:val="008000"/>
        </w:rPr>
      </w:pPr>
      <w:r w:rsidRPr="00FD5626">
        <w:rPr>
          <w:b/>
          <w:color w:val="00B050"/>
          <w:rPrChange w:id="1213" w:author="Assessor GDSXSR" w:date="2026-10-29T16:48:39Z">
            <w:rPr>
              <w:b/>
              <w:color w:val="008000"/>
            </w:rPr>
          </w:rPrChange>
        </w:rPr>
        <w:t>Narra a parte autora que é militar inativo do Comando da Aeronáutica e mantém conta corrente junto à instituição financeira ré há mais de trinta anos, utilizada para recebimento de seus proventos. Afirma que, ao examinar seus extratos bancários, identificou movimentações financeiras atípicas e reiteradas, consistentes em transferências eletrônicas de valores elevados em favor de empresa com a qual sustenta jamais ter mantido qualquer relação comercial ou contratual.</w:t>
      </w:r>
    </w:p>
    <w:p w14:paraId="5EB5B79F" w14:textId="77777777" w:rsidR="00FD5626" w:rsidRPr="00FD5626" w:rsidRDefault="00FD5626" w:rsidP="00FD5626">
      <w:pPr>
        <w:jc w:val="both"/>
        <w:rPr>
          <w:b/>
          <w:color w:val="008000"/>
        </w:rPr>
      </w:pPr>
      <w:r w:rsidRPr="00FD5626">
        <w:rPr>
          <w:b/>
          <w:color w:val="00B050"/>
          <w:rPrChange w:id="1214" w:author="Assessor GDSXSR" w:date="2026-10-29T16:48:39Z">
            <w:rPr>
              <w:b/>
              <w:color w:val="008000"/>
            </w:rPr>
          </w:rPrChange>
        </w:rPr>
        <w:t>Alega que não autorizou as operações, que os débitos destoam de seu padrão histórico de movimentação financeira e que não celebrou contrato com a beneficiária das transferências nem recebeu contraprestação pelos valores movimentados.</w:t>
      </w:r>
    </w:p>
    <w:p w14:paraId="7C523436" w14:textId="77777777" w:rsidR="00FD5626" w:rsidRPr="00FD5626" w:rsidRDefault="00FD5626" w:rsidP="00FD5626">
      <w:pPr>
        <w:jc w:val="both"/>
        <w:rPr>
          <w:b/>
          <w:color w:val="008000"/>
        </w:rPr>
      </w:pPr>
      <w:r w:rsidRPr="00FD5626">
        <w:rPr>
          <w:b/>
          <w:color w:val="00B050"/>
          <w:rPrChange w:id="1215" w:author="Assessor GDSXSR" w:date="2026-10-29T16:48:39Z">
            <w:rPr>
              <w:b/>
              <w:color w:val="008000"/>
            </w:rPr>
          </w:rPrChange>
        </w:rPr>
        <w:t>Aduz, ainda, que a instituição financeira não identificou nem impediu as movimentações reputadas irregulares, deixando de adotar mecanismos de bloqueio ou confirmação da legitimidade das operações. Requer, dentre outros pedidos, a inversão do ônus da prova.</w:t>
      </w:r>
    </w:p>
    <w:p w14:paraId="78A9F992" w14:textId="77777777" w:rsidR="00FD5626" w:rsidRPr="00FD5626" w:rsidRDefault="00FD5626" w:rsidP="00FD5626">
      <w:pPr>
        <w:jc w:val="both"/>
        <w:rPr>
          <w:b/>
          <w:color w:val="008000"/>
        </w:rPr>
      </w:pPr>
      <w:r w:rsidRPr="00FD5626">
        <w:rPr>
          <w:b/>
          <w:color w:val="00B050"/>
          <w:rPrChange w:id="1216" w:author="Assessor GDSXSR" w:date="2026-10-29T16:48:39Z">
            <w:rPr>
              <w:b/>
              <w:color w:val="008000"/>
            </w:rPr>
          </w:rPrChange>
        </w:rPr>
        <w:t>Decido.</w:t>
      </w:r>
    </w:p>
    <w:p w14:paraId="2BD83CEB" w14:textId="77777777" w:rsidR="00FD5626" w:rsidRPr="00FD5626" w:rsidRDefault="00FD5626" w:rsidP="00FD5626">
      <w:pPr>
        <w:jc w:val="both"/>
        <w:rPr>
          <w:b/>
          <w:color w:val="008000"/>
        </w:rPr>
      </w:pPr>
      <w:r w:rsidRPr="00FD5626">
        <w:rPr>
          <w:b/>
          <w:color w:val="00B050"/>
          <w:rPrChange w:id="1217" w:author="Assessor GDSXSR" w:date="2026-10-29T16:48:39Z">
            <w:rPr>
              <w:b/>
              <w:color w:val="008000"/>
            </w:rPr>
          </w:rPrChange>
        </w:rPr>
        <w:t>O ônus da prova constitui regra de julgamento destinada a disciplinar a distribuição dos encargos probatórios entre as partes do processo. Em regra, compete ao autor demonstrar os fatos constitutivos de seu direito e ao réu comprovar a existência de fatos impeditivos, modificativos ou extintivos da pretensão deduzida em juízo.</w:t>
      </w:r>
    </w:p>
    <w:p w14:paraId="21A5C5FC" w14:textId="77777777" w:rsidR="00FD5626" w:rsidRPr="00FD5626" w:rsidRDefault="00FD5626" w:rsidP="00FD5626">
      <w:pPr>
        <w:jc w:val="both"/>
        <w:rPr>
          <w:b/>
          <w:color w:val="008000"/>
        </w:rPr>
      </w:pPr>
      <w:r w:rsidRPr="00FD5626">
        <w:rPr>
          <w:b/>
          <w:color w:val="00B050"/>
          <w:rPrChange w:id="1218" w:author="Assessor GDSXSR" w:date="2026-10-29T16:48:39Z">
            <w:rPr>
              <w:b/>
              <w:color w:val="008000"/>
            </w:rPr>
          </w:rPrChange>
        </w:rPr>
        <w:t xml:space="preserve">Nas relações de consumo, contudo, o ordenamento jurídico admite a redistribuição desse encargo quando presentes os requisitos legais. A inversão do ônus da prova representa instrumento de equilíbrio processual voltado à concretização da igualdade material entre consumidor e fornecedor, especialmente em situações nas quais a produção da prova se </w:t>
      </w:r>
      <w:r w:rsidRPr="00FD5626">
        <w:rPr>
          <w:b/>
          <w:color w:val="00B050"/>
          <w:rPrChange w:id="1219" w:author="Assessor GDSXSR" w:date="2026-10-29T16:48:39Z">
            <w:rPr>
              <w:b/>
              <w:color w:val="008000"/>
            </w:rPr>
          </w:rPrChange>
        </w:rPr>
        <w:lastRenderedPageBreak/>
        <w:t>encontra em melhores condições de ser realizada pela parte que detém os registros, sistemas, documentos e informações necessárias ao esclarecimento dos fatos controvertidos.</w:t>
      </w:r>
    </w:p>
    <w:p w14:paraId="6FA91A61" w14:textId="77777777" w:rsidR="00FD5626" w:rsidRPr="00FD5626" w:rsidRDefault="00FD5626" w:rsidP="00FD5626">
      <w:pPr>
        <w:jc w:val="both"/>
        <w:rPr>
          <w:b/>
          <w:color w:val="008000"/>
        </w:rPr>
      </w:pPr>
      <w:r w:rsidRPr="00FD5626">
        <w:rPr>
          <w:b/>
          <w:color w:val="00B050"/>
          <w:rPrChange w:id="1220" w:author="Assessor GDSXSR" w:date="2026-10-29T16:48:39Z">
            <w:rPr>
              <w:b/>
              <w:color w:val="008000"/>
            </w:rPr>
          </w:rPrChange>
        </w:rPr>
        <w:t>Dispõe o artigo 6º, inciso VIII, do Código de Defesa do Consumidor:</w:t>
      </w:r>
    </w:p>
    <w:p w14:paraId="4565E02B" w14:textId="77777777" w:rsidR="00FD5626" w:rsidRPr="00FD5626" w:rsidRDefault="00FD5626" w:rsidP="00FD5626">
      <w:pPr>
        <w:jc w:val="both"/>
        <w:rPr>
          <w:b/>
          <w:color w:val="008000"/>
        </w:rPr>
      </w:pPr>
      <w:r w:rsidRPr="00FD5626">
        <w:rPr>
          <w:b/>
          <w:i/>
          <w:iCs/>
          <w:color w:val="00B050"/>
          <w:rPrChange w:id="1221" w:author="Assessor GDSXSR" w:date="2026-10-29T16:48:39Z">
            <w:rPr>
              <w:b/>
              <w:i/>
              <w:iCs/>
              <w:color w:val="008000"/>
            </w:rPr>
          </w:rPrChange>
        </w:rPr>
        <w:t>“a facilitação da defesa de seus direitos, inclusive com a inversão do ônus da prova, a seu favor, no processo civil, quando, a critério do juiz, for verossímil a alegação ou quando for ele hipossuficiente, segundo as regras ordinárias de experiências.”</w:t>
      </w:r>
    </w:p>
    <w:p w14:paraId="70559EDF" w14:textId="77777777" w:rsidR="00FD5626" w:rsidRPr="00FD5626" w:rsidRDefault="00FD5626" w:rsidP="00FD5626">
      <w:pPr>
        <w:jc w:val="both"/>
        <w:rPr>
          <w:b/>
          <w:color w:val="008000"/>
        </w:rPr>
      </w:pPr>
      <w:r w:rsidRPr="00FD5626">
        <w:rPr>
          <w:b/>
          <w:color w:val="00B050"/>
          <w:rPrChange w:id="1222" w:author="Assessor GDSXSR" w:date="2026-10-29T16:48:39Z">
            <w:rPr>
              <w:b/>
              <w:color w:val="008000"/>
            </w:rPr>
          </w:rPrChange>
        </w:rPr>
        <w:t>No caso em exame, verifica-se a presença da verossimilhança das alegações deduzidas na petição inicial. A controvérsia envolve movimentações bancárias e suposta contratação de empréstimo cuja regularidade é questionada pelo consumidor, matéria cuja demonstração depende, em grande medida, de documentos, registros eletrônicos, mecanismos de autenticação e sistemas de segurança mantidos exclusivamente pela instituição financeira.</w:t>
      </w:r>
    </w:p>
    <w:p w14:paraId="1FBCB545" w14:textId="77777777" w:rsidR="00FD5626" w:rsidRPr="00FD5626" w:rsidRDefault="00FD5626" w:rsidP="00FD5626">
      <w:pPr>
        <w:jc w:val="both"/>
        <w:rPr>
          <w:b/>
          <w:color w:val="008000"/>
        </w:rPr>
      </w:pPr>
      <w:r w:rsidRPr="00FD5626">
        <w:rPr>
          <w:b/>
          <w:color w:val="00B050"/>
          <w:rPrChange w:id="1223" w:author="Assessor GDSXSR" w:date="2026-10-29T16:48:39Z">
            <w:rPr>
              <w:b/>
              <w:color w:val="008000"/>
            </w:rPr>
          </w:rPrChange>
        </w:rPr>
        <w:t>Além disso, a instituição bancária é a detentora dos elementos aptos a demonstrar a origem das operações impugnadas, o modo pelo qual foram realizadas, a eventual existência de contratação válida, a forma de autenticação empregada e os mecanismos utilizados para confirmação da identidade do contratante.</w:t>
      </w:r>
    </w:p>
    <w:p w14:paraId="2582CD0B" w14:textId="77777777" w:rsidR="00FD5626" w:rsidRPr="00FD5626" w:rsidRDefault="00FD5626" w:rsidP="00FD5626">
      <w:pPr>
        <w:jc w:val="both"/>
        <w:rPr>
          <w:b/>
          <w:color w:val="008000"/>
        </w:rPr>
      </w:pPr>
      <w:r w:rsidRPr="00FD5626">
        <w:rPr>
          <w:b/>
          <w:color w:val="00B050"/>
          <w:rPrChange w:id="1224" w:author="Assessor GDSXSR" w:date="2026-10-29T16:48:39Z">
            <w:rPr>
              <w:b/>
              <w:color w:val="008000"/>
            </w:rPr>
          </w:rPrChange>
        </w:rPr>
        <w:t>A responsabilidade das instituições financeiras, no âmbito da prestação de serviços bancários, encontra fundamento no artigo 14 do Código de Defesa do Consumidor, segundo o qual:</w:t>
      </w:r>
    </w:p>
    <w:p w14:paraId="2600E295" w14:textId="77777777" w:rsidR="00FD5626" w:rsidRPr="00FD5626" w:rsidRDefault="00FD5626" w:rsidP="00FD5626">
      <w:pPr>
        <w:jc w:val="both"/>
        <w:rPr>
          <w:b/>
          <w:color w:val="008000"/>
        </w:rPr>
      </w:pPr>
      <w:r w:rsidRPr="00FD5626">
        <w:rPr>
          <w:b/>
          <w:i/>
          <w:iCs/>
          <w:color w:val="00B050"/>
          <w:rPrChange w:id="1225" w:author="Assessor GDSXSR" w:date="2026-10-29T16:48:39Z">
            <w:rPr>
              <w:b/>
              <w:i/>
              <w:iCs/>
              <w:color w:val="008000"/>
            </w:rPr>
          </w:rPrChange>
        </w:rPr>
        <w:t>“o fornecedor de serviços responde, independentemente da existência de culpa, pela reparação dos danos causados aos consumidores por defeitos relativos à prestação dos serviços.”</w:t>
      </w:r>
    </w:p>
    <w:p w14:paraId="0B0141D4" w14:textId="77777777" w:rsidR="00FD5626" w:rsidRPr="00FD5626" w:rsidRDefault="00FD5626" w:rsidP="00FD5626">
      <w:pPr>
        <w:jc w:val="both"/>
        <w:rPr>
          <w:b/>
          <w:color w:val="008000"/>
        </w:rPr>
      </w:pPr>
      <w:r w:rsidRPr="00FD5626">
        <w:rPr>
          <w:b/>
          <w:color w:val="00B050"/>
          <w:rPrChange w:id="1226" w:author="Assessor GDSXSR" w:date="2026-10-29T16:48:39Z">
            <w:rPr>
              <w:b/>
              <w:color w:val="008000"/>
            </w:rPr>
          </w:rPrChange>
        </w:rPr>
        <w:t>Dessa forma, mostra-se adequada a inversão do ônus da prova para atribuir à requerida o dever de demonstrar a regularidade das operações questionadas. Compete à instituição financeira comprovar a efetiva contratação do empréstimo impugnado, caso existente, mediante apresentação do respectivo instrumento contratual e de todos os elementos aptos a evidenciar a manifestação válida de vontade do consumidor.</w:t>
      </w:r>
    </w:p>
    <w:p w14:paraId="4A47115F" w14:textId="77777777" w:rsidR="00FD5626" w:rsidRPr="00FD5626" w:rsidRDefault="00FD5626" w:rsidP="00FD5626">
      <w:pPr>
        <w:jc w:val="both"/>
        <w:rPr>
          <w:b/>
          <w:color w:val="008000"/>
        </w:rPr>
      </w:pPr>
      <w:r w:rsidRPr="00FD5626">
        <w:rPr>
          <w:b/>
          <w:color w:val="00B050"/>
          <w:rPrChange w:id="1227" w:author="Assessor GDSXSR" w:date="2026-10-29T16:48:39Z">
            <w:rPr>
              <w:b/>
              <w:color w:val="008000"/>
            </w:rPr>
          </w:rPrChange>
        </w:rPr>
        <w:t>Deverá, ainda, comprovar a lisura das movimentações financeiras controvertidas, esclarecendo a origem, o destino, a data, o canal utilizado e os mecanismos de autenticação empregados em cada operação. Incumbe-lhe demonstrar, de forma específica, se eventual contratação ou movimentação financeira foi realizada mediante utilização de senha pessoal do requerente, biometria, assinatura física, assinatura eletrônica, certificação digital, reconhecimento facial ou qualquer outro método de validação adotado pela instituição.</w:t>
      </w:r>
    </w:p>
    <w:p w14:paraId="23723B8F" w14:textId="77777777" w:rsidR="00FD5626" w:rsidRPr="00FD5626" w:rsidRDefault="00FD5626" w:rsidP="00FD5626">
      <w:pPr>
        <w:jc w:val="both"/>
        <w:rPr>
          <w:b/>
          <w:color w:val="008000"/>
        </w:rPr>
      </w:pPr>
      <w:r w:rsidRPr="00FD5626">
        <w:rPr>
          <w:b/>
          <w:color w:val="00B050"/>
          <w:rPrChange w:id="1228" w:author="Assessor GDSXSR" w:date="2026-10-29T16:48:39Z">
            <w:rPr>
              <w:b/>
              <w:color w:val="008000"/>
            </w:rPr>
          </w:rPrChange>
        </w:rPr>
        <w:t>Também deverá apresentar os registros eletrônicos, logs de acesso, gravações, comprovantes, trilhas de auditoria e demais documentos que permitam aferir a autenticidade das operações e a observância dos protocolos de segurança bancária.</w:t>
      </w:r>
    </w:p>
    <w:p w14:paraId="7063B2D0" w14:textId="77777777" w:rsidR="00FD5626" w:rsidRPr="00FD5626" w:rsidRDefault="00FD5626" w:rsidP="00FD5626">
      <w:pPr>
        <w:jc w:val="both"/>
        <w:rPr>
          <w:b/>
          <w:color w:val="008000"/>
        </w:rPr>
      </w:pPr>
      <w:r w:rsidRPr="00FD5626">
        <w:rPr>
          <w:b/>
          <w:color w:val="00B050"/>
          <w:rPrChange w:id="1229" w:author="Assessor GDSXSR" w:date="2026-10-29T16:48:39Z">
            <w:rPr>
              <w:b/>
              <w:color w:val="008000"/>
            </w:rPr>
          </w:rPrChange>
        </w:rPr>
        <w:t>Ante o exposto, com fundamento no artigo 6º, inciso VIII, do Código de Defesa do Consumidor, DEFIRO, de oficio, a inversão do ônus da prova.</w:t>
      </w:r>
    </w:p>
    <w:p w14:paraId="3BCFDBE9" w14:textId="77777777" w:rsidR="00FD5626" w:rsidRPr="00FD5626" w:rsidRDefault="00FD5626" w:rsidP="00FD5626">
      <w:pPr>
        <w:jc w:val="both"/>
        <w:rPr>
          <w:b/>
          <w:color w:val="008000"/>
        </w:rPr>
      </w:pPr>
      <w:r w:rsidRPr="00FD5626">
        <w:rPr>
          <w:b/>
          <w:color w:val="00B050"/>
          <w:rPrChange w:id="1230" w:author="Assessor GDSXSR" w:date="2026-10-29T16:48:39Z">
            <w:rPr>
              <w:b/>
              <w:color w:val="008000"/>
            </w:rPr>
          </w:rPrChange>
        </w:rPr>
        <w:t xml:space="preserve">Em consequência, caberá à requerida </w:t>
      </w:r>
      <w:r w:rsidRPr="00FD5626">
        <w:rPr>
          <w:b/>
          <w:bCs/>
          <w:color w:val="00B050"/>
          <w:rPrChange w:id="1231" w:author="Assessor GDSXSR" w:date="2026-10-29T16:48:39Z">
            <w:rPr>
              <w:b/>
              <w:bCs/>
              <w:color w:val="008000"/>
            </w:rPr>
          </w:rPrChange>
        </w:rPr>
        <w:t>BANCO DO BRASIL S.A.</w:t>
      </w:r>
      <w:r w:rsidRPr="00FD5626">
        <w:rPr>
          <w:b/>
          <w:color w:val="00B050"/>
          <w:rPrChange w:id="1232" w:author="Assessor GDSXSR" w:date="2026-10-29T16:48:39Z">
            <w:rPr>
              <w:b/>
              <w:color w:val="008000"/>
            </w:rPr>
          </w:rPrChange>
        </w:rPr>
        <w:t xml:space="preserve"> comprovar a regularidade da contratação do empréstimo questionado, bem como a licitude e a autenticidade das movimentações financeiras impugnadas, demonstrando, inclusive, se houve contratação realizada mediante utilização de senha pessoal do requerente ou por qualquer outro mecanismo válido de autenticação, mediante apresentação de toda a documentação pertinente.</w:t>
      </w:r>
    </w:p>
    <w:p w14:paraId="30344759" w14:textId="77777777" w:rsidR="00FD5626" w:rsidRPr="00FD5626" w:rsidRDefault="00FD5626" w:rsidP="00FD5626">
      <w:pPr>
        <w:jc w:val="both"/>
        <w:rPr>
          <w:b/>
          <w:color w:val="008000"/>
        </w:rPr>
      </w:pPr>
      <w:r w:rsidRPr="00FD5626">
        <w:rPr>
          <w:b/>
          <w:bCs/>
          <w:color w:val="00B050"/>
          <w:rPrChange w:id="1233" w:author="Assessor GDSXSR" w:date="2026-10-29T16:48:39Z">
            <w:rPr>
              <w:b/>
              <w:bCs/>
              <w:color w:val="008000"/>
            </w:rPr>
          </w:rPrChange>
        </w:rPr>
        <w:lastRenderedPageBreak/>
        <w:t>DO RECEBIMENTO DA INICIAL.</w:t>
      </w:r>
    </w:p>
    <w:p w14:paraId="60A1E2AB" w14:textId="77777777" w:rsidR="00FD5626" w:rsidRPr="00FD5626" w:rsidRDefault="00FD5626" w:rsidP="00FD5626">
      <w:pPr>
        <w:jc w:val="both"/>
        <w:rPr>
          <w:b/>
          <w:color w:val="008000"/>
        </w:rPr>
      </w:pPr>
      <w:r w:rsidRPr="00FD5626">
        <w:rPr>
          <w:b/>
          <w:color w:val="00B050"/>
          <w:rPrChange w:id="1234" w:author="Assessor GDSXSR" w:date="2026-10-29T16:48:39Z">
            <w:rPr>
              <w:b/>
              <w:color w:val="008000"/>
            </w:rPr>
          </w:rPrChange>
        </w:rPr>
        <w:t>Recebo a petição inicial, eis que atendidos os requisitos do artigo 319 do Código de Processo Civil.</w:t>
      </w:r>
    </w:p>
    <w:p w14:paraId="3D81A2F2" w14:textId="77777777" w:rsidR="00FD5626" w:rsidRPr="00FD5626" w:rsidRDefault="00FD5626" w:rsidP="00FD5626">
      <w:pPr>
        <w:jc w:val="both"/>
        <w:rPr>
          <w:b/>
          <w:color w:val="008000"/>
        </w:rPr>
      </w:pPr>
      <w:r w:rsidRPr="00FD5626">
        <w:rPr>
          <w:b/>
          <w:color w:val="00B050"/>
          <w:rPrChange w:id="1235" w:author="Assessor GDSXSR" w:date="2026-10-29T16:48:39Z">
            <w:rPr>
              <w:b/>
              <w:color w:val="008000"/>
            </w:rPr>
          </w:rPrChange>
        </w:rPr>
        <w:t>Deixo para momento oportuno a análise da conveniência da audiência de conciliação [arts. 139, VI e 166, § 1º, do CPC; enunciado 35 da ENFAM].</w:t>
      </w:r>
    </w:p>
    <w:p w14:paraId="3154FC2D" w14:textId="77777777" w:rsidR="00FD5626" w:rsidRPr="00FD5626" w:rsidRDefault="00FD5626" w:rsidP="00FD5626">
      <w:pPr>
        <w:jc w:val="both"/>
        <w:rPr>
          <w:b/>
          <w:color w:val="008000"/>
        </w:rPr>
      </w:pPr>
      <w:r w:rsidRPr="00FD5626">
        <w:rPr>
          <w:b/>
          <w:color w:val="00B050"/>
          <w:rPrChange w:id="1236" w:author="Assessor GDSXSR" w:date="2026-10-29T16:48:39Z">
            <w:rPr>
              <w:b/>
              <w:color w:val="008000"/>
            </w:rPr>
          </w:rPrChange>
        </w:rPr>
        <w:t>Cite-se e intime-se a parte Ré, pela via eletrônica [WhatsApp], postal ou, se necessário, por mandado ou precatória, para contestar o feito no prazo de 15 [quinze] dias úteis.</w:t>
      </w:r>
    </w:p>
    <w:p w14:paraId="245B1128" w14:textId="77777777" w:rsidR="00FD5626" w:rsidRPr="00FD5626" w:rsidRDefault="00FD5626" w:rsidP="00FD5626">
      <w:pPr>
        <w:jc w:val="both"/>
        <w:rPr>
          <w:b/>
          <w:color w:val="008000"/>
        </w:rPr>
      </w:pPr>
      <w:r w:rsidRPr="00FD5626">
        <w:rPr>
          <w:b/>
          <w:color w:val="00B050"/>
          <w:rPrChange w:id="1237" w:author="Assessor GDSXSR" w:date="2026-10-29T16:48:39Z">
            <w:rPr>
              <w:b/>
              <w:color w:val="008000"/>
            </w:rPr>
          </w:rPrChange>
        </w:rPr>
        <w:t>No caso de citação por carta precatória, caberá ao patrono da parte autora promover sua distribuição no PJE, caso adotado no Tribunal de destino.</w:t>
      </w:r>
    </w:p>
    <w:p w14:paraId="54ADF7F5" w14:textId="77777777" w:rsidR="00FD5626" w:rsidRPr="00FD5626" w:rsidRDefault="00FD5626" w:rsidP="00FD5626">
      <w:pPr>
        <w:jc w:val="both"/>
        <w:rPr>
          <w:b/>
          <w:color w:val="008000"/>
        </w:rPr>
      </w:pPr>
      <w:r w:rsidRPr="00FD5626">
        <w:rPr>
          <w:b/>
          <w:color w:val="00B050"/>
          <w:rPrChange w:id="1238" w:author="Assessor GDSXSR" w:date="2026-10-29T16:48:39Z">
            <w:rPr>
              <w:b/>
              <w:color w:val="008000"/>
            </w:rPr>
          </w:rPrChange>
        </w:rPr>
        <w:t>Frustrada a primeira tentativa de citação, em atenção ao princípio processual da cooperação [artigo 6º, do CPC], determino a consulta de endereços nos sistemas informatizados disponíveis ao juízo. Após a consulta, promova a Secretaria a consolidação dos endereços não diligenciados, expedindo os mandados de citação pertinentes.</w:t>
      </w:r>
    </w:p>
    <w:p w14:paraId="310E5656" w14:textId="77777777" w:rsidR="00FD5626" w:rsidRPr="00FD5626" w:rsidRDefault="00FD5626" w:rsidP="00FD5626">
      <w:pPr>
        <w:jc w:val="both"/>
        <w:rPr>
          <w:b/>
          <w:color w:val="008000"/>
        </w:rPr>
      </w:pPr>
      <w:r w:rsidRPr="00FD5626">
        <w:rPr>
          <w:b/>
          <w:color w:val="00B050"/>
          <w:rPrChange w:id="1239" w:author="Assessor GDSXSR" w:date="2026-10-29T16:48:39Z">
            <w:rPr>
              <w:b/>
              <w:color w:val="008000"/>
            </w:rPr>
          </w:rPrChange>
        </w:rPr>
        <w:t>Esgotados os meios para citação da parte ré, sem a obtenção de êxito, fica autorizada a citação por edital, com prazo de 20 [vinte], findo o qual iniciará o prazo de 15 [quinze] dias para contestar.</w:t>
      </w:r>
    </w:p>
    <w:p w14:paraId="0E12DD0A" w14:textId="77777777" w:rsidR="00FD5626" w:rsidRPr="00FD5626" w:rsidRDefault="00FD5626" w:rsidP="00FD5626">
      <w:pPr>
        <w:jc w:val="both"/>
        <w:rPr>
          <w:b/>
          <w:color w:val="008000"/>
        </w:rPr>
      </w:pPr>
      <w:r w:rsidRPr="00FD5626">
        <w:rPr>
          <w:b/>
          <w:color w:val="00B050"/>
          <w:rPrChange w:id="1240" w:author="Assessor GDSXSR" w:date="2026-10-29T16:48:39Z">
            <w:rPr>
              <w:b/>
              <w:color w:val="008000"/>
            </w:rPr>
          </w:rPrChange>
        </w:rPr>
        <w:t>No caso de revelia do réu citado por edital, retifique-se a autuação com a constituição da Curadoria Especial para defesa dos interesses do revel [art. 72, II e parágrafo único do CPC] e remetam-se os autos ao referido órgão para contestação no prazo de 30 [trinta] dias. </w:t>
      </w:r>
    </w:p>
    <w:p w14:paraId="04B67A2A" w14:textId="77777777" w:rsidR="00FD5626" w:rsidRPr="00FD5626" w:rsidRDefault="00FD5626" w:rsidP="00FD5626">
      <w:pPr>
        <w:jc w:val="both"/>
        <w:rPr>
          <w:b/>
          <w:color w:val="008000"/>
        </w:rPr>
      </w:pPr>
      <w:r w:rsidRPr="00FD5626">
        <w:rPr>
          <w:b/>
          <w:color w:val="00B050"/>
          <w:rPrChange w:id="1241" w:author="Assessor GDSXSR" w:date="2026-10-29T16:48:39Z">
            <w:rPr>
              <w:b/>
              <w:color w:val="008000"/>
            </w:rPr>
          </w:rPrChange>
        </w:rPr>
        <w:t>A ausência de contestação implicará revelia e presunção de veracidade da matéria fática apresentada na petição inicial.</w:t>
      </w:r>
    </w:p>
    <w:p w14:paraId="67795334" w14:textId="77777777" w:rsidR="00FD5626" w:rsidRPr="00FD5626" w:rsidRDefault="00FD5626" w:rsidP="00FD5626">
      <w:pPr>
        <w:jc w:val="both"/>
        <w:rPr>
          <w:b/>
          <w:color w:val="008000"/>
        </w:rPr>
      </w:pPr>
      <w:r w:rsidRPr="00FD5626">
        <w:rPr>
          <w:b/>
          <w:color w:val="00B050"/>
          <w:rPrChange w:id="1242" w:author="Assessor GDSXSR" w:date="2026-10-29T16:48:39Z">
            <w:rPr>
              <w:b/>
              <w:color w:val="008000"/>
            </w:rPr>
          </w:rPrChange>
        </w:rPr>
        <w:t>A parte ré e seu advogado deverão informar nos autos seus endereços eletrônicos, pois as intimações pessoais serão realizadas por este meio - art. 270/CPC - e qualquer alteração deverá ser comunicada, sob pena de ser considerada válida, na forma do art. 274/Código de Processo Civil.</w:t>
      </w:r>
    </w:p>
    <w:p w14:paraId="3479E9B4" w14:textId="77777777" w:rsidR="00FD5626" w:rsidRPr="00FD5626" w:rsidRDefault="00FD5626" w:rsidP="00FD5626">
      <w:pPr>
        <w:jc w:val="both"/>
        <w:rPr>
          <w:b/>
          <w:color w:val="008000"/>
        </w:rPr>
      </w:pPr>
      <w:r w:rsidRPr="00FD5626">
        <w:rPr>
          <w:b/>
          <w:color w:val="00B050"/>
          <w:rPrChange w:id="1243" w:author="Assessor GDSXSR" w:date="2026-10-29T16:48:39Z">
            <w:rPr>
              <w:b/>
              <w:color w:val="008000"/>
            </w:rPr>
          </w:rPrChange>
        </w:rPr>
        <w:t>Por fim, segundo a sistemática do Código de Processo Civil, não será aberto prazo para especificação de provas, tendo o autor a oportunidade de indicar suas provas na inicial e na réplica, e o réu na contestação. Após a réplica o processo seguirá para decisão saneadora.</w:t>
      </w:r>
    </w:p>
    <w:p w14:paraId="440762E0" w14:textId="77777777" w:rsidR="00FD5626" w:rsidRPr="00FD5626" w:rsidRDefault="00FD5626" w:rsidP="00FD5626">
      <w:pPr>
        <w:jc w:val="both"/>
        <w:rPr>
          <w:b/>
          <w:color w:val="008000"/>
        </w:rPr>
      </w:pPr>
      <w:r w:rsidRPr="00FD5626">
        <w:rPr>
          <w:b/>
          <w:bCs/>
          <w:color w:val="00B050"/>
          <w:rPrChange w:id="1244" w:author="Assessor GDSXSR" w:date="2026-10-29T16:48:39Z">
            <w:rPr>
              <w:b/>
              <w:bCs/>
              <w:color w:val="008000"/>
            </w:rPr>
          </w:rPrChange>
        </w:rPr>
        <w:t>Ante o exposto: </w:t>
      </w:r>
    </w:p>
    <w:p w14:paraId="6A6905F6" w14:textId="77777777" w:rsidR="00FD5626" w:rsidRPr="00FD5626" w:rsidRDefault="00FD5626" w:rsidP="00FD5626">
      <w:pPr>
        <w:jc w:val="both"/>
        <w:rPr>
          <w:b/>
          <w:color w:val="008000"/>
        </w:rPr>
      </w:pPr>
      <w:r w:rsidRPr="00FD5626">
        <w:rPr>
          <w:b/>
          <w:bCs/>
          <w:color w:val="00B050"/>
          <w:rPrChange w:id="1245" w:author="Assessor GDSXSR" w:date="2026-10-29T16:48:39Z">
            <w:rPr>
              <w:b/>
              <w:bCs/>
              <w:color w:val="008000"/>
            </w:rPr>
          </w:rPrChange>
        </w:rPr>
        <w:t>1. DEFIRO, de oficio, a inversão do ônus da prova.</w:t>
      </w:r>
    </w:p>
    <w:p w14:paraId="5A169F5C" w14:textId="77777777" w:rsidR="00FD5626" w:rsidRPr="00FD5626" w:rsidRDefault="00FD5626" w:rsidP="00FD5626">
      <w:pPr>
        <w:jc w:val="both"/>
        <w:rPr>
          <w:b/>
          <w:color w:val="008000"/>
        </w:rPr>
      </w:pPr>
      <w:r w:rsidRPr="00FD5626">
        <w:rPr>
          <w:b/>
          <w:bCs/>
          <w:color w:val="00B050"/>
          <w:rPrChange w:id="1246" w:author="Assessor GDSXSR" w:date="2026-10-29T16:48:39Z">
            <w:rPr>
              <w:b/>
              <w:bCs/>
              <w:color w:val="008000"/>
            </w:rPr>
          </w:rPrChange>
        </w:rPr>
        <w:t>Em consequência, caberá à requerida BANCO DO BRASIL S.A. comprovar a regularidade da contratação do empréstimo questionado, bem como a licitude e a autenticidade das movimentações financeiras impugnadas, demonstrando, inclusive, se houve contratação realizada mediante utilização de senha pessoal do requerente ou por qualquer outro mecanismo válido de autenticação, mediante apresentação de toda a documentação pertinente.</w:t>
      </w:r>
    </w:p>
    <w:p w14:paraId="30EC62F7" w14:textId="77777777" w:rsidR="00FD5626" w:rsidRPr="00FD5626" w:rsidRDefault="00FD5626" w:rsidP="00FD5626">
      <w:pPr>
        <w:jc w:val="both"/>
        <w:rPr>
          <w:b/>
          <w:color w:val="008000"/>
        </w:rPr>
      </w:pPr>
      <w:r w:rsidRPr="00FD5626">
        <w:rPr>
          <w:b/>
          <w:bCs/>
          <w:color w:val="00B050"/>
          <w:rPrChange w:id="1247" w:author="Assessor GDSXSR" w:date="2026-10-29T16:48:39Z">
            <w:rPr>
              <w:b/>
              <w:bCs/>
              <w:color w:val="008000"/>
            </w:rPr>
          </w:rPrChange>
        </w:rPr>
        <w:t>2. DETERMINO a citação da parte requerida, pelo correio, para apresentar contestação em 15 dias, observadas as regras do art. 231, I e § 1º do Código de Processo Civil</w:t>
      </w:r>
      <w:r w:rsidRPr="00FD5626">
        <w:rPr>
          <w:b/>
          <w:color w:val="00B050"/>
          <w:rPrChange w:id="1248" w:author="Assessor GDSXSR" w:date="2026-10-29T16:48:39Z">
            <w:rPr>
              <w:b/>
              <w:color w:val="008000"/>
            </w:rPr>
          </w:rPrChange>
        </w:rPr>
        <w:t>.</w:t>
      </w:r>
    </w:p>
    <w:p w14:paraId="779D6FB3" w14:textId="77777777" w:rsidR="00FD5626" w:rsidRPr="00FD5626" w:rsidRDefault="00FD5626" w:rsidP="00FD5626">
      <w:pPr>
        <w:jc w:val="both"/>
        <w:rPr>
          <w:b/>
          <w:color w:val="008000"/>
        </w:rPr>
      </w:pPr>
      <w:r w:rsidRPr="00FD5626">
        <w:rPr>
          <w:b/>
          <w:color w:val="00B050"/>
          <w:rPrChange w:id="1249" w:author="Assessor GDSXSR" w:date="2026-10-29T16:48:39Z">
            <w:rPr>
              <w:b/>
              <w:color w:val="008000"/>
            </w:rPr>
          </w:rPrChange>
        </w:rPr>
        <w:t>Publique-se. Intimem-se. Decisão registrada eletronicamente.</w:t>
      </w:r>
    </w:p>
    <w:p w14:paraId="6DD31B4A" w14:textId="77777777" w:rsidR="00FD5626" w:rsidRPr="00FD5626" w:rsidRDefault="00FD5626" w:rsidP="00FD5626">
      <w:pPr>
        <w:jc w:val="both"/>
        <w:rPr>
          <w:b/>
          <w:color w:val="008000"/>
        </w:rPr>
      </w:pPr>
      <w:r w:rsidRPr="00FD5626">
        <w:rPr>
          <w:b/>
          <w:color w:val="008000"/>
        </w:rPr>
        <w:lastRenderedPageBreak/>
        <w:t> </w:t>
      </w:r>
    </w:p>
    <w:p w14:paraId="56CACA10" w14:textId="77777777" w:rsidR="00FD5626" w:rsidRPr="00FD5626" w:rsidRDefault="00FD5626" w:rsidP="00FD5626">
      <w:pPr>
        <w:jc w:val="both"/>
        <w:rPr>
          <w:b/>
          <w:color w:val="008000"/>
        </w:rPr>
      </w:pPr>
    </w:p>
    <w:p w14:paraId="3CB69C1B" w14:textId="77777777" w:rsidR="00FD5626" w:rsidRPr="00FD5626" w:rsidRDefault="00FD5626" w:rsidP="00FD5626">
      <w:pPr>
        <w:jc w:val="both"/>
        <w:rPr>
          <w:b/>
          <w:color w:val="008000"/>
        </w:rPr>
      </w:pPr>
    </w:p>
    <w:p w14:paraId="448F9EE9" w14:textId="77777777" w:rsidR="00FD5626" w:rsidRPr="00FD5626" w:rsidRDefault="00FD5626" w:rsidP="00FD5626">
      <w:pPr>
        <w:jc w:val="both"/>
        <w:rPr>
          <w:b/>
          <w:color w:val="008000"/>
        </w:rPr>
      </w:pPr>
    </w:p>
    <w:p w14:paraId="54D02816" w14:textId="77777777" w:rsidR="00FD5626" w:rsidRPr="00FD5626" w:rsidRDefault="00FD5626" w:rsidP="00FD5626">
      <w:pPr>
        <w:jc w:val="both"/>
        <w:rPr>
          <w:b/>
          <w:color w:val="008000"/>
        </w:rPr>
      </w:pPr>
      <w:r w:rsidRPr="00FD5626">
        <w:rPr>
          <w:b/>
          <w:bCs/>
          <w:color w:val="00B050"/>
          <w:rPrChange w:id="1250" w:author="Assessor GDSXSR" w:date="2026-10-29T16:48:39Z">
            <w:rPr>
              <w:b/>
              <w:bCs/>
              <w:color w:val="008000"/>
            </w:rPr>
          </w:rPrChange>
        </w:rPr>
        <w:t>MATHEUS STAMILLO SANTARELLI ZULIANI</w:t>
      </w:r>
    </w:p>
    <w:p w14:paraId="509EACDB" w14:textId="77777777" w:rsidR="00FD5626" w:rsidRPr="00FD5626" w:rsidRDefault="00FD5626" w:rsidP="00FD5626">
      <w:pPr>
        <w:jc w:val="both"/>
        <w:rPr>
          <w:b/>
          <w:color w:val="008000"/>
        </w:rPr>
      </w:pPr>
      <w:r w:rsidRPr="00FD5626">
        <w:rPr>
          <w:b/>
          <w:bCs/>
          <w:color w:val="00B050"/>
          <w:rPrChange w:id="1251" w:author="Assessor GDSXSR" w:date="2026-10-29T16:48:39Z">
            <w:rPr>
              <w:b/>
              <w:bCs/>
              <w:color w:val="008000"/>
            </w:rPr>
          </w:rPrChange>
        </w:rPr>
        <w:t>Juiz de Direito.</w:t>
      </w:r>
    </w:p>
    <w:p w14:paraId="725A37BB" w14:textId="77777777" w:rsidR="00FD5626" w:rsidRPr="00FD5626" w:rsidRDefault="00FD5626" w:rsidP="00FD5626">
      <w:pPr>
        <w:jc w:val="both"/>
        <w:rPr>
          <w:b/>
          <w:color w:val="008000"/>
        </w:rPr>
      </w:pPr>
      <w:r w:rsidRPr="00FD5626">
        <w:rPr>
          <w:b/>
          <w:i/>
          <w:iCs/>
          <w:color w:val="00B050"/>
          <w:rPrChange w:id="1252" w:author="Assessor GDSXSR" w:date="2026-10-29T16:48:39Z">
            <w:rPr>
              <w:b/>
              <w:i/>
              <w:iCs/>
              <w:color w:val="008000"/>
            </w:rPr>
          </w:rPrChange>
        </w:rPr>
        <w:t>Documento datado e assinado eletronicamente.</w:t>
      </w:r>
    </w:p>
    <w:p w14:paraId="16A202BA" w14:textId="77777777" w:rsidR="004236F7" w:rsidRPr="000A4D99" w:rsidRDefault="004236F7" w:rsidP="004236F7">
      <w:pPr>
        <w:jc w:val="both"/>
        <w:rPr>
          <w:rFonts w:cs="Arial"/>
          <w:szCs w:val="28"/>
        </w:rPr>
      </w:pPr>
    </w:p>
    <w:p w14:paraId="276122C8" w14:textId="77777777" w:rsidR="00DA13F0" w:rsidRPr="000A4D99" w:rsidRDefault="00DA13F0" w:rsidP="00DA13F0">
      <w:pPr>
        <w:jc w:val="both"/>
        <w:rPr>
          <w:rFonts w:cs="Arial"/>
          <w:szCs w:val="28"/>
        </w:rPr>
      </w:pPr>
    </w:p>
    <w:p w14:paraId="604F647F" w14:textId="77777777" w:rsidR="004236F7" w:rsidRDefault="004236F7" w:rsidP="004236F7">
      <w:pPr>
        <w:spacing w:after="0" w:line="360" w:lineRule="auto"/>
        <w:jc w:val="both"/>
        <w:rPr>
          <w:rFonts w:ascii="Arial" w:hAnsi="Arial" w:cs="Arial"/>
          <w:sz w:val="28"/>
          <w:szCs w:val="28"/>
        </w:rPr>
      </w:pPr>
    </w:p>
    <w:p w14:paraId="787D42ED" w14:textId="77777777" w:rsidR="007E1C8C" w:rsidRDefault="007E1C8C" w:rsidP="004236F7">
      <w:pPr>
        <w:spacing w:after="0" w:line="360" w:lineRule="auto"/>
        <w:rPr>
          <w:rFonts w:ascii="Arial" w:hAnsi="Arial" w:cs="Arial"/>
          <w:sz w:val="28"/>
          <w:szCs w:val="28"/>
        </w:rPr>
      </w:pPr>
    </w:p>
    <w:sectPr w:rsidR="007E1C8C">
      <w:footerReference w:type="default" r:id="rId17"/>
      <w:pgSz w:w="11906" w:h="16838"/>
      <w:pgMar w:top="1417" w:right="1701" w:bottom="1417"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mylena novais" w:date="2026-10-29T12:38:00Z" w:initials="mn">
    <w:p w14:paraId="3FAA96FD" w14:textId="77777777" w:rsidR="00EE447F" w:rsidRDefault="00EE447F">
      <w:pPr>
        <w:pStyle w:val="Textodecomentrio"/>
      </w:pPr>
      <w:r>
        <w:rPr>
          <w:rStyle w:val="Refdecomentrio"/>
        </w:rPr>
        <w:annotationRef/>
      </w:r>
      <w:r>
        <w:rPr>
          <w:lang w:val="pt-BR"/>
        </w:rPr>
        <w:t>Conclusão</w:t>
      </w:r>
      <w:r>
        <w:t>: 08/10/2026</w:t>
      </w:r>
    </w:p>
    <w:p w14:paraId="377D53CF" w14:textId="77777777" w:rsidR="00EE447F" w:rsidRDefault="00EE447F">
      <w:pPr>
        <w:pStyle w:val="Textodecomentrio"/>
      </w:pPr>
      <w:r>
        <w:t>Entrega: 29/10/2026</w:t>
      </w:r>
    </w:p>
    <w:p w14:paraId="7A95DB60" w14:textId="722D55D7" w:rsidR="00EE447F" w:rsidRDefault="00EE447F">
      <w:pPr>
        <w:pStyle w:val="Textodecomentrio"/>
      </w:pPr>
      <w:r>
        <w:t>Certeza: 9</w:t>
      </w:r>
    </w:p>
  </w:comment>
  <w:comment w:id="1" w:author="Marcos Dwayne Saraiva Costa - GDSXSR" w:date="2026-06-02T15:56:00Z" w:initials="MG">
    <w:p w14:paraId="7FFA51F3" w14:textId="5E3FFC09" w:rsidR="00DE7FFB" w:rsidRDefault="00000000">
      <w:r>
        <w:annotationRef/>
      </w:r>
      <w:r w:rsidRPr="11BCB6C0">
        <w:t xml:space="preserve">usar o agente: </w:t>
      </w:r>
    </w:p>
    <w:p w14:paraId="73541772" w14:textId="519262AF" w:rsidR="00DE7FFB" w:rsidRDefault="00000000">
      <w:r w:rsidRPr="625219AA">
        <w:t>EMENTA AGI GDSXSR NOVO</w:t>
      </w:r>
    </w:p>
    <w:p w14:paraId="2FCAFFA8" w14:textId="2FC8100B" w:rsidR="00DE7FFB" w:rsidRDefault="00000000">
      <w:r w:rsidRPr="27AAF024">
        <w:t>https://m365.cloud.microsoft/chat/?titleId=T_d8571c15-2199-c36b-7d4f-9fd4bbe70b90&amp;source=embedded-builder</w:t>
      </w:r>
    </w:p>
  </w:comment>
  <w:comment w:id="2" w:author="Assessor GDSXSR" w:initials="RG" w:date="2026-10-29T16:48:39Z">
    <w:p>
      <w:pPr>
        <w:pStyle w:val="CommentText"/>
      </w:pPr>
      <w:r>
        <w:rPr>
          <w:rStyle w:val="CommentReference"/>
        </w:rPr>
        <w:annotationRef/>
      </w:r>
      <w:r>
        <w:t>ASSESSOR GDSXSR — Alterações mecânicas: (i) referências à norma na forma compacta, sem "art." nem "do CPC" (C-20); (ii) nome do banco padronizado como "Banco do Brasil S.A.", conforme a autuação (C-28, C-34A); (iii) realce amarelo no título do capítulo, no veredito e na frase que decide (C-42, C-43); (iv) título EMENTA alinhado à esquerda (C-42); recuo de primeira linha da citação da decisão agravada dentro da liminar ajustado para 6 cm, inclusive a primeira linha (C-41); (v) RELATÓRIO iniciado no topo da página (C-32); (vi) decisão agravada anexada passou do verde 008000 para o verde 00B050 (C-45). Citações conferidas: CDC 6 VIII e 14 e CPC 373 (Planalto, via iajus), texto vigente; o voto não cita precedente. Não há autos nem ID do agravo; fatos e IDs ficaram como vieram.</w:t>
      </w:r>
    </w:p>
  </w:comment>
  <w:comment w:id="3" w:author="Assessor GDSXSR" w:initials="RG" w:date="2026-10-29T16:48:39Z">
    <w:p>
      <w:pPr>
        <w:pStyle w:val="CommentText"/>
      </w:pPr>
      <w:r>
        <w:rPr>
          <w:rStyle w:val="CommentReference"/>
        </w:rPr>
        <w:annotationRef/>
      </w:r>
      <w:r>
        <w:t>ASSESSOR GDSXSR — Alterei "AÇÃO DECLARATÓRIA" para "AÇÃO DE RESPONSABILIDADE CIVIL" no cabeçalho, para espelhar a classe da ação na decisão agravada anexada ("Ação de responsabilidade civil por falha na prestação de serviços bancários c/c repetição de indébito e indenização por danos morais", ID 287632198 do processo de origem) e o item 1 (C-03, C-34).</w:t>
      </w:r>
    </w:p>
  </w:comment>
  <w:comment w:id="4" w:author="Assessor GDSXSR" w:initials="RG" w:date="2026-10-29T16:48:39Z">
    <w:p>
      <w:pPr>
        <w:pStyle w:val="CommentText"/>
      </w:pPr>
      <w:r>
        <w:rPr>
          <w:rStyle w:val="CommentReference"/>
        </w:rPr>
        <w:annotationRef/>
      </w:r>
      <w:r>
        <w:t>ASSESSOR GDSXSR — Alterei o item 1 para abrir pela ação de origem com o nome da decisão agravada, nomear o banco com a grafia da autuação e qualificar o autor como pessoa natural e militar inativo, dado que consta da decisão agravada (ID 287632198, processo de origem) (C-34, C-34A, C-3C).</w:t>
      </w:r>
    </w:p>
  </w:comment>
  <w:comment w:id="5" w:author="Assessor GDSXSR" w:initials="RG" w:date="2026-10-29T16:48:39Z">
    <w:p>
      <w:pPr>
        <w:pStyle w:val="CommentText"/>
      </w:pPr>
      <w:r>
        <w:rPr>
          <w:rStyle w:val="CommentReference"/>
        </w:rPr>
        <w:annotationRef/>
      </w:r>
      <w:r>
        <w:t>ASSESSOR GDSXSR — Texto literal (C-63): CDC, art. 6º, VIII: “Art. 6º São direitos básicos do consumidor: (...) VIII - a facilitação da defesa de seus direitos, inclusive com a inversão do ônus da prova, a seu favor, no processo civil, quando, a critério do juiz, for verossímil a alegação ou quando for ele hipossuficiente, segundo as regras ordinárias de experiências;” (fonte: Planalto, texto vigente). Não o transcrevi no corpo porque a liminar mantida já o aplica e o voto segue C-17.</w:t>
      </w:r>
    </w:p>
  </w:comment>
  <w:comment w:id="6" w:author="Assessor GDSXSR" w:initials="RG" w:date="2026-10-29T16:48:39Z">
    <w:p>
      <w:pPr>
        <w:pStyle w:val="CommentText"/>
      </w:pPr>
      <w:r>
        <w:rPr>
          <w:rStyle w:val="CommentReference"/>
        </w:rPr>
        <w:annotationRef/>
      </w:r>
      <w:r>
        <w:t>ASSESSOR GDSXSR — Cindi o item em dois e o item 7 em outros dois, para ficar um fundamento por item, com a regra e sua aplicação (C-35). O fundamento da verossimilhança passou a espelhar o voto (movimentações atípicas para o perfil do autor); a referência a documentos e registros mantidos pelo banco ficou no item da hipossuficiência, que já a cobre. Renumerei os itens seguintes e o dispositivo.</w:t>
      </w:r>
    </w:p>
  </w:comment>
  <w:comment w:id="7" w:author="Assessor GDSXSR" w:initials="RG" w:date="2026-10-29T16:48:39Z">
    <w:p>
      <w:pPr>
        <w:pStyle w:val="CommentText"/>
      </w:pPr>
      <w:r>
        <w:rPr>
          <w:rStyle w:val="CommentReference"/>
        </w:rPr>
        <w:annotationRef/>
      </w:r>
      <w:r>
        <w:t>ASSESSOR GDSXSR — Suprimi do item a frase final ("Mantém-se, portanto, a decisão…"), que só repete o dispositivo (C-3C, C-2), e ajustei o fundamento da limitação subsidiária ao que a liminar mantida diz ("exame mais aprofundado do conjunto probatório") (C-33).</w:t>
      </w:r>
    </w:p>
  </w:comment>
  <w:comment w:id="8" w:author="Assessor GDSXSR" w:initials="RG" w:date="2026-10-29T16:48:39Z">
    <w:p>
      <w:pPr>
        <w:pStyle w:val="CommentText"/>
      </w:pPr>
      <w:r>
        <w:rPr>
          <w:rStyle w:val="CommentReference"/>
        </w:rPr>
        <w:annotationRef/>
      </w:r>
      <w:r>
        <w:t>ASSESSOR GDSXSR — Texto literal (C-63): CDC, art. 14, caput: “O fornecedor de serviços responde, independentemente da existência de culpa, pela reparação dos danos causados aos consumidores por defeitos relativos à prestação dos serviços, bem como por informações insuficientes ou inadequadas sobre sua fruição e riscos.” (fonte: Planalto, texto vigente). A transcrição da decisão agravada, dentro da liminar, reproduz só a primeira parte do caput, como ela veio.</w:t>
      </w:r>
    </w:p>
  </w:comment>
  <w:comment w:id="9" w:author="Assessor GDSXSR" w:initials="RG" w:date="2026-10-29T16:48:39Z">
    <w:p>
      <w:pPr>
        <w:pStyle w:val="CommentText"/>
      </w:pPr>
      <w:r>
        <w:rPr>
          <w:rStyle w:val="CommentReference"/>
        </w:rPr>
        <w:annotationRef/>
      </w:r>
      <w:r>
        <w:t>ASSESSOR GDSXSR — Padronizei o nome do banco como "S.A.", igual à ementa, ao dispositivo e à autuação (C-28).</w:t>
      </w:r>
    </w:p>
  </w:comment>
  <w:comment w:id="10" w:author="Assessor GDSXSR" w:initials="RG" w:date="2026-10-29T16:48:39Z">
    <w:p>
      <w:pPr>
        <w:pStyle w:val="CommentText"/>
      </w:pPr>
      <w:r>
        <w:rPr>
          <w:rStyle w:val="CommentReference"/>
        </w:rPr>
        <w:annotationRef/>
      </w:r>
      <w:r>
        <w:t>ASSESSOR GDSXSR — Alterei o título de "DA MANUTENÇÃO DA INVERSÃO DO ÔNUS DA PROVA" para "DO CABIMENTO DA INVERSÃO DO ÔNUS DA PROVA", que nomeia a matéria decidida sem o prefixo de manutenção (C-3C, C-17) e dá o realce amarelo do título (C-42).</w:t>
      </w:r>
    </w:p>
  </w:comment>
  <w:comment w:id="11" w:author="Assessor GDSXSR" w:initials="RG" w:date="2026-10-29T16:48:39Z">
    <w:p>
      <w:pPr>
        <w:pStyle w:val="CommentText"/>
      </w:pPr>
      <w:r>
        <w:rPr>
          <w:rStyle w:val="CommentReference"/>
        </w:rPr>
        <w:annotationRef/>
      </w:r>
      <w:r>
        <w:t>ASSESSOR GDSXSR — Texto literal (C-63): CPC, art. 373: “Art. 373. O ônus da prova incumbe: I - ao autor, quanto ao fato constitutivo de seu direito; II - ao réu, quanto à existência de fato impeditivo, modificativo ou extintivo do direito do autor. § 1º Nos casos previstos em lei ou diante de peculiaridades da causa relacionadas à impossibilidade ou à excessiva dificuldade de cumprir o encargo nos termos do caput ou à maior facilidade de obtenção da prova do fato contrário, poderá o juiz atribuir o ônus da prova de modo diverso, desde que o faça por decisão fundamentada, caso em que deverá dar à parte a oportunidade de se desincumbir do ônus que lhe foi atribuído. § 2º A decisão prevista no § 1º deste artigo não pode gerar situação em que a desincumbência do encargo pela parte seja impossível ou excessivamente difícil.” (fonte: Planalto, texto vigente). Pendência (C-52): o ID da petição do agravo, que fecha o parágrafo de alegações (C-30), não consta da minuta nem do relatório da liminar adotado; deve ser inserido ao conferir o PJe. Observação: a liminar e a decisão agravada não enfrentam em separado a alegação 3 (utilização ativa da conta); não acrescentei fundamento próprio, para manter a linha da liminar (C-17, C-03).</w:t>
      </w:r>
    </w:p>
  </w:comment>
  <w:comment w:id="12" w:author="Assessor GDSXSR" w:initials="RG" w:date="2026-10-29T16:48:39Z">
    <w:p>
      <w:pPr>
        <w:pStyle w:val="CommentText"/>
      </w:pPr>
      <w:r>
        <w:rPr>
          <w:rStyle w:val="CommentReference"/>
        </w:rPr>
        <w:annotationRef/>
      </w:r>
      <w:r>
        <w:t>ASSESSOR GDSXSR — Reescrevi o pedido na forma do perfil AGI ("Requer a reforma da r. decisão para…"), cindi o pedido subsidiário em parágrafo próprio (C-12), com a referência compacta (CPC 373 I e II), sem mudar o conteúdo do pedido principal nem do subsidiário (C-20, C-02, C-03).</w:t>
      </w:r>
    </w:p>
  </w:comment>
  <w:comment w:id="13" w:author="Assessor GDSXSR" w:initials="RG" w:date="2026-10-29T16:48:39Z">
    <w:p>
      <w:pPr>
        <w:pStyle w:val="CommentText"/>
      </w:pPr>
      <w:r>
        <w:rPr>
          <w:rStyle w:val="CommentReference"/>
        </w:rPr>
        <w:annotationRef/>
      </w:r>
      <w:r>
        <w:t>ASSESSOR GDSXSR — Ajustei a fórmula para indicar só o ato ("decisão liminar que indeferiu o efeito suspensivo"), como no perfil AGI (C-17).</w:t>
      </w:r>
    </w:p>
  </w:comment>
  <w:comment w:id="14" w:author="Assessor GDSXSR" w:initials="RG" w:date="2026-10-29T16:48:39Z">
    <w:p>
      <w:pPr>
        <w:pStyle w:val="CommentText"/>
      </w:pPr>
      <w:r>
        <w:rPr>
          <w:rStyle w:val="CommentReference"/>
        </w:rPr>
        <w:annotationRef/>
      </w:r>
      <w:r>
        <w:t>ASSESSOR GDSXSR — Substituí o fecho pela fórmula do perfil AGI ("Desse modo, ausente elemento novo capaz de infirmar os fundamentos já expostos, deve ser mantida a r. decisão agravada…"), resumindo a decisão agravada com o ID de origem, e cortei a enumeração do que o banco deve apresentar, já transcrita na liminar (C-17, C-02, C-20). O realce amarelo cobre a frase que decide (C-43).</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A95DB60" w15:done="0"/>
  <w15:commentEx w15:paraId="2FCAFFA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38A0655" w16cex:dateUtc="2026-10-29T15:38:00Z"/>
  <w16cex:commentExtensible w16cex:durableId="61B1BDF7" w16cex:dateUtc="2026-06-02T18:5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A95DB60" w16cid:durableId="538A0655"/>
  <w16cid:commentId w16cid:paraId="2FCAFFA8" w16cid:durableId="61B1BDF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8E8993" w14:textId="77777777" w:rsidR="00437E8A" w:rsidRDefault="00437E8A" w:rsidP="003A42DE">
      <w:pPr>
        <w:spacing w:after="0" w:line="240" w:lineRule="auto"/>
      </w:pPr>
      <w:r>
        <w:separator/>
      </w:r>
    </w:p>
  </w:endnote>
  <w:endnote w:type="continuationSeparator" w:id="0">
    <w:p w14:paraId="6B65C434" w14:textId="77777777" w:rsidR="00437E8A" w:rsidRDefault="00437E8A" w:rsidP="003A42DE">
      <w:pPr>
        <w:spacing w:after="0" w:line="240" w:lineRule="auto"/>
      </w:pPr>
      <w:r>
        <w:continuationSeparator/>
      </w:r>
    </w:p>
  </w:endnote>
  <w:endnote w:type="continuationNotice" w:id="1">
    <w:p w14:paraId="36F0DDC3" w14:textId="77777777" w:rsidR="00437E8A" w:rsidRDefault="00437E8A">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68394580"/>
      <w:docPartObj>
        <w:docPartGallery w:val="Page Numbers (Bottom of Page)"/>
        <w:docPartUnique/>
      </w:docPartObj>
    </w:sdtPr>
    <w:sdtContent>
      <w:p w14:paraId="4A86AAF9" w14:textId="77777777" w:rsidR="003A42DE" w:rsidRDefault="003A42DE">
        <w:pPr>
          <w:pStyle w:val="Rodap"/>
          <w:jc w:val="right"/>
        </w:pPr>
        <w:r>
          <w:fldChar w:fldCharType="begin"/>
        </w:r>
        <w:r>
          <w:instrText>PAGE   \* MERGEFORMAT</w:instrText>
        </w:r>
        <w:r>
          <w:fldChar w:fldCharType="separate"/>
        </w:r>
        <w:r>
          <w:t>2</w:t>
        </w:r>
        <w:r>
          <w:fldChar w:fldCharType="end"/>
        </w:r>
      </w:p>
    </w:sdtContent>
  </w:sdt>
  <w:p w14:paraId="2B59F42A" w14:textId="77777777" w:rsidR="003A42DE" w:rsidRDefault="003A42DE">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5F695C" w14:textId="77777777" w:rsidR="00437E8A" w:rsidRDefault="00437E8A" w:rsidP="003A42DE">
      <w:pPr>
        <w:spacing w:after="0" w:line="240" w:lineRule="auto"/>
      </w:pPr>
      <w:r>
        <w:separator/>
      </w:r>
    </w:p>
  </w:footnote>
  <w:footnote w:type="continuationSeparator" w:id="0">
    <w:p w14:paraId="48E35557" w14:textId="77777777" w:rsidR="00437E8A" w:rsidRDefault="00437E8A" w:rsidP="003A42DE">
      <w:pPr>
        <w:spacing w:after="0" w:line="240" w:lineRule="auto"/>
      </w:pPr>
      <w:r>
        <w:continuationSeparator/>
      </w:r>
    </w:p>
  </w:footnote>
  <w:footnote w:type="continuationNotice" w:id="1">
    <w:p w14:paraId="48A981BD" w14:textId="77777777" w:rsidR="00437E8A" w:rsidRDefault="00437E8A">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8B61C7"/>
    <w:multiLevelType w:val="hybridMultilevel"/>
    <w:tmpl w:val="9D3E0540"/>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1D5F7516"/>
    <w:multiLevelType w:val="hybridMultilevel"/>
    <w:tmpl w:val="21B8145A"/>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79B160D3"/>
    <w:multiLevelType w:val="hybridMultilevel"/>
    <w:tmpl w:val="F3A22752"/>
    <w:lvl w:ilvl="0" w:tplc="332EDA1C">
      <w:start w:val="1"/>
      <w:numFmt w:val="decimal"/>
      <w:lvlText w:val="%1."/>
      <w:lvlJc w:val="left"/>
      <w:pPr>
        <w:ind w:left="2628" w:hanging="360"/>
      </w:pPr>
      <w:rPr>
        <w:rFonts w:hint="default"/>
      </w:rPr>
    </w:lvl>
    <w:lvl w:ilvl="1" w:tplc="04160019" w:tentative="1">
      <w:start w:val="1"/>
      <w:numFmt w:val="lowerLetter"/>
      <w:lvlText w:val="%2."/>
      <w:lvlJc w:val="left"/>
      <w:pPr>
        <w:ind w:left="3348" w:hanging="360"/>
      </w:pPr>
    </w:lvl>
    <w:lvl w:ilvl="2" w:tplc="0416001B" w:tentative="1">
      <w:start w:val="1"/>
      <w:numFmt w:val="lowerRoman"/>
      <w:lvlText w:val="%3."/>
      <w:lvlJc w:val="right"/>
      <w:pPr>
        <w:ind w:left="4068" w:hanging="180"/>
      </w:pPr>
    </w:lvl>
    <w:lvl w:ilvl="3" w:tplc="0416000F" w:tentative="1">
      <w:start w:val="1"/>
      <w:numFmt w:val="decimal"/>
      <w:lvlText w:val="%4."/>
      <w:lvlJc w:val="left"/>
      <w:pPr>
        <w:ind w:left="4788" w:hanging="360"/>
      </w:pPr>
    </w:lvl>
    <w:lvl w:ilvl="4" w:tplc="04160019" w:tentative="1">
      <w:start w:val="1"/>
      <w:numFmt w:val="lowerLetter"/>
      <w:lvlText w:val="%5."/>
      <w:lvlJc w:val="left"/>
      <w:pPr>
        <w:ind w:left="5508" w:hanging="360"/>
      </w:pPr>
    </w:lvl>
    <w:lvl w:ilvl="5" w:tplc="0416001B" w:tentative="1">
      <w:start w:val="1"/>
      <w:numFmt w:val="lowerRoman"/>
      <w:lvlText w:val="%6."/>
      <w:lvlJc w:val="right"/>
      <w:pPr>
        <w:ind w:left="6228" w:hanging="180"/>
      </w:pPr>
    </w:lvl>
    <w:lvl w:ilvl="6" w:tplc="0416000F" w:tentative="1">
      <w:start w:val="1"/>
      <w:numFmt w:val="decimal"/>
      <w:lvlText w:val="%7."/>
      <w:lvlJc w:val="left"/>
      <w:pPr>
        <w:ind w:left="6948" w:hanging="360"/>
      </w:pPr>
    </w:lvl>
    <w:lvl w:ilvl="7" w:tplc="04160019" w:tentative="1">
      <w:start w:val="1"/>
      <w:numFmt w:val="lowerLetter"/>
      <w:lvlText w:val="%8."/>
      <w:lvlJc w:val="left"/>
      <w:pPr>
        <w:ind w:left="7668" w:hanging="360"/>
      </w:pPr>
    </w:lvl>
    <w:lvl w:ilvl="8" w:tplc="0416001B" w:tentative="1">
      <w:start w:val="1"/>
      <w:numFmt w:val="lowerRoman"/>
      <w:lvlText w:val="%9."/>
      <w:lvlJc w:val="right"/>
      <w:pPr>
        <w:ind w:left="8388" w:hanging="180"/>
      </w:pPr>
    </w:lvl>
  </w:abstractNum>
  <w:num w:numId="1" w16cid:durableId="1892040057">
    <w:abstractNumId w:val="1"/>
  </w:num>
  <w:num w:numId="2" w16cid:durableId="1365403601">
    <w:abstractNumId w:val="0"/>
  </w:num>
  <w:num w:numId="3" w16cid:durableId="1872036300">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ylena novais">
    <w15:presenceInfo w15:providerId="Windows Live" w15:userId="cba6bd2d120a4297"/>
  </w15:person>
  <w15:person w15:author="Marcos Dwayne Saraiva Costa - GDSXSR">
    <w15:presenceInfo w15:providerId="AD" w15:userId="S::t321760@tjdft.jus.br::71ef89ef-9eb5-4780-8a4d-3f3a792db9c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3398"/>
    <w:rsid w:val="00004C11"/>
    <w:rsid w:val="00005FE1"/>
    <w:rsid w:val="00012123"/>
    <w:rsid w:val="0002189B"/>
    <w:rsid w:val="00022D84"/>
    <w:rsid w:val="0002738F"/>
    <w:rsid w:val="00033AFD"/>
    <w:rsid w:val="00034BFA"/>
    <w:rsid w:val="000354CF"/>
    <w:rsid w:val="000364B1"/>
    <w:rsid w:val="0005261A"/>
    <w:rsid w:val="00052AE3"/>
    <w:rsid w:val="00054434"/>
    <w:rsid w:val="000564D1"/>
    <w:rsid w:val="0006080C"/>
    <w:rsid w:val="000619E0"/>
    <w:rsid w:val="00064301"/>
    <w:rsid w:val="00067717"/>
    <w:rsid w:val="000701F9"/>
    <w:rsid w:val="00074DCF"/>
    <w:rsid w:val="00076D7D"/>
    <w:rsid w:val="00077579"/>
    <w:rsid w:val="00080991"/>
    <w:rsid w:val="0009174A"/>
    <w:rsid w:val="00091ABC"/>
    <w:rsid w:val="000A7009"/>
    <w:rsid w:val="000B0FC6"/>
    <w:rsid w:val="000D184E"/>
    <w:rsid w:val="000D1D2F"/>
    <w:rsid w:val="000D2E62"/>
    <w:rsid w:val="000D59B2"/>
    <w:rsid w:val="000F10FD"/>
    <w:rsid w:val="000F1358"/>
    <w:rsid w:val="000F1817"/>
    <w:rsid w:val="000F5CB5"/>
    <w:rsid w:val="001009CC"/>
    <w:rsid w:val="0011527A"/>
    <w:rsid w:val="00115458"/>
    <w:rsid w:val="00115569"/>
    <w:rsid w:val="00122133"/>
    <w:rsid w:val="00125329"/>
    <w:rsid w:val="00126B66"/>
    <w:rsid w:val="00131A63"/>
    <w:rsid w:val="00134765"/>
    <w:rsid w:val="00137A7E"/>
    <w:rsid w:val="00143475"/>
    <w:rsid w:val="00151611"/>
    <w:rsid w:val="00161CD2"/>
    <w:rsid w:val="001653BF"/>
    <w:rsid w:val="00173733"/>
    <w:rsid w:val="001801E9"/>
    <w:rsid w:val="00182C91"/>
    <w:rsid w:val="00183178"/>
    <w:rsid w:val="00183B77"/>
    <w:rsid w:val="00183D34"/>
    <w:rsid w:val="00187D84"/>
    <w:rsid w:val="001A09B8"/>
    <w:rsid w:val="001B5F56"/>
    <w:rsid w:val="001C3A23"/>
    <w:rsid w:val="001C466B"/>
    <w:rsid w:val="001D2162"/>
    <w:rsid w:val="001D300D"/>
    <w:rsid w:val="001D385D"/>
    <w:rsid w:val="001E4974"/>
    <w:rsid w:val="001E7903"/>
    <w:rsid w:val="001F7AC2"/>
    <w:rsid w:val="00200670"/>
    <w:rsid w:val="00203B1D"/>
    <w:rsid w:val="002047FF"/>
    <w:rsid w:val="00204F2E"/>
    <w:rsid w:val="00205849"/>
    <w:rsid w:val="00205FCC"/>
    <w:rsid w:val="00206304"/>
    <w:rsid w:val="002126F1"/>
    <w:rsid w:val="0021526A"/>
    <w:rsid w:val="00215557"/>
    <w:rsid w:val="00231427"/>
    <w:rsid w:val="00232EEB"/>
    <w:rsid w:val="00252006"/>
    <w:rsid w:val="00253393"/>
    <w:rsid w:val="00254E51"/>
    <w:rsid w:val="0026070B"/>
    <w:rsid w:val="00264107"/>
    <w:rsid w:val="00274644"/>
    <w:rsid w:val="00277029"/>
    <w:rsid w:val="0028319F"/>
    <w:rsid w:val="0028377E"/>
    <w:rsid w:val="00283BF5"/>
    <w:rsid w:val="00292D3B"/>
    <w:rsid w:val="00292E82"/>
    <w:rsid w:val="00296DAE"/>
    <w:rsid w:val="002A2038"/>
    <w:rsid w:val="002A3D11"/>
    <w:rsid w:val="002A5205"/>
    <w:rsid w:val="002B1184"/>
    <w:rsid w:val="002B210E"/>
    <w:rsid w:val="002B6CCD"/>
    <w:rsid w:val="002C2464"/>
    <w:rsid w:val="002C42D2"/>
    <w:rsid w:val="002D0BA1"/>
    <w:rsid w:val="002D127E"/>
    <w:rsid w:val="002D2D56"/>
    <w:rsid w:val="002D3FF3"/>
    <w:rsid w:val="002F13AB"/>
    <w:rsid w:val="00303FAE"/>
    <w:rsid w:val="0031063D"/>
    <w:rsid w:val="00312291"/>
    <w:rsid w:val="00312DDE"/>
    <w:rsid w:val="00314FAC"/>
    <w:rsid w:val="00316B1F"/>
    <w:rsid w:val="00321068"/>
    <w:rsid w:val="00323779"/>
    <w:rsid w:val="00323D27"/>
    <w:rsid w:val="0033305F"/>
    <w:rsid w:val="00337362"/>
    <w:rsid w:val="00343201"/>
    <w:rsid w:val="0034511C"/>
    <w:rsid w:val="00347818"/>
    <w:rsid w:val="00351653"/>
    <w:rsid w:val="00351BF2"/>
    <w:rsid w:val="003524E5"/>
    <w:rsid w:val="00352D66"/>
    <w:rsid w:val="00353DC8"/>
    <w:rsid w:val="00354AA2"/>
    <w:rsid w:val="00355C73"/>
    <w:rsid w:val="00361B6F"/>
    <w:rsid w:val="003624B4"/>
    <w:rsid w:val="003668EB"/>
    <w:rsid w:val="003717FC"/>
    <w:rsid w:val="003749AB"/>
    <w:rsid w:val="00375FE4"/>
    <w:rsid w:val="0038410E"/>
    <w:rsid w:val="00386829"/>
    <w:rsid w:val="00396413"/>
    <w:rsid w:val="003A42DE"/>
    <w:rsid w:val="003A4E55"/>
    <w:rsid w:val="003B3398"/>
    <w:rsid w:val="003D11BE"/>
    <w:rsid w:val="003D3FEE"/>
    <w:rsid w:val="003D4AC5"/>
    <w:rsid w:val="003E436D"/>
    <w:rsid w:val="003F6A6A"/>
    <w:rsid w:val="00413928"/>
    <w:rsid w:val="00423538"/>
    <w:rsid w:val="004236F7"/>
    <w:rsid w:val="00423F93"/>
    <w:rsid w:val="004310D8"/>
    <w:rsid w:val="00437E8A"/>
    <w:rsid w:val="0044278D"/>
    <w:rsid w:val="004436D1"/>
    <w:rsid w:val="004451BA"/>
    <w:rsid w:val="00445ED9"/>
    <w:rsid w:val="00447ECC"/>
    <w:rsid w:val="00451A6D"/>
    <w:rsid w:val="00456F19"/>
    <w:rsid w:val="00460071"/>
    <w:rsid w:val="00463883"/>
    <w:rsid w:val="00466CB5"/>
    <w:rsid w:val="00467E86"/>
    <w:rsid w:val="00470D8F"/>
    <w:rsid w:val="0047216B"/>
    <w:rsid w:val="00475E1F"/>
    <w:rsid w:val="004762F1"/>
    <w:rsid w:val="00480A33"/>
    <w:rsid w:val="00485185"/>
    <w:rsid w:val="00485643"/>
    <w:rsid w:val="004860A8"/>
    <w:rsid w:val="00495EB5"/>
    <w:rsid w:val="00496EB5"/>
    <w:rsid w:val="004A3312"/>
    <w:rsid w:val="004B14BB"/>
    <w:rsid w:val="004B2A9C"/>
    <w:rsid w:val="004C0465"/>
    <w:rsid w:val="004C33F1"/>
    <w:rsid w:val="004C591E"/>
    <w:rsid w:val="004C605A"/>
    <w:rsid w:val="004C7418"/>
    <w:rsid w:val="004D3E2F"/>
    <w:rsid w:val="004E27C1"/>
    <w:rsid w:val="004E61E1"/>
    <w:rsid w:val="004E6253"/>
    <w:rsid w:val="004F262B"/>
    <w:rsid w:val="004F58CC"/>
    <w:rsid w:val="00506A7D"/>
    <w:rsid w:val="00506D76"/>
    <w:rsid w:val="00517F10"/>
    <w:rsid w:val="00530C7C"/>
    <w:rsid w:val="00534782"/>
    <w:rsid w:val="00537AE0"/>
    <w:rsid w:val="00542FD5"/>
    <w:rsid w:val="0054511D"/>
    <w:rsid w:val="00550DE0"/>
    <w:rsid w:val="00557342"/>
    <w:rsid w:val="00560427"/>
    <w:rsid w:val="005654BC"/>
    <w:rsid w:val="0057351F"/>
    <w:rsid w:val="00573C5D"/>
    <w:rsid w:val="00576A45"/>
    <w:rsid w:val="0057726B"/>
    <w:rsid w:val="00586CF2"/>
    <w:rsid w:val="00586EB6"/>
    <w:rsid w:val="005925FC"/>
    <w:rsid w:val="005953DB"/>
    <w:rsid w:val="0059689A"/>
    <w:rsid w:val="00597864"/>
    <w:rsid w:val="005A1AD9"/>
    <w:rsid w:val="005B1C70"/>
    <w:rsid w:val="005B3A9E"/>
    <w:rsid w:val="005B7851"/>
    <w:rsid w:val="005C2DC2"/>
    <w:rsid w:val="005C31C4"/>
    <w:rsid w:val="005C69F8"/>
    <w:rsid w:val="005D438E"/>
    <w:rsid w:val="005D6271"/>
    <w:rsid w:val="005E3F4E"/>
    <w:rsid w:val="00601B09"/>
    <w:rsid w:val="0060333D"/>
    <w:rsid w:val="00611216"/>
    <w:rsid w:val="0061262D"/>
    <w:rsid w:val="00614EED"/>
    <w:rsid w:val="00615051"/>
    <w:rsid w:val="00615A3E"/>
    <w:rsid w:val="00620BEC"/>
    <w:rsid w:val="006226C6"/>
    <w:rsid w:val="00624943"/>
    <w:rsid w:val="00631154"/>
    <w:rsid w:val="006318D6"/>
    <w:rsid w:val="00632EAA"/>
    <w:rsid w:val="00633703"/>
    <w:rsid w:val="00635527"/>
    <w:rsid w:val="00640282"/>
    <w:rsid w:val="00641BB6"/>
    <w:rsid w:val="00643B97"/>
    <w:rsid w:val="006452B0"/>
    <w:rsid w:val="00645ACD"/>
    <w:rsid w:val="00661CF3"/>
    <w:rsid w:val="00665626"/>
    <w:rsid w:val="006658A2"/>
    <w:rsid w:val="00672FEA"/>
    <w:rsid w:val="00684AF2"/>
    <w:rsid w:val="00684EAC"/>
    <w:rsid w:val="006921E1"/>
    <w:rsid w:val="00693B0D"/>
    <w:rsid w:val="006B2691"/>
    <w:rsid w:val="006B2A89"/>
    <w:rsid w:val="006B2CF6"/>
    <w:rsid w:val="006B555B"/>
    <w:rsid w:val="006C2F8C"/>
    <w:rsid w:val="006C6C58"/>
    <w:rsid w:val="006C6E29"/>
    <w:rsid w:val="006D07B9"/>
    <w:rsid w:val="006D0993"/>
    <w:rsid w:val="006D3824"/>
    <w:rsid w:val="006F10C9"/>
    <w:rsid w:val="006F725D"/>
    <w:rsid w:val="00711FE9"/>
    <w:rsid w:val="007135BF"/>
    <w:rsid w:val="00726567"/>
    <w:rsid w:val="00730800"/>
    <w:rsid w:val="007378F8"/>
    <w:rsid w:val="00744BDF"/>
    <w:rsid w:val="00745507"/>
    <w:rsid w:val="00751B6A"/>
    <w:rsid w:val="00755F58"/>
    <w:rsid w:val="007623B9"/>
    <w:rsid w:val="007650E0"/>
    <w:rsid w:val="00765559"/>
    <w:rsid w:val="00765709"/>
    <w:rsid w:val="00770E7F"/>
    <w:rsid w:val="00773803"/>
    <w:rsid w:val="0077693D"/>
    <w:rsid w:val="0077719E"/>
    <w:rsid w:val="00782446"/>
    <w:rsid w:val="007844F9"/>
    <w:rsid w:val="00787C80"/>
    <w:rsid w:val="00791D48"/>
    <w:rsid w:val="00794CD6"/>
    <w:rsid w:val="007A3F4D"/>
    <w:rsid w:val="007B265E"/>
    <w:rsid w:val="007B4139"/>
    <w:rsid w:val="007C0FEF"/>
    <w:rsid w:val="007C196D"/>
    <w:rsid w:val="007C4969"/>
    <w:rsid w:val="007C4990"/>
    <w:rsid w:val="007C7C97"/>
    <w:rsid w:val="007D00F1"/>
    <w:rsid w:val="007D27C7"/>
    <w:rsid w:val="007D3BA7"/>
    <w:rsid w:val="007D4432"/>
    <w:rsid w:val="007E1C8C"/>
    <w:rsid w:val="007E3BF9"/>
    <w:rsid w:val="007E5B92"/>
    <w:rsid w:val="007E7A70"/>
    <w:rsid w:val="007F0F43"/>
    <w:rsid w:val="007F1C38"/>
    <w:rsid w:val="007F4412"/>
    <w:rsid w:val="007F7839"/>
    <w:rsid w:val="00800051"/>
    <w:rsid w:val="00803BB3"/>
    <w:rsid w:val="00803D87"/>
    <w:rsid w:val="00804386"/>
    <w:rsid w:val="008134CE"/>
    <w:rsid w:val="0081505D"/>
    <w:rsid w:val="008151BB"/>
    <w:rsid w:val="00816916"/>
    <w:rsid w:val="008235A6"/>
    <w:rsid w:val="00825BFF"/>
    <w:rsid w:val="00830957"/>
    <w:rsid w:val="0085425F"/>
    <w:rsid w:val="0086390F"/>
    <w:rsid w:val="0087110A"/>
    <w:rsid w:val="00877CCC"/>
    <w:rsid w:val="00877F2B"/>
    <w:rsid w:val="00882188"/>
    <w:rsid w:val="00885C87"/>
    <w:rsid w:val="008966E3"/>
    <w:rsid w:val="008A01E9"/>
    <w:rsid w:val="008A4445"/>
    <w:rsid w:val="008A49BC"/>
    <w:rsid w:val="008A56A3"/>
    <w:rsid w:val="008A7E58"/>
    <w:rsid w:val="008B45C4"/>
    <w:rsid w:val="008C306F"/>
    <w:rsid w:val="008C34E5"/>
    <w:rsid w:val="008C4183"/>
    <w:rsid w:val="008C641E"/>
    <w:rsid w:val="008C76BC"/>
    <w:rsid w:val="008C7D23"/>
    <w:rsid w:val="008D0C9F"/>
    <w:rsid w:val="008D5996"/>
    <w:rsid w:val="008D721A"/>
    <w:rsid w:val="008E143C"/>
    <w:rsid w:val="008F4440"/>
    <w:rsid w:val="008F7683"/>
    <w:rsid w:val="00911601"/>
    <w:rsid w:val="00921617"/>
    <w:rsid w:val="00923394"/>
    <w:rsid w:val="0092538F"/>
    <w:rsid w:val="009300C5"/>
    <w:rsid w:val="00931DD0"/>
    <w:rsid w:val="00933600"/>
    <w:rsid w:val="009431B2"/>
    <w:rsid w:val="00945DCA"/>
    <w:rsid w:val="00946FF7"/>
    <w:rsid w:val="009506E0"/>
    <w:rsid w:val="00951CAD"/>
    <w:rsid w:val="009571DF"/>
    <w:rsid w:val="00957E6B"/>
    <w:rsid w:val="00960398"/>
    <w:rsid w:val="00966A46"/>
    <w:rsid w:val="00972EF3"/>
    <w:rsid w:val="0097497B"/>
    <w:rsid w:val="0097780C"/>
    <w:rsid w:val="00980CE7"/>
    <w:rsid w:val="00981634"/>
    <w:rsid w:val="009820B5"/>
    <w:rsid w:val="009827B6"/>
    <w:rsid w:val="00987E9A"/>
    <w:rsid w:val="0099680F"/>
    <w:rsid w:val="009A136D"/>
    <w:rsid w:val="009B1E72"/>
    <w:rsid w:val="009C1026"/>
    <w:rsid w:val="009C4045"/>
    <w:rsid w:val="009C5448"/>
    <w:rsid w:val="009C7BCB"/>
    <w:rsid w:val="009D0769"/>
    <w:rsid w:val="009D0BA0"/>
    <w:rsid w:val="009D1137"/>
    <w:rsid w:val="009D2DF1"/>
    <w:rsid w:val="009D349F"/>
    <w:rsid w:val="009E1D8D"/>
    <w:rsid w:val="009E3373"/>
    <w:rsid w:val="009E3BE9"/>
    <w:rsid w:val="009F18C2"/>
    <w:rsid w:val="009F2BB1"/>
    <w:rsid w:val="009F36E1"/>
    <w:rsid w:val="009F46EA"/>
    <w:rsid w:val="009F684C"/>
    <w:rsid w:val="009F759D"/>
    <w:rsid w:val="009F776B"/>
    <w:rsid w:val="00A03057"/>
    <w:rsid w:val="00A072A2"/>
    <w:rsid w:val="00A2661C"/>
    <w:rsid w:val="00A31C13"/>
    <w:rsid w:val="00A330C4"/>
    <w:rsid w:val="00A3595E"/>
    <w:rsid w:val="00A41999"/>
    <w:rsid w:val="00A430EB"/>
    <w:rsid w:val="00A47396"/>
    <w:rsid w:val="00A573A3"/>
    <w:rsid w:val="00A6481B"/>
    <w:rsid w:val="00A72414"/>
    <w:rsid w:val="00A7422B"/>
    <w:rsid w:val="00A743A0"/>
    <w:rsid w:val="00A773CE"/>
    <w:rsid w:val="00A80091"/>
    <w:rsid w:val="00A8316C"/>
    <w:rsid w:val="00A83F1F"/>
    <w:rsid w:val="00A87227"/>
    <w:rsid w:val="00A958AF"/>
    <w:rsid w:val="00A96CB3"/>
    <w:rsid w:val="00A97525"/>
    <w:rsid w:val="00AA7E81"/>
    <w:rsid w:val="00AB1DE4"/>
    <w:rsid w:val="00AB26AC"/>
    <w:rsid w:val="00AB773B"/>
    <w:rsid w:val="00AB7E65"/>
    <w:rsid w:val="00AC20E1"/>
    <w:rsid w:val="00AD1D33"/>
    <w:rsid w:val="00AD24D8"/>
    <w:rsid w:val="00AD31EF"/>
    <w:rsid w:val="00AD5FD5"/>
    <w:rsid w:val="00AE0F7F"/>
    <w:rsid w:val="00AE2669"/>
    <w:rsid w:val="00AF0136"/>
    <w:rsid w:val="00AF1B4E"/>
    <w:rsid w:val="00B00941"/>
    <w:rsid w:val="00B04942"/>
    <w:rsid w:val="00B0675D"/>
    <w:rsid w:val="00B12207"/>
    <w:rsid w:val="00B1604B"/>
    <w:rsid w:val="00B17310"/>
    <w:rsid w:val="00B248B7"/>
    <w:rsid w:val="00B25170"/>
    <w:rsid w:val="00B30DAE"/>
    <w:rsid w:val="00B3408D"/>
    <w:rsid w:val="00B37857"/>
    <w:rsid w:val="00B41866"/>
    <w:rsid w:val="00B525A4"/>
    <w:rsid w:val="00B5663B"/>
    <w:rsid w:val="00B606B1"/>
    <w:rsid w:val="00B60851"/>
    <w:rsid w:val="00B62DB5"/>
    <w:rsid w:val="00B641BB"/>
    <w:rsid w:val="00B73FAD"/>
    <w:rsid w:val="00B75D6D"/>
    <w:rsid w:val="00B90CEF"/>
    <w:rsid w:val="00B96606"/>
    <w:rsid w:val="00BA3360"/>
    <w:rsid w:val="00BA65D0"/>
    <w:rsid w:val="00BA6F38"/>
    <w:rsid w:val="00BA700C"/>
    <w:rsid w:val="00BB2608"/>
    <w:rsid w:val="00BB6749"/>
    <w:rsid w:val="00BC1A88"/>
    <w:rsid w:val="00BC439E"/>
    <w:rsid w:val="00BD03AB"/>
    <w:rsid w:val="00BE143B"/>
    <w:rsid w:val="00BE75D7"/>
    <w:rsid w:val="00BF1494"/>
    <w:rsid w:val="00BF173F"/>
    <w:rsid w:val="00BF4903"/>
    <w:rsid w:val="00C01659"/>
    <w:rsid w:val="00C06269"/>
    <w:rsid w:val="00C12218"/>
    <w:rsid w:val="00C16CE4"/>
    <w:rsid w:val="00C21B40"/>
    <w:rsid w:val="00C22469"/>
    <w:rsid w:val="00C249B8"/>
    <w:rsid w:val="00C30F6D"/>
    <w:rsid w:val="00C32ACE"/>
    <w:rsid w:val="00C33B77"/>
    <w:rsid w:val="00C341CF"/>
    <w:rsid w:val="00C34425"/>
    <w:rsid w:val="00C35090"/>
    <w:rsid w:val="00C3701F"/>
    <w:rsid w:val="00C40A19"/>
    <w:rsid w:val="00C4378B"/>
    <w:rsid w:val="00C57E17"/>
    <w:rsid w:val="00C6664A"/>
    <w:rsid w:val="00C7116D"/>
    <w:rsid w:val="00C85DF2"/>
    <w:rsid w:val="00C86C2D"/>
    <w:rsid w:val="00C92DD5"/>
    <w:rsid w:val="00C94119"/>
    <w:rsid w:val="00C952EA"/>
    <w:rsid w:val="00CA06BB"/>
    <w:rsid w:val="00CA324E"/>
    <w:rsid w:val="00CB0848"/>
    <w:rsid w:val="00CB4E4C"/>
    <w:rsid w:val="00CB6E7F"/>
    <w:rsid w:val="00CB7FF8"/>
    <w:rsid w:val="00CC0AA1"/>
    <w:rsid w:val="00CC7150"/>
    <w:rsid w:val="00CD0AA9"/>
    <w:rsid w:val="00CD23C3"/>
    <w:rsid w:val="00CD417F"/>
    <w:rsid w:val="00CF0581"/>
    <w:rsid w:val="00CF247F"/>
    <w:rsid w:val="00CF6AE6"/>
    <w:rsid w:val="00CF75DB"/>
    <w:rsid w:val="00CF7709"/>
    <w:rsid w:val="00D0207F"/>
    <w:rsid w:val="00D04BD8"/>
    <w:rsid w:val="00D07310"/>
    <w:rsid w:val="00D101EF"/>
    <w:rsid w:val="00D1067B"/>
    <w:rsid w:val="00D12579"/>
    <w:rsid w:val="00D12D71"/>
    <w:rsid w:val="00D135AB"/>
    <w:rsid w:val="00D1396B"/>
    <w:rsid w:val="00D14D52"/>
    <w:rsid w:val="00D17E79"/>
    <w:rsid w:val="00D21983"/>
    <w:rsid w:val="00D26B11"/>
    <w:rsid w:val="00D27BD7"/>
    <w:rsid w:val="00D3152A"/>
    <w:rsid w:val="00D333D6"/>
    <w:rsid w:val="00D34492"/>
    <w:rsid w:val="00D4104B"/>
    <w:rsid w:val="00D41D6E"/>
    <w:rsid w:val="00D42A8F"/>
    <w:rsid w:val="00D42B4A"/>
    <w:rsid w:val="00D516B2"/>
    <w:rsid w:val="00D67264"/>
    <w:rsid w:val="00D72189"/>
    <w:rsid w:val="00D75CF3"/>
    <w:rsid w:val="00D80EBC"/>
    <w:rsid w:val="00D84490"/>
    <w:rsid w:val="00D85E07"/>
    <w:rsid w:val="00D9046F"/>
    <w:rsid w:val="00D954E7"/>
    <w:rsid w:val="00DA13F0"/>
    <w:rsid w:val="00DA7998"/>
    <w:rsid w:val="00DB1301"/>
    <w:rsid w:val="00DB342D"/>
    <w:rsid w:val="00DC71DB"/>
    <w:rsid w:val="00DD433D"/>
    <w:rsid w:val="00DE599B"/>
    <w:rsid w:val="00DE7FFB"/>
    <w:rsid w:val="00DF0654"/>
    <w:rsid w:val="00DF2670"/>
    <w:rsid w:val="00DF2730"/>
    <w:rsid w:val="00E00326"/>
    <w:rsid w:val="00E211F5"/>
    <w:rsid w:val="00E235EE"/>
    <w:rsid w:val="00E24DAF"/>
    <w:rsid w:val="00E26735"/>
    <w:rsid w:val="00E42C50"/>
    <w:rsid w:val="00E437CF"/>
    <w:rsid w:val="00E47E65"/>
    <w:rsid w:val="00E53472"/>
    <w:rsid w:val="00E53CAF"/>
    <w:rsid w:val="00E60CFF"/>
    <w:rsid w:val="00E61CB9"/>
    <w:rsid w:val="00E6317D"/>
    <w:rsid w:val="00E63DFE"/>
    <w:rsid w:val="00E647A0"/>
    <w:rsid w:val="00E741A9"/>
    <w:rsid w:val="00E74479"/>
    <w:rsid w:val="00E748E4"/>
    <w:rsid w:val="00E76D30"/>
    <w:rsid w:val="00E806F5"/>
    <w:rsid w:val="00E84E8A"/>
    <w:rsid w:val="00E85A12"/>
    <w:rsid w:val="00E86190"/>
    <w:rsid w:val="00E864A4"/>
    <w:rsid w:val="00E91CD1"/>
    <w:rsid w:val="00E963CE"/>
    <w:rsid w:val="00E96D12"/>
    <w:rsid w:val="00E97CB9"/>
    <w:rsid w:val="00EA02BC"/>
    <w:rsid w:val="00EB1788"/>
    <w:rsid w:val="00EB3378"/>
    <w:rsid w:val="00EB3703"/>
    <w:rsid w:val="00EB3F6A"/>
    <w:rsid w:val="00EB54B5"/>
    <w:rsid w:val="00EB68CA"/>
    <w:rsid w:val="00EC5732"/>
    <w:rsid w:val="00ED0A9E"/>
    <w:rsid w:val="00ED3952"/>
    <w:rsid w:val="00ED44BA"/>
    <w:rsid w:val="00ED5E8E"/>
    <w:rsid w:val="00EE027D"/>
    <w:rsid w:val="00EE447F"/>
    <w:rsid w:val="00EE55D5"/>
    <w:rsid w:val="00EE6F9A"/>
    <w:rsid w:val="00EE760E"/>
    <w:rsid w:val="00EF0BC2"/>
    <w:rsid w:val="00EF2715"/>
    <w:rsid w:val="00F041BA"/>
    <w:rsid w:val="00F055DD"/>
    <w:rsid w:val="00F10BB8"/>
    <w:rsid w:val="00F10D23"/>
    <w:rsid w:val="00F12768"/>
    <w:rsid w:val="00F143F5"/>
    <w:rsid w:val="00F154E7"/>
    <w:rsid w:val="00F161EC"/>
    <w:rsid w:val="00F1627D"/>
    <w:rsid w:val="00F20A80"/>
    <w:rsid w:val="00F21219"/>
    <w:rsid w:val="00F3251E"/>
    <w:rsid w:val="00F32608"/>
    <w:rsid w:val="00F43AFD"/>
    <w:rsid w:val="00F51F47"/>
    <w:rsid w:val="00F547F1"/>
    <w:rsid w:val="00F55638"/>
    <w:rsid w:val="00F62DEE"/>
    <w:rsid w:val="00F63CDB"/>
    <w:rsid w:val="00F66640"/>
    <w:rsid w:val="00F82A85"/>
    <w:rsid w:val="00F82B6F"/>
    <w:rsid w:val="00F8453C"/>
    <w:rsid w:val="00F84974"/>
    <w:rsid w:val="00F87022"/>
    <w:rsid w:val="00F90DC1"/>
    <w:rsid w:val="00F91D92"/>
    <w:rsid w:val="00F9351B"/>
    <w:rsid w:val="00F93A32"/>
    <w:rsid w:val="00FA0B5E"/>
    <w:rsid w:val="00FA2668"/>
    <w:rsid w:val="00FC0273"/>
    <w:rsid w:val="00FC0C0F"/>
    <w:rsid w:val="00FC1054"/>
    <w:rsid w:val="00FC2521"/>
    <w:rsid w:val="00FC613E"/>
    <w:rsid w:val="00FC6652"/>
    <w:rsid w:val="00FC6E03"/>
    <w:rsid w:val="00FD5626"/>
    <w:rsid w:val="00FD5831"/>
    <w:rsid w:val="00FE5647"/>
    <w:rsid w:val="00FE59B4"/>
    <w:rsid w:val="00FE5B83"/>
    <w:rsid w:val="00FF0B68"/>
    <w:rsid w:val="00FF1783"/>
    <w:rsid w:val="00FF3288"/>
    <w:rsid w:val="00FF49FF"/>
    <w:rsid w:val="00FF5783"/>
    <w:rsid w:val="0100D07F"/>
    <w:rsid w:val="012B7E23"/>
    <w:rsid w:val="01427B94"/>
    <w:rsid w:val="026E497E"/>
    <w:rsid w:val="0309018F"/>
    <w:rsid w:val="03E55252"/>
    <w:rsid w:val="0406F2B1"/>
    <w:rsid w:val="0469E717"/>
    <w:rsid w:val="04EB9BAA"/>
    <w:rsid w:val="05C072E5"/>
    <w:rsid w:val="061EE5CE"/>
    <w:rsid w:val="066636ED"/>
    <w:rsid w:val="0741BAA1"/>
    <w:rsid w:val="07BAB62F"/>
    <w:rsid w:val="08624999"/>
    <w:rsid w:val="08795635"/>
    <w:rsid w:val="08BDBA2B"/>
    <w:rsid w:val="0A795B63"/>
    <w:rsid w:val="0A8ECADD"/>
    <w:rsid w:val="0BFCE006"/>
    <w:rsid w:val="0C436811"/>
    <w:rsid w:val="0D003B5C"/>
    <w:rsid w:val="0E60C260"/>
    <w:rsid w:val="0E71A7A9"/>
    <w:rsid w:val="0ECBDBCC"/>
    <w:rsid w:val="0F16BAD4"/>
    <w:rsid w:val="0F49A558"/>
    <w:rsid w:val="0F4CCC86"/>
    <w:rsid w:val="105F35C5"/>
    <w:rsid w:val="106E20DE"/>
    <w:rsid w:val="10DFE56C"/>
    <w:rsid w:val="10E575B9"/>
    <w:rsid w:val="10E89CE7"/>
    <w:rsid w:val="1281461A"/>
    <w:rsid w:val="1322B3CC"/>
    <w:rsid w:val="14261E79"/>
    <w:rsid w:val="147CBA5F"/>
    <w:rsid w:val="14B0854E"/>
    <w:rsid w:val="15075F5D"/>
    <w:rsid w:val="1522DC33"/>
    <w:rsid w:val="159010E4"/>
    <w:rsid w:val="161D075D"/>
    <w:rsid w:val="169085A1"/>
    <w:rsid w:val="169A247F"/>
    <w:rsid w:val="16AFD0FD"/>
    <w:rsid w:val="17071F12"/>
    <w:rsid w:val="1754F7B4"/>
    <w:rsid w:val="18BBA766"/>
    <w:rsid w:val="194071AB"/>
    <w:rsid w:val="19EFFB15"/>
    <w:rsid w:val="1B897297"/>
    <w:rsid w:val="1BB1DE98"/>
    <w:rsid w:val="1BBE419B"/>
    <w:rsid w:val="1CA82C99"/>
    <w:rsid w:val="1CCDCA00"/>
    <w:rsid w:val="1CF4E54D"/>
    <w:rsid w:val="1D0C8FA4"/>
    <w:rsid w:val="1DE275A0"/>
    <w:rsid w:val="1E7FFE4D"/>
    <w:rsid w:val="1FAFCC66"/>
    <w:rsid w:val="21529E37"/>
    <w:rsid w:val="22242253"/>
    <w:rsid w:val="2259356D"/>
    <w:rsid w:val="229F26FD"/>
    <w:rsid w:val="232923D0"/>
    <w:rsid w:val="248F4127"/>
    <w:rsid w:val="249E222A"/>
    <w:rsid w:val="255B7F74"/>
    <w:rsid w:val="25627E6B"/>
    <w:rsid w:val="25DAE2F1"/>
    <w:rsid w:val="26A9A53C"/>
    <w:rsid w:val="27623DE6"/>
    <w:rsid w:val="27FF6AAD"/>
    <w:rsid w:val="28500164"/>
    <w:rsid w:val="29FC1AE8"/>
    <w:rsid w:val="2AE1B6B7"/>
    <w:rsid w:val="2AE79E71"/>
    <w:rsid w:val="2AF5D78B"/>
    <w:rsid w:val="2B008F55"/>
    <w:rsid w:val="2BDF0338"/>
    <w:rsid w:val="2DA0D32B"/>
    <w:rsid w:val="2DD61D48"/>
    <w:rsid w:val="2F1C19A9"/>
    <w:rsid w:val="2F6C8503"/>
    <w:rsid w:val="303A7B14"/>
    <w:rsid w:val="30508782"/>
    <w:rsid w:val="30587508"/>
    <w:rsid w:val="31EC57E3"/>
    <w:rsid w:val="348DB4EB"/>
    <w:rsid w:val="34DED053"/>
    <w:rsid w:val="3601BA69"/>
    <w:rsid w:val="367267F9"/>
    <w:rsid w:val="36CA94C4"/>
    <w:rsid w:val="370C73D9"/>
    <w:rsid w:val="37408DCC"/>
    <w:rsid w:val="37BE17C0"/>
    <w:rsid w:val="38EEAB87"/>
    <w:rsid w:val="39AE4A8D"/>
    <w:rsid w:val="39FF574E"/>
    <w:rsid w:val="3AD2045E"/>
    <w:rsid w:val="3B9BF52E"/>
    <w:rsid w:val="3BB47562"/>
    <w:rsid w:val="3C5D9607"/>
    <w:rsid w:val="3CB9A540"/>
    <w:rsid w:val="3D1A2DB7"/>
    <w:rsid w:val="3D8580A5"/>
    <w:rsid w:val="3DE70794"/>
    <w:rsid w:val="3DEAD688"/>
    <w:rsid w:val="3E1D45DC"/>
    <w:rsid w:val="3FBD6A61"/>
    <w:rsid w:val="3FD06354"/>
    <w:rsid w:val="3FFE3DCC"/>
    <w:rsid w:val="41E1021E"/>
    <w:rsid w:val="420D9061"/>
    <w:rsid w:val="4228454C"/>
    <w:rsid w:val="42F63EA0"/>
    <w:rsid w:val="4380C41B"/>
    <w:rsid w:val="43A63994"/>
    <w:rsid w:val="43A67A0B"/>
    <w:rsid w:val="44688134"/>
    <w:rsid w:val="4495E4C2"/>
    <w:rsid w:val="44FB294E"/>
    <w:rsid w:val="45D7D81A"/>
    <w:rsid w:val="45EE95F0"/>
    <w:rsid w:val="4614B705"/>
    <w:rsid w:val="463AD933"/>
    <w:rsid w:val="46C7D927"/>
    <w:rsid w:val="46DE1ACD"/>
    <w:rsid w:val="47FFA841"/>
    <w:rsid w:val="486374E3"/>
    <w:rsid w:val="4962903A"/>
    <w:rsid w:val="49AAD572"/>
    <w:rsid w:val="4AF457DF"/>
    <w:rsid w:val="4B409B22"/>
    <w:rsid w:val="4D3433F4"/>
    <w:rsid w:val="4D45AE2A"/>
    <w:rsid w:val="4D5D3872"/>
    <w:rsid w:val="4E4DFBED"/>
    <w:rsid w:val="4EB5970F"/>
    <w:rsid w:val="508888C8"/>
    <w:rsid w:val="509ECC93"/>
    <w:rsid w:val="515F5732"/>
    <w:rsid w:val="5212BFAD"/>
    <w:rsid w:val="52E52664"/>
    <w:rsid w:val="539FE824"/>
    <w:rsid w:val="53A37578"/>
    <w:rsid w:val="54AAEF1D"/>
    <w:rsid w:val="56696897"/>
    <w:rsid w:val="57608C97"/>
    <w:rsid w:val="5774762B"/>
    <w:rsid w:val="581B792C"/>
    <w:rsid w:val="58BC1B45"/>
    <w:rsid w:val="595140BA"/>
    <w:rsid w:val="5B188E3D"/>
    <w:rsid w:val="5D37D7FE"/>
    <w:rsid w:val="5DC7BB1E"/>
    <w:rsid w:val="5E27D90B"/>
    <w:rsid w:val="5E6879DC"/>
    <w:rsid w:val="5F1409FE"/>
    <w:rsid w:val="606F78C0"/>
    <w:rsid w:val="60ADD95D"/>
    <w:rsid w:val="60D920B7"/>
    <w:rsid w:val="61757AFC"/>
    <w:rsid w:val="620B4921"/>
    <w:rsid w:val="62AAAE4B"/>
    <w:rsid w:val="63342658"/>
    <w:rsid w:val="63C11CD1"/>
    <w:rsid w:val="63C2EF9E"/>
    <w:rsid w:val="64275D2D"/>
    <w:rsid w:val="643043B2"/>
    <w:rsid w:val="6465318A"/>
    <w:rsid w:val="64971A8F"/>
    <w:rsid w:val="64B2D6F6"/>
    <w:rsid w:val="64BEBE7C"/>
    <w:rsid w:val="650595E1"/>
    <w:rsid w:val="6542E9E3"/>
    <w:rsid w:val="65A9FB65"/>
    <w:rsid w:val="65C26DF6"/>
    <w:rsid w:val="666768FE"/>
    <w:rsid w:val="667AE318"/>
    <w:rsid w:val="6708FB6D"/>
    <w:rsid w:val="675A84C2"/>
    <w:rsid w:val="67CD610C"/>
    <w:rsid w:val="68A32AA9"/>
    <w:rsid w:val="6A1CED46"/>
    <w:rsid w:val="6BAC55FA"/>
    <w:rsid w:val="6BB8BDA7"/>
    <w:rsid w:val="6BC0D677"/>
    <w:rsid w:val="6BC51F58"/>
    <w:rsid w:val="6CAA19FA"/>
    <w:rsid w:val="6D09AFC2"/>
    <w:rsid w:val="6D53E1DA"/>
    <w:rsid w:val="6D8F90B1"/>
    <w:rsid w:val="6E776DB3"/>
    <w:rsid w:val="6EE9C512"/>
    <w:rsid w:val="6FB44F01"/>
    <w:rsid w:val="712DA350"/>
    <w:rsid w:val="7306BEE6"/>
    <w:rsid w:val="730E8E67"/>
    <w:rsid w:val="74B9330C"/>
    <w:rsid w:val="7557E461"/>
    <w:rsid w:val="756F79F5"/>
    <w:rsid w:val="772D2BEE"/>
    <w:rsid w:val="77A54DBC"/>
    <w:rsid w:val="78C9106D"/>
    <w:rsid w:val="79F68BA2"/>
    <w:rsid w:val="7C0D5C19"/>
    <w:rsid w:val="7C7DE001"/>
    <w:rsid w:val="7E272F86"/>
    <w:rsid w:val="7E47B7BC"/>
    <w:rsid w:val="7E65F309"/>
    <w:rsid w:val="7F023EFE"/>
    <w:rsid w:val="7F36A8BB"/>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49227D"/>
  <w15:chartTrackingRefBased/>
  <w15:docId w15:val="{B858305B-C878-40B3-90A6-E1F3DAC892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2464"/>
  </w:style>
  <w:style w:type="paragraph" w:styleId="Ttulo1">
    <w:name w:val="heading 1"/>
    <w:basedOn w:val="Normal"/>
    <w:next w:val="Normal"/>
    <w:link w:val="Ttulo1Char"/>
    <w:rsid w:val="00012123"/>
    <w:pPr>
      <w:keepNext/>
      <w:spacing w:after="0" w:line="240" w:lineRule="auto"/>
      <w:jc w:val="both"/>
      <w:outlineLvl w:val="0"/>
    </w:pPr>
    <w:rPr>
      <w:rFonts w:ascii="Arial" w:eastAsia="Times New Roman" w:hAnsi="Arial" w:cs="Times New Roman"/>
      <w:b/>
      <w:sz w:val="24"/>
      <w:szCs w:val="20"/>
      <w:lang w:eastAsia="pt-BR"/>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NormalWeb">
    <w:name w:val="Normal (Web)"/>
    <w:basedOn w:val="Normal"/>
    <w:uiPriority w:val="99"/>
    <w:semiHidden/>
    <w:unhideWhenUsed/>
    <w:rsid w:val="003B3398"/>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rsid w:val="003B3398"/>
    <w:rPr>
      <w:b/>
      <w:bCs/>
    </w:rPr>
  </w:style>
  <w:style w:type="character" w:styleId="nfase">
    <w:name w:val="Emphasis"/>
    <w:basedOn w:val="Fontepargpadro"/>
    <w:uiPriority w:val="20"/>
    <w:rsid w:val="003B3398"/>
    <w:rPr>
      <w:i/>
      <w:iCs/>
    </w:rPr>
  </w:style>
  <w:style w:type="character" w:styleId="Refdecomentrio">
    <w:name w:val="annotation reference"/>
    <w:uiPriority w:val="99"/>
    <w:rsid w:val="002D3FF3"/>
    <w:rPr>
      <w:sz w:val="16"/>
      <w:szCs w:val="16"/>
    </w:rPr>
  </w:style>
  <w:style w:type="paragraph" w:styleId="Textodecomentrio">
    <w:name w:val="annotation text"/>
    <w:basedOn w:val="Normal"/>
    <w:link w:val="TextodecomentrioChar"/>
    <w:uiPriority w:val="99"/>
    <w:rsid w:val="002D3FF3"/>
    <w:pPr>
      <w:spacing w:after="0" w:line="240" w:lineRule="auto"/>
    </w:pPr>
    <w:rPr>
      <w:rFonts w:ascii="Verdana" w:eastAsia="Times New Roman" w:hAnsi="Verdana" w:cs="Times New Roman"/>
      <w:sz w:val="20"/>
      <w:szCs w:val="20"/>
      <w:lang w:val="x-none" w:eastAsia="x-none"/>
    </w:rPr>
  </w:style>
  <w:style w:type="character" w:customStyle="1" w:styleId="TextodecomentrioChar">
    <w:name w:val="Texto de comentário Char"/>
    <w:basedOn w:val="Fontepargpadro"/>
    <w:link w:val="Textodecomentrio"/>
    <w:uiPriority w:val="99"/>
    <w:rsid w:val="002D3FF3"/>
    <w:rPr>
      <w:rFonts w:ascii="Verdana" w:eastAsia="Times New Roman" w:hAnsi="Verdana" w:cs="Times New Roman"/>
      <w:sz w:val="20"/>
      <w:szCs w:val="20"/>
      <w:lang w:val="x-none" w:eastAsia="x-none"/>
    </w:rPr>
  </w:style>
  <w:style w:type="paragraph" w:styleId="Assuntodocomentrio">
    <w:name w:val="annotation subject"/>
    <w:basedOn w:val="Textodecomentrio"/>
    <w:next w:val="Textodecomentrio"/>
    <w:link w:val="AssuntodocomentrioChar"/>
    <w:uiPriority w:val="99"/>
    <w:semiHidden/>
    <w:unhideWhenUsed/>
    <w:rsid w:val="00D04BD8"/>
    <w:pPr>
      <w:spacing w:after="160"/>
    </w:pPr>
    <w:rPr>
      <w:rFonts w:asciiTheme="minorHAnsi" w:eastAsiaTheme="minorHAnsi" w:hAnsiTheme="minorHAnsi" w:cstheme="minorBidi"/>
      <w:b/>
      <w:bCs/>
      <w:lang w:val="pt-BR" w:eastAsia="en-US"/>
    </w:rPr>
  </w:style>
  <w:style w:type="character" w:customStyle="1" w:styleId="AssuntodocomentrioChar">
    <w:name w:val="Assunto do comentário Char"/>
    <w:basedOn w:val="TextodecomentrioChar"/>
    <w:link w:val="Assuntodocomentrio"/>
    <w:uiPriority w:val="99"/>
    <w:semiHidden/>
    <w:rsid w:val="00D04BD8"/>
    <w:rPr>
      <w:rFonts w:ascii="Verdana" w:eastAsia="Times New Roman" w:hAnsi="Verdana" w:cs="Times New Roman"/>
      <w:b/>
      <w:bCs/>
      <w:sz w:val="20"/>
      <w:szCs w:val="20"/>
      <w:lang w:val="x-none" w:eastAsia="x-none"/>
    </w:rPr>
  </w:style>
  <w:style w:type="character" w:customStyle="1" w:styleId="cf01">
    <w:name w:val="cf01"/>
    <w:basedOn w:val="Fontepargpadro"/>
    <w:rsid w:val="00354AA2"/>
    <w:rPr>
      <w:rFonts w:ascii="Segoe UI" w:hAnsi="Segoe UI" w:cs="Segoe UI" w:hint="default"/>
      <w:sz w:val="18"/>
      <w:szCs w:val="18"/>
    </w:rPr>
  </w:style>
  <w:style w:type="character" w:customStyle="1" w:styleId="normaltextrun">
    <w:name w:val="normaltextrun"/>
    <w:basedOn w:val="Fontepargpadro"/>
    <w:rsid w:val="00661CF3"/>
  </w:style>
  <w:style w:type="character" w:customStyle="1" w:styleId="eop">
    <w:name w:val="eop"/>
    <w:basedOn w:val="Fontepargpadro"/>
    <w:rsid w:val="00661CF3"/>
  </w:style>
  <w:style w:type="paragraph" w:customStyle="1" w:styleId="paragraph">
    <w:name w:val="paragraph"/>
    <w:basedOn w:val="Normal"/>
    <w:rsid w:val="0047216B"/>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Ttulo1Char">
    <w:name w:val="Título 1 Char"/>
    <w:basedOn w:val="Fontepargpadro"/>
    <w:link w:val="Ttulo1"/>
    <w:rsid w:val="00012123"/>
    <w:rPr>
      <w:rFonts w:ascii="Arial" w:eastAsia="Times New Roman" w:hAnsi="Arial" w:cs="Times New Roman"/>
      <w:b/>
      <w:sz w:val="24"/>
      <w:szCs w:val="20"/>
      <w:lang w:eastAsia="pt-BR"/>
    </w:rPr>
  </w:style>
  <w:style w:type="character" w:styleId="Hyperlink">
    <w:name w:val="Hyperlink"/>
    <w:uiPriority w:val="99"/>
    <w:unhideWhenUsed/>
    <w:rsid w:val="00012123"/>
    <w:rPr>
      <w:color w:val="0000FF"/>
      <w:u w:val="single"/>
    </w:rPr>
  </w:style>
  <w:style w:type="character" w:customStyle="1" w:styleId="cf11">
    <w:name w:val="cf11"/>
    <w:basedOn w:val="Fontepargpadro"/>
    <w:rsid w:val="005B7851"/>
    <w:rPr>
      <w:rFonts w:ascii="Segoe UI" w:hAnsi="Segoe UI" w:cs="Segoe UI" w:hint="default"/>
      <w:b/>
      <w:bCs/>
      <w:sz w:val="18"/>
      <w:szCs w:val="18"/>
    </w:rPr>
  </w:style>
  <w:style w:type="character" w:styleId="MenoPendente">
    <w:name w:val="Unresolved Mention"/>
    <w:basedOn w:val="Fontepargpadro"/>
    <w:uiPriority w:val="99"/>
    <w:semiHidden/>
    <w:unhideWhenUsed/>
    <w:rsid w:val="00485185"/>
    <w:rPr>
      <w:color w:val="605E5C"/>
      <w:shd w:val="clear" w:color="auto" w:fill="E1DFDD"/>
    </w:rPr>
  </w:style>
  <w:style w:type="paragraph" w:styleId="SemEspaamento">
    <w:name w:val="No Spacing"/>
    <w:uiPriority w:val="1"/>
    <w:pPr>
      <w:spacing w:after="0" w:line="240" w:lineRule="auto"/>
    </w:pPr>
  </w:style>
  <w:style w:type="table" w:styleId="Tabelacomgrade">
    <w:name w:val="Table Grid"/>
    <w:basedOn w:val="Tabela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Cabealho">
    <w:name w:val="header"/>
    <w:basedOn w:val="Normal"/>
    <w:link w:val="CabealhoChar"/>
    <w:uiPriority w:val="99"/>
    <w:unhideWhenUsed/>
    <w:rsid w:val="003A42DE"/>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3A42DE"/>
  </w:style>
  <w:style w:type="paragraph" w:styleId="Rodap">
    <w:name w:val="footer"/>
    <w:basedOn w:val="Normal"/>
    <w:link w:val="RodapChar"/>
    <w:uiPriority w:val="99"/>
    <w:unhideWhenUsed/>
    <w:rsid w:val="003A42DE"/>
    <w:pPr>
      <w:tabs>
        <w:tab w:val="center" w:pos="4252"/>
        <w:tab w:val="right" w:pos="8504"/>
      </w:tabs>
      <w:spacing w:after="0" w:line="240" w:lineRule="auto"/>
    </w:pPr>
  </w:style>
  <w:style w:type="character" w:customStyle="1" w:styleId="RodapChar">
    <w:name w:val="Rodapé Char"/>
    <w:basedOn w:val="Fontepargpadro"/>
    <w:link w:val="Rodap"/>
    <w:uiPriority w:val="99"/>
    <w:rsid w:val="003A42DE"/>
  </w:style>
  <w:style w:type="paragraph" w:styleId="Citao">
    <w:name w:val="Quote"/>
    <w:next w:val="Normal"/>
    <w:link w:val="CitaoChar"/>
    <w:autoRedefine/>
    <w:uiPriority w:val="29"/>
    <w:qFormat/>
    <w:rsid w:val="00770E7F"/>
    <w:pPr>
      <w:suppressAutoHyphens/>
      <w:spacing w:before="120" w:after="120" w:line="240" w:lineRule="auto"/>
      <w:ind w:left="2268" w:firstLine="1134"/>
      <w:textboxTightWrap w:val="allLines"/>
    </w:pPr>
    <w:rPr>
      <w:rFonts w:ascii="Arial" w:eastAsia="Times New Roman" w:hAnsi="Arial" w:cs="Verdana"/>
      <w:i/>
      <w:iCs/>
      <w:sz w:val="26"/>
      <w:szCs w:val="24"/>
      <w:lang w:eastAsia="zh-CN"/>
    </w:rPr>
  </w:style>
  <w:style w:type="character" w:customStyle="1" w:styleId="CitaoChar">
    <w:name w:val="Citação Char"/>
    <w:basedOn w:val="Fontepargpadro"/>
    <w:link w:val="Citao"/>
    <w:uiPriority w:val="29"/>
    <w:rsid w:val="00770E7F"/>
    <w:rPr>
      <w:rFonts w:ascii="Arial" w:eastAsia="Times New Roman" w:hAnsi="Arial" w:cs="Verdana"/>
      <w:i/>
      <w:iCs/>
      <w:sz w:val="26"/>
      <w:szCs w:val="24"/>
      <w:lang w:eastAsia="zh-CN"/>
    </w:rPr>
  </w:style>
  <w:style w:type="character" w:styleId="TextodoEspaoReservado">
    <w:name w:val="Placeholder Text"/>
    <w:basedOn w:val="Fontepargpadro"/>
    <w:uiPriority w:val="99"/>
    <w:semiHidden/>
    <w:rsid w:val="00770E7F"/>
    <w:rPr>
      <w:color w:val="808080"/>
    </w:rPr>
  </w:style>
  <w:style w:type="paragraph" w:customStyle="1" w:styleId="Ttulos">
    <w:name w:val="Títulos"/>
    <w:basedOn w:val="Citao"/>
    <w:link w:val="TtulosChar"/>
    <w:qFormat/>
    <w:rsid w:val="002D127E"/>
    <w:pPr>
      <w:suppressAutoHyphens w:val="0"/>
      <w:spacing w:line="360" w:lineRule="auto"/>
      <w:ind w:left="0" w:firstLine="0"/>
      <w:jc w:val="center"/>
    </w:pPr>
    <w:rPr>
      <w:b/>
      <w:i w:val="0"/>
      <w:caps/>
      <w:sz w:val="28"/>
    </w:rPr>
  </w:style>
  <w:style w:type="character" w:customStyle="1" w:styleId="TtulosChar">
    <w:name w:val="Títulos Char"/>
    <w:basedOn w:val="CitaoChar"/>
    <w:link w:val="Ttulos"/>
    <w:rsid w:val="002D127E"/>
    <w:rPr>
      <w:rFonts w:ascii="Arial" w:eastAsia="Times New Roman" w:hAnsi="Arial" w:cs="Verdana"/>
      <w:b/>
      <w:i w:val="0"/>
      <w:iCs/>
      <w:caps/>
      <w:sz w:val="28"/>
      <w:szCs w:val="24"/>
      <w:lang w:eastAsia="zh-CN"/>
    </w:rPr>
  </w:style>
  <w:style w:type="paragraph" w:styleId="PargrafodaLista">
    <w:name w:val="List Paragraph"/>
    <w:basedOn w:val="Normal"/>
    <w:uiPriority w:val="34"/>
    <w:rsid w:val="003624B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4230347">
      <w:bodyDiv w:val="1"/>
      <w:marLeft w:val="0"/>
      <w:marRight w:val="0"/>
      <w:marTop w:val="0"/>
      <w:marBottom w:val="0"/>
      <w:divBdr>
        <w:top w:val="none" w:sz="0" w:space="0" w:color="auto"/>
        <w:left w:val="none" w:sz="0" w:space="0" w:color="auto"/>
        <w:bottom w:val="none" w:sz="0" w:space="0" w:color="auto"/>
        <w:right w:val="none" w:sz="0" w:space="0" w:color="auto"/>
      </w:divBdr>
    </w:div>
    <w:div w:id="413018091">
      <w:bodyDiv w:val="1"/>
      <w:marLeft w:val="0"/>
      <w:marRight w:val="0"/>
      <w:marTop w:val="0"/>
      <w:marBottom w:val="0"/>
      <w:divBdr>
        <w:top w:val="none" w:sz="0" w:space="0" w:color="auto"/>
        <w:left w:val="none" w:sz="0" w:space="0" w:color="auto"/>
        <w:bottom w:val="none" w:sz="0" w:space="0" w:color="auto"/>
        <w:right w:val="none" w:sz="0" w:space="0" w:color="auto"/>
      </w:divBdr>
      <w:divsChild>
        <w:div w:id="2822071">
          <w:marLeft w:val="0"/>
          <w:marRight w:val="0"/>
          <w:marTop w:val="0"/>
          <w:marBottom w:val="0"/>
          <w:divBdr>
            <w:top w:val="none" w:sz="0" w:space="0" w:color="auto"/>
            <w:left w:val="none" w:sz="0" w:space="0" w:color="auto"/>
            <w:bottom w:val="none" w:sz="0" w:space="0" w:color="auto"/>
            <w:right w:val="none" w:sz="0" w:space="0" w:color="auto"/>
          </w:divBdr>
        </w:div>
        <w:div w:id="66805320">
          <w:marLeft w:val="0"/>
          <w:marRight w:val="0"/>
          <w:marTop w:val="0"/>
          <w:marBottom w:val="0"/>
          <w:divBdr>
            <w:top w:val="none" w:sz="0" w:space="0" w:color="auto"/>
            <w:left w:val="none" w:sz="0" w:space="0" w:color="auto"/>
            <w:bottom w:val="none" w:sz="0" w:space="0" w:color="auto"/>
            <w:right w:val="none" w:sz="0" w:space="0" w:color="auto"/>
          </w:divBdr>
        </w:div>
        <w:div w:id="108937693">
          <w:marLeft w:val="0"/>
          <w:marRight w:val="0"/>
          <w:marTop w:val="0"/>
          <w:marBottom w:val="0"/>
          <w:divBdr>
            <w:top w:val="none" w:sz="0" w:space="0" w:color="auto"/>
            <w:left w:val="none" w:sz="0" w:space="0" w:color="auto"/>
            <w:bottom w:val="none" w:sz="0" w:space="0" w:color="auto"/>
            <w:right w:val="none" w:sz="0" w:space="0" w:color="auto"/>
          </w:divBdr>
        </w:div>
        <w:div w:id="122819581">
          <w:marLeft w:val="0"/>
          <w:marRight w:val="0"/>
          <w:marTop w:val="0"/>
          <w:marBottom w:val="0"/>
          <w:divBdr>
            <w:top w:val="none" w:sz="0" w:space="0" w:color="auto"/>
            <w:left w:val="none" w:sz="0" w:space="0" w:color="auto"/>
            <w:bottom w:val="none" w:sz="0" w:space="0" w:color="auto"/>
            <w:right w:val="none" w:sz="0" w:space="0" w:color="auto"/>
          </w:divBdr>
        </w:div>
        <w:div w:id="123617578">
          <w:marLeft w:val="0"/>
          <w:marRight w:val="0"/>
          <w:marTop w:val="0"/>
          <w:marBottom w:val="0"/>
          <w:divBdr>
            <w:top w:val="none" w:sz="0" w:space="0" w:color="auto"/>
            <w:left w:val="none" w:sz="0" w:space="0" w:color="auto"/>
            <w:bottom w:val="none" w:sz="0" w:space="0" w:color="auto"/>
            <w:right w:val="none" w:sz="0" w:space="0" w:color="auto"/>
          </w:divBdr>
        </w:div>
        <w:div w:id="141508789">
          <w:marLeft w:val="0"/>
          <w:marRight w:val="0"/>
          <w:marTop w:val="0"/>
          <w:marBottom w:val="0"/>
          <w:divBdr>
            <w:top w:val="none" w:sz="0" w:space="0" w:color="auto"/>
            <w:left w:val="none" w:sz="0" w:space="0" w:color="auto"/>
            <w:bottom w:val="none" w:sz="0" w:space="0" w:color="auto"/>
            <w:right w:val="none" w:sz="0" w:space="0" w:color="auto"/>
          </w:divBdr>
        </w:div>
        <w:div w:id="187644767">
          <w:marLeft w:val="0"/>
          <w:marRight w:val="0"/>
          <w:marTop w:val="0"/>
          <w:marBottom w:val="0"/>
          <w:divBdr>
            <w:top w:val="none" w:sz="0" w:space="0" w:color="auto"/>
            <w:left w:val="none" w:sz="0" w:space="0" w:color="auto"/>
            <w:bottom w:val="none" w:sz="0" w:space="0" w:color="auto"/>
            <w:right w:val="none" w:sz="0" w:space="0" w:color="auto"/>
          </w:divBdr>
        </w:div>
        <w:div w:id="200172804">
          <w:marLeft w:val="0"/>
          <w:marRight w:val="0"/>
          <w:marTop w:val="0"/>
          <w:marBottom w:val="0"/>
          <w:divBdr>
            <w:top w:val="none" w:sz="0" w:space="0" w:color="auto"/>
            <w:left w:val="none" w:sz="0" w:space="0" w:color="auto"/>
            <w:bottom w:val="none" w:sz="0" w:space="0" w:color="auto"/>
            <w:right w:val="none" w:sz="0" w:space="0" w:color="auto"/>
          </w:divBdr>
        </w:div>
        <w:div w:id="240874898">
          <w:marLeft w:val="0"/>
          <w:marRight w:val="0"/>
          <w:marTop w:val="0"/>
          <w:marBottom w:val="0"/>
          <w:divBdr>
            <w:top w:val="none" w:sz="0" w:space="0" w:color="auto"/>
            <w:left w:val="none" w:sz="0" w:space="0" w:color="auto"/>
            <w:bottom w:val="none" w:sz="0" w:space="0" w:color="auto"/>
            <w:right w:val="none" w:sz="0" w:space="0" w:color="auto"/>
          </w:divBdr>
        </w:div>
        <w:div w:id="256331791">
          <w:marLeft w:val="0"/>
          <w:marRight w:val="0"/>
          <w:marTop w:val="0"/>
          <w:marBottom w:val="0"/>
          <w:divBdr>
            <w:top w:val="none" w:sz="0" w:space="0" w:color="auto"/>
            <w:left w:val="none" w:sz="0" w:space="0" w:color="auto"/>
            <w:bottom w:val="none" w:sz="0" w:space="0" w:color="auto"/>
            <w:right w:val="none" w:sz="0" w:space="0" w:color="auto"/>
          </w:divBdr>
        </w:div>
        <w:div w:id="257644802">
          <w:marLeft w:val="0"/>
          <w:marRight w:val="0"/>
          <w:marTop w:val="0"/>
          <w:marBottom w:val="0"/>
          <w:divBdr>
            <w:top w:val="none" w:sz="0" w:space="0" w:color="auto"/>
            <w:left w:val="none" w:sz="0" w:space="0" w:color="auto"/>
            <w:bottom w:val="none" w:sz="0" w:space="0" w:color="auto"/>
            <w:right w:val="none" w:sz="0" w:space="0" w:color="auto"/>
          </w:divBdr>
        </w:div>
        <w:div w:id="263197325">
          <w:marLeft w:val="0"/>
          <w:marRight w:val="0"/>
          <w:marTop w:val="0"/>
          <w:marBottom w:val="0"/>
          <w:divBdr>
            <w:top w:val="none" w:sz="0" w:space="0" w:color="auto"/>
            <w:left w:val="none" w:sz="0" w:space="0" w:color="auto"/>
            <w:bottom w:val="none" w:sz="0" w:space="0" w:color="auto"/>
            <w:right w:val="none" w:sz="0" w:space="0" w:color="auto"/>
          </w:divBdr>
        </w:div>
        <w:div w:id="352532577">
          <w:marLeft w:val="0"/>
          <w:marRight w:val="0"/>
          <w:marTop w:val="0"/>
          <w:marBottom w:val="0"/>
          <w:divBdr>
            <w:top w:val="none" w:sz="0" w:space="0" w:color="auto"/>
            <w:left w:val="none" w:sz="0" w:space="0" w:color="auto"/>
            <w:bottom w:val="none" w:sz="0" w:space="0" w:color="auto"/>
            <w:right w:val="none" w:sz="0" w:space="0" w:color="auto"/>
          </w:divBdr>
        </w:div>
        <w:div w:id="359821937">
          <w:marLeft w:val="0"/>
          <w:marRight w:val="0"/>
          <w:marTop w:val="0"/>
          <w:marBottom w:val="0"/>
          <w:divBdr>
            <w:top w:val="none" w:sz="0" w:space="0" w:color="auto"/>
            <w:left w:val="none" w:sz="0" w:space="0" w:color="auto"/>
            <w:bottom w:val="none" w:sz="0" w:space="0" w:color="auto"/>
            <w:right w:val="none" w:sz="0" w:space="0" w:color="auto"/>
          </w:divBdr>
        </w:div>
        <w:div w:id="362561384">
          <w:marLeft w:val="0"/>
          <w:marRight w:val="0"/>
          <w:marTop w:val="0"/>
          <w:marBottom w:val="0"/>
          <w:divBdr>
            <w:top w:val="none" w:sz="0" w:space="0" w:color="auto"/>
            <w:left w:val="none" w:sz="0" w:space="0" w:color="auto"/>
            <w:bottom w:val="none" w:sz="0" w:space="0" w:color="auto"/>
            <w:right w:val="none" w:sz="0" w:space="0" w:color="auto"/>
          </w:divBdr>
        </w:div>
        <w:div w:id="364403558">
          <w:marLeft w:val="0"/>
          <w:marRight w:val="0"/>
          <w:marTop w:val="0"/>
          <w:marBottom w:val="0"/>
          <w:divBdr>
            <w:top w:val="none" w:sz="0" w:space="0" w:color="auto"/>
            <w:left w:val="none" w:sz="0" w:space="0" w:color="auto"/>
            <w:bottom w:val="none" w:sz="0" w:space="0" w:color="auto"/>
            <w:right w:val="none" w:sz="0" w:space="0" w:color="auto"/>
          </w:divBdr>
        </w:div>
        <w:div w:id="429931749">
          <w:marLeft w:val="0"/>
          <w:marRight w:val="0"/>
          <w:marTop w:val="0"/>
          <w:marBottom w:val="0"/>
          <w:divBdr>
            <w:top w:val="none" w:sz="0" w:space="0" w:color="auto"/>
            <w:left w:val="none" w:sz="0" w:space="0" w:color="auto"/>
            <w:bottom w:val="none" w:sz="0" w:space="0" w:color="auto"/>
            <w:right w:val="none" w:sz="0" w:space="0" w:color="auto"/>
          </w:divBdr>
        </w:div>
        <w:div w:id="561019136">
          <w:marLeft w:val="0"/>
          <w:marRight w:val="0"/>
          <w:marTop w:val="0"/>
          <w:marBottom w:val="0"/>
          <w:divBdr>
            <w:top w:val="none" w:sz="0" w:space="0" w:color="auto"/>
            <w:left w:val="none" w:sz="0" w:space="0" w:color="auto"/>
            <w:bottom w:val="none" w:sz="0" w:space="0" w:color="auto"/>
            <w:right w:val="none" w:sz="0" w:space="0" w:color="auto"/>
          </w:divBdr>
        </w:div>
        <w:div w:id="609051298">
          <w:marLeft w:val="0"/>
          <w:marRight w:val="0"/>
          <w:marTop w:val="0"/>
          <w:marBottom w:val="0"/>
          <w:divBdr>
            <w:top w:val="none" w:sz="0" w:space="0" w:color="auto"/>
            <w:left w:val="none" w:sz="0" w:space="0" w:color="auto"/>
            <w:bottom w:val="none" w:sz="0" w:space="0" w:color="auto"/>
            <w:right w:val="none" w:sz="0" w:space="0" w:color="auto"/>
          </w:divBdr>
        </w:div>
        <w:div w:id="954017077">
          <w:marLeft w:val="0"/>
          <w:marRight w:val="0"/>
          <w:marTop w:val="0"/>
          <w:marBottom w:val="0"/>
          <w:divBdr>
            <w:top w:val="none" w:sz="0" w:space="0" w:color="auto"/>
            <w:left w:val="none" w:sz="0" w:space="0" w:color="auto"/>
            <w:bottom w:val="none" w:sz="0" w:space="0" w:color="auto"/>
            <w:right w:val="none" w:sz="0" w:space="0" w:color="auto"/>
          </w:divBdr>
        </w:div>
        <w:div w:id="978535799">
          <w:marLeft w:val="0"/>
          <w:marRight w:val="0"/>
          <w:marTop w:val="0"/>
          <w:marBottom w:val="0"/>
          <w:divBdr>
            <w:top w:val="none" w:sz="0" w:space="0" w:color="auto"/>
            <w:left w:val="none" w:sz="0" w:space="0" w:color="auto"/>
            <w:bottom w:val="none" w:sz="0" w:space="0" w:color="auto"/>
            <w:right w:val="none" w:sz="0" w:space="0" w:color="auto"/>
          </w:divBdr>
        </w:div>
        <w:div w:id="1018892960">
          <w:marLeft w:val="0"/>
          <w:marRight w:val="0"/>
          <w:marTop w:val="0"/>
          <w:marBottom w:val="0"/>
          <w:divBdr>
            <w:top w:val="none" w:sz="0" w:space="0" w:color="auto"/>
            <w:left w:val="none" w:sz="0" w:space="0" w:color="auto"/>
            <w:bottom w:val="none" w:sz="0" w:space="0" w:color="auto"/>
            <w:right w:val="none" w:sz="0" w:space="0" w:color="auto"/>
          </w:divBdr>
        </w:div>
        <w:div w:id="1056008656">
          <w:marLeft w:val="0"/>
          <w:marRight w:val="0"/>
          <w:marTop w:val="0"/>
          <w:marBottom w:val="0"/>
          <w:divBdr>
            <w:top w:val="none" w:sz="0" w:space="0" w:color="auto"/>
            <w:left w:val="none" w:sz="0" w:space="0" w:color="auto"/>
            <w:bottom w:val="none" w:sz="0" w:space="0" w:color="auto"/>
            <w:right w:val="none" w:sz="0" w:space="0" w:color="auto"/>
          </w:divBdr>
        </w:div>
        <w:div w:id="1221676725">
          <w:marLeft w:val="0"/>
          <w:marRight w:val="0"/>
          <w:marTop w:val="0"/>
          <w:marBottom w:val="0"/>
          <w:divBdr>
            <w:top w:val="none" w:sz="0" w:space="0" w:color="auto"/>
            <w:left w:val="none" w:sz="0" w:space="0" w:color="auto"/>
            <w:bottom w:val="none" w:sz="0" w:space="0" w:color="auto"/>
            <w:right w:val="none" w:sz="0" w:space="0" w:color="auto"/>
          </w:divBdr>
        </w:div>
        <w:div w:id="1243641124">
          <w:marLeft w:val="0"/>
          <w:marRight w:val="0"/>
          <w:marTop w:val="0"/>
          <w:marBottom w:val="0"/>
          <w:divBdr>
            <w:top w:val="none" w:sz="0" w:space="0" w:color="auto"/>
            <w:left w:val="none" w:sz="0" w:space="0" w:color="auto"/>
            <w:bottom w:val="none" w:sz="0" w:space="0" w:color="auto"/>
            <w:right w:val="none" w:sz="0" w:space="0" w:color="auto"/>
          </w:divBdr>
        </w:div>
        <w:div w:id="1290091801">
          <w:marLeft w:val="0"/>
          <w:marRight w:val="0"/>
          <w:marTop w:val="0"/>
          <w:marBottom w:val="0"/>
          <w:divBdr>
            <w:top w:val="none" w:sz="0" w:space="0" w:color="auto"/>
            <w:left w:val="none" w:sz="0" w:space="0" w:color="auto"/>
            <w:bottom w:val="none" w:sz="0" w:space="0" w:color="auto"/>
            <w:right w:val="none" w:sz="0" w:space="0" w:color="auto"/>
          </w:divBdr>
        </w:div>
        <w:div w:id="1337809687">
          <w:marLeft w:val="0"/>
          <w:marRight w:val="0"/>
          <w:marTop w:val="0"/>
          <w:marBottom w:val="0"/>
          <w:divBdr>
            <w:top w:val="none" w:sz="0" w:space="0" w:color="auto"/>
            <w:left w:val="none" w:sz="0" w:space="0" w:color="auto"/>
            <w:bottom w:val="none" w:sz="0" w:space="0" w:color="auto"/>
            <w:right w:val="none" w:sz="0" w:space="0" w:color="auto"/>
          </w:divBdr>
        </w:div>
        <w:div w:id="1375811701">
          <w:marLeft w:val="0"/>
          <w:marRight w:val="0"/>
          <w:marTop w:val="0"/>
          <w:marBottom w:val="0"/>
          <w:divBdr>
            <w:top w:val="none" w:sz="0" w:space="0" w:color="auto"/>
            <w:left w:val="none" w:sz="0" w:space="0" w:color="auto"/>
            <w:bottom w:val="none" w:sz="0" w:space="0" w:color="auto"/>
            <w:right w:val="none" w:sz="0" w:space="0" w:color="auto"/>
          </w:divBdr>
        </w:div>
        <w:div w:id="1432582094">
          <w:marLeft w:val="0"/>
          <w:marRight w:val="0"/>
          <w:marTop w:val="0"/>
          <w:marBottom w:val="0"/>
          <w:divBdr>
            <w:top w:val="none" w:sz="0" w:space="0" w:color="auto"/>
            <w:left w:val="none" w:sz="0" w:space="0" w:color="auto"/>
            <w:bottom w:val="none" w:sz="0" w:space="0" w:color="auto"/>
            <w:right w:val="none" w:sz="0" w:space="0" w:color="auto"/>
          </w:divBdr>
        </w:div>
        <w:div w:id="1570073932">
          <w:marLeft w:val="0"/>
          <w:marRight w:val="0"/>
          <w:marTop w:val="0"/>
          <w:marBottom w:val="0"/>
          <w:divBdr>
            <w:top w:val="none" w:sz="0" w:space="0" w:color="auto"/>
            <w:left w:val="none" w:sz="0" w:space="0" w:color="auto"/>
            <w:bottom w:val="none" w:sz="0" w:space="0" w:color="auto"/>
            <w:right w:val="none" w:sz="0" w:space="0" w:color="auto"/>
          </w:divBdr>
        </w:div>
        <w:div w:id="1579247219">
          <w:marLeft w:val="0"/>
          <w:marRight w:val="0"/>
          <w:marTop w:val="0"/>
          <w:marBottom w:val="0"/>
          <w:divBdr>
            <w:top w:val="none" w:sz="0" w:space="0" w:color="auto"/>
            <w:left w:val="none" w:sz="0" w:space="0" w:color="auto"/>
            <w:bottom w:val="none" w:sz="0" w:space="0" w:color="auto"/>
            <w:right w:val="none" w:sz="0" w:space="0" w:color="auto"/>
          </w:divBdr>
        </w:div>
        <w:div w:id="1591425135">
          <w:marLeft w:val="0"/>
          <w:marRight w:val="0"/>
          <w:marTop w:val="0"/>
          <w:marBottom w:val="0"/>
          <w:divBdr>
            <w:top w:val="none" w:sz="0" w:space="0" w:color="auto"/>
            <w:left w:val="none" w:sz="0" w:space="0" w:color="auto"/>
            <w:bottom w:val="none" w:sz="0" w:space="0" w:color="auto"/>
            <w:right w:val="none" w:sz="0" w:space="0" w:color="auto"/>
          </w:divBdr>
        </w:div>
        <w:div w:id="1610888191">
          <w:marLeft w:val="0"/>
          <w:marRight w:val="0"/>
          <w:marTop w:val="0"/>
          <w:marBottom w:val="0"/>
          <w:divBdr>
            <w:top w:val="none" w:sz="0" w:space="0" w:color="auto"/>
            <w:left w:val="none" w:sz="0" w:space="0" w:color="auto"/>
            <w:bottom w:val="none" w:sz="0" w:space="0" w:color="auto"/>
            <w:right w:val="none" w:sz="0" w:space="0" w:color="auto"/>
          </w:divBdr>
        </w:div>
        <w:div w:id="1854763474">
          <w:marLeft w:val="0"/>
          <w:marRight w:val="0"/>
          <w:marTop w:val="0"/>
          <w:marBottom w:val="0"/>
          <w:divBdr>
            <w:top w:val="none" w:sz="0" w:space="0" w:color="auto"/>
            <w:left w:val="none" w:sz="0" w:space="0" w:color="auto"/>
            <w:bottom w:val="none" w:sz="0" w:space="0" w:color="auto"/>
            <w:right w:val="none" w:sz="0" w:space="0" w:color="auto"/>
          </w:divBdr>
        </w:div>
        <w:div w:id="1907299275">
          <w:marLeft w:val="0"/>
          <w:marRight w:val="0"/>
          <w:marTop w:val="0"/>
          <w:marBottom w:val="0"/>
          <w:divBdr>
            <w:top w:val="none" w:sz="0" w:space="0" w:color="auto"/>
            <w:left w:val="none" w:sz="0" w:space="0" w:color="auto"/>
            <w:bottom w:val="none" w:sz="0" w:space="0" w:color="auto"/>
            <w:right w:val="none" w:sz="0" w:space="0" w:color="auto"/>
          </w:divBdr>
        </w:div>
        <w:div w:id="2030640756">
          <w:marLeft w:val="0"/>
          <w:marRight w:val="0"/>
          <w:marTop w:val="0"/>
          <w:marBottom w:val="0"/>
          <w:divBdr>
            <w:top w:val="none" w:sz="0" w:space="0" w:color="auto"/>
            <w:left w:val="none" w:sz="0" w:space="0" w:color="auto"/>
            <w:bottom w:val="none" w:sz="0" w:space="0" w:color="auto"/>
            <w:right w:val="none" w:sz="0" w:space="0" w:color="auto"/>
          </w:divBdr>
        </w:div>
        <w:div w:id="2051102033">
          <w:marLeft w:val="0"/>
          <w:marRight w:val="0"/>
          <w:marTop w:val="0"/>
          <w:marBottom w:val="0"/>
          <w:divBdr>
            <w:top w:val="none" w:sz="0" w:space="0" w:color="auto"/>
            <w:left w:val="none" w:sz="0" w:space="0" w:color="auto"/>
            <w:bottom w:val="none" w:sz="0" w:space="0" w:color="auto"/>
            <w:right w:val="none" w:sz="0" w:space="0" w:color="auto"/>
          </w:divBdr>
        </w:div>
        <w:div w:id="2069106084">
          <w:marLeft w:val="0"/>
          <w:marRight w:val="0"/>
          <w:marTop w:val="0"/>
          <w:marBottom w:val="0"/>
          <w:divBdr>
            <w:top w:val="none" w:sz="0" w:space="0" w:color="auto"/>
            <w:left w:val="none" w:sz="0" w:space="0" w:color="auto"/>
            <w:bottom w:val="none" w:sz="0" w:space="0" w:color="auto"/>
            <w:right w:val="none" w:sz="0" w:space="0" w:color="auto"/>
          </w:divBdr>
        </w:div>
        <w:div w:id="2118787248">
          <w:marLeft w:val="0"/>
          <w:marRight w:val="0"/>
          <w:marTop w:val="0"/>
          <w:marBottom w:val="0"/>
          <w:divBdr>
            <w:top w:val="none" w:sz="0" w:space="0" w:color="auto"/>
            <w:left w:val="none" w:sz="0" w:space="0" w:color="auto"/>
            <w:bottom w:val="none" w:sz="0" w:space="0" w:color="auto"/>
            <w:right w:val="none" w:sz="0" w:space="0" w:color="auto"/>
          </w:divBdr>
        </w:div>
        <w:div w:id="2137484229">
          <w:marLeft w:val="0"/>
          <w:marRight w:val="0"/>
          <w:marTop w:val="0"/>
          <w:marBottom w:val="0"/>
          <w:divBdr>
            <w:top w:val="none" w:sz="0" w:space="0" w:color="auto"/>
            <w:left w:val="none" w:sz="0" w:space="0" w:color="auto"/>
            <w:bottom w:val="none" w:sz="0" w:space="0" w:color="auto"/>
            <w:right w:val="none" w:sz="0" w:space="0" w:color="auto"/>
          </w:divBdr>
        </w:div>
      </w:divsChild>
    </w:div>
    <w:div w:id="597254930">
      <w:bodyDiv w:val="1"/>
      <w:marLeft w:val="0"/>
      <w:marRight w:val="0"/>
      <w:marTop w:val="0"/>
      <w:marBottom w:val="0"/>
      <w:divBdr>
        <w:top w:val="none" w:sz="0" w:space="0" w:color="auto"/>
        <w:left w:val="none" w:sz="0" w:space="0" w:color="auto"/>
        <w:bottom w:val="none" w:sz="0" w:space="0" w:color="auto"/>
        <w:right w:val="none" w:sz="0" w:space="0" w:color="auto"/>
      </w:divBdr>
      <w:divsChild>
        <w:div w:id="1838500137">
          <w:marLeft w:val="0"/>
          <w:marRight w:val="0"/>
          <w:marTop w:val="0"/>
          <w:marBottom w:val="0"/>
          <w:divBdr>
            <w:top w:val="single" w:sz="6" w:space="0" w:color="CCCCCC"/>
            <w:left w:val="none" w:sz="0" w:space="0" w:color="auto"/>
            <w:bottom w:val="none" w:sz="0" w:space="0" w:color="auto"/>
            <w:right w:val="none" w:sz="0" w:space="0" w:color="auto"/>
          </w:divBdr>
          <w:divsChild>
            <w:div w:id="1335181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1630661">
      <w:bodyDiv w:val="1"/>
      <w:marLeft w:val="0"/>
      <w:marRight w:val="0"/>
      <w:marTop w:val="0"/>
      <w:marBottom w:val="0"/>
      <w:divBdr>
        <w:top w:val="none" w:sz="0" w:space="0" w:color="auto"/>
        <w:left w:val="none" w:sz="0" w:space="0" w:color="auto"/>
        <w:bottom w:val="none" w:sz="0" w:space="0" w:color="auto"/>
        <w:right w:val="none" w:sz="0" w:space="0" w:color="auto"/>
      </w:divBdr>
    </w:div>
    <w:div w:id="866064638">
      <w:bodyDiv w:val="1"/>
      <w:marLeft w:val="0"/>
      <w:marRight w:val="0"/>
      <w:marTop w:val="0"/>
      <w:marBottom w:val="0"/>
      <w:divBdr>
        <w:top w:val="none" w:sz="0" w:space="0" w:color="auto"/>
        <w:left w:val="none" w:sz="0" w:space="0" w:color="auto"/>
        <w:bottom w:val="none" w:sz="0" w:space="0" w:color="auto"/>
        <w:right w:val="none" w:sz="0" w:space="0" w:color="auto"/>
      </w:divBdr>
      <w:divsChild>
        <w:div w:id="2029062962">
          <w:marLeft w:val="0"/>
          <w:marRight w:val="0"/>
          <w:marTop w:val="0"/>
          <w:marBottom w:val="0"/>
          <w:divBdr>
            <w:top w:val="single" w:sz="6" w:space="0" w:color="CCCCCC"/>
            <w:left w:val="none" w:sz="0" w:space="0" w:color="auto"/>
            <w:bottom w:val="none" w:sz="0" w:space="0" w:color="auto"/>
            <w:right w:val="none" w:sz="0" w:space="0" w:color="auto"/>
          </w:divBdr>
          <w:divsChild>
            <w:div w:id="1696496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0524813">
      <w:bodyDiv w:val="1"/>
      <w:marLeft w:val="0"/>
      <w:marRight w:val="0"/>
      <w:marTop w:val="0"/>
      <w:marBottom w:val="0"/>
      <w:divBdr>
        <w:top w:val="none" w:sz="0" w:space="0" w:color="auto"/>
        <w:left w:val="none" w:sz="0" w:space="0" w:color="auto"/>
        <w:bottom w:val="none" w:sz="0" w:space="0" w:color="auto"/>
        <w:right w:val="none" w:sz="0" w:space="0" w:color="auto"/>
      </w:divBdr>
    </w:div>
    <w:div w:id="1273198622">
      <w:bodyDiv w:val="1"/>
      <w:marLeft w:val="0"/>
      <w:marRight w:val="0"/>
      <w:marTop w:val="0"/>
      <w:marBottom w:val="0"/>
      <w:divBdr>
        <w:top w:val="none" w:sz="0" w:space="0" w:color="auto"/>
        <w:left w:val="none" w:sz="0" w:space="0" w:color="auto"/>
        <w:bottom w:val="none" w:sz="0" w:space="0" w:color="auto"/>
        <w:right w:val="none" w:sz="0" w:space="0" w:color="auto"/>
      </w:divBdr>
    </w:div>
    <w:div w:id="1468622279">
      <w:bodyDiv w:val="1"/>
      <w:marLeft w:val="0"/>
      <w:marRight w:val="0"/>
      <w:marTop w:val="0"/>
      <w:marBottom w:val="0"/>
      <w:divBdr>
        <w:top w:val="none" w:sz="0" w:space="0" w:color="auto"/>
        <w:left w:val="none" w:sz="0" w:space="0" w:color="auto"/>
        <w:bottom w:val="none" w:sz="0" w:space="0" w:color="auto"/>
        <w:right w:val="none" w:sz="0" w:space="0" w:color="auto"/>
      </w:divBdr>
    </w:div>
    <w:div w:id="1545829368">
      <w:bodyDiv w:val="1"/>
      <w:marLeft w:val="0"/>
      <w:marRight w:val="0"/>
      <w:marTop w:val="0"/>
      <w:marBottom w:val="0"/>
      <w:divBdr>
        <w:top w:val="none" w:sz="0" w:space="0" w:color="auto"/>
        <w:left w:val="none" w:sz="0" w:space="0" w:color="auto"/>
        <w:bottom w:val="none" w:sz="0" w:space="0" w:color="auto"/>
        <w:right w:val="none" w:sz="0" w:space="0" w:color="auto"/>
      </w:divBdr>
      <w:divsChild>
        <w:div w:id="100031289">
          <w:marLeft w:val="0"/>
          <w:marRight w:val="0"/>
          <w:marTop w:val="0"/>
          <w:marBottom w:val="0"/>
          <w:divBdr>
            <w:top w:val="none" w:sz="0" w:space="0" w:color="auto"/>
            <w:left w:val="none" w:sz="0" w:space="0" w:color="auto"/>
            <w:bottom w:val="none" w:sz="0" w:space="0" w:color="auto"/>
            <w:right w:val="none" w:sz="0" w:space="0" w:color="auto"/>
          </w:divBdr>
        </w:div>
        <w:div w:id="264308219">
          <w:marLeft w:val="0"/>
          <w:marRight w:val="0"/>
          <w:marTop w:val="0"/>
          <w:marBottom w:val="0"/>
          <w:divBdr>
            <w:top w:val="none" w:sz="0" w:space="0" w:color="auto"/>
            <w:left w:val="none" w:sz="0" w:space="0" w:color="auto"/>
            <w:bottom w:val="none" w:sz="0" w:space="0" w:color="auto"/>
            <w:right w:val="none" w:sz="0" w:space="0" w:color="auto"/>
          </w:divBdr>
        </w:div>
        <w:div w:id="1011178832">
          <w:marLeft w:val="0"/>
          <w:marRight w:val="0"/>
          <w:marTop w:val="0"/>
          <w:marBottom w:val="0"/>
          <w:divBdr>
            <w:top w:val="none" w:sz="0" w:space="0" w:color="auto"/>
            <w:left w:val="none" w:sz="0" w:space="0" w:color="auto"/>
            <w:bottom w:val="none" w:sz="0" w:space="0" w:color="auto"/>
            <w:right w:val="none" w:sz="0" w:space="0" w:color="auto"/>
          </w:divBdr>
        </w:div>
      </w:divsChild>
    </w:div>
    <w:div w:id="1847401044">
      <w:bodyDiv w:val="1"/>
      <w:marLeft w:val="0"/>
      <w:marRight w:val="0"/>
      <w:marTop w:val="0"/>
      <w:marBottom w:val="0"/>
      <w:divBdr>
        <w:top w:val="none" w:sz="0" w:space="0" w:color="auto"/>
        <w:left w:val="none" w:sz="0" w:space="0" w:color="auto"/>
        <w:bottom w:val="none" w:sz="0" w:space="0" w:color="auto"/>
        <w:right w:val="none" w:sz="0" w:space="0" w:color="auto"/>
      </w:divBdr>
    </w:div>
    <w:div w:id="1884244381">
      <w:bodyDiv w:val="1"/>
      <w:marLeft w:val="0"/>
      <w:marRight w:val="0"/>
      <w:marTop w:val="0"/>
      <w:marBottom w:val="0"/>
      <w:divBdr>
        <w:top w:val="none" w:sz="0" w:space="0" w:color="auto"/>
        <w:left w:val="none" w:sz="0" w:space="0" w:color="auto"/>
        <w:bottom w:val="none" w:sz="0" w:space="0" w:color="auto"/>
        <w:right w:val="none" w:sz="0" w:space="0" w:color="auto"/>
      </w:divBdr>
    </w:div>
    <w:div w:id="1890335944">
      <w:bodyDiv w:val="1"/>
      <w:marLeft w:val="0"/>
      <w:marRight w:val="0"/>
      <w:marTop w:val="0"/>
      <w:marBottom w:val="0"/>
      <w:divBdr>
        <w:top w:val="none" w:sz="0" w:space="0" w:color="auto"/>
        <w:left w:val="none" w:sz="0" w:space="0" w:color="auto"/>
        <w:bottom w:val="none" w:sz="0" w:space="0" w:color="auto"/>
        <w:right w:val="none" w:sz="0" w:space="0" w:color="auto"/>
      </w:divBdr>
      <w:divsChild>
        <w:div w:id="942416594">
          <w:marLeft w:val="0"/>
          <w:marRight w:val="0"/>
          <w:marTop w:val="0"/>
          <w:marBottom w:val="0"/>
          <w:divBdr>
            <w:top w:val="single" w:sz="8" w:space="1" w:color="auto"/>
            <w:left w:val="single" w:sz="8" w:space="4" w:color="auto"/>
            <w:bottom w:val="single" w:sz="8" w:space="1" w:color="auto"/>
            <w:right w:val="single" w:sz="8" w:space="4" w:color="auto"/>
          </w:divBdr>
        </w:div>
      </w:divsChild>
    </w:div>
    <w:div w:id="20910021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6/09/relationships/commentsIds" Target="commentsIds.xml"/><Relationship Id="rId18"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webSettings" Target="webSettings.xml"/><Relationship Id="rId12" Type="http://schemas.microsoft.com/office/2011/relationships/commentsExtended" Target="commentsExtended.xm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yperlink" Target="https://pje.tjdft.jus.br/pje/seam/resource/rest/pje-legacy/documento/download/287632198" TargetMode="External"/><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comments" Target="comments.xml"/><Relationship Id="rId5" Type="http://schemas.openxmlformats.org/officeDocument/2006/relationships/styles" Target="styles.xml"/><Relationship Id="rId15" Type="http://schemas.openxmlformats.org/officeDocument/2006/relationships/image" Target="media/image2.jpeg"/><Relationship Id="rId10" Type="http://schemas.openxmlformats.org/officeDocument/2006/relationships/image" Target="media/image1.png"/><Relationship Id="rId19" Type="http://schemas.microsoft.com/office/2011/relationships/people" Target="people.xml"/><Relationship Id="rId4" Type="http://schemas.openxmlformats.org/officeDocument/2006/relationships/numbering" Target="numbering.xml"/><Relationship Id="rId9" Type="http://schemas.openxmlformats.org/officeDocument/2006/relationships/endnotes" Target="endnotes.xml"/><Relationship Id="rId14" Type="http://schemas.microsoft.com/office/2018/08/relationships/commentsExtensible" Target="commentsExtensi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ACC47C5ADE849A18DA0C7907A361910"/>
        <w:category>
          <w:name w:val="Geral"/>
          <w:gallery w:val="placeholder"/>
        </w:category>
        <w:types>
          <w:type w:val="bbPlcHdr"/>
        </w:types>
        <w:behaviors>
          <w:behavior w:val="content"/>
        </w:behaviors>
        <w:guid w:val="{82970ABC-6F8D-4C02-94D1-4488F3BFFA36}"/>
      </w:docPartPr>
      <w:docPartBody>
        <w:p w:rsidR="00773803" w:rsidRDefault="00773803" w:rsidP="00773803">
          <w:pPr>
            <w:pStyle w:val="7ACC47C5ADE849A18DA0C7907A361910"/>
          </w:pPr>
          <w:r w:rsidRPr="002A0A13">
            <w:rPr>
              <w:rStyle w:val="TextodoEspaoReservado"/>
            </w:rPr>
            <w:t>Escolher um item.</w:t>
          </w:r>
        </w:p>
      </w:docPartBody>
    </w:docPart>
    <w:docPart>
      <w:docPartPr>
        <w:name w:val="F878D1793E2346938EC18DAD866E9010"/>
        <w:category>
          <w:name w:val="Geral"/>
          <w:gallery w:val="placeholder"/>
        </w:category>
        <w:types>
          <w:type w:val="bbPlcHdr"/>
        </w:types>
        <w:behaviors>
          <w:behavior w:val="content"/>
        </w:behaviors>
        <w:guid w:val="{6F677645-7BEE-495B-A2A2-C7078781C734}"/>
      </w:docPartPr>
      <w:docPartBody>
        <w:p w:rsidR="00773803" w:rsidRDefault="00773803" w:rsidP="00773803">
          <w:pPr>
            <w:pStyle w:val="F878D1793E2346938EC18DAD866E9010"/>
          </w:pPr>
          <w:r w:rsidRPr="009F36E1">
            <w:rPr>
              <w:rStyle w:val="TextodoEspaoReservado"/>
              <w:sz w:val="28"/>
              <w:szCs w:val="28"/>
            </w:rPr>
            <w:t>Escolher um item.</w:t>
          </w:r>
        </w:p>
      </w:docPartBody>
    </w:docPart>
    <w:docPart>
      <w:docPartPr>
        <w:name w:val="AA1EE3EF79994F978EAA8FE4FF7A26BD"/>
        <w:category>
          <w:name w:val="Geral"/>
          <w:gallery w:val="placeholder"/>
        </w:category>
        <w:types>
          <w:type w:val="bbPlcHdr"/>
        </w:types>
        <w:behaviors>
          <w:behavior w:val="content"/>
        </w:behaviors>
        <w:guid w:val="{4D2D01E5-6886-4D3A-BC5A-5366DBB17323}"/>
      </w:docPartPr>
      <w:docPartBody>
        <w:p w:rsidR="00773803" w:rsidRDefault="00773803" w:rsidP="00773803">
          <w:pPr>
            <w:pStyle w:val="AA1EE3EF79994F978EAA8FE4FF7A26BD"/>
          </w:pPr>
          <w:r>
            <w:rPr>
              <w:rFonts w:cs="Arial"/>
            </w:rPr>
            <w:t>Escolher um item</w:t>
          </w:r>
        </w:p>
      </w:docPartBody>
    </w:docPart>
    <w:docPart>
      <w:docPartPr>
        <w:name w:val="BC7F39C12B0F442FBBF9AD5B583FBDE0"/>
        <w:category>
          <w:name w:val="Geral"/>
          <w:gallery w:val="placeholder"/>
        </w:category>
        <w:types>
          <w:type w:val="bbPlcHdr"/>
        </w:types>
        <w:behaviors>
          <w:behavior w:val="content"/>
        </w:behaviors>
        <w:guid w:val="{6AC9F25C-CE24-4940-A55B-E193616E922A}"/>
      </w:docPartPr>
      <w:docPartBody>
        <w:p w:rsidR="00773803" w:rsidRDefault="00773803" w:rsidP="00773803">
          <w:pPr>
            <w:pStyle w:val="BC7F39C12B0F442FBBF9AD5B583FBDE0"/>
          </w:pPr>
          <w:r>
            <w:rPr>
              <w:rFonts w:cs="Arial"/>
            </w:rPr>
            <w:t>Escolher um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charset w:val="80"/>
    <w:family w:val="roman"/>
    <w:pitch w:val="variable"/>
    <w:sig w:usb0="800002E7" w:usb1="2AC7FCFF" w:usb2="00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0800"/>
    <w:rsid w:val="001B0F6A"/>
    <w:rsid w:val="001E2AC0"/>
    <w:rsid w:val="00277029"/>
    <w:rsid w:val="002F13AB"/>
    <w:rsid w:val="003060EF"/>
    <w:rsid w:val="00386829"/>
    <w:rsid w:val="003D50C8"/>
    <w:rsid w:val="00465A25"/>
    <w:rsid w:val="004756EB"/>
    <w:rsid w:val="004C591E"/>
    <w:rsid w:val="00515AB3"/>
    <w:rsid w:val="00534782"/>
    <w:rsid w:val="005953DB"/>
    <w:rsid w:val="006452B0"/>
    <w:rsid w:val="00730800"/>
    <w:rsid w:val="00773803"/>
    <w:rsid w:val="0077693D"/>
    <w:rsid w:val="00816916"/>
    <w:rsid w:val="00855F86"/>
    <w:rsid w:val="008C4978"/>
    <w:rsid w:val="008D445A"/>
    <w:rsid w:val="009C5448"/>
    <w:rsid w:val="00AB26AC"/>
    <w:rsid w:val="00AD59B1"/>
    <w:rsid w:val="00B9403F"/>
    <w:rsid w:val="00C34425"/>
    <w:rsid w:val="00C44A00"/>
    <w:rsid w:val="00C7198A"/>
    <w:rsid w:val="00CB636A"/>
    <w:rsid w:val="00DE22E5"/>
    <w:rsid w:val="00E85666"/>
    <w:rsid w:val="00EB68CA"/>
    <w:rsid w:val="00FA0B5E"/>
    <w:rsid w:val="00FF50BB"/>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pt-BR" w:eastAsia="pt-B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extodoEspaoReservado">
    <w:name w:val="Placeholder Text"/>
    <w:basedOn w:val="Fontepargpadro"/>
    <w:uiPriority w:val="99"/>
    <w:semiHidden/>
    <w:rsid w:val="00773803"/>
    <w:rPr>
      <w:color w:val="808080"/>
    </w:rPr>
  </w:style>
  <w:style w:type="paragraph" w:customStyle="1" w:styleId="7ACC47C5ADE849A18DA0C7907A361910">
    <w:name w:val="7ACC47C5ADE849A18DA0C7907A361910"/>
    <w:rsid w:val="00773803"/>
    <w:pPr>
      <w:spacing w:line="278" w:lineRule="auto"/>
    </w:pPr>
    <w:rPr>
      <w:kern w:val="2"/>
      <w:sz w:val="24"/>
      <w:szCs w:val="24"/>
      <w14:ligatures w14:val="standardContextual"/>
    </w:rPr>
  </w:style>
  <w:style w:type="paragraph" w:customStyle="1" w:styleId="F878D1793E2346938EC18DAD866E9010">
    <w:name w:val="F878D1793E2346938EC18DAD866E9010"/>
    <w:rsid w:val="00773803"/>
    <w:pPr>
      <w:spacing w:line="278" w:lineRule="auto"/>
    </w:pPr>
    <w:rPr>
      <w:kern w:val="2"/>
      <w:sz w:val="24"/>
      <w:szCs w:val="24"/>
      <w14:ligatures w14:val="standardContextual"/>
    </w:rPr>
  </w:style>
  <w:style w:type="paragraph" w:customStyle="1" w:styleId="AA1EE3EF79994F978EAA8FE4FF7A26BD">
    <w:name w:val="AA1EE3EF79994F978EAA8FE4FF7A26BD"/>
    <w:rsid w:val="00773803"/>
    <w:pPr>
      <w:spacing w:line="278" w:lineRule="auto"/>
    </w:pPr>
    <w:rPr>
      <w:kern w:val="2"/>
      <w:sz w:val="24"/>
      <w:szCs w:val="24"/>
      <w14:ligatures w14:val="standardContextual"/>
    </w:rPr>
  </w:style>
  <w:style w:type="paragraph" w:customStyle="1" w:styleId="BC7F39C12B0F442FBBF9AD5B583FBDE0">
    <w:name w:val="BC7F39C12B0F442FBBF9AD5B583FBDE0"/>
    <w:rsid w:val="00773803"/>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30EFFB71C01CC341AD4918EC9567C969" ma:contentTypeVersion="19" ma:contentTypeDescription="Crie um novo documento." ma:contentTypeScope="" ma:versionID="407f20323d0bd8e414133156b5564595">
  <xsd:schema xmlns:xsd="http://www.w3.org/2001/XMLSchema" xmlns:xs="http://www.w3.org/2001/XMLSchema" xmlns:p="http://schemas.microsoft.com/office/2006/metadata/properties" xmlns:ns2="d1930c5e-6cbf-4694-b781-f590bfa80909" xmlns:ns3="2aabb5b7-11a6-4edb-b82f-e91ec49f15ec" targetNamespace="http://schemas.microsoft.com/office/2006/metadata/properties" ma:root="true" ma:fieldsID="318c8e610880bca6de3b4d138c2e869e" ns2:_="" ns3:_="">
    <xsd:import namespace="d1930c5e-6cbf-4694-b781-f590bfa80909"/>
    <xsd:import namespace="2aabb5b7-11a6-4edb-b82f-e91ec49f15e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lcf76f155ced4ddcb4097134ff3c332f" minOccurs="0"/>
                <xsd:element ref="ns3:TaxCatchAll" minOccurs="0"/>
                <xsd:element ref="ns2:MediaServiceObjectDetectorVersions" minOccurs="0"/>
                <xsd:element ref="ns2:MediaServiceLoca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1930c5e-6cbf-4694-b781-f590bfa8090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Marcações de imagem" ma:readOnly="false" ma:fieldId="{5cf76f15-5ced-4ddc-b409-7134ff3c332f}" ma:taxonomyMulti="true" ma:sspId="5bce3db6-09f7-4b5f-8075-a664636c489d"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Location" ma:index="24" nillable="true" ma:displayName="Location" ma:description="" ma:indexed="true" ma:internalName="MediaServiceLocation"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aabb5b7-11a6-4edb-b82f-e91ec49f15ec" elementFormDefault="qualified">
    <xsd:import namespace="http://schemas.microsoft.com/office/2006/documentManagement/types"/>
    <xsd:import namespace="http://schemas.microsoft.com/office/infopath/2007/PartnerControls"/>
    <xsd:element name="SharedWithUsers" ma:index="12"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Detalhes de Compartilhado Com" ma:internalName="SharedWithDetails" ma:readOnly="true">
      <xsd:simpleType>
        <xsd:restriction base="dms:Note">
          <xsd:maxLength value="255"/>
        </xsd:restriction>
      </xsd:simpleType>
    </xsd:element>
    <xsd:element name="TaxCatchAll" ma:index="22" nillable="true" ma:displayName="Taxonomy Catch All Column" ma:hidden="true" ma:list="{47ff1512-db4f-4851-9dd8-16988646e5fd}" ma:internalName="TaxCatchAll" ma:showField="CatchAllData" ma:web="2aabb5b7-11a6-4edb-b82f-e91ec49f15e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d1930c5e-6cbf-4694-b781-f590bfa80909">
      <Terms xmlns="http://schemas.microsoft.com/office/infopath/2007/PartnerControls"/>
    </lcf76f155ced4ddcb4097134ff3c332f>
    <TaxCatchAll xmlns="2aabb5b7-11a6-4edb-b82f-e91ec49f15ec" xsi:nil="true"/>
  </documentManagement>
</p:properties>
</file>

<file path=customXml/itemProps1.xml><?xml version="1.0" encoding="utf-8"?>
<ds:datastoreItem xmlns:ds="http://schemas.openxmlformats.org/officeDocument/2006/customXml" ds:itemID="{391E4554-19F6-49FE-9C93-B4ADD028666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1930c5e-6cbf-4694-b781-f590bfa80909"/>
    <ds:schemaRef ds:uri="2aabb5b7-11a6-4edb-b82f-e91ec49f15e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698B7F2-438F-4346-AAA8-B30D71006AEE}">
  <ds:schemaRefs>
    <ds:schemaRef ds:uri="http://schemas.microsoft.com/sharepoint/v3/contenttype/forms"/>
  </ds:schemaRefs>
</ds:datastoreItem>
</file>

<file path=customXml/itemProps3.xml><?xml version="1.0" encoding="utf-8"?>
<ds:datastoreItem xmlns:ds="http://schemas.openxmlformats.org/officeDocument/2006/customXml" ds:itemID="{577EA40C-5804-4EEE-9895-1C1C7F48547D}">
  <ds:schemaRefs>
    <ds:schemaRef ds:uri="http://schemas.microsoft.com/office/2006/metadata/properties"/>
    <ds:schemaRef ds:uri="http://schemas.microsoft.com/office/infopath/2007/PartnerControls"/>
    <ds:schemaRef ds:uri="d1930c5e-6cbf-4694-b781-f590bfa80909"/>
    <ds:schemaRef ds:uri="2aabb5b7-11a6-4edb-b82f-e91ec49f15ec"/>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16</Pages>
  <Words>3538</Words>
  <Characters>19110</Characters>
  <Application>Microsoft Office Word</Application>
  <DocSecurity>0</DocSecurity>
  <Lines>159</Lines>
  <Paragraphs>45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RENAN BARÃO</dc:creator>
  <cp:keywords/>
  <dc:description/>
  <cp:lastModifiedBy>mylena novais</cp:lastModifiedBy>
  <cp:revision>2</cp:revision>
  <dcterms:created xsi:type="dcterms:W3CDTF">2026-10-29T15:42:00Z</dcterms:created>
  <dcterms:modified xsi:type="dcterms:W3CDTF">2026-10-29T15:42:00Z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0x01010030EFFB71C01CC341AD4918EC9567C969</vt:lpwstr>
  </property>
  <property fmtid="{D5CDD505-2E9C-101B-9397-08002B2CF9AE}" pid="3" name="MediaServiceImageTags">
    <vt:lpwstr/>
  </property>
</Properties>
</file>