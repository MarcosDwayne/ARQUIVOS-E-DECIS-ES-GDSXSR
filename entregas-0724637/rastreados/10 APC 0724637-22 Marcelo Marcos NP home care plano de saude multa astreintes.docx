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A16893" w:rsidR="0007107D" w14:paraId="47E6CCB7" w14:textId="77777777">
        <w:tc>
          <w:tcPr>
            <w:tcW w:w="2608" w:type="dxa"/>
            <w:vAlign w:val="center"/>
          </w:tcPr>
          <w:p w:rsidRPr="00A16893" w:rsidR="0007107D" w:rsidRDefault="006C1B32" w14:paraId="71A18B59" w14:textId="77777777">
            <w:pPr>
              <w:spacing w:line="240" w:lineRule="auto"/>
              <w:jc w:val="center"/>
            </w:pPr>
            <w:r w:rsidRPr="00A16893">
              <w:drawing>
                <wp:inline distT="0" distB="0" distL="0" distR="0" wp14:anchorId="11BFF558" wp14:editId="0C33E01A">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A16893" w:rsidR="0007107D" w:rsidRDefault="006C1B32" w14:paraId="5D6BC340" w14:textId="77777777">
            <w:pPr>
              <w:spacing w:line="240" w:lineRule="auto"/>
              <w:jc w:val="left"/>
            </w:pPr>
            <w:r w:rsidRPr="00A16893">
              <w:rPr>
                <w:b/>
                <w:color w:val="000000"/>
                <w:sz w:val="24"/>
              </w:rPr>
              <w:t>Poder Judiciário da União</w:t>
            </w:r>
          </w:p>
          <w:p w:rsidRPr="00A16893" w:rsidR="0007107D" w:rsidRDefault="006C1B32" w14:paraId="0A2E5A13" w14:textId="77777777">
            <w:pPr>
              <w:spacing w:line="240" w:lineRule="auto"/>
              <w:jc w:val="left"/>
            </w:pPr>
            <w:r w:rsidRPr="00A16893">
              <w:rPr>
                <w:color w:val="000000"/>
                <w:sz w:val="22"/>
              </w:rPr>
              <w:t>Tribunal de Justiça do Distrito Federal e dos Territórios</w:t>
            </w:r>
          </w:p>
          <w:p w:rsidRPr="00A16893" w:rsidR="0007107D" w:rsidRDefault="006C1B32" w14:paraId="2F424CFE" w14:textId="77777777">
            <w:pPr>
              <w:spacing w:line="240" w:lineRule="auto"/>
              <w:jc w:val="left"/>
            </w:pPr>
            <w:r w:rsidRPr="00A16893">
              <w:rPr>
                <w:color w:val="000000"/>
                <w:sz w:val="22"/>
              </w:rPr>
              <w:t>GDSXSR</w:t>
            </w:r>
          </w:p>
          <w:p w:rsidRPr="00A16893" w:rsidR="0007107D" w:rsidRDefault="006C1B32" w14:paraId="1D9067B2" w14:textId="77777777">
            <w:pPr>
              <w:spacing w:line="240" w:lineRule="auto"/>
              <w:jc w:val="left"/>
            </w:pPr>
            <w:r w:rsidRPr="00A16893">
              <w:rPr>
                <w:color w:val="000000"/>
                <w:sz w:val="22"/>
              </w:rPr>
              <w:t>GABINETE DO DESEMBARGADOR SÉRGIO ROCHA</w:t>
            </w:r>
          </w:p>
        </w:tc>
      </w:tr>
    </w:tbl>
    <w:p w:rsidRPr="00A16893" w:rsidR="0007107D" w:rsidRDefault="0007107D" w14:paraId="7C485308"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A16893" w:rsidR="0007107D" w14:paraId="6E9FA618" w14:textId="77777777">
        <w:tc>
          <w:tcPr>
            <w:tcW w:w="2268" w:type="dxa"/>
          </w:tcPr>
          <w:p w:rsidRPr="00A16893" w:rsidR="0007107D" w:rsidRDefault="006C1B32" w14:paraId="7DA64FD7" w14:textId="77777777">
            <w:pPr>
              <w:jc w:val="left"/>
            </w:pPr>
            <w:r w:rsidRPr="00A16893">
              <w:rPr>
                <w:color w:val="000000"/>
                <w:sz w:val="24"/>
              </w:rPr>
              <w:t>Órgão</w:t>
            </w:r>
          </w:p>
        </w:tc>
        <w:tc>
          <w:tcPr>
            <w:tcW w:w="397" w:type="dxa"/>
          </w:tcPr>
          <w:p w:rsidRPr="00A16893" w:rsidR="0007107D" w:rsidRDefault="006C1B32" w14:paraId="7051E7B5" w14:textId="77777777">
            <w:pPr>
              <w:jc w:val="left"/>
            </w:pPr>
            <w:r w:rsidRPr="00A16893">
              <w:rPr>
                <w:color w:val="000000"/>
                <w:sz w:val="24"/>
              </w:rPr>
              <w:t>:</w:t>
            </w:r>
          </w:p>
        </w:tc>
        <w:tc>
          <w:tcPr>
            <w:tcW w:w="5839" w:type="dxa"/>
          </w:tcPr>
          <w:p w:rsidRPr="00A16893" w:rsidR="0007107D" w:rsidRDefault="006C1B32" w14:paraId="11330DA8" w14:textId="77777777">
            <w:pPr>
              <w:jc w:val="left"/>
            </w:pPr>
            <w:commentRangeStart w:id="0"/>
            <w:r w:rsidRPr="00A16893">
              <w:rPr>
                <w:color w:val="000000"/>
                <w:sz w:val="24"/>
              </w:rPr>
              <w:t>4ª Turma Cível</w:t>
            </w:r>
            <w:commentRangeEnd w:id="0"/>
            <w:r w:rsidRPr="00A16893">
              <w:rPr>
                <w:rStyle w:val="Refdecomentrio"/>
                <w:sz w:val="28"/>
                <w:szCs w:val="22"/>
              </w:rPr>
              <w:commentReference w:id="0"/>
            </w:r>
          </w:p>
        </w:tc>
      </w:tr>
      <w:tr w:rsidRPr="00A16893" w:rsidR="0007107D" w14:paraId="7EC0F98C" w14:textId="77777777">
        <w:tc>
          <w:tcPr>
            <w:tcW w:w="2268" w:type="dxa"/>
          </w:tcPr>
          <w:p w:rsidRPr="00A16893" w:rsidR="0007107D" w:rsidRDefault="006C1B32" w14:paraId="7DB3CC2B" w14:textId="77777777">
            <w:pPr>
              <w:jc w:val="left"/>
            </w:pPr>
            <w:r w:rsidRPr="00A16893">
              <w:rPr>
                <w:color w:val="000000"/>
                <w:sz w:val="24"/>
              </w:rPr>
              <w:t>Classe</w:t>
            </w:r>
          </w:p>
        </w:tc>
        <w:tc>
          <w:tcPr>
            <w:tcW w:w="397" w:type="dxa"/>
          </w:tcPr>
          <w:p w:rsidRPr="00A16893" w:rsidR="0007107D" w:rsidRDefault="006C1B32" w14:paraId="75AC8BB9" w14:textId="77777777">
            <w:pPr>
              <w:jc w:val="left"/>
            </w:pPr>
            <w:r w:rsidRPr="00A16893">
              <w:rPr>
                <w:color w:val="000000"/>
                <w:sz w:val="24"/>
              </w:rPr>
              <w:t>:</w:t>
            </w:r>
          </w:p>
        </w:tc>
        <w:tc>
          <w:tcPr>
            <w:tcW w:w="5839" w:type="dxa"/>
          </w:tcPr>
          <w:p w:rsidRPr="00A16893" w:rsidR="0007107D" w:rsidRDefault="006C1B32" w14:paraId="77792D04" w14:textId="77777777">
            <w:pPr>
              <w:jc w:val="left"/>
            </w:pPr>
            <w:r w:rsidRPr="00A16893">
              <w:rPr>
                <w:color w:val="000000"/>
                <w:sz w:val="24"/>
              </w:rPr>
              <w:t>Apelação Cível</w:t>
            </w:r>
          </w:p>
        </w:tc>
      </w:tr>
      <w:tr w:rsidRPr="00A16893" w:rsidR="0007107D" w14:paraId="79DC21E4" w14:textId="77777777">
        <w:tc>
          <w:tcPr>
            <w:tcW w:w="2268" w:type="dxa"/>
          </w:tcPr>
          <w:p w:rsidRPr="00A16893" w:rsidR="0007107D" w:rsidRDefault="006C1B32" w14:paraId="4C325CE1" w14:textId="77777777">
            <w:pPr>
              <w:jc w:val="left"/>
            </w:pPr>
            <w:r w:rsidRPr="00A16893">
              <w:rPr>
                <w:color w:val="000000"/>
                <w:sz w:val="24"/>
              </w:rPr>
              <w:t>Processo nº</w:t>
            </w:r>
          </w:p>
        </w:tc>
        <w:tc>
          <w:tcPr>
            <w:tcW w:w="397" w:type="dxa"/>
          </w:tcPr>
          <w:p w:rsidRPr="00A16893" w:rsidR="0007107D" w:rsidRDefault="006C1B32" w14:paraId="432208AB" w14:textId="77777777">
            <w:pPr>
              <w:jc w:val="left"/>
            </w:pPr>
            <w:r w:rsidRPr="00A16893">
              <w:rPr>
                <w:color w:val="000000"/>
                <w:sz w:val="24"/>
              </w:rPr>
              <w:t>:</w:t>
            </w:r>
          </w:p>
        </w:tc>
        <w:tc>
          <w:tcPr>
            <w:tcW w:w="5839" w:type="dxa"/>
          </w:tcPr>
          <w:p w:rsidRPr="00A16893" w:rsidR="0007107D" w:rsidRDefault="006C1B32" w14:paraId="0BB3554D" w14:textId="77777777">
            <w:pPr>
              <w:jc w:val="left"/>
            </w:pPr>
            <w:r w:rsidRPr="00A16893">
              <w:rPr>
                <w:color w:val="000000"/>
                <w:sz w:val="24"/>
              </w:rPr>
              <w:t>0724637-22.2025.8.07.0003</w:t>
            </w:r>
          </w:p>
        </w:tc>
      </w:tr>
      <w:tr w:rsidRPr="00A16893" w:rsidR="0007107D" w14:paraId="2E10228F" w14:textId="77777777">
        <w:tc>
          <w:tcPr>
            <w:tcW w:w="2268" w:type="dxa"/>
          </w:tcPr>
          <w:p w:rsidRPr="00A16893" w:rsidR="0007107D" w:rsidRDefault="006C1B32" w14:paraId="0D0D2D81" w14:textId="77777777">
            <w:pPr>
              <w:jc w:val="left"/>
            </w:pPr>
            <w:r w:rsidRPr="00A16893">
              <w:rPr>
                <w:color w:val="000000"/>
                <w:sz w:val="24"/>
              </w:rPr>
              <w:t>Apelante (s)</w:t>
            </w:r>
          </w:p>
        </w:tc>
        <w:tc>
          <w:tcPr>
            <w:tcW w:w="397" w:type="dxa"/>
          </w:tcPr>
          <w:p w:rsidRPr="00A16893" w:rsidR="0007107D" w:rsidRDefault="006C1B32" w14:paraId="4D976323" w14:textId="77777777">
            <w:pPr>
              <w:jc w:val="left"/>
            </w:pPr>
            <w:r w:rsidRPr="00A16893">
              <w:rPr>
                <w:color w:val="000000"/>
                <w:sz w:val="24"/>
              </w:rPr>
              <w:t>:</w:t>
            </w:r>
          </w:p>
        </w:tc>
        <w:tc>
          <w:tcPr>
            <w:tcW w:w="5839" w:type="dxa"/>
          </w:tcPr>
          <w:p w:rsidRPr="00A16893" w:rsidR="0007107D" w:rsidRDefault="006C1B32" w14:paraId="43C3152C" w14:textId="77777777">
            <w:pPr>
              <w:jc w:val="left"/>
            </w:pPr>
            <w:r w:rsidRPr="00A16893">
              <w:rPr>
                <w:color w:val="000000"/>
                <w:sz w:val="24"/>
              </w:rPr>
              <w:t>HAPVIDA ASSISTÊNCIA MÉDICA LTDA</w:t>
            </w:r>
          </w:p>
        </w:tc>
      </w:tr>
      <w:tr w:rsidRPr="00A16893" w:rsidR="0007107D" w14:paraId="2ED73D9A" w14:textId="77777777">
        <w:tc>
          <w:tcPr>
            <w:tcW w:w="2268" w:type="dxa"/>
          </w:tcPr>
          <w:p w:rsidRPr="00A16893" w:rsidR="0007107D" w:rsidRDefault="006C1B32" w14:paraId="3C0A9F2B" w14:textId="77777777">
            <w:pPr>
              <w:jc w:val="left"/>
            </w:pPr>
            <w:r w:rsidRPr="00A16893">
              <w:rPr>
                <w:color w:val="000000"/>
                <w:sz w:val="24"/>
              </w:rPr>
              <w:t>Apelado (a)(s)</w:t>
            </w:r>
          </w:p>
        </w:tc>
        <w:tc>
          <w:tcPr>
            <w:tcW w:w="397" w:type="dxa"/>
          </w:tcPr>
          <w:p w:rsidRPr="00A16893" w:rsidR="0007107D" w:rsidRDefault="006C1B32" w14:paraId="7E88F894" w14:textId="77777777">
            <w:pPr>
              <w:jc w:val="left"/>
            </w:pPr>
            <w:r w:rsidRPr="00A16893">
              <w:rPr>
                <w:color w:val="000000"/>
                <w:sz w:val="24"/>
              </w:rPr>
              <w:t>:</w:t>
            </w:r>
          </w:p>
        </w:tc>
        <w:tc>
          <w:tcPr>
            <w:tcW w:w="5839" w:type="dxa"/>
          </w:tcPr>
          <w:p w:rsidRPr="00A16893" w:rsidR="0007107D" w:rsidRDefault="006C1B32" w14:paraId="67B53C4D" w14:textId="77777777">
            <w:pPr>
              <w:jc w:val="left"/>
            </w:pPr>
            <w:commentRangeStart w:id="1"/>
            <w:r w:rsidRPr="00A16893">
              <w:rPr>
                <w:color w:val="000000"/>
                <w:sz w:val="24"/>
              </w:rPr>
              <w:t>PIEDADE PIRES DE SÁ</w:t>
            </w:r>
            <w:commentRangeEnd w:id="1"/>
            <w:r w:rsidRPr="00A16893">
              <w:rPr>
                <w:rStyle w:val="Refdecomentrio"/>
                <w:color w:val="000000"/>
                <w:sz w:val="24"/>
                <w:szCs w:val="22"/>
              </w:rPr>
              <w:commentReference w:id="1"/>
            </w:r>
            <w:r w:rsidRPr="00A16893">
              <w:rPr>
                <w:color w:val="000000"/>
                <w:sz w:val="24"/>
              </w:rPr>
              <w:t>, representada por CARMEN LÚCIA GOMES SARPI</w:t>
            </w:r>
          </w:p>
        </w:tc>
      </w:tr>
      <w:tr w:rsidRPr="00A16893" w:rsidR="0007107D" w14:paraId="17D9D369" w14:textId="77777777">
        <w:tc>
          <w:tcPr>
            <w:tcW w:w="2268" w:type="dxa"/>
          </w:tcPr>
          <w:p w:rsidRPr="00A16893" w:rsidR="0007107D" w:rsidRDefault="006C1B32" w14:paraId="1262F871" w14:textId="77777777">
            <w:pPr>
              <w:jc w:val="left"/>
            </w:pPr>
            <w:r w:rsidRPr="00A16893">
              <w:rPr>
                <w:color w:val="000000"/>
                <w:sz w:val="24"/>
              </w:rPr>
              <w:t>Relator(a)</w:t>
            </w:r>
          </w:p>
        </w:tc>
        <w:tc>
          <w:tcPr>
            <w:tcW w:w="397" w:type="dxa"/>
          </w:tcPr>
          <w:p w:rsidRPr="00A16893" w:rsidR="0007107D" w:rsidRDefault="006C1B32" w14:paraId="79E1C311" w14:textId="77777777">
            <w:pPr>
              <w:jc w:val="left"/>
            </w:pPr>
            <w:r w:rsidRPr="00A16893">
              <w:rPr>
                <w:color w:val="000000"/>
                <w:sz w:val="24"/>
              </w:rPr>
              <w:t>:</w:t>
            </w:r>
          </w:p>
        </w:tc>
        <w:tc>
          <w:tcPr>
            <w:tcW w:w="5839" w:type="dxa"/>
          </w:tcPr>
          <w:p w:rsidRPr="00A16893" w:rsidR="0007107D" w:rsidRDefault="006C1B32" w14:paraId="65054FF8" w14:textId="77777777">
            <w:pPr>
              <w:jc w:val="left"/>
            </w:pPr>
            <w:r w:rsidRPr="00A16893">
              <w:rPr>
                <w:b/>
                <w:color w:val="000000"/>
                <w:sz w:val="24"/>
              </w:rPr>
              <w:t>Des. Sérgio Rocha</w:t>
            </w:r>
          </w:p>
        </w:tc>
      </w:tr>
    </w:tbl>
    <w:p w:rsidRPr="00A16893" w:rsidR="0007107D" w:rsidRDefault="0007107D" w14:paraId="1A900F5B" w14:textId="77777777"/>
    <w:p w:rsidRPr="00A16893" w:rsidR="0007107D" w:rsidP="00A519E6" w:rsidRDefault="006C1B32" w14:paraId="23A9CFFB" w14:textId="77777777">
      <w:pPr>
        <w:keepNext/>
        <w:jc w:val="left"/>
      </w:pPr>
      <w:commentRangeStart w:id="55"/>
      <w:r w:rsidRPr="00A16893">
        <w:t>EMENTA</w:t>
      </w:r>
      <w:commentRangeEnd w:id="55"/>
      <w:r>
        <w:rPr>
          <w:rStyle w:val="CommentReference"/>
        </w:rPr>
        <w:commentReference w:id="55"/>
      </w:r>
    </w:p>
    <w:p w:rsidRPr="00A16893" w:rsidR="0007107D" w:rsidRDefault="006C1B32" w14:paraId="45CC810A" w14:textId="77777777">
      <w:r w:rsidRPr="00A16893">
        <w:t>APELAÇÃO CÍVEL. DIREITO DO CONSUMIDOR. PLANO DE SAÚDE. HOME CARE SUBSTITUTIVO DA INTERNAÇÃO. INSUMOS. DANO MORAL. ASTREINTES. SUCUMBÊNCIA. RECURSO NÃO PROVIDO.</w:t>
      </w:r>
    </w:p>
    <w:p w:rsidRPr="00A16893" w:rsidR="0007107D" w:rsidRDefault="006C1B32" w14:paraId="517F24B7" w14:textId="77777777">
      <w:r w:rsidRPr="00A16893">
        <w:rPr>
          <w:b/>
        </w:rPr>
        <w:t>I. Caso em exame</w:t>
      </w:r>
    </w:p>
    <w:p w:rsidRPr="00A16893" w:rsidR="0007107D" w:rsidRDefault="006C1B32" w14:paraId="15B05048" w14:textId="674C6C0B">
      <w:commentRangeStart w:id="2"/>
      <w:commentRangeStart w:id="37"/>
      <w:r>
        <w:t xml:space="preserve">1. Ação de obrigação de fazer cumulada com indenização por danos morais proposta por </w:t>
      </w:r>
      <w:del w:id="1037" w:author="Assessor GDSXSR" w:date="2026-10-31T22:17:17Z">
        <w:r>
          <w:delText xml:space="preserve">pessoa natural </w:delText>
        </w:r>
      </w:del>
      <w:r>
        <w:rPr>
          <w:highlight w:val="yellow"/>
        </w:rPr>
        <w:t xml:space="preserve">idosa</w:t>
      </w:r>
      <w:ins w:id="1038" w:author="Assessor GDSXSR" w:date="2026-10-31T22:17:17Z">
        <w:r>
          <w:rPr>
            <w:color w:val="808080"/>
          </w:rPr>
          <w:t xml:space="preserve">,</w:t>
        </w:r>
      </w:ins>
      <w:r>
        <w:rPr>
          <w:highlight w:val="yellow"/>
        </w:rPr>
        <w:t xml:space="preserve"> com </w:t>
      </w:r>
      <w:r>
        <w:rPr>
          <w:highlight w:val="yellow"/>
        </w:rPr>
        <w:t xml:space="preserve">90 anos</w:t>
      </w:r>
      <w:ins w:id="1039" w:author="Assessor GDSXSR" w:date="2026-10-31T22:17:17Z">
        <w:r>
          <w:rPr>
            <w:color w:val="808080"/>
          </w:rPr>
          <w:t xml:space="preserve"> de idade, representada pela curadora</w:t>
        </w:r>
      </w:ins>
      <w:r>
        <w:rPr>
          <w:highlight w:val="yellow"/>
        </w:rPr>
        <w:t xml:space="preserve">,</w:t>
      </w:r>
      <w:r>
        <w:t xml:space="preserve"> contra </w:t>
      </w:r>
      <w:del w:id="1040" w:author="Assessor GDSXSR" w:date="2026-10-31T22:17:17Z">
        <w:r>
          <w:delText xml:space="preserve">operadora</w:delText>
        </w:r>
      </w:del>
      <w:ins w:id="1041" w:author="Assessor GDSXSR" w:date="2026-10-31T22:17:17Z">
        <w:r>
          <w:rPr>
            <w:color w:val="808080"/>
          </w:rPr>
          <w:t xml:space="preserve">Hapvida</w:t>
        </w:r>
      </w:ins>
      <w:r>
        <w:t xml:space="preserve"> </w:t>
      </w:r>
      <w:del w:id="1042" w:author="Assessor GDSXSR" w:date="2026-10-31T22:17:17Z">
        <w:r>
          <w:delText xml:space="preserve">de</w:delText>
        </w:r>
      </w:del>
      <w:ins w:id="1043" w:author="Assessor GDSXSR" w:date="2026-10-31T22:17:17Z">
        <w:r>
          <w:rPr>
            <w:color w:val="808080"/>
          </w:rPr>
          <w:t xml:space="preserve">Assistência</w:t>
        </w:r>
      </w:ins>
      <w:r>
        <w:t xml:space="preserve"> </w:t>
      </w:r>
      <w:del w:id="1044" w:author="Assessor GDSXSR" w:date="2026-10-31T22:17:17Z">
        <w:r>
          <w:delText xml:space="preserve">plano</w:delText>
        </w:r>
      </w:del>
      <w:ins w:id="1045" w:author="Assessor GDSXSR" w:date="2026-10-31T22:17:17Z">
        <w:r>
          <w:rPr>
            <w:color w:val="808080"/>
          </w:rPr>
          <w:t xml:space="preserve">Médica</w:t>
        </w:r>
      </w:ins>
      <w:r>
        <w:t xml:space="preserve"> </w:t>
      </w:r>
      <w:del w:id="1046" w:author="Assessor GDSXSR" w:date="2026-10-31T22:17:17Z">
        <w:r>
          <w:delText xml:space="preserve">de saúde</w:delText>
        </w:r>
      </w:del>
      <w:ins w:id="1047" w:author="Assessor GDSXSR" w:date="2026-10-31T22:17:17Z">
        <w:r>
          <w:rPr>
            <w:color w:val="808080"/>
          </w:rPr>
          <w:t xml:space="preserve">Ltda.</w:t>
        </w:r>
      </w:ins>
      <w:r>
        <w:t xml:space="preserve">, pleiteando o custeio de home care prescrito, com os respectivos insumos, e indenização</w:t>
      </w:r>
      <w:ins w:id="1048" w:author="Assessor GDSXSR" w:date="2026-10-31T22:17:17Z">
        <w:r>
          <w:rPr>
            <w:color w:val="808080"/>
          </w:rPr>
          <w:t xml:space="preserve"> (R$ 1</w:t>
        </w:r>
      </w:ins>
      <w:r>
        <w:t xml:space="preserve">.</w:t>
      </w:r>
      <w:ins w:id="1049" w:author="Assessor GDSXSR" w:date="2026-10-31T22:17:17Z">
        <w:r>
          <w:rPr>
            <w:color w:val="808080"/>
          </w:rPr>
          <w:t xml:space="preserve">000,00).</w:t>
        </w:r>
        <w:commentRangeEnd w:id="37"/>
        <w:r>
          <w:rPr>
            <w:rStyle w:val="CommentReference"/>
            <w:color w:val="808080"/>
          </w:rPr>
          <w:commentReference w:id="37"/>
        </w:r>
      </w:ins>
      <w:commentRangeEnd w:id="2"/>
      <w:r w:rsidRPr="00A16893">
        <w:rPr>
          <w:rStyle w:val="Refdecomentrio"/>
          <w:sz w:val="28"/>
          <w:szCs w:val="22"/>
          <w:highlight w:val="yellow"/>
        </w:rPr>
        <w:commentReference w:id="2"/>
      </w:r>
    </w:p>
    <w:p w:rsidRPr="00A16893" w:rsidR="0007107D" w:rsidRDefault="006C1B32" w14:paraId="28049ECB" w14:textId="77777777">
      <w:r w:rsidRPr="00A16893">
        <w:t>2. A sentença julgou procedentes os pedidos para condenar a operadora a custear o home care e os insumos, a pagar R$ 20.000,00 por danos morais e honorários de R$ 10.000,00, confirmou a tutela de urgência e manteve as astreintes, com apuração no cumprimento de sentença.</w:t>
      </w:r>
    </w:p>
    <w:p w:rsidRPr="00A16893" w:rsidR="0007107D" w:rsidRDefault="006C1B32" w14:paraId="544C93E8" w14:textId="77777777">
      <w:r w:rsidRPr="00A16893">
        <w:t>3. A operadora apela pleiteando a improcedência dos pedidos ou, subsidiariamente, a exclusão das fraldas, o afastamento ou a redução do dano moral, a revisão e a limitação da multa e a redistribuição da sucumbência.</w:t>
      </w:r>
    </w:p>
    <w:p w:rsidRPr="00A16893" w:rsidR="0007107D" w:rsidRDefault="006C1B32" w14:paraId="18D31409" w14:textId="77777777">
      <w:r w:rsidRPr="00A16893">
        <w:rPr>
          <w:b/>
        </w:rPr>
        <w:lastRenderedPageBreak/>
        <w:t>II. Questão em discussão</w:t>
      </w:r>
    </w:p>
    <w:p w:rsidRPr="00A16893" w:rsidR="0007107D" w:rsidRDefault="006C1B32" w14:paraId="74B44E32" w14:textId="77777777">
      <w:r w:rsidRPr="00A16893">
        <w:t>4. Há cinco questões em discussão: (i) saber se o julgamento antecipado, sem perícia, cerceou a defesa; (ii) saber se a operadora deve custear o home care prescrito, com insumos e fraldas, apesar do rol da ANS; (iii) saber se a recusa gera dano moral e se o valor de R$ 20.000,00 é adequado; (iv) saber se as astreintes devem ser revistas e limitadas; e (v) saber se a sucumbência deve ser redistribuída.</w:t>
      </w:r>
    </w:p>
    <w:p w:rsidRPr="00A16893" w:rsidR="0007107D" w:rsidRDefault="006C1B32" w14:paraId="4428C575" w14:textId="77777777">
      <w:r w:rsidRPr="00A16893">
        <w:rPr>
          <w:b/>
        </w:rPr>
        <w:t>III. Razões de decidir</w:t>
      </w:r>
    </w:p>
    <w:p w:rsidRPr="00A16893" w:rsidR="0007107D" w:rsidRDefault="006C1B32" w14:paraId="6B2BE58E" w14:textId="77777777">
      <w:r w:rsidRPr="00A16893">
        <w:t>5. O julgamento antecipado não cerceia a defesa quando a prescrição do médico assistente e os demais documentos bastam ao convencimento, e o pedido de perícia, genérico, apenas rediscute a indicação médica (</w:t>
      </w:r>
      <w:commentRangeStart w:id="3"/>
      <w:r w:rsidRPr="00A16893">
        <w:t>CPC 355 I e 370</w:t>
      </w:r>
      <w:commentRangeEnd w:id="3"/>
      <w:r w:rsidRPr="00A16893">
        <w:rPr>
          <w:rStyle w:val="Refdecomentrio"/>
          <w:sz w:val="28"/>
          <w:szCs w:val="22"/>
        </w:rPr>
        <w:commentReference w:id="3"/>
      </w:r>
      <w:r w:rsidRPr="00A16893">
        <w:t>).</w:t>
      </w:r>
    </w:p>
    <w:p>
      <w:pPr>
        <w:rPr>
          <w:ins w:id="1054" w:author="Assessor GDSXSR" w:date="2026-10-31T22:17:17Z"/>
        </w:rPr>
      </w:pPr>
      <w:commentRangeStart w:id="4"/>
      <w:commentRangeStart w:id="5"/>
      <w:r>
        <w:t xml:space="preserve">6. É abusiva a negativa de home care prescrito em substituição à internação, pois ele não é procedimento diverso dos previstos no rol da ANS, e a </w:t>
      </w:r>
      <w:del w:id="1050" w:author="Assessor GDSXSR" w:date="2026-10-31T22:17:17Z">
        <w:r>
          <w:delText xml:space="preserve">cobertura abrange os insumos que o paciente receberia internado, como as fraldas, e a </w:delText>
        </w:r>
      </w:del>
      <w:r>
        <w:t xml:space="preserve">tese da ADI 7.265, que trata de tratamento fora do rol, não se aplica (Lei </w:t>
      </w:r>
      <w:del w:id="1051" w:author="Assessor GDSXSR" w:date="2026-10-31T22:17:17Z">
        <w:r>
          <w:delText xml:space="preserve">nº </w:delText>
        </w:r>
      </w:del>
      <w:r>
        <w:t xml:space="preserve">9.656/1998</w:t>
      </w:r>
      <w:del w:id="1052" w:author="Assessor GDSXSR" w:date="2026-10-31T22:17:17Z">
        <w:r>
          <w:delText xml:space="preserve">, arts.</w:delText>
        </w:r>
      </w:del>
      <w:r>
        <w:t xml:space="preserve"> 10 VI e 12 II).</w:t>
      </w:r>
    </w:p>
    <w:p w:rsidRPr="00A16893" w:rsidR="0007107D" w:rsidRDefault="006C1B32" w14:paraId="0E126071" w14:textId="77777777">
      <w:ins w:id="1053" w:author="Assessor GDSXSR" w:date="2026-10-31T22:17:17Z">
        <w:commentRangeStart w:id="38"/>
        <w:r>
          <w:rPr>
            <w:color w:val="808080"/>
          </w:rPr>
          <w:t xml:space="preserve">7. A cobertura do home care abrange os insumos que o paciente receberia se estivesse internado, como as fraldas (AgInt no REsp 1.994.361).</w:t>
        </w:r>
        <w:commentRangeEnd w:id="38"/>
        <w:r>
          <w:rPr>
            <w:rStyle w:val="CommentReference"/>
            <w:color w:val="808080"/>
          </w:rPr>
          <w:commentReference w:id="38"/>
        </w:r>
      </w:ins>
      <w:commentRangeEnd w:id="4"/>
      <w:commentRangeEnd w:id="5"/>
      <w:r w:rsidRPr="00A16893">
        <w:rPr>
          <w:rStyle w:val="Refdecomentrio"/>
          <w:sz w:val="28"/>
          <w:szCs w:val="22"/>
        </w:rPr>
        <w:commentReference w:id="4"/>
      </w:r>
      <w:r w:rsidRPr="00A16893">
        <w:rPr>
          <w:rStyle w:val="Refdecomentrio"/>
          <w:sz w:val="28"/>
          <w:szCs w:val="22"/>
        </w:rPr>
        <w:commentReference w:id="5"/>
      </w:r>
    </w:p>
    <w:p>
      <w:pPr>
        <w:rPr>
          <w:ins w:id="1068" w:author="Assessor GDSXSR" w:date="2026-10-31T22:17:17Z"/>
        </w:rPr>
      </w:pPr>
      <w:commentRangeStart w:id="6"/>
      <w:del w:id="1055" w:author="Assessor GDSXSR" w:date="2026-10-31T22:17:17Z">
        <w:r>
          <w:delText xml:space="preserve">7</w:delText>
        </w:r>
      </w:del>
      <w:ins w:id="1056" w:author="Assessor GDSXSR" w:date="2026-10-31T22:17:17Z">
        <w:r>
          <w:rPr>
            <w:color w:val="808080"/>
          </w:rPr>
          <w:t xml:space="preserve">8</w:t>
        </w:r>
      </w:ins>
      <w:r>
        <w:t xml:space="preserve">. A</w:t>
      </w:r>
      <w:ins w:id="1057" w:author="Assessor GDSXSR" w:date="2026-10-31T22:17:17Z">
        <w:r>
          <w:rPr>
            <w:color w:val="808080"/>
          </w:rPr>
          <w:t xml:space="preserve"> recusa indevida de cobertura não gera dano moral presumido, mas a</w:t>
        </w:r>
      </w:ins>
      <w:r>
        <w:t xml:space="preserve"> operadora que não prova a equivalência do atendimento ofertado e mantém paciente idosa internada, mesmo após tutela de urgência, comete falha qualificada</w:t>
      </w:r>
      <w:ins w:id="1058" w:author="Assessor GDSXSR" w:date="2026-10-31T22:17:17Z">
        <w:r>
          <w:rPr>
            <w:color w:val="808080"/>
          </w:rPr>
          <w:t xml:space="preserve">,</w:t>
        </w:r>
      </w:ins>
      <w:r>
        <w:t xml:space="preserve"> que</w:t>
      </w:r>
      <w:ins w:id="1059" w:author="Assessor GDSXSR" w:date="2026-10-31T22:17:17Z">
        <w:r>
          <w:rPr>
            <w:color w:val="808080"/>
          </w:rPr>
          <w:t xml:space="preserve"> ultrapassa o mero aborrecimento e</w:t>
        </w:r>
      </w:ins>
      <w:r>
        <w:t xml:space="preserve"> causa dano moral</w:t>
      </w:r>
      <w:del w:id="1060" w:author="Assessor GDSXSR" w:date="2026-10-31T22:17:17Z">
        <w:r>
          <w:delText xml:space="preserve">,</w:delText>
        </w:r>
      </w:del>
      <w:r>
        <w:t xml:space="preserve"> </w:t>
      </w:r>
      <w:del w:id="1061" w:author="Assessor GDSXSR" w:date="2026-10-31T22:17:17Z">
        <w:r>
          <w:delText xml:space="preserve">e</w:delText>
        </w:r>
      </w:del>
      <w:ins w:id="1062" w:author="Assessor GDSXSR" w:date="2026-10-31T22:17:17Z">
        <w:r>
          <w:rPr>
            <w:color w:val="808080"/>
          </w:rPr>
          <w:t xml:space="preserve">(Tema</w:t>
        </w:r>
      </w:ins>
      <w:r>
        <w:t xml:space="preserve"> </w:t>
      </w:r>
      <w:del w:id="1063" w:author="Assessor GDSXSR" w:date="2026-10-31T22:17:17Z">
        <w:r>
          <w:delText xml:space="preserve">a</w:delText>
        </w:r>
      </w:del>
      <w:ins w:id="1064" w:author="Assessor GDSXSR" w:date="2026-10-31T22:17:17Z">
        <w:r>
          <w:rPr>
            <w:color w:val="808080"/>
          </w:rPr>
          <w:t xml:space="preserve">1.365/STJ).</w:t>
        </w:r>
      </w:ins>
    </w:p>
    <w:p w:rsidRPr="00A16893" w:rsidR="0007107D" w:rsidRDefault="006C1B32" w14:paraId="720A793C" w14:textId="77777777">
      <w:ins w:id="1065" w:author="Assessor GDSXSR" w:date="2026-10-31T22:17:17Z">
        <w:commentRangeStart w:id="39"/>
        <w:r>
          <w:rPr>
            <w:color w:val="808080"/>
          </w:rPr>
          <w:t xml:space="preserve">9. A</w:t>
        </w:r>
      </w:ins>
      <w:r>
        <w:t xml:space="preserve"> indenização de R$ 20.000,00 é proporcional à idade</w:t>
      </w:r>
      <w:ins w:id="1066" w:author="Assessor GDSXSR" w:date="2026-10-31T22:17:17Z">
        <w:r>
          <w:rPr>
            <w:color w:val="808080"/>
          </w:rPr>
          <w:t xml:space="preserve"> de 90 anos</w:t>
        </w:r>
      </w:ins>
      <w:r>
        <w:t xml:space="preserve">, à gravidade do quadro e ao descumprimento </w:t>
      </w:r>
      <w:ins w:id="1067" w:author="Assessor GDSXSR" w:date="2026-10-31T22:17:17Z">
        <w:r>
          <w:rPr>
            <w:color w:val="808080"/>
          </w:rPr>
          <w:t xml:space="preserve">da tutela </w:t>
        </w:r>
      </w:ins>
      <w:r>
        <w:t xml:space="preserve">(CC 944).</w:t>
      </w:r>
      <w:commentRangeEnd w:id="39"/>
      <w:r>
        <w:rPr>
          <w:rStyle w:val="CommentReference"/>
        </w:rPr>
        <w:commentReference w:id="39"/>
      </w:r>
      <w:commentRangeEnd w:id="6"/>
      <w:r w:rsidRPr="00A16893">
        <w:rPr>
          <w:rStyle w:val="Refdecomentrio"/>
          <w:sz w:val="28"/>
          <w:szCs w:val="22"/>
        </w:rPr>
        <w:commentReference w:id="6"/>
      </w:r>
    </w:p>
    <w:p w:rsidRPr="00A16893" w:rsidR="0007107D" w:rsidRDefault="006C1B32" w14:paraId="16D9D6C1" w14:textId="77777777">
      <w:commentRangeStart w:id="7"/>
      <w:del w:id="1069" w:author="Assessor GDSXSR" w:date="2026-10-31T22:17:17Z">
        <w:r>
          <w:delText xml:space="preserve">8</w:delText>
        </w:r>
      </w:del>
      <w:ins w:id="1070" w:author="Assessor GDSXSR" w:date="2026-10-31T22:17:17Z">
        <w:r>
          <w:rPr>
            <w:color w:val="808080"/>
          </w:rPr>
          <w:t xml:space="preserve">10</w:t>
        </w:r>
      </w:ins>
      <w:r>
        <w:t xml:space="preserve">. A apuração das astreintes, já fixadas com teto, ocorre no cumprimento de sentença, com contraditório, e o pedido de revisão é prematuro (CPC 537 § 1º).</w:t>
      </w:r>
      <w:commentRangeEnd w:id="7"/>
      <w:r w:rsidRPr="00A16893">
        <w:rPr>
          <w:rStyle w:val="Refdecomentrio"/>
          <w:sz w:val="28"/>
          <w:szCs w:val="22"/>
        </w:rPr>
        <w:commentReference w:id="7"/>
      </w:r>
    </w:p>
    <w:p w:rsidRPr="00A16893" w:rsidR="0007107D" w:rsidRDefault="006C1B32" w14:paraId="3E106994" w14:textId="77777777">
      <w:commentRangeStart w:id="8"/>
      <w:del w:id="1071" w:author="Assessor GDSXSR" w:date="2026-10-31T22:17:17Z">
        <w:r>
          <w:delText xml:space="preserve">9</w:delText>
        </w:r>
      </w:del>
      <w:ins w:id="1072" w:author="Assessor GDSXSR" w:date="2026-10-31T22:17:17Z">
        <w:r>
          <w:rPr>
            <w:color w:val="808080"/>
          </w:rPr>
          <w:t xml:space="preserve">11</w:t>
        </w:r>
      </w:ins>
      <w:r>
        <w:t xml:space="preserve">. A improcedência integral do apelo mantém a sucumbência da operadora, sem espaço para redistribuição (CPC 86).</w:t>
      </w:r>
      <w:commentRangeEnd w:id="8"/>
      <w:r w:rsidRPr="00A16893">
        <w:rPr>
          <w:rStyle w:val="Refdecomentrio"/>
          <w:sz w:val="28"/>
          <w:szCs w:val="22"/>
        </w:rPr>
        <w:commentReference w:id="8"/>
      </w:r>
    </w:p>
    <w:p w:rsidRPr="00A16893" w:rsidR="0007107D" w:rsidRDefault="006C1B32" w14:paraId="16AF26D7" w14:textId="77777777">
      <w:r w:rsidRPr="00A16893">
        <w:rPr>
          <w:b/>
        </w:rPr>
        <w:lastRenderedPageBreak/>
        <w:t>IV. Dispositivo</w:t>
      </w:r>
    </w:p>
    <w:p w:rsidRPr="00A16893" w:rsidR="0007107D" w:rsidRDefault="006C1B32" w14:paraId="5871B1F0" w14:textId="77777777">
      <w:del w:id="1073" w:author="Assessor GDSXSR" w:date="2026-10-31T22:17:17Z">
        <w:r>
          <w:delText xml:space="preserve">10</w:delText>
        </w:r>
      </w:del>
      <w:ins w:id="1074" w:author="Assessor GDSXSR" w:date="2026-10-31T22:17:17Z">
        <w:commentRangeStart w:id="40"/>
        <w:r>
          <w:rPr>
            <w:color w:val="808080"/>
          </w:rPr>
          <w:t xml:space="preserve">12</w:t>
        </w:r>
      </w:ins>
      <w:r>
        <w:t xml:space="preserve">. Rejeitou-se a preliminar de cerceamento de defesa</w:t>
      </w:r>
      <w:r>
        <w:rPr>
          <w:color w:val="808080"/>
        </w:rPr>
        <w:t xml:space="preserve"> e</w:t>
      </w:r>
      <w:r>
        <w:t xml:space="preserve">, </w:t>
      </w:r>
      <w:r>
        <w:rPr>
          <w:color w:val="808080"/>
        </w:rPr>
        <w:t xml:space="preserve">no</w:t>
      </w:r>
      <w:r>
        <w:t xml:space="preserve"> </w:t>
      </w:r>
      <w:r>
        <w:rPr>
          <w:color w:val="808080"/>
        </w:rPr>
        <w:t xml:space="preserve">mérito,</w:t>
      </w:r>
      <w:r>
        <w:t xml:space="preserve"> negou-se provimento</w:t>
      </w:r>
      <w:r>
        <w:rPr>
          <w:color w:val="808080"/>
        </w:rPr>
        <w:t xml:space="preserve"> ao apelo</w:t>
      </w:r>
      <w:ins w:id="1075" w:author="Assessor GDSXSR" w:date="2026-10-31T22:17:17Z">
        <w:r>
          <w:rPr>
            <w:color w:val="808080"/>
          </w:rPr>
          <w:t xml:space="preserve"> da ré</w:t>
        </w:r>
      </w:ins>
      <w:r>
        <w:t xml:space="preserve">.</w:t>
      </w:r>
      <w:commentRangeEnd w:id="40"/>
      <w:r>
        <w:rPr>
          <w:rStyle w:val="CommentReference"/>
        </w:rPr>
        <w:commentReference w:id="40"/>
      </w:r>
    </w:p>
    <w:p w:rsidRPr="00A16893" w:rsidR="0007107D" w:rsidRDefault="006C1B32" w14:paraId="1CC427FF" w14:textId="77777777">
      <w:r w:rsidRPr="00A16893">
        <w:t>__________</w:t>
      </w:r>
    </w:p>
    <w:p w:rsidRPr="00A16893" w:rsidR="0007107D" w:rsidRDefault="006C1B32" w14:paraId="2C3F1304" w14:textId="77777777">
      <w:commentRangeStart w:id="9"/>
      <w:r w:rsidRPr="00A16893">
        <w:rPr>
          <w:i/>
          <w:sz w:val="26"/>
        </w:rPr>
        <w:t>Dispositivos relevantes citados:</w:t>
      </w:r>
      <w:r w:rsidRPr="00A16893">
        <w:rPr>
          <w:sz w:val="26"/>
        </w:rPr>
        <w:t xml:space="preserve"> CPC, arts. 85, § 11; 86; 355, I; 370; 373, II; e 537, § 1º; CC, art. 944; Lei nº 9.656/1998, arts. 10, VI, e 12, II.</w:t>
      </w:r>
      <w:commentRangeEnd w:id="9"/>
      <w:r w:rsidRPr="00A16893">
        <w:rPr>
          <w:rStyle w:val="Refdecomentrio"/>
          <w:sz w:val="28"/>
          <w:szCs w:val="22"/>
        </w:rPr>
        <w:commentReference w:id="9"/>
      </w:r>
    </w:p>
    <w:p w:rsidRPr="00A16893" w:rsidR="0007107D" w:rsidRDefault="006C1B32" w14:paraId="0AC94ED5" w14:textId="77777777">
      <w:commentRangeStart w:id="41"/>
      <w:r>
        <w:rPr>
          <w:i/>
          <w:sz w:val="26"/>
        </w:rPr>
        <w:t xml:space="preserve">Jurisprudência relevante citada:</w:t>
      </w:r>
      <w:r>
        <w:rPr>
          <w:sz w:val="26"/>
        </w:rPr>
        <w:t xml:space="preserve"> STF, ADI 7.265, Rel. Min. Luís Roberto Barroso, Tribunal Pleno, j. 18/09/2025; STJ, AgInt no REsp 1.994.361, Rel. Min. Raul Araújo, Quarta Turma, j. 19/06/2023; </w:t>
      </w:r>
      <w:ins w:id="1076" w:author="Assessor GDSXSR" w:date="2026-10-31T22:17:17Z">
        <w:r>
          <w:rPr>
            <w:color w:val="808080"/>
            <w:sz w:val="26"/>
          </w:rPr>
          <w:t xml:space="preserve">STJ, REsp 2.197.574/SP, Rel. Min. Ricardo Villas Bôas Cueva, Segunda Seção, j. 11/03/2026, DJEN 20/03/2026 (Tema 1.365); </w:t>
        </w:r>
      </w:ins>
      <w:r>
        <w:rPr>
          <w:sz w:val="26"/>
        </w:rPr>
        <w:t xml:space="preserve">TJDFT, 0712240-68.2024.8.07.0001, Rel. Des. Fernando Habibe, 4ª Turma Cível, j. 09/04/2025.</w:t>
      </w:r>
      <w:commentRangeEnd w:id="41"/>
      <w:r>
        <w:rPr>
          <w:rStyle w:val="CommentReference"/>
        </w:rPr>
        <w:commentReference w:id="41"/>
      </w:r>
    </w:p>
    <w:p w:rsidRPr="00A16893" w:rsidR="0007107D" w:rsidRDefault="0007107D" w14:paraId="67E1F4B4" w14:textId="77777777"/>
    <w:p w:rsidRPr="00A16893" w:rsidR="0007107D" w:rsidRDefault="006C1B32" w14:paraId="6275877D" w14:textId="77777777">
      <w:pPr>
        <w:spacing w:line="240" w:lineRule="auto"/>
      </w:pPr>
      <w:r w:rsidRPr="00A16893">
        <w:rPr>
          <w:b/>
          <w:color w:val="FF0000"/>
          <w:highlight w:val="yellow"/>
        </w:rPr>
        <w:t>RESUMO DA APELAÇÃO</w:t>
      </w:r>
    </w:p>
    <w:p w:rsidRPr="00A16893" w:rsidR="0007107D" w:rsidRDefault="0007107D" w14:paraId="51DBA80A" w14:textId="77777777">
      <w:pPr>
        <w:spacing w:line="240" w:lineRule="auto"/>
      </w:pPr>
    </w:p>
    <w:p w:rsidRPr="00A16893" w:rsidR="0007107D" w:rsidRDefault="006C1B32" w14:paraId="72CA7B78" w14:textId="77777777">
      <w:pPr>
        <w:spacing w:line="240" w:lineRule="auto"/>
      </w:pPr>
      <w:r w:rsidRPr="00A16893">
        <w:rPr>
          <w:b/>
          <w:color w:val="FF0000"/>
          <w:highlight w:val="yellow"/>
        </w:rPr>
        <w:t>I. RAZÕES RECURSAIS</w:t>
      </w:r>
    </w:p>
    <w:p w:rsidRPr="00A16893" w:rsidR="0007107D" w:rsidRDefault="0007107D" w14:paraId="5CEFA3C0" w14:textId="77777777">
      <w:pPr>
        <w:spacing w:line="240" w:lineRule="auto"/>
      </w:pPr>
    </w:p>
    <w:p w:rsidRPr="00A16893" w:rsidR="0007107D" w:rsidRDefault="006C1B32" w14:paraId="7069F203" w14:textId="77777777">
      <w:pPr>
        <w:spacing w:line="240" w:lineRule="auto"/>
      </w:pPr>
      <w:r w:rsidRPr="00A16893">
        <w:rPr>
          <w:b/>
          <w:color w:val="FF0000"/>
        </w:rPr>
        <w:t>1. Falta de obrigatoriedade do home care</w:t>
      </w:r>
    </w:p>
    <w:p w:rsidRPr="00A16893" w:rsidR="0007107D" w:rsidRDefault="006C1B32" w14:paraId="2B764132" w14:textId="77777777">
      <w:pPr>
        <w:spacing w:line="240" w:lineRule="auto"/>
      </w:pPr>
      <w:r w:rsidRPr="00A16893">
        <w:rPr>
          <w:color w:val="FF0000"/>
        </w:rPr>
        <w:t>A apelante sustenta que o home care não tem cobertura obrigatória, pela limitação do rol da ANS e pelo art. 10, VI, da Lei nº 9.656/1998, e pede o prequestionamento.</w:t>
      </w:r>
    </w:p>
    <w:p w:rsidRPr="00A16893" w:rsidR="0007107D" w:rsidRDefault="0007107D" w14:paraId="72AFE86A" w14:textId="77777777">
      <w:pPr>
        <w:spacing w:line="240" w:lineRule="auto"/>
      </w:pPr>
    </w:p>
    <w:p w:rsidRPr="00A16893" w:rsidR="0007107D" w:rsidRDefault="006C1B32" w14:paraId="61740EC3" w14:textId="77777777">
      <w:pPr>
        <w:spacing w:line="240" w:lineRule="auto"/>
      </w:pPr>
      <w:r w:rsidRPr="00A16893">
        <w:rPr>
          <w:b/>
          <w:color w:val="FF0000"/>
        </w:rPr>
        <w:t>2. Inexistência de abusividade e cerceamento de defesa</w:t>
      </w:r>
    </w:p>
    <w:p w:rsidRPr="00A16893" w:rsidR="0007107D" w:rsidRDefault="006C1B32" w14:paraId="3C672A2E" w14:textId="77777777">
      <w:pPr>
        <w:spacing w:line="240" w:lineRule="auto"/>
      </w:pPr>
      <w:r w:rsidRPr="00A16893">
        <w:rPr>
          <w:color w:val="FF0000"/>
        </w:rPr>
        <w:t>Afirma que cumpriu a tutela por meio do PAD/PGC e, por cautela, alega cerceamento de defesa pela falta de perícia médica.</w:t>
      </w:r>
    </w:p>
    <w:p w:rsidRPr="00A16893" w:rsidR="0007107D" w:rsidRDefault="0007107D" w14:paraId="5CC9EA4B" w14:textId="77777777">
      <w:pPr>
        <w:spacing w:line="240" w:lineRule="auto"/>
      </w:pPr>
    </w:p>
    <w:p w:rsidRPr="00A16893" w:rsidR="0007107D" w:rsidRDefault="006C1B32" w14:paraId="492E394E" w14:textId="77777777">
      <w:pPr>
        <w:spacing w:line="240" w:lineRule="auto"/>
      </w:pPr>
      <w:r w:rsidRPr="00A16893">
        <w:rPr>
          <w:b/>
          <w:color w:val="FF0000"/>
        </w:rPr>
        <w:t>3. Fraldas e itens de higiene</w:t>
      </w:r>
    </w:p>
    <w:p w:rsidRPr="00A16893" w:rsidR="0007107D" w:rsidRDefault="006C1B32" w14:paraId="0D593B0F" w14:textId="77777777">
      <w:pPr>
        <w:spacing w:line="240" w:lineRule="auto"/>
      </w:pPr>
      <w:r w:rsidRPr="00A16893">
        <w:rPr>
          <w:color w:val="FF0000"/>
        </w:rPr>
        <w:t>Defende que são de responsabilidade da família e não integram o home care.</w:t>
      </w:r>
    </w:p>
    <w:p w:rsidRPr="00A16893" w:rsidR="0007107D" w:rsidRDefault="0007107D" w14:paraId="333B5A22" w14:textId="77777777">
      <w:pPr>
        <w:spacing w:line="240" w:lineRule="auto"/>
      </w:pPr>
    </w:p>
    <w:p w:rsidRPr="00A16893" w:rsidR="0007107D" w:rsidRDefault="006C1B32" w14:paraId="06FDA039" w14:textId="77777777">
      <w:pPr>
        <w:spacing w:line="240" w:lineRule="auto"/>
      </w:pPr>
      <w:r w:rsidRPr="00A16893">
        <w:rPr>
          <w:b/>
          <w:color w:val="FF0000"/>
        </w:rPr>
        <w:t>4. Inexistência de dano moral</w:t>
      </w:r>
    </w:p>
    <w:p w:rsidRPr="00A16893" w:rsidR="0007107D" w:rsidRDefault="006C1B32" w14:paraId="4AF86454" w14:textId="77777777">
      <w:pPr>
        <w:spacing w:line="240" w:lineRule="auto"/>
      </w:pPr>
      <w:r w:rsidRPr="00A16893">
        <w:rPr>
          <w:color w:val="FF0000"/>
        </w:rPr>
        <w:t>Argumenta que houve mero inadimplemento ou divergência interpretativa, sem abalo à personalidade.</w:t>
      </w:r>
    </w:p>
    <w:p w:rsidRPr="00A16893" w:rsidR="0007107D" w:rsidRDefault="0007107D" w14:paraId="362DB824" w14:textId="77777777">
      <w:pPr>
        <w:spacing w:line="240" w:lineRule="auto"/>
      </w:pPr>
    </w:p>
    <w:p w:rsidRPr="00A16893" w:rsidR="0007107D" w:rsidRDefault="006C1B32" w14:paraId="12FE1DD0" w14:textId="77777777">
      <w:pPr>
        <w:spacing w:line="240" w:lineRule="auto"/>
      </w:pPr>
      <w:r w:rsidRPr="00A16893">
        <w:rPr>
          <w:b/>
          <w:color w:val="FF0000"/>
        </w:rPr>
        <w:t>5. Valor da indenização</w:t>
      </w:r>
    </w:p>
    <w:p w:rsidRPr="00A16893" w:rsidR="0007107D" w:rsidRDefault="006C1B32" w14:paraId="39CA7B25" w14:textId="77777777">
      <w:pPr>
        <w:spacing w:line="240" w:lineRule="auto"/>
      </w:pPr>
      <w:r w:rsidRPr="00A16893">
        <w:rPr>
          <w:color w:val="FF0000"/>
        </w:rPr>
        <w:t>Pede, subsidiariamente, a redução do valor fixado, por excessiva desproporção (CC 944).</w:t>
      </w:r>
    </w:p>
    <w:p w:rsidRPr="00A16893" w:rsidR="0007107D" w:rsidRDefault="0007107D" w14:paraId="27E31854" w14:textId="77777777">
      <w:pPr>
        <w:spacing w:line="240" w:lineRule="auto"/>
      </w:pPr>
    </w:p>
    <w:p w:rsidRPr="00A16893" w:rsidR="0007107D" w:rsidRDefault="006C1B32" w14:paraId="4E2918D8" w14:textId="77777777">
      <w:pPr>
        <w:spacing w:line="240" w:lineRule="auto"/>
      </w:pPr>
      <w:r w:rsidRPr="00A16893">
        <w:rPr>
          <w:b/>
          <w:color w:val="FF0000"/>
        </w:rPr>
        <w:t>6. Astreintes</w:t>
      </w:r>
    </w:p>
    <w:p w:rsidRPr="00A16893" w:rsidR="0007107D" w:rsidRDefault="006C1B32" w14:paraId="19AAF781" w14:textId="77777777">
      <w:pPr>
        <w:spacing w:line="240" w:lineRule="auto"/>
      </w:pPr>
      <w:r w:rsidRPr="00A16893">
        <w:rPr>
          <w:color w:val="FF0000"/>
        </w:rPr>
        <w:lastRenderedPageBreak/>
        <w:t>Requer a revisão da multa e a fixação de teto (CPC 537 § 1º).</w:t>
      </w:r>
    </w:p>
    <w:p w:rsidRPr="00A16893" w:rsidR="0007107D" w:rsidRDefault="0007107D" w14:paraId="4EE5CBF5" w14:textId="77777777">
      <w:pPr>
        <w:spacing w:line="240" w:lineRule="auto"/>
      </w:pPr>
    </w:p>
    <w:p w:rsidRPr="00A16893" w:rsidR="0007107D" w:rsidRDefault="006C1B32" w14:paraId="60CE4367" w14:textId="77777777">
      <w:pPr>
        <w:spacing w:line="240" w:lineRule="auto"/>
      </w:pPr>
      <w:r w:rsidRPr="00A16893">
        <w:rPr>
          <w:b/>
          <w:color w:val="FF0000"/>
        </w:rPr>
        <w:t>7. Sucumbência</w:t>
      </w:r>
    </w:p>
    <w:p w:rsidRPr="00A16893" w:rsidR="0007107D" w:rsidRDefault="006C1B32" w14:paraId="63FCB89B" w14:textId="77777777">
      <w:pPr>
        <w:spacing w:line="240" w:lineRule="auto"/>
      </w:pPr>
      <w:r w:rsidRPr="00A16893">
        <w:rPr>
          <w:color w:val="FF0000"/>
        </w:rPr>
        <w:t>Pede a redistribuição proporcional do ônus (CPC 86).</w:t>
      </w:r>
    </w:p>
    <w:p w:rsidRPr="00A16893" w:rsidR="0007107D" w:rsidRDefault="0007107D" w14:paraId="71430B9D" w14:textId="77777777">
      <w:pPr>
        <w:spacing w:line="240" w:lineRule="auto"/>
      </w:pPr>
    </w:p>
    <w:p w:rsidRPr="00A16893" w:rsidR="0007107D" w:rsidRDefault="006C1B32" w14:paraId="34218929" w14:textId="77777777">
      <w:pPr>
        <w:spacing w:line="240" w:lineRule="auto"/>
      </w:pPr>
      <w:r w:rsidRPr="00A16893">
        <w:rPr>
          <w:b/>
          <w:color w:val="FF0000"/>
        </w:rPr>
        <w:t>II. PEDIDO</w:t>
      </w:r>
    </w:p>
    <w:p w:rsidRPr="00A16893" w:rsidR="0007107D" w:rsidRDefault="0007107D" w14:paraId="0597BEF1" w14:textId="77777777">
      <w:pPr>
        <w:spacing w:line="240" w:lineRule="auto"/>
      </w:pPr>
    </w:p>
    <w:p w:rsidRPr="00A16893" w:rsidR="0007107D" w:rsidRDefault="006C1B32" w14:paraId="2984DD3F" w14:textId="77777777">
      <w:pPr>
        <w:spacing w:line="240" w:lineRule="auto"/>
      </w:pPr>
      <w:r w:rsidRPr="00A16893">
        <w:rPr>
          <w:color w:val="FF0000"/>
        </w:rPr>
        <w:t>Requer o provimento do apelo para julgar improcedentes os pedidos e, subsidiariamente, excluir as fraldas, afastar ou reduzir o dano moral, rever e limitar a multa e redistribuir o ônus da sucumbência.</w:t>
      </w:r>
    </w:p>
    <w:p w:rsidRPr="00A16893" w:rsidR="0007107D" w:rsidRDefault="0007107D" w14:paraId="69288E7B" w14:textId="77777777">
      <w:pPr>
        <w:spacing w:line="240" w:lineRule="auto"/>
      </w:pPr>
    </w:p>
    <w:p w:rsidRPr="00A16893" w:rsidR="0007107D" w:rsidRDefault="006C1B32" w14:paraId="53EEE14B" w14:textId="77777777">
      <w:pPr>
        <w:keepNext/>
        <w:jc w:val="center"/>
      </w:pPr>
      <w:r w:rsidRPr="00A16893">
        <w:rPr>
          <w:b/>
        </w:rPr>
        <w:t>RELATÓRIO</w:t>
      </w:r>
    </w:p>
    <w:p w:rsidRPr="00A16893" w:rsidR="0007107D" w:rsidRDefault="0007107D" w14:paraId="0E45E792" w14:textId="77777777">
      <w:pPr>
        <w:keepNext/>
      </w:pPr>
    </w:p>
    <w:p w:rsidRPr="00A16893" w:rsidR="0007107D" w:rsidRDefault="006C1B32" w14:paraId="2AD1800A" w14:textId="77777777">
      <w:pPr>
        <w:ind w:firstLine="2268"/>
      </w:pPr>
      <w:r w:rsidRPr="00A16893">
        <w:t>Adoto o relatório da r. sentença:</w:t>
      </w:r>
    </w:p>
    <w:p w:rsidRPr="00A16893" w:rsidR="0007107D" w:rsidRDefault="0007107D" w14:paraId="4229DBB8" w14:textId="77777777"/>
    <w:p w:rsidRPr="00A16893" w:rsidR="0007107D" w:rsidRDefault="006C1B32" w14:paraId="5ADF04BF" w14:textId="77777777">
      <w:pPr>
        <w:ind w:left="2268" w:firstLine="1134"/>
      </w:pPr>
      <w:r w:rsidRPr="00A16893">
        <w:rPr>
          <w:i/>
          <w:sz w:val="26"/>
        </w:rPr>
        <w:t>"Trata-se de ação de obrigação de fazer, com pedido de tutela de urgência e indenização por danos morais, ajuizada por PIEDADE PIRES DE SÁ, representada por CARMEN LÚCIA GOMES SARPI, em desfavor de HAPVIDA ASSISTÊNCIA MÉDICA LTDA.</w:t>
      </w:r>
    </w:p>
    <w:p w:rsidRPr="00A16893" w:rsidR="0007107D" w:rsidRDefault="006C1B32" w14:paraId="38C60A99" w14:textId="77777777">
      <w:pPr>
        <w:ind w:left="2268" w:firstLine="1134"/>
      </w:pPr>
      <w:r w:rsidRPr="00A16893">
        <w:rPr>
          <w:i/>
          <w:sz w:val="26"/>
        </w:rPr>
        <w:t>A parte autora narra, em síntese, que é beneficiária de plano de saúde administrado pela ré e que apresenta grave quadro clínico, razão pela qual necessita de tratamento domiciliar na modalidade home care, conforme prescrição médica.</w:t>
      </w:r>
    </w:p>
    <w:p w:rsidRPr="00A16893" w:rsidR="0007107D" w:rsidRDefault="006C1B32" w14:paraId="2091690C" w14:textId="77777777">
      <w:pPr>
        <w:ind w:left="2268" w:firstLine="1134"/>
      </w:pPr>
      <w:r w:rsidRPr="00A16893">
        <w:rPr>
          <w:i/>
          <w:sz w:val="26"/>
        </w:rPr>
        <w:t xml:space="preserve">Sustenta que a ré se recusou a fornecer integralmente o tratamento indicado, consistente em assistência domiciliar multiprofissional, com técnico de enfermagem em regime de 24 horas, fisioterapia três vezes por semana, fonoterapia duas vezes por semana, acompanhamento médico e nutricional mensal, além de oxigenoterapia, dieta enteral, bomba de infusão, equipos, sonda de aspiração, fraldas e </w:t>
      </w:r>
      <w:r w:rsidRPr="00A16893">
        <w:rPr>
          <w:i/>
          <w:sz w:val="26"/>
        </w:rPr>
        <w:lastRenderedPageBreak/>
        <w:t>demais insumos necessários à continuidade do cuidado em ambiente domiciliar.</w:t>
      </w:r>
    </w:p>
    <w:p w:rsidRPr="00A16893" w:rsidR="0007107D" w:rsidRDefault="006C1B32" w14:paraId="0577C68F" w14:textId="77777777">
      <w:pPr>
        <w:ind w:left="2268" w:firstLine="1134"/>
      </w:pPr>
      <w:r w:rsidRPr="00A16893">
        <w:rPr>
          <w:i/>
          <w:sz w:val="26"/>
        </w:rPr>
        <w:t>Requereu, em sede de tutela de urgência, a determinação para que a ré fornecesse o tratamento domiciliar prescrito, sob pena de multa diária. No mérito, pediu a confirmação da tutela, a condenação da ré ao custeio integral do tratamento de home care enquanto houver indicação médica, e o pagamento de indenização por danos morais.</w:t>
      </w:r>
    </w:p>
    <w:p w:rsidRPr="00A16893" w:rsidR="0007107D" w:rsidRDefault="006C1B32" w14:paraId="5F08FD37" w14:textId="77777777">
      <w:pPr>
        <w:ind w:left="2268" w:firstLine="1134"/>
      </w:pPr>
      <w:r w:rsidRPr="00A16893">
        <w:rPr>
          <w:i/>
          <w:sz w:val="26"/>
        </w:rPr>
        <w:t xml:space="preserve">O Ministério Público manifestou interesse no feito e pugnou pela concessão da tutela de urgência (ID </w:t>
      </w:r>
      <w:commentRangeStart w:id="10"/>
      <w:r w:rsidRPr="00A16893">
        <w:rPr>
          <w:i/>
          <w:sz w:val="26"/>
        </w:rPr>
        <w:t>[91188010]</w:t>
      </w:r>
      <w:commentRangeEnd w:id="10"/>
      <w:r w:rsidRPr="00A16893">
        <w:rPr>
          <w:rStyle w:val="Refdecomentrio"/>
          <w:i/>
          <w:sz w:val="26"/>
          <w:szCs w:val="22"/>
        </w:rPr>
        <w:commentReference w:id="10"/>
      </w:r>
      <w:r w:rsidRPr="00A16893">
        <w:rPr>
          <w:i/>
          <w:sz w:val="26"/>
        </w:rPr>
        <w:t>).</w:t>
      </w:r>
    </w:p>
    <w:p w:rsidRPr="00A16893" w:rsidR="0007107D" w:rsidRDefault="006C1B32" w14:paraId="76E719B1" w14:textId="77777777">
      <w:pPr>
        <w:ind w:left="2268" w:firstLine="1134"/>
      </w:pPr>
      <w:r w:rsidRPr="00A16893">
        <w:rPr>
          <w:i/>
          <w:sz w:val="26"/>
        </w:rPr>
        <w:t>A emenda à inicial foi recebida, a gratuidade de justiça foi deferida, a representante da autora foi nomeada como curadora nos autos, e a tutela de urgência foi concedida para determinar que a ré fornecesse tratamento domiciliar na modalidade home care à paciente, conforme prescrição médica constante dos autos (ID [91188020]).</w:t>
      </w:r>
    </w:p>
    <w:p w:rsidRPr="00A16893" w:rsidR="0007107D" w:rsidRDefault="006C1B32" w14:paraId="1AD19F07" w14:textId="77777777">
      <w:pPr>
        <w:ind w:left="2268" w:firstLine="1134"/>
      </w:pPr>
      <w:r w:rsidRPr="00A16893">
        <w:rPr>
          <w:i/>
          <w:sz w:val="26"/>
        </w:rPr>
        <w:t>A representante da autora comprovou o ajuizamento da ação de interdição (IDs [91188045] e [91188057]).</w:t>
      </w:r>
    </w:p>
    <w:p w:rsidRPr="00A16893" w:rsidR="0007107D" w:rsidRDefault="006C1B32" w14:paraId="76CE8F9B" w14:textId="77777777">
      <w:pPr>
        <w:ind w:left="2268" w:firstLine="1134"/>
      </w:pPr>
      <w:r w:rsidRPr="00A16893">
        <w:rPr>
          <w:i/>
          <w:sz w:val="26"/>
        </w:rPr>
        <w:t>Regularmente citada e intimada (ID [91188022]), a ré apresentou contestação tempestiva (ID [91188037]). Em sua defesa, alegou, em síntese, ausência de obrigatoriedade de cobertura do serviço de home care, inexistência de previsão contratual, limitação do rol da ANS, impossibilidade de custeio de itens que entende serem de responsabilidade da família e ausência de dano moral indenizável.</w:t>
      </w:r>
    </w:p>
    <w:p w:rsidRPr="00A16893" w:rsidR="0007107D" w:rsidRDefault="006C1B32" w14:paraId="6D6812C2" w14:textId="77777777">
      <w:pPr>
        <w:ind w:left="2268" w:firstLine="1134"/>
      </w:pPr>
      <w:r w:rsidRPr="00A16893">
        <w:rPr>
          <w:i/>
          <w:sz w:val="26"/>
        </w:rPr>
        <w:lastRenderedPageBreak/>
        <w:t>A ré comunicou a interposição de agravo de instrumento contra a decisão que deferiu a tutela de urgência (ID [91188026]), sem obtenção de efeito suspensivo (ID [91188043]). Posteriormente, o agravo foi improvido (ID [91188094]).</w:t>
      </w:r>
    </w:p>
    <w:p w:rsidRPr="00A16893" w:rsidR="0007107D" w:rsidRDefault="006C1B32" w14:paraId="4CA49A95" w14:textId="77777777">
      <w:pPr>
        <w:ind w:left="2268" w:firstLine="1134"/>
      </w:pPr>
      <w:r w:rsidRPr="00A16893">
        <w:rPr>
          <w:i/>
          <w:sz w:val="26"/>
        </w:rPr>
        <w:t>Em réplica, a autora reiterou os fundamentos da inicial (ID [91188048]).</w:t>
      </w:r>
    </w:p>
    <w:p w:rsidRPr="00A16893" w:rsidR="0007107D" w:rsidRDefault="006C1B32" w14:paraId="61CB1494" w14:textId="77777777">
      <w:pPr>
        <w:ind w:left="2268" w:firstLine="1134"/>
      </w:pPr>
      <w:r w:rsidRPr="00A16893">
        <w:rPr>
          <w:i/>
          <w:sz w:val="26"/>
        </w:rPr>
        <w:t>Intimadas para especificarem as provas que pretendiam produzir (ID [91188049]), a ré requereu a realização de prova pericial (ID [91188051]). A autora informou o descumprimento da tutela de urgência (ID [91188052]) e manifestou desinteresse na produção de outras provas.</w:t>
      </w:r>
    </w:p>
    <w:p w:rsidRPr="00A16893" w:rsidR="0007107D" w:rsidRDefault="006C1B32" w14:paraId="46E1526C" w14:textId="77777777">
      <w:pPr>
        <w:ind w:left="2268" w:firstLine="1134"/>
      </w:pPr>
      <w:r w:rsidRPr="00A16893">
        <w:rPr>
          <w:i/>
          <w:sz w:val="26"/>
        </w:rPr>
        <w:t>Diante do descumprimento da tutela pela ré, houve majoração da multa diária anteriormente fixada (ID [91188058]).</w:t>
      </w:r>
    </w:p>
    <w:p w:rsidRPr="00A16893" w:rsidR="0007107D" w:rsidRDefault="006C1B32" w14:paraId="4D23DF36" w14:textId="77777777">
      <w:pPr>
        <w:ind w:left="2268" w:firstLine="1134"/>
      </w:pPr>
      <w:r w:rsidRPr="00A16893">
        <w:rPr>
          <w:i/>
          <w:sz w:val="26"/>
        </w:rPr>
        <w:t>Nos IDs [91188061], [91188062] e [91188079], a ré informou ter cumprido a liminar. Contudo, a parte autora sustentou que o tratamento ofertado era diverso daquele determinado na decisão de ID [91188020], pois não correspondia ao tratamento domiciliar na modalidade home care indicado pelas prescrições médicas de IDs [91188016], [91188017] e [91188018].</w:t>
      </w:r>
    </w:p>
    <w:p w:rsidRPr="00A16893" w:rsidR="0007107D" w:rsidRDefault="006C1B32" w14:paraId="7436FC9F" w14:textId="77777777">
      <w:pPr>
        <w:ind w:left="2268" w:firstLine="1134"/>
      </w:pPr>
      <w:r w:rsidRPr="00A16893">
        <w:rPr>
          <w:i/>
          <w:sz w:val="26"/>
        </w:rPr>
        <w:t>Com a notícia de que a liminar ainda não havia sido cumprida, a ré foi novamente intimada para cumprimento da medida (IDs [91188072] e [91188073]).</w:t>
      </w:r>
    </w:p>
    <w:p w:rsidRPr="00A16893" w:rsidR="0007107D" w:rsidRDefault="006C1B32" w14:paraId="7C865013" w14:textId="77777777">
      <w:pPr>
        <w:ind w:left="2268" w:firstLine="1134"/>
      </w:pPr>
      <w:r w:rsidRPr="00A16893">
        <w:rPr>
          <w:i/>
          <w:sz w:val="26"/>
        </w:rPr>
        <w:t>O Ministério Público apresentou alegações finais (ID [91188075]).</w:t>
      </w:r>
    </w:p>
    <w:p w:rsidRPr="00A16893" w:rsidR="0007107D" w:rsidRDefault="006C1B32" w14:paraId="47BAF3E5" w14:textId="77777777">
      <w:pPr>
        <w:ind w:left="2268" w:firstLine="1134"/>
      </w:pPr>
      <w:r w:rsidRPr="00A16893">
        <w:rPr>
          <w:i/>
          <w:sz w:val="26"/>
        </w:rPr>
        <w:lastRenderedPageBreak/>
        <w:t>Embora a ré tenha reiterado o cumprimento da tutela (ID [91188079]), foi informado que em 10/03/2026 a paciente ainda permanecia hospitalizada, sem efetivo cumprimento da medida liminar (IDs [91188080] e [91188081]).</w:t>
      </w:r>
    </w:p>
    <w:p w:rsidRPr="00A16893" w:rsidR="0007107D" w:rsidRDefault="006C1B32" w14:paraId="6A2B6FEE" w14:textId="77777777">
      <w:pPr>
        <w:ind w:left="2268" w:firstLine="1134"/>
      </w:pPr>
      <w:r w:rsidRPr="00A16893">
        <w:rPr>
          <w:i/>
          <w:sz w:val="26"/>
        </w:rPr>
        <w:t>Intimado, o Ministério Público reiterou os termos das alegações finais e requereu a aplicação da multa diária fixada em razão do descumprimento da tutela pela ré (ID [91188089]).</w:t>
      </w:r>
    </w:p>
    <w:p w:rsidRPr="00A16893" w:rsidR="0007107D" w:rsidRDefault="006C1B32" w14:paraId="1F71F234" w14:textId="77777777">
      <w:pPr>
        <w:ind w:left="2268" w:firstLine="1134"/>
      </w:pPr>
      <w:r w:rsidRPr="00A16893">
        <w:rPr>
          <w:i/>
          <w:sz w:val="26"/>
        </w:rPr>
        <w:t>Em 01/06/2026, a autora informou que a paciente ainda seguia hospitalizada, sem que a ré tivesse cumprido a tutela de urgência (ID [91188090]).</w:t>
      </w:r>
    </w:p>
    <w:p w:rsidRPr="00A16893" w:rsidR="0007107D" w:rsidRDefault="006C1B32" w14:paraId="71656837" w14:textId="77777777">
      <w:pPr>
        <w:ind w:left="2268" w:firstLine="1134"/>
      </w:pPr>
      <w:r w:rsidRPr="00A16893">
        <w:rPr>
          <w:i/>
          <w:sz w:val="26"/>
        </w:rPr>
        <w:t>Vieram os autos conclusos para sentença." (ID 91188105)</w:t>
      </w:r>
    </w:p>
    <w:p w:rsidRPr="00A16893" w:rsidR="0007107D" w:rsidRDefault="0007107D" w14:paraId="5A5BF014" w14:textId="77777777"/>
    <w:p w:rsidRPr="00A16893" w:rsidR="0007107D" w:rsidRDefault="006C1B32" w14:paraId="141610E6" w14:textId="77777777">
      <w:pPr>
        <w:ind w:firstLine="2268"/>
      </w:pPr>
      <w:r w:rsidRPr="00A16893">
        <w:t>A MM. Juíza sentenciante, Dra. Cristiana Torres Gonzaga, da 1ª Vara Cível de Ceilândia, julgou no seguinte sentido:</w:t>
      </w:r>
    </w:p>
    <w:p w:rsidRPr="00A16893" w:rsidR="0007107D" w:rsidRDefault="0007107D" w14:paraId="2D931508" w14:textId="77777777"/>
    <w:p w:rsidRPr="00A16893" w:rsidR="0007107D" w:rsidRDefault="006C1B32" w14:paraId="7E9AA6B3" w14:textId="77777777">
      <w:pPr>
        <w:ind w:left="2268" w:firstLine="1134"/>
      </w:pPr>
      <w:r w:rsidRPr="00A16893">
        <w:rPr>
          <w:i/>
          <w:sz w:val="26"/>
        </w:rPr>
        <w:t xml:space="preserve">"Ante o exposto, JULGO PROCEDENTES os pedidos formulados na inicial, com resolução do mérito, nos termos do art. 487, I, do Código de Processo Civil, para condenar a ré a fornecer e custear integralmente à autora tratamento domiciliar na modalidade home care, conforme prescrições médicas constantes dos autos (IDs [91188016], [91188017] e [91188018]), bem como prescrições médicas atuais e futuras enquanto persistir indicação clínica, abrangidos todos os serviços, materiais, equipamentos e insumos necessários à sua efetiva execução. Condeno, ainda, a ré ao pagamento de indenização por danos morais no valor de R$ </w:t>
      </w:r>
      <w:r w:rsidRPr="00A16893">
        <w:rPr>
          <w:i/>
          <w:sz w:val="26"/>
        </w:rPr>
        <w:lastRenderedPageBreak/>
        <w:t>20.000,00 (vinte mil reais), acrescida de juros de mora desde a citação, pela taxa legal prevista no art. 406 do Código Civil, correspondente à SELIC deduzida do índice de atualização monetária, e de correção monetária pelo IPCA a partir desta sentença, nos termos da Súmula 362 do STJ, vedada a cumulação que configure bis in idem.</w:t>
      </w:r>
    </w:p>
    <w:p w:rsidRPr="00A16893" w:rsidR="0007107D" w:rsidRDefault="006C1B32" w14:paraId="0DFA1638" w14:textId="77777777">
      <w:pPr>
        <w:ind w:left="2268" w:firstLine="1134"/>
      </w:pPr>
      <w:r w:rsidRPr="00A16893">
        <w:rPr>
          <w:i/>
          <w:sz w:val="26"/>
        </w:rPr>
        <w:t>Confirmo a tutela de urgência deferida no ID [91188020].</w:t>
      </w:r>
    </w:p>
    <w:p w:rsidRPr="00A16893" w:rsidR="0007107D" w:rsidRDefault="006C1B32" w14:paraId="4E33191E" w14:textId="77777777">
      <w:pPr>
        <w:ind w:left="2268" w:firstLine="1134"/>
      </w:pPr>
      <w:r w:rsidRPr="00A16893">
        <w:rPr>
          <w:i/>
          <w:sz w:val="26"/>
        </w:rPr>
        <w:t xml:space="preserve">Mantenho as astreintes fixadas e majoradas nas decisões anteriores (IDs [91188020] e [91188058]), cuja apuração quanto ao valor efetivamente devido, período de incidência, limites aplicáveis e eventual adequação deverá ocorrer em fase de cumprimento de sentença, assegurado o contraditório, nos termos do </w:t>
      </w:r>
      <w:commentRangeStart w:id="11"/>
      <w:r w:rsidRPr="00A16893">
        <w:rPr>
          <w:i/>
          <w:sz w:val="26"/>
        </w:rPr>
        <w:t>art. 537, § 1º, do Código de Processo Civil</w:t>
      </w:r>
      <w:commentRangeEnd w:id="11"/>
      <w:r w:rsidRPr="00A16893">
        <w:rPr>
          <w:rStyle w:val="Refdecomentrio"/>
          <w:i/>
          <w:sz w:val="26"/>
          <w:szCs w:val="22"/>
        </w:rPr>
        <w:commentReference w:id="11"/>
      </w:r>
      <w:r w:rsidRPr="00A16893">
        <w:rPr>
          <w:i/>
          <w:sz w:val="26"/>
        </w:rPr>
        <w:t>.</w:t>
      </w:r>
    </w:p>
    <w:p w:rsidRPr="00A16893" w:rsidR="0007107D" w:rsidRDefault="006C1B32" w14:paraId="19576546" w14:textId="77777777">
      <w:pPr>
        <w:ind w:left="2268" w:firstLine="1134"/>
      </w:pPr>
      <w:r w:rsidRPr="00A16893">
        <w:rPr>
          <w:i/>
          <w:sz w:val="26"/>
        </w:rPr>
        <w:t xml:space="preserve">Condeno a ré ao pagamento das custas processuais e dos honorários advocatícios, os quais fixo em R$ 10.000,00, na forma do </w:t>
      </w:r>
      <w:commentRangeStart w:id="12"/>
      <w:r w:rsidRPr="00A16893">
        <w:rPr>
          <w:i/>
          <w:sz w:val="26"/>
        </w:rPr>
        <w:t>artigo 85, § 8º, do Código de Processo Civil</w:t>
      </w:r>
      <w:commentRangeEnd w:id="12"/>
      <w:r w:rsidRPr="00A16893">
        <w:rPr>
          <w:rStyle w:val="Refdecomentrio"/>
          <w:i/>
          <w:sz w:val="26"/>
          <w:szCs w:val="22"/>
        </w:rPr>
        <w:commentReference w:id="12"/>
      </w:r>
      <w:r w:rsidRPr="00A16893">
        <w:rPr>
          <w:i/>
          <w:sz w:val="26"/>
        </w:rPr>
        <w:t>." (ID 91188105)</w:t>
      </w:r>
    </w:p>
    <w:p w:rsidRPr="00A16893" w:rsidR="0007107D" w:rsidRDefault="0007107D" w14:paraId="48D4EBF2" w14:textId="77777777"/>
    <w:p w:rsidRPr="00A16893" w:rsidR="0007107D" w:rsidRDefault="006C1B32" w14:paraId="2B6C81A0" w14:textId="77777777">
      <w:pPr>
        <w:ind w:firstLine="2268"/>
      </w:pPr>
      <w:r>
        <w:t xml:space="preserve">Apelo da ré, Hapvida Assistência Médica Ltda</w:t>
      </w:r>
      <w:ins w:id="1077" w:author="Assessor GDSXSR" w:date="2026-10-31T22:17:17Z">
        <w:r>
          <w:rPr>
            <w:color w:val="808080"/>
          </w:rPr>
          <w:t xml:space="preserve">.</w:t>
        </w:r>
      </w:ins>
      <w:r>
        <w:t xml:space="preserve"> (ID 91188109), em que alega, em síntese, que: </w:t>
      </w:r>
      <w:r>
        <w:rPr>
          <w:b/>
        </w:rPr>
        <w:t xml:space="preserve">1)</w:t>
      </w:r>
      <w:r>
        <w:t xml:space="preserve"> o home care não tem cobertura obrigatória, pela limitação do rol da ANS e pelo art. 10, VI, da Lei nº 9.656/1998; </w:t>
      </w:r>
      <w:r>
        <w:rPr>
          <w:b/>
        </w:rPr>
        <w:t xml:space="preserve">2)</w:t>
      </w:r>
      <w:r>
        <w:t xml:space="preserve"> não há abusividade, pois cumpriu a tutela por meio do PAD/PGC, e, por cautela, houve cerceamento de defesa pela falta de perícia; </w:t>
      </w:r>
      <w:r>
        <w:rPr>
          <w:b/>
        </w:rPr>
        <w:t xml:space="preserve">3)</w:t>
      </w:r>
      <w:r>
        <w:t xml:space="preserve"> as fraldas e os itens de higiene são de responsabilidade da família; </w:t>
      </w:r>
      <w:r>
        <w:rPr>
          <w:b/>
        </w:rPr>
        <w:t xml:space="preserve">4)</w:t>
      </w:r>
      <w:r>
        <w:t xml:space="preserve"> não há dano moral, pois houve mero inadimplemento ou divergência interpretativa; </w:t>
      </w:r>
      <w:r>
        <w:rPr>
          <w:b/>
        </w:rPr>
        <w:t xml:space="preserve">5)</w:t>
      </w:r>
      <w:r>
        <w:t xml:space="preserve"> subsidiariamente, o valor da indenização deve ser reduzido (CC 944); </w:t>
      </w:r>
      <w:r>
        <w:rPr>
          <w:b/>
        </w:rPr>
        <w:t xml:space="preserve">6)</w:t>
      </w:r>
      <w:r>
        <w:t xml:space="preserve"> a multa deve ser revista e limitada a um teto (CPC 537 § 1º); </w:t>
      </w:r>
      <w:r>
        <w:rPr>
          <w:b/>
        </w:rPr>
        <w:t xml:space="preserve">7)</w:t>
      </w:r>
      <w:r>
        <w:t xml:space="preserve"> a sucumbência deve ser redistribuída proporcionalmente (CPC 86).</w:t>
      </w:r>
    </w:p>
    <w:p w:rsidRPr="00A16893" w:rsidR="0007107D" w:rsidRDefault="0007107D" w14:paraId="7CB5A160" w14:textId="77777777"/>
    <w:p w:rsidRPr="00A16893" w:rsidR="0007107D" w:rsidRDefault="006C1B32" w14:paraId="5EFCE04D" w14:textId="7EFA0D5A">
      <w:pPr>
        <w:ind w:firstLine="2268"/>
      </w:pPr>
      <w:commentRangeStart w:id="42"/>
      <w:r>
        <w:t xml:space="preserve">Requer a reforma da </w:t>
      </w:r>
      <w:ins w:id="1078" w:author="Assessor GDSXSR" w:date="2026-10-31T22:17:17Z">
        <w:r>
          <w:rPr>
            <w:color w:val="808080"/>
          </w:rPr>
          <w:t xml:space="preserve">r. </w:t>
        </w:r>
      </w:ins>
      <w:r>
        <w:t xml:space="preserve">sentença para</w:t>
      </w:r>
      <w:ins w:id="1079" w:author="Assessor GDSXSR" w:date="2026-10-31T22:17:17Z">
        <w:r>
          <w:rPr>
            <w:color w:val="808080"/>
          </w:rPr>
          <w:t xml:space="preserve"> julgar improcedentes os pedidos e, subsidiariamente, excluir as fraldas,</w:t>
        </w:r>
      </w:ins>
      <w:r>
        <w:t xml:space="preserve"> afastar ou reduzir o dano moral, rever e limitar a multa e redistribuir o ônus da sucumbência.</w:t>
      </w:r>
      <w:commentRangeEnd w:id="42"/>
      <w:r>
        <w:rPr>
          <w:rStyle w:val="CommentReference"/>
        </w:rPr>
        <w:commentReference w:id="42"/>
      </w:r>
    </w:p>
    <w:p w:rsidRPr="00A16893" w:rsidR="0007107D" w:rsidRDefault="0007107D" w14:paraId="2635D0B4" w14:textId="77777777"/>
    <w:p w:rsidRPr="00A16893" w:rsidR="0007107D" w:rsidRDefault="006C1B32" w14:paraId="79943DFD" w14:textId="77777777">
      <w:pPr>
        <w:ind w:firstLine="2268"/>
      </w:pPr>
      <w:r w:rsidRPr="00A16893">
        <w:t xml:space="preserve">Contrarrazões da autora, Piedade Pires de Sá, representada pela curadora, Carmen Lúcia Gomes Sarpi (ID 91188114), em que sustenta, em síntese, que: </w:t>
      </w:r>
      <w:r w:rsidRPr="00A16893">
        <w:rPr>
          <w:b/>
        </w:rPr>
        <w:t>1)</w:t>
      </w:r>
      <w:r w:rsidRPr="00A16893">
        <w:t xml:space="preserve"> o PGC é atendimento ambulatorial e não substitui o home care, e a ré descumpriu reiteradamente a tutela, pois a paciente segue internada; </w:t>
      </w:r>
      <w:r w:rsidRPr="00A16893">
        <w:rPr>
          <w:b/>
        </w:rPr>
        <w:t>2)</w:t>
      </w:r>
      <w:r w:rsidRPr="00A16893">
        <w:t xml:space="preserve"> não há cerceamento de defesa, pois os documentos médicos, as fotos e o vídeo bastam; </w:t>
      </w:r>
      <w:r w:rsidRPr="00A16893">
        <w:rPr>
          <w:b/>
        </w:rPr>
        <w:t>3)</w:t>
      </w:r>
      <w:r w:rsidRPr="00A16893">
        <w:t xml:space="preserve"> o rol da ANS é exemplificativo, e a ADI 7.265 não impede a cobertura; </w:t>
      </w:r>
      <w:r w:rsidRPr="00A16893">
        <w:rPr>
          <w:b/>
        </w:rPr>
        <w:t>4)</w:t>
      </w:r>
      <w:r w:rsidRPr="00A16893">
        <w:t xml:space="preserve"> os insumos e as fraldas integram o home care; </w:t>
      </w:r>
      <w:r w:rsidRPr="00A16893">
        <w:rPr>
          <w:b/>
        </w:rPr>
        <w:t>5)</w:t>
      </w:r>
      <w:r w:rsidRPr="00A16893">
        <w:t xml:space="preserve"> o dano moral está configurado, e o valor de R$ 20.000,00 tem caráter pedagógico; </w:t>
      </w:r>
      <w:r w:rsidRPr="00A16893">
        <w:rPr>
          <w:b/>
        </w:rPr>
        <w:t>6)</w:t>
      </w:r>
      <w:r w:rsidRPr="00A16893">
        <w:t xml:space="preserve"> a primeira multa foi mantida no agravo de instrumento e a majoração não foi impugnada (CPC 507); </w:t>
      </w:r>
      <w:r w:rsidRPr="00A16893">
        <w:rPr>
          <w:b/>
        </w:rPr>
        <w:t>7)</w:t>
      </w:r>
      <w:r w:rsidRPr="00A16893">
        <w:t xml:space="preserve"> os honorários devem ser majorados (CPC 85 § 11).</w:t>
      </w:r>
    </w:p>
    <w:p w:rsidRPr="00A16893" w:rsidR="00EA06E4" w:rsidRDefault="00EA06E4" w14:paraId="57BE1934" w14:textId="77777777">
      <w:pPr>
        <w:ind w:firstLine="2268"/>
      </w:pPr>
    </w:p>
    <w:p w:rsidRPr="00A16893" w:rsidR="0007107D" w:rsidRDefault="006C1B32" w14:paraId="334A5A5E" w14:textId="7D739F95">
      <w:pPr>
        <w:ind w:firstLine="2268"/>
      </w:pPr>
      <w:r w:rsidRPr="00A16893">
        <w:t>É o relatório.</w:t>
      </w:r>
    </w:p>
    <w:p w:rsidRPr="00A16893" w:rsidR="0007107D" w:rsidRDefault="0007107D" w14:paraId="46799254" w14:textId="77777777"/>
    <w:p w:rsidRPr="00A16893" w:rsidR="0007107D" w:rsidRDefault="006C1B32" w14:paraId="40EF739D" w14:textId="77777777">
      <w:pPr>
        <w:keepNext/>
        <w:jc w:val="center"/>
      </w:pPr>
      <w:r w:rsidRPr="00A16893">
        <w:rPr>
          <w:b/>
        </w:rPr>
        <w:t>VOTO</w:t>
      </w:r>
    </w:p>
    <w:p w:rsidRPr="00A16893" w:rsidR="0007107D" w:rsidRDefault="0007107D" w14:paraId="3D33125F" w14:textId="77777777">
      <w:pPr>
        <w:keepNext/>
      </w:pPr>
    </w:p>
    <w:p w:rsidRPr="00A16893" w:rsidR="0007107D" w:rsidRDefault="006C1B32" w14:paraId="6B549329" w14:textId="77777777">
      <w:r w:rsidRPr="00A16893">
        <w:rPr>
          <w:b/>
        </w:rPr>
        <w:t>O Senhor Desembargador SÉRGIO ROCHA – Relator.</w:t>
      </w:r>
    </w:p>
    <w:p w:rsidRPr="00A16893" w:rsidR="0007107D" w:rsidRDefault="0007107D" w14:paraId="269E8521" w14:textId="77777777"/>
    <w:p w:rsidRPr="00A16893" w:rsidR="0007107D" w:rsidRDefault="006C1B32" w14:paraId="2A6618EF" w14:textId="08216F9A">
      <w:pPr>
        <w:ind w:firstLine="2268"/>
      </w:pPr>
      <w:r w:rsidRPr="00A16893">
        <w:lastRenderedPageBreak/>
        <w:t xml:space="preserve">Ação ajuizada em 31/07/2025. Sentença proferida em 31/07/2026. </w:t>
      </w:r>
      <w:r w:rsidRPr="00A16893" w:rsidR="003226DA">
        <w:t xml:space="preserve">Apelo </w:t>
      </w:r>
      <w:r w:rsidRPr="00A16893">
        <w:t>da ré interposto em 26/08/2026. Valor da causa: R$ 1.000,00.</w:t>
      </w:r>
    </w:p>
    <w:p w:rsidRPr="00A16893" w:rsidR="0007107D" w:rsidRDefault="0007107D" w14:paraId="29D7496A" w14:textId="77777777"/>
    <w:p w:rsidRPr="00A16893" w:rsidR="0007107D" w:rsidRDefault="006C1B32" w14:paraId="43283103" w14:textId="77777777">
      <w:pPr>
        <w:keepNext/>
        <w:jc w:val="center"/>
      </w:pPr>
      <w:r>
        <w:rPr>
          <w:b/>
        </w:rPr>
        <w:t xml:space="preserve">APELO DA RÉ, HAPVIDA ASSISTÊNCIA MÉDICA LTDA</w:t>
      </w:r>
      <w:ins w:id="1080" w:author="Assessor GDSXSR" w:date="2026-10-31T22:17:17Z">
        <w:r>
          <w:rPr>
            <w:b/>
            <w:color w:val="808080"/>
          </w:rPr>
          <w:t xml:space="preserve">.</w:t>
        </w:r>
      </w:ins>
    </w:p>
    <w:p w:rsidRPr="00A16893" w:rsidR="0007107D" w:rsidRDefault="0007107D" w14:paraId="77ED2132" w14:textId="77777777">
      <w:pPr>
        <w:keepNext/>
      </w:pPr>
    </w:p>
    <w:p w:rsidRPr="00A16893" w:rsidR="0007107D" w:rsidRDefault="006C1B32" w14:paraId="5F1F6496" w14:textId="77777777">
      <w:pPr>
        <w:ind w:firstLine="2268"/>
      </w:pPr>
      <w:r w:rsidRPr="00A16893">
        <w:t>Presentes os pressupostos de admissibilidade, conheço do apelo.</w:t>
      </w:r>
    </w:p>
    <w:p w:rsidRPr="00A16893" w:rsidR="0007107D" w:rsidRDefault="0007107D" w14:paraId="5262BE36" w14:textId="77777777"/>
    <w:p w:rsidRPr="00A16893" w:rsidR="0007107D" w:rsidRDefault="006C1B32" w14:paraId="3127F0CA" w14:textId="77777777">
      <w:pPr>
        <w:keepNext/>
        <w:jc w:val="center"/>
      </w:pPr>
      <w:r w:rsidRPr="00A16893">
        <w:rPr>
          <w:highlight w:val="yellow"/>
        </w:rPr>
        <w:t>DA REJEIÇÃO DA PRELIMINAR DE CERCEAMENTO DE DEFESA PELO JULGAMENTO ANTECIPADO</w:t>
      </w:r>
    </w:p>
    <w:p w:rsidRPr="00A16893" w:rsidR="0007107D" w:rsidRDefault="0007107D" w14:paraId="644D40AF" w14:textId="77777777">
      <w:pPr>
        <w:keepNext/>
      </w:pPr>
    </w:p>
    <w:p w:rsidRPr="00A16893" w:rsidR="0007107D" w:rsidRDefault="006C1B32" w14:paraId="02B76879" w14:textId="77777777">
      <w:pPr>
        <w:ind w:firstLine="2268"/>
      </w:pPr>
      <w:commentRangeStart w:id="13"/>
      <w:r>
        <w:t xml:space="preserve">A ré/apelante, Hapvida Assistência Médica Ltda</w:t>
      </w:r>
      <w:ins w:id="1081" w:author="Assessor GDSXSR" w:date="2026-10-31T22:17:17Z">
        <w:r>
          <w:rPr>
            <w:color w:val="808080"/>
          </w:rPr>
          <w:t xml:space="preserve">.</w:t>
        </w:r>
      </w:ins>
      <w:r>
        <w:t xml:space="preserve">, alega, por cautela, que o julgamento antecipado cerceou a sua defesa, pois não houve perícia médica para aferir a necessidade do home care, requerida na fase de especificação de provas (ID 91188051 e 91188109).</w:t>
      </w:r>
      <w:commentRangeEnd w:id="13"/>
      <w:r w:rsidRPr="00A16893">
        <w:rPr>
          <w:rStyle w:val="Refdecomentrio"/>
          <w:sz w:val="28"/>
          <w:szCs w:val="22"/>
        </w:rPr>
        <w:commentReference w:id="13"/>
      </w:r>
    </w:p>
    <w:p w:rsidRPr="00A16893" w:rsidR="0007107D" w:rsidRDefault="0007107D" w14:paraId="512F96D7" w14:textId="77777777"/>
    <w:p w:rsidRPr="00A16893" w:rsidR="0007107D" w:rsidRDefault="006C1B32" w14:paraId="29BA8861" w14:textId="77777777">
      <w:pPr>
        <w:ind w:firstLine="2268"/>
      </w:pPr>
      <w:r w:rsidRPr="00A16893">
        <w:rPr>
          <w:highlight w:val="yellow"/>
        </w:rPr>
        <w:t>Sem razão a apelante.</w:t>
      </w:r>
    </w:p>
    <w:p w:rsidRPr="00A16893" w:rsidR="0007107D" w:rsidRDefault="0007107D" w14:paraId="740ECCA6" w14:textId="77777777"/>
    <w:p w:rsidRPr="00A16893" w:rsidR="0007107D" w:rsidRDefault="006C1B32" w14:paraId="76CDED38" w14:textId="77777777">
      <w:pPr>
        <w:ind w:firstLine="2268"/>
        <w:rPr>
          <w:ins w:id="1095" w:author="Assessor GDSXSR" w:date="2026-10-31T22:17:17Z"/>
        </w:rPr>
      </w:pPr>
      <w:commentRangeStart w:id="14"/>
      <w:del w:id="1082" w:author="Assessor GDSXSR" w:date="2026-10-31T22:17:17Z">
        <w:r>
          <w:delText xml:space="preserve">De</w:delText>
        </w:r>
      </w:del>
      <w:ins w:id="1083" w:author="Assessor GDSXSR" w:date="2026-10-31T22:17:17Z">
        <w:commentRangeStart w:id="43"/>
        <w:r>
          <w:rPr>
            <w:color w:val="808080"/>
          </w:rPr>
          <w:t xml:space="preserve">Dispõem</w:t>
        </w:r>
      </w:ins>
      <w:r>
        <w:t xml:space="preserve"> </w:t>
      </w:r>
      <w:del w:id="1084" w:author="Assessor GDSXSR" w:date="2026-10-31T22:17:17Z">
        <w:r>
          <w:delText xml:space="preserve">fato</w:delText>
        </w:r>
      </w:del>
      <w:ins w:id="1085" w:author="Assessor GDSXSR" w:date="2026-10-31T22:17:17Z">
        <w:r>
          <w:rPr>
            <w:color w:val="808080"/>
          </w:rPr>
          <w:t xml:space="preserve">os arts. 355</w:t>
        </w:r>
      </w:ins>
      <w:r>
        <w:t xml:space="preserve">, </w:t>
      </w:r>
      <w:del w:id="1086" w:author="Assessor GDSXSR" w:date="2026-10-31T22:17:17Z">
        <w:r>
          <w:delText xml:space="preserve">o juiz determina as provas necessárias ao julgamento e indefere as diligências inúteis</w:delText>
        </w:r>
      </w:del>
      <w:ins w:id="1087" w:author="Assessor GDSXSR" w:date="2026-10-31T22:17:17Z">
        <w:r>
          <w:rPr>
            <w:color w:val="808080"/>
          </w:rPr>
          <w:t xml:space="preserve">I</w:t>
        </w:r>
      </w:ins>
      <w:r>
        <w:t xml:space="preserve">, e </w:t>
      </w:r>
      <w:del w:id="1088" w:author="Assessor GDSXSR" w:date="2026-10-31T22:17:17Z">
        <w:r>
          <w:delText xml:space="preserve">julga</w:delText>
        </w:r>
      </w:del>
      <w:ins w:id="1089" w:author="Assessor GDSXSR" w:date="2026-10-31T22:17:17Z">
        <w:r>
          <w:rPr>
            <w:color w:val="808080"/>
          </w:rPr>
          <w:t xml:space="preserve">370</w:t>
        </w:r>
      </w:ins>
      <w:r>
        <w:t xml:space="preserve"> </w:t>
      </w:r>
      <w:del w:id="1090" w:author="Assessor GDSXSR" w:date="2026-10-31T22:17:17Z">
        <w:r>
          <w:delText xml:space="preserve">antecipadamente</w:delText>
        </w:r>
      </w:del>
      <w:ins w:id="1091" w:author="Assessor GDSXSR" w:date="2026-10-31T22:17:17Z">
        <w:r>
          <w:rPr>
            <w:color w:val="808080"/>
          </w:rPr>
          <w:t xml:space="preserve">do</w:t>
        </w:r>
      </w:ins>
      <w:r>
        <w:t xml:space="preserve"> </w:t>
      </w:r>
      <w:del w:id="1092" w:author="Assessor GDSXSR" w:date="2026-10-31T22:17:17Z">
        <w:r>
          <w:delText xml:space="preserve">o mérito quando não há necessidade de produzir outras provas (</w:delText>
        </w:r>
      </w:del>
      <w:r>
        <w:t xml:space="preserve">CPC</w:t>
      </w:r>
      <w:del w:id="1093" w:author="Assessor GDSXSR" w:date="2026-10-31T22:17:17Z">
        <w:r>
          <w:delText xml:space="preserve"> 355 I e 370).</w:delText>
        </w:r>
      </w:del>
      <w:ins w:id="1094" w:author="Assessor GDSXSR" w:date="2026-10-31T22:17:17Z">
        <w:r>
          <w:rPr>
            <w:color w:val="808080"/>
          </w:rPr>
          <w:t xml:space="preserve">:</w:t>
        </w:r>
        <w:commentRangeEnd w:id="43"/>
        <w:r>
          <w:rPr>
            <w:rStyle w:val="CommentReference"/>
            <w:color w:val="808080"/>
          </w:rPr>
          <w:commentReference w:id="43"/>
        </w:r>
      </w:ins>
      <w:commentRangeEnd w:id="14"/>
      <w:r w:rsidRPr="00A16893">
        <w:rPr>
          <w:rStyle w:val="Refdecomentrio"/>
          <w:sz w:val="28"/>
          <w:szCs w:val="22"/>
        </w:rPr>
        <w:commentReference w:id="14"/>
      </w:r>
    </w:p>
    <w:p>
      <w:pPr>
        <w:ind w:firstLine="2268"/>
        <w:rPr>
          <w:ins w:id="1096" w:author="Assessor GDSXSR" w:date="2026-10-31T22:17:17Z"/>
        </w:rPr>
      </w:pPr>
    </w:p>
    <w:p>
      <w:pPr>
        <w:ind w:left="2268"/>
        <w:rPr>
          <w:ins w:id="1098" w:author="Assessor GDSXSR" w:date="2026-10-31T22:17:17Z"/>
        </w:rPr>
      </w:pPr>
      <w:ins w:id="1097" w:author="Assessor GDSXSR" w:date="2026-10-31T22:17:17Z">
        <w:r>
          <w:rPr>
            <w:i/>
            <w:color w:val="808080"/>
            <w:sz w:val="26"/>
          </w:rPr>
          <w:t xml:space="preserve">“Art. 355. O juiz julgará antecipadamente o pedido, proferindo sentença com resolução de mérito, quando:</w:t>
        </w:r>
      </w:ins>
    </w:p>
    <w:p>
      <w:pPr>
        <w:ind w:left="2268"/>
        <w:rPr>
          <w:ins w:id="1100" w:author="Assessor GDSXSR" w:date="2026-10-31T22:17:17Z"/>
        </w:rPr>
      </w:pPr>
      <w:ins w:id="1099" w:author="Assessor GDSXSR" w:date="2026-10-31T22:17:17Z">
        <w:r>
          <w:rPr>
            <w:i/>
            <w:color w:val="808080"/>
            <w:sz w:val="26"/>
          </w:rPr>
          <w:t xml:space="preserve">I - não houver necessidade de produção de outras provas;</w:t>
        </w:r>
      </w:ins>
    </w:p>
    <w:p>
      <w:pPr>
        <w:ind w:left="2268"/>
        <w:rPr>
          <w:ins w:id="1102" w:author="Assessor GDSXSR" w:date="2026-10-31T22:17:17Z"/>
        </w:rPr>
      </w:pPr>
      <w:ins w:id="1101" w:author="Assessor GDSXSR" w:date="2026-10-31T22:17:17Z">
        <w:r>
          <w:rPr>
            <w:i/>
            <w:color w:val="808080"/>
            <w:sz w:val="26"/>
          </w:rPr>
          <w:t xml:space="preserve">(...)”</w:t>
        </w:r>
      </w:ins>
    </w:p>
    <w:p>
      <w:pPr>
        <w:ind w:left="2268"/>
        <w:rPr>
          <w:ins w:id="1104" w:author="Assessor GDSXSR" w:date="2026-10-31T22:17:17Z"/>
        </w:rPr>
      </w:pPr>
      <w:ins w:id="1103" w:author="Assessor GDSXSR" w:date="2026-10-31T22:17:17Z">
        <w:r>
          <w:rPr>
            <w:i/>
            <w:color w:val="808080"/>
            <w:sz w:val="26"/>
          </w:rPr>
          <w:t xml:space="preserve">“Art. 370. Caberá ao juiz, de ofício ou a requerimento da parte, determinar as provas necessárias ao julgamento do mérito.</w:t>
        </w:r>
      </w:ins>
    </w:p>
    <w:p>
      <w:pPr>
        <w:ind w:left="2268"/>
        <w:rPr/>
      </w:pPr>
      <w:ins w:id="1105" w:author="Assessor GDSXSR" w:date="2026-10-31T22:17:17Z">
        <w:r>
          <w:rPr>
            <w:i/>
            <w:color w:val="808080"/>
            <w:sz w:val="26"/>
          </w:rPr>
          <w:t xml:space="preserve">Parágrafo único. O juiz indeferirá, em decisão fundamentada, as diligências inúteis ou meramente protelatórias.”</w:t>
        </w:r>
      </w:ins>
    </w:p>
    <w:p w:rsidRPr="00A16893" w:rsidR="0007107D" w:rsidRDefault="0007107D" w14:paraId="5512735B" w14:textId="77777777"/>
    <w:p w:rsidRPr="00A16893" w:rsidR="0007107D" w:rsidRDefault="006C1B32" w14:paraId="3FE04732" w14:textId="77777777">
      <w:pPr>
        <w:ind w:firstLine="2268"/>
      </w:pPr>
      <w:r w:rsidRPr="00A16893">
        <w:t xml:space="preserve">Na hipótese, a necessidade do home care consta de três prescrições do médico assistente (ID 91188016, 91188017 e 91188018), e o pedido de perícia foi genérico e buscou rediscutir a </w:t>
      </w:r>
      <w:r w:rsidRPr="00A16893">
        <w:lastRenderedPageBreak/>
        <w:t>indicação médica, sem apontar fato concreto que a prova esclareceria (ID 91188051).</w:t>
      </w:r>
    </w:p>
    <w:p w:rsidRPr="00A16893" w:rsidR="0007107D" w:rsidRDefault="0007107D" w14:paraId="1A181A8A" w14:textId="77777777"/>
    <w:p w:rsidRPr="00A16893" w:rsidR="0007107D" w:rsidRDefault="006C1B32" w14:paraId="29BEDDA7" w14:textId="77777777">
      <w:pPr>
        <w:ind w:firstLine="2268"/>
      </w:pPr>
      <w:r w:rsidRPr="00A16893">
        <w:t xml:space="preserve">Além disso, foi informado nos autos que a paciente </w:t>
      </w:r>
      <w:commentRangeStart w:id="15"/>
      <w:r w:rsidRPr="00A16893">
        <w:t>seguia hospitalizada em 10/03/2026 e em 01/06/2026</w:t>
      </w:r>
      <w:commentRangeEnd w:id="15"/>
      <w:r w:rsidRPr="00A16893">
        <w:rPr>
          <w:rStyle w:val="Refdecomentrio"/>
          <w:sz w:val="28"/>
          <w:szCs w:val="22"/>
        </w:rPr>
        <w:commentReference w:id="15"/>
      </w:r>
      <w:r w:rsidRPr="00A16893">
        <w:t xml:space="preserve"> (ID 91188080, 91188081 e 91188090), fato que a perícia sobre o estado clínico não alteraria.</w:t>
      </w:r>
    </w:p>
    <w:p w:rsidRPr="00A16893" w:rsidR="0007107D" w:rsidRDefault="0007107D" w14:paraId="1A4A0804" w14:textId="77777777"/>
    <w:p w:rsidRPr="00A16893" w:rsidR="0007107D" w:rsidRDefault="006C1B32" w14:paraId="25224BB6" w14:textId="77777777">
      <w:pPr>
        <w:ind w:firstLine="2268"/>
      </w:pPr>
      <w:r w:rsidRPr="00A16893">
        <w:rPr>
          <w:highlight w:val="yellow"/>
          <w:u w:val="single"/>
        </w:rPr>
        <w:t>Assim, rejeito a preliminar de cerceamento de defesa.</w:t>
      </w:r>
    </w:p>
    <w:p w:rsidRPr="00A16893" w:rsidR="0007107D" w:rsidRDefault="0007107D" w14:paraId="2FBF38D2" w14:textId="77777777"/>
    <w:p w:rsidRPr="00A16893" w:rsidR="0007107D" w:rsidRDefault="006C1B32" w14:paraId="55F39080" w14:textId="77777777">
      <w:pPr>
        <w:keepNext/>
        <w:jc w:val="center"/>
      </w:pPr>
      <w:r w:rsidRPr="00A16893">
        <w:rPr>
          <w:highlight w:val="yellow"/>
        </w:rPr>
        <w:t>DA OBRIGATORIEDADE</w:t>
      </w:r>
      <w:r w:rsidRPr="00A16893">
        <w:rPr>
          <w:color w:val="808080"/>
          <w:highlight w:val="yellow"/>
        </w:rPr>
        <w:t xml:space="preserve"> DA MANUTENÇÃO</w:t>
      </w:r>
      <w:r w:rsidRPr="00A16893">
        <w:rPr>
          <w:highlight w:val="yellow"/>
        </w:rPr>
        <w:t xml:space="preserve"> DA COBERTURA DO HOME CARE</w:t>
      </w:r>
    </w:p>
    <w:p w:rsidRPr="00A16893" w:rsidR="0007107D" w:rsidRDefault="0007107D" w14:paraId="7BFB71E3" w14:textId="77777777">
      <w:pPr>
        <w:keepNext/>
      </w:pPr>
    </w:p>
    <w:p w:rsidRPr="00A16893" w:rsidR="0007107D" w:rsidRDefault="006C1B32" w14:paraId="784D072D" w14:textId="77777777">
      <w:pPr>
        <w:ind w:firstLine="2268"/>
      </w:pPr>
      <w:r w:rsidRPr="00A16893">
        <w:t>A ré/apelante alega que</w:t>
      </w:r>
      <w:r w:rsidRPr="00A16893">
        <w:rPr>
          <w:color w:val="808080"/>
        </w:rPr>
        <w:t xml:space="preserve">: </w:t>
      </w:r>
      <w:r w:rsidRPr="00A16893">
        <w:rPr>
          <w:b/>
          <w:color w:val="808080"/>
        </w:rPr>
        <w:t>1)</w:t>
      </w:r>
      <w:r w:rsidRPr="00A16893">
        <w:t xml:space="preserve"> o home care não tem cobertura obrigatória, pois não consta do rol da ANS nem do contrato, e o art. 10, VI, da Lei nº 9.656/1998 não o impõe</w:t>
      </w:r>
      <w:r w:rsidRPr="00A16893">
        <w:rPr>
          <w:color w:val="808080"/>
        </w:rPr>
        <w:t xml:space="preserve">; </w:t>
      </w:r>
      <w:r w:rsidRPr="00A16893">
        <w:rPr>
          <w:b/>
          <w:color w:val="808080"/>
        </w:rPr>
        <w:t>2)</w:t>
      </w:r>
      <w:r w:rsidRPr="00A16893">
        <w:rPr>
          <w:color w:val="808080"/>
        </w:rPr>
        <w:t xml:space="preserve"> não há abusividade</w:t>
      </w:r>
      <w:r w:rsidRPr="00A16893">
        <w:t>,</w:t>
      </w:r>
      <w:r w:rsidRPr="00A16893">
        <w:rPr>
          <w:color w:val="808080"/>
        </w:rPr>
        <w:t xml:space="preserve"> pois cumpriu a tutela por meio do PAD/PGC; </w:t>
      </w:r>
      <w:r w:rsidRPr="00A16893">
        <w:rPr>
          <w:b/>
          <w:color w:val="808080"/>
        </w:rPr>
        <w:t>3)</w:t>
      </w:r>
      <w:r w:rsidRPr="00A16893">
        <w:rPr>
          <w:color w:val="808080"/>
        </w:rPr>
        <w:t xml:space="preserve"> as fraldas e os itens de higiene são de responsabilidade da família; </w:t>
      </w:r>
      <w:r w:rsidRPr="00A16893">
        <w:rPr>
          <w:b/>
          <w:color w:val="808080"/>
        </w:rPr>
        <w:t>4)</w:t>
      </w:r>
      <w:r w:rsidRPr="00A16893">
        <w:rPr>
          <w:color w:val="808080"/>
        </w:rPr>
        <w:t xml:space="preserve"> a sucumbência deve ser redistribuída proporcionalmente (CPC </w:t>
      </w:r>
      <w:r w:rsidRPr="00A16893">
        <w:rPr>
          <w:b/>
          <w:color w:val="808080"/>
        </w:rPr>
        <w:t>86)</w:t>
      </w:r>
      <w:r w:rsidRPr="00A16893">
        <w:rPr>
          <w:color w:val="808080"/>
        </w:rPr>
        <w:t>;</w:t>
      </w:r>
      <w:r w:rsidRPr="00A16893">
        <w:t xml:space="preserve"> e pede o prequestionamento (ID </w:t>
      </w:r>
      <w:r w:rsidRPr="00A16893">
        <w:rPr>
          <w:color w:val="808080"/>
        </w:rPr>
        <w:t xml:space="preserve">91188061, 91188062, 91188079 e </w:t>
      </w:r>
      <w:r w:rsidRPr="00A16893">
        <w:t>91188109).</w:t>
      </w:r>
    </w:p>
    <w:p w:rsidRPr="00A16893" w:rsidR="0007107D" w:rsidRDefault="0007107D" w14:paraId="3E1930F9" w14:textId="77777777"/>
    <w:p w:rsidRPr="00A16893" w:rsidR="0007107D" w:rsidRDefault="006C1B32" w14:paraId="6778A263" w14:textId="77777777">
      <w:pPr>
        <w:ind w:firstLine="2268"/>
      </w:pPr>
      <w:commentRangeStart w:id="16"/>
      <w:r w:rsidRPr="00A16893">
        <w:rPr>
          <w:highlight w:val="yellow"/>
        </w:rPr>
        <w:t>Sem razão a apelante.</w:t>
      </w:r>
      <w:commentRangeEnd w:id="16"/>
      <w:r w:rsidRPr="00A16893">
        <w:rPr>
          <w:rStyle w:val="Refdecomentrio"/>
          <w:sz w:val="28"/>
          <w:szCs w:val="22"/>
        </w:rPr>
        <w:commentReference w:id="16"/>
      </w:r>
    </w:p>
    <w:p w:rsidRPr="00A16893" w:rsidR="0007107D" w:rsidRDefault="0007107D" w14:paraId="19FA9951" w14:textId="77777777"/>
    <w:p w:rsidRPr="00A16893" w:rsidR="0007107D" w:rsidRDefault="006C1B32" w14:paraId="3DD87ABD" w14:textId="77777777">
      <w:pPr>
        <w:ind w:firstLine="2268"/>
      </w:pPr>
      <w:r w:rsidRPr="00A16893">
        <w:t>A r. sentença, cujos argumentos acolho, examinou o conjunto probatório e rebate as alegações do apelo:</w:t>
      </w:r>
    </w:p>
    <w:p w:rsidRPr="00A16893" w:rsidR="0007107D" w:rsidRDefault="0007107D" w14:paraId="34E974FC" w14:textId="77777777"/>
    <w:p w:rsidRPr="00A16893" w:rsidR="0007107D" w:rsidRDefault="006C1B32" w14:paraId="7B39B698" w14:textId="77777777">
      <w:pPr>
        <w:ind w:left="2268" w:firstLine="1134"/>
      </w:pPr>
      <w:r w:rsidRPr="00A16893">
        <w:rPr>
          <w:i/>
          <w:sz w:val="26"/>
          <w:highlight w:val="yellow"/>
        </w:rPr>
        <w:lastRenderedPageBreak/>
        <w:t>"No caso concreto, a parte autora comprovou a existência de prescrição médica para tratamento domiciliar na modalidade home care, conforme documentos de IDs [91188016], [91188017] e [91188018].</w:t>
      </w:r>
    </w:p>
    <w:p w:rsidRPr="00A16893" w:rsidR="0007107D" w:rsidRDefault="006C1B32" w14:paraId="701ED742" w14:textId="77777777">
      <w:pPr>
        <w:ind w:left="2268" w:firstLine="1134"/>
      </w:pPr>
      <w:r w:rsidRPr="00A16893">
        <w:rPr>
          <w:i/>
          <w:sz w:val="26"/>
          <w:highlight w:val="yellow"/>
        </w:rPr>
        <w:t>A decisão de ID [91188020] deferiu a tutela de urgência para determinar que a ré fornecesse à paciente tratamento domiciliar na modalidade home care, conforme indicação médica constante dos autos.</w:t>
      </w:r>
    </w:p>
    <w:p w:rsidRPr="00A16893" w:rsidR="0007107D" w:rsidRDefault="006C1B32" w14:paraId="6A34EA7F" w14:textId="77777777">
      <w:pPr>
        <w:ind w:left="2268" w:firstLine="1134"/>
      </w:pPr>
      <w:r w:rsidRPr="00A16893">
        <w:rPr>
          <w:i/>
          <w:sz w:val="26"/>
          <w:highlight w:val="yellow"/>
        </w:rPr>
        <w:t xml:space="preserve">A obrigação imposta não se restringiu a atendimento pontual, parcial ou fragmentado, mas ao fornecimento de </w:t>
      </w:r>
      <w:r w:rsidRPr="00A16893">
        <w:rPr>
          <w:i/>
          <w:sz w:val="26"/>
          <w:highlight w:val="yellow"/>
          <w:u w:val="single"/>
        </w:rPr>
        <w:t>tratamento domiciliar estruturado, apto a substituir a internação hospitalar</w:t>
      </w:r>
      <w:r w:rsidRPr="00A16893">
        <w:rPr>
          <w:i/>
          <w:sz w:val="26"/>
          <w:highlight w:val="yellow"/>
        </w:rPr>
        <w:t xml:space="preserve"> e a viabilizar a continuidade do cuidado em ambiente domiciliar, nos moldes prescritos pelo profissional médico assistente.</w:t>
      </w:r>
    </w:p>
    <w:p w:rsidRPr="00A16893" w:rsidR="0007107D" w:rsidRDefault="006C1B32" w14:paraId="0B14FD28" w14:textId="77777777">
      <w:pPr>
        <w:ind w:left="2268" w:firstLine="1134"/>
      </w:pPr>
      <w:r w:rsidRPr="00A16893">
        <w:rPr>
          <w:i/>
          <w:sz w:val="26"/>
          <w:highlight w:val="yellow"/>
        </w:rPr>
        <w:t xml:space="preserve">A jurisprudência do Superior Tribunal de Justiça é consolidada no sentido de que </w:t>
      </w:r>
      <w:r w:rsidRPr="00A16893">
        <w:rPr>
          <w:i/>
          <w:sz w:val="26"/>
          <w:highlight w:val="yellow"/>
          <w:u w:val="single"/>
        </w:rPr>
        <w:t>é abusiva a negativa de cobertura de home care quando indicado como substitutivo da internação hospitalar</w:t>
      </w:r>
      <w:r w:rsidRPr="00A16893">
        <w:rPr>
          <w:i/>
          <w:sz w:val="26"/>
          <w:highlight w:val="yellow"/>
        </w:rPr>
        <w:t>. Nessa hipótese, o atendimento domiciliar não configura mera comodidade à família, mas continuidade do tratamento hospitalar em ambiente domiciliar, por recomendação médica:</w:t>
      </w:r>
    </w:p>
    <w:p w:rsidRPr="00A16893" w:rsidR="0007107D" w:rsidRDefault="006C1B32" w14:paraId="3F40940A" w14:textId="77777777">
      <w:pPr>
        <w:ind w:left="3402" w:firstLine="1134"/>
      </w:pPr>
      <w:r w:rsidRPr="00A16893">
        <w:rPr>
          <w:i/>
          <w:sz w:val="26"/>
          <w:highlight w:val="yellow"/>
        </w:rPr>
        <w:t xml:space="preserve">'(...) 1. Nos termos da jurisprudência desta Corte, 'é abusiva a cláusula contratual que veda a internação domiciliar (home care) como alternativa à internação hospitalar' ( AgInt no AREsp 1.725.002/PE, Rel. Ministra MARIA ISABEL GALLOTTI, QUARTA TURMA, julgado em 19/04/2021, DJe de 23/04/2021). 2. </w:t>
      </w:r>
      <w:r w:rsidRPr="00A16893">
        <w:rPr>
          <w:i/>
          <w:sz w:val="26"/>
          <w:highlight w:val="yellow"/>
        </w:rPr>
        <w:lastRenderedPageBreak/>
        <w:t>Consoante a jurisprudência do STJ, 'a recusa indevida/injustificada, pela operadora de plano de saúde, em autorizar a cobertura financeira de tratamento médico a que esteja legal ou contratualmente obrigada, enseja reparação a título de dano moral, por agravar a situação de aflição psicológica e de angústia no espírito do beneficiário' ( AgInt nos EDcl no REsp 1.963.420/SP, Relator Ministro MARCO AURÉLIO BELLIZZE, TERCEIRA TURMA, julgado em 14/2/2022, DJe de 21/2/2022). (...)' (STJ - AgInt no REsp: 2041740 MA 2022/0380812-2, Relator.: RAUL ARAÚJO, Data de Julgamento: 15/05/2023, T4 - QUARTA TURMA, Data de Publicação: DJe 22/05/2023)</w:t>
      </w:r>
    </w:p>
    <w:p w:rsidRPr="00A16893" w:rsidR="0007107D" w:rsidRDefault="006C1B32" w14:paraId="2B7C196D" w14:textId="77777777">
      <w:pPr>
        <w:ind w:left="2268" w:firstLine="1134"/>
      </w:pPr>
      <w:r w:rsidRPr="00A16893">
        <w:rPr>
          <w:i/>
          <w:sz w:val="26"/>
          <w:highlight w:val="yellow"/>
        </w:rPr>
        <w:t xml:space="preserve">Se o contrato abrange internação hospitalar, </w:t>
      </w:r>
      <w:r w:rsidRPr="00A16893">
        <w:rPr>
          <w:i/>
          <w:sz w:val="26"/>
          <w:highlight w:val="yellow"/>
          <w:u w:val="single"/>
        </w:rPr>
        <w:t>não pode a operadora recusar o custeio do tratamento domiciliar prescrito como alternativa terapêutica adequada</w:t>
      </w:r>
      <w:r w:rsidRPr="00A16893">
        <w:rPr>
          <w:i/>
          <w:sz w:val="26"/>
          <w:highlight w:val="yellow"/>
        </w:rPr>
        <w:t>, sob pena de esvaziamento da finalidade do contrato e comprometimento da assistência à saúde da beneficiária.</w:t>
      </w:r>
    </w:p>
    <w:p w:rsidRPr="00A16893" w:rsidR="0007107D" w:rsidRDefault="006C1B32" w14:paraId="52E8439D" w14:textId="77777777">
      <w:pPr>
        <w:ind w:left="2268" w:firstLine="1134"/>
      </w:pPr>
      <w:r w:rsidRPr="00A16893">
        <w:rPr>
          <w:i/>
          <w:sz w:val="26"/>
          <w:highlight w:val="yellow"/>
        </w:rPr>
        <w:t>Também não cabe à operadora substituir-se ao médico assistente para restringir, sem justificativa técnica idônea, o tratamento indicado à paciente. A definição da terapêutica adequada compete ao profissional responsável pelo acompanhamento clínico, cabendo ao plano de saúde assegurar a cobertura do tratamento necessário quando vinculado à doença coberta.</w:t>
      </w:r>
    </w:p>
    <w:p w:rsidRPr="00A16893" w:rsidR="000F23F3" w:rsidRDefault="00000000" w14:paraId="60781886" w14:textId="77777777">
      <w:pPr>
        <w:ind w:left="2268" w:firstLine="1134"/>
      </w:pPr>
      <w:r w:rsidRPr="00A16893">
        <w:rPr>
          <w:i/>
          <w:color w:val="808080"/>
          <w:sz w:val="26"/>
          <w:highlight w:val="yellow"/>
        </w:rPr>
        <w:lastRenderedPageBreak/>
        <w:t xml:space="preserve">A ré não apresentou elemento suficiente para afastar a indicação médica, tampouco </w:t>
      </w:r>
      <w:r w:rsidRPr="00A16893">
        <w:rPr>
          <w:i/>
          <w:color w:val="808080"/>
          <w:sz w:val="26"/>
          <w:highlight w:val="yellow"/>
          <w:u w:val="single"/>
        </w:rPr>
        <w:t>demonstrou que a assistência ofertada seria equivalente ao tratamento prescrito e deferido judicialmente</w:t>
      </w:r>
      <w:r w:rsidRPr="00A16893">
        <w:rPr>
          <w:i/>
          <w:color w:val="808080"/>
          <w:sz w:val="26"/>
          <w:highlight w:val="yellow"/>
        </w:rPr>
        <w:t>.</w:t>
      </w:r>
    </w:p>
    <w:p w:rsidRPr="00A16893" w:rsidR="000F23F3" w:rsidRDefault="00000000" w14:paraId="7A51A9F6" w14:textId="77777777">
      <w:pPr>
        <w:ind w:left="2268" w:firstLine="1134"/>
      </w:pPr>
      <w:r w:rsidRPr="00A16893">
        <w:rPr>
          <w:i/>
          <w:color w:val="808080"/>
          <w:sz w:val="26"/>
          <w:highlight w:val="yellow"/>
        </w:rPr>
        <w:t>Além disso, não procede a tentativa da ré de excluir da cobertura os insumos necessários à execução do home care.</w:t>
      </w:r>
    </w:p>
    <w:p w:rsidRPr="00A16893" w:rsidR="000F23F3" w:rsidRDefault="00000000" w14:paraId="29F2480A" w14:textId="77777777">
      <w:pPr>
        <w:ind w:left="2268" w:firstLine="1134"/>
      </w:pPr>
      <w:r w:rsidRPr="00A16893">
        <w:rPr>
          <w:i/>
          <w:color w:val="808080"/>
          <w:sz w:val="26"/>
          <w:highlight w:val="yellow"/>
        </w:rPr>
        <w:t>O tratamento domiciliar somente se mostra efetivo se acompanhado dos materiais, equipamentos e serviços indispensáveis à continuidade da assistência. A exclusão de insumos essenciais comprometeria a própria utilidade da internação domiciliar e poderia conduzir à manutenção ou reinternação hospitalar da paciente.</w:t>
      </w:r>
    </w:p>
    <w:p w:rsidRPr="00A16893" w:rsidR="000F23F3" w:rsidRDefault="00000000" w14:paraId="4EC28345" w14:textId="77777777">
      <w:pPr>
        <w:ind w:left="2268" w:firstLine="1134"/>
      </w:pPr>
      <w:r w:rsidRPr="00A16893">
        <w:rPr>
          <w:i/>
          <w:color w:val="808080"/>
          <w:sz w:val="26"/>
          <w:highlight w:val="yellow"/>
        </w:rPr>
        <w:t xml:space="preserve">Por essa razão, </w:t>
      </w:r>
      <w:r w:rsidRPr="00A16893">
        <w:rPr>
          <w:i/>
          <w:color w:val="808080"/>
          <w:sz w:val="26"/>
          <w:highlight w:val="yellow"/>
          <w:u w:val="single"/>
        </w:rPr>
        <w:t>a cobertura deve abranger os serviços e materiais indicados na prescrição médica e necessários à execução do tratamento domiciliar</w:t>
      </w:r>
      <w:r w:rsidRPr="00A16893">
        <w:rPr>
          <w:i/>
          <w:color w:val="808080"/>
          <w:sz w:val="26"/>
          <w:highlight w:val="yellow"/>
        </w:rPr>
        <w:t>, incluindo enfermagem, fisioterapia, fonoaudiologia, acompanhamento médico e nutricional, oxigenoterapia, dieta enteral, bomba de infusão, equipos, sonda de aspiração, fraldas e demais itens indispensáveis à efetiva prestação do home care.</w:t>
      </w:r>
    </w:p>
    <w:p w:rsidRPr="00A16893" w:rsidR="000F23F3" w:rsidRDefault="00000000" w14:paraId="1732CD87" w14:textId="77777777">
      <w:pPr>
        <w:ind w:left="2268" w:firstLine="1134"/>
      </w:pPr>
      <w:r w:rsidRPr="00A16893">
        <w:rPr>
          <w:i/>
          <w:color w:val="808080"/>
          <w:sz w:val="26"/>
          <w:highlight w:val="yellow"/>
        </w:rPr>
        <w:t>Assim, impõe-se reconhecer a obrigação da ré de custear o tratamento domiciliar na modalidade home care, conforme prescrição médica, abrangidos todos os serviços e insumos indispensáveis à sua efetiva execução." (ID 91188105)</w:t>
      </w:r>
    </w:p>
    <w:p w:rsidRPr="00A16893" w:rsidR="0007107D" w:rsidRDefault="0007107D" w14:paraId="3376AFC8" w14:textId="77777777"/>
    <w:p w:rsidRPr="00A16893" w:rsidR="0007107D" w:rsidRDefault="006C1B32" w14:paraId="6B426C03" w14:textId="77777777">
      <w:pPr>
        <w:ind w:firstLine="2268"/>
        <w:rPr>
          <w:ins w:id="1111" w:author="Assessor GDSXSR" w:date="2026-10-31T22:17:17Z"/>
        </w:rPr>
      </w:pPr>
      <w:commentRangeStart w:id="17"/>
      <w:del w:id="1106" w:author="Assessor GDSXSR" w:date="2026-10-31T22:17:17Z">
        <w:r>
          <w:rPr>
            <w:color w:val="808080"/>
          </w:rPr>
          <w:delText xml:space="preserve">O</w:delText>
        </w:r>
      </w:del>
      <w:ins w:id="1107" w:author="Assessor GDSXSR" w:date="2026-10-31T22:17:17Z">
        <w:commentRangeStart w:id="44"/>
        <w:r>
          <w:rPr>
            <w:color w:val="808080"/>
          </w:rPr>
          <w:t xml:space="preserve">Dispõe o</w:t>
        </w:r>
      </w:ins>
      <w:r>
        <w:t xml:space="preserve"> art. 10, VI, da Lei </w:t>
      </w:r>
      <w:del w:id="1108" w:author="Assessor GDSXSR" w:date="2026-10-31T22:17:17Z">
        <w:r>
          <w:delText xml:space="preserve">nº </w:delText>
        </w:r>
      </w:del>
      <w:r>
        <w:t xml:space="preserve">9.656/1998</w:t>
      </w:r>
      <w:del w:id="1109" w:author="Assessor GDSXSR" w:date="2026-10-31T22:17:17Z">
        <w:r>
          <w:delText xml:space="preserve"> exclui do plano-referência o fornecimento de medicamentos para tratamento domiciliar, e não a internação domiciliar que substitui a hospitalar (Lei nº 9.656/1998, arts. 10 VI e 12 II).</w:delText>
        </w:r>
      </w:del>
      <w:ins w:id="1110" w:author="Assessor GDSXSR" w:date="2026-10-31T22:17:17Z">
        <w:r>
          <w:rPr>
            <w:color w:val="808080"/>
          </w:rPr>
          <w:t xml:space="preserve">:</w:t>
        </w:r>
        <w:commentRangeEnd w:id="44"/>
        <w:r>
          <w:rPr>
            <w:rStyle w:val="CommentReference"/>
            <w:color w:val="808080"/>
          </w:rPr>
          <w:commentReference w:id="44"/>
        </w:r>
      </w:ins>
      <w:commentRangeEnd w:id="17"/>
      <w:r w:rsidRPr="00A16893">
        <w:rPr>
          <w:rStyle w:val="Refdecomentrio"/>
          <w:sz w:val="28"/>
          <w:szCs w:val="22"/>
        </w:rPr>
        <w:commentReference w:id="17"/>
      </w:r>
    </w:p>
    <w:p>
      <w:pPr>
        <w:ind w:firstLine="2268"/>
        <w:rPr>
          <w:ins w:id="1112" w:author="Assessor GDSXSR" w:date="2026-10-31T22:17:17Z"/>
        </w:rPr>
      </w:pPr>
    </w:p>
    <w:p>
      <w:pPr>
        <w:ind w:left="2268"/>
        <w:rPr>
          <w:ins w:id="1114" w:author="Assessor GDSXSR" w:date="2026-10-31T22:17:17Z"/>
        </w:rPr>
      </w:pPr>
      <w:ins w:id="1113" w:author="Assessor GDSXSR" w:date="2026-10-31T22:17:17Z">
        <w:r>
          <w:rPr>
            <w:i/>
            <w:color w:val="808080"/>
            <w:sz w:val="26"/>
          </w:rPr>
          <w:t xml:space="preserve">“Art. 10. É instituído o plano-referência de assistência à saúde, com cobertura assistencial médico-ambulatorial e hospitalar, (...) exceto:</w:t>
        </w:r>
      </w:ins>
    </w:p>
    <w:p>
      <w:pPr>
        <w:ind w:left="2268"/>
        <w:rPr>
          <w:ins w:id="1116" w:author="Assessor GDSXSR" w:date="2026-10-31T22:17:17Z"/>
        </w:rPr>
      </w:pPr>
      <w:ins w:id="1115" w:author="Assessor GDSXSR" w:date="2026-10-31T22:17:17Z">
        <w:r>
          <w:rPr>
            <w:i/>
            <w:color w:val="808080"/>
            <w:sz w:val="26"/>
          </w:rPr>
          <w:t xml:space="preserve">(...)</w:t>
        </w:r>
      </w:ins>
    </w:p>
    <w:p>
      <w:pPr>
        <w:ind w:left="2268"/>
        <w:rPr>
          <w:ins w:id="1118" w:author="Assessor GDSXSR" w:date="2026-10-31T22:17:17Z"/>
        </w:rPr>
      </w:pPr>
      <w:ins w:id="1117" w:author="Assessor GDSXSR" w:date="2026-10-31T22:17:17Z">
        <w:r>
          <w:rPr>
            <w:i/>
            <w:color w:val="808080"/>
            <w:sz w:val="26"/>
          </w:rPr>
          <w:t xml:space="preserve">VI - fornecimento de medicamentos para tratamento domiciliar, ressalvado o disposto nas alíneas ‘c’ do inciso I e ‘g’ do inciso II do art. 12;”</w:t>
        </w:r>
      </w:ins>
    </w:p>
    <w:p>
      <w:pPr>
        <w:ind w:left="2268"/>
        <w:rPr>
          <w:ins w:id="1119" w:author="Assessor GDSXSR" w:date="2026-10-31T22:17:17Z"/>
        </w:rPr>
      </w:pPr>
    </w:p>
    <w:p>
      <w:pPr>
        <w:ind w:firstLine="2268"/>
        <w:rPr/>
      </w:pPr>
      <w:ins w:id="1120" w:author="Assessor GDSXSR" w:date="2026-10-31T22:17:17Z">
        <w:r>
          <w:rPr>
            <w:i w:val="0"/>
            <w:color w:val="808080"/>
            <w:sz w:val="28"/>
          </w:rPr>
          <w:t xml:space="preserve">Assim, o inciso VI exclui o fornecimento de medicamentos para tratamento domiciliar, e não a internação domiciliar que substitui a hospitalar (Lei 9.656/1998 12 II).</w:t>
        </w:r>
      </w:ins>
    </w:p>
    <w:p w:rsidRPr="00A16893" w:rsidR="0007107D" w:rsidRDefault="0007107D" w14:paraId="6E369F8E" w14:textId="77777777"/>
    <w:p w:rsidRPr="00A16893" w:rsidR="0007107D" w:rsidRDefault="006C1B32" w14:paraId="4093FD27" w14:textId="77777777">
      <w:pPr>
        <w:ind w:firstLine="2268"/>
      </w:pPr>
      <w:commentRangeStart w:id="18"/>
      <w:del w:id="1121" w:author="Assessor GDSXSR" w:date="2026-10-31T22:17:17Z">
        <w:r>
          <w:delText xml:space="preserve">Assim</w:delText>
        </w:r>
      </w:del>
      <w:ins w:id="1122" w:author="Assessor GDSXSR" w:date="2026-10-31T22:17:17Z">
        <w:commentRangeStart w:id="45"/>
        <w:r>
          <w:rPr>
            <w:color w:val="808080"/>
          </w:rPr>
          <w:t xml:space="preserve">Por isso</w:t>
        </w:r>
      </w:ins>
      <w:r>
        <w:t xml:space="preserve">, </w:t>
      </w:r>
      <w:del w:id="1123" w:author="Assessor GDSXSR" w:date="2026-10-31T22:17:17Z">
        <w:r>
          <w:delText xml:space="preserve">como a sentença assentou que</w:delText>
        </w:r>
      </w:del>
      <w:ins w:id="1124" w:author="Assessor GDSXSR" w:date="2026-10-31T22:17:17Z">
        <w:r>
          <w:rPr>
            <w:color w:val="808080"/>
          </w:rPr>
          <w:t xml:space="preserve">se</w:t>
        </w:r>
      </w:ins>
      <w:r>
        <w:t xml:space="preserve"> o contrato abrange a internação hospitalar</w:t>
      </w:r>
      <w:ins w:id="1125" w:author="Assessor GDSXSR" w:date="2026-10-31T22:17:17Z">
        <w:r>
          <w:rPr>
            <w:color w:val="808080"/>
          </w:rPr>
          <w:t xml:space="preserve">, como pressupôs a r. sentença</w:t>
        </w:r>
      </w:ins>
      <w:r>
        <w:t xml:space="preserve">, a negativa do atendimento domiciliar substitutivo esvazia a finalidade da cobertura contratada.</w:t>
      </w:r>
      <w:commentRangeEnd w:id="45"/>
      <w:r>
        <w:rPr>
          <w:rStyle w:val="CommentReference"/>
        </w:rPr>
        <w:commentReference w:id="45"/>
      </w:r>
      <w:commentRangeEnd w:id="18"/>
      <w:r w:rsidRPr="00A16893">
        <w:rPr>
          <w:rStyle w:val="Refdecomentrio"/>
          <w:sz w:val="28"/>
          <w:szCs w:val="22"/>
        </w:rPr>
        <w:commentReference w:id="18"/>
      </w:r>
    </w:p>
    <w:p w:rsidRPr="00A16893" w:rsidR="0007107D" w:rsidRDefault="0007107D" w14:paraId="086390AC" w14:textId="77777777"/>
    <w:p w:rsidRPr="00A16893" w:rsidR="0007107D" w:rsidRDefault="006C1B32" w14:paraId="6EB1BF3E" w14:textId="77777777">
      <w:pPr>
        <w:ind w:firstLine="2268"/>
      </w:pPr>
      <w:r w:rsidRPr="00A16893">
        <w:t>Nesse sentido, a jurisprudência do e. STJ:</w:t>
      </w:r>
    </w:p>
    <w:p w:rsidRPr="00A16893" w:rsidR="0007107D" w:rsidRDefault="0007107D" w14:paraId="3402A689" w14:textId="77777777"/>
    <w:p w:rsidRPr="00A16893" w:rsidR="0007107D" w:rsidRDefault="006C1B32" w14:paraId="64BB96BB" w14:textId="77777777">
      <w:pPr>
        <w:ind w:left="2268"/>
      </w:pPr>
      <w:r w:rsidRPr="00A16893">
        <w:rPr>
          <w:i/>
          <w:sz w:val="26"/>
          <w:highlight w:val="yellow"/>
        </w:rPr>
        <w:t xml:space="preserve">"(...) 1. 'A taxatividade do Rol de Procedimento e Eventos em Saúde da ANS, pacificada pela Segunda Seção ao examinar os EREsp n° 1.886.929/SP, não prejudica o entendimento há muito consolidado nesta Corte de que </w:t>
      </w:r>
      <w:r w:rsidRPr="00A16893">
        <w:rPr>
          <w:i/>
          <w:sz w:val="26"/>
          <w:highlight w:val="yellow"/>
          <w:u w:val="single"/>
        </w:rPr>
        <w:t>é abusiva a cláusula contratual que veda a internação domiciliar (home care) como alternativa à internação hospitalar</w:t>
      </w:r>
      <w:r w:rsidRPr="00A16893">
        <w:rPr>
          <w:i/>
          <w:sz w:val="26"/>
          <w:highlight w:val="yellow"/>
        </w:rPr>
        <w:t>, por não configurar procedimento, evento ou medicamento diverso daqueles já previstos pela agência' (AgInt no AREsp 2.021.667/RN, Relatora Ministra MARIA ISABEL GALLOTTI, QUARTA TURMA, julgado em 28/11/2022, DJe de 2/12/2022). (...)"</w:t>
      </w:r>
    </w:p>
    <w:p w:rsidRPr="00A16893" w:rsidR="0007107D" w:rsidRDefault="006C1B32" w14:paraId="0B927049" w14:textId="77777777">
      <w:pPr>
        <w:ind w:left="2268"/>
      </w:pPr>
      <w:commentRangeStart w:id="46"/>
      <w:r>
        <w:rPr>
          <w:i/>
          <w:sz w:val="26"/>
        </w:rPr>
        <w:t xml:space="preserve">(</w:t>
      </w:r>
      <w:del w:id="1126" w:author="Assessor GDSXSR" w:date="2026-10-31T22:17:17Z">
        <w:r>
          <w:rPr>
            <w:i/>
            <w:sz w:val="26"/>
          </w:rPr>
          <w:delText xml:space="preserve">STJ, </w:delText>
        </w:r>
      </w:del>
      <w:r>
        <w:rPr>
          <w:i/>
          <w:sz w:val="26"/>
        </w:rPr>
        <w:t xml:space="preserve">AgInt no REsp</w:t>
      </w:r>
      <w:ins w:id="1127" w:author="Assessor GDSXSR" w:date="2026-10-31T22:17:17Z">
        <w:r>
          <w:rPr>
            <w:i/>
            <w:color w:val="808080"/>
            <w:sz w:val="26"/>
          </w:rPr>
          <w:t xml:space="preserve"> n.</w:t>
        </w:r>
      </w:ins>
      <w:r>
        <w:rPr>
          <w:i/>
          <w:sz w:val="26"/>
        </w:rPr>
        <w:t xml:space="preserve"> 1.994.361, </w:t>
      </w:r>
      <w:del w:id="1128" w:author="Assessor GDSXSR" w:date="2026-10-31T22:17:17Z">
        <w:r>
          <w:rPr>
            <w:i/>
            <w:sz w:val="26"/>
          </w:rPr>
          <w:delText xml:space="preserve">Relator:</w:delText>
        </w:r>
      </w:del>
      <w:ins w:id="1129" w:author="Assessor GDSXSR" w:date="2026-10-31T22:17:17Z">
        <w:r>
          <w:rPr>
            <w:i/>
            <w:color w:val="808080"/>
            <w:sz w:val="26"/>
          </w:rPr>
          <w:t xml:space="preserve">relator</w:t>
        </w:r>
      </w:ins>
      <w:r>
        <w:rPr>
          <w:i/>
          <w:sz w:val="26"/>
        </w:rPr>
        <w:t xml:space="preserve"> Ministro Raul Araújo, Quarta Turma, </w:t>
      </w:r>
      <w:del w:id="1130" w:author="Assessor GDSXSR" w:date="2026-10-31T22:17:17Z">
        <w:r>
          <w:rPr>
            <w:i/>
            <w:sz w:val="26"/>
          </w:rPr>
          <w:delText xml:space="preserve">Data</w:delText>
        </w:r>
      </w:del>
      <w:ins w:id="1131" w:author="Assessor GDSXSR" w:date="2026-10-31T22:17:17Z">
        <w:r>
          <w:rPr>
            <w:i/>
            <w:color w:val="808080"/>
            <w:sz w:val="26"/>
          </w:rPr>
          <w:t xml:space="preserve">julgado</w:t>
        </w:r>
      </w:ins>
      <w:r>
        <w:rPr>
          <w:i/>
          <w:sz w:val="26"/>
        </w:rPr>
        <w:t xml:space="preserve"> </w:t>
      </w:r>
      <w:del w:id="1132" w:author="Assessor GDSXSR" w:date="2026-10-31T22:17:17Z">
        <w:r>
          <w:rPr>
            <w:i/>
            <w:sz w:val="26"/>
          </w:rPr>
          <w:delText xml:space="preserve">de Julgamento:</w:delText>
        </w:r>
      </w:del>
      <w:ins w:id="1133" w:author="Assessor GDSXSR" w:date="2026-10-31T22:17:17Z">
        <w:r>
          <w:rPr>
            <w:i/>
            <w:color w:val="808080"/>
            <w:sz w:val="26"/>
          </w:rPr>
          <w:t xml:space="preserve">em</w:t>
        </w:r>
      </w:ins>
      <w:r>
        <w:rPr>
          <w:i/>
          <w:sz w:val="26"/>
        </w:rPr>
        <w:t xml:space="preserve"> 19/</w:t>
      </w:r>
      <w:del w:id="1134" w:author="Assessor GDSXSR" w:date="2026-10-31T22:17:17Z">
        <w:r>
          <w:rPr>
            <w:i/>
            <w:sz w:val="26"/>
          </w:rPr>
          <w:delText xml:space="preserve">06</w:delText>
        </w:r>
      </w:del>
      <w:ins w:id="1135" w:author="Assessor GDSXSR" w:date="2026-10-31T22:17:17Z">
        <w:r>
          <w:rPr>
            <w:i/>
            <w:color w:val="808080"/>
            <w:sz w:val="26"/>
          </w:rPr>
          <w:t xml:space="preserve">6</w:t>
        </w:r>
      </w:ins>
      <w:r>
        <w:rPr>
          <w:i/>
          <w:sz w:val="26"/>
        </w:rPr>
        <w:t xml:space="preserve">/2023</w:t>
      </w:r>
      <w:ins w:id="1136" w:author="Assessor GDSXSR" w:date="2026-10-31T22:17:17Z">
        <w:r>
          <w:rPr>
            <w:i/>
            <w:color w:val="808080"/>
            <w:sz w:val="26"/>
          </w:rPr>
          <w:t xml:space="preserve">.</w:t>
        </w:r>
      </w:ins>
      <w:r>
        <w:rPr>
          <w:i/>
          <w:sz w:val="26"/>
        </w:rPr>
        <w:t xml:space="preserve">)</w:t>
      </w:r>
      <w:ins w:id="1137" w:author="Assessor GDSXSR" w:date="2026-10-31T22:17:17Z">
        <w:r>
          <w:rPr>
            <w:i/>
            <w:color w:val="808080"/>
            <w:sz w:val="26"/>
          </w:rPr>
          <w:t xml:space="preserve"> – Grifei</w:t>
        </w:r>
        <w:commentRangeEnd w:id="46"/>
        <w:r>
          <w:rPr>
            <w:rStyle w:val="CommentReference"/>
            <w:color w:val="808080"/>
          </w:rPr>
          <w:commentReference w:id="46"/>
        </w:r>
      </w:ins>
    </w:p>
    <w:p w:rsidRPr="00A16893" w:rsidR="0007107D" w:rsidRDefault="0007107D" w14:paraId="0BEA46A9" w14:textId="77777777"/>
    <w:p w:rsidRPr="00A16893" w:rsidR="0007107D" w:rsidRDefault="006C1B32" w14:paraId="35A58654" w14:textId="77777777">
      <w:pPr>
        <w:ind w:firstLine="2268"/>
      </w:pPr>
      <w:r w:rsidRPr="00A16893">
        <w:t xml:space="preserve">Dessa forma, o rol da ANS não afasta a obrigação, e a tese firmada na </w:t>
      </w:r>
      <w:commentRangeStart w:id="19"/>
      <w:r w:rsidRPr="00A16893">
        <w:t>ADI 7.265</w:t>
      </w:r>
      <w:commentRangeEnd w:id="19"/>
      <w:r w:rsidRPr="00A16893">
        <w:rPr>
          <w:rStyle w:val="Refdecomentrio"/>
          <w:sz w:val="28"/>
          <w:szCs w:val="22"/>
        </w:rPr>
        <w:commentReference w:id="19"/>
      </w:r>
      <w:r w:rsidRPr="00A16893">
        <w:t>, invocada nos autos (ID 91188051 e 91188114), disciplina a cobertura de tratamento ou procedimento "não previsto no rol", o que não é o caso do home care substitutivo da internação.</w:t>
      </w:r>
    </w:p>
    <w:p w:rsidRPr="00A16893" w:rsidR="0007107D" w:rsidRDefault="0007107D" w14:paraId="2A1F228D" w14:textId="77777777"/>
    <w:p w:rsidRPr="00A16893" w:rsidR="0007107D" w:rsidRDefault="006C1B32" w14:paraId="3725964A" w14:textId="77777777">
      <w:pPr>
        <w:ind w:firstLine="2268"/>
      </w:pPr>
      <w:commentRangeStart w:id="20"/>
      <w:commentRangeStart w:id="21"/>
      <w:r w:rsidRPr="00A16893">
        <w:rPr>
          <w:color w:val="808080"/>
        </w:rPr>
        <w:t>No</w:t>
      </w:r>
      <w:r w:rsidRPr="00A16893">
        <w:t xml:space="preserve"> </w:t>
      </w:r>
      <w:r w:rsidRPr="00A16893">
        <w:rPr>
          <w:color w:val="808080"/>
        </w:rPr>
        <w:t>caso</w:t>
      </w:r>
      <w:r w:rsidRPr="00A16893">
        <w:t xml:space="preserve">, a </w:t>
      </w:r>
      <w:r w:rsidRPr="00A16893">
        <w:rPr>
          <w:color w:val="808080"/>
        </w:rPr>
        <w:t>paciente</w:t>
      </w:r>
      <w:r w:rsidRPr="00A16893">
        <w:t xml:space="preserve"> </w:t>
      </w:r>
      <w:r w:rsidRPr="00A16893">
        <w:rPr>
          <w:color w:val="808080"/>
        </w:rPr>
        <w:t>seguia hospitalizada em 10/03/2026 e em 01/06/2026, após a tutela de 29/08/2025</w:t>
      </w:r>
      <w:r w:rsidRPr="00A16893">
        <w:t xml:space="preserve"> que </w:t>
      </w:r>
      <w:r w:rsidRPr="00A16893">
        <w:rPr>
          <w:color w:val="808080"/>
        </w:rPr>
        <w:t>determinou</w:t>
      </w:r>
      <w:r w:rsidRPr="00A16893">
        <w:t xml:space="preserve"> o home care </w:t>
      </w:r>
      <w:r w:rsidRPr="00A16893">
        <w:rPr>
          <w:color w:val="808080"/>
        </w:rPr>
        <w:t>(ID 91188020</w:t>
      </w:r>
      <w:r w:rsidRPr="00A16893">
        <w:t xml:space="preserve">, </w:t>
      </w:r>
      <w:r w:rsidRPr="00A16893">
        <w:rPr>
          <w:color w:val="808080"/>
        </w:rPr>
        <w:t>91188080</w:t>
      </w:r>
      <w:r w:rsidRPr="00A16893">
        <w:t xml:space="preserve">, </w:t>
      </w:r>
      <w:r w:rsidRPr="00A16893">
        <w:rPr>
          <w:color w:val="808080"/>
        </w:rPr>
        <w:t>91188081</w:t>
      </w:r>
      <w:r w:rsidRPr="00A16893">
        <w:t xml:space="preserve"> e </w:t>
      </w:r>
      <w:r w:rsidRPr="00A16893">
        <w:rPr>
          <w:color w:val="808080"/>
        </w:rPr>
        <w:t>91188090</w:t>
      </w:r>
      <w:r w:rsidRPr="00A16893">
        <w:t>), e a apelante não explica como o PGC</w:t>
      </w:r>
      <w:r w:rsidRPr="00A16893">
        <w:rPr>
          <w:color w:val="808080"/>
        </w:rPr>
        <w:t>, que a apelada aponta como atendimento ambulatorial,</w:t>
      </w:r>
      <w:r w:rsidRPr="00A16893">
        <w:t xml:space="preserve"> supre </w:t>
      </w:r>
      <w:r w:rsidRPr="00A16893">
        <w:rPr>
          <w:color w:val="808080"/>
        </w:rPr>
        <w:t>os</w:t>
      </w:r>
      <w:r w:rsidRPr="00A16893">
        <w:t xml:space="preserve"> </w:t>
      </w:r>
      <w:r w:rsidRPr="00A16893">
        <w:rPr>
          <w:color w:val="808080"/>
        </w:rPr>
        <w:t>cuidados domiciliares contínuos prescritos (ID 91188017 e 91188114)</w:t>
      </w:r>
      <w:r w:rsidRPr="00A16893">
        <w:t>.</w:t>
      </w:r>
      <w:commentRangeEnd w:id="21"/>
      <w:r w:rsidRPr="00A16893">
        <w:rPr>
          <w:rStyle w:val="Refdecomentrio"/>
          <w:sz w:val="28"/>
          <w:szCs w:val="22"/>
        </w:rPr>
        <w:commentReference w:id="21"/>
      </w:r>
      <w:commentRangeEnd w:id="20"/>
      <w:r w:rsidRPr="00A16893">
        <w:rPr>
          <w:rStyle w:val="Refdecomentrio"/>
          <w:sz w:val="28"/>
          <w:szCs w:val="22"/>
        </w:rPr>
        <w:commentReference w:id="20"/>
      </w:r>
    </w:p>
    <w:p w:rsidRPr="00A16893" w:rsidR="0007107D" w:rsidRDefault="0007107D" w14:paraId="380374B8" w14:textId="77777777"/>
    <w:p w:rsidRPr="00A16893" w:rsidR="0007107D" w:rsidRDefault="006C1B32" w14:paraId="77A17688" w14:textId="77777777">
      <w:pPr>
        <w:ind w:firstLine="2268"/>
      </w:pPr>
      <w:commentRangeStart w:id="22"/>
      <w:del w:id="1138" w:author="Assessor GDSXSR" w:date="2026-10-31T22:17:17Z">
        <w:r>
          <w:delText xml:space="preserve">Dessa forma</w:delText>
        </w:r>
      </w:del>
      <w:ins w:id="1139" w:author="Assessor GDSXSR" w:date="2026-10-31T22:17:17Z">
        <w:commentRangeStart w:id="47"/>
        <w:r>
          <w:rPr>
            <w:color w:val="808080"/>
          </w:rPr>
          <w:t xml:space="preserve">Assim</w:t>
        </w:r>
      </w:ins>
      <w:r>
        <w:t xml:space="preserve">, cabia à ré provar que o atendimento ofertado equivalia ao prescrito (CPC 373 II), e a afirmação de que cumpriu a tutela não basta diante da informação de que a paciente seguia internada.</w:t>
      </w:r>
      <w:commentRangeEnd w:id="47"/>
      <w:r>
        <w:rPr>
          <w:rStyle w:val="CommentReference"/>
        </w:rPr>
        <w:commentReference w:id="47"/>
      </w:r>
      <w:commentRangeEnd w:id="22"/>
      <w:r w:rsidRPr="00A16893">
        <w:rPr>
          <w:rStyle w:val="Refdecomentrio"/>
          <w:sz w:val="28"/>
          <w:szCs w:val="22"/>
        </w:rPr>
        <w:commentReference w:id="22"/>
      </w:r>
    </w:p>
    <w:p w:rsidRPr="00A16893" w:rsidR="0007107D" w:rsidRDefault="0007107D" w14:paraId="084D2862" w14:textId="77777777"/>
    <w:p w:rsidRPr="00A16893" w:rsidR="0007107D" w:rsidRDefault="006C1B32" w14:paraId="41945B1C" w14:textId="5343979E">
      <w:pPr>
        <w:ind w:firstLine="2268"/>
      </w:pPr>
      <w:del w:id="1140" w:author="Assessor GDSXSR" w:date="2026-10-31T22:17:17Z">
        <w:r>
          <w:rPr>
            <w:color w:val="808080"/>
          </w:rPr>
          <w:delText xml:space="preserve">O</w:delText>
        </w:r>
      </w:del>
      <w:ins w:id="1141" w:author="Assessor GDSXSR" w:date="2026-10-31T22:17:17Z">
        <w:r>
          <w:rPr>
            <w:color w:val="808080"/>
          </w:rPr>
          <w:t xml:space="preserve">Além disso, o</w:t>
        </w:r>
      </w:ins>
      <w:r>
        <w:t xml:space="preserve"> STJ entende que a cobertura do atendimento domiciliar abrange os insumos que o paciente receberia se estivesse internado, sob pena de desvirtuar o tratamento substitutivo (AgInt no REsp 1.994.361).</w:t>
      </w:r>
    </w:p>
    <w:p w:rsidRPr="00A16893" w:rsidR="0007107D" w:rsidRDefault="0007107D" w14:paraId="7378086D" w14:textId="77777777"/>
    <w:p w:rsidRPr="00A16893" w:rsidR="0007107D" w:rsidRDefault="006C1B32" w14:paraId="5EE833D5" w14:textId="77777777">
      <w:pPr>
        <w:ind w:firstLine="2268"/>
      </w:pPr>
      <w:r w:rsidRPr="00A16893">
        <w:t>Na hipótese, a sentença incluiu as fraldas entre os insumos indispensáveis ao home care, e a apelante não demonstra que a paciente, se estivesse internada, deixaria de recebê-las do hospital às expensas do plano.</w:t>
      </w:r>
    </w:p>
    <w:p w:rsidRPr="00A16893" w:rsidR="000F23F3" w:rsidRDefault="000F23F3" w14:paraId="1885903F" w14:textId="77777777">
      <w:pPr>
        <w:ind w:firstLine="2268"/>
      </w:pPr>
    </w:p>
    <w:p w:rsidRPr="00A16893" w:rsidR="000F23F3" w:rsidRDefault="00000000" w14:paraId="56FB787C" w14:textId="77777777">
      <w:pPr>
        <w:ind w:firstLine="2268"/>
      </w:pPr>
      <w:commentRangeStart w:id="23"/>
      <w:del w:id="1142" w:author="Assessor GDSXSR" w:date="2026-10-31T22:17:17Z">
        <w:r>
          <w:rPr>
            <w:color w:val="808080"/>
          </w:rPr>
          <w:delText xml:space="preserve">Quanto</w:delText>
        </w:r>
      </w:del>
      <w:ins w:id="1143" w:author="Assessor GDSXSR" w:date="2026-10-31T22:17:17Z">
        <w:r>
          <w:rPr>
            <w:color w:val="808080"/>
          </w:rPr>
          <w:t xml:space="preserve">Por fim, quanto</w:t>
        </w:r>
      </w:ins>
      <w:r>
        <w:rPr>
          <w:color w:val="808080"/>
        </w:rPr>
        <w:t xml:space="preserve"> à sucumbência, a distribuição proporcional pressupõe que cada litigante seja, em parte, vencedor e vencido (CPC 86), e a sentença acolheu todos os pedidos da autora.</w:t>
      </w:r>
      <w:commentRangeEnd w:id="23"/>
      <w:r w:rsidRPr="00A16893">
        <w:rPr>
          <w:rStyle w:val="Refdecomentrio"/>
          <w:sz w:val="28"/>
          <w:szCs w:val="22"/>
        </w:rPr>
        <w:commentReference w:id="23"/>
      </w:r>
    </w:p>
    <w:p w:rsidRPr="00A16893" w:rsidR="000F23F3" w:rsidRDefault="000F23F3" w14:paraId="19AF52E2" w14:textId="77777777">
      <w:pPr>
        <w:ind w:firstLine="2268"/>
      </w:pPr>
    </w:p>
    <w:p w:rsidRPr="00A16893" w:rsidR="000F23F3" w:rsidRDefault="00000000" w14:paraId="760B6491" w14:textId="77777777">
      <w:pPr>
        <w:ind w:firstLine="2268"/>
      </w:pPr>
      <w:r w:rsidRPr="00A16893">
        <w:rPr>
          <w:color w:val="808080"/>
          <w:highlight w:val="yellow"/>
          <w:u w:val="single"/>
        </w:rPr>
        <w:t>Assim, nego provimento ao apelo, nesse ponto.</w:t>
      </w:r>
    </w:p>
    <w:p w:rsidRPr="00A16893" w:rsidR="0007107D" w:rsidRDefault="0007107D" w14:paraId="0D196480" w14:textId="77777777"/>
    <w:p w:rsidRPr="00A16893" w:rsidR="0007107D" w:rsidRDefault="006C1B32" w14:paraId="79F4FA63" w14:textId="77777777">
      <w:pPr>
        <w:keepNext/>
        <w:jc w:val="center"/>
      </w:pPr>
      <w:commentRangeStart w:id="48"/>
      <w:r>
        <w:rPr>
          <w:highlight w:val="yellow"/>
        </w:rPr>
        <w:t xml:space="preserve">DA </w:t>
      </w:r>
      <w:r>
        <w:rPr>
          <w:color w:val="808080"/>
          <w:highlight w:val="yellow"/>
        </w:rPr>
        <w:t xml:space="preserve">MANUTENÇÃO</w:t>
      </w:r>
      <w:r>
        <w:rPr>
          <w:highlight w:val="yellow"/>
        </w:rPr>
        <w:t xml:space="preserve"> </w:t>
      </w:r>
      <w:r>
        <w:rPr>
          <w:color w:val="808080"/>
          <w:highlight w:val="yellow"/>
        </w:rPr>
        <w:t xml:space="preserve">DA</w:t>
      </w:r>
      <w:r>
        <w:rPr>
          <w:highlight w:val="yellow"/>
        </w:rPr>
        <w:t xml:space="preserve"> </w:t>
      </w:r>
      <w:r>
        <w:rPr>
          <w:color w:val="808080"/>
          <w:highlight w:val="yellow"/>
        </w:rPr>
        <w:t xml:space="preserve">CONDENAÇÃO</w:t>
      </w:r>
      <w:r>
        <w:rPr>
          <w:highlight w:val="yellow"/>
        </w:rPr>
        <w:t xml:space="preserve"> </w:t>
      </w:r>
      <w:r>
        <w:rPr>
          <w:color w:val="808080"/>
          <w:highlight w:val="yellow"/>
        </w:rPr>
        <w:t xml:space="preserve">POR DANOS MORAIS</w:t>
      </w:r>
      <w:commentRangeEnd w:id="48"/>
      <w:r>
        <w:rPr>
          <w:rStyle w:val="CommentReference"/>
        </w:rPr>
        <w:commentReference w:id="48"/>
      </w:r>
      <w:del w:id="1144" w:author="Assessor GDSXSR" w:date="2026-10-31T22:17:17Z">
        <w:r>
          <w:rPr>
            <w:color w:val="808080"/>
            <w:highlight w:val="yellow"/>
          </w:rPr>
          <w:delText xml:space="preserve"> E ASTREINTES</w:delText>
        </w:r>
      </w:del>
    </w:p>
    <w:p w:rsidRPr="00A16893" w:rsidR="0007107D" w:rsidRDefault="0007107D" w14:paraId="4636A3F9" w14:textId="77777777">
      <w:pPr>
        <w:keepNext/>
      </w:pPr>
    </w:p>
    <w:p w:rsidRPr="00A16893" w:rsidR="0007107D" w:rsidRDefault="006C1B32" w14:paraId="393D529C" w14:textId="77777777">
      <w:pPr>
        <w:ind w:firstLine="2268"/>
      </w:pPr>
      <w:commentRangeStart w:id="24"/>
      <w:r>
        <w:t xml:space="preserve">A ré/apelante alega que</w:t>
      </w:r>
      <w:r>
        <w:rPr>
          <w:color w:val="808080"/>
        </w:rPr>
        <w:t xml:space="preserve">: </w:t>
      </w:r>
      <w:r>
        <w:rPr>
          <w:b/>
          <w:color w:val="808080"/>
        </w:rPr>
        <w:t xml:space="preserve">1)</w:t>
      </w:r>
      <w:r>
        <w:t xml:space="preserve"> não há dano moral, pois houve mero inadimplemento ou divergência interpretativa sobre o contrato, sem abalo à personalidade</w:t>
      </w:r>
      <w:r>
        <w:rPr>
          <w:color w:val="808080"/>
        </w:rPr>
        <w:t xml:space="preserve">; </w:t>
      </w:r>
      <w:r>
        <w:rPr>
          <w:b/>
          <w:color w:val="808080"/>
        </w:rPr>
        <w:t xml:space="preserve">2)</w:t>
      </w:r>
      <w:r>
        <w:rPr>
          <w:color w:val="808080"/>
        </w:rPr>
        <w:t xml:space="preserve"> subsidiariamente, a indenização de R$ 20.000,00 deve ser reduzida, por excessiva desproporção (CC 944)</w:t>
      </w:r>
      <w:del w:id="1145" w:author="Assessor GDSXSR" w:date="2026-10-31T22:17:17Z">
        <w:r>
          <w:rPr>
            <w:color w:val="808080"/>
          </w:rPr>
          <w:delText xml:space="preserve">; </w:delText>
        </w:r>
        <w:r>
          <w:rPr>
            <w:b/>
            <w:color w:val="808080"/>
          </w:rPr>
          <w:delText xml:space="preserve">3)</w:delText>
        </w:r>
        <w:r>
          <w:rPr>
            <w:color w:val="808080"/>
          </w:rPr>
          <w:delText xml:space="preserve"> a multa deve ser revista e limitada a um teto, por ser excessiva</w:delText>
        </w:r>
      </w:del>
      <w:r>
        <w:t xml:space="preserve"> (ID 91188109).</w:t>
      </w:r>
      <w:commentRangeEnd w:id="24"/>
      <w:r w:rsidRPr="00A16893">
        <w:rPr>
          <w:rStyle w:val="Refdecomentrio"/>
          <w:sz w:val="28"/>
          <w:szCs w:val="22"/>
        </w:rPr>
        <w:commentReference w:id="24"/>
      </w:r>
    </w:p>
    <w:p w:rsidRPr="00A16893" w:rsidR="0007107D" w:rsidRDefault="0007107D" w14:paraId="00970BA2" w14:textId="77777777"/>
    <w:p w:rsidRPr="00A16893" w:rsidR="0007107D" w:rsidRDefault="006C1B32" w14:paraId="3DA5FAFA" w14:textId="77777777">
      <w:pPr>
        <w:ind w:firstLine="2268"/>
      </w:pPr>
      <w:commentRangeStart w:id="25"/>
      <w:r w:rsidRPr="00A16893">
        <w:rPr>
          <w:highlight w:val="yellow"/>
        </w:rPr>
        <w:t>Sem razão a apelante.</w:t>
      </w:r>
      <w:commentRangeEnd w:id="25"/>
      <w:r w:rsidRPr="00A16893">
        <w:rPr>
          <w:rStyle w:val="Refdecomentrio"/>
          <w:sz w:val="28"/>
          <w:szCs w:val="22"/>
        </w:rPr>
        <w:commentReference w:id="25"/>
      </w:r>
    </w:p>
    <w:p w:rsidRPr="00A16893" w:rsidR="0007107D" w:rsidRDefault="0007107D" w14:paraId="239A1A58" w14:textId="77777777"/>
    <w:p w:rsidRPr="00A16893" w:rsidR="0007107D" w:rsidRDefault="006C1B32" w14:paraId="69F178E2" w14:textId="77777777">
      <w:pPr>
        <w:ind w:firstLine="2268"/>
      </w:pPr>
      <w:r w:rsidRPr="00A16893">
        <w:t>A r. sentença, cujos argumentos acolho, examinou o conjunto probatório e rebate as alegações do apelo:</w:t>
      </w:r>
    </w:p>
    <w:p w:rsidRPr="00A16893" w:rsidR="0007107D" w:rsidRDefault="0007107D" w14:paraId="6FB76AEA" w14:textId="77777777"/>
    <w:p w:rsidRPr="00A16893" w:rsidR="0007107D" w:rsidRDefault="006C1B32" w14:paraId="6A8D73AA" w14:textId="77777777">
      <w:pPr>
        <w:ind w:left="2268" w:firstLine="1134"/>
      </w:pPr>
      <w:r w:rsidRPr="00A16893">
        <w:rPr>
          <w:i/>
          <w:sz w:val="26"/>
          <w:highlight w:val="yellow"/>
        </w:rPr>
        <w:t>"Quanto ao pedido de indenização por danos morais, a conduta da ré ultrapassou o mero inadimplemento contratual e caracterizou falha qualificada na prestação do serviço de saúde.</w:t>
      </w:r>
    </w:p>
    <w:p w:rsidRPr="00A16893" w:rsidR="0007107D" w:rsidRDefault="006C1B32" w14:paraId="4F9B26E2" w14:textId="77777777">
      <w:pPr>
        <w:ind w:left="2268" w:firstLine="1134"/>
      </w:pPr>
      <w:r w:rsidRPr="00A16893">
        <w:rPr>
          <w:i/>
          <w:sz w:val="26"/>
          <w:highlight w:val="yellow"/>
        </w:rPr>
        <w:t xml:space="preserve">A autora é paciente idosa, com </w:t>
      </w:r>
      <w:commentRangeStart w:id="26"/>
      <w:r w:rsidRPr="00A16893">
        <w:rPr>
          <w:i/>
          <w:sz w:val="26"/>
          <w:highlight w:val="yellow"/>
        </w:rPr>
        <w:t>90 anos de idade</w:t>
      </w:r>
      <w:commentRangeEnd w:id="26"/>
      <w:r w:rsidRPr="00A16893">
        <w:rPr>
          <w:rStyle w:val="Refdecomentrio"/>
          <w:i/>
          <w:sz w:val="26"/>
          <w:szCs w:val="22"/>
          <w:highlight w:val="yellow"/>
        </w:rPr>
        <w:commentReference w:id="26"/>
      </w:r>
      <w:r w:rsidRPr="00A16893">
        <w:rPr>
          <w:i/>
          <w:sz w:val="26"/>
          <w:highlight w:val="yellow"/>
        </w:rPr>
        <w:t xml:space="preserve">, portadora de quadro clínico grave, tendo sofrido acidente vascular cerebral e dependendo de cuidados permanentes. Consta dos autos que </w:t>
      </w:r>
      <w:r w:rsidRPr="00A16893">
        <w:rPr>
          <w:i/>
          <w:sz w:val="26"/>
          <w:highlight w:val="yellow"/>
          <w:u w:val="single"/>
        </w:rPr>
        <w:t>permanece em situação de internação hospitalar desde 19/04/2025, apesar de haver indicação médica para internação domiciliar desde 08/07/2025</w:t>
      </w:r>
      <w:r w:rsidRPr="00A16893">
        <w:rPr>
          <w:i/>
          <w:sz w:val="26"/>
          <w:highlight w:val="yellow"/>
        </w:rPr>
        <w:t>.</w:t>
      </w:r>
    </w:p>
    <w:p w:rsidRPr="00A16893" w:rsidR="0007107D" w:rsidRDefault="006C1B32" w14:paraId="0E2F9C0C" w14:textId="77777777">
      <w:pPr>
        <w:ind w:left="2268" w:firstLine="1134"/>
      </w:pPr>
      <w:r w:rsidRPr="00A16893">
        <w:rPr>
          <w:i/>
          <w:sz w:val="26"/>
          <w:highlight w:val="yellow"/>
        </w:rPr>
        <w:t xml:space="preserve">A internação domiciliar prescrita não consistia em providência acessória ou de mera conveniência familiar, mas em medida assistencial necessária à continuidade do tratamento em ambiente </w:t>
      </w:r>
      <w:r w:rsidRPr="00A16893">
        <w:rPr>
          <w:i/>
          <w:sz w:val="26"/>
          <w:highlight w:val="yellow"/>
        </w:rPr>
        <w:lastRenderedPageBreak/>
        <w:t>adequado, diante da condição clínica da paciente e da necessidade de cuidados permanentes. A recusa ou demora injustificada na disponibilização do tratamento recomendado impôs à autora a manutenção prolongada em ambiente hospitalar, mesmo diante de indicação médica para transferência ao regime de home care.</w:t>
      </w:r>
    </w:p>
    <w:p w:rsidRPr="00A16893" w:rsidR="0007107D" w:rsidRDefault="006C1B32" w14:paraId="53823A12" w14:textId="77777777">
      <w:pPr>
        <w:ind w:left="2268" w:firstLine="1134"/>
      </w:pPr>
      <w:r w:rsidRPr="00A16893">
        <w:rPr>
          <w:i/>
          <w:sz w:val="26"/>
          <w:highlight w:val="yellow"/>
        </w:rPr>
        <w:t>Nesse contexto, a resistência da operadora em fornecer integralmente o tratamento domiciliar indicado comprometeu a segurança assistencial da paciente, pessoa idosa e em condição de extrema vulnerabilidade, submetendo-a à incerteza quanto à continuidade e adequação do cuidado de saúde necessário. Tal circunstância excede os aborrecimentos ordinários decorrentes de descumprimento contratual, pois envolve negativa de cobertura de tratamento essencial à preservação da saúde, da integridade física e da dignidade da beneficiária.</w:t>
      </w:r>
    </w:p>
    <w:p w:rsidRPr="00A16893" w:rsidR="0007107D" w:rsidRDefault="006C1B32" w14:paraId="45FAA9D8" w14:textId="77777777">
      <w:pPr>
        <w:ind w:left="2268" w:firstLine="1134"/>
      </w:pPr>
      <w:r w:rsidRPr="00A16893">
        <w:rPr>
          <w:i/>
          <w:sz w:val="26"/>
          <w:highlight w:val="yellow"/>
        </w:rPr>
        <w:t>A gravidade da situação é acentuada pelo fato de que a autora permaneceu internada por longo período, mesmo após indicação médica de internação domiciliar e após o deferimento da tutela de urgência. A conduta da ré, ao não implementar adequadamente o home care prescrito, agravou a aflição inerente ao quadro clínico da paciente e de sua representante, impondo indevida judicialização para obtenção de assistência médica essencial.</w:t>
      </w:r>
    </w:p>
    <w:p w:rsidRPr="00A16893" w:rsidR="0007107D" w:rsidRDefault="006C1B32" w14:paraId="3C528D20" w14:textId="77777777">
      <w:pPr>
        <w:ind w:left="2268" w:firstLine="1134"/>
      </w:pPr>
      <w:r w:rsidRPr="00A16893">
        <w:rPr>
          <w:i/>
          <w:sz w:val="26"/>
          <w:highlight w:val="yellow"/>
        </w:rPr>
        <w:t xml:space="preserve">O dano moral, portanto, decorre da falha qualificada na prestação do serviço, caracterizada pela </w:t>
      </w:r>
      <w:r w:rsidRPr="00A16893">
        <w:rPr>
          <w:i/>
          <w:sz w:val="26"/>
          <w:highlight w:val="yellow"/>
          <w:u w:val="single"/>
        </w:rPr>
        <w:t xml:space="preserve">resistência injustificada ao fornecimento de </w:t>
      </w:r>
      <w:r w:rsidRPr="00A16893">
        <w:rPr>
          <w:i/>
          <w:sz w:val="26"/>
          <w:highlight w:val="yellow"/>
          <w:u w:val="single"/>
        </w:rPr>
        <w:lastRenderedPageBreak/>
        <w:t>tratamento prescrito a paciente idosa</w:t>
      </w:r>
      <w:r w:rsidRPr="00A16893">
        <w:rPr>
          <w:i/>
          <w:sz w:val="26"/>
          <w:highlight w:val="yellow"/>
        </w:rPr>
        <w:t>, em estado grave, dependente de cuidados permanentes e submetida a prolongada internação hospitalar, apesar da indicação médica para tratamento domiciliar. (...)</w:t>
      </w:r>
    </w:p>
    <w:p w:rsidRPr="00A16893" w:rsidR="000F23F3" w:rsidRDefault="00000000" w14:paraId="25E46697" w14:textId="77777777">
      <w:pPr>
        <w:ind w:left="2268" w:firstLine="1134"/>
      </w:pPr>
      <w:r w:rsidRPr="00A16893">
        <w:rPr>
          <w:i/>
          <w:color w:val="808080"/>
          <w:sz w:val="26"/>
          <w:highlight w:val="yellow"/>
        </w:rPr>
        <w:t>Para a fixação do valor indenizatório, devem ser observados os critérios da razoabilidade e da proporcionalidade, considerando-se a gravidade da conduta, a idade avançada da paciente, a condição clínica delicada, a essencialidade do tratamento recusado ou retardado, a capacidade econômica das partes, o caráter compensatório da indenização e sua função pedagógica, sem ensejar enriquecimento sem causa.</w:t>
      </w:r>
    </w:p>
    <w:p w:rsidRPr="00A16893" w:rsidR="000F23F3" w:rsidRDefault="00000000" w14:paraId="46406A46" w14:textId="77777777">
      <w:pPr>
        <w:ind w:left="2268" w:firstLine="1134"/>
        <w:rPr>
          <w:ins w:id="1146" w:author="Assessor GDSXSR" w:date="2026-10-31T22:17:17Z"/>
        </w:rPr>
      </w:pPr>
      <w:r w:rsidRPr="00A16893">
        <w:rPr>
          <w:i/>
          <w:color w:val="808080"/>
          <w:sz w:val="26"/>
          <w:highlight w:val="yellow"/>
        </w:rPr>
        <w:t xml:space="preserve">À luz dessas circunstâncias, </w:t>
      </w:r>
      <w:r w:rsidRPr="00A16893">
        <w:rPr>
          <w:i/>
          <w:color w:val="808080"/>
          <w:sz w:val="26"/>
          <w:highlight w:val="yellow"/>
          <w:u w:val="single"/>
        </w:rPr>
        <w:t>mostra-se adequado e proporcional o valor de R$ 20.000,00</w:t>
      </w:r>
      <w:r w:rsidRPr="00A16893">
        <w:rPr>
          <w:i/>
          <w:color w:val="808080"/>
          <w:sz w:val="26"/>
          <w:highlight w:val="yellow"/>
        </w:rPr>
        <w:t>, quantia suficiente para compensar o abalo moral suportado e reprovar a conduta da ré, sem se revelar excessiva." (ID 91188105)</w:t>
      </w:r>
    </w:p>
    <w:p>
      <w:pPr>
        <w:ind w:left="2268" w:firstLine="1134"/>
        <w:rPr>
          <w:ins w:id="1147" w:author="Assessor GDSXSR" w:date="2026-10-31T22:17:17Z"/>
        </w:rPr>
      </w:pPr>
    </w:p>
    <w:p>
      <w:pPr>
        <w:ind w:firstLine="2268"/>
        <w:rPr>
          <w:ins w:id="1149" w:author="Assessor GDSXSR" w:date="2026-10-31T22:17:17Z"/>
        </w:rPr>
      </w:pPr>
      <w:ins w:id="1148" w:author="Assessor GDSXSR" w:date="2026-10-31T22:17:17Z">
        <w:commentRangeStart w:id="49"/>
        <w:r>
          <w:rPr>
            <w:i w:val="0"/>
            <w:color w:val="808080"/>
            <w:sz w:val="28"/>
          </w:rPr>
          <w:t xml:space="preserve">O c. STJ, no julgamento do Tema Repetitivo 1.365, fixou a seguinte tese:</w:t>
        </w:r>
        <w:commentRangeEnd w:id="49"/>
        <w:r>
          <w:rPr>
            <w:rStyle w:val="CommentReference"/>
            <w:color w:val="808080"/>
          </w:rPr>
          <w:commentReference w:id="49"/>
        </w:r>
      </w:ins>
    </w:p>
    <w:p>
      <w:pPr>
        <w:ind w:firstLine="2268"/>
        <w:rPr>
          <w:ins w:id="1150" w:author="Assessor GDSXSR" w:date="2026-10-31T22:17:17Z"/>
        </w:rPr>
      </w:pPr>
    </w:p>
    <w:p>
      <w:pPr>
        <w:ind w:left="2268" w:firstLine="1134"/>
        <w:rPr>
          <w:ins w:id="1152" w:author="Assessor GDSXSR" w:date="2026-10-31T22:17:17Z"/>
        </w:rPr>
      </w:pPr>
      <w:ins w:id="1151" w:author="Assessor GDSXSR" w:date="2026-10-31T22:17:17Z">
        <w:r>
          <w:rPr>
            <w:i/>
            <w:color w:val="808080"/>
            <w:sz w:val="26"/>
          </w:rPr>
          <w:t xml:space="preserve">“A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 (REsp n. 2.197.574/SP, relator Ministro Ricardo Villas Bôas Cueva, Segunda Seção, julgado em 11/3/2026, DJEN de 20/3/2026.)</w:t>
        </w:r>
      </w:ins>
    </w:p>
    <w:p>
      <w:pPr>
        <w:ind w:left="2268" w:firstLine="1134"/>
        <w:rPr>
          <w:ins w:id="1153" w:author="Assessor GDSXSR" w:date="2026-10-31T22:17:17Z"/>
        </w:rPr>
      </w:pPr>
    </w:p>
    <w:p>
      <w:pPr>
        <w:ind w:firstLine="2268"/>
        <w:rPr/>
      </w:pPr>
      <w:ins w:id="1154" w:author="Assessor GDSXSR" w:date="2026-10-31T22:17:17Z">
        <w:r>
          <w:rPr>
            <w:i w:val="0"/>
            <w:color w:val="808080"/>
            <w:sz w:val="28"/>
          </w:rPr>
          <w:t xml:space="preserve">Contudo, a tese não afasta o dano moral, pois exige apenas que outros elementos, além da recusa, revelem abalo anímico que ultrapasse o mero dissabor.</w:t>
        </w:r>
      </w:ins>
    </w:p>
    <w:p w:rsidRPr="00A16893" w:rsidR="0007107D" w:rsidRDefault="0007107D" w14:paraId="45FCCD4E" w14:textId="77777777"/>
    <w:p w:rsidRPr="00A16893" w:rsidR="0007107D" w:rsidRDefault="006C1B32" w14:paraId="0E5D0A85" w14:textId="77777777">
      <w:pPr>
        <w:ind w:firstLine="2268"/>
      </w:pPr>
      <w:r w:rsidRPr="00A16893">
        <w:rPr>
          <w:color w:val="808080"/>
        </w:rPr>
        <w:t>No</w:t>
      </w:r>
      <w:r w:rsidRPr="00A16893">
        <w:t xml:space="preserve"> </w:t>
      </w:r>
      <w:r w:rsidRPr="00A16893">
        <w:rPr>
          <w:color w:val="808080"/>
        </w:rPr>
        <w:t>caso,</w:t>
      </w:r>
      <w:r w:rsidRPr="00A16893">
        <w:t xml:space="preserve"> a controvérsia não se limita à extensão da cobertura, pois a paciente, idosa, seguiu internada, apesar da indicação médica de home care desde 08/07/2025 e da tutela de urgência de 29/08/2025 (ID 91188020 e 91188105).</w:t>
      </w:r>
    </w:p>
    <w:p w:rsidRPr="00A16893" w:rsidR="0007107D" w:rsidRDefault="0007107D" w14:paraId="22695A59" w14:textId="77777777"/>
    <w:p w:rsidRPr="00A16893" w:rsidR="0007107D" w:rsidRDefault="006C1B32" w14:paraId="3EBBCD7E" w14:textId="77777777">
      <w:pPr>
        <w:ind w:firstLine="2268"/>
      </w:pPr>
      <w:commentRangeStart w:id="50"/>
      <w:r>
        <w:t xml:space="preserve">Nesse sentido</w:t>
      </w:r>
      <w:del w:id="1155" w:author="Assessor GDSXSR" w:date="2026-10-31T22:17:17Z">
        <w:r>
          <w:delText xml:space="preserve">, a jurisprudência desta e. Turma e deste e. Tribunal</w:delText>
        </w:r>
      </w:del>
      <w:r>
        <w:t xml:space="preserve">:</w:t>
      </w:r>
      <w:commentRangeEnd w:id="50"/>
      <w:r>
        <w:rPr>
          <w:rStyle w:val="CommentReference"/>
        </w:rPr>
        <w:commentReference w:id="50"/>
      </w:r>
    </w:p>
    <w:p w:rsidRPr="00A16893" w:rsidR="0007107D" w:rsidRDefault="0007107D" w14:paraId="45C7275A" w14:textId="77777777"/>
    <w:p w:rsidRPr="00A16893" w:rsidR="0007107D" w:rsidRDefault="006C1B32" w14:paraId="043D739A" w14:textId="77777777">
      <w:pPr>
        <w:ind w:left="2268"/>
      </w:pPr>
      <w:r w:rsidRPr="00A16893">
        <w:rPr>
          <w:i/>
          <w:sz w:val="26"/>
          <w:highlight w:val="yellow"/>
        </w:rPr>
        <w:t xml:space="preserve">"(...) 1. Embora lícita a delimitação contratual das patologias alcançadas pela cobertura do plano de saúde, é inadmissível, porque abusiva, cláusula </w:t>
      </w:r>
      <w:r w:rsidRPr="00A16893">
        <w:rPr>
          <w:i/>
          <w:sz w:val="26"/>
          <w:highlight w:val="yellow"/>
        </w:rPr>
        <w:lastRenderedPageBreak/>
        <w:t xml:space="preserve">excludente de determinado tratamento - no caso, domiciliar - por conspirar contra a própria finalidade do contrato, privando o segurado de obter o que for mais adequado para cada uma delas, de acordo com a prescrição médica. 2. </w:t>
      </w:r>
      <w:r w:rsidRPr="00A16893">
        <w:rPr>
          <w:i/>
          <w:sz w:val="26"/>
          <w:highlight w:val="yellow"/>
          <w:u w:val="single"/>
        </w:rPr>
        <w:t>A indevida recusa de cobertura causou dano moral</w:t>
      </w:r>
      <w:r w:rsidRPr="00A16893">
        <w:rPr>
          <w:i/>
          <w:sz w:val="26"/>
          <w:highlight w:val="yellow"/>
        </w:rPr>
        <w:t>, cuja compensação, em R$ 10.000,00, não comporta redução."</w:t>
      </w:r>
    </w:p>
    <w:p w:rsidRPr="00A16893" w:rsidR="0007107D" w:rsidRDefault="006C1B32" w14:paraId="44888E7F" w14:textId="77777777">
      <w:pPr>
        <w:ind w:left="2268"/>
      </w:pPr>
      <w:r>
        <w:rPr>
          <w:i/>
          <w:sz w:val="26"/>
        </w:rPr>
        <w:t xml:space="preserve">(</w:t>
      </w:r>
      <w:del w:id="1156" w:author="Assessor GDSXSR" w:date="2026-10-31T22:17:17Z">
        <w:r>
          <w:rPr>
            <w:i/>
            <w:sz w:val="26"/>
          </w:rPr>
          <w:delText xml:space="preserve">TJDFT, </w:delText>
        </w:r>
      </w:del>
      <w:r>
        <w:rPr>
          <w:i/>
          <w:sz w:val="26"/>
        </w:rPr>
        <w:t xml:space="preserve">0712240-68.2024.8.07.0001, Relator</w:t>
      </w:r>
      <w:ins w:id="1157" w:author="Assessor GDSXSR" w:date="2026-10-31T22:17:17Z">
        <w:r>
          <w:rPr>
            <w:i/>
            <w:color w:val="808080"/>
            <w:sz w:val="26"/>
          </w:rPr>
          <w:t xml:space="preserve">(a)</w:t>
        </w:r>
      </w:ins>
      <w:r>
        <w:rPr>
          <w:i/>
          <w:sz w:val="26"/>
        </w:rPr>
        <w:t xml:space="preserve">: </w:t>
      </w:r>
      <w:del w:id="1158" w:author="Assessor GDSXSR" w:date="2026-10-31T22:17:17Z">
        <w:r>
          <w:rPr>
            <w:i/>
            <w:sz w:val="26"/>
          </w:rPr>
          <w:delText xml:space="preserve">Fernando</w:delText>
        </w:r>
      </w:del>
      <w:ins w:id="1159" w:author="Assessor GDSXSR" w:date="2026-10-31T22:17:17Z">
        <w:r>
          <w:rPr>
            <w:i/>
            <w:color w:val="808080"/>
            <w:sz w:val="26"/>
          </w:rPr>
          <w:t xml:space="preserve">FERNANDO</w:t>
        </w:r>
      </w:ins>
      <w:r>
        <w:rPr>
          <w:i/>
          <w:sz w:val="26"/>
        </w:rPr>
        <w:t xml:space="preserve"> </w:t>
      </w:r>
      <w:del w:id="1160" w:author="Assessor GDSXSR" w:date="2026-10-31T22:17:17Z">
        <w:r>
          <w:rPr>
            <w:i/>
            <w:sz w:val="26"/>
          </w:rPr>
          <w:delText xml:space="preserve">Habibe</w:delText>
        </w:r>
      </w:del>
      <w:ins w:id="1161" w:author="Assessor GDSXSR" w:date="2026-10-31T22:17:17Z">
        <w:r>
          <w:rPr>
            <w:i/>
            <w:color w:val="808080"/>
            <w:sz w:val="26"/>
          </w:rPr>
          <w:t xml:space="preserve">HABIBE</w:t>
        </w:r>
      </w:ins>
      <w:r>
        <w:rPr>
          <w:i/>
          <w:sz w:val="26"/>
        </w:rPr>
        <w:t xml:space="preserve">, 4ª </w:t>
      </w:r>
      <w:del w:id="1162" w:author="Assessor GDSXSR" w:date="2026-10-31T22:17:17Z">
        <w:r>
          <w:rPr>
            <w:i/>
            <w:sz w:val="26"/>
          </w:rPr>
          <w:delText xml:space="preserve">Turma</w:delText>
        </w:r>
      </w:del>
      <w:ins w:id="1163" w:author="Assessor GDSXSR" w:date="2026-10-31T22:17:17Z">
        <w:r>
          <w:rPr>
            <w:i/>
            <w:color w:val="808080"/>
            <w:sz w:val="26"/>
          </w:rPr>
          <w:t xml:space="preserve">TURMA</w:t>
        </w:r>
      </w:ins>
      <w:r>
        <w:rPr>
          <w:i/>
          <w:sz w:val="26"/>
        </w:rPr>
        <w:t xml:space="preserve"> </w:t>
      </w:r>
      <w:del w:id="1164" w:author="Assessor GDSXSR" w:date="2026-10-31T22:17:17Z">
        <w:r>
          <w:rPr>
            <w:i/>
            <w:sz w:val="26"/>
          </w:rPr>
          <w:delText xml:space="preserve">Cível</w:delText>
        </w:r>
      </w:del>
      <w:ins w:id="1165" w:author="Assessor GDSXSR" w:date="2026-10-31T22:17:17Z">
        <w:r>
          <w:rPr>
            <w:i/>
            <w:color w:val="808080"/>
            <w:sz w:val="26"/>
          </w:rPr>
          <w:t xml:space="preserve">CÍVEL</w:t>
        </w:r>
      </w:ins>
      <w:r>
        <w:rPr>
          <w:i/>
          <w:sz w:val="26"/>
        </w:rPr>
        <w:t xml:space="preserve">, </w:t>
      </w:r>
      <w:del w:id="1166" w:author="Assessor GDSXSR" w:date="2026-10-31T22:17:17Z">
        <w:r>
          <w:rPr>
            <w:i/>
            <w:sz w:val="26"/>
          </w:rPr>
          <w:delText xml:space="preserve">Data</w:delText>
        </w:r>
      </w:del>
      <w:ins w:id="1167" w:author="Assessor GDSXSR" w:date="2026-10-31T22:17:17Z">
        <w:r>
          <w:rPr>
            <w:i/>
            <w:color w:val="808080"/>
            <w:sz w:val="26"/>
          </w:rPr>
          <w:t xml:space="preserve">data</w:t>
        </w:r>
      </w:ins>
      <w:r>
        <w:rPr>
          <w:i/>
          <w:sz w:val="26"/>
        </w:rPr>
        <w:t xml:space="preserve"> de </w:t>
      </w:r>
      <w:del w:id="1168" w:author="Assessor GDSXSR" w:date="2026-10-31T22:17:17Z">
        <w:r>
          <w:rPr>
            <w:i/>
            <w:sz w:val="26"/>
          </w:rPr>
          <w:delText xml:space="preserve">Julgamento</w:delText>
        </w:r>
      </w:del>
      <w:ins w:id="1169" w:author="Assessor GDSXSR" w:date="2026-10-31T22:17:17Z">
        <w:r>
          <w:rPr>
            <w:i/>
            <w:color w:val="808080"/>
            <w:sz w:val="26"/>
          </w:rPr>
          <w:t xml:space="preserve">julgamento</w:t>
        </w:r>
      </w:ins>
      <w:r>
        <w:rPr>
          <w:i/>
          <w:sz w:val="26"/>
        </w:rPr>
        <w:t xml:space="preserve">: 09/04/2025</w:t>
      </w:r>
      <w:ins w:id="1170" w:author="Assessor GDSXSR" w:date="2026-10-31T22:17:17Z">
        <w:r>
          <w:rPr>
            <w:i/>
            <w:color w:val="808080"/>
            <w:sz w:val="26"/>
          </w:rPr>
          <w:t xml:space="preserve">.</w:t>
        </w:r>
      </w:ins>
      <w:r>
        <w:rPr>
          <w:i/>
          <w:sz w:val="26"/>
        </w:rPr>
        <w:t xml:space="preserve">)</w:t>
      </w:r>
      <w:ins w:id="1171" w:author="Assessor GDSXSR" w:date="2026-10-31T22:17:17Z">
        <w:r>
          <w:rPr>
            <w:i/>
            <w:color w:val="808080"/>
            <w:sz w:val="26"/>
          </w:rPr>
          <w:t xml:space="preserve"> – Grifei</w:t>
        </w:r>
      </w:ins>
    </w:p>
    <w:p w:rsidRPr="00A16893" w:rsidR="0007107D" w:rsidRDefault="0007107D" w14:paraId="45CF76C7" w14:textId="77777777"/>
    <w:p w:rsidRPr="00A16893" w:rsidR="0007107D" w:rsidRDefault="006C1B32" w14:paraId="430C8590" w14:textId="77777777">
      <w:pPr>
        <w:ind w:firstLine="2268"/>
      </w:pPr>
      <w:commentRangeStart w:id="27"/>
      <w:r w:rsidRPr="00A16893">
        <w:rPr>
          <w:color w:val="808080"/>
        </w:rPr>
        <w:t>Ficou</w:t>
      </w:r>
      <w:r w:rsidRPr="00A16893">
        <w:t xml:space="preserve"> </w:t>
      </w:r>
      <w:r w:rsidRPr="00A16893">
        <w:rPr>
          <w:color w:val="808080"/>
        </w:rPr>
        <w:t>comprovada</w:t>
      </w:r>
      <w:r w:rsidRPr="00A16893">
        <w:t xml:space="preserve"> a recusa em substituir a internação por atendimento domiciliar</w:t>
      </w:r>
      <w:r w:rsidRPr="00A16893">
        <w:rPr>
          <w:color w:val="808080"/>
        </w:rPr>
        <w:t>,</w:t>
      </w:r>
      <w:r w:rsidRPr="00A16893">
        <w:t xml:space="preserve"> e a paciente permaneceu no hospital, mesmo após a tutela</w:t>
      </w:r>
      <w:r w:rsidRPr="00A16893">
        <w:rPr>
          <w:color w:val="808080"/>
        </w:rPr>
        <w:t xml:space="preserve"> (ID 91188080, 91188081 e 91188090)</w:t>
      </w:r>
      <w:r w:rsidRPr="00A16893">
        <w:t>.</w:t>
      </w:r>
      <w:commentRangeEnd w:id="27"/>
      <w:r w:rsidRPr="00A16893">
        <w:rPr>
          <w:rStyle w:val="Refdecomentrio"/>
          <w:sz w:val="28"/>
          <w:szCs w:val="22"/>
        </w:rPr>
        <w:commentReference w:id="27"/>
      </w:r>
    </w:p>
    <w:p w:rsidRPr="00A16893" w:rsidR="0007107D" w:rsidRDefault="0007107D" w14:paraId="526CB3E9" w14:textId="77777777"/>
    <w:p w:rsidRPr="00A16893" w:rsidR="0007107D" w:rsidRDefault="006C1B32" w14:paraId="26B77478" w14:textId="77777777">
      <w:pPr>
        <w:ind w:firstLine="2268"/>
      </w:pPr>
      <w:del w:id="1172" w:author="Assessor GDSXSR" w:date="2026-10-31T22:17:17Z">
        <w:r>
          <w:rPr>
            <w:color w:val="808080"/>
          </w:rPr>
          <w:delText xml:space="preserve">Os</w:delText>
        </w:r>
      </w:del>
      <w:ins w:id="1173" w:author="Assessor GDSXSR" w:date="2026-10-31T22:17:17Z">
        <w:commentRangeStart w:id="51"/>
        <w:r>
          <w:rPr>
            <w:color w:val="808080"/>
          </w:rPr>
          <w:t xml:space="preserve">O</w:t>
        </w:r>
      </w:ins>
      <w:r>
        <w:t xml:space="preserve"> </w:t>
      </w:r>
      <w:del w:id="1174" w:author="Assessor GDSXSR" w:date="2026-10-31T22:17:17Z">
        <w:r>
          <w:delText xml:space="preserve">precedentes</w:delText>
        </w:r>
      </w:del>
      <w:ins w:id="1175" w:author="Assessor GDSXSR" w:date="2026-10-31T22:17:17Z">
        <w:r>
          <w:rPr>
            <w:color w:val="808080"/>
          </w:rPr>
          <w:t xml:space="preserve">precedente</w:t>
        </w:r>
      </w:ins>
      <w:r>
        <w:t xml:space="preserve"> </w:t>
      </w:r>
      <w:del w:id="1176" w:author="Assessor GDSXSR" w:date="2026-10-31T22:17:17Z">
        <w:r>
          <w:delText xml:space="preserve">que</w:delText>
        </w:r>
      </w:del>
      <w:ins w:id="1177" w:author="Assessor GDSXSR" w:date="2026-10-31T22:17:17Z">
        <w:r>
          <w:rPr>
            <w:color w:val="808080"/>
          </w:rPr>
          <w:t xml:space="preserve">transcrito</w:t>
        </w:r>
      </w:ins>
      <w:r>
        <w:t xml:space="preserve"> </w:t>
      </w:r>
      <w:del w:id="1178" w:author="Assessor GDSXSR" w:date="2026-10-31T22:17:17Z">
        <w:r>
          <w:delText xml:space="preserve">fixam</w:delText>
        </w:r>
      </w:del>
      <w:ins w:id="1179" w:author="Assessor GDSXSR" w:date="2026-10-31T22:17:17Z">
        <w:r>
          <w:rPr>
            <w:color w:val="808080"/>
          </w:rPr>
          <w:t xml:space="preserve">mantém</w:t>
        </w:r>
      </w:ins>
      <w:r>
        <w:t xml:space="preserve"> R$ 10.000,00 </w:t>
      </w:r>
      <w:del w:id="1180" w:author="Assessor GDSXSR" w:date="2026-10-31T22:17:17Z">
        <w:r>
          <w:delText xml:space="preserve">tratam de</w:delText>
        </w:r>
      </w:del>
      <w:ins w:id="1181" w:author="Assessor GDSXSR" w:date="2026-10-31T22:17:17Z">
        <w:r>
          <w:rPr>
            <w:color w:val="808080"/>
          </w:rPr>
          <w:t xml:space="preserve">em</w:t>
        </w:r>
      </w:ins>
      <w:r>
        <w:t xml:space="preserve"> recusa de cobertura, e, na hipótese, a paciente tinha 90 anos na sentença, tem quadro grave e ficou internada por longo período, mesmo após a tutela.</w:t>
      </w:r>
      <w:commentRangeEnd w:id="51"/>
      <w:r>
        <w:rPr>
          <w:rStyle w:val="CommentReference"/>
        </w:rPr>
        <w:commentReference w:id="51"/>
      </w:r>
    </w:p>
    <w:p w:rsidRPr="00A16893" w:rsidR="0007107D" w:rsidRDefault="0007107D" w14:paraId="66FBE4C0" w14:textId="77777777"/>
    <w:p w:rsidRPr="00A16893" w:rsidR="0007107D" w:rsidRDefault="006C1B32" w14:paraId="68838CB0" w14:textId="77777777">
      <w:pPr>
        <w:ind w:firstLine="2268"/>
        <w:rPr>
          <w:ins w:id="1184" w:author="Assessor GDSXSR" w:date="2026-10-31T22:17:17Z"/>
        </w:rPr>
      </w:pPr>
      <w:commentRangeStart w:id="28"/>
      <w:commentRangeStart w:id="29"/>
      <w:del w:id="1182" w:author="Assessor GDSXSR" w:date="2026-10-31T22:17:17Z">
        <w:r>
          <w:delText xml:space="preserve">Dessa forma</w:delText>
        </w:r>
      </w:del>
      <w:ins w:id="1183" w:author="Assessor GDSXSR" w:date="2026-10-31T22:17:17Z">
        <w:r>
          <w:rPr>
            <w:color w:val="808080"/>
          </w:rPr>
          <w:t xml:space="preserve">Portanto</w:t>
        </w:r>
      </w:ins>
      <w:r>
        <w:t xml:space="preserve">, não há excessiva desproporção entre a gravidade da conduta e o dano (CC 944 parágrafo único), e o valor de R$ 20.000,00 cumpre as funções compensatória e pedagógica.</w:t>
      </w:r>
      <w:commentRangeEnd w:id="29"/>
      <w:commentRangeEnd w:id="28"/>
      <w:r w:rsidRPr="00A16893">
        <w:rPr>
          <w:rStyle w:val="Refdecomentrio"/>
          <w:sz w:val="28"/>
          <w:szCs w:val="22"/>
        </w:rPr>
        <w:commentReference w:id="29"/>
      </w:r>
      <w:r w:rsidRPr="00A16893">
        <w:rPr>
          <w:rStyle w:val="Refdecomentrio"/>
          <w:sz w:val="28"/>
          <w:szCs w:val="22"/>
        </w:rPr>
        <w:commentReference w:id="28"/>
      </w:r>
    </w:p>
    <w:p>
      <w:pPr>
        <w:ind w:firstLine="2268"/>
        <w:rPr>
          <w:ins w:id="1185" w:author="Assessor GDSXSR" w:date="2026-10-31T22:17:17Z"/>
        </w:rPr>
      </w:pPr>
    </w:p>
    <w:p>
      <w:pPr>
        <w:ind w:firstLine="2268"/>
        <w:rPr>
          <w:ins w:id="1187" w:author="Assessor GDSXSR" w:date="2026-10-31T22:17:17Z"/>
        </w:rPr>
      </w:pPr>
      <w:ins w:id="1186" w:author="Assessor GDSXSR" w:date="2026-10-31T22:17:17Z">
        <w:commentRangeStart w:id="52"/>
        <w:r>
          <w:rPr>
            <w:color w:val="808080"/>
            <w:highlight w:val="yellow"/>
            <w:u w:val="single"/>
          </w:rPr>
          <w:t xml:space="preserve">Assim, nego provimento ao apelo, nesse ponto.</w:t>
        </w:r>
        <w:commentRangeEnd w:id="52"/>
        <w:r>
          <w:rPr>
            <w:rStyle w:val="CommentReference"/>
            <w:color w:val="808080"/>
          </w:rPr>
          <w:commentReference w:id="52"/>
        </w:r>
      </w:ins>
    </w:p>
    <w:p>
      <w:pPr>
        <w:ind w:firstLine="2268"/>
        <w:rPr>
          <w:ins w:id="1188" w:author="Assessor GDSXSR" w:date="2026-10-31T22:17:17Z"/>
        </w:rPr>
      </w:pPr>
    </w:p>
    <w:p>
      <w:pPr>
        <w:ind/>
        <w:jc w:val="center"/>
        <w:rPr>
          <w:ins w:id="1190" w:author="Assessor GDSXSR" w:date="2026-10-31T22:17:17Z"/>
        </w:rPr>
      </w:pPr>
      <w:ins w:id="1189" w:author="Assessor GDSXSR" w:date="2026-10-31T22:17:17Z">
        <w:r>
          <w:rPr>
            <w:color w:val="808080"/>
            <w:highlight w:val="yellow"/>
            <w:u w:val="none"/>
          </w:rPr>
          <w:t xml:space="preserve">DA MANUTENÇÃO DAS ASTREINTES PARA APURAÇÃO NO CUMPRIMENTO DE SENTENÇA</w:t>
        </w:r>
      </w:ins>
    </w:p>
    <w:p>
      <w:pPr>
        <w:ind/>
        <w:jc w:val="center"/>
        <w:rPr>
          <w:ins w:id="1191" w:author="Assessor GDSXSR" w:date="2026-10-31T22:17:17Z"/>
        </w:rPr>
      </w:pPr>
    </w:p>
    <w:p>
      <w:pPr>
        <w:ind w:firstLine="2268"/>
        <w:jc w:val="both"/>
        <w:rPr>
          <w:ins w:id="1193" w:author="Assessor GDSXSR" w:date="2026-10-31T22:17:17Z"/>
        </w:rPr>
      </w:pPr>
      <w:ins w:id="1192" w:author="Assessor GDSXSR" w:date="2026-10-31T22:17:17Z">
        <w:r>
          <w:rPr>
            <w:color w:val="808080"/>
            <w:u w:val="none"/>
          </w:rPr>
          <w:t xml:space="preserve">A ré/apelante alega que a multa deve ser revista e limitada a um teto, por ser excessiva (ID 91188109).</w:t>
        </w:r>
      </w:ins>
    </w:p>
    <w:p>
      <w:pPr>
        <w:ind w:firstLine="2268"/>
        <w:jc w:val="both"/>
        <w:rPr>
          <w:ins w:id="1194" w:author="Assessor GDSXSR" w:date="2026-10-31T22:17:17Z"/>
        </w:rPr>
      </w:pPr>
    </w:p>
    <w:p>
      <w:pPr>
        <w:ind w:firstLine="2268"/>
        <w:jc w:val="both"/>
        <w:rPr/>
      </w:pPr>
      <w:ins w:id="1195" w:author="Assessor GDSXSR" w:date="2026-10-31T22:17:17Z">
        <w:r>
          <w:rPr>
            <w:color w:val="808080"/>
            <w:highlight w:val="yellow"/>
            <w:u w:val="none"/>
          </w:rPr>
          <w:t xml:space="preserve">Sem razão a apelante.</w:t>
        </w:r>
      </w:ins>
    </w:p>
    <w:p w:rsidRPr="00A16893" w:rsidR="0007107D" w:rsidRDefault="0007107D" w14:paraId="19B92E35" w14:textId="77777777"/>
    <w:p w:rsidRPr="00A16893" w:rsidR="0007107D" w:rsidRDefault="006C1B32" w14:paraId="5B344221" w14:textId="77777777">
      <w:pPr>
        <w:ind w:firstLine="2268"/>
        <w:rPr>
          <w:ins w:id="1196" w:author="Assessor GDSXSR" w:date="2026-10-31T22:17:17Z"/>
        </w:rPr>
      </w:pPr>
      <w:commentRangeStart w:id="30"/>
      <w:r w:rsidRPr="00A16893">
        <w:rPr>
          <w:color w:val="808080"/>
        </w:rPr>
        <w:t>Quanto</w:t>
      </w:r>
      <w:r w:rsidRPr="00A16893">
        <w:t xml:space="preserve"> </w:t>
      </w:r>
      <w:r w:rsidRPr="00A16893">
        <w:rPr>
          <w:color w:val="808080"/>
        </w:rPr>
        <w:t>às astreintes</w:t>
      </w:r>
      <w:r w:rsidRPr="00A16893">
        <w:t>, a tutela de urgência fixou multa de R$ 2.000,00 por dia, limitada a R$ 100.000,00 (ID 91188020), e a decisão posterior a majorou para R$ 10.000,00 por dia, limitada a R$ 500.000,00 (ID 91188058), de modo que as astreintes já têm teto.</w:t>
      </w:r>
      <w:commentRangeEnd w:id="30"/>
      <w:r w:rsidRPr="00A16893">
        <w:rPr>
          <w:rStyle w:val="Refdecomentrio"/>
          <w:sz w:val="28"/>
          <w:szCs w:val="22"/>
        </w:rPr>
        <w:commentReference w:id="30"/>
      </w:r>
    </w:p>
    <w:p>
      <w:pPr>
        <w:ind w:firstLine="2268"/>
        <w:rPr>
          <w:ins w:id="1197" w:author="Assessor GDSXSR" w:date="2026-10-31T22:17:17Z"/>
        </w:rPr>
      </w:pPr>
    </w:p>
    <w:p>
      <w:pPr>
        <w:ind w:firstLine="2268"/>
        <w:rPr>
          <w:ins w:id="1199" w:author="Assessor GDSXSR" w:date="2026-10-31T22:17:17Z"/>
        </w:rPr>
      </w:pPr>
      <w:ins w:id="1198" w:author="Assessor GDSXSR" w:date="2026-10-31T22:17:17Z">
        <w:commentRangeStart w:id="53"/>
        <w:r>
          <w:rPr>
            <w:i w:val="0"/>
            <w:color w:val="808080"/>
            <w:sz w:val="28"/>
          </w:rPr>
          <w:t xml:space="preserve">Dispõe o art. 537, § 1º, do CPC:</w:t>
        </w:r>
        <w:commentRangeEnd w:id="53"/>
        <w:r>
          <w:rPr>
            <w:rStyle w:val="CommentReference"/>
            <w:color w:val="808080"/>
          </w:rPr>
          <w:commentReference w:id="53"/>
        </w:r>
      </w:ins>
    </w:p>
    <w:p>
      <w:pPr>
        <w:ind w:firstLine="2268"/>
        <w:rPr>
          <w:ins w:id="1200" w:author="Assessor GDSXSR" w:date="2026-10-31T22:17:17Z"/>
        </w:rPr>
      </w:pPr>
    </w:p>
    <w:p>
      <w:pPr>
        <w:ind w:left="2268"/>
        <w:rPr>
          <w:ins w:id="1202" w:author="Assessor GDSXSR" w:date="2026-10-31T22:17:17Z"/>
        </w:rPr>
      </w:pPr>
      <w:ins w:id="1201" w:author="Assessor GDSXSR" w:date="2026-10-31T22:17:17Z">
        <w:r>
          <w:rPr>
            <w:i/>
            <w:color w:val="808080"/>
            <w:sz w:val="26"/>
          </w:rPr>
          <w:t xml:space="preserve">“Art.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ins>
    </w:p>
    <w:p>
      <w:pPr>
        <w:ind w:left="2268"/>
        <w:rPr>
          <w:ins w:id="1204" w:author="Assessor GDSXSR" w:date="2026-10-31T22:17:17Z"/>
        </w:rPr>
      </w:pPr>
      <w:ins w:id="1203" w:author="Assessor GDSXSR" w:date="2026-10-31T22:17:17Z">
        <w:r>
          <w:rPr>
            <w:i/>
            <w:color w:val="808080"/>
            <w:sz w:val="26"/>
          </w:rPr>
          <w:t xml:space="preserve">(...)</w:t>
        </w:r>
      </w:ins>
    </w:p>
    <w:p>
      <w:pPr>
        <w:ind w:left="2268"/>
        <w:rPr>
          <w:ins w:id="1206" w:author="Assessor GDSXSR" w:date="2026-10-31T22:17:17Z"/>
        </w:rPr>
      </w:pPr>
      <w:ins w:id="1205" w:author="Assessor GDSXSR" w:date="2026-10-31T22:17:17Z">
        <w:r>
          <w:rPr>
            <w:i/>
            <w:color w:val="808080"/>
            <w:sz w:val="26"/>
          </w:rPr>
          <w:t xml:space="preserve">§ 1º O juiz poderá, de ofício ou a requerimento, modificar o valor ou a periodicidade da multa vincenda ou excluí-la, caso verifique que:</w:t>
        </w:r>
      </w:ins>
    </w:p>
    <w:p>
      <w:pPr>
        <w:ind w:left="2268"/>
        <w:rPr>
          <w:ins w:id="1208" w:author="Assessor GDSXSR" w:date="2026-10-31T22:17:17Z"/>
        </w:rPr>
      </w:pPr>
      <w:ins w:id="1207" w:author="Assessor GDSXSR" w:date="2026-10-31T22:17:17Z">
        <w:r>
          <w:rPr>
            <w:i/>
            <w:color w:val="808080"/>
            <w:sz w:val="26"/>
          </w:rPr>
          <w:t xml:space="preserve">I - se tornou insuficiente ou excessiva;</w:t>
        </w:r>
      </w:ins>
    </w:p>
    <w:p>
      <w:pPr>
        <w:ind w:left="2268"/>
        <w:rPr/>
      </w:pPr>
      <w:ins w:id="1209" w:author="Assessor GDSXSR" w:date="2026-10-31T22:17:17Z">
        <w:r>
          <w:rPr>
            <w:i/>
            <w:color w:val="808080"/>
            <w:sz w:val="26"/>
          </w:rPr>
          <w:t xml:space="preserve">II - o obrigado demonstrou cumprimento parcial superveniente da obrigação ou justa causa para o descumprimento.”</w:t>
        </w:r>
      </w:ins>
    </w:p>
    <w:p w:rsidRPr="00A16893" w:rsidR="0007107D" w:rsidRDefault="0007107D" w14:paraId="7ED9E31F" w14:textId="77777777"/>
    <w:p w:rsidRPr="00A16893" w:rsidR="0007107D" w:rsidRDefault="006C1B32" w14:paraId="07EB1520" w14:textId="77777777">
      <w:pPr>
        <w:ind w:firstLine="2268"/>
      </w:pPr>
      <w:commentRangeStart w:id="31"/>
      <w:r>
        <w:t xml:space="preserve">Além disso, a sentença não fixou valor devido, pois apenas manteve a multa e remeteu ao cumprimento de sentença a apuração do valor, do período, dos limites e da adequação, com contraditório (</w:t>
      </w:r>
      <w:del w:id="1210" w:author="Assessor GDSXSR" w:date="2026-10-31T22:17:17Z">
        <w:r>
          <w:delText xml:space="preserve">CPC 537 § 1º) (</w:delText>
        </w:r>
      </w:del>
      <w:r>
        <w:t xml:space="preserve">ID 91188105).</w:t>
      </w:r>
      <w:commentRangeEnd w:id="31"/>
      <w:r w:rsidRPr="00A16893">
        <w:rPr>
          <w:rStyle w:val="Refdecomentrio"/>
          <w:sz w:val="28"/>
          <w:szCs w:val="22"/>
        </w:rPr>
        <w:commentReference w:id="31"/>
      </w:r>
    </w:p>
    <w:p w:rsidRPr="00A16893" w:rsidR="0007107D" w:rsidRDefault="0007107D" w14:paraId="60961FA6" w14:textId="77777777"/>
    <w:p w:rsidRPr="00A16893" w:rsidR="0007107D" w:rsidRDefault="006C1B32" w14:paraId="7A4917E4" w14:textId="77777777">
      <w:pPr>
        <w:ind w:firstLine="2268"/>
      </w:pPr>
      <w:del w:id="1211" w:author="Assessor GDSXSR" w:date="2026-10-31T22:17:17Z">
        <w:r>
          <w:delText xml:space="preserve">Dessa forma</w:delText>
        </w:r>
      </w:del>
      <w:ins w:id="1212" w:author="Assessor GDSXSR" w:date="2026-10-31T22:17:17Z">
        <w:r>
          <w:rPr>
            <w:color w:val="808080"/>
          </w:rPr>
          <w:t xml:space="preserve">Assim</w:t>
        </w:r>
      </w:ins>
      <w:r>
        <w:t xml:space="preserve">, a revisão é prematura, pois não há valor apurado, e a ré poderá demonstrar, na fase própria, o cumprimento parcial ou a justa causa e pedir a adequação da multa</w:t>
      </w:r>
      <w:ins w:id="1213" w:author="Assessor GDSXSR" w:date="2026-10-31T22:17:17Z">
        <w:r>
          <w:rPr>
            <w:color w:val="808080"/>
          </w:rPr>
          <w:t xml:space="preserve"> vincenda (CPC 537 § 1º)</w:t>
        </w:r>
      </w:ins>
      <w:r>
        <w:t xml:space="preserve">.</w:t>
      </w:r>
    </w:p>
    <w:p w:rsidRPr="00A16893" w:rsidR="0007107D" w:rsidRDefault="0007107D" w14:paraId="612677F1" w14:textId="77777777"/>
    <w:p w:rsidRPr="00A16893" w:rsidR="0007107D" w:rsidRDefault="006C1B32" w14:paraId="1CACB4E5" w14:textId="77777777">
      <w:pPr>
        <w:keepNext/>
        <w:jc w:val="center"/>
      </w:pPr>
      <w:r w:rsidRPr="00A16893">
        <w:rPr>
          <w:b/>
        </w:rPr>
        <w:t>DISPOSITIVO</w:t>
      </w:r>
    </w:p>
    <w:p w:rsidRPr="00A16893" w:rsidR="0007107D" w:rsidRDefault="0007107D" w14:paraId="28A4799A" w14:textId="77777777">
      <w:pPr>
        <w:keepNext/>
      </w:pPr>
    </w:p>
    <w:p w:rsidRPr="00A16893" w:rsidR="0007107D" w:rsidP="7092DA80" w:rsidRDefault="006C1B32" w14:paraId="48D9DC91" w14:textId="78C5EE69">
      <w:pPr>
        <w:pStyle w:val="Normal"/>
        <w:suppressLineNumbers w:val="0"/>
        <w:bidi w:val="0"/>
        <w:spacing w:before="0" w:beforeAutospacing="off" w:after="0" w:afterAutospacing="off" w:line="360" w:lineRule="auto"/>
        <w:ind w:left="0" w:right="0" w:firstLine="2268"/>
        <w:jc w:val="both"/>
      </w:pPr>
      <w:commentRangeStart w:id="32"/>
      <w:commentRangeStart w:id="54"/>
      <w:r>
        <w:rPr/>
        <w:t xml:space="preserve">Ante o exposto, </w:t>
      </w:r>
      <w:r>
        <w:rPr>
          <w:b w:val="1"/>
          <w:bCs w:val="1"/>
        </w:rPr>
        <w:t xml:space="preserve">rejeito</w:t>
      </w:r>
      <w:r>
        <w:rPr/>
        <w:t xml:space="preserve"> a preliminar de cerceamento de defesa</w:t>
      </w:r>
      <w:r>
        <w:rPr/>
        <w:t xml:space="preserve"> </w:t>
      </w:r>
      <w:r>
        <w:rPr/>
        <w:t xml:space="preserve">e</w:t>
      </w:r>
      <w:ins w:id="1214" w:author="Assessor GDSXSR" w:date="2026-10-31T22:17:17Z">
        <w:r>
          <w:rPr>
            <w:color w:val="808080"/>
          </w:rPr>
          <w:t xml:space="preserve">, no mérito,</w:t>
        </w:r>
      </w:ins>
      <w:r>
        <w:rPr/>
        <w:t xml:space="preserve"> </w:t>
      </w:r>
      <w:r>
        <w:rPr>
          <w:b w:val="1"/>
          <w:bCs w:val="1"/>
        </w:rPr>
        <w:t xml:space="preserve">nego</w:t>
      </w:r>
      <w:r>
        <w:rPr>
          <w:b w:val="1"/>
          <w:bCs w:val="1"/>
        </w:rPr>
        <w:t xml:space="preserve"> </w:t>
      </w:r>
      <w:r>
        <w:rPr>
          <w:b w:val="1"/>
          <w:bCs w:val="1"/>
        </w:rPr>
        <w:t xml:space="preserve">provimento</w:t>
      </w:r>
      <w:r>
        <w:rPr>
          <w:b w:val="1"/>
          <w:bCs w:val="1"/>
        </w:rPr>
        <w:t xml:space="preserve"> </w:t>
      </w:r>
      <w:r>
        <w:rPr/>
        <w:t xml:space="preserve">ao apelo da ré, Hapvida Assistência Médica Ltda</w:t>
      </w:r>
      <w:r>
        <w:rPr/>
        <w:t xml:space="preserve">.</w:t>
      </w:r>
      <w:commentRangeEnd w:id="54"/>
      <w:r>
        <w:rPr>
          <w:rStyle w:val="CommentReference"/>
        </w:rPr>
        <w:commentReference w:id="54"/>
      </w:r>
      <w:commentRangeEnd w:id="32"/>
      <w:r>
        <w:rPr>
          <w:rStyle w:val="CommentReference"/>
        </w:rPr>
        <w:commentReference w:id="32"/>
      </w:r>
    </w:p>
    <w:p w:rsidRPr="00A16893" w:rsidR="0007107D" w:rsidRDefault="0007107D" w14:paraId="68EF756C" w14:textId="77777777"/>
    <w:p w:rsidRPr="00A16893" w:rsidR="0007107D" w:rsidRDefault="006C1B32" w14:paraId="4578ACC4" w14:textId="77777777">
      <w:pPr>
        <w:ind w:firstLine="2268"/>
      </w:pPr>
      <w:commentRangeStart w:id="33"/>
      <w:commentRangeStart w:id="34"/>
      <w:commentRangeStart w:id="35"/>
      <w:commentRangeStart w:id="36"/>
      <w:r w:rsidRPr="00A16893">
        <w:rPr>
          <w:b/>
        </w:rPr>
        <w:t>Majoro</w:t>
      </w:r>
      <w:r w:rsidRPr="00A16893">
        <w:t xml:space="preserve"> os honorários advocatícios devidos pela ré de R$ 10.000,00 para R$ 11.000,00 (CPC 85 § 11).</w:t>
      </w:r>
      <w:commentRangeEnd w:id="36"/>
      <w:r w:rsidRPr="00A16893">
        <w:rPr>
          <w:rStyle w:val="Refdecomentrio"/>
          <w:sz w:val="28"/>
          <w:szCs w:val="22"/>
        </w:rPr>
        <w:commentReference w:id="36"/>
      </w:r>
      <w:commentRangeEnd w:id="35"/>
      <w:r w:rsidRPr="00A16893">
        <w:rPr>
          <w:rStyle w:val="Refdecomentrio"/>
          <w:sz w:val="28"/>
          <w:szCs w:val="22"/>
        </w:rPr>
        <w:commentReference w:id="35"/>
      </w:r>
      <w:commentRangeEnd w:id="34"/>
      <w:r w:rsidRPr="00A16893">
        <w:rPr>
          <w:rStyle w:val="Refdecomentrio"/>
          <w:sz w:val="28"/>
          <w:szCs w:val="22"/>
        </w:rPr>
        <w:commentReference w:id="34"/>
      </w:r>
      <w:commentRangeEnd w:id="33"/>
      <w:r w:rsidRPr="00A16893">
        <w:rPr>
          <w:rStyle w:val="Refdecomentrio"/>
          <w:sz w:val="28"/>
          <w:szCs w:val="22"/>
        </w:rPr>
        <w:commentReference w:id="33"/>
      </w:r>
    </w:p>
    <w:p w:rsidRPr="00A16893" w:rsidR="0007107D" w:rsidRDefault="0007107D" w14:paraId="4188B0B2" w14:textId="77777777"/>
    <w:p w:rsidRPr="00A16893" w:rsidR="0007107D" w:rsidRDefault="006C1B32" w14:paraId="33EF802B" w14:textId="77777777">
      <w:pPr>
        <w:ind w:firstLine="2268"/>
      </w:pPr>
      <w:r w:rsidRPr="00A16893">
        <w:t>É como voto.</w:t>
      </w:r>
    </w:p>
    <w:p w:rsidRPr="00A16893" w:rsidR="0007107D" w:rsidRDefault="006C1B32" w14:paraId="0614D3DB" w14:textId="77777777">
      <w:r w:rsidRPr="00A16893">
        <w:br w:type="page"/>
      </w:r>
    </w:p>
    <w:p w:rsidRPr="00A16893" w:rsidR="0007107D" w:rsidRDefault="006C1B32" w14:paraId="6810310D" w14:textId="77777777">
      <w:pPr>
        <w:jc w:val="center"/>
      </w:pPr>
      <w:r w:rsidRPr="00A16893">
        <w:rPr>
          <w:b/>
          <w:color w:val="00B050"/>
        </w:rPr>
        <w:lastRenderedPageBreak/>
        <w:t>SENTENÇA (ID 91188105)</w:t>
      </w:r>
    </w:p>
    <w:p w:rsidRPr="00A16893" w:rsidR="0007107D" w:rsidRDefault="0007107D" w14:paraId="5036BE47" w14:textId="77777777"/>
    <w:p w:rsidRPr="00A16893" w:rsidR="0007107D" w:rsidRDefault="006C1B32" w14:paraId="5F2E7B9D" w14:textId="77777777">
      <w:r w:rsidRPr="00A16893">
        <w:rPr>
          <w:color w:val="00B050"/>
          <w:sz w:val="24"/>
        </w:rPr>
        <w:t>Poder Judiciário da União</w:t>
      </w:r>
    </w:p>
    <w:p w:rsidRPr="00A16893" w:rsidR="0007107D" w:rsidRDefault="006C1B32" w14:paraId="15491D5D" w14:textId="77777777">
      <w:r w:rsidRPr="00A16893">
        <w:rPr>
          <w:color w:val="00B050"/>
          <w:sz w:val="24"/>
        </w:rPr>
        <w:t>TRIBUNAL DE JUSTIÇA DO DISTRITO FEDERAL E DOS TERRITÓRIOS</w:t>
      </w:r>
    </w:p>
    <w:p w:rsidRPr="00A16893" w:rsidR="0007107D" w:rsidRDefault="006C1B32" w14:paraId="30F83EC5" w14:textId="77777777">
      <w:r w:rsidRPr="00A16893">
        <w:rPr>
          <w:color w:val="00B050"/>
          <w:sz w:val="24"/>
        </w:rPr>
        <w:t>1VARCIVCEI</w:t>
      </w:r>
    </w:p>
    <w:p w:rsidRPr="00A16893" w:rsidR="0007107D" w:rsidRDefault="006C1B32" w14:paraId="3E8CD812" w14:textId="77777777">
      <w:r w:rsidRPr="00A16893">
        <w:rPr>
          <w:color w:val="00B050"/>
          <w:sz w:val="24"/>
        </w:rPr>
        <w:t>1ª Vara Cível de Ceilândia</w:t>
      </w:r>
    </w:p>
    <w:p w:rsidRPr="00A16893" w:rsidR="0007107D" w:rsidRDefault="006C1B32" w14:paraId="3C49EF79" w14:textId="77777777">
      <w:r w:rsidRPr="00A16893">
        <w:rPr>
          <w:color w:val="00B050"/>
          <w:sz w:val="24"/>
        </w:rPr>
        <w:t>Número do processo: 0724637-22.2025.8.07.0003</w:t>
      </w:r>
    </w:p>
    <w:p w:rsidRPr="00A16893" w:rsidR="0007107D" w:rsidRDefault="006C1B32" w14:paraId="7B74D2FD" w14:textId="77777777">
      <w:r w:rsidRPr="00A16893">
        <w:rPr>
          <w:color w:val="00B050"/>
          <w:sz w:val="24"/>
        </w:rPr>
        <w:t>Classe judicial: PROCEDIMENTO COMUM CÍVEL (7)</w:t>
      </w:r>
    </w:p>
    <w:p w:rsidRPr="00A16893" w:rsidR="0007107D" w:rsidRDefault="006C1B32" w14:paraId="4BCF328A" w14:textId="77777777">
      <w:r w:rsidRPr="00A16893">
        <w:rPr>
          <w:color w:val="00B050"/>
          <w:sz w:val="24"/>
        </w:rPr>
        <w:t>AUTOR: PIEDADE PIRES DE SA</w:t>
      </w:r>
    </w:p>
    <w:p w:rsidRPr="00A16893" w:rsidR="0007107D" w:rsidRDefault="006C1B32" w14:paraId="66D2B112" w14:textId="77777777">
      <w:r w:rsidRPr="00A16893">
        <w:rPr>
          <w:color w:val="00B050"/>
          <w:sz w:val="24"/>
        </w:rPr>
        <w:t>REPRESENTANTE LEGAL: CARMEN LUCIA GOMES SARPI</w:t>
      </w:r>
    </w:p>
    <w:p w:rsidRPr="00A16893" w:rsidR="0007107D" w:rsidRDefault="006C1B32" w14:paraId="3BDFF0AE" w14:textId="77777777">
      <w:r w:rsidRPr="00A16893">
        <w:rPr>
          <w:color w:val="00B050"/>
          <w:sz w:val="24"/>
        </w:rPr>
        <w:t>REU: HAPVIDA ASSISTENCIA MEDICA LTDA</w:t>
      </w:r>
    </w:p>
    <w:p w:rsidRPr="00A16893" w:rsidR="0007107D" w:rsidRDefault="0007107D" w14:paraId="192127B1" w14:textId="77777777"/>
    <w:p w:rsidRPr="00A16893" w:rsidR="0007107D" w:rsidRDefault="006C1B32" w14:paraId="27FC7B08" w14:textId="77777777">
      <w:pPr>
        <w:jc w:val="center"/>
      </w:pPr>
      <w:r w:rsidRPr="00A16893">
        <w:rPr>
          <w:b/>
          <w:color w:val="00B050"/>
        </w:rPr>
        <w:t>SENTENÇA</w:t>
      </w:r>
    </w:p>
    <w:p w:rsidRPr="00A16893" w:rsidR="0007107D" w:rsidRDefault="0007107D" w14:paraId="1C08B18F" w14:textId="77777777"/>
    <w:p w:rsidRPr="00A16893" w:rsidR="0007107D" w:rsidRDefault="006C1B32" w14:paraId="149071A6" w14:textId="77777777">
      <w:pPr>
        <w:jc w:val="center"/>
      </w:pPr>
      <w:r w:rsidRPr="00A16893">
        <w:rPr>
          <w:b/>
          <w:color w:val="00B050"/>
        </w:rPr>
        <w:t>I</w:t>
      </w:r>
    </w:p>
    <w:p w:rsidRPr="00A16893" w:rsidR="0007107D" w:rsidRDefault="006C1B32" w14:paraId="0464B7B6" w14:textId="77777777">
      <w:pPr>
        <w:ind w:firstLine="2268"/>
      </w:pPr>
      <w:r w:rsidRPr="00A16893">
        <w:rPr>
          <w:color w:val="00B050"/>
        </w:rPr>
        <w:t>Trata-se de ação de obrigação de fazer, com pedido de tutela de urgência e indenização por danos morais, ajuizada por PIEDADE PIRES DE SÁ, representada por CARMEN LÚCIA GOMES SARPI, em desfavor de HAPVIDA ASSISTÊNCIA MÉDICA LTDA.</w:t>
      </w:r>
    </w:p>
    <w:p w:rsidRPr="00A16893" w:rsidR="0007107D" w:rsidRDefault="006C1B32" w14:paraId="26E882C2" w14:textId="77777777">
      <w:pPr>
        <w:ind w:firstLine="2268"/>
      </w:pPr>
      <w:r w:rsidRPr="00A16893">
        <w:rPr>
          <w:color w:val="00B050"/>
        </w:rPr>
        <w:t>A parte autora narra, em síntese, que é beneficiária de plano de saúde administrado pela ré e que apresenta grave quadro clínico, razão pela qual necessita de tratamento domiciliar na modalidade home care, conforme prescrição médica.</w:t>
      </w:r>
    </w:p>
    <w:p w:rsidRPr="00A16893" w:rsidR="0007107D" w:rsidRDefault="006C1B32" w14:paraId="40ED0473" w14:textId="77777777">
      <w:pPr>
        <w:ind w:firstLine="2268"/>
      </w:pPr>
      <w:r w:rsidRPr="00A16893">
        <w:rPr>
          <w:color w:val="00B050"/>
        </w:rPr>
        <w:t xml:space="preserve">Sustenta que a ré se recusou a fornecer integralmente o tratamento indicado, consistente em assistência domiciliar multiprofissional, com técnico de enfermagem em regime de 24 horas, fisioterapia três vezes por semana, fonoterapia duas vezes por semana, acompanhamento médico e nutricional mensal, além de oxigenoterapia, dieta enteral, bomba de infusão, equipos, </w:t>
      </w:r>
      <w:r w:rsidRPr="00A16893">
        <w:rPr>
          <w:color w:val="00B050"/>
        </w:rPr>
        <w:lastRenderedPageBreak/>
        <w:t>sonda de aspiração, fraldas e demais insumos necessários à continuidade do cuidado em ambiente domiciliar.</w:t>
      </w:r>
    </w:p>
    <w:p w:rsidRPr="00A16893" w:rsidR="0007107D" w:rsidRDefault="006C1B32" w14:paraId="5FD07D8D" w14:textId="77777777">
      <w:pPr>
        <w:ind w:firstLine="2268"/>
      </w:pPr>
      <w:r w:rsidRPr="00A16893">
        <w:rPr>
          <w:color w:val="00B050"/>
        </w:rPr>
        <w:t>Requereu, em sede de tutela de urgência, a determinação para que a ré fornecesse o tratamento domiciliar prescrito, sob pena de multa diária. No mérito, pediu a confirmação da tutela, a condenação da ré ao custeio integral do tratamento de home care enquanto houver indicação médica, e o pagamento de indenização por danos morais.</w:t>
      </w:r>
    </w:p>
    <w:p w:rsidRPr="00A16893" w:rsidR="0007107D" w:rsidRDefault="006C1B32" w14:paraId="5C6D78E4" w14:textId="77777777">
      <w:pPr>
        <w:ind w:firstLine="2268"/>
      </w:pPr>
      <w:r w:rsidRPr="00A16893">
        <w:rPr>
          <w:color w:val="00B050"/>
        </w:rPr>
        <w:t>O Ministério Público manifestou interesse no feito e pugnou pela concessão da tutela de urgência (ID 245260489).</w:t>
      </w:r>
    </w:p>
    <w:p w:rsidRPr="00A16893" w:rsidR="0007107D" w:rsidRDefault="006C1B32" w14:paraId="6EC3A787" w14:textId="77777777">
      <w:pPr>
        <w:ind w:firstLine="2268"/>
      </w:pPr>
      <w:r w:rsidRPr="00A16893">
        <w:rPr>
          <w:color w:val="00B050"/>
        </w:rPr>
        <w:t>A emenda à inicial foi recebida, a gratuidade de justiça foi deferida, a representante da autora foi nomeada como curadora nos autos, e a tutela de urgência foi concedida para determinar que a ré fornecesse tratamento domiciliar na modalidade home care à paciente, conforme prescrição médica constante dos autos (ID 248071804).</w:t>
      </w:r>
    </w:p>
    <w:p w:rsidRPr="00A16893" w:rsidR="0007107D" w:rsidRDefault="006C1B32" w14:paraId="62FEEB0A" w14:textId="77777777">
      <w:pPr>
        <w:ind w:firstLine="2268"/>
      </w:pPr>
      <w:r w:rsidRPr="00A16893">
        <w:rPr>
          <w:color w:val="00B050"/>
        </w:rPr>
        <w:t>A representante da autora comprovou o ajuizamento da ação de interdição (IDs 251833931 e 259294008).</w:t>
      </w:r>
    </w:p>
    <w:p w:rsidRPr="00A16893" w:rsidR="0007107D" w:rsidRDefault="006C1B32" w14:paraId="688BC85B" w14:textId="77777777">
      <w:pPr>
        <w:ind w:firstLine="2268"/>
      </w:pPr>
      <w:r w:rsidRPr="00A16893">
        <w:rPr>
          <w:color w:val="00B050"/>
        </w:rPr>
        <w:t>Regularmente citada e intimada (ID 248338728), a ré apresentou contestação tempestiva (ID 250803736). Em sua defesa, alegou, em síntese, ausência de obrigatoriedade de cobertura do serviço de home care, inexistência de previsão contratual, limitação do rol da ANS, impossibilidade de custeio de itens que entende serem de responsabilidade da família e ausência de dano moral indenizável.</w:t>
      </w:r>
    </w:p>
    <w:p w:rsidRPr="00A16893" w:rsidR="0007107D" w:rsidRDefault="006C1B32" w14:paraId="55923036" w14:textId="77777777">
      <w:pPr>
        <w:ind w:firstLine="2268"/>
      </w:pPr>
      <w:r w:rsidRPr="00A16893">
        <w:rPr>
          <w:color w:val="00B050"/>
        </w:rPr>
        <w:t>A ré comunicou a interposição de agravo de instrumento contra a decisão que deferiu a tutela de urgência (ID 250779737), sem obtenção de efeito suspensivo (ID 251130777). Posteriormente, o agravo foi improvido (ID 284055480).</w:t>
      </w:r>
    </w:p>
    <w:p w:rsidRPr="00A16893" w:rsidR="0007107D" w:rsidRDefault="006C1B32" w14:paraId="645069B2" w14:textId="77777777">
      <w:pPr>
        <w:ind w:firstLine="2268"/>
      </w:pPr>
      <w:r w:rsidRPr="00A16893">
        <w:rPr>
          <w:color w:val="00B050"/>
        </w:rPr>
        <w:lastRenderedPageBreak/>
        <w:t>Em réplica, a autora reiterou os fundamentos da inicial (ID 254906929).</w:t>
      </w:r>
    </w:p>
    <w:p w:rsidRPr="00A16893" w:rsidR="0007107D" w:rsidRDefault="006C1B32" w14:paraId="7BF3C8F2" w14:textId="77777777">
      <w:pPr>
        <w:ind w:firstLine="2268"/>
      </w:pPr>
      <w:r w:rsidRPr="00A16893">
        <w:rPr>
          <w:color w:val="00B050"/>
        </w:rPr>
        <w:t>Intimadas para especificarem as provas que pretendiam produzir (ID 257097727), a ré requereu a realização de prova pericial (ID 257837343). A autora informou o descumprimento da tutela de urgência (ID 259294003) e manifestou desinteresse na produção de outras provas.</w:t>
      </w:r>
    </w:p>
    <w:p w:rsidRPr="00A16893" w:rsidR="0007107D" w:rsidRDefault="006C1B32" w14:paraId="5270F2B6" w14:textId="77777777">
      <w:pPr>
        <w:ind w:firstLine="2268"/>
      </w:pPr>
      <w:r w:rsidRPr="00A16893">
        <w:rPr>
          <w:color w:val="00B050"/>
        </w:rPr>
        <w:t>Diante do descumprimento da tutela pela ré, houve majoração da multa diária anteriormente fixada (ID 259425763).</w:t>
      </w:r>
    </w:p>
    <w:p w:rsidRPr="00A16893" w:rsidR="0007107D" w:rsidRDefault="006C1B32" w14:paraId="521C0144" w14:textId="77777777">
      <w:pPr>
        <w:ind w:firstLine="2268"/>
      </w:pPr>
      <w:r w:rsidRPr="00A16893">
        <w:rPr>
          <w:color w:val="00B050"/>
        </w:rPr>
        <w:t>Nos IDs 260252180, 260252181 e 267585497, a ré informou ter cumprido a liminar. Contudo, a parte autora sustentou que o tratamento ofertado era diverso daquele determinado na decisão de ID 248071804, pois não correspondia ao tratamento domiciliar na modalidade home care indicado pelas prescrições médicas de IDs 247812179, 247812181 e 247812182.</w:t>
      </w:r>
    </w:p>
    <w:p w:rsidRPr="00A16893" w:rsidR="0007107D" w:rsidRDefault="006C1B32" w14:paraId="17695CAE" w14:textId="77777777">
      <w:pPr>
        <w:ind w:firstLine="2268"/>
      </w:pPr>
      <w:r w:rsidRPr="00A16893">
        <w:rPr>
          <w:color w:val="00B050"/>
        </w:rPr>
        <w:t>Com a notícia de que a liminar ainda não havia sido cumprida, a ré foi novamente intimada para cumprimento da medida (IDs 264237887 e 264575620).</w:t>
      </w:r>
    </w:p>
    <w:p w:rsidRPr="00A16893" w:rsidR="0007107D" w:rsidRDefault="006C1B32" w14:paraId="401543EC" w14:textId="77777777">
      <w:pPr>
        <w:ind w:firstLine="2268"/>
      </w:pPr>
      <w:r w:rsidRPr="00A16893">
        <w:rPr>
          <w:color w:val="00B050"/>
        </w:rPr>
        <w:t>O Ministério Público apresentou alegações finais (ID 264581683).</w:t>
      </w:r>
    </w:p>
    <w:p w:rsidRPr="00A16893" w:rsidR="0007107D" w:rsidRDefault="006C1B32" w14:paraId="0ADB7DDE" w14:textId="77777777">
      <w:pPr>
        <w:ind w:firstLine="2268"/>
      </w:pPr>
      <w:r w:rsidRPr="00A16893">
        <w:rPr>
          <w:color w:val="00B050"/>
        </w:rPr>
        <w:t>Embora a ré tenha reiterado o cumprimento da tutela (ID 267585497), foi informado que em 10/03/2026 a paciente ainda permanecia hospitalizada, sem efetivo cumprimento da medida liminar (IDs 268119649 e 268414501).</w:t>
      </w:r>
    </w:p>
    <w:p w:rsidRPr="00A16893" w:rsidR="0007107D" w:rsidRDefault="006C1B32" w14:paraId="21786BEB" w14:textId="77777777">
      <w:pPr>
        <w:ind w:firstLine="2268"/>
      </w:pPr>
      <w:r w:rsidRPr="00A16893">
        <w:rPr>
          <w:color w:val="00B050"/>
        </w:rPr>
        <w:t>Intimado, o Ministério Público reiterou os termos das alegações finais e requereu a aplicação da multa diária fixada em razão do descumprimento da tutela pela ré (ID 275230641).</w:t>
      </w:r>
    </w:p>
    <w:p w:rsidRPr="00A16893" w:rsidR="0007107D" w:rsidRDefault="006C1B32" w14:paraId="23D0C7AD" w14:textId="77777777">
      <w:pPr>
        <w:ind w:firstLine="2268"/>
      </w:pPr>
      <w:r w:rsidRPr="00A16893">
        <w:rPr>
          <w:color w:val="00B050"/>
        </w:rPr>
        <w:lastRenderedPageBreak/>
        <w:t>Em 01/06/2026, a autora informou que a paciente ainda seguia hospitalizada, sem que a ré tivesse cumprido a tutela de urgência (ID 278225869).</w:t>
      </w:r>
    </w:p>
    <w:p w:rsidRPr="00A16893" w:rsidR="0007107D" w:rsidRDefault="006C1B32" w14:paraId="1B88FF42" w14:textId="77777777">
      <w:pPr>
        <w:ind w:firstLine="2268"/>
      </w:pPr>
      <w:r w:rsidRPr="00A16893">
        <w:rPr>
          <w:color w:val="00B050"/>
        </w:rPr>
        <w:t>Vieram os autos conclusos para sentença.</w:t>
      </w:r>
    </w:p>
    <w:p w:rsidRPr="00A16893" w:rsidR="0007107D" w:rsidRDefault="006C1B32" w14:paraId="71B53E6C" w14:textId="77777777">
      <w:pPr>
        <w:jc w:val="center"/>
      </w:pPr>
      <w:r w:rsidRPr="00A16893">
        <w:rPr>
          <w:b/>
          <w:color w:val="00B050"/>
        </w:rPr>
        <w:t>II</w:t>
      </w:r>
    </w:p>
    <w:p w:rsidRPr="00A16893" w:rsidR="0007107D" w:rsidRDefault="006C1B32" w14:paraId="51289EF5" w14:textId="77777777">
      <w:pPr>
        <w:ind w:firstLine="2268"/>
      </w:pPr>
      <w:r w:rsidRPr="00A16893">
        <w:rPr>
          <w:color w:val="00B050"/>
        </w:rPr>
        <w:t>Não há questões pendentes de apreciação, tampouco preliminares de mérito ou matérias prejudiciais a serem apreciadas.</w:t>
      </w:r>
    </w:p>
    <w:p w:rsidRPr="00A16893" w:rsidR="0007107D" w:rsidRDefault="006C1B32" w14:paraId="1E67023C" w14:textId="77777777">
      <w:pPr>
        <w:ind w:firstLine="2268"/>
      </w:pPr>
      <w:r w:rsidRPr="00A16893">
        <w:rPr>
          <w:color w:val="00B050"/>
        </w:rPr>
        <w:t>Estão presentes os pressupostos de constituição e de desenvolvimento válido e regular do processo, as partes são legítimas e a demanda é necessária, útil e adequada.</w:t>
      </w:r>
    </w:p>
    <w:p w:rsidRPr="00A16893" w:rsidR="0007107D" w:rsidRDefault="006C1B32" w14:paraId="70CD7A7B" w14:textId="77777777">
      <w:pPr>
        <w:ind w:firstLine="2268"/>
      </w:pPr>
      <w:r w:rsidRPr="00A16893">
        <w:rPr>
          <w:color w:val="00B050"/>
        </w:rPr>
        <w:t>Diante disso, encontra-se o processo em condições de imediato julgamento, nos termos do artigo 355, inciso I, do Código de Processo Civil.</w:t>
      </w:r>
    </w:p>
    <w:p w:rsidRPr="00A16893" w:rsidR="0007107D" w:rsidRDefault="006C1B32" w14:paraId="15E0B3DA" w14:textId="77777777">
      <w:pPr>
        <w:jc w:val="center"/>
      </w:pPr>
      <w:r w:rsidRPr="00A16893">
        <w:rPr>
          <w:b/>
          <w:color w:val="00B050"/>
        </w:rPr>
        <w:t>III</w:t>
      </w:r>
    </w:p>
    <w:p w:rsidRPr="00A16893" w:rsidR="0007107D" w:rsidRDefault="006C1B32" w14:paraId="68606CB6" w14:textId="77777777">
      <w:pPr>
        <w:ind w:firstLine="2268"/>
      </w:pPr>
      <w:r w:rsidRPr="00A16893">
        <w:rPr>
          <w:color w:val="00B050"/>
        </w:rPr>
        <w:t>A relação jurídica mantida entre as partes é de consumo, pois a autora figura como destinatária final dos serviços prestados pela operadora de plano de saúde, aplicando-se ao caso as normas do Código de Defesa do Consumidor, especialmente os arts. 6º e 14 da Lei nº 8.078/1990.</w:t>
      </w:r>
    </w:p>
    <w:p w:rsidRPr="00A16893" w:rsidR="0007107D" w:rsidRDefault="006C1B32" w14:paraId="56377D00" w14:textId="77777777">
      <w:pPr>
        <w:ind w:firstLine="2268"/>
      </w:pPr>
      <w:r w:rsidRPr="00A16893">
        <w:rPr>
          <w:color w:val="00B050"/>
        </w:rPr>
        <w:t>Também incide ao caso a orientação da Súmula nº 608 do Superior Tribunal de Justiça, segundo a qual se aplica o Código de Defesa do Consumidor aos contratos de plano de saúde, salvo os administrados por entidades de autogestão.</w:t>
      </w:r>
    </w:p>
    <w:p w:rsidRPr="00A16893" w:rsidR="0007107D" w:rsidRDefault="006C1B32" w14:paraId="29C33EA5" w14:textId="77777777">
      <w:pPr>
        <w:ind w:firstLine="2268"/>
      </w:pPr>
      <w:r w:rsidRPr="00A16893">
        <w:rPr>
          <w:color w:val="00B050"/>
        </w:rPr>
        <w:t>Assim, a ré responde objetivamente pela adequada prestação dos serviços contratados, cabendo-lhe assegurar a cobertura dos procedimentos necessários ao tratamento de doença coberta pelo contrato, observados os limites legais, a boa-fé objetiva e a função social do contrato.</w:t>
      </w:r>
    </w:p>
    <w:p w:rsidRPr="00A16893" w:rsidR="0007107D" w:rsidRDefault="006C1B32" w14:paraId="42470B05" w14:textId="77777777">
      <w:pPr>
        <w:ind w:firstLine="2268"/>
      </w:pPr>
      <w:r w:rsidRPr="00A16893">
        <w:rPr>
          <w:color w:val="00B050"/>
        </w:rPr>
        <w:lastRenderedPageBreak/>
        <w:t>No caso concreto, a parte autora comprovou a existência de prescrição médica para tratamento domiciliar na modalidade home care, conforme documentos de IDs 247812179, 247812181 e 247812182.</w:t>
      </w:r>
    </w:p>
    <w:p w:rsidRPr="00A16893" w:rsidR="0007107D" w:rsidRDefault="006C1B32" w14:paraId="3A7E98CE" w14:textId="77777777">
      <w:pPr>
        <w:ind w:firstLine="2268"/>
      </w:pPr>
      <w:r w:rsidRPr="00A16893">
        <w:rPr>
          <w:color w:val="00B050"/>
        </w:rPr>
        <w:t>A decisão de ID 248071804 deferiu a tutela de urgência para determinar que a ré fornecesse à paciente tratamento domiciliar na modalidade home care, conforme indicação médica constante dos autos.</w:t>
      </w:r>
    </w:p>
    <w:p w:rsidRPr="00A16893" w:rsidR="0007107D" w:rsidRDefault="006C1B32" w14:paraId="25B8F672" w14:textId="77777777">
      <w:pPr>
        <w:ind w:firstLine="2268"/>
      </w:pPr>
      <w:r w:rsidRPr="00A16893">
        <w:rPr>
          <w:color w:val="993300"/>
        </w:rPr>
        <w:t>A obrigação imposta não se restringiu a atendimento pontual, parcial ou fragmentado, mas ao fornecimento de tratamento domiciliar estruturado, apto a substituir a internação hospitalar e a viabilizar a continuidade do cuidado em ambiente domiciliar, nos moldes prescritos pelo profissional médico assistente.</w:t>
      </w:r>
    </w:p>
    <w:p w:rsidRPr="00A16893" w:rsidR="0007107D" w:rsidRDefault="006C1B32" w14:paraId="43D34490" w14:textId="77777777">
      <w:pPr>
        <w:ind w:firstLine="2268"/>
      </w:pPr>
      <w:r w:rsidRPr="00A16893">
        <w:rPr>
          <w:color w:val="00B050"/>
        </w:rPr>
        <w:t>A jurisprudência do Superior Tribunal de Justiça é consolidada no sentido de que é abusiva a negativa de cobertura de home care quando indicado como substitutivo da internação hospitalar. Nessa hipótese, o atendimento domiciliar não configura mera comodidade à família, mas continuidade do tratamento hospitalar em ambiente domiciliar, por recomendação médica:</w:t>
      </w:r>
    </w:p>
    <w:p w:rsidRPr="00A16893" w:rsidR="0007107D" w:rsidRDefault="006C1B32" w14:paraId="1AFA174A" w14:textId="77777777">
      <w:pPr>
        <w:ind w:left="2268"/>
      </w:pPr>
      <w:r w:rsidRPr="00A16893">
        <w:rPr>
          <w:i/>
          <w:color w:val="00B050"/>
          <w:sz w:val="26"/>
        </w:rPr>
        <w:t xml:space="preserve">AGRAVO INTERNO NO RECURSO ESPECIAL. CONSUMIDOR. PLANO DE SAÚDE. AÇÃO DE OBRIGAÇÃO DE FAZER COM PEDIDO DE TUTELA DE URGÊNCIA ANTECIPADA. NEGATIVA DE COBERTURA DE TRATAMENTO DOMICILIAR (HOME CARE). ÍNDOLE ABUSIVA DA CLÁUSULA DE EXCLUSÃO. DANOS MORAIS CONFIGURADOS. TERMO INICIAL DOS JUROS DE MORA. CITAÇÃO. DECISÃO DE ACORDO COM A JURISPRUDÊNCIA DO STJ. INCIDÊNCIA DA SÚMULA 83/STJ. QUANTUM INDENIZATÓRIO. REVISÃO. </w:t>
      </w:r>
      <w:r w:rsidRPr="00A16893">
        <w:rPr>
          <w:i/>
          <w:color w:val="00B050"/>
          <w:sz w:val="26"/>
        </w:rPr>
        <w:lastRenderedPageBreak/>
        <w:t xml:space="preserve">IMPOSSIBILIDADE. AGRAVO INTERNO DESPROVIDO. 1. Nos termos da jurisprudência desta Corte, "é abusiva a cláusula contratual que veda a internação domiciliar (home care) como alternativa à internação hospitalar" ( AgInt no AREsp 1.725.002/PE, Rel. Ministra MARIA ISABEL GALLOTTI, QUARTA TURMA, julgado em 19/04/2021, DJe de 23/04/2021). 2. Consoante a jurisprudência do STJ, "a recusa indevida/injustificada, pela operadora de plano de saúde, em autorizar a cobertura financeira de tratamento médico a que esteja legal ou contratualmente obrigada, enseja reparação a título de dano moral, por agravar a situação de aflição psicológica e de angústia no espírito do beneficiário" ( AgInt nos EDcl no REsp 1.963.420/SP, Relator Ministro MARCO AURÉLIO BELLIZZE, TERCEIRA TURMA, julgado em 14/2/2022, DJe de 21/2/2022). 3. Estando a decisão de acordo com a jurisprudência desta Corte, o recurso encontra óbice na Súmula 83/STJ. 4. O valor arbitrado pelas instâncias ordinárias a título de indenização por danos morais pode ser revisto por esta Corte, tão somente nas hipóteses em que a condenação se revelar irrisória ou exorbitante, distanciando-se dos padrões de razoabilidade e proporcionalidade, o que não ocorreu na hipótese, em que a indenização foi fixada em R$ 10 .000,00 (dez mil reais), em decorrência da recusa indevida de cobertura da internação domiciliar. 5. A jurisprudência do STJ é firme no sentido de que, tratando-se de danos morais decorrentes de responsabilidade </w:t>
      </w:r>
      <w:r w:rsidRPr="00A16893">
        <w:rPr>
          <w:i/>
          <w:color w:val="00B050"/>
          <w:sz w:val="26"/>
        </w:rPr>
        <w:lastRenderedPageBreak/>
        <w:t>contratual, os juros moratórios incidem a partir da citação. 6. Agravo interno desprovido.</w:t>
      </w:r>
    </w:p>
    <w:p w:rsidRPr="00A16893" w:rsidR="0007107D" w:rsidRDefault="006C1B32" w14:paraId="075C3699" w14:textId="77777777">
      <w:pPr>
        <w:ind w:left="2268"/>
      </w:pPr>
      <w:r w:rsidRPr="00A16893">
        <w:rPr>
          <w:i/>
          <w:color w:val="00B050"/>
          <w:sz w:val="26"/>
        </w:rPr>
        <w:t>(STJ - AgInt no REsp: 2041740 MA 2022/0380812-2, Relator.: RAUL ARAÚJO, Data de Julgamento: 15/05/2023, T4 - QUARTA TURMA, Data de Publicação: DJe 22/05/2023)</w:t>
      </w:r>
    </w:p>
    <w:p w:rsidRPr="00A16893" w:rsidR="0007107D" w:rsidRDefault="006C1B32" w14:paraId="77A72E58" w14:textId="77777777">
      <w:pPr>
        <w:ind w:firstLine="2268"/>
      </w:pPr>
      <w:r w:rsidRPr="00A16893">
        <w:rPr>
          <w:color w:val="00B050"/>
        </w:rPr>
        <w:t>Se o contrato abrange internação hospitalar, não pode a operadora recusar o custeio do tratamento domiciliar prescrito como alternativa terapêutica adequada, sob pena de esvaziamento da finalidade do contrato e comprometimento da assistência à saúde da beneficiária.</w:t>
      </w:r>
    </w:p>
    <w:p w:rsidRPr="00A16893" w:rsidR="0007107D" w:rsidRDefault="006C1B32" w14:paraId="63A9F0F5" w14:textId="77777777">
      <w:pPr>
        <w:ind w:firstLine="2268"/>
      </w:pPr>
      <w:r w:rsidRPr="00A16893">
        <w:rPr>
          <w:color w:val="00B050"/>
        </w:rPr>
        <w:t>Também não cabe à operadora substituir-se ao médico assistente para restringir, sem justificativa técnica idônea, o tratamento indicado à paciente. A definição da terapêutica adequada compete ao profissional responsável pelo acompanhamento clínico, cabendo ao plano de saúde assegurar a cobertura do tratamento necessário quando vinculado à doença coberta.</w:t>
      </w:r>
    </w:p>
    <w:p w:rsidRPr="00A16893" w:rsidR="0007107D" w:rsidRDefault="006C1B32" w14:paraId="098DE51D" w14:textId="77777777">
      <w:pPr>
        <w:ind w:firstLine="2268"/>
      </w:pPr>
      <w:r w:rsidRPr="00A16893">
        <w:rPr>
          <w:color w:val="993300"/>
        </w:rPr>
        <w:t>A ré não apresentou elemento suficiente para afastar a indicação médica, tampouco demonstrou que a assistência ofertada seria equivalente ao tratamento prescrito e deferido judicialmente.</w:t>
      </w:r>
    </w:p>
    <w:p w:rsidRPr="00A16893" w:rsidR="0007107D" w:rsidRDefault="006C1B32" w14:paraId="239B318D" w14:textId="77777777">
      <w:pPr>
        <w:ind w:firstLine="2268"/>
      </w:pPr>
      <w:r w:rsidRPr="00A16893">
        <w:rPr>
          <w:color w:val="00B050"/>
        </w:rPr>
        <w:t>Além disso, não procede a tentativa da ré de excluir da cobertura os insumos necessários à execução do home care.</w:t>
      </w:r>
    </w:p>
    <w:p w:rsidRPr="00A16893" w:rsidR="0007107D" w:rsidRDefault="006C1B32" w14:paraId="13C8A18D" w14:textId="77777777">
      <w:pPr>
        <w:ind w:firstLine="2268"/>
      </w:pPr>
      <w:r w:rsidRPr="00A16893">
        <w:rPr>
          <w:color w:val="00B050"/>
        </w:rPr>
        <w:t xml:space="preserve">O tratamento domiciliar somente se mostra efetivo se acompanhado dos materiais, equipamentos e serviços indispensáveis à continuidade da assistência. A exclusão de insumos essenciais comprometeria a própria utilidade da internação domiciliar </w:t>
      </w:r>
      <w:r w:rsidRPr="00A16893">
        <w:rPr>
          <w:color w:val="00B050"/>
        </w:rPr>
        <w:lastRenderedPageBreak/>
        <w:t>e poderia conduzir à manutenção ou reinternação hospitalar da paciente.</w:t>
      </w:r>
    </w:p>
    <w:p w:rsidRPr="00A16893" w:rsidR="0007107D" w:rsidRDefault="006C1B32" w14:paraId="12EA61F6" w14:textId="77777777">
      <w:pPr>
        <w:ind w:firstLine="2268"/>
      </w:pPr>
      <w:r w:rsidRPr="00A16893">
        <w:rPr>
          <w:color w:val="00B050"/>
        </w:rPr>
        <w:t>Por essa razão, a cobertura deve abranger os serviços e materiais indicados na prescrição médica e necessários à execução do tratamento domiciliar, incluindo enfermagem, fisioterapia, fonoaudiologia, acompanhamento médico e nutricional, oxigenoterapia, dieta enteral, bomba de infusão, equipos, sonda de aspiração, fraldas e demais itens indispensáveis à efetiva prestação do home care.</w:t>
      </w:r>
    </w:p>
    <w:p w:rsidRPr="00A16893" w:rsidR="0007107D" w:rsidRDefault="006C1B32" w14:paraId="44BCD5A3" w14:textId="77777777">
      <w:pPr>
        <w:ind w:firstLine="2268"/>
      </w:pPr>
      <w:r w:rsidRPr="00A16893">
        <w:rPr>
          <w:color w:val="993300"/>
        </w:rPr>
        <w:t>Assim, impõe-se reconhecer a obrigação da ré de custear o tratamento domiciliar na modalidade home care, conforme prescrição médica, abrangidos todos os serviços e insumos indispensáveis à sua efetiva execução.</w:t>
      </w:r>
    </w:p>
    <w:p w:rsidRPr="00A16893" w:rsidR="0007107D" w:rsidRDefault="006C1B32" w14:paraId="1B5C9BB1" w14:textId="77777777">
      <w:pPr>
        <w:ind w:firstLine="2268"/>
      </w:pPr>
      <w:r w:rsidRPr="00A16893">
        <w:rPr>
          <w:color w:val="993300"/>
        </w:rPr>
        <w:t>Quanto ao pedido de indenização por danos morais, a conduta da ré ultrapassou o mero inadimplemento contratual e caracterizou falha qualificada na prestação do serviço de saúde.</w:t>
      </w:r>
    </w:p>
    <w:p w:rsidRPr="00A16893" w:rsidR="0007107D" w:rsidRDefault="006C1B32" w14:paraId="4ACDA819" w14:textId="77777777">
      <w:pPr>
        <w:ind w:firstLine="2268"/>
      </w:pPr>
      <w:r w:rsidRPr="00A16893">
        <w:rPr>
          <w:color w:val="00B050"/>
        </w:rPr>
        <w:t>A autora é paciente idosa, com 90 anos de idade, portadora de quadro clínico grave, tendo sofrido acidente vascular cerebral e dependendo de cuidados permanentes. Consta dos autos que permanece em situação de internação hospitalar desde 19/04/2025, apesar de haver indicação médica para internação domiciliar desde 08/07/2025.</w:t>
      </w:r>
    </w:p>
    <w:p w:rsidRPr="00A16893" w:rsidR="0007107D" w:rsidRDefault="006C1B32" w14:paraId="4EB695E8" w14:textId="77777777">
      <w:pPr>
        <w:ind w:firstLine="2268"/>
      </w:pPr>
      <w:r w:rsidRPr="00A16893">
        <w:rPr>
          <w:color w:val="00B050"/>
        </w:rPr>
        <w:t xml:space="preserve">A internação domiciliar prescrita não consistia em providência acessória ou de mera conveniência familiar, mas em medida assistencial necessária à continuidade do tratamento em ambiente adequado, diante da condição clínica da paciente e da necessidade de cuidados permanentes. A recusa ou demora injustificada na disponibilização do tratamento recomendado impôs à </w:t>
      </w:r>
      <w:r w:rsidRPr="00A16893">
        <w:rPr>
          <w:color w:val="00B050"/>
        </w:rPr>
        <w:lastRenderedPageBreak/>
        <w:t>autora a manutenção prolongada em ambiente hospitalar, mesmo diante de indicação médica para transferência ao regime de home care.</w:t>
      </w:r>
    </w:p>
    <w:p w:rsidRPr="00A16893" w:rsidR="0007107D" w:rsidRDefault="006C1B32" w14:paraId="4DA1C26B" w14:textId="77777777">
      <w:pPr>
        <w:ind w:firstLine="2268"/>
      </w:pPr>
      <w:r w:rsidRPr="00A16893">
        <w:rPr>
          <w:color w:val="00B050"/>
        </w:rPr>
        <w:t>Nesse contexto, a resistência da operadora em fornecer integralmente o tratamento domiciliar indicado comprometeu a segurança assistencial da paciente, pessoa idosa e em condição de extrema vulnerabilidade, submetendo-a à incerteza quanto à continuidade e adequação do cuidado de saúde necessário. Tal circunstância excede os aborrecimentos ordinários decorrentes de descumprimento contratual, pois envolve negativa de cobertura de tratamento essencial à preservação da saúde, da integridade física e da dignidade da beneficiária.</w:t>
      </w:r>
    </w:p>
    <w:p w:rsidRPr="00A16893" w:rsidR="0007107D" w:rsidRDefault="006C1B32" w14:paraId="51AC543E" w14:textId="77777777">
      <w:pPr>
        <w:ind w:firstLine="2268"/>
      </w:pPr>
      <w:r w:rsidRPr="00A16893">
        <w:rPr>
          <w:color w:val="00B050"/>
        </w:rPr>
        <w:t>A gravidade da situação é acentuada pelo fato de que a autora permaneceu internada por longo período, mesmo após indicação médica de internação domiciliar e após o deferimento da tutela de urgência. A conduta da ré, ao não implementar adequadamente o home care prescrito, agravou a aflição inerente ao quadro clínico da paciente e de sua representante, impondo indevida judicialização para obtenção de assistência médica essencial.</w:t>
      </w:r>
    </w:p>
    <w:p w:rsidRPr="00A16893" w:rsidR="0007107D" w:rsidRDefault="006C1B32" w14:paraId="5B28B267" w14:textId="77777777">
      <w:pPr>
        <w:ind w:firstLine="2268"/>
      </w:pPr>
      <w:r w:rsidRPr="00A16893">
        <w:rPr>
          <w:color w:val="993300"/>
        </w:rPr>
        <w:t>O dano moral, portanto, decorre da falha qualificada na prestação do serviço, caracterizada pela resistência injustificada ao fornecimento de tratamento prescrito a paciente idosa, em estado grave, dependente de cuidados permanentes e submetida a prolongada internação hospitalar, apesar da indicação médica para tratamento domiciliar. Nesse sentido:</w:t>
      </w:r>
    </w:p>
    <w:p w:rsidRPr="00A16893" w:rsidR="0007107D" w:rsidRDefault="006C1B32" w14:paraId="4350F821" w14:textId="77777777">
      <w:pPr>
        <w:ind w:left="2268"/>
      </w:pPr>
      <w:r w:rsidRPr="00A16893">
        <w:rPr>
          <w:i/>
          <w:color w:val="00B050"/>
          <w:sz w:val="26"/>
        </w:rPr>
        <w:t xml:space="preserve">CIVIL, CONSUMIDOR E PROCESSUAL CIVIL. APELAÇÃO. PLANO DE SAÚDE. CDC. APLICÁVEL. NEGATIVA DE COBERTURA. HOME CARE. INTERNAÇÃO DOMICILIAR. RELATÓRIO MÉDICO. </w:t>
      </w:r>
      <w:r w:rsidRPr="00A16893">
        <w:rPr>
          <w:i/>
          <w:color w:val="00B050"/>
          <w:sz w:val="26"/>
        </w:rPr>
        <w:lastRenderedPageBreak/>
        <w:t>INDICAÇÃO. NECESSIDADE DO TRATAMENTO. RECUSA. DANOS MORAIS. CONFIGURAÇÃO. QUANTUM INDENIZATÓRIO. RAZOABILIDADE DO VALOR FIXADO NA SENTENÇA. HONORÁRIOS MAJORADOS NA FORMA DO ART. 85, § 11, CPC. RECURSO DESPROVIDO.</w:t>
      </w:r>
    </w:p>
    <w:p w:rsidRPr="00A16893" w:rsidR="0007107D" w:rsidRDefault="006C1B32" w14:paraId="144BD43F" w14:textId="77777777">
      <w:pPr>
        <w:ind w:left="2268"/>
      </w:pPr>
      <w:r w:rsidRPr="00A16893">
        <w:rPr>
          <w:i/>
          <w:color w:val="00B050"/>
          <w:sz w:val="26"/>
        </w:rPr>
        <w:t>(...)</w:t>
      </w:r>
    </w:p>
    <w:p w:rsidRPr="00A16893" w:rsidR="0007107D" w:rsidRDefault="006C1B32" w14:paraId="3C1A2896" w14:textId="77777777">
      <w:pPr>
        <w:ind w:left="2268"/>
      </w:pPr>
      <w:r w:rsidRPr="00A16893">
        <w:rPr>
          <w:i/>
          <w:color w:val="00B050"/>
          <w:sz w:val="26"/>
        </w:rPr>
        <w:t xml:space="preserve">8. Os danos morais consistem no prejuízo infligido aos sentimentos, à reputação, à honra ou à integridade moral do indivíduo. A sua indenização ocorre quando há alguma grandeza no ato considerado ofensivo a direito personalíssimo, ou seja, se o ato lesionar sentimentos ou causar dor e padecimento íntimo, ao passo que não merece indenização a simples sensação de desagrado ou de contrariedade, devendo-se distinguir lesão a atingir a pessoa e mero desconforto. 8.1. Na hipótese, a apelada sofreu dano moral decorrente da negativa de cobertura de home care devidamente prescrito pelos médicos assistentes, tendo sido privada do adequado tratamento, em situação de risco à saúde e à vida. 8.2. O Superior Tribunal de Justiça já decidiu em casos semelhantes que a recusa indevida da operadora do plano de saúde em autorizar a cobertura do serviço de home care causa danos aos direitos de personalidade: “1. Havendo negativa de cobertura do plano de saúde para ‘home care’, devidamente prescrito por médico, fica configurada abusividade. Além disso, ‘a jurisprudência do Superior Tribunal de Justiça reconhece o direito ao recebimento de indenização por danos morais oriundos da injusta recusa de cobertura, </w:t>
      </w:r>
      <w:r w:rsidRPr="00A16893">
        <w:rPr>
          <w:i/>
          <w:color w:val="00B050"/>
          <w:sz w:val="26"/>
        </w:rPr>
        <w:lastRenderedPageBreak/>
        <w:t>pois tal fato agrava a situação de aflição psicológica e de angústia no espírito do usuário, já abalado e com a saúde debilitada’ (AgInt no AREsp n. 1.450.651/SP, Rel. Ministro Ricardo Villas Bôas Cueva, DJe 18/9/2019). [...]” (AgInt no REsp n. 1.791.534/SP, relator Ministro Antonio Carlos Ferreira, Quarta Turma, DJe de 24/4/2020).</w:t>
      </w:r>
    </w:p>
    <w:p w:rsidRPr="00A16893" w:rsidR="0007107D" w:rsidRDefault="006C1B32" w14:paraId="5293E911" w14:textId="77777777">
      <w:pPr>
        <w:ind w:left="2268"/>
      </w:pPr>
      <w:r w:rsidRPr="00A16893">
        <w:rPr>
          <w:i/>
          <w:color w:val="00B050"/>
          <w:sz w:val="26"/>
        </w:rPr>
        <w:t>(...)</w:t>
      </w:r>
    </w:p>
    <w:p w:rsidRPr="00A16893" w:rsidR="0007107D" w:rsidRDefault="006C1B32" w14:paraId="0F612492" w14:textId="77777777">
      <w:pPr>
        <w:ind w:left="2268"/>
      </w:pPr>
      <w:r w:rsidRPr="00A16893">
        <w:rPr>
          <w:i/>
          <w:color w:val="00B050"/>
          <w:sz w:val="26"/>
        </w:rPr>
        <w:t>11. Recurso improvido.</w:t>
      </w:r>
    </w:p>
    <w:p w:rsidRPr="00A16893" w:rsidR="0007107D" w:rsidRDefault="006C1B32" w14:paraId="1CC49E07" w14:textId="77777777">
      <w:pPr>
        <w:ind w:left="2268"/>
      </w:pPr>
      <w:r w:rsidRPr="00A16893">
        <w:rPr>
          <w:i/>
          <w:color w:val="00B050"/>
          <w:sz w:val="26"/>
        </w:rPr>
        <w:t>(Acórdão 1911322, 0711022-64.2022.8.07.0004, Relator(a): JOÃO EGMONT, 2ª TURMA CÍVEL, data de julgamento: 21/08/2024, publicado no DJe: 04/09/2024.)</w:t>
      </w:r>
    </w:p>
    <w:p w:rsidRPr="00A16893" w:rsidR="0007107D" w:rsidRDefault="006C1B32" w14:paraId="3DEF33BB" w14:textId="77777777">
      <w:pPr>
        <w:ind w:firstLine="2268"/>
      </w:pPr>
      <w:r w:rsidRPr="00A16893">
        <w:rPr>
          <w:color w:val="00B050"/>
        </w:rPr>
        <w:t>Para a fixação do valor indenizatório, devem ser observados os critérios da razoabilidade e da proporcionalidade, considerando-se a gravidade da conduta, a idade avançada da paciente, a condição clínica delicada, a essencialidade do tratamento recusado ou retardado, a capacidade econômica das partes, o caráter compensatório da indenização e sua função pedagógica, sem ensejar enriquecimento sem causa.</w:t>
      </w:r>
    </w:p>
    <w:p w:rsidRPr="00A16893" w:rsidR="0007107D" w:rsidRDefault="006C1B32" w14:paraId="1CA067D3" w14:textId="77777777">
      <w:pPr>
        <w:ind w:firstLine="2268"/>
      </w:pPr>
      <w:r w:rsidRPr="00A16893">
        <w:rPr>
          <w:color w:val="993300"/>
        </w:rPr>
        <w:t>À luz dessas circunstâncias, mostra-se adequado e proporcional o valor de R$ 20.000,00, quantia suficiente para compensar o abalo moral suportado e reprovar a conduta da ré, sem se revelar excessiva.</w:t>
      </w:r>
    </w:p>
    <w:p w:rsidRPr="00A16893" w:rsidR="0007107D" w:rsidRDefault="006C1B32" w14:paraId="50BBC9CA" w14:textId="77777777">
      <w:pPr>
        <w:jc w:val="center"/>
      </w:pPr>
      <w:r w:rsidRPr="00A16893">
        <w:rPr>
          <w:b/>
          <w:color w:val="00B050"/>
        </w:rPr>
        <w:t>IV</w:t>
      </w:r>
    </w:p>
    <w:p w:rsidRPr="00A16893" w:rsidR="0007107D" w:rsidRDefault="006C1B32" w14:paraId="4F3936CE" w14:textId="77777777">
      <w:pPr>
        <w:ind w:firstLine="2268"/>
      </w:pPr>
      <w:r w:rsidRPr="00A16893">
        <w:rPr>
          <w:color w:val="993300"/>
        </w:rPr>
        <w:t xml:space="preserve">Ante o exposto, JULGO PROCEDENTES os pedidos formulados na inicial, com resolução do mérito, nos termos do art. 487, I, do Código de Processo Civil, para condenar a ré a fornecer e custear integralmente à autora tratamento domiciliar na modalidade home care, conforme prescrições médicas constantes </w:t>
      </w:r>
      <w:r w:rsidRPr="00A16893">
        <w:rPr>
          <w:color w:val="993300"/>
        </w:rPr>
        <w:lastRenderedPageBreak/>
        <w:t>dos autos (IDs 247812179, 247812181 e 247812182), bem como prescrições médicas atuais e futuras enquanto persistir indicação clínica, abrangidos todos os serviços, materiais, equipamentos e insumos necessários à sua efetiva execução. Condeno, ainda, a ré ao pagamento de indenização por danos morais no valor de R$ 20.000,00 (vinte mil reais), acrescida de juros de mora desde a citação, pela taxa legal prevista no art. 406 do Código Civil, correspondente à SELIC deduzida do índice de atualização monetária, e de correção monetária pelo IPCA a partir desta sentença, nos termos da Súmula 362 do STJ, vedada a cumulação que configure bis in idem.</w:t>
      </w:r>
    </w:p>
    <w:p w:rsidRPr="00A16893" w:rsidR="0007107D" w:rsidRDefault="006C1B32" w14:paraId="60F8504E" w14:textId="77777777">
      <w:pPr>
        <w:ind w:firstLine="2268"/>
      </w:pPr>
      <w:r w:rsidRPr="00A16893">
        <w:rPr>
          <w:color w:val="00B050"/>
        </w:rPr>
        <w:t>Confirmo a tutela de urgência deferida no ID 248071804.</w:t>
      </w:r>
    </w:p>
    <w:p w:rsidRPr="00A16893" w:rsidR="0007107D" w:rsidRDefault="006C1B32" w14:paraId="312DA783" w14:textId="77777777">
      <w:pPr>
        <w:ind w:firstLine="2268"/>
      </w:pPr>
      <w:r w:rsidRPr="00A16893">
        <w:rPr>
          <w:color w:val="993300"/>
        </w:rPr>
        <w:t>Mantenho as astreintes fixadas e majoradas nas decisões anteriores (IDs 248071804 e 259425763), cuja apuração quanto ao valor efetivamente devido, período de incidência, limites aplicáveis e eventual adequação deverá ocorrer em fase de cumprimento de sentença, assegurado o contraditório, nos termos do art. 537, § 1º, do Código de Processo Civil.</w:t>
      </w:r>
    </w:p>
    <w:p w:rsidRPr="00A16893" w:rsidR="0007107D" w:rsidRDefault="006C1B32" w14:paraId="3F802B00" w14:textId="77777777">
      <w:pPr>
        <w:ind w:firstLine="2268"/>
      </w:pPr>
      <w:r w:rsidRPr="00A16893">
        <w:rPr>
          <w:color w:val="00B050"/>
        </w:rPr>
        <w:t>Condeno a ré ao pagamento das custas processuais e dos honorários advocatícios, os quais fixo em R$ 10.000,00, na forma do artigo 85, § 8º, do Código de Processo Civil.</w:t>
      </w:r>
    </w:p>
    <w:p w:rsidRPr="00A16893" w:rsidR="0007107D" w:rsidRDefault="006C1B32" w14:paraId="32FE73BF" w14:textId="77777777">
      <w:pPr>
        <w:ind w:firstLine="2268"/>
      </w:pPr>
      <w:r w:rsidRPr="00A16893">
        <w:rPr>
          <w:color w:val="00B050"/>
        </w:rPr>
        <w:t>Após o trânsito em julgado, não havendo outros requerimentos, arquivem-se.</w:t>
      </w:r>
    </w:p>
    <w:p w:rsidRPr="00A16893" w:rsidR="0007107D" w:rsidRDefault="006C1B32" w14:paraId="66AB2A92" w14:textId="77777777">
      <w:pPr>
        <w:ind w:firstLine="2268"/>
      </w:pPr>
      <w:r w:rsidRPr="00A16893">
        <w:rPr>
          <w:color w:val="00B050"/>
        </w:rPr>
        <w:t>Sentença registrada eletronicamente. Publique-se. Intime-se.</w:t>
      </w:r>
    </w:p>
    <w:p w:rsidRPr="00A16893" w:rsidR="0007107D" w:rsidRDefault="006C1B32" w14:paraId="4F8D081E" w14:textId="77777777">
      <w:r w:rsidRPr="00A16893">
        <w:rPr>
          <w:color w:val="00B050"/>
          <w:sz w:val="24"/>
        </w:rPr>
        <w:t>Cristiana Torres Gonzaga</w:t>
      </w:r>
    </w:p>
    <w:p w:rsidRPr="00A16893" w:rsidR="0007107D" w:rsidRDefault="006C1B32" w14:paraId="707D4202" w14:textId="77777777">
      <w:r w:rsidRPr="00A16893">
        <w:rPr>
          <w:color w:val="00B050"/>
          <w:sz w:val="24"/>
        </w:rPr>
        <w:t>Juíza de Direito</w:t>
      </w:r>
    </w:p>
    <w:p w:rsidRPr="00A16893" w:rsidR="0007107D" w:rsidRDefault="006C1B32" w14:paraId="105A4223" w14:textId="77777777">
      <w:r w:rsidRPr="00A16893">
        <w:rPr>
          <w:color w:val="00B050"/>
          <w:sz w:val="24"/>
        </w:rPr>
        <w:t>* Datado e assinado eletronicamente</w:t>
      </w:r>
    </w:p>
    <w:p w:rsidRPr="00A16893" w:rsidR="0007107D" w:rsidRDefault="006C1B32" w14:paraId="71A7F27B" w14:textId="77777777">
      <w:r w:rsidRPr="00A16893">
        <w:lastRenderedPageBreak/>
        <w:br w:type="page"/>
      </w:r>
    </w:p>
    <w:p w:rsidRPr="00A16893" w:rsidR="0007107D" w:rsidRDefault="006C1B32" w14:paraId="530E5A9C" w14:textId="77777777">
      <w:pPr>
        <w:jc w:val="center"/>
      </w:pPr>
      <w:r w:rsidRPr="00A16893">
        <w:rPr>
          <w:b/>
          <w:color w:val="7030A0"/>
        </w:rPr>
        <w:lastRenderedPageBreak/>
        <w:t>JURISPRUDÊNCIA EM SENTIDO CONTRÁRIO (DANO MORAL)</w:t>
      </w:r>
    </w:p>
    <w:p w:rsidRPr="00A16893" w:rsidR="0007107D" w:rsidRDefault="0007107D" w14:paraId="68B6EB4F" w14:textId="77777777"/>
    <w:p w:rsidRPr="00A16893" w:rsidR="0007107D" w:rsidRDefault="006C1B32" w14:paraId="4C6E3155" w14:textId="77777777">
      <w:pPr>
        <w:ind w:left="2268"/>
      </w:pPr>
      <w:r w:rsidRPr="00A16893">
        <w:rPr>
          <w:i/>
          <w:color w:val="7030A0"/>
          <w:sz w:val="26"/>
        </w:rPr>
        <w:t xml:space="preserve">"DIREITO DO CONSUMIDOR E CIVIL. APELAÇÕES CÍVEIS. PLANO DE SAÚDE. INTERNAÇÃO DOMICILIAR (HOME CARE). RECUSA PARCIAL NA PRESTAÇÃO DOS SERVIÇOS. PLANO DE SAÚDE. DANO MORAL. AUSÊNCIA. RECURSO PARCIALMENTE PROVIDO. I. CASO EM EXAME 1. Apelação interposta pela operadora de plano de saúde contra sentença que a condenou a custear integralmente a internação domiciliar (home care) de paciente menor de idade, acometido por doenças crônicas graves, conforme prescrição médica, e ao pagamento de indenização por danos morais. II. QUESTÃO EM DISCUSSÃO 2. Há duas questões em discussão: (i) se a operadora de saúde é obrigada a custear integralmente o atendimento domiciliar nos termos prescritos pelo médico assistente; (ii) se a negativa parcial de custeio configura dano moral. III. RAZÕES DE DECIDIR 3. A relação contratual entre as partes é regida pelo Código de Defesa do Consumidor (Súmula 608 do STJ) e pela Lei nº 9.656/1998, que impõem aos planos de saúde o dever de garantir cobertura adequada aos tratamentos prescritos, observando a boa-fé objetiva e a função social do contrato. 4. O atendimento domiciliar (home care) constitui extensão da internação hospitalar, sendo abusiva a negativa de cobertura quando o tratamento for essencial à recuperação do paciente, nos termos da jurisprudência do STJ. 5. Embora o laudo pericial tenha concluído pela desnecessidade de </w:t>
      </w:r>
      <w:r w:rsidRPr="00A16893">
        <w:rPr>
          <w:i/>
          <w:color w:val="7030A0"/>
          <w:sz w:val="26"/>
        </w:rPr>
        <w:lastRenderedPageBreak/>
        <w:t xml:space="preserve">acompanhamento contínuo de técnico de enfermagem, o quadro clínico do autor — portador de gastroparesia e dependente de nutrição enteral por bomba de infusão — demanda suporte técnico especializado temporário, conforme regulamento da ANVISA (RDC nº 63/2020) e Nota Técnica NatJus. 6. O laudo pericial não possui caráter vinculante, cabendo ao magistrado formar seu convencimento livremente, desde que fundamentado (art. 479 do CPC). 7. Quanto ao dano moral, não se verifica negativa indevida de cobertura, mas mera divergência quanto à frequência e extensão dos serviços prestados. A recusa parcial, fundada em parecer técnico e na adequação contratual, não configura ilícito civil nem viola direitos da personalidade (CC, art. 186). A controvérsia decorre de interpretação razoável do contrato. IV. DISPOSITIVO 8. Recurso parcialmente provido. Tese se julgamento: 1. O plano de saúde deve custear a internação domiciliar (home care) quando prescrita pelo médico assistente como substitutiva à internação hospitalar; 2. O laudo pericial não vincula o julgador, que pode formar seu convencimento de modo diverso desde que fundamentado. Dispositivos relevantes citados: CF/1988, art. 5º, LIV e LV; CC, art. 186; CDC, art. 51, IV; Lei nº 9.656/1998, art. 12, II; CPC, arts. 370 e 479; ANVISA, RDC nº 63/2020. Jurisprudência relevante citada: STJ, REsp nº 1.537.301/RJ, Rel. Min. Ricardo Villas Bôas Cueva, j. 18.08.2015, DJe 23.10.2015; STJ, Tema 1059 (honorários advocatícios); TJDFT, Acórdão nº 1951409, 0704967-18.2023.8.07.0019, Rel. Des. </w:t>
      </w:r>
      <w:r w:rsidRPr="00A16893">
        <w:rPr>
          <w:i/>
          <w:color w:val="7030A0"/>
          <w:sz w:val="26"/>
        </w:rPr>
        <w:lastRenderedPageBreak/>
        <w:t>Aiston Henrique de Sousa, 4ª Turma Cível, j. 28.11.2024, DJe 13.12.2024."</w:t>
      </w:r>
    </w:p>
    <w:p w:rsidRPr="00A16893" w:rsidR="0007107D" w:rsidRDefault="006C1B32" w14:paraId="3A67587B" w14:textId="77777777">
      <w:pPr>
        <w:ind w:left="2268"/>
      </w:pPr>
      <w:r w:rsidRPr="00A16893">
        <w:rPr>
          <w:i/>
          <w:color w:val="7030A0"/>
          <w:sz w:val="26"/>
        </w:rPr>
        <w:t>(TJDFT, 0747464-04.2023.8.07.0001, Relator: Aiston Henrique de Sousa, 4ª Turma Cível, Data de Julgamento: 19/11/2025)</w:t>
      </w:r>
    </w:p>
    <w:p w:rsidRPr="00A16893" w:rsidR="0007107D" w:rsidRDefault="0007107D" w14:paraId="29BA2EEB" w14:textId="77777777"/>
    <w:p w:rsidRPr="00A16893" w:rsidR="0007107D" w:rsidRDefault="006C1B32" w14:paraId="66A6A4BE" w14:textId="77777777">
      <w:pPr>
        <w:ind w:left="2268"/>
      </w:pPr>
      <w:r w:rsidRPr="00A16893">
        <w:rPr>
          <w:i/>
          <w:color w:val="7030A0"/>
          <w:sz w:val="26"/>
        </w:rPr>
        <w:t xml:space="preserve">"APELAÇÃO CÍVEL. DIREITO CIVIL E PROCESSO CIVIL. PLANO DE SAÚDE DE AUTOGESTÃO. HOME CARE. ANTERIORMENTE FORNECIDO AO BENEFICIÁRIO. LIMITAÇÃO. IMPOSSIBILIDADE. QUADRO DE SAÚDE MANTIDO. DANOS MORAIS. INCORRÊNCIA. I. CASO EM EXAME 1. Apelação cível interposta pela ré, contra sentença que a condenou a custear atendimento domiciliar (home care) ao beneficiário conforme prescrição médica, bem como ao pagamento de indenização por danos morais. II. QUESTÃO EM DISCUSSÃO 2. Há duas questões em discussão: (i) definir se houve cerceamento de defesa pelo indeferimento da prova pericial; (ii) estabelecer se subsiste obrigação da operadora de manter o atendimento domiciliar e se a condenação por danos morais deve ser mantida. III. RAZÕES DE DECIDIR 3. Rejeita-se a preliminar de cerceamento de defesa, porque o art. 370 do CPC autoriza o magistrado a indeferir provas desnecessárias, e o juízo sentenciante conclui que a controvérsia já está suficientemente esclarecida pelos documentos constantes dos autos. Além disso, inexiste pedido prévio da ré para produção de prova pericial. 4. A atenção domiciliar (home care) é cobertura facultativa, nos termos do art. 13 da RN ANS nº 465/2021 e do </w:t>
      </w:r>
      <w:r w:rsidRPr="00A16893">
        <w:rPr>
          <w:i/>
          <w:color w:val="7030A0"/>
          <w:sz w:val="26"/>
        </w:rPr>
        <w:lastRenderedPageBreak/>
        <w:t>Parecer Técnico 05/GCITS/GGRAS/DIPRO/2024, salvo hipóteses expressas na Lei 9.656/98. Entretanto, ao oferecer voluntariamente o serviço e mantê-lo ao beneficiário antes da internação, a operadora incorpora essa cobertura ao contrato e assume o dever de continuidade, não podendo suprimi-la sem alteração clínica relevante. No presente caso, não se discute a negativa de tratamento, haja vista que o beneficiário já usufruía da home care com cobertura pelo plano de saúde, mas a limitação da carga horária do atendimento domiciliar, situação que distinta daquela analisada na ADI 7265, que tem como discussão central a negativa de atendimento não constante no rol da ANS. 5. A condenação por danos morais deve ser afastada porque não houve negativa total de cobertura, mas apenas divergência quanto à frequência dos serviços, inexistindo demonstração de lesão a direitos da personalidade ou agravamento do estado de saúde do autor. 6. O laudo pericial não possui caráter vinculante. IV. DISPOSITIVO 7. Recurso parcialmente provido. Tese se julgamento: 1. “A operadora de plano de autogestão que já fornece home care ao beneficiário assume o dever de continuidade, sendo ilícita a interrupção imotivada do serviço quando o quadro clínico permanece inalterado.” Dispositivos relevantes citados: CPC, art. 370; CC, princípios da boa-fé objetiva; Lei 9.656/98, art. 12, II; RN ANS nº 465/2021, art. 13; Súmula 608 do STJ. Jurisprudência relevante citada: TJDFT, Acórdão 1202139, 0010313-80.2016.8.07.0004, Rel. Des. Fátima Rafael, j. 11/09/2019, DJe 23/09/2019."</w:t>
      </w:r>
    </w:p>
    <w:p w:rsidRPr="00A16893" w:rsidR="0007107D" w:rsidRDefault="006C1B32" w14:paraId="220AEFC8" w14:textId="77777777">
      <w:pPr>
        <w:ind w:left="2268"/>
      </w:pPr>
      <w:r w:rsidRPr="00A16893">
        <w:rPr>
          <w:i/>
          <w:color w:val="7030A0"/>
          <w:sz w:val="26"/>
        </w:rPr>
        <w:lastRenderedPageBreak/>
        <w:t>(TJDFT, 0717220-46.2024.8.07.0005, Relator: Aiston Henrique de Sousa, 4ª Turma Cível, Data de Julgamento: 12/02/2026)</w:t>
      </w:r>
    </w:p>
    <w:p w:rsidRPr="00A16893" w:rsidR="0007107D" w:rsidRDefault="0007107D" w14:paraId="189D8E92" w14:textId="77777777"/>
    <w:p w:rsidRPr="00A16893" w:rsidR="0007107D" w:rsidRDefault="006C1B32" w14:paraId="6F733261" w14:textId="77777777">
      <w:pPr>
        <w:ind w:left="2268"/>
      </w:pPr>
      <w:r w:rsidRPr="00A16893">
        <w:rPr>
          <w:i/>
          <w:color w:val="7030A0"/>
          <w:sz w:val="26"/>
        </w:rPr>
        <w:t xml:space="preserve">"APELAÇÃO CÍVEL. DIREITO CIVIL E DO CONSUMIDOR. PLANO DE SAÚDE. TRATAMENTO DOMICILIAR (HOME CARE). INDICAÇÃO MÉDICA E PERÍCIA JUDICIAL. NEGATIVA DE COBERTURA. ABUSIVIDADE. INSUMOS NECESSÁRIOS. FORNECIMENTO OBRIGATÓRIO. DANOS MORAIS. INOCORRÊNCIA. MERO INADIMPLEMENTO CONTRATUAL. AUSÊNCIA DE PREJUÍZO COMPROVADO. SENTENÇA PARCIALMENTE REFORMADA. 1. Demonstrada por relatório médico e por perícia judicial a necessidade de tratamento domiciliar (home care) prestado por equipe multiprofissional, mostra-se abusiva a negativa de cobertura fundada em cláusula genérica de exclusão contratual ou na taxatividade mitigada do Rol de Procedimentos da ANS, nos termos da jurisprudência firmada no âmbito do c. STJ e deste eg. TJDFT. 2. Tratando-se de internação domiciliar indicada em substituição à internação hospitalar, é obrigatória a cobertura dos insumos indispensáveis à efetiva realização do tratamento — tais como fraldas, sondas, gazes e materiais correlatos — sob consequência de esvaziar a finalidade assistencial da medida. 3. A caracterização do dano moral exige demonstração de situação excepcional capaz de atingir os direitos da personalidade do beneficiário, não se configurando quando inexistente prova de agravamento clínico ou </w:t>
      </w:r>
      <w:r w:rsidRPr="00A16893">
        <w:rPr>
          <w:i/>
          <w:color w:val="7030A0"/>
          <w:sz w:val="26"/>
        </w:rPr>
        <w:lastRenderedPageBreak/>
        <w:t>risco concreto decorrente da negativa administrativa, limitando-se o fato ao mero inadimplemento contratual. 4. Inexistindo comprovação de prejuízo efetivo ao estado de saúde do Autor em razão da negativa de ampliação do regime de home care, afasta-se a condenação por danos morais imposta na r. sentença. 5. Apelação conhecida e parcialmente provida."</w:t>
      </w:r>
    </w:p>
    <w:p w:rsidRPr="00A16893" w:rsidR="0007107D" w:rsidRDefault="006C1B32" w14:paraId="3160AE0C" w14:textId="77777777">
      <w:pPr>
        <w:ind w:left="2268"/>
      </w:pPr>
      <w:r w:rsidRPr="00A16893">
        <w:rPr>
          <w:i/>
          <w:color w:val="7030A0"/>
          <w:sz w:val="26"/>
        </w:rPr>
        <w:t>(TJDFT, 0706743-80.2023.8.07.0010, Relator: Robson Teixeira de Freitas, 8ª Turma Cível, Data de Julgamento: 09/12/2025)</w:t>
      </w:r>
    </w:p>
    <w:p w:rsidR="0007107D" w:rsidRDefault="0007107D" w14:paraId="6501D11B" w14:textId="77777777"/>
    <w:sectPr w:rsidR="0007107D"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26T15:43:00Z" w:id="0">
    <w:p w:rsidRPr="00A16893" w:rsidR="00432B90" w:rsidP="00432B90" w:rsidRDefault="006C1B32" w14:paraId="28B8EF7C" w14:textId="77777777">
      <w:pPr>
        <w:pStyle w:val="Textodecomentrio"/>
        <w:jc w:val="left"/>
      </w:pPr>
      <w:r w:rsidRPr="00A16893">
        <w:annotationRef/>
      </w:r>
      <w:r w:rsidRPr="00A16893" w:rsidR="00432B90">
        <w:t>Conclusão: 21/10/2026</w:t>
      </w:r>
    </w:p>
    <w:p w:rsidRPr="00A16893" w:rsidR="00432B90" w:rsidP="00432B90" w:rsidRDefault="00432B90" w14:paraId="59C824AA" w14:textId="77777777">
      <w:pPr>
        <w:pStyle w:val="Textodecomentrio"/>
        <w:jc w:val="left"/>
      </w:pPr>
      <w:r w:rsidRPr="00A16893">
        <w:t>Entrega: 26/10/2026</w:t>
      </w:r>
    </w:p>
    <w:p w:rsidRPr="00A16893" w:rsidR="00432B90" w:rsidP="00432B90" w:rsidRDefault="00432B90" w14:paraId="6E336592" w14:textId="77777777">
      <w:pPr>
        <w:pStyle w:val="Textodecomentrio"/>
        <w:jc w:val="left"/>
      </w:pPr>
      <w:r w:rsidRPr="00A16893">
        <w:t>Grau de certeza: 7</w:t>
      </w:r>
    </w:p>
    <w:p w:rsidRPr="00A16893" w:rsidR="00432B90" w:rsidP="00432B90" w:rsidRDefault="00432B90" w14:paraId="6E6AE25D" w14:textId="77777777">
      <w:pPr>
        <w:pStyle w:val="Textodecomentrio"/>
        <w:jc w:val="left"/>
      </w:pPr>
      <w:r w:rsidRPr="00A16893">
        <w:t>Minuta: Marcelo</w:t>
      </w:r>
    </w:p>
  </w:comment>
  <w:comment w:initials="MRS" w:author="Marcelo Ribeiro Da Silva - GDSXSR" w:date="2026-10-26T15:43:00Z" w:id="1">
    <w:p w:rsidR="003E2158" w:rsidP="003E2158" w:rsidRDefault="006C1B32" w14:paraId="58739016" w14:textId="77777777">
      <w:pPr>
        <w:pStyle w:val="Textodecomentrio"/>
        <w:jc w:val="left"/>
      </w:pPr>
      <w:r w:rsidRPr="00A16893">
        <w:annotationRef/>
      </w:r>
      <w:r w:rsidR="003E2158">
        <w:t>P</w:t>
      </w:r>
      <w:r w:rsidR="003E2158">
        <w:rPr>
          <w:highlight w:val="yellow"/>
        </w:rPr>
        <w:t>ARTE IDOSA. A autora/apelada, representada pela filha e curadora, Carmen Lúcia Gomes Sarpi, tinha 90 anos na sentença (ID 91188105) e 91 anos nas contrarrazões (ID 91188114)</w:t>
      </w:r>
      <w:r w:rsidR="003E2158">
        <w:t>. A DATA DE NASCIMENTO NÃO FOI IDENTIFICADA: o documento de identidade (ID 91187990) está ilegível na visualização do PJe.</w:t>
      </w:r>
    </w:p>
  </w:comment>
  <w:comment w:initials="MRS" w:author="Marcelo Ribeiro Da Silva - GDSXSR" w:date="2026-10-26T15:43:00Z" w:id="2">
    <w:p w:rsidRPr="00A16893" w:rsidR="0057063D" w:rsidP="0057063D" w:rsidRDefault="006C1B32" w14:paraId="089FE90C" w14:textId="05036E76">
      <w:pPr>
        <w:pStyle w:val="Textodecomentrio"/>
        <w:jc w:val="left"/>
      </w:pPr>
      <w:r w:rsidRPr="00A16893">
        <w:annotationRef/>
      </w:r>
      <w:r w:rsidRPr="00A16893" w:rsidR="0057063D">
        <w:rPr>
          <w:highlight w:val="yellow"/>
        </w:rPr>
        <w:t xml:space="preserve">Idade de 90 anos conforme a sentença (ID 91188105). Data de nascimento NÃO identificada nos documentos lidos (identidade, ID 91187990, ilegível). </w:t>
      </w:r>
    </w:p>
  </w:comment>
  <w:comment w:initials="MRS" w:author="Marcelo Ribeiro Da Silva - GDSXSR" w:date="2026-10-26T15:43:00Z" w:id="3">
    <w:p w:rsidRPr="00A16893" w:rsidR="0007107D" w:rsidRDefault="006C1B32" w14:paraId="79BC2967" w14:textId="03D14D5C">
      <w:r w:rsidRPr="00A16893">
        <w:annotationRef/>
      </w:r>
      <w:r w:rsidRPr="00A16893">
        <w:t>CPC</w:t>
      </w:r>
    </w:p>
    <w:p w:rsidRPr="00A16893" w:rsidR="0007107D" w:rsidRDefault="006C1B32" w14:paraId="428D4F86" w14:textId="77777777">
      <w:r w:rsidRPr="00A16893">
        <w:t>Art. 355. O juiz julgará antecipadamente o pedido, proferindo sentença com resolução de mérito, quando:</w:t>
      </w:r>
    </w:p>
    <w:p w:rsidRPr="00A16893" w:rsidR="0007107D" w:rsidRDefault="006C1B32" w14:paraId="4230B24E" w14:textId="77777777">
      <w:r w:rsidRPr="00A16893">
        <w:t>I - não houver necessidade de produção de outras provas;</w:t>
      </w:r>
    </w:p>
    <w:p w:rsidRPr="00A16893" w:rsidR="0007107D" w:rsidRDefault="006C1B32" w14:paraId="61352004" w14:textId="77777777">
      <w:r w:rsidRPr="00A16893">
        <w:t>(Redação não reconferida no Planalto nesta sessão, pois a página não carregou o trecho. CONFERIR.)</w:t>
      </w:r>
    </w:p>
  </w:comment>
  <w:comment w:initials="MRS" w:author="Marcelo Ribeiro Da Silva - GDSXSR" w:date="2026-10-26T15:43:00Z" w:id="4">
    <w:p w:rsidRPr="00A16893" w:rsidR="0007107D" w:rsidRDefault="006C1B32" w14:paraId="4E1A36CF" w14:textId="77777777">
      <w:r w:rsidRPr="00A16893">
        <w:annotationRef/>
      </w:r>
      <w:r w:rsidRPr="00A16893">
        <w:t>STF — ADI 7.265/DF, Rel. Min. Luís Roberto Barroso, Tribunal Pleno, julgamento em 18/09/2025 (ADI contra os §§ 12 e 13 do art. 10 da Lei nº 9.656/1998, incluídos pela Lei nº 14.454/2022).</w:t>
      </w:r>
    </w:p>
    <w:p w:rsidRPr="00A16893" w:rsidR="0007107D" w:rsidRDefault="006C1B32" w14:paraId="5EB5789E" w14:textId="77777777">
      <w:r w:rsidRPr="00A16893">
        <w:t>Tese de julgamento (ementa, item 40):</w:t>
      </w:r>
    </w:p>
    <w:p w:rsidRPr="00A16893" w:rsidR="0007107D" w:rsidRDefault="006C1B32" w14:paraId="72E121EF" w14:textId="77777777">
      <w:r w:rsidRPr="00A16893">
        <w:t>"1. É constitucional a imposição legal de cobertura de tratamentos ou procedimentos fora do rol da ANS, desde que preenchidos os parâmetros técnicos e jurídicos fixados nesta decisão.</w:t>
      </w:r>
    </w:p>
    <w:p w:rsidRPr="00A16893" w:rsidR="0007107D" w:rsidRDefault="006C1B32" w14:paraId="41DFB42D" w14:textId="77777777">
      <w:r w:rsidRPr="00A16893">
        <w:t>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w:t>
      </w:r>
    </w:p>
    <w:p w:rsidRPr="00A16893" w:rsidR="0007107D" w:rsidRDefault="006C1B32" w14:paraId="3E1000FC" w14:textId="77777777">
      <w:r w:rsidRPr="00A16893">
        <w:t>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V e VI, e art. 927, III, §1º, do CPC, o Poder Judiciário, ao apreciar pedido de cobertura de procedimento ou tratamento não incluído no rol, deverá obrigatoriamente: (a) verificar se há prova do prévio requerimento à operadora de saúde, com a negativa, 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rsidRPr="00A16893" w:rsidR="0007107D" w:rsidRDefault="006C1B32" w14:paraId="070286D6" w14:textId="77777777">
      <w:r w:rsidRPr="00A16893">
        <w:t>OBSERVAÇÃO: a tese trata de tratamento ou procedimento "não previsto no rol". O voto adota o entendimento do STJ de que o home care substitutivo da internação não é procedimento, evento ou medicamento diverso do previsto pela ANS. A ré invocou a ADI na manifestação de ID 91188051, e a apelada, nas contrarrazões (ID 91188114).</w:t>
      </w:r>
    </w:p>
  </w:comment>
  <w:comment w:initials="MRS" w:author="Marcelo Ribeiro Da Silva - GDSXSR" w:date="2026-10-26T15:43:00Z" w:id="5">
    <w:p w:rsidRPr="00A16893" w:rsidR="0007107D" w:rsidRDefault="006C1B32" w14:paraId="06FB7791" w14:textId="77777777">
      <w:r w:rsidRPr="00A16893">
        <w:annotationRef/>
      </w:r>
      <w:r w:rsidRPr="00A16893">
        <w:t>Lei nº 9.656/1998 (Lei dos Planos de Saúde)</w:t>
      </w:r>
    </w:p>
    <w:p w:rsidRPr="00A16893" w:rsidR="0007107D" w:rsidRDefault="006C1B32" w14:paraId="7826B583" w14:textId="77777777">
      <w:r w:rsidRPr="00A16893">
        <w:t>Art. 10. É instituído o plano-referência de assistência à saúde, com cobertura assistencial médico-ambulatorial e hospitalar, compreendendo partos e tratamentos, realizados exclusivamente no Brasil, com padrão de enfermaria, centro de terapia intensiva, ou similar, quando necessária a internação hospitalar, das doenças listadas na Classificação Estatística Internacional de Doenças e Problemas Relacionados com a Saúde, da Organização Mundial de Saúde, respeitadas as exigências mínimas estabelecidas no art. 12 desta Lei, exceto:</w:t>
      </w:r>
    </w:p>
    <w:p w:rsidRPr="00A16893" w:rsidR="0007107D" w:rsidRDefault="006C1B32" w14:paraId="000E5981" w14:textId="77777777">
      <w:r w:rsidRPr="00A16893">
        <w:t>(...)</w:t>
      </w:r>
    </w:p>
    <w:p w:rsidRPr="00A16893" w:rsidR="0007107D" w:rsidRDefault="006C1B32" w14:paraId="418C6788" w14:textId="77777777">
      <w:r w:rsidRPr="00A16893">
        <w:t>VI - fornecimento de medicamentos para tratamento domiciliar, ressalvado o disposto nas alíneas "c" do inciso I e "g" do inciso II do art. 12;</w:t>
      </w:r>
    </w:p>
    <w:p w:rsidRPr="00A16893" w:rsidR="0007107D" w:rsidRDefault="006C1B32" w14:paraId="426C92B1" w14:textId="77777777">
      <w:r w:rsidRPr="00A16893">
        <w:t>(...)</w:t>
      </w:r>
    </w:p>
    <w:p w:rsidRPr="00A16893" w:rsidR="0007107D" w:rsidRDefault="006C1B32" w14:paraId="5A445FF3" w14:textId="77777777">
      <w:r w:rsidRPr="00A16893">
        <w:t>Art. 12. São facultadas a oferta, a contratação e a vigência dos produtos de que tratam o inciso I e o § 1º do art. 1º desta Lei, nas segmentações previstas nos incisos I a IV deste artigo, respeitadas as respectivas amplitudes de cobertura definidas no plano-referência de que trata o art. 10, segundo as seguintes exigências mínimas:</w:t>
      </w:r>
    </w:p>
    <w:p w:rsidRPr="00A16893" w:rsidR="0007107D" w:rsidRDefault="006C1B32" w14:paraId="0C21CA57" w14:textId="77777777">
      <w:r w:rsidRPr="00A16893">
        <w:t>(...)</w:t>
      </w:r>
    </w:p>
    <w:p w:rsidRPr="00A16893" w:rsidR="0007107D" w:rsidRDefault="006C1B32" w14:paraId="075C3603" w14:textId="77777777">
      <w:r w:rsidRPr="00A16893">
        <w:t>II - quando incluir internação hospitalar:</w:t>
      </w:r>
    </w:p>
    <w:p w:rsidRPr="00A16893" w:rsidR="0007107D" w:rsidRDefault="006C1B32" w14:paraId="7790D2B9" w14:textId="77777777">
      <w:r w:rsidRPr="00A16893">
        <w:t>a) cobertura de internações hospitalares, vedada a limitação de prazo, valor máximo e quantidade, em clínicas básicas e especializadas, reconhecidas pelo Conselho Federal de Medicina, admitindo-se a exclusão dos procedimentos obstétricos;</w:t>
      </w:r>
    </w:p>
    <w:p w:rsidRPr="00A16893" w:rsidR="0007107D" w:rsidRDefault="006C1B32" w14:paraId="09F107E9" w14:textId="77777777">
      <w:r w:rsidRPr="00A16893">
        <w:t>b) cobertura de internações hospitalares em centro de terapia intensiva, ou similar, vedada a limitação de prazo, valor máximo e quantidade, a critério do médico assistente;</w:t>
      </w:r>
    </w:p>
    <w:p w:rsidRPr="00A16893" w:rsidR="0007107D" w:rsidRDefault="006C1B32" w14:paraId="7EC91D21" w14:textId="77777777">
      <w:r w:rsidRPr="00A16893">
        <w:t>c) cobertura de despesas referentes a honorários médicos, serviços gerais de enfermagem e alimentação;</w:t>
      </w:r>
    </w:p>
    <w:p w:rsidRPr="00A16893" w:rsidR="0007107D" w:rsidRDefault="006C1B32" w14:paraId="046F70A1" w14:textId="77777777">
      <w:r w:rsidRPr="00A16893">
        <w:t>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p>
    <w:p w:rsidRPr="00A16893" w:rsidR="0007107D" w:rsidRDefault="006C1B32" w14:paraId="42408ADC" w14:textId="77777777">
      <w:r w:rsidRPr="00A16893">
        <w:t>e) cobertura de toda e qualquer taxa, incluindo materiais utilizados, assim como da remoção do paciente, comprovadamente necessária, para outro estabelecimento hospitalar, dentro dos limites de abrangência geográfica previstos no contrato, em território brasileiro; e</w:t>
      </w:r>
    </w:p>
    <w:p w:rsidRPr="00A16893" w:rsidR="0007107D" w:rsidRDefault="006C1B32" w14:paraId="411BE081" w14:textId="77777777">
      <w:r w:rsidRPr="00A16893">
        <w:t>f) cobertura de despesas de acompanhante, no caso de pacientes menores de dezoito anos;</w:t>
      </w:r>
    </w:p>
    <w:p w:rsidRPr="00A16893" w:rsidR="0007107D" w:rsidRDefault="006C1B32" w14:paraId="658092BF" w14:textId="77777777">
      <w:r w:rsidRPr="00A16893">
        <w:t>g) 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p>
    <w:p w:rsidRPr="00A16893" w:rsidR="0007107D" w:rsidRDefault="006C1B32" w14:paraId="108A9A15" w14:textId="77777777">
      <w:r w:rsidRPr="00A16893">
        <w:t>(Transcrição conferida no Planalto em 26/10/2026.)</w:t>
      </w:r>
    </w:p>
    <w:p w:rsidRPr="00A16893" w:rsidR="0007107D" w:rsidRDefault="006C1B32" w14:paraId="3045D24D" w14:textId="77777777">
      <w:r w:rsidRPr="00A16893">
        <w:t>(Texto lido na página do Planalto, com caracteres acentuados corrompidos e quebras de linha na origem; o fechamento dos incisos pode divergir da pontuação oficial. CONFERIR.)</w:t>
      </w:r>
    </w:p>
  </w:comment>
  <w:comment w:initials="MRS" w:author="Marcelo Ribeiro Da Silva - GDSXSR" w:date="2026-10-26T15:43:00Z" w:id="6">
    <w:p w:rsidRPr="00A16893" w:rsidR="0007107D" w:rsidRDefault="006C1B32" w14:paraId="01A19012" w14:textId="77777777">
      <w:r w:rsidRPr="00A16893">
        <w:annotationRef/>
      </w:r>
      <w:r w:rsidRPr="00A16893">
        <w:t>Código Civil</w:t>
      </w:r>
    </w:p>
    <w:p w:rsidRPr="00A16893" w:rsidR="0007107D" w:rsidRDefault="006C1B32" w14:paraId="2E20A994" w14:textId="77777777">
      <w:r w:rsidRPr="00A16893">
        <w:t>Art. 944. A indenização mede-se pela extensão do dano.</w:t>
      </w:r>
    </w:p>
    <w:p w:rsidRPr="00A16893" w:rsidR="0007107D" w:rsidRDefault="006C1B32" w14:paraId="36165E98" w14:textId="77777777">
      <w:r w:rsidRPr="00A16893">
        <w:t>Parágrafo único. Se houver excessiva desproporção entre a gravidade da culpa e o dano, poderá o juiz reduzir, equitativamente, a indenização.</w:t>
      </w:r>
    </w:p>
    <w:p w:rsidRPr="00A16893" w:rsidR="0007107D" w:rsidRDefault="006C1B32" w14:paraId="1337CBAB" w14:textId="77777777">
      <w:r w:rsidRPr="00A16893">
        <w:t>(Redação não reconferida no Planalto nesta sessão, pois a página não carregou o trecho. CONFERIR.)</w:t>
      </w:r>
    </w:p>
  </w:comment>
  <w:comment w:initials="MRS" w:author="Marcelo Ribeiro Da Silva - GDSXSR" w:date="2026-10-26T15:43:00Z" w:id="7">
    <w:p w:rsidRPr="00A16893" w:rsidR="0007107D" w:rsidRDefault="006C1B32" w14:paraId="5E8D2434" w14:textId="77777777">
      <w:r w:rsidRPr="00A16893">
        <w:annotationRef/>
      </w:r>
      <w:r w:rsidRPr="00A16893">
        <w:t>CPC</w:t>
      </w:r>
    </w:p>
    <w:p w:rsidRPr="00A16893" w:rsidR="0007107D" w:rsidRDefault="006C1B32" w14:paraId="67B2CADC"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511D504F" w14:textId="77777777">
      <w:r w:rsidRPr="00A16893">
        <w:t>§ 1º O juiz poderá, de ofício ou a requerimento, modificar o valor ou a periodicidade da multa vincenda ou excluí-la, caso verifique que:</w:t>
      </w:r>
    </w:p>
    <w:p w:rsidRPr="00A16893" w:rsidR="0007107D" w:rsidRDefault="006C1B32" w14:paraId="6C9EC03C" w14:textId="77777777">
      <w:r w:rsidRPr="00A16893">
        <w:t>I - se tornou insuficiente ou excessiva;</w:t>
      </w:r>
    </w:p>
    <w:p w:rsidRPr="00A16893" w:rsidR="0007107D" w:rsidRDefault="006C1B32" w14:paraId="2141C053" w14:textId="77777777">
      <w:r w:rsidRPr="00A16893">
        <w:t>II - o obrigado demonstrou cumprimento parcial superveniente da obrigação ou justa causa para o descumprimento.</w:t>
      </w:r>
    </w:p>
  </w:comment>
  <w:comment w:initials="MRS" w:author="Marcelo Ribeiro Da Silva - GDSXSR" w:date="2026-10-26T15:43:00Z" w:id="8">
    <w:p w:rsidRPr="00A16893" w:rsidR="0007107D" w:rsidRDefault="006C1B32" w14:paraId="727BF3CF" w14:textId="77777777">
      <w:r w:rsidRPr="00A16893">
        <w:annotationRef/>
      </w:r>
      <w:r w:rsidRPr="00A16893">
        <w:t>CPC</w:t>
      </w:r>
    </w:p>
    <w:p w:rsidRPr="00A16893" w:rsidR="0007107D" w:rsidRDefault="006C1B32" w14:paraId="18454D3A" w14:textId="77777777">
      <w:r w:rsidRPr="00A16893">
        <w:t>Art. 86. Se cada litigante for, em parte, vencedor e vencido, serão proporcionalmente distribuídas entre eles as despesas.</w:t>
      </w:r>
    </w:p>
    <w:p w:rsidRPr="00A16893" w:rsidR="0007107D" w:rsidRDefault="006C1B32" w14:paraId="35B07BD1" w14:textId="77777777">
      <w:r w:rsidRPr="00A16893">
        <w:t>Parágrafo único. Se um litigante sucumbir em parte mínima do pedido, o outro responderá, por inteiro, pelas despesas e pelos honorários.</w:t>
      </w:r>
    </w:p>
    <w:p w:rsidRPr="00A16893" w:rsidR="0007107D" w:rsidRDefault="006C1B32" w14:paraId="4E8AE148" w14:textId="77777777">
      <w:r w:rsidRPr="00A16893">
        <w:t>(Transcrição conferida no Planalto em 26/10/2026.)</w:t>
      </w:r>
    </w:p>
  </w:comment>
  <w:comment w:initials="MRS" w:author="Marcelo Ribeiro Da Silva - GDSXSR" w:date="2026-10-26T15:43:00Z" w:id="9">
    <w:p w:rsidRPr="00A16893" w:rsidR="0007107D" w:rsidRDefault="006C1B32" w14:paraId="40F177A0" w14:textId="77777777">
      <w:r w:rsidRPr="00A16893">
        <w:annotationRef/>
      </w:r>
      <w:r w:rsidRPr="00A16893">
        <w:t>CPC</w:t>
      </w:r>
    </w:p>
    <w:p w:rsidRPr="00A16893" w:rsidR="0007107D" w:rsidRDefault="006C1B32" w14:paraId="0A870141" w14:textId="77777777">
      <w:r w:rsidRPr="00A16893">
        <w:t>Art. 355. O juiz julgará antecipadamente o pedido, proferindo sentença com resolução de mérito, quando:</w:t>
      </w:r>
    </w:p>
    <w:p w:rsidRPr="00A16893" w:rsidR="0007107D" w:rsidRDefault="006C1B32" w14:paraId="7847E311" w14:textId="77777777">
      <w:r w:rsidRPr="00A16893">
        <w:t>I - não houver necessidade de produção de outras provas;</w:t>
      </w:r>
    </w:p>
    <w:p w:rsidRPr="00A16893" w:rsidR="0007107D" w:rsidRDefault="006C1B32" w14:paraId="78DEF5D0" w14:textId="77777777">
      <w:r w:rsidRPr="00A16893">
        <w:t>(Redação não reconferida no Planalto nesta sessão, pois a página não carregou o trecho. CONFERIR.)</w:t>
      </w:r>
    </w:p>
    <w:p w:rsidRPr="00A16893" w:rsidR="0007107D" w:rsidRDefault="0007107D" w14:paraId="1C892978" w14:textId="77777777"/>
    <w:p w:rsidRPr="00A16893" w:rsidR="0007107D" w:rsidRDefault="006C1B32" w14:paraId="5508B2A4" w14:textId="77777777">
      <w:r w:rsidRPr="00A16893">
        <w:t>CPC</w:t>
      </w:r>
    </w:p>
    <w:p w:rsidRPr="00A16893" w:rsidR="0007107D" w:rsidRDefault="006C1B32" w14:paraId="49BA1372" w14:textId="77777777">
      <w:r w:rsidRPr="00A16893">
        <w:t>Art. 370. Caberá ao juiz, de ofício ou a requerimento da parte, determinar as provas necessárias ao julgamento do mérito.</w:t>
      </w:r>
    </w:p>
    <w:p w:rsidRPr="00A16893" w:rsidR="0007107D" w:rsidRDefault="006C1B32" w14:paraId="0288DC67" w14:textId="77777777">
      <w:r w:rsidRPr="00A16893">
        <w:t>Parágrafo único. O juiz indeferirá, em decisão fundamentada, as diligências inúteis ou meramente protelatórias.</w:t>
      </w:r>
    </w:p>
    <w:p w:rsidRPr="00A16893" w:rsidR="0007107D" w:rsidRDefault="006C1B32" w14:paraId="577C02AE" w14:textId="77777777">
      <w:r w:rsidRPr="00A16893">
        <w:t>(Redação não reconferida no Planalto nesta sessão, pois a página não carregou o trecho. CONFERIR.)</w:t>
      </w:r>
    </w:p>
    <w:p w:rsidRPr="00A16893" w:rsidR="0007107D" w:rsidRDefault="0007107D" w14:paraId="4B7FADF2" w14:textId="77777777"/>
    <w:p w:rsidRPr="00A16893" w:rsidR="0007107D" w:rsidRDefault="006C1B32" w14:paraId="7C40FA7F" w14:textId="77777777">
      <w:r w:rsidRPr="00A16893">
        <w:t>CPC</w:t>
      </w:r>
    </w:p>
    <w:p w:rsidRPr="00A16893" w:rsidR="0007107D" w:rsidRDefault="006C1B32" w14:paraId="63D6D551" w14:textId="77777777">
      <w:r w:rsidRPr="00A16893">
        <w:t>Art. 373. O ônus da prova incumbe:</w:t>
      </w:r>
    </w:p>
    <w:p w:rsidRPr="00A16893" w:rsidR="0007107D" w:rsidRDefault="006C1B32" w14:paraId="43C275F1" w14:textId="77777777">
      <w:r w:rsidRPr="00A16893">
        <w:t>I - ao autor, quanto ao fato constitutivo de seu direito;</w:t>
      </w:r>
    </w:p>
    <w:p w:rsidRPr="00A16893" w:rsidR="0007107D" w:rsidRDefault="006C1B32" w14:paraId="16337F83" w14:textId="77777777">
      <w:r w:rsidRPr="00A16893">
        <w:t>II - ao réu, quanto à existência de fato impeditivo, modificativo ou extintivo do direito do autor.</w:t>
      </w:r>
    </w:p>
    <w:p w:rsidRPr="00A16893" w:rsidR="0007107D" w:rsidRDefault="0007107D" w14:paraId="50AF79B7" w14:textId="77777777"/>
    <w:p w:rsidRPr="00A16893" w:rsidR="0007107D" w:rsidRDefault="006C1B32" w14:paraId="76DD3300" w14:textId="77777777">
      <w:r w:rsidRPr="00A16893">
        <w:t>CPC</w:t>
      </w:r>
    </w:p>
    <w:p w:rsidRPr="00A16893" w:rsidR="0007107D" w:rsidRDefault="006C1B32" w14:paraId="1EFA78D2"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09F9C079" w14:textId="77777777">
      <w:r w:rsidRPr="00A16893">
        <w:t>§ 1º O juiz poderá, de ofício ou a requerimento, modificar o valor ou a periodicidade da multa vincenda ou excluí-la, caso verifique que:</w:t>
      </w:r>
    </w:p>
    <w:p w:rsidRPr="00A16893" w:rsidR="0007107D" w:rsidRDefault="006C1B32" w14:paraId="4D598D91" w14:textId="77777777">
      <w:r w:rsidRPr="00A16893">
        <w:t>I - se tornou insuficiente ou excessiva;</w:t>
      </w:r>
    </w:p>
    <w:p w:rsidRPr="00A16893" w:rsidR="0007107D" w:rsidRDefault="006C1B32" w14:paraId="7F98C292" w14:textId="77777777">
      <w:r w:rsidRPr="00A16893">
        <w:t>II - o obrigado demonstrou cumprimento parcial superveniente da obrigação ou justa causa para o descumprimento.</w:t>
      </w:r>
    </w:p>
    <w:p w:rsidRPr="00A16893" w:rsidR="0007107D" w:rsidRDefault="0007107D" w14:paraId="226D6582" w14:textId="77777777"/>
    <w:p w:rsidRPr="00A16893" w:rsidR="0007107D" w:rsidRDefault="006C1B32" w14:paraId="59DBF97A" w14:textId="77777777">
      <w:r w:rsidRPr="00A16893">
        <w:t>CPC</w:t>
      </w:r>
    </w:p>
    <w:p w:rsidRPr="00A16893" w:rsidR="0007107D" w:rsidRDefault="006C1B32" w14:paraId="66FEA193" w14:textId="77777777">
      <w:r w:rsidRPr="00A16893">
        <w:t>Art. 85. (...)</w:t>
      </w:r>
    </w:p>
    <w:p w:rsidRPr="00A16893" w:rsidR="0007107D" w:rsidRDefault="006C1B32" w14:paraId="51895F97" w14:textId="77777777">
      <w:r w:rsidRPr="00A16893">
        <w:t>§ 8º Nas causas em que for inestimável ou irrisório o proveito econômico ou, ainda, quando o valor da causa for muito baixo, o juiz fixará o valor dos honorários por apreciação equitativa, observando o disposto nos incisos do § 2º.</w:t>
      </w:r>
    </w:p>
    <w:p w:rsidRPr="00A16893" w:rsidR="0007107D" w:rsidRDefault="006C1B32" w14:paraId="1E24FFDF" w14:textId="77777777">
      <w:r w:rsidRPr="00A16893">
        <w:t>(...)</w:t>
      </w:r>
    </w:p>
    <w:p w:rsidRPr="00A16893" w:rsidR="0007107D" w:rsidRDefault="006C1B32" w14:paraId="0C78C397" w14:textId="77777777">
      <w:r w:rsidRPr="00A1689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A16893" w:rsidR="0007107D" w:rsidRDefault="0007107D" w14:paraId="0FF42677" w14:textId="77777777"/>
    <w:p w:rsidRPr="00A16893" w:rsidR="0007107D" w:rsidRDefault="006C1B32" w14:paraId="247455F5" w14:textId="77777777">
      <w:r w:rsidRPr="00A16893">
        <w:t>CPC</w:t>
      </w:r>
    </w:p>
    <w:p w:rsidRPr="00A16893" w:rsidR="0007107D" w:rsidRDefault="006C1B32" w14:paraId="1E1270B9" w14:textId="77777777">
      <w:r w:rsidRPr="00A16893">
        <w:t>Art. 86. Se cada litigante for, em parte, vencedor e vencido, serão proporcionalmente distribuídas entre eles as despesas.</w:t>
      </w:r>
    </w:p>
    <w:p w:rsidRPr="00A16893" w:rsidR="0007107D" w:rsidRDefault="006C1B32" w14:paraId="447B1F15" w14:textId="77777777">
      <w:r w:rsidRPr="00A16893">
        <w:t>Parágrafo único. Se um litigante sucumbir em parte mínima do pedido, o outro responderá, por inteiro, pelas despesas e pelos honorários.</w:t>
      </w:r>
    </w:p>
    <w:p w:rsidRPr="00A16893" w:rsidR="0007107D" w:rsidRDefault="006C1B32" w14:paraId="4264331C" w14:textId="77777777">
      <w:r w:rsidRPr="00A16893">
        <w:t>(Transcrição conferida no Planalto em 26/10/2026.)</w:t>
      </w:r>
    </w:p>
    <w:p w:rsidRPr="00A16893" w:rsidR="0007107D" w:rsidRDefault="0007107D" w14:paraId="190981C8" w14:textId="77777777"/>
    <w:p w:rsidRPr="00A16893" w:rsidR="0007107D" w:rsidRDefault="006C1B32" w14:paraId="1CC48982" w14:textId="77777777">
      <w:r w:rsidRPr="00A16893">
        <w:t>Código Civil</w:t>
      </w:r>
    </w:p>
    <w:p w:rsidRPr="00A16893" w:rsidR="0007107D" w:rsidRDefault="006C1B32" w14:paraId="3ADC0E61" w14:textId="77777777">
      <w:r w:rsidRPr="00A16893">
        <w:t>Art. 944. A indenização mede-se pela extensão do dano.</w:t>
      </w:r>
    </w:p>
    <w:p w:rsidRPr="00A16893" w:rsidR="0007107D" w:rsidRDefault="006C1B32" w14:paraId="27206406" w14:textId="77777777">
      <w:r w:rsidRPr="00A16893">
        <w:t>Parágrafo único. Se houver excessiva desproporção entre a gravidade da culpa e o dano, poderá o juiz reduzir, equitativamente, a indenização.</w:t>
      </w:r>
    </w:p>
    <w:p w:rsidRPr="00A16893" w:rsidR="0007107D" w:rsidRDefault="006C1B32" w14:paraId="20AA0A48" w14:textId="77777777">
      <w:r w:rsidRPr="00A16893">
        <w:t>(Redação não reconferida no Planalto nesta sessão, pois a página não carregou o trecho. CONFERIR.)</w:t>
      </w:r>
    </w:p>
    <w:p w:rsidRPr="00A16893" w:rsidR="0007107D" w:rsidRDefault="0007107D" w14:paraId="3659264D" w14:textId="77777777"/>
    <w:p w:rsidRPr="00A16893" w:rsidR="0007107D" w:rsidRDefault="006C1B32" w14:paraId="151F3004" w14:textId="77777777">
      <w:r w:rsidRPr="00A16893">
        <w:t>Lei nº 9.656/1998 (Lei dos Planos de Saúde)</w:t>
      </w:r>
    </w:p>
    <w:p w:rsidRPr="00A16893" w:rsidR="0007107D" w:rsidRDefault="006C1B32" w14:paraId="6881CD56" w14:textId="77777777">
      <w:r w:rsidRPr="00A16893">
        <w:t>Art. 10. É instituído o plano-referência de assistência à saúde, com cobertura assistencial médico-ambulatorial e hospitalar, compreendendo partos e tratamentos, realizados exclusivamente no Brasil, com padrão de enfermaria, centro de terapia intensiva, ou similar, quando necessária a internação hospitalar, das doenças listadas na Classificação Estatística Internacional de Doenças e Problemas Relacionados com a Saúde, da Organização Mundial de Saúde, respeitadas as exigências mínimas estabelecidas no art. 12 desta Lei, exceto:</w:t>
      </w:r>
    </w:p>
    <w:p w:rsidRPr="00A16893" w:rsidR="0007107D" w:rsidRDefault="006C1B32" w14:paraId="56AF4BCF" w14:textId="77777777">
      <w:r w:rsidRPr="00A16893">
        <w:t>(...)</w:t>
      </w:r>
    </w:p>
    <w:p w:rsidRPr="00A16893" w:rsidR="0007107D" w:rsidRDefault="006C1B32" w14:paraId="1DFC2FCC" w14:textId="77777777">
      <w:r w:rsidRPr="00A16893">
        <w:t>VI - fornecimento de medicamentos para tratamento domiciliar, ressalvado o disposto nas alíneas "c" do inciso I e "g" do inciso II do art. 12;</w:t>
      </w:r>
    </w:p>
    <w:p w:rsidRPr="00A16893" w:rsidR="0007107D" w:rsidRDefault="006C1B32" w14:paraId="6EC278A7" w14:textId="77777777">
      <w:r w:rsidRPr="00A16893">
        <w:t>(...)</w:t>
      </w:r>
    </w:p>
    <w:p w:rsidRPr="00A16893" w:rsidR="0007107D" w:rsidRDefault="006C1B32" w14:paraId="359B8CD0" w14:textId="77777777">
      <w:r w:rsidRPr="00A16893">
        <w:t>Art. 12. São facultadas a oferta, a contratação e a vigência dos produtos de que tratam o inciso I e o § 1º do art. 1º desta Lei, nas segmentações previstas nos incisos I a IV deste artigo, respeitadas as respectivas amplitudes de cobertura definidas no plano-referência de que trata o art. 10, segundo as seguintes exigências mínimas:</w:t>
      </w:r>
    </w:p>
    <w:p w:rsidRPr="00A16893" w:rsidR="0007107D" w:rsidRDefault="006C1B32" w14:paraId="2B75E201" w14:textId="77777777">
      <w:r w:rsidRPr="00A16893">
        <w:t>(...)</w:t>
      </w:r>
    </w:p>
    <w:p w:rsidRPr="00A16893" w:rsidR="0007107D" w:rsidRDefault="006C1B32" w14:paraId="646BFD0E" w14:textId="77777777">
      <w:r w:rsidRPr="00A16893">
        <w:t>II - quando incluir internação hospitalar:</w:t>
      </w:r>
    </w:p>
    <w:p w:rsidRPr="00A16893" w:rsidR="0007107D" w:rsidRDefault="006C1B32" w14:paraId="1DD7E0DF" w14:textId="77777777">
      <w:r w:rsidRPr="00A16893">
        <w:t>a) cobertura de internações hospitalares, vedada a limitação de prazo, valor máximo e quantidade, em clínicas básicas e especializadas, reconhecidas pelo Conselho Federal de Medicina, admitindo-se a exclusão dos procedimentos obstétricos;</w:t>
      </w:r>
    </w:p>
    <w:p w:rsidRPr="00A16893" w:rsidR="0007107D" w:rsidRDefault="006C1B32" w14:paraId="7DDA9C3B" w14:textId="77777777">
      <w:r w:rsidRPr="00A16893">
        <w:t>b) cobertura de internações hospitalares em centro de terapia intensiva, ou similar, vedada a limitação de prazo, valor máximo e quantidade, a critério do médico assistente;</w:t>
      </w:r>
    </w:p>
    <w:p w:rsidRPr="00A16893" w:rsidR="0007107D" w:rsidRDefault="006C1B32" w14:paraId="46A87FBD" w14:textId="77777777">
      <w:r w:rsidRPr="00A16893">
        <w:t>c) cobertura de despesas referentes a honorários médicos, serviços gerais de enfermagem e alimentação;</w:t>
      </w:r>
    </w:p>
    <w:p w:rsidRPr="00A16893" w:rsidR="0007107D" w:rsidRDefault="006C1B32" w14:paraId="49395CB0" w14:textId="77777777">
      <w:r w:rsidRPr="00A16893">
        <w:t>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p>
    <w:p w:rsidRPr="00A16893" w:rsidR="0007107D" w:rsidRDefault="006C1B32" w14:paraId="38A59C69" w14:textId="77777777">
      <w:r w:rsidRPr="00A16893">
        <w:t>e) cobertura de toda e qualquer taxa, incluindo materiais utilizados, assim como da remoção do paciente, comprovadamente necessária, para outro estabelecimento hospitalar, dentro dos limites de abrangência geográfica previstos no contrato, em território brasileiro; e</w:t>
      </w:r>
    </w:p>
    <w:p w:rsidRPr="00A16893" w:rsidR="0007107D" w:rsidRDefault="006C1B32" w14:paraId="446E4521" w14:textId="77777777">
      <w:r w:rsidRPr="00A16893">
        <w:t>f) cobertura de despesas de acompanhante, no caso de pacientes menores de dezoito anos;</w:t>
      </w:r>
    </w:p>
    <w:p w:rsidRPr="00A16893" w:rsidR="0007107D" w:rsidRDefault="006C1B32" w14:paraId="555EECC9" w14:textId="77777777">
      <w:r w:rsidRPr="00A16893">
        <w:t>g) 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p>
    <w:p w:rsidRPr="00A16893" w:rsidR="0007107D" w:rsidRDefault="006C1B32" w14:paraId="35AEC724" w14:textId="77777777">
      <w:r w:rsidRPr="00A16893">
        <w:t>(Transcrição conferida no Planalto em 26/10/2026.)</w:t>
      </w:r>
    </w:p>
    <w:p w:rsidRPr="00A16893" w:rsidR="0007107D" w:rsidRDefault="006C1B32" w14:paraId="0D1A8E0B" w14:textId="77777777">
      <w:r w:rsidRPr="00A16893">
        <w:t>(Texto lido na página do Planalto, com caracteres acentuados corrompidos e quebras de linha na origem; o fechamento dos incisos pode divergir da pontuação oficial. CONFERIR.)</w:t>
      </w:r>
    </w:p>
  </w:comment>
  <w:comment w:initials="MRS" w:author="Marcelo Ribeiro Da Silva - GDSXSR" w:date="2026-10-26T15:43:00Z" w:id="10">
    <w:p w:rsidRPr="00A16893" w:rsidR="0007107D" w:rsidRDefault="006C1B32" w14:paraId="4EC7E6EE" w14:textId="77777777">
      <w:r w:rsidRPr="00A16893">
        <w:annotationRef/>
      </w:r>
      <w:r w:rsidRPr="00A16893">
        <w:t>UNIFORMIZAÇÃO DOS IDs. A sentença cita IDs da numeração do 1º grau. Nesta minuta, os IDs entre colchetes foram substituídos pelos correspondentes nos autos da apelação. Principais: petição inicial 244805183 = 91187989; prescrições/relatórios médicos 247812179 = 91188016, 247812181 = 91188017 e 247812182 = 91188018; tutela de urgência 248071804 = 91188020; contestação 250803736 = 91188037; manifestação sobre provas 257837343 = 91188051; majoração da multa 259425763 = 91188058; informações de cumprimento 260252180 = 91188061, 260252181 = 91188062 e 267585497 = 91188079; informações de internação 268119649 = 91188080, 268414501 = 91188081 e 278225869 = 91188090; acórdão do agravo 284055480 = 91188094; sentença 285476769 = 91188105; apelação 288398690 = 91188109; contrarrazões 293481097 = 91188114. A transcrição foi mantida nos demais pontos.</w:t>
      </w:r>
    </w:p>
  </w:comment>
  <w:comment w:initials="MRS" w:author="Marcelo Ribeiro Da Silva - GDSXSR" w:date="2026-10-26T15:43:00Z" w:id="11">
    <w:p w:rsidRPr="00A16893" w:rsidR="0007107D" w:rsidRDefault="006C1B32" w14:paraId="65F3155F" w14:textId="77777777">
      <w:r w:rsidRPr="00A16893">
        <w:annotationRef/>
      </w:r>
      <w:r w:rsidRPr="00A16893">
        <w:t>CPC</w:t>
      </w:r>
    </w:p>
    <w:p w:rsidRPr="00A16893" w:rsidR="0007107D" w:rsidRDefault="006C1B32" w14:paraId="3987C058"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27EAB9DA" w14:textId="77777777">
      <w:r w:rsidRPr="00A16893">
        <w:t>§ 1º O juiz poderá, de ofício ou a requerimento, modificar o valor ou a periodicidade da multa vincenda ou excluí-la, caso verifique que:</w:t>
      </w:r>
    </w:p>
    <w:p w:rsidRPr="00A16893" w:rsidR="0007107D" w:rsidRDefault="006C1B32" w14:paraId="72E8976A" w14:textId="77777777">
      <w:r w:rsidRPr="00A16893">
        <w:t>I - se tornou insuficiente ou excessiva;</w:t>
      </w:r>
    </w:p>
    <w:p w:rsidRPr="00A16893" w:rsidR="0007107D" w:rsidRDefault="006C1B32" w14:paraId="6005B8B0" w14:textId="77777777">
      <w:r w:rsidRPr="00A16893">
        <w:t>II - o obrigado demonstrou cumprimento parcial superveniente da obrigação ou justa causa para o descumprimento.</w:t>
      </w:r>
    </w:p>
  </w:comment>
  <w:comment w:initials="MRS" w:author="Marcelo Ribeiro Da Silva - GDSXSR" w:date="2026-10-26T15:43:00Z" w:id="12">
    <w:p w:rsidRPr="00A16893" w:rsidR="0007107D" w:rsidRDefault="006C1B32" w14:paraId="568B2974" w14:textId="77777777">
      <w:r w:rsidRPr="00A16893">
        <w:annotationRef/>
      </w:r>
      <w:r w:rsidRPr="00A16893">
        <w:t>CPC</w:t>
      </w:r>
    </w:p>
    <w:p w:rsidRPr="00A16893" w:rsidR="0007107D" w:rsidRDefault="006C1B32" w14:paraId="33C22819" w14:textId="77777777">
      <w:r w:rsidRPr="00A16893">
        <w:t>Art. 85. (...)</w:t>
      </w:r>
    </w:p>
    <w:p w:rsidRPr="00A16893" w:rsidR="0007107D" w:rsidRDefault="006C1B32" w14:paraId="3A892292" w14:textId="77777777">
      <w:r w:rsidRPr="00A16893">
        <w:t>§ 8º Nas causas em que for inestimável ou irrisório o proveito econômico ou, ainda, quando o valor da causa for muito baixo, o juiz fixará o valor dos honorários por apreciação equitativa, observando o disposto nos incisos do § 2º.</w:t>
      </w:r>
    </w:p>
  </w:comment>
  <w:comment w:initials="MRS" w:author="Marcelo Ribeiro Da Silva - GDSXSR" w:date="2026-10-26T15:43:00Z" w:id="13">
    <w:p w:rsidRPr="00A16893" w:rsidR="0007107D" w:rsidRDefault="006C1B32" w14:paraId="2DB19113" w14:textId="77777777">
      <w:r w:rsidRPr="00A16893">
        <w:annotationRef/>
      </w:r>
      <w:r w:rsidRPr="00A16893">
        <w:t>O pedido de perícia foi formulado na petição de ID 91188051, com três objetivos: verificar o estado clínico atual, aferir a necessidade técnico-assistencial do home care e avaliar se os cuidados poderiam ser prestados em regime ambulatorial ou com apoio familiar. A autora manifestou desinteresse em outras provas. A sentença julgou antecipadamente a lide sem decisão específica sobre a perícia.</w:t>
      </w:r>
    </w:p>
  </w:comment>
  <w:comment w:initials="MRS" w:author="Marcelo Ribeiro Da Silva - GDSXSR" w:date="2026-10-26T15:43:00Z" w:id="14">
    <w:p w:rsidRPr="00A16893" w:rsidR="0007107D" w:rsidRDefault="006C1B32" w14:paraId="10175867" w14:textId="77777777">
      <w:r w:rsidRPr="00A16893">
        <w:annotationRef/>
      </w:r>
      <w:r w:rsidRPr="00A16893">
        <w:t>CPC</w:t>
      </w:r>
    </w:p>
    <w:p w:rsidRPr="00A16893" w:rsidR="0007107D" w:rsidRDefault="006C1B32" w14:paraId="6AA71A5E" w14:textId="77777777">
      <w:r w:rsidRPr="00A16893">
        <w:t>Art. 355. O juiz julgará antecipadamente o pedido, proferindo sentença com resolução de mérito, quando:</w:t>
      </w:r>
    </w:p>
    <w:p w:rsidRPr="00A16893" w:rsidR="0007107D" w:rsidRDefault="006C1B32" w14:paraId="27AB75C5" w14:textId="77777777">
      <w:r w:rsidRPr="00A16893">
        <w:t>I - não houver necessidade de produção de outras provas;</w:t>
      </w:r>
    </w:p>
    <w:p w:rsidRPr="00A16893" w:rsidR="0007107D" w:rsidRDefault="006C1B32" w14:paraId="77D1D670" w14:textId="77777777">
      <w:r w:rsidRPr="00A16893">
        <w:t>(Redação não reconferida no Planalto nesta sessão, pois a página não carregou o trecho. CONFERIR.)</w:t>
      </w:r>
    </w:p>
  </w:comment>
  <w:comment w:initials="MRS" w:author="Marcelo Ribeiro Da Silva - GDSXSR" w:date="2026-10-26T15:43:00Z" w:id="15">
    <w:p w:rsidRPr="00A16893" w:rsidR="0007107D" w:rsidRDefault="006C1B32" w14:paraId="481C78A7" w14:textId="77777777">
      <w:r w:rsidRPr="00A16893">
        <w:annotationRef/>
      </w:r>
      <w:r w:rsidRPr="00A16893">
        <w:t>Informações sobre a internação: ID 91188080 e 91188081 (em 10/03/2026 a paciente ainda estava hospitalizada) e ID 91188090 (em 01/06/2026, idem), segundo o relato da sentença. A ré afirmou ter cumprido a liminar (ID 91188061, 91188062 e 91188079). CONFERIR o teor dessas petições. Fotos e vídeo do banho: ID 91188082 a 91188084 e ID 91188056 (não reproduzidos).</w:t>
      </w:r>
    </w:p>
  </w:comment>
  <w:comment w:initials="AG" w:author="Assessor GDSXSR" w:date="2026-10-26T17:28:00Z" w:id="16">
    <w:p w:rsidRPr="00A16893" w:rsidR="000F23F3" w:rsidRDefault="00000000" w14:paraId="286F86A0" w14:textId="77777777">
      <w:r w:rsidRPr="00A16893">
        <w:annotationRef/>
      </w:r>
      <w:r w:rsidRPr="00A16893">
        <w:t>ASSESSOR GDSXSR — Reuni o mérito em dois capítulos, com títulos na forma conclusiva do voto: (1) cobertura do home care, insumos e sucumbência; (2) danos morais e astreintes. Em cada um, as alegações da apelante ficaram em um só parágrafo enumerado (C-30), seguidas de um só veredito. A sentença passou a ser transcrita em um único bloco por capítulo, antes da fundamentação (C-41, C-4A), e a fundamentação foi reduzida a poucos parágrafos objetivos (C-02, C-11), com a manutenção de todos os precedentes. Saíram os subtítulos intermediários, os "Rejeito, portanto…" e as repetições de "Destaco inicialmente que" (C-15, C-16, C-23). O capítulo 1 termina com mini-dispositivo; o último não leva (C-3A).</w:t>
      </w:r>
    </w:p>
  </w:comment>
  <w:comment w:initials="MRS" w:author="Marcelo Ribeiro Da Silva - GDSXSR" w:date="2026-10-26T15:43:00Z" w:id="17">
    <w:p w:rsidRPr="00A16893" w:rsidR="0007107D" w:rsidRDefault="006C1B32" w14:paraId="074D8327" w14:textId="77777777">
      <w:r w:rsidRPr="00A16893">
        <w:annotationRef/>
      </w:r>
      <w:r w:rsidRPr="00A16893">
        <w:t>Lei nº 9.656/1998 (Lei dos Planos de Saúde)</w:t>
      </w:r>
    </w:p>
    <w:p w:rsidRPr="00A16893" w:rsidR="0007107D" w:rsidRDefault="006C1B32" w14:paraId="43AD1289" w14:textId="77777777">
      <w:r w:rsidRPr="00A16893">
        <w:t>Art. 10. É instituído o plano-referência de assistência à saúde, com cobertura assistencial médico-ambulatorial e hospitalar, compreendendo partos e tratamentos, realizados exclusivamente no Brasil, com padrão de enfermaria, centro de terapia intensiva, ou similar, quando necessária a internação hospitalar, das doenças listadas na Classificação Estatística Internacional de Doenças e Problemas Relacionados com a Saúde, da Organização Mundial de Saúde, respeitadas as exigências mínimas estabelecidas no art. 12 desta Lei, exceto:</w:t>
      </w:r>
    </w:p>
    <w:p w:rsidRPr="00A16893" w:rsidR="0007107D" w:rsidRDefault="006C1B32" w14:paraId="61ACE16B" w14:textId="77777777">
      <w:r w:rsidRPr="00A16893">
        <w:t>(...)</w:t>
      </w:r>
    </w:p>
    <w:p w:rsidRPr="00A16893" w:rsidR="0007107D" w:rsidRDefault="006C1B32" w14:paraId="4050A2EF" w14:textId="77777777">
      <w:r w:rsidRPr="00A16893">
        <w:t>VI - fornecimento de medicamentos para tratamento domiciliar, ressalvado o disposto nas alíneas "c" do inciso I e "g" do inciso II do art. 12;</w:t>
      </w:r>
    </w:p>
    <w:p w:rsidRPr="00A16893" w:rsidR="0007107D" w:rsidRDefault="006C1B32" w14:paraId="7087753A" w14:textId="77777777">
      <w:r w:rsidRPr="00A16893">
        <w:t>(...)</w:t>
      </w:r>
    </w:p>
    <w:p w:rsidRPr="00A16893" w:rsidR="0007107D" w:rsidRDefault="006C1B32" w14:paraId="17A91A13" w14:textId="77777777">
      <w:r w:rsidRPr="00A16893">
        <w:t>Art. 12. São facultadas a oferta, a contratação e a vigência dos produtos de que tratam o inciso I e o § 1º do art. 1º desta Lei, nas segmentações previstas nos incisos I a IV deste artigo, respeitadas as respectivas amplitudes de cobertura definidas no plano-referência de que trata o art. 10, segundo as seguintes exigências mínimas:</w:t>
      </w:r>
    </w:p>
    <w:p w:rsidRPr="00A16893" w:rsidR="0007107D" w:rsidRDefault="006C1B32" w14:paraId="4D5A02E0" w14:textId="77777777">
      <w:r w:rsidRPr="00A16893">
        <w:t>(...)</w:t>
      </w:r>
    </w:p>
    <w:p w:rsidRPr="00A16893" w:rsidR="0007107D" w:rsidRDefault="006C1B32" w14:paraId="112D1927" w14:textId="77777777">
      <w:r w:rsidRPr="00A16893">
        <w:t>II - quando incluir internação hospitalar:</w:t>
      </w:r>
    </w:p>
    <w:p w:rsidRPr="00A16893" w:rsidR="0007107D" w:rsidRDefault="006C1B32" w14:paraId="0A2AB57A" w14:textId="77777777">
      <w:r w:rsidRPr="00A16893">
        <w:t>a) cobertura de internações hospitalares, vedada a limitação de prazo, valor máximo e quantidade, em clínicas básicas e especializadas, reconhecidas pelo Conselho Federal de Medicina, admitindo-se a exclusão dos procedimentos obstétricos;</w:t>
      </w:r>
    </w:p>
    <w:p w:rsidRPr="00A16893" w:rsidR="0007107D" w:rsidRDefault="006C1B32" w14:paraId="2380C7AA" w14:textId="77777777">
      <w:r w:rsidRPr="00A16893">
        <w:t>b) cobertura de internações hospitalares em centro de terapia intensiva, ou similar, vedada a limitação de prazo, valor máximo e quantidade, a critério do médico assistente;</w:t>
      </w:r>
    </w:p>
    <w:p w:rsidRPr="00A16893" w:rsidR="0007107D" w:rsidRDefault="006C1B32" w14:paraId="1E787D08" w14:textId="77777777">
      <w:r w:rsidRPr="00A16893">
        <w:t>c) cobertura de despesas referentes a honorários médicos, serviços gerais de enfermagem e alimentação;</w:t>
      </w:r>
    </w:p>
    <w:p w:rsidRPr="00A16893" w:rsidR="0007107D" w:rsidRDefault="006C1B32" w14:paraId="0F615F32" w14:textId="77777777">
      <w:r w:rsidRPr="00A16893">
        <w:t>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p>
    <w:p w:rsidRPr="00A16893" w:rsidR="0007107D" w:rsidRDefault="006C1B32" w14:paraId="258DB8FD" w14:textId="77777777">
      <w:r w:rsidRPr="00A16893">
        <w:t>e) cobertura de toda e qualquer taxa, incluindo materiais utilizados, assim como da remoção do paciente, comprovadamente necessária, para outro estabelecimento hospitalar, dentro dos limites de abrangência geográfica previstos no contrato, em território brasileiro; e</w:t>
      </w:r>
    </w:p>
    <w:p w:rsidRPr="00A16893" w:rsidR="0007107D" w:rsidRDefault="006C1B32" w14:paraId="48FE81C0" w14:textId="77777777">
      <w:r w:rsidRPr="00A16893">
        <w:t>f) cobertura de despesas de acompanhante, no caso de pacientes menores de dezoito anos;</w:t>
      </w:r>
    </w:p>
    <w:p w:rsidRPr="00A16893" w:rsidR="0007107D" w:rsidRDefault="006C1B32" w14:paraId="66C4734C" w14:textId="77777777">
      <w:r w:rsidRPr="00A16893">
        <w:t>g) 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p>
    <w:p w:rsidRPr="00A16893" w:rsidR="0007107D" w:rsidRDefault="006C1B32" w14:paraId="19880E91" w14:textId="77777777">
      <w:r w:rsidRPr="00A16893">
        <w:t>(Transcrição conferida no Planalto em 26/10/2026.)</w:t>
      </w:r>
    </w:p>
    <w:p w:rsidRPr="00A16893" w:rsidR="0007107D" w:rsidRDefault="006C1B32" w14:paraId="13A38FFE" w14:textId="77777777">
      <w:r w:rsidRPr="00A16893">
        <w:t>(Texto lido na página do Planalto, com caracteres acentuados corrompidos e quebras de linha na origem; o fechamento dos incisos pode divergir da pontuação oficial. CONFERIR.)</w:t>
      </w:r>
    </w:p>
  </w:comment>
  <w:comment w:initials="MRS" w:author="Marcelo Ribeiro Da Silva - GDSXSR" w:date="2026-10-26T15:43:00Z" w:id="18">
    <w:p w:rsidRPr="00A16893" w:rsidR="0007107D" w:rsidRDefault="006C1B32" w14:paraId="04D7C969" w14:textId="77777777">
      <w:r w:rsidRPr="00A16893">
        <w:annotationRef/>
      </w:r>
      <w:r w:rsidRPr="00A16893">
        <w:t>A sentença parte da premissa de que o contrato abrange internação hospitalar. O contrato não foi identificado entre os documentos lidos, e a ré, na contestação, alegou "inexistência de previsão contratual" do home care (relatório da sentença). CONFERIR o contrato e o produto contratado.</w:t>
      </w:r>
    </w:p>
  </w:comment>
  <w:comment w:initials="MRS" w:author="Marcelo Ribeiro Da Silva - GDSXSR" w:date="2026-10-26T15:43:00Z" w:id="19">
    <w:p w:rsidRPr="00A16893" w:rsidR="0007107D" w:rsidRDefault="006C1B32" w14:paraId="40DBC866" w14:textId="77777777">
      <w:r w:rsidRPr="00A16893">
        <w:annotationRef/>
      </w:r>
      <w:r w:rsidRPr="00A16893">
        <w:t>STF — ADI 7.265/DF, Rel. Min. Luís Roberto Barroso, Tribunal Pleno, julgamento em 18/09/2025 (ADI contra os §§ 12 e 13 do art. 10 da Lei nº 9.656/1998, incluídos pela Lei nº 14.454/2022).</w:t>
      </w:r>
    </w:p>
    <w:p w:rsidRPr="00A16893" w:rsidR="0007107D" w:rsidRDefault="006C1B32" w14:paraId="4AA3CFD7" w14:textId="77777777">
      <w:r w:rsidRPr="00A16893">
        <w:t>Tese de julgamento (ementa, item 40):</w:t>
      </w:r>
    </w:p>
    <w:p w:rsidRPr="00A16893" w:rsidR="0007107D" w:rsidRDefault="006C1B32" w14:paraId="09693C55" w14:textId="77777777">
      <w:r w:rsidRPr="00A16893">
        <w:t>"1. É constitucional a imposição legal de cobertura de tratamentos ou procedimentos fora do rol da ANS, desde que preenchidos os parâmetros técnicos e jurídicos fixados nesta decisão.</w:t>
      </w:r>
    </w:p>
    <w:p w:rsidRPr="00A16893" w:rsidR="0007107D" w:rsidRDefault="006C1B32" w14:paraId="253C3876" w14:textId="77777777">
      <w:r w:rsidRPr="00A16893">
        <w:t>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w:t>
      </w:r>
    </w:p>
    <w:p w:rsidRPr="00A16893" w:rsidR="0007107D" w:rsidRDefault="006C1B32" w14:paraId="124EC775" w14:textId="77777777">
      <w:r w:rsidRPr="00A16893">
        <w:t>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V e VI, e art. 927, III, §1º, do CPC, o Poder Judiciário, ao apreciar pedido de cobertura de procedimento ou tratamento não incluído no rol, deverá obrigatoriamente: (a) verificar se há prova do prévio requerimento à operadora de saúde, com a negativa, 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rsidRPr="00A16893" w:rsidR="0007107D" w:rsidRDefault="006C1B32" w14:paraId="73469D01" w14:textId="77777777">
      <w:r w:rsidRPr="00A16893">
        <w:t>OBSERVAÇÃO: a tese trata de tratamento ou procedimento "não previsto no rol". O voto adota o entendimento do STJ de que o home care substitutivo da internação não é procedimento, evento ou medicamento diverso do previsto pela ANS. A ré invocou a ADI na manifestação de ID 91188051, e a apelada, nas contrarrazões (ID 91188114).</w:t>
      </w:r>
    </w:p>
  </w:comment>
  <w:comment w:initials="MRS" w:author="Marcelo Ribeiro Da Silva - GDSXSR" w:date="2026-10-26T15:43:00Z" w:id="21">
    <w:p w:rsidRPr="00A16893" w:rsidR="0007107D" w:rsidRDefault="006C1B32" w14:paraId="770236D5" w14:textId="77777777">
      <w:r w:rsidRPr="00A16893">
        <w:annotationRef/>
      </w:r>
      <w:r w:rsidRPr="00A16893">
        <w:t>Relatório médico (ID 91188017), conforme transcrito nas contrarrazões (ID 91188114): "necessita de cuidados domiciliares contínuos e seguimento com fisioterapia e fonoterapia... dieta enteral Novasource 1000 ml/dia e aspirações frequentes de vias aéreas (cerca de 5x/dia)". O documento original não foi reproduzido integralmente nesta minuta. CONFERIR no ID 91188017.</w:t>
      </w:r>
    </w:p>
  </w:comment>
  <w:comment w:initials="MRS" w:author="Marcelo Ribeiro Da Silva - GDSXSR" w:date="2026-10-26T15:43:00Z" w:id="20">
    <w:p w:rsidRPr="00A16893" w:rsidR="0007107D" w:rsidRDefault="006C1B32" w14:paraId="2AFE72CE" w14:textId="77777777">
      <w:r w:rsidRPr="00A16893">
        <w:annotationRef/>
      </w:r>
      <w:r w:rsidRPr="00A16893">
        <w:t>PONTO SENSÍVEL: o formulário de ID 91188018 marca a modalidade "PGC", enquanto o relatório médico de ID 91188017 prescreve cuidados domiciliares contínuos. A sentença e as contrarrazões (ID 91188114) tratam o PGC como atendimento ambulatorial, que não substitui o home care. O significado de "PAD" e "PGC" não consta de forma expressa dos documentos que li. CONFERIR as petições de ID 91188061, 91188062 e 91188079, nas quais a ré descreve o que ofertou.</w:t>
      </w:r>
    </w:p>
  </w:comment>
  <w:comment w:initials="MRS" w:author="Marcelo Ribeiro Da Silva - GDSXSR" w:date="2026-10-26T15:43:00Z" w:id="22">
    <w:p w:rsidRPr="00A16893" w:rsidR="0007107D" w:rsidRDefault="006C1B32" w14:paraId="7E871230" w14:textId="77777777">
      <w:r w:rsidRPr="00A16893">
        <w:annotationRef/>
      </w:r>
      <w:r w:rsidRPr="00A16893">
        <w:t>CPC</w:t>
      </w:r>
    </w:p>
    <w:p w:rsidRPr="00A16893" w:rsidR="0007107D" w:rsidRDefault="006C1B32" w14:paraId="1ED1B4F9" w14:textId="77777777">
      <w:r w:rsidRPr="00A16893">
        <w:t>Art. 373. O ônus da prova incumbe:</w:t>
      </w:r>
    </w:p>
    <w:p w:rsidRPr="00A16893" w:rsidR="0007107D" w:rsidRDefault="006C1B32" w14:paraId="6E187FE8" w14:textId="77777777">
      <w:r w:rsidRPr="00A16893">
        <w:t>I - ao autor, quanto ao fato constitutivo de seu direito;</w:t>
      </w:r>
    </w:p>
    <w:p w:rsidRPr="00A16893" w:rsidR="0007107D" w:rsidRDefault="006C1B32" w14:paraId="3CEFE41D" w14:textId="77777777">
      <w:r w:rsidRPr="00A16893">
        <w:t>II - ao réu, quanto à existência de fato impeditivo, modificativo ou extintivo do direito do autor.</w:t>
      </w:r>
    </w:p>
  </w:comment>
  <w:comment w:initials="MRS" w:author="Marcelo Ribeiro Da Silva - GDSXSR" w:date="2026-10-26T15:43:00Z" w:id="23">
    <w:p w:rsidRPr="00A16893" w:rsidR="0007107D" w:rsidRDefault="006C1B32" w14:paraId="5CCB12DB" w14:textId="77777777">
      <w:r w:rsidRPr="00A16893">
        <w:annotationRef/>
      </w:r>
      <w:r w:rsidRPr="00A16893">
        <w:t>CPC</w:t>
      </w:r>
    </w:p>
    <w:p w:rsidRPr="00A16893" w:rsidR="0007107D" w:rsidRDefault="006C1B32" w14:paraId="759F516B" w14:textId="77777777">
      <w:r w:rsidRPr="00A16893">
        <w:t>Art. 86. Se cada litigante for, em parte, vencedor e vencido, serão proporcionalmente distribuídas entre eles as despesas.</w:t>
      </w:r>
    </w:p>
    <w:p w:rsidRPr="00A16893" w:rsidR="0007107D" w:rsidRDefault="006C1B32" w14:paraId="7C036B5B" w14:textId="77777777">
      <w:r w:rsidRPr="00A16893">
        <w:t>Parágrafo único. Se um litigante sucumbir em parte mínima do pedido, o outro responderá, por inteiro, pelas despesas e pelos honorários.</w:t>
      </w:r>
    </w:p>
    <w:p w:rsidRPr="00A16893" w:rsidR="0007107D" w:rsidRDefault="006C1B32" w14:paraId="2A3A7B12" w14:textId="77777777">
      <w:r w:rsidRPr="00A16893">
        <w:t>(Transcrição conferida no Planalto em 26/10/2026.)</w:t>
      </w:r>
    </w:p>
  </w:comment>
  <w:comment w:initials="MRS" w:author="Marcelo Ribeiro Da Silva - GDSXSR" w:date="2026-10-26T15:43:00Z" w:id="24">
    <w:p w:rsidRPr="00A16893" w:rsidR="0007107D" w:rsidRDefault="006C1B32" w14:paraId="570C5BAE" w14:textId="77777777">
      <w:r w:rsidRPr="00A16893">
        <w:annotationRef/>
      </w:r>
      <w:r w:rsidRPr="00A16893">
        <w:t>Código Civil</w:t>
      </w:r>
    </w:p>
    <w:p w:rsidRPr="00A16893" w:rsidR="0007107D" w:rsidRDefault="006C1B32" w14:paraId="1025F3BC" w14:textId="77777777">
      <w:r w:rsidRPr="00A16893">
        <w:t>Art. 944. A indenização mede-se pela extensão do dano.</w:t>
      </w:r>
    </w:p>
    <w:p w:rsidRPr="00A16893" w:rsidR="0007107D" w:rsidRDefault="006C1B32" w14:paraId="1B043EC1" w14:textId="77777777">
      <w:r w:rsidRPr="00A16893">
        <w:t>Parágrafo único. Se houver excessiva desproporção entre a gravidade da culpa e o dano, poderá o juiz reduzir, equitativamente, a indenização.</w:t>
      </w:r>
    </w:p>
    <w:p w:rsidRPr="00A16893" w:rsidR="0007107D" w:rsidRDefault="006C1B32" w14:paraId="0CE82238" w14:textId="77777777">
      <w:r w:rsidRPr="00A16893">
        <w:t>(Redação não reconferida no Planalto nesta sessão, pois a página não carregou o trecho. CONFERIR.)</w:t>
      </w:r>
    </w:p>
  </w:comment>
  <w:comment w:initials="AG" w:author="Assessor GDSXSR" w:date="2026-10-26T17:28:00Z" w:id="25">
    <w:p w:rsidRPr="00A16893" w:rsidR="000F23F3" w:rsidRDefault="00000000" w14:paraId="598C5FB8" w14:textId="77777777">
      <w:r w:rsidRPr="00A16893">
        <w:annotationRef/>
      </w:r>
      <w:r w:rsidRPr="00A16893">
        <w:t>ASSESSOR GDSXSR — Capítulo 2: substituí o parágrafo "Há julgados do TJDFT que afastam…" por "Ficou comprovada a recusa em substituir…", conforme a orientação do Des. Sérgio Rocha; a jurisprudência em sentido contrário permanece ao final, em violeta (C-46, C-53). A majoração dos honorários saiu do corpo do voto, por ser consequência do desprovimento do apelo, e permanece só no dispositivo; os comentários sobre ela foram reancorados ali (C-54).</w:t>
      </w:r>
    </w:p>
  </w:comment>
  <w:comment w:initials="MRS" w:author="Marcelo Ribeiro Da Silva - GDSXSR" w:date="2026-10-26T15:43:00Z" w:id="26">
    <w:p w:rsidRPr="00A16893" w:rsidR="0007107D" w:rsidRDefault="006C1B32" w14:paraId="5A0EF7B0" w14:textId="77777777">
      <w:r w:rsidRPr="00A16893">
        <w:annotationRef/>
      </w:r>
      <w:r w:rsidRPr="00A16893">
        <w:t>Idade de 90 anos conforme a sentença (ID 91188105). Data de nascimento NÃO identificada nos documentos lidos (identidade, ID 91187990, ilegível). CONFERIR.</w:t>
      </w:r>
    </w:p>
  </w:comment>
  <w:comment w:initials="MRS" w:author="Marcelo Ribeiro Da Silva - GDSXSR" w:date="2026-10-26T15:43:00Z" w:id="27">
    <w:p w:rsidRPr="00A16893" w:rsidR="0007107D" w:rsidRDefault="006C1B32" w14:paraId="0B40FBE6" w14:textId="77777777">
      <w:r w:rsidRPr="00A16893">
        <w:annotationRef/>
      </w:r>
      <w:r w:rsidRPr="00A16893">
        <w:t>Dr. Sérgio, há entendimento contrário sobre o DANO MORAL, colacionado ao final em violeta (TJDFT, 4ª TC, 0747464-04.2023.8.07.0001 e 0717220-46.2024.8.07.0005; 8ª TC, 0706743-80.2023.8.07.0010). Resumo: afastam o dano moral quando a controvérsia é a extensão ou a carga horária do home care. O voto distingue o caso pela internação prolongada após a indicação médica e a tutela.</w:t>
      </w:r>
    </w:p>
  </w:comment>
  <w:comment w:initials="MRS" w:author="Marcelo Ribeiro Da Silva - GDSXSR" w:date="2026-10-26T15:43:00Z" w:id="29">
    <w:p w:rsidRPr="00A16893" w:rsidR="0007107D" w:rsidRDefault="006C1B32" w14:paraId="40758959" w14:textId="77777777">
      <w:r w:rsidRPr="00A16893">
        <w:annotationRef/>
      </w:r>
      <w:r w:rsidRPr="00A16893">
        <w:t>Código Civil</w:t>
      </w:r>
    </w:p>
    <w:p w:rsidRPr="00A16893" w:rsidR="0007107D" w:rsidRDefault="006C1B32" w14:paraId="7822EE59" w14:textId="77777777">
      <w:r w:rsidRPr="00A16893">
        <w:t>Art. 944. A indenização mede-se pela extensão do dano.</w:t>
      </w:r>
    </w:p>
    <w:p w:rsidRPr="00A16893" w:rsidR="0007107D" w:rsidRDefault="006C1B32" w14:paraId="6F1ED66C" w14:textId="77777777">
      <w:r w:rsidRPr="00A16893">
        <w:t>Parágrafo único. Se houver excessiva desproporção entre a gravidade da culpa e o dano, poderá o juiz reduzir, equitativamente, a indenização.</w:t>
      </w:r>
    </w:p>
    <w:p w:rsidRPr="00A16893" w:rsidR="0007107D" w:rsidRDefault="006C1B32" w14:paraId="0D14E473" w14:textId="77777777">
      <w:r w:rsidRPr="00A16893">
        <w:t>(Redação não reconferida no Planalto nesta sessão, pois a página não carregou o trecho. CONFERIR.)</w:t>
      </w:r>
    </w:p>
  </w:comment>
  <w:comment w:initials="MRS" w:author="Marcelo Ribeiro Da Silva - GDSXSR" w:date="2026-10-26T15:43:00Z" w:id="28">
    <w:p w:rsidRPr="00A16893" w:rsidR="0007107D" w:rsidRDefault="006C1B32" w14:paraId="758CC2F3" w14:textId="77777777">
      <w:r w:rsidRPr="00A16893">
        <w:annotationRef/>
      </w:r>
      <w:r w:rsidRPr="00A16893">
        <w:t>Dr. Sérgio, PONTO SENSÍVEL SOBRE O VALOR. A indenização de R$ 20.000,00 é o dobro do valor de R$ 10.000,00 mantido nos precedentes pesquisados em casos de recusa de home care (STJ, AgInt no REsp 2.041.740/MA, transcrito na sentença; TJDFT, 4ª TC, 0712240-68.2024.8.07.0001). O voto mantém o valor pelas circunstâncias agravantes (idade, internação prolongada, descumprimento da tutela), mas a redução para R$ 10.000,00 é alternativa defensável. Se preferir, ajusto.</w:t>
      </w:r>
    </w:p>
  </w:comment>
  <w:comment w:initials="MRS" w:author="Marcelo Ribeiro Da Silva - GDSXSR" w:date="2026-10-26T15:43:00Z" w:id="30">
    <w:p w:rsidRPr="00A16893" w:rsidR="0007107D" w:rsidRDefault="006C1B32" w14:paraId="341FE6CE" w14:textId="77777777">
      <w:r w:rsidRPr="00A16893">
        <w:annotationRef/>
      </w:r>
      <w:r w:rsidRPr="00A16893">
        <w:t>A apelada sustenta que a majoração da multa (ID 91188058) não foi impugnada e que haveria preclusão (CPC 507) (ID 91188114). O voto não decide com base nisso, pois o CPC 537 § 1º permite modificar a multa vincenda. A sentença remeteu a apuração do valor ao cumprimento de sentença. Conteúdo das decisões: ID 91188020 (multa de R$ 2.000,00 por dia, limitada a R$ 100.000,00, incidente desde 03/09/2025) e ID 91188058 (multa de R$ 10.000,00 por dia, limitada a R$ 500.000,00; a multa inicial permanece até 24h após a intimação; as astreintes são exigíveis após a sentença que confirme a tutela, com referência ao EAREsp 1.883.876/RS). CONFERIR os termos exatos nas decisões.</w:t>
      </w:r>
    </w:p>
  </w:comment>
  <w:comment w:initials="MRS" w:author="Marcelo Ribeiro Da Silva - GDSXSR" w:date="2026-10-26T15:43:00Z" w:id="31">
    <w:p w:rsidRPr="00A16893" w:rsidR="0007107D" w:rsidRDefault="006C1B32" w14:paraId="46E6307F" w14:textId="77777777">
      <w:r w:rsidRPr="00A16893">
        <w:annotationRef/>
      </w:r>
      <w:r w:rsidRPr="00A16893">
        <w:t>CPC</w:t>
      </w:r>
    </w:p>
    <w:p w:rsidRPr="00A16893" w:rsidR="0007107D" w:rsidRDefault="006C1B32" w14:paraId="07DF52CE"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1D785412" w14:textId="77777777">
      <w:r w:rsidRPr="00A16893">
        <w:t>§ 1º O juiz poderá, de ofício ou a requerimento, modificar o valor ou a periodicidade da multa vincenda ou excluí-la, caso verifique que:</w:t>
      </w:r>
    </w:p>
    <w:p w:rsidRPr="00A16893" w:rsidR="0007107D" w:rsidRDefault="006C1B32" w14:paraId="2C3E08F6" w14:textId="77777777">
      <w:r w:rsidRPr="00A16893">
        <w:t>I - se tornou insuficiente ou excessiva;</w:t>
      </w:r>
    </w:p>
    <w:p w:rsidRPr="00A16893" w:rsidR="0007107D" w:rsidRDefault="006C1B32" w14:paraId="62EA97B6" w14:textId="77777777">
      <w:r w:rsidRPr="00A16893">
        <w:t>II - o obrigado demonstrou cumprimento parcial superveniente da obrigação ou justa causa para o descumprimento.</w:t>
      </w:r>
    </w:p>
  </w:comment>
  <w:comment w:initials="AG" w:author="Assessor GDSXSR" w:date="2026-10-26T17:28:00Z" w:id="32">
    <w:p w:rsidRPr="00A16893" w:rsidR="000F23F3" w:rsidRDefault="00000000" w14:paraId="79410D80" w14:textId="77777777">
      <w:r w:rsidRPr="00A16893">
        <w:annotationRef/>
      </w:r>
      <w:r w:rsidRPr="00A16893">
        <w:t>ASSESSOR GDSXSR — Dispositivo enxuto: voto que nega provimento não justifica o que permanece (padrão do Gabinete, C-3F); a explicação fica para o provimento total ou parcial. Incluí "no mérito" na fórmula (C-38). A ementa foi ajustada em coerência (item 10 e "Dispositivos relevantes citados", C-33).</w:t>
      </w:r>
    </w:p>
  </w:comment>
  <w:comment w:initials="MRS" w:author="Marcelo Ribeiro Da Silva - GDSXSR" w:date="2026-10-26T15:43:00Z" w:id="36">
    <w:p w:rsidRPr="00A16893" w:rsidR="0007107D" w:rsidRDefault="006C1B32" w14:paraId="6943B8E4" w14:textId="77777777">
      <w:r w:rsidRPr="00A16893">
        <w:annotationRef/>
      </w:r>
      <w:r w:rsidRPr="00A16893">
        <w:t>CPC</w:t>
      </w:r>
    </w:p>
    <w:p w:rsidRPr="00A16893" w:rsidR="0007107D" w:rsidRDefault="006C1B32" w14:paraId="6618EF8C" w14:textId="77777777">
      <w:r w:rsidRPr="00A16893">
        <w:t>Art. 85. (...)</w:t>
      </w:r>
    </w:p>
    <w:p w:rsidRPr="00A16893" w:rsidR="0007107D" w:rsidRDefault="006C1B32" w14:paraId="65AABD33" w14:textId="77777777">
      <w:r w:rsidRPr="00A1689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10-26T15:43:00Z" w:id="35">
    <w:p w:rsidRPr="00A16893" w:rsidR="0007107D" w:rsidRDefault="006C1B32" w14:paraId="20902281" w14:textId="77777777">
      <w:r w:rsidRPr="00A16893">
        <w:annotationRef/>
      </w:r>
      <w:r w:rsidRPr="00A16893">
        <w:t>CPC</w:t>
      </w:r>
    </w:p>
    <w:p w:rsidRPr="00A16893" w:rsidR="0007107D" w:rsidRDefault="006C1B32" w14:paraId="548874D8" w14:textId="77777777">
      <w:r w:rsidRPr="00A16893">
        <w:t>Art. 85. (...)</w:t>
      </w:r>
    </w:p>
    <w:p w:rsidRPr="00A16893" w:rsidR="0007107D" w:rsidRDefault="006C1B32" w14:paraId="11F77556" w14:textId="77777777">
      <w:r w:rsidRPr="00A1689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10-26T15:43:00Z" w:id="34">
    <w:p w:rsidRPr="00A16893" w:rsidR="0007107D" w:rsidRDefault="006C1B32" w14:paraId="5D5D292D" w14:textId="77777777">
      <w:r w:rsidRPr="00A16893">
        <w:annotationRef/>
      </w:r>
      <w:r w:rsidRPr="00A16893">
        <w:t>CPC</w:t>
      </w:r>
    </w:p>
    <w:p w:rsidRPr="00A16893" w:rsidR="0007107D" w:rsidRDefault="006C1B32" w14:paraId="5A018162" w14:textId="77777777">
      <w:r w:rsidRPr="00A16893">
        <w:t>Art. 85. (...)</w:t>
      </w:r>
    </w:p>
    <w:p w:rsidRPr="00A16893" w:rsidR="0007107D" w:rsidRDefault="006C1B32" w14:paraId="06CD64DF" w14:textId="77777777">
      <w:r w:rsidRPr="00A16893">
        <w:t>§ 8º Nas causas em que for inestimável ou irrisório o proveito econômico ou, ainda, quando o valor da causa for muito baixo, o juiz fixará o valor dos honorários por apreciação equitativa, observando o disposto nos incisos do § 2º.</w:t>
      </w:r>
    </w:p>
  </w:comment>
  <w:comment w:initials="MRS" w:author="Marcelo Ribeiro Da Silva - GDSXSR" w:date="2026-10-26T15:43:00Z" w:id="33">
    <w:p w:rsidR="0007107D" w:rsidRDefault="006C1B32" w14:paraId="10A37171" w14:textId="77777777">
      <w:r w:rsidRPr="00A16893">
        <w:annotationRef/>
      </w:r>
      <w:r w:rsidRPr="00A16893">
        <w:t>Honorários: a sentença fixou R$ 10.000,00 por equidade (CPC 85 § 8º), com valor da causa de R$ 1.000,00. A apelada pediu a majoração ao máximo (ID 91188114). Sugeri o acréscimo de R$ 1.000,00 (de R$ 10.000,00 para R$ 11.000,00). Alternativa: "Sem honorários recursais". Não citei o Tema 1.059 do STJ, porque o apelo foi integralmente não provido e a majoração decorre diretamente do CPC 85 § 11.</w:t>
      </w:r>
    </w:p>
  </w:comment>
  <w:comment w:id="37" w:author="Assessor GDSXSR" w:initials="RG" w:date="2026-10-31T22:17:17Z">
    <w:p>
      <w:pPr>
        <w:pStyle w:val="CommentText"/>
      </w:pPr>
      <w:r>
        <w:rPr>
          <w:rStyle w:val="CommentReference"/>
        </w:rPr>
        <w:annotationRef/>
      </w:r>
      <w:r>
        <w:t>ASSESSOR GDSXSR — Alterei o item 1 para nomear a ré pela autuação, qualificar a autora pela condição (idosa, 90 anos, representada pela curadora) sem "pessoa natural" e fechar com o valor da causa entre parênteses (C-34, C-34A, v43).</w:t>
      </w:r>
    </w:p>
  </w:comment>
  <w:comment w:id="38" w:author="Assessor GDSXSR" w:initials="RG" w:date="2026-10-31T22:17:17Z">
    <w:p>
      <w:pPr>
        <w:pStyle w:val="CommentText"/>
      </w:pPr>
      <w:r>
        <w:rPr>
          <w:rStyle w:val="CommentReference"/>
        </w:rPr>
        <w:annotationRef/>
      </w:r>
      <w:r>
        <w:t>ASSESSOR GDSXSR — Cindi o item 6 em dois (abusividade da negativa e cobertura dos insumos), um fundamento por item (C-3G v65, C-35), e passei a referência da lei à forma compacta (C-20). Renumerei os itens seguintes.</w:t>
      </w:r>
    </w:p>
  </w:comment>
  <w:comment w:id="39" w:author="Assessor GDSXSR" w:initials="RG" w:date="2026-10-31T22:17:17Z">
    <w:p>
      <w:pPr>
        <w:pStyle w:val="CommentText"/>
      </w:pPr>
      <w:r>
        <w:rPr>
          <w:rStyle w:val="CommentReference"/>
        </w:rPr>
        <w:annotationRef/>
      </w:r>
      <w:r>
        <w:t>ASSESSOR GDSXSR — Incluí o Tema Repetitivo 1.365/STJ, cuja tese (julgada em 11/03/2026) exige, para o dano moral na recusa de cobertura, outros elementos além da recusa; a minuta não o aplicava. Mantive o resultado e cindi o item em regra/aplicação e valor (C-61, C-35, C-3G).</w:t>
      </w:r>
    </w:p>
  </w:comment>
  <w:comment w:id="40" w:author="Assessor GDSXSR" w:initials="RG" w:date="2026-10-31T22:17:17Z">
    <w:p>
      <w:pPr>
        <w:pStyle w:val="CommentText"/>
      </w:pPr>
      <w:r>
        <w:rPr>
          <w:rStyle w:val="CommentReference"/>
        </w:rPr>
        <w:annotationRef/>
      </w:r>
      <w:r>
        <w:t>ASSESSOR GDSXSR — Nomeei o apelo da ré no item de dispositivo, em coerência com o dispositivo do voto (C-33, C-38).</w:t>
      </w:r>
    </w:p>
  </w:comment>
  <w:comment w:id="41" w:author="Assessor GDSXSR" w:initials="RG" w:date="2026-10-31T22:17:17Z">
    <w:p>
      <w:pPr>
        <w:pStyle w:val="CommentText"/>
      </w:pPr>
      <w:r>
        <w:rPr>
          <w:rStyle w:val="CommentReference"/>
        </w:rPr>
        <w:annotationRef/>
      </w:r>
      <w:r>
        <w:t>ASSESSOR GDSXSR — Acrescentei o Tema 1.365/STJ, na ordem de aparição no voto (C-67). PENDÊNCIA: número do acórdão e DJe do precedente TJDFT 0712240-68 e UF/DJe do AgInt no REsp 1.994.361 não vieram do iajus; completar no JurisDF/SCON (C-52, C-67). O DJEN de 20/03/2026 do REsp 2.197.574/SP veio do modelo APC 0718795-86; a data de julgamento (11/03/2026) e a tese foram conferidas no iajus.</w:t>
      </w:r>
    </w:p>
  </w:comment>
  <w:comment w:id="42" w:author="Assessor GDSXSR" w:initials="RG" w:date="2026-10-31T22:17:17Z">
    <w:p>
      <w:pPr>
        <w:pStyle w:val="CommentText"/>
      </w:pPr>
      <w:r>
        <w:rPr>
          <w:rStyle w:val="CommentReference"/>
        </w:rPr>
        <w:annotationRef/>
      </w:r>
      <w:r>
        <w:t>ASSESSOR GDSXSR — Completei o pedido do apelo com a improcedência e a exclusão das fraldas, que constam do resumo e do item 3 da ementa e do voto, e escrevi "r. sentença" (C-33, C-03). PENDÊNCIA: apelo (ID 91188109) não veio aos autos recebidos; conferir o pedido final.</w:t>
      </w:r>
    </w:p>
  </w:comment>
  <w:comment w:id="43" w:author="Assessor GDSXSR" w:initials="RG" w:date="2026-10-31T22:17:17Z">
    <w:p>
      <w:pPr>
        <w:pStyle w:val="CommentText"/>
      </w:pPr>
      <w:r>
        <w:rPr>
          <w:rStyle w:val="CommentReference"/>
        </w:rPr>
        <w:annotationRef/>
      </w:r>
      <w:r>
        <w:t>ASSESSOR GDSXSR — Transcrevi em bloco os arts. 355, I, e 370 do CPC, que sustentam a preliminar (texto conferido no Planalto), no lugar da paráfrase com citação compacta (C-66 a, C-20). Os comentários de texto literal anteriores foram mantidos.</w:t>
      </w:r>
    </w:p>
  </w:comment>
  <w:comment w:id="44" w:author="Assessor GDSXSR" w:initials="RG" w:date="2026-10-31T22:17:17Z">
    <w:p>
      <w:pPr>
        <w:pStyle w:val="CommentText"/>
      </w:pPr>
      <w:r>
        <w:rPr>
          <w:rStyle w:val="CommentReference"/>
        </w:rPr>
        <w:annotationRef/>
      </w:r>
      <w:r>
        <w:t>ASSESSOR GDSXSR — Transcrevi o art. 10, VI, da Lei 9.656/1998, que a apelante invoca, na redação vigente (conferida no Planalto), e apliquei-o no parágrafo seguinte (C-66 a). Texto literal do art. 12, II, citado ao final (C-63): "Art. 12. (...) II - quando incluir internação hospitalar: a) cobertura de internações hospitalares, vedada a limitação de prazo, valor máximo e quantidade, em clínicas básicas e especializadas, reconhecidas pelo Conselho Federal de Medicina, admitindo-se a exclusão dos procedimentos obstétricos; (...) c) cobertura de despesas referentes a honorários médicos, serviços gerais de enfermagem e alimentação; 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 (...)" (fonte: Planalto).</w:t>
      </w:r>
    </w:p>
  </w:comment>
  <w:comment w:id="45" w:author="Assessor GDSXSR" w:initials="RG" w:date="2026-10-31T22:17:17Z">
    <w:p>
      <w:pPr>
        <w:pStyle w:val="CommentText"/>
      </w:pPr>
      <w:r>
        <w:rPr>
          <w:rStyle w:val="CommentReference"/>
        </w:rPr>
        <w:annotationRef/>
      </w:r>
      <w:r>
        <w:t>ASSESSOR GDSXSR — Troquei "a sentença assentou que o contrato abrange a internação hospitalar" por "como pressupôs a r. sentença": a sentença transcrita apenas condiciona ("Se o contrato abrange internação hospitalar"), e o contrato não veio aos autos recebidos (C-21, C-24). PENDÊNCIA: conferir o contrato e o produto contratado (ver comentário anterior).</w:t>
      </w:r>
    </w:p>
  </w:comment>
  <w:comment w:id="46" w:author="Assessor GDSXSR" w:initials="RG" w:date="2026-10-31T22:17:17Z">
    <w:p>
      <w:pPr>
        <w:pStyle w:val="CommentText"/>
      </w:pPr>
      <w:r>
        <w:rPr>
          <w:rStyle w:val="CommentReference"/>
        </w:rPr>
        <w:annotationRef/>
      </w:r>
      <w:r>
        <w:t>ASSESSOR GDSXSR — Adotei a identificação do STJ no formato oficial e acrescentei "– Grifei", pois o trecho está sublinhado (C-61, C-62). Conferido no iajus (AgInt no REsp 1.994.361, Raul Araújo, Quarta Turma, 19/06/2023, ementa com os itens 1 e 2 transcritos neste capítulo). PENDÊNCIA: UF e DJe não constam do iajus; completar no SCON/STJ.</w:t>
      </w:r>
    </w:p>
  </w:comment>
  <w:comment w:id="47" w:author="Assessor GDSXSR" w:initials="RG" w:date="2026-10-31T22:17:17Z">
    <w:p>
      <w:pPr>
        <w:pStyle w:val="CommentText"/>
      </w:pPr>
      <w:r>
        <w:rPr>
          <w:rStyle w:val="CommentReference"/>
        </w:rPr>
        <w:annotationRef/>
      </w:r>
      <w:r>
        <w:t>ASSESSOR GDSXSR — Acrescentei conectores entre os parágrafos do capítulo ("Assim,", "Além disso,", "Por fim,") e retirei a repetição de "Dessa forma," (C-16 v65, C-15).</w:t>
      </w:r>
    </w:p>
  </w:comment>
  <w:comment w:id="48" w:author="Assessor GDSXSR" w:initials="RG" w:date="2026-10-31T22:17:17Z">
    <w:p>
      <w:pPr>
        <w:pStyle w:val="CommentText"/>
      </w:pPr>
      <w:r>
        <w:rPr>
          <w:rStyle w:val="CommentReference"/>
        </w:rPr>
        <w:annotationRef/>
      </w:r>
      <w:r>
        <w:t>ASSESSOR GDSXSR — Separei as astreintes em capítulo próprio: julga-se um pedido por capítulo, com título que diz a decisão (C-3W). O capítulo dos danos morais termina com o mini-dispositivo, e o das astreintes, por ser o último, segue direto ao dispositivo (C-3A).</w:t>
      </w:r>
    </w:p>
  </w:comment>
  <w:comment w:id="49" w:author="Assessor GDSXSR" w:initials="RG" w:date="2026-10-31T22:17:17Z">
    <w:p>
      <w:pPr>
        <w:pStyle w:val="CommentText"/>
      </w:pPr>
      <w:r>
        <w:rPr>
          <w:rStyle w:val="CommentReference"/>
        </w:rPr>
        <w:annotationRef/>
      </w:r>
      <w:r>
        <w:t>ASSESSOR GDSXSR — Incluí a tese do Tema Repetitivo 1.365/STJ, transcrita literalmente com o leading case (C-61, C-66 d), porque o dano moral por recusa de cobertura depende hoje de "outros elementos", e o voto os demonstra na sequência (idade de 90 anos, internação prolongada após a indicação médica e a tutela). Tese e data de julgamento (11/03/2026) conferidas no iajus; paradigmas REsp 2.197.574/SP e 2.165.670/SP, Rel. Min. Villas Bôas Cueva, Segunda Seção (TJMG, página do tema). PENDÊNCIA: DJEN de 20/03/2026 veio do modelo APC 0718795-86; conferir no STJ.</w:t>
      </w:r>
    </w:p>
  </w:comment>
  <w:comment w:id="50" w:author="Assessor GDSXSR" w:initials="RG" w:date="2026-10-31T22:17:17Z">
    <w:p>
      <w:pPr>
        <w:pStyle w:val="CommentText"/>
      </w:pPr>
      <w:r>
        <w:rPr>
          <w:rStyle w:val="CommentReference"/>
        </w:rPr>
        <w:annotationRef/>
      </w:r>
      <w:r>
        <w:t>ASSESSOR GDSXSR — Abri a transcrição com "Nesse sentido:" e identifiquei o acórdão da 4ª Turma Cível na forma de C-62/C-67, com "– Grifei" (trecho sublinhado). Ementa conferida no iajus (Des. Fernando Habibe, j. 09/04/2025, indenização de R$ 10.000,00 mantida). PENDÊNCIA: número do acórdão e DJe não constam do iajus; completar no JurisDF.</w:t>
      </w:r>
    </w:p>
  </w:comment>
  <w:comment w:id="51" w:author="Assessor GDSXSR" w:initials="RG" w:date="2026-10-31T22:17:17Z">
    <w:p>
      <w:pPr>
        <w:pStyle w:val="CommentText"/>
      </w:pPr>
      <w:r>
        <w:rPr>
          <w:rStyle w:val="CommentReference"/>
        </w:rPr>
        <w:annotationRef/>
      </w:r>
      <w:r>
        <w:t>ASSESSOR GDSXSR — Troquei "Os precedentes que fixam" por "O precedente transcrito mantém": só um acórdão com esse valor está transcrito no corpo; o do STJ está dentro da sentença transcrita (C-21).</w:t>
      </w:r>
    </w:p>
  </w:comment>
  <w:comment w:id="52" w:author="Assessor GDSXSR" w:initials="RG" w:date="2026-10-31T22:17:17Z">
    <w:p>
      <w:pPr>
        <w:pStyle w:val="CommentText"/>
      </w:pPr>
      <w:r>
        <w:rPr>
          <w:rStyle w:val="CommentReference"/>
        </w:rPr>
        <w:annotationRef/>
      </w:r>
      <w:r>
        <w:t>ASSESSOR GDSXSR — Fechei o capítulo dos danos morais com o mini-dispositivo, sublinhado e realçado (C-3A).</w:t>
      </w:r>
    </w:p>
  </w:comment>
  <w:comment w:id="53" w:author="Assessor GDSXSR" w:initials="RG" w:date="2026-10-31T22:17:17Z">
    <w:p>
      <w:pPr>
        <w:pStyle w:val="CommentText"/>
      </w:pPr>
      <w:r>
        <w:rPr>
          <w:rStyle w:val="CommentReference"/>
        </w:rPr>
        <w:annotationRef/>
      </w:r>
      <w:r>
        <w:t>ASSESSOR GDSXSR — Transcrevi o art. 537, § 1º, do CPC (texto conferido no Planalto), que sustenta o capítulo, e passei a referir a multa "vincenda" no fecho, porque o § 1º só autoriza modificar a multa vincenda (C-66 a, C-3Y). Dr. Sérgio, a Corte Especial do STJ vem decidindo que a multa vencida não se reduz (EAREsp 1.766.665/RS e 1.479.019/SP, citados em REsp 2.252.548/SP, 3ª Turma, j. 08/06/2026, e AREsp 2.388.508, 4ª Turma, j. 09/02/2026), e a mesma Corte Especial afetou ao rito repetitivo, em 02/06/2026, a revisão de astreintes vencidas (REsp 2.236.049/PE e 1.932.269/RJ; Informativo 891). O voto não decide sobre a multa vencida: mantém a remessa da sentença ao cumprimento de sentença. PENDÊNCIA: conferir no STJ se a afetação determinou a suspensão dos processos que tratam do tema.</w:t>
      </w:r>
    </w:p>
  </w:comment>
  <w:comment w:id="54" w:author="Assessor GDSXSR" w:initials="RG" w:date="2026-10-31T22:17:17Z">
    <w:p>
      <w:pPr>
        <w:pStyle w:val="CommentText"/>
      </w:pPr>
      <w:r>
        <w:rPr>
          <w:rStyle w:val="CommentReference"/>
        </w:rPr>
        <w:annotationRef/>
      </w:r>
      <w:r>
        <w:t>ASSESSOR GDSXSR — Incluí "no mérito" na fórmula de preliminar mais mérito e o ponto final da abreviatura "Ltda." (C-38, C-28).</w:t>
      </w:r>
    </w:p>
  </w:comment>
  <w:comment w:id="55" w:author="Assessor GDSXSR" w:initials="RG" w:date="2026-10-31T22:17:17Z">
    <w:p>
      <w:pPr>
        <w:pStyle w:val="CommentText"/>
      </w:pPr>
      <w:r>
        <w:rPr>
          <w:rStyle w:val="CommentReference"/>
        </w:rPr>
        <w:annotationRef/>
      </w:r>
      <w:r>
        <w:t>ASSESSOR GDSXSR — Comentário geral: (1) autos não anexados; os IDs foram conferidos só pelos comentários da minuta, e os fatos e valores não foram cotejados com o PJe (C-24); (2) corrigi a abreviatura "Ltda.", a numeração da ementa e as referências de lei à forma compacta (C-20, C-28); (3) o resultado (apelo não provido) e a majoração dos honorários de R$ 10.000,00 para R$ 11.000,00 foram mantidos, como na minuta (C-03, C-51); (4) o bloco violeta de precedentes contrários foi conferido no iajus (0747464-04, 4ª TC, 19/11/2025; 0717220-46, 4ª TC, 12/02/2026; 0706743-80, 8ª TC, 09/12/2025) e permanece ao final (C-46, C-53); (5) ADI 7.265 (Rel. Min. Barroso, j. 18/09/2025) conferida em fonte secundária; o iajus não a devolveu.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AE25D" w15:done="0"/>
  <w15:commentEx w15:paraId="58739016" w15:done="0"/>
  <w15:commentEx w15:paraId="089FE90C" w15:done="0"/>
  <w15:commentEx w15:paraId="61352004" w15:done="0"/>
  <w15:commentEx w15:paraId="070286D6" w15:done="0"/>
  <w15:commentEx w15:paraId="3045D24D" w15:done="0"/>
  <w15:commentEx w15:paraId="1337CBAB" w15:done="0"/>
  <w15:commentEx w15:paraId="2141C053" w15:done="0"/>
  <w15:commentEx w15:paraId="4E8AE148" w15:done="0"/>
  <w15:commentEx w15:paraId="0D1A8E0B" w15:done="0"/>
  <w15:commentEx w15:paraId="4EC7E6EE" w15:done="0"/>
  <w15:commentEx w15:paraId="6005B8B0" w15:done="0"/>
  <w15:commentEx w15:paraId="3A892292" w15:done="0"/>
  <w15:commentEx w15:paraId="2DB19113" w15:done="0"/>
  <w15:commentEx w15:paraId="77D1D670" w15:done="0"/>
  <w15:commentEx w15:paraId="481C78A7" w15:done="0"/>
  <w15:commentEx w15:paraId="286F86A0" w15:done="0"/>
  <w15:commentEx w15:paraId="13A38FFE" w15:done="0"/>
  <w15:commentEx w15:paraId="04D7C969" w15:done="0"/>
  <w15:commentEx w15:paraId="73469D01" w15:done="0"/>
  <w15:commentEx w15:paraId="770236D5" w15:done="0"/>
  <w15:commentEx w15:paraId="2AFE72CE" w15:done="0"/>
  <w15:commentEx w15:paraId="3CEFE41D" w15:done="0"/>
  <w15:commentEx w15:paraId="2A3A7B12" w15:done="0"/>
  <w15:commentEx w15:paraId="0CE82238" w15:done="0"/>
  <w15:commentEx w15:paraId="598C5FB8" w15:done="0"/>
  <w15:commentEx w15:paraId="5A0EF7B0" w15:done="0"/>
  <w15:commentEx w15:paraId="0B40FBE6" w15:done="0"/>
  <w15:commentEx w15:paraId="0D14E473" w15:done="0"/>
  <w15:commentEx w15:paraId="758CC2F3" w15:done="0"/>
  <w15:commentEx w15:paraId="341FE6CE" w15:done="0"/>
  <w15:commentEx w15:paraId="62EA97B6" w15:done="0"/>
  <w15:commentEx w15:paraId="79410D80" w15:done="0"/>
  <w15:commentEx w15:paraId="65AABD33" w15:done="0"/>
  <w15:commentEx w15:paraId="11F77556" w15:done="0"/>
  <w15:commentEx w15:paraId="06CD64DF" w15:done="0"/>
  <w15:commentEx w15:paraId="10A371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AE25D" w16cid:durableId="573BAEBE"/>
  <w16cid:commentId w16cid:paraId="58739016" w16cid:durableId="22FB0F1F"/>
  <w16cid:commentId w16cid:paraId="089FE90C" w16cid:durableId="64438AB9"/>
  <w16cid:commentId w16cid:paraId="61352004" w16cid:durableId="5D0381A7"/>
  <w16cid:commentId w16cid:paraId="070286D6" w16cid:durableId="23ED54B8"/>
  <w16cid:commentId w16cid:paraId="3045D24D" w16cid:durableId="2E68DA80"/>
  <w16cid:commentId w16cid:paraId="1337CBAB" w16cid:durableId="7E5D670C"/>
  <w16cid:commentId w16cid:paraId="2141C053" w16cid:durableId="74037290"/>
  <w16cid:commentId w16cid:paraId="4E8AE148" w16cid:durableId="04B20580"/>
  <w16cid:commentId w16cid:paraId="0D1A8E0B" w16cid:durableId="28D3582E"/>
  <w16cid:commentId w16cid:paraId="4EC7E6EE" w16cid:durableId="59B49B6E"/>
  <w16cid:commentId w16cid:paraId="6005B8B0" w16cid:durableId="2E73AFBD"/>
  <w16cid:commentId w16cid:paraId="3A892292" w16cid:durableId="67746373"/>
  <w16cid:commentId w16cid:paraId="2DB19113" w16cid:durableId="647A42A2"/>
  <w16cid:commentId w16cid:paraId="77D1D670" w16cid:durableId="11222238"/>
  <w16cid:commentId w16cid:paraId="481C78A7" w16cid:durableId="435342FC"/>
  <w16cid:commentId w16cid:paraId="286F86A0" w16cid:durableId="286F86A0"/>
  <w16cid:commentId w16cid:paraId="13A38FFE" w16cid:durableId="53A54B89"/>
  <w16cid:commentId w16cid:paraId="04D7C969" w16cid:durableId="172FCEB0"/>
  <w16cid:commentId w16cid:paraId="73469D01" w16cid:durableId="2714CD4C"/>
  <w16cid:commentId w16cid:paraId="770236D5" w16cid:durableId="5127E544"/>
  <w16cid:commentId w16cid:paraId="2AFE72CE" w16cid:durableId="24BD2F86"/>
  <w16cid:commentId w16cid:paraId="3CEFE41D" w16cid:durableId="7655622E"/>
  <w16cid:commentId w16cid:paraId="2A3A7B12" w16cid:durableId="7C2B3247"/>
  <w16cid:commentId w16cid:paraId="0CE82238" w16cid:durableId="0F2AD370"/>
  <w16cid:commentId w16cid:paraId="598C5FB8" w16cid:durableId="598C5FB8"/>
  <w16cid:commentId w16cid:paraId="5A0EF7B0" w16cid:durableId="4BBDD4C0"/>
  <w16cid:commentId w16cid:paraId="0B40FBE6" w16cid:durableId="24C9E19C"/>
  <w16cid:commentId w16cid:paraId="0D14E473" w16cid:durableId="760A51F3"/>
  <w16cid:commentId w16cid:paraId="758CC2F3" w16cid:durableId="21E87F7D"/>
  <w16cid:commentId w16cid:paraId="341FE6CE" w16cid:durableId="1D336193"/>
  <w16cid:commentId w16cid:paraId="62EA97B6" w16cid:durableId="0F34EC01"/>
  <w16cid:commentId w16cid:paraId="79410D80" w16cid:durableId="79410D80"/>
  <w16cid:commentId w16cid:paraId="65AABD33" w16cid:durableId="477DFB96"/>
  <w16cid:commentId w16cid:paraId="11F77556" w16cid:durableId="4EAA87D2"/>
  <w16cid:commentId w16cid:paraId="06CD64DF" w16cid:durableId="2F86A809"/>
  <w16cid:commentId w16cid:paraId="10A37171" w16cid:durableId="162DB4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A16893" w:rsidR="007F205C" w:rsidRDefault="007F205C" w14:paraId="1D7C4357" w14:textId="77777777">
      <w:pPr>
        <w:spacing w:line="240" w:lineRule="auto"/>
      </w:pPr>
      <w:r w:rsidRPr="00A16893">
        <w:separator/>
      </w:r>
    </w:p>
  </w:endnote>
  <w:endnote w:type="continuationSeparator" w:id="0">
    <w:p w:rsidRPr="00A16893" w:rsidR="007F205C" w:rsidRDefault="007F205C" w14:paraId="2853C639" w14:textId="77777777">
      <w:pPr>
        <w:spacing w:line="240" w:lineRule="auto"/>
      </w:pPr>
      <w:r w:rsidRPr="00A16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6893" w:rsidR="0007107D" w:rsidRDefault="006C1B32" w14:paraId="1AE8C321" w14:textId="77777777">
    <w:pPr>
      <w:pStyle w:val="Rodap"/>
      <w:jc w:val="right"/>
    </w:pPr>
    <w:r w:rsidRPr="00A16893">
      <w:rPr>
        <w:sz w:val="20"/>
      </w:rPr>
      <w:fldChar w:fldCharType="begin"/>
    </w:r>
    <w:r w:rsidRPr="00A16893">
      <w:rPr>
        <w:sz w:val="20"/>
      </w:rPr>
      <w:instrText>PAGE</w:instrText>
    </w:r>
    <w:r w:rsidRPr="00A16893">
      <w:rPr>
        <w:sz w:val="20"/>
      </w:rPr>
      <w:fldChar w:fldCharType="separate"/>
    </w:r>
    <w:r w:rsidRPr="00A16893" w:rsidR="00432B90">
      <w:rPr>
        <w:sz w:val="20"/>
      </w:rPr>
      <w:t>1</w:t>
    </w:r>
    <w:r w:rsidRPr="00A16893">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A16893" w:rsidR="007F205C" w:rsidRDefault="007F205C" w14:paraId="18A6A763" w14:textId="77777777">
      <w:pPr>
        <w:spacing w:line="240" w:lineRule="auto"/>
      </w:pPr>
      <w:r w:rsidRPr="00A16893">
        <w:separator/>
      </w:r>
    </w:p>
  </w:footnote>
  <w:footnote w:type="continuationSeparator" w:id="0">
    <w:p w:rsidRPr="00A16893" w:rsidR="007F205C" w:rsidRDefault="007F205C" w14:paraId="081FBEA6" w14:textId="77777777">
      <w:pPr>
        <w:spacing w:line="240" w:lineRule="auto"/>
      </w:pPr>
      <w:r w:rsidRPr="00A168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2023169481">
    <w:abstractNumId w:val="8"/>
  </w:num>
  <w:num w:numId="2" w16cid:durableId="416054815">
    <w:abstractNumId w:val="6"/>
  </w:num>
  <w:num w:numId="3" w16cid:durableId="724258296">
    <w:abstractNumId w:val="5"/>
  </w:num>
  <w:num w:numId="4" w16cid:durableId="580721980">
    <w:abstractNumId w:val="4"/>
  </w:num>
  <w:num w:numId="5" w16cid:durableId="1374428817">
    <w:abstractNumId w:val="7"/>
  </w:num>
  <w:num w:numId="6" w16cid:durableId="861211996">
    <w:abstractNumId w:val="3"/>
  </w:num>
  <w:num w:numId="7" w16cid:durableId="573785621">
    <w:abstractNumId w:val="2"/>
  </w:num>
  <w:num w:numId="8" w16cid:durableId="433744810">
    <w:abstractNumId w:val="1"/>
  </w:num>
  <w:num w:numId="9" w16cid:durableId="16527122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7107D"/>
    <w:rsid w:val="000F23F3"/>
    <w:rsid w:val="0015074B"/>
    <w:rsid w:val="0023107F"/>
    <w:rsid w:val="0029639D"/>
    <w:rsid w:val="003226DA"/>
    <w:rsid w:val="00326F90"/>
    <w:rsid w:val="00376DF0"/>
    <w:rsid w:val="003A7304"/>
    <w:rsid w:val="003E2158"/>
    <w:rsid w:val="00432B90"/>
    <w:rsid w:val="004C2643"/>
    <w:rsid w:val="0057063D"/>
    <w:rsid w:val="006651B5"/>
    <w:rsid w:val="00695DFF"/>
    <w:rsid w:val="006B12CF"/>
    <w:rsid w:val="006C1B32"/>
    <w:rsid w:val="007F205C"/>
    <w:rsid w:val="0087424A"/>
    <w:rsid w:val="009F769E"/>
    <w:rsid w:val="00A16893"/>
    <w:rsid w:val="00A519E6"/>
    <w:rsid w:val="00AA1D8D"/>
    <w:rsid w:val="00AF2ACE"/>
    <w:rsid w:val="00B47730"/>
    <w:rsid w:val="00CA5866"/>
    <w:rsid w:val="00CB0664"/>
    <w:rsid w:val="00CF73A8"/>
    <w:rsid w:val="00EA06E4"/>
    <w:rsid w:val="00FC0B1A"/>
    <w:rsid w:val="00FC693F"/>
    <w:rsid w:val="00FD051F"/>
    <w:rsid w:val="20F0238C"/>
    <w:rsid w:val="30B7CBDC"/>
    <w:rsid w:val="35DFA5DF"/>
    <w:rsid w:val="3A5188C1"/>
    <w:rsid w:val="4F602511"/>
    <w:rsid w:val="6C814F21"/>
    <w:rsid w:val="7092DA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11A07"/>
  <w14:defaultImageDpi w14:val="300"/>
  <w15:docId w15:val="{877AD6E5-5AC3-4EC7-9359-E1075BF5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13</revision>
  <dcterms:created xsi:type="dcterms:W3CDTF">2026-10-26T17:45:00.0000000Z</dcterms:created>
  <dcterms:modified xsi:type="dcterms:W3CDTF">2026-10-28T01:15:56.9560497Z</dcterms:modified>
  <category/>
</coreProperties>
</file>