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9286FAB">
        <w:tc>
          <w:tcPr>
            <w:tcW w:w="2822" w:type="dxa"/>
            <w:tcBorders>
              <w:top w:val="nil"/>
              <w:left w:val="nil"/>
              <w:bottom w:val="nil"/>
              <w:right w:val="nil"/>
            </w:tcBorders>
            <w:hideMark/>
          </w:tcPr>
          <w:p w14:paraId="6DE29C9C" w14:textId="77777777"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39286FAB">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14:paraId="55CC1E66"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Tribunal de Justiça do Distrito Federal e dos </w:t>
            </w:r>
            <w:commentRangeStart w:id="0"/>
            <w:r>
              <w:rPr>
                <w:rStyle w:val="normaltextrun"/>
                <w:rFonts w:ascii="Calibri" w:hAnsi="Calibri" w:cs="Calibri"/>
                <w:color w:val="595959"/>
                <w:sz w:val="20"/>
                <w:szCs w:val="20"/>
              </w:rPr>
              <w:t>Território</w:t>
            </w:r>
            <w:commentRangeEnd w:id="0"/>
            <w:r w:rsidR="00072809">
              <w:rPr>
                <w:rStyle w:val="Refdecomentrio"/>
                <w:rFonts w:ascii="Calibri" w:hAnsi="Calibri" w:cs="Calibri"/>
                <w:color w:val="595959"/>
                <w:sz w:val="20"/>
                <w:szCs w:val="20"/>
              </w:rPr>
              <w:commentReference w:id="0"/>
            </w:r>
            <w:r>
              <w:rPr>
                <w:rStyle w:val="normaltextrun"/>
                <w:rFonts w:ascii="Calibri" w:hAnsi="Calibri" w:cs="Calibri"/>
                <w:color w:val="595959"/>
                <w:sz w:val="20"/>
                <w:szCs w:val="20"/>
              </w:rPr>
              <w:t>s</w:t>
            </w:r>
            <w:r>
              <w:rPr>
                <w:rStyle w:val="eop"/>
                <w:rFonts w:ascii="Calibri" w:hAnsi="Calibri" w:cs="Calibri"/>
                <w:color w:val="595959"/>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773BBDE1">
        <w:trPr>
          <w:cantSplit/>
          <w:trHeight w:val="397"/>
        </w:trPr>
        <w:tc>
          <w:tcPr>
            <w:tcW w:w="3686" w:type="dxa"/>
            <w:vAlign w:val="center"/>
          </w:tcPr>
          <w:p w14:paraId="4C9B53B2" w14:textId="77777777" w:rsidR="00572028" w:rsidRDefault="00000000">
            <w:pPr>
              <w:spacing w:line="240" w:lineRule="auto"/>
            </w:pPr>
            <w:r>
              <w:rPr>
                <w:rFonts w:ascii="Arial" w:hAnsi="Arial" w:cs="Arial"/>
                <w:sz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7DE6B392" w14:textId="77777777" w:rsidR="00572028" w:rsidRDefault="00000000">
            <w:pPr>
              <w:spacing w:line="240" w:lineRule="auto"/>
            </w:pPr>
            <w:r>
              <w:rPr>
                <w:rFonts w:ascii="Arial" w:hAnsi="Arial" w:cs="Arial"/>
                <w:sz w:val="28"/>
              </w:rPr>
              <w:t>4ª Turma Cível</w:t>
            </w:r>
          </w:p>
        </w:tc>
      </w:tr>
      <w:tr w:rsidR="00770E7F" w:rsidRPr="009F36E1" w14:paraId="1234CB9C" w14:textId="77777777" w:rsidTr="773BBDE1">
        <w:trPr>
          <w:cantSplit/>
          <w:trHeight w:val="397"/>
        </w:trPr>
        <w:tc>
          <w:tcPr>
            <w:tcW w:w="3686" w:type="dxa"/>
            <w:vAlign w:val="center"/>
          </w:tcPr>
          <w:p w14:paraId="1683D510" w14:textId="77777777" w:rsidR="00572028" w:rsidRDefault="00000000">
            <w:pPr>
              <w:spacing w:line="240" w:lineRule="auto"/>
            </w:pPr>
            <w:r>
              <w:rPr>
                <w:rFonts w:ascii="Arial" w:hAnsi="Arial" w:cs="Arial"/>
                <w:sz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5A918560" w14:textId="77777777" w:rsidR="00572028" w:rsidRDefault="00000000">
            <w:pPr>
              <w:spacing w:line="240" w:lineRule="auto"/>
            </w:pPr>
            <w:r>
              <w:rPr>
                <w:rFonts w:ascii="Arial" w:hAnsi="Arial" w:cs="Arial"/>
                <w:sz w:val="28"/>
              </w:rPr>
              <w:t>Embargos de Declaração</w:t>
            </w:r>
          </w:p>
        </w:tc>
      </w:tr>
      <w:tr w:rsidR="00770E7F" w:rsidRPr="009F36E1" w14:paraId="32B00EA9" w14:textId="77777777" w:rsidTr="773BBDE1">
        <w:trPr>
          <w:cantSplit/>
          <w:trHeight w:val="397"/>
        </w:trPr>
        <w:tc>
          <w:tcPr>
            <w:tcW w:w="3686" w:type="dxa"/>
            <w:vAlign w:val="center"/>
          </w:tcPr>
          <w:p w14:paraId="1BB6A76B" w14:textId="77777777" w:rsidR="00572028" w:rsidRDefault="00000000">
            <w:pPr>
              <w:spacing w:line="240" w:lineRule="auto"/>
            </w:pPr>
            <w:r>
              <w:rPr>
                <w:rFonts w:ascii="Arial" w:hAnsi="Arial" w:cs="Arial"/>
                <w:sz w:val="28"/>
              </w:rPr>
              <w:t>Processo nº</w:t>
            </w:r>
          </w:p>
        </w:tc>
        <w:tc>
          <w:tcPr>
            <w:tcW w:w="447" w:type="dxa"/>
            <w:vAlign w:val="center"/>
          </w:tcPr>
          <w:p w14:paraId="10327F8B"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9416ACB" w14:textId="77777777" w:rsidR="00572028" w:rsidRDefault="00000000">
            <w:pPr>
              <w:spacing w:line="240" w:lineRule="auto"/>
            </w:pPr>
            <w:r>
              <w:rPr>
                <w:rFonts w:ascii="Arial" w:hAnsi="Arial" w:cs="Arial"/>
                <w:sz w:val="28"/>
              </w:rPr>
              <w:t>0755163-78.2025.8.07.0000</w:t>
            </w:r>
          </w:p>
        </w:tc>
      </w:tr>
      <w:tr w:rsidR="00770E7F" w:rsidRPr="009F36E1" w14:paraId="48ED7BFE" w14:textId="77777777" w:rsidTr="773BBDE1">
        <w:trPr>
          <w:cantSplit/>
          <w:trHeight w:val="397"/>
        </w:trPr>
        <w:tc>
          <w:tcPr>
            <w:tcW w:w="3686" w:type="dxa"/>
            <w:vAlign w:val="center"/>
          </w:tcPr>
          <w:p w14:paraId="6DAACD0D" w14:textId="77777777" w:rsidR="00572028" w:rsidRDefault="00000000">
            <w:pPr>
              <w:spacing w:line="240" w:lineRule="auto"/>
            </w:pPr>
            <w:r>
              <w:rPr>
                <w:rFonts w:ascii="Arial" w:hAnsi="Arial" w:cs="Arial"/>
                <w:sz w:val="28"/>
              </w:rPr>
              <w:t>Embargante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C896DB9" w14:textId="77777777" w:rsidR="00572028" w:rsidRDefault="00000000">
            <w:pPr>
              <w:spacing w:line="240" w:lineRule="auto"/>
            </w:pPr>
            <w:r>
              <w:rPr>
                <w:rFonts w:ascii="Arial" w:hAnsi="Arial" w:cs="Arial"/>
                <w:sz w:val="28"/>
              </w:rPr>
              <w:t>LEILA MARIA DE OLIVEIRA</w:t>
            </w:r>
          </w:p>
        </w:tc>
      </w:tr>
      <w:tr w:rsidR="00770E7F" w:rsidRPr="009F36E1" w14:paraId="55763F2D" w14:textId="77777777" w:rsidTr="773BBDE1">
        <w:trPr>
          <w:cantSplit/>
          <w:trHeight w:val="397"/>
        </w:trPr>
        <w:tc>
          <w:tcPr>
            <w:tcW w:w="3686" w:type="dxa"/>
            <w:vAlign w:val="center"/>
          </w:tcPr>
          <w:p w14:paraId="4F4331BD" w14:textId="77777777" w:rsidR="00572028" w:rsidRDefault="00000000">
            <w:pPr>
              <w:spacing w:line="240" w:lineRule="auto"/>
            </w:pPr>
            <w:r>
              <w:rPr>
                <w:rFonts w:ascii="Arial" w:hAnsi="Arial" w:cs="Arial"/>
                <w:sz w:val="28"/>
              </w:rPr>
              <w:t>Embargado (a)(s)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5FD81033" w14:textId="77777777" w:rsidR="00572028" w:rsidRDefault="00000000">
            <w:pPr>
              <w:spacing w:line="240" w:lineRule="auto"/>
            </w:pPr>
            <w:r>
              <w:rPr>
                <w:rFonts w:ascii="Arial" w:hAnsi="Arial" w:cs="Arial"/>
                <w:sz w:val="28"/>
              </w:rPr>
              <w:t>M C ENGENHARIA LTDA</w:t>
            </w:r>
          </w:p>
        </w:tc>
      </w:tr>
      <w:tr w:rsidR="00770E7F" w:rsidRPr="009F36E1" w14:paraId="640EA867" w14:textId="77777777" w:rsidTr="773BBDE1">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215F61BE" w14:textId="77777777" w:rsidR="00DB1301" w:rsidRDefault="00DB1301" w:rsidP="00DB1301">
      <w:pPr>
        <w:spacing w:after="0" w:line="360" w:lineRule="auto"/>
        <w:rPr>
          <w:rFonts w:ascii="Arial" w:hAnsi="Arial" w:cs="Arial"/>
          <w:sz w:val="28"/>
          <w:szCs w:val="28"/>
        </w:rPr>
      </w:pPr>
    </w:p>
    <w:p w14:paraId="7EF26DFC" w14:textId="77777777" w:rsidR="00572028" w:rsidRDefault="00000000">
      <w:pPr>
        <w:spacing w:after="0" w:line="360" w:lineRule="auto"/>
      </w:pPr>
      <w:r>
        <w:rPr>
          <w:rFonts w:ascii="Arial" w:hAnsi="Arial" w:cs="Arial"/>
          <w:b/>
          <w:sz w:val="28"/>
        </w:rPr>
        <w:t>EMENTA</w:t>
      </w:r>
    </w:p>
    <w:p w14:paraId="3572473F" w14:textId="77777777" w:rsidR="00572028" w:rsidRPr="003C16C2" w:rsidRDefault="00000000">
      <w:pPr>
        <w:spacing w:after="0" w:line="360" w:lineRule="auto"/>
        <w:jc w:val="both"/>
        <w:rPr>
          <w:color w:val="808080" w:themeColor="background1" w:themeShade="80"/>
        </w:rPr>
      </w:pPr>
      <w:r w:rsidRPr="003C16C2">
        <w:rPr>
          <w:rFonts w:ascii="Arial" w:hAnsi="Arial" w:cs="Arial"/>
          <w:color w:val="808080" w:themeColor="background1" w:themeShade="80"/>
          <w:sz w:val="28"/>
        </w:rPr>
        <w:t>EMBARGOS DE DECLARAÇÃO. DIREITO PROCESSUAL CIVIL. AGRAVO DE INSTRUMENTO. CUMPRIMENTO DE SENTENÇA. ALEGADA OMISSÃO. CONSTRIÇÃO DE VALORES. MANUTENÇÃO ATÉ O REFAZIMENTO DOS CÁLCULOS. PREQUESTIONAMENTO. EMBARGOS PARCIALMENTE PROVIDOS, SEM EFEITOS INFRINGENTES.</w:t>
      </w:r>
    </w:p>
    <w:p w14:paraId="0D686902"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 Caso em exame</w:t>
      </w:r>
    </w:p>
    <w:p w14:paraId="7991214E" w14:textId="4A2A4115" w:rsidR="00572028" w:rsidRPr="003C16C2" w:rsidRDefault="00000000">
      <w:pPr>
        <w:spacing w:after="0" w:line="360" w:lineRule="auto"/>
        <w:jc w:val="both"/>
        <w:rPr>
          <w:ins w:id="1008" w:author="Assessor GDSXSR" w:date="2026-10-30T23:07:51Z"/>
          <w:color w:val="808080" w:themeColor="background1" w:themeShade="80"/>
        </w:rPr>
      </w:pPr>
      <w:commentRangeStart w:id="6"/>
      <w:r>
        <w:rPr>
          <w:rFonts w:ascii="Arial" w:hAnsi="Arial" w:cs="Arial"/>
          <w:color w:val="808080" w:themeColor="background1" w:themeShade="80"/>
          <w:sz w:val="28"/>
        </w:rPr>
        <w:t xml:space="preserve">1. Embargos de declaração opostos pela exequente, </w:t>
      </w:r>
      <w:r>
        <w:rPr>
          <w:rFonts w:ascii="Arial" w:hAnsi="Arial" w:cs="Arial"/>
          <w:color w:val="808080" w:themeColor="background1" w:themeShade="80"/>
          <w:sz w:val="28"/>
        </w:rPr>
        <w:t xml:space="preserve">pessoa natural</w:t>
      </w:r>
      <w:r>
        <w:rPr>
          <w:rFonts w:ascii="Arial" w:hAnsi="Arial" w:cs="Arial"/>
          <w:color w:val="808080" w:themeColor="background1" w:themeShade="80"/>
          <w:sz w:val="28"/>
        </w:rPr>
        <w:t xml:space="preserve">, contra acórdão que deu parcial provimento ao agravo de instrumento da executada, M C Engenharia Ltda., em cumprimento de sentença</w:t>
      </w:r>
      <w:del w:id="1006" w:author="Assessor GDSXSR" w:date="2026-10-30T23:07:51Z">
        <w:r>
          <w:rPr>
            <w:rFonts w:ascii="Arial" w:hAnsi="Arial" w:cs="Arial"/>
            <w:color w:val="808080" w:themeColor="background1" w:themeShade="80"/>
            <w:sz w:val="28"/>
          </w:rPr>
          <w:delText xml:space="preserve">, para determinar o refazimento dos cálculos e a atualização do depósito parcial de R$ 60</w:delText>
        </w:r>
      </w:del>
      <w:r>
        <w:rPr>
          <w:rFonts w:ascii="Arial" w:hAnsi="Arial" w:cs="Arial"/>
          <w:color w:val="808080" w:themeColor="background1" w:themeShade="80"/>
          <w:sz w:val="28"/>
        </w:rPr>
        <w:t xml:space="preserve">.</w:t>
      </w:r>
      <w:commentRangeEnd w:id="6"/>
      <w:r>
        <w:rPr>
          <w:rStyle w:val="CommentReference"/>
        </w:rPr>
        <w:commentReference w:id="6"/>
      </w:r>
      <w:del w:id="1007" w:author="Assessor GDSXSR" w:date="2026-10-30T23:07:51Z">
        <w:r>
          <w:rPr>
            <w:rFonts w:ascii="Arial" w:hAnsi="Arial" w:cs="Arial"/>
            <w:color w:val="808080" w:themeColor="background1" w:themeShade="80"/>
            <w:sz w:val="28"/>
          </w:rPr>
          <w:delText xml:space="preserve">466,05.</w:delText>
        </w:r>
      </w:del>
    </w:p>
    <w:p>
      <w:pPr>
        <w:spacing w:after="0" w:line="360" w:lineRule="auto"/>
        <w:jc w:val="both"/>
        <w:rPr>
          <w:color w:val="808080" w:themeColor="background1" w:themeShade="80"/>
        </w:rPr>
      </w:pPr>
      <w:ins w:id="1009" w:author="Assessor GDSXSR" w:date="2026-10-30T23:07:51Z">
        <w:r>
          <w:rPr>
            <w:rFonts w:ascii="Arial" w:hAnsi="Arial" w:cs="Arial"/>
            <w:color w:val="808080"/>
            <w:sz w:val="28"/>
          </w:rPr>
          <w:t xml:space="preserve">2. O acórdão embargado determinou o refazimento dos cálculos, com afastamento dos juros de mora anteriores ao trânsito em julgado e atualização do depósito parcial de R$ 60.466,05.</w:t>
        </w:r>
      </w:ins>
    </w:p>
    <w:p w14:paraId="4FB79449" w14:textId="77777777" w:rsidR="00572028" w:rsidRPr="003C16C2" w:rsidRDefault="00000000">
      <w:pPr>
        <w:spacing w:after="0" w:line="360" w:lineRule="auto"/>
        <w:jc w:val="both"/>
        <w:rPr>
          <w:color w:val="808080" w:themeColor="background1" w:themeShade="80"/>
        </w:rPr>
      </w:pPr>
      <w:del w:id="1010" w:author="Assessor GDSXSR" w:date="2026-10-30T23:07:51Z">
        <w:r>
          <w:rPr>
            <w:rFonts w:ascii="Arial" w:hAnsi="Arial" w:cs="Arial"/>
            <w:color w:val="808080" w:themeColor="background1" w:themeShade="80"/>
            <w:sz w:val="28"/>
          </w:rPr>
          <w:delText xml:space="preserve">2</w:delText>
        </w:r>
      </w:del>
      <w:ins w:id="1011" w:author="Assessor GDSXSR" w:date="2026-10-30T23:07:51Z">
        <w:r>
          <w:rPr>
            <w:rFonts w:ascii="Arial" w:hAnsi="Arial" w:cs="Arial"/>
            <w:color w:val="808080"/>
            <w:sz w:val="28"/>
          </w:rPr>
          <w:t xml:space="preserve">3</w:t>
        </w:r>
      </w:ins>
      <w:r>
        <w:rPr>
          <w:rFonts w:ascii="Arial" w:hAnsi="Arial" w:cs="Arial"/>
          <w:color w:val="808080" w:themeColor="background1" w:themeShade="80"/>
          <w:sz w:val="28"/>
        </w:rPr>
        <w:t xml:space="preserve">. A exequente alega omissão quanto ao pedido, formulado nas contrarrazões, de manutenção da constrição de valores como garantia da execução até o refazimento dos cálculos, e pede prequestionamento.</w:t>
      </w:r>
    </w:p>
    <w:p w14:paraId="50C0A489"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II. Questão em discussão</w:t>
      </w:r>
    </w:p>
    <w:p w14:paraId="09750AD1" w14:textId="77777777" w:rsidR="00572028" w:rsidRPr="003C16C2" w:rsidRDefault="00000000">
      <w:pPr>
        <w:spacing w:after="0" w:line="360" w:lineRule="auto"/>
        <w:jc w:val="both"/>
        <w:rPr>
          <w:color w:val="808080" w:themeColor="background1" w:themeShade="80"/>
        </w:rPr>
      </w:pPr>
      <w:del w:id="1012" w:author="Assessor GDSXSR" w:date="2026-10-30T23:07:51Z">
        <w:r>
          <w:rPr>
            <w:rFonts w:ascii="Arial" w:hAnsi="Arial" w:cs="Arial"/>
            <w:color w:val="808080" w:themeColor="background1" w:themeShade="80"/>
            <w:sz w:val="28"/>
          </w:rPr>
          <w:delText xml:space="preserve">3</w:delText>
        </w:r>
      </w:del>
      <w:ins w:id="1013" w:author="Assessor GDSXSR" w:date="2026-10-30T23:07:51Z">
        <w:r>
          <w:rPr>
            <w:rFonts w:ascii="Arial" w:hAnsi="Arial" w:cs="Arial"/>
            <w:color w:val="808080"/>
            <w:sz w:val="28"/>
          </w:rPr>
          <w:t xml:space="preserve">4</w:t>
        </w:r>
      </w:ins>
      <w:r>
        <w:rPr>
          <w:rFonts w:ascii="Arial" w:hAnsi="Arial" w:cs="Arial"/>
          <w:color w:val="808080" w:themeColor="background1" w:themeShade="80"/>
          <w:sz w:val="28"/>
        </w:rPr>
        <w:t xml:space="preserve">. Há duas questões em discussão: (i) saber se o acórdão incorreu em omissão quanto ao destino da constrição de valores efetivada na origem; e (ii) saber se é necessária manifestação expressa sobre dispositivos, para fins de prequestionamento.</w:t>
      </w:r>
    </w:p>
    <w:p w14:paraId="6A2CAEBE"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III. Razões de decidir</w:t>
      </w:r>
    </w:p>
    <w:p w14:paraId="4F389F6A" w14:textId="77777777" w:rsidR="00572028" w:rsidRPr="003C16C2" w:rsidRDefault="00000000">
      <w:pPr>
        <w:spacing w:after="0" w:line="360" w:lineRule="auto"/>
        <w:jc w:val="both"/>
        <w:rPr>
          <w:color w:val="808080" w:themeColor="background1" w:themeShade="80"/>
        </w:rPr>
      </w:pPr>
      <w:del w:id="1014" w:author="Assessor GDSXSR" w:date="2026-10-30T23:07:51Z">
        <w:r>
          <w:rPr>
            <w:rFonts w:ascii="Arial" w:hAnsi="Arial" w:cs="Arial"/>
            <w:color w:val="808080" w:themeColor="background1" w:themeShade="80"/>
            <w:sz w:val="28"/>
          </w:rPr>
          <w:delText xml:space="preserve">4</w:delText>
        </w:r>
      </w:del>
      <w:ins w:id="1015" w:author="Assessor GDSXSR" w:date="2026-10-30T23:07:51Z">
        <w:r>
          <w:rPr>
            <w:rFonts w:ascii="Arial" w:hAnsi="Arial" w:cs="Arial"/>
            <w:color w:val="808080"/>
            <w:sz w:val="28"/>
          </w:rPr>
          <w:t xml:space="preserve">5</w:t>
        </w:r>
      </w:ins>
      <w:r>
        <w:rPr>
          <w:rFonts w:ascii="Arial" w:hAnsi="Arial" w:cs="Arial"/>
          <w:color w:val="808080" w:themeColor="background1" w:themeShade="80"/>
          <w:sz w:val="28"/>
        </w:rPr>
        <w:t xml:space="preserve">. Há omissão quando o acórdão não decide ponto sobre o qual devia se pronunciar a requerimento da parte (CPC 1022 II).</w:t>
      </w:r>
    </w:p>
    <w:p w14:paraId="4A489108" w14:textId="77777777" w:rsidR="00572028" w:rsidRPr="003C16C2" w:rsidRDefault="00000000">
      <w:pPr>
        <w:spacing w:after="0" w:line="360" w:lineRule="auto"/>
        <w:jc w:val="both"/>
        <w:rPr>
          <w:color w:val="808080" w:themeColor="background1" w:themeShade="80"/>
        </w:rPr>
      </w:pPr>
      <w:del w:id="1016" w:author="Assessor GDSXSR" w:date="2026-10-30T23:07:51Z">
        <w:r>
          <w:rPr>
            <w:rFonts w:ascii="Arial" w:hAnsi="Arial" w:cs="Arial"/>
            <w:color w:val="808080" w:themeColor="background1" w:themeShade="80"/>
            <w:sz w:val="28"/>
          </w:rPr>
          <w:delText xml:space="preserve">5</w:delText>
        </w:r>
      </w:del>
      <w:ins w:id="1017" w:author="Assessor GDSXSR" w:date="2026-10-30T23:07:51Z">
        <w:r>
          <w:rPr>
            <w:rFonts w:ascii="Arial" w:hAnsi="Arial" w:cs="Arial"/>
            <w:color w:val="808080"/>
            <w:sz w:val="28"/>
          </w:rPr>
          <w:t xml:space="preserve">6</w:t>
        </w:r>
      </w:ins>
      <w:r>
        <w:rPr>
          <w:rFonts w:ascii="Arial" w:hAnsi="Arial" w:cs="Arial"/>
          <w:color w:val="808080" w:themeColor="background1" w:themeShade="80"/>
          <w:sz w:val="28"/>
        </w:rPr>
        <w:t xml:space="preserve">. O acórdão não decidiu o destino da constrição de R$ 104.677,58, mantida pela decisão que deferiu o efeito suspensivo incidental até o julgamento do agravo, apesar do pedido de manutenção formulado nas contrarrazões.</w:t>
      </w:r>
    </w:p>
    <w:p w14:paraId="5CF0AC7B" w14:textId="77777777" w:rsidR="00572028" w:rsidRPr="003C16C2" w:rsidRDefault="00000000">
      <w:pPr>
        <w:spacing w:after="0" w:line="360" w:lineRule="auto"/>
        <w:jc w:val="both"/>
        <w:rPr>
          <w:color w:val="808080" w:themeColor="background1" w:themeShade="80"/>
        </w:rPr>
      </w:pPr>
      <w:del w:id="1018" w:author="Assessor GDSXSR" w:date="2026-10-30T23:07:51Z">
        <w:r>
          <w:rPr>
            <w:rFonts w:ascii="Arial" w:hAnsi="Arial" w:cs="Arial"/>
            <w:color w:val="808080" w:themeColor="background1" w:themeShade="80"/>
            <w:sz w:val="28"/>
          </w:rPr>
          <w:delText xml:space="preserve">6</w:delText>
        </w:r>
      </w:del>
      <w:ins w:id="1019" w:author="Assessor GDSXSR" w:date="2026-10-30T23:07:51Z">
        <w:r>
          <w:rPr>
            <w:rFonts w:ascii="Arial" w:hAnsi="Arial" w:cs="Arial"/>
            <w:color w:val="808080"/>
            <w:sz w:val="28"/>
          </w:rPr>
          <w:t xml:space="preserve">7</w:t>
        </w:r>
      </w:ins>
      <w:r>
        <w:rPr>
          <w:rFonts w:ascii="Arial" w:hAnsi="Arial" w:cs="Arial"/>
          <w:color w:val="808080" w:themeColor="background1" w:themeShade="80"/>
          <w:sz w:val="28"/>
        </w:rPr>
        <w:t xml:space="preserve">. O parcial provimento do agravo apenas para refazer os cálculos não autoriza o levantamento nem o desbloqueio dos valores antes do novo saldo, quando o juízo de origem decidirá sobre o excesso eventualmente apurado (CPC 854 § 4º).</w:t>
      </w:r>
    </w:p>
    <w:p w14:paraId="1815DCF4" w14:textId="77777777" w:rsidR="00572028" w:rsidRPr="003C16C2" w:rsidRDefault="00000000">
      <w:pPr>
        <w:spacing w:after="0" w:line="360" w:lineRule="auto"/>
        <w:jc w:val="both"/>
        <w:rPr>
          <w:color w:val="808080" w:themeColor="background1" w:themeShade="80"/>
        </w:rPr>
      </w:pPr>
      <w:del w:id="1020" w:author="Assessor GDSXSR" w:date="2026-10-30T23:07:51Z">
        <w:r>
          <w:rPr>
            <w:rFonts w:ascii="Arial" w:hAnsi="Arial" w:cs="Arial"/>
            <w:color w:val="808080" w:themeColor="background1" w:themeShade="80"/>
            <w:sz w:val="28"/>
          </w:rPr>
          <w:delText xml:space="preserve">7</w:delText>
        </w:r>
      </w:del>
      <w:ins w:id="1021" w:author="Assessor GDSXSR" w:date="2026-10-30T23:07:51Z">
        <w:r>
          <w:rPr>
            <w:rFonts w:ascii="Arial" w:hAnsi="Arial" w:cs="Arial"/>
            <w:color w:val="808080"/>
            <w:sz w:val="28"/>
          </w:rPr>
          <w:t xml:space="preserve">8</w:t>
        </w:r>
      </w:ins>
      <w:r>
        <w:rPr>
          <w:rFonts w:ascii="Arial" w:hAnsi="Arial" w:cs="Arial"/>
          <w:color w:val="808080" w:themeColor="background1" w:themeShade="80"/>
          <w:sz w:val="28"/>
        </w:rPr>
        <w:t xml:space="preserve">. O julgador não precisa se manifestar sobre cada dispositivo suscitado quando já tenha fundamento suficiente para decidir (CPC 489 § 1º IV).</w:t>
      </w:r>
    </w:p>
    <w:p w14:paraId="19CA3032" w14:textId="77777777" w:rsidR="00572028" w:rsidRPr="003C16C2" w:rsidRDefault="00000000">
      <w:pPr>
        <w:spacing w:after="0" w:line="360" w:lineRule="auto"/>
        <w:jc w:val="both"/>
        <w:rPr>
          <w:color w:val="808080" w:themeColor="background1" w:themeShade="80"/>
        </w:rPr>
      </w:pPr>
      <w:del w:id="1022" w:author="Assessor GDSXSR" w:date="2026-10-30T23:07:51Z">
        <w:r>
          <w:rPr>
            <w:rFonts w:ascii="Arial" w:hAnsi="Arial" w:cs="Arial"/>
            <w:color w:val="808080" w:themeColor="background1" w:themeShade="80"/>
            <w:sz w:val="28"/>
          </w:rPr>
          <w:delText xml:space="preserve">8</w:delText>
        </w:r>
      </w:del>
      <w:ins w:id="1023" w:author="Assessor GDSXSR" w:date="2026-10-30T23:07:51Z">
        <w:r>
          <w:rPr>
            <w:rFonts w:ascii="Arial" w:hAnsi="Arial" w:cs="Arial"/>
            <w:color w:val="808080"/>
            <w:sz w:val="28"/>
          </w:rPr>
          <w:t xml:space="preserve">9</w:t>
        </w:r>
      </w:ins>
      <w:r>
        <w:rPr>
          <w:rFonts w:ascii="Arial" w:hAnsi="Arial" w:cs="Arial"/>
          <w:color w:val="808080" w:themeColor="background1" w:themeShade="80"/>
          <w:sz w:val="28"/>
        </w:rPr>
        <w:t xml:space="preserve">. Os elementos suscitados nos embargos de declaração consideram-se incluídos no acórdão para fins de prequestionamento (CPC 1025).</w:t>
      </w:r>
    </w:p>
    <w:p w14:paraId="7CA7A070"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IV. Dispositivo</w:t>
      </w:r>
    </w:p>
    <w:p w14:paraId="45C2E452" w14:textId="77777777" w:rsidR="00572028" w:rsidRPr="003C16C2" w:rsidRDefault="00000000">
      <w:pPr>
        <w:spacing w:after="0" w:line="360" w:lineRule="auto"/>
        <w:jc w:val="both"/>
        <w:rPr>
          <w:color w:val="808080" w:themeColor="background1" w:themeShade="80"/>
        </w:rPr>
      </w:pPr>
      <w:del w:id="1024" w:author="Assessor GDSXSR" w:date="2026-10-30T23:07:51Z">
        <w:r>
          <w:rPr>
            <w:rFonts w:ascii="Arial" w:hAnsi="Arial" w:cs="Arial"/>
            <w:color w:val="808080" w:themeColor="background1" w:themeShade="80"/>
            <w:sz w:val="28"/>
          </w:rPr>
          <w:delText xml:space="preserve">9</w:delText>
        </w:r>
      </w:del>
      <w:ins w:id="1025" w:author="Assessor GDSXSR" w:date="2026-10-30T23:07:51Z">
        <w:r>
          <w:rPr>
            <w:rFonts w:ascii="Arial" w:hAnsi="Arial" w:cs="Arial"/>
            <w:color w:val="808080"/>
            <w:sz w:val="28"/>
          </w:rPr>
          <w:t xml:space="preserve">10</w:t>
        </w:r>
      </w:ins>
      <w:r>
        <w:rPr>
          <w:rFonts w:ascii="Arial" w:hAnsi="Arial" w:cs="Arial"/>
          <w:color w:val="808080" w:themeColor="background1" w:themeShade="80"/>
          <w:sz w:val="28"/>
        </w:rPr>
        <w:t xml:space="preserve">. Deu-se parcial provimento aos embargos de declaração da exequente, sem efeitos infringentes, para sanar a omissão e esclarecer que a constrição de valores permanece até o refazimento dos cálculos.</w:t>
      </w:r>
    </w:p>
    <w:p w14:paraId="60BDEC89" w14:textId="40AF5BD8" w:rsidR="00572028" w:rsidRPr="003C16C2" w:rsidRDefault="003C16C2">
      <w:pPr>
        <w:spacing w:after="0" w:line="360" w:lineRule="auto"/>
        <w:jc w:val="both"/>
        <w:rPr>
          <w:color w:val="808080" w:themeColor="background1" w:themeShade="80"/>
        </w:rPr>
      </w:pPr>
      <w:r w:rsidRPr="003C16C2">
        <w:rPr>
          <w:rFonts w:ascii="Arial" w:hAnsi="Arial" w:cs="Arial"/>
          <w:color w:val="808080" w:themeColor="background1" w:themeShade="80"/>
          <w:sz w:val="26"/>
          <w:u w:val="single"/>
        </w:rPr>
        <w:t>_______</w:t>
      </w:r>
    </w:p>
    <w:p w14:paraId="7128404C" w14:textId="77777777" w:rsidR="00572028" w:rsidRPr="003C16C2" w:rsidRDefault="00000000">
      <w:pPr>
        <w:spacing w:after="0" w:line="360" w:lineRule="auto"/>
        <w:jc w:val="both"/>
        <w:rPr>
          <w:color w:val="808080" w:themeColor="background1" w:themeShade="80"/>
        </w:rPr>
      </w:pPr>
      <w:r w:rsidRPr="003C16C2">
        <w:rPr>
          <w:rFonts w:ascii="Arial" w:hAnsi="Arial" w:cs="Arial"/>
          <w:i/>
          <w:color w:val="808080" w:themeColor="background1" w:themeShade="80"/>
          <w:sz w:val="26"/>
        </w:rPr>
        <w:t>Dispositivos relevantes citados:</w:t>
      </w:r>
      <w:r w:rsidRPr="003C16C2">
        <w:rPr>
          <w:rFonts w:ascii="Arial" w:hAnsi="Arial" w:cs="Arial"/>
          <w:color w:val="808080" w:themeColor="background1" w:themeShade="80"/>
          <w:sz w:val="26"/>
        </w:rPr>
        <w:t xml:space="preserve"> CPC, arts. 489, § 1º, IV, 854, § 3º, II, e § 4º, 1.022, II, e 1.025.</w:t>
      </w:r>
    </w:p>
    <w:p w14:paraId="30379F78" w14:textId="77777777" w:rsidR="00572028" w:rsidRDefault="00572028">
      <w:pPr>
        <w:spacing w:after="0" w:line="360" w:lineRule="auto"/>
        <w:ind w:firstLine="2268"/>
      </w:pPr>
    </w:p>
    <w:p w14:paraId="60ED7BCF" w14:textId="77777777" w:rsidR="00572028" w:rsidRDefault="00572028">
      <w:pPr>
        <w:spacing w:after="0" w:line="360" w:lineRule="auto"/>
        <w:ind w:firstLine="2268"/>
      </w:pPr>
    </w:p>
    <w:p w14:paraId="11B39D67" w14:textId="77777777" w:rsidR="00572028" w:rsidRDefault="00000000">
      <w:pPr>
        <w:spacing w:after="0" w:line="360" w:lineRule="auto"/>
        <w:jc w:val="both"/>
      </w:pPr>
      <w:r>
        <w:rPr>
          <w:rFonts w:ascii="Arial" w:hAnsi="Arial" w:cs="Arial"/>
          <w:b/>
          <w:color w:val="EE0000"/>
          <w:sz w:val="28"/>
          <w:highlight w:val="yellow"/>
        </w:rPr>
        <w:t>RESUMO DOS EMBARGOS EM SENTIDO CONTRÁRIO AO VOTO</w:t>
      </w:r>
    </w:p>
    <w:p w14:paraId="32AA2CCB" w14:textId="77777777" w:rsidR="00572028" w:rsidRDefault="00000000">
      <w:pPr>
        <w:spacing w:after="0" w:line="360" w:lineRule="auto"/>
        <w:jc w:val="both"/>
      </w:pPr>
      <w:r>
        <w:rPr>
          <w:rFonts w:ascii="Arial" w:hAnsi="Arial" w:cs="Arial"/>
          <w:b/>
          <w:color w:val="EE0000"/>
          <w:sz w:val="28"/>
        </w:rPr>
        <w:t>I. RAZÕES RECURSAIS</w:t>
      </w:r>
    </w:p>
    <w:p w14:paraId="45854050" w14:textId="77777777" w:rsidR="00572028" w:rsidRDefault="00000000">
      <w:pPr>
        <w:spacing w:after="0" w:line="360" w:lineRule="auto"/>
        <w:jc w:val="both"/>
      </w:pPr>
      <w:r>
        <w:rPr>
          <w:rFonts w:ascii="Arial" w:hAnsi="Arial" w:cs="Arial"/>
          <w:b/>
          <w:color w:val="EE0000"/>
          <w:sz w:val="28"/>
        </w:rPr>
        <w:t>Omissão quanto à manutenção da constrição até o recálculo</w:t>
      </w:r>
    </w:p>
    <w:p w14:paraId="24010B5D" w14:textId="77777777" w:rsidR="00572028" w:rsidRDefault="00000000">
      <w:pPr>
        <w:spacing w:after="0" w:line="360" w:lineRule="auto"/>
        <w:ind w:left="720" w:hanging="357"/>
        <w:jc w:val="both"/>
      </w:pPr>
      <w:r>
        <w:rPr>
          <w:rFonts w:ascii="Arial" w:hAnsi="Arial" w:cs="Arial"/>
          <w:color w:val="EE0000"/>
          <w:sz w:val="28"/>
        </w:rPr>
        <w:t>1. A exequente sustenta que o acórdão não enfrentou o pedido de manutenção da constrição formulado nas contrarrazões; que o parcial provimento do agravo apenas impôs novo cálculo, sem retirar a liquidez do título nem autorizar o desbloqueio automático; e que a constrição deve permanecer até o recálculo pela Contadoria Judicial, a manifestação das partes e a homologação do novo saldo (CPC 797, 805, 831, 835 I e 854).</w:t>
      </w:r>
    </w:p>
    <w:p w14:paraId="571DC181" w14:textId="77777777" w:rsidR="00572028" w:rsidRDefault="00000000">
      <w:pPr>
        <w:spacing w:after="0" w:line="360" w:lineRule="auto"/>
        <w:jc w:val="both"/>
      </w:pPr>
      <w:r>
        <w:rPr>
          <w:rFonts w:ascii="Arial" w:hAnsi="Arial" w:cs="Arial"/>
          <w:b/>
          <w:color w:val="EE0000"/>
          <w:sz w:val="28"/>
        </w:rPr>
        <w:t>Prequestionamento</w:t>
      </w:r>
    </w:p>
    <w:p w14:paraId="2B956016" w14:textId="77777777" w:rsidR="00572028" w:rsidRDefault="00000000">
      <w:pPr>
        <w:spacing w:after="0" w:line="360" w:lineRule="auto"/>
        <w:ind w:left="720" w:hanging="357"/>
        <w:jc w:val="both"/>
      </w:pPr>
      <w:r>
        <w:rPr>
          <w:rFonts w:ascii="Arial" w:hAnsi="Arial" w:cs="Arial"/>
          <w:color w:val="EE0000"/>
          <w:sz w:val="28"/>
        </w:rPr>
        <w:t>2. Pede manifestação expressa sobre os arts. 1.022, II, 489, § 1º, IV, 797, 805, 831, 835, I, 854 e 1.025 do CPC.</w:t>
      </w:r>
    </w:p>
    <w:p w14:paraId="1C93E6E3" w14:textId="77777777" w:rsidR="00572028" w:rsidRDefault="00000000">
      <w:pPr>
        <w:spacing w:after="0" w:line="360" w:lineRule="auto"/>
        <w:jc w:val="both"/>
      </w:pPr>
      <w:r>
        <w:rPr>
          <w:rFonts w:ascii="Arial" w:hAnsi="Arial" w:cs="Arial"/>
          <w:b/>
          <w:color w:val="EE0000"/>
          <w:sz w:val="28"/>
        </w:rPr>
        <w:t>II. PEDIDO</w:t>
      </w:r>
    </w:p>
    <w:p w14:paraId="710D6376" w14:textId="77777777" w:rsidR="00572028" w:rsidRDefault="00000000">
      <w:pPr>
        <w:spacing w:after="0" w:line="360" w:lineRule="auto"/>
        <w:ind w:left="720" w:hanging="357"/>
        <w:jc w:val="both"/>
      </w:pPr>
      <w:r>
        <w:rPr>
          <w:rFonts w:ascii="Arial" w:hAnsi="Arial" w:cs="Arial"/>
          <w:color w:val="EE0000"/>
          <w:sz w:val="28"/>
        </w:rPr>
        <w:t>Requer o provimento dos embargos de declaração para esclarecer que o parcial provimento do agravo não autoriza o desbloqueio automático e que a constrição permanece até o refazimento dos cálculos e a deliberação do juízo de origem ou, subsidiariamente, que a liberação em favor da executada só ocorra após a homologação dos novos cálculos e se limite ao excesso apurado, com prequestionamento expresso.</w:t>
      </w:r>
    </w:p>
    <w:p w14:paraId="29AD8D45" w14:textId="77777777" w:rsidR="00572028" w:rsidRDefault="00000000">
      <w:pPr>
        <w:pageBreakBefore/>
        <w:spacing w:after="0" w:line="360" w:lineRule="auto"/>
        <w:jc w:val="center"/>
      </w:pPr>
      <w:r>
        <w:rPr>
          <w:rFonts w:ascii="Arial" w:hAnsi="Arial" w:cs="Arial"/>
          <w:b/>
          <w:sz w:val="28"/>
        </w:rPr>
        <w:lastRenderedPageBreak/>
        <w:t>RELATÓRIO</w:t>
      </w:r>
    </w:p>
    <w:p w14:paraId="02115D06" w14:textId="77777777" w:rsidR="00572028" w:rsidRDefault="00572028">
      <w:pPr>
        <w:spacing w:after="0" w:line="360" w:lineRule="auto"/>
        <w:ind w:firstLine="2268"/>
      </w:pPr>
    </w:p>
    <w:p w14:paraId="6F2A5132" w14:textId="77777777" w:rsidR="00572028" w:rsidRPr="003C16C2" w:rsidRDefault="00000000">
      <w:pPr>
        <w:spacing w:after="0" w:line="360" w:lineRule="auto"/>
        <w:ind w:firstLine="2268"/>
        <w:jc w:val="both"/>
        <w:rPr>
          <w:color w:val="808080" w:themeColor="background1" w:themeShade="80"/>
        </w:rPr>
      </w:pPr>
      <w:commentRangeStart w:id="1"/>
      <w:r w:rsidRPr="003C16C2">
        <w:rPr>
          <w:rFonts w:ascii="Arial" w:hAnsi="Arial" w:cs="Arial"/>
          <w:color w:val="808080" w:themeColor="background1" w:themeShade="80"/>
          <w:sz w:val="28"/>
        </w:rPr>
        <w:t>A exequente, Leila Maria de Oliveira, opõe embargos de declaração contra o v. acórdão que deu parcial provimento ao agravo de instrumento da executada, M C Engenharia Ltda., e ostenta a seguinte ementa:</w:t>
      </w:r>
      <w:commentRangeEnd w:id="1"/>
      <w:r w:rsidRPr="003C16C2">
        <w:rPr>
          <w:rStyle w:val="Refdecomentrio"/>
          <w:color w:val="808080" w:themeColor="background1" w:themeShade="80"/>
          <w:sz w:val="22"/>
          <w:szCs w:val="22"/>
        </w:rPr>
        <w:commentReference w:id="1"/>
      </w:r>
    </w:p>
    <w:p w14:paraId="6E33C142" w14:textId="77777777" w:rsidR="00572028" w:rsidRPr="003C16C2" w:rsidRDefault="00572028">
      <w:pPr>
        <w:spacing w:after="0" w:line="360" w:lineRule="auto"/>
        <w:ind w:firstLine="2268"/>
        <w:rPr>
          <w:color w:val="808080" w:themeColor="background1" w:themeShade="80"/>
        </w:rPr>
      </w:pPr>
    </w:p>
    <w:p w14:paraId="5289E1EF"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0EAD6977"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 Caso em exame</w:t>
      </w:r>
    </w:p>
    <w:p w14:paraId="2DB3B354"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1. Ação de cumprimento de sentença proposta por Leila Maria de Oliveira contra M C Engenharia Ltda., visando à restituição de valores pagos em contrato rescindido.</w:t>
      </w:r>
    </w:p>
    <w:p w14:paraId="61F360B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14:paraId="50D296C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14:paraId="39EF875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 Questão em discussão</w:t>
      </w:r>
    </w:p>
    <w:p w14:paraId="35280B25"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xml:space="preserve">4. Há três questões em discussão: (i) saber se os cálculos homologados violaram o título executivo ao aplicar juros de mora mensais antes do trânsito em julgado; (ii) saber se o depósito voluntário já levantado deve ser atualizado até a data-base do cálculo do </w:t>
      </w:r>
      <w:r w:rsidRPr="003C16C2">
        <w:rPr>
          <w:rFonts w:ascii="Arial" w:hAnsi="Arial" w:cs="Arial"/>
          <w:i/>
          <w:color w:val="808080" w:themeColor="background1" w:themeShade="80"/>
          <w:sz w:val="26"/>
        </w:rPr>
        <w:lastRenderedPageBreak/>
        <w:t>saldo para abatimento em base homogênea; e (iii) saber se é possível alterar, na fase de cumprimento, a base de cálculo dos honorários advocatícios fixados no título judicial.</w:t>
      </w:r>
    </w:p>
    <w:p w14:paraId="5C404B8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III. Razões de decidir</w:t>
      </w:r>
    </w:p>
    <w:p w14:paraId="299F5A82"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14:paraId="615FF17C"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14:paraId="38C00E1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7. Os honorários advocatícios foram fixados em 10% do valor da causa na sentença, e o acórdão apenas redistribuiu os ônus sucumbenciais, sem alterar a base de cálculo, inviável a modificação pretendida na fase executiva.</w:t>
      </w:r>
    </w:p>
    <w:p w14:paraId="3AE985B6"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IV. Dispositivo</w:t>
      </w:r>
    </w:p>
    <w:p w14:paraId="2BBB6C8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xml:space="preserve">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w:t>
      </w:r>
      <w:r w:rsidRPr="003C16C2">
        <w:rPr>
          <w:rFonts w:ascii="Arial" w:hAnsi="Arial" w:cs="Arial"/>
          <w:i/>
          <w:color w:val="808080" w:themeColor="background1" w:themeShade="80"/>
          <w:sz w:val="26"/>
        </w:rPr>
        <w:lastRenderedPageBreak/>
        <w:t>taxa SELIC, bem como para determinar a atualização do depósito parcial de R$ 60.466,05 até a mesma data-base do cálculo do saldo, mantida a base de cálculo dos honorários advocatícios. (...).” (ID 86262035)</w:t>
      </w:r>
    </w:p>
    <w:p w14:paraId="503FA04E" w14:textId="77777777" w:rsidR="00572028" w:rsidRPr="003C16C2" w:rsidRDefault="00572028">
      <w:pPr>
        <w:spacing w:after="0" w:line="360" w:lineRule="auto"/>
        <w:ind w:firstLine="2268"/>
        <w:rPr>
          <w:color w:val="808080" w:themeColor="background1" w:themeShade="80"/>
        </w:rPr>
      </w:pPr>
    </w:p>
    <w:p w14:paraId="33F5B6B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A exequente alega a existência de omissão no acórdão (ID 86448875).</w:t>
      </w:r>
    </w:p>
    <w:p w14:paraId="746E5C6B" w14:textId="77777777" w:rsidR="00572028" w:rsidRPr="003C16C2" w:rsidRDefault="00572028">
      <w:pPr>
        <w:spacing w:after="0" w:line="360" w:lineRule="auto"/>
        <w:ind w:firstLine="2268"/>
        <w:rPr>
          <w:color w:val="808080" w:themeColor="background1" w:themeShade="80"/>
        </w:rPr>
      </w:pPr>
    </w:p>
    <w:p w14:paraId="48DC76F2" w14:textId="77777777" w:rsidR="00572028" w:rsidRPr="003C16C2" w:rsidRDefault="00000000">
      <w:pPr>
        <w:spacing w:after="0" w:line="360" w:lineRule="auto"/>
        <w:ind w:firstLine="2268"/>
        <w:jc w:val="both"/>
        <w:rPr>
          <w:color w:val="808080" w:themeColor="background1" w:themeShade="80"/>
        </w:rPr>
      </w:pPr>
      <w:commentRangeStart w:id="2"/>
      <w:r w:rsidRPr="003C16C2">
        <w:rPr>
          <w:rFonts w:ascii="Arial" w:hAnsi="Arial" w:cs="Arial"/>
          <w:color w:val="808080" w:themeColor="background1" w:themeShade="80"/>
          <w:sz w:val="28"/>
        </w:rPr>
        <w:t xml:space="preserve">Contrarrazões (ID 87567356), em que a executada, M C Engenharia Ltda., alega que: </w:t>
      </w:r>
      <w:r w:rsidRPr="003C16C2">
        <w:rPr>
          <w:rFonts w:ascii="Arial" w:hAnsi="Arial" w:cs="Arial"/>
          <w:b/>
          <w:color w:val="808080" w:themeColor="background1" w:themeShade="80"/>
          <w:sz w:val="28"/>
        </w:rPr>
        <w:t>1)</w:t>
      </w:r>
      <w:r w:rsidRPr="003C16C2">
        <w:rPr>
          <w:rFonts w:ascii="Arial" w:hAnsi="Arial" w:cs="Arial"/>
          <w:color w:val="808080" w:themeColor="background1" w:themeShade="80"/>
          <w:sz w:val="28"/>
        </w:rPr>
        <w:t xml:space="preserve"> a manutenção do bloqueio antes do recálculo é constrição excessiva e contraria o acórdão embargado; </w:t>
      </w:r>
      <w:r w:rsidRPr="003C16C2">
        <w:rPr>
          <w:rFonts w:ascii="Arial" w:hAnsi="Arial" w:cs="Arial"/>
          <w:b/>
          <w:color w:val="808080" w:themeColor="background1" w:themeShade="80"/>
          <w:sz w:val="28"/>
        </w:rPr>
        <w:t>2)</w:t>
      </w:r>
      <w:r w:rsidRPr="003C16C2">
        <w:rPr>
          <w:rFonts w:ascii="Arial" w:hAnsi="Arial" w:cs="Arial"/>
          <w:color w:val="808080" w:themeColor="background1" w:themeShade="80"/>
          <w:sz w:val="28"/>
        </w:rPr>
        <w:t xml:space="preserve"> a retenção de valores além do devido pode configurar abuso de autoridade e ofende a proporcionalidade (Lei nº 13.869/2019, art. 36; CPC 835 § 2º); </w:t>
      </w:r>
      <w:r w:rsidRPr="003C16C2">
        <w:rPr>
          <w:rFonts w:ascii="Arial" w:hAnsi="Arial" w:cs="Arial"/>
          <w:b/>
          <w:color w:val="808080" w:themeColor="background1" w:themeShade="80"/>
          <w:sz w:val="28"/>
        </w:rPr>
        <w:t>3)</w:t>
      </w:r>
      <w:r w:rsidRPr="003C16C2">
        <w:rPr>
          <w:rFonts w:ascii="Arial" w:hAnsi="Arial" w:cs="Arial"/>
          <w:color w:val="808080" w:themeColor="background1" w:themeShade="80"/>
          <w:sz w:val="28"/>
        </w:rPr>
        <w:t xml:space="preserve"> a exequente não pode pedir a manutenção do bloqueio com base em planilha superada pelo acórdão (Portaria Conjunta nº 85/2016-TJDFT, art. 2º, VI); </w:t>
      </w:r>
      <w:r w:rsidRPr="003C16C2">
        <w:rPr>
          <w:rFonts w:ascii="Arial" w:hAnsi="Arial" w:cs="Arial"/>
          <w:b/>
          <w:color w:val="808080" w:themeColor="background1" w:themeShade="80"/>
          <w:sz w:val="28"/>
        </w:rPr>
        <w:t>4)</w:t>
      </w:r>
      <w:r w:rsidRPr="003C16C2">
        <w:rPr>
          <w:rFonts w:ascii="Arial" w:hAnsi="Arial" w:cs="Arial"/>
          <w:color w:val="808080" w:themeColor="background1" w:themeShade="80"/>
          <w:sz w:val="28"/>
        </w:rPr>
        <w:t xml:space="preserve"> os cálculos estão errados e a retenção causará excesso de execução.</w:t>
      </w:r>
      <w:commentRangeEnd w:id="2"/>
      <w:r w:rsidRPr="003C16C2">
        <w:rPr>
          <w:rStyle w:val="Refdecomentrio"/>
          <w:color w:val="808080" w:themeColor="background1" w:themeShade="80"/>
          <w:sz w:val="22"/>
          <w:szCs w:val="22"/>
        </w:rPr>
        <w:commentReference w:id="2"/>
      </w:r>
    </w:p>
    <w:p w14:paraId="4A68D70F" w14:textId="77777777" w:rsidR="00572028" w:rsidRPr="003C16C2" w:rsidRDefault="00572028">
      <w:pPr>
        <w:spacing w:after="0" w:line="360" w:lineRule="auto"/>
        <w:ind w:firstLine="2268"/>
        <w:rPr>
          <w:color w:val="808080" w:themeColor="background1" w:themeShade="80"/>
        </w:rPr>
      </w:pPr>
    </w:p>
    <w:p w14:paraId="330F320B"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É o relatório.</w:t>
      </w:r>
    </w:p>
    <w:p w14:paraId="68FF906F" w14:textId="77777777" w:rsidR="00572028" w:rsidRPr="003C16C2" w:rsidRDefault="00572028">
      <w:pPr>
        <w:spacing w:after="0" w:line="360" w:lineRule="auto"/>
        <w:ind w:firstLine="2268"/>
        <w:rPr>
          <w:color w:val="808080" w:themeColor="background1" w:themeShade="80"/>
        </w:rPr>
      </w:pPr>
    </w:p>
    <w:p w14:paraId="2F54D442"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VOTO</w:t>
      </w:r>
    </w:p>
    <w:p w14:paraId="645FAAF6" w14:textId="77777777" w:rsidR="00572028" w:rsidRPr="003C16C2" w:rsidRDefault="00572028">
      <w:pPr>
        <w:spacing w:after="0" w:line="360" w:lineRule="auto"/>
        <w:ind w:firstLine="2268"/>
        <w:rPr>
          <w:color w:val="808080" w:themeColor="background1" w:themeShade="80"/>
        </w:rPr>
      </w:pPr>
    </w:p>
    <w:p w14:paraId="452E880B"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O Senhor Desembargador SÉRGIO ROCHA – Relator</w:t>
      </w:r>
    </w:p>
    <w:p w14:paraId="2525DE52" w14:textId="77777777" w:rsidR="00572028" w:rsidRPr="003C16C2" w:rsidRDefault="00572028">
      <w:pPr>
        <w:spacing w:after="0" w:line="360" w:lineRule="auto"/>
        <w:ind w:firstLine="2268"/>
        <w:rPr>
          <w:color w:val="808080" w:themeColor="background1" w:themeShade="80"/>
        </w:rPr>
      </w:pPr>
    </w:p>
    <w:p w14:paraId="38CEBED7"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EMBARGOS DE DECLARAÇÃO OPOSTOS PELA EXEQUENTE, LEILA MARIA DE OLIVEIRA</w:t>
      </w:r>
    </w:p>
    <w:p w14:paraId="6E7C09C8" w14:textId="77777777" w:rsidR="00572028" w:rsidRPr="003C16C2" w:rsidRDefault="00572028">
      <w:pPr>
        <w:spacing w:after="0" w:line="360" w:lineRule="auto"/>
        <w:ind w:firstLine="2268"/>
        <w:rPr>
          <w:color w:val="808080" w:themeColor="background1" w:themeShade="80"/>
        </w:rPr>
      </w:pPr>
    </w:p>
    <w:p w14:paraId="27902908"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Presentes os pressupostos de admissibilidade, conheço dos embargos de declaração.</w:t>
      </w:r>
    </w:p>
    <w:p w14:paraId="6082D69F" w14:textId="77777777" w:rsidR="00572028" w:rsidRPr="003C16C2" w:rsidRDefault="00572028">
      <w:pPr>
        <w:spacing w:after="0" w:line="360" w:lineRule="auto"/>
        <w:ind w:firstLine="2268"/>
        <w:rPr>
          <w:color w:val="808080" w:themeColor="background1" w:themeShade="80"/>
        </w:rPr>
      </w:pPr>
    </w:p>
    <w:p w14:paraId="16706CE1" w14:textId="77777777" w:rsidR="00572028" w:rsidRPr="003C16C2" w:rsidRDefault="00000000">
      <w:pPr>
        <w:spacing w:after="0" w:line="360" w:lineRule="auto"/>
        <w:jc w:val="center"/>
        <w:rPr>
          <w:color w:val="808080" w:themeColor="background1" w:themeShade="80"/>
        </w:rPr>
      </w:pPr>
      <w:r w:rsidRPr="003C16C2">
        <w:rPr>
          <w:rFonts w:ascii="Arial" w:hAnsi="Arial" w:cs="Arial"/>
          <w:color w:val="808080" w:themeColor="background1" w:themeShade="80"/>
          <w:sz w:val="28"/>
          <w:highlight w:val="yellow"/>
        </w:rPr>
        <w:t>DA OMISSÃO QUANTO À MANUTENÇÃO DA CONSTRIÇÃO DE VALORES ATÉ O REFAZIMENTO DOS CÁLCULOS</w:t>
      </w:r>
    </w:p>
    <w:p w14:paraId="720DA26A" w14:textId="77777777" w:rsidR="00572028" w:rsidRPr="003C16C2" w:rsidRDefault="00572028">
      <w:pPr>
        <w:spacing w:after="0" w:line="360" w:lineRule="auto"/>
        <w:ind w:firstLine="2268"/>
        <w:rPr>
          <w:color w:val="808080" w:themeColor="background1" w:themeShade="80"/>
        </w:rPr>
      </w:pPr>
    </w:p>
    <w:p w14:paraId="101CC2E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 exequente alega que: </w:t>
      </w:r>
      <w:r w:rsidRPr="003C16C2">
        <w:rPr>
          <w:rFonts w:ascii="Arial" w:hAnsi="Arial" w:cs="Arial"/>
          <w:b/>
          <w:color w:val="808080" w:themeColor="background1" w:themeShade="80"/>
          <w:sz w:val="28"/>
        </w:rPr>
        <w:t>1)</w:t>
      </w:r>
      <w:r w:rsidRPr="003C16C2">
        <w:rPr>
          <w:rFonts w:ascii="Arial" w:hAnsi="Arial" w:cs="Arial"/>
          <w:color w:val="808080" w:themeColor="background1" w:themeShade="80"/>
          <w:sz w:val="28"/>
        </w:rPr>
        <w:t xml:space="preserve"> o acórdão deu parcial provimento ao agravo, mas não enfrentou o pedido, formulado nas contrarrazões, de manutenção da constrição como garantia da execução; </w:t>
      </w:r>
      <w:r w:rsidRPr="003C16C2">
        <w:rPr>
          <w:rFonts w:ascii="Arial" w:hAnsi="Arial" w:cs="Arial"/>
          <w:b/>
          <w:color w:val="808080" w:themeColor="background1" w:themeShade="80"/>
          <w:sz w:val="28"/>
        </w:rPr>
        <w:t>2)</w:t>
      </w:r>
      <w:r w:rsidRPr="003C16C2">
        <w:rPr>
          <w:rFonts w:ascii="Arial" w:hAnsi="Arial" w:cs="Arial"/>
          <w:color w:val="808080" w:themeColor="background1" w:themeShade="80"/>
          <w:sz w:val="28"/>
        </w:rPr>
        <w:t xml:space="preserve"> o parcial provimento determinou apenas novo cálculo, sem extinguir a execução nem declarar indevidos os valores bloqueados, e não autoriza o desbloqueio automático; </w:t>
      </w:r>
      <w:r w:rsidRPr="003C16C2">
        <w:rPr>
          <w:rFonts w:ascii="Arial" w:hAnsi="Arial" w:cs="Arial"/>
          <w:b/>
          <w:color w:val="808080" w:themeColor="background1" w:themeShade="80"/>
          <w:sz w:val="28"/>
        </w:rPr>
        <w:t>3)</w:t>
      </w:r>
      <w:r w:rsidRPr="003C16C2">
        <w:rPr>
          <w:rFonts w:ascii="Arial" w:hAnsi="Arial" w:cs="Arial"/>
          <w:color w:val="808080" w:themeColor="background1" w:themeShade="80"/>
          <w:sz w:val="28"/>
        </w:rPr>
        <w:t xml:space="preserve"> o efeito suspensivo incidental valeu até o julgamento do agravo, e a falta de esclarecimento permite sustentar que o bloqueio perdeu a razão de existir (ID 86448875).</w:t>
      </w:r>
    </w:p>
    <w:p w14:paraId="3A6EF935" w14:textId="77777777" w:rsidR="00572028" w:rsidRPr="003C16C2" w:rsidRDefault="00572028">
      <w:pPr>
        <w:spacing w:after="0" w:line="360" w:lineRule="auto"/>
        <w:ind w:firstLine="2268"/>
        <w:rPr>
          <w:color w:val="808080" w:themeColor="background1" w:themeShade="80"/>
        </w:rPr>
      </w:pPr>
    </w:p>
    <w:p w14:paraId="4E5B2A7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Requer o provimento dos embargos de declaração para que seja sanada a omissão apontada.</w:t>
      </w:r>
    </w:p>
    <w:p w14:paraId="1A77EFC5" w14:textId="77777777" w:rsidR="00572028" w:rsidRPr="003C16C2" w:rsidRDefault="00572028">
      <w:pPr>
        <w:spacing w:after="0" w:line="360" w:lineRule="auto"/>
        <w:ind w:firstLine="2268"/>
        <w:rPr>
          <w:color w:val="808080" w:themeColor="background1" w:themeShade="80"/>
        </w:rPr>
      </w:pPr>
    </w:p>
    <w:p w14:paraId="06360D52"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Com razão a exequente.</w:t>
      </w:r>
    </w:p>
    <w:p w14:paraId="62A9B178" w14:textId="77777777" w:rsidR="00572028" w:rsidRPr="003C16C2" w:rsidRDefault="00572028">
      <w:pPr>
        <w:spacing w:after="0" w:line="360" w:lineRule="auto"/>
        <w:ind w:firstLine="2268"/>
        <w:rPr>
          <w:color w:val="808080" w:themeColor="background1" w:themeShade="80"/>
        </w:rPr>
      </w:pPr>
    </w:p>
    <w:p w14:paraId="230A28A7" w14:textId="77777777" w:rsidR="00572028" w:rsidRPr="003C16C2" w:rsidRDefault="00000000">
      <w:pPr>
        <w:spacing w:after="0" w:line="360" w:lineRule="auto"/>
        <w:ind w:firstLine="2268"/>
        <w:jc w:val="both"/>
        <w:rPr>
          <w:color w:val="808080" w:themeColor="background1" w:themeShade="80"/>
          <w:highlight w:val="yellow"/>
        </w:rPr>
      </w:pPr>
      <w:r w:rsidRPr="003C16C2">
        <w:rPr>
          <w:rFonts w:ascii="Arial" w:hAnsi="Arial" w:cs="Arial"/>
          <w:color w:val="808080" w:themeColor="background1" w:themeShade="80"/>
          <w:sz w:val="28"/>
          <w:highlight w:val="yellow"/>
        </w:rPr>
        <w:t>O acórdão embargado registrou, no relatório, o pedido de manutenção da constrição formulado nas contrarrazões:</w:t>
      </w:r>
    </w:p>
    <w:p w14:paraId="57C66343" w14:textId="77777777" w:rsidR="00572028" w:rsidRPr="003C16C2" w:rsidRDefault="00572028">
      <w:pPr>
        <w:spacing w:after="0" w:line="360" w:lineRule="auto"/>
        <w:ind w:firstLine="2268"/>
        <w:rPr>
          <w:color w:val="808080" w:themeColor="background1" w:themeShade="80"/>
          <w:highlight w:val="yellow"/>
        </w:rPr>
      </w:pPr>
    </w:p>
    <w:p w14:paraId="70DADDF3" w14:textId="77777777" w:rsidR="00572028" w:rsidRPr="003C16C2" w:rsidRDefault="00000000">
      <w:pPr>
        <w:spacing w:after="0" w:line="360" w:lineRule="auto"/>
        <w:ind w:left="2268" w:firstLine="1134"/>
        <w:jc w:val="both"/>
        <w:rPr>
          <w:color w:val="808080" w:themeColor="background1" w:themeShade="80"/>
        </w:rPr>
      </w:pPr>
      <w:r w:rsidRPr="003C16C2">
        <w:rPr>
          <w:rFonts w:ascii="Arial" w:hAnsi="Arial" w:cs="Arial"/>
          <w:i/>
          <w:color w:val="808080" w:themeColor="background1" w:themeShade="80"/>
          <w:sz w:val="26"/>
          <w:highlight w:val="yellow"/>
        </w:rPr>
        <w:t>“(...) 4) deve ser mantida a constrição já efetivada como garantia da execução</w:t>
      </w:r>
      <w:r w:rsidRPr="003C16C2">
        <w:rPr>
          <w:rFonts w:ascii="Arial" w:hAnsi="Arial" w:cs="Arial"/>
          <w:i/>
          <w:color w:val="808080" w:themeColor="background1" w:themeShade="80"/>
          <w:sz w:val="26"/>
        </w:rPr>
        <w:t>. (ID 84853186)” (ID 86262035)</w:t>
      </w:r>
    </w:p>
    <w:p w14:paraId="1781A09A" w14:textId="77777777" w:rsidR="00572028" w:rsidRPr="003C16C2" w:rsidRDefault="00572028">
      <w:pPr>
        <w:spacing w:after="0" w:line="360" w:lineRule="auto"/>
        <w:ind w:firstLine="2268"/>
        <w:rPr>
          <w:color w:val="808080" w:themeColor="background1" w:themeShade="80"/>
        </w:rPr>
      </w:pPr>
    </w:p>
    <w:p w14:paraId="62FAE805"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Contudo, </w:t>
      </w:r>
      <w:r w:rsidRPr="003C16C2">
        <w:rPr>
          <w:rFonts w:ascii="Arial" w:hAnsi="Arial" w:cs="Arial"/>
          <w:color w:val="808080" w:themeColor="background1" w:themeShade="80"/>
          <w:sz w:val="28"/>
          <w:highlight w:val="yellow"/>
        </w:rPr>
        <w:t>nem a fundamentação nem o dispositivo decidiram sobre o destino da constrição, omissão que passo a suprir</w:t>
      </w:r>
      <w:r w:rsidRPr="003C16C2">
        <w:rPr>
          <w:rFonts w:ascii="Arial" w:hAnsi="Arial" w:cs="Arial"/>
          <w:color w:val="808080" w:themeColor="background1" w:themeShade="80"/>
          <w:sz w:val="28"/>
        </w:rPr>
        <w:t xml:space="preserve"> (CPC 1.022 II).</w:t>
      </w:r>
    </w:p>
    <w:p w14:paraId="4EA3EADF" w14:textId="77777777" w:rsidR="00572028" w:rsidRPr="003C16C2" w:rsidRDefault="00572028">
      <w:pPr>
        <w:spacing w:after="0" w:line="360" w:lineRule="auto"/>
        <w:ind w:firstLine="2268"/>
        <w:rPr>
          <w:color w:val="808080" w:themeColor="background1" w:themeShade="80"/>
        </w:rPr>
      </w:pPr>
    </w:p>
    <w:p w14:paraId="01764BCD" w14:textId="77777777" w:rsidR="00572028" w:rsidRPr="003C16C2" w:rsidRDefault="00000000">
      <w:pPr>
        <w:spacing w:after="0" w:line="360" w:lineRule="auto"/>
        <w:ind w:firstLine="2268"/>
        <w:jc w:val="both"/>
        <w:rPr>
          <w:color w:val="808080" w:themeColor="background1" w:themeShade="80"/>
        </w:rPr>
      </w:pPr>
      <w:commentRangeStart w:id="3"/>
      <w:r w:rsidRPr="003C16C2">
        <w:rPr>
          <w:rFonts w:ascii="Arial" w:hAnsi="Arial" w:cs="Arial"/>
          <w:color w:val="808080" w:themeColor="background1" w:themeShade="80"/>
          <w:sz w:val="28"/>
        </w:rPr>
        <w:lastRenderedPageBreak/>
        <w:t>A decisão que deferiu o efeito suspensivo incidental manteve a constrição de R$ 104.677,58, efetivada via SISBAJUD em 10/03/2026, e impediu apenas o seu levantamento (ID 81996659):</w:t>
      </w:r>
      <w:commentRangeEnd w:id="3"/>
      <w:r w:rsidRPr="003C16C2">
        <w:rPr>
          <w:rStyle w:val="Refdecomentrio"/>
          <w:color w:val="808080" w:themeColor="background1" w:themeShade="80"/>
          <w:sz w:val="22"/>
          <w:szCs w:val="22"/>
        </w:rPr>
        <w:commentReference w:id="3"/>
      </w:r>
    </w:p>
    <w:p w14:paraId="5ACE6CD2" w14:textId="77777777" w:rsidR="00572028" w:rsidRPr="003C16C2" w:rsidRDefault="00572028">
      <w:pPr>
        <w:spacing w:after="0" w:line="360" w:lineRule="auto"/>
        <w:ind w:firstLine="2268"/>
        <w:rPr>
          <w:color w:val="808080" w:themeColor="background1" w:themeShade="80"/>
        </w:rPr>
      </w:pPr>
    </w:p>
    <w:p w14:paraId="3C31A6BE" w14:textId="77777777" w:rsidR="00572028" w:rsidRPr="003C16C2" w:rsidRDefault="00000000">
      <w:pPr>
        <w:spacing w:after="0" w:line="360" w:lineRule="auto"/>
        <w:ind w:left="2268" w:firstLine="1134"/>
        <w:jc w:val="both"/>
        <w:rPr>
          <w:color w:val="808080" w:themeColor="background1" w:themeShade="80"/>
        </w:rPr>
      </w:pPr>
      <w:r w:rsidRPr="003C16C2">
        <w:rPr>
          <w:rFonts w:ascii="Arial" w:hAnsi="Arial" w:cs="Arial"/>
          <w:i/>
          <w:color w:val="808080" w:themeColor="background1" w:themeShade="80"/>
          <w:sz w:val="26"/>
        </w:rPr>
        <w:t xml:space="preserve">“(...) </w:t>
      </w:r>
      <w:r w:rsidRPr="003C16C2">
        <w:rPr>
          <w:rFonts w:ascii="Arial" w:hAnsi="Arial" w:cs="Arial"/>
          <w:i/>
          <w:color w:val="808080" w:themeColor="background1" w:themeShade="80"/>
          <w:sz w:val="26"/>
          <w:u w:val="single"/>
        </w:rPr>
        <w:t>Diante desse cenário, afigura-se prudente, até o julgamento do presente agravo de instrumento, manter a constrição já efetivada, a fim de resguardar a satisfação da execução. Eventual excesso, caso constatado, poderá ser apurado e liberado oportunamente, após o julgamento do recurso</w:t>
      </w:r>
      <w:r w:rsidRPr="003C16C2">
        <w:rPr>
          <w:rFonts w:ascii="Arial" w:hAnsi="Arial" w:cs="Arial"/>
          <w:i/>
          <w:color w:val="808080" w:themeColor="background1" w:themeShade="80"/>
          <w:sz w:val="26"/>
        </w:rPr>
        <w:t>. (...)”</w:t>
      </w:r>
    </w:p>
    <w:p w14:paraId="57D69F23" w14:textId="77777777" w:rsidR="00572028" w:rsidRPr="003C16C2" w:rsidRDefault="00572028">
      <w:pPr>
        <w:spacing w:after="0" w:line="360" w:lineRule="auto"/>
        <w:ind w:firstLine="2268"/>
        <w:rPr>
          <w:color w:val="808080" w:themeColor="background1" w:themeShade="80"/>
        </w:rPr>
      </w:pPr>
    </w:p>
    <w:p w14:paraId="5FA3F2EE"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O acórdão, por sua vez, deu parcial provimento ao agravo apenas para afastar os juros de mora anteriores ao trânsito em julgado e atualizar o depósito de R$ 60.466,05, com o refazimento dos cálculos, sem declarar indevida a constrição (ID 86262035).</w:t>
      </w:r>
    </w:p>
    <w:p w14:paraId="2FAB7FE9" w14:textId="77777777" w:rsidR="00572028" w:rsidRPr="003C16C2" w:rsidRDefault="00572028">
      <w:pPr>
        <w:spacing w:after="0" w:line="360" w:lineRule="auto"/>
        <w:ind w:firstLine="2268"/>
        <w:rPr>
          <w:color w:val="808080" w:themeColor="background1" w:themeShade="80"/>
        </w:rPr>
      </w:pPr>
    </w:p>
    <w:p w14:paraId="6156D34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Dessa forma, </w:t>
      </w:r>
      <w:r w:rsidRPr="003C16C2">
        <w:rPr>
          <w:rFonts w:ascii="Arial" w:hAnsi="Arial" w:cs="Arial"/>
          <w:color w:val="808080" w:themeColor="background1" w:themeShade="80"/>
          <w:sz w:val="28"/>
          <w:highlight w:val="yellow"/>
        </w:rPr>
        <w:t>o término da eficácia do efeito suspensivo não autoriza, por si só, o levantamento dos valores pela exequente nem o desbloqueio em favor da executada, pois o saldo devedor depende de nova apuração pela Contadoria Judicial</w:t>
      </w:r>
      <w:r w:rsidRPr="003C16C2">
        <w:rPr>
          <w:rFonts w:ascii="Arial" w:hAnsi="Arial" w:cs="Arial"/>
          <w:color w:val="808080" w:themeColor="background1" w:themeShade="80"/>
          <w:sz w:val="28"/>
        </w:rPr>
        <w:t xml:space="preserve"> (ID 86262035).</w:t>
      </w:r>
    </w:p>
    <w:p w14:paraId="5AF334A3" w14:textId="77777777" w:rsidR="00572028" w:rsidRPr="003C16C2" w:rsidRDefault="00572028">
      <w:pPr>
        <w:spacing w:after="0" w:line="360" w:lineRule="auto"/>
        <w:ind w:firstLine="2268"/>
        <w:rPr>
          <w:color w:val="808080" w:themeColor="background1" w:themeShade="80"/>
        </w:rPr>
      </w:pPr>
    </w:p>
    <w:p w14:paraId="3F372AC1" w14:textId="77777777" w:rsidR="00572028" w:rsidRPr="003C16C2" w:rsidRDefault="00000000">
      <w:pPr>
        <w:spacing w:after="0" w:line="360" w:lineRule="auto"/>
        <w:ind w:firstLine="2268"/>
        <w:jc w:val="both"/>
        <w:rPr>
          <w:color w:val="808080" w:themeColor="background1" w:themeShade="80"/>
        </w:rPr>
      </w:pPr>
      <w:commentRangeStart w:id="4"/>
      <w:r w:rsidRPr="003C16C2">
        <w:rPr>
          <w:rFonts w:ascii="Arial" w:hAnsi="Arial" w:cs="Arial"/>
          <w:color w:val="808080" w:themeColor="background1" w:themeShade="80"/>
          <w:sz w:val="28"/>
        </w:rPr>
        <w:t>O valor constrito supera em R$ 5.879,40 o saldo de R$ 98.798,18 homologado na origem (ID 86262035).</w:t>
      </w:r>
      <w:commentRangeEnd w:id="4"/>
      <w:r w:rsidRPr="003C16C2">
        <w:rPr>
          <w:rStyle w:val="Refdecomentrio"/>
          <w:color w:val="808080" w:themeColor="background1" w:themeShade="80"/>
          <w:sz w:val="22"/>
          <w:szCs w:val="22"/>
        </w:rPr>
        <w:commentReference w:id="4"/>
      </w:r>
    </w:p>
    <w:p w14:paraId="5F47094D" w14:textId="77777777" w:rsidR="00572028" w:rsidRPr="003C16C2" w:rsidRDefault="00572028">
      <w:pPr>
        <w:spacing w:after="0" w:line="360" w:lineRule="auto"/>
        <w:ind w:firstLine="2268"/>
        <w:rPr>
          <w:color w:val="808080" w:themeColor="background1" w:themeShade="80"/>
        </w:rPr>
      </w:pPr>
    </w:p>
    <w:p w14:paraId="433CC21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O excesso que o recálculo apurar será cancelado, como dispõe o art. 854, § 3º, II, e § 4º, do CPC:</w:t>
      </w:r>
    </w:p>
    <w:p w14:paraId="0CEDB9A8" w14:textId="77777777" w:rsidR="00572028" w:rsidRPr="003C16C2" w:rsidRDefault="00572028">
      <w:pPr>
        <w:spacing w:after="0" w:line="360" w:lineRule="auto"/>
        <w:ind w:firstLine="2268"/>
        <w:rPr>
          <w:color w:val="808080" w:themeColor="background1" w:themeShade="80"/>
        </w:rPr>
      </w:pPr>
    </w:p>
    <w:p w14:paraId="16F80D5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lastRenderedPageBreak/>
        <w:t>“Art.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14:paraId="45249BFF"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288153D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3º Incumbe ao executado, no prazo de 5 (cinco) dias, comprovar que:</w:t>
      </w:r>
    </w:p>
    <w:p w14:paraId="047B110B"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0049789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 - ainda remanesce indisponibilidade excessiva de ativos financeiros.</w:t>
      </w:r>
    </w:p>
    <w:p w14:paraId="1DA4D98E"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4º Acolhida qualquer das arguições dos incisos I e II do § 3º, o juiz determinará o cancelamento de eventual indisponibilidade irregular ou excessiva, a ser cumprido pela instituição financeira em 24 (vinte e quatro) horas.”</w:t>
      </w:r>
    </w:p>
    <w:p w14:paraId="583AF11B" w14:textId="77777777" w:rsidR="00572028" w:rsidRPr="003C16C2" w:rsidRDefault="00572028">
      <w:pPr>
        <w:spacing w:after="0" w:line="360" w:lineRule="auto"/>
        <w:ind w:firstLine="2268"/>
        <w:rPr>
          <w:color w:val="808080" w:themeColor="background1" w:themeShade="80"/>
        </w:rPr>
      </w:pPr>
    </w:p>
    <w:p w14:paraId="68407CD6" w14:textId="77777777" w:rsidR="00572028" w:rsidRPr="003C16C2" w:rsidRDefault="00000000">
      <w:pPr>
        <w:spacing w:after="0" w:line="360" w:lineRule="auto"/>
        <w:ind w:firstLine="2268"/>
        <w:jc w:val="both"/>
        <w:rPr>
          <w:color w:val="808080" w:themeColor="background1" w:themeShade="80"/>
        </w:rPr>
      </w:pPr>
      <w:commentRangeStart w:id="5"/>
      <w:r w:rsidRPr="003C16C2">
        <w:rPr>
          <w:rFonts w:ascii="Arial" w:hAnsi="Arial" w:cs="Arial"/>
          <w:color w:val="808080" w:themeColor="background1" w:themeShade="80"/>
          <w:sz w:val="28"/>
        </w:rPr>
        <w:t>As normas invocadas pela executada (Lei nº 13.869/2019, art. 36; CPC 835 § 2º) não afastam essa conclusão, pois o excesso da constrição ainda não está apurado e será examinado pelo d. Juízo de origem após o recálculo.</w:t>
      </w:r>
      <w:commentRangeEnd w:id="5"/>
      <w:r w:rsidRPr="003C16C2">
        <w:rPr>
          <w:rStyle w:val="Refdecomentrio"/>
          <w:color w:val="808080" w:themeColor="background1" w:themeShade="80"/>
          <w:sz w:val="22"/>
          <w:szCs w:val="22"/>
        </w:rPr>
        <w:commentReference w:id="5"/>
      </w:r>
    </w:p>
    <w:p w14:paraId="22556058" w14:textId="77777777" w:rsidR="00572028" w:rsidRPr="003C16C2" w:rsidRDefault="00572028">
      <w:pPr>
        <w:spacing w:after="0" w:line="360" w:lineRule="auto"/>
        <w:ind w:firstLine="2268"/>
        <w:rPr>
          <w:color w:val="808080" w:themeColor="background1" w:themeShade="80"/>
        </w:rPr>
      </w:pPr>
    </w:p>
    <w:p w14:paraId="405DC46B"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Assim, </w:t>
      </w:r>
      <w:r w:rsidRPr="003C16C2">
        <w:rPr>
          <w:rFonts w:ascii="Arial" w:hAnsi="Arial" w:cs="Arial"/>
          <w:color w:val="808080" w:themeColor="background1" w:themeShade="80"/>
          <w:sz w:val="28"/>
          <w:highlight w:val="yellow"/>
        </w:rPr>
        <w:t>a constrição permanece até o refazimento dos cálculos e a deliberação do d. Juízo de origem sobre o novo saldo, quando decidirá, após a manifestação das partes, sobre o levantamento pela exequente e o desbloqueio de eventual excesso em favor da executada</w:t>
      </w:r>
      <w:r w:rsidRPr="003C16C2">
        <w:rPr>
          <w:rFonts w:ascii="Arial" w:hAnsi="Arial" w:cs="Arial"/>
          <w:color w:val="808080" w:themeColor="background1" w:themeShade="80"/>
          <w:sz w:val="28"/>
        </w:rPr>
        <w:t>.</w:t>
      </w:r>
    </w:p>
    <w:p w14:paraId="68451C67" w14:textId="77777777" w:rsidR="00572028" w:rsidRPr="003C16C2" w:rsidRDefault="00572028">
      <w:pPr>
        <w:spacing w:after="0" w:line="360" w:lineRule="auto"/>
        <w:ind w:firstLine="2268"/>
        <w:rPr>
          <w:color w:val="808080" w:themeColor="background1" w:themeShade="80"/>
        </w:rPr>
      </w:pPr>
    </w:p>
    <w:p w14:paraId="3E5F8BF6"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u w:val="single"/>
        </w:rPr>
        <w:t>Assim, dou provimento aos embargos de declaração, nesse ponto, sem efeitos infringentes, para sanar a omissão.</w:t>
      </w:r>
    </w:p>
    <w:p w14:paraId="72892F76" w14:textId="77777777" w:rsidR="00572028" w:rsidRPr="003C16C2" w:rsidRDefault="00572028">
      <w:pPr>
        <w:spacing w:after="0" w:line="360" w:lineRule="auto"/>
        <w:ind w:firstLine="2268"/>
        <w:rPr>
          <w:color w:val="808080" w:themeColor="background1" w:themeShade="80"/>
        </w:rPr>
      </w:pPr>
    </w:p>
    <w:p w14:paraId="13EEAC91" w14:textId="77777777" w:rsidR="00572028" w:rsidRPr="003C16C2" w:rsidRDefault="00000000">
      <w:pPr>
        <w:spacing w:after="0" w:line="360" w:lineRule="auto"/>
        <w:jc w:val="center"/>
        <w:rPr>
          <w:color w:val="808080" w:themeColor="background1" w:themeShade="80"/>
        </w:rPr>
      </w:pPr>
      <w:r w:rsidRPr="003C16C2">
        <w:rPr>
          <w:rFonts w:ascii="Arial" w:hAnsi="Arial" w:cs="Arial"/>
          <w:color w:val="808080" w:themeColor="background1" w:themeShade="80"/>
          <w:sz w:val="28"/>
          <w:highlight w:val="yellow"/>
        </w:rPr>
        <w:t>DO PREQUESTIONAMENTO</w:t>
      </w:r>
    </w:p>
    <w:p w14:paraId="465F0354" w14:textId="77777777" w:rsidR="00572028" w:rsidRPr="003C16C2" w:rsidRDefault="00572028">
      <w:pPr>
        <w:spacing w:after="0" w:line="360" w:lineRule="auto"/>
        <w:ind w:firstLine="2268"/>
        <w:rPr>
          <w:color w:val="808080" w:themeColor="background1" w:themeShade="80"/>
        </w:rPr>
      </w:pPr>
    </w:p>
    <w:p w14:paraId="460F8063"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A exequente pede manifestação expressa sobre os arts. 1.022, II, 489, § 1º, IV, 797, 805, 831, 835, I, 854 e 1.025 do CPC, para fins de prequestionamento (ID 86448875).</w:t>
      </w:r>
    </w:p>
    <w:p w14:paraId="5BBD2BC2" w14:textId="77777777" w:rsidR="00572028" w:rsidRPr="003C16C2" w:rsidRDefault="00572028">
      <w:pPr>
        <w:spacing w:after="0" w:line="360" w:lineRule="auto"/>
        <w:ind w:firstLine="2268"/>
        <w:rPr>
          <w:color w:val="808080" w:themeColor="background1" w:themeShade="80"/>
        </w:rPr>
      </w:pPr>
    </w:p>
    <w:p w14:paraId="03448A7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Sem razão a exequente.</w:t>
      </w:r>
    </w:p>
    <w:p w14:paraId="7781D584" w14:textId="77777777" w:rsidR="00572028" w:rsidRPr="003C16C2" w:rsidRDefault="00572028">
      <w:pPr>
        <w:spacing w:after="0" w:line="360" w:lineRule="auto"/>
        <w:ind w:firstLine="2268"/>
        <w:rPr>
          <w:color w:val="808080" w:themeColor="background1" w:themeShade="80"/>
        </w:rPr>
      </w:pPr>
    </w:p>
    <w:p w14:paraId="4AE92FAD"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Caso o acórdão tenha sido omisso, eivado de erro, contradição ou obscuridade, a arguição da matéria em embargos de declaração é suficiente para caracterizar o prequestionamento ficto.</w:t>
      </w:r>
    </w:p>
    <w:p w14:paraId="6ED6E107" w14:textId="77777777" w:rsidR="00572028" w:rsidRPr="003C16C2" w:rsidRDefault="00572028">
      <w:pPr>
        <w:spacing w:after="0" w:line="360" w:lineRule="auto"/>
        <w:ind w:firstLine="2268"/>
        <w:rPr>
          <w:color w:val="808080" w:themeColor="background1" w:themeShade="80"/>
        </w:rPr>
      </w:pPr>
    </w:p>
    <w:p w14:paraId="4483B9E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Sobre o tema, dispõe o art. 1.025 do CPC:</w:t>
      </w:r>
    </w:p>
    <w:p w14:paraId="0C80F15A" w14:textId="77777777" w:rsidR="00572028" w:rsidRPr="003C16C2" w:rsidRDefault="00572028">
      <w:pPr>
        <w:spacing w:after="0" w:line="360" w:lineRule="auto"/>
        <w:ind w:firstLine="2268"/>
        <w:rPr>
          <w:color w:val="808080" w:themeColor="background1" w:themeShade="80"/>
        </w:rPr>
      </w:pPr>
    </w:p>
    <w:p w14:paraId="26E4498C" w14:textId="226348CF" w:rsidR="00572028" w:rsidRPr="003C16C2" w:rsidRDefault="00000000" w:rsidP="003C16C2">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14:paraId="02BD8B50" w14:textId="77777777" w:rsidR="00572028" w:rsidRPr="003C16C2" w:rsidRDefault="00572028">
      <w:pPr>
        <w:spacing w:after="0" w:line="360" w:lineRule="auto"/>
        <w:ind w:firstLine="2268"/>
        <w:rPr>
          <w:color w:val="808080" w:themeColor="background1" w:themeShade="80"/>
        </w:rPr>
      </w:pPr>
    </w:p>
    <w:p w14:paraId="3C96244D"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DISPOSITIVO</w:t>
      </w:r>
    </w:p>
    <w:p w14:paraId="66FB6634" w14:textId="77777777" w:rsidR="00572028" w:rsidRPr="003C16C2" w:rsidRDefault="00572028">
      <w:pPr>
        <w:spacing w:after="0" w:line="360" w:lineRule="auto"/>
        <w:ind w:firstLine="2268"/>
        <w:rPr>
          <w:color w:val="808080" w:themeColor="background1" w:themeShade="80"/>
        </w:rPr>
      </w:pPr>
    </w:p>
    <w:p w14:paraId="558CCDA1"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Ante o exposto, </w:t>
      </w:r>
      <w:r w:rsidRPr="003C16C2">
        <w:rPr>
          <w:rFonts w:ascii="Arial" w:hAnsi="Arial" w:cs="Arial"/>
          <w:b/>
          <w:color w:val="808080" w:themeColor="background1" w:themeShade="80"/>
          <w:sz w:val="28"/>
        </w:rPr>
        <w:t xml:space="preserve">dou parcial provimento </w:t>
      </w:r>
      <w:r w:rsidRPr="003C16C2">
        <w:rPr>
          <w:rFonts w:ascii="Arial" w:hAnsi="Arial" w:cs="Arial"/>
          <w:bCs/>
          <w:color w:val="808080" w:themeColor="background1" w:themeShade="80"/>
          <w:sz w:val="28"/>
        </w:rPr>
        <w:t xml:space="preserve">aos embargos de declaração </w:t>
      </w:r>
      <w:r w:rsidRPr="003C16C2">
        <w:rPr>
          <w:rFonts w:ascii="Arial" w:hAnsi="Arial" w:cs="Arial"/>
          <w:color w:val="808080" w:themeColor="background1" w:themeShade="80"/>
          <w:sz w:val="28"/>
        </w:rPr>
        <w:t xml:space="preserve">opostos pela exequente, Leila Maria de Oliveira, sem efeitos infringentes, para sanar a omissão e esclarecer </w:t>
      </w:r>
      <w:r w:rsidRPr="003C16C2">
        <w:rPr>
          <w:rFonts w:ascii="Arial" w:hAnsi="Arial" w:cs="Arial"/>
          <w:color w:val="808080" w:themeColor="background1" w:themeShade="80"/>
          <w:sz w:val="28"/>
        </w:rPr>
        <w:lastRenderedPageBreak/>
        <w:t>que a constrição de R$ 104.677,58 permanece até o refazimento dos cálculos, a fim de que o d. Juízo de origem decida, após a homologação do novo saldo, sobre o levantamento pela exequente e o desbloqueio de eventual excesso em favor da executada.</w:t>
      </w:r>
    </w:p>
    <w:p w14:paraId="15B9732E" w14:textId="77777777" w:rsidR="00572028" w:rsidRPr="003C16C2" w:rsidRDefault="00572028">
      <w:pPr>
        <w:spacing w:after="0" w:line="360" w:lineRule="auto"/>
        <w:ind w:firstLine="2268"/>
        <w:rPr>
          <w:color w:val="808080" w:themeColor="background1" w:themeShade="80"/>
        </w:rPr>
      </w:pPr>
    </w:p>
    <w:p w14:paraId="06846F73"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É como voto.</w:t>
      </w:r>
    </w:p>
    <w:p w14:paraId="21B44A0C" w14:textId="77777777" w:rsidR="00572028" w:rsidRDefault="00572028">
      <w:pPr>
        <w:spacing w:after="0" w:line="360" w:lineRule="auto"/>
        <w:ind w:firstLine="2268"/>
      </w:pPr>
    </w:p>
    <w:p w14:paraId="1C897BD6" w14:textId="77777777" w:rsidR="00572028" w:rsidRDefault="00000000">
      <w:pPr>
        <w:pageBreakBefore/>
        <w:spacing w:after="0" w:line="360" w:lineRule="auto"/>
        <w:jc w:val="center"/>
      </w:pPr>
      <w:r>
        <w:rPr>
          <w:rFonts w:ascii="Arial" w:hAnsi="Arial" w:cs="Arial"/>
          <w:b/>
          <w:color w:val="00B050"/>
          <w:sz w:val="27"/>
        </w:rPr>
        <w:lastRenderedPageBreak/>
        <w:t>DECISÃO RECORRIDA</w:t>
      </w:r>
    </w:p>
    <w:p w14:paraId="61609389" w14:textId="77777777" w:rsidR="00572028" w:rsidRDefault="00000000">
      <w:pPr>
        <w:spacing w:after="0" w:line="360" w:lineRule="auto"/>
        <w:jc w:val="both"/>
      </w:pPr>
      <w:r>
        <w:rPr>
          <w:rFonts w:ascii="Arial" w:hAnsi="Arial" w:cs="Arial"/>
          <w:color w:val="00B050"/>
          <w:sz w:val="27"/>
        </w:rPr>
        <w:t>Órgão 4ª Turma Cível Processo N. AGRAVO DE INSTRUMENTO 0755163-78.2025.8.07.0000 AGRAVANTE(S) M C ENGENHARIA LTDA AGRAVADO(S) LEILA MARIA DE OLIVEIRA Relator Desembargador SÉRGIO ROCHA Acórdão Nº 2142143</w:t>
      </w:r>
    </w:p>
    <w:p w14:paraId="5108E3F5" w14:textId="77777777" w:rsidR="00572028" w:rsidRDefault="00000000">
      <w:pPr>
        <w:spacing w:after="0" w:line="360" w:lineRule="auto"/>
        <w:jc w:val="both"/>
      </w:pPr>
      <w:r>
        <w:rPr>
          <w:rFonts w:ascii="Arial" w:hAnsi="Arial" w:cs="Arial"/>
          <w:b/>
          <w:color w:val="00B050"/>
          <w:sz w:val="27"/>
        </w:rPr>
        <w:t>EMENTA</w:t>
      </w:r>
    </w:p>
    <w:p w14:paraId="5D1E0B23" w14:textId="77777777" w:rsidR="00572028" w:rsidRDefault="00000000">
      <w:pPr>
        <w:spacing w:after="0" w:line="360" w:lineRule="auto"/>
        <w:jc w:val="both"/>
      </w:pPr>
      <w:r>
        <w:rPr>
          <w:rFonts w:ascii="Arial" w:hAnsi="Arial" w:cs="Arial"/>
          <w:color w:val="00B050"/>
          <w:sz w:val="27"/>
        </w:rPr>
        <w:t>AGRAVO DE INSTRUMENTO. DIREITO PROCESSUAL CIVIL. CUMPRIMENTO DE SENTENÇA. CÁLCULOS JUDICIAIS. JUROS DE MORA. TAXA SELIC. DEPÓSITO PARCIAL. ATUALIZAÇÃO. HONORÁRIOS ADVOCATÍCIOS. DEU-SE PARCIAL PROVIMENTO.</w:t>
      </w:r>
    </w:p>
    <w:p w14:paraId="649E3573" w14:textId="77777777" w:rsidR="00572028" w:rsidRDefault="00000000">
      <w:pPr>
        <w:spacing w:after="0" w:line="360" w:lineRule="auto"/>
        <w:jc w:val="both"/>
      </w:pPr>
      <w:r>
        <w:rPr>
          <w:rFonts w:ascii="Arial" w:hAnsi="Arial" w:cs="Arial"/>
          <w:color w:val="00B050"/>
          <w:sz w:val="27"/>
        </w:rPr>
        <w:t>I. Caso em exame</w:t>
      </w:r>
    </w:p>
    <w:p w14:paraId="247560A9" w14:textId="77777777" w:rsidR="00572028" w:rsidRDefault="00000000">
      <w:pPr>
        <w:spacing w:after="0" w:line="360" w:lineRule="auto"/>
        <w:jc w:val="both"/>
      </w:pPr>
      <w:r>
        <w:rPr>
          <w:rFonts w:ascii="Arial" w:hAnsi="Arial" w:cs="Arial"/>
          <w:color w:val="00B050"/>
          <w:sz w:val="27"/>
        </w:rPr>
        <w:t>1. Ação de cumprimento de sentença proposta por Leila Maria de Oliveira contra M C Engenharia Ltda., visando à restituição de valores pagos em contrato rescindido.</w:t>
      </w:r>
    </w:p>
    <w:p w14:paraId="4609EBBE" w14:textId="77777777" w:rsidR="00572028" w:rsidRDefault="00000000">
      <w:pPr>
        <w:spacing w:after="0" w:line="360" w:lineRule="auto"/>
        <w:jc w:val="both"/>
      </w:pPr>
      <w:r>
        <w:rPr>
          <w:rFonts w:ascii="Arial" w:hAnsi="Arial" w:cs="Arial"/>
          <w:color w:val="00B050"/>
          <w:sz w:val="27"/>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14:paraId="05A5A248" w14:textId="77777777" w:rsidR="00572028" w:rsidRDefault="00000000">
      <w:pPr>
        <w:spacing w:after="0" w:line="360" w:lineRule="auto"/>
        <w:jc w:val="both"/>
      </w:pPr>
      <w:r>
        <w:rPr>
          <w:rFonts w:ascii="Arial" w:hAnsi="Arial" w:cs="Arial"/>
          <w:color w:val="00B050"/>
          <w:sz w:val="27"/>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14:paraId="3E4F57DB" w14:textId="77777777" w:rsidR="00572028" w:rsidRDefault="00000000">
      <w:pPr>
        <w:spacing w:after="0" w:line="360" w:lineRule="auto"/>
        <w:jc w:val="both"/>
      </w:pPr>
      <w:r>
        <w:rPr>
          <w:rFonts w:ascii="Arial" w:hAnsi="Arial" w:cs="Arial"/>
          <w:color w:val="00B050"/>
          <w:sz w:val="27"/>
        </w:rPr>
        <w:t>II. Questão em discussão</w:t>
      </w:r>
    </w:p>
    <w:p w14:paraId="04EA5324" w14:textId="77777777" w:rsidR="00572028" w:rsidRDefault="00000000">
      <w:pPr>
        <w:spacing w:after="0" w:line="360" w:lineRule="auto"/>
        <w:jc w:val="both"/>
      </w:pPr>
      <w:r>
        <w:rPr>
          <w:rFonts w:ascii="Arial" w:hAnsi="Arial" w:cs="Arial"/>
          <w:color w:val="00B050"/>
          <w:sz w:val="27"/>
        </w:rPr>
        <w:t xml:space="preserve">4. Há três questões em discussão: (i) saber se os cálculos homologados violaram o título executivo ao aplicar juros de mora mensais antes do trânsito em julgado; (ii) saber se o depósito voluntário já levantado deve ser atualizado até a data-base do cálculo do saldo para abatimento em base homogênea; e (iii) saber se é possível alterar, na fase de </w:t>
      </w:r>
      <w:r>
        <w:rPr>
          <w:rFonts w:ascii="Arial" w:hAnsi="Arial" w:cs="Arial"/>
          <w:color w:val="00B050"/>
          <w:sz w:val="27"/>
        </w:rPr>
        <w:lastRenderedPageBreak/>
        <w:t>cumprimento, a base de cálculo dos honorários advocatícios fixados no título judicial.</w:t>
      </w:r>
    </w:p>
    <w:p w14:paraId="2C8432BE" w14:textId="77777777" w:rsidR="00572028" w:rsidRDefault="00000000">
      <w:pPr>
        <w:spacing w:after="0" w:line="360" w:lineRule="auto"/>
        <w:jc w:val="both"/>
      </w:pPr>
      <w:r>
        <w:rPr>
          <w:rFonts w:ascii="Arial" w:hAnsi="Arial" w:cs="Arial"/>
          <w:color w:val="00B050"/>
          <w:sz w:val="27"/>
        </w:rPr>
        <w:t>III. Razões de decidir</w:t>
      </w:r>
    </w:p>
    <w:p w14:paraId="669B725F" w14:textId="77777777" w:rsidR="00572028" w:rsidRDefault="00000000">
      <w:pPr>
        <w:spacing w:after="0" w:line="360" w:lineRule="auto"/>
        <w:jc w:val="both"/>
      </w:pPr>
      <w:r>
        <w:rPr>
          <w:rFonts w:ascii="Arial" w:hAnsi="Arial" w:cs="Arial"/>
          <w:color w:val="00B050"/>
          <w:sz w:val="27"/>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14:paraId="747F8E0F" w14:textId="77777777" w:rsidR="00572028" w:rsidRDefault="00000000">
      <w:pPr>
        <w:spacing w:after="0" w:line="360" w:lineRule="auto"/>
        <w:jc w:val="both"/>
      </w:pPr>
      <w:r>
        <w:rPr>
          <w:rFonts w:ascii="Arial" w:hAnsi="Arial" w:cs="Arial"/>
          <w:color w:val="00B050"/>
          <w:sz w:val="27"/>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14:paraId="5C79D6B3" w14:textId="77777777" w:rsidR="00572028" w:rsidRDefault="00000000">
      <w:pPr>
        <w:spacing w:after="0" w:line="360" w:lineRule="auto"/>
        <w:jc w:val="both"/>
      </w:pPr>
      <w:r>
        <w:rPr>
          <w:rFonts w:ascii="Arial" w:hAnsi="Arial" w:cs="Arial"/>
          <w:color w:val="00B050"/>
          <w:sz w:val="27"/>
        </w:rPr>
        <w:t>7. Os honorários advocatícios foram fixados em 10% do valor da causa na sentença, e o acórdão apenas redistribuiu os ônus sucumbenciais, sem alterar a base de cálculo, inviável a modificação pretendida na fase executiva.</w:t>
      </w:r>
    </w:p>
    <w:p w14:paraId="492E779B" w14:textId="77777777" w:rsidR="00572028" w:rsidRDefault="00000000">
      <w:pPr>
        <w:spacing w:after="0" w:line="360" w:lineRule="auto"/>
        <w:jc w:val="both"/>
      </w:pPr>
      <w:r>
        <w:rPr>
          <w:rFonts w:ascii="Arial" w:hAnsi="Arial" w:cs="Arial"/>
          <w:color w:val="00B050"/>
          <w:sz w:val="27"/>
        </w:rPr>
        <w:t>IV. Dispositivo</w:t>
      </w:r>
    </w:p>
    <w:p w14:paraId="16AF4256" w14:textId="77777777" w:rsidR="00572028" w:rsidRDefault="00000000">
      <w:pPr>
        <w:spacing w:after="0" w:line="360" w:lineRule="auto"/>
        <w:jc w:val="both"/>
      </w:pPr>
      <w:r>
        <w:rPr>
          <w:rFonts w:ascii="Arial" w:hAnsi="Arial" w:cs="Arial"/>
          <w:color w:val="00B050"/>
          <w:sz w:val="27"/>
        </w:rPr>
        <w:t>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taxa SELIC, bem como para determinar a atualização do depósito parcial de R$ 60.466,05 até a mesma data-base do cálculo do saldo, mantida a base de cálculo dos honorários advocatícios.</w:t>
      </w:r>
    </w:p>
    <w:p w14:paraId="5C90AC97" w14:textId="77777777" w:rsidR="00572028" w:rsidRDefault="00000000">
      <w:pPr>
        <w:spacing w:after="0" w:line="360" w:lineRule="auto"/>
        <w:jc w:val="both"/>
      </w:pPr>
      <w:r>
        <w:rPr>
          <w:rFonts w:ascii="Arial" w:hAnsi="Arial" w:cs="Arial"/>
          <w:color w:val="00B050"/>
          <w:sz w:val="27"/>
          <w:u w:val="single"/>
        </w:rPr>
        <w:t>_________</w:t>
      </w:r>
      <w:r>
        <w:rPr>
          <w:rFonts w:ascii="Arial" w:hAnsi="Arial" w:cs="Arial"/>
          <w:color w:val="00B050"/>
          <w:sz w:val="27"/>
        </w:rPr>
        <w:t>____ Dispositivos relevantes citados: CPC, art. 487, I; CPC, art. 85, § 2º e § 11.</w:t>
      </w:r>
    </w:p>
    <w:p w14:paraId="353A0468" w14:textId="77777777" w:rsidR="00572028" w:rsidRDefault="00000000">
      <w:pPr>
        <w:spacing w:after="0" w:line="360" w:lineRule="auto"/>
        <w:jc w:val="both"/>
      </w:pPr>
      <w:r>
        <w:rPr>
          <w:rFonts w:ascii="Arial" w:hAnsi="Arial" w:cs="Arial"/>
          <w:i/>
          <w:color w:val="00B050"/>
          <w:sz w:val="27"/>
        </w:rPr>
        <w:lastRenderedPageBreak/>
        <w:t>Jurisprudência relevante citada:</w:t>
      </w:r>
      <w:r>
        <w:rPr>
          <w:rFonts w:ascii="Arial" w:hAnsi="Arial" w:cs="Arial"/>
          <w:color w:val="00B050"/>
          <w:sz w:val="27"/>
        </w:rPr>
        <w:t xml:space="preserve"> STJ, Tema nº 1002; STJ, REsp nº 1.740.911, Rel. Min. Moura Ribeiro, j. 2019; STJ, REsp nº 1.111.117, Rel. Min. Mauro Campbell Marques, j. 2010; STJ, AgInt no REsp nº 1.752.361, Rel. Min. Raul Araújo, j. 2021.</w:t>
      </w:r>
    </w:p>
    <w:p w14:paraId="0DC7E4AC" w14:textId="77777777" w:rsidR="00572028" w:rsidRDefault="00000000">
      <w:pPr>
        <w:spacing w:after="0" w:line="360" w:lineRule="auto"/>
        <w:jc w:val="both"/>
      </w:pPr>
      <w:r>
        <w:rPr>
          <w:rFonts w:ascii="Arial" w:hAnsi="Arial" w:cs="Arial"/>
          <w:b/>
          <w:color w:val="00B050"/>
          <w:sz w:val="27"/>
        </w:rPr>
        <w:t>ACÓRDÃO</w:t>
      </w:r>
    </w:p>
    <w:p w14:paraId="489C5A9F" w14:textId="77777777" w:rsidR="00572028" w:rsidRDefault="00000000">
      <w:pPr>
        <w:spacing w:after="0" w:line="360" w:lineRule="auto"/>
        <w:jc w:val="both"/>
      </w:pPr>
      <w:r>
        <w:rPr>
          <w:rFonts w:ascii="Arial" w:hAnsi="Arial" w:cs="Arial"/>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DAR PARCIAL PROVIMENTO AO RECURSO. UNÂNIME, de acordo com a ata do julgamento e notas taquigráficas.</w:t>
      </w:r>
    </w:p>
    <w:p w14:paraId="314D722F" w14:textId="77777777" w:rsidR="00572028" w:rsidRDefault="00000000">
      <w:pPr>
        <w:spacing w:after="0" w:line="360" w:lineRule="auto"/>
        <w:jc w:val="both"/>
      </w:pPr>
      <w:r>
        <w:rPr>
          <w:rFonts w:ascii="Arial" w:hAnsi="Arial" w:cs="Arial"/>
          <w:color w:val="00B050"/>
          <w:sz w:val="27"/>
        </w:rPr>
        <w:t>Brasília (DF), 30 de Junho de 2026 Desembargador SÉRGIO ROCHA Relator</w:t>
      </w:r>
    </w:p>
    <w:p w14:paraId="0322488C" w14:textId="77777777" w:rsidR="00572028" w:rsidRDefault="00000000">
      <w:pPr>
        <w:spacing w:after="0" w:line="360" w:lineRule="auto"/>
        <w:jc w:val="both"/>
      </w:pPr>
      <w:r>
        <w:rPr>
          <w:rFonts w:ascii="Arial" w:hAnsi="Arial" w:cs="Arial"/>
          <w:b/>
          <w:color w:val="00B050"/>
          <w:sz w:val="27"/>
        </w:rPr>
        <w:t>RELATÓRIO</w:t>
      </w:r>
    </w:p>
    <w:p w14:paraId="5545E3AC" w14:textId="77777777" w:rsidR="00572028" w:rsidRDefault="00000000">
      <w:pPr>
        <w:spacing w:after="0" w:line="360" w:lineRule="auto"/>
        <w:jc w:val="both"/>
      </w:pPr>
      <w:r>
        <w:rPr>
          <w:rFonts w:ascii="Arial" w:hAnsi="Arial" w:cs="Arial"/>
          <w:color w:val="00B050"/>
          <w:sz w:val="27"/>
        </w:rPr>
        <w:t>Trata-se de agravo de instrumento interposto pela executada, M C Engenharia Ltda., contra decisão que, em cumprimento de sentença, homologou os cálculos apresentados pela Contadoria Judicial, manteve a incidência de juros mensais anteriores ao trânsito em julgado, preservou a base de cálculo dos honorários sobre o valor da causa e determinou o prosseguimento dos atos expropriatórios, após a preclusão da decisão:</w:t>
      </w:r>
    </w:p>
    <w:p w14:paraId="753C1BE5" w14:textId="77777777" w:rsidR="00572028" w:rsidRDefault="00000000">
      <w:pPr>
        <w:spacing w:after="0" w:line="360" w:lineRule="auto"/>
        <w:jc w:val="both"/>
      </w:pPr>
      <w:r>
        <w:rPr>
          <w:rFonts w:ascii="Arial" w:hAnsi="Arial" w:cs="Arial"/>
          <w:color w:val="00B050"/>
          <w:sz w:val="27"/>
        </w:rPr>
        <w:t>“(...) Trata-se de cumprimento de sentença ajuizado por LEILA MARIA DE OLIVEIRA em desfavor de M C ENGENHARIA LTDA.</w:t>
      </w:r>
    </w:p>
    <w:p w14:paraId="1E070BF1" w14:textId="77777777" w:rsidR="00572028" w:rsidRDefault="00000000">
      <w:pPr>
        <w:spacing w:after="0" w:line="360" w:lineRule="auto"/>
        <w:jc w:val="both"/>
      </w:pPr>
      <w:r>
        <w:rPr>
          <w:rFonts w:ascii="Arial" w:hAnsi="Arial" w:cs="Arial"/>
          <w:color w:val="00B050"/>
          <w:sz w:val="27"/>
        </w:rPr>
        <w:t>No id. 202842738, a parte requerida impugnou o cumprimento de sentença, ao argumento de excesso de execução. Depositou no id.</w:t>
      </w:r>
    </w:p>
    <w:p w14:paraId="0F61D7D3" w14:textId="77777777" w:rsidR="00572028" w:rsidRDefault="00000000">
      <w:pPr>
        <w:spacing w:after="0" w:line="360" w:lineRule="auto"/>
        <w:jc w:val="both"/>
      </w:pPr>
      <w:r>
        <w:rPr>
          <w:rFonts w:ascii="Arial" w:hAnsi="Arial" w:cs="Arial"/>
          <w:color w:val="00B050"/>
          <w:sz w:val="27"/>
        </w:rPr>
        <w:t>201376078 a quantia que entende devida e pediu a condenação da parte exequente em 10% sobre o valor que considera em excesso (R$40.753,54).</w:t>
      </w:r>
    </w:p>
    <w:p w14:paraId="37A160C4" w14:textId="77777777" w:rsidR="00572028" w:rsidRDefault="00000000">
      <w:pPr>
        <w:spacing w:after="0" w:line="360" w:lineRule="auto"/>
        <w:jc w:val="both"/>
      </w:pPr>
      <w:r>
        <w:rPr>
          <w:rFonts w:ascii="Arial" w:hAnsi="Arial" w:cs="Arial"/>
          <w:color w:val="00B050"/>
          <w:sz w:val="27"/>
        </w:rPr>
        <w:lastRenderedPageBreak/>
        <w:t>Em resposta, a parte exequente discordou da impugnação e pediu a expedição da quantia incontroversa.</w:t>
      </w:r>
    </w:p>
    <w:p w14:paraId="450A1200" w14:textId="77777777" w:rsidR="00572028" w:rsidRDefault="00000000">
      <w:pPr>
        <w:spacing w:after="0" w:line="360" w:lineRule="auto"/>
        <w:jc w:val="both"/>
      </w:pPr>
      <w:r>
        <w:rPr>
          <w:rFonts w:ascii="Arial" w:hAnsi="Arial" w:cs="Arial"/>
          <w:color w:val="00B050"/>
          <w:sz w:val="27"/>
        </w:rPr>
        <w:t>No id. 204989504, foi determinada a remessa dos autos à Contadoria Judicial para análise do saldo remanescente a ser levantado, tendo sido realizados os cálculos nos ids. 204989504 e 247996260.</w:t>
      </w:r>
    </w:p>
    <w:p w14:paraId="2E6158D3" w14:textId="77777777" w:rsidR="00572028" w:rsidRDefault="00000000">
      <w:pPr>
        <w:spacing w:after="0" w:line="360" w:lineRule="auto"/>
        <w:jc w:val="both"/>
      </w:pPr>
      <w:r>
        <w:rPr>
          <w:rFonts w:ascii="Arial" w:hAnsi="Arial" w:cs="Arial"/>
          <w:color w:val="00B050"/>
          <w:sz w:val="27"/>
        </w:rPr>
        <w:t>A parte executada impugnou os cálculos no id. 249761015, questionando os parâmetros utilizados.</w:t>
      </w:r>
    </w:p>
    <w:p w14:paraId="679973C9" w14:textId="77777777" w:rsidR="00572028" w:rsidRDefault="00000000">
      <w:pPr>
        <w:spacing w:after="0" w:line="360" w:lineRule="auto"/>
        <w:jc w:val="both"/>
      </w:pPr>
      <w:r>
        <w:rPr>
          <w:rFonts w:ascii="Arial" w:hAnsi="Arial" w:cs="Arial"/>
          <w:color w:val="00B050"/>
          <w:sz w:val="27"/>
        </w:rPr>
        <w:t>A Contadoria se manifestou no id. 256763764.</w:t>
      </w:r>
    </w:p>
    <w:p w14:paraId="04FBDDC2" w14:textId="77777777" w:rsidR="00572028" w:rsidRDefault="00000000">
      <w:pPr>
        <w:spacing w:after="0" w:line="360" w:lineRule="auto"/>
        <w:jc w:val="both"/>
      </w:pPr>
      <w:r>
        <w:rPr>
          <w:rFonts w:ascii="Arial" w:hAnsi="Arial" w:cs="Arial"/>
          <w:color w:val="00B050"/>
          <w:sz w:val="27"/>
        </w:rPr>
        <w:t>É o relatório. DECIDO.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14:paraId="4D7718FE" w14:textId="77777777" w:rsidR="00572028" w:rsidRDefault="00000000">
      <w:pPr>
        <w:spacing w:after="0" w:line="360" w:lineRule="auto"/>
        <w:jc w:val="both"/>
      </w:pPr>
      <w:r>
        <w:rPr>
          <w:rFonts w:ascii="Arial" w:hAnsi="Arial" w:cs="Arial"/>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14:paraId="6D06A6FB" w14:textId="77777777" w:rsidR="00572028" w:rsidRDefault="00000000">
      <w:pPr>
        <w:spacing w:after="0" w:line="360" w:lineRule="auto"/>
        <w:jc w:val="both"/>
      </w:pPr>
      <w:r>
        <w:rPr>
          <w:rFonts w:ascii="Arial" w:hAnsi="Arial" w:cs="Arial"/>
          <w:color w:val="00B050"/>
          <w:sz w:val="27"/>
        </w:rPr>
        <w:t>Com isso, apurou-se o montante de R$ 98.798,18 em favor da parte autora (cálculos anexos – ID 247996259).</w:t>
      </w:r>
    </w:p>
    <w:p w14:paraId="3340DBCD" w14:textId="77777777" w:rsidR="00572028" w:rsidRDefault="00000000">
      <w:pPr>
        <w:spacing w:after="0" w:line="360" w:lineRule="auto"/>
        <w:jc w:val="both"/>
      </w:pPr>
      <w:r>
        <w:rPr>
          <w:rFonts w:ascii="Arial" w:hAnsi="Arial" w:cs="Arial"/>
          <w:color w:val="00B050"/>
          <w:sz w:val="27"/>
        </w:rPr>
        <w:t>Assim, não há que se falar em fixação sobre o valor da condenação, uma vez que a sentença de id. 43645231 foi clara ao fixar o valor dos honorários sobre o valor da causa. Além disso, saliento que os juros foram corretamente aplicados pela Contadoria, ou seja, utilizando-se os índices legais.</w:t>
      </w:r>
    </w:p>
    <w:p w14:paraId="5A3D219C" w14:textId="77777777" w:rsidR="00572028" w:rsidRDefault="00000000">
      <w:pPr>
        <w:spacing w:after="0" w:line="360" w:lineRule="auto"/>
        <w:jc w:val="both"/>
      </w:pPr>
      <w:r>
        <w:rPr>
          <w:rFonts w:ascii="Arial" w:hAnsi="Arial" w:cs="Arial"/>
          <w:color w:val="00B050"/>
          <w:sz w:val="27"/>
        </w:rPr>
        <w:t>Desta forma, homologo os cálculos da contadoria judicial formulados no id. 247996259.</w:t>
      </w:r>
    </w:p>
    <w:p w14:paraId="763F4B37" w14:textId="77777777" w:rsidR="00572028" w:rsidRDefault="00000000">
      <w:pPr>
        <w:spacing w:after="0" w:line="360" w:lineRule="auto"/>
        <w:jc w:val="both"/>
      </w:pPr>
      <w:r>
        <w:rPr>
          <w:rFonts w:ascii="Arial" w:hAnsi="Arial" w:cs="Arial"/>
          <w:color w:val="00B050"/>
          <w:sz w:val="27"/>
        </w:rPr>
        <w:t>Preclusa esta decisão, tornem conclusos para início dos atos expropriatórios. (...)” (ID 257816662 do processo de referência)</w:t>
      </w:r>
    </w:p>
    <w:p w14:paraId="75356C3F" w14:textId="77777777" w:rsidR="00572028" w:rsidRDefault="00000000">
      <w:pPr>
        <w:spacing w:after="0" w:line="360" w:lineRule="auto"/>
        <w:jc w:val="both"/>
      </w:pPr>
      <w:r>
        <w:rPr>
          <w:rFonts w:ascii="Arial" w:hAnsi="Arial" w:cs="Arial"/>
          <w:color w:val="00B050"/>
          <w:sz w:val="27"/>
        </w:rPr>
        <w:t xml:space="preserve">A executada/agravante, M C Engenharia Ltda., alega, em síntese, que: 1) a decisão homologou cálculos que violariam o título executivo judicial </w:t>
      </w:r>
      <w:r>
        <w:rPr>
          <w:rFonts w:ascii="Arial" w:hAnsi="Arial" w:cs="Arial"/>
          <w:color w:val="00B050"/>
          <w:sz w:val="27"/>
        </w:rPr>
        <w:lastRenderedPageBreak/>
        <w:t>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14:paraId="1D86A30D" w14:textId="77777777" w:rsidR="00572028" w:rsidRDefault="00000000">
      <w:pPr>
        <w:spacing w:after="0" w:line="360" w:lineRule="auto"/>
        <w:jc w:val="both"/>
      </w:pPr>
      <w:r>
        <w:rPr>
          <w:rFonts w:ascii="Arial" w:hAnsi="Arial" w:cs="Arial"/>
          <w:color w:val="00B050"/>
          <w:sz w:val="27"/>
        </w:rPr>
        <w:t>Requer a concessão de efeito suspensivo ao agravo de instrumento a fim de suspender os atos expropriatórios determinados na origem, e, no mérito, a reforma da decisão agravada, com o refazimento dos cálculos segundo os parâmetros definidos no acórdão exequendo.</w:t>
      </w:r>
    </w:p>
    <w:p w14:paraId="5129EE6E" w14:textId="77777777" w:rsidR="00572028" w:rsidRDefault="00000000">
      <w:pPr>
        <w:spacing w:after="0" w:line="360" w:lineRule="auto"/>
        <w:jc w:val="both"/>
      </w:pPr>
      <w:r>
        <w:rPr>
          <w:rFonts w:ascii="Arial" w:hAnsi="Arial" w:cs="Arial"/>
          <w:color w:val="00B050"/>
          <w:sz w:val="27"/>
        </w:rPr>
        <w:t>Indeferi o efeito suspensivo. (ID 79519391)</w:t>
      </w:r>
    </w:p>
    <w:p w14:paraId="50ACE174" w14:textId="77777777" w:rsidR="00572028" w:rsidRDefault="00000000">
      <w:pPr>
        <w:spacing w:after="0" w:line="360" w:lineRule="auto"/>
        <w:jc w:val="both"/>
      </w:pPr>
      <w:r>
        <w:rPr>
          <w:rFonts w:ascii="Arial" w:hAnsi="Arial" w:cs="Arial"/>
          <w:color w:val="00B050"/>
          <w:sz w:val="27"/>
        </w:rPr>
        <w:t xml:space="preserve">Posteriormente, diante da informação de que o d. Juízo a quo determinou e efetivou o bloqueio de ativos financeiros da agravante (ID 81947269), deferi incidentalmente o efeito suspensivo “apenas para impedir o levantamento dos valores bloqueados, até o julgamento deste recurso pelo colegiado.” (ID 81996659) Em contrarrazões, a agravada, Leila Maria de Oliveira, sustenta que: 1) os cálculos homologados decorrem de apuração técnica da Contadoria Judicial, inexistindo erro material que justifique sua desconstituição; 2) é incabível a substituição da conta oficial por cálculos unilaterais da agravante, bem como a rediscussão da base de cálculo dos honorários e do abatimento do </w:t>
      </w:r>
      <w:r>
        <w:rPr>
          <w:rFonts w:ascii="Arial" w:hAnsi="Arial" w:cs="Arial"/>
          <w:color w:val="00B050"/>
          <w:sz w:val="27"/>
        </w:rPr>
        <w:lastRenderedPageBreak/>
        <w:t>depósito; 4) deve ser mantida a constrição já efetivada como garantia da execução. (ID 84853186)</w:t>
      </w:r>
    </w:p>
    <w:p w14:paraId="135203C6" w14:textId="77777777" w:rsidR="00572028" w:rsidRDefault="00000000">
      <w:pPr>
        <w:spacing w:after="0" w:line="360" w:lineRule="auto"/>
        <w:jc w:val="both"/>
      </w:pPr>
      <w:r>
        <w:rPr>
          <w:rFonts w:ascii="Arial" w:hAnsi="Arial" w:cs="Arial"/>
          <w:color w:val="00B050"/>
          <w:sz w:val="27"/>
        </w:rPr>
        <w:t>É o relatório.</w:t>
      </w:r>
    </w:p>
    <w:p w14:paraId="4C67743B" w14:textId="77777777" w:rsidR="00572028" w:rsidRDefault="00000000">
      <w:pPr>
        <w:spacing w:after="0" w:line="360" w:lineRule="auto"/>
        <w:jc w:val="both"/>
      </w:pPr>
      <w:r>
        <w:rPr>
          <w:rFonts w:ascii="Arial" w:hAnsi="Arial" w:cs="Arial"/>
          <w:b/>
          <w:color w:val="00B050"/>
          <w:sz w:val="27"/>
        </w:rPr>
        <w:t>VOTOS</w:t>
      </w:r>
    </w:p>
    <w:p w14:paraId="37E2E934" w14:textId="77777777" w:rsidR="00572028" w:rsidRDefault="00000000">
      <w:pPr>
        <w:spacing w:after="0" w:line="360" w:lineRule="auto"/>
        <w:jc w:val="both"/>
      </w:pPr>
      <w:r>
        <w:rPr>
          <w:rFonts w:ascii="Arial" w:hAnsi="Arial" w:cs="Arial"/>
          <w:color w:val="00B050"/>
          <w:sz w:val="27"/>
        </w:rPr>
        <w:t>O Senhor Desembargador SÉRGIO ROCHA - Relator DO AGRAVO DE INSTRUMENTO DA EXECUTADA, M C ENGENHARIA LTDA.</w:t>
      </w:r>
    </w:p>
    <w:p w14:paraId="17194DB4" w14:textId="77777777" w:rsidR="00572028" w:rsidRDefault="00000000">
      <w:pPr>
        <w:spacing w:after="0" w:line="360" w:lineRule="auto"/>
        <w:jc w:val="both"/>
      </w:pPr>
      <w:r>
        <w:rPr>
          <w:rFonts w:ascii="Arial" w:hAnsi="Arial" w:cs="Arial"/>
          <w:color w:val="00B050"/>
          <w:sz w:val="27"/>
        </w:rPr>
        <w:t>Presentes os pressupostos de admissibilidade, conheço do agravo de instrumento.</w:t>
      </w:r>
    </w:p>
    <w:p w14:paraId="40C6B5C0" w14:textId="77777777" w:rsidR="00572028" w:rsidRDefault="00000000">
      <w:pPr>
        <w:spacing w:after="0" w:line="360" w:lineRule="auto"/>
        <w:jc w:val="both"/>
      </w:pPr>
      <w:r>
        <w:rPr>
          <w:rFonts w:ascii="Arial" w:hAnsi="Arial" w:cs="Arial"/>
          <w:color w:val="00B050"/>
          <w:sz w:val="27"/>
        </w:rPr>
        <w:t>DO CABIMENTO DE REFAZIMENTO PARCIAL DOS CÁLCULOS, COM EXCLUSÃO DOS JUROS DE MORA NÃO PLEITEADOS E ATUALIZAÇÃO DO PAGAMENTO PARCIAL A executada/agravante, M C Engenharia Ltda., alega, em síntese, que: 1) a decisão homologou cálculos que violariam o título executivo judicial 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14:paraId="22376BE8" w14:textId="77777777" w:rsidR="00572028" w:rsidRDefault="00000000">
      <w:pPr>
        <w:spacing w:after="0" w:line="360" w:lineRule="auto"/>
        <w:jc w:val="both"/>
      </w:pPr>
      <w:r>
        <w:rPr>
          <w:rFonts w:ascii="Arial" w:hAnsi="Arial" w:cs="Arial"/>
          <w:color w:val="00B050"/>
          <w:sz w:val="27"/>
        </w:rPr>
        <w:t>Requer a reforma da decisão agravada, com o refazimento dos cálculos segundo os parâmetros definidos no acórdão exequendo.</w:t>
      </w:r>
    </w:p>
    <w:p w14:paraId="43335F00" w14:textId="77777777" w:rsidR="00572028" w:rsidRDefault="00000000">
      <w:pPr>
        <w:spacing w:after="0" w:line="360" w:lineRule="auto"/>
        <w:jc w:val="both"/>
      </w:pPr>
      <w:r>
        <w:rPr>
          <w:rFonts w:ascii="Arial" w:hAnsi="Arial" w:cs="Arial"/>
          <w:color w:val="00B050"/>
          <w:sz w:val="27"/>
        </w:rPr>
        <w:t>Com parcial razão.</w:t>
      </w:r>
    </w:p>
    <w:p w14:paraId="24D053ED" w14:textId="77777777" w:rsidR="00572028" w:rsidRDefault="00000000">
      <w:pPr>
        <w:spacing w:after="0" w:line="360" w:lineRule="auto"/>
        <w:jc w:val="both"/>
      </w:pPr>
      <w:r>
        <w:rPr>
          <w:rFonts w:ascii="Arial" w:hAnsi="Arial" w:cs="Arial"/>
          <w:color w:val="00B050"/>
          <w:sz w:val="27"/>
        </w:rPr>
        <w:lastRenderedPageBreak/>
        <w:t>Inicialmente, afasto a preliminar de nulidade da intimação suscitada pela agravada, pois, apresentadas contrarrazões com impugnação ao mérito recursal, não se verifica prejuízo concreto ao contraditório, sem prejuízo da regularização do cadastro para futuras publicações.</w:t>
      </w:r>
    </w:p>
    <w:p w14:paraId="6730652A" w14:textId="77777777" w:rsidR="00572028" w:rsidRDefault="00000000">
      <w:pPr>
        <w:spacing w:after="0" w:line="360" w:lineRule="auto"/>
        <w:jc w:val="both"/>
      </w:pPr>
      <w:r>
        <w:rPr>
          <w:rFonts w:ascii="Arial" w:hAnsi="Arial" w:cs="Arial"/>
          <w:color w:val="00B050"/>
          <w:sz w:val="27"/>
        </w:rPr>
        <w:t>Adoto as razões expostas na decisão liminar incidental:</w:t>
      </w:r>
    </w:p>
    <w:p w14:paraId="46A5F3B2" w14:textId="77777777" w:rsidR="00572028" w:rsidRDefault="00000000">
      <w:pPr>
        <w:spacing w:after="0" w:line="360" w:lineRule="auto"/>
        <w:jc w:val="both"/>
      </w:pPr>
      <w:r>
        <w:rPr>
          <w:rFonts w:ascii="Arial" w:hAnsi="Arial" w:cs="Arial"/>
          <w:color w:val="00B050"/>
          <w:sz w:val="27"/>
        </w:rPr>
        <w:t>“(...) Especificamente no que diz respeito aos juros de mora, (...) o acórdão em questão determinou que somente incidiriam a partir do trânsito em julgado, momento em que a correção monetária e os juros moratórios seriam calculados a partir de um único índice, a Taxa Selic. Confira-se:</w:t>
      </w:r>
    </w:p>
    <w:p w14:paraId="6782BBAB" w14:textId="77777777" w:rsidR="00572028" w:rsidRDefault="00000000">
      <w:pPr>
        <w:spacing w:after="0" w:line="360" w:lineRule="auto"/>
        <w:jc w:val="both"/>
      </w:pPr>
      <w:r>
        <w:rPr>
          <w:rFonts w:ascii="Arial" w:hAnsi="Arial" w:cs="Arial"/>
          <w:color w:val="00B050"/>
          <w:sz w:val="27"/>
        </w:rPr>
        <w:t>‘(...) Posto isso, provejo parcialmente o apelo, em maior extensão, para rescindir o contrato e condenar a ré a restituir os valores desembolsados, observada a retenção de 15% e da comissão de corretagem (R$ 16.757,34). Sobre os valores a serem restituídos à autora, deve incidir correção monetária, desde o desembolso de cada parcela e, a partir do trânsito em julgado (REsp. 1.740.911, Min. Moura Ribeiro, julgado em 2019), apenas a taxa Selic (REsp. 1.111.117, Min.</w:t>
      </w:r>
    </w:p>
    <w:p w14:paraId="1D667E51" w14:textId="77777777" w:rsidR="00572028" w:rsidRDefault="00000000">
      <w:pPr>
        <w:spacing w:after="0" w:line="360" w:lineRule="auto"/>
        <w:jc w:val="both"/>
      </w:pPr>
      <w:r>
        <w:rPr>
          <w:rFonts w:ascii="Arial" w:hAnsi="Arial" w:cs="Arial"/>
          <w:color w:val="00B050"/>
          <w:sz w:val="27"/>
        </w:rPr>
        <w:t>Mauro Campbell Marques, 2010; AgInt no REsp. 1.752.361, Min. Raul Araújo, 2021). (...)’ (Acórdão ID 189899084) – Grifei O referido acórdão (julgado em 02/09/2021) e a interpretação ora conferida ao seu texto estão em consonância com o entendimento vinculante firmado pelo c. STJ no Tema n.</w:t>
      </w:r>
    </w:p>
    <w:p w14:paraId="0008B22F" w14:textId="77777777" w:rsidR="00572028" w:rsidRDefault="00000000">
      <w:pPr>
        <w:spacing w:after="0" w:line="360" w:lineRule="auto"/>
        <w:jc w:val="both"/>
      </w:pPr>
      <w:r>
        <w:rPr>
          <w:rFonts w:ascii="Arial" w:hAnsi="Arial" w:cs="Arial"/>
          <w:color w:val="00B050"/>
          <w:sz w:val="27"/>
        </w:rPr>
        <w:t>1002 (julgado em 14/08/2019), aplicável às circunstâncias deste caso:</w:t>
      </w:r>
    </w:p>
    <w:p w14:paraId="68A876DC" w14:textId="77777777" w:rsidR="00572028" w:rsidRDefault="00000000">
      <w:pPr>
        <w:spacing w:after="0" w:line="360" w:lineRule="auto"/>
        <w:jc w:val="both"/>
      </w:pPr>
      <w:r>
        <w:rPr>
          <w:rFonts w:ascii="Arial" w:hAnsi="Arial" w:cs="Arial"/>
          <w:color w:val="00B050"/>
          <w:sz w:val="27"/>
        </w:rPr>
        <w:t xml:space="preserve">‘Nos compromissos de compra e venda de unidades imobiliárias anteriores à Lei nº 13.786/2018, em que é pleiteada a resolução do contrato por iniciativa do promitente comprador de forma diversa da cláusula penal convencionada, os juros de mora incidem a partir do trânsito em julgado da decisão.’ – Grifei Contudo, os cálculos da Contadoria homologados na r. decisão agravada aplicaram, sobre as parcelas desembolsadas, juros de mora de 1% até a data do trânsito </w:t>
      </w:r>
      <w:r>
        <w:rPr>
          <w:rFonts w:ascii="Arial" w:hAnsi="Arial" w:cs="Arial"/>
          <w:color w:val="00B050"/>
          <w:sz w:val="27"/>
        </w:rPr>
        <w:lastRenderedPageBreak/>
        <w:t>em julgado, e, a partir de então, a Taxa Selic, o que, a princípio, contraria o título exequendo, que somente determinou a segunda providência. Vejamos:</w:t>
      </w:r>
    </w:p>
    <w:p w14:paraId="21E4C232" w14:textId="77777777" w:rsidR="00572028" w:rsidRDefault="00000000">
      <w:pPr>
        <w:spacing w:after="0" w:line="360" w:lineRule="auto"/>
        <w:jc w:val="both"/>
      </w:pPr>
      <w:r>
        <w:rPr>
          <w:rFonts w:ascii="Arial" w:hAnsi="Arial" w:cs="Arial"/>
          <w:color w:val="00B050"/>
          <w:sz w:val="27"/>
        </w:rPr>
        <w:t>Certidão da Contadoria Judicial (ID 256763764):</w:t>
      </w:r>
    </w:p>
    <w:p w14:paraId="5FFACB55" w14:textId="77777777" w:rsidR="00572028" w:rsidRDefault="00000000">
      <w:pPr>
        <w:spacing w:after="0" w:line="360" w:lineRule="auto"/>
        <w:jc w:val="both"/>
      </w:pPr>
      <w:r>
        <w:rPr>
          <w:rFonts w:ascii="Arial" w:hAnsi="Arial" w:cs="Arial"/>
          <w:color w:val="00B050"/>
          <w:sz w:val="27"/>
        </w:rPr>
        <w:t>‘(...) Esta Contadoria Partidoria ratificou os cálculos apresentados nas ID 229151939, ID 229152527 e ID 247996257.</w:t>
      </w:r>
    </w:p>
    <w:p w14:paraId="33576D8C" w14:textId="77777777" w:rsidR="00572028" w:rsidRDefault="00000000">
      <w:pPr>
        <w:spacing w:after="0" w:line="360" w:lineRule="auto"/>
        <w:jc w:val="both"/>
      </w:pPr>
      <w:r>
        <w:rPr>
          <w:rFonts w:ascii="Arial" w:hAnsi="Arial" w:cs="Arial"/>
          <w:color w:val="00B050"/>
          <w:sz w:val="27"/>
        </w:rPr>
        <w:t>O cômputo do valor devido foi elaborado observando os seguintes termos:</w:t>
      </w:r>
    </w:p>
    <w:p w14:paraId="3C125C64" w14:textId="77777777" w:rsidR="00572028" w:rsidRDefault="00000000">
      <w:pPr>
        <w:spacing w:after="0" w:line="360" w:lineRule="auto"/>
        <w:jc w:val="both"/>
      </w:pPr>
      <w:r>
        <w:rPr>
          <w:rFonts w:ascii="Arial" w:hAnsi="Arial" w:cs="Arial"/>
          <w:color w:val="00B050"/>
          <w:sz w:val="27"/>
        </w:rPr>
        <w:t>O débito evoluiu com correção monetária, pelos índices oficiais, até a data do trânsito em julgado, com juros de 1%.</w:t>
      </w:r>
    </w:p>
    <w:p w14:paraId="276F3B93" w14:textId="77777777" w:rsidR="00572028" w:rsidRDefault="00000000">
      <w:pPr>
        <w:spacing w:after="0" w:line="360" w:lineRule="auto"/>
        <w:jc w:val="both"/>
      </w:pPr>
      <w:r>
        <w:rPr>
          <w:rFonts w:ascii="Arial" w:hAnsi="Arial" w:cs="Arial"/>
          <w:color w:val="00B050"/>
          <w:sz w:val="27"/>
        </w:rPr>
        <w:t>Ato contínuo, foi abatido o valor correspondente à comissão de corretagem (ID 39769896), bem como 15% do valor total das parcelas adimplidas, a título de multa compensatória (direito de retenção), em favor da ré.</w:t>
      </w:r>
    </w:p>
    <w:p w14:paraId="714D48AC" w14:textId="77777777" w:rsidR="00572028" w:rsidRDefault="00000000">
      <w:pPr>
        <w:spacing w:after="0" w:line="360" w:lineRule="auto"/>
        <w:jc w:val="both"/>
      </w:pPr>
      <w:r>
        <w:rPr>
          <w:rFonts w:ascii="Arial" w:hAnsi="Arial" w:cs="Arial"/>
          <w:color w:val="00B050"/>
          <w:sz w:val="27"/>
        </w:rPr>
        <w:t>Após o trânsito em julgado, o cálculo seguiu atualizado pela SELIC (o qual já tem juros embutidos), incluindo-se os honorários advocatícios (ID 43645231, ID 189899053 e ID 189899289) e decotando-se o valor total do depósito, no importe de R$ 60.466,05 (ID 201376079).</w:t>
      </w:r>
    </w:p>
    <w:p w14:paraId="3CE9D942" w14:textId="77777777" w:rsidR="00572028" w:rsidRDefault="00000000">
      <w:pPr>
        <w:spacing w:after="0" w:line="360" w:lineRule="auto"/>
        <w:jc w:val="both"/>
      </w:pPr>
      <w:r>
        <w:rPr>
          <w:rFonts w:ascii="Arial" w:hAnsi="Arial" w:cs="Arial"/>
          <w:color w:val="00B050"/>
          <w:sz w:val="27"/>
        </w:rPr>
        <w:t>Desta feita, apuramos um resultando de R$ 98.798,18 em favor da parte autora (cálculos anexos - ID 247996259). (...)’ – Grifei Decisão agravada (ID 257816662):</w:t>
      </w:r>
    </w:p>
    <w:p w14:paraId="72408CAB" w14:textId="77777777" w:rsidR="00572028" w:rsidRDefault="00000000">
      <w:pPr>
        <w:spacing w:after="0" w:line="360" w:lineRule="auto"/>
        <w:jc w:val="both"/>
      </w:pPr>
      <w:r>
        <w:rPr>
          <w:rFonts w:ascii="Arial" w:hAnsi="Arial" w:cs="Arial"/>
          <w:color w:val="00B050"/>
          <w:sz w:val="27"/>
        </w:rPr>
        <w:t>‘(...)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14:paraId="31617834" w14:textId="77777777" w:rsidR="00572028" w:rsidRDefault="00000000">
      <w:pPr>
        <w:spacing w:after="0" w:line="360" w:lineRule="auto"/>
        <w:jc w:val="both"/>
      </w:pPr>
      <w:r>
        <w:rPr>
          <w:rFonts w:ascii="Arial" w:hAnsi="Arial" w:cs="Arial"/>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14:paraId="034D34F1" w14:textId="77777777" w:rsidR="00572028" w:rsidRDefault="00000000">
      <w:pPr>
        <w:spacing w:after="0" w:line="360" w:lineRule="auto"/>
        <w:jc w:val="both"/>
      </w:pPr>
      <w:r>
        <w:rPr>
          <w:rFonts w:ascii="Arial" w:hAnsi="Arial" w:cs="Arial"/>
          <w:color w:val="00B050"/>
          <w:sz w:val="27"/>
        </w:rPr>
        <w:lastRenderedPageBreak/>
        <w:t>Com isso, apurou-se o montante de R$ 98.798,18 em favor da parte autora (cálculos anexos – ID 247996259).</w:t>
      </w:r>
    </w:p>
    <w:p w14:paraId="43F4B10E" w14:textId="77777777" w:rsidR="00572028" w:rsidRDefault="00000000">
      <w:pPr>
        <w:spacing w:after="0" w:line="360" w:lineRule="auto"/>
        <w:jc w:val="both"/>
      </w:pPr>
      <w:r>
        <w:rPr>
          <w:rFonts w:ascii="Arial" w:hAnsi="Arial" w:cs="Arial"/>
          <w:color w:val="00B050"/>
          <w:sz w:val="27"/>
        </w:rPr>
        <w:t>(...)’ – Grifei Assim, há indícios de divergência entre os parâmetros adotados nos cálculos homologados e o título executivo. (...)” (Grifei, ID 81996659)</w:t>
      </w:r>
    </w:p>
    <w:p w14:paraId="1D394613" w14:textId="77777777" w:rsidR="00572028" w:rsidRDefault="00000000">
      <w:pPr>
        <w:spacing w:after="0" w:line="360" w:lineRule="auto"/>
        <w:jc w:val="both"/>
      </w:pPr>
      <w:r>
        <w:rPr>
          <w:rFonts w:ascii="Arial" w:hAnsi="Arial" w:cs="Arial"/>
          <w:color w:val="00B050"/>
          <w:sz w:val="27"/>
        </w:rPr>
        <w:t>Quanto aos honorários, adoto as razões expostas na decisão liminar (ID 79519391):</w:t>
      </w:r>
    </w:p>
    <w:p w14:paraId="3942052B" w14:textId="77777777" w:rsidR="00572028" w:rsidRDefault="00000000">
      <w:pPr>
        <w:spacing w:after="0" w:line="360" w:lineRule="auto"/>
        <w:jc w:val="both"/>
      </w:pPr>
      <w:r>
        <w:rPr>
          <w:rFonts w:ascii="Arial" w:hAnsi="Arial" w:cs="Arial"/>
          <w:color w:val="00B050"/>
          <w:sz w:val="27"/>
        </w:rPr>
        <w:t>“(...) Já quanto à pretensão de fixação dos honorários pelo valor da condenação, a sentença arbitrou a verba em 10% do valor da causa e o acórdão que a reformou apenas redistribuiu os percentuais, sem alterar a base de cálculo, de modo que não é possível essa modificação na atual fase processual, senão vejamos:</w:t>
      </w:r>
    </w:p>
    <w:p w14:paraId="34CD1A4A" w14:textId="77777777" w:rsidR="00572028" w:rsidRDefault="00000000">
      <w:pPr>
        <w:spacing w:after="0" w:line="360" w:lineRule="auto"/>
        <w:jc w:val="both"/>
      </w:pPr>
      <w:r>
        <w:rPr>
          <w:rFonts w:ascii="Arial" w:hAnsi="Arial" w:cs="Arial"/>
          <w:color w:val="00B050"/>
          <w:sz w:val="27"/>
        </w:rPr>
        <w:t>Sentença (ID 43645231 do processo referência):</w:t>
      </w:r>
    </w:p>
    <w:p w14:paraId="3B76504A" w14:textId="77777777" w:rsidR="00572028" w:rsidRDefault="00000000">
      <w:pPr>
        <w:spacing w:after="0" w:line="360" w:lineRule="auto"/>
        <w:jc w:val="both"/>
      </w:pPr>
      <w:r>
        <w:rPr>
          <w:rFonts w:ascii="Arial" w:hAnsi="Arial" w:cs="Arial"/>
          <w:color w:val="00B050"/>
          <w:sz w:val="27"/>
        </w:rPr>
        <w:t>(...) Ante o exposto, JULGO IMPROCEDENTES os pedidos formulados na petição inicial e resolvo o feito com resolução do mérito, na forma do art. 487, inciso I, do CPC.</w:t>
      </w:r>
    </w:p>
    <w:p w14:paraId="44F304B1" w14:textId="77777777" w:rsidR="00572028" w:rsidRDefault="00000000">
      <w:pPr>
        <w:spacing w:after="0" w:line="360" w:lineRule="auto"/>
        <w:jc w:val="both"/>
      </w:pPr>
      <w:r>
        <w:rPr>
          <w:rFonts w:ascii="Arial" w:hAnsi="Arial" w:cs="Arial"/>
          <w:color w:val="00B050"/>
          <w:sz w:val="27"/>
        </w:rPr>
        <w:t>Condeno a parte autora ao pagamento das despesas processuais e dos honorários advocatícios, que ora fixo em 10% (dez por cento) do valor atualizado da causa, nos moldes do art. 85, § 2º, do CPC. (...)</w:t>
      </w:r>
    </w:p>
    <w:p w14:paraId="3A07E406" w14:textId="77777777" w:rsidR="00572028" w:rsidRDefault="00000000">
      <w:pPr>
        <w:spacing w:after="0" w:line="360" w:lineRule="auto"/>
        <w:jc w:val="both"/>
      </w:pPr>
      <w:r>
        <w:rPr>
          <w:rFonts w:ascii="Arial" w:hAnsi="Arial" w:cs="Arial"/>
          <w:color w:val="00B050"/>
          <w:sz w:val="27"/>
        </w:rPr>
        <w:t>Acórdão (ID 189899053 do processo referência)</w:t>
      </w:r>
    </w:p>
    <w:p w14:paraId="5BC39F55" w14:textId="77777777" w:rsidR="00572028" w:rsidRDefault="00000000">
      <w:pPr>
        <w:spacing w:after="0" w:line="360" w:lineRule="auto"/>
        <w:jc w:val="both"/>
      </w:pPr>
      <w:r>
        <w:rPr>
          <w:rFonts w:ascii="Arial" w:hAnsi="Arial" w:cs="Arial"/>
          <w:color w:val="00B050"/>
          <w:sz w:val="27"/>
        </w:rPr>
        <w:t>(...) Em razão da sucumbência recíproca e atento aos ditames do art. 85, § 11, do Código de Processo Civil, mas não equivalente, redistribuo os ônus processuais, que serão suportados 70% pela requerente e 30% pela ré. (...)” (Grifei)</w:t>
      </w:r>
    </w:p>
    <w:p w14:paraId="7AC461F5" w14:textId="77777777" w:rsidR="00572028" w:rsidRDefault="00000000">
      <w:pPr>
        <w:spacing w:after="0" w:line="360" w:lineRule="auto"/>
        <w:jc w:val="both"/>
      </w:pPr>
      <w:r>
        <w:rPr>
          <w:rFonts w:ascii="Arial" w:hAnsi="Arial" w:cs="Arial"/>
          <w:color w:val="00B050"/>
          <w:sz w:val="27"/>
        </w:rPr>
        <w:t>No tocante ao depósito voluntário de R$ 60.466,05, consta que foi efetivado pela executada/agravante, M C Engenharia Ltda., e posteriormente levantado pela exequente. (ID 201376078 do processo de referência).</w:t>
      </w:r>
    </w:p>
    <w:p w14:paraId="5AEEEB4A" w14:textId="77777777" w:rsidR="00572028" w:rsidRDefault="00000000">
      <w:pPr>
        <w:spacing w:after="0" w:line="360" w:lineRule="auto"/>
        <w:jc w:val="both"/>
      </w:pPr>
      <w:r>
        <w:rPr>
          <w:rFonts w:ascii="Arial" w:hAnsi="Arial" w:cs="Arial"/>
          <w:color w:val="00B050"/>
          <w:sz w:val="27"/>
        </w:rPr>
        <w:t xml:space="preserve">Nessa hipótese, o abatimento do pagamento parcial deve ocorrer em base homogênea, isto é, com atualização do valor já pago até a mesma </w:t>
      </w:r>
      <w:r>
        <w:rPr>
          <w:rFonts w:ascii="Arial" w:hAnsi="Arial" w:cs="Arial"/>
          <w:color w:val="00B050"/>
          <w:sz w:val="27"/>
        </w:rPr>
        <w:lastRenderedPageBreak/>
        <w:t>database do cálculo do saldo, sob pena de distorção aritmética e enriquecimento sem causa.</w:t>
      </w:r>
    </w:p>
    <w:p w14:paraId="1AC55651" w14:textId="77777777" w:rsidR="00572028" w:rsidRDefault="00000000">
      <w:pPr>
        <w:spacing w:after="0" w:line="360" w:lineRule="auto"/>
        <w:jc w:val="both"/>
      </w:pPr>
      <w:r>
        <w:rPr>
          <w:rFonts w:ascii="Arial" w:hAnsi="Arial" w:cs="Arial"/>
          <w:color w:val="00B050"/>
          <w:sz w:val="27"/>
        </w:rPr>
        <w:t>Por isso, com a mais elevada vênia ao d. Juízo a quo, também merece acolhimento o pedido para que, no recálculo, a Contadoria explicite e aplique a atualização do depósito/levantamento segundo os mesmos critérios utilizados para o saldo no período correspondente (notadamente SELIC no póstrânsito, conforme título). (ID 201376077 do processo de referência)</w:t>
      </w:r>
    </w:p>
    <w:p w14:paraId="1F8D3280" w14:textId="77777777" w:rsidR="00572028" w:rsidRDefault="00000000">
      <w:pPr>
        <w:spacing w:after="0" w:line="360" w:lineRule="auto"/>
        <w:jc w:val="both"/>
      </w:pPr>
      <w:r>
        <w:rPr>
          <w:rFonts w:ascii="Arial" w:hAnsi="Arial" w:cs="Arial"/>
          <w:b/>
          <w:color w:val="00B050"/>
          <w:sz w:val="27"/>
        </w:rPr>
        <w:t>DISPOSITIVO</w:t>
      </w:r>
    </w:p>
    <w:p w14:paraId="06D72083" w14:textId="77777777" w:rsidR="00572028" w:rsidRDefault="00000000">
      <w:pPr>
        <w:spacing w:after="0" w:line="360" w:lineRule="auto"/>
        <w:jc w:val="both"/>
      </w:pPr>
      <w:r>
        <w:rPr>
          <w:rFonts w:ascii="Arial" w:hAnsi="Arial" w:cs="Arial"/>
          <w:color w:val="00B050"/>
          <w:sz w:val="27"/>
        </w:rPr>
        <w:t>Ante o exposto, reiteradas as vênias, dou parcial provimento ao agravo de instrumento interposto por M C Engenharia Ltda., para reformar, em parte, a decisão agravada, a fim de: (i) afastar a incidência de juros moratórios mensais no período anterior ao trânsito em julgado e determinar o refazimento dos cálculos em estrita observância ao título executivo, de modo que incida correção monetária desde cada desembolso até o trânsito em julgado e, a partir de então, exclusivamente a taxa SELIC, vedada qualquer cumulação; (ii) determinar que, no recálculo, o depósito voluntário de R$ 60.466,05 (já levantado) seja atualizado até a mesma data-base do cálculo do saldo, para abatimento em base homogênea.</w:t>
      </w:r>
    </w:p>
    <w:p w14:paraId="0606E410" w14:textId="77777777" w:rsidR="00572028" w:rsidRDefault="00000000">
      <w:pPr>
        <w:spacing w:after="0" w:line="360" w:lineRule="auto"/>
        <w:jc w:val="both"/>
      </w:pPr>
      <w:r>
        <w:rPr>
          <w:rFonts w:ascii="Arial" w:hAnsi="Arial" w:cs="Arial"/>
          <w:color w:val="00B050"/>
          <w:sz w:val="27"/>
        </w:rPr>
        <w:t>Determino, ainda, a regularização do cadastro processual, para que as futuras intimações da agravada sejam realizadas em nome da Dra. Thalita Fresneda Gomes de Castro, OAB/GO 39.616, se assim ainda constar de requerimento válido nos autos.</w:t>
      </w:r>
    </w:p>
    <w:p w14:paraId="5167DC34" w14:textId="77777777" w:rsidR="00572028" w:rsidRDefault="00000000">
      <w:pPr>
        <w:spacing w:after="0" w:line="360" w:lineRule="auto"/>
        <w:jc w:val="both"/>
      </w:pPr>
      <w:r>
        <w:rPr>
          <w:rFonts w:ascii="Arial" w:hAnsi="Arial" w:cs="Arial"/>
          <w:color w:val="00B050"/>
          <w:sz w:val="27"/>
        </w:rPr>
        <w:t>É como voto.</w:t>
      </w:r>
    </w:p>
    <w:p w14:paraId="18779F0B" w14:textId="77777777" w:rsidR="00572028" w:rsidRDefault="00000000">
      <w:pPr>
        <w:spacing w:after="0" w:line="360" w:lineRule="auto"/>
        <w:jc w:val="both"/>
      </w:pPr>
      <w:r>
        <w:rPr>
          <w:rFonts w:ascii="Arial" w:hAnsi="Arial" w:cs="Arial"/>
          <w:color w:val="00B050"/>
          <w:sz w:val="27"/>
        </w:rPr>
        <w:t>O Senhor Desembargador MARIO-ZAM BELMIRO - 1º Vogal Com o(a) relator(a)</w:t>
      </w:r>
    </w:p>
    <w:p w14:paraId="401D2EE8" w14:textId="77777777" w:rsidR="00572028" w:rsidRDefault="00000000">
      <w:pPr>
        <w:spacing w:after="0" w:line="360" w:lineRule="auto"/>
        <w:jc w:val="both"/>
      </w:pPr>
      <w:r>
        <w:rPr>
          <w:rFonts w:ascii="Arial" w:hAnsi="Arial" w:cs="Arial"/>
          <w:color w:val="00B050"/>
          <w:sz w:val="27"/>
        </w:rPr>
        <w:t>O Senhor Desembargador ROBERVAL CASEMIRO BELINATI - 2º Vogal Com o(a) relator(a)</w:t>
      </w:r>
    </w:p>
    <w:sectPr w:rsidR="00572028">
      <w:headerReference w:type="default" r:id="rId16"/>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30T20:06:00Z" w:initials="MD">
    <w:p w14:paraId="6D304D1C" w14:textId="77777777" w:rsidR="00072809" w:rsidRDefault="00072809" w:rsidP="00072809">
      <w:pPr>
        <w:pStyle w:val="Textodecomentrio"/>
      </w:pPr>
      <w:r>
        <w:rPr>
          <w:rStyle w:val="Refdecomentrio"/>
        </w:rPr>
        <w:annotationRef/>
      </w:r>
      <w:r>
        <w:t>Conclusão: 05/08/26</w:t>
      </w:r>
    </w:p>
    <w:p w14:paraId="710B2C92" w14:textId="77777777" w:rsidR="00072809" w:rsidRDefault="00072809" w:rsidP="00072809">
      <w:pPr>
        <w:pStyle w:val="Textodecomentrio"/>
      </w:pPr>
      <w:r>
        <w:t>Entrega: 30/10/26</w:t>
      </w:r>
    </w:p>
    <w:p w14:paraId="54B9D18D" w14:textId="77777777" w:rsidR="00072809" w:rsidRDefault="00072809" w:rsidP="00072809">
      <w:pPr>
        <w:pStyle w:val="Textodecomentrio"/>
      </w:pPr>
      <w:r>
        <w:t>Certeza: 10</w:t>
      </w:r>
    </w:p>
    <w:p w14:paraId="77A8F971" w14:textId="77777777" w:rsidR="00072809" w:rsidRDefault="00072809" w:rsidP="00072809">
      <w:pPr>
        <w:pStyle w:val="Textodecomentrio"/>
      </w:pPr>
    </w:p>
    <w:p w14:paraId="20685A1E" w14:textId="77777777" w:rsidR="00072809" w:rsidRDefault="00072809" w:rsidP="00072809">
      <w:pPr>
        <w:pStyle w:val="Textodecomentrio"/>
      </w:pPr>
      <w:r>
        <w:t>Revisado, minuta do Claude.</w:t>
      </w:r>
    </w:p>
  </w:comment>
  <w:comment w:id="1" w:author="Minuta GDSXSR" w:date="2026-10-30T16:42:00Z" w:initials="MG">
    <w:p w14:paraId="06EEF847" w14:textId="77777777" w:rsidR="00572028" w:rsidRDefault="00000000">
      <w:r>
        <w:annotationRef/>
      </w:r>
      <w:r>
        <w:t>MINUTA GDSXSR — Exequente (embargante) e executada (embargada): uma só qualidade em todo o voto, conforme C-3D (v20) e C-27(e). Se preferir 'agravada/agravante', basta trocar em relatório, título, ementa e dispositivo.</w:t>
      </w:r>
    </w:p>
  </w:comment>
  <w:comment w:id="2" w:author="Minuta GDSXSR" w:date="2026-10-30T16:42:00Z" w:initials="MG">
    <w:p w14:paraId="18B76A2D" w14:textId="77777777" w:rsidR="00572028" w:rsidRDefault="00000000">
      <w:r>
        <w:annotationRef/>
      </w:r>
      <w:r>
        <w:t>MINUTA GDSXSR — Pendência (C-52): a Portaria Conjunta nº 85/2016-TJDFT, art. 2º, VI, é citada apenas como alegação da executada (nota 2 das contrarrazões); o texto da norma interna não foi conferido na fonte oficial (o iajus não indexa atos do TJDFT) e ela não sustenta nenhuma conclusão do voto.</w:t>
      </w:r>
    </w:p>
  </w:comment>
  <w:comment w:id="3" w:author="Minuta GDSXSR" w:date="2026-10-30T16:42:00Z" w:initials="MG">
    <w:p w14:paraId="4F710488" w14:textId="77777777" w:rsidR="00572028" w:rsidRDefault="00000000">
      <w:r>
        <w:annotationRef/>
      </w:r>
      <w:r>
        <w:t>MINUTA GDSXSR — Conferido nos autos: a decisão de ID 81996659 registra a constrição de R$ 104.677,58 em 10/03/2026 (ID 268232712). Esse ID é do processo de origem e não consta das peças recebidas, por isso não entrou no corpo; Marcos confere no PJe de 1º grau se quiser citá-lo (C-52).</w:t>
      </w:r>
    </w:p>
  </w:comment>
  <w:comment w:id="4" w:author="Minuta GDSXSR" w:date="2026-10-30T16:42:00Z" w:initials="MG">
    <w:p w14:paraId="3DC7BA7C" w14:textId="77777777" w:rsidR="00572028" w:rsidRDefault="00000000">
      <w:r>
        <w:annotationRef/>
      </w:r>
      <w:r>
        <w:t>MINUTA GDSXSR — Cálculo conferido: R$ 104.677,58 (constrição, ID 81996659) − R$ 98.798,18 (saldo homologado, citado no relatório do acórdão, ID 86262035; cálculo ID 247996259 do processo de origem) = R$ 5.879,40.</w:t>
      </w:r>
    </w:p>
  </w:comment>
  <w:comment w:id="5" w:author="Minuta GDSXSR" w:date="2026-10-30T16:42:00Z" w:initials="MG">
    <w:p w14:paraId="324A0229" w14:textId="77777777" w:rsidR="00572028" w:rsidRDefault="00000000">
      <w:r>
        <w:annotationRef/>
      </w:r>
      <w:r>
        <w:t>MINUTA GDSXSR — Texto literal (C-63), fora do corpo por ser norma invocada pela executada e não fundamento do capítulo. Lei nº 13.869/2019, art. 36: “Decretar, em processo judicial, a indisponibilidade de ativos financeiros em quantia que extrapole exacerbadamente o valor estimado para a satisfação da dívida da parte e, ante a demonstração, pela parte, da excessividade da medida, deixar de corrigi-la: Pena - detenção, de 1 (um) a 4 (quatro) anos, e multa.” CPC 835 § 2º, tal como transcrito nas contrarrazões (nota 3): “Para fins de substituição da penhora, equiparam-se a dinheiro a fiança bancária e o seguro garantia judicial, desde que em valor não inferior ao do débito constante da inicial, acrescido de trinta por cento.” Fonte da Lei nº 13.869/2019 e do CPC 854: iajus (texto do Planalto).</w:t>
      </w:r>
    </w:p>
  </w:comment>
  <w:comment w:id="6" w:author="Assessor GDSXSR" w:initials="AG" w:date="2026-10-30T23:07:51Z">
    <w:p>
      <w:pPr>
        <w:pStyle w:val="CommentText"/>
      </w:pPr>
      <w:r>
        <w:rPr>
          <w:rStyle w:val="CommentReference"/>
        </w:rPr>
        <w:annotationRef/>
      </w:r>
      <w:r>
        <w:t>ASSESSOR GDSXSR — Reorganizei o caso em exame em três itens, como na estrutura do Gabinete: 1) embargos e acórdão embargado; 2) o que o acórdão determinou; 3) o que a embargante alega. Movi para o item 2 o conteúdo do acórdão que estava no item 1 e renumerei os itens seguintes (4 a 10). Mantive sua redação do item 1 (pessoa natural) (C-33, C-36).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85A1E" w15:done="0"/>
  <w15:commentEx w15:paraId="06EEF847" w15:done="0"/>
  <w15:commentEx w15:paraId="18B76A2D" w15:done="0"/>
  <w15:commentEx w15:paraId="4F710488" w15:done="0"/>
  <w15:commentEx w15:paraId="3DC7BA7C" w15:done="0"/>
  <w15:commentEx w15:paraId="324A02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D4726" w16cex:dateUtc="2026-10-30T23:06:00Z"/>
  <w16cex:commentExtensible w16cex:durableId="324A0229">
    <w16cex:extLst>
      <w16:ext w16:uri="{CE6994B0-6A32-4C9F-8C6B-6E91EDA988CE}">
        <cr:reactions xmlns:cr="http://schemas.microsoft.com/office/comments/2020/reactions">
          <cr:reaction reactionType="1">
            <cr:reactionInfo dateUtc="2026-10-30T23:03:53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85A1E" w16cid:durableId="3C8D4726"/>
  <w16cid:commentId w16cid:paraId="06EEF847" w16cid:durableId="06EEF847"/>
  <w16cid:commentId w16cid:paraId="18B76A2D" w16cid:durableId="18B76A2D"/>
  <w16cid:commentId w16cid:paraId="4F710488" w16cid:durableId="4F710488"/>
  <w16cid:commentId w16cid:paraId="3DC7BA7C" w16cid:durableId="3DC7BA7C"/>
  <w16cid:commentId w16cid:paraId="324A0229" w16cid:durableId="324A02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54CC" w14:textId="77777777" w:rsidR="001C2BB1" w:rsidRDefault="001C2BB1" w:rsidP="003A42DE">
      <w:pPr>
        <w:spacing w:after="0" w:line="240" w:lineRule="auto"/>
      </w:pPr>
      <w:r>
        <w:separator/>
      </w:r>
    </w:p>
  </w:endnote>
  <w:endnote w:type="continuationSeparator" w:id="0">
    <w:p w14:paraId="2F8B959E" w14:textId="77777777" w:rsidR="001C2BB1" w:rsidRDefault="001C2BB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456B5" w14:textId="77777777" w:rsidR="001C2BB1" w:rsidRDefault="001C2BB1" w:rsidP="003A42DE">
      <w:pPr>
        <w:spacing w:after="0" w:line="240" w:lineRule="auto"/>
      </w:pPr>
      <w:r>
        <w:separator/>
      </w:r>
    </w:p>
  </w:footnote>
  <w:footnote w:type="continuationSeparator" w:id="0">
    <w:p w14:paraId="5F3F7C09" w14:textId="77777777" w:rsidR="001C2BB1" w:rsidRDefault="001C2BB1"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14:paraId="420F8C7D" w14:textId="77777777" w:rsidTr="496E6D5C">
      <w:trPr>
        <w:trHeight w:val="300"/>
      </w:trPr>
      <w:tc>
        <w:tcPr>
          <w:tcW w:w="2830" w:type="dxa"/>
        </w:tcPr>
        <w:p w14:paraId="1741CB4D" w14:textId="2D02B1F1" w:rsidR="496E6D5C" w:rsidRDefault="496E6D5C" w:rsidP="496E6D5C">
          <w:pPr>
            <w:pStyle w:val="Cabealho"/>
            <w:ind w:left="-115"/>
          </w:pPr>
        </w:p>
      </w:tc>
      <w:tc>
        <w:tcPr>
          <w:tcW w:w="2830" w:type="dxa"/>
        </w:tcPr>
        <w:p w14:paraId="61B673DA" w14:textId="389F9BF1" w:rsidR="496E6D5C" w:rsidRDefault="496E6D5C" w:rsidP="496E6D5C">
          <w:pPr>
            <w:pStyle w:val="Cabealho"/>
            <w:jc w:val="center"/>
          </w:pPr>
        </w:p>
      </w:tc>
      <w:tc>
        <w:tcPr>
          <w:tcW w:w="2830" w:type="dxa"/>
        </w:tcPr>
        <w:p w14:paraId="1FA79708" w14:textId="116CB955" w:rsidR="496E6D5C" w:rsidRDefault="496E6D5C" w:rsidP="496E6D5C">
          <w:pPr>
            <w:pStyle w:val="Cabealho"/>
            <w:ind w:right="-115"/>
            <w:jc w:val="right"/>
          </w:pPr>
        </w:p>
      </w:tc>
    </w:tr>
  </w:tbl>
  <w:p w14:paraId="0F073285" w14:textId="259B3AEE" w:rsidR="496E6D5C" w:rsidRDefault="496E6D5C" w:rsidP="496E6D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2809"/>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2BB1"/>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16C2"/>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2028"/>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E5C17"/>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854204"/>
    <w:rPr>
      <w:rFonts w:ascii="Times New Roman" w:eastAsia="Times New Roman" w:hAnsi="Times New Roman" w:cs="Times New Roman"/>
      <w:sz w:val="24"/>
      <w:szCs w:val="24"/>
      <w:lang w:eastAsia="pt-BR"/>
    </w:rPr>
  </w:style>
  <w:style w:type="character" w:customStyle="1" w:styleId="dispositivo-publicacao">
    <w:name w:val="dispositivo-publicacao"/>
    <w:basedOn w:val="Fontepargpadro"/>
    <w:rsid w:val="00EE15D3"/>
  </w:style>
  <w:style w:type="paragraph" w:customStyle="1" w:styleId="pf0">
    <w:name w:val="pf0"/>
    <w:basedOn w:val="Normal"/>
    <w:rsid w:val="005A45C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customStyle="1" w:styleId="RecuodecorpodetextoChar">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4547</Words>
  <Characters>24558</Characters>
  <Application>Microsoft Office Word</Application>
  <DocSecurity>0</DocSecurity>
  <Lines>204</Lines>
  <Paragraphs>58</Paragraphs>
  <ScaleCrop>false</ScaleCrop>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GDSXSR</dc:creator>
  <cp:keywords/>
  <dc:description/>
  <cp:lastModifiedBy>Marcos Dwayne Saraiva Costa - GDSXSR</cp:lastModifiedBy>
  <cp:revision>17</cp:revision>
  <dcterms:created xsi:type="dcterms:W3CDTF">2025-02-13T17:24:00Z</dcterms:created>
  <dcterms:modified xsi:type="dcterms:W3CDTF">2026-10-30T23:06:00Z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