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14:paraId="4680266B" w14:textId="77777777" w:rsidTr="4F3CC75C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29C9C" w14:textId="7A7CF8CF" w:rsidR="00264107" w:rsidRDefault="00264107" w:rsidP="4F3CC75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C07C5B" wp14:editId="5CB1E9A6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4F3CC75C"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F0D40" w14:textId="77777777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00264107" w:rsidP="62C261FF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</w:t>
            </w:r>
            <w:commentRangeStart w:id="0"/>
            <w:commentRangeStart w:id="1"/>
            <w:commentRangeStart w:id="2"/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o</w:t>
            </w:r>
            <w:commentRangeEnd w:id="0"/>
            <w:r w:rsidR="00345813"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0"/>
            </w:r>
            <w:commentRangeEnd w:id="1"/>
            <w:r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1"/>
            </w:r>
            <w:commentRangeEnd w:id="2"/>
            <w:r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2"/>
            </w: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s</w:t>
            </w:r>
            <w:r w:rsidRPr="62C261FF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12B71A35" w14:textId="77777777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14:paraId="3D4EAEEA" w14:textId="77777777" w:rsidR="00DB1301" w:rsidRDefault="00DB1301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770E7F" w:rsidRPr="009F36E1" w14:paraId="39579C6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990AE5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043BC66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19F5A49" w14:textId="77777777" w:rsidR="00770E7F" w:rsidRPr="009F36E1" w:rsidRDefault="00676D2E" w:rsidP="00B34ADF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770E7F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770E7F" w:rsidRPr="009F36E1" w14:paraId="1234CB9C" w14:textId="77777777" w:rsidTr="21E019B6">
        <w:trPr>
          <w:cantSplit/>
          <w:trHeight w:val="570"/>
        </w:trPr>
        <w:tc>
          <w:tcPr>
            <w:tcW w:w="3686" w:type="dxa"/>
            <w:vAlign w:val="center"/>
          </w:tcPr>
          <w:p w14:paraId="7118EFBD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64B2264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2174A042" w14:textId="4BD4FA6E" w:rsidR="00770E7F" w:rsidRPr="009F36E1" w:rsidRDefault="00F63CDB" w:rsidP="00B34ADF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770E7F" w:rsidRPr="009F36E1" w14:paraId="32B00EA9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73EC07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10327F8B" w14:textId="5A82C08D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20EF5200">
              <w:rPr>
                <w:rFonts w:ascii="Arial" w:hAnsi="Arial" w:cs="Arial"/>
                <w:sz w:val="28"/>
                <w:szCs w:val="28"/>
              </w:rPr>
              <w:t>:</w:t>
            </w:r>
            <w:r w:rsidR="3757F389" w:rsidRPr="20EF520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90" w:type="dxa"/>
            <w:vAlign w:val="center"/>
          </w:tcPr>
          <w:p w14:paraId="7C53B768" w14:textId="57615DCE" w:rsidR="00770E7F" w:rsidRPr="009F36E1" w:rsidRDefault="00284625" w:rsidP="00B34ADF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284625">
              <w:rPr>
                <w:rFonts w:ascii="Arial" w:hAnsi="Arial" w:cs="Arial"/>
                <w:sz w:val="28"/>
                <w:szCs w:val="28"/>
              </w:rPr>
              <w:t>0716140-25.2025.8.07.0001</w:t>
            </w:r>
          </w:p>
        </w:tc>
      </w:tr>
      <w:tr w:rsidR="00770E7F" w:rsidRPr="009F36E1" w14:paraId="48ED7BF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272F493B" w14:textId="1AD7452F" w:rsidR="00770E7F" w:rsidRPr="00F63CDB" w:rsidRDefault="00676D2E" w:rsidP="00B34ADF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F63CDB" w:rsidRP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770E7F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5C191C1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A58BA3C" w14:textId="28DB51A5" w:rsidR="00770E7F" w:rsidRPr="009F36E1" w:rsidRDefault="00284625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Rose Mary Cerqueira Ramos </w:t>
            </w:r>
          </w:p>
        </w:tc>
      </w:tr>
      <w:tr w:rsidR="00770E7F" w:rsidRPr="009F36E1" w14:paraId="55763F2D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59BAA433" w14:textId="5D3E5176" w:rsidR="00770E7F" w:rsidRPr="009F36E1" w:rsidRDefault="00676D2E" w:rsidP="009F36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770E7F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9F36E1">
              <w:rPr>
                <w:rFonts w:ascii="Arial" w:hAnsi="Arial" w:cs="Arial"/>
                <w:sz w:val="28"/>
                <w:szCs w:val="28"/>
              </w:rPr>
              <w:t>(</w:t>
            </w:r>
            <w:r w:rsidR="00770E7F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683A2C11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1AB96577" w14:textId="0C9DD8B7" w:rsidR="00770E7F" w:rsidRPr="009F36E1" w:rsidRDefault="00A32384" w:rsidP="00B34ADF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Luminar Saúde Associação de Assistência à Saúde</w:t>
            </w:r>
          </w:p>
        </w:tc>
      </w:tr>
      <w:tr w:rsidR="00770E7F" w:rsidRPr="009F36E1" w14:paraId="640EA867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34627CFC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161AF01" w14:textId="77777777" w:rsidR="00770E7F" w:rsidRPr="009F36E1" w:rsidRDefault="00770E7F" w:rsidP="00B34ADF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5B83A2F0" w14:textId="77777777" w:rsidR="00770E7F" w:rsidRPr="009F36E1" w:rsidRDefault="00770E7F" w:rsidP="00B34AD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638734C5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55004760" w14:textId="77777777" w:rsidR="00886ABA" w:rsidRPr="007E1C8C" w:rsidRDefault="00886ABA" w:rsidP="00886ABA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  <w:pPrChange w:id="1004" w:author="Assessor GDSXSR" w:date="2026-10-29T00:08:22Z">
          <w:pPr>
            <w:spacing w:after="0" w:line="360" w:lineRule="auto"/>
            <w:jc w:val="center"/>
          </w:pPr>
        </w:pPrChange>
      </w:pPr>
      <w:r w:rsidRPr="45CC8256">
        <w:rPr>
          <w:rFonts w:ascii="Arial" w:hAnsi="Arial" w:cs="Arial"/>
          <w:b/>
          <w:bCs/>
          <w:sz w:val="28"/>
          <w:szCs w:val="28"/>
        </w:rPr>
        <w:t>EMENTA</w:t>
      </w:r>
    </w:p>
    <w:p w14:paraId="06BF179A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11486012" w14:textId="0B08D655" w:rsidR="00E30825" w:rsidRPr="00E30825" w:rsidRDefault="00C44921" w:rsidP="3B713A7A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commentRangeStart w:id="4"/>
      <w:r>
        <w:rPr>
          <w:rFonts w:ascii="Arial" w:hAnsi="Arial" w:cs="Arial"/>
          <w:smallCaps/>
          <w:sz w:val="28"/>
          <w:szCs w:val="28"/>
        </w:rPr>
        <w:t xml:space="preserve">APELAÇÃO CÍVEL. DIREITO CIVIL E PROCESSUAL CIVIL. AÇÃO DE COBRANÇA. PLANO DE SAÚDE ADMINISTRADO POR ENTIDADE DE AUTOGESTÃO. INAPLICABILIDADE DO CDC. INADIMPLEMENTO DE MENSALIDADES E COPARTICIPAÇÕES. ÔNUS DA PROVA DO PAGAMENTO. CARTA DE PORTABILIDADE. AUSÊNCIA DE QUITAÇÃO EXPRESSA. </w:t>
      </w:r>
      <w:del w:id="1005" w:author="Assessor GDSXSR" w:date="2026-10-29T00:08:22Z">
        <w:r>
          <w:rPr>
            <w:rFonts w:ascii="Arial" w:hAnsi="Arial" w:cs="Arial"/>
            <w:i/>
            <w:iCs/>
            <w:smallCaps/>
            <w:sz w:val="28"/>
            <w:szCs w:val="28"/>
          </w:rPr>
          <w:delText xml:space="preserve">SUPPRESSIO</w:delText>
        </w:r>
      </w:del>
      <w:ins w:id="1006" w:author="Assessor GDSXSR" w:date="2026-10-29T00:08:22Z">
        <w:r>
          <w:rPr>
            <w:rFonts w:ascii="Arial" w:hAnsi="Arial" w:cs="Arial"/>
            <w:smallCaps/>
            <w:color w:val="808080"/>
            <w:sz w:val="28"/>
            <w:szCs w:val="28"/>
          </w:rPr>
          <w:t xml:space="preserve">SUPRESSIO</w:t>
        </w:r>
      </w:ins>
      <w:r>
        <w:rPr>
          <w:rFonts w:ascii="Arial" w:hAnsi="Arial" w:cs="Arial"/>
          <w:i/>
          <w:iCs/>
          <w:smallCaps/>
          <w:sz w:val="28"/>
          <w:szCs w:val="28"/>
        </w:rPr>
        <w:t xml:space="preserve"> </w:t>
      </w:r>
      <w:r>
        <w:rPr>
          <w:rFonts w:ascii="Arial" w:hAnsi="Arial" w:cs="Arial"/>
          <w:smallCaps/>
          <w:sz w:val="28"/>
          <w:szCs w:val="28"/>
        </w:rPr>
        <w:t xml:space="preserve">E</w:t>
      </w:r>
      <w:r>
        <w:rPr>
          <w:rFonts w:ascii="Arial" w:hAnsi="Arial" w:cs="Arial"/>
          <w:i/>
          <w:iCs/>
          <w:smallCaps/>
          <w:sz w:val="28"/>
          <w:szCs w:val="28"/>
        </w:rPr>
        <w:t xml:space="preserve"> VENIRE CONTRA FACTUM PROPRIUM</w:t>
      </w:r>
      <w:r>
        <w:rPr>
          <w:rFonts w:ascii="Arial" w:hAnsi="Arial" w:cs="Arial"/>
          <w:smallCaps/>
          <w:sz w:val="28"/>
          <w:szCs w:val="28"/>
        </w:rPr>
        <w:t xml:space="preserve">. NÃO CONFIGURAÇÃO.</w:t>
      </w:r>
      <w:r>
        <w:rPr>
          <w:rFonts w:ascii="Arial" w:hAnsi="Arial" w:cs="Arial"/>
          <w:smallCaps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RECURSO NÃO PROVIDO.</w:t>
      </w:r>
      <w:commentRangeEnd w:id="4"/>
      <w:r>
        <w:rPr>
          <w:rStyle w:val="CommentReference"/>
        </w:rPr>
        <w:commentReference w:id="4"/>
      </w:r>
    </w:p>
    <w:p w14:paraId="515C6761" w14:textId="77777777" w:rsidR="00886ABA" w:rsidRPr="0034247B" w:rsidRDefault="00886ABA" w:rsidP="00886ABA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I. Caso em exame</w:t>
      </w:r>
    </w:p>
    <w:p w14:paraId="39A113BB" w14:textId="77777777" w:rsidR="0028363E" w:rsidRDefault="00886ABA" w:rsidP="0028363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5"/>
      <w:r>
        <w:rPr>
          <w:rFonts w:ascii="Arial" w:hAnsi="Arial" w:cs="Arial"/>
          <w:sz w:val="28"/>
          <w:szCs w:val="28"/>
        </w:rPr>
        <w:t xml:space="preserve">1. </w:t>
      </w:r>
      <w:r>
        <w:rPr>
          <w:rFonts w:ascii="Arial" w:hAnsi="Arial" w:cs="Arial"/>
          <w:sz w:val="28"/>
          <w:szCs w:val="28"/>
        </w:rPr>
        <w:t xml:space="preserve">Ação de cobrança proposta por Luminar Saúde Associação de Assistência à Saúde contra pessoa natural, </w:t>
      </w:r>
      <w:ins w:id="1007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beneficiária do plano, </w:t>
        </w:r>
      </w:ins>
      <w:r>
        <w:rPr>
          <w:rFonts w:ascii="Arial" w:hAnsi="Arial" w:cs="Arial"/>
          <w:sz w:val="28"/>
          <w:szCs w:val="28"/>
        </w:rPr>
        <w:t xml:space="preserve">visando </w:t>
      </w:r>
      <w:del w:id="1008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ao</w:delText>
        </w:r>
      </w:del>
      <w:ins w:id="1009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à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10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pagamento</w:delText>
        </w:r>
      </w:del>
      <w:ins w:id="1011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cobrança</w:t>
        </w:r>
      </w:ins>
      <w:r>
        <w:rPr>
          <w:rFonts w:ascii="Arial" w:hAnsi="Arial" w:cs="Arial"/>
          <w:sz w:val="28"/>
          <w:szCs w:val="28"/>
        </w:rPr>
        <w:t xml:space="preserve"> de</w:t>
      </w:r>
      <w:del w:id="1012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 R$ 23.548,08, referentes a</w:delText>
        </w:r>
      </w:del>
      <w:r>
        <w:rPr>
          <w:rFonts w:ascii="Arial" w:hAnsi="Arial" w:cs="Arial"/>
          <w:sz w:val="28"/>
          <w:szCs w:val="28"/>
        </w:rPr>
        <w:t xml:space="preserve"> mensalidades e coparticipações inadimplidas de plano de saúde </w:t>
      </w:r>
      <w:del w:id="1013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EVIDA</w:delText>
        </w:r>
      </w:del>
      <w:ins w:id="1014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de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15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Família</w:delText>
        </w:r>
      </w:del>
      <w:ins w:id="1016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autogestão (R$ 23</w:t>
        </w:r>
      </w:ins>
      <w:r>
        <w:rPr>
          <w:rFonts w:ascii="Arial" w:hAnsi="Arial" w:cs="Arial"/>
          <w:sz w:val="28"/>
          <w:szCs w:val="28"/>
        </w:rPr>
        <w:t xml:space="preserve">.</w:t>
      </w:r>
      <w:ins w:id="1017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548,08).</w:t>
        </w:r>
      </w:ins>
      <w:commentRangeEnd w:id="5"/>
      <w:r>
        <w:rPr>
          <w:rStyle w:val="CommentReference"/>
        </w:rPr>
        <w:commentReference w:id="5"/>
      </w:r>
    </w:p>
    <w:p w14:paraId="3800DBCC" w14:textId="77777777" w:rsidR="0028363E" w:rsidRDefault="0028363E" w:rsidP="0028363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</w:t>
      </w:r>
      <w:r w:rsidRPr="0028363E">
        <w:rPr>
          <w:rFonts w:ascii="Arial" w:hAnsi="Arial" w:cs="Arial"/>
          <w:sz w:val="28"/>
          <w:szCs w:val="28"/>
        </w:rPr>
        <w:t>A sentença julgou procedente o pedido para condenar a ré ao pagamento de R$ 12.285,76, acrescido de correção monetária, juros moratórios e multa contratual de 2%.</w:t>
      </w:r>
    </w:p>
    <w:p w14:paraId="3CC7FA98" w14:textId="6439AF86" w:rsidR="00511630" w:rsidRDefault="008B20AB" w:rsidP="0028363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3. </w:t>
      </w:r>
      <w:r w:rsidR="0028363E" w:rsidRPr="0028363E">
        <w:rPr>
          <w:rFonts w:ascii="Arial" w:hAnsi="Arial" w:cs="Arial"/>
          <w:sz w:val="28"/>
          <w:szCs w:val="28"/>
        </w:rPr>
        <w:t>A ré apelou sustentando inexistência do débito, ausência de comprovação do fato constitutivo do direito da autora, falta de apresentação dos boletos bancários e quitação decorrente da portabilidade para outro plano, postulando a improcedência da cobrança.</w:t>
      </w:r>
    </w:p>
    <w:p w14:paraId="75F97632" w14:textId="77777777" w:rsidR="00886ABA" w:rsidRPr="0034247B" w:rsidRDefault="00886ABA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II. Questão em discussão</w:t>
      </w:r>
    </w:p>
    <w:p w14:paraId="4FB459D6" w14:textId="6FF3B7F0" w:rsidR="009C7443" w:rsidRPr="009C7443" w:rsidRDefault="00511630" w:rsidP="009C744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</w:t>
      </w:r>
      <w:r w:rsidR="00886ABA" w:rsidRPr="005D305E">
        <w:rPr>
          <w:rFonts w:ascii="Arial" w:hAnsi="Arial" w:cs="Arial"/>
          <w:sz w:val="28"/>
          <w:szCs w:val="28"/>
        </w:rPr>
        <w:t xml:space="preserve">. </w:t>
      </w:r>
      <w:r w:rsidR="006B08B9" w:rsidRPr="006B08B9">
        <w:rPr>
          <w:rFonts w:ascii="Arial" w:hAnsi="Arial" w:cs="Arial"/>
          <w:sz w:val="28"/>
          <w:szCs w:val="28"/>
        </w:rPr>
        <w:t xml:space="preserve">Há duas questões em discussão: (i) saber se a autora comprovou adequadamente a existência das obrigações inadimplidas; e (ii) saber se a carta emitida para viabilizar a portabilidade do plano de saúde configura quitação dos débitos ou impede a posterior cobrança, à luz dos institutos da </w:t>
      </w:r>
      <w:r w:rsidR="006B08B9" w:rsidRPr="006B08B9">
        <w:rPr>
          <w:rFonts w:ascii="Arial" w:hAnsi="Arial" w:cs="Arial"/>
          <w:i/>
          <w:iCs/>
          <w:sz w:val="28"/>
          <w:szCs w:val="28"/>
        </w:rPr>
        <w:t>supressio</w:t>
      </w:r>
      <w:r w:rsidR="006B08B9" w:rsidRPr="006B08B9">
        <w:rPr>
          <w:rFonts w:ascii="Arial" w:hAnsi="Arial" w:cs="Arial"/>
          <w:sz w:val="28"/>
          <w:szCs w:val="28"/>
        </w:rPr>
        <w:t xml:space="preserve"> e do </w:t>
      </w:r>
      <w:r w:rsidR="006B08B9" w:rsidRPr="006B08B9">
        <w:rPr>
          <w:rFonts w:ascii="Arial" w:hAnsi="Arial" w:cs="Arial"/>
          <w:i/>
          <w:iCs/>
          <w:sz w:val="28"/>
          <w:szCs w:val="28"/>
        </w:rPr>
        <w:t>venire contra factum proprium</w:t>
      </w:r>
      <w:r w:rsidR="006B08B9" w:rsidRPr="006B08B9">
        <w:rPr>
          <w:rFonts w:ascii="Arial" w:hAnsi="Arial" w:cs="Arial"/>
          <w:sz w:val="28"/>
          <w:szCs w:val="28"/>
        </w:rPr>
        <w:t>.</w:t>
      </w:r>
    </w:p>
    <w:p w14:paraId="514DEA23" w14:textId="54E74779" w:rsidR="00886ABA" w:rsidRPr="0034247B" w:rsidRDefault="00886ABA" w:rsidP="00886ABA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III. Razões de decidir</w:t>
      </w:r>
    </w:p>
    <w:p>
      <w:pPr>
        <w:pStyle w:val="PargrafodaLista"/>
        <w:spacing w:after="0" w:line="360" w:lineRule="auto"/>
        <w:ind w:left="0"/>
        <w:jc w:val="both"/>
        <w:rPr>
          <w:ins w:id="1031" w:author="Assessor GDSXSR" w:date="2026-10-29T00:08:22Z"/>
        </w:rPr>
      </w:pPr>
      <w:commentRangeStart w:id="6"/>
      <w:r>
        <w:rPr>
          <w:rFonts w:ascii="Arial" w:hAnsi="Arial" w:cs="Arial"/>
          <w:sz w:val="28"/>
          <w:szCs w:val="28"/>
        </w:rPr>
        <w:t xml:space="preserve">5</w:t>
      </w:r>
      <w:r>
        <w:rPr>
          <w:rFonts w:ascii="Arial" w:hAnsi="Arial" w:cs="Arial"/>
          <w:sz w:val="28"/>
          <w:szCs w:val="28"/>
        </w:rPr>
        <w:t xml:space="preserve">.</w:t>
      </w:r>
      <w:r>
        <w:t xml:space="preserve"> </w:t>
      </w:r>
      <w:r>
        <w:rPr>
          <w:rFonts w:ascii="Arial" w:hAnsi="Arial" w:cs="Arial"/>
          <w:sz w:val="28"/>
          <w:szCs w:val="28"/>
        </w:rPr>
        <w:t xml:space="preserve">Inaplica-se o Código de Defesa do Consumidor aos contratos de plano de saúde administrados por entidade de autogestão</w:t>
      </w:r>
      <w:del w:id="1018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</w:t>
      </w:r>
      <w:del w:id="1019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nos termos da </w:delText>
        </w:r>
      </w:del>
      <w:ins w:id="1020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(</w:t>
        </w:r>
      </w:ins>
      <w:r>
        <w:rPr>
          <w:rFonts w:ascii="Arial" w:hAnsi="Arial" w:cs="Arial"/>
          <w:sz w:val="28"/>
          <w:szCs w:val="28"/>
        </w:rPr>
        <w:t xml:space="preserve">Súmula 608</w:t>
      </w:r>
      <w:del w:id="1021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 do </w:delText>
        </w:r>
      </w:del>
      <w:ins w:id="1022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/</w:t>
        </w:r>
      </w:ins>
      <w:r>
        <w:rPr>
          <w:rFonts w:ascii="Arial" w:hAnsi="Arial" w:cs="Arial"/>
          <w:sz w:val="28"/>
          <w:szCs w:val="28"/>
        </w:rPr>
        <w:t xml:space="preserve">STJ</w:t>
      </w:r>
      <w:ins w:id="1023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).</w:t>
        </w:r>
      </w:ins>
    </w:p>
    <w:p w14:paraId="320C9EAC" w14:textId="77777777" w:rsidR="009B02D8" w:rsidRDefault="00511630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ins w:id="1024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6</w:t>
        </w:r>
      </w:ins>
      <w:r>
        <w:rPr>
          <w:rFonts w:ascii="Arial" w:hAnsi="Arial" w:cs="Arial"/>
          <w:sz w:val="28"/>
          <w:szCs w:val="28"/>
        </w:rPr>
        <w:t xml:space="preserve">. A distribuição do ônus da prova segue a regra </w:t>
      </w:r>
      <w:del w:id="1025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do art. 373, I e II, do CPC</w:delText>
        </w:r>
      </w:del>
      <w:ins w:id="1026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ordinária</w:t>
        </w:r>
      </w:ins>
      <w:r>
        <w:rPr>
          <w:rFonts w:ascii="Arial" w:hAnsi="Arial" w:cs="Arial"/>
          <w:sz w:val="28"/>
          <w:szCs w:val="28"/>
        </w:rPr>
        <w:t xml:space="preserve">, cabendo à autora demonstrar o fato constitutivo do direito e à ré</w:t>
      </w:r>
      <w:ins w:id="1027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28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comprovar</w:delText>
        </w:r>
      </w:del>
      <w:ins w:id="1029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hAnsi="Arial" w:cs="Arial"/>
          <w:sz w:val="28"/>
          <w:szCs w:val="28"/>
        </w:rPr>
        <w:t xml:space="preserve"> fato extintivo da obrigação</w:t>
      </w:r>
      <w:ins w:id="1030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 (CPC 373 I e II)</w:t>
        </w:r>
      </w:ins>
      <w:r>
        <w:rPr>
          <w:rFonts w:ascii="Arial" w:hAnsi="Arial" w:cs="Arial"/>
          <w:sz w:val="28"/>
          <w:szCs w:val="28"/>
        </w:rPr>
        <w:t xml:space="preserve">.</w:t>
      </w:r>
      <w:commentRangeEnd w:id="6"/>
      <w:r>
        <w:rPr>
          <w:rStyle w:val="CommentReference"/>
        </w:rPr>
        <w:commentReference w:id="6"/>
      </w:r>
    </w:p>
    <w:p w14:paraId="44371752" w14:textId="6FFD1A06" w:rsidR="00504971" w:rsidRDefault="00511630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del w:id="1032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6</w:delText>
        </w:r>
      </w:del>
      <w:ins w:id="1033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7</w:t>
        </w:r>
      </w:ins>
      <w:r>
        <w:rPr>
          <w:rFonts w:ascii="Arial" w:hAnsi="Arial" w:cs="Arial"/>
          <w:sz w:val="28"/>
          <w:szCs w:val="28"/>
        </w:rPr>
        <w:t xml:space="preserve">.</w:t>
      </w:r>
      <w:r>
        <w:t xml:space="preserve"> </w:t>
      </w:r>
      <w:r>
        <w:rPr>
          <w:rFonts w:ascii="Arial" w:hAnsi="Arial" w:cs="Arial"/>
          <w:sz w:val="28"/>
          <w:szCs w:val="28"/>
        </w:rPr>
        <w:t xml:space="preserve">A autora comprovou a existência dos débitos mediante apresentação do contrato, regulamento do plano, demonstrativos de cobrança e extratos analíticos das mensalidades, coparticipações e encargos contratuais. A ausência dos boletos bancários não inviabiliza a comprovação da dívida quando outros documentos evidenciam as obrigações inadimplidas</w:t>
      </w:r>
      <w:r>
        <w:rPr>
          <w:rFonts w:ascii="Arial" w:hAnsi="Arial" w:cs="Arial"/>
          <w:sz w:val="28"/>
          <w:szCs w:val="28"/>
        </w:rPr>
        <w:t xml:space="preserve">.</w:t>
      </w:r>
    </w:p>
    <w:p w14:paraId="2CADD694" w14:textId="60D1C3AC" w:rsidR="00A4195B" w:rsidRDefault="00A4195B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del w:id="1034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7</w:delText>
        </w:r>
      </w:del>
      <w:ins w:id="1035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8</w:t>
        </w:r>
      </w:ins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A devedora não apresentou comprovantes de pagamento das parcelas cobradas. A carta de portabilidade não contém quitação expressa nem permite inferir adimplemento tácito, </w:t>
      </w:r>
      <w:del w:id="1036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sobretudo porque</w:delText>
        </w:r>
      </w:del>
      <w:ins w:id="1037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pois</w:t>
        </w:r>
      </w:ins>
      <w:r>
        <w:rPr>
          <w:rFonts w:ascii="Arial" w:hAnsi="Arial" w:cs="Arial"/>
          <w:sz w:val="28"/>
          <w:szCs w:val="28"/>
        </w:rPr>
        <w:t xml:space="preserve"> registra a situação financeira do contrato como “inadimplente”</w:t>
      </w:r>
      <w:del w:id="1038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.</w:delText>
        </w:r>
      </w:del>
      <w:ins w:id="1039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40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A</w:delText>
        </w:r>
      </w:del>
      <w:ins w:id="1041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e a</w:t>
        </w:r>
      </w:ins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informação </w:t>
      </w:r>
      <w:del w:id="1042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relativa</w:delText>
        </w:r>
      </w:del>
      <w:ins w:id="1043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sobre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44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ao valor da</w:delText>
        </w:r>
      </w:del>
      <w:ins w:id="1045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última mensalidade </w:t>
      </w:r>
      <w:del w:id="1046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vincenda </w:delText>
        </w:r>
      </w:del>
      <w:r>
        <w:rPr>
          <w:rFonts w:ascii="Arial" w:hAnsi="Arial" w:cs="Arial"/>
          <w:sz w:val="28"/>
          <w:szCs w:val="28"/>
        </w:rPr>
        <w:t xml:space="preserve">não exclui </w:t>
      </w:r>
      <w:del w:id="1047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a existência de </w:delText>
        </w:r>
      </w:del>
      <w:r>
        <w:rPr>
          <w:rFonts w:ascii="Arial" w:hAnsi="Arial" w:cs="Arial"/>
          <w:sz w:val="28"/>
          <w:szCs w:val="28"/>
        </w:rPr>
        <w:t xml:space="preserve">débitos anteriores</w:t>
      </w:r>
      <w:ins w:id="1048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 (CC 320 parágrafo único)</w:t>
        </w:r>
      </w:ins>
      <w:r>
        <w:rPr>
          <w:rFonts w:ascii="Arial" w:hAnsi="Arial" w:cs="Arial"/>
          <w:sz w:val="28"/>
          <w:szCs w:val="28"/>
        </w:rPr>
        <w:t xml:space="preserve">.</w:t>
      </w:r>
    </w:p>
    <w:p w14:paraId="569DD894" w14:textId="075E072E" w:rsidR="00E51ABD" w:rsidRDefault="00E51ABD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del w:id="1049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8</w:delText>
        </w:r>
      </w:del>
      <w:ins w:id="1050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9</w:t>
        </w:r>
      </w:ins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O requisito de adimplência </w:t>
      </w:r>
      <w:del w:id="1051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previsto</w:delText>
        </w:r>
      </w:del>
      <w:ins w:id="1052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para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53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no</w:delText>
        </w:r>
      </w:del>
      <w:ins w:id="1054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55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art. 3º, II, da Resolução Normativa nº 438/ANS</w:delText>
        </w:r>
      </w:del>
      <w:ins w:id="1056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portabilidade</w:t>
        </w:r>
      </w:ins>
      <w:r>
        <w:rPr>
          <w:rFonts w:ascii="Arial" w:hAnsi="Arial" w:cs="Arial"/>
          <w:sz w:val="28"/>
          <w:szCs w:val="28"/>
        </w:rPr>
        <w:t xml:space="preserve"> não gera presunção de inexistência de débitos pretéritos</w:t>
      </w:r>
      <w:del w:id="1057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nem impede a concretização da </w:t>
      </w:r>
      <w:del w:id="1058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portabilidade</w:delText>
        </w:r>
      </w:del>
      <w:ins w:id="1059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migração</w:t>
        </w:r>
      </w:ins>
      <w:r>
        <w:rPr>
          <w:rFonts w:ascii="Arial" w:hAnsi="Arial" w:cs="Arial"/>
          <w:sz w:val="28"/>
          <w:szCs w:val="28"/>
        </w:rPr>
        <w:t xml:space="preserve">, que pode ser aceita</w:t>
      </w:r>
      <w:r>
        <w:rPr>
          <w:rFonts w:ascii="Arial" w:hAnsi="Arial" w:cs="Arial"/>
          <w:sz w:val="28"/>
          <w:szCs w:val="28"/>
        </w:rPr>
        <w:t xml:space="preserve"> a critério da operadora de destino</w:t>
      </w:r>
      <w:ins w:id="1060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 (Resolução Normativa ANS 438 3º II e 17 parágrafo único)</w:t>
        </w:r>
      </w:ins>
      <w:r>
        <w:rPr>
          <w:rFonts w:ascii="Arial" w:hAnsi="Arial" w:cs="Arial"/>
          <w:sz w:val="28"/>
          <w:szCs w:val="28"/>
        </w:rPr>
        <w:t xml:space="preserve">.</w:t>
      </w:r>
    </w:p>
    <w:p w14:paraId="13AFAFA3" w14:textId="31CD014B" w:rsidR="00E51ABD" w:rsidRPr="00FB4D3E" w:rsidRDefault="00383E74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del w:id="1061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9</w:delText>
        </w:r>
      </w:del>
      <w:ins w:id="1062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10</w:t>
        </w:r>
      </w:ins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Inexistente prova de pagamento</w:t>
      </w:r>
      <w:r>
        <w:rPr>
          <w:rFonts w:ascii="Arial" w:hAnsi="Arial" w:cs="Arial"/>
          <w:sz w:val="28"/>
          <w:szCs w:val="28"/>
        </w:rPr>
        <w:t xml:space="preserve"> ou </w:t>
      </w:r>
      <w:r>
        <w:rPr>
          <w:rFonts w:ascii="Arial" w:hAnsi="Arial" w:cs="Arial"/>
          <w:sz w:val="28"/>
          <w:szCs w:val="28"/>
        </w:rPr>
        <w:t xml:space="preserve">termo de </w:t>
      </w:r>
      <w:r>
        <w:rPr>
          <w:rFonts w:ascii="Arial" w:hAnsi="Arial" w:cs="Arial"/>
          <w:sz w:val="28"/>
          <w:szCs w:val="28"/>
        </w:rPr>
        <w:t xml:space="preserve">quitação</w:t>
      </w:r>
      <w:r>
        <w:rPr>
          <w:rFonts w:ascii="Arial" w:hAnsi="Arial" w:cs="Arial"/>
          <w:sz w:val="28"/>
          <w:szCs w:val="28"/>
        </w:rPr>
        <w:t xml:space="preserve"> e constatada notificação extrajudicial de cobrança em 23/</w:t>
      </w:r>
      <w:del w:id="1063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5</w:delText>
        </w:r>
      </w:del>
      <w:ins w:id="1064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05</w:t>
        </w:r>
      </w:ins>
      <w:r>
        <w:rPr>
          <w:rFonts w:ascii="Arial" w:hAnsi="Arial" w:cs="Arial"/>
          <w:sz w:val="28"/>
          <w:szCs w:val="28"/>
        </w:rPr>
        <w:t xml:space="preserve">/2023, não se caracteriza </w:t>
      </w:r>
      <w:r>
        <w:rPr>
          <w:rFonts w:ascii="Arial" w:hAnsi="Arial" w:cs="Arial"/>
          <w:i/>
          <w:iCs/>
          <w:sz w:val="28"/>
          <w:szCs w:val="28"/>
        </w:rPr>
        <w:t xml:space="preserve">supressio</w:t>
      </w:r>
      <w:r>
        <w:rPr>
          <w:rFonts w:ascii="Arial" w:hAnsi="Arial" w:cs="Arial"/>
          <w:sz w:val="28"/>
          <w:szCs w:val="28"/>
        </w:rPr>
        <w:t xml:space="preserve"> </w:t>
      </w:r>
      <w:del w:id="1065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sequer</w:delText>
        </w:r>
      </w:del>
      <w:ins w:id="1066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nem</w:t>
        </w:r>
      </w:ins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i/>
          <w:iCs/>
          <w:sz w:val="28"/>
          <w:szCs w:val="28"/>
        </w:rPr>
        <w:t xml:space="preserve">venire contra factum proprium</w:t>
      </w:r>
      <w:r>
        <w:rPr>
          <w:rFonts w:ascii="Arial" w:hAnsi="Arial" w:cs="Arial"/>
          <w:sz w:val="28"/>
          <w:szCs w:val="28"/>
        </w:rPr>
        <w:t xml:space="preserve">.</w:t>
      </w:r>
    </w:p>
    <w:p w14:paraId="61C39010" w14:textId="77777777" w:rsidR="00886ABA" w:rsidRPr="0034247B" w:rsidRDefault="00886ABA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413FE707">
        <w:rPr>
          <w:rFonts w:ascii="Arial" w:hAnsi="Arial" w:cs="Arial"/>
          <w:b/>
          <w:bCs/>
          <w:sz w:val="28"/>
          <w:szCs w:val="28"/>
        </w:rPr>
        <w:t>IV. Dispositivo</w:t>
      </w:r>
    </w:p>
    <w:p w14:paraId="267AB3B2" w14:textId="32D66782" w:rsidR="00886ABA" w:rsidRPr="00E87018" w:rsidRDefault="00DF1B9C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del w:id="1067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10</w:delText>
        </w:r>
      </w:del>
      <w:ins w:id="1068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11</w:t>
        </w:r>
      </w:ins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Negou-se provimento ao apelo</w:t>
      </w:r>
      <w:ins w:id="1069" w:author="Assessor GDSXSR" w:date="2026-10-29T00:08:2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da ré</w:t>
        </w:r>
      </w:ins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.</w:t>
      </w:r>
    </w:p>
    <w:p w14:paraId="4C4C6D22" w14:textId="4AF1698F" w:rsidR="00886ABA" w:rsidRPr="00E87018" w:rsidRDefault="008B62DA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Fonts w:ascii="Arial" w:eastAsia="Arial" w:hAnsi="Arial" w:cs="Arial"/>
          <w:color w:val="000000" w:themeColor="text1"/>
          <w:sz w:val="28"/>
          <w:szCs w:val="28"/>
        </w:rPr>
        <w:t>_______</w:t>
      </w:r>
    </w:p>
    <w:p w14:paraId="0D1EF4A9" w14:textId="2BADA581" w:rsidR="00DF1B9C" w:rsidRPr="00DF1B9C" w:rsidRDefault="00886ABA" w:rsidP="00DF1B9C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  <w:commentRangeStart w:id="7"/>
      <w:r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 xml:space="preserve">Dispositivos relevantes citados: </w:t>
      </w:r>
      <w:ins w:id="1070" w:author="Assessor GDSXSR" w:date="2026-10-29T00:08:22Z">
        <w:r>
          <w:rPr>
            <w:rFonts w:ascii="Arial" w:eastAsia="Arial" w:hAnsi="Arial" w:cs="Arial"/>
            <w:i/>
            <w:iCs/>
            <w:color w:val="808080"/>
            <w:sz w:val="26"/>
            <w:szCs w:val="26"/>
          </w:rPr>
          <w:t xml:space="preserve">CC 320 parágrafo único; </w:t>
        </w:r>
      </w:ins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CPC</w:t>
      </w:r>
      <w:del w:id="1071" w:author="Assessor GDSXSR" w:date="2026-10-29T00:08:2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, art</w:delText>
        </w:r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s</w:delText>
        </w:r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.</w:delText>
        </w:r>
      </w:del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85</w:t>
      </w:r>
      <w:del w:id="1072" w:author="Assessor GDSXSR" w:date="2026-10-29T00:08:2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,</w:delText>
        </w:r>
      </w:del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§ 11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,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373</w:t>
      </w:r>
      <w:del w:id="1073" w:author="Assessor GDSXSR" w:date="2026-10-29T00:08:2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,</w:delText>
        </w:r>
      </w:del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I e II</w:t>
      </w:r>
      <w:del w:id="1074" w:author="Assessor GDSXSR" w:date="2026-10-29T00:08:2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, </w:delText>
        </w:r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e </w:delText>
        </w:r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487, I; CC, art. 320, parágrafo único</w:delText>
        </w:r>
      </w:del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; Resolução Normativa ANS </w:t>
      </w:r>
      <w:del w:id="1075" w:author="Assessor GDSXSR" w:date="2026-10-29T00:08:2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nº </w:delText>
        </w:r>
      </w:del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438</w:t>
      </w:r>
      <w:del w:id="1076" w:author="Assessor GDSXSR" w:date="2026-10-29T00:08:2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, art</w:delText>
        </w:r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s</w:delText>
        </w:r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.</w:delText>
        </w:r>
      </w:del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3º</w:t>
      </w:r>
      <w:del w:id="1077" w:author="Assessor GDSXSR" w:date="2026-10-29T00:08:2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,</w:delText>
        </w:r>
      </w:del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II</w:t>
      </w:r>
      <w:del w:id="1078" w:author="Assessor GDSXSR" w:date="2026-10-29T00:08:2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,</w:delText>
        </w:r>
      </w:del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e 17</w:t>
      </w:r>
      <w:del w:id="1079" w:author="Assessor GDSXSR" w:date="2026-10-29T00:08:2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,</w:delText>
        </w:r>
      </w:del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parágrafo único</w:t>
      </w:r>
      <w:commentRangeEnd w:id="7"/>
      <w:r>
        <w:rPr>
          <w:rStyle w:val="CommentReference"/>
        </w:rPr>
        <w:commentReference w:id="7"/>
      </w:r>
      <w:ins w:id="1080" w:author="Assessor GDSXSR" w:date="2026-10-29T00:08:22Z">
        <w:r>
          <w:rPr>
            <w:rFonts w:ascii="Arial" w:eastAsia="Arial" w:hAnsi="Arial" w:cs="Arial"/>
            <w:color w:val="808080"/>
            <w:sz w:val="26"/>
            <w:szCs w:val="26"/>
          </w:rPr>
          <w:t xml:space="preserve">.</w:t>
        </w:r>
      </w:ins>
    </w:p>
    <w:p w14:paraId="43D43365" w14:textId="1B4B1BC8" w:rsidR="00886ABA" w:rsidRPr="000D0D30" w:rsidRDefault="00886ABA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  <w:commentRangeStart w:id="8"/>
      <w:r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 xml:space="preserve">Jurisprudência relevante citada: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STJ, Súmula </w:t>
      </w:r>
      <w:ins w:id="1081" w:author="Assessor GDSXSR" w:date="2026-10-29T00:08:22Z">
        <w:r>
          <w:rPr>
            <w:rFonts w:ascii="Arial" w:eastAsia="Arial" w:hAnsi="Arial" w:cs="Arial"/>
            <w:color w:val="808080"/>
            <w:sz w:val="26"/>
            <w:szCs w:val="26"/>
          </w:rPr>
          <w:t xml:space="preserve">nº </w:t>
        </w:r>
      </w:ins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608; TJDFT, Acórdão 2005667,</w:t>
      </w:r>
      <w:del w:id="1082" w:author="Assessor GDSXSR" w:date="2026-10-29T00:08:2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 </w:delText>
        </w:r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APC</w:delText>
        </w:r>
      </w:del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0758754-34.2024.8.07.0016, Rel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(a)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.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Juíza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Rita de Cássia de Cerqueira Lima Rocha, Primeira Turma Recursal, j. 30/</w:t>
      </w:r>
      <w:del w:id="1083" w:author="Assessor GDSXSR" w:date="2026-10-29T00:08:2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5</w:delText>
        </w:r>
      </w:del>
      <w:ins w:id="1084" w:author="Assessor GDSXSR" w:date="2026-10-29T00:08:22Z">
        <w:r>
          <w:rPr>
            <w:rFonts w:ascii="Arial" w:eastAsia="Arial" w:hAnsi="Arial" w:cs="Arial"/>
            <w:color w:val="808080"/>
            <w:sz w:val="26"/>
            <w:szCs w:val="26"/>
          </w:rPr>
          <w:t xml:space="preserve">05</w:t>
        </w:r>
      </w:ins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/2025, DJe 13/06/2025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.</w:t>
      </w:r>
      <w:commentRangeEnd w:id="8"/>
      <w:r>
        <w:rPr>
          <w:rStyle w:val="CommentReference"/>
        </w:rPr>
        <w:commentReference w:id="8"/>
      </w:r>
    </w:p>
    <w:p w14:paraId="58E96891" w14:textId="77777777" w:rsidR="00886ABA" w:rsidRDefault="00886ABA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2489FFD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color w:val="FF0000"/>
        </w:rPr>
      </w:pPr>
      <w:commentRangeStart w:id="9"/>
      <w:r w:rsidRPr="00146FCB">
        <w:rPr>
          <w:rFonts w:cstheme="minorHAnsi"/>
          <w:b/>
          <w:color w:val="FF0000"/>
          <w:highlight w:val="yellow"/>
          <w:rPrChange w:id="1085" w:author="Assessor GDSXSR" w:date="2026-10-29T00:08:22Z">
            <w:rPr>
              <w:rFonts w:cstheme="minorHAnsi"/>
              <w:color w:val="FF0000"/>
            </w:rPr>
          </w:rPrChange>
        </w:rPr>
        <w:t>RESUMO DA APELAÇÃO</w:t>
      </w:r>
      <w:commentRangeEnd w:id="9"/>
      <w:r>
        <w:rPr>
          <w:rStyle w:val="CommentReference"/>
        </w:rPr>
        <w:commentReference w:id="9"/>
      </w:r>
    </w:p>
    <w:p w14:paraId="172EA2DA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I. RAZÕES RECURSAIS</w:t>
      </w:r>
    </w:p>
    <w:p w14:paraId="732A34EC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Violação da boa-fé objetiva e vedação ao comportamento contraditório (venire contra factum proprium)</w:t>
      </w:r>
    </w:p>
    <w:p w14:paraId="353D36A0" w14:textId="5999A36E" w:rsidR="00751971" w:rsidRPr="00146FCB" w:rsidRDefault="00751971" w:rsidP="00751971">
      <w:pPr>
        <w:spacing w:after="0" w:line="360" w:lineRule="auto"/>
        <w:jc w:val="both"/>
        <w:rPr>
          <w:rFonts w:cstheme="minorHAnsi"/>
          <w:color w:val="FF0000"/>
        </w:rPr>
      </w:pPr>
      <w:r w:rsidRPr="00146FCB">
        <w:rPr>
          <w:rFonts w:cstheme="minorHAnsi"/>
          <w:color w:val="FF0000"/>
        </w:rPr>
        <w:t>1. Sustenta que a apelada, ao emitir carta de portabilidade/declaração oficial de débitos indicando a existência de apenas um débito, criou legítima expectativa de que inexistiam outras pendências contratuais. Argumenta que a posterior cobrança de débitos não informados no documento oficial configura comportamento contraditório, em afronta ao princípio da boa-fé objetiva previsto no art. 422 do Código Civil.</w:t>
      </w:r>
    </w:p>
    <w:p w14:paraId="08655964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Inexigibilidade da cobrança em razão da supressio e da proteção da confiança legítima</w:t>
      </w:r>
    </w:p>
    <w:p w14:paraId="33230CD3" w14:textId="624FD7D0" w:rsidR="00751971" w:rsidRPr="00146FCB" w:rsidRDefault="00751971" w:rsidP="00751971">
      <w:pPr>
        <w:spacing w:after="0" w:line="360" w:lineRule="auto"/>
        <w:jc w:val="both"/>
        <w:rPr>
          <w:rFonts w:cstheme="minorHAnsi"/>
          <w:color w:val="FF0000"/>
        </w:rPr>
      </w:pPr>
      <w:r w:rsidRPr="00146FCB">
        <w:rPr>
          <w:rFonts w:cstheme="minorHAnsi"/>
          <w:color w:val="FF0000"/>
        </w:rPr>
        <w:lastRenderedPageBreak/>
        <w:t>2. Alega que, mesmo que houvesse débitos pretéritos, operou-se a supressio, pois a apelada deixou de exercer eventual direito de cobrança quando da emissão da carta de portabilidade e durante longo período após a migração do plano de saúde. Defende que a inércia da credora gerou legítima confiança na extinção das obrigações, tornando inadmissível a cobrança tardia dos valores.</w:t>
      </w:r>
    </w:p>
    <w:p w14:paraId="62AFB6AB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Aplicação do Código de Defesa do Consumidor e violação do dever de informação</w:t>
      </w:r>
    </w:p>
    <w:p w14:paraId="09FFAAEC" w14:textId="761F871A" w:rsidR="00751971" w:rsidRPr="00146FCB" w:rsidRDefault="00751971" w:rsidP="00751971">
      <w:pPr>
        <w:spacing w:after="0" w:line="360" w:lineRule="auto"/>
        <w:jc w:val="both"/>
        <w:rPr>
          <w:rFonts w:cstheme="minorHAnsi"/>
          <w:color w:val="FF0000"/>
        </w:rPr>
      </w:pPr>
      <w:r w:rsidRPr="00146FCB">
        <w:rPr>
          <w:rFonts w:cstheme="minorHAnsi"/>
          <w:color w:val="FF0000"/>
        </w:rPr>
        <w:t>3. Afirma que a relação jurídica é de consumo, razão pela qual incidem as normas protetivas do CDC. Sustenta que a sentença incorreu em equívoco ao afastar sua aplicação. Argumenta que a carta de portabilidade deveria conter informações claras, precisas e completas sobre eventuais débitos e que eventual falha administrativa, contábil ou operacional da apelada constitui risco da atividade econômica, não podendo ser transferida ao consumidor. Aduz, ainda, que a ausência dos boletos de cobrança solicitados evidencia deficiência informacional e fragilidade da pretensão de cobrança.</w:t>
      </w:r>
    </w:p>
    <w:p w14:paraId="304CC952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II. PEDIDO</w:t>
      </w:r>
    </w:p>
    <w:p w14:paraId="08F96DB0" w14:textId="0CD4215D" w:rsidR="00E87018" w:rsidRPr="00146FCB" w:rsidRDefault="00751971" w:rsidP="00751971">
      <w:pPr>
        <w:spacing w:after="0" w:line="360" w:lineRule="auto"/>
        <w:jc w:val="both"/>
        <w:rPr>
          <w:rFonts w:cstheme="minorHAnsi"/>
        </w:rPr>
      </w:pPr>
      <w:r w:rsidRPr="00146FCB">
        <w:rPr>
          <w:rFonts w:cstheme="minorHAnsi"/>
          <w:color w:val="FF0000"/>
        </w:rPr>
        <w:t xml:space="preserve">Requer o conhecimento e provimento da apelação para reformar integralmente a sentença e julgar improcedentes os pedidos de cobrança, reconhecendo a inexigibilidade dos débitos cobrados em razão da violação da boa-fé objetiva, da incidência do </w:t>
      </w:r>
      <w:r w:rsidRPr="00146FCB">
        <w:rPr>
          <w:rFonts w:cstheme="minorHAnsi"/>
          <w:i/>
          <w:iCs/>
          <w:color w:val="FF0000"/>
        </w:rPr>
        <w:t xml:space="preserve">venire contra factum proprium </w:t>
      </w:r>
      <w:r w:rsidRPr="00146FCB">
        <w:rPr>
          <w:rFonts w:cstheme="minorHAnsi"/>
          <w:color w:val="FF0000"/>
        </w:rPr>
        <w:t>e da</w:t>
      </w:r>
      <w:r w:rsidRPr="00146FCB">
        <w:rPr>
          <w:rFonts w:cstheme="minorHAnsi"/>
          <w:i/>
          <w:iCs/>
          <w:color w:val="FF0000"/>
        </w:rPr>
        <w:t xml:space="preserve"> supressio</w:t>
      </w:r>
      <w:r w:rsidRPr="00146FCB">
        <w:rPr>
          <w:rFonts w:cstheme="minorHAnsi"/>
          <w:color w:val="FF0000"/>
        </w:rPr>
        <w:t>, com a inversão dos ônus sucumbenciais e condenação da apelada ao pagamento das custas processuais e honorários advocatícios.</w:t>
      </w:r>
    </w:p>
    <w:p w14:paraId="5350F300" w14:textId="77777777" w:rsidR="00886ABA" w:rsidRDefault="00886ABA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7CF3D2C5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12D7C148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05389258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15DC468E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075B44B1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30046E39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27F40F9B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0C100593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243D18F7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583CA50A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3B2D3C48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14699FB5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63358632" w14:textId="516E6D72" w:rsidR="00DB1301" w:rsidRDefault="00F63CD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RELATÓRIO</w:t>
      </w:r>
    </w:p>
    <w:p w14:paraId="5B804E7F" w14:textId="77777777" w:rsidR="00DB1301" w:rsidRDefault="00DB1301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54DD0FB" w14:textId="04C87392" w:rsidR="00DB1301" w:rsidRDefault="00F63CDB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Adoto o relatório da r. sentença</w:t>
      </w:r>
      <w:r w:rsidR="00167F3A">
        <w:rPr>
          <w:rFonts w:ascii="Arial" w:hAnsi="Arial" w:cs="Arial"/>
          <w:sz w:val="28"/>
          <w:szCs w:val="28"/>
        </w:rPr>
        <w:t>:</w:t>
      </w:r>
    </w:p>
    <w:p w14:paraId="21AD02C0" w14:textId="77777777" w:rsidR="00167F3A" w:rsidRDefault="00167F3A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9E29BF9" w14:textId="77777777" w:rsidR="00AF1F15" w:rsidRPr="00AF1F15" w:rsidRDefault="00F63CDB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AF1F15" w:rsidRPr="00AF1F15">
        <w:rPr>
          <w:rFonts w:ascii="Arial" w:hAnsi="Arial" w:cs="Arial"/>
          <w:i/>
          <w:iCs/>
          <w:sz w:val="26"/>
          <w:szCs w:val="26"/>
        </w:rPr>
        <w:t>Trata-se de ação sob o rito ordinário ajuizada por Luminar Saúde Associação de Assistência à Saúde contra Rose Mary Cerqueira Ramos, em que pede a condenação da ré ao pagamento de R$ 23.548,08, valor correspondente a mensalidades e coparticipações inadimplidas relativas ao plano de saúde denominado EVIDA Família, acrescido de atualização monetária, juros de mora e multa contratual.</w:t>
      </w:r>
    </w:p>
    <w:p w14:paraId="53A301E0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Para tanto, afirmou que a parte autora, operadora de planos privados de assistência à saúde registrada na ANS sob o nº 41.837-4 e classificada na modalidade autogestão, celebrou com a parte ré, em 15 de janeiro de 2016, contrato de adesão ao plano EVIDA Família, voltado a familiares de beneficiários titulares. A adesão teria ocorrido de forma voluntária, após esclarecimentos sobre as coberturas, carências e obrigações contratuais.</w:t>
      </w:r>
    </w:p>
    <w:p w14:paraId="20955744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del w:id="1086" w:author="Assessor GDSXSR" w:date="2026-10-29T00:08:22Z">
        <w:r>
          <w:rPr>
            <w:rFonts w:ascii="Arial" w:hAnsi="Arial" w:cs="Arial"/>
            <w:i/>
            <w:iCs/>
            <w:sz w:val="26"/>
            <w:szCs w:val="26"/>
          </w:rPr>
          <w:delText xml:space="preserve">Alegou que, desde a adesão, a autora cumpriu integralmente suas obrigações contratuais, disponibilizando à ré acesso à rede credenciada de atendimento, composta por hospitais, clínicas, laboratórios e profissionais de saúde, conforme previsto no contrato e no rol da ANS</w:delText>
        </w:r>
      </w:del>
      <w:ins w:id="1087" w:author="Assessor GDSXSR" w:date="2026-10-29T00:08:22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(</w:t>
        </w:r>
      </w:ins>
      <w:commentRangeStart w:id="10"/>
      <w:r>
        <w:rPr>
          <w:rFonts w:ascii="Arial" w:hAnsi="Arial" w:cs="Arial"/>
          <w:i/>
          <w:iCs/>
          <w:sz w:val="26"/>
          <w:szCs w:val="26"/>
        </w:rPr>
        <w:t xml:space="preserve">.</w:t>
      </w:r>
      <w:commentRangeEnd w:id="10"/>
      <w:r>
        <w:rPr>
          <w:rStyle w:val="CommentReference"/>
        </w:rPr>
        <w:commentReference w:id="10"/>
      </w:r>
      <w:ins w:id="1088" w:author="Assessor GDSXSR" w:date="2026-10-29T00:08:22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..)</w:t>
        </w:r>
      </w:ins>
    </w:p>
    <w:p w14:paraId="1B8D0D49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 xml:space="preserve">Sustentou que, apesar da regular prestação dos serviços, a ré deixou de adimplir 14 parcelas, totalizando inicialmente R$ 12.285,76. Mesmo diante </w:t>
      </w:r>
      <w:r w:rsidRPr="00AF1F15">
        <w:rPr>
          <w:rFonts w:ascii="Arial" w:hAnsi="Arial" w:cs="Arial"/>
          <w:i/>
          <w:iCs/>
          <w:sz w:val="26"/>
          <w:szCs w:val="26"/>
        </w:rPr>
        <w:lastRenderedPageBreak/>
        <w:t>do inadimplemento, a autora manteve a prestação dos serviços de saúde, em observância às normas da ANS e ao princípio da boa-fé contratual.</w:t>
      </w:r>
    </w:p>
    <w:p w14:paraId="6E617CA4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Relatou que o contrato firmado entre as partes prevê, em caso de mora, a incidência de juros de 1% ao mês e multa de 2% sobre o valor do débito atualizado. Aplicando-se tais encargos, o montante devido pela ré alcança R$ 23.548,08, conforme demonstrativo de débito anexado à inicial.</w:t>
      </w:r>
    </w:p>
    <w:p w14:paraId="2EDF99B0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del w:id="1089" w:author="Assessor GDSXSR" w:date="2026-10-29T00:08:22Z">
        <w:r>
          <w:rPr>
            <w:rFonts w:ascii="Arial" w:hAnsi="Arial" w:cs="Arial"/>
            <w:i/>
            <w:iCs/>
            <w:sz w:val="26"/>
            <w:szCs w:val="26"/>
          </w:rPr>
          <w:delText xml:space="preserve">Afirmou que, diante da persistência do inadimplemento, não restou alternativa senão o ajuizamento da presente ação de cobrança, com o objetivo de preservar o equilíbrio econômico-financeiro do contrato e garantir a continuidade dos serviços prestados aos demais beneficiários</w:delText>
        </w:r>
      </w:del>
      <w:ins w:id="1090" w:author="Assessor GDSXSR" w:date="2026-10-29T00:08:22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(</w:t>
        </w:r>
      </w:ins>
      <w:r>
        <w:rPr>
          <w:rFonts w:ascii="Arial" w:hAnsi="Arial" w:cs="Arial"/>
          <w:i/>
          <w:iCs/>
          <w:sz w:val="26"/>
          <w:szCs w:val="26"/>
        </w:rPr>
        <w:t xml:space="preserve">.</w:t>
      </w:r>
      <w:ins w:id="1091" w:author="Assessor GDSXSR" w:date="2026-10-29T00:08:22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..)</w:t>
        </w:r>
      </w:ins>
    </w:p>
    <w:p w14:paraId="527024F5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A ré apresentou contestação no ID 243368797, em que suscita preliminar de inépcia da inicial, alegando ausência de documentos essenciais à ação.</w:t>
      </w:r>
    </w:p>
    <w:p w14:paraId="38DE1C41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 xml:space="preserve">No mérito, a parte ré defendeu que não reconhece integralmente os valores cobrados, sustentando que houve falhas na prestação dos serviços e divergências quanto à composição das mensalidades e coparticipações. Alegou que parte dos valores já teria sido quitada e que os cálculos apresentados pela parte autora não refletem a realidade dos pagamentos efetuados. Apontou que, em 01/10/2021, já havia migrado para outro plano de saúde, da operadora MedSênior, por meio de portabilidade, conforme documentação juntada aos autos, o que, segundo sua versão, implicaria a </w:t>
      </w:r>
      <w:r w:rsidRPr="00AF1F15">
        <w:rPr>
          <w:rFonts w:ascii="Arial" w:hAnsi="Arial" w:cs="Arial"/>
          <w:i/>
          <w:iCs/>
          <w:sz w:val="26"/>
          <w:szCs w:val="26"/>
        </w:rPr>
        <w:lastRenderedPageBreak/>
        <w:t>extinção da obrigação de pagamento das parcelas posteriores à migração.</w:t>
      </w:r>
    </w:p>
    <w:p w14:paraId="4E8E5030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Afirmou que, à época da portabilidade, não havia inadimplemento, conforme declaração emitida pela própria parte autora, e que a cobrança de valores posteriores à migração configura demanda por dívida já paga, o que atrairia a aplicação do art. 940 do Código Civil. Requereu, ao final, a improcedência da ação, com a condenação da parte autora ao pagamento em dobro dos valores indevidamente cobrados, além da produção de todos os meios de prova admitidos em direito.</w:t>
      </w:r>
    </w:p>
    <w:p w14:paraId="59FF2244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Formulou, ainda, pedido reconvencional no bojo da contestação.</w:t>
      </w:r>
    </w:p>
    <w:p w14:paraId="42568F6F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A parte autora apresentou réplica (ID 246346719), sustentando que a ré não trouxe prova inequívoca do adimplemento das parcelas cobradas, limitando-se a alegações genéricas e documentos que não infirmam os demonstrativos de débito anexados à inicial. Reiterou que a ré permaneceu vinculada ao plano EVIDA Família durante todo o período de inadimplemento, usufruindo dos serviços de saúde oferecidos pela rede credenciada.</w:t>
      </w:r>
    </w:p>
    <w:p w14:paraId="0424CB26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del w:id="1092" w:author="Assessor GDSXSR" w:date="2026-10-29T00:08:22Z">
        <w:r>
          <w:rPr>
            <w:rFonts w:ascii="Arial" w:hAnsi="Arial" w:cs="Arial"/>
            <w:i/>
            <w:iCs/>
            <w:sz w:val="26"/>
            <w:szCs w:val="26"/>
          </w:rPr>
          <w:delText xml:space="preserve">No ID 248065095, foi proferido despacho determinando a intimação das partes para se manifestarem sobre a existência de provas a serem produzidas, tendo a autora informado, no ID 248445539, a inexistência de provas adicionais</w:delText>
        </w:r>
      </w:del>
      <w:ins w:id="1093" w:author="Assessor GDSXSR" w:date="2026-10-29T00:08:22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(</w:t>
        </w:r>
      </w:ins>
      <w:r>
        <w:rPr>
          <w:rFonts w:ascii="Arial" w:hAnsi="Arial" w:cs="Arial"/>
          <w:i/>
          <w:iCs/>
          <w:sz w:val="26"/>
          <w:szCs w:val="26"/>
        </w:rPr>
        <w:t xml:space="preserve">.</w:t>
      </w:r>
      <w:ins w:id="1094" w:author="Assessor GDSXSR" w:date="2026-10-29T00:08:22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..)</w:t>
        </w:r>
      </w:ins>
    </w:p>
    <w:p w14:paraId="0B9ACEED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del w:id="1097" w:author="Assessor GDSXSR" w:date="2026-10-29T00:08:22Z"/>
          <w:rFonts w:ascii="Arial" w:hAnsi="Arial" w:cs="Arial"/>
          <w:i/>
          <w:iCs/>
          <w:sz w:val="26"/>
          <w:szCs w:val="26"/>
        </w:rPr>
      </w:pPr>
      <w:del w:id="1095" w:author="Assessor GDSXSR" w:date="2026-10-29T00:08:22Z">
        <w:r w:rsidRPr="00AF1F15">
          <w:rPr>
            <w:rFonts w:ascii="Arial" w:hAnsi="Arial" w:cs="Arial"/>
            <w:i/>
            <w:iCs/>
            <w:sz w:val="26"/>
            <w:szCs w:val="26"/>
          </w:rPr>
          <w:delText xml:space="preserve">No ID 252270793, foi proferido novo despacho intimando a ré para se manifestar acerca dos documentos juntados com a réplica. No ID </w:delText>
        </w:r>
      </w:del>
      <w:del w:id="1096" w:author="Assessor GDSXSR" w:date="2026-10-29T00:08:22Z">
        <w:r w:rsidRPr="00AF1F15">
          <w:rPr>
            <w:rFonts w:ascii="Arial" w:hAnsi="Arial" w:cs="Arial"/>
            <w:i/>
            <w:iCs/>
            <w:sz w:val="26"/>
            <w:szCs w:val="26"/>
          </w:rPr>
          <w:lastRenderedPageBreak/>
          <w:delText>253427423, a ré apresentou manifestação de resposta, ocasião em que postula o desentranhamento dos documentos.</w:delText>
        </w:r>
      </w:del>
    </w:p>
    <w:p w14:paraId="2A1367AB" w14:textId="578D6477" w:rsidR="00F63CDB" w:rsidRPr="000A7009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  <w:rPrChange w:id="1098" w:author="Assessor GDSXSR" w:date="2026-10-29T00:08:22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>A parte ré manifestou desistência em relação ao pedido reconvencional, pedido este que foi homologado no ID 257776291</w:t>
      </w:r>
      <w:r w:rsidR="007C250E" w:rsidRPr="007C250E">
        <w:rPr>
          <w:rFonts w:ascii="Arial" w:hAnsi="Arial" w:cs="Arial"/>
          <w:i/>
          <w:iCs/>
          <w:sz w:val="26"/>
          <w:szCs w:val="26"/>
          <w:rPrChange w:id="1099" w:author="Assessor GDSXSR" w:date="2026-10-29T00:08:22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>.</w:t>
      </w:r>
      <w:r w:rsidR="0061262D" w:rsidRPr="00777828">
        <w:rPr>
          <w:rFonts w:ascii="Arial" w:hAnsi="Arial" w:cs="Arial"/>
          <w:i/>
          <w:sz w:val="26"/>
          <w:szCs w:val="26"/>
          <w:rPrChange w:id="1100" w:author="Assessor GDSXSR" w:date="2026-10-29T00:08:22Z">
            <w:rPr>
              <w:rFonts w:ascii="Arial" w:hAnsi="Arial" w:cs="Arial"/>
              <w:sz w:val="26"/>
              <w:szCs w:val="26"/>
            </w:rPr>
          </w:rPrChange>
        </w:rPr>
        <w:t xml:space="preserve">” (ID </w:t>
      </w:r>
      <w:r w:rsidR="007C250E" w:rsidRPr="00777828">
        <w:rPr>
          <w:rFonts w:ascii="Arial" w:hAnsi="Arial" w:cs="Arial"/>
          <w:i/>
          <w:sz w:val="26"/>
          <w:szCs w:val="26"/>
          <w:rPrChange w:id="1101" w:author="Assessor GDSXSR" w:date="2026-10-29T00:08:22Z">
            <w:rPr>
              <w:rFonts w:ascii="Arial" w:hAnsi="Arial" w:cs="Arial"/>
              <w:sz w:val="26"/>
              <w:szCs w:val="26"/>
            </w:rPr>
          </w:rPrChange>
        </w:rPr>
        <w:t>85547281</w:t>
      </w:r>
      <w:r w:rsidR="0061262D" w:rsidRPr="00777828">
        <w:rPr>
          <w:rFonts w:ascii="Arial" w:hAnsi="Arial" w:cs="Arial"/>
          <w:i/>
          <w:sz w:val="26"/>
          <w:szCs w:val="26"/>
          <w:rPrChange w:id="1102" w:author="Assessor GDSXSR" w:date="2026-10-29T00:08:22Z">
            <w:rPr>
              <w:rFonts w:ascii="Arial" w:hAnsi="Arial" w:cs="Arial"/>
              <w:sz w:val="26"/>
              <w:szCs w:val="26"/>
            </w:rPr>
          </w:rPrChange>
        </w:rPr>
        <w:t>).</w:t>
      </w:r>
    </w:p>
    <w:p w14:paraId="62321101" w14:textId="77777777" w:rsidR="00F63CDB" w:rsidRDefault="00F63CDB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4E520D9" w14:textId="43AEB336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1"/>
      <w:r>
        <w:rPr>
          <w:rFonts w:ascii="Arial" w:hAnsi="Arial" w:cs="Arial"/>
          <w:sz w:val="28"/>
          <w:szCs w:val="28"/>
        </w:rPr>
        <w:t>O MM. Juiz sentenciante</w:t>
      </w:r>
      <w:r w:rsidR="008235A6" w:rsidRPr="008235A6">
        <w:rPr>
          <w:rFonts w:ascii="Arial" w:hAnsi="Arial" w:cs="Arial"/>
          <w:sz w:val="28"/>
          <w:szCs w:val="28"/>
        </w:rPr>
        <w:t>, Dr.</w:t>
      </w:r>
      <w:r w:rsidR="003524E5">
        <w:rPr>
          <w:rFonts w:ascii="Arial" w:hAnsi="Arial" w:cs="Arial"/>
          <w:sz w:val="28"/>
          <w:szCs w:val="28"/>
        </w:rPr>
        <w:t xml:space="preserve"> </w:t>
      </w:r>
      <w:r w:rsidR="00AF587B">
        <w:rPr>
          <w:rFonts w:ascii="Arial" w:hAnsi="Arial" w:cs="Arial"/>
          <w:sz w:val="28"/>
          <w:szCs w:val="28"/>
        </w:rPr>
        <w:t xml:space="preserve">Heversom </w:t>
      </w:r>
      <w:r w:rsidR="00685D54">
        <w:rPr>
          <w:rFonts w:ascii="Arial" w:hAnsi="Arial" w:cs="Arial"/>
          <w:sz w:val="28"/>
          <w:szCs w:val="28"/>
        </w:rPr>
        <w:t>D’Abadia Teixeira Borges</w:t>
      </w:r>
      <w:r w:rsidR="003524E5" w:rsidRPr="003524E5">
        <w:rPr>
          <w:rFonts w:ascii="Arial" w:hAnsi="Arial" w:cs="Arial"/>
          <w:sz w:val="28"/>
          <w:szCs w:val="28"/>
        </w:rPr>
        <w:t>, da</w:t>
      </w:r>
      <w:r w:rsidR="0006080C">
        <w:rPr>
          <w:rFonts w:ascii="Arial" w:hAnsi="Arial" w:cs="Arial"/>
          <w:sz w:val="28"/>
          <w:szCs w:val="28"/>
        </w:rPr>
        <w:t xml:space="preserve"> </w:t>
      </w:r>
      <w:r w:rsidR="00685D54">
        <w:rPr>
          <w:rFonts w:ascii="Arial" w:hAnsi="Arial" w:cs="Arial"/>
          <w:sz w:val="28"/>
          <w:szCs w:val="28"/>
        </w:rPr>
        <w:t>1</w:t>
      </w:r>
      <w:r w:rsidR="002C0DB7" w:rsidRPr="002C0DB7">
        <w:rPr>
          <w:rFonts w:ascii="Arial" w:hAnsi="Arial" w:cs="Arial"/>
          <w:sz w:val="28"/>
          <w:szCs w:val="28"/>
        </w:rPr>
        <w:t xml:space="preserve">2ª Vara </w:t>
      </w:r>
      <w:r w:rsidR="00685D54">
        <w:rPr>
          <w:rFonts w:ascii="Arial" w:hAnsi="Arial" w:cs="Arial"/>
          <w:sz w:val="28"/>
          <w:szCs w:val="28"/>
        </w:rPr>
        <w:t>Cível de Brasília</w:t>
      </w:r>
      <w:r w:rsidR="003524E5" w:rsidRPr="003524E5">
        <w:rPr>
          <w:rFonts w:ascii="Arial" w:hAnsi="Arial" w:cs="Arial"/>
          <w:sz w:val="28"/>
          <w:szCs w:val="28"/>
        </w:rPr>
        <w:t>, julgou no seguinte sentido:</w:t>
      </w:r>
      <w:commentRangeEnd w:id="11"/>
      <w:r>
        <w:rPr>
          <w:rStyle w:val="CommentReference"/>
        </w:rPr>
        <w:commentReference w:id="11"/>
      </w:r>
    </w:p>
    <w:p w14:paraId="12E5EEA8" w14:textId="77777777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66EE680" w14:textId="77777777" w:rsidR="00E93232" w:rsidRPr="00E93232" w:rsidRDefault="0006080C" w:rsidP="00E9323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E93232" w:rsidRPr="00E93232">
        <w:rPr>
          <w:rFonts w:ascii="Arial" w:hAnsi="Arial" w:cs="Arial"/>
          <w:i/>
          <w:iCs/>
          <w:sz w:val="26"/>
          <w:szCs w:val="26"/>
        </w:rPr>
        <w:t>Diante do exposto, JULGO PROCEDENTE o pedido para condenar ROSE MARY CERQUEIRA RAMOS ao pagamento do valor nominal de R$ 12.285,76 (doze mil duzentos e oitenta e cinco reais e setenta e seis centavos) em favor de LUMINAR SAÚDE ASSOCIAÇÃO DE ASSISTÊNCIA À SAÚDE.</w:t>
      </w:r>
    </w:p>
    <w:p w14:paraId="374A244A" w14:textId="77777777" w:rsidR="00E93232" w:rsidRPr="00E93232" w:rsidRDefault="00E93232" w:rsidP="00E9323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93232">
        <w:rPr>
          <w:rFonts w:ascii="Arial" w:hAnsi="Arial" w:cs="Arial"/>
          <w:i/>
          <w:iCs/>
          <w:sz w:val="26"/>
          <w:szCs w:val="26"/>
        </w:rPr>
        <w:t>O valor deverá ser acrescido de correção monetária desde o vencimento de cada parcela, conforme datas individualizadas no demonstrativo de ID 230783709, além de juros moratórios contratuais de 1% (um por cento) ao mês, também desde o vencimento de cada obrigação. Incide, ainda, a multa contratual de 2% (dois por cento) sobre o débito atualizado, conforme art. 45, § 2º, do regulamento do plano (ID 230783708).</w:t>
      </w:r>
    </w:p>
    <w:p w14:paraId="7E346DB1" w14:textId="77777777" w:rsidR="00E93232" w:rsidRPr="00E93232" w:rsidRDefault="00E93232" w:rsidP="00E9323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93232">
        <w:rPr>
          <w:rFonts w:ascii="Arial" w:hAnsi="Arial" w:cs="Arial"/>
          <w:i/>
          <w:iCs/>
          <w:sz w:val="26"/>
          <w:szCs w:val="26"/>
        </w:rPr>
        <w:t xml:space="preserve">Ausente previsão contratual de índice de correção monetária e taxa de juros, incidem os parâmetros legais. Até 29/08/2024, aplica-se a taxa SELIC de forma integral, que já abrange, em um único índice, a correção monetária e os juros moratórios, nos </w:t>
      </w:r>
      <w:r w:rsidRPr="00E93232">
        <w:rPr>
          <w:rFonts w:ascii="Arial" w:hAnsi="Arial" w:cs="Arial"/>
          <w:i/>
          <w:iCs/>
          <w:sz w:val="26"/>
          <w:szCs w:val="26"/>
        </w:rPr>
        <w:lastRenderedPageBreak/>
        <w:t>termos da tese firmada pelo Superior Tribunal de Justiça no Tema Repetitivo 1.368. A partir de 30/08/2024, vigora o regime instituído pela Lei nº 14.905/2024, com correção monetária pelo IPCA/IBGE e juros moratórios correspondentes à diferença entre a taxa SELIC e o IPCA/IBGE do período, com piso zero caso o resultado seja negativo.</w:t>
      </w:r>
    </w:p>
    <w:p w14:paraId="744A71E2" w14:textId="77777777" w:rsidR="00E93232" w:rsidRPr="00E93232" w:rsidRDefault="00E93232" w:rsidP="00E9323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93232">
        <w:rPr>
          <w:rFonts w:ascii="Arial" w:hAnsi="Arial" w:cs="Arial"/>
          <w:i/>
          <w:iCs/>
          <w:sz w:val="26"/>
          <w:szCs w:val="26"/>
        </w:rPr>
        <w:t>Resolvo o mérito do processo, com fundamento no art. 487, inciso I, do Código de Processo Civil.</w:t>
      </w:r>
    </w:p>
    <w:p w14:paraId="163354A9" w14:textId="0334FE30" w:rsidR="0006080C" w:rsidRPr="00063145" w:rsidRDefault="00E93232" w:rsidP="00E93232">
      <w:pPr>
        <w:spacing w:after="0" w:line="360" w:lineRule="auto"/>
        <w:ind w:left="2268" w:firstLine="1134"/>
        <w:jc w:val="both"/>
        <w:rPr>
          <w:rFonts w:ascii="Arial" w:hAnsi="Arial" w:cs="Arial"/>
          <w:sz w:val="26"/>
          <w:szCs w:val="26"/>
        </w:rPr>
      </w:pPr>
      <w:r w:rsidRPr="00E93232">
        <w:rPr>
          <w:rFonts w:ascii="Arial" w:hAnsi="Arial" w:cs="Arial"/>
          <w:i/>
          <w:iCs/>
          <w:sz w:val="26"/>
          <w:szCs w:val="26"/>
        </w:rPr>
        <w:t>Condeno a requerida ao pagamento das custas processuais e dos honorários advocatícios, que fixo em 10% (dez por cento) sobre o valor atualizado da condenação, nos termos do art. 85, § 2º, do Código de Processo Civil.</w:t>
      </w:r>
      <w:r w:rsidR="00063145" w:rsidRPr="00063145">
        <w:rPr>
          <w:rFonts w:ascii="Arial" w:hAnsi="Arial" w:cs="Arial"/>
          <w:sz w:val="26"/>
          <w:szCs w:val="26"/>
        </w:rPr>
        <w:t>”</w:t>
      </w:r>
    </w:p>
    <w:p w14:paraId="41F018EC" w14:textId="77777777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49D0D14" w14:textId="21250A09" w:rsidR="00E93232" w:rsidRDefault="00D834FA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ré opôs </w:t>
      </w:r>
      <w:r w:rsidRPr="004F1CCA">
        <w:rPr>
          <w:rFonts w:ascii="Arial" w:hAnsi="Arial" w:cs="Arial"/>
          <w:sz w:val="28"/>
          <w:szCs w:val="28"/>
        </w:rPr>
        <w:t xml:space="preserve">embargos de declaração (ID </w:t>
      </w:r>
      <w:r w:rsidR="006B37FB">
        <w:rPr>
          <w:rFonts w:ascii="Arial" w:hAnsi="Arial" w:cs="Arial"/>
          <w:sz w:val="28"/>
          <w:szCs w:val="28"/>
        </w:rPr>
        <w:t>88637482</w:t>
      </w:r>
      <w:r w:rsidRPr="004F1CCA">
        <w:rPr>
          <w:rFonts w:ascii="Arial" w:hAnsi="Arial" w:cs="Arial"/>
          <w:sz w:val="28"/>
          <w:szCs w:val="28"/>
        </w:rPr>
        <w:t>), os quais foram rejeitados</w:t>
      </w:r>
      <w:r>
        <w:rPr>
          <w:rFonts w:ascii="Arial" w:hAnsi="Arial" w:cs="Arial"/>
          <w:sz w:val="28"/>
          <w:szCs w:val="28"/>
        </w:rPr>
        <w:t xml:space="preserve"> </w:t>
      </w:r>
      <w:r w:rsidRPr="004F1CCA">
        <w:rPr>
          <w:rFonts w:ascii="Arial" w:hAnsi="Arial" w:cs="Arial"/>
          <w:sz w:val="28"/>
          <w:szCs w:val="28"/>
        </w:rPr>
        <w:t>(ID</w:t>
      </w:r>
      <w:r>
        <w:rPr>
          <w:rFonts w:ascii="Arial" w:hAnsi="Arial" w:cs="Arial"/>
          <w:sz w:val="28"/>
          <w:szCs w:val="28"/>
        </w:rPr>
        <w:t xml:space="preserve"> </w:t>
      </w:r>
      <w:r w:rsidR="006B37FB">
        <w:rPr>
          <w:rFonts w:ascii="Arial" w:hAnsi="Arial" w:cs="Arial"/>
          <w:sz w:val="28"/>
          <w:szCs w:val="28"/>
        </w:rPr>
        <w:t>88637488</w:t>
      </w:r>
      <w:r w:rsidRPr="004F1CCA">
        <w:rPr>
          <w:rFonts w:ascii="Arial" w:hAnsi="Arial" w:cs="Arial"/>
          <w:sz w:val="28"/>
          <w:szCs w:val="28"/>
        </w:rPr>
        <w:t>).</w:t>
      </w:r>
    </w:p>
    <w:p w14:paraId="1C7B63CE" w14:textId="77777777" w:rsidR="00E93232" w:rsidRDefault="00E93232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56A258C" w14:textId="0A638F9C" w:rsidR="00882188" w:rsidRPr="00E86190" w:rsidRDefault="00882188" w:rsidP="003F48BC">
      <w:pPr>
        <w:spacing w:after="0" w:line="360" w:lineRule="auto"/>
        <w:ind w:firstLine="2268"/>
        <w:jc w:val="both"/>
        <w:rPr>
          <w:rFonts w:ascii="Arial" w:hAnsi="Arial" w:cs="Arial"/>
          <w:color w:val="7030A0"/>
          <w:sz w:val="28"/>
          <w:szCs w:val="28"/>
        </w:rPr>
      </w:pPr>
      <w:commentRangeStart w:id="12"/>
      <w:r>
        <w:rPr>
          <w:rFonts w:ascii="Arial" w:hAnsi="Arial" w:cs="Arial"/>
          <w:sz w:val="28"/>
          <w:szCs w:val="28"/>
        </w:rPr>
        <w:t xml:space="preserve">Apelo d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ré, </w:t>
      </w:r>
      <w:r>
        <w:rPr>
          <w:rFonts w:ascii="Arial" w:hAnsi="Arial" w:cs="Arial"/>
          <w:sz w:val="28"/>
          <w:szCs w:val="28"/>
        </w:rPr>
        <w:t xml:space="preserve">Rose Mary Cerqueira Ramos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(ID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88637491</w:t>
      </w:r>
      <w:r>
        <w:rPr>
          <w:rFonts w:ascii="Arial" w:hAnsi="Arial" w:cs="Arial"/>
          <w:sz w:val="28"/>
          <w:szCs w:val="28"/>
        </w:rPr>
        <w:t xml:space="preserve">)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em que alega, em síntese</w:t>
      </w:r>
      <w:r>
        <w:rPr>
          <w:rFonts w:ascii="Arial" w:hAnsi="Arial" w:cs="Arial"/>
          <w:sz w:val="28"/>
          <w:szCs w:val="28"/>
        </w:rPr>
        <w:t xml:space="preserve">, que</w:t>
      </w:r>
      <w:ins w:id="1103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: </w:t>
        </w:r>
        <w:r>
          <w:rPr>
            <w:rFonts w:ascii="Arial" w:hAnsi="Arial" w:cs="Arial"/>
            <w:b/>
            <w:color w:val="808080"/>
            <w:sz w:val="28"/>
            <w:szCs w:val="28"/>
          </w:rPr>
          <w:t xml:space="preserve">1)</w:t>
        </w:r>
      </w:ins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nada deve à autora</w:t>
      </w:r>
      <w:r>
        <w:rPr>
          <w:rFonts w:ascii="Arial" w:hAnsi="Arial" w:cs="Arial"/>
          <w:sz w:val="28"/>
          <w:szCs w:val="28"/>
        </w:rPr>
        <w:t xml:space="preserve">, que</w:t>
      </w:r>
      <w:del w:id="1104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, por sua vez,</w:delText>
        </w:r>
      </w:del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não se desincumbiu do ônus de demonstrar o fato constitutivo do </w:t>
      </w:r>
      <w:r>
        <w:rPr>
          <w:rFonts w:ascii="Arial" w:hAnsi="Arial" w:cs="Arial"/>
          <w:sz w:val="28"/>
          <w:szCs w:val="28"/>
        </w:rPr>
        <w:t xml:space="preserve">seu </w:t>
      </w:r>
      <w:r>
        <w:rPr>
          <w:rFonts w:ascii="Arial" w:hAnsi="Arial" w:cs="Arial"/>
          <w:sz w:val="28"/>
          <w:szCs w:val="28"/>
        </w:rPr>
        <w:t xml:space="preserve">direito</w:t>
      </w:r>
      <w:r>
        <w:rPr>
          <w:rFonts w:ascii="Arial" w:hAnsi="Arial" w:cs="Arial"/>
          <w:sz w:val="28"/>
          <w:szCs w:val="28"/>
        </w:rPr>
        <w:t xml:space="preserve">, </w:t>
      </w:r>
      <w:del w:id="1105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mormente </w:delText>
        </w:r>
      </w:del>
      <w:r>
        <w:rPr>
          <w:rFonts w:ascii="Arial" w:hAnsi="Arial" w:cs="Arial"/>
          <w:sz w:val="28"/>
          <w:szCs w:val="28"/>
        </w:rPr>
        <w:t xml:space="preserve">por não ter apresentado os boletos bancários das parcelas </w:t>
      </w:r>
      <w:r>
        <w:rPr>
          <w:rFonts w:ascii="Arial" w:hAnsi="Arial" w:cs="Arial"/>
          <w:sz w:val="28"/>
          <w:szCs w:val="28"/>
        </w:rPr>
        <w:t xml:space="preserve">cobrad</w:t>
      </w:r>
      <w:r>
        <w:rPr>
          <w:rFonts w:ascii="Arial" w:hAnsi="Arial" w:cs="Arial"/>
          <w:sz w:val="28"/>
          <w:szCs w:val="28"/>
        </w:rPr>
        <w:t xml:space="preserve">as</w:t>
      </w:r>
      <w:ins w:id="1106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; </w:t>
        </w:r>
        <w:r>
          <w:rPr>
            <w:rFonts w:ascii="Arial" w:hAnsi="Arial" w:cs="Arial"/>
            <w:b/>
            <w:color w:val="808080"/>
            <w:sz w:val="28"/>
            <w:szCs w:val="28"/>
          </w:rPr>
          <w:t xml:space="preserve">2)</w:t>
        </w:r>
        <w:r>
          <w:rPr>
            <w:rFonts w:ascii="Arial" w:hAnsi="Arial" w:cs="Arial"/>
            <w:color w:val="808080"/>
            <w:sz w:val="28"/>
            <w:szCs w:val="28"/>
          </w:rPr>
          <w:t xml:space="preserve"> a carta de portabilidade mencionou apenas uma obrigação vincenda em aberto, o que gerou legítima expectativa de quitação e torna contraditória a cobrança posterior (</w:t>
        </w:r>
        <w:r>
          <w:rPr>
            <w:rFonts w:ascii="Arial" w:hAnsi="Arial" w:cs="Arial"/>
            <w:i/>
            <w:color w:val="808080"/>
            <w:sz w:val="28"/>
            <w:szCs w:val="28"/>
          </w:rPr>
          <w:t xml:space="preserve">venire contra factum proprium</w:t>
        </w:r>
        <w:r>
          <w:rPr>
            <w:rFonts w:ascii="Arial" w:hAnsi="Arial" w:cs="Arial"/>
            <w:color w:val="808080"/>
            <w:sz w:val="28"/>
            <w:szCs w:val="28"/>
          </w:rPr>
          <w:t xml:space="preserve">), em violação da boa-fé objetiva; </w:t>
        </w:r>
        <w:r>
          <w:rPr>
            <w:rFonts w:ascii="Arial" w:hAnsi="Arial" w:cs="Arial"/>
            <w:b/>
            <w:color w:val="808080"/>
            <w:sz w:val="28"/>
            <w:szCs w:val="28"/>
          </w:rPr>
          <w:t xml:space="preserve">3)</w:t>
        </w:r>
        <w:r>
          <w:rPr>
            <w:rFonts w:ascii="Arial" w:hAnsi="Arial" w:cs="Arial"/>
            <w:color w:val="808080"/>
            <w:sz w:val="28"/>
            <w:szCs w:val="28"/>
          </w:rPr>
          <w:t xml:space="preserve"> operou-se a </w:t>
        </w:r>
        <w:r>
          <w:rPr>
            <w:rFonts w:ascii="Arial" w:hAnsi="Arial" w:cs="Arial"/>
            <w:i/>
            <w:color w:val="808080"/>
            <w:sz w:val="28"/>
            <w:szCs w:val="28"/>
          </w:rPr>
          <w:t xml:space="preserve">supressio</w:t>
        </w:r>
        <w:r>
          <w:rPr>
            <w:rFonts w:ascii="Arial" w:hAnsi="Arial" w:cs="Arial"/>
            <w:color w:val="808080"/>
            <w:sz w:val="28"/>
            <w:szCs w:val="28"/>
          </w:rPr>
          <w:t xml:space="preserve">, pois a autora deixou de exercer o direito de cobrança por longo período; e </w:t>
        </w:r>
        <w:r>
          <w:rPr>
            <w:rFonts w:ascii="Arial" w:hAnsi="Arial" w:cs="Arial"/>
            <w:b/>
            <w:color w:val="808080"/>
            <w:sz w:val="28"/>
            <w:szCs w:val="28"/>
          </w:rPr>
          <w:t xml:space="preserve">4)</w:t>
        </w:r>
        <w:r>
          <w:rPr>
            <w:rFonts w:ascii="Arial" w:hAnsi="Arial" w:cs="Arial"/>
            <w:color w:val="808080"/>
            <w:sz w:val="28"/>
            <w:szCs w:val="28"/>
          </w:rPr>
          <w:t xml:space="preserve"> aplica-se o Código de Defesa do Consumidor, e a autora violou o dever de informação</w:t>
        </w:r>
      </w:ins>
      <w:r>
        <w:rPr>
          <w:rFonts w:ascii="Arial" w:hAnsi="Arial" w:cs="Arial"/>
          <w:sz w:val="28"/>
          <w:szCs w:val="28"/>
        </w:rPr>
        <w:t xml:space="preserve">.</w:t>
      </w:r>
      <w:commentRangeEnd w:id="12"/>
      <w:r>
        <w:rPr>
          <w:rStyle w:val="CommentReference"/>
        </w:rPr>
        <w:commentReference w:id="12"/>
      </w:r>
    </w:p>
    <w:p w14:paraId="042F6C97" w14:textId="77777777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A6592BB" w14:textId="03207F26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Requer</w:t>
      </w:r>
      <w:r w:rsidR="00946FF7">
        <w:rPr>
          <w:rFonts w:ascii="Arial" w:hAnsi="Arial" w:cs="Arial"/>
          <w:sz w:val="28"/>
          <w:szCs w:val="28"/>
        </w:rPr>
        <w:t xml:space="preserve"> </w:t>
      </w:r>
      <w:r w:rsidR="006D07B9">
        <w:rPr>
          <w:rFonts w:ascii="Arial" w:hAnsi="Arial" w:cs="Arial"/>
          <w:sz w:val="28"/>
          <w:szCs w:val="28"/>
        </w:rPr>
        <w:t>a reforma da r. sentença para</w:t>
      </w:r>
      <w:r w:rsidR="00FC6B80">
        <w:rPr>
          <w:rFonts w:ascii="Arial" w:hAnsi="Arial" w:cs="Arial"/>
          <w:sz w:val="28"/>
          <w:szCs w:val="28"/>
        </w:rPr>
        <w:t xml:space="preserve"> que o pedido deduzido </w:t>
      </w:r>
      <w:r w:rsidR="00830B18">
        <w:rPr>
          <w:rFonts w:ascii="Arial" w:hAnsi="Arial" w:cs="Arial"/>
          <w:sz w:val="28"/>
          <w:szCs w:val="28"/>
        </w:rPr>
        <w:t>na ação de cobrança</w:t>
      </w:r>
      <w:r w:rsidR="00FC6B80">
        <w:rPr>
          <w:rFonts w:ascii="Arial" w:hAnsi="Arial" w:cs="Arial"/>
          <w:sz w:val="28"/>
          <w:szCs w:val="28"/>
        </w:rPr>
        <w:t xml:space="preserve"> seja julgado improcedente</w:t>
      </w:r>
      <w:r w:rsidR="00637DEB">
        <w:rPr>
          <w:rFonts w:ascii="Arial" w:hAnsi="Arial" w:cs="Arial"/>
          <w:sz w:val="28"/>
          <w:szCs w:val="28"/>
        </w:rPr>
        <w:t>, com a consequente inversão do ônus da sucumbência</w:t>
      </w:r>
      <w:r w:rsidR="00FC6B80">
        <w:rPr>
          <w:rFonts w:ascii="Arial" w:hAnsi="Arial" w:cs="Arial"/>
          <w:sz w:val="28"/>
          <w:szCs w:val="28"/>
        </w:rPr>
        <w:t>.</w:t>
      </w:r>
    </w:p>
    <w:p w14:paraId="15BADA6A" w14:textId="77777777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B8C42E7" w14:textId="2317B698" w:rsidR="00882188" w:rsidRDefault="00882188" w:rsidP="00287C4C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3"/>
      <w:r>
        <w:rPr>
          <w:rFonts w:ascii="Arial" w:hAnsi="Arial" w:cs="Arial"/>
          <w:sz w:val="28"/>
          <w:szCs w:val="28"/>
        </w:rPr>
        <w:t xml:space="preserve">Contrarrazões</w:t>
      </w:r>
      <w:ins w:id="1107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 (ID 85547286)</w:t>
        </w:r>
      </w:ins>
      <w:r>
        <w:rPr>
          <w:rFonts w:ascii="Arial" w:hAnsi="Arial" w:cs="Arial"/>
          <w:sz w:val="28"/>
          <w:szCs w:val="28"/>
        </w:rPr>
        <w:t xml:space="preserve">, em que 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apelad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alega que: </w:t>
      </w:r>
      <w:r>
        <w:rPr>
          <w:rFonts w:ascii="Arial" w:hAnsi="Arial" w:cs="Arial"/>
          <w:b/>
          <w:bCs/>
          <w:sz w:val="28"/>
          <w:szCs w:val="28"/>
        </w:rPr>
        <w:t xml:space="preserve">1</w:t>
      </w:r>
      <w:r>
        <w:rPr>
          <w:rFonts w:ascii="Arial" w:hAnsi="Arial" w:cs="Arial"/>
          <w:b/>
          <w:bCs/>
          <w:sz w:val="28"/>
          <w:szCs w:val="28"/>
        </w:rPr>
        <w:t xml:space="preserve">) </w:t>
      </w:r>
      <w:r>
        <w:rPr>
          <w:rFonts w:ascii="Arial" w:hAnsi="Arial" w:cs="Arial"/>
          <w:sz w:val="28"/>
          <w:szCs w:val="28"/>
        </w:rPr>
        <w:t xml:space="preserve">o Código de Defesa do Consumidor não é aplicável aos planos de saúde</w:t>
      </w:r>
      <w:r>
        <w:rPr>
          <w:rFonts w:ascii="Arial" w:hAnsi="Arial" w:cs="Arial"/>
          <w:sz w:val="28"/>
          <w:szCs w:val="28"/>
        </w:rPr>
        <w:t xml:space="preserve"> na modalidade autogestão</w:t>
      </w:r>
      <w:r>
        <w:rPr>
          <w:rFonts w:ascii="Arial" w:hAnsi="Arial" w:cs="Arial"/>
          <w:sz w:val="28"/>
          <w:szCs w:val="28"/>
        </w:rPr>
        <w:t xml:space="preserve">;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2)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distribuição do ônus da prova deve se dar de forma ordinária, não cabendo inversão</w:t>
      </w:r>
      <w:r>
        <w:rPr>
          <w:rFonts w:ascii="Arial" w:hAnsi="Arial" w:cs="Arial"/>
          <w:sz w:val="28"/>
          <w:szCs w:val="28"/>
        </w:rPr>
        <w:t xml:space="preserve">;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3)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demonstrou</w:t>
      </w:r>
      <w:r>
        <w:rPr>
          <w:rFonts w:ascii="Arial" w:hAnsi="Arial" w:cs="Arial"/>
          <w:sz w:val="28"/>
          <w:szCs w:val="28"/>
        </w:rPr>
        <w:t xml:space="preserve"> o fato constitutivo do direito “</w:t>
      </w:r>
      <w:r>
        <w:rPr>
          <w:rFonts w:ascii="Arial" w:hAnsi="Arial" w:cs="Arial"/>
          <w:i/>
          <w:iCs/>
          <w:sz w:val="28"/>
          <w:szCs w:val="28"/>
        </w:rPr>
        <w:t xml:space="preserve">acostando os instrumentos contratuais vigentes, o regulamento vinculante do plano, o demonstrativo detalhado da evolução da dívida e extratos analíticos de faturamento mês a mês com indicação precisa das coparticipações decorrentes de serviços assistenciais usufruídos</w:t>
      </w:r>
      <w:r>
        <w:rPr>
          <w:rFonts w:ascii="Arial" w:hAnsi="Arial" w:cs="Arial"/>
          <w:sz w:val="28"/>
          <w:szCs w:val="28"/>
        </w:rPr>
        <w:t xml:space="preserve">”</w:t>
      </w:r>
      <w:r>
        <w:rPr>
          <w:rFonts w:ascii="Arial" w:hAnsi="Arial" w:cs="Arial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sz w:val="28"/>
          <w:szCs w:val="28"/>
        </w:rPr>
        <w:t xml:space="preserve">4)</w:t>
      </w:r>
      <w:r>
        <w:rPr>
          <w:rFonts w:ascii="Arial" w:hAnsi="Arial" w:cs="Arial"/>
          <w:sz w:val="28"/>
          <w:szCs w:val="28"/>
        </w:rPr>
        <w:t xml:space="preserve"> a devedora </w:t>
      </w:r>
      <w:r>
        <w:rPr>
          <w:rFonts w:ascii="Arial" w:hAnsi="Arial" w:cs="Arial"/>
          <w:sz w:val="28"/>
          <w:szCs w:val="28"/>
        </w:rPr>
        <w:t xml:space="preserve">não comprovou o adimplemento</w:t>
      </w:r>
      <w:r>
        <w:rPr>
          <w:rFonts w:ascii="Arial" w:hAnsi="Arial" w:cs="Arial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sz w:val="28"/>
          <w:szCs w:val="28"/>
        </w:rPr>
        <w:t xml:space="preserve">5)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carta de portabilidade não deu quitação expressa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sendo clara quanto à situação de inadimplente da ré</w:t>
      </w:r>
      <w:r>
        <w:rPr>
          <w:rFonts w:ascii="Arial" w:hAnsi="Arial" w:cs="Arial"/>
          <w:sz w:val="28"/>
          <w:szCs w:val="28"/>
        </w:rPr>
        <w:t xml:space="preserve">;</w:t>
      </w:r>
      <w:r>
        <w:rPr>
          <w:rFonts w:ascii="Arial" w:hAnsi="Arial" w:cs="Arial"/>
          <w:sz w:val="28"/>
          <w:szCs w:val="28"/>
        </w:rPr>
        <w:t xml:space="preserve"> 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6)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não estão presentes circunstâncias </w:t>
      </w:r>
      <w:r>
        <w:rPr>
          <w:rFonts w:ascii="Arial" w:hAnsi="Arial" w:cs="Arial"/>
          <w:sz w:val="28"/>
          <w:szCs w:val="28"/>
        </w:rPr>
        <w:t xml:space="preserve">que caracterizem </w:t>
      </w:r>
      <w:r>
        <w:rPr>
          <w:rFonts w:ascii="Arial" w:hAnsi="Arial" w:cs="Arial"/>
          <w:i/>
          <w:iCs/>
          <w:sz w:val="28"/>
          <w:szCs w:val="28"/>
        </w:rPr>
        <w:t xml:space="preserve">supressio</w:t>
      </w:r>
      <w:r>
        <w:rPr>
          <w:rFonts w:ascii="Arial" w:hAnsi="Arial" w:cs="Arial"/>
          <w:sz w:val="28"/>
          <w:szCs w:val="28"/>
        </w:rPr>
        <w:t xml:space="preserve"> do seu direito de cobrar</w:t>
      </w:r>
      <w:r>
        <w:rPr>
          <w:rFonts w:ascii="Arial" w:hAnsi="Arial" w:cs="Arial"/>
          <w:sz w:val="28"/>
          <w:szCs w:val="28"/>
        </w:rPr>
        <w:t xml:space="preserve">, tampouco </w:t>
      </w:r>
      <w:r>
        <w:rPr>
          <w:rFonts w:ascii="Arial" w:hAnsi="Arial" w:cs="Arial"/>
          <w:i/>
          <w:iCs/>
          <w:sz w:val="28"/>
          <w:szCs w:val="28"/>
        </w:rPr>
        <w:t xml:space="preserve">venire contra factum proprium</w:t>
      </w:r>
      <w:del w:id="1108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 (ID</w:delText>
        </w:r>
        <w:r>
          <w:rPr>
            <w:rFonts w:ascii="Arial" w:hAnsi="Arial" w:cs="Arial"/>
            <w:sz w:val="28"/>
            <w:szCs w:val="28"/>
          </w:rPr>
          <w:delText xml:space="preserve"> 85547286</w:delText>
        </w:r>
        <w:r>
          <w:rPr>
            <w:rFonts w:ascii="Arial" w:hAnsi="Arial" w:cs="Arial"/>
            <w:sz w:val="28"/>
            <w:szCs w:val="28"/>
          </w:rPr>
          <w:delText xml:space="preserve">)</w:delText>
        </w:r>
      </w:del>
      <w:r>
        <w:rPr>
          <w:rFonts w:ascii="Arial" w:hAnsi="Arial" w:cs="Arial"/>
          <w:sz w:val="28"/>
          <w:szCs w:val="28"/>
        </w:rPr>
        <w:t xml:space="preserve">.</w:t>
      </w:r>
      <w:commentRangeEnd w:id="13"/>
      <w:r>
        <w:rPr>
          <w:rStyle w:val="CommentReference"/>
        </w:rPr>
        <w:commentReference w:id="13"/>
      </w:r>
    </w:p>
    <w:p w14:paraId="6EEF5CB3" w14:textId="77777777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F0E0E82" w14:textId="6FC4357D" w:rsidR="00F63CDB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É o relatório.</w:t>
      </w:r>
    </w:p>
    <w:p w14:paraId="2D9FEE41" w14:textId="77777777" w:rsidR="00882188" w:rsidRDefault="00882188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2AEDC34" w14:textId="55B9F799" w:rsidR="00355C73" w:rsidRDefault="00355C7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1869B69C" w14:textId="7A25C947" w:rsidR="00882188" w:rsidRPr="00355C73" w:rsidRDefault="00355C73" w:rsidP="00355C7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lastRenderedPageBreak/>
        <w:t>VOTO</w:t>
      </w:r>
    </w:p>
    <w:p w14:paraId="5518CFBB" w14:textId="77777777" w:rsidR="00882188" w:rsidRDefault="00882188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9B1C8E2" w14:textId="1BE1B14E" w:rsidR="00355C73" w:rsidRPr="00355C73" w:rsidRDefault="00355C73" w:rsidP="00355C73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2F38563C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1AE6B8E" w14:textId="2A496277" w:rsidR="00355C73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4"/>
      <w:r>
        <w:rPr>
          <w:rFonts w:ascii="Arial" w:hAnsi="Arial" w:cs="Arial"/>
          <w:sz w:val="28"/>
          <w:szCs w:val="28"/>
        </w:rPr>
        <w:t xml:space="preserve">Ação ajuizada em </w:t>
      </w:r>
      <w:r>
        <w:rPr>
          <w:rFonts w:ascii="Arial" w:hAnsi="Arial" w:cs="Arial"/>
          <w:sz w:val="28"/>
          <w:szCs w:val="28"/>
        </w:rPr>
        <w:t xml:space="preserve">28</w:t>
      </w:r>
      <w:r>
        <w:rPr>
          <w:rFonts w:ascii="Arial" w:hAnsi="Arial" w:cs="Arial"/>
          <w:sz w:val="28"/>
          <w:szCs w:val="28"/>
        </w:rPr>
        <w:t xml:space="preserve">/</w:t>
      </w:r>
      <w:del w:id="1109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3</w:delText>
        </w:r>
      </w:del>
      <w:ins w:id="1110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03</w:t>
        </w:r>
      </w:ins>
      <w:r>
        <w:rPr>
          <w:rFonts w:ascii="Arial" w:hAnsi="Arial" w:cs="Arial"/>
          <w:sz w:val="28"/>
          <w:szCs w:val="28"/>
        </w:rPr>
        <w:t xml:space="preserve">/</w:t>
      </w:r>
      <w:del w:id="1111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2</w:delText>
        </w:r>
        <w:r>
          <w:rPr>
            <w:rFonts w:ascii="Arial" w:hAnsi="Arial" w:cs="Arial"/>
            <w:sz w:val="28"/>
            <w:szCs w:val="28"/>
          </w:rPr>
          <w:delText xml:space="preserve">5</w:delText>
        </w:r>
      </w:del>
      <w:ins w:id="1112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2025</w:t>
        </w:r>
      </w:ins>
      <w:r>
        <w:rPr>
          <w:rFonts w:ascii="Arial" w:hAnsi="Arial" w:cs="Arial"/>
          <w:sz w:val="28"/>
          <w:szCs w:val="28"/>
        </w:rPr>
        <w:t xml:space="preserve">. Sentença proferida em </w:t>
      </w:r>
      <w:del w:id="1113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3</w:delText>
        </w:r>
      </w:del>
      <w:ins w:id="1114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03</w:t>
        </w:r>
      </w:ins>
      <w:r>
        <w:rPr>
          <w:rFonts w:ascii="Arial" w:hAnsi="Arial" w:cs="Arial"/>
          <w:sz w:val="28"/>
          <w:szCs w:val="28"/>
        </w:rPr>
        <w:t xml:space="preserve">/</w:t>
      </w:r>
      <w:del w:id="1115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6</w:delText>
        </w:r>
      </w:del>
      <w:ins w:id="1116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06</w:t>
        </w:r>
      </w:ins>
      <w:r>
        <w:rPr>
          <w:rFonts w:ascii="Arial" w:hAnsi="Arial" w:cs="Arial"/>
          <w:sz w:val="28"/>
          <w:szCs w:val="28"/>
        </w:rPr>
        <w:t xml:space="preserve">/</w:t>
      </w:r>
      <w:del w:id="1117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26</w:delText>
        </w:r>
      </w:del>
      <w:ins w:id="1118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2026.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19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e complementada por embargos</w:delText>
        </w:r>
      </w:del>
      <w:ins w:id="1120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Embargos</w:t>
        </w:r>
      </w:ins>
      <w:r>
        <w:rPr>
          <w:rFonts w:ascii="Arial" w:hAnsi="Arial" w:cs="Arial"/>
          <w:sz w:val="28"/>
          <w:szCs w:val="28"/>
        </w:rPr>
        <w:t xml:space="preserve"> de declaração </w:t>
      </w:r>
      <w:ins w:id="1121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rejeitados </w:t>
        </w:r>
      </w:ins>
      <w:r>
        <w:rPr>
          <w:rFonts w:ascii="Arial" w:hAnsi="Arial" w:cs="Arial"/>
          <w:sz w:val="28"/>
          <w:szCs w:val="28"/>
        </w:rPr>
        <w:t xml:space="preserve">em </w:t>
      </w:r>
      <w:del w:id="1122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8</w:delText>
        </w:r>
      </w:del>
      <w:ins w:id="1123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08</w:t>
        </w:r>
      </w:ins>
      <w:r>
        <w:rPr>
          <w:rFonts w:ascii="Arial" w:hAnsi="Arial" w:cs="Arial"/>
          <w:sz w:val="28"/>
          <w:szCs w:val="28"/>
        </w:rPr>
        <w:t xml:space="preserve">/</w:t>
      </w:r>
      <w:del w:id="1124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7</w:delText>
        </w:r>
      </w:del>
      <w:ins w:id="1125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07</w:t>
        </w:r>
      </w:ins>
      <w:r>
        <w:rPr>
          <w:rFonts w:ascii="Arial" w:hAnsi="Arial" w:cs="Arial"/>
          <w:sz w:val="28"/>
          <w:szCs w:val="28"/>
        </w:rPr>
        <w:t xml:space="preserve">/</w:t>
      </w:r>
      <w:del w:id="1126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26</w:delText>
        </w:r>
      </w:del>
      <w:ins w:id="1127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2026</w:t>
        </w:r>
      </w:ins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Apelo</w:t>
      </w:r>
      <w:r>
        <w:rPr>
          <w:rFonts w:ascii="Arial" w:hAnsi="Arial" w:cs="Arial"/>
          <w:sz w:val="28"/>
          <w:szCs w:val="28"/>
        </w:rPr>
        <w:t xml:space="preserve"> interposto em </w:t>
      </w:r>
      <w:r>
        <w:rPr>
          <w:rFonts w:ascii="Arial" w:hAnsi="Arial" w:cs="Arial"/>
          <w:sz w:val="28"/>
          <w:szCs w:val="28"/>
        </w:rPr>
        <w:t xml:space="preserve">30/</w:t>
      </w:r>
      <w:del w:id="1128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7</w:delText>
        </w:r>
      </w:del>
      <w:ins w:id="1129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07</w:t>
        </w:r>
      </w:ins>
      <w:r>
        <w:rPr>
          <w:rFonts w:ascii="Arial" w:hAnsi="Arial" w:cs="Arial"/>
          <w:sz w:val="28"/>
          <w:szCs w:val="28"/>
        </w:rPr>
        <w:t xml:space="preserve">/</w:t>
      </w:r>
      <w:del w:id="1130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26</w:delText>
        </w:r>
      </w:del>
      <w:ins w:id="1131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2026</w:t>
        </w:r>
      </w:ins>
      <w:r>
        <w:rPr>
          <w:rFonts w:ascii="Arial" w:hAnsi="Arial" w:cs="Arial"/>
          <w:sz w:val="28"/>
          <w:szCs w:val="28"/>
        </w:rPr>
        <w:t xml:space="preserve">. Valor da causa: R$ </w:t>
      </w:r>
      <w:r>
        <w:rPr>
          <w:rFonts w:ascii="Arial" w:hAnsi="Arial" w:cs="Arial"/>
          <w:sz w:val="28"/>
          <w:szCs w:val="28"/>
        </w:rPr>
        <w:t xml:space="preserve">23.548,08</w:t>
      </w:r>
      <w:r>
        <w:rPr>
          <w:rFonts w:ascii="Arial" w:hAnsi="Arial" w:cs="Arial"/>
          <w:sz w:val="28"/>
          <w:szCs w:val="28"/>
        </w:rPr>
        <w:t xml:space="preserve">.</w:t>
      </w:r>
      <w:commentRangeEnd w:id="14"/>
      <w:r>
        <w:rPr>
          <w:rStyle w:val="CommentReference"/>
        </w:rPr>
        <w:commentReference w:id="14"/>
      </w:r>
    </w:p>
    <w:p w14:paraId="58BDE931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C5A86CD" w14:textId="16EA1F45" w:rsidR="00355C73" w:rsidRPr="007E1C8C" w:rsidRDefault="00A72414" w:rsidP="00A72414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>APELO D</w:t>
      </w:r>
      <w:r w:rsidR="00170999"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00B95CB8">
        <w:rPr>
          <w:rFonts w:ascii="Arial" w:hAnsi="Arial" w:cs="Arial"/>
          <w:b/>
          <w:bCs/>
          <w:color w:val="000000" w:themeColor="text1"/>
          <w:sz w:val="28"/>
          <w:szCs w:val="28"/>
        </w:rPr>
        <w:t>RÉ</w:t>
      </w: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 </w:t>
      </w:r>
      <w:r w:rsidR="00170999">
        <w:rPr>
          <w:rFonts w:ascii="Arial" w:hAnsi="Arial" w:cs="Arial"/>
          <w:b/>
          <w:bCs/>
          <w:color w:val="000000" w:themeColor="text1"/>
          <w:sz w:val="28"/>
          <w:szCs w:val="28"/>
        </w:rPr>
        <w:t>ROSE MARY CERQUEIRA RAMOS</w:t>
      </w:r>
    </w:p>
    <w:p w14:paraId="187A5EFC" w14:textId="77777777" w:rsidR="00A72414" w:rsidRPr="007E1C8C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E63BFE0" w14:textId="2AE4BE4A" w:rsidR="00A72414" w:rsidRPr="007E1C8C" w:rsidRDefault="00A958AF" w:rsidP="00DB130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apelo interposto</w:t>
      </w:r>
      <w:r w:rsidR="005A1443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7E4D53BA" w14:textId="77777777" w:rsidR="00C22469" w:rsidRDefault="00C22469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0321D16" w14:textId="47E7E050" w:rsidR="00EB3378" w:rsidRDefault="00291367" w:rsidP="00EB3378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ins w:id="1132" w:author="Assessor GDSXSR" w:date="2026-10-29T00:08:2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DA MANUTENÇÃO DA CONDENAÇÃO DIANTE </w:t>
        </w:r>
      </w:ins>
      <w:commentRangeStart w:id="15"/>
      <w:r>
        <w:rPr>
          <w:rFonts w:ascii="Arial" w:hAnsi="Arial" w:cs="Arial"/>
          <w:sz w:val="28"/>
          <w:szCs w:val="28"/>
          <w:highlight w:val="yellow"/>
          <w:rPrChange w:id="1141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DA </w:t>
      </w:r>
      <w:r>
        <w:rPr>
          <w:rFonts w:ascii="Arial" w:hAnsi="Arial" w:cs="Arial"/>
          <w:sz w:val="28"/>
          <w:szCs w:val="28"/>
          <w:highlight w:val="yellow"/>
          <w:rPrChange w:id="1142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AUSÊNCIA DE PROVA </w:t>
      </w:r>
      <w:del w:id="1133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DO</w:delText>
        </w:r>
      </w:del>
      <w:ins w:id="1134" w:author="Assessor GDSXSR" w:date="2026-10-29T00:08:2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DE</w:t>
        </w:r>
      </w:ins>
      <w:r>
        <w:rPr>
          <w:rFonts w:ascii="Arial" w:hAnsi="Arial" w:cs="Arial"/>
          <w:sz w:val="28"/>
          <w:szCs w:val="28"/>
          <w:highlight w:val="yellow"/>
          <w:rPrChange w:id="1143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 PAGAMENTO </w:t>
      </w:r>
      <w:del w:id="1135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–</w:delText>
        </w:r>
      </w:del>
      <w:ins w:id="1136" w:author="Assessor GDSXSR" w:date="2026-10-29T00:08:2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OU</w:t>
        </w:r>
      </w:ins>
      <w:r>
        <w:rPr>
          <w:rFonts w:ascii="Arial" w:hAnsi="Arial" w:cs="Arial"/>
          <w:sz w:val="28"/>
          <w:szCs w:val="28"/>
          <w:highlight w:val="yellow"/>
          <w:rPrChange w:id="1144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del w:id="1137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ÔNUS</w:delText>
        </w:r>
      </w:del>
      <w:ins w:id="1138" w:author="Assessor GDSXSR" w:date="2026-10-29T00:08:2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DE</w:t>
        </w:r>
      </w:ins>
      <w:r>
        <w:rPr>
          <w:rFonts w:ascii="Arial" w:hAnsi="Arial" w:cs="Arial"/>
          <w:sz w:val="28"/>
          <w:szCs w:val="28"/>
          <w:highlight w:val="yellow"/>
          <w:rPrChange w:id="1145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commentRangeEnd w:id="15"/>
      <w:r>
        <w:rPr>
          <w:rStyle w:val="CommentReference"/>
        </w:rPr>
        <w:commentReference w:id="15"/>
      </w:r>
      <w:del w:id="1139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PROBATÓRIO DA DEVEDORA</w:delText>
        </w:r>
      </w:del>
      <w:ins w:id="1140" w:author="Assessor GDSXSR" w:date="2026-10-29T00:08:2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QUITAÇÃO</w:t>
        </w:r>
      </w:ins>
    </w:p>
    <w:p w14:paraId="00CF8CE5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57A403" w14:textId="77E3A33B" w:rsidR="0033735F" w:rsidRPr="007E1C8C" w:rsidRDefault="0004253A" w:rsidP="006925EC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ré/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apelante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alega que</w:t>
      </w:r>
      <w:ins w:id="1146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: </w:t>
        </w:r>
        <w:r>
          <w:rPr>
            <w:rFonts w:ascii="Arial" w:hAnsi="Arial" w:cs="Arial"/>
            <w:b/>
            <w:color w:val="808080"/>
            <w:sz w:val="28"/>
            <w:szCs w:val="28"/>
          </w:rPr>
          <w:t xml:space="preserve">1)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não possuía débitos em aberto à época da migração para outro plano de saúde, </w:t>
      </w:r>
      <w:r>
        <w:rPr>
          <w:rFonts w:ascii="Arial" w:hAnsi="Arial" w:cs="Arial"/>
          <w:sz w:val="28"/>
          <w:szCs w:val="28"/>
        </w:rPr>
        <w:t xml:space="preserve">conforme atestado</w:t>
      </w:r>
      <w:r>
        <w:rPr>
          <w:rFonts w:ascii="Arial" w:hAnsi="Arial" w:cs="Arial"/>
          <w:sz w:val="28"/>
          <w:szCs w:val="28"/>
        </w:rPr>
        <w:t xml:space="preserve"> na carta de portabilidade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na qual somente é mencionada a existência de uma única obrigação vincenda em aberto</w:t>
      </w:r>
      <w:del w:id="1147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.</w:delText>
        </w:r>
      </w:del>
      <w:ins w:id="1148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;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49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Sustenta que</w:delText>
        </w:r>
      </w:del>
      <w:ins w:id="1150" w:author="Assessor GDSXSR" w:date="2026-10-29T00:08:22Z">
        <w:r>
          <w:rPr>
            <w:rFonts w:ascii="Arial" w:hAnsi="Arial" w:cs="Arial"/>
            <w:b/>
            <w:color w:val="808080"/>
            <w:sz w:val="28"/>
            <w:szCs w:val="28"/>
          </w:rPr>
          <w:t xml:space="preserve">2)</w:t>
        </w:r>
      </w:ins>
      <w:r>
        <w:rPr>
          <w:rFonts w:ascii="Arial" w:hAnsi="Arial" w:cs="Arial"/>
          <w:sz w:val="28"/>
          <w:szCs w:val="28"/>
        </w:rPr>
        <w:t xml:space="preserve"> a autora/apelada agiu de forma contrária à boa-fé objetiva, </w:t>
      </w:r>
      <w:r>
        <w:rPr>
          <w:rFonts w:ascii="Arial" w:hAnsi="Arial" w:cs="Arial"/>
          <w:sz w:val="28"/>
          <w:szCs w:val="28"/>
        </w:rPr>
        <w:t xml:space="preserve">pois a carta havia gerado expectativa legítima de quitação,</w:t>
      </w:r>
      <w:r>
        <w:rPr>
          <w:rFonts w:ascii="Arial" w:hAnsi="Arial" w:cs="Arial"/>
          <w:sz w:val="28"/>
          <w:szCs w:val="28"/>
        </w:rPr>
        <w:t xml:space="preserve"> de modo que a sua conduta posterior c</w:t>
      </w:r>
      <w:r>
        <w:rPr>
          <w:rFonts w:ascii="Arial" w:hAnsi="Arial" w:cs="Arial"/>
          <w:sz w:val="28"/>
          <w:szCs w:val="28"/>
        </w:rPr>
        <w:t xml:space="preserve">onfigura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i/>
          <w:iCs/>
          <w:sz w:val="28"/>
          <w:szCs w:val="28"/>
          <w:rPrChange w:id="1161" w:author="Assessor GDSXSR" w:date="2026-10-29T00:08:22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 xml:space="preserve">venire contra factum proprium</w:t>
      </w:r>
      <w:del w:id="1151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.</w:delText>
        </w:r>
      </w:del>
      <w:ins w:id="1152" w:author="Assessor GDSXSR" w:date="2026-10-29T00:08:22Z">
        <w:r>
          <w:rPr>
            <w:rFonts w:ascii="Arial" w:hAnsi="Arial" w:cs="Arial"/>
            <w:i/>
            <w:iCs/>
            <w:color w:val="808080"/>
            <w:sz w:val="28"/>
            <w:szCs w:val="28"/>
          </w:rPr>
          <w:t xml:space="preserve">;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53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Argumenta que</w:delText>
        </w:r>
      </w:del>
      <w:ins w:id="1154" w:author="Assessor GDSXSR" w:date="2026-10-29T00:08:22Z">
        <w:r>
          <w:rPr>
            <w:rFonts w:ascii="Arial" w:hAnsi="Arial" w:cs="Arial"/>
            <w:b/>
            <w:color w:val="808080"/>
            <w:sz w:val="28"/>
            <w:szCs w:val="28"/>
          </w:rPr>
          <w:t xml:space="preserve">3)</w:t>
        </w:r>
      </w:ins>
      <w:r>
        <w:rPr>
          <w:rFonts w:ascii="Arial" w:hAnsi="Arial" w:cs="Arial"/>
          <w:sz w:val="28"/>
          <w:szCs w:val="28"/>
        </w:rPr>
        <w:t xml:space="preserve"> a ausência de exercício oportuno da pretensão</w:t>
      </w:r>
      <w:r>
        <w:rPr>
          <w:rFonts w:ascii="Arial" w:hAnsi="Arial" w:cs="Arial"/>
          <w:sz w:val="28"/>
          <w:szCs w:val="28"/>
        </w:rPr>
        <w:t xml:space="preserve"> acarreta a supressão do direito</w:t>
      </w:r>
      <w:del w:id="1155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.</w:delText>
        </w:r>
      </w:del>
      <w:r>
        <w:rPr>
          <w:rFonts w:ascii="Arial" w:hAnsi="Arial" w:cs="Arial"/>
          <w:sz w:val="28"/>
          <w:szCs w:val="28"/>
        </w:rPr>
        <w:t xml:space="preserve"> </w:t>
      </w:r>
      <w:del w:id="1156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Acresce</w:delText>
        </w:r>
      </w:del>
      <w:ins w:id="1157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(</w:t>
        </w:r>
        <w:r>
          <w:rPr>
            <w:rFonts w:ascii="Arial" w:hAnsi="Arial" w:cs="Arial"/>
            <w:i/>
            <w:color w:val="808080"/>
            <w:sz w:val="28"/>
            <w:szCs w:val="28"/>
          </w:rPr>
          <w:t xml:space="preserve">supressio</w:t>
        </w:r>
        <w:r>
          <w:rPr>
            <w:rFonts w:ascii="Arial" w:hAnsi="Arial" w:cs="Arial"/>
            <w:color w:val="808080"/>
            <w:sz w:val="28"/>
            <w:szCs w:val="28"/>
          </w:rPr>
          <w:t xml:space="preserve">);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58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que</w:delText>
        </w:r>
      </w:del>
      <w:ins w:id="1159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e </w:t>
        </w:r>
        <w:r>
          <w:rPr>
            <w:rFonts w:ascii="Arial" w:hAnsi="Arial" w:cs="Arial"/>
            <w:b/>
            <w:color w:val="808080"/>
            <w:sz w:val="28"/>
            <w:szCs w:val="28"/>
          </w:rPr>
          <w:t xml:space="preserve">4)</w:t>
        </w:r>
      </w:ins>
      <w:r>
        <w:rPr>
          <w:rFonts w:ascii="Arial" w:hAnsi="Arial" w:cs="Arial"/>
          <w:sz w:val="28"/>
          <w:szCs w:val="28"/>
        </w:rPr>
        <w:t xml:space="preserve"> houve violação ao dever de informação</w:t>
      </w:r>
      <w:r>
        <w:rPr>
          <w:rFonts w:ascii="Arial" w:hAnsi="Arial" w:cs="Arial"/>
          <w:sz w:val="28"/>
          <w:szCs w:val="28"/>
        </w:rPr>
        <w:t xml:space="preserve">, previsto no Código de Defesa do Consumidor, que protege a parte vulnerável da relação</w:t>
      </w:r>
      <w:ins w:id="1160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 (ID 88637491)</w:t>
        </w:r>
      </w:ins>
      <w:r>
        <w:rPr>
          <w:rFonts w:ascii="Arial" w:hAnsi="Arial" w:cs="Arial"/>
          <w:sz w:val="28"/>
          <w:szCs w:val="28"/>
        </w:rPr>
        <w:t xml:space="preserve">.</w:t>
      </w:r>
    </w:p>
    <w:p w14:paraId="4E3BF3A9" w14:textId="77777777" w:rsidR="0033735F" w:rsidRDefault="0033735F" w:rsidP="0033735F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6CFF7BCD" w14:textId="43A0E746" w:rsidR="0033735F" w:rsidRPr="007E1C8C" w:rsidRDefault="001E0DAC" w:rsidP="0033735F">
      <w:pPr>
        <w:spacing w:after="0" w:line="360" w:lineRule="auto"/>
        <w:ind w:firstLine="2268"/>
        <w:jc w:val="both"/>
        <w:rPr>
          <w:del w:id="1187" w:author="Assessor GDSXSR" w:date="2026-10-29T00:08:22Z"/>
          <w:rFonts w:ascii="Arial" w:hAnsi="Arial" w:cs="Arial"/>
          <w:color w:val="000000" w:themeColor="text1"/>
          <w:sz w:val="28"/>
          <w:szCs w:val="28"/>
        </w:rPr>
      </w:pPr>
      <w:del w:id="1162" w:author="Assessor GDSXSR" w:date="2026-10-29T00:08:22Z">
        <w:r>
          <w:rPr>
            <w:rFonts w:ascii="Arial" w:hAnsi="Arial" w:cs="Arial"/>
            <w:color w:val="000000" w:themeColor="text1"/>
            <w:sz w:val="28"/>
            <w:szCs w:val="28"/>
          </w:rPr>
          <w:lastRenderedPageBreak/>
          <w:delText>Por sua vez, a</w:delText>
        </w:r>
      </w:del>
      <w:del w:id="1163" w:author="Assessor GDSXSR" w:date="2026-10-29T00:08:22Z">
        <w:r w:rsidR="00615A72">
          <w:rPr>
            <w:rFonts w:ascii="Arial" w:hAnsi="Arial" w:cs="Arial"/>
            <w:color w:val="000000" w:themeColor="text1"/>
            <w:sz w:val="28"/>
            <w:szCs w:val="28"/>
          </w:rPr>
          <w:delText xml:space="preserve"> autora/</w:delText>
        </w:r>
      </w:del>
      <w:del w:id="1164" w:author="Assessor GDSXSR" w:date="2026-10-29T00:08:22Z">
        <w:r w:rsidR="00BE5A12">
          <w:rPr>
            <w:rFonts w:ascii="Arial" w:hAnsi="Arial" w:cs="Arial"/>
            <w:color w:val="000000" w:themeColor="text1"/>
            <w:sz w:val="28"/>
            <w:szCs w:val="28"/>
          </w:rPr>
          <w:delText>apelad</w:delText>
        </w:r>
      </w:del>
      <w:del w:id="1165" w:author="Assessor GDSXSR" w:date="2026-10-29T00:08:22Z">
        <w:r w:rsidR="00615A72">
          <w:rPr>
            <w:rFonts w:ascii="Arial" w:hAnsi="Arial" w:cs="Arial"/>
            <w:color w:val="000000" w:themeColor="text1"/>
            <w:sz w:val="28"/>
            <w:szCs w:val="28"/>
          </w:rPr>
          <w:delText>a</w:delText>
        </w:r>
      </w:del>
      <w:del w:id="1166" w:author="Assessor GDSXSR" w:date="2026-10-29T00:08:22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167" w:author="Assessor GDSXSR" w:date="2026-10-29T00:08:22Z">
        <w:r w:rsidR="0033735F" w:rsidRPr="007E1C8C">
          <w:rPr>
            <w:rFonts w:ascii="Arial" w:hAnsi="Arial" w:cs="Arial"/>
            <w:color w:val="000000" w:themeColor="text1"/>
            <w:sz w:val="28"/>
            <w:szCs w:val="28"/>
          </w:rPr>
          <w:delText>alega</w:delText>
        </w:r>
      </w:del>
      <w:del w:id="1168" w:author="Assessor GDSXSR" w:date="2026-10-29T00:08:22Z">
        <w:r w:rsidR="00BE5A12"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169" w:author="Assessor GDSXSR" w:date="2026-10-29T00:08:22Z">
        <w:r w:rsidR="00615A72">
          <w:rPr>
            <w:rFonts w:ascii="Arial" w:hAnsi="Arial" w:cs="Arial"/>
            <w:color w:val="000000" w:themeColor="text1"/>
            <w:sz w:val="28"/>
            <w:szCs w:val="28"/>
          </w:rPr>
          <w:delText xml:space="preserve">que a carta de portabilidade não </w:delText>
        </w:r>
      </w:del>
      <w:del w:id="1170" w:author="Assessor GDSXSR" w:date="2026-10-29T00:08:22Z">
        <w:r w:rsidR="00A7778D">
          <w:rPr>
            <w:rFonts w:ascii="Arial" w:hAnsi="Arial" w:cs="Arial"/>
            <w:color w:val="000000" w:themeColor="text1"/>
            <w:sz w:val="28"/>
            <w:szCs w:val="28"/>
          </w:rPr>
          <w:delText xml:space="preserve">se traduz em </w:delText>
        </w:r>
      </w:del>
      <w:del w:id="1171" w:author="Assessor GDSXSR" w:date="2026-10-29T00:08:22Z">
        <w:r w:rsidR="00615A72">
          <w:rPr>
            <w:rFonts w:ascii="Arial" w:hAnsi="Arial" w:cs="Arial"/>
            <w:color w:val="000000" w:themeColor="text1"/>
            <w:sz w:val="28"/>
            <w:szCs w:val="28"/>
          </w:rPr>
          <w:delText>quitação</w:delText>
        </w:r>
      </w:del>
      <w:del w:id="1172" w:author="Assessor GDSXSR" w:date="2026-10-29T00:08:22Z">
        <w:r w:rsidR="00A7778D">
          <w:rPr>
            <w:rFonts w:ascii="Arial" w:hAnsi="Arial" w:cs="Arial"/>
            <w:color w:val="000000" w:themeColor="text1"/>
            <w:sz w:val="28"/>
            <w:szCs w:val="28"/>
          </w:rPr>
          <w:delText xml:space="preserve">, que não foram apresentados documentos comprobatórios de eventual pagamento e que </w:delText>
        </w:r>
      </w:del>
      <w:del w:id="1173" w:author="Assessor GDSXSR" w:date="2026-10-29T00:08:22Z">
        <w:r w:rsidR="005E7C7A">
          <w:rPr>
            <w:rFonts w:ascii="Arial" w:hAnsi="Arial" w:cs="Arial"/>
            <w:color w:val="000000" w:themeColor="text1"/>
            <w:sz w:val="28"/>
            <w:szCs w:val="28"/>
          </w:rPr>
          <w:delText>não incide</w:delText>
        </w:r>
      </w:del>
      <w:del w:id="1174" w:author="Assessor GDSXSR" w:date="2026-10-29T00:08:22Z">
        <w:r w:rsidR="004C15CC">
          <w:rPr>
            <w:rFonts w:ascii="Arial" w:hAnsi="Arial" w:cs="Arial"/>
            <w:color w:val="000000" w:themeColor="text1"/>
            <w:sz w:val="28"/>
            <w:szCs w:val="28"/>
          </w:rPr>
          <w:delText>m</w:delText>
        </w:r>
      </w:del>
      <w:del w:id="1175" w:author="Assessor GDSXSR" w:date="2026-10-29T00:08:22Z">
        <w:r>
          <w:rPr>
            <w:rFonts w:ascii="Arial" w:hAnsi="Arial" w:cs="Arial"/>
            <w:color w:val="000000" w:themeColor="text1"/>
            <w:sz w:val="28"/>
            <w:szCs w:val="28"/>
          </w:rPr>
          <w:delText>,</w:delText>
        </w:r>
      </w:del>
      <w:del w:id="1176" w:author="Assessor GDSXSR" w:date="2026-10-29T00:08:22Z">
        <w:r w:rsidR="005E7C7A">
          <w:rPr>
            <w:rFonts w:ascii="Arial" w:hAnsi="Arial" w:cs="Arial"/>
            <w:color w:val="000000" w:themeColor="text1"/>
            <w:sz w:val="28"/>
            <w:szCs w:val="28"/>
          </w:rPr>
          <w:delText xml:space="preserve"> no caso</w:delText>
        </w:r>
      </w:del>
      <w:del w:id="1177" w:author="Assessor GDSXSR" w:date="2026-10-29T00:08:22Z">
        <w:r>
          <w:rPr>
            <w:rFonts w:ascii="Arial" w:hAnsi="Arial" w:cs="Arial"/>
            <w:color w:val="000000" w:themeColor="text1"/>
            <w:sz w:val="28"/>
            <w:szCs w:val="28"/>
          </w:rPr>
          <w:delText>,</w:delText>
        </w:r>
      </w:del>
      <w:del w:id="1178" w:author="Assessor GDSXSR" w:date="2026-10-29T00:08:22Z">
        <w:r w:rsidR="005E7C7A">
          <w:rPr>
            <w:rFonts w:ascii="Arial" w:hAnsi="Arial" w:cs="Arial"/>
            <w:color w:val="000000" w:themeColor="text1"/>
            <w:sz w:val="28"/>
            <w:szCs w:val="28"/>
          </w:rPr>
          <w:delText xml:space="preserve"> o</w:delText>
        </w:r>
      </w:del>
      <w:del w:id="1179" w:author="Assessor GDSXSR" w:date="2026-10-29T00:08:22Z">
        <w:r w:rsidR="004C15CC">
          <w:rPr>
            <w:rFonts w:ascii="Arial" w:hAnsi="Arial" w:cs="Arial"/>
            <w:color w:val="000000" w:themeColor="text1"/>
            <w:sz w:val="28"/>
            <w:szCs w:val="28"/>
          </w:rPr>
          <w:delText>s</w:delText>
        </w:r>
      </w:del>
      <w:del w:id="1180" w:author="Assessor GDSXSR" w:date="2026-10-29T00:08:22Z">
        <w:r w:rsidR="005E7C7A">
          <w:rPr>
            <w:rFonts w:ascii="Arial" w:hAnsi="Arial" w:cs="Arial"/>
            <w:color w:val="000000" w:themeColor="text1"/>
            <w:sz w:val="28"/>
            <w:szCs w:val="28"/>
          </w:rPr>
          <w:delText xml:space="preserve"> instituto</w:delText>
        </w:r>
      </w:del>
      <w:del w:id="1181" w:author="Assessor GDSXSR" w:date="2026-10-29T00:08:22Z">
        <w:r>
          <w:rPr>
            <w:rFonts w:ascii="Arial" w:hAnsi="Arial" w:cs="Arial"/>
            <w:color w:val="000000" w:themeColor="text1"/>
            <w:sz w:val="28"/>
            <w:szCs w:val="28"/>
          </w:rPr>
          <w:delText>s</w:delText>
        </w:r>
      </w:del>
      <w:del w:id="1182" w:author="Assessor GDSXSR" w:date="2026-10-29T00:08:22Z">
        <w:r w:rsidR="005E7C7A">
          <w:rPr>
            <w:rFonts w:ascii="Arial" w:hAnsi="Arial" w:cs="Arial"/>
            <w:color w:val="000000" w:themeColor="text1"/>
            <w:sz w:val="28"/>
            <w:szCs w:val="28"/>
          </w:rPr>
          <w:delText xml:space="preserve"> da </w:delText>
        </w:r>
      </w:del>
      <w:del w:id="1183" w:author="Assessor GDSXSR" w:date="2026-10-29T00:08:22Z">
        <w:r w:rsidR="005E7C7A">
          <w:rPr>
            <w:rFonts w:ascii="Arial" w:hAnsi="Arial" w:cs="Arial"/>
            <w:i/>
            <w:iCs/>
            <w:color w:val="000000" w:themeColor="text1"/>
            <w:sz w:val="28"/>
            <w:szCs w:val="28"/>
          </w:rPr>
          <w:delText>supressio</w:delText>
        </w:r>
      </w:del>
      <w:del w:id="1184" w:author="Assessor GDSXSR" w:date="2026-10-29T00:08:22Z">
        <w:r w:rsidR="004C15CC">
          <w:rPr>
            <w:rFonts w:ascii="Arial" w:hAnsi="Arial" w:cs="Arial"/>
            <w:i/>
            <w:iCs/>
            <w:color w:val="000000" w:themeColor="text1"/>
            <w:sz w:val="28"/>
            <w:szCs w:val="28"/>
          </w:rPr>
          <w:delText xml:space="preserve"> </w:delText>
        </w:r>
      </w:del>
      <w:del w:id="1185" w:author="Assessor GDSXSR" w:date="2026-10-29T00:08:22Z">
        <w:r w:rsidR="004C15CC">
          <w:rPr>
            <w:rFonts w:ascii="Arial" w:hAnsi="Arial" w:cs="Arial"/>
            <w:color w:val="000000" w:themeColor="text1"/>
            <w:sz w:val="28"/>
            <w:szCs w:val="28"/>
          </w:rPr>
          <w:delText>ou da vedação ao comportamento contraditório</w:delText>
        </w:r>
      </w:del>
      <w:del w:id="1186" w:author="Assessor GDSXSR" w:date="2026-10-29T00:08:22Z">
        <w:r w:rsidR="009B7564">
          <w:rPr>
            <w:rFonts w:ascii="Arial" w:hAnsi="Arial" w:cs="Arial"/>
            <w:color w:val="000000" w:themeColor="text1"/>
            <w:sz w:val="28"/>
            <w:szCs w:val="28"/>
          </w:rPr>
          <w:delText>.</w:delText>
        </w:r>
      </w:del>
    </w:p>
    <w:p w14:paraId="0E7CF6F9" w14:textId="4E98573D" w:rsidR="00506A7D" w:rsidRDefault="00506A7D" w:rsidP="00506A7D">
      <w:pPr>
        <w:spacing w:after="0" w:line="360" w:lineRule="auto"/>
        <w:ind w:firstLine="2268"/>
        <w:jc w:val="both"/>
        <w:rPr>
          <w:del w:id="1188" w:author="Assessor GDSXSR" w:date="2026-10-29T00:08:22Z"/>
          <w:rFonts w:ascii="Arial" w:hAnsi="Arial" w:cs="Arial"/>
          <w:sz w:val="28"/>
          <w:szCs w:val="28"/>
        </w:rPr>
      </w:pPr>
    </w:p>
    <w:p w14:paraId="1751BF6D" w14:textId="6DCB582C" w:rsidR="00506A7D" w:rsidRDefault="00506A7D" w:rsidP="00506A7D">
      <w:pPr>
        <w:spacing w:after="0" w:line="360" w:lineRule="auto"/>
        <w:ind w:firstLine="2268"/>
        <w:jc w:val="both"/>
        <w:rPr>
          <w:rFonts w:ascii="Arial" w:hAnsi="Arial" w:cs="Arial"/>
          <w:color w:val="7030A0"/>
          <w:sz w:val="28"/>
          <w:szCs w:val="28"/>
        </w:rPr>
      </w:pPr>
      <w:r>
        <w:rPr>
          <w:rFonts w:ascii="Arial" w:hAnsi="Arial" w:cs="Arial"/>
          <w:sz w:val="28"/>
          <w:szCs w:val="28"/>
          <w:highlight w:val="yellow"/>
          <w:rPrChange w:id="1189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>Sem razão</w:t>
      </w:r>
      <w:r w:rsidRPr="007F4412">
        <w:rPr>
          <w:rFonts w:ascii="Arial" w:hAnsi="Arial" w:cs="Arial"/>
          <w:color w:val="7030A0"/>
          <w:sz w:val="28"/>
          <w:szCs w:val="28"/>
          <w:highlight w:val="yellow"/>
          <w:rPrChange w:id="1190" w:author="Assessor GDSXSR" w:date="2026-10-29T00:08:22Z">
            <w:rPr>
              <w:rFonts w:ascii="Arial" w:hAnsi="Arial" w:cs="Arial"/>
              <w:color w:val="7030A0"/>
              <w:sz w:val="28"/>
              <w:szCs w:val="28"/>
            </w:rPr>
          </w:rPrChange>
        </w:rPr>
        <w:t xml:space="preserve"> </w:t>
      </w:r>
      <w:r w:rsidR="005E7C7A">
        <w:rPr>
          <w:rFonts w:ascii="Arial" w:hAnsi="Arial" w:cs="Arial"/>
          <w:sz w:val="28"/>
          <w:szCs w:val="28"/>
          <w:highlight w:val="yellow"/>
          <w:rPrChange w:id="1191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>a</w:t>
      </w:r>
      <w:r w:rsidRPr="009B7564">
        <w:rPr>
          <w:rFonts w:ascii="Arial" w:hAnsi="Arial" w:cs="Arial"/>
          <w:sz w:val="28"/>
          <w:szCs w:val="28"/>
          <w:highlight w:val="yellow"/>
          <w:rPrChange w:id="1192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 apelante</w:t>
      </w:r>
      <w:r w:rsidRPr="007F4412">
        <w:rPr>
          <w:rFonts w:ascii="Arial" w:hAnsi="Arial" w:cs="Arial"/>
          <w:color w:val="7030A0"/>
          <w:sz w:val="28"/>
          <w:szCs w:val="28"/>
          <w:highlight w:val="yellow"/>
          <w:rPrChange w:id="1193" w:author="Assessor GDSXSR" w:date="2026-10-29T00:08:22Z">
            <w:rPr>
              <w:rFonts w:ascii="Arial" w:hAnsi="Arial" w:cs="Arial"/>
              <w:color w:val="7030A0"/>
              <w:sz w:val="28"/>
              <w:szCs w:val="28"/>
            </w:rPr>
          </w:rPrChange>
        </w:rPr>
        <w:t>.</w:t>
      </w:r>
    </w:p>
    <w:p w14:paraId="2CC55D5E" w14:textId="77777777" w:rsidR="00052F25" w:rsidRDefault="00052F25" w:rsidP="00506A7D">
      <w:pPr>
        <w:spacing w:after="0" w:line="360" w:lineRule="auto"/>
        <w:ind w:firstLine="2268"/>
        <w:jc w:val="both"/>
        <w:rPr>
          <w:rFonts w:ascii="Arial" w:hAnsi="Arial" w:cs="Arial"/>
          <w:color w:val="7030A0"/>
          <w:sz w:val="28"/>
          <w:szCs w:val="28"/>
        </w:rPr>
      </w:pPr>
    </w:p>
    <w:p w14:paraId="60155574" w14:textId="77777777" w:rsidR="009630FD" w:rsidRPr="009630FD" w:rsidRDefault="009630F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3"/>
      <w:r w:rsidRPr="009630FD">
        <w:rPr>
          <w:rFonts w:ascii="Arial" w:hAnsi="Arial" w:cs="Arial"/>
          <w:sz w:val="28"/>
          <w:szCs w:val="28"/>
        </w:rPr>
        <w:t>Dispõe</w:t>
      </w:r>
      <w:commentRangeEnd w:id="3"/>
      <w:r w:rsidRPr="009630FD">
        <w:rPr>
          <w:rStyle w:val="Refdecomentrio"/>
          <w:rFonts w:ascii="Arial" w:hAnsi="Arial" w:cs="Arial"/>
          <w:sz w:val="28"/>
          <w:szCs w:val="28"/>
        </w:rPr>
        <w:commentReference w:id="3"/>
      </w:r>
      <w:r w:rsidRPr="009630FD">
        <w:rPr>
          <w:rFonts w:ascii="Arial" w:hAnsi="Arial" w:cs="Arial"/>
          <w:sz w:val="28"/>
          <w:szCs w:val="28"/>
        </w:rPr>
        <w:t xml:space="preserve"> a Súmula 608/STJ:</w:t>
      </w:r>
    </w:p>
    <w:p w14:paraId="5890FE97" w14:textId="08B2A1F3" w:rsidR="009630FD" w:rsidRPr="009630FD" w:rsidRDefault="009630FD" w:rsidP="008E25D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D83BA7A" w14:textId="77777777" w:rsidR="009630FD" w:rsidRPr="00043EAF" w:rsidRDefault="009630FD" w:rsidP="00043EAF">
      <w:pPr>
        <w:spacing w:after="0" w:line="360" w:lineRule="auto"/>
        <w:ind w:left="2268"/>
        <w:jc w:val="both"/>
        <w:rPr>
          <w:rFonts w:ascii="Arial" w:hAnsi="Arial" w:cs="Arial"/>
          <w:sz w:val="26"/>
          <w:szCs w:val="26"/>
        </w:rPr>
      </w:pPr>
      <w:r w:rsidRPr="00043EAF">
        <w:rPr>
          <w:rFonts w:ascii="Arial" w:hAnsi="Arial" w:cs="Arial"/>
          <w:sz w:val="26"/>
          <w:szCs w:val="26"/>
        </w:rPr>
        <w:t>“</w:t>
      </w:r>
      <w:r w:rsidRPr="00043EAF">
        <w:rPr>
          <w:rFonts w:ascii="Arial" w:hAnsi="Arial" w:cs="Arial"/>
          <w:i/>
          <w:iCs/>
          <w:sz w:val="26"/>
          <w:szCs w:val="26"/>
        </w:rPr>
        <w:t>Aplica-se o Código de Defesa do Consumidor aos contratos de plano de saúde, salvo os administrados por entidades de autogestão.</w:t>
      </w:r>
      <w:r w:rsidRPr="00043EAF">
        <w:rPr>
          <w:rFonts w:ascii="Arial" w:hAnsi="Arial" w:cs="Arial"/>
          <w:sz w:val="26"/>
          <w:szCs w:val="26"/>
        </w:rPr>
        <w:t>”</w:t>
      </w:r>
    </w:p>
    <w:p w14:paraId="61430E3F" w14:textId="5E15F1F6" w:rsidR="009630FD" w:rsidRPr="009630FD" w:rsidRDefault="009630FD" w:rsidP="008E25D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9630FD">
        <w:rPr>
          <w:rFonts w:ascii="Arial" w:hAnsi="Arial" w:cs="Arial"/>
          <w:sz w:val="28"/>
          <w:szCs w:val="28"/>
        </w:rPr>
        <w:t xml:space="preserve"> </w:t>
      </w:r>
    </w:p>
    <w:p w14:paraId="2F320055" w14:textId="64866A77" w:rsidR="00052F25" w:rsidRDefault="009630F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6"/>
      <w:r>
        <w:rPr>
          <w:rFonts w:ascii="Arial" w:hAnsi="Arial" w:cs="Arial"/>
          <w:sz w:val="28"/>
          <w:szCs w:val="28"/>
        </w:rPr>
        <w:t xml:space="preserve">Portanto, não incide o CDC </w:t>
      </w:r>
      <w:del w:id="1194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ao</w:delText>
        </w:r>
      </w:del>
      <w:ins w:id="1195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no</w:t>
        </w:r>
      </w:ins>
      <w:r>
        <w:rPr>
          <w:rFonts w:ascii="Arial" w:hAnsi="Arial" w:cs="Arial"/>
          <w:sz w:val="28"/>
          <w:szCs w:val="28"/>
        </w:rPr>
        <w:t xml:space="preserve"> contrato em análise, cujo plano de saúde é administrado por uma entidade de autogestão.</w:t>
      </w:r>
      <w:commentRangeEnd w:id="16"/>
      <w:r>
        <w:rPr>
          <w:rStyle w:val="CommentReference"/>
        </w:rPr>
        <w:commentReference w:id="16"/>
      </w:r>
    </w:p>
    <w:p w14:paraId="3F3BCE01" w14:textId="77777777" w:rsidR="009630FD" w:rsidRDefault="009630F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96896A0" w14:textId="7B9F14DA" w:rsidR="009630FD" w:rsidRDefault="007272DD" w:rsidP="009630FD">
      <w:pPr>
        <w:spacing w:after="0" w:line="360" w:lineRule="auto"/>
        <w:ind w:firstLine="2268"/>
        <w:jc w:val="both"/>
        <w:rPr>
          <w:ins w:id="1196" w:author="Assessor GDSXSR" w:date="2026-10-29T00:08:22Z"/>
          <w:rFonts w:ascii="Arial" w:hAnsi="Arial" w:cs="Arial"/>
          <w:sz w:val="28"/>
          <w:szCs w:val="28"/>
        </w:rPr>
      </w:pPr>
      <w:commentRangeStart w:id="17"/>
      <w:r>
        <w:rPr>
          <w:rFonts w:ascii="Arial" w:hAnsi="Arial" w:cs="Arial"/>
          <w:sz w:val="28"/>
          <w:szCs w:val="28"/>
        </w:rPr>
        <w:t xml:space="preserve">Por isso, a distribuição do ônus da prova deve se dar de forma ordinária, incumbindo à autora demonstrar o fato constitutivo de seu direito e, à ré, eventual fato extintivo da obrigação, como o pagamento</w:t>
      </w:r>
      <w:ins w:id="1203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04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(CPC</w:delText>
        </w:r>
      </w:del>
      <w:ins w:id="1205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nos termos do art.</w:t>
        </w:r>
      </w:ins>
      <w:r>
        <w:rPr>
          <w:rFonts w:ascii="Arial" w:hAnsi="Arial" w:cs="Arial"/>
          <w:sz w:val="28"/>
          <w:szCs w:val="28"/>
        </w:rPr>
        <w:t xml:space="preserve"> 373</w:t>
      </w:r>
      <w:ins w:id="1206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I e II</w:t>
      </w:r>
      <w:commentRangeEnd w:id="17"/>
      <w:r>
        <w:rPr>
          <w:rStyle w:val="CommentReference"/>
        </w:rPr>
        <w:commentReference w:id="17"/>
      </w:r>
      <w:del w:id="1207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).</w:delText>
        </w:r>
      </w:del>
      <w:ins w:id="1208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, do CPC:</w:t>
        </w:r>
      </w:ins>
    </w:p>
    <w:p>
      <w:pPr>
        <w:spacing w:after="0" w:line="360" w:lineRule="auto"/>
        <w:ind w:firstLine="2268"/>
        <w:jc w:val="both"/>
        <w:rPr>
          <w:ins w:id="1197" w:author="Assessor GDSXSR" w:date="2026-10-29T00:08:22Z"/>
          <w:rFonts w:ascii="Arial" w:hAnsi="Arial" w:cs="Arial"/>
          <w:sz w:val="28"/>
          <w:szCs w:val="28"/>
        </w:rPr>
      </w:pPr>
    </w:p>
    <w:p>
      <w:pPr>
        <w:spacing w:after="0" w:line="360" w:lineRule="auto"/>
        <w:ind w:left="2268" w:firstLine="0"/>
        <w:jc w:val="both"/>
        <w:rPr>
          <w:ins w:id="1199" w:author="Assessor GDSXSR" w:date="2026-10-29T00:08:22Z"/>
          <w:rFonts w:ascii="Arial" w:hAnsi="Arial" w:cs="Arial"/>
          <w:sz w:val="28"/>
          <w:szCs w:val="28"/>
        </w:rPr>
      </w:pPr>
      <w:ins w:id="1198" w:author="Assessor GDSXSR" w:date="2026-10-29T00:08:22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“Art. 373. O ônus da prova incumbe:</w:t>
        </w:r>
      </w:ins>
    </w:p>
    <w:p>
      <w:pPr>
        <w:spacing w:after="0" w:line="360" w:lineRule="auto"/>
        <w:ind w:left="2268" w:firstLine="0"/>
        <w:jc w:val="both"/>
        <w:rPr>
          <w:ins w:id="1201" w:author="Assessor GDSXSR" w:date="2026-10-29T00:08:22Z"/>
          <w:rFonts w:ascii="Arial" w:hAnsi="Arial" w:cs="Arial"/>
          <w:sz w:val="28"/>
          <w:szCs w:val="28"/>
        </w:rPr>
      </w:pPr>
      <w:ins w:id="1200" w:author="Assessor GDSXSR" w:date="2026-10-29T00:08:22Z">
        <w:r>
          <w:rPr>
            <w:rFonts w:ascii="Arial" w:hAnsi="Arial" w:cs="Arial"/>
            <w:i/>
            <w:color w:val="808080"/>
            <w:sz w:val="26"/>
          </w:rPr>
          <w:t xml:space="preserve">I - ao autor, quanto ao fato constitutivo de seu direito;</w:t>
        </w:r>
      </w:ins>
    </w:p>
    <w:p>
      <w:pPr>
        <w:spacing w:after="0" w:line="360" w:lineRule="auto"/>
        <w:ind w:left="2268" w:firstLine="0"/>
        <w:jc w:val="both"/>
        <w:rPr>
          <w:rFonts w:ascii="Arial" w:hAnsi="Arial" w:cs="Arial"/>
          <w:sz w:val="28"/>
          <w:szCs w:val="28"/>
        </w:rPr>
      </w:pPr>
      <w:ins w:id="1202" w:author="Assessor GDSXSR" w:date="2026-10-29T00:08:22Z">
        <w:r>
          <w:rPr>
            <w:rFonts w:ascii="Arial" w:hAnsi="Arial" w:cs="Arial"/>
            <w:i/>
            <w:color w:val="808080"/>
            <w:sz w:val="26"/>
            <w:u w:val="single"/>
          </w:rPr>
          <w:t xml:space="preserve">II - ao réu, quanto à existência de fato impeditivo, modificativo ou extintivo do direito do autor.</w:t>
        </w:r>
        <w:r>
          <w:rPr>
            <w:rFonts w:ascii="Arial" w:hAnsi="Arial" w:cs="Arial"/>
            <w:i/>
            <w:color w:val="808080"/>
            <w:sz w:val="26"/>
          </w:rPr>
          <w:t xml:space="preserve">” – Grifei</w:t>
        </w:r>
      </w:ins>
    </w:p>
    <w:p w14:paraId="49C87DFB" w14:textId="77777777" w:rsidR="00D11340" w:rsidRDefault="00D11340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FE2964D" w14:textId="5AC09A1F" w:rsidR="00D11340" w:rsidRDefault="00D11340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alegação de que seria imprescindível a apresentação d</w:t>
      </w:r>
      <w:r>
        <w:rPr>
          <w:rFonts w:ascii="Arial" w:hAnsi="Arial" w:cs="Arial"/>
          <w:sz w:val="28"/>
          <w:szCs w:val="28"/>
        </w:rPr>
        <w:t xml:space="preserve">os</w:t>
      </w:r>
      <w:r>
        <w:rPr>
          <w:rFonts w:ascii="Arial" w:hAnsi="Arial" w:cs="Arial"/>
          <w:sz w:val="28"/>
          <w:szCs w:val="28"/>
        </w:rPr>
        <w:t xml:space="preserve"> boletos bancários </w:t>
      </w:r>
      <w:r>
        <w:rPr>
          <w:rFonts w:ascii="Arial" w:hAnsi="Arial" w:cs="Arial"/>
          <w:sz w:val="28"/>
          <w:szCs w:val="28"/>
        </w:rPr>
        <w:t xml:space="preserve">das prestações cobradas não se sustenta, pois</w:t>
      </w:r>
      <w:r>
        <w:rPr>
          <w:rFonts w:ascii="Arial" w:hAnsi="Arial" w:cs="Arial"/>
          <w:sz w:val="28"/>
          <w:szCs w:val="28"/>
        </w:rPr>
        <w:t xml:space="preserve">, como bem observado na r. sentença, </w:t>
      </w:r>
      <w:r>
        <w:rPr>
          <w:rFonts w:ascii="Arial" w:hAnsi="Arial" w:cs="Arial"/>
          <w:sz w:val="28"/>
          <w:szCs w:val="28"/>
        </w:rPr>
        <w:t xml:space="preserve">a autora apresentou outros documentos </w:t>
      </w:r>
      <w:r>
        <w:rPr>
          <w:rFonts w:ascii="Arial" w:hAnsi="Arial" w:cs="Arial"/>
          <w:sz w:val="28"/>
          <w:szCs w:val="28"/>
        </w:rPr>
        <w:t xml:space="preserve">suficientes</w:t>
      </w:r>
      <w:r>
        <w:rPr>
          <w:rFonts w:ascii="Arial" w:hAnsi="Arial" w:cs="Arial"/>
          <w:sz w:val="28"/>
          <w:szCs w:val="28"/>
        </w:rPr>
        <w:t xml:space="preserve"> para demonstrar as </w:t>
      </w:r>
      <w:r>
        <w:rPr>
          <w:rFonts w:ascii="Arial" w:hAnsi="Arial" w:cs="Arial"/>
          <w:sz w:val="28"/>
          <w:szCs w:val="28"/>
        </w:rPr>
        <w:t xml:space="preserve">obrigações inadimplidas, </w:t>
      </w:r>
      <w:r>
        <w:rPr>
          <w:rFonts w:ascii="Arial" w:hAnsi="Arial" w:cs="Arial"/>
          <w:sz w:val="28"/>
          <w:szCs w:val="28"/>
        </w:rPr>
        <w:t xml:space="preserve">listando as</w:t>
      </w:r>
      <w:r>
        <w:rPr>
          <w:rFonts w:ascii="Arial" w:hAnsi="Arial" w:cs="Arial"/>
          <w:sz w:val="28"/>
          <w:szCs w:val="28"/>
        </w:rPr>
        <w:t xml:space="preserve"> mensalidades, </w:t>
      </w:r>
      <w:del w:id="1209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coparticipação</w:delText>
        </w:r>
      </w:del>
      <w:ins w:id="1210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coparticipações</w:t>
        </w:r>
      </w:ins>
      <w:r>
        <w:rPr>
          <w:rFonts w:ascii="Arial" w:hAnsi="Arial" w:cs="Arial"/>
          <w:sz w:val="28"/>
          <w:szCs w:val="28"/>
        </w:rPr>
        <w:t xml:space="preserve"> e tarifas contratuais</w:t>
      </w:r>
      <w:r>
        <w:rPr>
          <w:rFonts w:ascii="Arial" w:hAnsi="Arial" w:cs="Arial"/>
          <w:sz w:val="28"/>
          <w:szCs w:val="28"/>
        </w:rPr>
        <w:t xml:space="preserve"> (</w:t>
      </w:r>
      <w:del w:id="1211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IDs</w:delText>
        </w:r>
      </w:del>
      <w:ins w:id="1212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ID</w:t>
        </w:r>
      </w:ins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88637035</w:t>
      </w:r>
      <w:r>
        <w:rPr>
          <w:rFonts w:ascii="Arial" w:hAnsi="Arial" w:cs="Arial"/>
          <w:sz w:val="28"/>
          <w:szCs w:val="28"/>
        </w:rPr>
        <w:t xml:space="preserve"> a </w:t>
      </w:r>
      <w:r>
        <w:rPr>
          <w:rFonts w:ascii="Arial" w:hAnsi="Arial" w:cs="Arial"/>
          <w:sz w:val="28"/>
          <w:szCs w:val="28"/>
        </w:rPr>
        <w:t xml:space="preserve">88637040).</w:t>
      </w:r>
    </w:p>
    <w:p w14:paraId="4F72927B" w14:textId="77777777" w:rsidR="001F7DBA" w:rsidRDefault="001F7DBA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BD7D1AC" w14:textId="77777777" w:rsidR="0096474A" w:rsidRDefault="001F7DBA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Por outro lado, a</w:t>
      </w:r>
      <w:r w:rsidR="000112A8">
        <w:rPr>
          <w:rFonts w:ascii="Arial" w:hAnsi="Arial" w:cs="Arial"/>
          <w:sz w:val="28"/>
          <w:szCs w:val="28"/>
        </w:rPr>
        <w:t xml:space="preserve"> apelante não apresentou nenhum documento comprobatório do pagamento de quaisquer das parcelas cobradas, limitando-se a sustentar suposta quitação que teria sido dada por ocasião da migração por portabilidade. </w:t>
      </w:r>
    </w:p>
    <w:p w14:paraId="754DF310" w14:textId="77777777" w:rsidR="0096474A" w:rsidRDefault="0096474A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229" w:author="Assessor GDSXSR" w:date="2026-10-29T00:08:22Z"/>
        </w:rPr>
      </w:pPr>
      <w:r>
        <w:rPr>
          <w:rFonts w:ascii="Arial" w:hAnsi="Arial" w:cs="Arial"/>
          <w:sz w:val="28"/>
          <w:szCs w:val="28"/>
        </w:rPr>
        <w:t xml:space="preserve">Ocorre que a carta de </w:t>
      </w:r>
      <w:del w:id="1223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quitação</w:delText>
        </w:r>
      </w:del>
      <w:ins w:id="1224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portabilidade</w:t>
        </w:r>
      </w:ins>
      <w:r>
        <w:rPr>
          <w:rFonts w:ascii="Arial" w:hAnsi="Arial" w:cs="Arial"/>
          <w:sz w:val="28"/>
          <w:szCs w:val="28"/>
        </w:rPr>
        <w:t xml:space="preserve"> emitida pela </w:t>
      </w:r>
      <w:r>
        <w:rPr>
          <w:rFonts w:ascii="Arial" w:hAnsi="Arial" w:cs="Arial"/>
          <w:sz w:val="28"/>
          <w:szCs w:val="28"/>
        </w:rPr>
        <w:t xml:space="preserve">apelada</w:t>
      </w:r>
      <w:del w:id="1225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 </w:delText>
        </w:r>
        <w:r>
          <w:rPr>
            <w:rFonts w:ascii="Arial" w:hAnsi="Arial" w:cs="Arial"/>
            <w:sz w:val="28"/>
            <w:szCs w:val="28"/>
          </w:rPr>
          <w:delText xml:space="preserve">(ID </w:delText>
        </w:r>
        <w:r>
          <w:rPr>
            <w:rFonts w:ascii="Arial" w:hAnsi="Arial" w:cs="Arial"/>
            <w:sz w:val="28"/>
            <w:szCs w:val="28"/>
          </w:rPr>
          <w:delText xml:space="preserve">88637463)</w:delText>
        </w:r>
      </w:del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não contém quitação expressa, </w:t>
      </w:r>
      <w:r>
        <w:rPr>
          <w:rFonts w:ascii="Arial" w:hAnsi="Arial" w:cs="Arial"/>
          <w:sz w:val="28"/>
          <w:szCs w:val="28"/>
        </w:rPr>
        <w:t xml:space="preserve">sequer</w:t>
      </w:r>
      <w:r>
        <w:rPr>
          <w:rFonts w:ascii="Arial" w:hAnsi="Arial" w:cs="Arial"/>
          <w:sz w:val="28"/>
          <w:szCs w:val="28"/>
        </w:rPr>
        <w:t xml:space="preserve"> seus termos sugerem a inexistência de outras obrigações inadimplidas </w:t>
      </w:r>
      <w:r>
        <w:rPr>
          <w:rFonts w:ascii="Arial" w:hAnsi="Arial" w:cs="Arial"/>
          <w:sz w:val="28"/>
          <w:szCs w:val="28"/>
        </w:rPr>
        <w:t xml:space="preserve">além da prestação </w:t>
      </w:r>
      <w:r>
        <w:rPr>
          <w:rFonts w:ascii="Arial" w:hAnsi="Arial" w:cs="Arial"/>
          <w:sz w:val="28"/>
          <w:szCs w:val="28"/>
        </w:rPr>
        <w:t xml:space="preserve">que se venceria em</w:t>
      </w:r>
      <w:r>
        <w:rPr>
          <w:rFonts w:ascii="Arial" w:hAnsi="Arial" w:cs="Arial"/>
          <w:sz w:val="28"/>
          <w:szCs w:val="28"/>
        </w:rPr>
        <w:t xml:space="preserve"> setembro de 2021</w:t>
      </w:r>
      <w:ins w:id="1226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 (ID 88637463)</w:t>
        </w:r>
      </w:ins>
      <w:r>
        <w:rPr>
          <w:rFonts w:ascii="Arial" w:hAnsi="Arial" w:cs="Arial"/>
          <w:sz w:val="28"/>
          <w:szCs w:val="28"/>
        </w:rPr>
        <w:t xml:space="preserve">.</w:t>
      </w:r>
      <w:del w:id="1227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230" w:author="Assessor GDSXSR" w:date="2026-10-29T00:08:22Z"/>
        </w:rPr>
      </w:pPr>
    </w:p>
    <w:p w14:paraId="3BED0648" w14:textId="432275B0" w:rsidR="002745A1" w:rsidRDefault="000112A8" w:rsidP="009630FD">
      <w:pPr>
        <w:spacing w:after="0" w:line="360" w:lineRule="auto"/>
        <w:ind w:firstLine="2268"/>
        <w:jc w:val="both"/>
        <w:rPr>
          <w:ins w:id="1213" w:author="Assessor GDSXSR" w:date="2026-10-29T00:08:22Z"/>
          <w:rFonts w:ascii="Arial" w:hAnsi="Arial" w:cs="Arial"/>
          <w:sz w:val="28"/>
          <w:szCs w:val="28"/>
        </w:rPr>
      </w:pPr>
      <w:commentRangeStart w:id="18"/>
      <w:r>
        <w:rPr>
          <w:rFonts w:ascii="Arial" w:hAnsi="Arial" w:cs="Arial"/>
          <w:sz w:val="28"/>
          <w:szCs w:val="28"/>
          <w:highlight w:val="yellow"/>
          <w:rPrChange w:id="1318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Ao revés, o teor da carta é inequívoco ao afirmar que a “</w:t>
      </w:r>
      <w:r>
        <w:rPr>
          <w:rFonts w:ascii="Arial" w:hAnsi="Arial" w:cs="Arial"/>
          <w:i/>
          <w:iCs/>
          <w:sz w:val="28"/>
          <w:szCs w:val="28"/>
          <w:highlight w:val="yellow"/>
          <w:rPrChange w:id="1319" w:author="Assessor GDSXSR" w:date="2026-10-29T00:08:22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 xml:space="preserve">situação financeira atual do contrato</w:t>
      </w:r>
      <w:r>
        <w:rPr>
          <w:rFonts w:ascii="Arial" w:hAnsi="Arial" w:cs="Arial"/>
          <w:sz w:val="28"/>
          <w:szCs w:val="28"/>
          <w:highlight w:val="yellow"/>
          <w:rPrChange w:id="1320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” era “</w:t>
      </w:r>
      <w:r>
        <w:rPr>
          <w:rFonts w:ascii="Arial" w:hAnsi="Arial" w:cs="Arial"/>
          <w:i/>
          <w:iCs/>
          <w:sz w:val="28"/>
          <w:szCs w:val="28"/>
          <w:highlight w:val="yellow"/>
          <w:rPrChange w:id="1321" w:author="Assessor GDSXSR" w:date="2026-10-29T00:08:22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 xml:space="preserve">INADIMPLENTE</w:t>
      </w:r>
      <w:r>
        <w:rPr>
          <w:rFonts w:ascii="Arial" w:hAnsi="Arial" w:cs="Arial"/>
          <w:sz w:val="28"/>
          <w:szCs w:val="28"/>
          <w:highlight w:val="yellow"/>
          <w:rPrChange w:id="1322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”.</w:t>
      </w:r>
      <w:commentRangeEnd w:id="18"/>
      <w:r>
        <w:rPr>
          <w:rStyle w:val="CommentReference"/>
        </w:rPr>
        <w:commentReference w:id="18"/>
      </w:r>
      <w:del w:id="1228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214" w:author="Assessor GDSXSR" w:date="2026-10-29T00:08:22Z"/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216" w:author="Assessor GDSXSR" w:date="2026-10-29T00:08:22Z"/>
          <w:rFonts w:ascii="Arial" w:hAnsi="Arial" w:cs="Arial"/>
          <w:sz w:val="28"/>
          <w:szCs w:val="28"/>
        </w:rPr>
      </w:pPr>
      <w:ins w:id="1215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Quanto à quitação tácita, dispõe o art. 320 do CC:</w:t>
        </w:r>
      </w:ins>
    </w:p>
    <w:p>
      <w:pPr>
        <w:spacing w:after="0" w:line="360" w:lineRule="auto"/>
        <w:ind w:firstLine="2268"/>
        <w:jc w:val="both"/>
        <w:rPr>
          <w:ins w:id="1217" w:author="Assessor GDSXSR" w:date="2026-10-29T00:08:22Z"/>
          <w:rFonts w:ascii="Arial" w:hAnsi="Arial" w:cs="Arial"/>
          <w:sz w:val="28"/>
          <w:szCs w:val="28"/>
        </w:rPr>
      </w:pPr>
    </w:p>
    <w:p>
      <w:pPr>
        <w:spacing w:after="0" w:line="360" w:lineRule="auto"/>
        <w:ind w:left="2268" w:firstLine="0"/>
        <w:jc w:val="both"/>
        <w:rPr>
          <w:ins w:id="1219" w:author="Assessor GDSXSR" w:date="2026-10-29T00:08:22Z"/>
          <w:rFonts w:ascii="Arial" w:hAnsi="Arial" w:cs="Arial"/>
          <w:sz w:val="28"/>
          <w:szCs w:val="28"/>
        </w:rPr>
      </w:pPr>
      <w:ins w:id="1218" w:author="Assessor GDSXSR" w:date="2026-10-29T00:08:22Z">
        <w:r>
          <w:rPr>
            <w:rFonts w:ascii="Arial" w:hAnsi="Arial" w:cs="Arial"/>
            <w:i/>
            <w:color w:val="808080"/>
            <w:sz w:val="26"/>
          </w:rPr>
          <w:t xml:space="preserve">“Art. 320. A quitação, que sempre poderá ser dada por instrumento particular, designará o valor e a espécie da dívida quitada, o nome do devedor, ou quem por este pagou, o tempo e o lugar do pagamento, com a assinatura do credor, ou do seu representante.</w:t>
        </w:r>
      </w:ins>
    </w:p>
    <w:p>
      <w:pPr>
        <w:spacing w:after="0" w:line="360" w:lineRule="auto"/>
        <w:ind w:left="2268" w:firstLine="0"/>
        <w:jc w:val="both"/>
        <w:rPr>
          <w:ins w:id="1221" w:author="Assessor GDSXSR" w:date="2026-10-29T00:08:22Z"/>
          <w:rFonts w:ascii="Arial" w:hAnsi="Arial" w:cs="Arial"/>
          <w:sz w:val="28"/>
          <w:szCs w:val="28"/>
        </w:rPr>
      </w:pPr>
      <w:ins w:id="1220" w:author="Assessor GDSXSR" w:date="2026-10-29T00:08:22Z">
        <w:r>
          <w:rPr>
            <w:rFonts w:ascii="Arial" w:hAnsi="Arial" w:cs="Arial"/>
            <w:i/>
            <w:color w:val="808080"/>
            <w:sz w:val="26"/>
          </w:rPr>
          <w:t xml:space="preserve">(...)</w:t>
        </w:r>
      </w:ins>
    </w:p>
    <w:p>
      <w:pPr>
        <w:spacing w:after="0" w:line="360" w:lineRule="auto"/>
        <w:ind w:left="2268" w:firstLine="0"/>
        <w:jc w:val="both"/>
        <w:rPr>
          <w:rFonts w:ascii="Arial" w:hAnsi="Arial" w:cs="Arial"/>
          <w:sz w:val="28"/>
          <w:szCs w:val="28"/>
        </w:rPr>
      </w:pPr>
      <w:ins w:id="1222" w:author="Assessor GDSXSR" w:date="2026-10-29T00:08:22Z">
        <w:r>
          <w:rPr>
            <w:rFonts w:ascii="Arial" w:hAnsi="Arial" w:cs="Arial"/>
            <w:i/>
            <w:color w:val="808080"/>
            <w:sz w:val="26"/>
          </w:rPr>
          <w:t xml:space="preserve">Parágrafo único. Ainda sem os requisitos estabelecidos neste artigo valerá a quitação, </w:t>
        </w:r>
        <w:r>
          <w:rPr>
            <w:rFonts w:ascii="Arial" w:hAnsi="Arial" w:cs="Arial"/>
            <w:i/>
            <w:color w:val="808080"/>
            <w:sz w:val="26"/>
            <w:u w:val="single"/>
          </w:rPr>
          <w:t xml:space="preserve">se de seus termos ou das circunstâncias resultar haver sido paga a dívida</w:t>
        </w:r>
        <w:r>
          <w:rPr>
            <w:rFonts w:ascii="Arial" w:hAnsi="Arial" w:cs="Arial"/>
            <w:i/>
            <w:color w:val="808080"/>
            <w:sz w:val="26"/>
          </w:rPr>
          <w:t xml:space="preserve">.” – Grifei</w:t>
        </w:r>
      </w:ins>
    </w:p>
    <w:p w14:paraId="7660F963" w14:textId="77777777" w:rsidR="002745A1" w:rsidRDefault="002745A1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267" w:author="Assessor GDSXSR" w:date="2026-10-29T00:08:22Z"/>
        </w:rPr>
      </w:pPr>
      <w:del w:id="1231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A</w:delText>
        </w:r>
        <w:r>
          <w:rPr>
            <w:rFonts w:ascii="Arial" w:hAnsi="Arial" w:cs="Arial"/>
            <w:sz w:val="28"/>
            <w:szCs w:val="28"/>
          </w:rPr>
          <w:delText xml:space="preserve">s</w:delText>
        </w:r>
      </w:del>
      <w:ins w:id="1232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33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informaç</w:delText>
        </w:r>
        <w:r>
          <w:rPr>
            <w:rFonts w:ascii="Arial" w:hAnsi="Arial" w:cs="Arial"/>
            <w:sz w:val="28"/>
            <w:szCs w:val="28"/>
          </w:rPr>
          <w:delText xml:space="preserve">ões</w:delText>
        </w:r>
      </w:del>
      <w:ins w:id="1234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informação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35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sobre</w:delText>
        </w:r>
      </w:del>
      <w:ins w:id="1236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de que</w:t>
        </w:r>
      </w:ins>
      <w:r>
        <w:rPr>
          <w:rFonts w:ascii="Arial" w:hAnsi="Arial" w:cs="Arial"/>
          <w:sz w:val="28"/>
          <w:szCs w:val="28"/>
        </w:rPr>
        <w:t xml:space="preserve"> a última mensalidade </w:t>
      </w:r>
      <w:del w:id="1237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ser aquela com vencimento</w:delText>
        </w:r>
      </w:del>
      <w:ins w:id="1238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venceu</w:t>
        </w:r>
      </w:ins>
      <w:r>
        <w:rPr>
          <w:rFonts w:ascii="Arial" w:hAnsi="Arial" w:cs="Arial"/>
          <w:sz w:val="28"/>
          <w:szCs w:val="28"/>
        </w:rPr>
        <w:t xml:space="preserve"> em 10/</w:t>
      </w:r>
      <w:del w:id="1239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9</w:delText>
        </w:r>
      </w:del>
      <w:ins w:id="1240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09</w:t>
        </w:r>
      </w:ins>
      <w:r>
        <w:rPr>
          <w:rFonts w:ascii="Arial" w:hAnsi="Arial" w:cs="Arial"/>
          <w:sz w:val="28"/>
          <w:szCs w:val="28"/>
        </w:rPr>
        <w:t xml:space="preserve">/</w:t>
      </w:r>
      <w:del w:id="1241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21</w:delText>
        </w:r>
      </w:del>
      <w:ins w:id="1242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2021,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43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e</w:delText>
        </w:r>
      </w:del>
      <w:ins w:id="1244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com</w:t>
        </w:r>
      </w:ins>
      <w:r>
        <w:rPr>
          <w:rFonts w:ascii="Arial" w:hAnsi="Arial" w:cs="Arial"/>
          <w:sz w:val="28"/>
          <w:szCs w:val="28"/>
        </w:rPr>
        <w:t xml:space="preserve"> o</w:t>
      </w:r>
      <w:del w:id="1245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 seu</w:delText>
        </w:r>
      </w:del>
      <w:r>
        <w:rPr>
          <w:rFonts w:ascii="Arial" w:hAnsi="Arial" w:cs="Arial"/>
          <w:sz w:val="28"/>
          <w:szCs w:val="28"/>
        </w:rPr>
        <w:t xml:space="preserve"> respectivo valor</w:t>
      </w:r>
      <w:ins w:id="1246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não </w:t>
      </w:r>
      <w:del w:id="1247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sugere</w:delText>
        </w:r>
        <w:r>
          <w:rPr>
            <w:rFonts w:ascii="Arial" w:hAnsi="Arial" w:cs="Arial"/>
            <w:sz w:val="28"/>
            <w:szCs w:val="28"/>
          </w:rPr>
          <w:delText xml:space="preserve">m</w:delText>
        </w:r>
      </w:del>
      <w:ins w:id="1248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sugere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49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que</w:delText>
        </w:r>
      </w:del>
      <w:ins w:id="1250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51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não</w:delText>
        </w:r>
      </w:del>
      <w:ins w:id="1252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inexistência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53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houvesse</w:delText>
        </w:r>
      </w:del>
      <w:ins w:id="1254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de</w:t>
        </w:r>
      </w:ins>
      <w:r>
        <w:rPr>
          <w:rFonts w:ascii="Arial" w:hAnsi="Arial" w:cs="Arial"/>
          <w:sz w:val="28"/>
          <w:szCs w:val="28"/>
        </w:rPr>
        <w:t xml:space="preserve"> outras prestações em aberto.</w:t>
      </w:r>
    </w:p>
    <w:p>
      <w:pPr>
        <w:spacing w:after="0" w:line="360" w:lineRule="auto"/>
        <w:ind w:firstLine="2268"/>
        <w:jc w:val="both"/>
        <w:rPr>
          <w:ins w:id="1268" w:author="Assessor GDSXSR" w:date="2026-10-29T00:08:22Z"/>
        </w:rPr>
      </w:pPr>
    </w:p>
    <w:p w14:paraId="499C42A6" w14:textId="64BAE96D" w:rsidR="001A2AD2" w:rsidRDefault="00712DA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ins w:id="1255" w:author="Assessor GDSXSR" w:date="2026-10-29T00:08:2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Dessa</w:t>
        </w:r>
      </w:ins>
      <w:r>
        <w:rPr>
          <w:rFonts w:ascii="Arial" w:hAnsi="Arial" w:cs="Arial"/>
          <w:sz w:val="28"/>
          <w:szCs w:val="28"/>
          <w:highlight w:val="yellow"/>
          <w:rPrChange w:id="1323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del w:id="1256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Portanto</w:delText>
        </w:r>
      </w:del>
      <w:ins w:id="1257" w:author="Assessor GDSXSR" w:date="2026-10-29T00:08:2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forma</w:t>
        </w:r>
      </w:ins>
      <w:r>
        <w:rPr>
          <w:rFonts w:ascii="Arial" w:hAnsi="Arial" w:cs="Arial"/>
          <w:sz w:val="28"/>
          <w:szCs w:val="28"/>
          <w:highlight w:val="yellow"/>
          <w:rPrChange w:id="1324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,</w:t>
      </w:r>
      <w:r>
        <w:rPr>
          <w:rFonts w:ascii="Arial" w:hAnsi="Arial" w:cs="Arial"/>
          <w:sz w:val="28"/>
          <w:szCs w:val="28"/>
          <w:highlight w:val="yellow"/>
          <w:rPrChange w:id="1325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 os termos e</w:t>
      </w:r>
      <w:ins w:id="1258" w:author="Assessor GDSXSR" w:date="2026-10-29T00:08:2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 as</w:t>
        </w:r>
      </w:ins>
      <w:r>
        <w:rPr>
          <w:rFonts w:ascii="Arial" w:hAnsi="Arial" w:cs="Arial"/>
          <w:sz w:val="28"/>
          <w:szCs w:val="28"/>
          <w:highlight w:val="yellow"/>
          <w:rPrChange w:id="1326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 circunstâncias constantes </w:t>
      </w:r>
      <w:r>
        <w:rPr>
          <w:rFonts w:ascii="Arial" w:hAnsi="Arial" w:cs="Arial"/>
          <w:sz w:val="28"/>
          <w:szCs w:val="28"/>
          <w:highlight w:val="yellow"/>
          <w:rPrChange w:id="1327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do documento</w:t>
      </w:r>
      <w:r>
        <w:rPr>
          <w:rFonts w:ascii="Arial" w:hAnsi="Arial" w:cs="Arial"/>
          <w:sz w:val="28"/>
          <w:szCs w:val="28"/>
          <w:highlight w:val="yellow"/>
          <w:rPrChange w:id="1328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 não permitem </w:t>
      </w:r>
      <w:del w:id="1259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alcançar a conclusão de</w:delText>
        </w:r>
      </w:del>
      <w:ins w:id="1260" w:author="Assessor GDSXSR" w:date="2026-10-29T00:08:2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concluir</w:t>
        </w:r>
      </w:ins>
      <w:r>
        <w:rPr>
          <w:rFonts w:ascii="Arial" w:hAnsi="Arial" w:cs="Arial"/>
          <w:sz w:val="28"/>
          <w:szCs w:val="28"/>
          <w:highlight w:val="yellow"/>
          <w:rPrChange w:id="1329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 que a dívida </w:t>
      </w:r>
      <w:del w:id="1261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havia sido</w:delText>
        </w:r>
      </w:del>
      <w:ins w:id="1262" w:author="Assessor GDSXSR" w:date="2026-10-29T00:08:2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foi</w:t>
        </w:r>
      </w:ins>
      <w:r>
        <w:rPr>
          <w:rFonts w:ascii="Arial" w:hAnsi="Arial" w:cs="Arial"/>
          <w:sz w:val="28"/>
          <w:szCs w:val="28"/>
          <w:highlight w:val="yellow"/>
          <w:rPrChange w:id="1330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 paga, </w:t>
      </w:r>
      <w:r>
        <w:rPr>
          <w:rFonts w:ascii="Arial" w:hAnsi="Arial" w:cs="Arial"/>
          <w:sz w:val="28"/>
          <w:szCs w:val="28"/>
          <w:highlight w:val="yellow"/>
          <w:rPrChange w:id="1331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de modo a </w:t>
      </w:r>
      <w:del w:id="1263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se considerar</w:delText>
        </w:r>
      </w:del>
      <w:ins w:id="1264" w:author="Assessor GDSXSR" w:date="2026-10-29T00:08:2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considerá-la</w:t>
        </w:r>
      </w:ins>
      <w:r>
        <w:rPr>
          <w:rFonts w:ascii="Arial" w:hAnsi="Arial" w:cs="Arial"/>
          <w:sz w:val="28"/>
          <w:szCs w:val="28"/>
          <w:highlight w:val="yellow"/>
          <w:rPrChange w:id="1332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 tacitamente quitada (CC 320 </w:t>
      </w:r>
      <w:del w:id="1265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p.u.</w:delText>
        </w:r>
      </w:del>
      <w:ins w:id="1266" w:author="Assessor GDSXSR" w:date="2026-10-29T00:08:2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parágrafo único</w:t>
        </w:r>
      </w:ins>
      <w:r>
        <w:rPr>
          <w:rFonts w:ascii="Arial" w:hAnsi="Arial" w:cs="Arial"/>
          <w:sz w:val="28"/>
          <w:szCs w:val="28"/>
          <w:highlight w:val="yellow"/>
          <w:rPrChange w:id="1333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)</w:t>
      </w:r>
      <w:r>
        <w:rPr>
          <w:rFonts w:ascii="Arial" w:hAnsi="Arial" w:cs="Arial"/>
          <w:sz w:val="28"/>
          <w:szCs w:val="28"/>
          <w:highlight w:val="yellow"/>
          <w:rPrChange w:id="1334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.</w:t>
      </w:r>
    </w:p>
    <w:p w14:paraId="69D9C7D6" w14:textId="77777777" w:rsidR="00FB0354" w:rsidRDefault="00FB0354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278" w:author="Assessor GDSXSR" w:date="2026-10-29T00:08:22Z"/>
        </w:rPr>
      </w:pPr>
      <w:r>
        <w:rPr>
          <w:rFonts w:ascii="Arial" w:hAnsi="Arial" w:cs="Arial"/>
          <w:sz w:val="28"/>
          <w:szCs w:val="28"/>
        </w:rPr>
        <w:t xml:space="preserve">Sob outra vertente, o fato de a quitação ser elencada como condição para a portabilidade entre os planos de saúde</w:t>
      </w:r>
      <w:r>
        <w:rPr>
          <w:rFonts w:ascii="Arial" w:hAnsi="Arial" w:cs="Arial"/>
          <w:sz w:val="28"/>
          <w:szCs w:val="28"/>
        </w:rPr>
        <w:t xml:space="preserve">, conforme o art. 3</w:t>
      </w:r>
      <w:r>
        <w:rPr>
          <w:rFonts w:ascii="Arial" w:hAnsi="Arial" w:cs="Arial"/>
          <w:sz w:val="28"/>
          <w:szCs w:val="28"/>
        </w:rPr>
        <w:t xml:space="preserve">º, </w:t>
      </w:r>
      <w:del w:id="1269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inciso </w:delText>
        </w:r>
      </w:del>
      <w:r>
        <w:rPr>
          <w:rFonts w:ascii="Arial" w:hAnsi="Arial" w:cs="Arial"/>
          <w:sz w:val="28"/>
          <w:szCs w:val="28"/>
        </w:rPr>
        <w:t xml:space="preserve">II, da Resolução Normativa nº 438</w:t>
      </w:r>
      <w:del w:id="1270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da Agência Nacional de Saúde Suplementar,</w:t>
      </w:r>
      <w:r>
        <w:rPr>
          <w:rFonts w:ascii="Arial" w:hAnsi="Arial" w:cs="Arial"/>
          <w:sz w:val="28"/>
          <w:szCs w:val="28"/>
        </w:rPr>
        <w:t xml:space="preserve"> não faz presumir a inexistência de obrigações inadimplidas em momento anterior</w:t>
      </w:r>
      <w:r>
        <w:rPr>
          <w:rFonts w:ascii="Arial" w:hAnsi="Arial" w:cs="Arial"/>
          <w:sz w:val="28"/>
          <w:szCs w:val="28"/>
        </w:rPr>
        <w:t xml:space="preserve">.</w:t>
      </w:r>
      <w:del w:id="1271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279" w:author="Assessor GDSXSR" w:date="2026-10-29T00:08:22Z"/>
        </w:rPr>
      </w:pPr>
    </w:p>
    <w:p>
      <w:pPr>
        <w:spacing w:after="0" w:line="360" w:lineRule="auto"/>
        <w:ind w:firstLine="2268"/>
        <w:jc w:val="both"/>
        <w:rPr>
          <w:ins w:id="1280" w:author="Assessor GDSXSR" w:date="2026-10-29T00:08:22Z"/>
        </w:rPr>
      </w:pPr>
      <w:r>
        <w:rPr>
          <w:rFonts w:ascii="Arial" w:hAnsi="Arial" w:cs="Arial"/>
          <w:sz w:val="28"/>
          <w:szCs w:val="28"/>
        </w:rPr>
        <w:t xml:space="preserve">Com efeito, o parágrafo único do art. 17</w:t>
      </w:r>
      <w:del w:id="1272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da </w:t>
      </w:r>
      <w:r>
        <w:rPr>
          <w:rFonts w:ascii="Arial" w:hAnsi="Arial" w:cs="Arial"/>
          <w:sz w:val="28"/>
          <w:szCs w:val="28"/>
        </w:rPr>
        <w:t xml:space="preserve">referida</w:t>
      </w:r>
      <w:r>
        <w:rPr>
          <w:rFonts w:ascii="Arial" w:hAnsi="Arial" w:cs="Arial"/>
          <w:sz w:val="28"/>
          <w:szCs w:val="28"/>
        </w:rPr>
        <w:t xml:space="preserve"> resolução</w:t>
      </w:r>
      <w:del w:id="1273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estabelece </w:t>
      </w:r>
      <w:r>
        <w:rPr>
          <w:rFonts w:ascii="Arial" w:hAnsi="Arial" w:cs="Arial"/>
          <w:sz w:val="28"/>
          <w:szCs w:val="28"/>
        </w:rPr>
        <w:t xml:space="preserve">apenas que, </w:t>
      </w:r>
      <w:r>
        <w:rPr>
          <w:rFonts w:ascii="Arial" w:hAnsi="Arial" w:cs="Arial"/>
          <w:sz w:val="28"/>
          <w:szCs w:val="28"/>
        </w:rPr>
        <w:t xml:space="preserve">c</w:t>
      </w:r>
      <w:r>
        <w:rPr>
          <w:rFonts w:ascii="Arial" w:hAnsi="Arial" w:cs="Arial"/>
          <w:sz w:val="28"/>
          <w:szCs w:val="28"/>
        </w:rPr>
        <w:t xml:space="preserve">aso o beneficiário não atenda aos requisitos previstos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a operadora do plano de destino ou a administradora de benefícios responsável </w:t>
      </w:r>
      <w:r>
        <w:rPr>
          <w:rFonts w:ascii="Arial" w:hAnsi="Arial" w:cs="Arial"/>
          <w:b/>
          <w:bCs/>
          <w:sz w:val="28"/>
          <w:szCs w:val="28"/>
        </w:rPr>
        <w:t xml:space="preserve">poderá</w:t>
      </w:r>
      <w:r>
        <w:rPr>
          <w:rFonts w:ascii="Arial" w:hAnsi="Arial" w:cs="Arial"/>
          <w:sz w:val="28"/>
          <w:szCs w:val="28"/>
        </w:rPr>
        <w:t xml:space="preserve"> recusar a solicitação de portabilidade de </w:t>
      </w:r>
      <w:r>
        <w:rPr>
          <w:rFonts w:ascii="Arial" w:hAnsi="Arial" w:cs="Arial"/>
          <w:sz w:val="28"/>
          <w:szCs w:val="28"/>
        </w:rPr>
        <w:t xml:space="preserve">carências, desde que apresente a devida justificativa</w:t>
      </w:r>
      <w:r>
        <w:rPr>
          <w:rFonts w:ascii="Arial" w:hAnsi="Arial" w:cs="Arial"/>
          <w:sz w:val="28"/>
          <w:szCs w:val="28"/>
        </w:rPr>
        <w:t xml:space="preserve">.</w:t>
      </w:r>
      <w:del w:id="1274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281" w:author="Assessor GDSXSR" w:date="2026-10-29T00:08:22Z"/>
        </w:rPr>
      </w:pPr>
    </w:p>
    <w:p w14:paraId="6937303A" w14:textId="0D8A811B" w:rsidR="007868D7" w:rsidRDefault="00FB0354" w:rsidP="007868D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9"/>
      <w:r>
        <w:rPr>
          <w:rFonts w:ascii="Arial" w:hAnsi="Arial" w:cs="Arial"/>
          <w:sz w:val="28"/>
          <w:szCs w:val="28"/>
        </w:rPr>
        <w:t xml:space="preserve">Não </w:t>
      </w:r>
      <w:del w:id="1275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estabelece</w:delText>
        </w:r>
      </w:del>
      <w:ins w:id="1276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há</w:t>
        </w:r>
      </w:ins>
      <w:r>
        <w:rPr>
          <w:rFonts w:ascii="Arial" w:hAnsi="Arial" w:cs="Arial"/>
          <w:sz w:val="28"/>
          <w:szCs w:val="28"/>
        </w:rPr>
        <w:t xml:space="preserve">, porém,</w:t>
      </w:r>
      <w:del w:id="1277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 a</w:delText>
        </w:r>
      </w:del>
      <w:r>
        <w:rPr>
          <w:rFonts w:ascii="Arial" w:hAnsi="Arial" w:cs="Arial"/>
          <w:sz w:val="28"/>
          <w:szCs w:val="28"/>
        </w:rPr>
        <w:t xml:space="preserve"> proibição de que a migração seja concretizada, incumbindo à operadora de destino, no exercício da sua liberdade empresarial, avaliar se </w:t>
      </w:r>
      <w:r>
        <w:rPr>
          <w:rFonts w:ascii="Arial" w:hAnsi="Arial" w:cs="Arial"/>
          <w:sz w:val="28"/>
          <w:szCs w:val="28"/>
        </w:rPr>
        <w:t xml:space="preserve">aceita o beneficiário que se encontra inadimplente no plano de origem.</w:t>
      </w:r>
      <w:commentRangeEnd w:id="19"/>
      <w:r>
        <w:rPr>
          <w:rStyle w:val="CommentReference"/>
        </w:rPr>
        <w:commentReference w:id="19"/>
      </w:r>
    </w:p>
    <w:p w14:paraId="71A55D3E" w14:textId="77777777" w:rsidR="006A58AD" w:rsidRDefault="006A58AD" w:rsidP="007868D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18C3D0B" w14:textId="20CD6D33" w:rsidR="006A58AD" w:rsidRDefault="006A58AD" w:rsidP="007868D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del w:id="1282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A</w:delText>
        </w:r>
      </w:del>
      <w:ins w:id="1283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Nesse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84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este respeito, confira-se o seguinte precedente</w:delText>
        </w:r>
      </w:del>
      <w:ins w:id="1285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sentido</w:t>
        </w:r>
      </w:ins>
      <w:r>
        <w:rPr>
          <w:rFonts w:ascii="Arial" w:hAnsi="Arial" w:cs="Arial"/>
          <w:sz w:val="28"/>
          <w:szCs w:val="28"/>
        </w:rPr>
        <w:t xml:space="preserve">:</w:t>
      </w:r>
    </w:p>
    <w:p w14:paraId="360210FE" w14:textId="77777777" w:rsidR="006A58AD" w:rsidRDefault="006A58AD" w:rsidP="007868D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CB53166" w14:textId="7059471D" w:rsidR="00346965" w:rsidRPr="0092365E" w:rsidRDefault="006A58AD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346965">
        <w:rPr>
          <w:rFonts w:ascii="Arial" w:hAnsi="Arial" w:cs="Arial"/>
          <w:i/>
          <w:sz w:val="26"/>
          <w:szCs w:val="26"/>
          <w:rPrChange w:id="1289" w:author="Assessor GDSXSR" w:date="2026-10-29T00:08:22Z">
            <w:rPr>
              <w:rFonts w:ascii="Arial" w:hAnsi="Arial" w:cs="Arial"/>
              <w:sz w:val="26"/>
              <w:szCs w:val="26"/>
            </w:rPr>
          </w:rPrChange>
        </w:rPr>
        <w:t>“</w:t>
      </w:r>
      <w:r w:rsidR="00346965" w:rsidRPr="00346965">
        <w:rPr>
          <w:rFonts w:ascii="Arial" w:hAnsi="Arial" w:cs="Arial"/>
          <w:i/>
          <w:sz w:val="26"/>
          <w:szCs w:val="26"/>
          <w:rPrChange w:id="1290" w:author="Assessor GDSXSR" w:date="2026-10-29T00:08:22Z">
            <w:rPr>
              <w:rFonts w:ascii="Arial" w:hAnsi="Arial" w:cs="Arial"/>
              <w:sz w:val="26"/>
              <w:szCs w:val="26"/>
            </w:rPr>
          </w:rPrChange>
        </w:rPr>
        <w:t xml:space="preserve">(...) </w:t>
      </w:r>
      <w:r w:rsidR="00346965" w:rsidRPr="0092365E">
        <w:rPr>
          <w:rFonts w:ascii="Arial" w:hAnsi="Arial" w:cs="Arial"/>
          <w:i/>
          <w:iCs/>
          <w:sz w:val="26"/>
          <w:szCs w:val="26"/>
          <w:rPrChange w:id="1291" w:author="Assessor GDSXSR" w:date="2026-10-29T00:08:22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>1. O autor, beneficiário de plano de saúde oferecido pela recorrente, realizou, com sua anuência escrita, a portabilidade em 18/3/2023. Contudo, cerca de 8 meses depois teria sido surpreendido com a cobrança de R$ 9.073,02, referente ao valor das mensalidades de janeiro/2023 e fevereiro/2023. Alega que a cobrança é indevida, pois, para que a portabilidade ocorra, é necessário estar em dia com suas obrigações com a AMIL, conforme a Resolução nº 438/ANS. Pretende a declaração de inexigibilidade da dívida e indenização por dano moral. A sentença julgou parcialmente procedente apenas para declarar a inexigibilidade da dívida.</w:t>
      </w:r>
    </w:p>
    <w:p w14:paraId="189F02DF" w14:textId="146C2A89" w:rsidR="00346965" w:rsidRPr="0092365E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92365E">
        <w:rPr>
          <w:rFonts w:ascii="Arial" w:hAnsi="Arial" w:cs="Arial"/>
          <w:i/>
          <w:iCs/>
          <w:sz w:val="26"/>
          <w:szCs w:val="26"/>
        </w:rPr>
        <w:t>(...)</w:t>
      </w:r>
    </w:p>
    <w:p w14:paraId="273DD711" w14:textId="77777777" w:rsidR="00346965" w:rsidRPr="0092365E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92365E">
        <w:rPr>
          <w:rFonts w:ascii="Arial" w:hAnsi="Arial" w:cs="Arial"/>
          <w:i/>
          <w:iCs/>
          <w:sz w:val="26"/>
          <w:szCs w:val="26"/>
        </w:rPr>
        <w:t>5. Conforme o art. 3º da Resolução nº 438/2018/ANS, para realizar a portabilidade da carência, o beneficiário deve, dentre outros, estar adimplente junto à operadora do plano de origem (inciso II).</w:t>
      </w:r>
    </w:p>
    <w:p w14:paraId="0A70678B" w14:textId="77777777" w:rsidR="00346965" w:rsidRPr="0092365E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92365E">
        <w:rPr>
          <w:rFonts w:ascii="Arial" w:hAnsi="Arial" w:cs="Arial"/>
          <w:i/>
          <w:iCs/>
          <w:sz w:val="26"/>
          <w:szCs w:val="26"/>
        </w:rPr>
        <w:t xml:space="preserve">6. No caso, a portabilidade para a MedSenior, realizada em 18/3/2023, indica apenas a redução das carências e não a sua dispensa. Além disso, não há qualquer documento emitido pela operadora de origem </w:t>
      </w:r>
      <w:r w:rsidRPr="0092365E">
        <w:rPr>
          <w:rFonts w:ascii="Arial" w:hAnsi="Arial" w:cs="Arial"/>
          <w:i/>
          <w:iCs/>
          <w:sz w:val="26"/>
          <w:szCs w:val="26"/>
        </w:rPr>
        <w:lastRenderedPageBreak/>
        <w:t xml:space="preserve">que reconheça a mudança de plano de saúde e ateste a sua adimplência. Por fim, </w:t>
      </w:r>
      <w:r w:rsidRPr="0092365E">
        <w:rPr>
          <w:rFonts w:ascii="Arial" w:hAnsi="Arial" w:cs="Arial"/>
          <w:i/>
          <w:iCs/>
          <w:sz w:val="26"/>
          <w:szCs w:val="26"/>
          <w:u w:val="single"/>
          <w:rPrChange w:id="1286" w:author="Assessor GDSXSR" w:date="2026-10-29T00:08:22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lastRenderedPageBreak/>
        <w:t xml:space="preserve">não há a comprovação, por parte do consumidor, de que teria efetivamente quitado as mensalidades de janeiro/2023 e fevereiro/2023</w:t>
      </w:r>
      <w:r w:rsidRPr="0092365E">
        <w:rPr>
          <w:rFonts w:ascii="Arial" w:hAnsi="Arial" w:cs="Arial"/>
          <w:i/>
          <w:iCs/>
          <w:sz w:val="26"/>
          <w:szCs w:val="26"/>
        </w:rPr>
        <w:lastRenderedPageBreak/>
        <w:t xml:space="preserve">.</w:t>
      </w:r>
    </w:p>
    <w:p w14:paraId="1540F419" w14:textId="77777777" w:rsidR="00346965" w:rsidRPr="0092365E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92365E">
        <w:rPr>
          <w:rFonts w:ascii="Arial" w:hAnsi="Arial" w:cs="Arial"/>
          <w:i/>
          <w:iCs/>
          <w:sz w:val="26"/>
          <w:szCs w:val="26"/>
        </w:rPr>
        <w:t>7. Assim, apesar da revelia da recorrente, as alegações do autor/recorrido não são verossímeis e não encontram respaldo nas provas constantes dos autos, razão pela qual devem ser julgadas improcedentes.</w:t>
      </w:r>
    </w:p>
    <w:p w14:paraId="77E12A30" w14:textId="77777777" w:rsidR="00346965" w:rsidRPr="0092365E" w:rsidRDefault="00346965" w:rsidP="00346965">
      <w:pPr>
        <w:spacing w:after="0" w:line="360" w:lineRule="auto"/>
        <w:ind w:left="2268"/>
        <w:jc w:val="both"/>
        <w:rPr>
          <w:del w:id="1288" w:author="Assessor GDSXSR" w:date="2026-10-29T00:08:22Z"/>
          <w:rFonts w:ascii="Arial" w:hAnsi="Arial" w:cs="Arial"/>
          <w:i/>
          <w:iCs/>
          <w:sz w:val="26"/>
          <w:szCs w:val="26"/>
        </w:rPr>
      </w:pPr>
      <w:del w:id="1287" w:author="Assessor GDSXSR" w:date="2026-10-29T00:08:22Z">
        <w:r w:rsidRPr="0092365E">
          <w:rPr>
            <w:rFonts w:ascii="Arial" w:hAnsi="Arial" w:cs="Arial"/>
            <w:i/>
            <w:iCs/>
            <w:sz w:val="26"/>
            <w:szCs w:val="26"/>
          </w:rPr>
          <w:delText>IV. DISPOSITIVO</w:delText>
        </w:r>
      </w:del>
    </w:p>
    <w:p w14:paraId="64EC480C" w14:textId="10ACF7BF" w:rsidR="006A58AD" w:rsidRPr="00C114AD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del w:id="1292" w:author="Assessor GDSXSR" w:date="2026-10-29T00:08:22Z">
        <w:r>
          <w:rPr>
            <w:rFonts w:ascii="Arial" w:hAnsi="Arial" w:cs="Arial"/>
            <w:i/>
            <w:iCs/>
            <w:sz w:val="26"/>
            <w:szCs w:val="26"/>
          </w:rPr>
          <w:delText xml:space="preserve">8. Recurso CONHECIDO e PROVIDO para reformar a sentença e julgar improcedente o pedido inicial.</w:delText>
        </w:r>
        <w:r>
          <w:rPr>
            <w:rFonts w:ascii="Arial" w:hAnsi="Arial" w:cs="Arial"/>
            <w:sz w:val="26"/>
            <w:szCs w:val="26"/>
          </w:rPr>
          <w:delText xml:space="preserve"> </w:delText>
        </w:r>
      </w:del>
      <w:commentRangeStart w:id="20"/>
      <w:r>
        <w:rPr>
          <w:rFonts w:ascii="Arial" w:hAnsi="Arial" w:cs="Arial"/>
          <w:i/>
          <w:sz w:val="26"/>
          <w:szCs w:val="26"/>
          <w:rPrChange w:id="1300" w:author="Assessor GDSXSR" w:date="2026-10-29T00:08:22Z">
            <w:rPr>
              <w:rFonts w:ascii="Arial" w:hAnsi="Arial" w:cs="Arial"/>
              <w:sz w:val="26"/>
              <w:szCs w:val="26"/>
            </w:rPr>
          </w:rPrChange>
        </w:rPr>
        <w:t xml:space="preserve">(...)” </w:t>
      </w:r>
      <w:r>
        <w:rPr>
          <w:rFonts w:ascii="Arial" w:hAnsi="Arial" w:cs="Arial"/>
          <w:i/>
          <w:iCs/>
          <w:sz w:val="26"/>
          <w:szCs w:val="26"/>
          <w:rPrChange w:id="1301" w:author="Assessor GDSXSR" w:date="2026-10-29T00:08:22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 xml:space="preserve">(Acórdão 2005667, 0758754-34.2024.8.07.0016, Relator(a): RITA DE CÁSSIA DE CERQUEIRA LIMA ROCHA, PRIMEIRA TURMA RECURSAL, data de julgamento: 30/</w:t>
      </w:r>
      <w:del w:id="1293" w:author="Assessor GDSXSR" w:date="2026-10-29T00:08:22Z">
        <w:r>
          <w:rPr>
            <w:rFonts w:ascii="Arial" w:hAnsi="Arial" w:cs="Arial"/>
            <w:i/>
            <w:iCs/>
            <w:sz w:val="26"/>
            <w:szCs w:val="26"/>
          </w:rPr>
          <w:delText xml:space="preserve">5</w:delText>
        </w:r>
      </w:del>
      <w:ins w:id="1294" w:author="Assessor GDSXSR" w:date="2026-10-29T00:08:22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05</w:t>
        </w:r>
      </w:ins>
      <w:r>
        <w:rPr>
          <w:rFonts w:ascii="Arial" w:hAnsi="Arial" w:cs="Arial"/>
          <w:i/>
          <w:iCs/>
          <w:sz w:val="26"/>
          <w:szCs w:val="26"/>
          <w:rPrChange w:id="1302" w:author="Assessor GDSXSR" w:date="2026-10-29T00:08:22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 xml:space="preserve">/2025, publicado no DJe: 13/</w:t>
      </w:r>
      <w:del w:id="1295" w:author="Assessor GDSXSR" w:date="2026-10-29T00:08:22Z">
        <w:r>
          <w:rPr>
            <w:rFonts w:ascii="Arial" w:hAnsi="Arial" w:cs="Arial"/>
            <w:i/>
            <w:iCs/>
            <w:sz w:val="26"/>
            <w:szCs w:val="26"/>
          </w:rPr>
          <w:delText xml:space="preserve">6</w:delText>
        </w:r>
      </w:del>
      <w:ins w:id="1296" w:author="Assessor GDSXSR" w:date="2026-10-29T00:08:22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06</w:t>
        </w:r>
      </w:ins>
      <w:r>
        <w:rPr>
          <w:rFonts w:ascii="Arial" w:hAnsi="Arial" w:cs="Arial"/>
          <w:i/>
          <w:iCs/>
          <w:sz w:val="26"/>
          <w:szCs w:val="26"/>
          <w:rPrChange w:id="1303" w:author="Assessor GDSXSR" w:date="2026-10-29T00:08:22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 xml:space="preserve">/2025</w:t>
      </w:r>
      <w:ins w:id="1297" w:author="Assessor GDSXSR" w:date="2026-10-29T00:08:22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.</w:t>
        </w:r>
      </w:ins>
      <w:r>
        <w:rPr>
          <w:rFonts w:ascii="Arial" w:hAnsi="Arial" w:cs="Arial"/>
          <w:i/>
          <w:iCs/>
          <w:sz w:val="26"/>
          <w:szCs w:val="26"/>
          <w:rPrChange w:id="1304" w:author="Assessor GDSXSR" w:date="2026-10-29T00:08:22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 xml:space="preserve">)</w:t>
      </w:r>
      <w:commentRangeEnd w:id="20"/>
      <w:r>
        <w:rPr>
          <w:rStyle w:val="CommentReference"/>
        </w:rPr>
        <w:commentReference w:id="20"/>
      </w:r>
      <w:del w:id="1298" w:author="Assessor GDSXSR" w:date="2026-10-29T00:08:22Z">
        <w:r>
          <w:rPr>
            <w:rFonts w:ascii="Arial" w:hAnsi="Arial" w:cs="Arial"/>
            <w:i/>
            <w:iCs/>
            <w:sz w:val="26"/>
            <w:szCs w:val="26"/>
          </w:rPr>
          <w:delText xml:space="preserve">.</w:delText>
        </w:r>
      </w:del>
      <w:ins w:id="1299" w:author="Assessor GDSXSR" w:date="2026-10-29T00:08:22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– Grifei</w:t>
        </w:r>
      </w:ins>
    </w:p>
    <w:p w14:paraId="4B335905" w14:textId="77777777" w:rsidR="0078019D" w:rsidRDefault="0078019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314" w:author="Assessor GDSXSR" w:date="2026-10-29T00:08:22Z"/>
        </w:rPr>
      </w:pPr>
      <w:r>
        <w:rPr>
          <w:rFonts w:ascii="Arial" w:hAnsi="Arial" w:cs="Arial"/>
          <w:sz w:val="28"/>
          <w:szCs w:val="28"/>
        </w:rPr>
        <w:t xml:space="preserve">Tampouco se há de considerar extinta a pretensão </w:t>
      </w:r>
      <w:r>
        <w:rPr>
          <w:rFonts w:ascii="Arial" w:hAnsi="Arial" w:cs="Arial"/>
          <w:sz w:val="28"/>
          <w:szCs w:val="28"/>
        </w:rPr>
        <w:t xml:space="preserve">em razão da </w:t>
      </w:r>
      <w:del w:id="1305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conduta da apelada, notadamente por conta da </w:delText>
        </w:r>
      </w:del>
      <w:r>
        <w:rPr>
          <w:rFonts w:ascii="Arial" w:hAnsi="Arial" w:cs="Arial"/>
          <w:sz w:val="28"/>
          <w:szCs w:val="28"/>
        </w:rPr>
        <w:t xml:space="preserve">demora na cobrança, </w:t>
      </w:r>
      <w:del w:id="1306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já </w:delText>
        </w:r>
        <w:r>
          <w:rPr>
            <w:rFonts w:ascii="Arial" w:hAnsi="Arial" w:cs="Arial"/>
            <w:sz w:val="28"/>
            <w:szCs w:val="28"/>
          </w:rPr>
          <w:delText xml:space="preserve">que</w:delText>
        </w:r>
      </w:del>
      <w:ins w:id="1307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pois</w:t>
        </w:r>
      </w:ins>
      <w:r>
        <w:rPr>
          <w:rFonts w:ascii="Arial" w:hAnsi="Arial" w:cs="Arial"/>
          <w:sz w:val="28"/>
          <w:szCs w:val="28"/>
        </w:rPr>
        <w:t xml:space="preserve"> houve notificação, em </w:t>
      </w:r>
      <w:r>
        <w:rPr>
          <w:rFonts w:ascii="Arial" w:hAnsi="Arial" w:cs="Arial"/>
          <w:sz w:val="28"/>
          <w:szCs w:val="28"/>
        </w:rPr>
        <w:t xml:space="preserve">23/</w:t>
      </w:r>
      <w:del w:id="1308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5</w:delText>
        </w:r>
      </w:del>
      <w:ins w:id="1309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05</w:t>
        </w:r>
      </w:ins>
      <w:r>
        <w:rPr>
          <w:rFonts w:ascii="Arial" w:hAnsi="Arial" w:cs="Arial"/>
          <w:sz w:val="28"/>
          <w:szCs w:val="28"/>
        </w:rPr>
        <w:t xml:space="preserve">/</w:t>
      </w:r>
      <w:del w:id="1310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23</w:delText>
        </w:r>
      </w:del>
      <w:ins w:id="1311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2023</w:t>
        </w:r>
      </w:ins>
      <w:r>
        <w:rPr>
          <w:rFonts w:ascii="Arial" w:hAnsi="Arial" w:cs="Arial"/>
          <w:sz w:val="28"/>
          <w:szCs w:val="28"/>
        </w:rPr>
        <w:t xml:space="preserve">, cobrando o adimplemento das faturas em aberto (ID 88637464).</w:t>
      </w:r>
      <w:del w:id="1312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 </w:delText>
        </w:r>
        <w:r>
          <w:rPr>
            <w:rFonts w:ascii="Arial" w:hAnsi="Arial" w:cs="Arial"/>
            <w:sz w:val="28"/>
            <w:szCs w:val="28"/>
          </w:rPr>
          <w:delText xml:space="preserve">Portanto</w:delText>
        </w:r>
      </w:del>
    </w:p>
    <w:p>
      <w:pPr>
        <w:spacing w:after="0" w:line="360" w:lineRule="auto"/>
        <w:ind w:firstLine="2268"/>
        <w:jc w:val="both"/>
        <w:rPr>
          <w:ins w:id="1315" w:author="Assessor GDSXSR" w:date="2026-10-29T00:08:22Z"/>
        </w:rPr>
      </w:pPr>
    </w:p>
    <w:p w14:paraId="5518BD92" w14:textId="3E660CF8" w:rsidR="001A22A7" w:rsidRPr="00E04A1D" w:rsidRDefault="001A22A7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ins w:id="1313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Assim</w:t>
        </w:r>
      </w:ins>
      <w:r>
        <w:rPr>
          <w:rFonts w:ascii="Arial" w:hAnsi="Arial" w:cs="Arial"/>
          <w:sz w:val="28"/>
          <w:szCs w:val="28"/>
        </w:rPr>
        <w:t xml:space="preserve">, não incide a alegada </w:t>
      </w:r>
      <w:r>
        <w:rPr>
          <w:rFonts w:ascii="Arial" w:hAnsi="Arial" w:cs="Arial"/>
          <w:i/>
          <w:iCs/>
          <w:sz w:val="28"/>
          <w:szCs w:val="28"/>
        </w:rPr>
        <w:t xml:space="preserve">supressio</w:t>
      </w:r>
      <w:r>
        <w:rPr>
          <w:rFonts w:ascii="Arial" w:hAnsi="Arial" w:cs="Arial"/>
          <w:sz w:val="28"/>
          <w:szCs w:val="28"/>
        </w:rPr>
        <w:t xml:space="preserve">, tampouco cabendo falar-se em conduta contraditória</w:t>
      </w:r>
      <w:r>
        <w:rPr>
          <w:rFonts w:ascii="Arial" w:hAnsi="Arial" w:cs="Arial"/>
          <w:i/>
          <w:iCs/>
          <w:sz w:val="28"/>
          <w:szCs w:val="28"/>
        </w:rPr>
        <w:t xml:space="preserve"> (venire contra factum proprium</w:t>
      </w:r>
      <w:r>
        <w:rPr>
          <w:rFonts w:ascii="Arial" w:hAnsi="Arial" w:cs="Arial"/>
          <w:sz w:val="28"/>
          <w:szCs w:val="28"/>
        </w:rPr>
        <w:t xml:space="preserve">) por parte da apelada</w:t>
      </w:r>
      <w:r>
        <w:rPr>
          <w:rFonts w:ascii="Arial" w:hAnsi="Arial" w:cs="Arial"/>
          <w:sz w:val="28"/>
          <w:szCs w:val="28"/>
        </w:rPr>
        <w:t xml:space="preserve">.</w:t>
      </w:r>
    </w:p>
    <w:p w14:paraId="37B92541" w14:textId="77777777" w:rsidR="001A22A7" w:rsidRDefault="001A22A7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72E3EE9" w14:textId="1B52A501" w:rsidR="001A22A7" w:rsidRDefault="00C22A70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del w:id="1316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Logo</w:delText>
        </w:r>
      </w:del>
      <w:ins w:id="1317" w:author="Assessor GDSXSR" w:date="2026-10-29T00:08:2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Por isso</w:t>
        </w:r>
      </w:ins>
      <w:r>
        <w:rPr>
          <w:rFonts w:ascii="Arial" w:hAnsi="Arial" w:cs="Arial"/>
          <w:sz w:val="28"/>
          <w:szCs w:val="28"/>
          <w:highlight w:val="yellow"/>
          <w:rPrChange w:id="1335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, </w:t>
      </w:r>
      <w:r>
        <w:rPr>
          <w:rFonts w:ascii="Arial" w:hAnsi="Arial" w:cs="Arial"/>
          <w:sz w:val="28"/>
          <w:szCs w:val="28"/>
          <w:highlight w:val="yellow"/>
          <w:rPrChange w:id="1336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na ausência de documentos comprobatórios da extinção das obrigações pelo pagamento, e não se </w:t>
      </w:r>
      <w:r>
        <w:rPr>
          <w:rFonts w:ascii="Arial" w:hAnsi="Arial" w:cs="Arial"/>
          <w:sz w:val="28"/>
          <w:szCs w:val="28"/>
          <w:highlight w:val="yellow"/>
          <w:rPrChange w:id="1337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inferindo</w:t>
      </w:r>
      <w:r>
        <w:rPr>
          <w:rFonts w:ascii="Arial" w:hAnsi="Arial" w:cs="Arial"/>
          <w:sz w:val="28"/>
          <w:szCs w:val="28"/>
          <w:highlight w:val="yellow"/>
          <w:rPrChange w:id="1338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 quitação tácita pel</w:t>
      </w:r>
      <w:r>
        <w:rPr>
          <w:rFonts w:ascii="Arial" w:hAnsi="Arial" w:cs="Arial"/>
          <w:sz w:val="28"/>
          <w:szCs w:val="28"/>
          <w:highlight w:val="yellow"/>
          <w:rPrChange w:id="1339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o teor da carta de portabilidade, </w:t>
      </w:r>
      <w:r>
        <w:rPr>
          <w:rFonts w:ascii="Arial" w:hAnsi="Arial" w:cs="Arial"/>
          <w:sz w:val="28"/>
          <w:szCs w:val="28"/>
          <w:highlight w:val="yellow"/>
          <w:rPrChange w:id="1340" w:author="Assessor GDSXSR" w:date="2026-10-29T00:08:22Z">
            <w:rPr>
              <w:rFonts w:ascii="Arial" w:hAnsi="Arial" w:cs="Arial"/>
              <w:sz w:val="28"/>
              <w:szCs w:val="28"/>
            </w:rPr>
          </w:rPrChange>
        </w:rPr>
        <w:t xml:space="preserve">a condenação ao pagamento deve ser mantida.</w:t>
      </w:r>
    </w:p>
    <w:p w14:paraId="1393FCF8" w14:textId="77777777" w:rsidR="001A22A7" w:rsidRDefault="001A22A7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2A2F87F" w14:textId="48B4A1ED" w:rsidR="00B73FAD" w:rsidRPr="00D516B2" w:rsidRDefault="00B73FAD" w:rsidP="00B73FA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lastRenderedPageBreak/>
        <w:t>DIS</w:t>
      </w:r>
      <w:r w:rsidR="00D516B2" w:rsidRPr="00D516B2">
        <w:rPr>
          <w:rFonts w:ascii="Arial" w:hAnsi="Arial" w:cs="Arial"/>
          <w:b/>
          <w:bCs/>
          <w:sz w:val="28"/>
          <w:szCs w:val="28"/>
        </w:rPr>
        <w:t>POSITIVO</w:t>
      </w:r>
    </w:p>
    <w:p w14:paraId="0E59050E" w14:textId="77777777" w:rsidR="00B73FAD" w:rsidRDefault="00B73FA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6119EA8" w14:textId="410A7E94" w:rsidR="008A4445" w:rsidRDefault="00D516B2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Ante o exposto,</w:t>
      </w:r>
      <w: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nego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provimento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ao apelo</w:t>
      </w:r>
      <w:ins w:id="1341" w:author="Assessor GDSXSR" w:date="2026-10-29T00:08:22Z">
        <w:r>
          <w:rPr>
            <w:rFonts w:ascii="Arial" w:hAnsi="Arial" w:cs="Arial"/>
            <w:color w:val="808080"/>
            <w:sz w:val="28"/>
            <w:szCs w:val="28"/>
          </w:rPr>
          <w:t xml:space="preserve"> interposto pela ré, Rose Mary Cerqueira Ramos</w:t>
        </w:r>
      </w:ins>
      <w:r>
        <w:rPr>
          <w:rFonts w:ascii="Arial" w:hAnsi="Arial" w:cs="Arial"/>
          <w:sz w:val="28"/>
          <w:szCs w:val="28"/>
        </w:rPr>
        <w:t xml:space="preserve">.</w:t>
      </w:r>
    </w:p>
    <w:p w14:paraId="38E9A44F" w14:textId="77777777" w:rsidR="008A4445" w:rsidRDefault="008A4445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BB4AF11" w14:textId="4D83F222" w:rsidR="00635527" w:rsidRDefault="00480A3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Condeno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ré</w:t>
      </w:r>
      <w:r>
        <w:rPr>
          <w:rFonts w:ascii="Arial" w:hAnsi="Arial" w:cs="Arial"/>
          <w:sz w:val="28"/>
          <w:szCs w:val="28"/>
        </w:rPr>
        <w:t xml:space="preserve">/apelante ao pagamento de honorários recursais que fixo em 2% do </w:t>
      </w:r>
      <w:commentRangeStart w:id="21"/>
      <w:r>
        <w:rPr>
          <w:rFonts w:ascii="Arial" w:hAnsi="Arial" w:cs="Arial"/>
          <w:sz w:val="28"/>
          <w:szCs w:val="28"/>
        </w:rPr>
        <w:t xml:space="preserve">valor </w:t>
      </w:r>
      <w:r>
        <w:rPr>
          <w:rFonts w:ascii="Arial" w:hAnsi="Arial" w:cs="Arial"/>
          <w:sz w:val="28"/>
          <w:szCs w:val="28"/>
        </w:rPr>
        <w:t xml:space="preserve">atualizado da </w:t>
      </w:r>
      <w:r>
        <w:rPr>
          <w:rFonts w:ascii="Arial" w:hAnsi="Arial" w:cs="Arial"/>
          <w:sz w:val="28"/>
          <w:szCs w:val="28"/>
        </w:rPr>
        <w:t xml:space="preserve">condenação</w:t>
      </w:r>
      <w:commentRangeEnd w:id="21"/>
      <w:r>
        <w:rPr>
          <w:rStyle w:val="CommentReference"/>
        </w:rPr>
        <w:commentReference w:id="21"/>
      </w:r>
      <w:r>
        <w:rPr>
          <w:rFonts w:ascii="Arial" w:hAnsi="Arial" w:cs="Arial"/>
          <w:sz w:val="28"/>
          <w:szCs w:val="28"/>
        </w:rPr>
        <w:t xml:space="preserve"> (CPC</w:t>
      </w:r>
      <w:del w:id="1342" w:author="Assessor GDSXSR" w:date="2026-10-29T00:08:22Z">
        <w:r>
          <w:rPr>
            <w:rFonts w:ascii="Arial" w:hAnsi="Arial" w:cs="Arial"/>
            <w:sz w:val="28"/>
            <w:szCs w:val="28"/>
          </w:rPr>
          <w:delText xml:space="preserve">/2015</w:delText>
        </w:r>
      </w:del>
      <w:r>
        <w:rPr>
          <w:rFonts w:ascii="Arial" w:hAnsi="Arial" w:cs="Arial"/>
          <w:sz w:val="28"/>
          <w:szCs w:val="28"/>
        </w:rPr>
        <w:t xml:space="preserve"> 85 § 11), acrescido da quantia fixada na </w:t>
      </w:r>
      <w:commentRangeStart w:id="22"/>
      <w:r>
        <w:rPr>
          <w:rFonts w:ascii="Arial" w:hAnsi="Arial" w:cs="Arial"/>
          <w:sz w:val="28"/>
          <w:szCs w:val="28"/>
        </w:rPr>
        <w:t xml:space="preserve">r. sentença</w:t>
      </w:r>
      <w:commentRangeEnd w:id="22"/>
      <w:r>
        <w:rPr>
          <w:rStyle w:val="CommentReference"/>
        </w:rPr>
        <w:commentReference w:id="22"/>
      </w:r>
      <w:r>
        <w:rPr>
          <w:rFonts w:ascii="Arial" w:hAnsi="Arial" w:cs="Arial"/>
          <w:sz w:val="28"/>
          <w:szCs w:val="28"/>
        </w:rPr>
        <w:t xml:space="preserve">.</w:t>
      </w:r>
    </w:p>
    <w:p w14:paraId="5FF5AEF8" w14:textId="77777777" w:rsidR="00B73FAD" w:rsidRDefault="00B73FA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DA21613" w14:textId="569A3EA7" w:rsidR="007E1C8C" w:rsidRDefault="007E1C8C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14:paraId="0A323893" w14:textId="76625F89" w:rsidR="007E1C8C" w:rsidRDefault="007E1C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4D1C0125" w14:textId="6D1C6F36" w:rsidR="64E63EB0" w:rsidRDefault="64E63EB0" w:rsidP="64E63EB0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</w:p>
    <w:p w14:paraId="529D3CDE" w14:textId="3D1A7C3A" w:rsidR="007E1C8C" w:rsidRDefault="007E1C8C" w:rsidP="007E1C8C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0C5D2EF7" w14:textId="73190EDF" w:rsidR="00693B0D" w:rsidRDefault="00693B0D" w:rsidP="00693B0D">
      <w:pPr>
        <w:ind w:right="-96"/>
        <w:jc w:val="both"/>
        <w:rPr>
          <w:b/>
          <w:color w:val="008000"/>
        </w:rPr>
      </w:pPr>
      <w:r>
        <w:rPr>
          <w:b/>
          <w:color w:val="008000"/>
        </w:rPr>
        <w:t xml:space="preserve">SENTENÇA </w:t>
      </w:r>
    </w:p>
    <w:p w14:paraId="6C5F592D" w14:textId="77777777" w:rsidR="00E74EC1" w:rsidRDefault="00E74EC1" w:rsidP="00693B0D">
      <w:pPr>
        <w:ind w:right="-96"/>
        <w:jc w:val="both"/>
        <w:rPr>
          <w:b/>
          <w:color w:val="008000"/>
        </w:rPr>
      </w:pPr>
    </w:p>
    <w:p w14:paraId="14D761BD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Trata-se de ação sob o rito ordinário ajuizada por Luminar Saúde Associação de Assistência à Saúde contra Rose Mary Cerqueira Ramos, em que pede a condenação da ré ao pagamento de R$ 23.548,08, valor correspondente a mensalidades e coparticipações inadimplidas relativas ao plano de saúde denominado EVIDA Família, acrescido de atualização monetária, juros de mora e multa contratual.</w:t>
      </w:r>
    </w:p>
    <w:p w14:paraId="507291E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Para tanto, afirmou que a parte autora, operadora de planos privados de assistência à saúde registrada na ANS sob o nº 41.837-4 e classificada na modalidade autogestão, celebrou com a parte ré, em 15 de janeiro de 2016, contrato de adesão ao plano EVIDA Família, voltado a familiares de beneficiários titulares. A adesão teria ocorrido de forma voluntária, após esclarecimentos sobre as coberturas, carências e obrigações contratuais.</w:t>
      </w:r>
    </w:p>
    <w:p w14:paraId="0CF7E4F2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Alegou que, desde a adesão, a autora cumpriu integralmente suas obrigações contratuais, disponibilizando à ré acesso à rede credenciada de atendimento, composta por hospitais, clínicas, laboratórios e profissionais de saúde, conforme previsto no contrato e no rol da ANS.</w:t>
      </w:r>
    </w:p>
    <w:p w14:paraId="10CA32E1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Sustentou que, apesar da regular prestação dos serviços, a ré deixou de adimplir 14 parcelas, totalizando inicialmente R$ 12.285,76. Mesmo diante do inadimplemento, a autora manteve a prestação dos serviços de saúde, em observância às normas da ANS e ao princípio da boa-fé contratual.</w:t>
      </w:r>
    </w:p>
    <w:p w14:paraId="24289D84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Relatou que o contrato firmado entre as partes prevê, em caso de mora, a incidência de juros de 1% ao mês e multa de 2% sobre o valor do débito atualizado. Aplicando-se tais encargos, o montante devido pela ré alcança R$ 23.548,08, conforme demonstrativo de débito anexado à inicial.</w:t>
      </w:r>
    </w:p>
    <w:p w14:paraId="4B7C7BAF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Afirmou que, diante da persistência do inadimplemento, não restou alternativa senão o ajuizamento da presente ação de cobrança, com o objetivo de preservar o equilíbrio econômico-financeiro do contrato e garantir a continuidade dos serviços prestados aos demais beneficiários.</w:t>
      </w:r>
    </w:p>
    <w:p w14:paraId="35F12B14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ré apresentou contestação no ID 243368797, em que suscita preliminar de inépcia da inicial, alegando ausência de documentos essenciais à ação.</w:t>
      </w:r>
    </w:p>
    <w:p w14:paraId="42BE6800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mérito, a parte ré defendeu que não reconhece integralmente os valores cobrados, sustentando que houve falhas na prestação dos serviços e divergências quanto à composição das mensalidades e coparticipações. Alegou que parte dos valores já teria sido quitada e que os cálculos apresentados pela parte autora não refletem a realidade dos pagamentos efetuados. Apontou que, em 01/10/2021, já havia migrado para outro plano de saúde, da operadora MedSênior, por meio de portabilidade, conforme documentação juntada aos autos, o que, segundo sua versão, implicaria a extinção da obrigação de pagamento das parcelas posteriores à migração.</w:t>
      </w:r>
    </w:p>
    <w:p w14:paraId="6A9A65CC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 xml:space="preserve">Afirmou que, à época da portabilidade, não havia inadimplemento, conforme declaração emitida pela própria parte autora, e que a cobrança de valores posteriores à migração configura </w:t>
      </w:r>
      <w:r w:rsidRPr="00254B87">
        <w:rPr>
          <w:b/>
          <w:color w:val="008000"/>
        </w:rPr>
        <w:lastRenderedPageBreak/>
        <w:t>demanda por dívida já paga, o que atrairia a aplicação do art. 940 do Código Civil. Requereu, ao final, a improcedência da ação, com a condenação da parte autora ao pagamento em dobro dos valores indevidamente cobrados, além da produção de todos os meios de prova admitidos em direito.</w:t>
      </w:r>
    </w:p>
    <w:p w14:paraId="7BDC0BCF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Formulou, ainda, pedido reconvencional no bojo da contestação.</w:t>
      </w:r>
    </w:p>
    <w:p w14:paraId="6BF252C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parte autora apresentou réplica (ID 246346719), sustentando que a ré não trouxe prova inequívoca do adimplemento das parcelas cobradas, limitando-se a alegações genéricas e documentos que não infirmam os demonstrativos de débito anexados à inicial. Reiterou que a ré permaneceu vinculada ao plano EVIDA Família durante todo o período de inadimplemento, usufruindo dos serviços de saúde oferecidos pela rede credenciada.</w:t>
      </w:r>
    </w:p>
    <w:p w14:paraId="2C6F9166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ID 248065095, foi proferido despacho determinando a intimação das partes para se manifestarem sobre a existência de provas a serem produzidas, tendo a autora informado, no ID 248445539, a inexistência de provas adicionais.</w:t>
      </w:r>
    </w:p>
    <w:p w14:paraId="0DE9261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ID 252270793, foi proferido novo despacho intimando a ré para se manifestar acerca dos documentos juntados com a réplica. No ID 253427423, a ré apresentou manifestação de resposta, ocasião em que postula o desentranhamento dos documentos.</w:t>
      </w:r>
    </w:p>
    <w:p w14:paraId="53F75771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parte ré manifestou desistência em relação ao pedido reconvencional, pedido este que foi homologado no ID 257776291.</w:t>
      </w:r>
    </w:p>
    <w:p w14:paraId="51641BE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Esse é o relatório necessário. Vieram os autos conclusos.</w:t>
      </w:r>
    </w:p>
    <w:p w14:paraId="012EF1E1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DO MÉRITO</w:t>
      </w:r>
    </w:p>
    <w:p w14:paraId="414EE22A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O processo comporta julgamento antecipado, nos termos do art. 355, inciso I, do Código de Processo Civil, pois a controvérsia é essencialmente documental e os elementos constantes dos autos são suficientes para a solução da lide.</w:t>
      </w:r>
    </w:p>
    <w:p w14:paraId="6C13F84A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Não existem questões preliminares pendentes de apreciação, assim como não verifico a existência de vício que macule o andamento do feito. Desta forma, compreendo estarem presentes os pressupostos processuais de existência e validade da relação processual e as condições da ação, motivo pelo qual procedo ao julgamento do mérito.</w:t>
      </w:r>
    </w:p>
    <w:p w14:paraId="23E9DFD1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De início, afasta-se a incidência do Código de Defesa do Consumidor. Isso porque a autora atua como operadora de plano de saúde na modalidade de autogestão, circunstância expressamente indicada no regulamento do plano EVIDA Família (ID 230783708). Nessa hipótese, a relação jurídica estabelecida entre as partes não se submete ao regime consumerista, devendo a controvérsia ser examinada à luz das normas contratuais aplicáveis e das regras gerais do Código Civil e do Código de Processo Civil, inclusive quanto à distribuição ordinária do ônus da prova.</w:t>
      </w:r>
    </w:p>
    <w:p w14:paraId="41AAB71D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Dito isso, a controvérsia destes autos consiste em verificar se a requerida deve ser condenada ao pagamento das mensalidades e coparticipações indicadas pela autora, relativas ao plano de saúde EVIDA Família.</w:t>
      </w:r>
    </w:p>
    <w:p w14:paraId="1F3E69CC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 xml:space="preserve">A existência da relação jurídica está suficientemente comprovada pelo contrato de adesão juntado no ID 230783707 e pelo regulamento do plano acostado no ID 230783708. O regulamento estabelece que os beneficiários vinculados ao plano devem contribuir para o custeio mensal e arcar com coparticipações quando houver utilização dos serviços cobertos. </w:t>
      </w:r>
      <w:r w:rsidRPr="00254B87">
        <w:rPr>
          <w:b/>
          <w:color w:val="008000"/>
        </w:rPr>
        <w:lastRenderedPageBreak/>
        <w:t>Também prevê que, em caso de impontualidade, incidem juros de mora de 1% ao mês, calculados pro rata die, e multa de 2% sobre o valor do débito atualizado, conforme art. 45, § 2º, do regulamento do plano.</w:t>
      </w:r>
    </w:p>
    <w:p w14:paraId="5DA3B45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mesmo sentido, o art. 57, inciso X, do regulamento impõe ao beneficiário a obrigação de pagamento das mensalidades e coparticipações que lhe forem cabíveis. O art. 55, por sua vez, estabelece que a exclusão do beneficiário não o exime da obrigação de quitar eventuais débitos, incluídos os valores de contribuição mensal e de coparticipação.</w:t>
      </w:r>
    </w:p>
    <w:p w14:paraId="0F778B2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autora juntou demonstrativo de cálculo no ID 230783709, no qual indicou o valor histórico de R$ 12.285,76 (doze mil duzentos e oitenta e cinco reais e setenta e seis centavos), atualizado até 26/03/2025 para R$ 23.548,08 (vinte e três mil quinhentos e quarenta e oito reais e oito centavos). O demonstrativo especifica as datas de vencimento, os valores principais, a correção monetária, os juros e a multa aplicados.</w:t>
      </w:r>
    </w:p>
    <w:p w14:paraId="67737CE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Além disso, os extratos de cobrança dos IDs 230783710, 230783711, 230783712, 230783713, 230783714 e 230783715 individualizam as competências cobradas, os valores lançados e também as coparticipações decorrentes da utilização dos serviços. Há, portanto, identificação suficiente da origem dos débitos, das competências e dos valores que compõem a pretensão de cobrança declinada na peça de ingresso.</w:t>
      </w:r>
    </w:p>
    <w:p w14:paraId="237F3649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requerida sustenta que a ausência de boletos bancários impediria o reconhecimento da dívida. Contudo, essa alegação não procede. A presente ação é de cobrança, e não execução fundada em título extrajudicial. Assim, não se exige que a autora apresente necessariamente boletos bancários como único meio de prova do inadimplemento, desde que os documentos juntados permitam identificar a relação jurídica, a obrigação assumida, as competências cobradas e a composição do débito.</w:t>
      </w:r>
    </w:p>
    <w:p w14:paraId="098F5BBE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caso, a autora apresentou contrato, regulamento, demonstrativo de cálculo e extratos individualizados. Esses documentos, analisados em conjunto, são suficientes para demonstrar o fato constitutivo do direito alegado, nos termos do art. 373, inciso I, do Código de Processo Civil.</w:t>
      </w:r>
    </w:p>
    <w:p w14:paraId="5293EC96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Por outro lado, a requerida não apresentou comprovantes de pagamento das parcelas cobradas, nem documento que demonstre quitação, remissão, novação, cancelamento anterior apto a afastar as competências indicadas ou qualquer outro fato impeditivo, modificativo ou extintivo do direito da autora. O ônus dessa prova lhe competia, conforme art. 373, inciso II, do Código de Processo Civil.</w:t>
      </w:r>
    </w:p>
    <w:p w14:paraId="53DBA92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documentação relativa à portabilidade, juntada nos IDs 243368798 e 243368799, também não comprova a quitação dos débitos cobrados. A portabilidade de carências para outro plano de saúde, por si só, não equivale à declaração de inexistência de débitos pretéritos, tampouco afasta obrigações já constituídas durante a vigência da relação contratual anterior.</w:t>
      </w:r>
    </w:p>
    <w:p w14:paraId="561544A2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tese defensiva, portanto, não se mostra suficiente para desconstituir os lançamentos apresentados pela autora. Ainda que a requerida tenha migrado para outro plano, permanecia necessário demonstrar que as competências cobradas foram efetivamente quitadas ou que não eram exigíveis, o que não ocorreu.</w:t>
      </w:r>
    </w:p>
    <w:p w14:paraId="0136115F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Também não há prova de cobrança de dívida já paga. Desse modo, não subsiste fundamento para qualquer consequência jurídica fundada em cobrança indevida, especialmente porque a requerida desistiu da reconvenção, nos moldes do ID 255546602.</w:t>
      </w:r>
    </w:p>
    <w:p w14:paraId="017E5BB0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lastRenderedPageBreak/>
        <w:t>Assim, comprovada a existência da relação contratual, demonstrada a origem dos débitos e ausente prova de pagamento ou inexigibilidade, a procedência do pedido de cobrança é medida que se impõe.</w:t>
      </w:r>
    </w:p>
    <w:p w14:paraId="21D98359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DO DISPOSITIVO</w:t>
      </w:r>
    </w:p>
    <w:p w14:paraId="3A52F5E5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Diante do exposto, JULGO PROCEDENTE o pedido para condenar ROSE MARY CERQUEIRA RAMOS ao pagamento do valor nominal de R$ 12.285,76 (doze mil duzentos e oitenta e cinco reais e setenta e seis centavos) em favor de LUMINAR SAÚDE ASSOCIAÇÃO DE ASSISTÊNCIA À SAÚDE.</w:t>
      </w:r>
    </w:p>
    <w:p w14:paraId="4E42FB59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O valor deverá ser acrescido de correção monetária desde o vencimento de cada parcela, conforme datas individualizadas no demonstrativo de ID 230783709, além de juros moratórios contratuais de 1% (um por cento) ao mês, também desde o vencimento de cada obrigação. Incide, ainda, a multa contratual de 2% (dois por cento) sobre o débito atualizado, conforme art. 45, § 2º, do regulamento do plano (ID 230783708).</w:t>
      </w:r>
    </w:p>
    <w:p w14:paraId="02E77DCA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Ausente previsão contratual de índice de correção monetária e taxa de juros, incidem os parâmetros legais. Até 29/08/2024, aplica-se a taxa SELIC de forma integral, que já abrange, em um único índice, a correção monetária e os juros moratórios, nos termos da tese firmada pelo Superior Tribunal de Justiça no Tema Repetitivo 1.368. A partir de 30/08/2024, vigora o regime instituído pela Lei nº 14.905/2024, com correção monetária pelo IPCA/IBGE e juros moratórios correspondentes à diferença entre a taxa SELIC e o IPCA/IBGE do período, com piso zero caso o resultado seja negativo.</w:t>
      </w:r>
    </w:p>
    <w:p w14:paraId="4A8D5EA6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Resolvo o mérito do processo, com fundamento no art. 487, inciso I, do Código de Processo Civil.</w:t>
      </w:r>
    </w:p>
    <w:p w14:paraId="1E0BDB7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Condeno a requerida ao pagamento das custas processuais e dos honorários advocatícios, que fixo em 10% (dez por cento) sobre o valor atualizado da condenação, nos termos do art. 85, § 2º, do Código de Processo Civil.</w:t>
      </w:r>
    </w:p>
    <w:p w14:paraId="440CBD9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Após o trânsito em julgado, não havendo outros requerimentos, arquivem-se os autos.</w:t>
      </w:r>
    </w:p>
    <w:p w14:paraId="3D766F0C" w14:textId="190597E9" w:rsidR="00E74EC1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Intime-se.</w:t>
      </w:r>
    </w:p>
    <w:p w14:paraId="530ACD8E" w14:textId="77777777" w:rsidR="00254B87" w:rsidRDefault="00254B87" w:rsidP="00254B87">
      <w:pPr>
        <w:ind w:right="-96"/>
        <w:jc w:val="both"/>
        <w:rPr>
          <w:b/>
          <w:color w:val="008000"/>
        </w:rPr>
      </w:pPr>
    </w:p>
    <w:p w14:paraId="787D42ED" w14:textId="3F94D3A3" w:rsidR="007E1C8C" w:rsidRPr="004873E8" w:rsidRDefault="007E1C8C" w:rsidP="004873E8">
      <w:pPr>
        <w:ind w:right="-96"/>
        <w:jc w:val="both"/>
        <w:rPr>
          <w:color w:val="C45911"/>
        </w:rPr>
      </w:pPr>
    </w:p>
    <w:sectPr w:rsidR="007E1C8C" w:rsidRPr="004873E8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os Dwayne Saraiva Costa - GDSXSR" w:date="2025-09-01T13:19:00Z" w:initials="MG">
    <w:p w14:paraId="346E87E3" w14:textId="0D98C4E7" w:rsidR="00B74FB6" w:rsidRDefault="0063376A">
      <w:r>
        <w:annotationRef/>
      </w:r>
      <w:r w:rsidRPr="40B1094E">
        <w:t>Conclusão:</w:t>
      </w:r>
    </w:p>
    <w:p w14:paraId="020D7533" w14:textId="1497ECC6" w:rsidR="00B74FB6" w:rsidRDefault="0063376A">
      <w:r w:rsidRPr="3A8CDDB3">
        <w:t>Entrega:</w:t>
      </w:r>
    </w:p>
    <w:p w14:paraId="448DA02E" w14:textId="7411C318" w:rsidR="00B74FB6" w:rsidRDefault="0063376A">
      <w:r w:rsidRPr="43891A96">
        <w:t xml:space="preserve">Certeza: </w:t>
      </w:r>
    </w:p>
  </w:comment>
  <w:comment w:id="1" w:author="Gabriel Passos Sesana - GDACA" w:date="2026-07-15T17:23:00Z" w:initials="GP">
    <w:p w14:paraId="65AE74B2" w14:textId="77777777" w:rsidR="00284625" w:rsidRDefault="00C54C8C" w:rsidP="00284625">
      <w:pPr>
        <w:pStyle w:val="Textodecomentrio"/>
      </w:pPr>
      <w:r>
        <w:rPr>
          <w:rStyle w:val="Refdecomentrio"/>
        </w:rPr>
        <w:annotationRef/>
      </w:r>
      <w:r w:rsidR="00284625">
        <w:t>Conclusão: 1º/09</w:t>
      </w:r>
    </w:p>
    <w:p w14:paraId="70BFAE2C" w14:textId="77777777" w:rsidR="00284625" w:rsidRDefault="00284625" w:rsidP="00284625">
      <w:pPr>
        <w:pStyle w:val="Textodecomentrio"/>
      </w:pPr>
      <w:r>
        <w:t>Entrega:</w:t>
      </w:r>
    </w:p>
    <w:p w14:paraId="4C116AAE" w14:textId="77777777" w:rsidR="00284625" w:rsidRDefault="00284625" w:rsidP="00284625">
      <w:pPr>
        <w:pStyle w:val="Textodecomentrio"/>
      </w:pPr>
      <w:r>
        <w:t>Certeza:</w:t>
      </w:r>
    </w:p>
  </w:comment>
  <w:comment w:id="2" w:author="Marcia Vilela Alves - GDACA" w:date="2026-09-09T15:25:00Z" w:initials="MV">
    <w:p w14:paraId="4A065D74" w14:textId="77777777" w:rsidR="005435A2" w:rsidRDefault="005435A2" w:rsidP="005435A2">
      <w:pPr>
        <w:pStyle w:val="Textodecomentrio"/>
      </w:pPr>
      <w:r>
        <w:rPr>
          <w:rStyle w:val="Refdecomentrio"/>
        </w:rPr>
        <w:annotationRef/>
      </w:r>
      <w:r>
        <w:t>Corrigido.</w:t>
      </w:r>
    </w:p>
  </w:comment>
  <w:comment w:id="3" w:author="Gabriel Passos Sesana - GDACA" w:date="2026-09-08T17:30:00Z" w:initials="GP">
    <w:p w14:paraId="47FBA6BE" w14:textId="77777777" w:rsidR="009630FD" w:rsidRDefault="009630FD" w:rsidP="009630FD">
      <w:pPr>
        <w:pStyle w:val="Textodecomentrio"/>
      </w:pPr>
      <w:r>
        <w:rPr>
          <w:rStyle w:val="Refdecomentrio"/>
        </w:rPr>
        <w:annotationRef/>
      </w:r>
      <w:r>
        <w:t>Modelo: ED 0716942-62 (acórdão 1963750)</w:t>
      </w:r>
    </w:p>
  </w:comment>
  <w:comment w:id="4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Comentário geral: alterações mecânicas iguais em todo o voto: título EMENTA à esquerda (C-42); referências na forma compacta e IDs no singular (C-20, C-25); datas em dd/mm/aaaa; transcrições em Arial 13 itálico (C-40); realce de subtítulo, veredito e frases decisivas (C-42, C-43); cortes do relatório da sentença com "(...)" (C-02). Modelos consultados: APC 0726579-14, 0723189-54 e 0710100-41. Sem os autos nesta revisão, fatos e IDs ficam como na minuta; as pendências estão em comentário (C-24, C-52).</w:t>
      </w:r>
    </w:p>
  </w:comment>
  <w:comment w:id="5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Alterei o item 1 para qualificar a ré como pessoa natural, descrever a cobrança sem repetir o valor e fechar com o valor da causa entre parênteses (C-34, C-34A). No item final nomeei o apelante, na fórmula "Negou-se provimento ao apelo da ré" (perfil APC, n. 8).</w:t>
      </w:r>
    </w:p>
  </w:comment>
  <w:comment w:id="6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Cindi o item 5 em dois (inaplicabilidade do CDC; ônus da prova), um fundamento por item, com a referência ao final em forma compacta (C-3G v43, C-20). Renumerei os itens seguintes (C-33).</w:t>
      </w:r>
    </w:p>
  </w:comment>
  <w:comment w:id="7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Alterei "Dispositivos relevantes citados" para a forma compacta (C-20) e retirei CPC 487 I, que o voto não cita (C-33).</w:t>
      </w:r>
    </w:p>
  </w:comment>
  <w:comment w:id="8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Pendência (C-52, C-72): o iajus localiza o processo 0758754-34.2024.8.07.0016 (Primeira Turma Recursal, relatora Rita de Cássia de Cerqueira Lima Rocha, julgado em 30/05/2025) e a ementa confere com a transcrição do voto, mas não devolve o número do acórdão (2005667) nem a data de publicação (13/06/2025); a web e o JurisDF (robots) não conferiram. O acórdão fica como veio na minuta; completar a conferência no JurisDF. Ajustei "Súmula 608" para "Súmula nº 608" e a ordem de apresentação (C-67).</w:t>
      </w:r>
    </w:p>
  </w:comment>
  <w:comment w:id="9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Apliquei negrito e realce amarelo ao título do resumo (C-39); o conteúdo do resumo foi mantido como veio.</w:t>
      </w:r>
    </w:p>
  </w:comment>
  <w:comment w:id="10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Cortei com "(...)" trechos da sentença sem relação com o apelo (cumprimento das obrigações pela autora, encerramento da inicial e despachos de instrução), preservando a ordem e o texto restante (C-02, C-3N).</w:t>
      </w:r>
    </w:p>
  </w:comment>
  <w:comment w:id="11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Pendência (C-22, C-52): nome do juiz e da vara conforme a minuta; sem acesso ao PJe nesta revisão, conferir a forma exata no ID da sentença.</w:t>
      </w:r>
    </w:p>
  </w:comment>
  <w:comment w:id="12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Enumerei as alegações do apelo no relatório (C-30), que traziam só a tese do ônus da prova; as demais constam do resumo do apelo e do voto da minuta. Pendência (C-24, C-52): conferir a redação com o apelo (ID 88637491), que não foi recebido.</w:t>
      </w:r>
    </w:p>
  </w:comment>
  <w:comment w:id="13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Pendência (C-52): o ID das contrarrazões (85547286) é anterior ao ID do apelo (88637491), o que sugere erro; conferir no PJe. Movi o ID para logo após "Contrarrazões" (perfil APC, n. 2).</w:t>
      </w:r>
    </w:p>
  </w:comment>
  <w:comment w:id="14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A minuta dizia que a sentença foi "complementada por embargos de declaração", mas o relatório informa que os embargos foram rejeitados (ID 88637488); ajustei a linha de dados e as datas (dd/mm/aaaa). Pendência (C-52): conferir no PJe a data da rejeição dos embargos (08/07/2026).</w:t>
      </w:r>
    </w:p>
  </w:comment>
  <w:comment w:id="15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Título verbal que diz a decisão sobre o pedido de improcedência, e não o assunto (C-3W b); realce amarelo (C-42). Alegações do apelo enumeradas na abertura do capítulo, com o ID ao final (C-3W c, C-30). Suprimi o parágrafo "Por sua vez, a autora/apelada alega…": as contrarrazões de mérito ficam só no relatório (C-3Z b).</w:t>
      </w:r>
    </w:p>
  </w:comment>
  <w:comment w:id="16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Pendência (C-20, C-52): a minuta não indica o ID, no PJe de 2º grau, que comprova a autogestão (a sentença cita o regulamento do plano, ID 230783708 na origem); incluir o ID depois de conferir.</w:t>
      </w:r>
    </w:p>
  </w:comment>
  <w:comment w:id="17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Transcrevi o CPC 373 I e II, norma que sustenta o capítulo (C-66 a); texto conferido no iajus (Planalto), sem revogação ou alteração do dispositivo.</w:t>
      </w:r>
    </w:p>
  </w:comment>
  <w:comment w:id="18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Troquei "carta de quitação" por "carta de portabilidade", nome usado no resto do voto, e movi o ID para o fim do período (C-20). Pendência (C-66 c, C-24): transcrever o trecho da carta (ID 88637463) em que consta "situação financeira atual do contrato: INADIMPLENTE"; o documento não foi recebido. Inseri o CC 320, caput e parágrafo único, em bloco, na redação do Planalto (C-66 a).</w:t>
      </w:r>
    </w:p>
  </w:comment>
  <w:comment w:id="19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Cindi o parágrafo de 131 palavras em três (C-11, C-12). Texto literal (C-63) da Resolução Normativa ANS 438/2018: art. 3º, caput: “Para realizar a portabilidade de carências, devem ser atendidos simultaneamente os seguintes requisitos:”; inciso II: “o beneficiário deve estar adimplente junto à operadora do plano de origem;”; art. 17, parágrafo único: “Caso o beneficiário não atenda aos requisitos previstos nesta Resolução, a operadora do plano de destino ou a administradora de benefícios responsável pelo plano de destino poderá recusar a solicitação de portabilidade de carências, desde que apresente a devida justificativa.” Fonte: texto da norma em portal não oficial (legisweb), sem marca de revogação; a vigência no site da ANS não foi conferida (C-64, C-72, C-52).</w:t>
      </w:r>
    </w:p>
  </w:comment>
  <w:comment w:id="20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Precedente conferido no iajus pelo número do processo (0758754-34.2024.8.07.0016): a ementa transcrita confere, com uma correção — o item 5 do julgado diz "Resolução nº 438/2018/ANS", e a minuta tinha "438/ANS". Retirei o cabeçalho "IV. DISPOSITIVO" e o item 8 (provimento do recurso daquele caso), irrelevantes para a tese, e sublinhei o trecho decisivo (C-62). Pendência: número do acórdão (2005667) e DJe (13/06/2025) não confirmados (ver comentário da ementa).</w:t>
      </w:r>
    </w:p>
  </w:comment>
  <w:comment w:id="21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Valor da condenação (C-51): R$ 12.285,76, valor nominal fixado na sentença (ID 85547281), sem atualização; a base é a mesma da sentença.</w:t>
      </w:r>
    </w:p>
  </w:comment>
  <w:comment w:id="22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Capítulo de custas e honorários da r. sentença, literal (C-51): “Condeno a requerida ao pagamento das custas processuais e dos honorários advocatícios, que fixo em 10% (dez por cento) sobre o valor atualizado da condenação, nos termos do art. 85, § 2º, do Código de Processo Civil.” O percentual de 2% é decisão do Relator e foi mantido.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8DA02E" w15:done="0"/>
  <w15:commentEx w15:paraId="4C116AAE" w15:paraIdParent="448DA02E" w15:done="0"/>
  <w15:commentEx w15:paraId="4A065D74" w15:paraIdParent="448DA02E" w15:done="0"/>
  <w15:commentEx w15:paraId="47FBA6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CC4A47" w16cex:dateUtc="2025-09-01T16:19:00Z"/>
  <w16cex:commentExtensible w16cex:durableId="219103AB" w16cex:dateUtc="2026-07-15T20:23:00Z"/>
  <w16cex:commentExtensible w16cex:durableId="431758AA" w16cex:dateUtc="2026-09-09T18:25:00Z"/>
  <w16cex:commentExtensible w16cex:durableId="03BDC370" w16cex:dateUtc="2026-09-08T20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8DA02E" w16cid:durableId="22CC4A47"/>
  <w16cid:commentId w16cid:paraId="4C116AAE" w16cid:durableId="219103AB"/>
  <w16cid:commentId w16cid:paraId="4A065D74" w16cid:durableId="431758AA"/>
  <w16cid:commentId w16cid:paraId="47FBA6BE" w16cid:durableId="03BDC37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7143A" w14:textId="77777777" w:rsidR="00676D2E" w:rsidRDefault="00676D2E" w:rsidP="003A42DE">
      <w:pPr>
        <w:spacing w:after="0" w:line="240" w:lineRule="auto"/>
      </w:pPr>
      <w:r>
        <w:separator/>
      </w:r>
    </w:p>
  </w:endnote>
  <w:endnote w:type="continuationSeparator" w:id="0">
    <w:p w14:paraId="69AEEE82" w14:textId="77777777" w:rsidR="00676D2E" w:rsidRDefault="00676D2E" w:rsidP="003A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2D686" w14:textId="77777777" w:rsidR="00676D2E" w:rsidRDefault="00676D2E" w:rsidP="003A42DE">
      <w:pPr>
        <w:spacing w:after="0" w:line="240" w:lineRule="auto"/>
      </w:pPr>
      <w:r>
        <w:separator/>
      </w:r>
    </w:p>
  </w:footnote>
  <w:footnote w:type="continuationSeparator" w:id="0">
    <w:p w14:paraId="14C5636B" w14:textId="77777777" w:rsidR="00676D2E" w:rsidRDefault="00676D2E" w:rsidP="003A42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699744316">
    <w:abstractNumId w:val="4"/>
  </w:num>
  <w:num w:numId="4" w16cid:durableId="1036810075">
    <w:abstractNumId w:val="2"/>
  </w:num>
  <w:num w:numId="5" w16cid:durableId="188116707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s Dwayne Saraiva Costa - GDSXSR">
    <w15:presenceInfo w15:providerId="AD" w15:userId="S::t321760@tjdft.jus.br::71ef89ef-9eb5-4780-8a4d-3f3a792db9c6"/>
  </w15:person>
  <w15:person w15:author="Gabriel Passos Sesana - GDACA">
    <w15:presenceInfo w15:providerId="AD" w15:userId="S::t318556@tjdft.jus.br::98268d75-773c-423e-bbc3-55d5340811be"/>
  </w15:person>
  <w15:person w15:author="Marcia Vilela Alves - GDACA">
    <w15:presenceInfo w15:providerId="AD" w15:userId="S::t308703@tjdft.jus.br::7a63abfe-b68b-4abc-8a9c-163dd7d9a1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12A8"/>
    <w:rsid w:val="00012123"/>
    <w:rsid w:val="0002189B"/>
    <w:rsid w:val="0002738F"/>
    <w:rsid w:val="00033421"/>
    <w:rsid w:val="00033AFD"/>
    <w:rsid w:val="00041EF8"/>
    <w:rsid w:val="0004253A"/>
    <w:rsid w:val="00043EAF"/>
    <w:rsid w:val="000511A1"/>
    <w:rsid w:val="0005271C"/>
    <w:rsid w:val="00052AE3"/>
    <w:rsid w:val="00052F25"/>
    <w:rsid w:val="0006080C"/>
    <w:rsid w:val="000619E0"/>
    <w:rsid w:val="00063145"/>
    <w:rsid w:val="00064301"/>
    <w:rsid w:val="00076D7D"/>
    <w:rsid w:val="0009174A"/>
    <w:rsid w:val="00091ABC"/>
    <w:rsid w:val="000949E5"/>
    <w:rsid w:val="00097239"/>
    <w:rsid w:val="00097BBF"/>
    <w:rsid w:val="000A7009"/>
    <w:rsid w:val="000B0FC6"/>
    <w:rsid w:val="000B7AF7"/>
    <w:rsid w:val="000D0D30"/>
    <w:rsid w:val="000D2E62"/>
    <w:rsid w:val="000D59B2"/>
    <w:rsid w:val="000F1358"/>
    <w:rsid w:val="000F1817"/>
    <w:rsid w:val="000F1CB2"/>
    <w:rsid w:val="000F6570"/>
    <w:rsid w:val="001009CC"/>
    <w:rsid w:val="0011527A"/>
    <w:rsid w:val="00115458"/>
    <w:rsid w:val="00115569"/>
    <w:rsid w:val="00116FEE"/>
    <w:rsid w:val="00122133"/>
    <w:rsid w:val="001234B7"/>
    <w:rsid w:val="00125329"/>
    <w:rsid w:val="001254C0"/>
    <w:rsid w:val="00126492"/>
    <w:rsid w:val="00127B92"/>
    <w:rsid w:val="00131A63"/>
    <w:rsid w:val="00137A7E"/>
    <w:rsid w:val="00137BF8"/>
    <w:rsid w:val="00146FCB"/>
    <w:rsid w:val="0015056C"/>
    <w:rsid w:val="00151611"/>
    <w:rsid w:val="001530F2"/>
    <w:rsid w:val="0015424D"/>
    <w:rsid w:val="00155D15"/>
    <w:rsid w:val="00161CD2"/>
    <w:rsid w:val="00166B65"/>
    <w:rsid w:val="001676A4"/>
    <w:rsid w:val="00167F3A"/>
    <w:rsid w:val="00170999"/>
    <w:rsid w:val="001801E9"/>
    <w:rsid w:val="00183B77"/>
    <w:rsid w:val="001A09B8"/>
    <w:rsid w:val="001A22A7"/>
    <w:rsid w:val="001A2AD2"/>
    <w:rsid w:val="001B4E33"/>
    <w:rsid w:val="001C23B1"/>
    <w:rsid w:val="001C466B"/>
    <w:rsid w:val="001D2162"/>
    <w:rsid w:val="001E0D41"/>
    <w:rsid w:val="001E0DAC"/>
    <w:rsid w:val="001E0FEA"/>
    <w:rsid w:val="001E4974"/>
    <w:rsid w:val="001E7903"/>
    <w:rsid w:val="001F7DBA"/>
    <w:rsid w:val="00200A76"/>
    <w:rsid w:val="00203B1D"/>
    <w:rsid w:val="0020478E"/>
    <w:rsid w:val="00206304"/>
    <w:rsid w:val="002126F1"/>
    <w:rsid w:val="00214D24"/>
    <w:rsid w:val="0021526A"/>
    <w:rsid w:val="00225F15"/>
    <w:rsid w:val="002264F2"/>
    <w:rsid w:val="00232EEB"/>
    <w:rsid w:val="002437F6"/>
    <w:rsid w:val="0024665A"/>
    <w:rsid w:val="00253AA1"/>
    <w:rsid w:val="00254B87"/>
    <w:rsid w:val="00254E51"/>
    <w:rsid w:val="00264107"/>
    <w:rsid w:val="00273083"/>
    <w:rsid w:val="0027313A"/>
    <w:rsid w:val="002745A1"/>
    <w:rsid w:val="00274644"/>
    <w:rsid w:val="00277029"/>
    <w:rsid w:val="0028319F"/>
    <w:rsid w:val="0028363E"/>
    <w:rsid w:val="00284625"/>
    <w:rsid w:val="00284BC6"/>
    <w:rsid w:val="00287C4C"/>
    <w:rsid w:val="00291367"/>
    <w:rsid w:val="002926F9"/>
    <w:rsid w:val="00292E82"/>
    <w:rsid w:val="00296DAE"/>
    <w:rsid w:val="002A023C"/>
    <w:rsid w:val="002A2038"/>
    <w:rsid w:val="002A3D11"/>
    <w:rsid w:val="002A5205"/>
    <w:rsid w:val="002B1184"/>
    <w:rsid w:val="002B210E"/>
    <w:rsid w:val="002B35FE"/>
    <w:rsid w:val="002C0DB7"/>
    <w:rsid w:val="002C2464"/>
    <w:rsid w:val="002C42D2"/>
    <w:rsid w:val="002D127E"/>
    <w:rsid w:val="002D2D56"/>
    <w:rsid w:val="002D3FF3"/>
    <w:rsid w:val="002D5E8C"/>
    <w:rsid w:val="002F13AB"/>
    <w:rsid w:val="002F4C59"/>
    <w:rsid w:val="002F7666"/>
    <w:rsid w:val="00302029"/>
    <w:rsid w:val="00302C28"/>
    <w:rsid w:val="00303FAE"/>
    <w:rsid w:val="00305D27"/>
    <w:rsid w:val="0031063D"/>
    <w:rsid w:val="00312291"/>
    <w:rsid w:val="00316B1F"/>
    <w:rsid w:val="00321068"/>
    <w:rsid w:val="00323779"/>
    <w:rsid w:val="00323D27"/>
    <w:rsid w:val="00327D45"/>
    <w:rsid w:val="003343F9"/>
    <w:rsid w:val="0033495F"/>
    <w:rsid w:val="0033735F"/>
    <w:rsid w:val="0034247B"/>
    <w:rsid w:val="00343C5C"/>
    <w:rsid w:val="0034511C"/>
    <w:rsid w:val="00345813"/>
    <w:rsid w:val="00346965"/>
    <w:rsid w:val="00347818"/>
    <w:rsid w:val="00351653"/>
    <w:rsid w:val="003524E5"/>
    <w:rsid w:val="00352D66"/>
    <w:rsid w:val="00354AA2"/>
    <w:rsid w:val="00355C73"/>
    <w:rsid w:val="003624B4"/>
    <w:rsid w:val="00370C48"/>
    <w:rsid w:val="003717FC"/>
    <w:rsid w:val="003749AB"/>
    <w:rsid w:val="0037617E"/>
    <w:rsid w:val="00383E74"/>
    <w:rsid w:val="003A42DE"/>
    <w:rsid w:val="003A4E55"/>
    <w:rsid w:val="003B3398"/>
    <w:rsid w:val="003C6B16"/>
    <w:rsid w:val="003D11BE"/>
    <w:rsid w:val="003D11E1"/>
    <w:rsid w:val="003D3FEE"/>
    <w:rsid w:val="003E436D"/>
    <w:rsid w:val="003F32F6"/>
    <w:rsid w:val="003F4892"/>
    <w:rsid w:val="003F48BC"/>
    <w:rsid w:val="00403F12"/>
    <w:rsid w:val="00413928"/>
    <w:rsid w:val="00423538"/>
    <w:rsid w:val="004341B4"/>
    <w:rsid w:val="00441258"/>
    <w:rsid w:val="00445ED9"/>
    <w:rsid w:val="00447991"/>
    <w:rsid w:val="00451A6D"/>
    <w:rsid w:val="00465A25"/>
    <w:rsid w:val="0047216B"/>
    <w:rsid w:val="00474377"/>
    <w:rsid w:val="004762F1"/>
    <w:rsid w:val="00480A33"/>
    <w:rsid w:val="00485185"/>
    <w:rsid w:val="004873E8"/>
    <w:rsid w:val="00495EB5"/>
    <w:rsid w:val="00496EB5"/>
    <w:rsid w:val="004B2A9C"/>
    <w:rsid w:val="004C0465"/>
    <w:rsid w:val="004C15CC"/>
    <w:rsid w:val="004C591E"/>
    <w:rsid w:val="004C7418"/>
    <w:rsid w:val="004D11F3"/>
    <w:rsid w:val="004E7369"/>
    <w:rsid w:val="004F3097"/>
    <w:rsid w:val="004F4FD4"/>
    <w:rsid w:val="00504971"/>
    <w:rsid w:val="00506A7D"/>
    <w:rsid w:val="00506D76"/>
    <w:rsid w:val="005111CC"/>
    <w:rsid w:val="00511630"/>
    <w:rsid w:val="00517F10"/>
    <w:rsid w:val="00523D82"/>
    <w:rsid w:val="00525FCB"/>
    <w:rsid w:val="00530C7C"/>
    <w:rsid w:val="00531A65"/>
    <w:rsid w:val="005320CC"/>
    <w:rsid w:val="00532E4A"/>
    <w:rsid w:val="005435A2"/>
    <w:rsid w:val="005500F2"/>
    <w:rsid w:val="0055172B"/>
    <w:rsid w:val="005571B1"/>
    <w:rsid w:val="00557342"/>
    <w:rsid w:val="00560427"/>
    <w:rsid w:val="00564DA7"/>
    <w:rsid w:val="00573C5D"/>
    <w:rsid w:val="00576A45"/>
    <w:rsid w:val="0057726B"/>
    <w:rsid w:val="00586EB6"/>
    <w:rsid w:val="005925FC"/>
    <w:rsid w:val="0059689A"/>
    <w:rsid w:val="00597864"/>
    <w:rsid w:val="005A1443"/>
    <w:rsid w:val="005A1581"/>
    <w:rsid w:val="005A1AD9"/>
    <w:rsid w:val="005B3D8D"/>
    <w:rsid w:val="005B7851"/>
    <w:rsid w:val="005B7C2E"/>
    <w:rsid w:val="005C31C4"/>
    <w:rsid w:val="005C69F8"/>
    <w:rsid w:val="005D305E"/>
    <w:rsid w:val="005D4577"/>
    <w:rsid w:val="005E3F4E"/>
    <w:rsid w:val="005E5A03"/>
    <w:rsid w:val="005E7C7A"/>
    <w:rsid w:val="005F58C7"/>
    <w:rsid w:val="00601B09"/>
    <w:rsid w:val="0060333D"/>
    <w:rsid w:val="00611216"/>
    <w:rsid w:val="0061262D"/>
    <w:rsid w:val="00615051"/>
    <w:rsid w:val="00615A72"/>
    <w:rsid w:val="00615F11"/>
    <w:rsid w:val="006205E2"/>
    <w:rsid w:val="006226C6"/>
    <w:rsid w:val="006255CC"/>
    <w:rsid w:val="00632EAA"/>
    <w:rsid w:val="00633703"/>
    <w:rsid w:val="0063376A"/>
    <w:rsid w:val="00634358"/>
    <w:rsid w:val="00634A73"/>
    <w:rsid w:val="006351F4"/>
    <w:rsid w:val="00635215"/>
    <w:rsid w:val="00635527"/>
    <w:rsid w:val="00636971"/>
    <w:rsid w:val="00637DEB"/>
    <w:rsid w:val="00641BB6"/>
    <w:rsid w:val="00644E6C"/>
    <w:rsid w:val="006509E2"/>
    <w:rsid w:val="0065266B"/>
    <w:rsid w:val="00652F61"/>
    <w:rsid w:val="00661CF3"/>
    <w:rsid w:val="006634B1"/>
    <w:rsid w:val="006658A2"/>
    <w:rsid w:val="00674B26"/>
    <w:rsid w:val="00676D2E"/>
    <w:rsid w:val="00685D54"/>
    <w:rsid w:val="00686C60"/>
    <w:rsid w:val="00687DB5"/>
    <w:rsid w:val="006921E1"/>
    <w:rsid w:val="006925EC"/>
    <w:rsid w:val="00693B0D"/>
    <w:rsid w:val="006968EA"/>
    <w:rsid w:val="006A20E6"/>
    <w:rsid w:val="006A58AD"/>
    <w:rsid w:val="006B08B9"/>
    <w:rsid w:val="006B2A89"/>
    <w:rsid w:val="006B344E"/>
    <w:rsid w:val="006B37FB"/>
    <w:rsid w:val="006B555B"/>
    <w:rsid w:val="006B6799"/>
    <w:rsid w:val="006C6E29"/>
    <w:rsid w:val="006D07B9"/>
    <w:rsid w:val="006D0993"/>
    <w:rsid w:val="006D3824"/>
    <w:rsid w:val="006D595E"/>
    <w:rsid w:val="006D71F1"/>
    <w:rsid w:val="006E6449"/>
    <w:rsid w:val="006F4523"/>
    <w:rsid w:val="006F725D"/>
    <w:rsid w:val="006F7717"/>
    <w:rsid w:val="00711FE9"/>
    <w:rsid w:val="0071280C"/>
    <w:rsid w:val="00712DAD"/>
    <w:rsid w:val="00716EF2"/>
    <w:rsid w:val="00726567"/>
    <w:rsid w:val="007272DD"/>
    <w:rsid w:val="00730597"/>
    <w:rsid w:val="00730800"/>
    <w:rsid w:val="00732EE4"/>
    <w:rsid w:val="00744BDF"/>
    <w:rsid w:val="00747176"/>
    <w:rsid w:val="00751971"/>
    <w:rsid w:val="0076369E"/>
    <w:rsid w:val="00765709"/>
    <w:rsid w:val="00770E7F"/>
    <w:rsid w:val="00771BB0"/>
    <w:rsid w:val="00775074"/>
    <w:rsid w:val="0077693D"/>
    <w:rsid w:val="0077719E"/>
    <w:rsid w:val="00777828"/>
    <w:rsid w:val="0078019D"/>
    <w:rsid w:val="00782446"/>
    <w:rsid w:val="007844F9"/>
    <w:rsid w:val="00785806"/>
    <w:rsid w:val="007868D7"/>
    <w:rsid w:val="00790563"/>
    <w:rsid w:val="00791D48"/>
    <w:rsid w:val="0079553F"/>
    <w:rsid w:val="007A3F4D"/>
    <w:rsid w:val="007B265E"/>
    <w:rsid w:val="007C0FEF"/>
    <w:rsid w:val="007C196D"/>
    <w:rsid w:val="007C250E"/>
    <w:rsid w:val="007C264C"/>
    <w:rsid w:val="007C4990"/>
    <w:rsid w:val="007D00F1"/>
    <w:rsid w:val="007D27C7"/>
    <w:rsid w:val="007D3BA7"/>
    <w:rsid w:val="007D4432"/>
    <w:rsid w:val="007E1C8C"/>
    <w:rsid w:val="007E3BF9"/>
    <w:rsid w:val="007F0F43"/>
    <w:rsid w:val="007F4412"/>
    <w:rsid w:val="007F4468"/>
    <w:rsid w:val="007F7839"/>
    <w:rsid w:val="00800051"/>
    <w:rsid w:val="00804386"/>
    <w:rsid w:val="008134CE"/>
    <w:rsid w:val="008151BB"/>
    <w:rsid w:val="008235A6"/>
    <w:rsid w:val="00825BFF"/>
    <w:rsid w:val="00830B18"/>
    <w:rsid w:val="008407E1"/>
    <w:rsid w:val="008509A1"/>
    <w:rsid w:val="0085425F"/>
    <w:rsid w:val="00855D1C"/>
    <w:rsid w:val="008568A8"/>
    <w:rsid w:val="00857DD7"/>
    <w:rsid w:val="00863202"/>
    <w:rsid w:val="0086390F"/>
    <w:rsid w:val="00864389"/>
    <w:rsid w:val="008713D5"/>
    <w:rsid w:val="00874B10"/>
    <w:rsid w:val="008763B7"/>
    <w:rsid w:val="00877CCC"/>
    <w:rsid w:val="00877F2B"/>
    <w:rsid w:val="008809C2"/>
    <w:rsid w:val="00882188"/>
    <w:rsid w:val="00886ABA"/>
    <w:rsid w:val="008966E3"/>
    <w:rsid w:val="008A01E9"/>
    <w:rsid w:val="008A4445"/>
    <w:rsid w:val="008A49BC"/>
    <w:rsid w:val="008A56A3"/>
    <w:rsid w:val="008B20AB"/>
    <w:rsid w:val="008B45C4"/>
    <w:rsid w:val="008B4A41"/>
    <w:rsid w:val="008B62DA"/>
    <w:rsid w:val="008C29EA"/>
    <w:rsid w:val="008C306F"/>
    <w:rsid w:val="008C34E5"/>
    <w:rsid w:val="008C4183"/>
    <w:rsid w:val="008C641E"/>
    <w:rsid w:val="008D0C9F"/>
    <w:rsid w:val="008D4483"/>
    <w:rsid w:val="008D721A"/>
    <w:rsid w:val="008D7960"/>
    <w:rsid w:val="008E25DD"/>
    <w:rsid w:val="008E3A8C"/>
    <w:rsid w:val="008E5F86"/>
    <w:rsid w:val="008F1E98"/>
    <w:rsid w:val="008F43F4"/>
    <w:rsid w:val="008F4440"/>
    <w:rsid w:val="00900491"/>
    <w:rsid w:val="00904541"/>
    <w:rsid w:val="009056F9"/>
    <w:rsid w:val="009113EA"/>
    <w:rsid w:val="00911601"/>
    <w:rsid w:val="0092365E"/>
    <w:rsid w:val="0092538F"/>
    <w:rsid w:val="00927DC5"/>
    <w:rsid w:val="009300C5"/>
    <w:rsid w:val="00931BEC"/>
    <w:rsid w:val="00933600"/>
    <w:rsid w:val="00937017"/>
    <w:rsid w:val="009431B2"/>
    <w:rsid w:val="00945DCA"/>
    <w:rsid w:val="00945F73"/>
    <w:rsid w:val="00946FF7"/>
    <w:rsid w:val="009506E0"/>
    <w:rsid w:val="00951CAD"/>
    <w:rsid w:val="00962A91"/>
    <w:rsid w:val="009630FD"/>
    <w:rsid w:val="0096474A"/>
    <w:rsid w:val="00966A46"/>
    <w:rsid w:val="00972EF3"/>
    <w:rsid w:val="0097780C"/>
    <w:rsid w:val="009778A4"/>
    <w:rsid w:val="00981285"/>
    <w:rsid w:val="009904A4"/>
    <w:rsid w:val="0099680F"/>
    <w:rsid w:val="009A136D"/>
    <w:rsid w:val="009A37F4"/>
    <w:rsid w:val="009B02D8"/>
    <w:rsid w:val="009B41DE"/>
    <w:rsid w:val="009B7564"/>
    <w:rsid w:val="009C1026"/>
    <w:rsid w:val="009C116C"/>
    <w:rsid w:val="009C16BF"/>
    <w:rsid w:val="009C4045"/>
    <w:rsid w:val="009C6B23"/>
    <w:rsid w:val="009C7443"/>
    <w:rsid w:val="009D0BA0"/>
    <w:rsid w:val="009D1137"/>
    <w:rsid w:val="009E1D8D"/>
    <w:rsid w:val="009E28C0"/>
    <w:rsid w:val="009E3373"/>
    <w:rsid w:val="009E3BE9"/>
    <w:rsid w:val="009F2BB1"/>
    <w:rsid w:val="009F2F64"/>
    <w:rsid w:val="009F36E1"/>
    <w:rsid w:val="009F684C"/>
    <w:rsid w:val="009F759D"/>
    <w:rsid w:val="00A025C2"/>
    <w:rsid w:val="00A03057"/>
    <w:rsid w:val="00A05467"/>
    <w:rsid w:val="00A15528"/>
    <w:rsid w:val="00A2661C"/>
    <w:rsid w:val="00A31C13"/>
    <w:rsid w:val="00A32384"/>
    <w:rsid w:val="00A330C4"/>
    <w:rsid w:val="00A343DE"/>
    <w:rsid w:val="00A3449E"/>
    <w:rsid w:val="00A3595E"/>
    <w:rsid w:val="00A4195B"/>
    <w:rsid w:val="00A44A87"/>
    <w:rsid w:val="00A453A2"/>
    <w:rsid w:val="00A4720D"/>
    <w:rsid w:val="00A627C7"/>
    <w:rsid w:val="00A6481B"/>
    <w:rsid w:val="00A72414"/>
    <w:rsid w:val="00A77289"/>
    <w:rsid w:val="00A773CE"/>
    <w:rsid w:val="00A7778D"/>
    <w:rsid w:val="00A80091"/>
    <w:rsid w:val="00A80852"/>
    <w:rsid w:val="00A80FDB"/>
    <w:rsid w:val="00A8134A"/>
    <w:rsid w:val="00A83864"/>
    <w:rsid w:val="00A85EE2"/>
    <w:rsid w:val="00A87227"/>
    <w:rsid w:val="00A9296F"/>
    <w:rsid w:val="00A958AF"/>
    <w:rsid w:val="00A96CB3"/>
    <w:rsid w:val="00A97525"/>
    <w:rsid w:val="00AA1C23"/>
    <w:rsid w:val="00AA5CDB"/>
    <w:rsid w:val="00AA6D92"/>
    <w:rsid w:val="00AA7E81"/>
    <w:rsid w:val="00AB0BE9"/>
    <w:rsid w:val="00AB1DE4"/>
    <w:rsid w:val="00AB7E65"/>
    <w:rsid w:val="00AC12FA"/>
    <w:rsid w:val="00AC20E1"/>
    <w:rsid w:val="00AD204F"/>
    <w:rsid w:val="00AD3DBB"/>
    <w:rsid w:val="00AE47D7"/>
    <w:rsid w:val="00AE56A6"/>
    <w:rsid w:val="00AF1F15"/>
    <w:rsid w:val="00AF2476"/>
    <w:rsid w:val="00AF587B"/>
    <w:rsid w:val="00B030BB"/>
    <w:rsid w:val="00B04942"/>
    <w:rsid w:val="00B17310"/>
    <w:rsid w:val="00B238CB"/>
    <w:rsid w:val="00B30DAE"/>
    <w:rsid w:val="00B329E6"/>
    <w:rsid w:val="00B330A0"/>
    <w:rsid w:val="00B37DF5"/>
    <w:rsid w:val="00B41866"/>
    <w:rsid w:val="00B42E63"/>
    <w:rsid w:val="00B55BA5"/>
    <w:rsid w:val="00B5663B"/>
    <w:rsid w:val="00B5678F"/>
    <w:rsid w:val="00B606B1"/>
    <w:rsid w:val="00B60851"/>
    <w:rsid w:val="00B6575C"/>
    <w:rsid w:val="00B73FAD"/>
    <w:rsid w:val="00B74FB6"/>
    <w:rsid w:val="00B75D6D"/>
    <w:rsid w:val="00B75DC5"/>
    <w:rsid w:val="00B95CB8"/>
    <w:rsid w:val="00BA3360"/>
    <w:rsid w:val="00BA34F8"/>
    <w:rsid w:val="00BA541C"/>
    <w:rsid w:val="00BA65D0"/>
    <w:rsid w:val="00BA700C"/>
    <w:rsid w:val="00BB2608"/>
    <w:rsid w:val="00BB6749"/>
    <w:rsid w:val="00BB7B55"/>
    <w:rsid w:val="00BC647C"/>
    <w:rsid w:val="00BD56C3"/>
    <w:rsid w:val="00BD757A"/>
    <w:rsid w:val="00BE376C"/>
    <w:rsid w:val="00BE5A12"/>
    <w:rsid w:val="00BE5F9C"/>
    <w:rsid w:val="00BE75D7"/>
    <w:rsid w:val="00BF1494"/>
    <w:rsid w:val="00BF173F"/>
    <w:rsid w:val="00BF4637"/>
    <w:rsid w:val="00BF4903"/>
    <w:rsid w:val="00BF7139"/>
    <w:rsid w:val="00C00DEA"/>
    <w:rsid w:val="00C01659"/>
    <w:rsid w:val="00C02821"/>
    <w:rsid w:val="00C114AD"/>
    <w:rsid w:val="00C11601"/>
    <w:rsid w:val="00C12218"/>
    <w:rsid w:val="00C138A9"/>
    <w:rsid w:val="00C21B40"/>
    <w:rsid w:val="00C22469"/>
    <w:rsid w:val="00C22A70"/>
    <w:rsid w:val="00C249B8"/>
    <w:rsid w:val="00C33B77"/>
    <w:rsid w:val="00C341CF"/>
    <w:rsid w:val="00C35BE5"/>
    <w:rsid w:val="00C374FA"/>
    <w:rsid w:val="00C40A19"/>
    <w:rsid w:val="00C4378B"/>
    <w:rsid w:val="00C44921"/>
    <w:rsid w:val="00C4687B"/>
    <w:rsid w:val="00C54C8C"/>
    <w:rsid w:val="00C57E17"/>
    <w:rsid w:val="00C6664A"/>
    <w:rsid w:val="00C67598"/>
    <w:rsid w:val="00C711EA"/>
    <w:rsid w:val="00C76D71"/>
    <w:rsid w:val="00C77CFD"/>
    <w:rsid w:val="00C94119"/>
    <w:rsid w:val="00C971BE"/>
    <w:rsid w:val="00C979A4"/>
    <w:rsid w:val="00CA324E"/>
    <w:rsid w:val="00CB0848"/>
    <w:rsid w:val="00CB4E4C"/>
    <w:rsid w:val="00CB6D91"/>
    <w:rsid w:val="00CB7FF8"/>
    <w:rsid w:val="00CC3D56"/>
    <w:rsid w:val="00CC44FD"/>
    <w:rsid w:val="00CC7150"/>
    <w:rsid w:val="00CC7378"/>
    <w:rsid w:val="00CD2C92"/>
    <w:rsid w:val="00CE17BC"/>
    <w:rsid w:val="00CE2D6D"/>
    <w:rsid w:val="00CF0581"/>
    <w:rsid w:val="00CF247F"/>
    <w:rsid w:val="00D01E8A"/>
    <w:rsid w:val="00D04BD8"/>
    <w:rsid w:val="00D04D0A"/>
    <w:rsid w:val="00D07310"/>
    <w:rsid w:val="00D101EF"/>
    <w:rsid w:val="00D1067B"/>
    <w:rsid w:val="00D11340"/>
    <w:rsid w:val="00D12D71"/>
    <w:rsid w:val="00D135AB"/>
    <w:rsid w:val="00D14CE7"/>
    <w:rsid w:val="00D14D52"/>
    <w:rsid w:val="00D16EE6"/>
    <w:rsid w:val="00D17E79"/>
    <w:rsid w:val="00D21983"/>
    <w:rsid w:val="00D33EE9"/>
    <w:rsid w:val="00D34492"/>
    <w:rsid w:val="00D4104B"/>
    <w:rsid w:val="00D415F8"/>
    <w:rsid w:val="00D42B4A"/>
    <w:rsid w:val="00D47ED1"/>
    <w:rsid w:val="00D516B2"/>
    <w:rsid w:val="00D51D0D"/>
    <w:rsid w:val="00D52E56"/>
    <w:rsid w:val="00D57E55"/>
    <w:rsid w:val="00D63B3E"/>
    <w:rsid w:val="00D65DB2"/>
    <w:rsid w:val="00D66295"/>
    <w:rsid w:val="00D709D0"/>
    <w:rsid w:val="00D7279C"/>
    <w:rsid w:val="00D80481"/>
    <w:rsid w:val="00D80EBC"/>
    <w:rsid w:val="00D8318A"/>
    <w:rsid w:val="00D8334B"/>
    <w:rsid w:val="00D834FA"/>
    <w:rsid w:val="00D84490"/>
    <w:rsid w:val="00D85E07"/>
    <w:rsid w:val="00D93FCD"/>
    <w:rsid w:val="00DA5484"/>
    <w:rsid w:val="00DB1301"/>
    <w:rsid w:val="00DB342D"/>
    <w:rsid w:val="00DC71DB"/>
    <w:rsid w:val="00DE5D1E"/>
    <w:rsid w:val="00DF0654"/>
    <w:rsid w:val="00DF1B9C"/>
    <w:rsid w:val="00DF2670"/>
    <w:rsid w:val="00DF2730"/>
    <w:rsid w:val="00DF2FD3"/>
    <w:rsid w:val="00DF5AD8"/>
    <w:rsid w:val="00E04A1D"/>
    <w:rsid w:val="00E07B96"/>
    <w:rsid w:val="00E211F5"/>
    <w:rsid w:val="00E26735"/>
    <w:rsid w:val="00E30825"/>
    <w:rsid w:val="00E3769F"/>
    <w:rsid w:val="00E40579"/>
    <w:rsid w:val="00E437CF"/>
    <w:rsid w:val="00E44FF9"/>
    <w:rsid w:val="00E51ABD"/>
    <w:rsid w:val="00E53472"/>
    <w:rsid w:val="00E53CAF"/>
    <w:rsid w:val="00E57AF3"/>
    <w:rsid w:val="00E611E9"/>
    <w:rsid w:val="00E63CC0"/>
    <w:rsid w:val="00E647A0"/>
    <w:rsid w:val="00E64DB7"/>
    <w:rsid w:val="00E742F2"/>
    <w:rsid w:val="00E74EC1"/>
    <w:rsid w:val="00E806F5"/>
    <w:rsid w:val="00E807C6"/>
    <w:rsid w:val="00E86190"/>
    <w:rsid w:val="00E87018"/>
    <w:rsid w:val="00E87B28"/>
    <w:rsid w:val="00E91CD1"/>
    <w:rsid w:val="00E93232"/>
    <w:rsid w:val="00E93F33"/>
    <w:rsid w:val="00E963CE"/>
    <w:rsid w:val="00E96D12"/>
    <w:rsid w:val="00E97CB9"/>
    <w:rsid w:val="00EA2F74"/>
    <w:rsid w:val="00EB0BF4"/>
    <w:rsid w:val="00EB3378"/>
    <w:rsid w:val="00EB3F6A"/>
    <w:rsid w:val="00EB54B5"/>
    <w:rsid w:val="00EC5732"/>
    <w:rsid w:val="00EC7CF3"/>
    <w:rsid w:val="00ED0A9E"/>
    <w:rsid w:val="00ED44BA"/>
    <w:rsid w:val="00ED5E8E"/>
    <w:rsid w:val="00EE027D"/>
    <w:rsid w:val="00EE760E"/>
    <w:rsid w:val="00EF2715"/>
    <w:rsid w:val="00EF361D"/>
    <w:rsid w:val="00F041BA"/>
    <w:rsid w:val="00F07B06"/>
    <w:rsid w:val="00F10D23"/>
    <w:rsid w:val="00F12768"/>
    <w:rsid w:val="00F143F5"/>
    <w:rsid w:val="00F1627D"/>
    <w:rsid w:val="00F20A80"/>
    <w:rsid w:val="00F21A4B"/>
    <w:rsid w:val="00F3251E"/>
    <w:rsid w:val="00F32608"/>
    <w:rsid w:val="00F340D4"/>
    <w:rsid w:val="00F350A1"/>
    <w:rsid w:val="00F3776A"/>
    <w:rsid w:val="00F43DDE"/>
    <w:rsid w:val="00F51BA9"/>
    <w:rsid w:val="00F51F47"/>
    <w:rsid w:val="00F547F1"/>
    <w:rsid w:val="00F626C0"/>
    <w:rsid w:val="00F639CF"/>
    <w:rsid w:val="00F63CDB"/>
    <w:rsid w:val="00F6466E"/>
    <w:rsid w:val="00F66640"/>
    <w:rsid w:val="00F767FE"/>
    <w:rsid w:val="00F77295"/>
    <w:rsid w:val="00F82AC6"/>
    <w:rsid w:val="00F8323C"/>
    <w:rsid w:val="00F84974"/>
    <w:rsid w:val="00F87022"/>
    <w:rsid w:val="00F90DC1"/>
    <w:rsid w:val="00F9351B"/>
    <w:rsid w:val="00FA22AF"/>
    <w:rsid w:val="00FB0354"/>
    <w:rsid w:val="00FB4D3E"/>
    <w:rsid w:val="00FB4E6E"/>
    <w:rsid w:val="00FC0273"/>
    <w:rsid w:val="00FC0C0F"/>
    <w:rsid w:val="00FC2DF0"/>
    <w:rsid w:val="00FC613E"/>
    <w:rsid w:val="00FC6B80"/>
    <w:rsid w:val="00FD5831"/>
    <w:rsid w:val="00FD6FD5"/>
    <w:rsid w:val="00FF5783"/>
    <w:rsid w:val="00FF6C39"/>
    <w:rsid w:val="0100D07F"/>
    <w:rsid w:val="012B7E23"/>
    <w:rsid w:val="01427B94"/>
    <w:rsid w:val="026E497E"/>
    <w:rsid w:val="0406F2B1"/>
    <w:rsid w:val="04EB9BAA"/>
    <w:rsid w:val="053C8DC2"/>
    <w:rsid w:val="05C072E5"/>
    <w:rsid w:val="061EE5CE"/>
    <w:rsid w:val="066636ED"/>
    <w:rsid w:val="0741BAA1"/>
    <w:rsid w:val="07BAB62F"/>
    <w:rsid w:val="08624999"/>
    <w:rsid w:val="08BDBA2B"/>
    <w:rsid w:val="0A795B63"/>
    <w:rsid w:val="0D003B5C"/>
    <w:rsid w:val="0F16BAD4"/>
    <w:rsid w:val="0F49A558"/>
    <w:rsid w:val="0F4CCC86"/>
    <w:rsid w:val="10E575B9"/>
    <w:rsid w:val="10E89CE7"/>
    <w:rsid w:val="1281461A"/>
    <w:rsid w:val="15075F5D"/>
    <w:rsid w:val="1522DC33"/>
    <w:rsid w:val="159010E4"/>
    <w:rsid w:val="161D075D"/>
    <w:rsid w:val="1659AC89"/>
    <w:rsid w:val="1685D88B"/>
    <w:rsid w:val="16AFD0FD"/>
    <w:rsid w:val="1754F7B4"/>
    <w:rsid w:val="18BBA766"/>
    <w:rsid w:val="194071AB"/>
    <w:rsid w:val="1A3663CD"/>
    <w:rsid w:val="1B897297"/>
    <w:rsid w:val="1D73FD00"/>
    <w:rsid w:val="1D8A9227"/>
    <w:rsid w:val="1DCB177C"/>
    <w:rsid w:val="1DE275A0"/>
    <w:rsid w:val="1E3E6500"/>
    <w:rsid w:val="1FAFCC66"/>
    <w:rsid w:val="20EF5200"/>
    <w:rsid w:val="21D3B298"/>
    <w:rsid w:val="21E019B6"/>
    <w:rsid w:val="22173CF7"/>
    <w:rsid w:val="22242253"/>
    <w:rsid w:val="2259356D"/>
    <w:rsid w:val="232923D0"/>
    <w:rsid w:val="23459D0C"/>
    <w:rsid w:val="248F4127"/>
    <w:rsid w:val="249E222A"/>
    <w:rsid w:val="26A9A53C"/>
    <w:rsid w:val="27623DE6"/>
    <w:rsid w:val="282F3618"/>
    <w:rsid w:val="29FC1AE8"/>
    <w:rsid w:val="2AE1B6B7"/>
    <w:rsid w:val="2AE79E71"/>
    <w:rsid w:val="2AF5D78B"/>
    <w:rsid w:val="2BDF0338"/>
    <w:rsid w:val="2DD61D48"/>
    <w:rsid w:val="2E9247A0"/>
    <w:rsid w:val="2F1C19A9"/>
    <w:rsid w:val="303ED86D"/>
    <w:rsid w:val="30508782"/>
    <w:rsid w:val="30587508"/>
    <w:rsid w:val="31EC57E3"/>
    <w:rsid w:val="348DB4EB"/>
    <w:rsid w:val="3601BA69"/>
    <w:rsid w:val="367267F9"/>
    <w:rsid w:val="36CA94C4"/>
    <w:rsid w:val="370C73D9"/>
    <w:rsid w:val="37408DCC"/>
    <w:rsid w:val="3757F389"/>
    <w:rsid w:val="38EEAB87"/>
    <w:rsid w:val="39AE4A8D"/>
    <w:rsid w:val="39FF574E"/>
    <w:rsid w:val="3AD2045E"/>
    <w:rsid w:val="3B713A7A"/>
    <w:rsid w:val="3BB47562"/>
    <w:rsid w:val="3C5D9607"/>
    <w:rsid w:val="3D1A2DB7"/>
    <w:rsid w:val="3F2CDD4C"/>
    <w:rsid w:val="3FBD6A61"/>
    <w:rsid w:val="3FD06354"/>
    <w:rsid w:val="3FFE3DCC"/>
    <w:rsid w:val="413FE707"/>
    <w:rsid w:val="41E1021E"/>
    <w:rsid w:val="420D9061"/>
    <w:rsid w:val="4228454C"/>
    <w:rsid w:val="42870D7F"/>
    <w:rsid w:val="42F63EA0"/>
    <w:rsid w:val="4380C41B"/>
    <w:rsid w:val="43A63994"/>
    <w:rsid w:val="43A67A0B"/>
    <w:rsid w:val="44688134"/>
    <w:rsid w:val="45CC8256"/>
    <w:rsid w:val="45D7D81A"/>
    <w:rsid w:val="45EE95F0"/>
    <w:rsid w:val="4614B705"/>
    <w:rsid w:val="46223337"/>
    <w:rsid w:val="463AD933"/>
    <w:rsid w:val="46A53D34"/>
    <w:rsid w:val="46C7D927"/>
    <w:rsid w:val="46DE1ACD"/>
    <w:rsid w:val="49420DA2"/>
    <w:rsid w:val="4962903A"/>
    <w:rsid w:val="49AAD572"/>
    <w:rsid w:val="4AF457DF"/>
    <w:rsid w:val="4B409B22"/>
    <w:rsid w:val="4D3433F4"/>
    <w:rsid w:val="4D45AE2A"/>
    <w:rsid w:val="4EB5970F"/>
    <w:rsid w:val="4F3CC75C"/>
    <w:rsid w:val="515F5732"/>
    <w:rsid w:val="5212BFAD"/>
    <w:rsid w:val="52E52664"/>
    <w:rsid w:val="53A37578"/>
    <w:rsid w:val="5438D9F1"/>
    <w:rsid w:val="54AAEF1D"/>
    <w:rsid w:val="57608C97"/>
    <w:rsid w:val="5774762B"/>
    <w:rsid w:val="58BC1B45"/>
    <w:rsid w:val="58C60D3E"/>
    <w:rsid w:val="595140BA"/>
    <w:rsid w:val="5B188E3D"/>
    <w:rsid w:val="5D151945"/>
    <w:rsid w:val="5D37D7FE"/>
    <w:rsid w:val="5DC7BB1E"/>
    <w:rsid w:val="5E27D90B"/>
    <w:rsid w:val="5E6879DC"/>
    <w:rsid w:val="5F1409FE"/>
    <w:rsid w:val="606F78C0"/>
    <w:rsid w:val="60D920B7"/>
    <w:rsid w:val="612F02EE"/>
    <w:rsid w:val="61757AFC"/>
    <w:rsid w:val="620B4921"/>
    <w:rsid w:val="62AAAE4B"/>
    <w:rsid w:val="62C261FF"/>
    <w:rsid w:val="63342658"/>
    <w:rsid w:val="63C11CD1"/>
    <w:rsid w:val="63C2EF9E"/>
    <w:rsid w:val="643043B2"/>
    <w:rsid w:val="6465318A"/>
    <w:rsid w:val="64971A8F"/>
    <w:rsid w:val="64BEBE7C"/>
    <w:rsid w:val="64E63EB0"/>
    <w:rsid w:val="6542E9E3"/>
    <w:rsid w:val="65C26DF6"/>
    <w:rsid w:val="65F20F86"/>
    <w:rsid w:val="666768FE"/>
    <w:rsid w:val="666FB38E"/>
    <w:rsid w:val="66A65482"/>
    <w:rsid w:val="66ADA113"/>
    <w:rsid w:val="675A84C2"/>
    <w:rsid w:val="67CD610C"/>
    <w:rsid w:val="6A1CED46"/>
    <w:rsid w:val="6AF4B7AD"/>
    <w:rsid w:val="6BB8BDA7"/>
    <w:rsid w:val="6BC51F58"/>
    <w:rsid w:val="6CAA19FA"/>
    <w:rsid w:val="6D09AFC2"/>
    <w:rsid w:val="6D53E1DA"/>
    <w:rsid w:val="6E776DB3"/>
    <w:rsid w:val="6EE9C512"/>
    <w:rsid w:val="6FB44F01"/>
    <w:rsid w:val="70125987"/>
    <w:rsid w:val="712DA350"/>
    <w:rsid w:val="7170D29C"/>
    <w:rsid w:val="722458E0"/>
    <w:rsid w:val="7306BEE6"/>
    <w:rsid w:val="74B9330C"/>
    <w:rsid w:val="7557E461"/>
    <w:rsid w:val="756F79F5"/>
    <w:rsid w:val="772D2BEE"/>
    <w:rsid w:val="7A7156FE"/>
    <w:rsid w:val="7C0D5C19"/>
    <w:rsid w:val="7DCF9433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12C2A190-C89D-47AC-B827-7986B6FC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FF9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RDefault="00730800" w:rsidP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RDefault="00465A25" w:rsidP="00465A25">
          <w:pPr>
            <w:pStyle w:val="3FA3A92DAD524C3DB57C04BE729E38DD2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RDefault="00465A25" w:rsidP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RDefault="00465A25" w:rsidP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33421"/>
    <w:rsid w:val="0012395D"/>
    <w:rsid w:val="00137BF8"/>
    <w:rsid w:val="001E2AC0"/>
    <w:rsid w:val="0024665A"/>
    <w:rsid w:val="00277029"/>
    <w:rsid w:val="002F13AB"/>
    <w:rsid w:val="003B38E0"/>
    <w:rsid w:val="003B6213"/>
    <w:rsid w:val="004214D0"/>
    <w:rsid w:val="00465A25"/>
    <w:rsid w:val="004C209E"/>
    <w:rsid w:val="004C591E"/>
    <w:rsid w:val="005055C9"/>
    <w:rsid w:val="00523D82"/>
    <w:rsid w:val="005320CC"/>
    <w:rsid w:val="00617896"/>
    <w:rsid w:val="00730800"/>
    <w:rsid w:val="0077693D"/>
    <w:rsid w:val="0079553F"/>
    <w:rsid w:val="007D5396"/>
    <w:rsid w:val="007E66CB"/>
    <w:rsid w:val="008C4978"/>
    <w:rsid w:val="00962A91"/>
    <w:rsid w:val="009A37F4"/>
    <w:rsid w:val="00A3449E"/>
    <w:rsid w:val="00C11601"/>
    <w:rsid w:val="00C30190"/>
    <w:rsid w:val="00C66C1A"/>
    <w:rsid w:val="00DF3A61"/>
    <w:rsid w:val="00DF51C9"/>
    <w:rsid w:val="00E87B28"/>
    <w:rsid w:val="00EF0744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502e98-a051-4393-a021-de8709fd5db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446F430C8754BA55C94BD5B7A1A3F" ma:contentTypeVersion="10" ma:contentTypeDescription="Crie um novo documento." ma:contentTypeScope="" ma:versionID="2465e9b32c168538d9207cbcc35d84bb">
  <xsd:schema xmlns:xsd="http://www.w3.org/2001/XMLSchema" xmlns:xs="http://www.w3.org/2001/XMLSchema" xmlns:p="http://schemas.microsoft.com/office/2006/metadata/properties" xmlns:ns2="a1502e98-a051-4393-a021-de8709fd5dbd" xmlns:ns3="2aabb5b7-11a6-4edb-b82f-e91ec49f15ec" targetNamespace="http://schemas.microsoft.com/office/2006/metadata/properties" ma:root="true" ma:fieldsID="9b77972753d451347333962a9f4b269c" ns2:_="" ns3:_="">
    <xsd:import namespace="a1502e98-a051-4393-a021-de8709fd5dbd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2e98-a051-4393-a021-de8709fd5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a1502e98-a051-4393-a021-de8709fd5dbd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27A72F-8272-4370-AF52-7C68F76520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2e98-a051-4393-a021-de8709fd5dbd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4877</Words>
  <Characters>26339</Characters>
  <Application>Microsoft Office Word</Application>
  <DocSecurity>0</DocSecurity>
  <Lines>219</Lines>
  <Paragraphs>62</Paragraphs>
  <ScaleCrop>false</ScaleCrop>
  <Company/>
  <LinksUpToDate>false</LinksUpToDate>
  <CharactersWithSpaces>31154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Marcia Vilela</cp:lastModifiedBy>
  <cp:revision>2</cp:revision>
  <dcterms:created xsi:type="dcterms:W3CDTF">2026-09-11T19:17:00Z</dcterms:created>
  <dcterms:modified xsi:type="dcterms:W3CDTF">2026-09-11T19:17:00Z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0x0101007D8446F430C8754BA55C94BD5B7A1A3F</vt:lpwstr>
  </property>
  <property fmtid="{D5CDD505-2E9C-101B-9397-08002B2CF9AE}" pid="3" name="MediaServiceImageTags">
    <vt:lpwstr/>
  </property>
</Properties>
</file>