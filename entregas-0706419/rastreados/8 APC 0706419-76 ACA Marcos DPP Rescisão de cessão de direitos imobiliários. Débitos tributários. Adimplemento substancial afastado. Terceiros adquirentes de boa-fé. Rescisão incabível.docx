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0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22"/>
        <w:gridCol w:w="5682"/>
      </w:tblGrid>
      <w:tr w:rsidR="00264107" w14:paraId="4680266B" w14:textId="77777777" w:rsidTr="4F3CC75C">
        <w:tc>
          <w:tcPr>
            <w:tcW w:w="2822" w:type="dxa"/>
            <w:tcBorders>
              <w:top w:val="nil"/>
              <w:left w:val="nil"/>
              <w:bottom w:val="nil"/>
              <w:right w:val="nil"/>
            </w:tcBorders>
            <w:hideMark/>
          </w:tcPr>
          <w:p w14:paraId="6DE29C9C" w14:textId="7A7CF8CF" w:rsidR="00264107" w:rsidRDefault="00264107" w:rsidP="4F3CC75C">
            <w:pPr>
              <w:pStyle w:val="paragraph"/>
              <w:spacing w:before="0" w:beforeAutospacing="0" w:after="0" w:afterAutospacing="0"/>
              <w:jc w:val="both"/>
              <w:textAlignment w:val="baseline"/>
              <w:rPr>
                <w:rFonts w:ascii="Segoe UI" w:hAnsi="Segoe UI" w:cs="Segoe UI"/>
                <w:sz w:val="18"/>
                <w:szCs w:val="18"/>
              </w:rPr>
            </w:pPr>
            <w:r>
              <w:rPr>
                <w:noProof/>
              </w:rPr>
              <w:drawing>
                <wp:inline distT="0" distB="0" distL="0" distR="0" wp14:anchorId="15C07C5B" wp14:editId="5CB1E9A6">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sidRPr="4F3CC75C">
              <w:rPr>
                <w:rStyle w:val="eop"/>
                <w:rFonts w:ascii="Arial" w:hAnsi="Arial" w:cs="Arial"/>
                <w:sz w:val="28"/>
                <w:szCs w:val="28"/>
              </w:rPr>
              <w:t> </w:t>
            </w:r>
          </w:p>
        </w:tc>
        <w:tc>
          <w:tcPr>
            <w:tcW w:w="5682" w:type="dxa"/>
            <w:tcBorders>
              <w:top w:val="nil"/>
              <w:left w:val="nil"/>
              <w:bottom w:val="nil"/>
              <w:right w:val="nil"/>
            </w:tcBorders>
            <w:hideMark/>
          </w:tcPr>
          <w:p w14:paraId="299F0D40" w14:textId="77777777" w:rsidR="00264107" w:rsidRDefault="00264107" w:rsidP="001939F3">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w:t>
            </w:r>
          </w:p>
          <w:p w14:paraId="55CC1E66" w14:textId="77777777" w:rsidR="00264107" w:rsidRDefault="00264107" w:rsidP="62C261FF">
            <w:pPr>
              <w:pStyle w:val="paragraph"/>
              <w:spacing w:before="0" w:beforeAutospacing="0" w:after="0" w:afterAutospacing="0"/>
              <w:ind w:left="255"/>
              <w:jc w:val="both"/>
              <w:textAlignment w:val="baseline"/>
              <w:rPr>
                <w:rFonts w:ascii="Segoe UI" w:hAnsi="Segoe UI" w:cs="Segoe UI"/>
                <w:sz w:val="18"/>
                <w:szCs w:val="18"/>
              </w:rPr>
            </w:pPr>
            <w:r w:rsidRPr="62C261FF">
              <w:rPr>
                <w:rStyle w:val="normaltextrun"/>
                <w:rFonts w:ascii="Calibri" w:hAnsi="Calibri" w:cs="Calibri"/>
                <w:color w:val="595959" w:themeColor="text1" w:themeTint="A6"/>
                <w:sz w:val="20"/>
                <w:szCs w:val="20"/>
              </w:rPr>
              <w:t>Tribunal de Justiça do Distrito Federal e dos Territóri</w:t>
            </w:r>
            <w:commentRangeStart w:id="0"/>
            <w:commentRangeStart w:id="1"/>
            <w:commentRangeStart w:id="2"/>
            <w:r w:rsidRPr="62C261FF">
              <w:rPr>
                <w:rStyle w:val="normaltextrun"/>
                <w:rFonts w:ascii="Calibri" w:hAnsi="Calibri" w:cs="Calibri"/>
                <w:color w:val="595959" w:themeColor="text1" w:themeTint="A6"/>
                <w:sz w:val="20"/>
                <w:szCs w:val="20"/>
              </w:rPr>
              <w:t>o</w:t>
            </w:r>
            <w:commentRangeEnd w:id="0"/>
            <w:r w:rsidR="00370C48" w:rsidRPr="62C261FF">
              <w:rPr>
                <w:rStyle w:val="Refdecomentrio"/>
                <w:rFonts w:ascii="Calibri" w:hAnsi="Calibri" w:cs="Calibri"/>
                <w:color w:val="595959" w:themeColor="text1" w:themeTint="A6"/>
                <w:sz w:val="20"/>
                <w:szCs w:val="20"/>
              </w:rPr>
              <w:commentReference w:id="0"/>
            </w:r>
            <w:commentRangeEnd w:id="1"/>
            <w:r w:rsidR="00C12FE9" w:rsidRPr="62C261FF">
              <w:rPr>
                <w:rStyle w:val="Refdecomentrio"/>
                <w:rFonts w:ascii="Calibri" w:hAnsi="Calibri" w:cs="Calibri"/>
                <w:color w:val="595959" w:themeColor="text1" w:themeTint="A6"/>
                <w:sz w:val="20"/>
                <w:szCs w:val="20"/>
              </w:rPr>
              <w:commentReference w:id="1"/>
            </w:r>
            <w:commentRangeEnd w:id="2"/>
            <w:r w:rsidR="00E60B4F" w:rsidRPr="62C261FF">
              <w:rPr>
                <w:rStyle w:val="Refdecomentrio"/>
                <w:rFonts w:ascii="Calibri" w:hAnsi="Calibri" w:cs="Calibri"/>
                <w:color w:val="595959" w:themeColor="text1" w:themeTint="A6"/>
                <w:sz w:val="20"/>
                <w:szCs w:val="20"/>
              </w:rPr>
              <w:commentReference w:id="2"/>
            </w:r>
            <w:r w:rsidRPr="62C261FF">
              <w:rPr>
                <w:rStyle w:val="normaltextrun"/>
                <w:rFonts w:ascii="Calibri" w:hAnsi="Calibri" w:cs="Calibri"/>
                <w:color w:val="595959" w:themeColor="text1" w:themeTint="A6"/>
                <w:sz w:val="20"/>
                <w:szCs w:val="20"/>
              </w:rPr>
              <w:t>s</w:t>
            </w:r>
            <w:r w:rsidRPr="62C261FF">
              <w:rPr>
                <w:rStyle w:val="eop"/>
                <w:rFonts w:ascii="Calibri" w:hAnsi="Calibri" w:cs="Calibri"/>
                <w:color w:val="595959" w:themeColor="text1" w:themeTint="A6"/>
                <w:sz w:val="20"/>
                <w:szCs w:val="20"/>
              </w:rPr>
              <w:t> </w:t>
            </w:r>
          </w:p>
          <w:p w14:paraId="12B71A35" w14:textId="77777777" w:rsidR="00264107" w:rsidRDefault="00264107" w:rsidP="001939F3">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14:paraId="15750CFE" w14:textId="77777777" w:rsidR="00264107" w:rsidRDefault="00264107" w:rsidP="001939F3">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bl>
    <w:p w14:paraId="3D4EAEEA" w14:textId="77777777" w:rsidR="00DB1301" w:rsidRDefault="00DB1301" w:rsidP="00DB1301">
      <w:pPr>
        <w:spacing w:after="0" w:line="360" w:lineRule="auto"/>
        <w:rPr>
          <w:rFonts w:ascii="Arial" w:hAnsi="Arial" w:cs="Arial"/>
          <w:sz w:val="28"/>
          <w:szCs w:val="28"/>
        </w:rPr>
      </w:pPr>
    </w:p>
    <w:tbl>
      <w:tblPr>
        <w:tblW w:w="8723" w:type="dxa"/>
        <w:tblLayout w:type="fixed"/>
        <w:tblLook w:val="0000" w:firstRow="0" w:lastRow="0" w:firstColumn="0" w:lastColumn="0" w:noHBand="0" w:noVBand="0"/>
      </w:tblPr>
      <w:tblGrid>
        <w:gridCol w:w="3686"/>
        <w:gridCol w:w="447"/>
        <w:gridCol w:w="4590"/>
      </w:tblGrid>
      <w:tr w:rsidR="00770E7F" w:rsidRPr="009F36E1" w14:paraId="39579C6E" w14:textId="77777777" w:rsidTr="21E019B6">
        <w:trPr>
          <w:cantSplit/>
          <w:trHeight w:val="397"/>
        </w:trPr>
        <w:tc>
          <w:tcPr>
            <w:tcW w:w="3686" w:type="dxa"/>
            <w:vAlign w:val="center"/>
          </w:tcPr>
          <w:p w14:paraId="0E990AE5" w14:textId="77777777" w:rsidR="00770E7F" w:rsidRPr="009F36E1" w:rsidRDefault="00770E7F" w:rsidP="001939F3">
            <w:pPr>
              <w:rPr>
                <w:rFonts w:ascii="Arial" w:hAnsi="Arial" w:cs="Arial"/>
                <w:sz w:val="28"/>
                <w:szCs w:val="28"/>
              </w:rPr>
            </w:pPr>
            <w:r w:rsidRPr="009F36E1">
              <w:rPr>
                <w:rFonts w:ascii="Arial" w:hAnsi="Arial" w:cs="Arial"/>
                <w:sz w:val="28"/>
                <w:szCs w:val="28"/>
              </w:rPr>
              <w:t>Órgão</w:t>
            </w:r>
          </w:p>
        </w:tc>
        <w:tc>
          <w:tcPr>
            <w:tcW w:w="447" w:type="dxa"/>
            <w:vAlign w:val="center"/>
          </w:tcPr>
          <w:p w14:paraId="2043BC66" w14:textId="77777777" w:rsidR="00770E7F" w:rsidRPr="009F36E1" w:rsidRDefault="00770E7F" w:rsidP="001939F3">
            <w:pPr>
              <w:rPr>
                <w:rFonts w:ascii="Arial" w:hAnsi="Arial" w:cs="Arial"/>
                <w:sz w:val="28"/>
                <w:szCs w:val="28"/>
              </w:rPr>
            </w:pPr>
            <w:r w:rsidRPr="009F36E1">
              <w:rPr>
                <w:rFonts w:ascii="Arial" w:hAnsi="Arial" w:cs="Arial"/>
                <w:sz w:val="28"/>
                <w:szCs w:val="28"/>
              </w:rPr>
              <w:t>:</w:t>
            </w:r>
          </w:p>
        </w:tc>
        <w:tc>
          <w:tcPr>
            <w:tcW w:w="4590" w:type="dxa"/>
            <w:vAlign w:val="center"/>
          </w:tcPr>
          <w:p w14:paraId="619F5A49" w14:textId="77777777" w:rsidR="00770E7F" w:rsidRPr="009F36E1" w:rsidRDefault="00000000" w:rsidP="001939F3">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A3B9A70FAF5543A087E733AB63B30A08"/>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Content>
                <w:r w:rsidR="00770E7F" w:rsidRPr="009F36E1">
                  <w:rPr>
                    <w:rFonts w:ascii="Arial" w:hAnsi="Arial" w:cs="Arial"/>
                    <w:sz w:val="28"/>
                    <w:szCs w:val="28"/>
                  </w:rPr>
                  <w:t>4ª Turma Cível</w:t>
                </w:r>
              </w:sdtContent>
            </w:sdt>
          </w:p>
        </w:tc>
      </w:tr>
      <w:tr w:rsidR="00770E7F" w:rsidRPr="009F36E1" w14:paraId="1234CB9C" w14:textId="77777777" w:rsidTr="21E019B6">
        <w:trPr>
          <w:cantSplit/>
          <w:trHeight w:val="570"/>
        </w:trPr>
        <w:tc>
          <w:tcPr>
            <w:tcW w:w="3686" w:type="dxa"/>
            <w:vAlign w:val="center"/>
          </w:tcPr>
          <w:p w14:paraId="7118EFBD" w14:textId="77777777" w:rsidR="00770E7F" w:rsidRPr="009F36E1" w:rsidRDefault="00770E7F" w:rsidP="001939F3">
            <w:pPr>
              <w:rPr>
                <w:rFonts w:ascii="Arial" w:hAnsi="Arial" w:cs="Arial"/>
                <w:sz w:val="28"/>
                <w:szCs w:val="28"/>
              </w:rPr>
            </w:pPr>
            <w:r w:rsidRPr="009F36E1">
              <w:rPr>
                <w:rFonts w:ascii="Arial" w:hAnsi="Arial" w:cs="Arial"/>
                <w:sz w:val="28"/>
                <w:szCs w:val="28"/>
              </w:rPr>
              <w:t>Classe</w:t>
            </w:r>
          </w:p>
        </w:tc>
        <w:tc>
          <w:tcPr>
            <w:tcW w:w="447" w:type="dxa"/>
            <w:vAlign w:val="center"/>
          </w:tcPr>
          <w:p w14:paraId="64B2264F" w14:textId="77777777" w:rsidR="00770E7F" w:rsidRPr="009F36E1" w:rsidRDefault="00770E7F" w:rsidP="001939F3">
            <w:pPr>
              <w:rPr>
                <w:rFonts w:ascii="Arial" w:hAnsi="Arial" w:cs="Arial"/>
                <w:sz w:val="28"/>
                <w:szCs w:val="28"/>
              </w:rPr>
            </w:pPr>
            <w:r w:rsidRPr="009F36E1">
              <w:rPr>
                <w:rFonts w:ascii="Arial" w:hAnsi="Arial" w:cs="Arial"/>
                <w:sz w:val="28"/>
                <w:szCs w:val="28"/>
              </w:rPr>
              <w:t>:</w:t>
            </w:r>
          </w:p>
        </w:tc>
        <w:tc>
          <w:tcPr>
            <w:tcW w:w="4590" w:type="dxa"/>
            <w:vAlign w:val="center"/>
          </w:tcPr>
          <w:sdt>
            <w:sdtPr>
              <w:rPr>
                <w:rFonts w:cs="Arial"/>
                <w:i w:val="0"/>
                <w:iCs w:val="0"/>
                <w:sz w:val="28"/>
                <w:szCs w:val="28"/>
              </w:rPr>
              <w:id w:val="1558446301"/>
              <w:placeholder>
                <w:docPart w:val="3FA3A92DAD524C3DB57C04BE729E38DD"/>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Content>
              <w:p w14:paraId="2174A042" w14:textId="4BD4FA6E" w:rsidR="00770E7F" w:rsidRPr="009F36E1" w:rsidRDefault="00F63CDB" w:rsidP="001939F3">
                <w:pPr>
                  <w:pStyle w:val="Citao"/>
                  <w:ind w:left="0" w:firstLine="0"/>
                  <w:jc w:val="both"/>
                  <w:rPr>
                    <w:rFonts w:cs="Arial"/>
                    <w:i w:val="0"/>
                    <w:iCs w:val="0"/>
                    <w:sz w:val="28"/>
                    <w:szCs w:val="28"/>
                  </w:rPr>
                </w:pPr>
                <w:r>
                  <w:rPr>
                    <w:rFonts w:cs="Arial"/>
                    <w:i w:val="0"/>
                    <w:iCs w:val="0"/>
                    <w:sz w:val="28"/>
                    <w:szCs w:val="28"/>
                  </w:rPr>
                  <w:t>Apelação Cível</w:t>
                </w:r>
              </w:p>
            </w:sdtContent>
          </w:sdt>
        </w:tc>
      </w:tr>
      <w:tr w:rsidR="00770E7F" w:rsidRPr="009F36E1" w14:paraId="32B00EA9" w14:textId="77777777" w:rsidTr="21E019B6">
        <w:trPr>
          <w:cantSplit/>
          <w:trHeight w:val="397"/>
        </w:trPr>
        <w:tc>
          <w:tcPr>
            <w:tcW w:w="3686" w:type="dxa"/>
            <w:vAlign w:val="center"/>
          </w:tcPr>
          <w:p w14:paraId="0E73EC07" w14:textId="77777777" w:rsidR="00770E7F" w:rsidRPr="009F36E1" w:rsidRDefault="00770E7F" w:rsidP="001939F3">
            <w:pPr>
              <w:rPr>
                <w:rFonts w:ascii="Arial" w:hAnsi="Arial" w:cs="Arial"/>
                <w:sz w:val="28"/>
                <w:szCs w:val="28"/>
              </w:rPr>
            </w:pPr>
            <w:r w:rsidRPr="009F36E1">
              <w:rPr>
                <w:rFonts w:ascii="Arial" w:hAnsi="Arial" w:cs="Arial"/>
                <w:sz w:val="28"/>
                <w:szCs w:val="28"/>
              </w:rPr>
              <w:t>Processo nº</w:t>
            </w:r>
          </w:p>
        </w:tc>
        <w:tc>
          <w:tcPr>
            <w:tcW w:w="447" w:type="dxa"/>
            <w:vAlign w:val="center"/>
          </w:tcPr>
          <w:p w14:paraId="10327F8B" w14:textId="5A82C08D" w:rsidR="00770E7F" w:rsidRPr="009F36E1" w:rsidRDefault="00770E7F" w:rsidP="001939F3">
            <w:pPr>
              <w:rPr>
                <w:rFonts w:ascii="Arial" w:hAnsi="Arial" w:cs="Arial"/>
                <w:sz w:val="28"/>
                <w:szCs w:val="28"/>
              </w:rPr>
            </w:pPr>
            <w:r w:rsidRPr="20EF5200">
              <w:rPr>
                <w:rFonts w:ascii="Arial" w:hAnsi="Arial" w:cs="Arial"/>
                <w:sz w:val="28"/>
                <w:szCs w:val="28"/>
              </w:rPr>
              <w:t>:</w:t>
            </w:r>
            <w:r w:rsidR="3757F389" w:rsidRPr="20EF5200">
              <w:rPr>
                <w:rFonts w:ascii="Arial" w:hAnsi="Arial" w:cs="Arial"/>
                <w:sz w:val="28"/>
                <w:szCs w:val="28"/>
              </w:rPr>
              <w:t xml:space="preserve"> </w:t>
            </w:r>
          </w:p>
        </w:tc>
        <w:tc>
          <w:tcPr>
            <w:tcW w:w="4590" w:type="dxa"/>
            <w:vAlign w:val="center"/>
          </w:tcPr>
          <w:p w14:paraId="7C53B768" w14:textId="7A765FFD" w:rsidR="00770E7F" w:rsidRPr="009F36E1" w:rsidRDefault="0093754A" w:rsidP="001939F3">
            <w:pPr>
              <w:ind w:right="-675"/>
              <w:rPr>
                <w:rFonts w:ascii="Arial" w:hAnsi="Arial" w:cs="Arial"/>
                <w:sz w:val="28"/>
                <w:szCs w:val="28"/>
              </w:rPr>
            </w:pPr>
            <w:r w:rsidRPr="0093754A">
              <w:rPr>
                <w:rFonts w:ascii="Arial" w:hAnsi="Arial" w:cs="Arial"/>
                <w:sz w:val="28"/>
                <w:szCs w:val="28"/>
              </w:rPr>
              <w:t>0706419-76.2021.8.07.0005</w:t>
            </w:r>
          </w:p>
        </w:tc>
      </w:tr>
      <w:tr w:rsidR="00770E7F" w:rsidRPr="009F36E1" w14:paraId="48ED7BFE" w14:textId="77777777" w:rsidTr="21E019B6">
        <w:trPr>
          <w:cantSplit/>
          <w:trHeight w:val="397"/>
        </w:trPr>
        <w:tc>
          <w:tcPr>
            <w:tcW w:w="3686" w:type="dxa"/>
            <w:vAlign w:val="center"/>
          </w:tcPr>
          <w:p w14:paraId="272F493B" w14:textId="1AD7452F" w:rsidR="00770E7F" w:rsidRPr="00F63CDB" w:rsidRDefault="00000000" w:rsidP="001939F3">
            <w:pPr>
              <w:spacing w:line="240" w:lineRule="auto"/>
              <w:ind w:right="34"/>
              <w:rPr>
                <w:rFonts w:ascii="Arial" w:hAnsi="Arial" w:cs="Arial"/>
                <w:sz w:val="28"/>
                <w:szCs w:val="28"/>
              </w:rPr>
            </w:pPr>
            <w:sdt>
              <w:sdtPr>
                <w:rPr>
                  <w:rFonts w:ascii="Arial" w:eastAsia="Times New Roman" w:hAnsi="Arial" w:cs="Arial"/>
                  <w:sz w:val="28"/>
                  <w:szCs w:val="28"/>
                  <w:lang w:eastAsia="zh-CN"/>
                </w:rPr>
                <w:id w:val="-254128301"/>
                <w:placeholder>
                  <w:docPart w:val="D299773260594DFB838BAFD35996AEEF"/>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Content>
                <w:r w:rsidR="00F63CDB" w:rsidRPr="00F63CDB">
                  <w:rPr>
                    <w:rFonts w:ascii="Arial" w:eastAsia="Times New Roman" w:hAnsi="Arial" w:cs="Arial"/>
                    <w:sz w:val="28"/>
                    <w:szCs w:val="28"/>
                    <w:lang w:eastAsia="zh-CN"/>
                  </w:rPr>
                  <w:t>Apelante</w:t>
                </w:r>
              </w:sdtContent>
            </w:sdt>
            <w:r w:rsidR="00770E7F" w:rsidRPr="00F63CDB">
              <w:rPr>
                <w:rFonts w:ascii="Arial" w:hAnsi="Arial" w:cs="Arial"/>
                <w:sz w:val="28"/>
                <w:szCs w:val="28"/>
              </w:rPr>
              <w:t xml:space="preserve"> (s)</w:t>
            </w:r>
          </w:p>
        </w:tc>
        <w:tc>
          <w:tcPr>
            <w:tcW w:w="447" w:type="dxa"/>
            <w:vAlign w:val="center"/>
          </w:tcPr>
          <w:p w14:paraId="5C191C1F" w14:textId="77777777" w:rsidR="00770E7F" w:rsidRPr="009F36E1" w:rsidRDefault="00770E7F" w:rsidP="001939F3">
            <w:pPr>
              <w:rPr>
                <w:rFonts w:ascii="Arial" w:hAnsi="Arial" w:cs="Arial"/>
                <w:sz w:val="28"/>
                <w:szCs w:val="28"/>
              </w:rPr>
            </w:pPr>
            <w:r w:rsidRPr="009F36E1">
              <w:rPr>
                <w:rFonts w:ascii="Arial" w:hAnsi="Arial" w:cs="Arial"/>
                <w:sz w:val="28"/>
                <w:szCs w:val="28"/>
              </w:rPr>
              <w:t>:</w:t>
            </w:r>
          </w:p>
        </w:tc>
        <w:tc>
          <w:tcPr>
            <w:tcW w:w="4590" w:type="dxa"/>
            <w:vAlign w:val="center"/>
          </w:tcPr>
          <w:p w14:paraId="4A58BA3C" w14:textId="56AF0DC9" w:rsidR="00770E7F" w:rsidRPr="009F36E1" w:rsidRDefault="0093754A" w:rsidP="001939F3">
            <w:pPr>
              <w:rPr>
                <w:rFonts w:ascii="Arial" w:hAnsi="Arial" w:cs="Arial"/>
                <w:sz w:val="28"/>
                <w:szCs w:val="28"/>
              </w:rPr>
            </w:pPr>
            <w:r w:rsidRPr="0093754A">
              <w:rPr>
                <w:rFonts w:ascii="Arial" w:hAnsi="Arial" w:cs="Arial"/>
                <w:sz w:val="28"/>
                <w:szCs w:val="28"/>
              </w:rPr>
              <w:t>RICHARD HIROSHI KIYOSHI TELES</w:t>
            </w:r>
          </w:p>
        </w:tc>
      </w:tr>
      <w:tr w:rsidR="00AF1BFD" w:rsidRPr="009F36E1" w14:paraId="5F861094" w14:textId="77777777" w:rsidTr="001939F3">
        <w:trPr>
          <w:cantSplit/>
          <w:trHeight w:val="397"/>
        </w:trPr>
        <w:tc>
          <w:tcPr>
            <w:tcW w:w="3686" w:type="dxa"/>
            <w:vAlign w:val="center"/>
          </w:tcPr>
          <w:p w14:paraId="52EB426A" w14:textId="77777777" w:rsidR="00AF1BFD" w:rsidRPr="009F36E1" w:rsidRDefault="00000000" w:rsidP="001939F3">
            <w:pPr>
              <w:jc w:val="both"/>
              <w:rPr>
                <w:rFonts w:ascii="Arial" w:hAnsi="Arial" w:cs="Arial"/>
                <w:sz w:val="28"/>
                <w:szCs w:val="28"/>
              </w:rPr>
            </w:pPr>
            <w:sdt>
              <w:sdtPr>
                <w:rPr>
                  <w:rFonts w:ascii="Arial" w:eastAsia="Times New Roman" w:hAnsi="Arial" w:cs="Arial"/>
                  <w:sz w:val="28"/>
                  <w:szCs w:val="28"/>
                  <w:lang w:eastAsia="zh-CN"/>
                </w:rPr>
                <w:id w:val="2040848670"/>
                <w:placeholder>
                  <w:docPart w:val="3F5E59EBA2DA498C88663557631978CC"/>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Content>
                <w:r w:rsidR="00AF1BFD">
                  <w:rPr>
                    <w:rFonts w:ascii="Arial" w:eastAsia="Times New Roman" w:hAnsi="Arial" w:cs="Arial"/>
                    <w:sz w:val="28"/>
                    <w:szCs w:val="28"/>
                    <w:lang w:eastAsia="zh-CN"/>
                  </w:rPr>
                  <w:t>Apelado</w:t>
                </w:r>
              </w:sdtContent>
            </w:sdt>
            <w:r w:rsidR="00AF1BFD" w:rsidRPr="009F36E1">
              <w:rPr>
                <w:rFonts w:ascii="Arial" w:hAnsi="Arial" w:cs="Arial"/>
                <w:sz w:val="28"/>
                <w:szCs w:val="28"/>
              </w:rPr>
              <w:t xml:space="preserve"> </w:t>
            </w:r>
            <w:r w:rsidR="00AF1BFD">
              <w:rPr>
                <w:rFonts w:ascii="Arial" w:hAnsi="Arial" w:cs="Arial"/>
                <w:sz w:val="28"/>
                <w:szCs w:val="28"/>
              </w:rPr>
              <w:t>(</w:t>
            </w:r>
            <w:r w:rsidR="00AF1BFD" w:rsidRPr="009F36E1">
              <w:rPr>
                <w:rFonts w:ascii="Arial" w:hAnsi="Arial" w:cs="Arial"/>
                <w:sz w:val="28"/>
                <w:szCs w:val="28"/>
              </w:rPr>
              <w:t>a)(s)</w:t>
            </w:r>
          </w:p>
        </w:tc>
        <w:tc>
          <w:tcPr>
            <w:tcW w:w="447" w:type="dxa"/>
            <w:vAlign w:val="center"/>
          </w:tcPr>
          <w:p w14:paraId="265FCFD3" w14:textId="77777777" w:rsidR="00AF1BFD" w:rsidRPr="009F36E1" w:rsidRDefault="00AF1BFD" w:rsidP="001939F3">
            <w:pPr>
              <w:rPr>
                <w:rFonts w:ascii="Arial" w:hAnsi="Arial" w:cs="Arial"/>
                <w:sz w:val="28"/>
                <w:szCs w:val="28"/>
              </w:rPr>
            </w:pPr>
            <w:r w:rsidRPr="009F36E1">
              <w:rPr>
                <w:rFonts w:ascii="Arial" w:hAnsi="Arial" w:cs="Arial"/>
                <w:sz w:val="28"/>
                <w:szCs w:val="28"/>
              </w:rPr>
              <w:t>:</w:t>
            </w:r>
          </w:p>
        </w:tc>
        <w:tc>
          <w:tcPr>
            <w:tcW w:w="4590" w:type="dxa"/>
            <w:vAlign w:val="center"/>
          </w:tcPr>
          <w:p w14:paraId="44B49A08" w14:textId="0F93E98C" w:rsidR="00AF1BFD" w:rsidRPr="009F36E1" w:rsidRDefault="00AF1BFD" w:rsidP="001939F3">
            <w:pPr>
              <w:ind w:right="-74"/>
              <w:rPr>
                <w:rFonts w:ascii="Arial" w:hAnsi="Arial" w:cs="Arial"/>
                <w:sz w:val="28"/>
                <w:szCs w:val="28"/>
              </w:rPr>
            </w:pPr>
            <w:r w:rsidRPr="0093754A">
              <w:rPr>
                <w:rFonts w:ascii="Arial" w:hAnsi="Arial" w:cs="Arial"/>
                <w:sz w:val="28"/>
                <w:szCs w:val="28"/>
              </w:rPr>
              <w:t>ODAIR ALVES JUNIOR</w:t>
            </w:r>
          </w:p>
        </w:tc>
      </w:tr>
      <w:tr w:rsidR="00770E7F" w:rsidRPr="009F36E1" w14:paraId="55763F2D" w14:textId="77777777" w:rsidTr="21E019B6">
        <w:trPr>
          <w:cantSplit/>
          <w:trHeight w:val="397"/>
        </w:trPr>
        <w:tc>
          <w:tcPr>
            <w:tcW w:w="3686" w:type="dxa"/>
            <w:vAlign w:val="center"/>
          </w:tcPr>
          <w:p w14:paraId="59BAA433" w14:textId="5D3E5176" w:rsidR="00770E7F" w:rsidRPr="009F36E1" w:rsidRDefault="00000000" w:rsidP="009F36E1">
            <w:pPr>
              <w:jc w:val="both"/>
              <w:rPr>
                <w:rFonts w:ascii="Arial" w:hAnsi="Arial" w:cs="Arial"/>
                <w:sz w:val="28"/>
                <w:szCs w:val="28"/>
              </w:rPr>
            </w:pPr>
            <w:sdt>
              <w:sdtPr>
                <w:rPr>
                  <w:rFonts w:ascii="Arial" w:eastAsia="Times New Roman" w:hAnsi="Arial" w:cs="Arial"/>
                  <w:sz w:val="28"/>
                  <w:szCs w:val="28"/>
                  <w:lang w:eastAsia="zh-CN"/>
                </w:rPr>
                <w:id w:val="-1351640470"/>
                <w:placeholder>
                  <w:docPart w:val="7AA328237CE04ECF8850841618042D0C"/>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Content>
                <w:r w:rsidR="00F63CDB">
                  <w:rPr>
                    <w:rFonts w:ascii="Arial" w:eastAsia="Times New Roman" w:hAnsi="Arial" w:cs="Arial"/>
                    <w:sz w:val="28"/>
                    <w:szCs w:val="28"/>
                    <w:lang w:eastAsia="zh-CN"/>
                  </w:rPr>
                  <w:t>Apelado</w:t>
                </w:r>
              </w:sdtContent>
            </w:sdt>
            <w:r w:rsidR="00770E7F" w:rsidRPr="009F36E1">
              <w:rPr>
                <w:rFonts w:ascii="Arial" w:hAnsi="Arial" w:cs="Arial"/>
                <w:sz w:val="28"/>
                <w:szCs w:val="28"/>
              </w:rPr>
              <w:t xml:space="preserve"> </w:t>
            </w:r>
            <w:r w:rsidR="009F36E1">
              <w:rPr>
                <w:rFonts w:ascii="Arial" w:hAnsi="Arial" w:cs="Arial"/>
                <w:sz w:val="28"/>
                <w:szCs w:val="28"/>
              </w:rPr>
              <w:t>(</w:t>
            </w:r>
            <w:r w:rsidR="00770E7F" w:rsidRPr="009F36E1">
              <w:rPr>
                <w:rFonts w:ascii="Arial" w:hAnsi="Arial" w:cs="Arial"/>
                <w:sz w:val="28"/>
                <w:szCs w:val="28"/>
              </w:rPr>
              <w:t>a)(s)</w:t>
            </w:r>
          </w:p>
        </w:tc>
        <w:tc>
          <w:tcPr>
            <w:tcW w:w="447" w:type="dxa"/>
            <w:vAlign w:val="center"/>
          </w:tcPr>
          <w:p w14:paraId="683A2C11" w14:textId="77777777" w:rsidR="00770E7F" w:rsidRPr="009F36E1" w:rsidRDefault="00770E7F" w:rsidP="001939F3">
            <w:pPr>
              <w:rPr>
                <w:rFonts w:ascii="Arial" w:hAnsi="Arial" w:cs="Arial"/>
                <w:sz w:val="28"/>
                <w:szCs w:val="28"/>
              </w:rPr>
            </w:pPr>
            <w:r w:rsidRPr="009F36E1">
              <w:rPr>
                <w:rFonts w:ascii="Arial" w:hAnsi="Arial" w:cs="Arial"/>
                <w:sz w:val="28"/>
                <w:szCs w:val="28"/>
              </w:rPr>
              <w:t>:</w:t>
            </w:r>
          </w:p>
        </w:tc>
        <w:tc>
          <w:tcPr>
            <w:tcW w:w="4590" w:type="dxa"/>
            <w:vAlign w:val="center"/>
          </w:tcPr>
          <w:p w14:paraId="1AB96577" w14:textId="46E75247" w:rsidR="00770E7F" w:rsidRPr="009F36E1" w:rsidRDefault="00C66B00" w:rsidP="001939F3">
            <w:pPr>
              <w:ind w:right="-74"/>
              <w:rPr>
                <w:rFonts w:ascii="Arial" w:hAnsi="Arial" w:cs="Arial"/>
                <w:sz w:val="28"/>
                <w:szCs w:val="28"/>
              </w:rPr>
            </w:pPr>
            <w:r w:rsidRPr="00C66B00">
              <w:rPr>
                <w:rFonts w:ascii="Arial" w:hAnsi="Arial" w:cs="Arial"/>
                <w:sz w:val="28"/>
                <w:szCs w:val="28"/>
              </w:rPr>
              <w:t>WESLEY RIBEIRO EZIQUIEL</w:t>
            </w:r>
            <w:r w:rsidR="00253451">
              <w:rPr>
                <w:rFonts w:ascii="Arial" w:hAnsi="Arial" w:cs="Arial"/>
                <w:sz w:val="28"/>
                <w:szCs w:val="28"/>
              </w:rPr>
              <w:t xml:space="preserve"> e </w:t>
            </w:r>
            <w:r w:rsidR="00253451" w:rsidRPr="00253451">
              <w:rPr>
                <w:rFonts w:ascii="Arial" w:hAnsi="Arial" w:cs="Arial"/>
                <w:sz w:val="28"/>
                <w:szCs w:val="28"/>
              </w:rPr>
              <w:t>SUELEN MARTINS FERREIRA</w:t>
            </w:r>
          </w:p>
        </w:tc>
      </w:tr>
      <w:tr w:rsidR="00770E7F" w:rsidRPr="009F36E1" w14:paraId="640EA867" w14:textId="77777777" w:rsidTr="21E019B6">
        <w:trPr>
          <w:cantSplit/>
          <w:trHeight w:val="397"/>
        </w:trPr>
        <w:tc>
          <w:tcPr>
            <w:tcW w:w="3686" w:type="dxa"/>
            <w:vAlign w:val="center"/>
          </w:tcPr>
          <w:p w14:paraId="34627CFC" w14:textId="77777777" w:rsidR="00770E7F" w:rsidRPr="009F36E1" w:rsidRDefault="00770E7F" w:rsidP="001939F3">
            <w:pPr>
              <w:rPr>
                <w:rFonts w:ascii="Arial" w:hAnsi="Arial" w:cs="Arial"/>
                <w:sz w:val="28"/>
                <w:szCs w:val="28"/>
              </w:rPr>
            </w:pPr>
            <w:r w:rsidRPr="009F36E1">
              <w:rPr>
                <w:rFonts w:ascii="Arial" w:hAnsi="Arial" w:cs="Arial"/>
                <w:sz w:val="28"/>
                <w:szCs w:val="28"/>
              </w:rPr>
              <w:t>Relator(a)</w:t>
            </w:r>
          </w:p>
        </w:tc>
        <w:tc>
          <w:tcPr>
            <w:tcW w:w="447" w:type="dxa"/>
            <w:vAlign w:val="center"/>
          </w:tcPr>
          <w:p w14:paraId="4161AF01" w14:textId="77777777" w:rsidR="00770E7F" w:rsidRPr="009F36E1" w:rsidRDefault="00770E7F" w:rsidP="001939F3">
            <w:pPr>
              <w:ind w:right="-11"/>
              <w:rPr>
                <w:rFonts w:ascii="Arial" w:hAnsi="Arial" w:cs="Arial"/>
                <w:sz w:val="28"/>
                <w:szCs w:val="28"/>
              </w:rPr>
            </w:pPr>
            <w:r w:rsidRPr="009F36E1">
              <w:rPr>
                <w:rFonts w:ascii="Arial" w:hAnsi="Arial" w:cs="Arial"/>
                <w:sz w:val="28"/>
                <w:szCs w:val="28"/>
              </w:rPr>
              <w:t>:</w:t>
            </w:r>
          </w:p>
        </w:tc>
        <w:tc>
          <w:tcPr>
            <w:tcW w:w="4590" w:type="dxa"/>
            <w:vAlign w:val="center"/>
          </w:tcPr>
          <w:p w14:paraId="5B83A2F0" w14:textId="77777777" w:rsidR="00770E7F" w:rsidRPr="009F36E1" w:rsidRDefault="00770E7F" w:rsidP="001939F3">
            <w:pPr>
              <w:rPr>
                <w:rFonts w:ascii="Arial" w:hAnsi="Arial" w:cs="Arial"/>
                <w:b/>
                <w:sz w:val="28"/>
                <w:szCs w:val="28"/>
              </w:rPr>
            </w:pPr>
            <w:r w:rsidRPr="009F36E1">
              <w:rPr>
                <w:rFonts w:ascii="Arial" w:hAnsi="Arial" w:cs="Arial"/>
                <w:b/>
                <w:bCs/>
                <w:sz w:val="28"/>
                <w:szCs w:val="28"/>
              </w:rPr>
              <w:t>Des. Sérgio Rocha</w:t>
            </w:r>
          </w:p>
        </w:tc>
      </w:tr>
    </w:tbl>
    <w:p w14:paraId="638734C5" w14:textId="77777777" w:rsidR="00886ABA" w:rsidRDefault="00886ABA" w:rsidP="00886ABA">
      <w:pPr>
        <w:spacing w:after="0" w:line="360" w:lineRule="auto"/>
        <w:jc w:val="both"/>
        <w:rPr>
          <w:rFonts w:ascii="Arial" w:hAnsi="Arial" w:cs="Arial"/>
          <w:sz w:val="28"/>
          <w:szCs w:val="28"/>
        </w:rPr>
      </w:pPr>
    </w:p>
    <w:p w14:paraId="55004760" w14:textId="534F5639" w:rsidR="00886ABA" w:rsidRPr="007E1C8C" w:rsidRDefault="00886ABA" w:rsidP="00886ABA">
      <w:pPr>
        <w:spacing w:after="0" w:line="360" w:lineRule="auto"/>
        <w:jc w:val="left"/>
        <w:rPr>
          <w:rFonts w:ascii="Arial" w:hAnsi="Arial" w:cs="Arial"/>
          <w:b/>
          <w:bCs/>
          <w:sz w:val="28"/>
          <w:szCs w:val="28"/>
        </w:rPr>
        <w:pPrChange w:id="1004" w:author="Assessor GDSXSR" w:date="2026-10-31T00:11:23Z">
          <w:pPr>
            <w:spacing w:after="0" w:line="360" w:lineRule="auto"/>
            <w:jc w:val="center"/>
          </w:pPr>
        </w:pPrChange>
      </w:pPr>
      <w:commentRangeStart w:id="3"/>
      <w:r w:rsidRPr="45CC8256">
        <w:rPr>
          <w:rFonts w:ascii="Arial" w:hAnsi="Arial" w:cs="Arial"/>
          <w:b/>
          <w:bCs/>
          <w:sz w:val="28"/>
          <w:szCs w:val="28"/>
        </w:rPr>
        <w:t>EMENT</w:t>
      </w:r>
      <w:r w:rsidR="004556F2">
        <w:rPr>
          <w:rFonts w:ascii="Arial" w:hAnsi="Arial" w:cs="Arial"/>
          <w:b/>
          <w:bCs/>
          <w:sz w:val="28"/>
          <w:szCs w:val="28"/>
        </w:rPr>
        <w:t>A</w:t>
      </w:r>
      <w:commentRangeEnd w:id="3"/>
      <w:r w:rsidR="00382DC8" w:rsidRPr="007E1C8C">
        <w:rPr>
          <w:rStyle w:val="Refdecomentrio"/>
          <w:rFonts w:ascii="Arial" w:hAnsi="Arial" w:cs="Arial"/>
          <w:b/>
          <w:bCs/>
          <w:sz w:val="28"/>
          <w:szCs w:val="28"/>
        </w:rPr>
        <w:commentReference w:id="3"/>
      </w:r>
    </w:p>
    <w:p w14:paraId="06BF179A" w14:textId="77777777" w:rsidR="00886ABA" w:rsidRDefault="00886ABA" w:rsidP="00886ABA">
      <w:pPr>
        <w:spacing w:after="0" w:line="360" w:lineRule="auto"/>
        <w:jc w:val="both"/>
        <w:rPr>
          <w:rFonts w:ascii="Arial" w:hAnsi="Arial" w:cs="Arial"/>
          <w:sz w:val="28"/>
          <w:szCs w:val="28"/>
        </w:rPr>
      </w:pPr>
    </w:p>
    <w:p w14:paraId="6BF92DBC" w14:textId="59B17549" w:rsidR="00886ABA" w:rsidRDefault="004556F2" w:rsidP="00886ABA">
      <w:pPr>
        <w:spacing w:after="0" w:line="360" w:lineRule="auto"/>
        <w:jc w:val="both"/>
        <w:rPr>
          <w:rFonts w:ascii="Arial" w:hAnsi="Arial" w:cs="Arial"/>
          <w:sz w:val="28"/>
          <w:szCs w:val="28"/>
        </w:rPr>
      </w:pPr>
      <w:commentRangeStart w:id="4"/>
      <w:r>
        <w:rPr>
          <w:rFonts w:ascii="Arial" w:hAnsi="Arial" w:cs="Arial"/>
          <w:sz w:val="28"/>
          <w:szCs w:val="28"/>
        </w:rPr>
        <w:t xml:space="preserve">APELAÇÃO CÍVEL. DIREITO CIVIL. AÇÃO DE RESCISÃO DE NEGÓCIO JURÍDICO. CESSÃO DE DIREITOS IMOBILIÁRIOS. DÉBITOS TRIBUTÁRIOS. INADIMPLEMENTO RELEVANTE. ADIMPLEMENTO SUBSTANCIAL AFASTADO. TERCEIROS ADQUIRENTES DE BOA-FÉ. RESCISÃO INCABÍVEL. </w:t>
      </w:r>
      <w:ins w:id="1009" w:author="Assessor GDSXSR" w:date="2026-10-31T00:11:23Z">
        <w:r>
          <w:rPr>
            <w:rFonts w:ascii="Arial" w:hAnsi="Arial" w:cs="Arial"/>
            <w:color w:val="808080"/>
            <w:sz w:val="28"/>
            <w:szCs w:val="28"/>
          </w:rPr>
          <w:t xml:space="preserve">RECURSO PARCIALMENTE CONHECIDO E, NESSA EXTENSÃO, PARCIALMENTE PROVIDO.</w:t>
        </w:r>
      </w:ins>
      <w:commentRangeEnd w:id="4"/>
      <w:r>
        <w:rPr>
          <w:rStyle w:val="CommentReference"/>
        </w:rPr>
        <w:commentReference w:id="4"/>
      </w:r>
    </w:p>
    <w:p w14:paraId="515C6761" w14:textId="77777777" w:rsidR="00886ABA" w:rsidRPr="0034247B" w:rsidRDefault="00886ABA" w:rsidP="00886ABA">
      <w:pPr>
        <w:spacing w:after="0" w:line="360" w:lineRule="auto"/>
        <w:jc w:val="left"/>
        <w:rPr>
          <w:rFonts w:ascii="Arial" w:hAnsi="Arial" w:cs="Arial"/>
          <w:b/>
          <w:bCs/>
          <w:sz w:val="28"/>
          <w:szCs w:val="28"/>
        </w:rPr>
        <w:pPrChange w:id="1005" w:author="Assessor GDSXSR" w:date="2026-10-31T00:11:23Z">
          <w:pPr>
            <w:spacing w:after="0" w:line="360" w:lineRule="auto"/>
            <w:jc w:val="both"/>
          </w:pPr>
        </w:pPrChange>
      </w:pPr>
      <w:r w:rsidRPr="0034247B">
        <w:rPr>
          <w:rFonts w:ascii="Arial" w:hAnsi="Arial" w:cs="Arial"/>
          <w:b/>
          <w:bCs/>
          <w:sz w:val="28"/>
          <w:szCs w:val="28"/>
        </w:rPr>
        <w:t>I. Caso em exame</w:t>
      </w:r>
    </w:p>
    <w:p w14:paraId="60F6C53C" w14:textId="48B74E43" w:rsidR="00886ABA" w:rsidRDefault="00382DC8" w:rsidP="00886ABA">
      <w:pPr>
        <w:pStyle w:val="PargrafodaLista"/>
        <w:spacing w:after="0" w:line="360" w:lineRule="auto"/>
        <w:ind w:left="0"/>
        <w:jc w:val="both"/>
        <w:rPr>
          <w:rFonts w:ascii="Arial" w:hAnsi="Arial" w:cs="Arial"/>
          <w:sz w:val="28"/>
          <w:szCs w:val="28"/>
        </w:rPr>
      </w:pPr>
      <w:commentRangeStart w:id="5"/>
      <w:r>
        <w:rPr>
          <w:rFonts w:ascii="Arial" w:hAnsi="Arial" w:cs="Arial"/>
          <w:sz w:val="28"/>
          <w:szCs w:val="28"/>
        </w:rPr>
        <w:t xml:space="preserve">1. </w:t>
      </w:r>
      <w:r>
        <w:rPr>
          <w:rFonts w:ascii="Arial" w:hAnsi="Arial" w:cs="Arial"/>
          <w:sz w:val="28"/>
          <w:szCs w:val="28"/>
        </w:rPr>
        <w:t xml:space="preserve">Ação </w:t>
      </w:r>
      <w:del w:id="1010" w:author="Assessor GDSXSR" w:date="2026-10-31T00:11:23Z">
        <w:r>
          <w:rPr>
            <w:rFonts w:ascii="Arial" w:hAnsi="Arial" w:cs="Arial"/>
            <w:sz w:val="28"/>
            <w:szCs w:val="28"/>
          </w:rPr>
          <w:delText xml:space="preserve">proposta por pessoa natural contra três pessoas naturais, na qual se pleiteou a</w:delText>
        </w:r>
      </w:del>
      <w:ins w:id="1011" w:author="Assessor GDSXSR" w:date="2026-10-31T00:11:23Z">
        <w:r>
          <w:rPr>
            <w:rFonts w:ascii="Arial" w:hAnsi="Arial" w:cs="Arial"/>
            <w:color w:val="808080"/>
            <w:sz w:val="28"/>
            <w:szCs w:val="28"/>
          </w:rPr>
          <w:t xml:space="preserve">de</w:t>
        </w:r>
      </w:ins>
      <w:r>
        <w:rPr>
          <w:rFonts w:ascii="Arial" w:hAnsi="Arial" w:cs="Arial"/>
          <w:sz w:val="28"/>
          <w:szCs w:val="28"/>
        </w:rPr>
        <w:t xml:space="preserve"> rescisão de cessão de direitos </w:t>
      </w:r>
      <w:del w:id="1012" w:author="Assessor GDSXSR" w:date="2026-10-31T00:11:23Z">
        <w:r>
          <w:rPr>
            <w:rFonts w:ascii="Arial" w:hAnsi="Arial" w:cs="Arial"/>
            <w:sz w:val="28"/>
            <w:szCs w:val="28"/>
          </w:rPr>
          <w:delText xml:space="preserve">sobre fração imobiliária de 682,63 m²</w:delText>
        </w:r>
      </w:del>
      <w:ins w:id="1013" w:author="Assessor GDSXSR" w:date="2026-10-31T00:11:23Z">
        <w:r>
          <w:rPr>
            <w:rFonts w:ascii="Arial" w:hAnsi="Arial" w:cs="Arial"/>
            <w:color w:val="808080"/>
            <w:sz w:val="28"/>
            <w:szCs w:val="28"/>
          </w:rPr>
          <w:t xml:space="preserve">imobiliários</w:t>
        </w:r>
      </w:ins>
      <w:r>
        <w:rPr>
          <w:rFonts w:ascii="Arial" w:hAnsi="Arial" w:cs="Arial"/>
          <w:sz w:val="28"/>
          <w:szCs w:val="28"/>
        </w:rPr>
        <w:t xml:space="preserve">, celebrada como remuneração por serviços de </w:t>
      </w:r>
      <w:del w:id="1014" w:author="Assessor GDSXSR" w:date="2026-10-31T00:11:23Z">
        <w:r>
          <w:rPr>
            <w:rFonts w:ascii="Arial" w:hAnsi="Arial" w:cs="Arial"/>
            <w:sz w:val="28"/>
            <w:szCs w:val="28"/>
          </w:rPr>
          <w:delText xml:space="preserve">intermediação</w:delText>
        </w:r>
        <w:r>
          <w:rPr>
            <w:rFonts w:ascii="Arial" w:hAnsi="Arial" w:cs="Arial"/>
            <w:sz w:val="28"/>
            <w:szCs w:val="28"/>
          </w:rPr>
          <w:delText xml:space="preserve"> </w:delText>
        </w:r>
        <w:r>
          <w:rPr>
            <w:rFonts w:ascii="Arial" w:hAnsi="Arial" w:cs="Arial"/>
            <w:sz w:val="28"/>
            <w:szCs w:val="28"/>
          </w:rPr>
          <w:delText xml:space="preserve">em 15/04/2019</w:delText>
        </w:r>
      </w:del>
      <w:ins w:id="1015" w:author="Assessor GDSXSR" w:date="2026-10-31T00:11:23Z">
        <w:r>
          <w:rPr>
            <w:rFonts w:ascii="Arial" w:hAnsi="Arial" w:cs="Arial"/>
            <w:color w:val="808080"/>
            <w:sz w:val="28"/>
            <w:szCs w:val="28"/>
          </w:rPr>
          <w:t xml:space="preserve">corretagem</w:t>
        </w:r>
      </w:ins>
      <w:r>
        <w:rPr>
          <w:rFonts w:ascii="Arial" w:hAnsi="Arial" w:cs="Arial"/>
          <w:sz w:val="28"/>
          <w:szCs w:val="28"/>
        </w:rPr>
        <w:t xml:space="preserve">, </w:t>
      </w:r>
      <w:del w:id="1016" w:author="Assessor GDSXSR" w:date="2026-10-31T00:11:23Z">
        <w:r>
          <w:rPr>
            <w:rFonts w:ascii="Arial" w:hAnsi="Arial" w:cs="Arial"/>
            <w:sz w:val="28"/>
            <w:szCs w:val="28"/>
          </w:rPr>
          <w:delText xml:space="preserve">com</w:delText>
        </w:r>
      </w:del>
      <w:ins w:id="1017" w:author="Assessor GDSXSR" w:date="2026-10-31T00:11:23Z">
        <w:r>
          <w:rPr>
            <w:rFonts w:ascii="Arial" w:hAnsi="Arial" w:cs="Arial"/>
            <w:color w:val="808080"/>
            <w:sz w:val="28"/>
            <w:szCs w:val="28"/>
          </w:rPr>
          <w:t xml:space="preserve">proposta por cedente contra o corretor cessionário e dois adquirentes subsequentes da fração, para</w:t>
        </w:r>
      </w:ins>
      <w:r>
        <w:rPr>
          <w:rFonts w:ascii="Arial" w:hAnsi="Arial" w:cs="Arial"/>
          <w:sz w:val="28"/>
          <w:szCs w:val="28"/>
        </w:rPr>
        <w:t xml:space="preserve"> restituição da posse</w:t>
      </w:r>
      <w:del w:id="1018" w:author="Assessor GDSXSR" w:date="2026-10-31T00:11:23Z">
        <w:r>
          <w:rPr>
            <w:rFonts w:ascii="Arial" w:hAnsi="Arial" w:cs="Arial"/>
            <w:sz w:val="28"/>
            <w:szCs w:val="28"/>
          </w:rPr>
          <w:delText xml:space="preserve">,</w:delText>
        </w:r>
      </w:del>
      <w:ins w:id="1019" w:author="Assessor GDSXSR" w:date="2026-10-31T00:11:23Z">
        <w:r>
          <w:rPr>
            <w:rFonts w:ascii="Arial" w:hAnsi="Arial" w:cs="Arial"/>
            <w:color w:val="808080"/>
            <w:sz w:val="28"/>
            <w:szCs w:val="28"/>
          </w:rPr>
          <w:t xml:space="preserve"> e</w:t>
        </w:r>
      </w:ins>
      <w:r>
        <w:rPr>
          <w:rFonts w:ascii="Arial" w:hAnsi="Arial" w:cs="Arial"/>
          <w:sz w:val="28"/>
          <w:szCs w:val="28"/>
        </w:rPr>
        <w:t xml:space="preserve"> reconhecimento </w:t>
      </w:r>
      <w:del w:id="1020" w:author="Assessor GDSXSR" w:date="2026-10-31T00:11:23Z">
        <w:r>
          <w:rPr>
            <w:rFonts w:ascii="Arial" w:hAnsi="Arial" w:cs="Arial"/>
            <w:sz w:val="28"/>
            <w:szCs w:val="28"/>
          </w:rPr>
          <w:delText xml:space="preserve">da</w:delText>
        </w:r>
      </w:del>
      <w:ins w:id="1021" w:author="Assessor GDSXSR" w:date="2026-10-31T00:11:23Z">
        <w:r>
          <w:rPr>
            <w:rFonts w:ascii="Arial" w:hAnsi="Arial" w:cs="Arial"/>
            <w:color w:val="808080"/>
            <w:sz w:val="28"/>
            <w:szCs w:val="28"/>
          </w:rPr>
          <w:t xml:space="preserve">de</w:t>
        </w:r>
      </w:ins>
      <w:r>
        <w:rPr>
          <w:rFonts w:ascii="Arial" w:hAnsi="Arial" w:cs="Arial"/>
          <w:sz w:val="28"/>
          <w:szCs w:val="28"/>
        </w:rPr>
        <w:t xml:space="preserve"> má-fé </w:t>
      </w:r>
      <w:del w:id="1022" w:author="Assessor GDSXSR" w:date="2026-10-31T00:11:23Z">
        <w:r>
          <w:rPr>
            <w:rFonts w:ascii="Arial" w:hAnsi="Arial" w:cs="Arial"/>
            <w:sz w:val="28"/>
            <w:szCs w:val="28"/>
          </w:rPr>
          <w:delText xml:space="preserve">dos</w:delText>
        </w:r>
      </w:del>
      <w:ins w:id="1023" w:author="Assessor GDSXSR" w:date="2026-10-31T00:11:23Z">
        <w:r>
          <w:rPr>
            <w:rFonts w:ascii="Arial" w:hAnsi="Arial" w:cs="Arial"/>
            <w:color w:val="808080"/>
            <w:sz w:val="28"/>
            <w:szCs w:val="28"/>
          </w:rPr>
          <w:t xml:space="preserve">(R$</w:t>
        </w:r>
      </w:ins>
      <w:r>
        <w:rPr>
          <w:rFonts w:ascii="Arial" w:hAnsi="Arial" w:cs="Arial"/>
          <w:sz w:val="28"/>
          <w:szCs w:val="28"/>
        </w:rPr>
        <w:t xml:space="preserve"> </w:t>
      </w:r>
      <w:del w:id="1024" w:author="Assessor GDSXSR" w:date="2026-10-31T00:11:23Z">
        <w:r>
          <w:rPr>
            <w:rFonts w:ascii="Arial" w:hAnsi="Arial" w:cs="Arial"/>
            <w:sz w:val="28"/>
            <w:szCs w:val="28"/>
          </w:rPr>
          <w:delText xml:space="preserve">adquirentes subsequentes e afastamento de indenização ou retenção por benfeitorias</w:delText>
        </w:r>
      </w:del>
      <w:ins w:id="1025" w:author="Assessor GDSXSR" w:date="2026-10-31T00:11:23Z">
        <w:r>
          <w:rPr>
            <w:rFonts w:ascii="Arial" w:hAnsi="Arial" w:cs="Arial"/>
            <w:color w:val="808080"/>
            <w:sz w:val="28"/>
            <w:szCs w:val="28"/>
          </w:rPr>
          <w:t xml:space="preserve">75</w:t>
        </w:r>
      </w:ins>
      <w:r>
        <w:rPr>
          <w:rFonts w:ascii="Arial" w:hAnsi="Arial" w:cs="Arial"/>
          <w:sz w:val="28"/>
          <w:szCs w:val="28"/>
        </w:rPr>
        <w:t xml:space="preserve">.</w:t>
      </w:r>
      <w:ins w:id="1026" w:author="Assessor GDSXSR" w:date="2026-10-31T00:11:23Z">
        <w:r>
          <w:rPr>
            <w:rFonts w:ascii="Arial" w:hAnsi="Arial" w:cs="Arial"/>
            <w:color w:val="808080"/>
            <w:sz w:val="28"/>
            <w:szCs w:val="28"/>
          </w:rPr>
          <w:t xml:space="preserve">000,00).</w:t>
        </w:r>
      </w:ins>
      <w:commentRangeEnd w:id="5"/>
      <w:r>
        <w:rPr>
          <w:rStyle w:val="CommentReference"/>
        </w:rPr>
        <w:commentReference w:id="5"/>
      </w:r>
    </w:p>
    <w:p w14:paraId="7A5E7795" w14:textId="0F4C3A0E" w:rsidR="00511630" w:rsidRDefault="00511630" w:rsidP="00886ABA">
      <w:pPr>
        <w:pStyle w:val="PargrafodaLista"/>
        <w:spacing w:after="0" w:line="360" w:lineRule="auto"/>
        <w:ind w:left="0"/>
        <w:jc w:val="both"/>
        <w:rPr>
          <w:rFonts w:ascii="Arial" w:hAnsi="Arial" w:cs="Arial"/>
          <w:sz w:val="28"/>
          <w:szCs w:val="28"/>
        </w:rPr>
      </w:pPr>
      <w:r>
        <w:rPr>
          <w:rFonts w:ascii="Arial" w:hAnsi="Arial" w:cs="Arial"/>
          <w:sz w:val="28"/>
          <w:szCs w:val="28"/>
        </w:rPr>
        <w:t xml:space="preserve">2.</w:t>
      </w:r>
      <w:r>
        <w:rPr>
          <w:rFonts w:ascii="Arial" w:hAnsi="Arial" w:cs="Arial"/>
          <w:sz w:val="28"/>
          <w:szCs w:val="28"/>
        </w:rPr>
        <w:t xml:space="preserve"> </w:t>
      </w:r>
      <w:r>
        <w:rPr>
          <w:rFonts w:ascii="Arial" w:hAnsi="Arial" w:cs="Arial"/>
          <w:sz w:val="28"/>
          <w:szCs w:val="28"/>
        </w:rPr>
        <w:t xml:space="preserve">A sentença julgou improcedentes os pedidos, </w:t>
      </w:r>
      <w:ins w:id="1027" w:author="Assessor GDSXSR" w:date="2026-10-31T00:11:23Z">
        <w:r>
          <w:rPr>
            <w:rFonts w:ascii="Arial" w:hAnsi="Arial" w:cs="Arial"/>
            <w:color w:val="808080"/>
            <w:sz w:val="28"/>
            <w:szCs w:val="28"/>
          </w:rPr>
          <w:t xml:space="preserve">aplicou o adimplemento substancial </w:t>
        </w:r>
      </w:ins>
      <w:r>
        <w:rPr>
          <w:rFonts w:ascii="Arial" w:hAnsi="Arial" w:cs="Arial"/>
          <w:sz w:val="28"/>
          <w:szCs w:val="28"/>
        </w:rPr>
        <w:t xml:space="preserve">ao </w:t>
      </w:r>
      <w:del w:id="1028" w:author="Assessor GDSXSR" w:date="2026-10-31T00:11:23Z">
        <w:r>
          <w:rPr>
            <w:rFonts w:ascii="Arial" w:hAnsi="Arial" w:cs="Arial"/>
            <w:sz w:val="28"/>
            <w:szCs w:val="28"/>
          </w:rPr>
          <w:delText xml:space="preserve">fundamento</w:delText>
        </w:r>
      </w:del>
      <w:ins w:id="1029" w:author="Assessor GDSXSR" w:date="2026-10-31T00:11:23Z">
        <w:r>
          <w:rPr>
            <w:rFonts w:ascii="Arial" w:hAnsi="Arial" w:cs="Arial"/>
            <w:color w:val="808080"/>
            <w:sz w:val="28"/>
            <w:szCs w:val="28"/>
          </w:rPr>
          <w:t xml:space="preserve">inadimplemento</w:t>
        </w:r>
      </w:ins>
      <w:r>
        <w:rPr>
          <w:rFonts w:ascii="Arial" w:hAnsi="Arial" w:cs="Arial"/>
          <w:sz w:val="28"/>
          <w:szCs w:val="28"/>
        </w:rPr>
        <w:t xml:space="preserve"> de </w:t>
      </w:r>
      <w:del w:id="1030" w:author="Assessor GDSXSR" w:date="2026-10-31T00:11:23Z">
        <w:r>
          <w:rPr>
            <w:rFonts w:ascii="Arial" w:hAnsi="Arial" w:cs="Arial"/>
            <w:sz w:val="28"/>
            <w:szCs w:val="28"/>
          </w:rPr>
          <w:delText xml:space="preserve">que o inadimplemento dos débitos de IPTU e TLP, no valor </w:delText>
        </w:r>
        <w:r>
          <w:rPr>
            <w:rFonts w:ascii="Arial" w:hAnsi="Arial" w:cs="Arial"/>
            <w:sz w:val="28"/>
            <w:szCs w:val="28"/>
          </w:rPr>
          <w:delText xml:space="preserve">aproximado</w:delText>
        </w:r>
      </w:del>
      <w:ins w:id="1031" w:author="Assessor GDSXSR" w:date="2026-10-31T00:11:23Z">
        <w:r>
          <w:rPr>
            <w:rFonts w:ascii="Arial" w:hAnsi="Arial" w:cs="Arial"/>
            <w:color w:val="808080"/>
            <w:sz w:val="28"/>
            <w:szCs w:val="28"/>
          </w:rPr>
          <w:t xml:space="preserve">cerca</w:t>
        </w:r>
      </w:ins>
      <w:r>
        <w:rPr>
          <w:rFonts w:ascii="Arial" w:hAnsi="Arial" w:cs="Arial"/>
          <w:sz w:val="28"/>
          <w:szCs w:val="28"/>
        </w:rPr>
        <w:t xml:space="preserve"> de R$ 25.000,00</w:t>
      </w:r>
      <w:del w:id="1032" w:author="Assessor GDSXSR" w:date="2026-10-31T00:11:23Z">
        <w:r>
          <w:rPr>
            <w:rFonts w:ascii="Arial" w:hAnsi="Arial" w:cs="Arial"/>
            <w:sz w:val="28"/>
            <w:szCs w:val="28"/>
          </w:rPr>
          <w:delText xml:space="preserve">,</w:delText>
        </w:r>
      </w:del>
      <w:r>
        <w:rPr>
          <w:rFonts w:ascii="Arial" w:hAnsi="Arial" w:cs="Arial"/>
          <w:sz w:val="28"/>
          <w:szCs w:val="28"/>
        </w:rPr>
        <w:t xml:space="preserve"> </w:t>
      </w:r>
      <w:del w:id="1033" w:author="Assessor GDSXSR" w:date="2026-10-31T00:11:23Z">
        <w:r>
          <w:rPr>
            <w:rFonts w:ascii="Arial" w:hAnsi="Arial" w:cs="Arial"/>
            <w:sz w:val="28"/>
            <w:szCs w:val="28"/>
          </w:rPr>
          <w:delText xml:space="preserve">foi</w:delText>
        </w:r>
      </w:del>
      <w:ins w:id="1034" w:author="Assessor GDSXSR" w:date="2026-10-31T00:11:23Z">
        <w:r>
          <w:rPr>
            <w:rFonts w:ascii="Arial" w:hAnsi="Arial" w:cs="Arial"/>
            <w:color w:val="808080"/>
            <w:sz w:val="28"/>
            <w:szCs w:val="28"/>
          </w:rPr>
          <w:t xml:space="preserve">em</w:t>
        </w:r>
      </w:ins>
      <w:r>
        <w:rPr>
          <w:rFonts w:ascii="Arial" w:hAnsi="Arial" w:cs="Arial"/>
          <w:sz w:val="28"/>
          <w:szCs w:val="28"/>
        </w:rPr>
        <w:t xml:space="preserve"> </w:t>
      </w:r>
      <w:del w:id="1035" w:author="Assessor GDSXSR" w:date="2026-10-31T00:11:23Z">
        <w:r>
          <w:rPr>
            <w:rFonts w:ascii="Arial" w:hAnsi="Arial" w:cs="Arial"/>
            <w:sz w:val="28"/>
            <w:szCs w:val="28"/>
          </w:rPr>
          <w:delText xml:space="preserve">secundário</w:delText>
        </w:r>
      </w:del>
      <w:ins w:id="1036" w:author="Assessor GDSXSR" w:date="2026-10-31T00:11:23Z">
        <w:r>
          <w:rPr>
            <w:rFonts w:ascii="Arial" w:hAnsi="Arial" w:cs="Arial"/>
            <w:color w:val="808080"/>
            <w:sz w:val="28"/>
            <w:szCs w:val="28"/>
          </w:rPr>
          <w:t xml:space="preserve">IPTU</w:t>
        </w:r>
      </w:ins>
      <w:r>
        <w:rPr>
          <w:rFonts w:ascii="Arial" w:hAnsi="Arial" w:cs="Arial"/>
          <w:sz w:val="28"/>
          <w:szCs w:val="28"/>
        </w:rPr>
        <w:t xml:space="preserve"> </w:t>
      </w:r>
      <w:del w:id="1037" w:author="Assessor GDSXSR" w:date="2026-10-31T00:11:23Z">
        <w:r>
          <w:rPr>
            <w:rFonts w:ascii="Arial" w:hAnsi="Arial" w:cs="Arial"/>
            <w:sz w:val="28"/>
            <w:szCs w:val="28"/>
          </w:rPr>
          <w:delText xml:space="preserve">diante</w:delText>
        </w:r>
      </w:del>
      <w:ins w:id="1038" w:author="Assessor GDSXSR" w:date="2026-10-31T00:11:23Z">
        <w:r>
          <w:rPr>
            <w:rFonts w:ascii="Arial" w:hAnsi="Arial" w:cs="Arial"/>
            <w:color w:val="808080"/>
            <w:sz w:val="28"/>
            <w:szCs w:val="28"/>
          </w:rPr>
          <w:t xml:space="preserve">e</w:t>
        </w:r>
      </w:ins>
      <w:r>
        <w:rPr>
          <w:rFonts w:ascii="Arial" w:hAnsi="Arial" w:cs="Arial"/>
          <w:sz w:val="28"/>
          <w:szCs w:val="28"/>
        </w:rPr>
        <w:t xml:space="preserve"> </w:t>
      </w:r>
      <w:del w:id="1039" w:author="Assessor GDSXSR" w:date="2026-10-31T00:11:23Z">
        <w:r>
          <w:rPr>
            <w:rFonts w:ascii="Arial" w:hAnsi="Arial" w:cs="Arial"/>
            <w:sz w:val="28"/>
            <w:szCs w:val="28"/>
          </w:rPr>
          <w:delText xml:space="preserve">da dimensão econômica dos negócios, aplicou a teoria do adimplemento substancial</w:delText>
        </w:r>
      </w:del>
      <w:ins w:id="1040" w:author="Assessor GDSXSR" w:date="2026-10-31T00:11:23Z">
        <w:r>
          <w:rPr>
            <w:rFonts w:ascii="Arial" w:hAnsi="Arial" w:cs="Arial"/>
            <w:color w:val="808080"/>
            <w:sz w:val="28"/>
            <w:szCs w:val="28"/>
          </w:rPr>
          <w:t xml:space="preserve">TLP</w:t>
        </w:r>
      </w:ins>
      <w:r>
        <w:rPr>
          <w:rFonts w:ascii="Arial" w:hAnsi="Arial" w:cs="Arial"/>
          <w:sz w:val="28"/>
          <w:szCs w:val="28"/>
        </w:rPr>
        <w:t xml:space="preserve">, reconheceu a boa-fé dos adquirentes </w:t>
      </w:r>
      <w:del w:id="1041" w:author="Assessor GDSXSR" w:date="2026-10-31T00:11:23Z">
        <w:r>
          <w:rPr>
            <w:rFonts w:ascii="Arial" w:hAnsi="Arial" w:cs="Arial"/>
            <w:sz w:val="28"/>
            <w:szCs w:val="28"/>
          </w:rPr>
          <w:delText xml:space="preserve">posteriores </w:delText>
        </w:r>
      </w:del>
      <w:r>
        <w:rPr>
          <w:rFonts w:ascii="Arial" w:hAnsi="Arial" w:cs="Arial"/>
          <w:sz w:val="28"/>
          <w:szCs w:val="28"/>
        </w:rPr>
        <w:t xml:space="preserve">e julgou prejudicada a reconvenção.</w:t>
      </w:r>
    </w:p>
    <w:p w14:paraId="3CC7FA98" w14:textId="780FC3FD" w:rsidR="00511630" w:rsidRDefault="00511630" w:rsidP="00886ABA">
      <w:pPr>
        <w:pStyle w:val="PargrafodaLista"/>
        <w:spacing w:after="0" w:line="360" w:lineRule="auto"/>
        <w:ind w:left="0"/>
        <w:jc w:val="both"/>
        <w:rPr>
          <w:rFonts w:ascii="Arial" w:hAnsi="Arial" w:cs="Arial"/>
          <w:sz w:val="28"/>
          <w:szCs w:val="28"/>
        </w:rPr>
      </w:pPr>
      <w:commentRangeStart w:id="6"/>
      <w:r>
        <w:rPr>
          <w:rFonts w:ascii="Arial" w:hAnsi="Arial" w:cs="Arial"/>
          <w:sz w:val="28"/>
          <w:szCs w:val="28"/>
        </w:rPr>
        <w:t xml:space="preserve">3.</w:t>
      </w:r>
      <w:r>
        <w:rPr>
          <w:rFonts w:ascii="Arial" w:hAnsi="Arial" w:cs="Arial"/>
          <w:sz w:val="28"/>
          <w:szCs w:val="28"/>
        </w:rPr>
        <w:t xml:space="preserve"> </w:t>
      </w:r>
      <w:r>
        <w:rPr>
          <w:rFonts w:ascii="Arial" w:hAnsi="Arial" w:cs="Arial"/>
          <w:sz w:val="28"/>
          <w:szCs w:val="28"/>
        </w:rPr>
        <w:t xml:space="preserve">O autor apelou </w:t>
      </w:r>
      <w:del w:id="1042" w:author="Assessor GDSXSR" w:date="2026-10-31T00:11:23Z">
        <w:r>
          <w:rPr>
            <w:rFonts w:ascii="Arial" w:hAnsi="Arial" w:cs="Arial"/>
            <w:sz w:val="28"/>
            <w:szCs w:val="28"/>
          </w:rPr>
          <w:delText xml:space="preserve">sustentando ausência de dialeticidade,</w:delText>
        </w:r>
      </w:del>
      <w:ins w:id="1043" w:author="Assessor GDSXSR" w:date="2026-10-31T00:11:23Z">
        <w:r>
          <w:rPr>
            <w:rFonts w:ascii="Arial" w:hAnsi="Arial" w:cs="Arial"/>
            <w:color w:val="808080"/>
            <w:sz w:val="28"/>
            <w:szCs w:val="28"/>
          </w:rPr>
          <w:t xml:space="preserve">alegando</w:t>
        </w:r>
      </w:ins>
      <w:r>
        <w:rPr>
          <w:rFonts w:ascii="Arial" w:hAnsi="Arial" w:cs="Arial"/>
          <w:sz w:val="28"/>
          <w:szCs w:val="28"/>
        </w:rPr>
        <w:t xml:space="preserve"> a </w:t>
      </w:r>
      <w:del w:id="1044" w:author="Assessor GDSXSR" w:date="2026-10-31T00:11:23Z">
        <w:r>
          <w:rPr>
            <w:rFonts w:ascii="Arial" w:hAnsi="Arial" w:cs="Arial"/>
            <w:sz w:val="28"/>
            <w:szCs w:val="28"/>
          </w:rPr>
          <w:delText xml:space="preserve">relevância do inadimplemento tributário para o desfazimento</w:delText>
        </w:r>
      </w:del>
      <w:ins w:id="1045" w:author="Assessor GDSXSR" w:date="2026-10-31T00:11:23Z">
        <w:r>
          <w:rPr>
            <w:rFonts w:ascii="Arial" w:hAnsi="Arial" w:cs="Arial"/>
            <w:color w:val="808080"/>
            <w:sz w:val="28"/>
            <w:szCs w:val="28"/>
          </w:rPr>
          <w:t xml:space="preserve">essencialidade</w:t>
        </w:r>
      </w:ins>
      <w:r>
        <w:rPr>
          <w:rFonts w:ascii="Arial" w:hAnsi="Arial" w:cs="Arial"/>
          <w:sz w:val="28"/>
          <w:szCs w:val="28"/>
        </w:rPr>
        <w:t xml:space="preserve"> da </w:t>
      </w:r>
      <w:del w:id="1046" w:author="Assessor GDSXSR" w:date="2026-10-31T00:11:23Z">
        <w:r>
          <w:rPr>
            <w:rFonts w:ascii="Arial" w:hAnsi="Arial" w:cs="Arial"/>
            <w:sz w:val="28"/>
            <w:szCs w:val="28"/>
          </w:rPr>
          <w:delText xml:space="preserve">permuta</w:delText>
        </w:r>
      </w:del>
      <w:ins w:id="1047" w:author="Assessor GDSXSR" w:date="2026-10-31T00:11:23Z">
        <w:r>
          <w:rPr>
            <w:rFonts w:ascii="Arial" w:hAnsi="Arial" w:cs="Arial"/>
            <w:color w:val="808080"/>
            <w:sz w:val="28"/>
            <w:szCs w:val="28"/>
          </w:rPr>
          <w:t xml:space="preserve">obrigação</w:t>
        </w:r>
      </w:ins>
      <w:r>
        <w:rPr>
          <w:rFonts w:ascii="Arial" w:hAnsi="Arial" w:cs="Arial"/>
          <w:sz w:val="28"/>
          <w:szCs w:val="28"/>
        </w:rPr>
        <w:t xml:space="preserve"> </w:t>
      </w:r>
      <w:del w:id="1048" w:author="Assessor GDSXSR" w:date="2026-10-31T00:11:23Z">
        <w:r>
          <w:rPr>
            <w:rFonts w:ascii="Arial" w:hAnsi="Arial" w:cs="Arial"/>
            <w:sz w:val="28"/>
            <w:szCs w:val="28"/>
          </w:rPr>
          <w:delText xml:space="preserve">principal</w:delText>
        </w:r>
      </w:del>
      <w:ins w:id="1049" w:author="Assessor GDSXSR" w:date="2026-10-31T00:11:23Z">
        <w:r>
          <w:rPr>
            <w:rFonts w:ascii="Arial" w:hAnsi="Arial" w:cs="Arial"/>
            <w:color w:val="808080"/>
            <w:sz w:val="28"/>
            <w:szCs w:val="28"/>
          </w:rPr>
          <w:t xml:space="preserve">tributária</w:t>
        </w:r>
      </w:ins>
      <w:r>
        <w:rPr>
          <w:rFonts w:ascii="Arial" w:hAnsi="Arial" w:cs="Arial"/>
          <w:sz w:val="28"/>
          <w:szCs w:val="28"/>
        </w:rPr>
        <w:t xml:space="preserve">, a perda da causa </w:t>
      </w:r>
      <w:del w:id="1050" w:author="Assessor GDSXSR" w:date="2026-10-31T00:11:23Z">
        <w:r>
          <w:rPr>
            <w:rFonts w:ascii="Arial" w:hAnsi="Arial" w:cs="Arial"/>
            <w:sz w:val="28"/>
            <w:szCs w:val="28"/>
          </w:rPr>
          <w:delText xml:space="preserve">jurídica </w:delText>
        </w:r>
      </w:del>
      <w:r>
        <w:rPr>
          <w:rFonts w:ascii="Arial" w:hAnsi="Arial" w:cs="Arial"/>
          <w:sz w:val="28"/>
          <w:szCs w:val="28"/>
        </w:rPr>
        <w:t xml:space="preserve">da cessão</w:t>
      </w:r>
      <w:del w:id="1051" w:author="Assessor GDSXSR" w:date="2026-10-31T00:11:23Z">
        <w:r>
          <w:rPr>
            <w:rFonts w:ascii="Arial" w:hAnsi="Arial" w:cs="Arial"/>
            <w:sz w:val="28"/>
            <w:szCs w:val="28"/>
          </w:rPr>
          <w:delText xml:space="preserve"> remuneratória</w:delText>
        </w:r>
      </w:del>
      <w:r>
        <w:rPr>
          <w:rFonts w:ascii="Arial" w:hAnsi="Arial" w:cs="Arial"/>
          <w:sz w:val="28"/>
          <w:szCs w:val="28"/>
        </w:rPr>
        <w:t xml:space="preserve"> e a má-fé dos adquirentes</w:t>
      </w:r>
      <w:ins w:id="1052" w:author="Assessor GDSXSR" w:date="2026-10-31T00:11:23Z">
        <w:r>
          <w:rPr>
            <w:rFonts w:ascii="Arial" w:hAnsi="Arial" w:cs="Arial"/>
            <w:color w:val="808080"/>
            <w:sz w:val="28"/>
            <w:szCs w:val="28"/>
          </w:rPr>
          <w:t xml:space="preserve">,</w:t>
        </w:r>
      </w:ins>
      <w:r>
        <w:rPr>
          <w:rFonts w:ascii="Arial" w:hAnsi="Arial" w:cs="Arial"/>
          <w:sz w:val="28"/>
          <w:szCs w:val="28"/>
        </w:rPr>
        <w:t xml:space="preserve"> </w:t>
      </w:r>
      <w:del w:id="1053" w:author="Assessor GDSXSR" w:date="2026-10-31T00:11:23Z">
        <w:r>
          <w:rPr>
            <w:rFonts w:ascii="Arial" w:hAnsi="Arial" w:cs="Arial"/>
            <w:sz w:val="28"/>
            <w:szCs w:val="28"/>
          </w:rPr>
          <w:delText xml:space="preserve">subsequentes.</w:delText>
        </w:r>
      </w:del>
      <w:ins w:id="1054" w:author="Assessor GDSXSR" w:date="2026-10-31T00:11:23Z">
        <w:r>
          <w:rPr>
            <w:rFonts w:ascii="Arial" w:hAnsi="Arial" w:cs="Arial"/>
            <w:color w:val="808080"/>
            <w:sz w:val="28"/>
            <w:szCs w:val="28"/>
          </w:rPr>
          <w:t xml:space="preserve">e</w:t>
        </w:r>
      </w:ins>
      <w:r>
        <w:rPr>
          <w:rFonts w:ascii="Arial" w:hAnsi="Arial" w:cs="Arial"/>
          <w:sz w:val="28"/>
          <w:szCs w:val="28"/>
        </w:rPr>
        <w:t xml:space="preserve"> </w:t>
      </w:r>
      <w:del w:id="1055" w:author="Assessor GDSXSR" w:date="2026-10-31T00:11:23Z">
        <w:r>
          <w:rPr>
            <w:rFonts w:ascii="Arial" w:hAnsi="Arial" w:cs="Arial"/>
            <w:sz w:val="28"/>
            <w:szCs w:val="28"/>
          </w:rPr>
          <w:delText xml:space="preserve">Requereu</w:delText>
        </w:r>
      </w:del>
      <w:ins w:id="1056" w:author="Assessor GDSXSR" w:date="2026-10-31T00:11:23Z">
        <w:r>
          <w:rPr>
            <w:rFonts w:ascii="Arial" w:hAnsi="Arial" w:cs="Arial"/>
            <w:color w:val="808080"/>
            <w:sz w:val="28"/>
            <w:szCs w:val="28"/>
          </w:rPr>
          <w:t xml:space="preserve">pediu</w:t>
        </w:r>
      </w:ins>
      <w:r>
        <w:rPr>
          <w:rFonts w:ascii="Arial" w:hAnsi="Arial" w:cs="Arial"/>
          <w:sz w:val="28"/>
          <w:szCs w:val="28"/>
        </w:rPr>
        <w:t xml:space="preserve"> a rescisão</w:t>
      </w:r>
      <w:del w:id="1057" w:author="Assessor GDSXSR" w:date="2026-10-31T00:11:23Z">
        <w:r>
          <w:rPr>
            <w:rFonts w:ascii="Arial" w:hAnsi="Arial" w:cs="Arial"/>
            <w:sz w:val="28"/>
            <w:szCs w:val="28"/>
          </w:rPr>
          <w:delText xml:space="preserve"> da cessão</w:delText>
        </w:r>
      </w:del>
      <w:r>
        <w:rPr>
          <w:rFonts w:ascii="Arial" w:hAnsi="Arial" w:cs="Arial"/>
          <w:sz w:val="28"/>
          <w:szCs w:val="28"/>
        </w:rPr>
        <w:t xml:space="preserve"> e a restituição da fração </w:t>
      </w:r>
      <w:del w:id="1058" w:author="Assessor GDSXSR" w:date="2026-10-31T00:11:23Z">
        <w:r>
          <w:rPr>
            <w:rFonts w:ascii="Arial" w:hAnsi="Arial" w:cs="Arial"/>
            <w:sz w:val="28"/>
            <w:szCs w:val="28"/>
          </w:rPr>
          <w:delText xml:space="preserve">imobiliária </w:delText>
        </w:r>
      </w:del>
      <w:r>
        <w:rPr>
          <w:rFonts w:ascii="Arial" w:hAnsi="Arial" w:cs="Arial"/>
          <w:sz w:val="28"/>
          <w:szCs w:val="28"/>
        </w:rPr>
        <w:t xml:space="preserve">ou, subsidiariamente, indenização</w:t>
      </w:r>
      <w:del w:id="1059" w:author="Assessor GDSXSR" w:date="2026-10-31T00:11:23Z">
        <w:r>
          <w:rPr>
            <w:rFonts w:ascii="Arial" w:hAnsi="Arial" w:cs="Arial"/>
            <w:sz w:val="28"/>
            <w:szCs w:val="28"/>
          </w:rPr>
          <w:delText xml:space="preserve"> integral pelos prejuízos</w:delText>
        </w:r>
      </w:del>
      <w:r>
        <w:rPr>
          <w:rFonts w:ascii="Arial" w:hAnsi="Arial" w:cs="Arial"/>
          <w:sz w:val="28"/>
          <w:szCs w:val="28"/>
        </w:rPr>
        <w:t xml:space="preserve">.</w:t>
      </w:r>
      <w:commentRangeEnd w:id="6"/>
      <w:r>
        <w:rPr>
          <w:rStyle w:val="CommentReference"/>
        </w:rPr>
        <w:commentReference w:id="6"/>
      </w:r>
    </w:p>
    <w:p w14:paraId="75F97632" w14:textId="77777777" w:rsidR="00886ABA" w:rsidRPr="0034247B" w:rsidRDefault="00886ABA" w:rsidP="00886ABA">
      <w:pPr>
        <w:pStyle w:val="PargrafodaLista"/>
        <w:spacing w:after="0" w:line="360" w:lineRule="auto"/>
        <w:ind w:left="0"/>
        <w:jc w:val="left"/>
        <w:rPr>
          <w:rFonts w:ascii="Arial" w:hAnsi="Arial" w:cs="Arial"/>
          <w:b/>
          <w:bCs/>
          <w:sz w:val="28"/>
          <w:szCs w:val="28"/>
        </w:rPr>
        <w:pPrChange w:id="1006" w:author="Assessor GDSXSR" w:date="2026-10-31T00:11:23Z">
          <w:pPr>
            <w:pStyle w:val="PargrafodaLista"/>
            <w:spacing w:after="0" w:line="360" w:lineRule="auto"/>
            <w:ind w:left="0"/>
            <w:jc w:val="both"/>
          </w:pPr>
        </w:pPrChange>
      </w:pPr>
      <w:r w:rsidRPr="0034247B">
        <w:rPr>
          <w:rFonts w:ascii="Arial" w:hAnsi="Arial" w:cs="Arial"/>
          <w:b/>
          <w:bCs/>
          <w:sz w:val="28"/>
          <w:szCs w:val="28"/>
        </w:rPr>
        <w:t>II. Questão em discussão</w:t>
      </w:r>
    </w:p>
    <w:p w14:paraId="7E384F7A" w14:textId="0F311C06" w:rsidR="00886ABA" w:rsidRDefault="00511630" w:rsidP="00886ABA">
      <w:pPr>
        <w:spacing w:after="0" w:line="360" w:lineRule="auto"/>
        <w:jc w:val="both"/>
        <w:rPr>
          <w:rFonts w:ascii="Arial" w:hAnsi="Arial" w:cs="Arial"/>
          <w:sz w:val="28"/>
          <w:szCs w:val="28"/>
        </w:rPr>
      </w:pPr>
      <w:r>
        <w:rPr>
          <w:rFonts w:ascii="Arial" w:hAnsi="Arial" w:cs="Arial"/>
          <w:sz w:val="28"/>
          <w:szCs w:val="28"/>
        </w:rPr>
        <w:t xml:space="preserve">4</w:t>
      </w:r>
      <w:r>
        <w:rPr>
          <w:rFonts w:ascii="Arial" w:hAnsi="Arial" w:cs="Arial"/>
          <w:sz w:val="28"/>
          <w:szCs w:val="28"/>
        </w:rPr>
        <w:t xml:space="preserve">.</w:t>
      </w:r>
      <w:r>
        <w:rPr>
          <w:rFonts w:ascii="Arial" w:hAnsi="Arial" w:cs="Arial"/>
          <w:sz w:val="28"/>
          <w:szCs w:val="28"/>
        </w:rPr>
        <w:t xml:space="preserve"> </w:t>
      </w:r>
      <w:r>
        <w:rPr>
          <w:rFonts w:ascii="Arial" w:hAnsi="Arial" w:cs="Arial"/>
          <w:sz w:val="28"/>
          <w:szCs w:val="28"/>
        </w:rPr>
        <w:t xml:space="preserve">Há cinco questões em discussão: (i) </w:t>
      </w:r>
      <w:del w:id="1060" w:author="Assessor GDSXSR" w:date="2026-10-31T00:11:23Z">
        <w:r>
          <w:rPr>
            <w:rFonts w:ascii="Arial" w:hAnsi="Arial" w:cs="Arial"/>
            <w:sz w:val="28"/>
            <w:szCs w:val="28"/>
          </w:rPr>
          <w:delText xml:space="preserve">saber </w:delText>
        </w:r>
      </w:del>
      <w:r>
        <w:rPr>
          <w:rFonts w:ascii="Arial" w:hAnsi="Arial" w:cs="Arial"/>
          <w:sz w:val="28"/>
          <w:szCs w:val="28"/>
        </w:rPr>
        <w:t xml:space="preserve">se </w:t>
      </w:r>
      <w:del w:id="1061" w:author="Assessor GDSXSR" w:date="2026-10-31T00:11:23Z">
        <w:r>
          <w:rPr>
            <w:rFonts w:ascii="Arial" w:hAnsi="Arial" w:cs="Arial"/>
            <w:sz w:val="28"/>
            <w:szCs w:val="28"/>
          </w:rPr>
          <w:delText xml:space="preserve">as</w:delText>
        </w:r>
      </w:del>
      <w:ins w:id="1062" w:author="Assessor GDSXSR" w:date="2026-10-31T00:11:23Z">
        <w:r>
          <w:rPr>
            <w:rFonts w:ascii="Arial" w:hAnsi="Arial" w:cs="Arial"/>
            <w:color w:val="808080"/>
            <w:sz w:val="28"/>
            <w:szCs w:val="28"/>
          </w:rPr>
          <w:t xml:space="preserve">o</w:t>
        </w:r>
      </w:ins>
      <w:r>
        <w:rPr>
          <w:rFonts w:ascii="Arial" w:hAnsi="Arial" w:cs="Arial"/>
          <w:sz w:val="28"/>
          <w:szCs w:val="28"/>
        </w:rPr>
        <w:t xml:space="preserve"> </w:t>
      </w:r>
      <w:del w:id="1063" w:author="Assessor GDSXSR" w:date="2026-10-31T00:11:23Z">
        <w:r>
          <w:rPr>
            <w:rFonts w:ascii="Arial" w:hAnsi="Arial" w:cs="Arial"/>
            <w:sz w:val="28"/>
            <w:szCs w:val="28"/>
          </w:rPr>
          <w:delText xml:space="preserve">razões</w:delText>
        </w:r>
      </w:del>
      <w:ins w:id="1064" w:author="Assessor GDSXSR" w:date="2026-10-31T00:11:23Z">
        <w:r>
          <w:rPr>
            <w:rFonts w:ascii="Arial" w:hAnsi="Arial" w:cs="Arial"/>
            <w:color w:val="808080"/>
            <w:sz w:val="28"/>
            <w:szCs w:val="28"/>
          </w:rPr>
          <w:t xml:space="preserve">recurso</w:t>
        </w:r>
      </w:ins>
      <w:r>
        <w:rPr>
          <w:rFonts w:ascii="Arial" w:hAnsi="Arial" w:cs="Arial"/>
          <w:sz w:val="28"/>
          <w:szCs w:val="28"/>
        </w:rPr>
        <w:t xml:space="preserve"> </w:t>
      </w:r>
      <w:del w:id="1065" w:author="Assessor GDSXSR" w:date="2026-10-31T00:11:23Z">
        <w:r>
          <w:rPr>
            <w:rFonts w:ascii="Arial" w:hAnsi="Arial" w:cs="Arial"/>
            <w:sz w:val="28"/>
            <w:szCs w:val="28"/>
          </w:rPr>
          <w:delText xml:space="preserve">recursais</w:delText>
        </w:r>
      </w:del>
      <w:ins w:id="1066" w:author="Assessor GDSXSR" w:date="2026-10-31T00:11:23Z">
        <w:r>
          <w:rPr>
            <w:rFonts w:ascii="Arial" w:hAnsi="Arial" w:cs="Arial"/>
            <w:color w:val="808080"/>
            <w:sz w:val="28"/>
            <w:szCs w:val="28"/>
          </w:rPr>
          <w:t xml:space="preserve">atende</w:t>
        </w:r>
      </w:ins>
      <w:r>
        <w:rPr>
          <w:rFonts w:ascii="Arial" w:hAnsi="Arial" w:cs="Arial"/>
          <w:sz w:val="28"/>
          <w:szCs w:val="28"/>
        </w:rPr>
        <w:t xml:space="preserve"> </w:t>
      </w:r>
      <w:del w:id="1067" w:author="Assessor GDSXSR" w:date="2026-10-31T00:11:23Z">
        <w:r>
          <w:rPr>
            <w:rFonts w:ascii="Arial" w:hAnsi="Arial" w:cs="Arial"/>
            <w:sz w:val="28"/>
            <w:szCs w:val="28"/>
          </w:rPr>
          <w:delText xml:space="preserve">impugnam</w:delText>
        </w:r>
      </w:del>
      <w:ins w:id="1068" w:author="Assessor GDSXSR" w:date="2026-10-31T00:11:23Z">
        <w:r>
          <w:rPr>
            <w:rFonts w:ascii="Arial" w:hAnsi="Arial" w:cs="Arial"/>
            <w:color w:val="808080"/>
            <w:sz w:val="28"/>
            <w:szCs w:val="28"/>
          </w:rPr>
          <w:t xml:space="preserve">à</w:t>
        </w:r>
      </w:ins>
      <w:r>
        <w:rPr>
          <w:rFonts w:ascii="Arial" w:hAnsi="Arial" w:cs="Arial"/>
          <w:sz w:val="28"/>
          <w:szCs w:val="28"/>
        </w:rPr>
        <w:t xml:space="preserve"> </w:t>
      </w:r>
      <w:del w:id="1069" w:author="Assessor GDSXSR" w:date="2026-10-31T00:11:23Z">
        <w:r>
          <w:rPr>
            <w:rFonts w:ascii="Arial" w:hAnsi="Arial" w:cs="Arial"/>
            <w:sz w:val="28"/>
            <w:szCs w:val="28"/>
          </w:rPr>
          <w:delText xml:space="preserve">os fundamentos da sentença</w:delText>
        </w:r>
      </w:del>
      <w:ins w:id="1070" w:author="Assessor GDSXSR" w:date="2026-10-31T00:11:23Z">
        <w:r>
          <w:rPr>
            <w:rFonts w:ascii="Arial" w:hAnsi="Arial" w:cs="Arial"/>
            <w:color w:val="808080"/>
            <w:sz w:val="28"/>
            <w:szCs w:val="28"/>
          </w:rPr>
          <w:t xml:space="preserve">dialeticidade</w:t>
        </w:r>
      </w:ins>
      <w:r>
        <w:rPr>
          <w:rFonts w:ascii="Arial" w:hAnsi="Arial" w:cs="Arial"/>
          <w:sz w:val="28"/>
          <w:szCs w:val="28"/>
        </w:rPr>
        <w:t xml:space="preserve">; (ii)</w:t>
      </w:r>
      <w:del w:id="1071" w:author="Assessor GDSXSR" w:date="2026-10-31T00:11:23Z">
        <w:r>
          <w:rPr>
            <w:rFonts w:ascii="Arial" w:hAnsi="Arial" w:cs="Arial"/>
            <w:sz w:val="28"/>
            <w:szCs w:val="28"/>
          </w:rPr>
          <w:delText xml:space="preserve"> </w:delText>
        </w:r>
        <w:r>
          <w:rPr>
            <w:rFonts w:ascii="Arial" w:hAnsi="Arial" w:cs="Arial"/>
            <w:sz w:val="28"/>
            <w:szCs w:val="28"/>
          </w:rPr>
          <w:delText xml:space="preserve">estabelec</w:delText>
        </w:r>
        <w:r>
          <w:rPr>
            <w:rFonts w:ascii="Arial" w:hAnsi="Arial" w:cs="Arial"/>
            <w:sz w:val="28"/>
            <w:szCs w:val="28"/>
          </w:rPr>
          <w:delText xml:space="preserve">er</w:delText>
        </w:r>
      </w:del>
      <w:r>
        <w:rPr>
          <w:rFonts w:ascii="Arial" w:hAnsi="Arial" w:cs="Arial"/>
          <w:sz w:val="28"/>
          <w:szCs w:val="28"/>
        </w:rPr>
        <w:t xml:space="preserve"> se o pedido subsidiário de indenização, formulado </w:t>
      </w:r>
      <w:del w:id="1072" w:author="Assessor GDSXSR" w:date="2026-10-31T00:11:23Z">
        <w:r>
          <w:rPr>
            <w:rFonts w:ascii="Arial" w:hAnsi="Arial" w:cs="Arial"/>
            <w:sz w:val="28"/>
            <w:szCs w:val="28"/>
          </w:rPr>
          <w:delText xml:space="preserve">apenas</w:delText>
        </w:r>
      </w:del>
      <w:ins w:id="1073" w:author="Assessor GDSXSR" w:date="2026-10-31T00:11:23Z">
        <w:r>
          <w:rPr>
            <w:rFonts w:ascii="Arial" w:hAnsi="Arial" w:cs="Arial"/>
            <w:color w:val="808080"/>
            <w:sz w:val="28"/>
            <w:szCs w:val="28"/>
          </w:rPr>
          <w:t xml:space="preserve">só</w:t>
        </w:r>
      </w:ins>
      <w:r>
        <w:rPr>
          <w:rFonts w:ascii="Arial" w:hAnsi="Arial" w:cs="Arial"/>
          <w:sz w:val="28"/>
          <w:szCs w:val="28"/>
        </w:rPr>
        <w:t xml:space="preserve"> na apelação, </w:t>
      </w:r>
      <w:del w:id="1074" w:author="Assessor GDSXSR" w:date="2026-10-31T00:11:23Z">
        <w:r>
          <w:rPr>
            <w:rFonts w:ascii="Arial" w:hAnsi="Arial" w:cs="Arial"/>
            <w:sz w:val="28"/>
            <w:szCs w:val="28"/>
          </w:rPr>
          <w:delText xml:space="preserve">comporta</w:delText>
        </w:r>
      </w:del>
      <w:ins w:id="1075" w:author="Assessor GDSXSR" w:date="2026-10-31T00:11:23Z">
        <w:r>
          <w:rPr>
            <w:rFonts w:ascii="Arial" w:hAnsi="Arial" w:cs="Arial"/>
            <w:color w:val="808080"/>
            <w:sz w:val="28"/>
            <w:szCs w:val="28"/>
          </w:rPr>
          <w:t xml:space="preserve">pode</w:t>
        </w:r>
      </w:ins>
      <w:r>
        <w:rPr>
          <w:rFonts w:ascii="Arial" w:hAnsi="Arial" w:cs="Arial"/>
          <w:sz w:val="28"/>
          <w:szCs w:val="28"/>
        </w:rPr>
        <w:t xml:space="preserve"> </w:t>
      </w:r>
      <w:del w:id="1076" w:author="Assessor GDSXSR" w:date="2026-10-31T00:11:23Z">
        <w:r>
          <w:rPr>
            <w:rFonts w:ascii="Arial" w:hAnsi="Arial" w:cs="Arial"/>
            <w:sz w:val="28"/>
            <w:szCs w:val="28"/>
          </w:rPr>
          <w:delText xml:space="preserve">conhecimento</w:delText>
        </w:r>
      </w:del>
      <w:ins w:id="1077" w:author="Assessor GDSXSR" w:date="2026-10-31T00:11:23Z">
        <w:r>
          <w:rPr>
            <w:rFonts w:ascii="Arial" w:hAnsi="Arial" w:cs="Arial"/>
            <w:color w:val="808080"/>
            <w:sz w:val="28"/>
            <w:szCs w:val="28"/>
          </w:rPr>
          <w:t xml:space="preserve">ser conhecido</w:t>
        </w:r>
      </w:ins>
      <w:r>
        <w:rPr>
          <w:rFonts w:ascii="Arial" w:hAnsi="Arial" w:cs="Arial"/>
          <w:sz w:val="28"/>
          <w:szCs w:val="28"/>
        </w:rPr>
        <w:t xml:space="preserve">; (iii) </w:t>
      </w:r>
      <w:del w:id="1078" w:author="Assessor GDSXSR" w:date="2026-10-31T00:11:23Z">
        <w:r>
          <w:rPr>
            <w:rFonts w:ascii="Arial" w:hAnsi="Arial" w:cs="Arial"/>
            <w:sz w:val="28"/>
            <w:szCs w:val="28"/>
          </w:rPr>
          <w:delText xml:space="preserve">definir </w:delText>
        </w:r>
      </w:del>
      <w:r>
        <w:rPr>
          <w:rFonts w:ascii="Arial" w:hAnsi="Arial" w:cs="Arial"/>
          <w:sz w:val="28"/>
          <w:szCs w:val="28"/>
        </w:rPr>
        <w:t xml:space="preserve">se </w:t>
      </w:r>
      <w:del w:id="1079" w:author="Assessor GDSXSR" w:date="2026-10-31T00:11:23Z">
        <w:r>
          <w:rPr>
            <w:rFonts w:ascii="Arial" w:hAnsi="Arial" w:cs="Arial"/>
            <w:sz w:val="28"/>
            <w:szCs w:val="28"/>
          </w:rPr>
          <w:delText xml:space="preserve">a</w:delText>
        </w:r>
      </w:del>
      <w:ins w:id="1080" w:author="Assessor GDSXSR" w:date="2026-10-31T00:11:23Z">
        <w:r>
          <w:rPr>
            <w:rFonts w:ascii="Arial" w:hAnsi="Arial" w:cs="Arial"/>
            <w:color w:val="808080"/>
            <w:sz w:val="28"/>
            <w:szCs w:val="28"/>
          </w:rPr>
          <w:t xml:space="preserve">o</w:t>
        </w:r>
      </w:ins>
      <w:r>
        <w:rPr>
          <w:rFonts w:ascii="Arial" w:hAnsi="Arial" w:cs="Arial"/>
          <w:sz w:val="28"/>
          <w:szCs w:val="28"/>
        </w:rPr>
        <w:t xml:space="preserve"> </w:t>
      </w:r>
      <w:del w:id="1081" w:author="Assessor GDSXSR" w:date="2026-10-31T00:11:23Z">
        <w:r>
          <w:rPr>
            <w:rFonts w:ascii="Arial" w:hAnsi="Arial" w:cs="Arial"/>
            <w:sz w:val="28"/>
            <w:szCs w:val="28"/>
          </w:rPr>
          <w:delText xml:space="preserve">falta de quitação</w:delText>
        </w:r>
      </w:del>
      <w:ins w:id="1082" w:author="Assessor GDSXSR" w:date="2026-10-31T00:11:23Z">
        <w:r>
          <w:rPr>
            <w:rFonts w:ascii="Arial" w:hAnsi="Arial" w:cs="Arial"/>
            <w:color w:val="808080"/>
            <w:sz w:val="28"/>
            <w:szCs w:val="28"/>
          </w:rPr>
          <w:t xml:space="preserve">inadimplemento</w:t>
        </w:r>
      </w:ins>
      <w:r>
        <w:rPr>
          <w:rFonts w:ascii="Arial" w:hAnsi="Arial" w:cs="Arial"/>
          <w:sz w:val="28"/>
          <w:szCs w:val="28"/>
        </w:rPr>
        <w:t xml:space="preserve"> dos débitos tributários </w:t>
      </w:r>
      <w:del w:id="1083" w:author="Assessor GDSXSR" w:date="2026-10-31T00:11:23Z">
        <w:r>
          <w:rPr>
            <w:rFonts w:ascii="Arial" w:hAnsi="Arial" w:cs="Arial"/>
            <w:sz w:val="28"/>
            <w:szCs w:val="28"/>
          </w:rPr>
          <w:delText xml:space="preserve">configura inadimplemento</w:delText>
        </w:r>
      </w:del>
      <w:ins w:id="1084" w:author="Assessor GDSXSR" w:date="2026-10-31T00:11:23Z">
        <w:r>
          <w:rPr>
            <w:rFonts w:ascii="Arial" w:hAnsi="Arial" w:cs="Arial"/>
            <w:color w:val="808080"/>
            <w:sz w:val="28"/>
            <w:szCs w:val="28"/>
          </w:rPr>
          <w:t xml:space="preserve">é</w:t>
        </w:r>
      </w:ins>
      <w:r>
        <w:rPr>
          <w:rFonts w:ascii="Arial" w:hAnsi="Arial" w:cs="Arial"/>
          <w:sz w:val="28"/>
          <w:szCs w:val="28"/>
        </w:rPr>
        <w:t xml:space="preserve"> relevante ou</w:t>
      </w:r>
      <w:ins w:id="1085" w:author="Assessor GDSXSR" w:date="2026-10-31T00:11:23Z">
        <w:r>
          <w:rPr>
            <w:rFonts w:ascii="Arial" w:hAnsi="Arial" w:cs="Arial"/>
            <w:color w:val="808080"/>
            <w:sz w:val="28"/>
            <w:szCs w:val="28"/>
          </w:rPr>
          <w:t xml:space="preserve"> configura</w:t>
        </w:r>
      </w:ins>
      <w:r>
        <w:rPr>
          <w:rFonts w:ascii="Arial" w:hAnsi="Arial" w:cs="Arial"/>
          <w:sz w:val="28"/>
          <w:szCs w:val="28"/>
        </w:rPr>
        <w:t xml:space="preserve"> adimplemento substancial; (iv) </w:t>
      </w:r>
      <w:del w:id="1086" w:author="Assessor GDSXSR" w:date="2026-10-31T00:11:23Z">
        <w:r>
          <w:rPr>
            <w:rFonts w:ascii="Arial" w:hAnsi="Arial" w:cs="Arial"/>
            <w:sz w:val="28"/>
            <w:szCs w:val="28"/>
          </w:rPr>
          <w:delText xml:space="preserve">verificar </w:delText>
        </w:r>
      </w:del>
      <w:r>
        <w:rPr>
          <w:rFonts w:ascii="Arial" w:hAnsi="Arial" w:cs="Arial"/>
          <w:sz w:val="28"/>
          <w:szCs w:val="28"/>
        </w:rPr>
        <w:t xml:space="preserve">se</w:t>
      </w:r>
      <w:del w:id="1087" w:author="Assessor GDSXSR" w:date="2026-10-31T00:11:23Z">
        <w:r>
          <w:rPr>
            <w:rFonts w:ascii="Arial" w:hAnsi="Arial" w:cs="Arial"/>
            <w:sz w:val="28"/>
            <w:szCs w:val="28"/>
          </w:rPr>
          <w:delText xml:space="preserve"> o descumprimento</w:delText>
        </w:r>
      </w:del>
      <w:r>
        <w:rPr>
          <w:rFonts w:ascii="Arial" w:hAnsi="Arial" w:cs="Arial"/>
          <w:sz w:val="28"/>
          <w:szCs w:val="28"/>
        </w:rPr>
        <w:t xml:space="preserve"> autoriza a rescisão da cessão </w:t>
      </w:r>
      <w:del w:id="1088" w:author="Assessor GDSXSR" w:date="2026-10-31T00:11:23Z">
        <w:r>
          <w:rPr>
            <w:rFonts w:ascii="Arial" w:hAnsi="Arial" w:cs="Arial"/>
            <w:sz w:val="28"/>
            <w:szCs w:val="28"/>
          </w:rPr>
          <w:delText xml:space="preserve">realizada como remuneração pela intermediação</w:delText>
        </w:r>
      </w:del>
      <w:ins w:id="1089" w:author="Assessor GDSXSR" w:date="2026-10-31T00:11:23Z">
        <w:r>
          <w:rPr>
            <w:rFonts w:ascii="Arial" w:hAnsi="Arial" w:cs="Arial"/>
            <w:color w:val="808080"/>
            <w:sz w:val="28"/>
            <w:szCs w:val="28"/>
          </w:rPr>
          <w:t xml:space="preserve">remuneratória</w:t>
        </w:r>
      </w:ins>
      <w:r>
        <w:rPr>
          <w:rFonts w:ascii="Arial" w:hAnsi="Arial" w:cs="Arial"/>
          <w:sz w:val="28"/>
          <w:szCs w:val="28"/>
        </w:rPr>
        <w:t xml:space="preserve">; e (v)</w:t>
      </w:r>
      <w:del w:id="1090" w:author="Assessor GDSXSR" w:date="2026-10-31T00:11:23Z">
        <w:r>
          <w:rPr>
            <w:rFonts w:ascii="Arial" w:hAnsi="Arial" w:cs="Arial"/>
            <w:sz w:val="28"/>
            <w:szCs w:val="28"/>
          </w:rPr>
          <w:delText xml:space="preserve"> determinar</w:delText>
        </w:r>
      </w:del>
      <w:r>
        <w:rPr>
          <w:rFonts w:ascii="Arial" w:hAnsi="Arial" w:cs="Arial"/>
          <w:sz w:val="28"/>
          <w:szCs w:val="28"/>
        </w:rPr>
        <w:t xml:space="preserve"> se os adquirentes subsequentes agiram de boa-fé e devem restituir a fração</w:t>
      </w:r>
      <w:del w:id="1091" w:author="Assessor GDSXSR" w:date="2026-10-31T00:11:23Z">
        <w:r>
          <w:rPr>
            <w:rFonts w:ascii="Arial" w:hAnsi="Arial" w:cs="Arial"/>
            <w:sz w:val="28"/>
            <w:szCs w:val="28"/>
          </w:rPr>
          <w:delText xml:space="preserve"> imobiliária</w:delText>
        </w:r>
      </w:del>
      <w:r>
        <w:rPr>
          <w:rFonts w:ascii="Arial" w:hAnsi="Arial" w:cs="Arial"/>
          <w:sz w:val="28"/>
          <w:szCs w:val="28"/>
        </w:rPr>
        <w:t xml:space="preserve">.</w:t>
      </w:r>
    </w:p>
    <w:p w14:paraId="514DEA23" w14:textId="77777777" w:rsidR="00886ABA" w:rsidRPr="0034247B" w:rsidRDefault="00886ABA" w:rsidP="00886ABA">
      <w:pPr>
        <w:spacing w:after="0" w:line="360" w:lineRule="auto"/>
        <w:jc w:val="left"/>
        <w:rPr>
          <w:rFonts w:ascii="Arial" w:hAnsi="Arial" w:cs="Arial"/>
          <w:b/>
          <w:bCs/>
          <w:sz w:val="28"/>
          <w:szCs w:val="28"/>
        </w:rPr>
        <w:pPrChange w:id="1007" w:author="Assessor GDSXSR" w:date="2026-10-31T00:11:23Z">
          <w:pPr>
            <w:spacing w:after="0" w:line="360" w:lineRule="auto"/>
            <w:jc w:val="both"/>
          </w:pPr>
        </w:pPrChange>
      </w:pPr>
      <w:r w:rsidRPr="0034247B">
        <w:rPr>
          <w:rFonts w:ascii="Arial" w:hAnsi="Arial" w:cs="Arial"/>
          <w:b/>
          <w:bCs/>
          <w:sz w:val="28"/>
          <w:szCs w:val="28"/>
        </w:rPr>
        <w:t>III. Razões de decidir</w:t>
      </w:r>
    </w:p>
    <w:p w14:paraId="4B5C7110" w14:textId="2EDFE3FA" w:rsidR="00382DC8" w:rsidRDefault="00511630" w:rsidP="00886ABA">
      <w:pPr>
        <w:pStyle w:val="PargrafodaLista"/>
        <w:spacing w:after="0" w:line="360" w:lineRule="auto"/>
        <w:ind w:left="0"/>
        <w:jc w:val="both"/>
        <w:rPr>
          <w:rFonts w:ascii="Arial" w:hAnsi="Arial" w:cs="Arial"/>
          <w:sz w:val="28"/>
          <w:szCs w:val="28"/>
        </w:rPr>
      </w:pPr>
      <w:r>
        <w:rPr>
          <w:rFonts w:ascii="Arial" w:hAnsi="Arial" w:cs="Arial"/>
          <w:sz w:val="28"/>
          <w:szCs w:val="28"/>
        </w:rPr>
        <w:t xml:space="preserve">5</w:t>
      </w:r>
      <w:r>
        <w:rPr>
          <w:rFonts w:ascii="Arial" w:hAnsi="Arial" w:cs="Arial"/>
          <w:sz w:val="28"/>
          <w:szCs w:val="28"/>
        </w:rPr>
        <w:t xml:space="preserve">.</w:t>
      </w:r>
      <w:r>
        <w:rPr>
          <w:rFonts w:ascii="Arial" w:hAnsi="Arial" w:cs="Arial"/>
          <w:sz w:val="28"/>
          <w:szCs w:val="28"/>
        </w:rPr>
        <w:t xml:space="preserve"> </w:t>
      </w:r>
      <w:r>
        <w:rPr>
          <w:rFonts w:ascii="Arial" w:hAnsi="Arial" w:cs="Arial"/>
          <w:sz w:val="28"/>
          <w:szCs w:val="28"/>
        </w:rPr>
        <w:t xml:space="preserve">Atende </w:t>
      </w:r>
      <w:del w:id="1092" w:author="Assessor GDSXSR" w:date="2026-10-31T00:11:23Z">
        <w:r>
          <w:rPr>
            <w:rFonts w:ascii="Arial" w:hAnsi="Arial" w:cs="Arial"/>
            <w:sz w:val="28"/>
            <w:szCs w:val="28"/>
          </w:rPr>
          <w:delText xml:space="preserve">ao princípio da</w:delText>
        </w:r>
      </w:del>
      <w:ins w:id="1093" w:author="Assessor GDSXSR" w:date="2026-10-31T00:11:23Z">
        <w:r>
          <w:rPr>
            <w:rFonts w:ascii="Arial" w:hAnsi="Arial" w:cs="Arial"/>
            <w:color w:val="808080"/>
            <w:sz w:val="28"/>
            <w:szCs w:val="28"/>
          </w:rPr>
          <w:t xml:space="preserve">à</w:t>
        </w:r>
      </w:ins>
      <w:r>
        <w:rPr>
          <w:rFonts w:ascii="Arial" w:hAnsi="Arial" w:cs="Arial"/>
          <w:sz w:val="28"/>
          <w:szCs w:val="28"/>
        </w:rPr>
        <w:t xml:space="preserve"> dialeticidade o recurso cujas razões </w:t>
      </w:r>
      <w:del w:id="1094" w:author="Assessor GDSXSR" w:date="2026-10-31T00:11:23Z">
        <w:r>
          <w:rPr>
            <w:rFonts w:ascii="Arial" w:hAnsi="Arial" w:cs="Arial"/>
            <w:sz w:val="28"/>
            <w:szCs w:val="28"/>
          </w:rPr>
          <w:delText xml:space="preserve">permitem compreender a controvérsia, </w:delText>
        </w:r>
      </w:del>
      <w:r>
        <w:rPr>
          <w:rFonts w:ascii="Arial" w:hAnsi="Arial" w:cs="Arial"/>
          <w:sz w:val="28"/>
          <w:szCs w:val="28"/>
        </w:rPr>
        <w:t xml:space="preserve">impugnam os fundamentos da </w:t>
      </w:r>
      <w:del w:id="1095" w:author="Assessor GDSXSR" w:date="2026-10-31T00:11:23Z">
        <w:r>
          <w:rPr>
            <w:rFonts w:ascii="Arial" w:hAnsi="Arial" w:cs="Arial"/>
            <w:sz w:val="28"/>
            <w:szCs w:val="28"/>
          </w:rPr>
          <w:delText xml:space="preserve">decisão recorrida</w:delText>
        </w:r>
      </w:del>
      <w:ins w:id="1096" w:author="Assessor GDSXSR" w:date="2026-10-31T00:11:23Z">
        <w:r>
          <w:rPr>
            <w:rFonts w:ascii="Arial" w:hAnsi="Arial" w:cs="Arial"/>
            <w:color w:val="808080"/>
            <w:sz w:val="28"/>
            <w:szCs w:val="28"/>
          </w:rPr>
          <w:t xml:space="preserve">sentença</w:t>
        </w:r>
      </w:ins>
      <w:r>
        <w:rPr>
          <w:rFonts w:ascii="Arial" w:hAnsi="Arial" w:cs="Arial"/>
          <w:sz w:val="28"/>
          <w:szCs w:val="28"/>
        </w:rPr>
        <w:t xml:space="preserve"> e delimitam os pontos </w:t>
      </w:r>
      <w:del w:id="1097" w:author="Assessor GDSXSR" w:date="2026-10-31T00:11:23Z">
        <w:r>
          <w:rPr>
            <w:rFonts w:ascii="Arial" w:hAnsi="Arial" w:cs="Arial"/>
            <w:sz w:val="28"/>
            <w:szCs w:val="28"/>
          </w:rPr>
          <w:delText xml:space="preserve">sujeitos</w:delText>
        </w:r>
      </w:del>
      <w:ins w:id="1098" w:author="Assessor GDSXSR" w:date="2026-10-31T00:11:23Z">
        <w:r>
          <w:rPr>
            <w:rFonts w:ascii="Arial" w:hAnsi="Arial" w:cs="Arial"/>
            <w:color w:val="808080"/>
            <w:sz w:val="28"/>
            <w:szCs w:val="28"/>
          </w:rPr>
          <w:t xml:space="preserve">de</w:t>
        </w:r>
      </w:ins>
      <w:r>
        <w:rPr>
          <w:rFonts w:ascii="Arial" w:hAnsi="Arial" w:cs="Arial"/>
          <w:sz w:val="28"/>
          <w:szCs w:val="28"/>
        </w:rPr>
        <w:t xml:space="preserve"> </w:t>
      </w:r>
      <w:del w:id="1099" w:author="Assessor GDSXSR" w:date="2026-10-31T00:11:23Z">
        <w:r>
          <w:rPr>
            <w:rFonts w:ascii="Arial" w:hAnsi="Arial" w:cs="Arial"/>
            <w:sz w:val="28"/>
            <w:szCs w:val="28"/>
          </w:rPr>
          <w:delText xml:space="preserve">à revisão</w:delText>
        </w:r>
      </w:del>
      <w:ins w:id="1100" w:author="Assessor GDSXSR" w:date="2026-10-31T00:11:23Z">
        <w:r>
          <w:rPr>
            <w:rFonts w:ascii="Arial" w:hAnsi="Arial" w:cs="Arial"/>
            <w:color w:val="808080"/>
            <w:sz w:val="28"/>
            <w:szCs w:val="28"/>
          </w:rPr>
          <w:t xml:space="preserve">reforma</w:t>
        </w:r>
      </w:ins>
      <w:r>
        <w:rPr>
          <w:rFonts w:ascii="Arial" w:hAnsi="Arial" w:cs="Arial"/>
          <w:sz w:val="28"/>
          <w:szCs w:val="28"/>
        </w:rPr>
        <w:t xml:space="preserve">.</w:t>
      </w:r>
    </w:p>
    <w:p w14:paraId="15EDE053" w14:textId="1F9CFA47" w:rsidR="00886ABA" w:rsidRDefault="00511630" w:rsidP="00886ABA">
      <w:pPr>
        <w:pStyle w:val="PargrafodaLista"/>
        <w:spacing w:after="0" w:line="360" w:lineRule="auto"/>
        <w:ind w:left="0"/>
        <w:jc w:val="both"/>
        <w:rPr>
          <w:rFonts w:ascii="Arial" w:hAnsi="Arial" w:cs="Arial"/>
          <w:sz w:val="28"/>
          <w:szCs w:val="28"/>
        </w:rPr>
      </w:pPr>
      <w:r>
        <w:rPr>
          <w:rFonts w:ascii="Arial" w:hAnsi="Arial" w:cs="Arial"/>
          <w:sz w:val="28"/>
          <w:szCs w:val="28"/>
        </w:rPr>
        <w:t xml:space="preserve">6</w:t>
      </w:r>
      <w:r>
        <w:rPr>
          <w:rFonts w:ascii="Arial" w:hAnsi="Arial" w:cs="Arial"/>
          <w:sz w:val="28"/>
          <w:szCs w:val="28"/>
        </w:rPr>
        <w:t xml:space="preserve">.</w:t>
      </w:r>
      <w:r>
        <w:rPr>
          <w:rFonts w:ascii="Arial" w:hAnsi="Arial" w:cs="Arial"/>
          <w:sz w:val="28"/>
          <w:szCs w:val="28"/>
        </w:rPr>
        <w:t xml:space="preserve"> </w:t>
      </w:r>
      <w:r>
        <w:rPr>
          <w:rFonts w:ascii="Arial" w:hAnsi="Arial" w:cs="Arial"/>
          <w:sz w:val="28"/>
          <w:szCs w:val="28"/>
        </w:rPr>
        <w:t xml:space="preserve">Não se conhece de </w:t>
      </w:r>
      <w:del w:id="1101" w:author="Assessor GDSXSR" w:date="2026-10-31T00:11:23Z">
        <w:r>
          <w:rPr>
            <w:rFonts w:ascii="Arial" w:hAnsi="Arial" w:cs="Arial"/>
            <w:sz w:val="28"/>
            <w:szCs w:val="28"/>
          </w:rPr>
          <w:delText xml:space="preserve">pretensão</w:delText>
        </w:r>
      </w:del>
      <w:ins w:id="1102" w:author="Assessor GDSXSR" w:date="2026-10-31T00:11:23Z">
        <w:r>
          <w:rPr>
            <w:rFonts w:ascii="Arial" w:hAnsi="Arial" w:cs="Arial"/>
            <w:color w:val="808080"/>
            <w:sz w:val="28"/>
            <w:szCs w:val="28"/>
          </w:rPr>
          <w:t xml:space="preserve">pedido</w:t>
        </w:r>
      </w:ins>
      <w:r>
        <w:rPr>
          <w:rFonts w:ascii="Arial" w:hAnsi="Arial" w:cs="Arial"/>
          <w:sz w:val="28"/>
          <w:szCs w:val="28"/>
        </w:rPr>
        <w:t xml:space="preserve"> </w:t>
      </w:r>
      <w:del w:id="1103" w:author="Assessor GDSXSR" w:date="2026-10-31T00:11:23Z">
        <w:r>
          <w:rPr>
            <w:rFonts w:ascii="Arial" w:hAnsi="Arial" w:cs="Arial"/>
            <w:sz w:val="28"/>
            <w:szCs w:val="28"/>
          </w:rPr>
          <w:delText xml:space="preserve">indenizatória</w:delText>
        </w:r>
      </w:del>
      <w:ins w:id="1104" w:author="Assessor GDSXSR" w:date="2026-10-31T00:11:23Z">
        <w:r>
          <w:rPr>
            <w:rFonts w:ascii="Arial" w:hAnsi="Arial" w:cs="Arial"/>
            <w:color w:val="808080"/>
            <w:sz w:val="28"/>
            <w:szCs w:val="28"/>
          </w:rPr>
          <w:t xml:space="preserve">de</w:t>
        </w:r>
      </w:ins>
      <w:r>
        <w:rPr>
          <w:rFonts w:ascii="Arial" w:hAnsi="Arial" w:cs="Arial"/>
          <w:sz w:val="28"/>
          <w:szCs w:val="28"/>
        </w:rPr>
        <w:t xml:space="preserve"> </w:t>
      </w:r>
      <w:del w:id="1105" w:author="Assessor GDSXSR" w:date="2026-10-31T00:11:23Z">
        <w:r>
          <w:rPr>
            <w:rFonts w:ascii="Arial" w:hAnsi="Arial" w:cs="Arial"/>
            <w:sz w:val="28"/>
            <w:szCs w:val="28"/>
          </w:rPr>
          <w:delText xml:space="preserve">formulada</w:delText>
        </w:r>
      </w:del>
      <w:ins w:id="1106" w:author="Assessor GDSXSR" w:date="2026-10-31T00:11:23Z">
        <w:r>
          <w:rPr>
            <w:rFonts w:ascii="Arial" w:hAnsi="Arial" w:cs="Arial"/>
            <w:color w:val="808080"/>
            <w:sz w:val="28"/>
            <w:szCs w:val="28"/>
          </w:rPr>
          <w:t xml:space="preserve">indenização formulado</w:t>
        </w:r>
      </w:ins>
      <w:r>
        <w:rPr>
          <w:rFonts w:ascii="Arial" w:hAnsi="Arial" w:cs="Arial"/>
          <w:sz w:val="28"/>
          <w:szCs w:val="28"/>
        </w:rPr>
        <w:t xml:space="preserve"> apenas </w:t>
      </w:r>
      <w:del w:id="1107" w:author="Assessor GDSXSR" w:date="2026-10-31T00:11:23Z">
        <w:r>
          <w:rPr>
            <w:rFonts w:ascii="Arial" w:hAnsi="Arial" w:cs="Arial"/>
            <w:sz w:val="28"/>
            <w:szCs w:val="28"/>
          </w:rPr>
          <w:delText xml:space="preserve">em</w:delText>
        </w:r>
      </w:del>
      <w:ins w:id="1108" w:author="Assessor GDSXSR" w:date="2026-10-31T00:11:23Z">
        <w:r>
          <w:rPr>
            <w:rFonts w:ascii="Arial" w:hAnsi="Arial" w:cs="Arial"/>
            <w:color w:val="808080"/>
            <w:sz w:val="28"/>
            <w:szCs w:val="28"/>
          </w:rPr>
          <w:t xml:space="preserve">na</w:t>
        </w:r>
      </w:ins>
      <w:r>
        <w:rPr>
          <w:rFonts w:ascii="Arial" w:hAnsi="Arial" w:cs="Arial"/>
          <w:sz w:val="28"/>
          <w:szCs w:val="28"/>
        </w:rPr>
        <w:t xml:space="preserve"> </w:t>
      </w:r>
      <w:del w:id="1109" w:author="Assessor GDSXSR" w:date="2026-10-31T00:11:23Z">
        <w:r>
          <w:rPr>
            <w:rFonts w:ascii="Arial" w:hAnsi="Arial" w:cs="Arial"/>
            <w:sz w:val="28"/>
            <w:szCs w:val="28"/>
          </w:rPr>
          <w:delText xml:space="preserve">grau recursal</w:delText>
        </w:r>
      </w:del>
      <w:ins w:id="1110" w:author="Assessor GDSXSR" w:date="2026-10-31T00:11:23Z">
        <w:r>
          <w:rPr>
            <w:rFonts w:ascii="Arial" w:hAnsi="Arial" w:cs="Arial"/>
            <w:color w:val="808080"/>
            <w:sz w:val="28"/>
            <w:szCs w:val="28"/>
          </w:rPr>
          <w:t xml:space="preserve">apelação</w:t>
        </w:r>
      </w:ins>
      <w:r>
        <w:rPr>
          <w:rFonts w:ascii="Arial" w:hAnsi="Arial" w:cs="Arial"/>
          <w:sz w:val="28"/>
          <w:szCs w:val="28"/>
        </w:rPr>
        <w:t xml:space="preserve">, </w:t>
      </w:r>
      <w:del w:id="1111" w:author="Assessor GDSXSR" w:date="2026-10-31T00:11:23Z">
        <w:r>
          <w:rPr>
            <w:rFonts w:ascii="Arial" w:hAnsi="Arial" w:cs="Arial"/>
            <w:sz w:val="28"/>
            <w:szCs w:val="28"/>
          </w:rPr>
          <w:delText xml:space="preserve">sem pedido correspondente na petição inicial. O exame originário de perdas e danos pelo tribunal</w:delText>
        </w:r>
      </w:del>
      <w:ins w:id="1112" w:author="Assessor GDSXSR" w:date="2026-10-31T00:11:23Z">
        <w:r>
          <w:rPr>
            <w:rFonts w:ascii="Arial" w:hAnsi="Arial" w:cs="Arial"/>
            <w:color w:val="808080"/>
            <w:sz w:val="28"/>
            <w:szCs w:val="28"/>
          </w:rPr>
          <w:t xml:space="preserve">pois</w:t>
        </w:r>
      </w:ins>
      <w:r>
        <w:rPr>
          <w:rFonts w:ascii="Arial" w:hAnsi="Arial" w:cs="Arial"/>
          <w:sz w:val="28"/>
          <w:szCs w:val="28"/>
        </w:rPr>
        <w:t xml:space="preserve"> amplia os limites</w:t>
      </w:r>
      <w:del w:id="1113" w:author="Assessor GDSXSR" w:date="2026-10-31T00:11:23Z">
        <w:r>
          <w:rPr>
            <w:rFonts w:ascii="Arial" w:hAnsi="Arial" w:cs="Arial"/>
            <w:sz w:val="28"/>
            <w:szCs w:val="28"/>
          </w:rPr>
          <w:delText xml:space="preserve"> objetivos</w:delText>
        </w:r>
      </w:del>
      <w:r>
        <w:rPr>
          <w:rFonts w:ascii="Arial" w:hAnsi="Arial" w:cs="Arial"/>
          <w:sz w:val="28"/>
          <w:szCs w:val="28"/>
        </w:rPr>
        <w:t xml:space="preserve"> da demanda e suprime o contraditório sobre </w:t>
      </w:r>
      <w:del w:id="1114" w:author="Assessor GDSXSR" w:date="2026-10-31T00:11:23Z">
        <w:r>
          <w:rPr>
            <w:rFonts w:ascii="Arial" w:hAnsi="Arial" w:cs="Arial"/>
            <w:sz w:val="28"/>
            <w:szCs w:val="28"/>
          </w:rPr>
          <w:delText xml:space="preserve">a</w:delText>
        </w:r>
      </w:del>
      <w:ins w:id="1115" w:author="Assessor GDSXSR" w:date="2026-10-31T00:11:23Z">
        <w:r>
          <w:rPr>
            <w:rFonts w:ascii="Arial" w:hAnsi="Arial" w:cs="Arial"/>
            <w:color w:val="808080"/>
            <w:sz w:val="28"/>
            <w:szCs w:val="28"/>
          </w:rPr>
          <w:t xml:space="preserve">o</w:t>
        </w:r>
      </w:ins>
      <w:r>
        <w:rPr>
          <w:rFonts w:ascii="Arial" w:hAnsi="Arial" w:cs="Arial"/>
          <w:sz w:val="28"/>
          <w:szCs w:val="28"/>
        </w:rPr>
        <w:t xml:space="preserve"> </w:t>
      </w:r>
      <w:del w:id="1116" w:author="Assessor GDSXSR" w:date="2026-10-31T00:11:23Z">
        <w:r>
          <w:rPr>
            <w:rFonts w:ascii="Arial" w:hAnsi="Arial" w:cs="Arial"/>
            <w:sz w:val="28"/>
            <w:szCs w:val="28"/>
          </w:rPr>
          <w:delText xml:space="preserve">existência</w:delText>
        </w:r>
      </w:del>
      <w:ins w:id="1117" w:author="Assessor GDSXSR" w:date="2026-10-31T00:11:23Z">
        <w:r>
          <w:rPr>
            <w:rFonts w:ascii="Arial" w:hAnsi="Arial" w:cs="Arial"/>
            <w:color w:val="808080"/>
            <w:sz w:val="28"/>
            <w:szCs w:val="28"/>
          </w:rPr>
          <w:t xml:space="preserve">dano</w:t>
        </w:r>
      </w:ins>
      <w:r>
        <w:rPr>
          <w:rFonts w:ascii="Arial" w:hAnsi="Arial" w:cs="Arial"/>
          <w:sz w:val="28"/>
          <w:szCs w:val="28"/>
        </w:rPr>
        <w:t xml:space="preserve"> </w:t>
      </w:r>
      <w:del w:id="1118" w:author="Assessor GDSXSR" w:date="2026-10-31T00:11:23Z">
        <w:r>
          <w:rPr>
            <w:rFonts w:ascii="Arial" w:hAnsi="Arial" w:cs="Arial"/>
            <w:sz w:val="28"/>
            <w:szCs w:val="28"/>
          </w:rPr>
          <w:delText xml:space="preserve">do </w:delText>
        </w:r>
        <w:r>
          <w:rPr>
            <w:rFonts w:ascii="Arial" w:hAnsi="Arial" w:cs="Arial"/>
            <w:sz w:val="28"/>
            <w:szCs w:val="28"/>
          </w:rPr>
          <w:delText xml:space="preserve">prejuízo,</w:delText>
        </w:r>
      </w:del>
      <w:ins w:id="1119" w:author="Assessor GDSXSR" w:date="2026-10-31T00:11:23Z">
        <w:r>
          <w:rPr>
            <w:rFonts w:ascii="Arial" w:hAnsi="Arial" w:cs="Arial"/>
            <w:color w:val="808080"/>
            <w:sz w:val="28"/>
            <w:szCs w:val="28"/>
          </w:rPr>
          <w:t xml:space="preserve">e</w:t>
        </w:r>
      </w:ins>
      <w:r>
        <w:rPr>
          <w:rFonts w:ascii="Arial" w:hAnsi="Arial" w:cs="Arial"/>
          <w:sz w:val="28"/>
          <w:szCs w:val="28"/>
        </w:rPr>
        <w:t xml:space="preserve"> o nexo causal</w:t>
      </w:r>
      <w:del w:id="1120" w:author="Assessor GDSXSR" w:date="2026-10-31T00:11:23Z">
        <w:r>
          <w:rPr>
            <w:rFonts w:ascii="Arial" w:hAnsi="Arial" w:cs="Arial"/>
            <w:sz w:val="28"/>
            <w:szCs w:val="28"/>
          </w:rPr>
          <w:delText xml:space="preserve">, a extensão do dano e a responsabilidade dos envolvidos</w:delText>
        </w:r>
      </w:del>
      <w:r>
        <w:rPr>
          <w:rFonts w:ascii="Arial" w:hAnsi="Arial" w:cs="Arial"/>
          <w:sz w:val="28"/>
          <w:szCs w:val="28"/>
        </w:rPr>
        <w:t xml:space="preserve">. </w:t>
      </w:r>
      <w:del w:id="1121" w:author="Assessor GDSXSR" w:date="2026-10-31T00:11:23Z">
        <w:r>
          <w:rPr>
            <w:rFonts w:ascii="Arial" w:hAnsi="Arial" w:cs="Arial"/>
            <w:sz w:val="28"/>
            <w:szCs w:val="28"/>
          </w:rPr>
          <w:delText xml:space="preserve">Eventual</w:delText>
        </w:r>
      </w:del>
      <w:ins w:id="1122" w:author="Assessor GDSXSR" w:date="2026-10-31T00:11:23Z">
        <w:r>
          <w:rPr>
            <w:rFonts w:ascii="Arial" w:hAnsi="Arial" w:cs="Arial"/>
            <w:color w:val="808080"/>
            <w:sz w:val="28"/>
            <w:szCs w:val="28"/>
          </w:rPr>
          <w:t xml:space="preserve">A</w:t>
        </w:r>
      </w:ins>
      <w:r>
        <w:rPr>
          <w:rFonts w:ascii="Arial" w:hAnsi="Arial" w:cs="Arial"/>
          <w:sz w:val="28"/>
          <w:szCs w:val="28"/>
        </w:rPr>
        <w:t xml:space="preserve"> </w:t>
      </w:r>
      <w:del w:id="1123" w:author="Assessor GDSXSR" w:date="2026-10-31T00:11:23Z">
        <w:r>
          <w:rPr>
            <w:rFonts w:ascii="Arial" w:hAnsi="Arial" w:cs="Arial"/>
            <w:sz w:val="28"/>
            <w:szCs w:val="28"/>
          </w:rPr>
          <w:delText xml:space="preserve">reparação</w:delText>
        </w:r>
      </w:del>
      <w:ins w:id="1124" w:author="Assessor GDSXSR" w:date="2026-10-31T00:11:23Z">
        <w:r>
          <w:rPr>
            <w:rFonts w:ascii="Arial" w:hAnsi="Arial" w:cs="Arial"/>
            <w:color w:val="808080"/>
            <w:sz w:val="28"/>
            <w:szCs w:val="28"/>
          </w:rPr>
          <w:t xml:space="preserve">pretensão</w:t>
        </w:r>
      </w:ins>
      <w:r>
        <w:rPr>
          <w:rFonts w:ascii="Arial" w:hAnsi="Arial" w:cs="Arial"/>
          <w:sz w:val="28"/>
          <w:szCs w:val="28"/>
        </w:rPr>
        <w:t xml:space="preserve"> deve ser </w:t>
      </w:r>
      <w:del w:id="1125" w:author="Assessor GDSXSR" w:date="2026-10-31T00:11:23Z">
        <w:r>
          <w:rPr>
            <w:rFonts w:ascii="Arial" w:hAnsi="Arial" w:cs="Arial"/>
            <w:sz w:val="28"/>
            <w:szCs w:val="28"/>
          </w:rPr>
          <w:delText xml:space="preserve">postulada</w:delText>
        </w:r>
      </w:del>
      <w:ins w:id="1126" w:author="Assessor GDSXSR" w:date="2026-10-31T00:11:23Z">
        <w:r>
          <w:rPr>
            <w:rFonts w:ascii="Arial" w:hAnsi="Arial" w:cs="Arial"/>
            <w:color w:val="808080"/>
            <w:sz w:val="28"/>
            <w:szCs w:val="28"/>
          </w:rPr>
          <w:t xml:space="preserve">deduzida</w:t>
        </w:r>
      </w:ins>
      <w:r>
        <w:rPr>
          <w:rFonts w:ascii="Arial" w:hAnsi="Arial" w:cs="Arial"/>
          <w:sz w:val="28"/>
          <w:szCs w:val="28"/>
        </w:rPr>
        <w:t xml:space="preserve"> pela via própria.</w:t>
      </w:r>
    </w:p>
    <w:p w14:paraId="260ED096" w14:textId="0A521AED" w:rsidR="00382DC8" w:rsidRDefault="00382DC8" w:rsidP="00886ABA">
      <w:pPr>
        <w:pStyle w:val="PargrafodaLista"/>
        <w:spacing w:after="0" w:line="360" w:lineRule="auto"/>
        <w:ind w:left="0"/>
        <w:jc w:val="both"/>
        <w:rPr>
          <w:rFonts w:ascii="Arial" w:hAnsi="Arial" w:cs="Arial"/>
          <w:sz w:val="28"/>
          <w:szCs w:val="28"/>
        </w:rPr>
      </w:pPr>
      <w:commentRangeStart w:id="7"/>
      <w:r>
        <w:rPr>
          <w:rFonts w:ascii="Arial" w:hAnsi="Arial" w:cs="Arial"/>
          <w:sz w:val="28"/>
          <w:szCs w:val="28"/>
        </w:rPr>
        <w:t xml:space="preserve">7. </w:t>
      </w:r>
      <w:r>
        <w:rPr>
          <w:rFonts w:ascii="Arial" w:hAnsi="Arial" w:cs="Arial"/>
          <w:sz w:val="28"/>
          <w:szCs w:val="28"/>
        </w:rPr>
        <w:t xml:space="preserve">A falta de prazo</w:t>
      </w:r>
      <w:del w:id="1127" w:author="Assessor GDSXSR" w:date="2026-10-31T00:11:23Z">
        <w:r>
          <w:rPr>
            <w:rFonts w:ascii="Arial" w:hAnsi="Arial" w:cs="Arial"/>
            <w:sz w:val="28"/>
            <w:szCs w:val="28"/>
          </w:rPr>
          <w:delText xml:space="preserve"> contratual</w:delText>
        </w:r>
      </w:del>
      <w:r>
        <w:rPr>
          <w:rFonts w:ascii="Arial" w:hAnsi="Arial" w:cs="Arial"/>
          <w:sz w:val="28"/>
          <w:szCs w:val="28"/>
        </w:rPr>
        <w:t xml:space="preserve"> expresso não autoriza o cumprimento da obrigação a qualquer tempo</w:t>
      </w:r>
      <w:del w:id="1128" w:author="Assessor GDSXSR" w:date="2026-10-31T00:11:23Z">
        <w:r>
          <w:rPr>
            <w:rFonts w:ascii="Arial" w:hAnsi="Arial" w:cs="Arial"/>
            <w:sz w:val="28"/>
            <w:szCs w:val="28"/>
          </w:rPr>
          <w:delText xml:space="preserve">.</w:delText>
        </w:r>
      </w:del>
      <w:ins w:id="1129" w:author="Assessor GDSXSR" w:date="2026-10-31T00:11:23Z">
        <w:r>
          <w:rPr>
            <w:rFonts w:ascii="Arial" w:hAnsi="Arial" w:cs="Arial"/>
            <w:color w:val="808080"/>
            <w:sz w:val="28"/>
            <w:szCs w:val="28"/>
          </w:rPr>
          <w:t xml:space="preserve">,</w:t>
        </w:r>
      </w:ins>
      <w:r>
        <w:rPr>
          <w:rFonts w:ascii="Arial" w:hAnsi="Arial" w:cs="Arial"/>
          <w:sz w:val="28"/>
          <w:szCs w:val="28"/>
        </w:rPr>
        <w:t xml:space="preserve"> </w:t>
      </w:r>
      <w:del w:id="1130" w:author="Assessor GDSXSR" w:date="2026-10-31T00:11:23Z">
        <w:r>
          <w:rPr>
            <w:rFonts w:ascii="Arial" w:hAnsi="Arial" w:cs="Arial"/>
            <w:sz w:val="28"/>
            <w:szCs w:val="28"/>
          </w:rPr>
          <w:delText xml:space="preserve">O termo para a prestação</w:delText>
        </w:r>
      </w:del>
      <w:ins w:id="1131" w:author="Assessor GDSXSR" w:date="2026-10-31T00:11:23Z">
        <w:r>
          <w:rPr>
            <w:rFonts w:ascii="Arial" w:hAnsi="Arial" w:cs="Arial"/>
            <w:color w:val="808080"/>
            <w:sz w:val="28"/>
            <w:szCs w:val="28"/>
          </w:rPr>
          <w:t xml:space="preserve">que</w:t>
        </w:r>
      </w:ins>
      <w:r>
        <w:rPr>
          <w:rFonts w:ascii="Arial" w:hAnsi="Arial" w:cs="Arial"/>
          <w:sz w:val="28"/>
          <w:szCs w:val="28"/>
        </w:rPr>
        <w:t xml:space="preserve"> deve </w:t>
      </w:r>
      <w:del w:id="1132" w:author="Assessor GDSXSR" w:date="2026-10-31T00:11:23Z">
        <w:r>
          <w:rPr>
            <w:rFonts w:ascii="Arial" w:hAnsi="Arial" w:cs="Arial"/>
            <w:sz w:val="28"/>
            <w:szCs w:val="28"/>
          </w:rPr>
          <w:delText xml:space="preserve">resultar</w:delText>
        </w:r>
      </w:del>
      <w:ins w:id="1133" w:author="Assessor GDSXSR" w:date="2026-10-31T00:11:23Z">
        <w:r>
          <w:rPr>
            <w:rFonts w:ascii="Arial" w:hAnsi="Arial" w:cs="Arial"/>
            <w:color w:val="808080"/>
            <w:sz w:val="28"/>
            <w:szCs w:val="28"/>
          </w:rPr>
          <w:t xml:space="preserve">observar</w:t>
        </w:r>
      </w:ins>
      <w:r>
        <w:rPr>
          <w:rFonts w:ascii="Arial" w:hAnsi="Arial" w:cs="Arial"/>
          <w:sz w:val="28"/>
          <w:szCs w:val="28"/>
        </w:rPr>
        <w:t xml:space="preserve"> </w:t>
      </w:r>
      <w:del w:id="1134" w:author="Assessor GDSXSR" w:date="2026-10-31T00:11:23Z">
        <w:r>
          <w:rPr>
            <w:rFonts w:ascii="Arial" w:hAnsi="Arial" w:cs="Arial"/>
            <w:sz w:val="28"/>
            <w:szCs w:val="28"/>
          </w:rPr>
          <w:delText xml:space="preserve">da</w:delText>
        </w:r>
      </w:del>
      <w:ins w:id="1135" w:author="Assessor GDSXSR" w:date="2026-10-31T00:11:23Z">
        <w:r>
          <w:rPr>
            <w:rFonts w:ascii="Arial" w:hAnsi="Arial" w:cs="Arial"/>
            <w:color w:val="808080"/>
            <w:sz w:val="28"/>
            <w:szCs w:val="28"/>
          </w:rPr>
          <w:t xml:space="preserve">a</w:t>
        </w:r>
      </w:ins>
      <w:r>
        <w:rPr>
          <w:rFonts w:ascii="Arial" w:hAnsi="Arial" w:cs="Arial"/>
          <w:sz w:val="28"/>
          <w:szCs w:val="28"/>
        </w:rPr>
        <w:t xml:space="preserve"> finalidade econômica do negócio</w:t>
      </w:r>
      <w:del w:id="1136" w:author="Assessor GDSXSR" w:date="2026-10-31T00:11:23Z">
        <w:r>
          <w:rPr>
            <w:rFonts w:ascii="Arial" w:hAnsi="Arial" w:cs="Arial"/>
            <w:sz w:val="28"/>
            <w:szCs w:val="28"/>
          </w:rPr>
          <w:delText xml:space="preserve">,</w:delText>
        </w:r>
      </w:del>
      <w:ins w:id="1137" w:author="Assessor GDSXSR" w:date="2026-10-31T00:11:23Z">
        <w:r>
          <w:rPr>
            <w:rFonts w:ascii="Arial" w:hAnsi="Arial" w:cs="Arial"/>
            <w:color w:val="808080"/>
            <w:sz w:val="28"/>
            <w:szCs w:val="28"/>
          </w:rPr>
          <w:t xml:space="preserve">. O parcelamento tributário posterior ao desfazimento</w:t>
        </w:r>
      </w:ins>
      <w:r>
        <w:rPr>
          <w:rFonts w:ascii="Arial" w:hAnsi="Arial" w:cs="Arial"/>
          <w:sz w:val="28"/>
          <w:szCs w:val="28"/>
        </w:rPr>
        <w:t xml:space="preserve"> da </w:t>
      </w:r>
      <w:del w:id="1138" w:author="Assessor GDSXSR" w:date="2026-10-31T00:11:23Z">
        <w:r>
          <w:rPr>
            <w:rFonts w:ascii="Arial" w:hAnsi="Arial" w:cs="Arial"/>
            <w:sz w:val="28"/>
            <w:szCs w:val="28"/>
          </w:rPr>
          <w:delText xml:space="preserve">natureza</w:delText>
        </w:r>
      </w:del>
      <w:ins w:id="1139" w:author="Assessor GDSXSR" w:date="2026-10-31T00:11:23Z">
        <w:r>
          <w:rPr>
            <w:rFonts w:ascii="Arial" w:hAnsi="Arial" w:cs="Arial"/>
            <w:color w:val="808080"/>
            <w:sz w:val="28"/>
            <w:szCs w:val="28"/>
          </w:rPr>
          <w:t xml:space="preserve">permuta</w:t>
        </w:r>
      </w:ins>
      <w:r>
        <w:rPr>
          <w:rFonts w:ascii="Arial" w:hAnsi="Arial" w:cs="Arial"/>
          <w:sz w:val="28"/>
          <w:szCs w:val="28"/>
        </w:rPr>
        <w:t xml:space="preserve"> </w:t>
      </w:r>
      <w:del w:id="1140" w:author="Assessor GDSXSR" w:date="2026-10-31T00:11:23Z">
        <w:r>
          <w:rPr>
            <w:rFonts w:ascii="Arial" w:hAnsi="Arial" w:cs="Arial"/>
            <w:sz w:val="28"/>
            <w:szCs w:val="28"/>
          </w:rPr>
          <w:delText xml:space="preserve">da</w:delText>
        </w:r>
      </w:del>
      <w:ins w:id="1141" w:author="Assessor GDSXSR" w:date="2026-10-31T00:11:23Z">
        <w:r>
          <w:rPr>
            <w:rFonts w:ascii="Arial" w:hAnsi="Arial" w:cs="Arial"/>
            <w:color w:val="808080"/>
            <w:sz w:val="28"/>
            <w:szCs w:val="28"/>
          </w:rPr>
          <w:t xml:space="preserve">não</w:t>
        </w:r>
      </w:ins>
      <w:r>
        <w:rPr>
          <w:rFonts w:ascii="Arial" w:hAnsi="Arial" w:cs="Arial"/>
          <w:sz w:val="28"/>
          <w:szCs w:val="28"/>
        </w:rPr>
        <w:t xml:space="preserve"> </w:t>
      </w:r>
      <w:del w:id="1142" w:author="Assessor GDSXSR" w:date="2026-10-31T00:11:23Z">
        <w:r>
          <w:rPr>
            <w:rFonts w:ascii="Arial" w:hAnsi="Arial" w:cs="Arial"/>
            <w:sz w:val="28"/>
            <w:szCs w:val="28"/>
          </w:rPr>
          <w:delText xml:space="preserve">obrigação</w:delText>
        </w:r>
      </w:del>
      <w:ins w:id="1143" w:author="Assessor GDSXSR" w:date="2026-10-31T00:11:23Z">
        <w:r>
          <w:rPr>
            <w:rFonts w:ascii="Arial" w:hAnsi="Arial" w:cs="Arial"/>
            <w:color w:val="808080"/>
            <w:sz w:val="28"/>
            <w:szCs w:val="28"/>
          </w:rPr>
          <w:t xml:space="preserve">afasta</w:t>
        </w:r>
      </w:ins>
      <w:r>
        <w:rPr>
          <w:rFonts w:ascii="Arial" w:hAnsi="Arial" w:cs="Arial"/>
          <w:sz w:val="28"/>
          <w:szCs w:val="28"/>
        </w:rPr>
        <w:t xml:space="preserve"> </w:t>
      </w:r>
      <w:del w:id="1144" w:author="Assessor GDSXSR" w:date="2026-10-31T00:11:23Z">
        <w:r>
          <w:rPr>
            <w:rFonts w:ascii="Arial" w:hAnsi="Arial" w:cs="Arial"/>
            <w:sz w:val="28"/>
            <w:szCs w:val="28"/>
          </w:rPr>
          <w:delText xml:space="preserve">e das circunstâncias da contratação. Configura</w:delText>
        </w:r>
      </w:del>
      <w:ins w:id="1145" w:author="Assessor GDSXSR" w:date="2026-10-31T00:11:23Z">
        <w:r>
          <w:rPr>
            <w:rFonts w:ascii="Arial" w:hAnsi="Arial" w:cs="Arial"/>
            <w:color w:val="808080"/>
            <w:sz w:val="28"/>
            <w:szCs w:val="28"/>
          </w:rPr>
          <w:t xml:space="preserve">o</w:t>
        </w:r>
      </w:ins>
      <w:r>
        <w:rPr>
          <w:rFonts w:ascii="Arial" w:hAnsi="Arial" w:cs="Arial"/>
          <w:sz w:val="28"/>
          <w:szCs w:val="28"/>
        </w:rPr>
        <w:t xml:space="preserve"> inadimplemento </w:t>
      </w:r>
      <w:del w:id="1146" w:author="Assessor GDSXSR" w:date="2026-10-31T00:11:23Z">
        <w:r>
          <w:rPr>
            <w:rFonts w:ascii="Arial" w:hAnsi="Arial" w:cs="Arial"/>
            <w:sz w:val="28"/>
            <w:szCs w:val="28"/>
          </w:rPr>
          <w:delText xml:space="preserve">o</w:delText>
        </w:r>
      </w:del>
      <w:ins w:id="1147" w:author="Assessor GDSXSR" w:date="2026-10-31T00:11:23Z">
        <w:r>
          <w:rPr>
            <w:rFonts w:ascii="Arial" w:hAnsi="Arial" w:cs="Arial"/>
            <w:color w:val="808080"/>
            <w:sz w:val="28"/>
            <w:szCs w:val="28"/>
          </w:rPr>
          <w:t xml:space="preserve">nem</w:t>
        </w:r>
      </w:ins>
      <w:r>
        <w:rPr>
          <w:rFonts w:ascii="Arial" w:hAnsi="Arial" w:cs="Arial"/>
          <w:sz w:val="28"/>
          <w:szCs w:val="28"/>
        </w:rPr>
        <w:t xml:space="preserve"> </w:t>
      </w:r>
      <w:del w:id="1148" w:author="Assessor GDSXSR" w:date="2026-10-31T00:11:23Z">
        <w:r>
          <w:rPr>
            <w:rFonts w:ascii="Arial" w:hAnsi="Arial" w:cs="Arial"/>
            <w:sz w:val="28"/>
            <w:szCs w:val="28"/>
          </w:rPr>
          <w:delText xml:space="preserve">cumprimento</w:delText>
        </w:r>
      </w:del>
      <w:ins w:id="1149" w:author="Assessor GDSXSR" w:date="2026-10-31T00:11:23Z">
        <w:r>
          <w:rPr>
            <w:rFonts w:ascii="Arial" w:hAnsi="Arial" w:cs="Arial"/>
            <w:color w:val="808080"/>
            <w:sz w:val="28"/>
            <w:szCs w:val="28"/>
          </w:rPr>
          <w:t xml:space="preserve">implica</w:t>
        </w:r>
      </w:ins>
      <w:r>
        <w:rPr>
          <w:rFonts w:ascii="Arial" w:hAnsi="Arial" w:cs="Arial"/>
          <w:sz w:val="28"/>
          <w:szCs w:val="28"/>
        </w:rPr>
        <w:t xml:space="preserve"> </w:t>
      </w:r>
      <w:del w:id="1150" w:author="Assessor GDSXSR" w:date="2026-10-31T00:11:23Z">
        <w:r>
          <w:rPr>
            <w:rFonts w:ascii="Arial" w:hAnsi="Arial" w:cs="Arial"/>
            <w:sz w:val="28"/>
            <w:szCs w:val="28"/>
          </w:rPr>
          <w:delText xml:space="preserve">posterior</w:delText>
        </w:r>
      </w:del>
      <w:ins w:id="1151" w:author="Assessor GDSXSR" w:date="2026-10-31T00:11:23Z">
        <w:r>
          <w:rPr>
            <w:rFonts w:ascii="Arial" w:hAnsi="Arial" w:cs="Arial"/>
            <w:color w:val="808080"/>
            <w:sz w:val="28"/>
            <w:szCs w:val="28"/>
          </w:rPr>
          <w:t xml:space="preserve">renúncia,</w:t>
        </w:r>
      </w:ins>
      <w:r>
        <w:rPr>
          <w:rFonts w:ascii="Arial" w:hAnsi="Arial" w:cs="Arial"/>
          <w:sz w:val="28"/>
          <w:szCs w:val="28"/>
        </w:rPr>
        <w:t xml:space="preserve"> </w:t>
      </w:r>
      <w:del w:id="1152" w:author="Assessor GDSXSR" w:date="2026-10-31T00:11:23Z">
        <w:r>
          <w:rPr>
            <w:rFonts w:ascii="Arial" w:hAnsi="Arial" w:cs="Arial"/>
            <w:sz w:val="28"/>
            <w:szCs w:val="28"/>
          </w:rPr>
          <w:delText xml:space="preserve">à</w:delText>
        </w:r>
      </w:del>
      <w:ins w:id="1153" w:author="Assessor GDSXSR" w:date="2026-10-31T00:11:23Z">
        <w:r>
          <w:rPr>
            <w:rFonts w:ascii="Arial" w:hAnsi="Arial" w:cs="Arial"/>
            <w:color w:val="808080"/>
            <w:sz w:val="28"/>
            <w:szCs w:val="28"/>
          </w:rPr>
          <w:t xml:space="preserve">que</w:t>
        </w:r>
      </w:ins>
      <w:r>
        <w:rPr>
          <w:rFonts w:ascii="Arial" w:hAnsi="Arial" w:cs="Arial"/>
          <w:sz w:val="28"/>
          <w:szCs w:val="28"/>
        </w:rPr>
        <w:t xml:space="preserve"> </w:t>
      </w:r>
      <w:del w:id="1154" w:author="Assessor GDSXSR" w:date="2026-10-31T00:11:23Z">
        <w:r>
          <w:rPr>
            <w:rFonts w:ascii="Arial" w:hAnsi="Arial" w:cs="Arial"/>
            <w:sz w:val="28"/>
            <w:szCs w:val="28"/>
          </w:rPr>
          <w:delText xml:space="preserve">perda</w:delText>
        </w:r>
      </w:del>
      <w:ins w:id="1155" w:author="Assessor GDSXSR" w:date="2026-10-31T00:11:23Z">
        <w:r>
          <w:rPr>
            <w:rFonts w:ascii="Arial" w:hAnsi="Arial" w:cs="Arial"/>
            <w:color w:val="808080"/>
            <w:sz w:val="28"/>
            <w:szCs w:val="28"/>
          </w:rPr>
          <w:t xml:space="preserve">exige</w:t>
        </w:r>
      </w:ins>
      <w:r>
        <w:rPr>
          <w:rFonts w:ascii="Arial" w:hAnsi="Arial" w:cs="Arial"/>
          <w:sz w:val="28"/>
          <w:szCs w:val="28"/>
        </w:rPr>
        <w:t xml:space="preserve"> </w:t>
      </w:r>
      <w:del w:id="1156" w:author="Assessor GDSXSR" w:date="2026-10-31T00:11:23Z">
        <w:r>
          <w:rPr>
            <w:rFonts w:ascii="Arial" w:hAnsi="Arial" w:cs="Arial"/>
            <w:sz w:val="28"/>
            <w:szCs w:val="28"/>
          </w:rPr>
          <w:delText xml:space="preserve">da</w:delText>
        </w:r>
      </w:del>
      <w:ins w:id="1157" w:author="Assessor GDSXSR" w:date="2026-10-31T00:11:23Z">
        <w:r>
          <w:rPr>
            <w:rFonts w:ascii="Arial" w:hAnsi="Arial" w:cs="Arial"/>
            <w:color w:val="808080"/>
            <w:sz w:val="28"/>
            <w:szCs w:val="28"/>
          </w:rPr>
          <w:t xml:space="preserve">manifestação</w:t>
        </w:r>
      </w:ins>
      <w:r>
        <w:rPr>
          <w:rFonts w:ascii="Arial" w:hAnsi="Arial" w:cs="Arial"/>
          <w:sz w:val="28"/>
          <w:szCs w:val="28"/>
        </w:rPr>
        <w:t xml:space="preserve"> </w:t>
      </w:r>
      <w:del w:id="1158" w:author="Assessor GDSXSR" w:date="2026-10-31T00:11:23Z">
        <w:r>
          <w:rPr>
            <w:rFonts w:ascii="Arial" w:hAnsi="Arial" w:cs="Arial"/>
            <w:sz w:val="28"/>
            <w:szCs w:val="28"/>
          </w:rPr>
          <w:delText xml:space="preserve">utilidade da prestação para o credor</w:delText>
        </w:r>
      </w:del>
      <w:ins w:id="1159" w:author="Assessor GDSXSR" w:date="2026-10-31T00:11:23Z">
        <w:r>
          <w:rPr>
            <w:rFonts w:ascii="Arial" w:hAnsi="Arial" w:cs="Arial"/>
            <w:color w:val="808080"/>
            <w:sz w:val="28"/>
            <w:szCs w:val="28"/>
          </w:rPr>
          <w:t xml:space="preserve">inequívoca</w:t>
        </w:r>
      </w:ins>
      <w:r>
        <w:rPr>
          <w:rFonts w:ascii="Arial" w:hAnsi="Arial" w:cs="Arial"/>
          <w:sz w:val="28"/>
          <w:szCs w:val="28"/>
        </w:rPr>
        <w:t xml:space="preserve">.</w:t>
      </w:r>
      <w:commentRangeEnd w:id="7"/>
      <w:r>
        <w:rPr>
          <w:rStyle w:val="CommentReference"/>
        </w:rPr>
        <w:commentReference w:id="7"/>
      </w:r>
    </w:p>
    <w:p w14:paraId="441CBFAF" w14:textId="683621AF" w:rsidR="00382DC8" w:rsidRDefault="00382DC8" w:rsidP="00886ABA">
      <w:pPr>
        <w:pStyle w:val="PargrafodaLista"/>
        <w:spacing w:after="0" w:line="360" w:lineRule="auto"/>
        <w:ind w:left="0"/>
        <w:jc w:val="both"/>
        <w:rPr>
          <w:del w:id="1162" w:author="Assessor GDSXSR" w:date="2026-10-31T00:11:23Z"/>
          <w:rFonts w:ascii="Arial" w:hAnsi="Arial" w:cs="Arial"/>
          <w:sz w:val="28"/>
          <w:szCs w:val="28"/>
        </w:rPr>
      </w:pPr>
      <w:del w:id="1160" w:author="Assessor GDSXSR" w:date="2026-10-31T00:11:23Z">
        <w:r>
          <w:rPr>
            <w:rFonts w:ascii="Arial" w:hAnsi="Arial" w:cs="Arial"/>
            <w:sz w:val="28"/>
            <w:szCs w:val="28"/>
          </w:rPr>
          <w:delText xml:space="preserve">8. </w:delText>
        </w:r>
      </w:del>
      <w:del w:id="1161" w:author="Assessor GDSXSR" w:date="2026-10-31T00:11:23Z">
        <w:r w:rsidRPr="00382DC8">
          <w:rPr>
            <w:rFonts w:ascii="Arial" w:hAnsi="Arial" w:cs="Arial"/>
            <w:sz w:val="28"/>
            <w:szCs w:val="28"/>
          </w:rPr>
          <w:delText>A adoção de providência destinada a reduzir os prejuízos decorrentes do inadimplemento não caracteriza, por si só, renúncia aos efeitos do descumprimento. A renúncia exige manifestação inequívoca e não se presume de conduta voltada à preservação do bem ou à contenção do dano.</w:delText>
        </w:r>
      </w:del>
    </w:p>
    <w:p w14:paraId="2FC6641C" w14:textId="3F8A119D" w:rsidR="00382DC8" w:rsidRDefault="00382DC8" w:rsidP="00886ABA">
      <w:pPr>
        <w:pStyle w:val="PargrafodaLista"/>
        <w:spacing w:after="0" w:line="360" w:lineRule="auto"/>
        <w:ind w:left="0"/>
        <w:jc w:val="both"/>
        <w:rPr>
          <w:rFonts w:ascii="Arial" w:hAnsi="Arial" w:cs="Arial"/>
          <w:sz w:val="28"/>
          <w:szCs w:val="28"/>
        </w:rPr>
      </w:pPr>
      <w:del w:id="1163" w:author="Assessor GDSXSR" w:date="2026-10-31T00:11:23Z">
        <w:r>
          <w:rPr>
            <w:rFonts w:ascii="Arial" w:hAnsi="Arial" w:cs="Arial"/>
            <w:sz w:val="28"/>
            <w:szCs w:val="28"/>
          </w:rPr>
          <w:delText xml:space="preserve">9</w:delText>
        </w:r>
      </w:del>
      <w:ins w:id="1164" w:author="Assessor GDSXSR" w:date="2026-10-31T00:11:23Z">
        <w:r>
          <w:rPr>
            <w:rFonts w:ascii="Arial" w:hAnsi="Arial" w:cs="Arial"/>
            <w:color w:val="808080"/>
            <w:sz w:val="28"/>
            <w:szCs w:val="28"/>
          </w:rPr>
          <w:t xml:space="preserve">8</w:t>
        </w:r>
      </w:ins>
      <w:r>
        <w:rPr>
          <w:rFonts w:ascii="Arial" w:hAnsi="Arial" w:cs="Arial"/>
          <w:sz w:val="28"/>
          <w:szCs w:val="28"/>
        </w:rPr>
        <w:t xml:space="preserve">. </w:t>
      </w:r>
      <w:del w:id="1165" w:author="Assessor GDSXSR" w:date="2026-10-31T00:11:23Z">
        <w:r>
          <w:rPr>
            <w:rFonts w:ascii="Arial" w:hAnsi="Arial" w:cs="Arial"/>
            <w:sz w:val="28"/>
            <w:szCs w:val="28"/>
          </w:rPr>
          <w:delText xml:space="preserve">A aplicação da teoria do</w:delText>
        </w:r>
      </w:del>
      <w:ins w:id="1166" w:author="Assessor GDSXSR" w:date="2026-10-31T00:11:23Z">
        <w:r>
          <w:rPr>
            <w:rFonts w:ascii="Arial" w:hAnsi="Arial" w:cs="Arial"/>
            <w:color w:val="808080"/>
            <w:sz w:val="28"/>
            <w:szCs w:val="28"/>
          </w:rPr>
          <w:t xml:space="preserve">O</w:t>
        </w:r>
      </w:ins>
      <w:r>
        <w:rPr>
          <w:rFonts w:ascii="Arial" w:hAnsi="Arial" w:cs="Arial"/>
          <w:sz w:val="28"/>
          <w:szCs w:val="28"/>
        </w:rPr>
        <w:t xml:space="preserve"> adimplemento substancial </w:t>
      </w:r>
      <w:ins w:id="1167" w:author="Assessor GDSXSR" w:date="2026-10-31T00:11:23Z">
        <w:r>
          <w:rPr>
            <w:rFonts w:ascii="Arial" w:hAnsi="Arial" w:cs="Arial"/>
            <w:color w:val="808080"/>
            <w:sz w:val="28"/>
            <w:szCs w:val="28"/>
          </w:rPr>
          <w:t xml:space="preserve">exige exame qualitativo, e </w:t>
        </w:r>
      </w:ins>
      <w:r>
        <w:rPr>
          <w:rFonts w:ascii="Arial" w:hAnsi="Arial" w:cs="Arial"/>
          <w:sz w:val="28"/>
          <w:szCs w:val="28"/>
        </w:rPr>
        <w:t xml:space="preserve">não </w:t>
      </w:r>
      <w:del w:id="1168" w:author="Assessor GDSXSR" w:date="2026-10-31T00:11:23Z">
        <w:r>
          <w:rPr>
            <w:rFonts w:ascii="Arial" w:hAnsi="Arial" w:cs="Arial"/>
            <w:sz w:val="28"/>
            <w:szCs w:val="28"/>
          </w:rPr>
          <w:delText xml:space="preserve">se</w:delText>
        </w:r>
      </w:del>
      <w:ins w:id="1169" w:author="Assessor GDSXSR" w:date="2026-10-31T00:11:23Z">
        <w:r>
          <w:rPr>
            <w:rFonts w:ascii="Arial" w:hAnsi="Arial" w:cs="Arial"/>
            <w:color w:val="808080"/>
            <w:sz w:val="28"/>
            <w:szCs w:val="28"/>
          </w:rPr>
          <w:t xml:space="preserve">só</w:t>
        </w:r>
      </w:ins>
      <w:r>
        <w:rPr>
          <w:rFonts w:ascii="Arial" w:hAnsi="Arial" w:cs="Arial"/>
          <w:sz w:val="28"/>
          <w:szCs w:val="28"/>
        </w:rPr>
        <w:t xml:space="preserve"> </w:t>
      </w:r>
      <w:del w:id="1170" w:author="Assessor GDSXSR" w:date="2026-10-31T00:11:23Z">
        <w:r>
          <w:rPr>
            <w:rFonts w:ascii="Arial" w:hAnsi="Arial" w:cs="Arial"/>
            <w:sz w:val="28"/>
            <w:szCs w:val="28"/>
          </w:rPr>
          <w:delText xml:space="preserve">limita à</w:delText>
        </w:r>
      </w:del>
      <w:ins w:id="1171" w:author="Assessor GDSXSR" w:date="2026-10-31T00:11:23Z">
        <w:r>
          <w:rPr>
            <w:rFonts w:ascii="Arial" w:hAnsi="Arial" w:cs="Arial"/>
            <w:color w:val="808080"/>
            <w:sz w:val="28"/>
            <w:szCs w:val="28"/>
          </w:rPr>
          <w:t xml:space="preserve">a</w:t>
        </w:r>
      </w:ins>
      <w:r>
        <w:rPr>
          <w:rFonts w:ascii="Arial" w:hAnsi="Arial" w:cs="Arial"/>
          <w:sz w:val="28"/>
          <w:szCs w:val="28"/>
        </w:rPr>
        <w:t xml:space="preserve"> comparação</w:t>
      </w:r>
      <w:del w:id="1172" w:author="Assessor GDSXSR" w:date="2026-10-31T00:11:23Z">
        <w:r>
          <w:rPr>
            <w:rFonts w:ascii="Arial" w:hAnsi="Arial" w:cs="Arial"/>
            <w:sz w:val="28"/>
            <w:szCs w:val="28"/>
          </w:rPr>
          <w:delText xml:space="preserve"> matemática</w:delText>
        </w:r>
      </w:del>
      <w:r>
        <w:rPr>
          <w:rFonts w:ascii="Arial" w:hAnsi="Arial" w:cs="Arial"/>
          <w:sz w:val="28"/>
          <w:szCs w:val="28"/>
        </w:rPr>
        <w:t xml:space="preserve"> entre o valor </w:t>
      </w:r>
      <w:del w:id="1173" w:author="Assessor GDSXSR" w:date="2026-10-31T00:11:23Z">
        <w:r>
          <w:rPr>
            <w:rFonts w:ascii="Arial" w:hAnsi="Arial" w:cs="Arial"/>
            <w:sz w:val="28"/>
            <w:szCs w:val="28"/>
          </w:rPr>
          <w:delText xml:space="preserve">da parcela inadimplida</w:delText>
        </w:r>
      </w:del>
      <w:ins w:id="1174" w:author="Assessor GDSXSR" w:date="2026-10-31T00:11:23Z">
        <w:r>
          <w:rPr>
            <w:rFonts w:ascii="Arial" w:hAnsi="Arial" w:cs="Arial"/>
            <w:color w:val="808080"/>
            <w:sz w:val="28"/>
            <w:szCs w:val="28"/>
          </w:rPr>
          <w:t xml:space="preserve">inadimplido</w:t>
        </w:r>
      </w:ins>
      <w:r>
        <w:rPr>
          <w:rFonts w:ascii="Arial" w:hAnsi="Arial" w:cs="Arial"/>
          <w:sz w:val="28"/>
          <w:szCs w:val="28"/>
        </w:rPr>
        <w:t xml:space="preserve"> e o </w:t>
      </w:r>
      <w:del w:id="1175" w:author="Assessor GDSXSR" w:date="2026-10-31T00:11:23Z">
        <w:r>
          <w:rPr>
            <w:rFonts w:ascii="Arial" w:hAnsi="Arial" w:cs="Arial"/>
            <w:sz w:val="28"/>
            <w:szCs w:val="28"/>
          </w:rPr>
          <w:delText xml:space="preserve">conteúdo</w:delText>
        </w:r>
      </w:del>
      <w:ins w:id="1176" w:author="Assessor GDSXSR" w:date="2026-10-31T00:11:23Z">
        <w:r>
          <w:rPr>
            <w:rFonts w:ascii="Arial" w:hAnsi="Arial" w:cs="Arial"/>
            <w:color w:val="808080"/>
            <w:sz w:val="28"/>
            <w:szCs w:val="28"/>
          </w:rPr>
          <w:t xml:space="preserve">do</w:t>
        </w:r>
      </w:ins>
      <w:r>
        <w:rPr>
          <w:rFonts w:ascii="Arial" w:hAnsi="Arial" w:cs="Arial"/>
          <w:sz w:val="28"/>
          <w:szCs w:val="28"/>
        </w:rPr>
        <w:t xml:space="preserve"> </w:t>
      </w:r>
      <w:del w:id="1177" w:author="Assessor GDSXSR" w:date="2026-10-31T00:11:23Z">
        <w:r>
          <w:rPr>
            <w:rFonts w:ascii="Arial" w:hAnsi="Arial" w:cs="Arial"/>
            <w:sz w:val="28"/>
            <w:szCs w:val="28"/>
          </w:rPr>
          <w:delText xml:space="preserve">econômico</w:delText>
        </w:r>
      </w:del>
      <w:ins w:id="1178" w:author="Assessor GDSXSR" w:date="2026-10-31T00:11:23Z">
        <w:r>
          <w:rPr>
            <w:rFonts w:ascii="Arial" w:hAnsi="Arial" w:cs="Arial"/>
            <w:color w:val="808080"/>
            <w:sz w:val="28"/>
            <w:szCs w:val="28"/>
          </w:rPr>
          <w:t xml:space="preserve">contrato, e é afastado quando o descumprimento frustra a finalidade econômica da obrigação. A dívida tributária de cerca de R$ 25.000,00, em parte objeto de execução fiscal e causa</w:t>
        </w:r>
      </w:ins>
      <w:r>
        <w:rPr>
          <w:rFonts w:ascii="Arial" w:hAnsi="Arial" w:cs="Arial"/>
          <w:sz w:val="28"/>
          <w:szCs w:val="28"/>
        </w:rPr>
        <w:t xml:space="preserve"> do </w:t>
      </w:r>
      <w:del w:id="1179" w:author="Assessor GDSXSR" w:date="2026-10-31T00:11:23Z">
        <w:r>
          <w:rPr>
            <w:rFonts w:ascii="Arial" w:hAnsi="Arial" w:cs="Arial"/>
            <w:sz w:val="28"/>
            <w:szCs w:val="28"/>
          </w:rPr>
          <w:delText xml:space="preserve">contrato. Exige análise qualitativa</w:delText>
        </w:r>
      </w:del>
      <w:ins w:id="1180" w:author="Assessor GDSXSR" w:date="2026-10-31T00:11:23Z">
        <w:r>
          <w:rPr>
            <w:rFonts w:ascii="Arial" w:hAnsi="Arial" w:cs="Arial"/>
            <w:color w:val="808080"/>
            <w:sz w:val="28"/>
            <w:szCs w:val="28"/>
          </w:rPr>
          <w:t xml:space="preserve">desfazimento</w:t>
        </w:r>
      </w:ins>
      <w:r>
        <w:rPr>
          <w:rFonts w:ascii="Arial" w:hAnsi="Arial" w:cs="Arial"/>
          <w:sz w:val="28"/>
          <w:szCs w:val="28"/>
        </w:rPr>
        <w:t xml:space="preserve"> da </w:t>
      </w:r>
      <w:del w:id="1181" w:author="Assessor GDSXSR" w:date="2026-10-31T00:11:23Z">
        <w:r>
          <w:rPr>
            <w:rFonts w:ascii="Arial" w:hAnsi="Arial" w:cs="Arial"/>
            <w:sz w:val="28"/>
            <w:szCs w:val="28"/>
          </w:rPr>
          <w:delText xml:space="preserve">importância da prestação</w:delText>
        </w:r>
      </w:del>
      <w:ins w:id="1182" w:author="Assessor GDSXSR" w:date="2026-10-31T00:11:23Z">
        <w:r>
          <w:rPr>
            <w:rFonts w:ascii="Arial" w:hAnsi="Arial" w:cs="Arial"/>
            <w:color w:val="808080"/>
            <w:sz w:val="28"/>
            <w:szCs w:val="28"/>
          </w:rPr>
          <w:t xml:space="preserve">permuta</w:t>
        </w:r>
      </w:ins>
      <w:r>
        <w:rPr>
          <w:rFonts w:ascii="Arial" w:hAnsi="Arial" w:cs="Arial"/>
          <w:sz w:val="28"/>
          <w:szCs w:val="28"/>
        </w:rPr>
        <w:t xml:space="preserve">, </w:t>
      </w:r>
      <w:del w:id="1183" w:author="Assessor GDSXSR" w:date="2026-10-31T00:11:23Z">
        <w:r>
          <w:rPr>
            <w:rFonts w:ascii="Arial" w:hAnsi="Arial" w:cs="Arial"/>
            <w:sz w:val="28"/>
            <w:szCs w:val="28"/>
          </w:rPr>
          <w:delText xml:space="preserve">da</w:delText>
        </w:r>
      </w:del>
      <w:ins w:id="1184" w:author="Assessor GDSXSR" w:date="2026-10-31T00:11:23Z">
        <w:r>
          <w:rPr>
            <w:rFonts w:ascii="Arial" w:hAnsi="Arial" w:cs="Arial"/>
            <w:color w:val="808080"/>
            <w:sz w:val="28"/>
            <w:szCs w:val="28"/>
          </w:rPr>
          <w:t xml:space="preserve">não</w:t>
        </w:r>
      </w:ins>
      <w:r>
        <w:rPr>
          <w:rFonts w:ascii="Arial" w:hAnsi="Arial" w:cs="Arial"/>
          <w:sz w:val="28"/>
          <w:szCs w:val="28"/>
        </w:rPr>
        <w:t xml:space="preserve"> </w:t>
      </w:r>
      <w:del w:id="1185" w:author="Assessor GDSXSR" w:date="2026-10-31T00:11:23Z">
        <w:r>
          <w:rPr>
            <w:rFonts w:ascii="Arial" w:hAnsi="Arial" w:cs="Arial"/>
            <w:sz w:val="28"/>
            <w:szCs w:val="28"/>
          </w:rPr>
          <w:delText xml:space="preserve">utilidade</w:delText>
        </w:r>
      </w:del>
      <w:ins w:id="1186" w:author="Assessor GDSXSR" w:date="2026-10-31T00:11:23Z">
        <w:r>
          <w:rPr>
            <w:rFonts w:ascii="Arial" w:hAnsi="Arial" w:cs="Arial"/>
            <w:color w:val="808080"/>
            <w:sz w:val="28"/>
            <w:szCs w:val="28"/>
          </w:rPr>
          <w:t xml:space="preserve">é</w:t>
        </w:r>
      </w:ins>
      <w:r>
        <w:rPr>
          <w:rFonts w:ascii="Arial" w:hAnsi="Arial" w:cs="Arial"/>
          <w:sz w:val="28"/>
          <w:szCs w:val="28"/>
        </w:rPr>
        <w:t xml:space="preserve"> </w:t>
      </w:r>
      <w:del w:id="1187" w:author="Assessor GDSXSR" w:date="2026-10-31T00:11:23Z">
        <w:r>
          <w:rPr>
            <w:rFonts w:ascii="Arial" w:hAnsi="Arial" w:cs="Arial"/>
            <w:sz w:val="28"/>
            <w:szCs w:val="28"/>
          </w:rPr>
          <w:delText xml:space="preserve">do</w:delText>
        </w:r>
      </w:del>
      <w:ins w:id="1188" w:author="Assessor GDSXSR" w:date="2026-10-31T00:11:23Z">
        <w:r>
          <w:rPr>
            <w:rFonts w:ascii="Arial" w:hAnsi="Arial" w:cs="Arial"/>
            <w:color w:val="808080"/>
            <w:sz w:val="28"/>
            <w:szCs w:val="28"/>
          </w:rPr>
          <w:t xml:space="preserve">saldo</w:t>
        </w:r>
      </w:ins>
      <w:r>
        <w:rPr>
          <w:rFonts w:ascii="Arial" w:hAnsi="Arial" w:cs="Arial"/>
          <w:sz w:val="28"/>
          <w:szCs w:val="28"/>
        </w:rPr>
        <w:t xml:space="preserve"> </w:t>
      </w:r>
      <w:del w:id="1189" w:author="Assessor GDSXSR" w:date="2026-10-31T00:11:23Z">
        <w:r>
          <w:rPr>
            <w:rFonts w:ascii="Arial" w:hAnsi="Arial" w:cs="Arial"/>
            <w:sz w:val="28"/>
            <w:szCs w:val="28"/>
          </w:rPr>
          <w:delText xml:space="preserve">cumprimento para o credor, da proximidade entre o resultado obtido e o resultado contratado e das consequências concretas do descumprimento</w:delText>
        </w:r>
      </w:del>
      <w:ins w:id="1190" w:author="Assessor GDSXSR" w:date="2026-10-31T00:11:23Z">
        <w:r>
          <w:rPr>
            <w:rFonts w:ascii="Arial" w:hAnsi="Arial" w:cs="Arial"/>
            <w:color w:val="808080"/>
            <w:sz w:val="28"/>
            <w:szCs w:val="28"/>
          </w:rPr>
          <w:t xml:space="preserve">residual</w:t>
        </w:r>
      </w:ins>
      <w:r>
        <w:rPr>
          <w:rFonts w:ascii="Arial" w:hAnsi="Arial" w:cs="Arial"/>
          <w:sz w:val="28"/>
          <w:szCs w:val="28"/>
        </w:rPr>
        <w:t xml:space="preserve">.</w:t>
      </w:r>
    </w:p>
    <w:p w14:paraId="5E350092" w14:textId="3B5497B7" w:rsidR="00382DC8" w:rsidRDefault="00382DC8" w:rsidP="00886ABA">
      <w:pPr>
        <w:pStyle w:val="PargrafodaLista"/>
        <w:spacing w:after="0" w:line="360" w:lineRule="auto"/>
        <w:ind w:left="0"/>
        <w:jc w:val="both"/>
        <w:rPr>
          <w:del w:id="1193" w:author="Assessor GDSXSR" w:date="2026-10-31T00:11:23Z"/>
          <w:rFonts w:ascii="Arial" w:hAnsi="Arial" w:cs="Arial"/>
          <w:sz w:val="28"/>
          <w:szCs w:val="28"/>
        </w:rPr>
      </w:pPr>
      <w:del w:id="1191" w:author="Assessor GDSXSR" w:date="2026-10-31T00:11:23Z">
        <w:r>
          <w:rPr>
            <w:rFonts w:ascii="Arial" w:hAnsi="Arial" w:cs="Arial"/>
            <w:sz w:val="28"/>
            <w:szCs w:val="28"/>
          </w:rPr>
          <w:delText xml:space="preserve">10. </w:delText>
        </w:r>
      </w:del>
      <w:del w:id="1192" w:author="Assessor GDSXSR" w:date="2026-10-31T00:11:23Z">
        <w:r w:rsidRPr="00382DC8">
          <w:rPr>
            <w:rFonts w:ascii="Arial" w:hAnsi="Arial" w:cs="Arial"/>
            <w:sz w:val="28"/>
            <w:szCs w:val="28"/>
          </w:rPr>
          <w:delText>Afasta-se o adimplemento substancial quando o descumprimento compromete a finalidade econômica da obrigação, expõe o bem ou o credor a risco relevante ou impede a conservação eficaz do negócio. Nessas hipóteses, a prestação inadimplida não constitui saldo residual, ainda que seu valor seja inferior ao montante global da contratação.</w:delText>
        </w:r>
      </w:del>
    </w:p>
    <w:p w14:paraId="255D3474" w14:textId="3FA4C3F7" w:rsidR="00382DC8" w:rsidRDefault="00382DC8" w:rsidP="00886ABA">
      <w:pPr>
        <w:pStyle w:val="PargrafodaLista"/>
        <w:spacing w:after="0" w:line="360" w:lineRule="auto"/>
        <w:ind w:left="0"/>
        <w:jc w:val="both"/>
        <w:rPr>
          <w:rFonts w:ascii="Arial" w:hAnsi="Arial" w:cs="Arial"/>
          <w:sz w:val="28"/>
          <w:szCs w:val="28"/>
        </w:rPr>
      </w:pPr>
      <w:del w:id="1194" w:author="Assessor GDSXSR" w:date="2026-10-31T00:11:23Z">
        <w:r>
          <w:rPr>
            <w:rFonts w:ascii="Arial" w:hAnsi="Arial" w:cs="Arial"/>
            <w:sz w:val="28"/>
            <w:szCs w:val="28"/>
          </w:rPr>
          <w:delText xml:space="preserve">11. </w:delText>
        </w:r>
        <w:r>
          <w:rPr>
            <w:rFonts w:ascii="Arial" w:hAnsi="Arial" w:cs="Arial"/>
            <w:sz w:val="28"/>
            <w:szCs w:val="28"/>
          </w:rPr>
          <w:delText xml:space="preserve">O reconhecimento do inadimplemento não produz a resolução automática do contrato</w:delText>
        </w:r>
      </w:del>
      <w:ins w:id="1195" w:author="Assessor GDSXSR" w:date="2026-10-31T00:11:23Z">
        <w:r>
          <w:rPr>
            <w:rFonts w:ascii="Arial" w:hAnsi="Arial" w:cs="Arial"/>
            <w:color w:val="808080"/>
            <w:sz w:val="28"/>
            <w:szCs w:val="28"/>
          </w:rPr>
          <w:t xml:space="preserve">9</w:t>
        </w:r>
      </w:ins>
      <w:r>
        <w:rPr>
          <w:rFonts w:ascii="Arial" w:hAnsi="Arial" w:cs="Arial"/>
          <w:sz w:val="28"/>
          <w:szCs w:val="28"/>
        </w:rPr>
        <w:t xml:space="preserve">. A resolução </w:t>
      </w:r>
      <w:del w:id="1196" w:author="Assessor GDSXSR" w:date="2026-10-31T00:11:23Z">
        <w:r>
          <w:rPr>
            <w:rFonts w:ascii="Arial" w:hAnsi="Arial" w:cs="Arial"/>
            <w:sz w:val="28"/>
            <w:szCs w:val="28"/>
          </w:rPr>
          <w:delText xml:space="preserve">prevista</w:delText>
        </w:r>
      </w:del>
      <w:ins w:id="1197" w:author="Assessor GDSXSR" w:date="2026-10-31T00:11:23Z">
        <w:r>
          <w:rPr>
            <w:rFonts w:ascii="Arial" w:hAnsi="Arial" w:cs="Arial"/>
            <w:color w:val="808080"/>
            <w:sz w:val="28"/>
            <w:szCs w:val="28"/>
          </w:rPr>
          <w:t xml:space="preserve">do</w:t>
        </w:r>
      </w:ins>
      <w:r>
        <w:rPr>
          <w:rFonts w:ascii="Arial" w:hAnsi="Arial" w:cs="Arial"/>
          <w:sz w:val="28"/>
          <w:szCs w:val="28"/>
        </w:rPr>
        <w:t xml:space="preserve"> </w:t>
      </w:r>
      <w:del w:id="1198" w:author="Assessor GDSXSR" w:date="2026-10-31T00:11:23Z">
        <w:r>
          <w:rPr>
            <w:rFonts w:ascii="Arial" w:hAnsi="Arial" w:cs="Arial"/>
            <w:sz w:val="28"/>
            <w:szCs w:val="28"/>
          </w:rPr>
          <w:delText xml:space="preserve">no</w:delText>
        </w:r>
      </w:del>
      <w:ins w:id="1199" w:author="Assessor GDSXSR" w:date="2026-10-31T00:11:23Z">
        <w:r>
          <w:rPr>
            <w:rFonts w:ascii="Arial" w:hAnsi="Arial" w:cs="Arial"/>
            <w:color w:val="808080"/>
            <w:sz w:val="28"/>
            <w:szCs w:val="28"/>
          </w:rPr>
          <w:t xml:space="preserve">contrato</w:t>
        </w:r>
      </w:ins>
      <w:r>
        <w:rPr>
          <w:rFonts w:ascii="Arial" w:hAnsi="Arial" w:cs="Arial"/>
          <w:sz w:val="28"/>
          <w:szCs w:val="28"/>
        </w:rPr>
        <w:t xml:space="preserve"> </w:t>
      </w:r>
      <w:del w:id="1200" w:author="Assessor GDSXSR" w:date="2026-10-31T00:11:23Z">
        <w:r>
          <w:rPr>
            <w:rFonts w:ascii="Arial" w:hAnsi="Arial" w:cs="Arial"/>
            <w:sz w:val="28"/>
            <w:szCs w:val="28"/>
          </w:rPr>
          <w:delText xml:space="preserve">art.</w:delText>
        </w:r>
      </w:del>
      <w:ins w:id="1201" w:author="Assessor GDSXSR" w:date="2026-10-31T00:11:23Z">
        <w:r>
          <w:rPr>
            <w:rFonts w:ascii="Arial" w:hAnsi="Arial" w:cs="Arial"/>
            <w:color w:val="808080"/>
            <w:sz w:val="28"/>
            <w:szCs w:val="28"/>
          </w:rPr>
          <w:t xml:space="preserve">(CC</w:t>
        </w:r>
      </w:ins>
      <w:r>
        <w:rPr>
          <w:rFonts w:ascii="Arial" w:hAnsi="Arial" w:cs="Arial"/>
          <w:sz w:val="28"/>
          <w:szCs w:val="28"/>
        </w:rPr>
        <w:t xml:space="preserve"> 475</w:t>
      </w:r>
      <w:ins w:id="1202" w:author="Assessor GDSXSR" w:date="2026-10-31T00:11:23Z">
        <w:r>
          <w:rPr>
            <w:rFonts w:ascii="Arial" w:hAnsi="Arial" w:cs="Arial"/>
            <w:color w:val="808080"/>
            <w:sz w:val="28"/>
            <w:szCs w:val="28"/>
          </w:rPr>
          <w:t xml:space="preserve">)</w:t>
        </w:r>
      </w:ins>
      <w:r>
        <w:rPr>
          <w:rFonts w:ascii="Arial" w:hAnsi="Arial" w:cs="Arial"/>
          <w:sz w:val="28"/>
          <w:szCs w:val="28"/>
        </w:rPr>
        <w:t xml:space="preserve"> </w:t>
      </w:r>
      <w:del w:id="1203" w:author="Assessor GDSXSR" w:date="2026-10-31T00:11:23Z">
        <w:r>
          <w:rPr>
            <w:rFonts w:ascii="Arial" w:hAnsi="Arial" w:cs="Arial"/>
            <w:sz w:val="28"/>
            <w:szCs w:val="28"/>
          </w:rPr>
          <w:delText xml:space="preserve">do</w:delText>
        </w:r>
      </w:del>
      <w:ins w:id="1204" w:author="Assessor GDSXSR" w:date="2026-10-31T00:11:23Z">
        <w:r>
          <w:rPr>
            <w:rFonts w:ascii="Arial" w:hAnsi="Arial" w:cs="Arial"/>
            <w:color w:val="808080"/>
            <w:sz w:val="28"/>
            <w:szCs w:val="28"/>
          </w:rPr>
          <w:t xml:space="preserve">não</w:t>
        </w:r>
      </w:ins>
      <w:r>
        <w:rPr>
          <w:rFonts w:ascii="Arial" w:hAnsi="Arial" w:cs="Arial"/>
          <w:sz w:val="28"/>
          <w:szCs w:val="28"/>
        </w:rPr>
        <w:t xml:space="preserve"> </w:t>
      </w:r>
      <w:del w:id="1205" w:author="Assessor GDSXSR" w:date="2026-10-31T00:11:23Z">
        <w:r>
          <w:rPr>
            <w:rFonts w:ascii="Arial" w:hAnsi="Arial" w:cs="Arial"/>
            <w:sz w:val="28"/>
            <w:szCs w:val="28"/>
          </w:rPr>
          <w:delText xml:space="preserve">Código</w:delText>
        </w:r>
      </w:del>
      <w:ins w:id="1206" w:author="Assessor GDSXSR" w:date="2026-10-31T00:11:23Z">
        <w:r>
          <w:rPr>
            <w:rFonts w:ascii="Arial" w:hAnsi="Arial" w:cs="Arial"/>
            <w:color w:val="808080"/>
            <w:sz w:val="28"/>
            <w:szCs w:val="28"/>
          </w:rPr>
          <w:t xml:space="preserve">é</w:t>
        </w:r>
      </w:ins>
      <w:r>
        <w:rPr>
          <w:rFonts w:ascii="Arial" w:hAnsi="Arial" w:cs="Arial"/>
          <w:sz w:val="28"/>
          <w:szCs w:val="28"/>
        </w:rPr>
        <w:t xml:space="preserve"> </w:t>
      </w:r>
      <w:del w:id="1207" w:author="Assessor GDSXSR" w:date="2026-10-31T00:11:23Z">
        <w:r>
          <w:rPr>
            <w:rFonts w:ascii="Arial" w:hAnsi="Arial" w:cs="Arial"/>
            <w:sz w:val="28"/>
            <w:szCs w:val="28"/>
          </w:rPr>
          <w:delText xml:space="preserve">Civil</w:delText>
        </w:r>
      </w:del>
      <w:ins w:id="1208" w:author="Assessor GDSXSR" w:date="2026-10-31T00:11:23Z">
        <w:r>
          <w:rPr>
            <w:rFonts w:ascii="Arial" w:hAnsi="Arial" w:cs="Arial"/>
            <w:color w:val="808080"/>
            <w:sz w:val="28"/>
            <w:szCs w:val="28"/>
          </w:rPr>
          <w:t xml:space="preserve">automática:</w:t>
        </w:r>
      </w:ins>
      <w:r>
        <w:rPr>
          <w:rFonts w:ascii="Arial" w:hAnsi="Arial" w:cs="Arial"/>
          <w:sz w:val="28"/>
          <w:szCs w:val="28"/>
        </w:rPr>
        <w:t xml:space="preserve"> pressupõe descumprimento relevante e </w:t>
      </w:r>
      <w:del w:id="1209" w:author="Assessor GDSXSR" w:date="2026-10-31T00:11:23Z">
        <w:r>
          <w:rPr>
            <w:rFonts w:ascii="Arial" w:hAnsi="Arial" w:cs="Arial"/>
            <w:sz w:val="28"/>
            <w:szCs w:val="28"/>
          </w:rPr>
          <w:delText xml:space="preserve">adequação</w:delText>
        </w:r>
      </w:del>
      <w:ins w:id="1210" w:author="Assessor GDSXSR" w:date="2026-10-31T00:11:23Z">
        <w:r>
          <w:rPr>
            <w:rFonts w:ascii="Arial" w:hAnsi="Arial" w:cs="Arial"/>
            <w:color w:val="808080"/>
            <w:sz w:val="28"/>
            <w:szCs w:val="28"/>
          </w:rPr>
          <w:t xml:space="preserve">medida</w:t>
        </w:r>
      </w:ins>
      <w:r>
        <w:rPr>
          <w:rFonts w:ascii="Arial" w:hAnsi="Arial" w:cs="Arial"/>
          <w:sz w:val="28"/>
          <w:szCs w:val="28"/>
        </w:rPr>
        <w:t xml:space="preserve"> </w:t>
      </w:r>
      <w:del w:id="1211" w:author="Assessor GDSXSR" w:date="2026-10-31T00:11:23Z">
        <w:r>
          <w:rPr>
            <w:rFonts w:ascii="Arial" w:hAnsi="Arial" w:cs="Arial"/>
            <w:sz w:val="28"/>
            <w:szCs w:val="28"/>
          </w:rPr>
          <w:delText xml:space="preserve">da medida</w:delText>
        </w:r>
      </w:del>
      <w:ins w:id="1212" w:author="Assessor GDSXSR" w:date="2026-10-31T00:11:23Z">
        <w:r>
          <w:rPr>
            <w:rFonts w:ascii="Arial" w:hAnsi="Arial" w:cs="Arial"/>
            <w:color w:val="808080"/>
            <w:sz w:val="28"/>
            <w:szCs w:val="28"/>
          </w:rPr>
          <w:t xml:space="preserve">adequada</w:t>
        </w:r>
      </w:ins>
      <w:r>
        <w:rPr>
          <w:rFonts w:ascii="Arial" w:hAnsi="Arial" w:cs="Arial"/>
          <w:sz w:val="28"/>
          <w:szCs w:val="28"/>
        </w:rPr>
        <w:t xml:space="preserve"> </w:t>
      </w:r>
      <w:r>
        <w:rPr>
          <w:rFonts w:ascii="Arial" w:hAnsi="Arial" w:cs="Arial"/>
          <w:sz w:val="28"/>
          <w:szCs w:val="28"/>
        </w:rPr>
        <w:t xml:space="preserve">à natureza </w:t>
      </w:r>
      <w:del w:id="1213" w:author="Assessor GDSXSR" w:date="2026-10-31T00:11:23Z">
        <w:r>
          <w:rPr>
            <w:rFonts w:ascii="Arial" w:hAnsi="Arial" w:cs="Arial"/>
            <w:sz w:val="28"/>
            <w:szCs w:val="28"/>
          </w:rPr>
          <w:delText xml:space="preserve">da</w:delText>
        </w:r>
      </w:del>
      <w:ins w:id="1214" w:author="Assessor GDSXSR" w:date="2026-10-31T00:11:23Z">
        <w:r>
          <w:rPr>
            <w:rFonts w:ascii="Arial" w:hAnsi="Arial" w:cs="Arial"/>
            <w:color w:val="808080"/>
            <w:sz w:val="28"/>
            <w:szCs w:val="28"/>
          </w:rPr>
          <w:t xml:space="preserve">do</w:t>
        </w:r>
      </w:ins>
      <w:r>
        <w:rPr>
          <w:rFonts w:ascii="Arial" w:hAnsi="Arial" w:cs="Arial"/>
          <w:sz w:val="28"/>
          <w:szCs w:val="28"/>
        </w:rPr>
        <w:t xml:space="preserve"> </w:t>
      </w:r>
      <w:del w:id="1215" w:author="Assessor GDSXSR" w:date="2026-10-31T00:11:23Z">
        <w:r>
          <w:rPr>
            <w:rFonts w:ascii="Arial" w:hAnsi="Arial" w:cs="Arial"/>
            <w:sz w:val="28"/>
            <w:szCs w:val="28"/>
          </w:rPr>
          <w:delText xml:space="preserve">contratação, à atividade efetivamente executada</w:delText>
        </w:r>
      </w:del>
      <w:ins w:id="1216" w:author="Assessor GDSXSR" w:date="2026-10-31T00:11:23Z">
        <w:r>
          <w:rPr>
            <w:rFonts w:ascii="Arial" w:hAnsi="Arial" w:cs="Arial"/>
            <w:color w:val="808080"/>
            <w:sz w:val="28"/>
            <w:szCs w:val="28"/>
          </w:rPr>
          <w:t xml:space="preserve">negócio</w:t>
        </w:r>
      </w:ins>
      <w:r>
        <w:rPr>
          <w:rFonts w:ascii="Arial" w:hAnsi="Arial" w:cs="Arial"/>
          <w:sz w:val="28"/>
          <w:szCs w:val="28"/>
        </w:rPr>
        <w:t xml:space="preserve"> e aos </w:t>
      </w:r>
      <w:del w:id="1217" w:author="Assessor GDSXSR" w:date="2026-10-31T00:11:23Z">
        <w:r>
          <w:rPr>
            <w:rFonts w:ascii="Arial" w:hAnsi="Arial" w:cs="Arial"/>
            <w:sz w:val="28"/>
            <w:szCs w:val="28"/>
          </w:rPr>
          <w:delText xml:space="preserve">efeitos</w:delText>
        </w:r>
      </w:del>
      <w:ins w:id="1218" w:author="Assessor GDSXSR" w:date="2026-10-31T00:11:23Z">
        <w:r>
          <w:rPr>
            <w:rFonts w:ascii="Arial" w:hAnsi="Arial" w:cs="Arial"/>
            <w:color w:val="808080"/>
            <w:sz w:val="28"/>
            <w:szCs w:val="28"/>
          </w:rPr>
          <w:t xml:space="preserve">direitos</w:t>
        </w:r>
      </w:ins>
      <w:r>
        <w:rPr>
          <w:rFonts w:ascii="Arial" w:hAnsi="Arial" w:cs="Arial"/>
          <w:sz w:val="28"/>
          <w:szCs w:val="28"/>
        </w:rPr>
        <w:t xml:space="preserve"> </w:t>
      </w:r>
      <w:del w:id="1219" w:author="Assessor GDSXSR" w:date="2026-10-31T00:11:23Z">
        <w:r>
          <w:rPr>
            <w:rFonts w:ascii="Arial" w:hAnsi="Arial" w:cs="Arial"/>
            <w:sz w:val="28"/>
            <w:szCs w:val="28"/>
          </w:rPr>
          <w:delText xml:space="preserve">jurídicos constituídos perante</w:delText>
        </w:r>
      </w:del>
      <w:ins w:id="1220" w:author="Assessor GDSXSR" w:date="2026-10-31T00:11:23Z">
        <w:r>
          <w:rPr>
            <w:rFonts w:ascii="Arial" w:hAnsi="Arial" w:cs="Arial"/>
            <w:color w:val="808080"/>
            <w:sz w:val="28"/>
            <w:szCs w:val="28"/>
          </w:rPr>
          <w:t xml:space="preserve">de</w:t>
        </w:r>
      </w:ins>
      <w:r>
        <w:rPr>
          <w:rFonts w:ascii="Arial" w:hAnsi="Arial" w:cs="Arial"/>
          <w:sz w:val="28"/>
          <w:szCs w:val="28"/>
        </w:rPr>
        <w:t xml:space="preserve"> terceiros.</w:t>
      </w:r>
      <w:ins w:id="1221" w:author="Assessor GDSXSR" w:date="2026-10-31T00:11:23Z">
        <w:r>
          <w:rPr>
            <w:rFonts w:ascii="Arial" w:hAnsi="Arial" w:cs="Arial"/>
            <w:color w:val="808080"/>
            <w:sz w:val="28"/>
            <w:szCs w:val="28"/>
          </w:rPr>
          <w:t xml:space="preserve"> O inadimplemento do corretor não elimina a intermediação prestada nem impõe o desfazimento da remuneração, e a perícia não demonstrou que a cessão dependesse da manutenção da permuta.</w:t>
        </w:r>
      </w:ins>
    </w:p>
    <w:p w14:paraId="7B03667C" w14:textId="470075DC" w:rsidR="00382DC8" w:rsidRDefault="00382DC8" w:rsidP="00886ABA">
      <w:pPr>
        <w:pStyle w:val="PargrafodaLista"/>
        <w:spacing w:after="0" w:line="360" w:lineRule="auto"/>
        <w:ind w:left="0"/>
        <w:jc w:val="both"/>
        <w:rPr>
          <w:rFonts w:ascii="Arial" w:hAnsi="Arial" w:cs="Arial"/>
          <w:sz w:val="28"/>
          <w:szCs w:val="28"/>
        </w:rPr>
      </w:pPr>
      <w:del w:id="1222" w:author="Assessor GDSXSR" w:date="2026-10-31T00:11:23Z">
        <w:r>
          <w:rPr>
            <w:rFonts w:ascii="Arial" w:hAnsi="Arial" w:cs="Arial"/>
            <w:sz w:val="28"/>
            <w:szCs w:val="28"/>
          </w:rPr>
          <w:delText xml:space="preserve">12</w:delText>
        </w:r>
      </w:del>
      <w:ins w:id="1223" w:author="Assessor GDSXSR" w:date="2026-10-31T00:11:23Z">
        <w:r>
          <w:rPr>
            <w:rFonts w:ascii="Arial" w:hAnsi="Arial" w:cs="Arial"/>
            <w:color w:val="808080"/>
            <w:sz w:val="28"/>
            <w:szCs w:val="28"/>
          </w:rPr>
          <w:t xml:space="preserve">10</w:t>
        </w:r>
      </w:ins>
      <w:r>
        <w:rPr>
          <w:rFonts w:ascii="Arial" w:hAnsi="Arial" w:cs="Arial"/>
          <w:sz w:val="28"/>
          <w:szCs w:val="28"/>
        </w:rPr>
        <w:t xml:space="preserve">. </w:t>
      </w:r>
      <w:r>
        <w:rPr>
          <w:rFonts w:ascii="Arial" w:hAnsi="Arial" w:cs="Arial"/>
          <w:sz w:val="28"/>
          <w:szCs w:val="28"/>
        </w:rPr>
        <w:t xml:space="preserve">Presume-se a boa-fé do terceiro que adquire onerosamente </w:t>
      </w:r>
      <w:del w:id="1224" w:author="Assessor GDSXSR" w:date="2026-10-31T00:11:23Z">
        <w:r>
          <w:rPr>
            <w:rFonts w:ascii="Arial" w:hAnsi="Arial" w:cs="Arial"/>
            <w:sz w:val="28"/>
            <w:szCs w:val="28"/>
          </w:rPr>
          <w:delText xml:space="preserve">o direito </w:delText>
        </w:r>
      </w:del>
      <w:r>
        <w:rPr>
          <w:rFonts w:ascii="Arial" w:hAnsi="Arial" w:cs="Arial"/>
          <w:sz w:val="28"/>
          <w:szCs w:val="28"/>
        </w:rPr>
        <w:t xml:space="preserve">antes da </w:t>
      </w:r>
      <w:del w:id="1225" w:author="Assessor GDSXSR" w:date="2026-10-31T00:11:23Z">
        <w:r>
          <w:rPr>
            <w:rFonts w:ascii="Arial" w:hAnsi="Arial" w:cs="Arial"/>
            <w:sz w:val="28"/>
            <w:szCs w:val="28"/>
          </w:rPr>
          <w:delText xml:space="preserve">instauração da </w:delText>
        </w:r>
      </w:del>
      <w:r>
        <w:rPr>
          <w:rFonts w:ascii="Arial" w:hAnsi="Arial" w:cs="Arial"/>
          <w:sz w:val="28"/>
          <w:szCs w:val="28"/>
        </w:rPr>
        <w:t xml:space="preserve">demanda</w:t>
      </w:r>
      <w:del w:id="1226" w:author="Assessor GDSXSR" w:date="2026-10-31T00:11:23Z">
        <w:r>
          <w:rPr>
            <w:rFonts w:ascii="Arial" w:hAnsi="Arial" w:cs="Arial"/>
            <w:sz w:val="28"/>
            <w:szCs w:val="28"/>
          </w:rPr>
          <w:delText xml:space="preserve"> judicial e sem conhecimento comprovado de vício</w:delText>
        </w:r>
      </w:del>
      <w:r>
        <w:rPr>
          <w:rFonts w:ascii="Arial" w:hAnsi="Arial" w:cs="Arial"/>
          <w:sz w:val="28"/>
          <w:szCs w:val="28"/>
        </w:rPr>
        <w:t xml:space="preserve">, </w:t>
      </w:r>
      <w:del w:id="1227" w:author="Assessor GDSXSR" w:date="2026-10-31T00:11:23Z">
        <w:r>
          <w:rPr>
            <w:rFonts w:ascii="Arial" w:hAnsi="Arial" w:cs="Arial"/>
            <w:sz w:val="28"/>
            <w:szCs w:val="28"/>
          </w:rPr>
          <w:delText xml:space="preserve">inadimplemento ou restrição incidente sobre o negócio. Compete</w:delText>
        </w:r>
      </w:del>
      <w:ins w:id="1228" w:author="Assessor GDSXSR" w:date="2026-10-31T00:11:23Z">
        <w:r>
          <w:rPr>
            <w:rFonts w:ascii="Arial" w:hAnsi="Arial" w:cs="Arial"/>
            <w:color w:val="808080"/>
            <w:sz w:val="28"/>
            <w:szCs w:val="28"/>
          </w:rPr>
          <w:t xml:space="preserve">cabendo</w:t>
        </w:r>
      </w:ins>
      <w:r>
        <w:rPr>
          <w:rFonts w:ascii="Arial" w:hAnsi="Arial" w:cs="Arial"/>
          <w:sz w:val="28"/>
          <w:szCs w:val="28"/>
        </w:rPr>
        <w:t xml:space="preserve"> a quem alega a má-fé </w:t>
      </w:r>
      <w:del w:id="1229" w:author="Assessor GDSXSR" w:date="2026-10-31T00:11:23Z">
        <w:r>
          <w:rPr>
            <w:rFonts w:ascii="Arial" w:hAnsi="Arial" w:cs="Arial"/>
            <w:sz w:val="28"/>
            <w:szCs w:val="28"/>
          </w:rPr>
          <w:delText xml:space="preserve">demonstrar</w:delText>
        </w:r>
      </w:del>
      <w:ins w:id="1230" w:author="Assessor GDSXSR" w:date="2026-10-31T00:11:23Z">
        <w:r>
          <w:rPr>
            <w:rFonts w:ascii="Arial" w:hAnsi="Arial" w:cs="Arial"/>
            <w:color w:val="808080"/>
            <w:sz w:val="28"/>
            <w:szCs w:val="28"/>
          </w:rPr>
          <w:t xml:space="preserve">provar</w:t>
        </w:r>
      </w:ins>
      <w:r>
        <w:rPr>
          <w:rFonts w:ascii="Arial" w:hAnsi="Arial" w:cs="Arial"/>
          <w:sz w:val="28"/>
          <w:szCs w:val="28"/>
        </w:rPr>
        <w:t xml:space="preserve"> a ciência</w:t>
      </w:r>
      <w:del w:id="1231" w:author="Assessor GDSXSR" w:date="2026-10-31T00:11:23Z">
        <w:r>
          <w:rPr>
            <w:rFonts w:ascii="Arial" w:hAnsi="Arial" w:cs="Arial"/>
            <w:sz w:val="28"/>
            <w:szCs w:val="28"/>
          </w:rPr>
          <w:delText xml:space="preserve"> do adquirente</w:delText>
        </w:r>
      </w:del>
      <w:r>
        <w:rPr>
          <w:rFonts w:ascii="Arial" w:hAnsi="Arial" w:cs="Arial"/>
          <w:sz w:val="28"/>
          <w:szCs w:val="28"/>
        </w:rPr>
        <w:t xml:space="preserve"> no momento da contratação.</w:t>
      </w:r>
      <w:ins w:id="1232" w:author="Assessor GDSXSR" w:date="2026-10-31T00:11:23Z">
        <w:r>
          <w:rPr>
            <w:rFonts w:ascii="Arial" w:hAnsi="Arial" w:cs="Arial"/>
            <w:color w:val="808080"/>
            <w:sz w:val="28"/>
            <w:szCs w:val="28"/>
          </w:rPr>
          <w:t xml:space="preserve"> O contrato de 02/10/2019 antecede a ação anterior (14/11/2019).</w:t>
        </w:r>
      </w:ins>
    </w:p>
    <w:p w14:paraId="26D4488F" w14:textId="7A32FFF4" w:rsidR="00382DC8" w:rsidRDefault="00382DC8" w:rsidP="00886ABA">
      <w:pPr>
        <w:pStyle w:val="PargrafodaLista"/>
        <w:spacing w:after="0" w:line="360" w:lineRule="auto"/>
        <w:ind w:left="0"/>
        <w:jc w:val="both"/>
        <w:rPr>
          <w:rFonts w:ascii="Arial" w:hAnsi="Arial" w:cs="Arial"/>
          <w:sz w:val="28"/>
          <w:szCs w:val="28"/>
        </w:rPr>
      </w:pPr>
      <w:del w:id="1233" w:author="Assessor GDSXSR" w:date="2026-10-31T00:11:23Z">
        <w:r>
          <w:rPr>
            <w:rFonts w:ascii="Arial" w:hAnsi="Arial" w:cs="Arial"/>
            <w:sz w:val="28"/>
            <w:szCs w:val="28"/>
          </w:rPr>
          <w:delText xml:space="preserve">13</w:delText>
        </w:r>
      </w:del>
      <w:ins w:id="1234" w:author="Assessor GDSXSR" w:date="2026-10-31T00:11:23Z">
        <w:r>
          <w:rPr>
            <w:rFonts w:ascii="Arial" w:hAnsi="Arial" w:cs="Arial"/>
            <w:color w:val="808080"/>
            <w:sz w:val="28"/>
            <w:szCs w:val="28"/>
          </w:rPr>
          <w:t xml:space="preserve">11</w:t>
        </w:r>
      </w:ins>
      <w:r>
        <w:rPr>
          <w:rFonts w:ascii="Arial" w:hAnsi="Arial" w:cs="Arial"/>
          <w:sz w:val="28"/>
          <w:szCs w:val="28"/>
        </w:rPr>
        <w:t xml:space="preserve">. </w:t>
      </w:r>
      <w:r>
        <w:rPr>
          <w:rFonts w:ascii="Arial" w:hAnsi="Arial" w:cs="Arial"/>
          <w:sz w:val="28"/>
          <w:szCs w:val="28"/>
        </w:rPr>
        <w:t xml:space="preserve">A </w:t>
      </w:r>
      <w:del w:id="1235" w:author="Assessor GDSXSR" w:date="2026-10-31T00:11:23Z">
        <w:r>
          <w:rPr>
            <w:rFonts w:ascii="Arial" w:hAnsi="Arial" w:cs="Arial"/>
            <w:sz w:val="28"/>
            <w:szCs w:val="28"/>
          </w:rPr>
          <w:delText xml:space="preserve">notícia</w:delText>
        </w:r>
      </w:del>
      <w:ins w:id="1236" w:author="Assessor GDSXSR" w:date="2026-10-31T00:11:23Z">
        <w:r>
          <w:rPr>
            <w:rFonts w:ascii="Arial" w:hAnsi="Arial" w:cs="Arial"/>
            <w:color w:val="808080"/>
            <w:sz w:val="28"/>
            <w:szCs w:val="28"/>
          </w:rPr>
          <w:t xml:space="preserve">ciência</w:t>
        </w:r>
      </w:ins>
      <w:r>
        <w:rPr>
          <w:rFonts w:ascii="Arial" w:hAnsi="Arial" w:cs="Arial"/>
          <w:sz w:val="28"/>
          <w:szCs w:val="28"/>
        </w:rPr>
        <w:t xml:space="preserve"> posterior </w:t>
      </w:r>
      <w:del w:id="1237" w:author="Assessor GDSXSR" w:date="2026-10-31T00:11:23Z">
        <w:r>
          <w:rPr>
            <w:rFonts w:ascii="Arial" w:hAnsi="Arial" w:cs="Arial"/>
            <w:sz w:val="28"/>
            <w:szCs w:val="28"/>
          </w:rPr>
          <w:delText xml:space="preserve">acerca</w:delText>
        </w:r>
      </w:del>
      <w:ins w:id="1238" w:author="Assessor GDSXSR" w:date="2026-10-31T00:11:23Z">
        <w:r>
          <w:rPr>
            <w:rFonts w:ascii="Arial" w:hAnsi="Arial" w:cs="Arial"/>
            <w:color w:val="808080"/>
            <w:sz w:val="28"/>
            <w:szCs w:val="28"/>
          </w:rPr>
          <w:t xml:space="preserve">de</w:t>
        </w:r>
      </w:ins>
      <w:r>
        <w:rPr>
          <w:rFonts w:ascii="Arial" w:hAnsi="Arial" w:cs="Arial"/>
          <w:sz w:val="28"/>
          <w:szCs w:val="28"/>
        </w:rPr>
        <w:t xml:space="preserve"> </w:t>
      </w:r>
      <w:del w:id="1239" w:author="Assessor GDSXSR" w:date="2026-10-31T00:11:23Z">
        <w:r>
          <w:rPr>
            <w:rFonts w:ascii="Arial" w:hAnsi="Arial" w:cs="Arial"/>
            <w:sz w:val="28"/>
            <w:szCs w:val="28"/>
          </w:rPr>
          <w:delText xml:space="preserve">de</w:delText>
        </w:r>
      </w:del>
      <w:ins w:id="1240" w:author="Assessor GDSXSR" w:date="2026-10-31T00:11:23Z">
        <w:r>
          <w:rPr>
            <w:rFonts w:ascii="Arial" w:hAnsi="Arial" w:cs="Arial"/>
            <w:color w:val="808080"/>
            <w:sz w:val="28"/>
            <w:szCs w:val="28"/>
          </w:rPr>
          <w:t xml:space="preserve">possível</w:t>
        </w:r>
      </w:ins>
      <w:r>
        <w:rPr>
          <w:rFonts w:ascii="Arial" w:hAnsi="Arial" w:cs="Arial"/>
          <w:sz w:val="28"/>
          <w:szCs w:val="28"/>
        </w:rPr>
        <w:t xml:space="preserve"> controvérsia </w:t>
      </w:r>
      <w:del w:id="1241" w:author="Assessor GDSXSR" w:date="2026-10-31T00:11:23Z">
        <w:r>
          <w:rPr>
            <w:rFonts w:ascii="Arial" w:hAnsi="Arial" w:cs="Arial"/>
            <w:sz w:val="28"/>
            <w:szCs w:val="28"/>
          </w:rPr>
          <w:delText xml:space="preserve">contratual </w:delText>
        </w:r>
      </w:del>
      <w:r>
        <w:rPr>
          <w:rFonts w:ascii="Arial" w:hAnsi="Arial" w:cs="Arial"/>
          <w:sz w:val="28"/>
          <w:szCs w:val="28"/>
        </w:rPr>
        <w:t xml:space="preserve">não </w:t>
      </w:r>
      <w:del w:id="1242" w:author="Assessor GDSXSR" w:date="2026-10-31T00:11:23Z">
        <w:r>
          <w:rPr>
            <w:rFonts w:ascii="Arial" w:hAnsi="Arial" w:cs="Arial"/>
            <w:sz w:val="28"/>
            <w:szCs w:val="28"/>
          </w:rPr>
          <w:delText xml:space="preserve">converte</w:delText>
        </w:r>
      </w:del>
      <w:ins w:id="1243" w:author="Assessor GDSXSR" w:date="2026-10-31T00:11:23Z">
        <w:r>
          <w:rPr>
            <w:rFonts w:ascii="Arial" w:hAnsi="Arial" w:cs="Arial"/>
            <w:color w:val="808080"/>
            <w:sz w:val="28"/>
            <w:szCs w:val="28"/>
          </w:rPr>
          <w:t xml:space="preserve">torna ilícita,</w:t>
        </w:r>
      </w:ins>
      <w:r>
        <w:rPr>
          <w:rFonts w:ascii="Arial" w:hAnsi="Arial" w:cs="Arial"/>
          <w:sz w:val="28"/>
          <w:szCs w:val="28"/>
        </w:rPr>
        <w:t xml:space="preserve"> retroativamente</w:t>
      </w:r>
      <w:del w:id="1244" w:author="Assessor GDSXSR" w:date="2026-10-31T00:11:23Z">
        <w:r>
          <w:rPr>
            <w:rFonts w:ascii="Arial" w:hAnsi="Arial" w:cs="Arial"/>
            <w:sz w:val="28"/>
            <w:szCs w:val="28"/>
          </w:rPr>
          <w:delText xml:space="preserve"> em ilícita</w:delText>
        </w:r>
      </w:del>
      <w:ins w:id="1245" w:author="Assessor GDSXSR" w:date="2026-10-31T00:11:23Z">
        <w:r>
          <w:rPr>
            <w:rFonts w:ascii="Arial" w:hAnsi="Arial" w:cs="Arial"/>
            <w:color w:val="808080"/>
            <w:sz w:val="28"/>
            <w:szCs w:val="28"/>
          </w:rPr>
          <w:t xml:space="preserve">,</w:t>
        </w:r>
      </w:ins>
      <w:r>
        <w:rPr>
          <w:rFonts w:ascii="Arial" w:hAnsi="Arial" w:cs="Arial"/>
          <w:sz w:val="28"/>
          <w:szCs w:val="28"/>
        </w:rPr>
        <w:t xml:space="preserve"> a aquisição</w:t>
      </w:r>
      <w:del w:id="1246" w:author="Assessor GDSXSR" w:date="2026-10-31T00:11:23Z">
        <w:r>
          <w:rPr>
            <w:rFonts w:ascii="Arial" w:hAnsi="Arial" w:cs="Arial"/>
            <w:sz w:val="28"/>
            <w:szCs w:val="28"/>
          </w:rPr>
          <w:delText xml:space="preserve"> originalmente realizada</w:delText>
        </w:r>
      </w:del>
      <w:r>
        <w:rPr>
          <w:rFonts w:ascii="Arial" w:hAnsi="Arial" w:cs="Arial"/>
          <w:sz w:val="28"/>
          <w:szCs w:val="28"/>
        </w:rPr>
        <w:t xml:space="preserve"> de boa-fé</w:t>
      </w:r>
      <w:del w:id="1247" w:author="Assessor GDSXSR" w:date="2026-10-31T00:11:23Z">
        <w:r>
          <w:rPr>
            <w:rFonts w:ascii="Arial" w:hAnsi="Arial" w:cs="Arial"/>
            <w:sz w:val="28"/>
            <w:szCs w:val="28"/>
          </w:rPr>
          <w:delText xml:space="preserve">.</w:delText>
        </w:r>
      </w:del>
      <w:r>
        <w:rPr>
          <w:rFonts w:ascii="Arial" w:hAnsi="Arial" w:cs="Arial"/>
          <w:sz w:val="28"/>
          <w:szCs w:val="28"/>
        </w:rPr>
        <w:t xml:space="preserve"> </w:t>
      </w:r>
      <w:del w:id="1248" w:author="Assessor GDSXSR" w:date="2026-10-31T00:11:23Z">
        <w:r>
          <w:rPr>
            <w:rFonts w:ascii="Arial" w:hAnsi="Arial" w:cs="Arial"/>
            <w:sz w:val="28"/>
            <w:szCs w:val="28"/>
          </w:rPr>
          <w:delText xml:space="preserve">A</w:delText>
        </w:r>
      </w:del>
      <w:ins w:id="1249" w:author="Assessor GDSXSR" w:date="2026-10-31T00:11:23Z">
        <w:r>
          <w:rPr>
            <w:rFonts w:ascii="Arial" w:hAnsi="Arial" w:cs="Arial"/>
            <w:color w:val="808080"/>
            <w:sz w:val="28"/>
            <w:szCs w:val="28"/>
          </w:rPr>
          <w:t xml:space="preserve">nem</w:t>
        </w:r>
      </w:ins>
      <w:r>
        <w:rPr>
          <w:rFonts w:ascii="Arial" w:hAnsi="Arial" w:cs="Arial"/>
          <w:sz w:val="28"/>
          <w:szCs w:val="28"/>
        </w:rPr>
        <w:t xml:space="preserve"> </w:t>
      </w:r>
      <w:del w:id="1250" w:author="Assessor GDSXSR" w:date="2026-10-31T00:11:23Z">
        <w:r>
          <w:rPr>
            <w:rFonts w:ascii="Arial" w:hAnsi="Arial" w:cs="Arial"/>
            <w:sz w:val="28"/>
            <w:szCs w:val="28"/>
          </w:rPr>
          <w:delText xml:space="preserve">ciência</w:delText>
        </w:r>
      </w:del>
      <w:ins w:id="1251" w:author="Assessor GDSXSR" w:date="2026-10-31T00:11:23Z">
        <w:r>
          <w:rPr>
            <w:rFonts w:ascii="Arial" w:hAnsi="Arial" w:cs="Arial"/>
            <w:color w:val="808080"/>
            <w:sz w:val="28"/>
            <w:szCs w:val="28"/>
          </w:rPr>
          <w:t xml:space="preserve">invalida</w:t>
        </w:r>
      </w:ins>
      <w:r>
        <w:rPr>
          <w:rFonts w:ascii="Arial" w:hAnsi="Arial" w:cs="Arial"/>
          <w:sz w:val="28"/>
          <w:szCs w:val="28"/>
        </w:rPr>
        <w:t xml:space="preserve"> </w:t>
      </w:r>
      <w:del w:id="1252" w:author="Assessor GDSXSR" w:date="2026-10-31T00:11:23Z">
        <w:r>
          <w:rPr>
            <w:rFonts w:ascii="Arial" w:hAnsi="Arial" w:cs="Arial"/>
            <w:sz w:val="28"/>
            <w:szCs w:val="28"/>
          </w:rPr>
          <w:delText xml:space="preserve">superveniente</w:delText>
        </w:r>
      </w:del>
      <w:ins w:id="1253" w:author="Assessor GDSXSR" w:date="2026-10-31T00:11:23Z">
        <w:r>
          <w:rPr>
            <w:rFonts w:ascii="Arial" w:hAnsi="Arial" w:cs="Arial"/>
            <w:color w:val="808080"/>
            <w:sz w:val="28"/>
            <w:szCs w:val="28"/>
          </w:rPr>
          <w:t xml:space="preserve">o</w:t>
        </w:r>
      </w:ins>
      <w:r>
        <w:rPr>
          <w:rFonts w:ascii="Arial" w:hAnsi="Arial" w:cs="Arial"/>
          <w:sz w:val="28"/>
          <w:szCs w:val="28"/>
        </w:rPr>
        <w:t xml:space="preserve"> </w:t>
      </w:r>
      <w:del w:id="1254" w:author="Assessor GDSXSR" w:date="2026-10-31T00:11:23Z">
        <w:r>
          <w:rPr>
            <w:rFonts w:ascii="Arial" w:hAnsi="Arial" w:cs="Arial"/>
            <w:sz w:val="28"/>
            <w:szCs w:val="28"/>
          </w:rPr>
          <w:delText xml:space="preserve">pode</w:delText>
        </w:r>
      </w:del>
      <w:ins w:id="1255" w:author="Assessor GDSXSR" w:date="2026-10-31T00:11:23Z">
        <w:r>
          <w:rPr>
            <w:rFonts w:ascii="Arial" w:hAnsi="Arial" w:cs="Arial"/>
            <w:color w:val="808080"/>
            <w:sz w:val="28"/>
            <w:szCs w:val="28"/>
          </w:rPr>
          <w:t xml:space="preserve">negócio,</w:t>
        </w:r>
      </w:ins>
      <w:r>
        <w:rPr>
          <w:rFonts w:ascii="Arial" w:hAnsi="Arial" w:cs="Arial"/>
          <w:sz w:val="28"/>
          <w:szCs w:val="28"/>
        </w:rPr>
        <w:t xml:space="preserve"> </w:t>
      </w:r>
      <w:del w:id="1256" w:author="Assessor GDSXSR" w:date="2026-10-31T00:11:23Z">
        <w:r>
          <w:rPr>
            <w:rFonts w:ascii="Arial" w:hAnsi="Arial" w:cs="Arial"/>
            <w:sz w:val="28"/>
            <w:szCs w:val="28"/>
          </w:rPr>
          <w:delText xml:space="preserve">repercutir</w:delText>
        </w:r>
      </w:del>
      <w:ins w:id="1257" w:author="Assessor GDSXSR" w:date="2026-10-31T00:11:23Z">
        <w:r>
          <w:rPr>
            <w:rFonts w:ascii="Arial" w:hAnsi="Arial" w:cs="Arial"/>
            <w:color w:val="808080"/>
            <w:sz w:val="28"/>
            <w:szCs w:val="28"/>
          </w:rPr>
          <w:t xml:space="preserve">repercutindo, no máximo,</w:t>
        </w:r>
      </w:ins>
      <w:r>
        <w:rPr>
          <w:rFonts w:ascii="Arial" w:hAnsi="Arial" w:cs="Arial"/>
          <w:sz w:val="28"/>
          <w:szCs w:val="28"/>
        </w:rPr>
        <w:t xml:space="preserve"> nos atos praticados após a advertência</w:t>
      </w:r>
      <w:del w:id="1258" w:author="Assessor GDSXSR" w:date="2026-10-31T00:11:23Z">
        <w:r>
          <w:rPr>
            <w:rFonts w:ascii="Arial" w:hAnsi="Arial" w:cs="Arial"/>
            <w:sz w:val="28"/>
            <w:szCs w:val="28"/>
          </w:rPr>
          <w:delText xml:space="preserve">, mas não invalida, por si só, o negócio anteriormente celebrado</w:delText>
        </w:r>
      </w:del>
      <w:r>
        <w:rPr>
          <w:rFonts w:ascii="Arial" w:hAnsi="Arial" w:cs="Arial"/>
          <w:sz w:val="28"/>
          <w:szCs w:val="28"/>
        </w:rPr>
        <w:t xml:space="preserve">.</w:t>
      </w:r>
    </w:p>
    <w:p w14:paraId="325FC5D5" w14:textId="19C0850C" w:rsidR="00A33CC1" w:rsidRDefault="00A33CC1" w:rsidP="00886ABA">
      <w:pPr>
        <w:pStyle w:val="PargrafodaLista"/>
        <w:spacing w:after="0" w:line="360" w:lineRule="auto"/>
        <w:ind w:left="0"/>
        <w:jc w:val="both"/>
        <w:rPr>
          <w:rFonts w:ascii="Arial" w:hAnsi="Arial" w:cs="Arial"/>
          <w:sz w:val="28"/>
          <w:szCs w:val="28"/>
        </w:rPr>
      </w:pPr>
      <w:del w:id="1259" w:author="Assessor GDSXSR" w:date="2026-10-31T00:11:23Z">
        <w:r>
          <w:rPr>
            <w:rFonts w:ascii="Arial" w:hAnsi="Arial" w:cs="Arial"/>
            <w:sz w:val="28"/>
            <w:szCs w:val="28"/>
          </w:rPr>
          <w:delText xml:space="preserve">14</w:delText>
        </w:r>
      </w:del>
      <w:ins w:id="1260" w:author="Assessor GDSXSR" w:date="2026-10-31T00:11:23Z">
        <w:r>
          <w:rPr>
            <w:rFonts w:ascii="Arial" w:hAnsi="Arial" w:cs="Arial"/>
            <w:color w:val="808080"/>
            <w:sz w:val="28"/>
            <w:szCs w:val="28"/>
          </w:rPr>
          <w:t xml:space="preserve">12</w:t>
        </w:r>
      </w:ins>
      <w:r>
        <w:rPr>
          <w:rFonts w:ascii="Arial" w:hAnsi="Arial" w:cs="Arial"/>
          <w:sz w:val="28"/>
          <w:szCs w:val="28"/>
        </w:rPr>
        <w:t xml:space="preserve">. </w:t>
      </w:r>
      <w:r>
        <w:rPr>
          <w:rFonts w:ascii="Arial" w:hAnsi="Arial" w:cs="Arial"/>
          <w:sz w:val="28"/>
          <w:szCs w:val="28"/>
        </w:rPr>
        <w:t xml:space="preserve">A resolução </w:t>
      </w:r>
      <w:del w:id="1261" w:author="Assessor GDSXSR" w:date="2026-10-31T00:11:23Z">
        <w:r>
          <w:rPr>
            <w:rFonts w:ascii="Arial" w:hAnsi="Arial" w:cs="Arial"/>
            <w:sz w:val="28"/>
            <w:szCs w:val="28"/>
          </w:rPr>
          <w:delText xml:space="preserve">de</w:delText>
        </w:r>
      </w:del>
      <w:ins w:id="1262" w:author="Assessor GDSXSR" w:date="2026-10-31T00:11:23Z">
        <w:r>
          <w:rPr>
            <w:rFonts w:ascii="Arial" w:hAnsi="Arial" w:cs="Arial"/>
            <w:color w:val="808080"/>
            <w:sz w:val="28"/>
            <w:szCs w:val="28"/>
          </w:rPr>
          <w:t xml:space="preserve">da</w:t>
        </w:r>
      </w:ins>
      <w:r>
        <w:rPr>
          <w:rFonts w:ascii="Arial" w:hAnsi="Arial" w:cs="Arial"/>
          <w:sz w:val="28"/>
          <w:szCs w:val="28"/>
        </w:rPr>
        <w:t xml:space="preserve"> </w:t>
      </w:r>
      <w:del w:id="1263" w:author="Assessor GDSXSR" w:date="2026-10-31T00:11:23Z">
        <w:r>
          <w:rPr>
            <w:rFonts w:ascii="Arial" w:hAnsi="Arial" w:cs="Arial"/>
            <w:sz w:val="28"/>
            <w:szCs w:val="28"/>
          </w:rPr>
          <w:delText xml:space="preserve">relação contratual anterior</w:delText>
        </w:r>
      </w:del>
      <w:ins w:id="1264" w:author="Assessor GDSXSR" w:date="2026-10-31T00:11:23Z">
        <w:r>
          <w:rPr>
            <w:rFonts w:ascii="Arial" w:hAnsi="Arial" w:cs="Arial"/>
            <w:color w:val="808080"/>
            <w:sz w:val="28"/>
            <w:szCs w:val="28"/>
          </w:rPr>
          <w:t xml:space="preserve">permuta</w:t>
        </w:r>
      </w:ins>
      <w:r>
        <w:rPr>
          <w:rFonts w:ascii="Arial" w:hAnsi="Arial" w:cs="Arial"/>
          <w:sz w:val="28"/>
          <w:szCs w:val="28"/>
        </w:rPr>
        <w:t xml:space="preserve"> não alcança </w:t>
      </w:r>
      <w:del w:id="1265" w:author="Assessor GDSXSR" w:date="2026-10-31T00:11:23Z">
        <w:r>
          <w:rPr>
            <w:rFonts w:ascii="Arial" w:hAnsi="Arial" w:cs="Arial"/>
            <w:sz w:val="28"/>
            <w:szCs w:val="28"/>
          </w:rPr>
          <w:delText xml:space="preserve">automaticamente</w:delText>
        </w:r>
      </w:del>
      <w:ins w:id="1266" w:author="Assessor GDSXSR" w:date="2026-10-31T00:11:23Z">
        <w:r>
          <w:rPr>
            <w:rFonts w:ascii="Arial" w:hAnsi="Arial" w:cs="Arial"/>
            <w:color w:val="808080"/>
            <w:sz w:val="28"/>
            <w:szCs w:val="28"/>
          </w:rPr>
          <w:t xml:space="preserve">a</w:t>
        </w:r>
      </w:ins>
      <w:r>
        <w:rPr>
          <w:rFonts w:ascii="Arial" w:hAnsi="Arial" w:cs="Arial"/>
          <w:sz w:val="28"/>
          <w:szCs w:val="28"/>
        </w:rPr>
        <w:t xml:space="preserve"> </w:t>
      </w:r>
      <w:del w:id="1267" w:author="Assessor GDSXSR" w:date="2026-10-31T00:11:23Z">
        <w:r>
          <w:rPr>
            <w:rFonts w:ascii="Arial" w:hAnsi="Arial" w:cs="Arial"/>
            <w:sz w:val="28"/>
            <w:szCs w:val="28"/>
          </w:rPr>
          <w:delText xml:space="preserve">negócio</w:delText>
        </w:r>
      </w:del>
      <w:ins w:id="1268" w:author="Assessor GDSXSR" w:date="2026-10-31T00:11:23Z">
        <w:r>
          <w:rPr>
            <w:rFonts w:ascii="Arial" w:hAnsi="Arial" w:cs="Arial"/>
            <w:color w:val="808080"/>
            <w:sz w:val="28"/>
            <w:szCs w:val="28"/>
          </w:rPr>
          <w:t xml:space="preserve">fração</w:t>
        </w:r>
      </w:ins>
      <w:r>
        <w:rPr>
          <w:rFonts w:ascii="Arial" w:hAnsi="Arial" w:cs="Arial"/>
          <w:sz w:val="28"/>
          <w:szCs w:val="28"/>
        </w:rPr>
        <w:t xml:space="preserve"> </w:t>
      </w:r>
      <w:del w:id="1269" w:author="Assessor GDSXSR" w:date="2026-10-31T00:11:23Z">
        <w:r>
          <w:rPr>
            <w:rFonts w:ascii="Arial" w:hAnsi="Arial" w:cs="Arial"/>
            <w:sz w:val="28"/>
            <w:szCs w:val="28"/>
          </w:rPr>
          <w:delText xml:space="preserve">posterior,</w:delText>
        </w:r>
      </w:del>
      <w:ins w:id="1270" w:author="Assessor GDSXSR" w:date="2026-10-31T00:11:23Z">
        <w:r>
          <w:rPr>
            <w:rFonts w:ascii="Arial" w:hAnsi="Arial" w:cs="Arial"/>
            <w:color w:val="808080"/>
            <w:sz w:val="28"/>
            <w:szCs w:val="28"/>
          </w:rPr>
          <w:t xml:space="preserve">cedida</w:t>
        </w:r>
      </w:ins>
      <w:r>
        <w:rPr>
          <w:rFonts w:ascii="Arial" w:hAnsi="Arial" w:cs="Arial"/>
          <w:sz w:val="28"/>
          <w:szCs w:val="28"/>
        </w:rPr>
        <w:t xml:space="preserve"> </w:t>
      </w:r>
      <w:del w:id="1271" w:author="Assessor GDSXSR" w:date="2026-10-31T00:11:23Z">
        <w:r>
          <w:rPr>
            <w:rFonts w:ascii="Arial" w:hAnsi="Arial" w:cs="Arial"/>
            <w:sz w:val="28"/>
            <w:szCs w:val="28"/>
          </w:rPr>
          <w:delText xml:space="preserve">celebrado</w:delText>
        </w:r>
      </w:del>
      <w:ins w:id="1272" w:author="Assessor GDSXSR" w:date="2026-10-31T00:11:23Z">
        <w:r>
          <w:rPr>
            <w:rFonts w:ascii="Arial" w:hAnsi="Arial" w:cs="Arial"/>
            <w:color w:val="808080"/>
            <w:sz w:val="28"/>
            <w:szCs w:val="28"/>
          </w:rPr>
          <w:t xml:space="preserve">ao corretor e adquirida</w:t>
        </w:r>
      </w:ins>
      <w:r>
        <w:rPr>
          <w:rFonts w:ascii="Arial" w:hAnsi="Arial" w:cs="Arial"/>
          <w:sz w:val="28"/>
          <w:szCs w:val="28"/>
        </w:rPr>
        <w:t xml:space="preserve"> por </w:t>
      </w:r>
      <w:del w:id="1273" w:author="Assessor GDSXSR" w:date="2026-10-31T00:11:23Z">
        <w:r>
          <w:rPr>
            <w:rFonts w:ascii="Arial" w:hAnsi="Arial" w:cs="Arial"/>
            <w:sz w:val="28"/>
            <w:szCs w:val="28"/>
          </w:rPr>
          <w:delText xml:space="preserve">terceiro</w:delText>
        </w:r>
      </w:del>
      <w:ins w:id="1274" w:author="Assessor GDSXSR" w:date="2026-10-31T00:11:23Z">
        <w:r>
          <w:rPr>
            <w:rFonts w:ascii="Arial" w:hAnsi="Arial" w:cs="Arial"/>
            <w:color w:val="808080"/>
            <w:sz w:val="28"/>
            <w:szCs w:val="28"/>
          </w:rPr>
          <w:t xml:space="preserve">terceiros</w:t>
        </w:r>
      </w:ins>
      <w:r>
        <w:rPr>
          <w:rFonts w:ascii="Arial" w:hAnsi="Arial" w:cs="Arial"/>
          <w:sz w:val="28"/>
          <w:szCs w:val="28"/>
        </w:rPr>
        <w:t xml:space="preserve"> de boa-fé, </w:t>
      </w:r>
      <w:del w:id="1275" w:author="Assessor GDSXSR" w:date="2026-10-31T00:11:23Z">
        <w:r>
          <w:rPr>
            <w:rFonts w:ascii="Arial" w:hAnsi="Arial" w:cs="Arial"/>
            <w:sz w:val="28"/>
            <w:szCs w:val="28"/>
          </w:rPr>
          <w:delText xml:space="preserve">quando</w:delText>
        </w:r>
      </w:del>
      <w:ins w:id="1276" w:author="Assessor GDSXSR" w:date="2026-10-31T00:11:23Z">
        <w:r>
          <w:rPr>
            <w:rFonts w:ascii="Arial" w:hAnsi="Arial" w:cs="Arial"/>
            <w:color w:val="808080"/>
            <w:sz w:val="28"/>
            <w:szCs w:val="28"/>
          </w:rPr>
          <w:t xml:space="preserve">pois</w:t>
        </w:r>
      </w:ins>
      <w:r>
        <w:rPr>
          <w:rFonts w:ascii="Arial" w:hAnsi="Arial" w:cs="Arial"/>
          <w:sz w:val="28"/>
          <w:szCs w:val="28"/>
        </w:rPr>
        <w:t xml:space="preserve"> </w:t>
      </w:r>
      <w:del w:id="1277" w:author="Assessor GDSXSR" w:date="2026-10-31T00:11:23Z">
        <w:r>
          <w:rPr>
            <w:rFonts w:ascii="Arial" w:hAnsi="Arial" w:cs="Arial"/>
            <w:sz w:val="28"/>
            <w:szCs w:val="28"/>
          </w:rPr>
          <w:delText xml:space="preserve">os instrumentos possuem objetos ou causas jurídicas distintos. A</w:delText>
        </w:r>
      </w:del>
      <w:ins w:id="1278" w:author="Assessor GDSXSR" w:date="2026-10-31T00:11:23Z">
        <w:r>
          <w:rPr>
            <w:rFonts w:ascii="Arial" w:hAnsi="Arial" w:cs="Arial"/>
            <w:color w:val="808080"/>
            <w:sz w:val="28"/>
            <w:szCs w:val="28"/>
          </w:rPr>
          <w:t xml:space="preserve">a</w:t>
        </w:r>
      </w:ins>
      <w:r>
        <w:rPr>
          <w:rFonts w:ascii="Arial" w:hAnsi="Arial" w:cs="Arial"/>
          <w:sz w:val="28"/>
          <w:szCs w:val="28"/>
        </w:rPr>
        <w:t xml:space="preserve"> proteção da confiança e da estabilidade das relações negociais impede transferir</w:t>
      </w:r>
      <w:del w:id="1279" w:author="Assessor GDSXSR" w:date="2026-10-31T00:11:23Z">
        <w:r>
          <w:rPr>
            <w:rFonts w:ascii="Arial" w:hAnsi="Arial" w:cs="Arial"/>
            <w:sz w:val="28"/>
            <w:szCs w:val="28"/>
          </w:rPr>
          <w:delText xml:space="preserve"> ao adquirente</w:delText>
        </w:r>
      </w:del>
      <w:ins w:id="1280" w:author="Assessor GDSXSR" w:date="2026-10-31T00:11:23Z">
        <w:r>
          <w:rPr>
            <w:rFonts w:ascii="Arial" w:hAnsi="Arial" w:cs="Arial"/>
            <w:color w:val="808080"/>
            <w:sz w:val="28"/>
            <w:szCs w:val="28"/>
          </w:rPr>
          <w:t xml:space="preserve">-lhes</w:t>
        </w:r>
      </w:ins>
      <w:r>
        <w:rPr>
          <w:rFonts w:ascii="Arial" w:hAnsi="Arial" w:cs="Arial"/>
          <w:sz w:val="28"/>
          <w:szCs w:val="28"/>
        </w:rPr>
        <w:t xml:space="preserve"> os efeitos de inadimplemento para o qual não </w:t>
      </w:r>
      <w:del w:id="1281" w:author="Assessor GDSXSR" w:date="2026-10-31T00:11:23Z">
        <w:r>
          <w:rPr>
            <w:rFonts w:ascii="Arial" w:hAnsi="Arial" w:cs="Arial"/>
            <w:sz w:val="28"/>
            <w:szCs w:val="28"/>
          </w:rPr>
          <w:delText xml:space="preserve">contribuiu e do qual não tinha conhecimento</w:delText>
        </w:r>
      </w:del>
      <w:ins w:id="1282" w:author="Assessor GDSXSR" w:date="2026-10-31T00:11:23Z">
        <w:r>
          <w:rPr>
            <w:rFonts w:ascii="Arial" w:hAnsi="Arial" w:cs="Arial"/>
            <w:color w:val="808080"/>
            <w:sz w:val="28"/>
            <w:szCs w:val="28"/>
          </w:rPr>
          <w:t xml:space="preserve">contribuíram</w:t>
        </w:r>
      </w:ins>
      <w:r>
        <w:rPr>
          <w:rFonts w:ascii="Arial" w:hAnsi="Arial" w:cs="Arial"/>
          <w:sz w:val="28"/>
          <w:szCs w:val="28"/>
        </w:rPr>
        <w:t xml:space="preserve">.</w:t>
      </w:r>
    </w:p>
    <w:p w14:paraId="61C39010" w14:textId="77777777" w:rsidR="00886ABA" w:rsidRPr="0034247B" w:rsidRDefault="00886ABA" w:rsidP="00886ABA">
      <w:pPr>
        <w:pStyle w:val="PargrafodaLista"/>
        <w:spacing w:after="0" w:line="360" w:lineRule="auto"/>
        <w:ind w:left="0"/>
        <w:jc w:val="left"/>
        <w:rPr>
          <w:rFonts w:ascii="Arial" w:hAnsi="Arial" w:cs="Arial"/>
          <w:b/>
          <w:bCs/>
          <w:sz w:val="28"/>
          <w:szCs w:val="28"/>
        </w:rPr>
        <w:pPrChange w:id="1008" w:author="Assessor GDSXSR" w:date="2026-10-31T00:11:23Z">
          <w:pPr>
            <w:pStyle w:val="PargrafodaLista"/>
            <w:spacing w:after="0" w:line="360" w:lineRule="auto"/>
            <w:ind w:left="0"/>
            <w:jc w:val="both"/>
          </w:pPr>
        </w:pPrChange>
      </w:pPr>
      <w:r w:rsidRPr="413FE707">
        <w:rPr>
          <w:rFonts w:ascii="Arial" w:hAnsi="Arial" w:cs="Arial"/>
          <w:b/>
          <w:bCs/>
          <w:sz w:val="28"/>
          <w:szCs w:val="28"/>
        </w:rPr>
        <w:t>IV. Dispositivo</w:t>
      </w:r>
    </w:p>
    <w:p w14:paraId="498505B4" w14:textId="459F5CB4" w:rsidR="00382DC8" w:rsidRPr="00AD7F36" w:rsidRDefault="00A33CC1" w:rsidP="00886ABA">
      <w:pPr>
        <w:spacing w:after="0" w:line="360" w:lineRule="auto"/>
        <w:jc w:val="both"/>
        <w:rPr>
          <w:rFonts w:ascii="Arial" w:hAnsi="Arial" w:cs="Arial"/>
          <w:sz w:val="28"/>
          <w:szCs w:val="28"/>
        </w:rPr>
      </w:pPr>
      <w:commentRangeStart w:id="8"/>
      <w:del w:id="1283" w:author="Assessor GDSXSR" w:date="2026-10-31T00:11:23Z">
        <w:r>
          <w:rPr>
            <w:rFonts w:ascii="Arial" w:hAnsi="Arial" w:cs="Arial"/>
            <w:sz w:val="28"/>
            <w:szCs w:val="28"/>
          </w:rPr>
          <w:delText xml:space="preserve">15</w:delText>
        </w:r>
      </w:del>
      <w:ins w:id="1284" w:author="Assessor GDSXSR" w:date="2026-10-31T00:11:23Z">
        <w:r>
          <w:rPr>
            <w:rFonts w:ascii="Arial" w:hAnsi="Arial" w:cs="Arial"/>
            <w:color w:val="808080"/>
            <w:sz w:val="28"/>
            <w:szCs w:val="28"/>
          </w:rPr>
          <w:t xml:space="preserve">13</w:t>
        </w:r>
      </w:ins>
      <w:r>
        <w:rPr>
          <w:rFonts w:ascii="Arial" w:hAnsi="Arial" w:cs="Arial"/>
          <w:sz w:val="28"/>
          <w:szCs w:val="28"/>
        </w:rPr>
        <w:t xml:space="preserve">. </w:t>
      </w:r>
      <w:r>
        <w:rPr>
          <w:rFonts w:ascii="Arial" w:hAnsi="Arial" w:cs="Arial"/>
          <w:sz w:val="28"/>
          <w:szCs w:val="28"/>
        </w:rPr>
        <w:t xml:space="preserve">Rejeitou-se a preliminar de ausência de dialeticidade</w:t>
      </w:r>
      <w:del w:id="1285" w:author="Assessor GDSXSR" w:date="2026-10-31T00:11:23Z">
        <w:r>
          <w:rPr>
            <w:rFonts w:ascii="Arial" w:hAnsi="Arial" w:cs="Arial"/>
            <w:sz w:val="28"/>
            <w:szCs w:val="28"/>
          </w:rPr>
          <w:delText xml:space="preserve"> e</w:delText>
        </w:r>
      </w:del>
      <w:r>
        <w:rPr>
          <w:rFonts w:ascii="Arial" w:hAnsi="Arial" w:cs="Arial"/>
          <w:sz w:val="28"/>
          <w:szCs w:val="28"/>
        </w:rPr>
        <w:t xml:space="preserve">, </w:t>
      </w:r>
      <w:del w:id="1286" w:author="Assessor GDSXSR" w:date="2026-10-31T00:11:23Z">
        <w:r>
          <w:rPr>
            <w:rFonts w:ascii="Arial" w:hAnsi="Arial" w:cs="Arial"/>
            <w:sz w:val="28"/>
            <w:szCs w:val="28"/>
          </w:rPr>
          <w:delText xml:space="preserve">no</w:delText>
        </w:r>
      </w:del>
      <w:ins w:id="1287" w:author="Assessor GDSXSR" w:date="2026-10-31T00:11:23Z">
        <w:r>
          <w:rPr>
            <w:rFonts w:ascii="Arial" w:hAnsi="Arial" w:cs="Arial"/>
            <w:color w:val="808080"/>
            <w:sz w:val="28"/>
            <w:szCs w:val="28"/>
          </w:rPr>
          <w:t xml:space="preserve">não</w:t>
        </w:r>
      </w:ins>
      <w:r>
        <w:rPr>
          <w:rFonts w:ascii="Arial" w:hAnsi="Arial" w:cs="Arial"/>
          <w:sz w:val="28"/>
          <w:szCs w:val="28"/>
        </w:rPr>
        <w:t xml:space="preserve"> </w:t>
      </w:r>
      <w:del w:id="1288" w:author="Assessor GDSXSR" w:date="2026-10-31T00:11:23Z">
        <w:r>
          <w:rPr>
            <w:rFonts w:ascii="Arial" w:hAnsi="Arial" w:cs="Arial"/>
            <w:sz w:val="28"/>
            <w:szCs w:val="28"/>
          </w:rPr>
          <w:delText xml:space="preserve">mérito,</w:delText>
        </w:r>
      </w:del>
      <w:ins w:id="1289" w:author="Assessor GDSXSR" w:date="2026-10-31T00:11:23Z">
        <w:r>
          <w:rPr>
            <w:rFonts w:ascii="Arial" w:hAnsi="Arial" w:cs="Arial"/>
            <w:color w:val="808080"/>
            <w:sz w:val="28"/>
            <w:szCs w:val="28"/>
          </w:rPr>
          <w:t xml:space="preserve">se</w:t>
        </w:r>
      </w:ins>
      <w:r>
        <w:rPr>
          <w:rFonts w:ascii="Arial" w:hAnsi="Arial" w:cs="Arial"/>
          <w:sz w:val="28"/>
          <w:szCs w:val="28"/>
        </w:rPr>
        <w:t xml:space="preserve"> conheceu</w:t>
      </w:r>
      <w:del w:id="1290" w:author="Assessor GDSXSR" w:date="2026-10-31T00:11:23Z">
        <w:r>
          <w:rPr>
            <w:rFonts w:ascii="Arial" w:hAnsi="Arial" w:cs="Arial"/>
            <w:sz w:val="28"/>
            <w:szCs w:val="28"/>
          </w:rPr>
          <w:delText xml:space="preserve">-se parcialmente</w:delText>
        </w:r>
      </w:del>
      <w:r>
        <w:rPr>
          <w:rFonts w:ascii="Arial" w:hAnsi="Arial" w:cs="Arial"/>
          <w:sz w:val="28"/>
          <w:szCs w:val="28"/>
        </w:rPr>
        <w:t xml:space="preserve"> do </w:t>
      </w:r>
      <w:del w:id="1291" w:author="Assessor GDSXSR" w:date="2026-10-31T00:11:23Z">
        <w:r>
          <w:rPr>
            <w:rFonts w:ascii="Arial" w:hAnsi="Arial" w:cs="Arial"/>
            <w:sz w:val="28"/>
            <w:szCs w:val="28"/>
          </w:rPr>
          <w:delText xml:space="preserve">apelo</w:delText>
        </w:r>
      </w:del>
      <w:ins w:id="1292" w:author="Assessor GDSXSR" w:date="2026-10-31T00:11:23Z">
        <w:r>
          <w:rPr>
            <w:rFonts w:ascii="Arial" w:hAnsi="Arial" w:cs="Arial"/>
            <w:color w:val="808080"/>
            <w:sz w:val="28"/>
            <w:szCs w:val="28"/>
          </w:rPr>
          <w:t xml:space="preserve">pedido</w:t>
        </w:r>
      </w:ins>
      <w:r>
        <w:rPr>
          <w:rFonts w:ascii="Arial" w:hAnsi="Arial" w:cs="Arial"/>
          <w:sz w:val="28"/>
          <w:szCs w:val="28"/>
        </w:rPr>
        <w:t xml:space="preserve"> </w:t>
      </w:r>
      <w:del w:id="1293" w:author="Assessor GDSXSR" w:date="2026-10-31T00:11:23Z">
        <w:r>
          <w:rPr>
            <w:rFonts w:ascii="Arial" w:hAnsi="Arial" w:cs="Arial"/>
            <w:sz w:val="28"/>
            <w:szCs w:val="28"/>
          </w:rPr>
          <w:delText xml:space="preserve">do</w:delText>
        </w:r>
      </w:del>
      <w:ins w:id="1294" w:author="Assessor GDSXSR" w:date="2026-10-31T00:11:23Z">
        <w:r>
          <w:rPr>
            <w:rFonts w:ascii="Arial" w:hAnsi="Arial" w:cs="Arial"/>
            <w:color w:val="808080"/>
            <w:sz w:val="28"/>
            <w:szCs w:val="28"/>
          </w:rPr>
          <w:t xml:space="preserve">subsidiário</w:t>
        </w:r>
      </w:ins>
      <w:r>
        <w:rPr>
          <w:rFonts w:ascii="Arial" w:hAnsi="Arial" w:cs="Arial"/>
          <w:sz w:val="28"/>
          <w:szCs w:val="28"/>
        </w:rPr>
        <w:t xml:space="preserve"> </w:t>
      </w:r>
      <w:del w:id="1295" w:author="Assessor GDSXSR" w:date="2026-10-31T00:11:23Z">
        <w:r>
          <w:rPr>
            <w:rFonts w:ascii="Arial" w:hAnsi="Arial" w:cs="Arial"/>
            <w:sz w:val="28"/>
            <w:szCs w:val="28"/>
          </w:rPr>
          <w:delText xml:space="preserve">autor</w:delText>
        </w:r>
      </w:del>
      <w:ins w:id="1296" w:author="Assessor GDSXSR" w:date="2026-10-31T00:11:23Z">
        <w:r>
          <w:rPr>
            <w:rFonts w:ascii="Arial" w:hAnsi="Arial" w:cs="Arial"/>
            <w:color w:val="808080"/>
            <w:sz w:val="28"/>
            <w:szCs w:val="28"/>
          </w:rPr>
          <w:t xml:space="preserve">de indenização, por inovação recursal,</w:t>
        </w:r>
      </w:ins>
      <w:r>
        <w:rPr>
          <w:rFonts w:ascii="Arial" w:hAnsi="Arial" w:cs="Arial"/>
          <w:sz w:val="28"/>
          <w:szCs w:val="28"/>
        </w:rPr>
        <w:t xml:space="preserve"> e, </w:t>
      </w:r>
      <w:r>
        <w:rPr>
          <w:rFonts w:ascii="Arial" w:hAnsi="Arial" w:cs="Arial"/>
          <w:sz w:val="28"/>
          <w:szCs w:val="28"/>
        </w:rPr>
        <w:t xml:space="preserve">n</w:t>
      </w:r>
      <w:r>
        <w:rPr>
          <w:rFonts w:ascii="Arial" w:hAnsi="Arial" w:cs="Arial"/>
          <w:sz w:val="28"/>
          <w:szCs w:val="28"/>
        </w:rPr>
        <w:t xml:space="preserve">a</w:t>
      </w:r>
      <w:r>
        <w:rPr>
          <w:rFonts w:ascii="Arial" w:hAnsi="Arial" w:cs="Arial"/>
          <w:sz w:val="28"/>
          <w:szCs w:val="28"/>
        </w:rPr>
        <w:t xml:space="preserve"> parte conhecida, deu-se parcial </w:t>
      </w:r>
      <w:r>
        <w:rPr>
          <w:rFonts w:ascii="Arial" w:hAnsi="Arial" w:cs="Arial"/>
          <w:sz w:val="28"/>
          <w:szCs w:val="28"/>
        </w:rPr>
        <w:t xml:space="preserve">proviment</w:t>
      </w:r>
      <w:r>
        <w:rPr>
          <w:rFonts w:ascii="Arial" w:hAnsi="Arial" w:cs="Arial"/>
          <w:sz w:val="28"/>
          <w:szCs w:val="28"/>
        </w:rPr>
        <w:t xml:space="preserve">o</w:t>
      </w:r>
      <w:r>
        <w:rPr>
          <w:rFonts w:ascii="Arial" w:hAnsi="Arial" w:cs="Arial"/>
          <w:sz w:val="28"/>
          <w:szCs w:val="28"/>
        </w:rPr>
        <w:t xml:space="preserve"> ao apelo </w:t>
      </w:r>
      <w:ins w:id="1297" w:author="Assessor GDSXSR" w:date="2026-10-31T00:11:23Z">
        <w:r>
          <w:rPr>
            <w:rFonts w:ascii="Arial" w:hAnsi="Arial" w:cs="Arial"/>
            <w:color w:val="808080"/>
            <w:sz w:val="28"/>
            <w:szCs w:val="28"/>
          </w:rPr>
          <w:t xml:space="preserve">do autor </w:t>
        </w:r>
      </w:ins>
      <w:r>
        <w:rPr>
          <w:rFonts w:ascii="Arial" w:hAnsi="Arial" w:cs="Arial"/>
          <w:sz w:val="28"/>
          <w:szCs w:val="28"/>
        </w:rPr>
        <w:t xml:space="preserve">apenas para afastar o </w:t>
      </w:r>
      <w:del w:id="1298" w:author="Assessor GDSXSR" w:date="2026-10-31T00:11:23Z">
        <w:r>
          <w:rPr>
            <w:rFonts w:ascii="Arial" w:hAnsi="Arial" w:cs="Arial"/>
            <w:sz w:val="28"/>
            <w:szCs w:val="28"/>
          </w:rPr>
          <w:delText xml:space="preserve">reconhecimento do </w:delText>
        </w:r>
      </w:del>
      <w:r>
        <w:rPr>
          <w:rFonts w:ascii="Arial" w:hAnsi="Arial" w:cs="Arial"/>
          <w:sz w:val="28"/>
          <w:szCs w:val="28"/>
        </w:rPr>
        <w:t xml:space="preserve">adimplemento substancial e </w:t>
      </w:r>
      <w:del w:id="1299" w:author="Assessor GDSXSR" w:date="2026-10-31T00:11:23Z">
        <w:r>
          <w:rPr>
            <w:rFonts w:ascii="Arial" w:hAnsi="Arial" w:cs="Arial"/>
            <w:sz w:val="28"/>
            <w:szCs w:val="28"/>
          </w:rPr>
          <w:delText xml:space="preserve">declarar caracterizado</w:delText>
        </w:r>
      </w:del>
      <w:ins w:id="1300" w:author="Assessor GDSXSR" w:date="2026-10-31T00:11:23Z">
        <w:r>
          <w:rPr>
            <w:rFonts w:ascii="Arial" w:hAnsi="Arial" w:cs="Arial"/>
            <w:color w:val="808080"/>
            <w:sz w:val="28"/>
            <w:szCs w:val="28"/>
          </w:rPr>
          <w:t xml:space="preserve">reconhecer</w:t>
        </w:r>
      </w:ins>
      <w:r>
        <w:rPr>
          <w:rFonts w:ascii="Arial" w:hAnsi="Arial" w:cs="Arial"/>
          <w:sz w:val="28"/>
          <w:szCs w:val="28"/>
        </w:rPr>
        <w:t xml:space="preserve"> o inadimplemento da obrigação de quitar os débitos tributários</w:t>
      </w:r>
      <w:ins w:id="1301" w:author="Assessor GDSXSR" w:date="2026-10-31T00:11:23Z">
        <w:r>
          <w:rPr>
            <w:rFonts w:ascii="Arial" w:hAnsi="Arial" w:cs="Arial"/>
            <w:color w:val="808080"/>
            <w:sz w:val="28"/>
            <w:szCs w:val="28"/>
          </w:rPr>
          <w:t xml:space="preserve">, mantidas a cessão e a improcedência dos pedidos</w:t>
        </w:r>
      </w:ins>
      <w:r>
        <w:rPr>
          <w:rFonts w:ascii="Arial" w:hAnsi="Arial" w:cs="Arial"/>
          <w:sz w:val="28"/>
          <w:szCs w:val="28"/>
        </w:rPr>
        <w:t xml:space="preserve">.</w:t>
      </w:r>
      <w:commentRangeEnd w:id="8"/>
      <w:r>
        <w:rPr>
          <w:rStyle w:val="CommentReference"/>
        </w:rPr>
        <w:commentReference w:id="8"/>
      </w:r>
    </w:p>
    <w:p w14:paraId="4C4C6D22" w14:textId="4AF1698F" w:rsidR="00886ABA" w:rsidRPr="00E87018" w:rsidRDefault="008B62DA" w:rsidP="00886ABA">
      <w:pPr>
        <w:spacing w:after="0" w:line="360" w:lineRule="auto"/>
        <w:jc w:val="both"/>
        <w:rPr>
          <w:rFonts w:ascii="Arial" w:eastAsia="Arial" w:hAnsi="Arial" w:cs="Arial"/>
          <w:color w:val="000000" w:themeColor="text1"/>
          <w:sz w:val="28"/>
          <w:szCs w:val="28"/>
        </w:rPr>
      </w:pPr>
      <w:r>
        <w:rPr>
          <w:rFonts w:ascii="Arial" w:eastAsia="Arial" w:hAnsi="Arial" w:cs="Arial"/>
          <w:color w:val="000000" w:themeColor="text1"/>
          <w:sz w:val="28"/>
          <w:szCs w:val="28"/>
        </w:rPr>
        <w:t>_______</w:t>
      </w:r>
    </w:p>
    <w:p w14:paraId="387FAA82" w14:textId="2E047719" w:rsidR="00382DC8" w:rsidRPr="00382DC8" w:rsidRDefault="00886ABA" w:rsidP="00382DC8">
      <w:pPr>
        <w:spacing w:after="0" w:line="360" w:lineRule="auto"/>
        <w:jc w:val="both"/>
        <w:rPr>
          <w:rFonts w:ascii="Arial" w:eastAsia="Arial" w:hAnsi="Arial" w:cs="Arial"/>
          <w:i/>
          <w:iCs/>
          <w:color w:val="000000" w:themeColor="text1"/>
          <w:sz w:val="26"/>
          <w:szCs w:val="26"/>
        </w:rPr>
      </w:pPr>
      <w:commentRangeStart w:id="9"/>
      <w:r>
        <w:rPr>
          <w:rFonts w:ascii="Arial" w:eastAsia="Arial" w:hAnsi="Arial" w:cs="Arial"/>
          <w:i/>
          <w:iCs/>
          <w:color w:val="000000" w:themeColor="text1"/>
          <w:sz w:val="26"/>
          <w:szCs w:val="26"/>
        </w:rPr>
        <w:t xml:space="preserve">Dispositivos relevantes citados: </w:t>
      </w:r>
      <w:r>
        <w:rPr>
          <w:rFonts w:ascii="Arial" w:eastAsia="Arial" w:hAnsi="Arial" w:cs="Arial"/>
          <w:color w:val="000000" w:themeColor="text1"/>
          <w:sz w:val="26"/>
          <w:szCs w:val="26"/>
        </w:rPr>
        <w:t xml:space="preserve">CC</w:t>
      </w:r>
      <w:del w:id="1302" w:author="Assessor GDSXSR" w:date="2026-10-31T00:11:23Z">
        <w:r>
          <w:rPr>
            <w:rFonts w:ascii="Arial" w:eastAsia="Arial" w:hAnsi="Arial" w:cs="Arial"/>
            <w:color w:val="000000" w:themeColor="text1"/>
            <w:sz w:val="26"/>
            <w:szCs w:val="26"/>
          </w:rPr>
          <w:delText xml:space="preserve">, art.</w:delText>
        </w:r>
      </w:del>
      <w:r>
        <w:rPr>
          <w:rFonts w:ascii="Arial" w:eastAsia="Arial" w:hAnsi="Arial" w:cs="Arial"/>
          <w:color w:val="000000" w:themeColor="text1"/>
          <w:sz w:val="26"/>
          <w:szCs w:val="26"/>
        </w:rPr>
        <w:t xml:space="preserve"> 475</w:t>
      </w:r>
      <w:ins w:id="1303" w:author="Assessor GDSXSR" w:date="2026-10-31T00:11:23Z">
        <w:r>
          <w:rPr>
            <w:rFonts w:ascii="Arial" w:eastAsia="Arial" w:hAnsi="Arial" w:cs="Arial"/>
            <w:color w:val="808080"/>
            <w:sz w:val="26"/>
            <w:szCs w:val="26"/>
          </w:rPr>
          <w:t xml:space="preserve">; CPC 85 § 11; CPC 98 § 3º</w:t>
        </w:r>
      </w:ins>
      <w:r>
        <w:rPr>
          <w:rFonts w:ascii="Arial" w:eastAsia="Arial" w:hAnsi="Arial" w:cs="Arial"/>
          <w:color w:val="000000" w:themeColor="text1"/>
          <w:sz w:val="26"/>
          <w:szCs w:val="26"/>
        </w:rPr>
        <w:t xml:space="preserve">.</w:t>
      </w:r>
      <w:commentRangeEnd w:id="9"/>
      <w:r>
        <w:rPr>
          <w:rStyle w:val="CommentReference"/>
        </w:rPr>
        <w:commentReference w:id="9"/>
      </w:r>
    </w:p>
    <w:p w14:paraId="43D43365" w14:textId="441A7B8F" w:rsidR="00886ABA" w:rsidRPr="00764A80" w:rsidRDefault="00886ABA" w:rsidP="00886ABA">
      <w:pPr>
        <w:spacing w:after="0" w:line="360" w:lineRule="auto"/>
        <w:jc w:val="both"/>
        <w:rPr>
          <w:rFonts w:ascii="Arial" w:eastAsia="Arial" w:hAnsi="Arial" w:cs="Arial"/>
          <w:color w:val="000000" w:themeColor="text1"/>
          <w:sz w:val="26"/>
          <w:szCs w:val="26"/>
        </w:rPr>
      </w:pPr>
      <w:commentRangeStart w:id="10"/>
      <w:r>
        <w:rPr>
          <w:rFonts w:ascii="Arial" w:eastAsia="Arial" w:hAnsi="Arial" w:cs="Arial"/>
          <w:i/>
          <w:iCs/>
          <w:color w:val="000000" w:themeColor="text1"/>
          <w:sz w:val="26"/>
          <w:szCs w:val="26"/>
        </w:rPr>
        <w:t xml:space="preserve">Jurisprudência relevante citada: </w:t>
      </w:r>
      <w:r>
        <w:rPr>
          <w:rFonts w:ascii="Arial" w:eastAsia="Arial" w:hAnsi="Arial" w:cs="Arial"/>
          <w:color w:val="000000" w:themeColor="text1"/>
          <w:sz w:val="26"/>
          <w:szCs w:val="26"/>
        </w:rPr>
        <w:t xml:space="preserve">STJ, REsp</w:t>
      </w:r>
      <w:ins w:id="1304" w:author="Assessor GDSXSR" w:date="2026-10-31T00:11:23Z">
        <w:r>
          <w:rPr>
            <w:rFonts w:ascii="Arial" w:eastAsia="Arial" w:hAnsi="Arial" w:cs="Arial"/>
            <w:color w:val="808080"/>
            <w:sz w:val="26"/>
            <w:szCs w:val="26"/>
          </w:rPr>
          <w:t xml:space="preserve"> nº</w:t>
        </w:r>
      </w:ins>
      <w:r>
        <w:rPr>
          <w:rFonts w:ascii="Arial" w:eastAsia="Arial" w:hAnsi="Arial" w:cs="Arial"/>
          <w:color w:val="000000" w:themeColor="text1"/>
          <w:sz w:val="26"/>
          <w:szCs w:val="26"/>
        </w:rPr>
        <w:t xml:space="preserve"> 1.581.505/SC, Rel. Min. </w:t>
      </w:r>
      <w:del w:id="1305" w:author="Assessor GDSXSR" w:date="2026-10-31T00:11:23Z">
        <w:r>
          <w:rPr>
            <w:rFonts w:ascii="Arial" w:eastAsia="Arial" w:hAnsi="Arial" w:cs="Arial"/>
            <w:color w:val="000000" w:themeColor="text1"/>
            <w:sz w:val="26"/>
            <w:szCs w:val="26"/>
          </w:rPr>
          <w:delText xml:space="preserve">Antônio</w:delText>
        </w:r>
      </w:del>
      <w:ins w:id="1306" w:author="Assessor GDSXSR" w:date="2026-10-31T00:11:23Z">
        <w:r>
          <w:rPr>
            <w:rFonts w:ascii="Arial" w:eastAsia="Arial" w:hAnsi="Arial" w:cs="Arial"/>
            <w:color w:val="808080"/>
            <w:sz w:val="26"/>
            <w:szCs w:val="26"/>
          </w:rPr>
          <w:t xml:space="preserve">Antonio</w:t>
        </w:r>
      </w:ins>
      <w:r>
        <w:rPr>
          <w:rFonts w:ascii="Arial" w:eastAsia="Arial" w:hAnsi="Arial" w:cs="Arial"/>
          <w:color w:val="000000" w:themeColor="text1"/>
          <w:sz w:val="26"/>
          <w:szCs w:val="26"/>
        </w:rPr>
        <w:t xml:space="preserve"> Carlos Ferreira, Quarta Turma, j. 18/08/2016, DJe 28/09/2016</w:t>
      </w:r>
      <w:del w:id="1307" w:author="Assessor GDSXSR" w:date="2026-10-31T00:11:23Z">
        <w:r>
          <w:rPr>
            <w:rFonts w:ascii="Arial" w:eastAsia="Arial" w:hAnsi="Arial" w:cs="Arial"/>
            <w:color w:val="000000" w:themeColor="text1"/>
            <w:sz w:val="26"/>
            <w:szCs w:val="26"/>
          </w:rPr>
          <w:delText xml:space="preserve">; STJ, REsp 76</w:delText>
        </w:r>
      </w:del>
      <w:r>
        <w:rPr>
          <w:rFonts w:ascii="Arial" w:eastAsia="Arial" w:hAnsi="Arial" w:cs="Arial"/>
          <w:color w:val="000000" w:themeColor="text1"/>
          <w:sz w:val="26"/>
          <w:szCs w:val="26"/>
        </w:rPr>
        <w:t xml:space="preserve">.</w:t>
      </w:r>
      <w:del w:id="1308" w:author="Assessor GDSXSR" w:date="2026-10-31T00:11:23Z">
        <w:r>
          <w:rPr>
            <w:rFonts w:ascii="Arial" w:eastAsia="Arial" w:hAnsi="Arial" w:cs="Arial"/>
            <w:color w:val="000000" w:themeColor="text1"/>
            <w:sz w:val="26"/>
            <w:szCs w:val="26"/>
          </w:rPr>
          <w:delText xml:space="preserve">362/MT, Quarta Turma, j. 11/12/1995, DJ 01/04/1996; </w:delText>
        </w:r>
        <w:r>
          <w:rPr>
            <w:rFonts w:ascii="Arial" w:eastAsia="Arial" w:hAnsi="Arial" w:cs="Arial"/>
            <w:color w:val="000000" w:themeColor="text1"/>
            <w:sz w:val="26"/>
            <w:szCs w:val="26"/>
          </w:rPr>
          <w:delText xml:space="preserve">TJDFT, Acórdão 2.131.527, </w:delText>
        </w:r>
        <w:r>
          <w:rPr>
            <w:rFonts w:ascii="Arial" w:eastAsia="Arial" w:hAnsi="Arial" w:cs="Arial"/>
            <w:color w:val="000000" w:themeColor="text1"/>
            <w:sz w:val="26"/>
            <w:szCs w:val="26"/>
          </w:rPr>
          <w:delText xml:space="preserve">APC </w:delText>
        </w:r>
        <w:r>
          <w:rPr>
            <w:rFonts w:ascii="Arial" w:eastAsia="Arial" w:hAnsi="Arial" w:cs="Arial"/>
            <w:color w:val="000000" w:themeColor="text1"/>
            <w:sz w:val="26"/>
            <w:szCs w:val="26"/>
          </w:rPr>
          <w:delText xml:space="preserve">0752111-08.2024.8.07.0001, Rel. Des. Carlos Pires Soares Neto, 1ª Turma Cível, j. 27/05/2026, DJe 16/06/2026</w:delText>
        </w:r>
        <w:r>
          <w:rPr>
            <w:rFonts w:ascii="Arial" w:eastAsia="Arial" w:hAnsi="Arial" w:cs="Arial"/>
            <w:color w:val="000000" w:themeColor="text1"/>
            <w:sz w:val="26"/>
            <w:szCs w:val="26"/>
          </w:rPr>
          <w:delText xml:space="preserve">.</w:delText>
        </w:r>
      </w:del>
      <w:commentRangeEnd w:id="10"/>
      <w:r>
        <w:rPr>
          <w:rStyle w:val="CommentReference"/>
        </w:rPr>
        <w:commentReference w:id="10"/>
      </w:r>
    </w:p>
    <w:p w14:paraId="58E96891" w14:textId="77777777" w:rsidR="00886ABA" w:rsidRDefault="00886ABA" w:rsidP="00DB1301">
      <w:pPr>
        <w:spacing w:after="0" w:line="360" w:lineRule="auto"/>
        <w:rPr>
          <w:rFonts w:ascii="Arial" w:hAnsi="Arial" w:cs="Arial"/>
          <w:sz w:val="28"/>
          <w:szCs w:val="28"/>
        </w:rPr>
      </w:pPr>
    </w:p>
    <w:p w14:paraId="4660DF7A" w14:textId="77777777" w:rsidR="008766F4" w:rsidRPr="00947A5B" w:rsidRDefault="008766F4" w:rsidP="00947A5B">
      <w:pPr>
        <w:spacing w:after="0" w:line="240" w:lineRule="auto"/>
        <w:rPr>
          <w:rFonts w:cstheme="minorHAnsi"/>
          <w:b/>
          <w:bCs/>
          <w:color w:val="FF0000"/>
        </w:rPr>
      </w:pPr>
      <w:r w:rsidRPr="00947A5B">
        <w:rPr>
          <w:rFonts w:cstheme="minorHAnsi"/>
          <w:b/>
          <w:bCs/>
          <w:color w:val="FF0000"/>
        </w:rPr>
        <w:t>RESUMO DA APELAÇÃO</w:t>
      </w:r>
    </w:p>
    <w:p w14:paraId="0D6A3460" w14:textId="77777777" w:rsidR="008766F4" w:rsidRPr="00947A5B" w:rsidRDefault="008766F4" w:rsidP="00947A5B">
      <w:pPr>
        <w:spacing w:after="0" w:line="240" w:lineRule="auto"/>
        <w:rPr>
          <w:rFonts w:cstheme="minorHAnsi"/>
          <w:color w:val="FF0000"/>
        </w:rPr>
      </w:pPr>
      <w:r w:rsidRPr="00947A5B">
        <w:rPr>
          <w:rFonts w:cstheme="minorHAnsi"/>
          <w:color w:val="FF0000"/>
        </w:rPr>
        <w:t>I. RAZÕES RECURSAIS</w:t>
      </w:r>
    </w:p>
    <w:p w14:paraId="3E67ED50" w14:textId="77777777" w:rsidR="008766F4" w:rsidRPr="00947A5B" w:rsidRDefault="008766F4" w:rsidP="00947A5B">
      <w:pPr>
        <w:spacing w:after="0" w:line="240" w:lineRule="auto"/>
        <w:rPr>
          <w:rFonts w:cstheme="minorHAnsi"/>
          <w:color w:val="FF0000"/>
        </w:rPr>
      </w:pPr>
      <w:r w:rsidRPr="00947A5B">
        <w:rPr>
          <w:rFonts w:cstheme="minorHAnsi"/>
          <w:color w:val="FF0000"/>
        </w:rPr>
        <w:t>Essencialidade da obrigação inadimplida e inaplicabilidade do adimplemento substancial</w:t>
      </w:r>
    </w:p>
    <w:p w14:paraId="3407F6DF" w14:textId="77777777" w:rsidR="008766F4" w:rsidRPr="00947A5B" w:rsidRDefault="008766F4" w:rsidP="00947A5B">
      <w:pPr>
        <w:spacing w:after="0" w:line="240" w:lineRule="auto"/>
        <w:rPr>
          <w:rFonts w:cstheme="minorHAnsi"/>
          <w:color w:val="FF0000"/>
        </w:rPr>
      </w:pPr>
      <w:r w:rsidRPr="00947A5B">
        <w:rPr>
          <w:rFonts w:cstheme="minorHAnsi"/>
          <w:color w:val="FF0000"/>
        </w:rPr>
        <w:t>O apelante sustenta que a obrigação assumida pelo réu de quitar integralmente os débitos tributários do imóvel não possuía natureza acessória, mas era essencial à viabilidade da permuta imobiliária que deu causa à cessão da fração do bem. Afirma que o inadimplemento ocasionou a anulação judicial do negócio principal e frustrou integralmente a finalidade econômica do ajuste, razão pela qual não poderia ser considerado irrelevante ou de pequena expressão econômica. Defende, assim, ser inaplicável a teoria do adimplemento substancial, pois a prestação descumprida comprometeu a própria finalidade do contrato.</w:t>
      </w:r>
    </w:p>
    <w:p w14:paraId="30969690" w14:textId="77777777" w:rsidR="008766F4" w:rsidRPr="00947A5B" w:rsidRDefault="008766F4" w:rsidP="00947A5B">
      <w:pPr>
        <w:spacing w:after="0" w:line="240" w:lineRule="auto"/>
        <w:rPr>
          <w:rFonts w:cstheme="minorHAnsi"/>
          <w:color w:val="FF0000"/>
        </w:rPr>
      </w:pPr>
      <w:r w:rsidRPr="00947A5B">
        <w:rPr>
          <w:rFonts w:cstheme="minorHAnsi"/>
          <w:color w:val="FF0000"/>
        </w:rPr>
        <w:t>Perda da causa jurídica da cessão e enriquecimento sem causa</w:t>
      </w:r>
    </w:p>
    <w:p w14:paraId="1C1AEC14" w14:textId="77777777" w:rsidR="008766F4" w:rsidRPr="00947A5B" w:rsidRDefault="008766F4" w:rsidP="00947A5B">
      <w:pPr>
        <w:spacing w:after="0" w:line="240" w:lineRule="auto"/>
        <w:rPr>
          <w:rFonts w:cstheme="minorHAnsi"/>
          <w:color w:val="FF0000"/>
        </w:rPr>
      </w:pPr>
      <w:r w:rsidRPr="00947A5B">
        <w:rPr>
          <w:rFonts w:cstheme="minorHAnsi"/>
          <w:color w:val="FF0000"/>
        </w:rPr>
        <w:t>Alega que a cessão da fração do imóvel não constituiu negócio jurídico autônomo, mas forma de pagamento pelos serviços de intermediação prestados no âmbito da permuta imobiliária. Sustenta que, anulada a operação principal em razão do inadimplemento imputado ao cessionário, desapareceu a causa jurídica justificadora da transferência patrimonial, de modo que a manutenção da cessão configuraria enriquecimento sem causa e violação ao equilíbrio contratual.</w:t>
      </w:r>
    </w:p>
    <w:p w14:paraId="4FDF85F8" w14:textId="77777777" w:rsidR="008766F4" w:rsidRPr="00947A5B" w:rsidRDefault="008766F4" w:rsidP="00947A5B">
      <w:pPr>
        <w:spacing w:after="0" w:line="240" w:lineRule="auto"/>
        <w:rPr>
          <w:rFonts w:cstheme="minorHAnsi"/>
          <w:color w:val="FF0000"/>
        </w:rPr>
      </w:pPr>
      <w:r w:rsidRPr="00947A5B">
        <w:rPr>
          <w:rFonts w:cstheme="minorHAnsi"/>
          <w:color w:val="FF0000"/>
        </w:rPr>
        <w:t>Boa-fé dos adquirentes subsequentes e necessidade de dilação probatória</w:t>
      </w:r>
    </w:p>
    <w:p w14:paraId="4D23589B" w14:textId="77777777" w:rsidR="008766F4" w:rsidRPr="00947A5B" w:rsidRDefault="008766F4" w:rsidP="00947A5B">
      <w:pPr>
        <w:spacing w:after="0" w:line="240" w:lineRule="auto"/>
        <w:rPr>
          <w:rFonts w:cstheme="minorHAnsi"/>
          <w:color w:val="FF0000"/>
        </w:rPr>
      </w:pPr>
      <w:r w:rsidRPr="00947A5B">
        <w:rPr>
          <w:rFonts w:cstheme="minorHAnsi"/>
          <w:color w:val="FF0000"/>
        </w:rPr>
        <w:t>Insurge-se contra o reconhecimento da boa-fé dos adquirentes subsequentes, sob o argumento de que teria alegado a ciência do litígio e a irregularidade da cadeia negocial, circunstâncias que demandariam adequada dilação probatória. Acrescenta que a invalidade do negócio originário impediria a aquisição válida de direitos por terceiros, especialmente quando o vício decorreu de conduta imputada ao transmitente.</w:t>
      </w:r>
    </w:p>
    <w:p w14:paraId="600B0028" w14:textId="77777777" w:rsidR="008766F4" w:rsidRPr="00947A5B" w:rsidRDefault="008766F4" w:rsidP="00947A5B">
      <w:pPr>
        <w:spacing w:after="0" w:line="240" w:lineRule="auto"/>
        <w:rPr>
          <w:rFonts w:cstheme="minorHAnsi"/>
          <w:color w:val="FF0000"/>
        </w:rPr>
      </w:pPr>
      <w:r w:rsidRPr="00947A5B">
        <w:rPr>
          <w:rFonts w:cstheme="minorHAnsi"/>
          <w:color w:val="FF0000"/>
        </w:rPr>
        <w:t>Inadimplemento contratual, boa-fé objetiva e restituição do imóvel</w:t>
      </w:r>
    </w:p>
    <w:p w14:paraId="2111F42C" w14:textId="77777777" w:rsidR="008766F4" w:rsidRPr="00947A5B" w:rsidRDefault="008766F4" w:rsidP="00947A5B">
      <w:pPr>
        <w:spacing w:after="0" w:line="240" w:lineRule="auto"/>
        <w:rPr>
          <w:rFonts w:cstheme="minorHAnsi"/>
          <w:color w:val="FF0000"/>
        </w:rPr>
      </w:pPr>
      <w:r w:rsidRPr="00947A5B">
        <w:rPr>
          <w:rFonts w:cstheme="minorHAnsi"/>
          <w:color w:val="FF0000"/>
        </w:rPr>
        <w:t>Defende que o inadimplemento contratual, a violação à boa-fé objetiva e a perda da causa do negócio justificam a rescisão da cessão de direitos imobiliários, com o restabelecimento das partes ao estado anterior e a restituição da fração do imóvel ao apelante. Subsidiariamente, caso não seja acolhida a rescisão, sustenta ser devida indenização integral pelos prejuízos decorrentes do inadimplemento.</w:t>
      </w:r>
    </w:p>
    <w:p w14:paraId="48D0F634" w14:textId="77777777" w:rsidR="008766F4" w:rsidRPr="00947A5B" w:rsidRDefault="008766F4" w:rsidP="00947A5B">
      <w:pPr>
        <w:spacing w:after="0" w:line="240" w:lineRule="auto"/>
        <w:rPr>
          <w:rFonts w:cstheme="minorHAnsi"/>
          <w:color w:val="FF0000"/>
        </w:rPr>
      </w:pPr>
      <w:r w:rsidRPr="00947A5B">
        <w:rPr>
          <w:rFonts w:cstheme="minorHAnsi"/>
          <w:color w:val="FF0000"/>
        </w:rPr>
        <w:t>II. PEDIDO</w:t>
      </w:r>
    </w:p>
    <w:p w14:paraId="08F96DB0" w14:textId="138207E7" w:rsidR="00E87018" w:rsidRPr="00947A5B" w:rsidRDefault="008766F4" w:rsidP="00947A5B">
      <w:pPr>
        <w:spacing w:after="0" w:line="240" w:lineRule="auto"/>
      </w:pPr>
      <w:r w:rsidRPr="70C49520">
        <w:rPr>
          <w:color w:val="FF0000"/>
        </w:rPr>
        <w:t>Requer o conhecimento e o provimento da apelação para reformar integralmente a sentença, julgar procedentes os pedidos iniciais, declarar rescindida a cessão de direitos imobiliários e determinar a restituição da fração do imóvel ao apelante. Embora a fundamentação mencione pretensão indenizatória subsidiária, o capítulo final dos pedidos formula expressamente apenas a rescisão da cessão e a restituição do bem.</w:t>
      </w:r>
    </w:p>
    <w:p w14:paraId="6DB41766" w14:textId="2B856FB1" w:rsidR="70C49520" w:rsidRDefault="70C49520" w:rsidP="70C49520">
      <w:pPr>
        <w:spacing w:after="0" w:line="240" w:lineRule="auto"/>
        <w:rPr>
          <w:color w:val="FF0000"/>
        </w:rPr>
      </w:pPr>
    </w:p>
    <w:p w14:paraId="22187D5D" w14:textId="592096E3" w:rsidR="6FA9F512" w:rsidRPr="00AD7F36" w:rsidRDefault="6FA9F512" w:rsidP="70C49520">
      <w:pPr>
        <w:spacing w:after="0" w:line="240" w:lineRule="auto"/>
        <w:rPr>
          <w:b/>
          <w:bCs/>
          <w:color w:val="FF0000"/>
        </w:rPr>
      </w:pPr>
      <w:r w:rsidRPr="00AD7F36">
        <w:rPr>
          <w:b/>
          <w:bCs/>
          <w:color w:val="FF0000"/>
        </w:rPr>
        <w:t xml:space="preserve">RESUMO DA SENTENÇA </w:t>
      </w:r>
    </w:p>
    <w:p w14:paraId="17610712" w14:textId="6A55921F" w:rsidR="6FA9F512" w:rsidRPr="00AD7F36" w:rsidRDefault="6FA9F512" w:rsidP="70C49520">
      <w:pPr>
        <w:spacing w:after="0" w:line="240" w:lineRule="auto"/>
        <w:rPr>
          <w:color w:val="FF0000"/>
        </w:rPr>
      </w:pPr>
      <w:r w:rsidRPr="00AD7F36">
        <w:rPr>
          <w:color w:val="FF0000"/>
        </w:rPr>
        <w:t>Delimitação da controvérsia</w:t>
      </w:r>
    </w:p>
    <w:p w14:paraId="362ED790" w14:textId="640F8EDB" w:rsidR="6FA9F512" w:rsidRPr="00AD7F36" w:rsidRDefault="6FA9F512" w:rsidP="70C49520">
      <w:pPr>
        <w:spacing w:after="0" w:line="240" w:lineRule="auto"/>
        <w:rPr>
          <w:color w:val="FF0000"/>
        </w:rPr>
      </w:pPr>
      <w:r w:rsidRPr="00AD7F36">
        <w:rPr>
          <w:color w:val="FF0000"/>
        </w:rPr>
        <w:t xml:space="preserve">A controvérsia consiste em verificar se o inadimplemento atribuído a Odair Alves Junior, referente à quitação dos débitos de IPTU e TLP incidentes sobre o imóvel, possui gravidade suficiente para justificar a rescisão do contrato de cessão de direitos, bem como se Wesley </w:t>
      </w:r>
      <w:r w:rsidRPr="00AD7F36">
        <w:rPr>
          <w:color w:val="FF0000"/>
        </w:rPr>
        <w:lastRenderedPageBreak/>
        <w:t>Ribeiro Eziquiel e Suelen Martins Ferreira adquiriram o bem de boa-fé ou com conhecimento da litigiosidade.</w:t>
      </w:r>
    </w:p>
    <w:p w14:paraId="281D1FF7" w14:textId="7FEB9E26" w:rsidR="6FA9F512" w:rsidRPr="00AD7F36" w:rsidRDefault="6FA9F512" w:rsidP="70C49520">
      <w:pPr>
        <w:spacing w:after="0" w:line="240" w:lineRule="auto"/>
        <w:rPr>
          <w:color w:val="FF0000"/>
        </w:rPr>
      </w:pPr>
      <w:r w:rsidRPr="00AD7F36">
        <w:rPr>
          <w:color w:val="FF0000"/>
        </w:rPr>
        <w:t>Inadimplemento não essencial da obrigação tributária</w:t>
      </w:r>
    </w:p>
    <w:p w14:paraId="7B271BDD" w14:textId="09605FC9" w:rsidR="6FA9F512" w:rsidRPr="00AD7F36" w:rsidRDefault="6FA9F512" w:rsidP="70C49520">
      <w:pPr>
        <w:spacing w:after="0" w:line="240" w:lineRule="auto"/>
        <w:rPr>
          <w:color w:val="FF0000"/>
        </w:rPr>
      </w:pPr>
      <w:r w:rsidRPr="00AD7F36">
        <w:rPr>
          <w:color w:val="FF0000"/>
        </w:rPr>
        <w:t>Embora reconhecida a existência dos débitos tributários e sua relevância para a anulação do negócio principal de permuta, a sentença considerou que o valor inadimplido era reduzido em comparação com a dimensão econômica das operações imobiliárias realizadas. Por essa razão, entendeu que a falta de quitação do IPTU e da TLP não configurou inadimplemento essencial capaz de frustrar a finalidade econômica do contrato de cessão de direitos.</w:t>
      </w:r>
    </w:p>
    <w:p w14:paraId="08379AE1" w14:textId="7049015B" w:rsidR="6FA9F512" w:rsidRPr="00AD7F36" w:rsidRDefault="6FA9F512" w:rsidP="70C49520">
      <w:pPr>
        <w:spacing w:after="0" w:line="240" w:lineRule="auto"/>
        <w:rPr>
          <w:color w:val="FF0000"/>
        </w:rPr>
      </w:pPr>
      <w:r w:rsidRPr="00AD7F36">
        <w:rPr>
          <w:color w:val="FF0000"/>
        </w:rPr>
        <w:t>Aplicação da teoria do adimplemento substancial</w:t>
      </w:r>
    </w:p>
    <w:p w14:paraId="55368011" w14:textId="031C180C" w:rsidR="6FA9F512" w:rsidRPr="00AD7F36" w:rsidRDefault="6FA9F512" w:rsidP="70C49520">
      <w:pPr>
        <w:spacing w:after="0" w:line="240" w:lineRule="auto"/>
        <w:rPr>
          <w:color w:val="FF0000"/>
        </w:rPr>
      </w:pPr>
      <w:r w:rsidRPr="00AD7F36">
        <w:rPr>
          <w:color w:val="FF0000"/>
        </w:rPr>
        <w:t>A sentença aplicou a teoria do adimplemento substancial, segundo a qual a resolução contratual deve ser afastada quando a obrigação principal tiver sido cumprida em sua maior parte e o inadimplemento residual for de pequena relevância. Considerou-se que a cessão foi formalizada, o preço foi ajustado e pago, e os adquirentes passaram a exercer a posse do imóvel, realizando edificações e investimentos relevantes.</w:t>
      </w:r>
    </w:p>
    <w:p w14:paraId="0DBA358A" w14:textId="21270BA8" w:rsidR="6FA9F512" w:rsidRPr="00AD7F36" w:rsidRDefault="6FA9F512" w:rsidP="70C49520">
      <w:pPr>
        <w:spacing w:after="0" w:line="240" w:lineRule="auto"/>
        <w:rPr>
          <w:color w:val="FF0000"/>
        </w:rPr>
      </w:pPr>
      <w:r w:rsidRPr="00AD7F36">
        <w:rPr>
          <w:color w:val="FF0000"/>
        </w:rPr>
        <w:t>Preservação do contrato e boa-fé objetiva</w:t>
      </w:r>
    </w:p>
    <w:p w14:paraId="133FDA90" w14:textId="054EE008" w:rsidR="6FA9F512" w:rsidRPr="00AD7F36" w:rsidRDefault="6FA9F512" w:rsidP="70C49520">
      <w:pPr>
        <w:spacing w:after="0" w:line="240" w:lineRule="auto"/>
        <w:rPr>
          <w:color w:val="FF0000"/>
        </w:rPr>
      </w:pPr>
      <w:r w:rsidRPr="00AD7F36">
        <w:rPr>
          <w:color w:val="FF0000"/>
        </w:rPr>
        <w:t>O desfazimento do vínculo contratual foi considerado medida excessiva e incompatível com os princípios da conservação dos contratos e da boa-fé objetiva, pois o débito fiscal remanescente poderia ser satisfeito por meios menos gravosos, como o cumprimento específico da obrigação ou eventual reparação por perdas e danos.</w:t>
      </w:r>
    </w:p>
    <w:p w14:paraId="568BC6F3" w14:textId="7E1CB795" w:rsidR="6FA9F512" w:rsidRPr="00AD7F36" w:rsidRDefault="6FA9F512" w:rsidP="70C49520">
      <w:pPr>
        <w:spacing w:after="0" w:line="240" w:lineRule="auto"/>
        <w:rPr>
          <w:color w:val="FF0000"/>
        </w:rPr>
      </w:pPr>
      <w:r w:rsidRPr="00AD7F36">
        <w:rPr>
          <w:color w:val="FF0000"/>
        </w:rPr>
        <w:t>Boa-fé dos terceiros adquirentes</w:t>
      </w:r>
    </w:p>
    <w:p w14:paraId="42C0C799" w14:textId="17EA8B4F" w:rsidR="6FA9F512" w:rsidRPr="00AD7F36" w:rsidRDefault="6FA9F512" w:rsidP="70C49520">
      <w:pPr>
        <w:spacing w:after="0" w:line="240" w:lineRule="auto"/>
        <w:rPr>
          <w:color w:val="FF0000"/>
        </w:rPr>
      </w:pPr>
      <w:r w:rsidRPr="00AD7F36">
        <w:rPr>
          <w:color w:val="FF0000"/>
        </w:rPr>
        <w:t>A boa-fé de Wesley Ribeiro Eziquiel e Suelen Martins Ferreira foi reconhecida porque a aquisição ocorreu antes do ajuizamento da ação anulatória e não foi demonstrado que eles tivessem ciência de litígio ou de restrição jurídica sobre o imóvel. A posterior anulação de negócio diverso não seria suficiente para invalidar automaticamente a cessão celebrada por terceiros que confiaram na aparência de legitimidade da operação.</w:t>
      </w:r>
    </w:p>
    <w:p w14:paraId="2C9E4C94" w14:textId="3160BBB8" w:rsidR="6FA9F512" w:rsidRPr="00AD7F36" w:rsidRDefault="6FA9F512" w:rsidP="70C49520">
      <w:pPr>
        <w:spacing w:after="0" w:line="240" w:lineRule="auto"/>
        <w:rPr>
          <w:color w:val="FF0000"/>
        </w:rPr>
      </w:pPr>
      <w:r w:rsidRPr="00AD7F36">
        <w:rPr>
          <w:color w:val="FF0000"/>
        </w:rPr>
        <w:t>Segurança jurídica e estabilidade das relações negociais</w:t>
      </w:r>
    </w:p>
    <w:p w14:paraId="3E3BE807" w14:textId="461DEA64" w:rsidR="6FA9F512" w:rsidRPr="00AD7F36" w:rsidRDefault="6FA9F512" w:rsidP="70C49520">
      <w:pPr>
        <w:spacing w:after="0" w:line="240" w:lineRule="auto"/>
        <w:rPr>
          <w:color w:val="FF0000"/>
        </w:rPr>
      </w:pPr>
      <w:r w:rsidRPr="00AD7F36">
        <w:rPr>
          <w:color w:val="FF0000"/>
        </w:rPr>
        <w:t>A sentença concluiu que a proteção dos adquirentes de boa-fé atende aos princípios da segurança jurídica e da estabilidade das relações negociais, impedindo que consequências desfavoráveis de litígio relacionado ao negócio originário sejam transferidas a terceiros que não integraram aquela relação nem contribuíram para o vício apontado.</w:t>
      </w:r>
    </w:p>
    <w:p w14:paraId="6902FAF9" w14:textId="10560C63" w:rsidR="6FA9F512" w:rsidRPr="00AD7F36" w:rsidRDefault="6FA9F512" w:rsidP="70C49520">
      <w:pPr>
        <w:spacing w:after="0" w:line="240" w:lineRule="auto"/>
        <w:rPr>
          <w:color w:val="FF0000"/>
        </w:rPr>
      </w:pPr>
      <w:r w:rsidRPr="00AD7F36">
        <w:rPr>
          <w:color w:val="FF0000"/>
        </w:rPr>
        <w:t>Natureza propter rem do débito tributário</w:t>
      </w:r>
    </w:p>
    <w:p w14:paraId="34506C70" w14:textId="68212DA4" w:rsidR="6FA9F512" w:rsidRPr="00AD7F36" w:rsidRDefault="6FA9F512" w:rsidP="70C49520">
      <w:pPr>
        <w:spacing w:after="0" w:line="240" w:lineRule="auto"/>
        <w:rPr>
          <w:color w:val="FF0000"/>
        </w:rPr>
      </w:pPr>
      <w:r w:rsidRPr="00AD7F36">
        <w:rPr>
          <w:color w:val="FF0000"/>
        </w:rPr>
        <w:t>Considerou-se, ainda, que os débitos de IPTU possuem natureza propter rem e podem ser pagos pelo proprietário ou possuidor interessado na preservação do imóvel. A sentença consignou que Richard Hiroshi Kiyoshi Teles poderia quitar os valores e, posteriormente, buscar o ressarcimento em ação regressiva contra Odair Alves Junior, solução que preservaria o contrato e a regularidade fiscal do bem.</w:t>
      </w:r>
    </w:p>
    <w:p w14:paraId="603EA840" w14:textId="1524E1B8" w:rsidR="6FA9F512" w:rsidRPr="00AD7F36" w:rsidRDefault="6FA9F512" w:rsidP="70C49520">
      <w:pPr>
        <w:spacing w:after="0" w:line="240" w:lineRule="auto"/>
        <w:rPr>
          <w:color w:val="FF0000"/>
        </w:rPr>
      </w:pPr>
      <w:r w:rsidRPr="00AD7F36">
        <w:rPr>
          <w:color w:val="FF0000"/>
        </w:rPr>
        <w:t>Inadequação da resolução contratual</w:t>
      </w:r>
    </w:p>
    <w:p w14:paraId="01266B1F" w14:textId="65F7C85B" w:rsidR="6FA9F512" w:rsidRPr="00AD7F36" w:rsidRDefault="6FA9F512" w:rsidP="70C49520">
      <w:pPr>
        <w:spacing w:after="0" w:line="240" w:lineRule="auto"/>
        <w:rPr>
          <w:color w:val="FF0000"/>
        </w:rPr>
      </w:pPr>
      <w:r w:rsidRPr="00AD7F36">
        <w:rPr>
          <w:color w:val="FF0000"/>
        </w:rPr>
        <w:t>A pretensão de rescisão foi reputada juridicamente inadequada, pois fundada em inadimplemento secundário e passível de regularização, insuficiente para justificar a medida extrema de desconstituição do negócio jurídico e retorno das partes ao estado anterior.</w:t>
      </w:r>
    </w:p>
    <w:p w14:paraId="463C4C8B" w14:textId="748545A2" w:rsidR="6FA9F512" w:rsidRPr="00AD7F36" w:rsidRDefault="6FA9F512" w:rsidP="70C49520">
      <w:pPr>
        <w:spacing w:after="0" w:line="240" w:lineRule="auto"/>
        <w:rPr>
          <w:color w:val="FF0000"/>
        </w:rPr>
      </w:pPr>
      <w:r w:rsidRPr="00AD7F36">
        <w:rPr>
          <w:color w:val="FF0000"/>
        </w:rPr>
        <w:t>Prejudicialidade da reconvenção</w:t>
      </w:r>
    </w:p>
    <w:p w14:paraId="33C57B9B" w14:textId="14EC53A0" w:rsidR="6FA9F512" w:rsidRPr="00AD7F36" w:rsidRDefault="6FA9F512" w:rsidP="70C49520">
      <w:pPr>
        <w:spacing w:after="0" w:line="240" w:lineRule="auto"/>
        <w:rPr>
          <w:color w:val="FF0000"/>
        </w:rPr>
      </w:pPr>
      <w:r w:rsidRPr="00AD7F36">
        <w:rPr>
          <w:color w:val="FF0000"/>
        </w:rPr>
        <w:t>Com a improcedência da ação principal, a reconvenção foi julgada prejudicada, uma vez que os pedidos subsidiários de indenização e retenção por benfeitorias dependiam do acolhimento da pretensão de rescisão e da consequente desconstituição do contrato.</w:t>
      </w:r>
    </w:p>
    <w:p w14:paraId="4FDCCE19" w14:textId="4393B873" w:rsidR="6FA9F512" w:rsidRPr="00AD7F36" w:rsidRDefault="6FA9F512" w:rsidP="70C49520">
      <w:pPr>
        <w:spacing w:after="0" w:line="240" w:lineRule="auto"/>
        <w:rPr>
          <w:color w:val="FF0000"/>
        </w:rPr>
      </w:pPr>
      <w:r w:rsidRPr="00AD7F36">
        <w:rPr>
          <w:color w:val="FF0000"/>
        </w:rPr>
        <w:t>II. DISPOSITIVO DA SENTENÇA</w:t>
      </w:r>
    </w:p>
    <w:p w14:paraId="27C08013" w14:textId="47B50C1B" w:rsidR="6FA9F512" w:rsidRPr="00AD7F36" w:rsidRDefault="6FA9F512" w:rsidP="70C49520">
      <w:pPr>
        <w:spacing w:after="0" w:line="240" w:lineRule="auto"/>
        <w:rPr>
          <w:color w:val="FF0000"/>
        </w:rPr>
      </w:pPr>
      <w:r w:rsidRPr="00AD7F36">
        <w:rPr>
          <w:color w:val="FF0000"/>
        </w:rPr>
        <w:t>A sentença julgou improcedentes, com resolução do mérito, os pedidos formulados por Richard Hiroshi Kiyoshi Teles, com fundamento no art. 487, I, do Código de Processo Civil, e declarou prejudicada a reconvenção. Na ação principal, condenou o autor ao pagamento das despesas processuais e de honorários advocatícios fixados em 10% sobre o valor da causa. Na reconvenção, também estabeleceu despesas processuais e honorários de 10% sobre o respectivo valor, ficando suspensa a exigibilidade das verbas sucumbenciais em razão da gratuidade de justiça, nos termos do art. 98, § 3º, do Código de Processo Civil.</w:t>
      </w:r>
    </w:p>
    <w:p w14:paraId="1563D292" w14:textId="77777777" w:rsidR="00947A5B" w:rsidRDefault="00947A5B" w:rsidP="00D13B2F">
      <w:pPr>
        <w:spacing w:after="0" w:line="360" w:lineRule="auto"/>
        <w:outlineLvl w:val="0"/>
        <w:rPr>
          <w:rFonts w:ascii="Arial" w:hAnsi="Arial" w:cs="Arial"/>
          <w:b/>
          <w:bCs/>
          <w:sz w:val="28"/>
          <w:szCs w:val="28"/>
        </w:rPr>
      </w:pPr>
    </w:p>
    <w:p w14:paraId="63358632" w14:textId="6ED2506A" w:rsidR="00DB1301" w:rsidRDefault="00F63CDB" w:rsidP="00355C73">
      <w:pPr>
        <w:pageBreakBefore/>
        <w:spacing w:after="0" w:line="360" w:lineRule="auto"/>
        <w:jc w:val="center"/>
        <w:outlineLvl w:val="0"/>
        <w:rPr>
          <w:rFonts w:ascii="Arial" w:hAnsi="Arial" w:cs="Arial"/>
          <w:b/>
          <w:bCs/>
          <w:sz w:val="28"/>
          <w:szCs w:val="28"/>
        </w:rPr>
        <w:pPrChange w:id="1309" w:author="Assessor GDSXSR" w:date="2026-10-31T00:11:23Z">
          <w:pPr>
            <w:spacing w:after="0" w:line="360" w:lineRule="auto"/>
            <w:jc w:val="center"/>
            <w:outlineLvl w:val="0"/>
          </w:pPr>
        </w:pPrChange>
      </w:pPr>
      <w:r>
        <w:rPr>
          <w:rFonts w:ascii="Arial" w:hAnsi="Arial" w:cs="Arial"/>
          <w:b/>
          <w:bCs/>
          <w:sz w:val="28"/>
          <w:szCs w:val="28"/>
        </w:rPr>
        <w:t>RELATÓRIO</w:t>
      </w:r>
    </w:p>
    <w:p w14:paraId="5B804E7F" w14:textId="77777777" w:rsidR="00DB1301" w:rsidRDefault="00DB1301" w:rsidP="00DB1301">
      <w:pPr>
        <w:spacing w:after="0" w:line="360" w:lineRule="auto"/>
        <w:ind w:firstLine="2268"/>
        <w:jc w:val="both"/>
        <w:rPr>
          <w:rFonts w:ascii="Arial" w:hAnsi="Arial" w:cs="Arial"/>
          <w:sz w:val="28"/>
          <w:szCs w:val="28"/>
        </w:rPr>
      </w:pPr>
    </w:p>
    <w:p w14:paraId="354DD0FB" w14:textId="04C87392" w:rsidR="00DB1301" w:rsidRDefault="00F63CDB" w:rsidP="00DB1301">
      <w:pPr>
        <w:spacing w:after="0" w:line="360" w:lineRule="auto"/>
        <w:ind w:firstLine="2268"/>
        <w:jc w:val="both"/>
        <w:rPr>
          <w:rFonts w:ascii="Arial" w:hAnsi="Arial" w:cs="Arial"/>
          <w:sz w:val="28"/>
          <w:szCs w:val="28"/>
        </w:rPr>
      </w:pPr>
      <w:r>
        <w:rPr>
          <w:rFonts w:ascii="Arial" w:hAnsi="Arial" w:cs="Arial"/>
          <w:sz w:val="28"/>
          <w:szCs w:val="28"/>
        </w:rPr>
        <w:t>Adoto o relatório da r. sentença</w:t>
      </w:r>
      <w:r w:rsidR="00167F3A">
        <w:rPr>
          <w:rFonts w:ascii="Arial" w:hAnsi="Arial" w:cs="Arial"/>
          <w:sz w:val="28"/>
          <w:szCs w:val="28"/>
        </w:rPr>
        <w:t>:</w:t>
      </w:r>
    </w:p>
    <w:p w14:paraId="21AD02C0" w14:textId="77777777" w:rsidR="00167F3A" w:rsidRDefault="00167F3A" w:rsidP="00DB1301">
      <w:pPr>
        <w:spacing w:after="0" w:line="360" w:lineRule="auto"/>
        <w:ind w:firstLine="2268"/>
        <w:jc w:val="both"/>
        <w:rPr>
          <w:rFonts w:ascii="Arial" w:hAnsi="Arial" w:cs="Arial"/>
          <w:sz w:val="28"/>
          <w:szCs w:val="28"/>
        </w:rPr>
      </w:pPr>
    </w:p>
    <w:p w14:paraId="2916FB31" w14:textId="58891A4A" w:rsidR="00120BBB" w:rsidRPr="00120BBB" w:rsidRDefault="00F63CDB" w:rsidP="00120BBB">
      <w:pPr>
        <w:spacing w:after="0" w:line="360" w:lineRule="auto"/>
        <w:ind w:left="2268" w:firstLine="1134"/>
        <w:jc w:val="both"/>
        <w:rPr>
          <w:rFonts w:ascii="Arial" w:hAnsi="Arial" w:cs="Arial"/>
          <w:i/>
          <w:iCs/>
          <w:sz w:val="26"/>
          <w:szCs w:val="26"/>
        </w:rPr>
      </w:pPr>
      <w:r w:rsidRPr="000A7009">
        <w:rPr>
          <w:rFonts w:ascii="Arial" w:hAnsi="Arial" w:cs="Arial"/>
          <w:sz w:val="26"/>
          <w:szCs w:val="26"/>
        </w:rPr>
        <w:t>“</w:t>
      </w:r>
      <w:r w:rsidR="00947A5B" w:rsidRPr="00947A5B">
        <w:rPr>
          <w:rFonts w:ascii="Arial" w:hAnsi="Arial" w:cs="Arial"/>
          <w:i/>
          <w:iCs/>
          <w:sz w:val="26"/>
          <w:szCs w:val="26"/>
        </w:rPr>
        <w:t>T</w:t>
      </w:r>
      <w:r w:rsidR="00120BBB" w:rsidRPr="00947A5B">
        <w:rPr>
          <w:rFonts w:ascii="Arial" w:hAnsi="Arial" w:cs="Arial"/>
          <w:i/>
          <w:iCs/>
          <w:sz w:val="26"/>
          <w:szCs w:val="26"/>
        </w:rPr>
        <w:t>rata</w:t>
      </w:r>
      <w:r w:rsidR="00120BBB" w:rsidRPr="00120BBB">
        <w:rPr>
          <w:rFonts w:ascii="Arial" w:hAnsi="Arial" w:cs="Arial"/>
          <w:i/>
          <w:iCs/>
          <w:sz w:val="26"/>
          <w:szCs w:val="26"/>
        </w:rPr>
        <w:t>-se de AÇÃO DE RESCISÃO DE NEGÓCIO JURÍDICO C/C TUTELA DE URGÊNCIA proposta por RICHARD HIROSHI KIYOSHI TELES em face de ODAIR ALVES JUNIOR, WESLEY RIBEIRO e SUELEM MARTINS FERREIRA., partes qualificadas em epígrafe.</w:t>
      </w:r>
    </w:p>
    <w:p w14:paraId="6E9176F7" w14:textId="5016136E"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O autor narra, na petição inicial, que cedeu parte de imóvel de sua propriedade, situado no Condomínio Morada Nobre, Conjunto A, Lote 07, em Planaltina/DF, para viabilizar permuta envolvendo imóvel de seus genitores.</w:t>
      </w:r>
    </w:p>
    <w:p w14:paraId="257232F9"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Afirma que o terreno, com área total de 1.364 m², foi dividido em duas frações iguais, sendo uma destinada ao Sr. Roberto Dantas Carvalho e a outra ao requerido Odair Alves Junior, na qualidade de corretor, como pagamento pelos serviços de intermediação.</w:t>
      </w:r>
    </w:p>
    <w:p w14:paraId="6E01C8BE"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Segundo o autor, o negócio principal consistiu na permuta entre a chácara de Roberto Dantas Carvalho, avaliada em R$ 500.000,00, o imóvel dos genitores do autor, avaliado em R$ 400.000,00, e a fração do terreno do autor, avaliada em R$ 100.000,00.</w:t>
      </w:r>
    </w:p>
    <w:p w14:paraId="05C946D3"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 xml:space="preserve">Sustenta o autor que ficou ajustado que o réu Odair Alves Junior arcaria integralmente com os débitos de IPTU do imóvel até a data da assinatura do contrato de cessão de direitos, celebrado em </w:t>
      </w:r>
      <w:r w:rsidRPr="00120BBB">
        <w:rPr>
          <w:rFonts w:ascii="Arial" w:hAnsi="Arial" w:cs="Arial"/>
          <w:i/>
          <w:iCs/>
          <w:sz w:val="26"/>
          <w:szCs w:val="26"/>
        </w:rPr>
        <w:lastRenderedPageBreak/>
        <w:t>15/04/2019, cujo original permaneceu exclusivamente em poder do corretor.</w:t>
      </w:r>
    </w:p>
    <w:p w14:paraId="6A3EB87B"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Alega que, apesar da promessa de quitação e da informação de que teria sido realizado parcelamento perante a Receita Federal, os débitos não foram pagos, o que motivou o Sr. Roberto Dantas Carvalho a ajuizar ação anulatória do negócio jurídico, posteriormente julgada procedente, em razão da existência de débitos de IPTU e TLP no valor aproximado de R$ 25.000,00.</w:t>
      </w:r>
    </w:p>
    <w:p w14:paraId="1CE5539A"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Argumenta que a anulação do negócio principal decorreu da desídia do corretor e que, mesmo cientes da existência de litígio, os réus Wesley Ribeiro e Suelem Martins Ferreira teriam adquirido a fração do imóvel e iniciado a construção no local, agindo de má-fé.</w:t>
      </w:r>
    </w:p>
    <w:p w14:paraId="345A129F"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Com base nisso, o autor requereu a rescisão do contrato celebrado com Odair Alves Junior, com retorno das partes ao status quo ante; a restituição da posse do imóvel; o reconhecimento da má-fé dos cessionários; o afastamento de qualquer direito à indenização ou retenção por benfeitorias, e por fim, a condenação dos réus ao pagamento das custas e honorários advocatícios, bem como a concessão de tutela de urgência para impedir a alienação do imóvel ou a realização de novas benfeitorias.</w:t>
      </w:r>
    </w:p>
    <w:p w14:paraId="71A55AED"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Protestou ainda pela produção de todas as provas em direito admitidas, inclusive prova documental, testemunhal e a exibição do contrato de cessão de direitos.</w:t>
      </w:r>
    </w:p>
    <w:p w14:paraId="1F5D2A59"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Com a inicial vieram documentos.</w:t>
      </w:r>
    </w:p>
    <w:p w14:paraId="125AF0A1"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lastRenderedPageBreak/>
        <w:t>Os réus WESLEY RIBEIRO e SUELEM MARTINS FERREIRA apresentaram contestação, acompanhada de reconvenção. Em sede preliminar, não deduziram questões processuais ou prejudiciais de mérito. No mérito, sustentam que adquiriram o imóvel de Odair Alves Junior em 02/10/2019, portanto antes do ajuizamento da ação anulatória promovida por Roberto Dantas Carvalho, mediante pagamento de parte do preço à vista e assunção do pagamento dos débitos de IPTU.</w:t>
      </w:r>
    </w:p>
    <w:p w14:paraId="0BC5A90B"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Alegam que, à época da aquisição, inexistia qualquer demanda judicial envolvendo o imóvel, razão pela qual afirmam sua boa-fé.</w:t>
      </w:r>
    </w:p>
    <w:p w14:paraId="54A16CB2"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Aduzem que somente tiveram ciência do litígio após a prolação da sentença no processo de anulação, ocasião em que o autor passou a procurar os contestantes para exigir valores.</w:t>
      </w:r>
    </w:p>
    <w:p w14:paraId="0B43D03E"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Negam ter agido com má-fé ou ter ciência de que o imóvel estaria sub judice quando iniciaram a construção, destacando os valores investidos em benfeitorias e edificações.</w:t>
      </w:r>
    </w:p>
    <w:p w14:paraId="512749AB"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Argumentam inexistir esbulho possessório, uma vez que o autor não detinha mais a posse do bem, e defendem a impossibilidade de o contrato originário produzir efeitos contra terceiros adquirentes de boa-fé.</w:t>
      </w:r>
    </w:p>
    <w:p w14:paraId="5E40B0A4"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 xml:space="preserve">Ao final, requerem a improcedência dos pedidos do autor e, em reconvenção, pleiteiam, de forma subsidiária, o direito à indenização pelas benfeitorias realizadas e o direito de retenção, caso haja acolhimento da pretensão autoral. Requereram a </w:t>
      </w:r>
      <w:r w:rsidRPr="00120BBB">
        <w:rPr>
          <w:rFonts w:ascii="Arial" w:hAnsi="Arial" w:cs="Arial"/>
          <w:i/>
          <w:iCs/>
          <w:sz w:val="26"/>
          <w:szCs w:val="26"/>
        </w:rPr>
        <w:lastRenderedPageBreak/>
        <w:t>produção de prova documental, testemunhal e eventual depoimento pessoal.</w:t>
      </w:r>
    </w:p>
    <w:p w14:paraId="1A8C0D4D"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O réu ODAIR ALVES JUNIOR apresentou contestação própria, igualmente sem arguição de preliminares ou prejudiciais. No mérito, reconhece que assumiu a obrigação de quitar os débitos de IPTU, mas sustenta que o contrato não estipulava prazo certo para cumprimento da obrigação, de modo que não teria sido constituído em mora, ausente interpelação judicial ou extrajudicial. Afirma que o autor teria solicitado a compensação de valores relativos a honorários advocatícios e que arcou com despesas de água e energia elétrica não previstas no contrato. Alega, ainda, que o autor não teria cumprido integralmente suas obrigações contratuais, razão pela qual impugna a pretensão de rescisão. Requer a improcedência dos pedidos e a produção de provas documentais e testemunhais.</w:t>
      </w:r>
    </w:p>
    <w:p w14:paraId="7F80494E"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 xml:space="preserve">Em réplica, o autor impugnou as defesas apresentadas, reiterando que o contrato de cessão de direitos celebrado com Odair Alves Junior era acessório ao negócio principal de permuta, já anulado, de modo que seus efeitos deveriam igualmente ser desconstituídos. Sustentou que os contratos apresentados pelos réus cessionários seriam nulos ou simulados e que a obrigação de quitar os débitos de IPTU era clara e indispensável à validade do negócio. Rebateu as alegações de boa-fé dos cessionários, afirmando que houve ciência prévia do litígio, e requereu a produção de prova testemunhal para comprovar a mora do corretor e a má-fé dos </w:t>
      </w:r>
      <w:r w:rsidRPr="00120BBB">
        <w:rPr>
          <w:rFonts w:ascii="Arial" w:hAnsi="Arial" w:cs="Arial"/>
          <w:i/>
          <w:iCs/>
          <w:sz w:val="26"/>
          <w:szCs w:val="26"/>
        </w:rPr>
        <w:lastRenderedPageBreak/>
        <w:t>adquirentes, bem como prova pericial quanto à autenticidade e integridade do contrato de cessão de direitos.</w:t>
      </w:r>
    </w:p>
    <w:p w14:paraId="63B59973"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Decisão saneadora no id. 120534423 fixou os pontos controvertidos e determinou ao autor a juntada de documentos.</w:t>
      </w:r>
    </w:p>
    <w:p w14:paraId="7212DA87"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O autor manifestou-se no id. 123769080 solicitando a reconsideração da decisão e pedindo prova pericial sobre o contrato de cessão de direitos de id. 101491695.</w:t>
      </w:r>
    </w:p>
    <w:p w14:paraId="06875D30"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Decisão de id. 131245349, em complemento à decisão saneadora, deferiu a produção de prova pericial.</w:t>
      </w:r>
    </w:p>
    <w:p w14:paraId="5AD63D49"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O laudo pericial foi acostado no id. 153802406.</w:t>
      </w:r>
    </w:p>
    <w:p w14:paraId="7F4110D1"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A requerida Suelen manifestou-se no id. 157638171 impugnando o laudo, aduzindo a necessidade de verificar o documento original. Para tanto pediu devolução do prazo.</w:t>
      </w:r>
    </w:p>
    <w:p w14:paraId="719639CC"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A impugnação ao laudo foi indeferida.</w:t>
      </w:r>
    </w:p>
    <w:p w14:paraId="0FC31843"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O autor manifestou-se no id. 158735440, alegando que o documento contém indício de fraude, aduzindo que a avença foi no sentido de que o preço deveria ser quitado no prazo de trinta dias, devendo ser pagas todas as dívidas de IPTU [R$ 25.000,00], multa perante o IBRAN [R$ 15.000,00], débitos perante CEB e CAESB [R$ 3.000,00] e mais o pagamento de R$ 8.000,00.  Requer a homologação do laudo pericial e a produção de prova testemunhal.</w:t>
      </w:r>
    </w:p>
    <w:p w14:paraId="22B34C7D"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A requerida Suelen pediu a juntada do contrato ao feito [id. 158932033].</w:t>
      </w:r>
    </w:p>
    <w:p w14:paraId="74ECB44F"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lastRenderedPageBreak/>
        <w:t>Decisão no id. 161853386 indeferiu os pedidos, homologou o laudo pericial e determinou a conclusão para sentença.</w:t>
      </w:r>
    </w:p>
    <w:p w14:paraId="7F0C9259"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Odair pediu reconsideração da decisão [id. 164866381], o que foi novamente indeferido [id. 169318833].</w:t>
      </w:r>
    </w:p>
    <w:p w14:paraId="50A3F62C"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O autor reiterou o pedido de produção de prova testemunhal [id. 168724527].</w:t>
      </w:r>
    </w:p>
    <w:p w14:paraId="3BE3BD3F"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Foram os autos conclusos para sentença.</w:t>
      </w:r>
    </w:p>
    <w:p w14:paraId="6C3CDC40"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Foi proferida sentença de id. 179292567.</w:t>
      </w:r>
    </w:p>
    <w:p w14:paraId="57069819"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O autor interpôs recurso de apelação que foi conhecido e provido para cassar a sentença por cerceamento de</w:t>
      </w:r>
    </w:p>
    <w:p w14:paraId="2A1367AB" w14:textId="2C298668" w:rsidR="00F63CD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Esse é o relato do que reputo ser necessário</w:t>
      </w:r>
      <w:r>
        <w:rPr>
          <w:rFonts w:ascii="Arial" w:hAnsi="Arial" w:cs="Arial"/>
          <w:i/>
          <w:iCs/>
          <w:sz w:val="26"/>
          <w:szCs w:val="26"/>
        </w:rPr>
        <w:t xml:space="preserve"> </w:t>
      </w:r>
      <w:r w:rsidR="00BA700C" w:rsidRPr="000A7009">
        <w:rPr>
          <w:rFonts w:ascii="Arial" w:hAnsi="Arial" w:cs="Arial"/>
          <w:i/>
          <w:iCs/>
          <w:sz w:val="26"/>
          <w:szCs w:val="26"/>
        </w:rPr>
        <w:t>(...)</w:t>
      </w:r>
      <w:r w:rsidR="0061262D" w:rsidRPr="000A7009">
        <w:rPr>
          <w:rFonts w:ascii="Arial" w:hAnsi="Arial" w:cs="Arial"/>
          <w:i/>
          <w:iCs/>
          <w:sz w:val="26"/>
          <w:szCs w:val="26"/>
        </w:rPr>
        <w:t xml:space="preserve">” (ID </w:t>
      </w:r>
      <w:r w:rsidRPr="00120BBB">
        <w:rPr>
          <w:rFonts w:ascii="Arial" w:hAnsi="Arial" w:cs="Arial"/>
          <w:i/>
          <w:iCs/>
          <w:sz w:val="26"/>
          <w:szCs w:val="26"/>
        </w:rPr>
        <w:t>85996337</w:t>
      </w:r>
      <w:r w:rsidR="0061262D" w:rsidRPr="000A7009">
        <w:rPr>
          <w:rFonts w:ascii="Arial" w:hAnsi="Arial" w:cs="Arial"/>
          <w:i/>
          <w:iCs/>
          <w:sz w:val="26"/>
          <w:szCs w:val="26"/>
        </w:rPr>
        <w:t>).</w:t>
      </w:r>
    </w:p>
    <w:p w14:paraId="62321101" w14:textId="77777777" w:rsidR="00F63CDB" w:rsidRDefault="00F63CDB" w:rsidP="00DB1301">
      <w:pPr>
        <w:spacing w:after="0" w:line="360" w:lineRule="auto"/>
        <w:ind w:firstLine="2268"/>
        <w:jc w:val="both"/>
        <w:rPr>
          <w:rFonts w:ascii="Arial" w:hAnsi="Arial" w:cs="Arial"/>
          <w:sz w:val="28"/>
          <w:szCs w:val="28"/>
        </w:rPr>
      </w:pPr>
    </w:p>
    <w:p w14:paraId="04E520D9" w14:textId="545FF603" w:rsidR="0061262D" w:rsidRDefault="0061262D" w:rsidP="00DB1301">
      <w:pPr>
        <w:spacing w:after="0" w:line="360" w:lineRule="auto"/>
        <w:ind w:firstLine="2268"/>
        <w:jc w:val="both"/>
        <w:rPr>
          <w:rFonts w:ascii="Arial" w:hAnsi="Arial" w:cs="Arial"/>
          <w:sz w:val="28"/>
          <w:szCs w:val="28"/>
        </w:rPr>
      </w:pPr>
      <w:r>
        <w:rPr>
          <w:rFonts w:ascii="Arial" w:hAnsi="Arial" w:cs="Arial"/>
          <w:sz w:val="28"/>
          <w:szCs w:val="28"/>
        </w:rPr>
        <w:t>O MM. Juiz sentenciante</w:t>
      </w:r>
      <w:r w:rsidR="008235A6" w:rsidRPr="008235A6">
        <w:rPr>
          <w:rFonts w:ascii="Arial" w:hAnsi="Arial" w:cs="Arial"/>
          <w:sz w:val="28"/>
          <w:szCs w:val="28"/>
        </w:rPr>
        <w:t>, Dr.</w:t>
      </w:r>
      <w:r w:rsidR="00120BBB">
        <w:rPr>
          <w:rFonts w:ascii="Arial" w:hAnsi="Arial" w:cs="Arial"/>
          <w:sz w:val="28"/>
          <w:szCs w:val="28"/>
        </w:rPr>
        <w:t xml:space="preserve"> </w:t>
      </w:r>
      <w:r w:rsidR="00120BBB" w:rsidRPr="00120BBB">
        <w:rPr>
          <w:rFonts w:ascii="Arial" w:hAnsi="Arial" w:cs="Arial"/>
          <w:sz w:val="28"/>
          <w:szCs w:val="28"/>
        </w:rPr>
        <w:t>Matheus Stamillo Santarelli Zuliani</w:t>
      </w:r>
      <w:r w:rsidR="003524E5" w:rsidRPr="003524E5">
        <w:rPr>
          <w:rFonts w:ascii="Arial" w:hAnsi="Arial" w:cs="Arial"/>
          <w:sz w:val="28"/>
          <w:szCs w:val="28"/>
        </w:rPr>
        <w:t>, da</w:t>
      </w:r>
      <w:r w:rsidR="00120BBB">
        <w:rPr>
          <w:rFonts w:ascii="Arial" w:hAnsi="Arial" w:cs="Arial"/>
          <w:sz w:val="28"/>
          <w:szCs w:val="28"/>
        </w:rPr>
        <w:t xml:space="preserve"> </w:t>
      </w:r>
      <w:r w:rsidR="00120BBB" w:rsidRPr="00120BBB">
        <w:rPr>
          <w:rFonts w:ascii="Arial" w:hAnsi="Arial" w:cs="Arial"/>
          <w:sz w:val="28"/>
          <w:szCs w:val="28"/>
        </w:rPr>
        <w:t>Vara Cível de Planaltina</w:t>
      </w:r>
      <w:r w:rsidR="003524E5" w:rsidRPr="003524E5">
        <w:rPr>
          <w:rFonts w:ascii="Arial" w:hAnsi="Arial" w:cs="Arial"/>
          <w:sz w:val="28"/>
          <w:szCs w:val="28"/>
        </w:rPr>
        <w:t>, julgou no seguinte sentido:</w:t>
      </w:r>
    </w:p>
    <w:p w14:paraId="12E5EEA8" w14:textId="77777777" w:rsidR="0061262D" w:rsidRDefault="0061262D" w:rsidP="00DB1301">
      <w:pPr>
        <w:spacing w:after="0" w:line="360" w:lineRule="auto"/>
        <w:ind w:firstLine="2268"/>
        <w:jc w:val="both"/>
        <w:rPr>
          <w:rFonts w:ascii="Arial" w:hAnsi="Arial" w:cs="Arial"/>
          <w:sz w:val="28"/>
          <w:szCs w:val="28"/>
        </w:rPr>
      </w:pPr>
    </w:p>
    <w:p w14:paraId="660A5A31" w14:textId="77777777" w:rsidR="00120BBB" w:rsidRPr="00120BBB" w:rsidRDefault="0006080C" w:rsidP="00120BBB">
      <w:pPr>
        <w:spacing w:after="0" w:line="360" w:lineRule="auto"/>
        <w:ind w:left="2268" w:firstLine="1134"/>
        <w:jc w:val="both"/>
        <w:rPr>
          <w:rFonts w:ascii="Arial" w:hAnsi="Arial" w:cs="Arial"/>
          <w:i/>
          <w:iCs/>
          <w:sz w:val="26"/>
          <w:szCs w:val="26"/>
        </w:rPr>
      </w:pPr>
      <w:r w:rsidRPr="000A7009">
        <w:rPr>
          <w:rFonts w:ascii="Arial" w:hAnsi="Arial" w:cs="Arial"/>
          <w:sz w:val="26"/>
          <w:szCs w:val="26"/>
        </w:rPr>
        <w:t>“</w:t>
      </w:r>
      <w:r w:rsidR="00120BBB" w:rsidRPr="00120BBB">
        <w:rPr>
          <w:rFonts w:ascii="Arial" w:hAnsi="Arial" w:cs="Arial"/>
          <w:i/>
          <w:iCs/>
          <w:sz w:val="26"/>
          <w:szCs w:val="26"/>
        </w:rPr>
        <w:t>Forte nessas razões julgo IMPROCEDENTE O PEDIDO formulado pela parte autora, e assim o faço com resolução do mérito, com fulcro no art. 487, I, do Código de Processo Civil.</w:t>
      </w:r>
    </w:p>
    <w:p w14:paraId="5B33FDA7"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E ainda, julgo PREJUDICADA a reconvenção.</w:t>
      </w:r>
    </w:p>
    <w:p w14:paraId="5C691C19"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Na ação, em face da sucumbência, condeno a parte requerente ao pagamento das despesas processuais e dos honorários advocatícios, que ora fixo em 10% sobre o valor da causa conforme dispõe o art. 85, § 2º do Código de Processo Civil.</w:t>
      </w:r>
    </w:p>
    <w:p w14:paraId="74BACF3A"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lastRenderedPageBreak/>
        <w:t>Na reconvenção, em face da sucumbência, condeno a parte autora-reconvinda ao pagamento das despesas processuais e dos honorários advocatícios, que ora fixo em 10% sobre o valor da reconvenção conforme dispõe o art. 85, § 2º do Código de Processo Civil.</w:t>
      </w:r>
    </w:p>
    <w:p w14:paraId="163354A9" w14:textId="7E09C2C8" w:rsidR="0006080C" w:rsidRPr="000A7009"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 xml:space="preserve">Em face à gratuidade de justiça que foi deferida ao requerente-reconvindo, fica suspensa a exigibilidade da verba sucumbencial [da ação e reconvenção] enquanto perdurar a sua miserabilidade jurídica, conforme dispõe o art. 98, § 3º do novo Código de Processo Civil </w:t>
      </w:r>
      <w:r w:rsidR="0006080C" w:rsidRPr="000A7009">
        <w:rPr>
          <w:rFonts w:ascii="Arial" w:hAnsi="Arial" w:cs="Arial"/>
          <w:i/>
          <w:iCs/>
          <w:sz w:val="26"/>
          <w:szCs w:val="26"/>
        </w:rPr>
        <w:t>(...)</w:t>
      </w:r>
      <w:r w:rsidR="00274644">
        <w:rPr>
          <w:rFonts w:ascii="Arial" w:hAnsi="Arial" w:cs="Arial"/>
          <w:i/>
          <w:iCs/>
          <w:sz w:val="26"/>
          <w:szCs w:val="26"/>
        </w:rPr>
        <w:t>.</w:t>
      </w:r>
      <w:r w:rsidR="0006080C" w:rsidRPr="000A7009">
        <w:rPr>
          <w:rFonts w:ascii="Arial" w:hAnsi="Arial" w:cs="Arial"/>
          <w:i/>
          <w:iCs/>
          <w:sz w:val="26"/>
          <w:szCs w:val="26"/>
        </w:rPr>
        <w:t>”</w:t>
      </w:r>
    </w:p>
    <w:p w14:paraId="41F018EC" w14:textId="77777777" w:rsidR="0061262D" w:rsidRDefault="0061262D" w:rsidP="00DB1301">
      <w:pPr>
        <w:spacing w:after="0" w:line="360" w:lineRule="auto"/>
        <w:ind w:firstLine="2268"/>
        <w:jc w:val="both"/>
        <w:rPr>
          <w:rFonts w:ascii="Arial" w:hAnsi="Arial" w:cs="Arial"/>
          <w:sz w:val="28"/>
          <w:szCs w:val="28"/>
        </w:rPr>
      </w:pPr>
    </w:p>
    <w:p w14:paraId="65782EDC" w14:textId="164CBF83" w:rsidR="005071AF" w:rsidRDefault="00BE29E8" w:rsidP="00BE29E8">
      <w:pPr>
        <w:spacing w:after="0" w:line="360" w:lineRule="auto"/>
        <w:ind w:firstLine="2268"/>
        <w:jc w:val="both"/>
        <w:rPr>
          <w:rFonts w:ascii="Arial" w:hAnsi="Arial" w:cs="Arial"/>
          <w:sz w:val="28"/>
          <w:szCs w:val="28"/>
        </w:rPr>
      </w:pPr>
      <w:commentRangeStart w:id="11"/>
      <w:r>
        <w:rPr>
          <w:rFonts w:ascii="Arial" w:hAnsi="Arial" w:cs="Arial"/>
          <w:sz w:val="28"/>
          <w:szCs w:val="28"/>
        </w:rPr>
        <w:t xml:space="preserve">Apelo do autor</w:t>
      </w:r>
      <w:r>
        <w:rPr>
          <w:rFonts w:ascii="Arial" w:hAnsi="Arial" w:cs="Arial"/>
          <w:sz w:val="28"/>
          <w:szCs w:val="28"/>
        </w:rPr>
        <w:t xml:space="preserve">, </w:t>
      </w:r>
      <w:r>
        <w:rPr>
          <w:rFonts w:ascii="Arial" w:hAnsi="Arial" w:cs="Arial"/>
          <w:sz w:val="28"/>
          <w:szCs w:val="28"/>
        </w:rPr>
        <w:t xml:space="preserve">Richard Hiroshi Kiyoshi Teles</w:t>
      </w:r>
      <w:del w:id="1328" w:author="Assessor GDSXSR" w:date="2026-10-31T00:11:23Z">
        <w:r>
          <w:rPr>
            <w:rFonts w:ascii="Arial" w:hAnsi="Arial" w:cs="Arial"/>
            <w:sz w:val="28"/>
            <w:szCs w:val="28"/>
          </w:rPr>
          <w:delText xml:space="preserve">,</w:delText>
        </w:r>
      </w:del>
      <w:r>
        <w:rPr>
          <w:rFonts w:ascii="Arial" w:hAnsi="Arial" w:cs="Arial"/>
          <w:sz w:val="28"/>
          <w:szCs w:val="28"/>
        </w:rPr>
        <w:t xml:space="preserve"> (ID 85996339), em que alega, em síntese, que: </w:t>
      </w:r>
      <w:r>
        <w:rPr>
          <w:rFonts w:ascii="Arial" w:hAnsi="Arial" w:cs="Arial"/>
          <w:b/>
          <w:bCs/>
          <w:sz w:val="28"/>
          <w:szCs w:val="28"/>
        </w:rPr>
        <w:t xml:space="preserve">1)</w:t>
      </w:r>
      <w:r>
        <w:rPr>
          <w:rFonts w:ascii="Arial" w:hAnsi="Arial" w:cs="Arial"/>
          <w:sz w:val="28"/>
          <w:szCs w:val="28"/>
        </w:rPr>
        <w:t xml:space="preserve"> a cessão de parte de seu imóvel integrou operação mais ampla e foi realizada como pagamento pelos serviços de intermediação prestados por um dos réus, </w:t>
      </w:r>
      <w:r>
        <w:rPr>
          <w:rFonts w:ascii="Arial" w:hAnsi="Arial" w:cs="Arial"/>
          <w:sz w:val="28"/>
          <w:szCs w:val="28"/>
        </w:rPr>
        <w:t xml:space="preserve">e</w:t>
      </w:r>
      <w:r>
        <w:rPr>
          <w:rFonts w:ascii="Arial" w:hAnsi="Arial" w:cs="Arial"/>
          <w:sz w:val="28"/>
          <w:szCs w:val="28"/>
        </w:rPr>
        <w:t xml:space="preserve">, em contrapartida, assumiu a obrigação de quitar integralmente os débitos tributários incidentes sobre o bem; </w:t>
      </w:r>
      <w:r>
        <w:rPr>
          <w:rFonts w:ascii="Arial" w:hAnsi="Arial" w:cs="Arial"/>
          <w:b/>
          <w:bCs/>
          <w:sz w:val="28"/>
          <w:szCs w:val="28"/>
        </w:rPr>
        <w:t xml:space="preserve">2)</w:t>
      </w:r>
      <w:r>
        <w:rPr>
          <w:rFonts w:ascii="Arial" w:hAnsi="Arial" w:cs="Arial"/>
          <w:sz w:val="28"/>
          <w:szCs w:val="28"/>
        </w:rPr>
        <w:t xml:space="preserve"> o inadimplemento não foi irrelevante ou meramente acessório, motivo pelo qual não se aplica a teoria do adimplemento substancial; </w:t>
      </w:r>
      <w:r>
        <w:rPr>
          <w:rFonts w:ascii="Arial" w:hAnsi="Arial" w:cs="Arial"/>
          <w:b/>
          <w:bCs/>
          <w:sz w:val="28"/>
          <w:szCs w:val="28"/>
        </w:rPr>
        <w:t xml:space="preserve">3)</w:t>
      </w:r>
      <w:r>
        <w:rPr>
          <w:rFonts w:ascii="Arial" w:hAnsi="Arial" w:cs="Arial"/>
          <w:sz w:val="28"/>
          <w:szCs w:val="28"/>
        </w:rPr>
        <w:t xml:space="preserve"> desfeito o negócio principal por culpa do cessionário, desapareceu a causa jurídica que justificava a cessão da fração imobiliária; </w:t>
      </w:r>
      <w:r>
        <w:rPr>
          <w:rFonts w:ascii="Arial" w:hAnsi="Arial" w:cs="Arial"/>
          <w:sz w:val="28"/>
          <w:szCs w:val="28"/>
        </w:rPr>
        <w:t xml:space="preserve">e </w:t>
      </w:r>
      <w:r>
        <w:rPr>
          <w:rFonts w:ascii="Arial" w:hAnsi="Arial" w:cs="Arial"/>
          <w:b/>
          <w:bCs/>
          <w:sz w:val="28"/>
          <w:szCs w:val="28"/>
        </w:rPr>
        <w:t xml:space="preserve">4)</w:t>
      </w:r>
      <w:r>
        <w:rPr>
          <w:rFonts w:ascii="Arial" w:hAnsi="Arial" w:cs="Arial"/>
          <w:sz w:val="28"/>
          <w:szCs w:val="28"/>
        </w:rPr>
        <w:t xml:space="preserve"> não deve prevalecer o reconhecimento da boa-fé dos adquirentes subsequentes.</w:t>
      </w:r>
      <w:commentRangeEnd w:id="11"/>
      <w:r>
        <w:rPr>
          <w:rStyle w:val="CommentReference"/>
        </w:rPr>
        <w:commentReference w:id="11"/>
      </w:r>
    </w:p>
    <w:p w14:paraId="2BC1AEF8" w14:textId="78B22667" w:rsidR="00BE29E8" w:rsidRDefault="00BE29E8" w:rsidP="00BE29E8">
      <w:pPr>
        <w:spacing w:after="0" w:line="360" w:lineRule="auto"/>
        <w:ind w:firstLine="2268"/>
        <w:jc w:val="both"/>
        <w:rPr>
          <w:rFonts w:ascii="Arial" w:hAnsi="Arial" w:cs="Arial"/>
          <w:sz w:val="28"/>
          <w:szCs w:val="28"/>
        </w:rPr>
      </w:pPr>
      <w:r w:rsidRPr="00BE29E8">
        <w:rPr>
          <w:rFonts w:ascii="Arial" w:hAnsi="Arial" w:cs="Arial"/>
          <w:sz w:val="28"/>
          <w:szCs w:val="28"/>
        </w:rPr>
        <w:t xml:space="preserve"> </w:t>
      </w:r>
    </w:p>
    <w:p w14:paraId="16C70832" w14:textId="600B4778" w:rsidR="00BE29E8" w:rsidRPr="00BE29E8" w:rsidRDefault="00BE29E8" w:rsidP="00BE29E8">
      <w:pPr>
        <w:spacing w:after="0" w:line="360" w:lineRule="auto"/>
        <w:ind w:firstLine="2268"/>
        <w:jc w:val="both"/>
        <w:rPr>
          <w:rFonts w:ascii="Arial" w:hAnsi="Arial" w:cs="Arial"/>
          <w:sz w:val="28"/>
          <w:szCs w:val="28"/>
        </w:rPr>
      </w:pPr>
      <w:r w:rsidRPr="00BE29E8">
        <w:rPr>
          <w:rFonts w:ascii="Arial" w:hAnsi="Arial" w:cs="Arial"/>
          <w:sz w:val="28"/>
          <w:szCs w:val="28"/>
        </w:rPr>
        <w:t xml:space="preserve">Requer a reforma integral da r. sentença para julgar procedentes os pedidos iniciais, declarar rescindida a cessão de direitos imobiliários e determinar a restituição da fração do imóvel ao apelante. Subsidiariamente, requer o reconhecimento do direito à </w:t>
      </w:r>
      <w:r w:rsidRPr="00BE29E8">
        <w:rPr>
          <w:rFonts w:ascii="Arial" w:hAnsi="Arial" w:cs="Arial"/>
          <w:sz w:val="28"/>
          <w:szCs w:val="28"/>
        </w:rPr>
        <w:lastRenderedPageBreak/>
        <w:t>indenização integral pelos prejuízos decorrentes do inadimplemento contratual.</w:t>
      </w:r>
    </w:p>
    <w:p w14:paraId="5A305CFD" w14:textId="77777777" w:rsidR="00BE29E8" w:rsidRDefault="00BE29E8" w:rsidP="00882188">
      <w:pPr>
        <w:spacing w:after="0" w:line="360" w:lineRule="auto"/>
        <w:ind w:firstLine="2268"/>
        <w:jc w:val="both"/>
        <w:rPr>
          <w:rFonts w:ascii="Arial" w:hAnsi="Arial" w:cs="Arial"/>
          <w:sz w:val="28"/>
          <w:szCs w:val="28"/>
        </w:rPr>
      </w:pPr>
    </w:p>
    <w:p w14:paraId="31A1D8AE" w14:textId="2E8BDFF0" w:rsidR="763E3645" w:rsidRPr="00D13B2F" w:rsidRDefault="763E3645" w:rsidP="70C49520">
      <w:pPr>
        <w:spacing w:after="0" w:line="360" w:lineRule="auto"/>
        <w:ind w:firstLine="2268"/>
        <w:jc w:val="both"/>
        <w:rPr>
          <w:rFonts w:ascii="Arial" w:hAnsi="Arial" w:cs="Arial"/>
          <w:sz w:val="28"/>
          <w:szCs w:val="28"/>
        </w:rPr>
      </w:pPr>
      <w:r w:rsidRPr="00D13B2F">
        <w:rPr>
          <w:rFonts w:ascii="Arial" w:hAnsi="Arial" w:cs="Arial"/>
          <w:sz w:val="28"/>
          <w:szCs w:val="28"/>
        </w:rPr>
        <w:t xml:space="preserve">Contrarrazões (ID 85996341), em que o réu/apelado, Odair Alves Junior, </w:t>
      </w:r>
      <w:r w:rsidR="00C92C2F">
        <w:rPr>
          <w:rFonts w:ascii="Arial" w:hAnsi="Arial" w:cs="Arial"/>
          <w:sz w:val="28"/>
          <w:szCs w:val="28"/>
        </w:rPr>
        <w:t>suscita</w:t>
      </w:r>
      <w:r w:rsidR="6466E740" w:rsidRPr="00D13B2F">
        <w:rPr>
          <w:rFonts w:ascii="Arial" w:hAnsi="Arial" w:cs="Arial"/>
          <w:sz w:val="28"/>
          <w:szCs w:val="28"/>
        </w:rPr>
        <w:t>,</w:t>
      </w:r>
      <w:r w:rsidR="00C92C2F">
        <w:rPr>
          <w:rFonts w:ascii="Arial" w:hAnsi="Arial" w:cs="Arial"/>
          <w:sz w:val="28"/>
          <w:szCs w:val="28"/>
        </w:rPr>
        <w:t xml:space="preserve"> em</w:t>
      </w:r>
      <w:r w:rsidR="6466E740" w:rsidRPr="00D13B2F">
        <w:rPr>
          <w:rFonts w:ascii="Arial" w:hAnsi="Arial" w:cs="Arial"/>
          <w:sz w:val="28"/>
          <w:szCs w:val="28"/>
        </w:rPr>
        <w:t xml:space="preserve"> preliminar,</w:t>
      </w:r>
      <w:r w:rsidR="48A6571F" w:rsidRPr="00D13B2F">
        <w:rPr>
          <w:rFonts w:ascii="Arial" w:hAnsi="Arial" w:cs="Arial"/>
          <w:sz w:val="28"/>
          <w:szCs w:val="28"/>
        </w:rPr>
        <w:t xml:space="preserve"> que</w:t>
      </w:r>
      <w:r w:rsidR="48A6571F" w:rsidRPr="00D13B2F">
        <w:rPr>
          <w:rFonts w:ascii="Arial" w:hAnsi="Arial" w:cs="Arial"/>
          <w:b/>
          <w:bCs/>
          <w:sz w:val="28"/>
          <w:szCs w:val="28"/>
        </w:rPr>
        <w:t xml:space="preserve"> </w:t>
      </w:r>
      <w:r w:rsidR="48A6571F" w:rsidRPr="00D13B2F">
        <w:rPr>
          <w:rFonts w:ascii="Arial" w:hAnsi="Arial" w:cs="Arial"/>
          <w:sz w:val="28"/>
          <w:szCs w:val="28"/>
        </w:rPr>
        <w:t>a apelação não impugna efetivamente os fundamentos da sentença, pois se limita a alegar, de forma genérica, a essencialidade da obrigação tributária, sem demonstrar a existência de cláusula resolutiva, condição vinculante ou outro elemento que autorize o desfazimento contratual</w:t>
      </w:r>
      <w:r w:rsidR="74A8135C" w:rsidRPr="00D13B2F">
        <w:rPr>
          <w:rFonts w:ascii="Arial" w:hAnsi="Arial" w:cs="Arial"/>
          <w:sz w:val="28"/>
          <w:szCs w:val="28"/>
        </w:rPr>
        <w:t xml:space="preserve">. No mérito, </w:t>
      </w:r>
      <w:r w:rsidR="6F633D70" w:rsidRPr="00D13B2F">
        <w:rPr>
          <w:rFonts w:ascii="Arial" w:hAnsi="Arial" w:cs="Arial"/>
          <w:sz w:val="28"/>
          <w:szCs w:val="28"/>
        </w:rPr>
        <w:t xml:space="preserve">pondera </w:t>
      </w:r>
      <w:r w:rsidR="74A8135C" w:rsidRPr="00D13B2F">
        <w:rPr>
          <w:rFonts w:ascii="Arial" w:hAnsi="Arial" w:cs="Arial"/>
          <w:sz w:val="28"/>
          <w:szCs w:val="28"/>
        </w:rPr>
        <w:t>que</w:t>
      </w:r>
      <w:r w:rsidR="6F6F6E1D" w:rsidRPr="00D13B2F">
        <w:rPr>
          <w:rFonts w:ascii="Arial" w:hAnsi="Arial" w:cs="Arial"/>
          <w:sz w:val="28"/>
          <w:szCs w:val="28"/>
        </w:rPr>
        <w:t>:</w:t>
      </w:r>
      <w:r w:rsidR="48A6571F" w:rsidRPr="00D13B2F">
        <w:rPr>
          <w:rFonts w:ascii="Arial" w:hAnsi="Arial" w:cs="Arial"/>
          <w:b/>
          <w:sz w:val="28"/>
          <w:szCs w:val="28"/>
          <w:rPrChange w:id="1310" w:author="Assessor GDSXSR" w:date="2026-10-31T00:11:23Z">
            <w:rPr>
              <w:rFonts w:ascii="Arial" w:hAnsi="Arial" w:cs="Arial"/>
              <w:sz w:val="28"/>
              <w:szCs w:val="28"/>
            </w:rPr>
          </w:rPrChange>
        </w:rPr>
        <w:t xml:space="preserve"> </w:t>
      </w:r>
      <w:r w:rsidR="258BA988" w:rsidRPr="00D13B2F">
        <w:rPr>
          <w:rFonts w:ascii="Arial" w:hAnsi="Arial" w:cs="Arial"/>
          <w:b/>
          <w:bCs/>
          <w:sz w:val="28"/>
          <w:szCs w:val="28"/>
          <w:rPrChange w:id="1311" w:author="Assessor GDSXSR" w:date="2026-10-31T00:11:23Z">
            <w:rPr>
              <w:rFonts w:ascii="Arial" w:hAnsi="Arial" w:cs="Arial"/>
              <w:b/>
              <w:bCs/>
              <w:sz w:val="28"/>
              <w:szCs w:val="28"/>
            </w:rPr>
          </w:rPrChange>
        </w:rPr>
        <w:t xml:space="preserve">1</w:t>
      </w:r>
      <w:r w:rsidR="48A6571F" w:rsidRPr="00D13B2F">
        <w:rPr>
          <w:rFonts w:ascii="Arial" w:hAnsi="Arial" w:cs="Arial"/>
          <w:b/>
          <w:bCs/>
          <w:sz w:val="28"/>
          <w:szCs w:val="28"/>
          <w:rPrChange w:id="1312" w:author="Assessor GDSXSR" w:date="2026-10-31T00:11:23Z">
            <w:rPr>
              <w:rFonts w:ascii="Arial" w:hAnsi="Arial" w:cs="Arial"/>
              <w:b/>
              <w:bCs/>
              <w:sz w:val="28"/>
              <w:szCs w:val="28"/>
            </w:rPr>
          </w:rPrChange>
        </w:rPr>
        <w:t xml:space="preserve">)</w:t>
      </w:r>
      <w:r w:rsidR="48A6571F" w:rsidRPr="00D13B2F">
        <w:rPr>
          <w:rFonts w:ascii="Arial" w:hAnsi="Arial" w:cs="Arial"/>
          <w:sz w:val="28"/>
          <w:szCs w:val="28"/>
        </w:rPr>
        <w:t xml:space="preserve"> a teoria do adimplemento substancial foi corretamente aplicada, uma vez que a cessão de direitos foi formalizada, a posse transferida e o serviço de intermediação efetivamente prestado, sendo os débitos tributários passíveis de regularização por meios menos gravosos;</w:t>
      </w:r>
      <w:r w:rsidR="48A6571F" w:rsidRPr="00D13B2F">
        <w:rPr>
          <w:rFonts w:ascii="Arial" w:hAnsi="Arial" w:cs="Arial"/>
          <w:b/>
          <w:sz w:val="28"/>
          <w:szCs w:val="28"/>
          <w:rPrChange w:id="1313" w:author="Assessor GDSXSR" w:date="2026-10-31T00:11:23Z">
            <w:rPr>
              <w:rFonts w:ascii="Arial" w:hAnsi="Arial" w:cs="Arial"/>
              <w:sz w:val="28"/>
              <w:szCs w:val="28"/>
            </w:rPr>
          </w:rPrChange>
        </w:rPr>
        <w:t xml:space="preserve"> </w:t>
      </w:r>
      <w:r w:rsidR="1917B675" w:rsidRPr="00D13B2F">
        <w:rPr>
          <w:rFonts w:ascii="Arial" w:hAnsi="Arial" w:cs="Arial"/>
          <w:b/>
          <w:bCs/>
          <w:sz w:val="28"/>
          <w:szCs w:val="28"/>
          <w:rPrChange w:id="1314" w:author="Assessor GDSXSR" w:date="2026-10-31T00:11:23Z">
            <w:rPr>
              <w:rFonts w:ascii="Arial" w:hAnsi="Arial" w:cs="Arial"/>
              <w:b/>
              <w:bCs/>
              <w:sz w:val="28"/>
              <w:szCs w:val="28"/>
            </w:rPr>
          </w:rPrChange>
        </w:rPr>
        <w:t xml:space="preserve">2</w:t>
      </w:r>
      <w:r w:rsidR="48A6571F" w:rsidRPr="00D13B2F">
        <w:rPr>
          <w:rFonts w:ascii="Arial" w:hAnsi="Arial" w:cs="Arial"/>
          <w:b/>
          <w:bCs/>
          <w:sz w:val="28"/>
          <w:szCs w:val="28"/>
          <w:rPrChange w:id="1315" w:author="Assessor GDSXSR" w:date="2026-10-31T00:11:23Z">
            <w:rPr>
              <w:rFonts w:ascii="Arial" w:hAnsi="Arial" w:cs="Arial"/>
              <w:b/>
              <w:bCs/>
              <w:sz w:val="28"/>
              <w:szCs w:val="28"/>
            </w:rPr>
          </w:rPrChange>
        </w:rPr>
        <w:t xml:space="preserve">)</w:t>
      </w:r>
      <w:r w:rsidR="48A6571F" w:rsidRPr="00D13B2F">
        <w:rPr>
          <w:rFonts w:ascii="Arial" w:hAnsi="Arial" w:cs="Arial"/>
          <w:sz w:val="28"/>
          <w:szCs w:val="28"/>
        </w:rPr>
        <w:t xml:space="preserve"> a cessão constitui negócio jurídico autônomo e foi realizada como remuneração pelos serviços de corretagem, não sendo automaticamente atingida pelo desfazimento da permuta celebrada com terceiros;</w:t>
      </w:r>
      <w:r w:rsidR="48A6571F" w:rsidRPr="00D13B2F">
        <w:rPr>
          <w:rFonts w:ascii="Arial" w:hAnsi="Arial" w:cs="Arial"/>
          <w:b/>
          <w:sz w:val="28"/>
          <w:szCs w:val="28"/>
          <w:rPrChange w:id="1316" w:author="Assessor GDSXSR" w:date="2026-10-31T00:11:23Z">
            <w:rPr>
              <w:rFonts w:ascii="Arial" w:hAnsi="Arial" w:cs="Arial"/>
              <w:sz w:val="28"/>
              <w:szCs w:val="28"/>
            </w:rPr>
          </w:rPrChange>
        </w:rPr>
        <w:t xml:space="preserve"> </w:t>
      </w:r>
      <w:r w:rsidR="019439D1" w:rsidRPr="00D13B2F">
        <w:rPr>
          <w:rFonts w:ascii="Arial" w:hAnsi="Arial" w:cs="Arial"/>
          <w:b/>
          <w:bCs/>
          <w:sz w:val="28"/>
          <w:szCs w:val="28"/>
          <w:rPrChange w:id="1317" w:author="Assessor GDSXSR" w:date="2026-10-31T00:11:23Z">
            <w:rPr>
              <w:rFonts w:ascii="Arial" w:hAnsi="Arial" w:cs="Arial"/>
              <w:b/>
              <w:bCs/>
              <w:sz w:val="28"/>
              <w:szCs w:val="28"/>
            </w:rPr>
          </w:rPrChange>
        </w:rPr>
        <w:t xml:space="preserve">3</w:t>
      </w:r>
      <w:r w:rsidR="48A6571F" w:rsidRPr="00D13B2F">
        <w:rPr>
          <w:rFonts w:ascii="Arial" w:hAnsi="Arial" w:cs="Arial"/>
          <w:b/>
          <w:bCs/>
          <w:sz w:val="28"/>
          <w:szCs w:val="28"/>
          <w:rPrChange w:id="1318" w:author="Assessor GDSXSR" w:date="2026-10-31T00:11:23Z">
            <w:rPr>
              <w:rFonts w:ascii="Arial" w:hAnsi="Arial" w:cs="Arial"/>
              <w:b/>
              <w:bCs/>
              <w:sz w:val="28"/>
              <w:szCs w:val="28"/>
            </w:rPr>
          </w:rPrChange>
        </w:rPr>
        <w:t xml:space="preserve">)</w:t>
      </w:r>
      <w:r w:rsidR="48A6571F" w:rsidRPr="00D13B2F">
        <w:rPr>
          <w:rFonts w:ascii="Arial" w:hAnsi="Arial" w:cs="Arial"/>
          <w:sz w:val="28"/>
          <w:szCs w:val="28"/>
        </w:rPr>
        <w:t xml:space="preserve"> o apelante contribuiu para o resultado da ação anterior ao deixar de apresentar defesa tempestiva, não podendo transferir ao apelado as consequências de sua própria inércia processual;</w:t>
      </w:r>
      <w:r w:rsidR="48A6571F" w:rsidRPr="00D13B2F">
        <w:rPr>
          <w:rFonts w:ascii="Arial" w:hAnsi="Arial" w:cs="Arial"/>
          <w:b/>
          <w:sz w:val="28"/>
          <w:szCs w:val="28"/>
          <w:rPrChange w:id="1319" w:author="Assessor GDSXSR" w:date="2026-10-31T00:11:23Z">
            <w:rPr>
              <w:rFonts w:ascii="Arial" w:hAnsi="Arial" w:cs="Arial"/>
              <w:sz w:val="28"/>
              <w:szCs w:val="28"/>
            </w:rPr>
          </w:rPrChange>
        </w:rPr>
        <w:t xml:space="preserve"> </w:t>
      </w:r>
      <w:r w:rsidR="15D73D64" w:rsidRPr="00D13B2F">
        <w:rPr>
          <w:rFonts w:ascii="Arial" w:hAnsi="Arial" w:cs="Arial"/>
          <w:b/>
          <w:bCs/>
          <w:sz w:val="28"/>
          <w:szCs w:val="28"/>
          <w:rPrChange w:id="1320" w:author="Assessor GDSXSR" w:date="2026-10-31T00:11:23Z">
            <w:rPr>
              <w:rFonts w:ascii="Arial" w:hAnsi="Arial" w:cs="Arial"/>
              <w:b/>
              <w:bCs/>
              <w:sz w:val="28"/>
              <w:szCs w:val="28"/>
            </w:rPr>
          </w:rPrChange>
        </w:rPr>
        <w:t xml:space="preserve">4</w:t>
      </w:r>
      <w:r w:rsidR="48A6571F" w:rsidRPr="00D13B2F">
        <w:rPr>
          <w:rFonts w:ascii="Arial" w:hAnsi="Arial" w:cs="Arial"/>
          <w:b/>
          <w:bCs/>
          <w:sz w:val="28"/>
          <w:szCs w:val="28"/>
          <w:rPrChange w:id="1321" w:author="Assessor GDSXSR" w:date="2026-10-31T00:11:23Z">
            <w:rPr>
              <w:rFonts w:ascii="Arial" w:hAnsi="Arial" w:cs="Arial"/>
              <w:b/>
              <w:bCs/>
              <w:sz w:val="28"/>
              <w:szCs w:val="28"/>
            </w:rPr>
          </w:rPrChange>
        </w:rPr>
        <w:t xml:space="preserve">)</w:t>
      </w:r>
      <w:r w:rsidR="48A6571F" w:rsidRPr="00D13B2F">
        <w:rPr>
          <w:rFonts w:ascii="Arial" w:hAnsi="Arial" w:cs="Arial"/>
          <w:sz w:val="28"/>
          <w:szCs w:val="28"/>
        </w:rPr>
        <w:t xml:space="preserve"> não há nexo causal que justifique a rescisão da cessão, pois eventual inadimplemento poderia ser solucionado mediante cumprimento da obrigação ou recomposição patrimonial;</w:t>
      </w:r>
      <w:r w:rsidR="48A6571F" w:rsidRPr="00D13B2F">
        <w:rPr>
          <w:rFonts w:ascii="Arial" w:hAnsi="Arial" w:cs="Arial"/>
          <w:b/>
          <w:sz w:val="28"/>
          <w:szCs w:val="28"/>
          <w:rPrChange w:id="1322" w:author="Assessor GDSXSR" w:date="2026-10-31T00:11:23Z">
            <w:rPr>
              <w:rFonts w:ascii="Arial" w:hAnsi="Arial" w:cs="Arial"/>
              <w:sz w:val="28"/>
              <w:szCs w:val="28"/>
            </w:rPr>
          </w:rPrChange>
        </w:rPr>
        <w:t xml:space="preserve"> </w:t>
      </w:r>
      <w:r w:rsidR="1FA11737" w:rsidRPr="00D13B2F">
        <w:rPr>
          <w:rFonts w:ascii="Arial" w:hAnsi="Arial" w:cs="Arial"/>
          <w:b/>
          <w:bCs/>
          <w:sz w:val="28"/>
          <w:szCs w:val="28"/>
          <w:rPrChange w:id="1323" w:author="Assessor GDSXSR" w:date="2026-10-31T00:11:23Z">
            <w:rPr>
              <w:rFonts w:ascii="Arial" w:hAnsi="Arial" w:cs="Arial"/>
              <w:b/>
              <w:bCs/>
              <w:sz w:val="28"/>
              <w:szCs w:val="28"/>
            </w:rPr>
          </w:rPrChange>
        </w:rPr>
        <w:t xml:space="preserve">5</w:t>
      </w:r>
      <w:r w:rsidR="48A6571F" w:rsidRPr="00D13B2F">
        <w:rPr>
          <w:rFonts w:ascii="Arial" w:hAnsi="Arial" w:cs="Arial"/>
          <w:b/>
          <w:bCs/>
          <w:sz w:val="28"/>
          <w:szCs w:val="28"/>
          <w:rPrChange w:id="1324" w:author="Assessor GDSXSR" w:date="2026-10-31T00:11:23Z">
            <w:rPr>
              <w:rFonts w:ascii="Arial" w:hAnsi="Arial" w:cs="Arial"/>
              <w:b/>
              <w:bCs/>
              <w:sz w:val="28"/>
              <w:szCs w:val="28"/>
            </w:rPr>
          </w:rPrChange>
        </w:rPr>
        <w:t xml:space="preserve">)</w:t>
      </w:r>
      <w:r w:rsidR="48A6571F" w:rsidRPr="00D13B2F">
        <w:rPr>
          <w:rFonts w:ascii="Arial" w:hAnsi="Arial" w:cs="Arial"/>
          <w:sz w:val="28"/>
          <w:szCs w:val="28"/>
        </w:rPr>
        <w:t xml:space="preserve"> a restituição do imóvel atingiria adquirentes posteriores de boa-fé e violaria a segurança jurídica e a estabilidade das relações negociais; </w:t>
      </w:r>
      <w:r w:rsidR="00C92C2F">
        <w:rPr>
          <w:rFonts w:ascii="Arial" w:hAnsi="Arial" w:cs="Arial"/>
          <w:sz w:val="28"/>
          <w:szCs w:val="28"/>
        </w:rPr>
        <w:t xml:space="preserve">e</w:t>
      </w:r>
      <w:r w:rsidR="00C92C2F">
        <w:rPr>
          <w:rFonts w:ascii="Arial" w:hAnsi="Arial" w:cs="Arial"/>
          <w:b/>
          <w:sz w:val="28"/>
          <w:szCs w:val="28"/>
          <w:rPrChange w:id="1325" w:author="Assessor GDSXSR" w:date="2026-10-31T00:11:23Z">
            <w:rPr>
              <w:rFonts w:ascii="Arial" w:hAnsi="Arial" w:cs="Arial"/>
              <w:sz w:val="28"/>
              <w:szCs w:val="28"/>
            </w:rPr>
          </w:rPrChange>
        </w:rPr>
        <w:t xml:space="preserve"> </w:t>
      </w:r>
      <w:r w:rsidR="64C7DFA6" w:rsidRPr="00D13B2F">
        <w:rPr>
          <w:rFonts w:ascii="Arial" w:hAnsi="Arial" w:cs="Arial"/>
          <w:b/>
          <w:bCs/>
          <w:sz w:val="28"/>
          <w:szCs w:val="28"/>
          <w:rPrChange w:id="1326" w:author="Assessor GDSXSR" w:date="2026-10-31T00:11:23Z">
            <w:rPr>
              <w:rFonts w:ascii="Arial" w:hAnsi="Arial" w:cs="Arial"/>
              <w:b/>
              <w:bCs/>
              <w:sz w:val="28"/>
              <w:szCs w:val="28"/>
            </w:rPr>
          </w:rPrChange>
        </w:rPr>
        <w:t xml:space="preserve">6</w:t>
      </w:r>
      <w:r w:rsidR="48A6571F" w:rsidRPr="00D13B2F">
        <w:rPr>
          <w:rFonts w:ascii="Arial" w:hAnsi="Arial" w:cs="Arial"/>
          <w:b/>
          <w:bCs/>
          <w:sz w:val="28"/>
          <w:szCs w:val="28"/>
          <w:rPrChange w:id="1327" w:author="Assessor GDSXSR" w:date="2026-10-31T00:11:23Z">
            <w:rPr>
              <w:rFonts w:ascii="Arial" w:hAnsi="Arial" w:cs="Arial"/>
              <w:b/>
              <w:bCs/>
              <w:sz w:val="28"/>
              <w:szCs w:val="28"/>
            </w:rPr>
          </w:rPrChange>
        </w:rPr>
        <w:t xml:space="preserve">)</w:t>
      </w:r>
      <w:r w:rsidR="48A6571F" w:rsidRPr="00D13B2F">
        <w:rPr>
          <w:rFonts w:ascii="Arial" w:hAnsi="Arial" w:cs="Arial"/>
          <w:sz w:val="28"/>
          <w:szCs w:val="28"/>
        </w:rPr>
        <w:t xml:space="preserve"> ainda que exista eventual prejuízo, a pretensão deve ser deduzida em ação própria destinada ao cumprimento da obrigação ou à reparação patrimonial. Requer </w:t>
      </w:r>
      <w:r w:rsidR="0C283EE7" w:rsidRPr="00D13B2F">
        <w:rPr>
          <w:rFonts w:ascii="Arial" w:hAnsi="Arial" w:cs="Arial"/>
          <w:sz w:val="28"/>
          <w:szCs w:val="28"/>
        </w:rPr>
        <w:t>não conhecimento d</w:t>
      </w:r>
      <w:r w:rsidR="00E01BD3">
        <w:rPr>
          <w:rFonts w:ascii="Arial" w:hAnsi="Arial" w:cs="Arial"/>
          <w:sz w:val="28"/>
          <w:szCs w:val="28"/>
        </w:rPr>
        <w:t xml:space="preserve">o apelo </w:t>
      </w:r>
      <w:r w:rsidR="0C283EE7" w:rsidRPr="00D13B2F">
        <w:rPr>
          <w:rFonts w:ascii="Arial" w:hAnsi="Arial" w:cs="Arial"/>
          <w:sz w:val="28"/>
          <w:szCs w:val="28"/>
        </w:rPr>
        <w:t xml:space="preserve">ou, </w:t>
      </w:r>
      <w:r w:rsidR="0C283EE7" w:rsidRPr="00D13B2F">
        <w:rPr>
          <w:rFonts w:ascii="Arial" w:hAnsi="Arial" w:cs="Arial"/>
          <w:sz w:val="28"/>
          <w:szCs w:val="28"/>
        </w:rPr>
        <w:lastRenderedPageBreak/>
        <w:t xml:space="preserve">subsidiariamente, </w:t>
      </w:r>
      <w:r w:rsidR="48A6571F" w:rsidRPr="00D13B2F">
        <w:rPr>
          <w:rFonts w:ascii="Arial" w:hAnsi="Arial" w:cs="Arial"/>
          <w:sz w:val="28"/>
          <w:szCs w:val="28"/>
        </w:rPr>
        <w:t xml:space="preserve">o </w:t>
      </w:r>
      <w:r w:rsidR="00E01BD3">
        <w:rPr>
          <w:rFonts w:ascii="Arial" w:hAnsi="Arial" w:cs="Arial"/>
          <w:sz w:val="28"/>
          <w:szCs w:val="28"/>
        </w:rPr>
        <w:t xml:space="preserve">seu </w:t>
      </w:r>
      <w:r w:rsidR="5D21D29C" w:rsidRPr="00D13B2F">
        <w:rPr>
          <w:rFonts w:ascii="Arial" w:hAnsi="Arial" w:cs="Arial"/>
          <w:sz w:val="28"/>
          <w:szCs w:val="28"/>
        </w:rPr>
        <w:t>não</w:t>
      </w:r>
      <w:r w:rsidR="00E01BD3">
        <w:rPr>
          <w:rFonts w:ascii="Arial" w:hAnsi="Arial" w:cs="Arial"/>
          <w:sz w:val="28"/>
          <w:szCs w:val="28"/>
        </w:rPr>
        <w:t xml:space="preserve"> </w:t>
      </w:r>
      <w:r w:rsidR="48A6571F" w:rsidRPr="00D13B2F">
        <w:rPr>
          <w:rFonts w:ascii="Arial" w:hAnsi="Arial" w:cs="Arial"/>
          <w:sz w:val="28"/>
          <w:szCs w:val="28"/>
        </w:rPr>
        <w:t xml:space="preserve">provimento, com </w:t>
      </w:r>
      <w:r w:rsidR="00E01BD3">
        <w:rPr>
          <w:rFonts w:ascii="Arial" w:hAnsi="Arial" w:cs="Arial"/>
          <w:sz w:val="28"/>
          <w:szCs w:val="28"/>
        </w:rPr>
        <w:t>a fixação de</w:t>
      </w:r>
      <w:r w:rsidR="48A6571F" w:rsidRPr="00D13B2F">
        <w:rPr>
          <w:rFonts w:ascii="Arial" w:hAnsi="Arial" w:cs="Arial"/>
          <w:sz w:val="28"/>
          <w:szCs w:val="28"/>
        </w:rPr>
        <w:t xml:space="preserve"> honorários </w:t>
      </w:r>
      <w:r w:rsidR="00E01BD3">
        <w:rPr>
          <w:rFonts w:ascii="Arial" w:hAnsi="Arial" w:cs="Arial"/>
          <w:sz w:val="28"/>
          <w:szCs w:val="28"/>
        </w:rPr>
        <w:t>recursais</w:t>
      </w:r>
      <w:r w:rsidR="48A6571F" w:rsidRPr="00D13B2F">
        <w:rPr>
          <w:rFonts w:ascii="Arial" w:hAnsi="Arial" w:cs="Arial"/>
          <w:sz w:val="28"/>
          <w:szCs w:val="28"/>
        </w:rPr>
        <w:t>.</w:t>
      </w:r>
    </w:p>
    <w:p w14:paraId="7836FA8D" w14:textId="07FC13EE" w:rsidR="00E54958" w:rsidRDefault="00E54958" w:rsidP="00674B48">
      <w:pPr>
        <w:spacing w:after="0" w:line="360" w:lineRule="auto"/>
        <w:ind w:firstLine="2268"/>
        <w:jc w:val="both"/>
        <w:rPr>
          <w:rFonts w:ascii="Arial" w:hAnsi="Arial" w:cs="Arial"/>
          <w:sz w:val="28"/>
          <w:szCs w:val="28"/>
        </w:rPr>
      </w:pPr>
    </w:p>
    <w:p w14:paraId="3F824EFC" w14:textId="36F119D3" w:rsidR="00BE29E8" w:rsidRDefault="00BE29E8" w:rsidP="00674B48">
      <w:pPr>
        <w:spacing w:after="0" w:line="360" w:lineRule="auto"/>
        <w:ind w:firstLine="2268"/>
        <w:jc w:val="both"/>
        <w:rPr>
          <w:rFonts w:ascii="Arial" w:hAnsi="Arial" w:cs="Arial"/>
          <w:sz w:val="28"/>
          <w:szCs w:val="28"/>
        </w:rPr>
      </w:pPr>
      <w:r w:rsidRPr="65F20F86">
        <w:rPr>
          <w:rFonts w:ascii="Arial" w:hAnsi="Arial" w:cs="Arial"/>
          <w:sz w:val="28"/>
          <w:szCs w:val="28"/>
        </w:rPr>
        <w:t>Contrarrazões</w:t>
      </w:r>
      <w:r w:rsidR="00674B48">
        <w:rPr>
          <w:rFonts w:ascii="Arial" w:hAnsi="Arial" w:cs="Arial"/>
          <w:sz w:val="28"/>
          <w:szCs w:val="28"/>
        </w:rPr>
        <w:t xml:space="preserve"> (ID </w:t>
      </w:r>
      <w:r w:rsidR="00E54958">
        <w:rPr>
          <w:rFonts w:ascii="Arial" w:hAnsi="Arial" w:cs="Arial"/>
          <w:sz w:val="28"/>
          <w:szCs w:val="28"/>
        </w:rPr>
        <w:t>85996344)</w:t>
      </w:r>
      <w:r w:rsidRPr="65F20F86">
        <w:rPr>
          <w:rFonts w:ascii="Arial" w:hAnsi="Arial" w:cs="Arial"/>
          <w:sz w:val="28"/>
          <w:szCs w:val="28"/>
        </w:rPr>
        <w:t>, em que</w:t>
      </w:r>
      <w:r w:rsidRPr="00BE29E8">
        <w:rPr>
          <w:rFonts w:ascii="Arial" w:hAnsi="Arial" w:cs="Arial"/>
          <w:sz w:val="28"/>
          <w:szCs w:val="28"/>
        </w:rPr>
        <w:t xml:space="preserve"> os réus/apelados</w:t>
      </w:r>
      <w:r w:rsidR="0028300E">
        <w:rPr>
          <w:rFonts w:ascii="Arial" w:hAnsi="Arial" w:cs="Arial"/>
          <w:sz w:val="28"/>
          <w:szCs w:val="28"/>
        </w:rPr>
        <w:t>,</w:t>
      </w:r>
      <w:r w:rsidRPr="00BE29E8">
        <w:rPr>
          <w:rFonts w:ascii="Arial" w:hAnsi="Arial" w:cs="Arial"/>
          <w:sz w:val="28"/>
          <w:szCs w:val="28"/>
        </w:rPr>
        <w:t xml:space="preserve"> </w:t>
      </w:r>
      <w:r w:rsidR="00A47C66">
        <w:rPr>
          <w:rFonts w:ascii="Arial" w:hAnsi="Arial" w:cs="Arial"/>
          <w:sz w:val="28"/>
          <w:szCs w:val="28"/>
        </w:rPr>
        <w:t>W</w:t>
      </w:r>
      <w:r w:rsidR="00A47C66" w:rsidRPr="00C66B00">
        <w:rPr>
          <w:rFonts w:ascii="Arial" w:hAnsi="Arial" w:cs="Arial"/>
          <w:sz w:val="28"/>
          <w:szCs w:val="28"/>
        </w:rPr>
        <w:t xml:space="preserve">esley </w:t>
      </w:r>
      <w:r w:rsidR="00674B48">
        <w:rPr>
          <w:rFonts w:ascii="Arial" w:hAnsi="Arial" w:cs="Arial"/>
          <w:sz w:val="28"/>
          <w:szCs w:val="28"/>
        </w:rPr>
        <w:t>R</w:t>
      </w:r>
      <w:r w:rsidR="00A47C66" w:rsidRPr="00C66B00">
        <w:rPr>
          <w:rFonts w:ascii="Arial" w:hAnsi="Arial" w:cs="Arial"/>
          <w:sz w:val="28"/>
          <w:szCs w:val="28"/>
        </w:rPr>
        <w:t xml:space="preserve">ibeiro </w:t>
      </w:r>
      <w:r w:rsidR="00674B48">
        <w:rPr>
          <w:rFonts w:ascii="Arial" w:hAnsi="Arial" w:cs="Arial"/>
          <w:sz w:val="28"/>
          <w:szCs w:val="28"/>
        </w:rPr>
        <w:t>E</w:t>
      </w:r>
      <w:r w:rsidR="00A47C66" w:rsidRPr="00C66B00">
        <w:rPr>
          <w:rFonts w:ascii="Arial" w:hAnsi="Arial" w:cs="Arial"/>
          <w:sz w:val="28"/>
          <w:szCs w:val="28"/>
        </w:rPr>
        <w:t>ziquiel</w:t>
      </w:r>
      <w:r w:rsidR="00A47C66">
        <w:rPr>
          <w:rFonts w:ascii="Arial" w:hAnsi="Arial" w:cs="Arial"/>
          <w:sz w:val="28"/>
          <w:szCs w:val="28"/>
        </w:rPr>
        <w:t xml:space="preserve"> e </w:t>
      </w:r>
      <w:r w:rsidR="00674B48">
        <w:rPr>
          <w:rFonts w:ascii="Arial" w:hAnsi="Arial" w:cs="Arial"/>
          <w:sz w:val="28"/>
          <w:szCs w:val="28"/>
        </w:rPr>
        <w:t>S</w:t>
      </w:r>
      <w:r w:rsidR="00A47C66" w:rsidRPr="00253451">
        <w:rPr>
          <w:rFonts w:ascii="Arial" w:hAnsi="Arial" w:cs="Arial"/>
          <w:sz w:val="28"/>
          <w:szCs w:val="28"/>
        </w:rPr>
        <w:t xml:space="preserve">uelen </w:t>
      </w:r>
      <w:r w:rsidR="00674B48">
        <w:rPr>
          <w:rFonts w:ascii="Arial" w:hAnsi="Arial" w:cs="Arial"/>
          <w:sz w:val="28"/>
          <w:szCs w:val="28"/>
        </w:rPr>
        <w:t>M</w:t>
      </w:r>
      <w:r w:rsidR="00A47C66" w:rsidRPr="00253451">
        <w:rPr>
          <w:rFonts w:ascii="Arial" w:hAnsi="Arial" w:cs="Arial"/>
          <w:sz w:val="28"/>
          <w:szCs w:val="28"/>
        </w:rPr>
        <w:t xml:space="preserve">artins </w:t>
      </w:r>
      <w:r w:rsidR="00674B48">
        <w:rPr>
          <w:rFonts w:ascii="Arial" w:hAnsi="Arial" w:cs="Arial"/>
          <w:sz w:val="28"/>
          <w:szCs w:val="28"/>
        </w:rPr>
        <w:t>F</w:t>
      </w:r>
      <w:r w:rsidR="00A47C66" w:rsidRPr="00253451">
        <w:rPr>
          <w:rFonts w:ascii="Arial" w:hAnsi="Arial" w:cs="Arial"/>
          <w:sz w:val="28"/>
          <w:szCs w:val="28"/>
        </w:rPr>
        <w:t>erreira</w:t>
      </w:r>
      <w:r w:rsidR="00674B48">
        <w:rPr>
          <w:rFonts w:ascii="Arial" w:hAnsi="Arial" w:cs="Arial"/>
          <w:sz w:val="28"/>
          <w:szCs w:val="28"/>
        </w:rPr>
        <w:t xml:space="preserve">, </w:t>
      </w:r>
      <w:r w:rsidRPr="00BE29E8">
        <w:rPr>
          <w:rFonts w:ascii="Arial" w:hAnsi="Arial" w:cs="Arial"/>
          <w:sz w:val="28"/>
          <w:szCs w:val="28"/>
        </w:rPr>
        <w:t xml:space="preserve">sustentam, preliminarmente, a ausência de dialeticidade recursal, ao argumento de que o apelante apenas reproduziu alegações apresentadas na origem, sem impugnar especificamente os fundamentos da r. sentença nem demonstrar a existência de cláusula resolutiva, condição vinculante ou outro elemento que justificasse a resolução contratual. No mérito, alegam que: </w:t>
      </w:r>
      <w:r w:rsidRPr="00BE29E8">
        <w:rPr>
          <w:rFonts w:ascii="Arial" w:hAnsi="Arial" w:cs="Arial"/>
          <w:b/>
          <w:bCs/>
          <w:sz w:val="28"/>
          <w:szCs w:val="28"/>
        </w:rPr>
        <w:t>1)</w:t>
      </w:r>
      <w:r w:rsidRPr="00BE29E8">
        <w:rPr>
          <w:rFonts w:ascii="Arial" w:hAnsi="Arial" w:cs="Arial"/>
          <w:sz w:val="28"/>
          <w:szCs w:val="28"/>
        </w:rPr>
        <w:t xml:space="preserve"> o inadimplemento dos débitos de IPTU é secundário e de valor reduzido em comparação com a dimensão econômica do negócio, incidindo a teoria do adimplemento substancial; </w:t>
      </w:r>
      <w:r w:rsidRPr="00BE29E8">
        <w:rPr>
          <w:rFonts w:ascii="Arial" w:hAnsi="Arial" w:cs="Arial"/>
          <w:b/>
          <w:bCs/>
          <w:sz w:val="28"/>
          <w:szCs w:val="28"/>
        </w:rPr>
        <w:t>2)</w:t>
      </w:r>
      <w:r w:rsidRPr="00BE29E8">
        <w:rPr>
          <w:rFonts w:ascii="Arial" w:hAnsi="Arial" w:cs="Arial"/>
          <w:sz w:val="28"/>
          <w:szCs w:val="28"/>
        </w:rPr>
        <w:t xml:space="preserve"> o próprio apelante se obrigou, no contrato de permuta, a entregar o imóvel livre de débitos, deixou de apresentar defesa na anterior ação de rescisão e, posteriormente, compareceu à Secretaria de Economia para parcelar o débito tributário, cujas prestações vêm sendo pagas pelos adquirentes; </w:t>
      </w:r>
      <w:r w:rsidRPr="00BE29E8">
        <w:rPr>
          <w:rFonts w:ascii="Arial" w:hAnsi="Arial" w:cs="Arial"/>
          <w:b/>
          <w:bCs/>
          <w:sz w:val="28"/>
          <w:szCs w:val="28"/>
        </w:rPr>
        <w:t>3)</w:t>
      </w:r>
      <w:r w:rsidRPr="00BE29E8">
        <w:rPr>
          <w:rFonts w:ascii="Arial" w:hAnsi="Arial" w:cs="Arial"/>
          <w:sz w:val="28"/>
          <w:szCs w:val="28"/>
        </w:rPr>
        <w:t xml:space="preserve"> a fração do imóvel foi entregue ao corretor como pagamento pela intermediação realizada, sendo devida a remuneração pela obtenção do resultado previsto no contrato de mediação; </w:t>
      </w:r>
      <w:r w:rsidRPr="00BE29E8">
        <w:rPr>
          <w:rFonts w:ascii="Arial" w:hAnsi="Arial" w:cs="Arial"/>
          <w:b/>
          <w:bCs/>
          <w:sz w:val="28"/>
          <w:szCs w:val="28"/>
        </w:rPr>
        <w:t>4)</w:t>
      </w:r>
      <w:r w:rsidRPr="00BE29E8">
        <w:rPr>
          <w:rFonts w:ascii="Arial" w:hAnsi="Arial" w:cs="Arial"/>
          <w:sz w:val="28"/>
          <w:szCs w:val="28"/>
        </w:rPr>
        <w:t xml:space="preserve"> os adquirentes subsequentes agiram de boa-fé, pois celebraram o negócio em 02/10/2019, antes do ajuizamento da ação de rescisão da permuta, ocorrido em 14/11/2019, e não há prova de que tivessem conhecimento de qualquer litígio; </w:t>
      </w:r>
      <w:r w:rsidR="00261F8D">
        <w:rPr>
          <w:rFonts w:ascii="Arial" w:hAnsi="Arial" w:cs="Arial"/>
          <w:sz w:val="28"/>
          <w:szCs w:val="28"/>
        </w:rPr>
        <w:t xml:space="preserve">e </w:t>
      </w:r>
      <w:r w:rsidRPr="00BE29E8">
        <w:rPr>
          <w:rFonts w:ascii="Arial" w:hAnsi="Arial" w:cs="Arial"/>
          <w:b/>
          <w:bCs/>
          <w:sz w:val="28"/>
          <w:szCs w:val="28"/>
        </w:rPr>
        <w:t>5)</w:t>
      </w:r>
      <w:r w:rsidRPr="00BE29E8">
        <w:rPr>
          <w:rFonts w:ascii="Arial" w:hAnsi="Arial" w:cs="Arial"/>
          <w:sz w:val="28"/>
          <w:szCs w:val="28"/>
        </w:rPr>
        <w:t xml:space="preserve"> os depoimentos colhidos durante a instrução não afastam a boa-fé dos adquirentes nem alteram as conclusões da sentença. Requerem o não conhecimento da apelação ou, subsidiariamente, o </w:t>
      </w:r>
      <w:r w:rsidR="00E01BD3">
        <w:rPr>
          <w:rFonts w:ascii="Arial" w:hAnsi="Arial" w:cs="Arial"/>
          <w:sz w:val="28"/>
          <w:szCs w:val="28"/>
        </w:rPr>
        <w:t xml:space="preserve">seu </w:t>
      </w:r>
      <w:r w:rsidRPr="00BE29E8">
        <w:rPr>
          <w:rFonts w:ascii="Arial" w:hAnsi="Arial" w:cs="Arial"/>
          <w:sz w:val="28"/>
          <w:szCs w:val="28"/>
        </w:rPr>
        <w:t xml:space="preserve">desprovimento, com a </w:t>
      </w:r>
      <w:r w:rsidRPr="00BE29E8">
        <w:rPr>
          <w:rFonts w:ascii="Arial" w:hAnsi="Arial" w:cs="Arial"/>
          <w:sz w:val="28"/>
          <w:szCs w:val="28"/>
        </w:rPr>
        <w:lastRenderedPageBreak/>
        <w:t>manutenção integral da r. sentença e a majoração dos honorários advocatícios.</w:t>
      </w:r>
    </w:p>
    <w:p w14:paraId="4BAC0579" w14:textId="77777777" w:rsidR="005138C6" w:rsidRDefault="005138C6" w:rsidP="00674B48">
      <w:pPr>
        <w:spacing w:after="0" w:line="360" w:lineRule="auto"/>
        <w:ind w:firstLine="2268"/>
        <w:jc w:val="both"/>
        <w:rPr>
          <w:rFonts w:ascii="Arial" w:hAnsi="Arial" w:cs="Arial"/>
          <w:sz w:val="28"/>
          <w:szCs w:val="28"/>
        </w:rPr>
      </w:pPr>
    </w:p>
    <w:p w14:paraId="369FDB0E" w14:textId="6BB1AC1B" w:rsidR="005138C6" w:rsidRDefault="005138C6" w:rsidP="00674B48">
      <w:pPr>
        <w:spacing w:after="0" w:line="360" w:lineRule="auto"/>
        <w:ind w:firstLine="2268"/>
        <w:jc w:val="both"/>
        <w:rPr>
          <w:rFonts w:ascii="Arial" w:hAnsi="Arial" w:cs="Arial"/>
          <w:sz w:val="28"/>
          <w:szCs w:val="28"/>
        </w:rPr>
      </w:pPr>
      <w:commentRangeStart w:id="12"/>
      <w:r>
        <w:rPr>
          <w:rFonts w:ascii="Arial" w:hAnsi="Arial" w:cs="Arial"/>
          <w:sz w:val="28"/>
          <w:szCs w:val="28"/>
        </w:rPr>
        <w:t xml:space="preserve">Intimada a parte apelante </w:t>
      </w:r>
      <w:r>
        <w:rPr>
          <w:rFonts w:ascii="Arial" w:hAnsi="Arial" w:cs="Arial"/>
          <w:sz w:val="28"/>
          <w:szCs w:val="28"/>
        </w:rPr>
        <w:t xml:space="preserve">para se manifestar</w:t>
      </w:r>
      <w:r>
        <w:rPr>
          <w:rFonts w:ascii="Arial" w:hAnsi="Arial" w:cs="Arial"/>
          <w:sz w:val="28"/>
          <w:szCs w:val="28"/>
        </w:rPr>
        <w:t xml:space="preserve"> sobre a preliminar suscitada em contrarrazões (ID </w:t>
      </w:r>
      <w:del w:id="1329" w:author="Assessor GDSXSR" w:date="2026-10-31T00:11:23Z">
        <w:r>
          <w:rPr>
            <w:rFonts w:ascii="Arial" w:hAnsi="Arial" w:cs="Arial"/>
            <w:sz w:val="28"/>
            <w:szCs w:val="28"/>
          </w:rPr>
          <w:delText xml:space="preserve">8729985</w:delText>
        </w:r>
      </w:del>
      <w:ins w:id="1330" w:author="Assessor GDSXSR" w:date="2026-10-31T00:11:23Z">
        <w:r>
          <w:rPr>
            <w:rFonts w:ascii="Arial" w:hAnsi="Arial" w:cs="Arial"/>
            <w:color w:val="808080"/>
            <w:sz w:val="28"/>
            <w:szCs w:val="28"/>
          </w:rPr>
          <w:t xml:space="preserve">87239985</w:t>
        </w:r>
      </w:ins>
      <w:r>
        <w:rPr>
          <w:rFonts w:ascii="Arial" w:hAnsi="Arial" w:cs="Arial"/>
          <w:sz w:val="28"/>
          <w:szCs w:val="28"/>
        </w:rPr>
        <w:t xml:space="preserve">), apresentou petição pugnando pela rejei</w:t>
      </w:r>
      <w:r>
        <w:rPr>
          <w:rFonts w:ascii="Arial" w:hAnsi="Arial" w:cs="Arial"/>
          <w:sz w:val="28"/>
          <w:szCs w:val="28"/>
        </w:rPr>
        <w:t xml:space="preserve">ção da alegada preliminar (ID 88423105).</w:t>
      </w:r>
      <w:del w:id="1331" w:author="Assessor GDSXSR" w:date="2026-10-31T00:11:23Z">
        <w:r>
          <w:rPr>
            <w:rFonts w:ascii="Arial" w:hAnsi="Arial" w:cs="Arial"/>
            <w:sz w:val="28"/>
            <w:szCs w:val="28"/>
          </w:rPr>
          <w:delText xml:space="preserve"> </w:delText>
        </w:r>
      </w:del>
      <w:commentRangeEnd w:id="12"/>
      <w:r>
        <w:rPr>
          <w:rStyle w:val="CommentReference"/>
        </w:rPr>
        <w:commentReference w:id="12"/>
      </w:r>
    </w:p>
    <w:p w14:paraId="6EEF5CB3" w14:textId="77777777" w:rsidR="00882188" w:rsidRPr="00882188" w:rsidRDefault="00882188" w:rsidP="00882188">
      <w:pPr>
        <w:spacing w:after="0" w:line="360" w:lineRule="auto"/>
        <w:ind w:firstLine="2268"/>
        <w:jc w:val="both"/>
        <w:rPr>
          <w:rFonts w:ascii="Arial" w:hAnsi="Arial" w:cs="Arial"/>
          <w:sz w:val="28"/>
          <w:szCs w:val="28"/>
        </w:rPr>
      </w:pPr>
    </w:p>
    <w:p w14:paraId="1F0E0E82" w14:textId="6FC4357D" w:rsidR="00F63CDB" w:rsidRDefault="00882188" w:rsidP="00882188">
      <w:pPr>
        <w:spacing w:after="0" w:line="360" w:lineRule="auto"/>
        <w:ind w:firstLine="2268"/>
        <w:jc w:val="both"/>
        <w:rPr>
          <w:rFonts w:ascii="Arial" w:hAnsi="Arial" w:cs="Arial"/>
          <w:sz w:val="28"/>
          <w:szCs w:val="28"/>
        </w:rPr>
      </w:pPr>
      <w:r w:rsidRPr="00882188">
        <w:rPr>
          <w:rFonts w:ascii="Arial" w:hAnsi="Arial" w:cs="Arial"/>
          <w:sz w:val="28"/>
          <w:szCs w:val="28"/>
        </w:rPr>
        <w:t>É o relatório.</w:t>
      </w:r>
    </w:p>
    <w:p w14:paraId="2D9FEE41" w14:textId="77777777" w:rsidR="00882188" w:rsidRDefault="00882188" w:rsidP="00DB1301">
      <w:pPr>
        <w:spacing w:after="0" w:line="360" w:lineRule="auto"/>
        <w:ind w:firstLine="2268"/>
        <w:jc w:val="both"/>
        <w:rPr>
          <w:rFonts w:ascii="Arial" w:hAnsi="Arial" w:cs="Arial"/>
          <w:sz w:val="28"/>
          <w:szCs w:val="28"/>
        </w:rPr>
      </w:pPr>
    </w:p>
    <w:p w14:paraId="42AEDC34" w14:textId="55B9F799" w:rsidR="00355C73" w:rsidRDefault="00355C73">
      <w:pPr>
        <w:rPr>
          <w:rFonts w:ascii="Arial" w:hAnsi="Arial" w:cs="Arial"/>
          <w:sz w:val="28"/>
          <w:szCs w:val="28"/>
        </w:rPr>
      </w:pPr>
      <w:r>
        <w:rPr>
          <w:rFonts w:ascii="Arial" w:hAnsi="Arial" w:cs="Arial"/>
          <w:sz w:val="28"/>
          <w:szCs w:val="28"/>
        </w:rPr>
        <w:br w:type="page"/>
      </w:r>
    </w:p>
    <w:p w14:paraId="5A5C960D" w14:textId="77777777" w:rsidR="00882188" w:rsidRDefault="00882188" w:rsidP="00DB1301">
      <w:pPr>
        <w:spacing w:after="0" w:line="360" w:lineRule="auto"/>
        <w:ind w:firstLine="2268"/>
        <w:jc w:val="both"/>
        <w:rPr>
          <w:rFonts w:ascii="Arial" w:hAnsi="Arial" w:cs="Arial"/>
          <w:sz w:val="28"/>
          <w:szCs w:val="28"/>
        </w:rPr>
      </w:pPr>
    </w:p>
    <w:p w14:paraId="1869B69C" w14:textId="7A25C947" w:rsidR="00882188" w:rsidRPr="00355C73" w:rsidRDefault="00355C73" w:rsidP="00355C73">
      <w:pPr>
        <w:spacing w:after="0" w:line="360" w:lineRule="auto"/>
        <w:jc w:val="center"/>
        <w:rPr>
          <w:rFonts w:ascii="Arial" w:hAnsi="Arial" w:cs="Arial"/>
          <w:b/>
          <w:bCs/>
          <w:sz w:val="28"/>
          <w:szCs w:val="28"/>
        </w:rPr>
      </w:pPr>
      <w:r w:rsidRPr="00355C73">
        <w:rPr>
          <w:rFonts w:ascii="Arial" w:hAnsi="Arial" w:cs="Arial"/>
          <w:b/>
          <w:bCs/>
          <w:sz w:val="28"/>
          <w:szCs w:val="28"/>
        </w:rPr>
        <w:t>VOTO</w:t>
      </w:r>
    </w:p>
    <w:p w14:paraId="5518CFBB" w14:textId="77777777" w:rsidR="00882188" w:rsidRDefault="00882188" w:rsidP="00DB1301">
      <w:pPr>
        <w:spacing w:after="0" w:line="360" w:lineRule="auto"/>
        <w:ind w:firstLine="2268"/>
        <w:jc w:val="both"/>
        <w:rPr>
          <w:rFonts w:ascii="Arial" w:hAnsi="Arial" w:cs="Arial"/>
          <w:sz w:val="28"/>
          <w:szCs w:val="28"/>
        </w:rPr>
      </w:pPr>
    </w:p>
    <w:p w14:paraId="39B1C8E2" w14:textId="1BE1B14E" w:rsidR="00355C73" w:rsidRPr="00355C73" w:rsidRDefault="00355C73" w:rsidP="00355C73">
      <w:pPr>
        <w:spacing w:after="0" w:line="360" w:lineRule="auto"/>
        <w:jc w:val="both"/>
        <w:rPr>
          <w:rFonts w:ascii="Arial" w:hAnsi="Arial" w:cs="Arial"/>
          <w:b/>
          <w:bCs/>
          <w:sz w:val="28"/>
          <w:szCs w:val="28"/>
        </w:rPr>
      </w:pPr>
      <w:r w:rsidRPr="00355C73">
        <w:rPr>
          <w:rFonts w:ascii="Arial" w:hAnsi="Arial" w:cs="Arial"/>
          <w:b/>
          <w:bCs/>
          <w:sz w:val="28"/>
          <w:szCs w:val="28"/>
        </w:rPr>
        <w:t>O Senhor Desembargador SÉRGIO ROCHA – Relator.</w:t>
      </w:r>
    </w:p>
    <w:p w14:paraId="2F38563C" w14:textId="77777777" w:rsidR="00355C73" w:rsidRDefault="00355C73" w:rsidP="00DB1301">
      <w:pPr>
        <w:spacing w:after="0" w:line="360" w:lineRule="auto"/>
        <w:ind w:firstLine="2268"/>
        <w:jc w:val="both"/>
        <w:rPr>
          <w:rFonts w:ascii="Arial" w:hAnsi="Arial" w:cs="Arial"/>
          <w:sz w:val="28"/>
          <w:szCs w:val="28"/>
        </w:rPr>
      </w:pPr>
    </w:p>
    <w:p w14:paraId="61AE6B8E" w14:textId="0CD4C779" w:rsidR="00355C73" w:rsidRDefault="00A72414" w:rsidP="00DB1301">
      <w:pPr>
        <w:spacing w:after="0" w:line="360" w:lineRule="auto"/>
        <w:ind w:firstLine="2268"/>
        <w:jc w:val="both"/>
        <w:rPr>
          <w:rFonts w:ascii="Arial" w:hAnsi="Arial" w:cs="Arial"/>
          <w:sz w:val="28"/>
          <w:szCs w:val="28"/>
        </w:rPr>
      </w:pPr>
      <w:commentRangeStart w:id="13"/>
      <w:r w:rsidRPr="002714FE">
        <w:rPr>
          <w:rFonts w:ascii="Arial" w:hAnsi="Arial" w:cs="Arial"/>
          <w:sz w:val="28"/>
          <w:szCs w:val="28"/>
        </w:rPr>
        <w:t xml:space="preserve">Ação ajuizada em </w:t>
      </w:r>
      <w:r w:rsidR="002714FE">
        <w:rPr>
          <w:rFonts w:ascii="Arial" w:hAnsi="Arial" w:cs="Arial"/>
          <w:sz w:val="28"/>
          <w:szCs w:val="28"/>
        </w:rPr>
        <w:t>24/06/2021</w:t>
      </w:r>
      <w:r w:rsidRPr="002714FE">
        <w:rPr>
          <w:rFonts w:ascii="Arial" w:hAnsi="Arial" w:cs="Arial"/>
          <w:sz w:val="28"/>
          <w:szCs w:val="28"/>
        </w:rPr>
        <w:t>. Sentença</w:t>
      </w:r>
      <w:r w:rsidRPr="00A72414">
        <w:rPr>
          <w:rFonts w:ascii="Arial" w:hAnsi="Arial" w:cs="Arial"/>
          <w:sz w:val="28"/>
          <w:szCs w:val="28"/>
        </w:rPr>
        <w:t xml:space="preserve"> proferida em </w:t>
      </w:r>
      <w:r w:rsidR="002714FE">
        <w:rPr>
          <w:rFonts w:ascii="Arial" w:hAnsi="Arial" w:cs="Arial"/>
          <w:sz w:val="28"/>
          <w:szCs w:val="28"/>
        </w:rPr>
        <w:t>28/01/2026</w:t>
      </w:r>
      <w:r w:rsidRPr="00A72414">
        <w:rPr>
          <w:rFonts w:ascii="Arial" w:hAnsi="Arial" w:cs="Arial"/>
          <w:sz w:val="28"/>
          <w:szCs w:val="28"/>
        </w:rPr>
        <w:t xml:space="preserve">. </w:t>
      </w:r>
      <w:r>
        <w:rPr>
          <w:rFonts w:ascii="Arial" w:hAnsi="Arial" w:cs="Arial"/>
          <w:sz w:val="28"/>
          <w:szCs w:val="28"/>
        </w:rPr>
        <w:t>Apelo</w:t>
      </w:r>
      <w:r w:rsidRPr="00A72414">
        <w:rPr>
          <w:rFonts w:ascii="Arial" w:hAnsi="Arial" w:cs="Arial"/>
          <w:sz w:val="28"/>
          <w:szCs w:val="28"/>
        </w:rPr>
        <w:t xml:space="preserve"> interposto em </w:t>
      </w:r>
      <w:r w:rsidR="002714FE">
        <w:rPr>
          <w:rFonts w:ascii="Arial" w:hAnsi="Arial" w:cs="Arial"/>
          <w:sz w:val="28"/>
          <w:szCs w:val="28"/>
        </w:rPr>
        <w:t>20/03/2026</w:t>
      </w:r>
      <w:r w:rsidRPr="00A72414">
        <w:rPr>
          <w:rFonts w:ascii="Arial" w:hAnsi="Arial" w:cs="Arial"/>
          <w:sz w:val="28"/>
          <w:szCs w:val="28"/>
        </w:rPr>
        <w:t xml:space="preserve">. Valor da causa: </w:t>
      </w:r>
      <w:r w:rsidR="002714FE" w:rsidRPr="002714FE">
        <w:rPr>
          <w:rFonts w:ascii="Arial" w:hAnsi="Arial" w:cs="Arial"/>
          <w:sz w:val="28"/>
          <w:szCs w:val="28"/>
        </w:rPr>
        <w:t>R$ 75.000,00</w:t>
      </w:r>
      <w:r w:rsidRPr="00A72414">
        <w:rPr>
          <w:rFonts w:ascii="Arial" w:hAnsi="Arial" w:cs="Arial"/>
          <w:sz w:val="28"/>
          <w:szCs w:val="28"/>
        </w:rPr>
        <w:t>.</w:t>
      </w:r>
      <w:commentRangeEnd w:id="13"/>
      <w:r>
        <w:rPr>
          <w:rStyle w:val="CommentReference"/>
        </w:rPr>
        <w:commentReference w:id="13"/>
      </w:r>
    </w:p>
    <w:p w14:paraId="58BDE931" w14:textId="77777777" w:rsidR="00355C73" w:rsidRDefault="00355C73" w:rsidP="00DB1301">
      <w:pPr>
        <w:spacing w:after="0" w:line="360" w:lineRule="auto"/>
        <w:ind w:firstLine="2268"/>
        <w:jc w:val="both"/>
        <w:rPr>
          <w:rFonts w:ascii="Arial" w:hAnsi="Arial" w:cs="Arial"/>
          <w:sz w:val="28"/>
          <w:szCs w:val="28"/>
        </w:rPr>
      </w:pPr>
    </w:p>
    <w:p w14:paraId="2C5A86CD" w14:textId="1FF960FA" w:rsidR="00355C73" w:rsidRPr="007E1C8C" w:rsidRDefault="00A72414" w:rsidP="00A72414">
      <w:pPr>
        <w:spacing w:after="0" w:line="360" w:lineRule="auto"/>
        <w:jc w:val="center"/>
        <w:rPr>
          <w:rFonts w:ascii="Arial" w:hAnsi="Arial" w:cs="Arial"/>
          <w:b/>
          <w:bCs/>
          <w:color w:val="000000" w:themeColor="text1"/>
          <w:sz w:val="28"/>
          <w:szCs w:val="28"/>
        </w:rPr>
      </w:pPr>
      <w:r w:rsidRPr="007E1C8C">
        <w:rPr>
          <w:rFonts w:ascii="Arial" w:hAnsi="Arial" w:cs="Arial"/>
          <w:b/>
          <w:bCs/>
          <w:color w:val="000000" w:themeColor="text1"/>
          <w:sz w:val="28"/>
          <w:szCs w:val="28"/>
        </w:rPr>
        <w:t xml:space="preserve">APELO DO AUTOR, </w:t>
      </w:r>
      <w:r w:rsidR="00BE29E8" w:rsidRPr="00BE29E8">
        <w:rPr>
          <w:rFonts w:ascii="Arial" w:hAnsi="Arial" w:cs="Arial"/>
          <w:b/>
          <w:bCs/>
          <w:color w:val="000000" w:themeColor="text1"/>
          <w:sz w:val="28"/>
          <w:szCs w:val="28"/>
        </w:rPr>
        <w:t>RICHARD HIROSHI KIYOSHI TELES</w:t>
      </w:r>
    </w:p>
    <w:p w14:paraId="6DD4E06C" w14:textId="77777777" w:rsidR="00A72414" w:rsidRDefault="00A72414" w:rsidP="00D131A3">
      <w:pPr>
        <w:spacing w:after="0" w:line="360" w:lineRule="auto"/>
        <w:jc w:val="both"/>
        <w:rPr>
          <w:rFonts w:ascii="Arial" w:hAnsi="Arial" w:cs="Arial"/>
          <w:sz w:val="28"/>
          <w:szCs w:val="28"/>
        </w:rPr>
      </w:pPr>
    </w:p>
    <w:p w14:paraId="4AC060DA" w14:textId="2A2F43C9" w:rsidR="00A72414" w:rsidRDefault="00341D84" w:rsidP="00495EB5">
      <w:pPr>
        <w:spacing w:after="0" w:line="360" w:lineRule="auto"/>
        <w:ind w:hanging="142"/>
        <w:jc w:val="center"/>
        <w:rPr>
          <w:rFonts w:ascii="Arial" w:hAnsi="Arial" w:cs="Arial"/>
          <w:sz w:val="28"/>
          <w:szCs w:val="28"/>
        </w:rPr>
      </w:pPr>
      <w:r>
        <w:rPr>
          <w:rFonts w:ascii="Arial" w:hAnsi="Arial" w:cs="Arial"/>
          <w:sz w:val="28"/>
          <w:szCs w:val="28"/>
          <w:highlight w:val="yellow"/>
          <w:rPrChange w:id="1332" w:author="Assessor GDSXSR" w:date="2026-10-31T00:11:23Z">
            <w:rPr>
              <w:rFonts w:ascii="Arial" w:hAnsi="Arial" w:cs="Arial"/>
              <w:sz w:val="28"/>
              <w:szCs w:val="28"/>
            </w:rPr>
          </w:rPrChange>
        </w:rPr>
        <w:t xml:space="preserve">DA </w:t>
      </w:r>
      <w:r w:rsidR="00F83757">
        <w:rPr>
          <w:rFonts w:ascii="Arial" w:hAnsi="Arial" w:cs="Arial"/>
          <w:sz w:val="28"/>
          <w:szCs w:val="28"/>
          <w:highlight w:val="yellow"/>
          <w:rPrChange w:id="1333" w:author="Assessor GDSXSR" w:date="2026-10-31T00:11:23Z">
            <w:rPr>
              <w:rFonts w:ascii="Arial" w:hAnsi="Arial" w:cs="Arial"/>
              <w:sz w:val="28"/>
              <w:szCs w:val="28"/>
            </w:rPr>
          </w:rPrChange>
        </w:rPr>
        <w:t xml:space="preserve">REJEIÇÃO DA </w:t>
      </w:r>
      <w:r w:rsidRPr="00341D84">
        <w:rPr>
          <w:rFonts w:ascii="Arial" w:hAnsi="Arial" w:cs="Arial"/>
          <w:sz w:val="28"/>
          <w:szCs w:val="28"/>
          <w:highlight w:val="yellow"/>
          <w:rPrChange w:id="1334" w:author="Assessor GDSXSR" w:date="2026-10-31T00:11:23Z">
            <w:rPr>
              <w:rFonts w:ascii="Arial" w:hAnsi="Arial" w:cs="Arial"/>
              <w:sz w:val="28"/>
              <w:szCs w:val="28"/>
            </w:rPr>
          </w:rPrChange>
        </w:rPr>
        <w:t>PRELIMINAR DE AUSÊNCIA DE DIALETICIDADE</w:t>
      </w:r>
    </w:p>
    <w:p w14:paraId="143DFC13" w14:textId="77777777" w:rsidR="00A72414" w:rsidRDefault="00A72414" w:rsidP="00DB1301">
      <w:pPr>
        <w:spacing w:after="0" w:line="360" w:lineRule="auto"/>
        <w:ind w:firstLine="2268"/>
        <w:jc w:val="both"/>
        <w:rPr>
          <w:rFonts w:ascii="Arial" w:hAnsi="Arial" w:cs="Arial"/>
          <w:sz w:val="28"/>
          <w:szCs w:val="28"/>
        </w:rPr>
      </w:pPr>
    </w:p>
    <w:p w14:paraId="7BE0E7E7" w14:textId="5A788852" w:rsidR="00341D84" w:rsidRDefault="00341D84" w:rsidP="00341D84">
      <w:pPr>
        <w:spacing w:after="0" w:line="360" w:lineRule="auto"/>
        <w:ind w:firstLine="2268"/>
        <w:jc w:val="both"/>
        <w:rPr>
          <w:rFonts w:ascii="Arial" w:hAnsi="Arial" w:cs="Arial"/>
          <w:color w:val="000000" w:themeColor="text1"/>
          <w:sz w:val="28"/>
          <w:szCs w:val="28"/>
        </w:rPr>
      </w:pPr>
      <w:commentRangeStart w:id="14"/>
      <w:del w:id="1376" w:author="Assessor GDSXSR" w:date="2026-10-31T00:11:23Z">
        <w:r>
          <w:rPr>
            <w:rFonts w:ascii="Arial" w:hAnsi="Arial" w:cs="Arial"/>
            <w:color w:val="000000" w:themeColor="text1"/>
            <w:sz w:val="28"/>
            <w:szCs w:val="28"/>
          </w:rPr>
          <w:delText xml:space="preserve">Em</w:delText>
        </w:r>
      </w:del>
      <w:ins w:id="1377" w:author="Assessor GDSXSR" w:date="2026-10-31T00:11:23Z">
        <w:r>
          <w:rPr>
            <w:rFonts w:ascii="Arial" w:hAnsi="Arial" w:cs="Arial"/>
            <w:color w:val="808080"/>
            <w:sz w:val="28"/>
            <w:szCs w:val="28"/>
          </w:rPr>
          <w:t xml:space="preserve">Os réus/apelados, ODAIR ALVES JUNIOR, WESLEY RIBEIRO EZIQUIEL e SUELEN MARTINS FERREIRA, suscitam, em</w:t>
        </w:r>
      </w:ins>
      <w:r>
        <w:rPr>
          <w:rFonts w:ascii="Arial" w:hAnsi="Arial" w:cs="Arial"/>
          <w:color w:val="000000" w:themeColor="text1"/>
          <w:sz w:val="28"/>
          <w:szCs w:val="28"/>
        </w:rPr>
        <w:t xml:space="preserve"> contrarrazões, </w:t>
      </w:r>
      <w:del w:id="1378" w:author="Assessor GDSXSR" w:date="2026-10-31T00:11:23Z">
        <w:r>
          <w:rPr>
            <w:rFonts w:ascii="Arial" w:hAnsi="Arial" w:cs="Arial"/>
            <w:color w:val="000000" w:themeColor="text1"/>
            <w:sz w:val="28"/>
            <w:szCs w:val="28"/>
          </w:rPr>
          <w:delText xml:space="preserve">o</w:delText>
        </w:r>
        <w:r>
          <w:rPr>
            <w:rFonts w:ascii="Arial" w:hAnsi="Arial" w:cs="Arial"/>
            <w:color w:val="000000" w:themeColor="text1"/>
            <w:sz w:val="28"/>
            <w:szCs w:val="28"/>
          </w:rPr>
          <w:delText xml:space="preserve">s</w:delText>
        </w:r>
      </w:del>
      <w:ins w:id="1379" w:author="Assessor GDSXSR" w:date="2026-10-31T00:11:23Z">
        <w:r>
          <w:rPr>
            <w:rFonts w:ascii="Arial" w:hAnsi="Arial" w:cs="Arial"/>
            <w:color w:val="808080"/>
            <w:sz w:val="28"/>
            <w:szCs w:val="28"/>
          </w:rPr>
          <w:t xml:space="preserve">preliminar</w:t>
        </w:r>
      </w:ins>
      <w:r>
        <w:rPr>
          <w:rFonts w:ascii="Arial" w:hAnsi="Arial" w:cs="Arial"/>
          <w:color w:val="000000" w:themeColor="text1"/>
          <w:sz w:val="28"/>
          <w:szCs w:val="28"/>
        </w:rPr>
        <w:t xml:space="preserve"> </w:t>
      </w:r>
      <w:del w:id="1380" w:author="Assessor GDSXSR" w:date="2026-10-31T00:11:23Z">
        <w:r>
          <w:rPr>
            <w:rFonts w:ascii="Arial" w:hAnsi="Arial" w:cs="Arial"/>
            <w:color w:val="000000" w:themeColor="text1"/>
            <w:sz w:val="28"/>
            <w:szCs w:val="28"/>
          </w:rPr>
          <w:delText xml:space="preserve">apelados</w:delText>
        </w:r>
      </w:del>
      <w:ins w:id="1381" w:author="Assessor GDSXSR" w:date="2026-10-31T00:11:23Z">
        <w:r>
          <w:rPr>
            <w:rFonts w:ascii="Arial" w:hAnsi="Arial" w:cs="Arial"/>
            <w:color w:val="808080"/>
            <w:sz w:val="28"/>
            <w:szCs w:val="28"/>
          </w:rPr>
          <w:t xml:space="preserve">de</w:t>
        </w:r>
      </w:ins>
      <w:r>
        <w:rPr>
          <w:rFonts w:ascii="Arial" w:hAnsi="Arial" w:cs="Arial"/>
          <w:color w:val="000000" w:themeColor="text1"/>
          <w:sz w:val="28"/>
          <w:szCs w:val="28"/>
        </w:rPr>
        <w:t xml:space="preserve"> </w:t>
      </w:r>
      <w:del w:id="1382" w:author="Assessor GDSXSR" w:date="2026-10-31T00:11:23Z">
        <w:r>
          <w:rPr>
            <w:rFonts w:ascii="Arial" w:hAnsi="Arial" w:cs="Arial"/>
            <w:color w:val="000000" w:themeColor="text1"/>
            <w:sz w:val="28"/>
            <w:szCs w:val="28"/>
          </w:rPr>
          <w:delText xml:space="preserve">alegam</w:delText>
        </w:r>
      </w:del>
      <w:ins w:id="1383" w:author="Assessor GDSXSR" w:date="2026-10-31T00:11:23Z">
        <w:r>
          <w:rPr>
            <w:rFonts w:ascii="Arial" w:hAnsi="Arial" w:cs="Arial"/>
            <w:color w:val="808080"/>
            <w:sz w:val="28"/>
            <w:szCs w:val="28"/>
          </w:rPr>
          <w:t xml:space="preserve">ausência de dialeticidade, ao argumento de</w:t>
        </w:r>
      </w:ins>
      <w:r>
        <w:rPr>
          <w:rFonts w:ascii="Arial" w:hAnsi="Arial" w:cs="Arial"/>
          <w:color w:val="000000" w:themeColor="text1"/>
          <w:sz w:val="28"/>
          <w:szCs w:val="28"/>
        </w:rPr>
        <w:t xml:space="preserve"> que o </w:t>
      </w:r>
      <w:del w:id="1384" w:author="Assessor GDSXSR" w:date="2026-10-31T00:11:23Z">
        <w:r>
          <w:rPr>
            <w:rFonts w:ascii="Arial" w:hAnsi="Arial" w:cs="Arial"/>
            <w:color w:val="000000" w:themeColor="text1"/>
            <w:sz w:val="28"/>
            <w:szCs w:val="28"/>
          </w:rPr>
          <w:delText xml:space="preserve">recurso</w:delText>
        </w:r>
      </w:del>
      <w:ins w:id="1385" w:author="Assessor GDSXSR" w:date="2026-10-31T00:11:23Z">
        <w:r>
          <w:rPr>
            <w:rFonts w:ascii="Arial" w:hAnsi="Arial" w:cs="Arial"/>
            <w:color w:val="808080"/>
            <w:sz w:val="28"/>
            <w:szCs w:val="28"/>
          </w:rPr>
          <w:t xml:space="preserve">apelo</w:t>
        </w:r>
      </w:ins>
      <w:r>
        <w:rPr>
          <w:rFonts w:ascii="Arial" w:hAnsi="Arial" w:cs="Arial"/>
          <w:color w:val="000000" w:themeColor="text1"/>
          <w:sz w:val="28"/>
          <w:szCs w:val="28"/>
        </w:rPr>
        <w:t xml:space="preserve"> não impugna especificamente os fundamentos da sentença</w:t>
      </w:r>
      <w:del w:id="1386" w:author="Assessor GDSXSR" w:date="2026-10-31T00:11:23Z">
        <w:r>
          <w:rPr>
            <w:rFonts w:ascii="Arial" w:hAnsi="Arial" w:cs="Arial"/>
            <w:color w:val="000000" w:themeColor="text1"/>
            <w:sz w:val="28"/>
            <w:szCs w:val="28"/>
          </w:rPr>
          <w:delText xml:space="preserve">.</w:delText>
        </w:r>
      </w:del>
      <w:r>
        <w:rPr>
          <w:rFonts w:ascii="Arial" w:hAnsi="Arial" w:cs="Arial"/>
          <w:color w:val="000000" w:themeColor="text1"/>
          <w:sz w:val="28"/>
          <w:szCs w:val="28"/>
        </w:rPr>
        <w:t xml:space="preserve"> </w:t>
      </w:r>
      <w:del w:id="1387" w:author="Assessor GDSXSR" w:date="2026-10-31T00:11:23Z">
        <w:r>
          <w:rPr>
            <w:rFonts w:ascii="Arial" w:hAnsi="Arial" w:cs="Arial"/>
            <w:color w:val="000000" w:themeColor="text1"/>
            <w:sz w:val="28"/>
            <w:szCs w:val="28"/>
          </w:rPr>
          <w:delText xml:space="preserve">Afirmam</w:delText>
        </w:r>
      </w:del>
      <w:ins w:id="1388" w:author="Assessor GDSXSR" w:date="2026-10-31T00:11:23Z">
        <w:r>
          <w:rPr>
            <w:rFonts w:ascii="Arial" w:hAnsi="Arial" w:cs="Arial"/>
            <w:color w:val="808080"/>
            <w:sz w:val="28"/>
            <w:szCs w:val="28"/>
          </w:rPr>
          <w:t xml:space="preserve">e</w:t>
        </w:r>
      </w:ins>
      <w:r>
        <w:rPr>
          <w:rFonts w:ascii="Arial" w:hAnsi="Arial" w:cs="Arial"/>
          <w:color w:val="000000" w:themeColor="text1"/>
          <w:sz w:val="28"/>
          <w:szCs w:val="28"/>
        </w:rPr>
        <w:t xml:space="preserve"> </w:t>
      </w:r>
      <w:del w:id="1389" w:author="Assessor GDSXSR" w:date="2026-10-31T00:11:23Z">
        <w:r>
          <w:rPr>
            <w:rFonts w:ascii="Arial" w:hAnsi="Arial" w:cs="Arial"/>
            <w:color w:val="000000" w:themeColor="text1"/>
            <w:sz w:val="28"/>
            <w:szCs w:val="28"/>
          </w:rPr>
          <w:delText xml:space="preserve">que o apelante apenas reproduziu as</w:delText>
        </w:r>
      </w:del>
      <w:ins w:id="1390" w:author="Assessor GDSXSR" w:date="2026-10-31T00:11:23Z">
        <w:r>
          <w:rPr>
            <w:rFonts w:ascii="Arial" w:hAnsi="Arial" w:cs="Arial"/>
            <w:color w:val="808080"/>
            <w:sz w:val="28"/>
            <w:szCs w:val="28"/>
          </w:rPr>
          <w:t xml:space="preserve">reproduz</w:t>
        </w:r>
      </w:ins>
      <w:r>
        <w:rPr>
          <w:rFonts w:ascii="Arial" w:hAnsi="Arial" w:cs="Arial"/>
          <w:color w:val="000000" w:themeColor="text1"/>
          <w:sz w:val="28"/>
          <w:szCs w:val="28"/>
        </w:rPr>
        <w:t xml:space="preserve"> alegações </w:t>
      </w:r>
      <w:del w:id="1391" w:author="Assessor GDSXSR" w:date="2026-10-31T00:11:23Z">
        <w:r>
          <w:rPr>
            <w:rFonts w:ascii="Arial" w:hAnsi="Arial" w:cs="Arial"/>
            <w:color w:val="000000" w:themeColor="text1"/>
            <w:sz w:val="28"/>
            <w:szCs w:val="28"/>
          </w:rPr>
          <w:delText xml:space="preserve">apresentadas durante a</w:delText>
        </w:r>
      </w:del>
      <w:ins w:id="1392" w:author="Assessor GDSXSR" w:date="2026-10-31T00:11:23Z">
        <w:r>
          <w:rPr>
            <w:rFonts w:ascii="Arial" w:hAnsi="Arial" w:cs="Arial"/>
            <w:color w:val="808080"/>
            <w:sz w:val="28"/>
            <w:szCs w:val="28"/>
          </w:rPr>
          <w:t xml:space="preserve">da</w:t>
        </w:r>
      </w:ins>
      <w:r>
        <w:rPr>
          <w:rFonts w:ascii="Arial" w:hAnsi="Arial" w:cs="Arial"/>
          <w:color w:val="000000" w:themeColor="text1"/>
          <w:sz w:val="28"/>
          <w:szCs w:val="28"/>
        </w:rPr>
        <w:t xml:space="preserve"> instrução </w:t>
      </w:r>
      <w:del w:id="1393" w:author="Assessor GDSXSR" w:date="2026-10-31T00:11:23Z">
        <w:r>
          <w:rPr>
            <w:rFonts w:ascii="Arial" w:hAnsi="Arial" w:cs="Arial"/>
            <w:color w:val="000000" w:themeColor="text1"/>
            <w:sz w:val="28"/>
            <w:szCs w:val="28"/>
          </w:rPr>
          <w:delText xml:space="preserve">processual</w:delText>
        </w:r>
      </w:del>
      <w:ins w:id="1394" w:author="Assessor GDSXSR" w:date="2026-10-31T00:11:23Z">
        <w:r>
          <w:rPr>
            <w:rFonts w:ascii="Arial" w:hAnsi="Arial" w:cs="Arial"/>
            <w:color w:val="808080"/>
            <w:sz w:val="28"/>
            <w:szCs w:val="28"/>
          </w:rPr>
          <w:t xml:space="preserve">(ID 85996341 e 85996344)</w:t>
        </w:r>
      </w:ins>
      <w:r>
        <w:rPr>
          <w:rFonts w:ascii="Arial" w:hAnsi="Arial" w:cs="Arial"/>
          <w:color w:val="000000" w:themeColor="text1"/>
          <w:sz w:val="28"/>
          <w:szCs w:val="28"/>
        </w:rPr>
        <w:t xml:space="preserve">.</w:t>
      </w:r>
      <w:commentRangeEnd w:id="14"/>
      <w:r>
        <w:rPr>
          <w:rStyle w:val="CommentReference"/>
        </w:rPr>
        <w:commentReference w:id="14"/>
      </w:r>
    </w:p>
    <w:p w14:paraId="5769D60E" w14:textId="77777777" w:rsidR="00341D84" w:rsidRPr="00341D84" w:rsidRDefault="00341D84" w:rsidP="00341D84">
      <w:pPr>
        <w:spacing w:after="0" w:line="360" w:lineRule="auto"/>
        <w:ind w:firstLine="2268"/>
        <w:jc w:val="both"/>
        <w:rPr>
          <w:rFonts w:ascii="Arial" w:hAnsi="Arial" w:cs="Arial"/>
          <w:color w:val="000000" w:themeColor="text1"/>
          <w:sz w:val="28"/>
          <w:szCs w:val="28"/>
        </w:rPr>
      </w:pPr>
    </w:p>
    <w:p w14:paraId="7E2D7FD3" w14:textId="77777777" w:rsidR="00341D84" w:rsidRDefault="00341D84" w:rsidP="00341D84">
      <w:pPr>
        <w:spacing w:after="0" w:line="360" w:lineRule="auto"/>
        <w:ind w:firstLine="2268"/>
        <w:jc w:val="both"/>
        <w:rPr>
          <w:rFonts w:ascii="Arial" w:hAnsi="Arial" w:cs="Arial"/>
          <w:color w:val="000000" w:themeColor="text1"/>
          <w:sz w:val="28"/>
          <w:szCs w:val="28"/>
        </w:rPr>
      </w:pPr>
      <w:r w:rsidRPr="00341D84">
        <w:rPr>
          <w:rFonts w:ascii="Arial" w:hAnsi="Arial" w:cs="Arial"/>
          <w:color w:val="000000" w:themeColor="text1"/>
          <w:sz w:val="28"/>
          <w:szCs w:val="28"/>
          <w:highlight w:val="yellow"/>
          <w:rPrChange w:id="1341" w:author="Assessor GDSXSR" w:date="2026-10-31T00:11:23Z">
            <w:rPr>
              <w:rFonts w:ascii="Arial" w:hAnsi="Arial" w:cs="Arial"/>
              <w:color w:val="000000" w:themeColor="text1"/>
              <w:sz w:val="28"/>
              <w:szCs w:val="28"/>
            </w:rPr>
          </w:rPrChange>
        </w:rPr>
        <w:t>A preliminar não merece acolhimento.</w:t>
      </w:r>
    </w:p>
    <w:p w14:paraId="18D78C4C" w14:textId="77777777" w:rsidR="00341D84" w:rsidRPr="00341D84" w:rsidRDefault="00341D84" w:rsidP="00341D84">
      <w:pPr>
        <w:spacing w:after="0" w:line="360" w:lineRule="auto"/>
        <w:ind w:firstLine="2268"/>
        <w:jc w:val="both"/>
        <w:rPr>
          <w:rFonts w:ascii="Arial" w:hAnsi="Arial" w:cs="Arial"/>
          <w:color w:val="000000" w:themeColor="text1"/>
          <w:sz w:val="28"/>
          <w:szCs w:val="28"/>
        </w:rPr>
      </w:pPr>
    </w:p>
    <w:p w14:paraId="328DCC0C" w14:textId="77777777" w:rsidR="00341D84" w:rsidRDefault="00341D84" w:rsidP="00341D84">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O princípio da dialeticidade exige </w:t>
      </w:r>
      <w:del w:id="1395" w:author="Assessor GDSXSR" w:date="2026-10-31T00:11:23Z">
        <w:r>
          <w:rPr>
            <w:rFonts w:ascii="Arial" w:hAnsi="Arial" w:cs="Arial"/>
            <w:color w:val="000000" w:themeColor="text1"/>
            <w:sz w:val="28"/>
            <w:szCs w:val="28"/>
          </w:rPr>
          <w:delText xml:space="preserve">que o recorrente exponha as razões pelas quais pretende a reforma da decisão. Para tanto, deve existir </w:delText>
        </w:r>
      </w:del>
      <w:r>
        <w:rPr>
          <w:rFonts w:ascii="Arial" w:hAnsi="Arial" w:cs="Arial"/>
          <w:color w:val="000000" w:themeColor="text1"/>
          <w:sz w:val="28"/>
          <w:szCs w:val="28"/>
        </w:rPr>
        <w:t xml:space="preserve">correspondência entre os fundamentos </w:t>
      </w:r>
      <w:del w:id="1396" w:author="Assessor GDSXSR" w:date="2026-10-31T00:11:23Z">
        <w:r>
          <w:rPr>
            <w:rFonts w:ascii="Arial" w:hAnsi="Arial" w:cs="Arial"/>
            <w:color w:val="000000" w:themeColor="text1"/>
            <w:sz w:val="28"/>
            <w:szCs w:val="28"/>
          </w:rPr>
          <w:delText xml:space="preserve">adotados na</w:delText>
        </w:r>
      </w:del>
      <w:ins w:id="1397" w:author="Assessor GDSXSR" w:date="2026-10-31T00:11:23Z">
        <w:r>
          <w:rPr>
            <w:rFonts w:ascii="Arial" w:hAnsi="Arial" w:cs="Arial"/>
            <w:color w:val="808080"/>
            <w:sz w:val="28"/>
            <w:szCs w:val="28"/>
          </w:rPr>
          <w:t xml:space="preserve">da</w:t>
        </w:r>
      </w:ins>
      <w:r>
        <w:rPr>
          <w:rFonts w:ascii="Arial" w:hAnsi="Arial" w:cs="Arial"/>
          <w:color w:val="000000" w:themeColor="text1"/>
          <w:sz w:val="28"/>
          <w:szCs w:val="28"/>
        </w:rPr>
        <w:t xml:space="preserve"> sentença e as </w:t>
      </w:r>
      <w:del w:id="1398" w:author="Assessor GDSXSR" w:date="2026-10-31T00:11:23Z">
        <w:r>
          <w:rPr>
            <w:rFonts w:ascii="Arial" w:hAnsi="Arial" w:cs="Arial"/>
            <w:color w:val="000000" w:themeColor="text1"/>
            <w:sz w:val="28"/>
            <w:szCs w:val="28"/>
          </w:rPr>
          <w:delText xml:space="preserve">questões</w:delText>
        </w:r>
      </w:del>
      <w:ins w:id="1399" w:author="Assessor GDSXSR" w:date="2026-10-31T00:11:23Z">
        <w:r>
          <w:rPr>
            <w:rFonts w:ascii="Arial" w:hAnsi="Arial" w:cs="Arial"/>
            <w:color w:val="808080"/>
            <w:sz w:val="28"/>
            <w:szCs w:val="28"/>
          </w:rPr>
          <w:t xml:space="preserve">razões</w:t>
        </w:r>
      </w:ins>
      <w:r>
        <w:rPr>
          <w:rFonts w:ascii="Arial" w:hAnsi="Arial" w:cs="Arial"/>
          <w:color w:val="000000" w:themeColor="text1"/>
          <w:sz w:val="28"/>
          <w:szCs w:val="28"/>
        </w:rPr>
        <w:t xml:space="preserve"> </w:t>
      </w:r>
      <w:del w:id="1400" w:author="Assessor GDSXSR" w:date="2026-10-31T00:11:23Z">
        <w:r>
          <w:rPr>
            <w:rFonts w:ascii="Arial" w:hAnsi="Arial" w:cs="Arial"/>
            <w:color w:val="000000" w:themeColor="text1"/>
            <w:sz w:val="28"/>
            <w:szCs w:val="28"/>
          </w:rPr>
          <w:delText xml:space="preserve">suscitadas no</w:delText>
        </w:r>
      </w:del>
      <w:ins w:id="1401" w:author="Assessor GDSXSR" w:date="2026-10-31T00:11:23Z">
        <w:r>
          <w:rPr>
            <w:rFonts w:ascii="Arial" w:hAnsi="Arial" w:cs="Arial"/>
            <w:color w:val="808080"/>
            <w:sz w:val="28"/>
            <w:szCs w:val="28"/>
          </w:rPr>
          <w:t xml:space="preserve">do</w:t>
        </w:r>
      </w:ins>
      <w:r>
        <w:rPr>
          <w:rFonts w:ascii="Arial" w:hAnsi="Arial" w:cs="Arial"/>
          <w:color w:val="000000" w:themeColor="text1"/>
          <w:sz w:val="28"/>
          <w:szCs w:val="28"/>
        </w:rPr>
        <w:t xml:space="preserve"> recurso.</w:t>
      </w:r>
    </w:p>
    <w:p w14:paraId="1CD3902D" w14:textId="77777777" w:rsidR="00341D84" w:rsidRPr="00341D84" w:rsidRDefault="00341D84" w:rsidP="00341D84">
      <w:pPr>
        <w:spacing w:after="0" w:line="360" w:lineRule="auto"/>
        <w:ind w:firstLine="2268"/>
        <w:jc w:val="both"/>
        <w:rPr>
          <w:rFonts w:ascii="Arial" w:hAnsi="Arial" w:cs="Arial"/>
          <w:color w:val="000000" w:themeColor="text1"/>
          <w:sz w:val="28"/>
          <w:szCs w:val="28"/>
        </w:rPr>
      </w:pPr>
    </w:p>
    <w:p w14:paraId="04D9AEB9" w14:textId="77777777" w:rsidR="00341D84" w:rsidRDefault="00341D84" w:rsidP="00341D84">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No caso, o apelante </w:t>
      </w:r>
      <w:del w:id="1402" w:author="Assessor GDSXSR" w:date="2026-10-31T00:11:23Z">
        <w:r>
          <w:rPr>
            <w:rFonts w:ascii="Arial" w:hAnsi="Arial" w:cs="Arial"/>
            <w:color w:val="000000" w:themeColor="text1"/>
            <w:sz w:val="28"/>
            <w:szCs w:val="28"/>
          </w:rPr>
          <w:delText xml:space="preserve">questiona expressamente</w:delText>
        </w:r>
      </w:del>
      <w:ins w:id="1403" w:author="Assessor GDSXSR" w:date="2026-10-31T00:11:23Z">
        <w:r>
          <w:rPr>
            <w:rFonts w:ascii="Arial" w:hAnsi="Arial" w:cs="Arial"/>
            <w:color w:val="808080"/>
            <w:sz w:val="28"/>
            <w:szCs w:val="28"/>
          </w:rPr>
          <w:t xml:space="preserve">impugna</w:t>
        </w:r>
      </w:ins>
      <w:r>
        <w:rPr>
          <w:rFonts w:ascii="Arial" w:hAnsi="Arial" w:cs="Arial"/>
          <w:color w:val="000000" w:themeColor="text1"/>
          <w:sz w:val="28"/>
          <w:szCs w:val="28"/>
        </w:rPr>
        <w:t xml:space="preserve"> a natureza da obrigação </w:t>
      </w:r>
      <w:del w:id="1404" w:author="Assessor GDSXSR" w:date="2026-10-31T00:11:23Z">
        <w:r>
          <w:rPr>
            <w:rFonts w:ascii="Arial" w:hAnsi="Arial" w:cs="Arial"/>
            <w:color w:val="000000" w:themeColor="text1"/>
            <w:sz w:val="28"/>
            <w:szCs w:val="28"/>
          </w:rPr>
          <w:delText xml:space="preserve">de quitar os débitos tributários. Também impugna</w:delText>
        </w:r>
      </w:del>
      <w:ins w:id="1405" w:author="Assessor GDSXSR" w:date="2026-10-31T00:11:23Z">
        <w:r>
          <w:rPr>
            <w:rFonts w:ascii="Arial" w:hAnsi="Arial" w:cs="Arial"/>
            <w:color w:val="808080"/>
            <w:sz w:val="28"/>
            <w:szCs w:val="28"/>
          </w:rPr>
          <w:t xml:space="preserve">tributária,</w:t>
        </w:r>
      </w:ins>
      <w:r>
        <w:rPr>
          <w:rFonts w:ascii="Arial" w:hAnsi="Arial" w:cs="Arial"/>
          <w:color w:val="000000" w:themeColor="text1"/>
          <w:sz w:val="28"/>
          <w:szCs w:val="28"/>
        </w:rPr>
        <w:t xml:space="preserve"> a aplicação</w:t>
      </w:r>
      <w:del w:id="1406" w:author="Assessor GDSXSR" w:date="2026-10-31T00:11:23Z">
        <w:r>
          <w:rPr>
            <w:rFonts w:ascii="Arial" w:hAnsi="Arial" w:cs="Arial"/>
            <w:color w:val="000000" w:themeColor="text1"/>
            <w:sz w:val="28"/>
            <w:szCs w:val="28"/>
          </w:rPr>
          <w:delText xml:space="preserve"> da teoria</w:delText>
        </w:r>
      </w:del>
      <w:r>
        <w:rPr>
          <w:rFonts w:ascii="Arial" w:hAnsi="Arial" w:cs="Arial"/>
          <w:color w:val="000000" w:themeColor="text1"/>
          <w:sz w:val="28"/>
          <w:szCs w:val="28"/>
        </w:rPr>
        <w:t xml:space="preserve"> do adimplemento substancial, a </w:t>
      </w:r>
      <w:r>
        <w:rPr>
          <w:rFonts w:ascii="Arial" w:hAnsi="Arial" w:cs="Arial"/>
          <w:color w:val="000000" w:themeColor="text1"/>
          <w:sz w:val="28"/>
          <w:szCs w:val="28"/>
        </w:rPr>
        <w:t xml:space="preserve">autonomia da cessão </w:t>
      </w:r>
      <w:del w:id="1407" w:author="Assessor GDSXSR" w:date="2026-10-31T00:11:23Z">
        <w:r>
          <w:rPr>
            <w:rFonts w:ascii="Arial" w:hAnsi="Arial" w:cs="Arial"/>
            <w:color w:val="000000" w:themeColor="text1"/>
            <w:sz w:val="28"/>
            <w:szCs w:val="28"/>
          </w:rPr>
          <w:delText xml:space="preserve">em relação à permuta </w:delText>
        </w:r>
      </w:del>
      <w:r>
        <w:rPr>
          <w:rFonts w:ascii="Arial" w:hAnsi="Arial" w:cs="Arial"/>
          <w:color w:val="000000" w:themeColor="text1"/>
          <w:sz w:val="28"/>
          <w:szCs w:val="28"/>
        </w:rPr>
        <w:t xml:space="preserve">e </w:t>
      </w:r>
      <w:del w:id="1408" w:author="Assessor GDSXSR" w:date="2026-10-31T00:11:23Z">
        <w:r>
          <w:rPr>
            <w:rFonts w:ascii="Arial" w:hAnsi="Arial" w:cs="Arial"/>
            <w:color w:val="000000" w:themeColor="text1"/>
            <w:sz w:val="28"/>
            <w:szCs w:val="28"/>
          </w:rPr>
          <w:delText xml:space="preserve">o reconhecimento da</w:delText>
        </w:r>
      </w:del>
      <w:ins w:id="1409" w:author="Assessor GDSXSR" w:date="2026-10-31T00:11:23Z">
        <w:r>
          <w:rPr>
            <w:rFonts w:ascii="Arial" w:hAnsi="Arial" w:cs="Arial"/>
            <w:color w:val="808080"/>
            <w:sz w:val="28"/>
            <w:szCs w:val="28"/>
          </w:rPr>
          <w:t xml:space="preserve">a</w:t>
        </w:r>
      </w:ins>
      <w:r>
        <w:rPr>
          <w:rFonts w:ascii="Arial" w:hAnsi="Arial" w:cs="Arial"/>
          <w:color w:val="000000" w:themeColor="text1"/>
          <w:sz w:val="28"/>
          <w:szCs w:val="28"/>
        </w:rPr>
        <w:t xml:space="preserve"> boa-fé dos adquirentes posteriores</w:t>
      </w:r>
      <w:ins w:id="1410" w:author="Assessor GDSXSR" w:date="2026-10-31T00:11:23Z">
        <w:r>
          <w:rPr>
            <w:rFonts w:ascii="Arial" w:hAnsi="Arial" w:cs="Arial"/>
            <w:color w:val="808080"/>
            <w:sz w:val="28"/>
            <w:szCs w:val="28"/>
          </w:rPr>
          <w:t xml:space="preserve"> (ID 85996339)</w:t>
        </w:r>
      </w:ins>
      <w:r>
        <w:rPr>
          <w:rFonts w:ascii="Arial" w:hAnsi="Arial" w:cs="Arial"/>
          <w:color w:val="000000" w:themeColor="text1"/>
          <w:sz w:val="28"/>
          <w:szCs w:val="28"/>
        </w:rPr>
        <w:t xml:space="preserve">.</w:t>
      </w:r>
    </w:p>
    <w:p w14:paraId="1A9648FC" w14:textId="77777777" w:rsidR="00341D84" w:rsidRPr="00341D84" w:rsidRDefault="00341D84" w:rsidP="00341D84">
      <w:pPr>
        <w:spacing w:after="0" w:line="360" w:lineRule="auto"/>
        <w:ind w:firstLine="2268"/>
        <w:jc w:val="both"/>
        <w:rPr>
          <w:rFonts w:ascii="Arial" w:hAnsi="Arial" w:cs="Arial"/>
          <w:color w:val="000000" w:themeColor="text1"/>
          <w:sz w:val="28"/>
          <w:szCs w:val="28"/>
        </w:rPr>
      </w:pPr>
    </w:p>
    <w:p w14:paraId="2E1091D3" w14:textId="77777777" w:rsidR="00341D84" w:rsidRPr="00341D84" w:rsidRDefault="00341D84" w:rsidP="00341D84">
      <w:pPr>
        <w:spacing w:after="0" w:line="360" w:lineRule="auto"/>
        <w:ind w:firstLine="2268"/>
        <w:jc w:val="both"/>
        <w:rPr>
          <w:rFonts w:ascii="Arial" w:hAnsi="Arial" w:cs="Arial"/>
          <w:color w:val="000000" w:themeColor="text1"/>
          <w:sz w:val="28"/>
          <w:szCs w:val="28"/>
        </w:rPr>
      </w:pPr>
      <w:del w:id="1411" w:author="Assessor GDSXSR" w:date="2026-10-31T00:11:23Z">
        <w:r>
          <w:rPr>
            <w:rFonts w:ascii="Arial" w:hAnsi="Arial" w:cs="Arial"/>
            <w:color w:val="000000" w:themeColor="text1"/>
            <w:sz w:val="28"/>
            <w:szCs w:val="28"/>
          </w:rPr>
          <w:delText xml:space="preserve">As</w:delText>
        </w:r>
      </w:del>
      <w:ins w:id="1412" w:author="Assessor GDSXSR" w:date="2026-10-31T00:11:23Z">
        <w:r>
          <w:rPr>
            <w:rFonts w:ascii="Arial" w:hAnsi="Arial" w:cs="Arial"/>
            <w:color w:val="808080"/>
            <w:sz w:val="28"/>
            <w:szCs w:val="28"/>
          </w:rPr>
          <w:t xml:space="preserve">A reiteração de argumentos anteriores não afasta a dialeticidade, pois as</w:t>
        </w:r>
      </w:ins>
      <w:r>
        <w:rPr>
          <w:rFonts w:ascii="Arial" w:hAnsi="Arial" w:cs="Arial"/>
          <w:color w:val="000000" w:themeColor="text1"/>
          <w:sz w:val="28"/>
          <w:szCs w:val="28"/>
        </w:rPr>
        <w:t xml:space="preserve"> razões </w:t>
      </w:r>
      <w:del w:id="1413" w:author="Assessor GDSXSR" w:date="2026-10-31T00:11:23Z">
        <w:r>
          <w:rPr>
            <w:rFonts w:ascii="Arial" w:hAnsi="Arial" w:cs="Arial"/>
            <w:color w:val="000000" w:themeColor="text1"/>
            <w:sz w:val="28"/>
            <w:szCs w:val="28"/>
          </w:rPr>
          <w:delText xml:space="preserve">recursais permitem compreender</w:delText>
        </w:r>
      </w:del>
      <w:ins w:id="1414" w:author="Assessor GDSXSR" w:date="2026-10-31T00:11:23Z">
        <w:r>
          <w:rPr>
            <w:rFonts w:ascii="Arial" w:hAnsi="Arial" w:cs="Arial"/>
            <w:color w:val="808080"/>
            <w:sz w:val="28"/>
            <w:szCs w:val="28"/>
          </w:rPr>
          <w:t xml:space="preserve">delimitam</w:t>
        </w:r>
      </w:ins>
      <w:r>
        <w:rPr>
          <w:rFonts w:ascii="Arial" w:hAnsi="Arial" w:cs="Arial"/>
          <w:color w:val="000000" w:themeColor="text1"/>
          <w:sz w:val="28"/>
          <w:szCs w:val="28"/>
        </w:rPr>
        <w:t xml:space="preserve"> a controvérsia e </w:t>
      </w:r>
      <w:del w:id="1415" w:author="Assessor GDSXSR" w:date="2026-10-31T00:11:23Z">
        <w:r>
          <w:rPr>
            <w:rFonts w:ascii="Arial" w:hAnsi="Arial" w:cs="Arial"/>
            <w:color w:val="000000" w:themeColor="text1"/>
            <w:sz w:val="28"/>
            <w:szCs w:val="28"/>
          </w:rPr>
          <w:delText xml:space="preserve">delimitam os pontos em relação aos quais se pretende a reforma da sentença. A circunstância de alguns argumentos já terem sido apresentados anteriormente não configura ausência de dialeticidade, desde que utilizados para demonstrar</w:delText>
        </w:r>
      </w:del>
      <w:ins w:id="1416" w:author="Assessor GDSXSR" w:date="2026-10-31T00:11:23Z">
        <w:r>
          <w:rPr>
            <w:rFonts w:ascii="Arial" w:hAnsi="Arial" w:cs="Arial"/>
            <w:color w:val="808080"/>
            <w:sz w:val="28"/>
            <w:szCs w:val="28"/>
          </w:rPr>
          <w:t xml:space="preserve">demonstram</w:t>
        </w:r>
      </w:ins>
      <w:r>
        <w:rPr>
          <w:rFonts w:ascii="Arial" w:hAnsi="Arial" w:cs="Arial"/>
          <w:color w:val="000000" w:themeColor="text1"/>
          <w:sz w:val="28"/>
          <w:szCs w:val="28"/>
        </w:rPr>
        <w:t xml:space="preserve"> o desacerto da </w:t>
      </w:r>
      <w:del w:id="1417" w:author="Assessor GDSXSR" w:date="2026-10-31T00:11:23Z">
        <w:r>
          <w:rPr>
            <w:rFonts w:ascii="Arial" w:hAnsi="Arial" w:cs="Arial"/>
            <w:color w:val="000000" w:themeColor="text1"/>
            <w:sz w:val="28"/>
            <w:szCs w:val="28"/>
          </w:rPr>
          <w:delText xml:space="preserve">decisão recorrida</w:delText>
        </w:r>
      </w:del>
      <w:ins w:id="1418" w:author="Assessor GDSXSR" w:date="2026-10-31T00:11:23Z">
        <w:r>
          <w:rPr>
            <w:rFonts w:ascii="Arial" w:hAnsi="Arial" w:cs="Arial"/>
            <w:color w:val="808080"/>
            <w:sz w:val="28"/>
            <w:szCs w:val="28"/>
          </w:rPr>
          <w:t xml:space="preserve">sentença</w:t>
        </w:r>
      </w:ins>
      <w:r>
        <w:rPr>
          <w:rFonts w:ascii="Arial" w:hAnsi="Arial" w:cs="Arial"/>
          <w:color w:val="000000" w:themeColor="text1"/>
          <w:sz w:val="28"/>
          <w:szCs w:val="28"/>
        </w:rPr>
        <w:t xml:space="preserve">.</w:t>
      </w:r>
    </w:p>
    <w:p w14:paraId="3D7B004F" w14:textId="4CB72258" w:rsidR="00125329" w:rsidRDefault="00125329" w:rsidP="00DB1301">
      <w:pPr>
        <w:spacing w:after="0" w:line="360" w:lineRule="auto"/>
        <w:ind w:firstLine="2268"/>
        <w:jc w:val="both"/>
        <w:rPr>
          <w:rFonts w:ascii="Arial" w:hAnsi="Arial" w:cs="Arial"/>
          <w:color w:val="000000" w:themeColor="text1"/>
          <w:sz w:val="28"/>
          <w:szCs w:val="28"/>
        </w:rPr>
      </w:pPr>
    </w:p>
    <w:p w14:paraId="09D3C593" w14:textId="648B9CD0" w:rsidR="00341D84" w:rsidRDefault="00341D84" w:rsidP="00341D84">
      <w:pPr>
        <w:spacing w:after="0" w:line="360" w:lineRule="auto"/>
        <w:ind w:firstLine="2268"/>
        <w:jc w:val="both"/>
        <w:rPr>
          <w:rFonts w:ascii="Arial" w:hAnsi="Arial" w:cs="Arial"/>
          <w:color w:val="000000" w:themeColor="text1"/>
          <w:sz w:val="28"/>
          <w:szCs w:val="28"/>
          <w:u w:val="single"/>
        </w:rPr>
      </w:pPr>
      <w:r w:rsidRPr="007E1C8C">
        <w:rPr>
          <w:rFonts w:ascii="Arial" w:hAnsi="Arial" w:cs="Arial"/>
          <w:color w:val="000000" w:themeColor="text1"/>
          <w:sz w:val="28"/>
          <w:szCs w:val="28"/>
          <w:highlight w:val="yellow"/>
          <w:u w:val="single"/>
          <w:rPrChange w:id="1347" w:author="Assessor GDSXSR" w:date="2026-10-31T00:11:23Z">
            <w:rPr>
              <w:rFonts w:ascii="Arial" w:hAnsi="Arial" w:cs="Arial"/>
              <w:color w:val="000000" w:themeColor="text1"/>
              <w:sz w:val="28"/>
              <w:szCs w:val="28"/>
              <w:u w:val="single"/>
            </w:rPr>
          </w:rPrChange>
        </w:rPr>
        <w:t xml:space="preserve">Assim, </w:t>
      </w:r>
      <w:r w:rsidRPr="00341D84">
        <w:rPr>
          <w:rFonts w:ascii="Arial" w:hAnsi="Arial" w:cs="Arial"/>
          <w:color w:val="000000" w:themeColor="text1"/>
          <w:sz w:val="28"/>
          <w:szCs w:val="28"/>
          <w:highlight w:val="yellow"/>
          <w:u w:val="single"/>
          <w:rPrChange w:id="1348" w:author="Assessor GDSXSR" w:date="2026-10-31T00:11:23Z">
            <w:rPr>
              <w:rFonts w:ascii="Arial" w:hAnsi="Arial" w:cs="Arial"/>
              <w:color w:val="000000" w:themeColor="text1"/>
              <w:sz w:val="28"/>
              <w:szCs w:val="28"/>
              <w:u w:val="single"/>
            </w:rPr>
          </w:rPrChange>
        </w:rPr>
        <w:t>rejeito a preliminar de</w:t>
      </w:r>
      <w:r>
        <w:rPr>
          <w:rFonts w:ascii="Arial" w:hAnsi="Arial" w:cs="Arial"/>
          <w:color w:val="000000" w:themeColor="text1"/>
          <w:sz w:val="28"/>
          <w:szCs w:val="28"/>
          <w:highlight w:val="yellow"/>
          <w:u w:val="single"/>
          <w:rPrChange w:id="1349" w:author="Assessor GDSXSR" w:date="2026-10-31T00:11:23Z">
            <w:rPr>
              <w:rFonts w:ascii="Arial" w:hAnsi="Arial" w:cs="Arial"/>
              <w:color w:val="000000" w:themeColor="text1"/>
              <w:sz w:val="28"/>
              <w:szCs w:val="28"/>
              <w:u w:val="single"/>
            </w:rPr>
          </w:rPrChange>
        </w:rPr>
        <w:t xml:space="preserve"> ausência de dialeticidade.</w:t>
      </w:r>
    </w:p>
    <w:p w14:paraId="1C4B5998" w14:textId="77777777" w:rsidR="00341D84" w:rsidRDefault="00341D84" w:rsidP="00DB1301">
      <w:pPr>
        <w:spacing w:after="0" w:line="360" w:lineRule="auto"/>
        <w:ind w:firstLine="2268"/>
        <w:jc w:val="both"/>
        <w:rPr>
          <w:rFonts w:ascii="Arial" w:hAnsi="Arial" w:cs="Arial"/>
          <w:color w:val="000000" w:themeColor="text1"/>
          <w:sz w:val="28"/>
          <w:szCs w:val="28"/>
        </w:rPr>
      </w:pPr>
    </w:p>
    <w:p w14:paraId="7325803C" w14:textId="6AC965FD" w:rsidR="00341D84" w:rsidRPr="007E1C8C" w:rsidRDefault="00341D84" w:rsidP="00341D84">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Presentes os pressupostos de admissibilidade, conheço </w:t>
      </w:r>
      <w:del w:id="1419" w:author="Assessor GDSXSR" w:date="2026-10-31T00:11:23Z">
        <w:r>
          <w:rPr>
            <w:rFonts w:ascii="Arial" w:hAnsi="Arial" w:cs="Arial"/>
            <w:color w:val="000000" w:themeColor="text1"/>
            <w:sz w:val="28"/>
            <w:szCs w:val="28"/>
          </w:rPr>
          <w:delText xml:space="preserve">parcialmente </w:delText>
        </w:r>
      </w:del>
      <w:r>
        <w:rPr>
          <w:rFonts w:ascii="Arial" w:hAnsi="Arial" w:cs="Arial"/>
          <w:color w:val="000000" w:themeColor="text1"/>
          <w:sz w:val="28"/>
          <w:szCs w:val="28"/>
        </w:rPr>
        <w:t xml:space="preserve">do apelo</w:t>
      </w:r>
      <w:del w:id="1420" w:author="Assessor GDSXSR" w:date="2026-10-31T00:11:23Z">
        <w:r>
          <w:rPr>
            <w:rFonts w:ascii="Arial" w:hAnsi="Arial" w:cs="Arial"/>
            <w:color w:val="000000" w:themeColor="text1"/>
            <w:sz w:val="28"/>
            <w:szCs w:val="28"/>
          </w:rPr>
          <w:delText xml:space="preserve"> interposto</w:delText>
        </w:r>
        <w:r>
          <w:rPr>
            <w:rFonts w:ascii="Arial" w:hAnsi="Arial" w:cs="Arial"/>
            <w:color w:val="000000" w:themeColor="text1"/>
            <w:sz w:val="28"/>
            <w:szCs w:val="28"/>
          </w:rPr>
          <w:delText xml:space="preserve">, pelos fundamentos a seguir expostos</w:delText>
        </w:r>
      </w:del>
      <w:r>
        <w:rPr>
          <w:rFonts w:ascii="Arial" w:hAnsi="Arial" w:cs="Arial"/>
          <w:color w:val="000000" w:themeColor="text1"/>
          <w:sz w:val="28"/>
          <w:szCs w:val="28"/>
        </w:rPr>
        <w:t xml:space="preserve">.</w:t>
      </w:r>
      <w:del w:id="1421" w:author="Assessor GDSXSR" w:date="2026-10-31T00:11:23Z">
        <w:r>
          <w:rPr>
            <w:rFonts w:ascii="Arial" w:hAnsi="Arial" w:cs="Arial"/>
            <w:color w:val="000000" w:themeColor="text1"/>
            <w:sz w:val="28"/>
            <w:szCs w:val="28"/>
          </w:rPr>
          <w:delText xml:space="preserve"> </w:delText>
        </w:r>
      </w:del>
    </w:p>
    <w:p w14:paraId="5B5F0A2E" w14:textId="77777777" w:rsidR="00EB3378" w:rsidRPr="007E1C8C" w:rsidRDefault="00EB3378" w:rsidP="00DB1301">
      <w:pPr>
        <w:spacing w:after="0" w:line="360" w:lineRule="auto"/>
        <w:ind w:firstLine="2268"/>
        <w:jc w:val="both"/>
        <w:rPr>
          <w:rFonts w:ascii="Arial" w:hAnsi="Arial" w:cs="Arial"/>
          <w:color w:val="000000" w:themeColor="text1"/>
          <w:sz w:val="28"/>
          <w:szCs w:val="28"/>
        </w:rPr>
      </w:pPr>
    </w:p>
    <w:p w14:paraId="5431CCC9" w14:textId="1332C3C7" w:rsidR="00341D84" w:rsidRDefault="00341D84" w:rsidP="00341D84">
      <w:pPr>
        <w:spacing w:after="0" w:line="360" w:lineRule="auto"/>
        <w:ind w:hanging="142"/>
        <w:jc w:val="center"/>
        <w:rPr>
          <w:rFonts w:ascii="Arial" w:hAnsi="Arial" w:cs="Arial"/>
          <w:sz w:val="28"/>
          <w:szCs w:val="28"/>
        </w:rPr>
      </w:pPr>
      <w:commentRangeStart w:id="15"/>
      <w:del w:id="1422" w:author="Assessor GDSXSR" w:date="2026-10-31T00:11:23Z">
        <w:r>
          <w:rPr>
            <w:rFonts w:ascii="Arial" w:hAnsi="Arial" w:cs="Arial"/>
            <w:sz w:val="28"/>
            <w:szCs w:val="28"/>
            <w:highlight w:val="yellow"/>
          </w:rPr>
          <w:delText xml:space="preserve">DA</w:delText>
        </w:r>
      </w:del>
      <w:ins w:id="1423" w:author="Assessor GDSXSR" w:date="2026-10-31T00:11:23Z">
        <w:r>
          <w:rPr>
            <w:rFonts w:ascii="Arial" w:hAnsi="Arial" w:cs="Arial"/>
            <w:color w:val="808080"/>
            <w:sz w:val="28"/>
            <w:szCs w:val="28"/>
            <w:highlight w:val="yellow"/>
          </w:rPr>
          <w:t xml:space="preserve">DO</w:t>
        </w:r>
      </w:ins>
      <w:r>
        <w:rPr>
          <w:rFonts w:ascii="Arial" w:hAnsi="Arial" w:cs="Arial"/>
          <w:sz w:val="28"/>
          <w:szCs w:val="28"/>
          <w:highlight w:val="yellow"/>
          <w:rPrChange w:id="1424" w:author="Assessor GDSXSR" w:date="2026-10-31T00:11:23Z">
            <w:rPr>
              <w:rFonts w:ascii="Arial" w:hAnsi="Arial" w:cs="Arial"/>
              <w:sz w:val="28"/>
              <w:szCs w:val="28"/>
            </w:rPr>
          </w:rPrChange>
        </w:rPr>
        <w:t xml:space="preserve"> </w:t>
      </w:r>
      <w:del w:id="1425" w:author="Assessor GDSXSR" w:date="2026-10-31T00:11:23Z">
        <w:r>
          <w:rPr>
            <w:rFonts w:ascii="Arial" w:hAnsi="Arial" w:cs="Arial"/>
            <w:sz w:val="28"/>
            <w:szCs w:val="28"/>
            <w:highlight w:val="yellow"/>
          </w:rPr>
          <w:delText xml:space="preserve">NATUREZA</w:delText>
        </w:r>
      </w:del>
      <w:ins w:id="1426" w:author="Assessor GDSXSR" w:date="2026-10-31T00:11:23Z">
        <w:r>
          <w:rPr>
            <w:rFonts w:ascii="Arial" w:hAnsi="Arial" w:cs="Arial"/>
            <w:color w:val="808080"/>
            <w:sz w:val="28"/>
            <w:szCs w:val="28"/>
            <w:highlight w:val="yellow"/>
          </w:rPr>
          <w:t xml:space="preserve">INADIMPLEMENTO</w:t>
        </w:r>
      </w:ins>
      <w:r>
        <w:rPr>
          <w:rFonts w:ascii="Arial" w:hAnsi="Arial" w:cs="Arial"/>
          <w:sz w:val="28"/>
          <w:szCs w:val="28"/>
          <w:highlight w:val="yellow"/>
          <w:rPrChange w:id="1427" w:author="Assessor GDSXSR" w:date="2026-10-31T00:11:23Z">
            <w:rPr>
              <w:rFonts w:ascii="Arial" w:hAnsi="Arial" w:cs="Arial"/>
              <w:sz w:val="28"/>
              <w:szCs w:val="28"/>
            </w:rPr>
          </w:rPrChange>
        </w:rPr>
        <w:t xml:space="preserve"> </w:t>
      </w:r>
      <w:del w:id="1428" w:author="Assessor GDSXSR" w:date="2026-10-31T00:11:23Z">
        <w:r>
          <w:rPr>
            <w:rFonts w:ascii="Arial" w:hAnsi="Arial" w:cs="Arial"/>
            <w:sz w:val="28"/>
            <w:szCs w:val="28"/>
            <w:highlight w:val="yellow"/>
          </w:rPr>
          <w:delText xml:space="preserve">DA OBRIGAÇÃO DE QUITAR OS</w:delText>
        </w:r>
      </w:del>
      <w:ins w:id="1429" w:author="Assessor GDSXSR" w:date="2026-10-31T00:11:23Z">
        <w:r>
          <w:rPr>
            <w:rFonts w:ascii="Arial" w:hAnsi="Arial" w:cs="Arial"/>
            <w:color w:val="808080"/>
            <w:sz w:val="28"/>
            <w:szCs w:val="28"/>
            <w:highlight w:val="yellow"/>
          </w:rPr>
          <w:t xml:space="preserve">DOS</w:t>
        </w:r>
      </w:ins>
      <w:r>
        <w:rPr>
          <w:rFonts w:ascii="Arial" w:hAnsi="Arial" w:cs="Arial"/>
          <w:sz w:val="28"/>
          <w:szCs w:val="28"/>
          <w:highlight w:val="yellow"/>
          <w:rPrChange w:id="1430" w:author="Assessor GDSXSR" w:date="2026-10-31T00:11:23Z">
            <w:rPr>
              <w:rFonts w:ascii="Arial" w:hAnsi="Arial" w:cs="Arial"/>
              <w:sz w:val="28"/>
              <w:szCs w:val="28"/>
            </w:rPr>
          </w:rPrChange>
        </w:rPr>
        <w:t xml:space="preserve"> DÉBITOS TRIBUTÁRIOS</w:t>
      </w:r>
      <w:r>
        <w:rPr>
          <w:rFonts w:ascii="Arial" w:hAnsi="Arial" w:cs="Arial"/>
          <w:sz w:val="28"/>
          <w:szCs w:val="28"/>
          <w:highlight w:val="yellow"/>
          <w:rPrChange w:id="1431" w:author="Assessor GDSXSR" w:date="2026-10-31T00:11:23Z">
            <w:rPr>
              <w:rFonts w:ascii="Arial" w:hAnsi="Arial" w:cs="Arial"/>
              <w:sz w:val="28"/>
              <w:szCs w:val="28"/>
            </w:rPr>
          </w:rPrChange>
        </w:rPr>
        <w:t xml:space="preserve"> E </w:t>
      </w:r>
      <w:del w:id="1432" w:author="Assessor GDSXSR" w:date="2026-10-31T00:11:23Z">
        <w:r>
          <w:rPr>
            <w:rFonts w:ascii="Arial" w:hAnsi="Arial" w:cs="Arial"/>
            <w:sz w:val="28"/>
            <w:szCs w:val="28"/>
            <w:highlight w:val="yellow"/>
          </w:rPr>
          <w:delText xml:space="preserve">DA</w:delText>
        </w:r>
      </w:del>
      <w:ins w:id="1433" w:author="Assessor GDSXSR" w:date="2026-10-31T00:11:23Z">
        <w:r>
          <w:rPr>
            <w:rFonts w:ascii="Arial" w:hAnsi="Arial" w:cs="Arial"/>
            <w:color w:val="808080"/>
            <w:sz w:val="28"/>
            <w:szCs w:val="28"/>
            <w:highlight w:val="yellow"/>
          </w:rPr>
          <w:t xml:space="preserve">DO</w:t>
        </w:r>
      </w:ins>
      <w:r>
        <w:rPr>
          <w:rFonts w:ascii="Arial" w:hAnsi="Arial" w:cs="Arial"/>
          <w:sz w:val="28"/>
          <w:szCs w:val="28"/>
          <w:highlight w:val="yellow"/>
          <w:rPrChange w:id="1434" w:author="Assessor GDSXSR" w:date="2026-10-31T00:11:23Z">
            <w:rPr>
              <w:rFonts w:ascii="Arial" w:hAnsi="Arial" w:cs="Arial"/>
              <w:sz w:val="28"/>
              <w:szCs w:val="28"/>
            </w:rPr>
          </w:rPrChange>
        </w:rPr>
        <w:t xml:space="preserve"> </w:t>
      </w:r>
      <w:del w:id="1435" w:author="Assessor GDSXSR" w:date="2026-10-31T00:11:23Z">
        <w:r>
          <w:rPr>
            <w:rFonts w:ascii="Arial" w:hAnsi="Arial" w:cs="Arial"/>
            <w:sz w:val="28"/>
            <w:szCs w:val="28"/>
            <w:highlight w:val="yellow"/>
          </w:rPr>
          <w:delText xml:space="preserve">INAPLICABILIDADE DA TEORIA</w:delText>
        </w:r>
      </w:del>
      <w:ins w:id="1436" w:author="Assessor GDSXSR" w:date="2026-10-31T00:11:23Z">
        <w:r>
          <w:rPr>
            <w:rFonts w:ascii="Arial" w:hAnsi="Arial" w:cs="Arial"/>
            <w:color w:val="808080"/>
            <w:sz w:val="28"/>
            <w:szCs w:val="28"/>
            <w:highlight w:val="yellow"/>
          </w:rPr>
          <w:t xml:space="preserve">AFASTAMENTO</w:t>
        </w:r>
      </w:ins>
      <w:r>
        <w:rPr>
          <w:rFonts w:ascii="Arial" w:hAnsi="Arial" w:cs="Arial"/>
          <w:sz w:val="28"/>
          <w:szCs w:val="28"/>
          <w:highlight w:val="yellow"/>
          <w:rPrChange w:id="1437" w:author="Assessor GDSXSR" w:date="2026-10-31T00:11:23Z">
            <w:rPr>
              <w:rFonts w:ascii="Arial" w:hAnsi="Arial" w:cs="Arial"/>
              <w:sz w:val="28"/>
              <w:szCs w:val="28"/>
            </w:rPr>
          </w:rPrChange>
        </w:rPr>
        <w:t xml:space="preserve"> DO ADIMPLEMENTO SUBSTANCIAL</w:t>
      </w:r>
      <w:commentRangeEnd w:id="15"/>
      <w:r>
        <w:rPr>
          <w:rStyle w:val="CommentReference"/>
        </w:rPr>
        <w:commentReference w:id="15"/>
      </w:r>
    </w:p>
    <w:p w14:paraId="158A262B" w14:textId="77777777" w:rsidR="00341D84" w:rsidRDefault="00341D84" w:rsidP="00341D84">
      <w:pPr>
        <w:spacing w:after="0" w:line="360" w:lineRule="auto"/>
        <w:ind w:firstLine="2268"/>
        <w:jc w:val="both"/>
        <w:rPr>
          <w:rFonts w:ascii="Arial" w:hAnsi="Arial" w:cs="Arial"/>
          <w:sz w:val="28"/>
          <w:szCs w:val="28"/>
        </w:rPr>
      </w:pPr>
    </w:p>
    <w:p w14:paraId="0E52E65B" w14:textId="27D89CE9" w:rsidR="00341D84" w:rsidRDefault="00341D84" w:rsidP="00341D84">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O apelante </w:t>
      </w:r>
      <w:r>
        <w:rPr>
          <w:rFonts w:ascii="Arial" w:hAnsi="Arial" w:cs="Arial"/>
          <w:color w:val="000000" w:themeColor="text1"/>
          <w:sz w:val="28"/>
          <w:szCs w:val="28"/>
        </w:rPr>
        <w:t xml:space="preserve">alega</w:t>
      </w:r>
      <w:r>
        <w:rPr>
          <w:rFonts w:ascii="Arial" w:hAnsi="Arial" w:cs="Arial"/>
          <w:color w:val="000000" w:themeColor="text1"/>
          <w:sz w:val="28"/>
          <w:szCs w:val="28"/>
        </w:rPr>
        <w:t xml:space="preserve"> que</w:t>
      </w:r>
      <w:r>
        <w:rPr>
          <w:rFonts w:ascii="Arial" w:hAnsi="Arial" w:cs="Arial"/>
          <w:color w:val="000000" w:themeColor="text1"/>
          <w:sz w:val="28"/>
          <w:szCs w:val="28"/>
        </w:rPr>
        <w:t xml:space="preserve">:</w:t>
      </w:r>
      <w:r>
        <w:rPr>
          <w:rFonts w:ascii="Arial" w:hAnsi="Arial" w:cs="Arial"/>
          <w:color w:val="000000" w:themeColor="text1"/>
          <w:sz w:val="28"/>
          <w:szCs w:val="28"/>
        </w:rPr>
        <w:t xml:space="preserve"> </w:t>
      </w:r>
      <w:r>
        <w:rPr>
          <w:rFonts w:ascii="Arial" w:hAnsi="Arial" w:cs="Arial"/>
          <w:b/>
          <w:bCs/>
          <w:color w:val="000000" w:themeColor="text1"/>
          <w:sz w:val="28"/>
          <w:szCs w:val="28"/>
          <w:rPrChange w:id="1438" w:author="Assessor GDSXSR" w:date="2026-10-31T00:11:23Z">
            <w:rPr>
              <w:rFonts w:ascii="Arial" w:hAnsi="Arial" w:cs="Arial"/>
              <w:b/>
              <w:bCs/>
              <w:color w:val="000000" w:themeColor="text1"/>
              <w:sz w:val="28"/>
              <w:szCs w:val="28"/>
            </w:rPr>
          </w:rPrChange>
        </w:rPr>
        <w:t xml:space="preserve">1)</w:t>
      </w:r>
      <w:r>
        <w:rPr>
          <w:rFonts w:ascii="Arial" w:hAnsi="Arial" w:cs="Arial"/>
          <w:color w:val="000000" w:themeColor="text1"/>
          <w:sz w:val="28"/>
          <w:szCs w:val="28"/>
        </w:rPr>
        <w:t xml:space="preserve"> a cessão de parte de seu imóvel </w:t>
      </w:r>
      <w:del w:id="1439" w:author="Assessor GDSXSR" w:date="2026-10-31T00:11:23Z">
        <w:r>
          <w:rPr>
            <w:rFonts w:ascii="Arial" w:hAnsi="Arial" w:cs="Arial"/>
            <w:color w:val="000000" w:themeColor="text1"/>
            <w:sz w:val="28"/>
            <w:szCs w:val="28"/>
          </w:rPr>
          <w:delText xml:space="preserve">integrou operação mais ampla de permuta imobiliária e </w:delText>
        </w:r>
      </w:del>
      <w:r>
        <w:rPr>
          <w:rFonts w:ascii="Arial" w:hAnsi="Arial" w:cs="Arial"/>
          <w:color w:val="000000" w:themeColor="text1"/>
          <w:sz w:val="28"/>
          <w:szCs w:val="28"/>
        </w:rPr>
        <w:t xml:space="preserve">foi </w:t>
      </w:r>
      <w:del w:id="1440" w:author="Assessor GDSXSR" w:date="2026-10-31T00:11:23Z">
        <w:r>
          <w:rPr>
            <w:rFonts w:ascii="Arial" w:hAnsi="Arial" w:cs="Arial"/>
            <w:color w:val="000000" w:themeColor="text1"/>
            <w:sz w:val="28"/>
            <w:szCs w:val="28"/>
          </w:rPr>
          <w:delText xml:space="preserve">realizada como</w:delText>
        </w:r>
      </w:del>
      <w:ins w:id="1441" w:author="Assessor GDSXSR" w:date="2026-10-31T00:11:23Z">
        <w:r>
          <w:rPr>
            <w:rFonts w:ascii="Arial" w:hAnsi="Arial" w:cs="Arial"/>
            <w:color w:val="808080"/>
            <w:sz w:val="28"/>
            <w:szCs w:val="28"/>
          </w:rPr>
          <w:t xml:space="preserve">o</w:t>
        </w:r>
      </w:ins>
      <w:r>
        <w:rPr>
          <w:rFonts w:ascii="Arial" w:hAnsi="Arial" w:cs="Arial"/>
          <w:color w:val="000000" w:themeColor="text1"/>
          <w:sz w:val="28"/>
          <w:szCs w:val="28"/>
        </w:rPr>
        <w:t xml:space="preserve"> pagamento </w:t>
      </w:r>
      <w:del w:id="1442" w:author="Assessor GDSXSR" w:date="2026-10-31T00:11:23Z">
        <w:r>
          <w:rPr>
            <w:rFonts w:ascii="Arial" w:hAnsi="Arial" w:cs="Arial"/>
            <w:color w:val="000000" w:themeColor="text1"/>
            <w:sz w:val="28"/>
            <w:szCs w:val="28"/>
          </w:rPr>
          <w:delText xml:space="preserve">pelos serviços de</w:delText>
        </w:r>
      </w:del>
      <w:ins w:id="1443" w:author="Assessor GDSXSR" w:date="2026-10-31T00:11:23Z">
        <w:r>
          <w:rPr>
            <w:rFonts w:ascii="Arial" w:hAnsi="Arial" w:cs="Arial"/>
            <w:color w:val="808080"/>
            <w:sz w:val="28"/>
            <w:szCs w:val="28"/>
          </w:rPr>
          <w:t xml:space="preserve">pela</w:t>
        </w:r>
      </w:ins>
      <w:r>
        <w:rPr>
          <w:rFonts w:ascii="Arial" w:hAnsi="Arial" w:cs="Arial"/>
          <w:color w:val="000000" w:themeColor="text1"/>
          <w:sz w:val="28"/>
          <w:szCs w:val="28"/>
        </w:rPr>
        <w:t xml:space="preserve"> intermediação </w:t>
      </w:r>
      <w:del w:id="1444" w:author="Assessor GDSXSR" w:date="2026-10-31T00:11:23Z">
        <w:r>
          <w:rPr>
            <w:rFonts w:ascii="Arial" w:hAnsi="Arial" w:cs="Arial"/>
            <w:color w:val="000000" w:themeColor="text1"/>
            <w:sz w:val="28"/>
            <w:szCs w:val="28"/>
          </w:rPr>
          <w:delText xml:space="preserve">prestados</w:delText>
        </w:r>
      </w:del>
      <w:ins w:id="1445" w:author="Assessor GDSXSR" w:date="2026-10-31T00:11:23Z">
        <w:r>
          <w:rPr>
            <w:rFonts w:ascii="Arial" w:hAnsi="Arial" w:cs="Arial"/>
            <w:color w:val="808080"/>
            <w:sz w:val="28"/>
            <w:szCs w:val="28"/>
          </w:rPr>
          <w:t xml:space="preserve">prestada</w:t>
        </w:r>
      </w:ins>
      <w:r>
        <w:rPr>
          <w:rFonts w:ascii="Arial" w:hAnsi="Arial" w:cs="Arial"/>
          <w:color w:val="000000" w:themeColor="text1"/>
          <w:sz w:val="28"/>
          <w:szCs w:val="28"/>
        </w:rPr>
        <w:t xml:space="preserve"> por um dos réus, que</w:t>
      </w:r>
      <w:ins w:id="1446" w:author="Assessor GDSXSR" w:date="2026-10-31T00:11:23Z">
        <w:r>
          <w:rPr>
            <w:rFonts w:ascii="Arial" w:hAnsi="Arial" w:cs="Arial"/>
            <w:color w:val="808080"/>
            <w:sz w:val="28"/>
            <w:szCs w:val="28"/>
          </w:rPr>
          <w:t xml:space="preserve"> assumiu</w:t>
        </w:r>
      </w:ins>
      <w:r>
        <w:rPr>
          <w:rFonts w:ascii="Arial" w:hAnsi="Arial" w:cs="Arial"/>
          <w:color w:val="000000" w:themeColor="text1"/>
          <w:sz w:val="28"/>
          <w:szCs w:val="28"/>
        </w:rPr>
        <w:t xml:space="preserve">, em contrapartida,</w:t>
      </w:r>
      <w:del w:id="1447" w:author="Assessor GDSXSR" w:date="2026-10-31T00:11:23Z">
        <w:r>
          <w:rPr>
            <w:rFonts w:ascii="Arial" w:hAnsi="Arial" w:cs="Arial"/>
            <w:color w:val="000000" w:themeColor="text1"/>
            <w:sz w:val="28"/>
            <w:szCs w:val="28"/>
          </w:rPr>
          <w:delText xml:space="preserve"> assumiu</w:delText>
        </w:r>
      </w:del>
      <w:r>
        <w:rPr>
          <w:rFonts w:ascii="Arial" w:hAnsi="Arial" w:cs="Arial"/>
          <w:color w:val="000000" w:themeColor="text1"/>
          <w:sz w:val="28"/>
          <w:szCs w:val="28"/>
        </w:rPr>
        <w:t xml:space="preserve"> a obrigação de quitar </w:t>
      </w:r>
      <w:del w:id="1448" w:author="Assessor GDSXSR" w:date="2026-10-31T00:11:23Z">
        <w:r>
          <w:rPr>
            <w:rFonts w:ascii="Arial" w:hAnsi="Arial" w:cs="Arial"/>
            <w:color w:val="000000" w:themeColor="text1"/>
            <w:sz w:val="28"/>
            <w:szCs w:val="28"/>
          </w:rPr>
          <w:delText xml:space="preserve">integralmente </w:delText>
        </w:r>
      </w:del>
      <w:r>
        <w:rPr>
          <w:rFonts w:ascii="Arial" w:hAnsi="Arial" w:cs="Arial"/>
          <w:color w:val="000000" w:themeColor="text1"/>
          <w:sz w:val="28"/>
          <w:szCs w:val="28"/>
        </w:rPr>
        <w:t xml:space="preserve">os débitos tributários </w:t>
      </w:r>
      <w:del w:id="1449" w:author="Assessor GDSXSR" w:date="2026-10-31T00:11:23Z">
        <w:r>
          <w:rPr>
            <w:rFonts w:ascii="Arial" w:hAnsi="Arial" w:cs="Arial"/>
            <w:color w:val="000000" w:themeColor="text1"/>
            <w:sz w:val="28"/>
            <w:szCs w:val="28"/>
          </w:rPr>
          <w:delText xml:space="preserve">incidentes sobre o</w:delText>
        </w:r>
      </w:del>
      <w:ins w:id="1450" w:author="Assessor GDSXSR" w:date="2026-10-31T00:11:23Z">
        <w:r>
          <w:rPr>
            <w:rFonts w:ascii="Arial" w:hAnsi="Arial" w:cs="Arial"/>
            <w:color w:val="808080"/>
            <w:sz w:val="28"/>
            <w:szCs w:val="28"/>
          </w:rPr>
          <w:t xml:space="preserve">do</w:t>
        </w:r>
      </w:ins>
      <w:r>
        <w:rPr>
          <w:rFonts w:ascii="Arial" w:hAnsi="Arial" w:cs="Arial"/>
          <w:color w:val="000000" w:themeColor="text1"/>
          <w:sz w:val="28"/>
          <w:szCs w:val="28"/>
        </w:rPr>
        <w:t xml:space="preserve"> bem; </w:t>
      </w:r>
      <w:r>
        <w:rPr>
          <w:rFonts w:ascii="Arial" w:hAnsi="Arial" w:cs="Arial"/>
          <w:color w:val="000000" w:themeColor="text1"/>
          <w:sz w:val="28"/>
          <w:szCs w:val="28"/>
        </w:rPr>
        <w:t xml:space="preserve">e </w:t>
      </w:r>
      <w:r>
        <w:rPr>
          <w:rFonts w:ascii="Arial" w:hAnsi="Arial" w:cs="Arial"/>
          <w:b/>
          <w:bCs/>
          <w:color w:val="000000" w:themeColor="text1"/>
          <w:sz w:val="28"/>
          <w:szCs w:val="28"/>
          <w:rPrChange w:id="1451" w:author="Assessor GDSXSR" w:date="2026-10-31T00:11:23Z">
            <w:rPr>
              <w:rFonts w:ascii="Arial" w:hAnsi="Arial" w:cs="Arial"/>
              <w:b/>
              <w:bCs/>
              <w:color w:val="000000" w:themeColor="text1"/>
              <w:sz w:val="28"/>
              <w:szCs w:val="28"/>
            </w:rPr>
          </w:rPrChange>
        </w:rPr>
        <w:t xml:space="preserve">2)</w:t>
      </w:r>
      <w:r>
        <w:rPr>
          <w:rFonts w:ascii="Arial" w:hAnsi="Arial" w:cs="Arial"/>
          <w:color w:val="000000" w:themeColor="text1"/>
          <w:sz w:val="28"/>
          <w:szCs w:val="28"/>
        </w:rPr>
        <w:t xml:space="preserve"> o inadimplemento </w:t>
      </w:r>
      <w:del w:id="1452" w:author="Assessor GDSXSR" w:date="2026-10-31T00:11:23Z">
        <w:r>
          <w:rPr>
            <w:rFonts w:ascii="Arial" w:hAnsi="Arial" w:cs="Arial"/>
            <w:color w:val="000000" w:themeColor="text1"/>
            <w:sz w:val="28"/>
            <w:szCs w:val="28"/>
          </w:rPr>
          <w:delText xml:space="preserve">dessa obrigação </w:delText>
        </w:r>
      </w:del>
      <w:r>
        <w:rPr>
          <w:rFonts w:ascii="Arial" w:hAnsi="Arial" w:cs="Arial"/>
          <w:color w:val="000000" w:themeColor="text1"/>
          <w:sz w:val="28"/>
          <w:szCs w:val="28"/>
        </w:rPr>
        <w:t xml:space="preserve">não foi irrelevante </w:t>
      </w:r>
      <w:del w:id="1453" w:author="Assessor GDSXSR" w:date="2026-10-31T00:11:23Z">
        <w:r>
          <w:rPr>
            <w:rFonts w:ascii="Arial" w:hAnsi="Arial" w:cs="Arial"/>
            <w:color w:val="000000" w:themeColor="text1"/>
            <w:sz w:val="28"/>
            <w:szCs w:val="28"/>
          </w:rPr>
          <w:delText xml:space="preserve">ou meramente</w:delText>
        </w:r>
      </w:del>
      <w:ins w:id="1454" w:author="Assessor GDSXSR" w:date="2026-10-31T00:11:23Z">
        <w:r>
          <w:rPr>
            <w:rFonts w:ascii="Arial" w:hAnsi="Arial" w:cs="Arial"/>
            <w:color w:val="808080"/>
            <w:sz w:val="28"/>
            <w:szCs w:val="28"/>
          </w:rPr>
          <w:t xml:space="preserve">nem</w:t>
        </w:r>
      </w:ins>
      <w:r>
        <w:rPr>
          <w:rFonts w:ascii="Arial" w:hAnsi="Arial" w:cs="Arial"/>
          <w:color w:val="000000" w:themeColor="text1"/>
          <w:sz w:val="28"/>
          <w:szCs w:val="28"/>
        </w:rPr>
        <w:t xml:space="preserve"> acessório, pois </w:t>
      </w:r>
      <w:del w:id="1455" w:author="Assessor GDSXSR" w:date="2026-10-31T00:11:23Z">
        <w:r>
          <w:rPr>
            <w:rFonts w:ascii="Arial" w:hAnsi="Arial" w:cs="Arial"/>
            <w:color w:val="000000" w:themeColor="text1"/>
            <w:sz w:val="28"/>
            <w:szCs w:val="28"/>
          </w:rPr>
          <w:delText xml:space="preserve">ocasionou</w:delText>
        </w:r>
      </w:del>
      <w:ins w:id="1456" w:author="Assessor GDSXSR" w:date="2026-10-31T00:11:23Z">
        <w:r>
          <w:rPr>
            <w:rFonts w:ascii="Arial" w:hAnsi="Arial" w:cs="Arial"/>
            <w:color w:val="808080"/>
            <w:sz w:val="28"/>
            <w:szCs w:val="28"/>
          </w:rPr>
          <w:t xml:space="preserve">levou</w:t>
        </w:r>
      </w:ins>
      <w:r>
        <w:rPr>
          <w:rFonts w:ascii="Arial" w:hAnsi="Arial" w:cs="Arial"/>
          <w:color w:val="000000" w:themeColor="text1"/>
          <w:sz w:val="28"/>
          <w:szCs w:val="28"/>
        </w:rPr>
        <w:t xml:space="preserve"> </w:t>
      </w:r>
      <w:del w:id="1457" w:author="Assessor GDSXSR" w:date="2026-10-31T00:11:23Z">
        <w:r>
          <w:rPr>
            <w:rFonts w:ascii="Arial" w:hAnsi="Arial" w:cs="Arial"/>
            <w:color w:val="000000" w:themeColor="text1"/>
            <w:sz w:val="28"/>
            <w:szCs w:val="28"/>
          </w:rPr>
          <w:delText xml:space="preserve">a</w:delText>
        </w:r>
      </w:del>
      <w:ins w:id="1458" w:author="Assessor GDSXSR" w:date="2026-10-31T00:11:23Z">
        <w:r>
          <w:rPr>
            <w:rFonts w:ascii="Arial" w:hAnsi="Arial" w:cs="Arial"/>
            <w:color w:val="808080"/>
            <w:sz w:val="28"/>
            <w:szCs w:val="28"/>
          </w:rPr>
          <w:t xml:space="preserve">à</w:t>
        </w:r>
      </w:ins>
      <w:r>
        <w:rPr>
          <w:rFonts w:ascii="Arial" w:hAnsi="Arial" w:cs="Arial"/>
          <w:color w:val="000000" w:themeColor="text1"/>
          <w:sz w:val="28"/>
          <w:szCs w:val="28"/>
        </w:rPr>
        <w:t xml:space="preserve"> anulação judicial da permuta</w:t>
      </w:r>
      <w:del w:id="1459" w:author="Assessor GDSXSR" w:date="2026-10-31T00:11:23Z">
        <w:r>
          <w:rPr>
            <w:rFonts w:ascii="Arial" w:hAnsi="Arial" w:cs="Arial"/>
            <w:color w:val="000000" w:themeColor="text1"/>
            <w:sz w:val="28"/>
            <w:szCs w:val="28"/>
          </w:rPr>
          <w:delText xml:space="preserve"> principal</w:delText>
        </w:r>
      </w:del>
      <w:r>
        <w:rPr>
          <w:rFonts w:ascii="Arial" w:hAnsi="Arial" w:cs="Arial"/>
          <w:color w:val="000000" w:themeColor="text1"/>
          <w:sz w:val="28"/>
          <w:szCs w:val="28"/>
        </w:rPr>
        <w:t xml:space="preserve"> e frustrou a finalidade econômica do </w:t>
      </w:r>
      <w:r>
        <w:rPr>
          <w:rFonts w:ascii="Arial" w:hAnsi="Arial" w:cs="Arial"/>
          <w:color w:val="000000" w:themeColor="text1"/>
          <w:sz w:val="28"/>
          <w:szCs w:val="28"/>
        </w:rPr>
        <w:t xml:space="preserve">negócio, </w:t>
      </w:r>
      <w:del w:id="1460" w:author="Assessor GDSXSR" w:date="2026-10-31T00:11:23Z">
        <w:r>
          <w:rPr>
            <w:rFonts w:ascii="Arial" w:hAnsi="Arial" w:cs="Arial"/>
            <w:color w:val="000000" w:themeColor="text1"/>
            <w:sz w:val="28"/>
            <w:szCs w:val="28"/>
          </w:rPr>
          <w:delText xml:space="preserve">motivo</w:delText>
        </w:r>
      </w:del>
      <w:ins w:id="1461" w:author="Assessor GDSXSR" w:date="2026-10-31T00:11:23Z">
        <w:r>
          <w:rPr>
            <w:rFonts w:ascii="Arial" w:hAnsi="Arial" w:cs="Arial"/>
            <w:color w:val="808080"/>
            <w:sz w:val="28"/>
            <w:szCs w:val="28"/>
          </w:rPr>
          <w:t xml:space="preserve">o</w:t>
        </w:r>
      </w:ins>
      <w:r>
        <w:rPr>
          <w:rFonts w:ascii="Arial" w:hAnsi="Arial" w:cs="Arial"/>
          <w:color w:val="000000" w:themeColor="text1"/>
          <w:sz w:val="28"/>
          <w:szCs w:val="28"/>
        </w:rPr>
        <w:t xml:space="preserve"> </w:t>
      </w:r>
      <w:del w:id="1462" w:author="Assessor GDSXSR" w:date="2026-10-31T00:11:23Z">
        <w:r>
          <w:rPr>
            <w:rFonts w:ascii="Arial" w:hAnsi="Arial" w:cs="Arial"/>
            <w:color w:val="000000" w:themeColor="text1"/>
            <w:sz w:val="28"/>
            <w:szCs w:val="28"/>
          </w:rPr>
          <w:delText xml:space="preserve">pelo</w:delText>
        </w:r>
      </w:del>
      <w:ins w:id="1463" w:author="Assessor GDSXSR" w:date="2026-10-31T00:11:23Z">
        <w:r>
          <w:rPr>
            <w:rFonts w:ascii="Arial" w:hAnsi="Arial" w:cs="Arial"/>
            <w:color w:val="808080"/>
            <w:sz w:val="28"/>
            <w:szCs w:val="28"/>
          </w:rPr>
          <w:t xml:space="preserve">que</w:t>
        </w:r>
      </w:ins>
      <w:r>
        <w:rPr>
          <w:rFonts w:ascii="Arial" w:hAnsi="Arial" w:cs="Arial"/>
          <w:color w:val="000000" w:themeColor="text1"/>
          <w:sz w:val="28"/>
          <w:szCs w:val="28"/>
        </w:rPr>
        <w:t xml:space="preserve"> </w:t>
      </w:r>
      <w:del w:id="1464" w:author="Assessor GDSXSR" w:date="2026-10-31T00:11:23Z">
        <w:r>
          <w:rPr>
            <w:rFonts w:ascii="Arial" w:hAnsi="Arial" w:cs="Arial"/>
            <w:color w:val="000000" w:themeColor="text1"/>
            <w:sz w:val="28"/>
            <w:szCs w:val="28"/>
          </w:rPr>
          <w:delText xml:space="preserve">qual</w:delText>
        </w:r>
      </w:del>
      <w:ins w:id="1465" w:author="Assessor GDSXSR" w:date="2026-10-31T00:11:23Z">
        <w:r>
          <w:rPr>
            <w:rFonts w:ascii="Arial" w:hAnsi="Arial" w:cs="Arial"/>
            <w:color w:val="808080"/>
            <w:sz w:val="28"/>
            <w:szCs w:val="28"/>
          </w:rPr>
          <w:t xml:space="preserve">afasta</w:t>
        </w:r>
      </w:ins>
      <w:r>
        <w:rPr>
          <w:rFonts w:ascii="Arial" w:hAnsi="Arial" w:cs="Arial"/>
          <w:color w:val="000000" w:themeColor="text1"/>
          <w:sz w:val="28"/>
          <w:szCs w:val="28"/>
        </w:rPr>
        <w:t xml:space="preserve"> </w:t>
      </w:r>
      <w:del w:id="1466" w:author="Assessor GDSXSR" w:date="2026-10-31T00:11:23Z">
        <w:r>
          <w:rPr>
            <w:rFonts w:ascii="Arial" w:hAnsi="Arial" w:cs="Arial"/>
            <w:color w:val="000000" w:themeColor="text1"/>
            <w:sz w:val="28"/>
            <w:szCs w:val="28"/>
          </w:rPr>
          <w:delText xml:space="preserve">não se aplica a teoria do</w:delText>
        </w:r>
      </w:del>
      <w:ins w:id="1467" w:author="Assessor GDSXSR" w:date="2026-10-31T00:11:23Z">
        <w:r>
          <w:rPr>
            <w:rFonts w:ascii="Arial" w:hAnsi="Arial" w:cs="Arial"/>
            <w:color w:val="808080"/>
            <w:sz w:val="28"/>
            <w:szCs w:val="28"/>
          </w:rPr>
          <w:t xml:space="preserve">o</w:t>
        </w:r>
      </w:ins>
      <w:r>
        <w:rPr>
          <w:rFonts w:ascii="Arial" w:hAnsi="Arial" w:cs="Arial"/>
          <w:color w:val="000000" w:themeColor="text1"/>
          <w:sz w:val="28"/>
          <w:szCs w:val="28"/>
        </w:rPr>
        <w:t xml:space="preserve"> adimplemento substancial</w:t>
      </w:r>
      <w:del w:id="1468" w:author="Assessor GDSXSR" w:date="2026-10-31T00:11:23Z">
        <w:r>
          <w:rPr>
            <w:rFonts w:ascii="Arial" w:hAnsi="Arial" w:cs="Arial"/>
            <w:color w:val="000000" w:themeColor="text1"/>
            <w:sz w:val="28"/>
            <w:szCs w:val="28"/>
          </w:rPr>
          <w:delText xml:space="preserve">;</w:delText>
        </w:r>
      </w:del>
      <w:ins w:id="1469" w:author="Assessor GDSXSR" w:date="2026-10-31T00:11:23Z">
        <w:r>
          <w:rPr>
            <w:rFonts w:ascii="Arial" w:hAnsi="Arial" w:cs="Arial"/>
            <w:color w:val="808080"/>
            <w:sz w:val="28"/>
            <w:szCs w:val="28"/>
          </w:rPr>
          <w:t xml:space="preserve"> (ID 85996339).</w:t>
        </w:r>
      </w:ins>
    </w:p>
    <w:p w14:paraId="6916308B" w14:textId="77777777" w:rsidR="00341D84" w:rsidRPr="007E1C8C" w:rsidRDefault="00341D84" w:rsidP="00341D84">
      <w:pPr>
        <w:spacing w:after="0" w:line="360" w:lineRule="auto"/>
        <w:jc w:val="both"/>
        <w:rPr>
          <w:rFonts w:ascii="Arial" w:hAnsi="Arial" w:cs="Arial"/>
          <w:color w:val="000000" w:themeColor="text1"/>
          <w:sz w:val="28"/>
          <w:szCs w:val="28"/>
        </w:rPr>
      </w:pPr>
    </w:p>
    <w:p w14:paraId="13513411" w14:textId="151434D5" w:rsidR="00341D84" w:rsidRPr="007E1C8C" w:rsidRDefault="00341D84" w:rsidP="00341D84">
      <w:pPr>
        <w:spacing w:after="0" w:line="360" w:lineRule="auto"/>
        <w:ind w:firstLine="2268"/>
        <w:jc w:val="both"/>
        <w:rPr>
          <w:rFonts w:ascii="Arial" w:hAnsi="Arial" w:cs="Arial"/>
          <w:color w:val="000000" w:themeColor="text1"/>
          <w:sz w:val="28"/>
          <w:szCs w:val="28"/>
        </w:rPr>
      </w:pPr>
      <w:r w:rsidRPr="007E1C8C">
        <w:rPr>
          <w:rFonts w:ascii="Arial" w:hAnsi="Arial" w:cs="Arial"/>
          <w:color w:val="000000" w:themeColor="text1"/>
          <w:sz w:val="28"/>
          <w:szCs w:val="28"/>
          <w:highlight w:val="yellow"/>
          <w:rPrChange w:id="1342" w:author="Assessor GDSXSR" w:date="2026-10-31T00:11:23Z">
            <w:rPr>
              <w:rFonts w:ascii="Arial" w:hAnsi="Arial" w:cs="Arial"/>
              <w:color w:val="000000" w:themeColor="text1"/>
              <w:sz w:val="28"/>
              <w:szCs w:val="28"/>
            </w:rPr>
          </w:rPrChange>
        </w:rPr>
        <w:t>Com parcial razão o apelante.</w:t>
      </w:r>
    </w:p>
    <w:p w14:paraId="2D473569" w14:textId="77777777" w:rsidR="00341D84" w:rsidRPr="007E1C8C" w:rsidRDefault="00341D84" w:rsidP="00341D84">
      <w:pPr>
        <w:spacing w:after="0" w:line="360" w:lineRule="auto"/>
        <w:ind w:firstLine="2268"/>
        <w:jc w:val="both"/>
        <w:rPr>
          <w:rFonts w:ascii="Arial" w:hAnsi="Arial" w:cs="Arial"/>
          <w:color w:val="000000" w:themeColor="text1"/>
          <w:sz w:val="28"/>
          <w:szCs w:val="28"/>
        </w:rPr>
      </w:pPr>
    </w:p>
    <w:p w14:paraId="6AC14ED6" w14:textId="77777777" w:rsidR="00341D84" w:rsidRPr="00341D84" w:rsidRDefault="00341D84" w:rsidP="00341D84">
      <w:pPr>
        <w:spacing w:after="0" w:line="360" w:lineRule="auto"/>
        <w:ind w:firstLine="2268"/>
        <w:jc w:val="both"/>
        <w:rPr>
          <w:del w:id="1471" w:author="Assessor GDSXSR" w:date="2026-10-31T00:11:23Z"/>
          <w:rFonts w:ascii="Arial" w:hAnsi="Arial" w:cs="Arial"/>
          <w:color w:val="000000" w:themeColor="text1"/>
          <w:sz w:val="28"/>
          <w:szCs w:val="28"/>
        </w:rPr>
      </w:pPr>
      <w:del w:id="1470" w:author="Assessor GDSXSR" w:date="2026-10-31T00:11:23Z">
        <w:r w:rsidRPr="00341D84">
          <w:rPr>
            <w:rFonts w:ascii="Arial" w:hAnsi="Arial" w:cs="Arial"/>
            <w:color w:val="000000" w:themeColor="text1"/>
            <w:sz w:val="28"/>
            <w:szCs w:val="28"/>
          </w:rPr>
          <w:delText>O apelante sustenta que a cessão de parte do imóvel foi realizada como pagamento pelos serviços de intermediação prestados pelo primeiro réu. Afirma que o corretor, em contrapartida, assumiu a obrigação de quitar integralmente os débitos tributários incidentes sobre o bem.</w:delText>
        </w:r>
      </w:del>
    </w:p>
    <w:p w14:paraId="14FA5285" w14:textId="77777777" w:rsidR="00341D84" w:rsidRPr="00341D84" w:rsidRDefault="00341D84" w:rsidP="00341D84">
      <w:pPr>
        <w:spacing w:after="0" w:line="360" w:lineRule="auto"/>
        <w:ind w:firstLine="2268"/>
        <w:jc w:val="both"/>
        <w:rPr>
          <w:del w:id="1472" w:author="Assessor GDSXSR" w:date="2026-10-31T00:11:23Z"/>
          <w:rFonts w:ascii="Arial" w:hAnsi="Arial" w:cs="Arial"/>
          <w:color w:val="000000" w:themeColor="text1"/>
          <w:sz w:val="28"/>
          <w:szCs w:val="28"/>
        </w:rPr>
      </w:pPr>
    </w:p>
    <w:p w14:paraId="623C6592" w14:textId="77777777" w:rsidR="00341D84" w:rsidRPr="00341D84" w:rsidRDefault="00341D84" w:rsidP="00341D84">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 assunção </w:t>
      </w:r>
      <w:del w:id="1473" w:author="Assessor GDSXSR" w:date="2026-10-31T00:11:23Z">
        <w:r>
          <w:rPr>
            <w:rFonts w:ascii="Arial" w:hAnsi="Arial" w:cs="Arial"/>
            <w:color w:val="000000" w:themeColor="text1"/>
            <w:sz w:val="28"/>
            <w:szCs w:val="28"/>
          </w:rPr>
          <w:delText xml:space="preserve">dessa</w:delText>
        </w:r>
      </w:del>
      <w:ins w:id="1474" w:author="Assessor GDSXSR" w:date="2026-10-31T00:11:23Z">
        <w:r>
          <w:rPr>
            <w:rFonts w:ascii="Arial" w:hAnsi="Arial" w:cs="Arial"/>
            <w:color w:val="808080"/>
            <w:sz w:val="28"/>
            <w:szCs w:val="28"/>
          </w:rPr>
          <w:t xml:space="preserve">da</w:t>
        </w:r>
      </w:ins>
      <w:r>
        <w:rPr>
          <w:rFonts w:ascii="Arial" w:hAnsi="Arial" w:cs="Arial"/>
          <w:color w:val="000000" w:themeColor="text1"/>
          <w:sz w:val="28"/>
          <w:szCs w:val="28"/>
        </w:rPr>
        <w:t xml:space="preserve"> obrigação é incontroversa</w:t>
      </w:r>
      <w:del w:id="1475" w:author="Assessor GDSXSR" w:date="2026-10-31T00:11:23Z">
        <w:r>
          <w:rPr>
            <w:rFonts w:ascii="Arial" w:hAnsi="Arial" w:cs="Arial"/>
            <w:color w:val="000000" w:themeColor="text1"/>
            <w:sz w:val="28"/>
            <w:szCs w:val="28"/>
          </w:rPr>
          <w:delText xml:space="preserve">.</w:delText>
        </w:r>
      </w:del>
      <w:ins w:id="1476" w:author="Assessor GDSXSR" w:date="2026-10-31T00:11:23Z">
        <w:r>
          <w:rPr>
            <w:rFonts w:ascii="Arial" w:hAnsi="Arial" w:cs="Arial"/>
            <w:color w:val="808080"/>
            <w:sz w:val="28"/>
            <w:szCs w:val="28"/>
          </w:rPr>
          <w:t xml:space="preserve">:</w:t>
        </w:r>
      </w:ins>
      <w:r>
        <w:rPr>
          <w:rFonts w:ascii="Arial" w:hAnsi="Arial" w:cs="Arial"/>
          <w:color w:val="000000" w:themeColor="text1"/>
          <w:sz w:val="28"/>
          <w:szCs w:val="28"/>
        </w:rPr>
        <w:t xml:space="preserve"> </w:t>
      </w:r>
      <w:del w:id="1477" w:author="Assessor GDSXSR" w:date="2026-10-31T00:11:23Z">
        <w:r>
          <w:rPr>
            <w:rFonts w:ascii="Arial" w:hAnsi="Arial" w:cs="Arial"/>
            <w:color w:val="000000" w:themeColor="text1"/>
            <w:sz w:val="28"/>
            <w:szCs w:val="28"/>
          </w:rPr>
          <w:delText xml:space="preserve">O próprio</w:delText>
        </w:r>
      </w:del>
      <w:ins w:id="1478" w:author="Assessor GDSXSR" w:date="2026-10-31T00:11:23Z">
        <w:r>
          <w:rPr>
            <w:rFonts w:ascii="Arial" w:hAnsi="Arial" w:cs="Arial"/>
            <w:color w:val="808080"/>
            <w:sz w:val="28"/>
            <w:szCs w:val="28"/>
          </w:rPr>
          <w:t xml:space="preserve">o</w:t>
        </w:r>
      </w:ins>
      <w:r>
        <w:rPr>
          <w:rFonts w:ascii="Arial" w:hAnsi="Arial" w:cs="Arial"/>
          <w:color w:val="000000" w:themeColor="text1"/>
          <w:sz w:val="28"/>
          <w:szCs w:val="28"/>
        </w:rPr>
        <w:t xml:space="preserve"> corretor reconheceu, </w:t>
      </w:r>
      <w:del w:id="1479" w:author="Assessor GDSXSR" w:date="2026-10-31T00:11:23Z">
        <w:r>
          <w:rPr>
            <w:rFonts w:ascii="Arial" w:hAnsi="Arial" w:cs="Arial"/>
            <w:color w:val="000000" w:themeColor="text1"/>
            <w:sz w:val="28"/>
            <w:szCs w:val="28"/>
          </w:rPr>
          <w:delText xml:space="preserve">em sua</w:delText>
        </w:r>
      </w:del>
      <w:ins w:id="1480" w:author="Assessor GDSXSR" w:date="2026-10-31T00:11:23Z">
        <w:r>
          <w:rPr>
            <w:rFonts w:ascii="Arial" w:hAnsi="Arial" w:cs="Arial"/>
            <w:color w:val="808080"/>
            <w:sz w:val="28"/>
            <w:szCs w:val="28"/>
          </w:rPr>
          <w:t xml:space="preserve">na</w:t>
        </w:r>
      </w:ins>
      <w:r>
        <w:rPr>
          <w:rFonts w:ascii="Arial" w:hAnsi="Arial" w:cs="Arial"/>
          <w:color w:val="000000" w:themeColor="text1"/>
          <w:sz w:val="28"/>
          <w:szCs w:val="28"/>
        </w:rPr>
        <w:t xml:space="preserve"> contestação, que se responsabilizou </w:t>
      </w:r>
      <w:del w:id="1481" w:author="Assessor GDSXSR" w:date="2026-10-31T00:11:23Z">
        <w:r>
          <w:rPr>
            <w:rFonts w:ascii="Arial" w:hAnsi="Arial" w:cs="Arial"/>
            <w:color w:val="000000" w:themeColor="text1"/>
            <w:sz w:val="28"/>
            <w:szCs w:val="28"/>
          </w:rPr>
          <w:delText xml:space="preserve">pelo pagamento dos</w:delText>
        </w:r>
      </w:del>
      <w:ins w:id="1482" w:author="Assessor GDSXSR" w:date="2026-10-31T00:11:23Z">
        <w:r>
          <w:rPr>
            <w:rFonts w:ascii="Arial" w:hAnsi="Arial" w:cs="Arial"/>
            <w:color w:val="808080"/>
            <w:sz w:val="28"/>
            <w:szCs w:val="28"/>
          </w:rPr>
          <w:t xml:space="preserve">pelos</w:t>
        </w:r>
      </w:ins>
      <w:r>
        <w:rPr>
          <w:rFonts w:ascii="Arial" w:hAnsi="Arial" w:cs="Arial"/>
          <w:color w:val="000000" w:themeColor="text1"/>
          <w:sz w:val="28"/>
          <w:szCs w:val="28"/>
        </w:rPr>
        <w:t xml:space="preserve"> débitos de IPTU, embora </w:t>
      </w:r>
      <w:del w:id="1483" w:author="Assessor GDSXSR" w:date="2026-10-31T00:11:23Z">
        <w:r>
          <w:rPr>
            <w:rFonts w:ascii="Arial" w:hAnsi="Arial" w:cs="Arial"/>
            <w:color w:val="000000" w:themeColor="text1"/>
            <w:sz w:val="28"/>
            <w:szCs w:val="28"/>
          </w:rPr>
          <w:delText xml:space="preserve">tenha</w:delText>
        </w:r>
      </w:del>
      <w:ins w:id="1484" w:author="Assessor GDSXSR" w:date="2026-10-31T00:11:23Z">
        <w:r>
          <w:rPr>
            <w:rFonts w:ascii="Arial" w:hAnsi="Arial" w:cs="Arial"/>
            <w:color w:val="808080"/>
            <w:sz w:val="28"/>
            <w:szCs w:val="28"/>
          </w:rPr>
          <w:t xml:space="preserve">alegue</w:t>
        </w:r>
      </w:ins>
      <w:r>
        <w:rPr>
          <w:rFonts w:ascii="Arial" w:hAnsi="Arial" w:cs="Arial"/>
          <w:color w:val="000000" w:themeColor="text1"/>
          <w:sz w:val="28"/>
          <w:szCs w:val="28"/>
        </w:rPr>
        <w:t xml:space="preserve"> </w:t>
      </w:r>
      <w:del w:id="1485" w:author="Assessor GDSXSR" w:date="2026-10-31T00:11:23Z">
        <w:r>
          <w:rPr>
            <w:rFonts w:ascii="Arial" w:hAnsi="Arial" w:cs="Arial"/>
            <w:color w:val="000000" w:themeColor="text1"/>
            <w:sz w:val="28"/>
            <w:szCs w:val="28"/>
          </w:rPr>
          <w:delText xml:space="preserve">alegado</w:delText>
        </w:r>
      </w:del>
      <w:ins w:id="1486" w:author="Assessor GDSXSR" w:date="2026-10-31T00:11:23Z">
        <w:r>
          <w:rPr>
            <w:rFonts w:ascii="Arial" w:hAnsi="Arial" w:cs="Arial"/>
            <w:color w:val="808080"/>
            <w:sz w:val="28"/>
            <w:szCs w:val="28"/>
          </w:rPr>
          <w:t xml:space="preserve">a</w:t>
        </w:r>
      </w:ins>
      <w:r>
        <w:rPr>
          <w:rFonts w:ascii="Arial" w:hAnsi="Arial" w:cs="Arial"/>
          <w:color w:val="000000" w:themeColor="text1"/>
          <w:sz w:val="28"/>
          <w:szCs w:val="28"/>
        </w:rPr>
        <w:t xml:space="preserve"> </w:t>
      </w:r>
      <w:del w:id="1487" w:author="Assessor GDSXSR" w:date="2026-10-31T00:11:23Z">
        <w:r>
          <w:rPr>
            <w:rFonts w:ascii="Arial" w:hAnsi="Arial" w:cs="Arial"/>
            <w:color w:val="000000" w:themeColor="text1"/>
            <w:sz w:val="28"/>
            <w:szCs w:val="28"/>
          </w:rPr>
          <w:delText xml:space="preserve">que</w:delText>
        </w:r>
      </w:del>
      <w:ins w:id="1488" w:author="Assessor GDSXSR" w:date="2026-10-31T00:11:23Z">
        <w:r>
          <w:rPr>
            <w:rFonts w:ascii="Arial" w:hAnsi="Arial" w:cs="Arial"/>
            <w:color w:val="808080"/>
            <w:sz w:val="28"/>
            <w:szCs w:val="28"/>
          </w:rPr>
          <w:t xml:space="preserve">ausência</w:t>
        </w:r>
      </w:ins>
      <w:r>
        <w:rPr>
          <w:rFonts w:ascii="Arial" w:hAnsi="Arial" w:cs="Arial"/>
          <w:color w:val="000000" w:themeColor="text1"/>
          <w:sz w:val="28"/>
          <w:szCs w:val="28"/>
        </w:rPr>
        <w:t xml:space="preserve"> </w:t>
      </w:r>
      <w:del w:id="1489" w:author="Assessor GDSXSR" w:date="2026-10-31T00:11:23Z">
        <w:r>
          <w:rPr>
            <w:rFonts w:ascii="Arial" w:hAnsi="Arial" w:cs="Arial"/>
            <w:color w:val="000000" w:themeColor="text1"/>
            <w:sz w:val="28"/>
            <w:szCs w:val="28"/>
          </w:rPr>
          <w:delText xml:space="preserve">não foi estipulado</w:delText>
        </w:r>
      </w:del>
      <w:ins w:id="1490" w:author="Assessor GDSXSR" w:date="2026-10-31T00:11:23Z">
        <w:r>
          <w:rPr>
            <w:rFonts w:ascii="Arial" w:hAnsi="Arial" w:cs="Arial"/>
            <w:color w:val="808080"/>
            <w:sz w:val="28"/>
            <w:szCs w:val="28"/>
          </w:rPr>
          <w:t xml:space="preserve">de</w:t>
        </w:r>
      </w:ins>
      <w:r>
        <w:rPr>
          <w:rFonts w:ascii="Arial" w:hAnsi="Arial" w:cs="Arial"/>
          <w:color w:val="000000" w:themeColor="text1"/>
          <w:sz w:val="28"/>
          <w:szCs w:val="28"/>
        </w:rPr>
        <w:t xml:space="preserve"> prazo para </w:t>
      </w:r>
      <w:del w:id="1491" w:author="Assessor GDSXSR" w:date="2026-10-31T00:11:23Z">
        <w:r>
          <w:rPr>
            <w:rFonts w:ascii="Arial" w:hAnsi="Arial" w:cs="Arial"/>
            <w:color w:val="000000" w:themeColor="text1"/>
            <w:sz w:val="28"/>
            <w:szCs w:val="28"/>
          </w:rPr>
          <w:delText xml:space="preserve">seu</w:delText>
        </w:r>
      </w:del>
      <w:ins w:id="1492" w:author="Assessor GDSXSR" w:date="2026-10-31T00:11:23Z">
        <w:r>
          <w:rPr>
            <w:rFonts w:ascii="Arial" w:hAnsi="Arial" w:cs="Arial"/>
            <w:color w:val="808080"/>
            <w:sz w:val="28"/>
            <w:szCs w:val="28"/>
          </w:rPr>
          <w:t xml:space="preserve">o</w:t>
        </w:r>
      </w:ins>
      <w:r>
        <w:rPr>
          <w:rFonts w:ascii="Arial" w:hAnsi="Arial" w:cs="Arial"/>
          <w:color w:val="000000" w:themeColor="text1"/>
          <w:sz w:val="28"/>
          <w:szCs w:val="28"/>
        </w:rPr>
        <w:t xml:space="preserve"> </w:t>
      </w:r>
      <w:del w:id="1493" w:author="Assessor GDSXSR" w:date="2026-10-31T00:11:23Z">
        <w:r>
          <w:rPr>
            <w:rFonts w:ascii="Arial" w:hAnsi="Arial" w:cs="Arial"/>
            <w:color w:val="000000" w:themeColor="text1"/>
            <w:sz w:val="28"/>
            <w:szCs w:val="28"/>
          </w:rPr>
          <w:delText xml:space="preserve">cumprimento</w:delText>
        </w:r>
      </w:del>
      <w:ins w:id="1494" w:author="Assessor GDSXSR" w:date="2026-10-31T00:11:23Z">
        <w:r>
          <w:rPr>
            <w:rFonts w:ascii="Arial" w:hAnsi="Arial" w:cs="Arial"/>
            <w:color w:val="808080"/>
            <w:sz w:val="28"/>
            <w:szCs w:val="28"/>
          </w:rPr>
          <w:t xml:space="preserve">pagamento</w:t>
        </w:r>
      </w:ins>
      <w:r>
        <w:rPr>
          <w:rFonts w:ascii="Arial" w:hAnsi="Arial" w:cs="Arial"/>
          <w:color w:val="000000" w:themeColor="text1"/>
          <w:sz w:val="28"/>
          <w:szCs w:val="28"/>
        </w:rPr>
        <w:t xml:space="preserve">.</w:t>
      </w:r>
    </w:p>
    <w:p w14:paraId="42118727" w14:textId="77777777" w:rsidR="00341D84" w:rsidRPr="00341D84" w:rsidRDefault="00341D84" w:rsidP="00341D84">
      <w:pPr>
        <w:spacing w:after="0" w:line="360" w:lineRule="auto"/>
        <w:ind w:firstLine="2268"/>
        <w:jc w:val="both"/>
        <w:rPr>
          <w:rFonts w:ascii="Arial" w:hAnsi="Arial" w:cs="Arial"/>
          <w:color w:val="000000" w:themeColor="text1"/>
          <w:sz w:val="28"/>
          <w:szCs w:val="28"/>
        </w:rPr>
      </w:pPr>
    </w:p>
    <w:p w14:paraId="357AB956" w14:textId="77777777" w:rsidR="00341D84" w:rsidRPr="00341D84" w:rsidRDefault="00341D84" w:rsidP="00341D84">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 </w:t>
      </w:r>
      <w:del w:id="1495" w:author="Assessor GDSXSR" w:date="2026-10-31T00:11:23Z">
        <w:r>
          <w:rPr>
            <w:rFonts w:ascii="Arial" w:hAnsi="Arial" w:cs="Arial"/>
            <w:color w:val="000000" w:themeColor="text1"/>
            <w:sz w:val="28"/>
            <w:szCs w:val="28"/>
          </w:rPr>
          <w:delText xml:space="preserve">ausência</w:delText>
        </w:r>
      </w:del>
      <w:ins w:id="1496" w:author="Assessor GDSXSR" w:date="2026-10-31T00:11:23Z">
        <w:r>
          <w:rPr>
            <w:rFonts w:ascii="Arial" w:hAnsi="Arial" w:cs="Arial"/>
            <w:color w:val="808080"/>
            <w:sz w:val="28"/>
            <w:szCs w:val="28"/>
          </w:rPr>
          <w:t xml:space="preserve">falta</w:t>
        </w:r>
      </w:ins>
      <w:r>
        <w:rPr>
          <w:rFonts w:ascii="Arial" w:hAnsi="Arial" w:cs="Arial"/>
          <w:color w:val="000000" w:themeColor="text1"/>
          <w:sz w:val="28"/>
          <w:szCs w:val="28"/>
        </w:rPr>
        <w:t xml:space="preserve"> de prazo expresso não </w:t>
      </w:r>
      <w:del w:id="1497" w:author="Assessor GDSXSR" w:date="2026-10-31T00:11:23Z">
        <w:r>
          <w:rPr>
            <w:rFonts w:ascii="Arial" w:hAnsi="Arial" w:cs="Arial"/>
            <w:color w:val="000000" w:themeColor="text1"/>
            <w:sz w:val="28"/>
            <w:szCs w:val="28"/>
          </w:rPr>
          <w:delText xml:space="preserve">significa</w:delText>
        </w:r>
      </w:del>
      <w:ins w:id="1498" w:author="Assessor GDSXSR" w:date="2026-10-31T00:11:23Z">
        <w:r>
          <w:rPr>
            <w:rFonts w:ascii="Arial" w:hAnsi="Arial" w:cs="Arial"/>
            <w:color w:val="808080"/>
            <w:sz w:val="28"/>
            <w:szCs w:val="28"/>
          </w:rPr>
          <w:t xml:space="preserve">autoriza</w:t>
        </w:r>
      </w:ins>
      <w:r>
        <w:rPr>
          <w:rFonts w:ascii="Arial" w:hAnsi="Arial" w:cs="Arial"/>
          <w:color w:val="000000" w:themeColor="text1"/>
          <w:sz w:val="28"/>
          <w:szCs w:val="28"/>
        </w:rPr>
        <w:t xml:space="preserve"> </w:t>
      </w:r>
      <w:del w:id="1499" w:author="Assessor GDSXSR" w:date="2026-10-31T00:11:23Z">
        <w:r>
          <w:rPr>
            <w:rFonts w:ascii="Arial" w:hAnsi="Arial" w:cs="Arial"/>
            <w:color w:val="000000" w:themeColor="text1"/>
            <w:sz w:val="28"/>
            <w:szCs w:val="28"/>
          </w:rPr>
          <w:delText xml:space="preserve">que</w:delText>
        </w:r>
      </w:del>
      <w:ins w:id="1500" w:author="Assessor GDSXSR" w:date="2026-10-31T00:11:23Z">
        <w:r>
          <w:rPr>
            <w:rFonts w:ascii="Arial" w:hAnsi="Arial" w:cs="Arial"/>
            <w:color w:val="808080"/>
            <w:sz w:val="28"/>
            <w:szCs w:val="28"/>
          </w:rPr>
          <w:t xml:space="preserve">o</w:t>
        </w:r>
      </w:ins>
      <w:r>
        <w:rPr>
          <w:rFonts w:ascii="Arial" w:hAnsi="Arial" w:cs="Arial"/>
          <w:color w:val="000000" w:themeColor="text1"/>
          <w:sz w:val="28"/>
          <w:szCs w:val="28"/>
        </w:rPr>
        <w:t xml:space="preserve"> </w:t>
      </w:r>
      <w:del w:id="1501" w:author="Assessor GDSXSR" w:date="2026-10-31T00:11:23Z">
        <w:r>
          <w:rPr>
            <w:rFonts w:ascii="Arial" w:hAnsi="Arial" w:cs="Arial"/>
            <w:color w:val="000000" w:themeColor="text1"/>
            <w:sz w:val="28"/>
            <w:szCs w:val="28"/>
          </w:rPr>
          <w:delText xml:space="preserve">a prestação pudesse ser realizada</w:delText>
        </w:r>
      </w:del>
      <w:ins w:id="1502" w:author="Assessor GDSXSR" w:date="2026-10-31T00:11:23Z">
        <w:r>
          <w:rPr>
            <w:rFonts w:ascii="Arial" w:hAnsi="Arial" w:cs="Arial"/>
            <w:color w:val="808080"/>
            <w:sz w:val="28"/>
            <w:szCs w:val="28"/>
          </w:rPr>
          <w:t xml:space="preserve">cumprimento</w:t>
        </w:r>
      </w:ins>
      <w:r>
        <w:rPr>
          <w:rFonts w:ascii="Arial" w:hAnsi="Arial" w:cs="Arial"/>
          <w:color w:val="000000" w:themeColor="text1"/>
          <w:sz w:val="28"/>
          <w:szCs w:val="28"/>
        </w:rPr>
        <w:t xml:space="preserve"> a qualquer tempo</w:t>
      </w:r>
      <w:del w:id="1503" w:author="Assessor GDSXSR" w:date="2026-10-31T00:11:23Z">
        <w:r>
          <w:rPr>
            <w:rFonts w:ascii="Arial" w:hAnsi="Arial" w:cs="Arial"/>
            <w:color w:val="000000" w:themeColor="text1"/>
            <w:sz w:val="28"/>
            <w:szCs w:val="28"/>
          </w:rPr>
          <w:delText xml:space="preserve">.</w:delText>
        </w:r>
      </w:del>
      <w:ins w:id="1504" w:author="Assessor GDSXSR" w:date="2026-10-31T00:11:23Z">
        <w:r>
          <w:rPr>
            <w:rFonts w:ascii="Arial" w:hAnsi="Arial" w:cs="Arial"/>
            <w:color w:val="808080"/>
            <w:sz w:val="28"/>
            <w:szCs w:val="28"/>
          </w:rPr>
          <w:t xml:space="preserve">:</w:t>
        </w:r>
      </w:ins>
      <w:r>
        <w:rPr>
          <w:rFonts w:ascii="Arial" w:hAnsi="Arial" w:cs="Arial"/>
          <w:color w:val="000000" w:themeColor="text1"/>
          <w:sz w:val="28"/>
          <w:szCs w:val="28"/>
        </w:rPr>
        <w:t xml:space="preserve"> </w:t>
      </w:r>
      <w:del w:id="1505" w:author="Assessor GDSXSR" w:date="2026-10-31T00:11:23Z">
        <w:r>
          <w:rPr>
            <w:rFonts w:ascii="Arial" w:hAnsi="Arial" w:cs="Arial"/>
            <w:color w:val="000000" w:themeColor="text1"/>
            <w:sz w:val="28"/>
            <w:szCs w:val="28"/>
          </w:rPr>
          <w:delText xml:space="preserve">A</w:delText>
        </w:r>
      </w:del>
      <w:ins w:id="1506" w:author="Assessor GDSXSR" w:date="2026-10-31T00:11:23Z">
        <w:r>
          <w:rPr>
            <w:rFonts w:ascii="Arial" w:hAnsi="Arial" w:cs="Arial"/>
            <w:color w:val="808080"/>
            <w:sz w:val="28"/>
            <w:szCs w:val="28"/>
          </w:rPr>
          <w:t xml:space="preserve">a</w:t>
        </w:r>
      </w:ins>
      <w:r>
        <w:rPr>
          <w:rFonts w:ascii="Arial" w:hAnsi="Arial" w:cs="Arial"/>
          <w:color w:val="000000" w:themeColor="text1"/>
          <w:sz w:val="28"/>
          <w:szCs w:val="28"/>
        </w:rPr>
        <w:t xml:space="preserve"> </w:t>
      </w:r>
      <w:del w:id="1507" w:author="Assessor GDSXSR" w:date="2026-10-31T00:11:23Z">
        <w:r>
          <w:rPr>
            <w:rFonts w:ascii="Arial" w:hAnsi="Arial" w:cs="Arial"/>
            <w:color w:val="000000" w:themeColor="text1"/>
            <w:sz w:val="28"/>
            <w:szCs w:val="28"/>
          </w:rPr>
          <w:delText xml:space="preserve">interpretação</w:delText>
        </w:r>
      </w:del>
      <w:ins w:id="1508" w:author="Assessor GDSXSR" w:date="2026-10-31T00:11:23Z">
        <w:r>
          <w:rPr>
            <w:rFonts w:ascii="Arial" w:hAnsi="Arial" w:cs="Arial"/>
            <w:color w:val="808080"/>
            <w:sz w:val="28"/>
            <w:szCs w:val="28"/>
          </w:rPr>
          <w:t xml:space="preserve">quitação</w:t>
        </w:r>
      </w:ins>
      <w:r>
        <w:rPr>
          <w:rFonts w:ascii="Arial" w:hAnsi="Arial" w:cs="Arial"/>
          <w:color w:val="000000" w:themeColor="text1"/>
          <w:sz w:val="28"/>
          <w:szCs w:val="28"/>
        </w:rPr>
        <w:t xml:space="preserve"> </w:t>
      </w:r>
      <w:del w:id="1509" w:author="Assessor GDSXSR" w:date="2026-10-31T00:11:23Z">
        <w:r>
          <w:rPr>
            <w:rFonts w:ascii="Arial" w:hAnsi="Arial" w:cs="Arial"/>
            <w:color w:val="000000" w:themeColor="text1"/>
            <w:sz w:val="28"/>
            <w:szCs w:val="28"/>
          </w:rPr>
          <w:delText xml:space="preserve">do</w:delText>
        </w:r>
      </w:del>
      <w:ins w:id="1510" w:author="Assessor GDSXSR" w:date="2026-10-31T00:11:23Z">
        <w:r>
          <w:rPr>
            <w:rFonts w:ascii="Arial" w:hAnsi="Arial" w:cs="Arial"/>
            <w:color w:val="808080"/>
            <w:sz w:val="28"/>
            <w:szCs w:val="28"/>
          </w:rPr>
          <w:t xml:space="preserve">visava</w:t>
        </w:r>
      </w:ins>
      <w:r>
        <w:rPr>
          <w:rFonts w:ascii="Arial" w:hAnsi="Arial" w:cs="Arial"/>
          <w:color w:val="000000" w:themeColor="text1"/>
          <w:sz w:val="28"/>
          <w:szCs w:val="28"/>
        </w:rPr>
        <w:t xml:space="preserve"> </w:t>
      </w:r>
      <w:del w:id="1511" w:author="Assessor GDSXSR" w:date="2026-10-31T00:11:23Z">
        <w:r>
          <w:rPr>
            <w:rFonts w:ascii="Arial" w:hAnsi="Arial" w:cs="Arial"/>
            <w:color w:val="000000" w:themeColor="text1"/>
            <w:sz w:val="28"/>
            <w:szCs w:val="28"/>
          </w:rPr>
          <w:delText xml:space="preserve">negócio</w:delText>
        </w:r>
      </w:del>
      <w:ins w:id="1512" w:author="Assessor GDSXSR" w:date="2026-10-31T00:11:23Z">
        <w:r>
          <w:rPr>
            <w:rFonts w:ascii="Arial" w:hAnsi="Arial" w:cs="Arial"/>
            <w:color w:val="808080"/>
            <w:sz w:val="28"/>
            <w:szCs w:val="28"/>
          </w:rPr>
          <w:t xml:space="preserve">entregar</w:t>
        </w:r>
      </w:ins>
      <w:r>
        <w:rPr>
          <w:rFonts w:ascii="Arial" w:hAnsi="Arial" w:cs="Arial"/>
          <w:color w:val="000000" w:themeColor="text1"/>
          <w:sz w:val="28"/>
          <w:szCs w:val="28"/>
        </w:rPr>
        <w:t xml:space="preserve"> </w:t>
      </w:r>
      <w:del w:id="1513" w:author="Assessor GDSXSR" w:date="2026-10-31T00:11:23Z">
        <w:r>
          <w:rPr>
            <w:rFonts w:ascii="Arial" w:hAnsi="Arial" w:cs="Arial"/>
            <w:color w:val="000000" w:themeColor="text1"/>
            <w:sz w:val="28"/>
            <w:szCs w:val="28"/>
          </w:rPr>
          <w:delText xml:space="preserve">deve</w:delText>
        </w:r>
      </w:del>
      <w:ins w:id="1514" w:author="Assessor GDSXSR" w:date="2026-10-31T00:11:23Z">
        <w:r>
          <w:rPr>
            <w:rFonts w:ascii="Arial" w:hAnsi="Arial" w:cs="Arial"/>
            <w:color w:val="808080"/>
            <w:sz w:val="28"/>
            <w:szCs w:val="28"/>
          </w:rPr>
          <w:t xml:space="preserve">o</w:t>
        </w:r>
      </w:ins>
      <w:r>
        <w:rPr>
          <w:rFonts w:ascii="Arial" w:hAnsi="Arial" w:cs="Arial"/>
          <w:color w:val="000000" w:themeColor="text1"/>
          <w:sz w:val="28"/>
          <w:szCs w:val="28"/>
        </w:rPr>
        <w:t xml:space="preserve"> </w:t>
      </w:r>
      <w:del w:id="1515" w:author="Assessor GDSXSR" w:date="2026-10-31T00:11:23Z">
        <w:r>
          <w:rPr>
            <w:rFonts w:ascii="Arial" w:hAnsi="Arial" w:cs="Arial"/>
            <w:color w:val="000000" w:themeColor="text1"/>
            <w:sz w:val="28"/>
            <w:szCs w:val="28"/>
          </w:rPr>
          <w:delText xml:space="preserve">considerar</w:delText>
        </w:r>
      </w:del>
      <w:ins w:id="1516" w:author="Assessor GDSXSR" w:date="2026-10-31T00:11:23Z">
        <w:r>
          <w:rPr>
            <w:rFonts w:ascii="Arial" w:hAnsi="Arial" w:cs="Arial"/>
            <w:color w:val="808080"/>
            <w:sz w:val="28"/>
            <w:szCs w:val="28"/>
          </w:rPr>
          <w:t xml:space="preserve">imóvel livre de pendências na permuta e devia ocorrer em prazo compatível com a</w:t>
        </w:r>
      </w:ins>
      <w:r>
        <w:rPr>
          <w:rFonts w:ascii="Arial" w:hAnsi="Arial" w:cs="Arial"/>
          <w:color w:val="000000" w:themeColor="text1"/>
          <w:sz w:val="28"/>
          <w:szCs w:val="28"/>
        </w:rPr>
        <w:t xml:space="preserve"> sua </w:t>
      </w:r>
      <w:del w:id="1517" w:author="Assessor GDSXSR" w:date="2026-10-31T00:11:23Z">
        <w:r>
          <w:rPr>
            <w:rFonts w:ascii="Arial" w:hAnsi="Arial" w:cs="Arial"/>
            <w:color w:val="000000" w:themeColor="text1"/>
            <w:sz w:val="28"/>
            <w:szCs w:val="28"/>
          </w:rPr>
          <w:delText xml:space="preserve">finalidade econômica</w:delText>
        </w:r>
      </w:del>
      <w:ins w:id="1518" w:author="Assessor GDSXSR" w:date="2026-10-31T00:11:23Z">
        <w:r>
          <w:rPr>
            <w:rFonts w:ascii="Arial" w:hAnsi="Arial" w:cs="Arial"/>
            <w:color w:val="808080"/>
            <w:sz w:val="28"/>
            <w:szCs w:val="28"/>
          </w:rPr>
          <w:t xml:space="preserve">execução,</w:t>
        </w:r>
      </w:ins>
      <w:r>
        <w:rPr>
          <w:rFonts w:ascii="Arial" w:hAnsi="Arial" w:cs="Arial"/>
          <w:color w:val="000000" w:themeColor="text1"/>
          <w:sz w:val="28"/>
          <w:szCs w:val="28"/>
        </w:rPr>
        <w:t xml:space="preserve"> e </w:t>
      </w:r>
      <w:del w:id="1519" w:author="Assessor GDSXSR" w:date="2026-10-31T00:11:23Z">
        <w:r>
          <w:rPr>
            <w:rFonts w:ascii="Arial" w:hAnsi="Arial" w:cs="Arial"/>
            <w:color w:val="000000" w:themeColor="text1"/>
            <w:sz w:val="28"/>
            <w:szCs w:val="28"/>
          </w:rPr>
          <w:delText xml:space="preserve">o</w:delText>
        </w:r>
      </w:del>
      <w:ins w:id="1520" w:author="Assessor GDSXSR" w:date="2026-10-31T00:11:23Z">
        <w:r>
          <w:rPr>
            <w:rFonts w:ascii="Arial" w:hAnsi="Arial" w:cs="Arial"/>
            <w:color w:val="808080"/>
            <w:sz w:val="28"/>
            <w:szCs w:val="28"/>
          </w:rPr>
          <w:t xml:space="preserve">não</w:t>
        </w:r>
      </w:ins>
      <w:r>
        <w:rPr>
          <w:rFonts w:ascii="Arial" w:hAnsi="Arial" w:cs="Arial"/>
          <w:color w:val="000000" w:themeColor="text1"/>
          <w:sz w:val="28"/>
          <w:szCs w:val="28"/>
        </w:rPr>
        <w:t xml:space="preserve"> </w:t>
      </w:r>
      <w:del w:id="1521" w:author="Assessor GDSXSR" w:date="2026-10-31T00:11:23Z">
        <w:r>
          <w:rPr>
            <w:rFonts w:ascii="Arial" w:hAnsi="Arial" w:cs="Arial"/>
            <w:color w:val="000000" w:themeColor="text1"/>
            <w:sz w:val="28"/>
            <w:szCs w:val="28"/>
          </w:rPr>
          <w:delText xml:space="preserve">contexto</w:delText>
        </w:r>
      </w:del>
      <w:ins w:id="1522" w:author="Assessor GDSXSR" w:date="2026-10-31T00:11:23Z">
        <w:r>
          <w:rPr>
            <w:rFonts w:ascii="Arial" w:hAnsi="Arial" w:cs="Arial"/>
            <w:color w:val="808080"/>
            <w:sz w:val="28"/>
            <w:szCs w:val="28"/>
          </w:rPr>
          <w:t xml:space="preserve">depois</w:t>
        </w:r>
      </w:ins>
      <w:r>
        <w:rPr>
          <w:rFonts w:ascii="Arial" w:hAnsi="Arial" w:cs="Arial"/>
          <w:color w:val="000000" w:themeColor="text1"/>
          <w:sz w:val="28"/>
          <w:szCs w:val="28"/>
        </w:rPr>
        <w:t xml:space="preserve"> </w:t>
      </w:r>
      <w:del w:id="1523" w:author="Assessor GDSXSR" w:date="2026-10-31T00:11:23Z">
        <w:r>
          <w:rPr>
            <w:rFonts w:ascii="Arial" w:hAnsi="Arial" w:cs="Arial"/>
            <w:color w:val="000000" w:themeColor="text1"/>
            <w:sz w:val="28"/>
            <w:szCs w:val="28"/>
          </w:rPr>
          <w:delText xml:space="preserve">em</w:delText>
        </w:r>
      </w:del>
      <w:ins w:id="1524" w:author="Assessor GDSXSR" w:date="2026-10-31T00:11:23Z">
        <w:r>
          <w:rPr>
            <w:rFonts w:ascii="Arial" w:hAnsi="Arial" w:cs="Arial"/>
            <w:color w:val="808080"/>
            <w:sz w:val="28"/>
            <w:szCs w:val="28"/>
          </w:rPr>
          <w:t xml:space="preserve">de</w:t>
        </w:r>
      </w:ins>
      <w:r>
        <w:rPr>
          <w:rFonts w:ascii="Arial" w:hAnsi="Arial" w:cs="Arial"/>
          <w:color w:val="000000" w:themeColor="text1"/>
          <w:sz w:val="28"/>
          <w:szCs w:val="28"/>
        </w:rPr>
        <w:t xml:space="preserve"> </w:t>
      </w:r>
      <w:del w:id="1525" w:author="Assessor GDSXSR" w:date="2026-10-31T00:11:23Z">
        <w:r>
          <w:rPr>
            <w:rFonts w:ascii="Arial" w:hAnsi="Arial" w:cs="Arial"/>
            <w:color w:val="000000" w:themeColor="text1"/>
            <w:sz w:val="28"/>
            <w:szCs w:val="28"/>
          </w:rPr>
          <w:delText xml:space="preserve">que</w:delText>
        </w:r>
      </w:del>
      <w:ins w:id="1526" w:author="Assessor GDSXSR" w:date="2026-10-31T00:11:23Z">
        <w:r>
          <w:rPr>
            <w:rFonts w:ascii="Arial" w:hAnsi="Arial" w:cs="Arial"/>
            <w:color w:val="808080"/>
            <w:sz w:val="28"/>
            <w:szCs w:val="28"/>
          </w:rPr>
          <w:t xml:space="preserve">seu</w:t>
        </w:r>
      </w:ins>
      <w:r>
        <w:rPr>
          <w:rFonts w:ascii="Arial" w:hAnsi="Arial" w:cs="Arial"/>
          <w:color w:val="000000" w:themeColor="text1"/>
          <w:sz w:val="28"/>
          <w:szCs w:val="28"/>
        </w:rPr>
        <w:t xml:space="preserve"> </w:t>
      </w:r>
      <w:del w:id="1527" w:author="Assessor GDSXSR" w:date="2026-10-31T00:11:23Z">
        <w:r>
          <w:rPr>
            <w:rFonts w:ascii="Arial" w:hAnsi="Arial" w:cs="Arial"/>
            <w:color w:val="000000" w:themeColor="text1"/>
            <w:sz w:val="28"/>
            <w:szCs w:val="28"/>
          </w:rPr>
          <w:delText xml:space="preserve">a obrigação foi assumida</w:delText>
        </w:r>
      </w:del>
      <w:ins w:id="1528" w:author="Assessor GDSXSR" w:date="2026-10-31T00:11:23Z">
        <w:r>
          <w:rPr>
            <w:rFonts w:ascii="Arial" w:hAnsi="Arial" w:cs="Arial"/>
            <w:color w:val="808080"/>
            <w:sz w:val="28"/>
            <w:szCs w:val="28"/>
          </w:rPr>
          <w:t xml:space="preserve">desfazimento</w:t>
        </w:r>
      </w:ins>
      <w:r>
        <w:rPr>
          <w:rFonts w:ascii="Arial" w:hAnsi="Arial" w:cs="Arial"/>
          <w:color w:val="000000" w:themeColor="text1"/>
          <w:sz w:val="28"/>
          <w:szCs w:val="28"/>
        </w:rPr>
        <w:t xml:space="preserve">.</w:t>
      </w:r>
    </w:p>
    <w:p w14:paraId="4024EDBC" w14:textId="77777777" w:rsidR="00341D84" w:rsidRPr="00341D84" w:rsidRDefault="00341D84" w:rsidP="00341D84">
      <w:pPr>
        <w:spacing w:after="0" w:line="360" w:lineRule="auto"/>
        <w:ind w:firstLine="2268"/>
        <w:jc w:val="both"/>
        <w:rPr>
          <w:rFonts w:ascii="Arial" w:hAnsi="Arial" w:cs="Arial"/>
          <w:color w:val="000000" w:themeColor="text1"/>
          <w:sz w:val="28"/>
          <w:szCs w:val="28"/>
        </w:rPr>
      </w:pPr>
    </w:p>
    <w:p w14:paraId="63C128CD" w14:textId="77777777" w:rsidR="00341D84" w:rsidRPr="00341D84" w:rsidRDefault="00341D84" w:rsidP="00341D84">
      <w:pPr>
        <w:spacing w:after="0" w:line="360" w:lineRule="auto"/>
        <w:ind w:firstLine="2268"/>
        <w:jc w:val="both"/>
        <w:rPr>
          <w:del w:id="1530" w:author="Assessor GDSXSR" w:date="2026-10-31T00:11:23Z"/>
          <w:rFonts w:ascii="Arial" w:hAnsi="Arial" w:cs="Arial"/>
          <w:color w:val="000000" w:themeColor="text1"/>
          <w:sz w:val="28"/>
          <w:szCs w:val="28"/>
        </w:rPr>
      </w:pPr>
      <w:del w:id="1529" w:author="Assessor GDSXSR" w:date="2026-10-31T00:11:23Z">
        <w:r w:rsidRPr="00341D84">
          <w:rPr>
            <w:rFonts w:ascii="Arial" w:hAnsi="Arial" w:cs="Arial"/>
            <w:color w:val="000000" w:themeColor="text1"/>
            <w:sz w:val="28"/>
            <w:szCs w:val="28"/>
          </w:rPr>
          <w:delText>A quitação dos tributos estava relacionada à necessidade de entregar o imóvel livre de pendências no âmbito da operação imobiliária intermediada pelo corretor. Por essa razão, o pagamento deveria ocorrer em prazo compatível com a manutenção e a execução da permuta.</w:delText>
        </w:r>
      </w:del>
    </w:p>
    <w:p w14:paraId="044722B5" w14:textId="77777777" w:rsidR="00341D84" w:rsidRPr="00341D84" w:rsidRDefault="00341D84" w:rsidP="00341D84">
      <w:pPr>
        <w:spacing w:after="0" w:line="360" w:lineRule="auto"/>
        <w:ind w:firstLine="2268"/>
        <w:jc w:val="both"/>
        <w:rPr>
          <w:del w:id="1531" w:author="Assessor GDSXSR" w:date="2026-10-31T00:11:23Z"/>
          <w:rFonts w:ascii="Arial" w:hAnsi="Arial" w:cs="Arial"/>
          <w:color w:val="000000" w:themeColor="text1"/>
          <w:sz w:val="28"/>
          <w:szCs w:val="28"/>
        </w:rPr>
      </w:pPr>
    </w:p>
    <w:p w14:paraId="380B3240" w14:textId="77777777" w:rsidR="00341D84" w:rsidRPr="00341D84" w:rsidRDefault="00341D84" w:rsidP="00341D84">
      <w:pPr>
        <w:spacing w:after="0" w:line="360" w:lineRule="auto"/>
        <w:ind w:firstLine="2268"/>
        <w:jc w:val="both"/>
        <w:rPr>
          <w:del w:id="1534" w:author="Assessor GDSXSR" w:date="2026-10-31T00:11:23Z"/>
          <w:rFonts w:ascii="Arial" w:hAnsi="Arial" w:cs="Arial"/>
          <w:color w:val="000000" w:themeColor="text1"/>
          <w:sz w:val="28"/>
          <w:szCs w:val="28"/>
        </w:rPr>
      </w:pPr>
      <w:del w:id="1532" w:author="Assessor GDSXSR" w:date="2026-10-31T00:11:23Z">
        <w:r w:rsidRPr="00341D84">
          <w:rPr>
            <w:rFonts w:ascii="Arial" w:hAnsi="Arial" w:cs="Arial"/>
            <w:color w:val="000000" w:themeColor="text1"/>
            <w:sz w:val="28"/>
            <w:szCs w:val="28"/>
          </w:rPr>
          <w:delText xml:space="preserve">Não seria razoável admitir que a obrigação pudesse ser cumprida somente depois do desfazimento do negócio </w:delText>
        </w:r>
      </w:del>
      <w:del w:id="1533" w:author="Assessor GDSXSR" w:date="2026-10-31T00:11:23Z">
        <w:r w:rsidRPr="00341D84">
          <w:rPr>
            <w:rFonts w:ascii="Arial" w:hAnsi="Arial" w:cs="Arial"/>
            <w:color w:val="000000" w:themeColor="text1"/>
            <w:sz w:val="28"/>
            <w:szCs w:val="28"/>
          </w:rPr>
          <w:lastRenderedPageBreak/>
          <w:delText>que justificou sua estipulação. Nesse momento, a prestação já não teria a mesma utilidade para o credor.</w:delText>
        </w:r>
      </w:del>
    </w:p>
    <w:p w14:paraId="20939971" w14:textId="77777777" w:rsidR="00341D84" w:rsidRPr="00341D84" w:rsidRDefault="00341D84" w:rsidP="00341D84">
      <w:pPr>
        <w:spacing w:after="0" w:line="360" w:lineRule="auto"/>
        <w:ind w:firstLine="2268"/>
        <w:jc w:val="both"/>
        <w:rPr>
          <w:del w:id="1535" w:author="Assessor GDSXSR" w:date="2026-10-31T00:11:23Z"/>
          <w:rFonts w:ascii="Arial" w:hAnsi="Arial" w:cs="Arial"/>
          <w:color w:val="000000" w:themeColor="text1"/>
          <w:sz w:val="28"/>
          <w:szCs w:val="28"/>
        </w:rPr>
      </w:pPr>
    </w:p>
    <w:p w14:paraId="597255DF" w14:textId="02DFA1F7" w:rsidR="00341D84" w:rsidRPr="00341D84" w:rsidRDefault="00341D84" w:rsidP="00341D84">
      <w:pPr>
        <w:spacing w:after="0" w:line="360" w:lineRule="auto"/>
        <w:ind w:firstLine="2268"/>
        <w:jc w:val="both"/>
        <w:rPr>
          <w:rFonts w:ascii="Arial" w:hAnsi="Arial" w:cs="Arial"/>
          <w:color w:val="000000" w:themeColor="text1"/>
          <w:sz w:val="28"/>
          <w:szCs w:val="28"/>
        </w:rPr>
      </w:pPr>
      <w:commentRangeStart w:id="16"/>
      <w:r>
        <w:rPr>
          <w:rFonts w:ascii="Arial" w:hAnsi="Arial" w:cs="Arial"/>
          <w:color w:val="000000" w:themeColor="text1"/>
          <w:sz w:val="28"/>
          <w:szCs w:val="28"/>
        </w:rPr>
        <w:t xml:space="preserve">Os documentos </w:t>
      </w:r>
      <w:del w:id="1536" w:author="Assessor GDSXSR" w:date="2026-10-31T00:11:23Z">
        <w:r>
          <w:rPr>
            <w:rFonts w:ascii="Arial" w:hAnsi="Arial" w:cs="Arial"/>
            <w:color w:val="000000" w:themeColor="text1"/>
            <w:sz w:val="28"/>
            <w:szCs w:val="28"/>
          </w:rPr>
          <w:delText xml:space="preserve">revelam</w:delText>
        </w:r>
      </w:del>
      <w:ins w:id="1537" w:author="Assessor GDSXSR" w:date="2026-10-31T00:11:23Z">
        <w:r>
          <w:rPr>
            <w:rFonts w:ascii="Arial" w:hAnsi="Arial" w:cs="Arial"/>
            <w:color w:val="808080"/>
            <w:sz w:val="28"/>
            <w:szCs w:val="28"/>
          </w:rPr>
          <w:t xml:space="preserve">mostram</w:t>
        </w:r>
      </w:ins>
      <w:r>
        <w:rPr>
          <w:rFonts w:ascii="Arial" w:hAnsi="Arial" w:cs="Arial"/>
          <w:color w:val="000000" w:themeColor="text1"/>
          <w:sz w:val="28"/>
          <w:szCs w:val="28"/>
        </w:rPr>
        <w:t xml:space="preserve"> que o </w:t>
      </w:r>
      <w:del w:id="1538" w:author="Assessor GDSXSR" w:date="2026-10-31T00:11:23Z">
        <w:r>
          <w:rPr>
            <w:rFonts w:ascii="Arial" w:hAnsi="Arial" w:cs="Arial"/>
            <w:color w:val="000000" w:themeColor="text1"/>
            <w:sz w:val="28"/>
            <w:szCs w:val="28"/>
          </w:rPr>
          <w:delText xml:space="preserve">parcelamento</w:delText>
        </w:r>
      </w:del>
      <w:ins w:id="1539" w:author="Assessor GDSXSR" w:date="2026-10-31T00:11:23Z">
        <w:r>
          <w:rPr>
            <w:rFonts w:ascii="Arial" w:hAnsi="Arial" w:cs="Arial"/>
            <w:color w:val="808080"/>
            <w:sz w:val="28"/>
            <w:szCs w:val="28"/>
          </w:rPr>
          <w:t xml:space="preserve">apelante</w:t>
        </w:r>
      </w:ins>
      <w:r>
        <w:rPr>
          <w:rFonts w:ascii="Arial" w:hAnsi="Arial" w:cs="Arial"/>
          <w:color w:val="000000" w:themeColor="text1"/>
          <w:sz w:val="28"/>
          <w:szCs w:val="28"/>
        </w:rPr>
        <w:t xml:space="preserve"> </w:t>
      </w:r>
      <w:del w:id="1540" w:author="Assessor GDSXSR" w:date="2026-10-31T00:11:23Z">
        <w:r>
          <w:rPr>
            <w:rFonts w:ascii="Arial" w:hAnsi="Arial" w:cs="Arial"/>
            <w:color w:val="000000" w:themeColor="text1"/>
            <w:sz w:val="28"/>
            <w:szCs w:val="28"/>
          </w:rPr>
          <w:delText xml:space="preserve">dos</w:delText>
        </w:r>
      </w:del>
      <w:ins w:id="1541" w:author="Assessor GDSXSR" w:date="2026-10-31T00:11:23Z">
        <w:r>
          <w:rPr>
            <w:rFonts w:ascii="Arial" w:hAnsi="Arial" w:cs="Arial"/>
            <w:color w:val="808080"/>
            <w:sz w:val="28"/>
            <w:szCs w:val="28"/>
          </w:rPr>
          <w:t xml:space="preserve">agendou</w:t>
        </w:r>
      </w:ins>
      <w:r>
        <w:rPr>
          <w:rFonts w:ascii="Arial" w:hAnsi="Arial" w:cs="Arial"/>
          <w:color w:val="000000" w:themeColor="text1"/>
          <w:sz w:val="28"/>
          <w:szCs w:val="28"/>
        </w:rPr>
        <w:t xml:space="preserve"> </w:t>
      </w:r>
      <w:del w:id="1542" w:author="Assessor GDSXSR" w:date="2026-10-31T00:11:23Z">
        <w:r>
          <w:rPr>
            <w:rFonts w:ascii="Arial" w:hAnsi="Arial" w:cs="Arial"/>
            <w:color w:val="000000" w:themeColor="text1"/>
            <w:sz w:val="28"/>
            <w:szCs w:val="28"/>
          </w:rPr>
          <w:delText xml:space="preserve">débitos</w:delText>
        </w:r>
      </w:del>
      <w:ins w:id="1543" w:author="Assessor GDSXSR" w:date="2026-10-31T00:11:23Z">
        <w:r>
          <w:rPr>
            <w:rFonts w:ascii="Arial" w:hAnsi="Arial" w:cs="Arial"/>
            <w:color w:val="808080"/>
            <w:sz w:val="28"/>
            <w:szCs w:val="28"/>
          </w:rPr>
          <w:t xml:space="preserve">atendimento</w:t>
        </w:r>
      </w:ins>
      <w:r>
        <w:rPr>
          <w:rFonts w:ascii="Arial" w:hAnsi="Arial" w:cs="Arial"/>
          <w:color w:val="000000" w:themeColor="text1"/>
          <w:sz w:val="28"/>
          <w:szCs w:val="28"/>
        </w:rPr>
        <w:t xml:space="preserve"> </w:t>
      </w:r>
      <w:del w:id="1544" w:author="Assessor GDSXSR" w:date="2026-10-31T00:11:23Z">
        <w:r>
          <w:rPr>
            <w:rFonts w:ascii="Arial" w:hAnsi="Arial" w:cs="Arial"/>
            <w:color w:val="000000" w:themeColor="text1"/>
            <w:sz w:val="28"/>
            <w:szCs w:val="28"/>
          </w:rPr>
          <w:delText xml:space="preserve">foi</w:delText>
        </w:r>
      </w:del>
      <w:ins w:id="1545" w:author="Assessor GDSXSR" w:date="2026-10-31T00:11:23Z">
        <w:r>
          <w:rPr>
            <w:rFonts w:ascii="Arial" w:hAnsi="Arial" w:cs="Arial"/>
            <w:color w:val="808080"/>
            <w:sz w:val="28"/>
            <w:szCs w:val="28"/>
          </w:rPr>
          <w:t xml:space="preserve">para</w:t>
        </w:r>
      </w:ins>
      <w:r>
        <w:rPr>
          <w:rFonts w:ascii="Arial" w:hAnsi="Arial" w:cs="Arial"/>
          <w:color w:val="000000" w:themeColor="text1"/>
          <w:sz w:val="28"/>
          <w:szCs w:val="28"/>
        </w:rPr>
        <w:t xml:space="preserve"> </w:t>
      </w:r>
      <w:del w:id="1546" w:author="Assessor GDSXSR" w:date="2026-10-31T00:11:23Z">
        <w:r>
          <w:rPr>
            <w:rFonts w:ascii="Arial" w:hAnsi="Arial" w:cs="Arial"/>
            <w:color w:val="000000" w:themeColor="text1"/>
            <w:sz w:val="28"/>
            <w:szCs w:val="28"/>
          </w:rPr>
          <w:delText xml:space="preserve">solicitado</w:delText>
        </w:r>
      </w:del>
      <w:ins w:id="1547" w:author="Assessor GDSXSR" w:date="2026-10-31T00:11:23Z">
        <w:r>
          <w:rPr>
            <w:rFonts w:ascii="Arial" w:hAnsi="Arial" w:cs="Arial"/>
            <w:color w:val="808080"/>
            <w:sz w:val="28"/>
            <w:szCs w:val="28"/>
          </w:rPr>
          <w:t xml:space="preserve">o REFIS-DF 2020 apenas</w:t>
        </w:r>
      </w:ins>
      <w:r>
        <w:rPr>
          <w:rFonts w:ascii="Arial" w:hAnsi="Arial" w:cs="Arial"/>
          <w:color w:val="000000" w:themeColor="text1"/>
          <w:sz w:val="28"/>
          <w:szCs w:val="28"/>
        </w:rPr>
        <w:t xml:space="preserve"> em 15/12/2020</w:t>
      </w:r>
      <w:del w:id="1548" w:author="Assessor GDSXSR" w:date="2026-10-31T00:11:23Z">
        <w:r>
          <w:rPr>
            <w:rFonts w:ascii="Arial" w:hAnsi="Arial" w:cs="Arial"/>
            <w:color w:val="000000" w:themeColor="text1"/>
            <w:sz w:val="28"/>
            <w:szCs w:val="28"/>
          </w:rPr>
          <w:delText xml:space="preserve">,</w:delText>
        </w:r>
      </w:del>
      <w:r>
        <w:rPr>
          <w:rFonts w:ascii="Arial" w:hAnsi="Arial" w:cs="Arial"/>
          <w:color w:val="000000" w:themeColor="text1"/>
          <w:sz w:val="28"/>
          <w:szCs w:val="28"/>
        </w:rPr>
        <w:t xml:space="preserve"> </w:t>
      </w:r>
      <w:del w:id="1549" w:author="Assessor GDSXSR" w:date="2026-10-31T00:11:23Z">
        <w:r>
          <w:rPr>
            <w:rFonts w:ascii="Arial" w:hAnsi="Arial" w:cs="Arial"/>
            <w:color w:val="000000" w:themeColor="text1"/>
            <w:sz w:val="28"/>
            <w:szCs w:val="28"/>
          </w:rPr>
          <w:delText xml:space="preserve">conforme requerimento apresentado à Secretaria de Economia do Distrito Federal, juntado no </w:delText>
        </w:r>
      </w:del>
      <w:ins w:id="1550" w:author="Assessor GDSXSR" w:date="2026-10-31T00:11:23Z">
        <w:r>
          <w:rPr>
            <w:rFonts w:ascii="Arial" w:hAnsi="Arial" w:cs="Arial"/>
            <w:color w:val="808080"/>
            <w:sz w:val="28"/>
            <w:szCs w:val="28"/>
          </w:rPr>
          <w:t xml:space="preserve">(</w:t>
        </w:r>
      </w:ins>
      <w:r>
        <w:rPr>
          <w:rFonts w:ascii="Arial" w:hAnsi="Arial" w:cs="Arial"/>
          <w:color w:val="000000" w:themeColor="text1"/>
          <w:sz w:val="28"/>
          <w:szCs w:val="28"/>
        </w:rPr>
        <w:t xml:space="preserve">ID </w:t>
      </w:r>
      <w:r>
        <w:rPr>
          <w:rFonts w:ascii="Arial" w:hAnsi="Arial" w:cs="Arial"/>
          <w:color w:val="000000" w:themeColor="text1"/>
          <w:sz w:val="28"/>
          <w:szCs w:val="28"/>
        </w:rPr>
        <w:t xml:space="preserve">58110216</w:t>
      </w:r>
      <w:del w:id="1551" w:author="Assessor GDSXSR" w:date="2026-10-31T00:11:23Z">
        <w:r>
          <w:rPr>
            <w:rFonts w:ascii="Arial" w:hAnsi="Arial" w:cs="Arial"/>
            <w:color w:val="000000" w:themeColor="text1"/>
            <w:sz w:val="28"/>
            <w:szCs w:val="28"/>
          </w:rPr>
          <w:delText xml:space="preserve">.</w:delText>
        </w:r>
      </w:del>
      <w:ins w:id="1552" w:author="Assessor GDSXSR" w:date="2026-10-31T00:11:23Z">
        <w:r>
          <w:rPr>
            <w:rFonts w:ascii="Arial" w:hAnsi="Arial" w:cs="Arial"/>
            <w:color w:val="808080"/>
            <w:sz w:val="28"/>
            <w:szCs w:val="28"/>
          </w:rPr>
          <w:t xml:space="preserve">),</w:t>
        </w:r>
      </w:ins>
      <w:r>
        <w:rPr>
          <w:rFonts w:ascii="Arial" w:hAnsi="Arial" w:cs="Arial"/>
          <w:color w:val="000000" w:themeColor="text1"/>
          <w:sz w:val="28"/>
          <w:szCs w:val="28"/>
        </w:rPr>
        <w:t xml:space="preserve"> </w:t>
      </w:r>
      <w:del w:id="1553" w:author="Assessor GDSXSR" w:date="2026-10-31T00:11:23Z">
        <w:r>
          <w:rPr>
            <w:rFonts w:ascii="Arial" w:hAnsi="Arial" w:cs="Arial"/>
            <w:color w:val="000000" w:themeColor="text1"/>
            <w:sz w:val="28"/>
            <w:szCs w:val="28"/>
          </w:rPr>
          <w:delText xml:space="preserve">Naquela ocasião,</w:delText>
        </w:r>
      </w:del>
      <w:ins w:id="1554" w:author="Assessor GDSXSR" w:date="2026-10-31T00:11:23Z">
        <w:r>
          <w:rPr>
            <w:rFonts w:ascii="Arial" w:hAnsi="Arial" w:cs="Arial"/>
            <w:color w:val="808080"/>
            <w:sz w:val="28"/>
            <w:szCs w:val="28"/>
          </w:rPr>
          <w:t xml:space="preserve">quando</w:t>
        </w:r>
      </w:ins>
      <w:r>
        <w:rPr>
          <w:rFonts w:ascii="Arial" w:hAnsi="Arial" w:cs="Arial"/>
          <w:color w:val="000000" w:themeColor="text1"/>
          <w:sz w:val="28"/>
          <w:szCs w:val="28"/>
        </w:rPr>
        <w:t xml:space="preserve"> a permuta já </w:t>
      </w:r>
      <w:del w:id="1555" w:author="Assessor GDSXSR" w:date="2026-10-31T00:11:23Z">
        <w:r>
          <w:rPr>
            <w:rFonts w:ascii="Arial" w:hAnsi="Arial" w:cs="Arial"/>
            <w:color w:val="000000" w:themeColor="text1"/>
            <w:sz w:val="28"/>
            <w:szCs w:val="28"/>
          </w:rPr>
          <w:delText xml:space="preserve">havia sido</w:delText>
        </w:r>
      </w:del>
      <w:ins w:id="1556" w:author="Assessor GDSXSR" w:date="2026-10-31T00:11:23Z">
        <w:r>
          <w:rPr>
            <w:rFonts w:ascii="Arial" w:hAnsi="Arial" w:cs="Arial"/>
            <w:color w:val="808080"/>
            <w:sz w:val="28"/>
            <w:szCs w:val="28"/>
          </w:rPr>
          <w:t xml:space="preserve">estava</w:t>
        </w:r>
      </w:ins>
      <w:r>
        <w:rPr>
          <w:rFonts w:ascii="Arial" w:hAnsi="Arial" w:cs="Arial"/>
          <w:color w:val="000000" w:themeColor="text1"/>
          <w:sz w:val="28"/>
          <w:szCs w:val="28"/>
        </w:rPr>
        <w:t xml:space="preserve"> judicialmente desfeita</w:t>
      </w:r>
      <w:del w:id="1557" w:author="Assessor GDSXSR" w:date="2026-10-31T00:11:23Z">
        <w:r>
          <w:rPr>
            <w:rFonts w:ascii="Arial" w:hAnsi="Arial" w:cs="Arial"/>
            <w:color w:val="000000" w:themeColor="text1"/>
            <w:sz w:val="28"/>
            <w:szCs w:val="28"/>
          </w:rPr>
          <w:delText xml:space="preserve">.</w:delText>
        </w:r>
      </w:del>
      <w:ins w:id="1558" w:author="Assessor GDSXSR" w:date="2026-10-31T00:11:23Z">
        <w:r>
          <w:rPr>
            <w:rFonts w:ascii="Arial" w:hAnsi="Arial" w:cs="Arial"/>
            <w:color w:val="808080"/>
            <w:sz w:val="28"/>
            <w:szCs w:val="28"/>
          </w:rPr>
          <w:t xml:space="preserve">,</w:t>
        </w:r>
      </w:ins>
      <w:r>
        <w:rPr>
          <w:rFonts w:ascii="Arial" w:hAnsi="Arial" w:cs="Arial"/>
          <w:color w:val="000000" w:themeColor="text1"/>
          <w:sz w:val="28"/>
          <w:szCs w:val="28"/>
        </w:rPr>
        <w:t xml:space="preserve"> </w:t>
      </w:r>
      <w:del w:id="1559" w:author="Assessor GDSXSR" w:date="2026-10-31T00:11:23Z">
        <w:r>
          <w:rPr>
            <w:rFonts w:ascii="Arial" w:hAnsi="Arial" w:cs="Arial"/>
            <w:color w:val="000000" w:themeColor="text1"/>
            <w:sz w:val="28"/>
            <w:szCs w:val="28"/>
          </w:rPr>
          <w:delText xml:space="preserve">Os</w:delText>
        </w:r>
      </w:del>
      <w:ins w:id="1560" w:author="Assessor GDSXSR" w:date="2026-10-31T00:11:23Z">
        <w:r>
          <w:rPr>
            <w:rFonts w:ascii="Arial" w:hAnsi="Arial" w:cs="Arial"/>
            <w:color w:val="808080"/>
            <w:sz w:val="28"/>
            <w:szCs w:val="28"/>
          </w:rPr>
          <w:t xml:space="preserve">e que os</w:t>
        </w:r>
      </w:ins>
      <w:r>
        <w:rPr>
          <w:rFonts w:ascii="Arial" w:hAnsi="Arial" w:cs="Arial"/>
          <w:color w:val="000000" w:themeColor="text1"/>
          <w:sz w:val="28"/>
          <w:szCs w:val="28"/>
        </w:rPr>
        <w:t xml:space="preserve"> adquirentes posteriores apresentaram comprovantes de pagamento das parcelas </w:t>
      </w:r>
      <w:del w:id="1561" w:author="Assessor GDSXSR" w:date="2026-10-31T00:11:23Z">
        <w:r>
          <w:rPr>
            <w:rFonts w:ascii="Arial" w:hAnsi="Arial" w:cs="Arial"/>
            <w:color w:val="000000" w:themeColor="text1"/>
            <w:sz w:val="28"/>
            <w:szCs w:val="28"/>
          </w:rPr>
          <w:delText xml:space="preserve">referentes ao</w:delText>
        </w:r>
      </w:del>
      <w:ins w:id="1562" w:author="Assessor GDSXSR" w:date="2026-10-31T00:11:23Z">
        <w:r>
          <w:rPr>
            <w:rFonts w:ascii="Arial" w:hAnsi="Arial" w:cs="Arial"/>
            <w:color w:val="808080"/>
            <w:sz w:val="28"/>
            <w:szCs w:val="28"/>
          </w:rPr>
          <w:t xml:space="preserve">do</w:t>
        </w:r>
      </w:ins>
      <w:r>
        <w:rPr>
          <w:rFonts w:ascii="Arial" w:hAnsi="Arial" w:cs="Arial"/>
          <w:color w:val="000000" w:themeColor="text1"/>
          <w:sz w:val="28"/>
          <w:szCs w:val="28"/>
        </w:rPr>
        <w:t xml:space="preserve"> acordo tributário.</w:t>
      </w:r>
      <w:commentRangeEnd w:id="16"/>
      <w:r>
        <w:rPr>
          <w:rStyle w:val="CommentReference"/>
        </w:rPr>
        <w:commentReference w:id="16"/>
      </w:r>
    </w:p>
    <w:p w14:paraId="12553357" w14:textId="77777777" w:rsidR="00341D84" w:rsidRPr="00341D84" w:rsidRDefault="00341D84" w:rsidP="00341D84">
      <w:pPr>
        <w:spacing w:after="0" w:line="360" w:lineRule="auto"/>
        <w:ind w:firstLine="2268"/>
        <w:jc w:val="both"/>
        <w:rPr>
          <w:rFonts w:ascii="Arial" w:hAnsi="Arial" w:cs="Arial"/>
          <w:color w:val="000000" w:themeColor="text1"/>
          <w:sz w:val="28"/>
          <w:szCs w:val="28"/>
        </w:rPr>
      </w:pPr>
    </w:p>
    <w:p w14:paraId="699F5696" w14:textId="77777777" w:rsidR="00341D84" w:rsidRPr="00341D84" w:rsidRDefault="00341D84" w:rsidP="00341D84">
      <w:pPr>
        <w:spacing w:after="0" w:line="360" w:lineRule="auto"/>
        <w:ind w:firstLine="2268"/>
        <w:jc w:val="both"/>
        <w:rPr>
          <w:rFonts w:ascii="Arial" w:hAnsi="Arial" w:cs="Arial"/>
          <w:color w:val="000000" w:themeColor="text1"/>
          <w:sz w:val="28"/>
          <w:szCs w:val="28"/>
        </w:rPr>
      </w:pPr>
      <w:del w:id="1563" w:author="Assessor GDSXSR" w:date="2026-10-31T00:11:23Z">
        <w:r>
          <w:rPr>
            <w:rFonts w:ascii="Arial" w:hAnsi="Arial" w:cs="Arial"/>
            <w:color w:val="000000" w:themeColor="text1"/>
            <w:sz w:val="28"/>
            <w:szCs w:val="28"/>
          </w:rPr>
          <w:delText xml:space="preserve">A</w:delText>
        </w:r>
      </w:del>
      <w:ins w:id="1564" w:author="Assessor GDSXSR" w:date="2026-10-31T00:11:23Z">
        <w:r>
          <w:rPr>
            <w:rFonts w:ascii="Arial" w:hAnsi="Arial" w:cs="Arial"/>
            <w:color w:val="808080"/>
            <w:sz w:val="28"/>
            <w:szCs w:val="28"/>
          </w:rPr>
          <w:t xml:space="preserve">Essa</w:t>
        </w:r>
      </w:ins>
      <w:r>
        <w:rPr>
          <w:rFonts w:ascii="Arial" w:hAnsi="Arial" w:cs="Arial"/>
          <w:color w:val="000000" w:themeColor="text1"/>
          <w:sz w:val="28"/>
          <w:szCs w:val="28"/>
        </w:rPr>
        <w:t xml:space="preserve"> providência posterior não afasta o inadimplemento </w:t>
      </w:r>
      <w:del w:id="1565" w:author="Assessor GDSXSR" w:date="2026-10-31T00:11:23Z">
        <w:r>
          <w:rPr>
            <w:rFonts w:ascii="Arial" w:hAnsi="Arial" w:cs="Arial"/>
            <w:color w:val="000000" w:themeColor="text1"/>
            <w:sz w:val="28"/>
            <w:szCs w:val="28"/>
          </w:rPr>
          <w:delText xml:space="preserve">verificado</w:delText>
        </w:r>
      </w:del>
      <w:ins w:id="1566" w:author="Assessor GDSXSR" w:date="2026-10-31T00:11:23Z">
        <w:r>
          <w:rPr>
            <w:rFonts w:ascii="Arial" w:hAnsi="Arial" w:cs="Arial"/>
            <w:color w:val="808080"/>
            <w:sz w:val="28"/>
            <w:szCs w:val="28"/>
          </w:rPr>
          <w:t xml:space="preserve">nem</w:t>
        </w:r>
      </w:ins>
      <w:r>
        <w:rPr>
          <w:rFonts w:ascii="Arial" w:hAnsi="Arial" w:cs="Arial"/>
          <w:color w:val="000000" w:themeColor="text1"/>
          <w:sz w:val="28"/>
          <w:szCs w:val="28"/>
        </w:rPr>
        <w:t xml:space="preserve"> </w:t>
      </w:r>
      <w:del w:id="1567" w:author="Assessor GDSXSR" w:date="2026-10-31T00:11:23Z">
        <w:r>
          <w:rPr>
            <w:rFonts w:ascii="Arial" w:hAnsi="Arial" w:cs="Arial"/>
            <w:color w:val="000000" w:themeColor="text1"/>
            <w:sz w:val="28"/>
            <w:szCs w:val="28"/>
          </w:rPr>
          <w:delText xml:space="preserve">no</w:delText>
        </w:r>
      </w:del>
      <w:ins w:id="1568" w:author="Assessor GDSXSR" w:date="2026-10-31T00:11:23Z">
        <w:r>
          <w:rPr>
            <w:rFonts w:ascii="Arial" w:hAnsi="Arial" w:cs="Arial"/>
            <w:color w:val="808080"/>
            <w:sz w:val="28"/>
            <w:szCs w:val="28"/>
          </w:rPr>
          <w:t xml:space="preserve">importa</w:t>
        </w:r>
      </w:ins>
      <w:r>
        <w:rPr>
          <w:rFonts w:ascii="Arial" w:hAnsi="Arial" w:cs="Arial"/>
          <w:color w:val="000000" w:themeColor="text1"/>
          <w:sz w:val="28"/>
          <w:szCs w:val="28"/>
        </w:rPr>
        <w:t xml:space="preserve"> </w:t>
      </w:r>
      <w:del w:id="1569" w:author="Assessor GDSXSR" w:date="2026-10-31T00:11:23Z">
        <w:r>
          <w:rPr>
            <w:rFonts w:ascii="Arial" w:hAnsi="Arial" w:cs="Arial"/>
            <w:color w:val="000000" w:themeColor="text1"/>
            <w:sz w:val="28"/>
            <w:szCs w:val="28"/>
          </w:rPr>
          <w:delText xml:space="preserve">momento</w:delText>
        </w:r>
      </w:del>
      <w:ins w:id="1570" w:author="Assessor GDSXSR" w:date="2026-10-31T00:11:23Z">
        <w:r>
          <w:rPr>
            <w:rFonts w:ascii="Arial" w:hAnsi="Arial" w:cs="Arial"/>
            <w:color w:val="808080"/>
            <w:sz w:val="28"/>
            <w:szCs w:val="28"/>
          </w:rPr>
          <w:t xml:space="preserve">renúncia,</w:t>
        </w:r>
      </w:ins>
      <w:r>
        <w:rPr>
          <w:rFonts w:ascii="Arial" w:hAnsi="Arial" w:cs="Arial"/>
          <w:color w:val="000000" w:themeColor="text1"/>
          <w:sz w:val="28"/>
          <w:szCs w:val="28"/>
        </w:rPr>
        <w:t xml:space="preserve"> </w:t>
      </w:r>
      <w:del w:id="1571" w:author="Assessor GDSXSR" w:date="2026-10-31T00:11:23Z">
        <w:r>
          <w:rPr>
            <w:rFonts w:ascii="Arial" w:hAnsi="Arial" w:cs="Arial"/>
            <w:color w:val="000000" w:themeColor="text1"/>
            <w:sz w:val="28"/>
            <w:szCs w:val="28"/>
          </w:rPr>
          <w:delText xml:space="preserve">oportuno</w:delText>
        </w:r>
      </w:del>
      <w:ins w:id="1572" w:author="Assessor GDSXSR" w:date="2026-10-31T00:11:23Z">
        <w:r>
          <w:rPr>
            <w:rFonts w:ascii="Arial" w:hAnsi="Arial" w:cs="Arial"/>
            <w:color w:val="808080"/>
            <w:sz w:val="28"/>
            <w:szCs w:val="28"/>
          </w:rPr>
          <w:t xml:space="preserve">que exige manifestação inequívoca, pois visou a conter a dívida e preservar o imóvel</w:t>
        </w:r>
      </w:ins>
      <w:r>
        <w:rPr>
          <w:rFonts w:ascii="Arial" w:hAnsi="Arial" w:cs="Arial"/>
          <w:color w:val="000000" w:themeColor="text1"/>
          <w:sz w:val="28"/>
          <w:szCs w:val="28"/>
        </w:rPr>
        <w:t xml:space="preserve">.</w:t>
      </w:r>
    </w:p>
    <w:p w14:paraId="20C9AB5C" w14:textId="77777777" w:rsidR="00341D84" w:rsidRPr="00341D84" w:rsidRDefault="00341D84" w:rsidP="00341D84">
      <w:pPr>
        <w:spacing w:after="0" w:line="360" w:lineRule="auto"/>
        <w:ind w:firstLine="2268"/>
        <w:jc w:val="both"/>
        <w:rPr>
          <w:rFonts w:ascii="Arial" w:hAnsi="Arial" w:cs="Arial"/>
          <w:color w:val="000000" w:themeColor="text1"/>
          <w:sz w:val="28"/>
          <w:szCs w:val="28"/>
        </w:rPr>
      </w:pPr>
    </w:p>
    <w:p w14:paraId="73BFAD5A" w14:textId="77777777" w:rsidR="00341D84" w:rsidRPr="00341D84" w:rsidRDefault="00341D84" w:rsidP="00341D84">
      <w:pPr>
        <w:spacing w:after="0" w:line="360" w:lineRule="auto"/>
        <w:ind w:firstLine="2268"/>
        <w:jc w:val="both"/>
        <w:rPr>
          <w:del w:id="1574" w:author="Assessor GDSXSR" w:date="2026-10-31T00:11:23Z"/>
          <w:rFonts w:ascii="Arial" w:hAnsi="Arial" w:cs="Arial"/>
          <w:color w:val="000000" w:themeColor="text1"/>
          <w:sz w:val="28"/>
          <w:szCs w:val="28"/>
        </w:rPr>
      </w:pPr>
      <w:del w:id="1573" w:author="Assessor GDSXSR" w:date="2026-10-31T00:11:23Z">
        <w:r w:rsidRPr="00341D84">
          <w:rPr>
            <w:rFonts w:ascii="Arial" w:hAnsi="Arial" w:cs="Arial"/>
            <w:color w:val="000000" w:themeColor="text1"/>
            <w:sz w:val="28"/>
            <w:szCs w:val="28"/>
          </w:rPr>
          <w:delText>A participação do apelante no parcelamento tampouco representa renúncia inequívoca aos efeitos do descumprimento. A medida pode ser compreendida como tentativa de impedir o aumento da dívida e preservar o imóvel contra os riscos decorrentes da pendência tributária.</w:delText>
        </w:r>
      </w:del>
    </w:p>
    <w:p w14:paraId="1B6A5A19" w14:textId="77777777" w:rsidR="00341D84" w:rsidRPr="00341D84" w:rsidRDefault="00341D84" w:rsidP="00341D84">
      <w:pPr>
        <w:spacing w:after="0" w:line="360" w:lineRule="auto"/>
        <w:ind w:firstLine="2268"/>
        <w:jc w:val="both"/>
        <w:rPr>
          <w:del w:id="1575" w:author="Assessor GDSXSR" w:date="2026-10-31T00:11:23Z"/>
          <w:rFonts w:ascii="Arial" w:hAnsi="Arial" w:cs="Arial"/>
          <w:color w:val="000000" w:themeColor="text1"/>
          <w:sz w:val="28"/>
          <w:szCs w:val="28"/>
        </w:rPr>
      </w:pPr>
    </w:p>
    <w:p w14:paraId="5A0F230F" w14:textId="77777777" w:rsidR="00341D84" w:rsidRPr="00341D84" w:rsidRDefault="00341D84" w:rsidP="00341D84">
      <w:pPr>
        <w:spacing w:after="0" w:line="360" w:lineRule="auto"/>
        <w:ind w:firstLine="2268"/>
        <w:jc w:val="both"/>
        <w:rPr>
          <w:del w:id="1577" w:author="Assessor GDSXSR" w:date="2026-10-31T00:11:23Z"/>
          <w:rFonts w:ascii="Arial" w:hAnsi="Arial" w:cs="Arial"/>
          <w:color w:val="000000" w:themeColor="text1"/>
          <w:sz w:val="28"/>
          <w:szCs w:val="28"/>
        </w:rPr>
      </w:pPr>
      <w:del w:id="1576" w:author="Assessor GDSXSR" w:date="2026-10-31T00:11:23Z">
        <w:r w:rsidRPr="00341D84">
          <w:rPr>
            <w:rFonts w:ascii="Arial" w:hAnsi="Arial" w:cs="Arial"/>
            <w:color w:val="000000" w:themeColor="text1"/>
            <w:sz w:val="28"/>
            <w:szCs w:val="28"/>
          </w:rPr>
          <w:delText>Não há incompatibilidade entre a adoção de providências para reduzir o prejuízo e a posterior responsabilização daquele que deixou de cumprir a obrigação assumida.</w:delText>
        </w:r>
      </w:del>
    </w:p>
    <w:p w14:paraId="11C0D636" w14:textId="77777777" w:rsidR="00341D84" w:rsidRPr="00341D84" w:rsidRDefault="00341D84" w:rsidP="00341D84">
      <w:pPr>
        <w:spacing w:after="0" w:line="360" w:lineRule="auto"/>
        <w:ind w:firstLine="2268"/>
        <w:jc w:val="both"/>
        <w:rPr>
          <w:del w:id="1578" w:author="Assessor GDSXSR" w:date="2026-10-31T00:11:23Z"/>
          <w:rFonts w:ascii="Arial" w:hAnsi="Arial" w:cs="Arial"/>
          <w:color w:val="000000" w:themeColor="text1"/>
          <w:sz w:val="28"/>
          <w:szCs w:val="28"/>
        </w:rPr>
      </w:pPr>
    </w:p>
    <w:p w14:paraId="5BCADE15" w14:textId="2DE68E57" w:rsidR="00341D84" w:rsidRDefault="00341D84" w:rsidP="00341D84">
      <w:pPr>
        <w:spacing w:after="0" w:line="360" w:lineRule="auto"/>
        <w:ind w:firstLine="2268"/>
        <w:jc w:val="both"/>
        <w:rPr>
          <w:rFonts w:ascii="Arial" w:hAnsi="Arial" w:cs="Arial"/>
          <w:color w:val="000000" w:themeColor="text1"/>
          <w:sz w:val="28"/>
          <w:szCs w:val="28"/>
        </w:rPr>
      </w:pPr>
      <w:r w:rsidRPr="00341D84">
        <w:rPr>
          <w:rFonts w:ascii="Arial" w:hAnsi="Arial" w:cs="Arial"/>
          <w:color w:val="000000" w:themeColor="text1"/>
          <w:sz w:val="28"/>
          <w:szCs w:val="28"/>
          <w:highlight w:val="yellow"/>
          <w:rPrChange w:id="1358" w:author="Assessor GDSXSR" w:date="2026-10-31T00:11:23Z">
            <w:rPr>
              <w:rFonts w:ascii="Arial" w:hAnsi="Arial" w:cs="Arial"/>
              <w:color w:val="000000" w:themeColor="text1"/>
              <w:sz w:val="28"/>
              <w:szCs w:val="28"/>
            </w:rPr>
          </w:rPrChange>
        </w:rPr>
        <w:t>Portanto, está demonstrado que o corretor não quitou os débitos tributários no momento adequado.</w:t>
      </w:r>
    </w:p>
    <w:p w14:paraId="7B35DD10" w14:textId="77777777" w:rsidR="00341D84" w:rsidRDefault="00341D84" w:rsidP="00341D84">
      <w:pPr>
        <w:spacing w:after="0" w:line="360" w:lineRule="auto"/>
        <w:ind w:firstLine="2268"/>
        <w:jc w:val="both"/>
        <w:rPr>
          <w:rFonts w:ascii="Arial" w:hAnsi="Arial" w:cs="Arial"/>
          <w:color w:val="000000" w:themeColor="text1"/>
          <w:sz w:val="28"/>
          <w:szCs w:val="28"/>
        </w:rPr>
      </w:pPr>
    </w:p>
    <w:p w14:paraId="385B1D61" w14:textId="77777777" w:rsidR="00126195" w:rsidRDefault="00341D84" w:rsidP="00341D84">
      <w:pPr>
        <w:spacing w:after="0" w:line="360" w:lineRule="auto"/>
        <w:ind w:firstLine="2268"/>
        <w:jc w:val="both"/>
        <w:rPr>
          <w:rFonts w:ascii="Arial" w:hAnsi="Arial" w:cs="Arial"/>
          <w:color w:val="000000" w:themeColor="text1"/>
          <w:sz w:val="28"/>
          <w:szCs w:val="28"/>
        </w:rPr>
      </w:pPr>
      <w:del w:id="1579" w:author="Assessor GDSXSR" w:date="2026-10-31T00:11:23Z">
        <w:r>
          <w:rPr>
            <w:rFonts w:ascii="Arial" w:hAnsi="Arial" w:cs="Arial"/>
            <w:color w:val="000000" w:themeColor="text1"/>
            <w:sz w:val="28"/>
            <w:szCs w:val="28"/>
            <w:highlight w:val="yellow"/>
          </w:rPr>
          <w:delText xml:space="preserve">Além</w:delText>
        </w:r>
      </w:del>
      <w:ins w:id="1580" w:author="Assessor GDSXSR" w:date="2026-10-31T00:11:23Z">
        <w:r>
          <w:rPr>
            <w:rFonts w:ascii="Arial" w:hAnsi="Arial" w:cs="Arial"/>
            <w:color w:val="808080"/>
            <w:sz w:val="28"/>
            <w:szCs w:val="28"/>
            <w:highlight w:val="yellow"/>
          </w:rPr>
          <w:t xml:space="preserve">Também</w:t>
        </w:r>
      </w:ins>
      <w:r>
        <w:rPr>
          <w:rFonts w:ascii="Arial" w:hAnsi="Arial" w:cs="Arial"/>
          <w:color w:val="000000" w:themeColor="text1"/>
          <w:sz w:val="28"/>
          <w:szCs w:val="28"/>
          <w:highlight w:val="yellow"/>
          <w:rPrChange w:id="1581" w:author="Assessor GDSXSR" w:date="2026-10-31T00:11:23Z">
            <w:rPr>
              <w:rFonts w:ascii="Arial" w:hAnsi="Arial" w:cs="Arial"/>
              <w:color w:val="000000" w:themeColor="text1"/>
              <w:sz w:val="28"/>
              <w:szCs w:val="28"/>
            </w:rPr>
          </w:rPrChange>
        </w:rPr>
        <w:t xml:space="preserve"> </w:t>
      </w:r>
      <w:del w:id="1582" w:author="Assessor GDSXSR" w:date="2026-10-31T00:11:23Z">
        <w:r>
          <w:rPr>
            <w:rFonts w:ascii="Arial" w:hAnsi="Arial" w:cs="Arial"/>
            <w:color w:val="000000" w:themeColor="text1"/>
            <w:sz w:val="28"/>
            <w:szCs w:val="28"/>
            <w:highlight w:val="yellow"/>
          </w:rPr>
          <w:delText xml:space="preserve">disso,</w:delText>
        </w:r>
      </w:del>
      <w:ins w:id="1583" w:author="Assessor GDSXSR" w:date="2026-10-31T00:11:23Z">
        <w:r>
          <w:rPr>
            <w:rFonts w:ascii="Arial" w:hAnsi="Arial" w:cs="Arial"/>
            <w:color w:val="808080"/>
            <w:sz w:val="28"/>
            <w:szCs w:val="28"/>
            <w:highlight w:val="yellow"/>
          </w:rPr>
          <w:t xml:space="preserve">assiste</w:t>
        </w:r>
      </w:ins>
      <w:r>
        <w:rPr>
          <w:rFonts w:ascii="Arial" w:hAnsi="Arial" w:cs="Arial"/>
          <w:color w:val="000000" w:themeColor="text1"/>
          <w:sz w:val="28"/>
          <w:szCs w:val="28"/>
          <w:highlight w:val="yellow"/>
          <w:rPrChange w:id="1584" w:author="Assessor GDSXSR" w:date="2026-10-31T00:11:23Z">
            <w:rPr>
              <w:rFonts w:ascii="Arial" w:hAnsi="Arial" w:cs="Arial"/>
              <w:color w:val="000000" w:themeColor="text1"/>
              <w:sz w:val="28"/>
              <w:szCs w:val="28"/>
            </w:rPr>
          </w:rPrChange>
        </w:rPr>
        <w:t xml:space="preserve"> </w:t>
      </w:r>
      <w:del w:id="1585" w:author="Assessor GDSXSR" w:date="2026-10-31T00:11:23Z">
        <w:r>
          <w:rPr>
            <w:rFonts w:ascii="Arial" w:hAnsi="Arial" w:cs="Arial"/>
            <w:color w:val="000000" w:themeColor="text1"/>
            <w:sz w:val="28"/>
            <w:szCs w:val="28"/>
            <w:highlight w:val="yellow"/>
          </w:rPr>
          <w:delText xml:space="preserve">o</w:delText>
        </w:r>
      </w:del>
      <w:ins w:id="1586" w:author="Assessor GDSXSR" w:date="2026-10-31T00:11:23Z">
        <w:r>
          <w:rPr>
            <w:rFonts w:ascii="Arial" w:hAnsi="Arial" w:cs="Arial"/>
            <w:color w:val="808080"/>
            <w:sz w:val="28"/>
            <w:szCs w:val="28"/>
            <w:highlight w:val="yellow"/>
          </w:rPr>
          <w:t xml:space="preserve">razão ao</w:t>
        </w:r>
      </w:ins>
      <w:r>
        <w:rPr>
          <w:rFonts w:ascii="Arial" w:hAnsi="Arial" w:cs="Arial"/>
          <w:color w:val="000000" w:themeColor="text1"/>
          <w:sz w:val="28"/>
          <w:szCs w:val="28"/>
          <w:highlight w:val="yellow"/>
          <w:rPrChange w:id="1587" w:author="Assessor GDSXSR" w:date="2026-10-31T00:11:23Z">
            <w:rPr>
              <w:rFonts w:ascii="Arial" w:hAnsi="Arial" w:cs="Arial"/>
              <w:color w:val="000000" w:themeColor="text1"/>
              <w:sz w:val="28"/>
              <w:szCs w:val="28"/>
            </w:rPr>
          </w:rPrChange>
        </w:rPr>
        <w:t xml:space="preserve"> apelante </w:t>
      </w:r>
      <w:del w:id="1588" w:author="Assessor GDSXSR" w:date="2026-10-31T00:11:23Z">
        <w:r>
          <w:rPr>
            <w:rFonts w:ascii="Arial" w:hAnsi="Arial" w:cs="Arial"/>
            <w:color w:val="000000" w:themeColor="text1"/>
            <w:sz w:val="28"/>
            <w:szCs w:val="28"/>
            <w:highlight w:val="yellow"/>
          </w:rPr>
          <w:delText xml:space="preserve">afirma</w:delText>
        </w:r>
      </w:del>
      <w:ins w:id="1589" w:author="Assessor GDSXSR" w:date="2026-10-31T00:11:23Z">
        <w:r>
          <w:rPr>
            <w:rFonts w:ascii="Arial" w:hAnsi="Arial" w:cs="Arial"/>
            <w:color w:val="808080"/>
            <w:sz w:val="28"/>
            <w:szCs w:val="28"/>
            <w:highlight w:val="yellow"/>
          </w:rPr>
          <w:t xml:space="preserve">quanto</w:t>
        </w:r>
      </w:ins>
      <w:r>
        <w:rPr>
          <w:rFonts w:ascii="Arial" w:hAnsi="Arial" w:cs="Arial"/>
          <w:color w:val="000000" w:themeColor="text1"/>
          <w:sz w:val="28"/>
          <w:szCs w:val="28"/>
          <w:highlight w:val="yellow"/>
          <w:rPrChange w:id="1590" w:author="Assessor GDSXSR" w:date="2026-10-31T00:11:23Z">
            <w:rPr>
              <w:rFonts w:ascii="Arial" w:hAnsi="Arial" w:cs="Arial"/>
              <w:color w:val="000000" w:themeColor="text1"/>
              <w:sz w:val="28"/>
              <w:szCs w:val="28"/>
            </w:rPr>
          </w:rPrChange>
        </w:rPr>
        <w:t xml:space="preserve"> </w:t>
      </w:r>
      <w:del w:id="1591" w:author="Assessor GDSXSR" w:date="2026-10-31T00:11:23Z">
        <w:r>
          <w:rPr>
            <w:rFonts w:ascii="Arial" w:hAnsi="Arial" w:cs="Arial"/>
            <w:color w:val="000000" w:themeColor="text1"/>
            <w:sz w:val="28"/>
            <w:szCs w:val="28"/>
            <w:highlight w:val="yellow"/>
          </w:rPr>
          <w:delText xml:space="preserve">que</w:delText>
        </w:r>
      </w:del>
      <w:ins w:id="1592" w:author="Assessor GDSXSR" w:date="2026-10-31T00:11:23Z">
        <w:r>
          <w:rPr>
            <w:rFonts w:ascii="Arial" w:hAnsi="Arial" w:cs="Arial"/>
            <w:color w:val="808080"/>
            <w:sz w:val="28"/>
            <w:szCs w:val="28"/>
            <w:highlight w:val="yellow"/>
          </w:rPr>
          <w:t xml:space="preserve">ao</w:t>
        </w:r>
      </w:ins>
      <w:r>
        <w:rPr>
          <w:rFonts w:ascii="Arial" w:hAnsi="Arial" w:cs="Arial"/>
          <w:color w:val="000000" w:themeColor="text1"/>
          <w:sz w:val="28"/>
          <w:szCs w:val="28"/>
          <w:highlight w:val="yellow"/>
          <w:rPrChange w:id="1593" w:author="Assessor GDSXSR" w:date="2026-10-31T00:11:23Z">
            <w:rPr>
              <w:rFonts w:ascii="Arial" w:hAnsi="Arial" w:cs="Arial"/>
              <w:color w:val="000000" w:themeColor="text1"/>
              <w:sz w:val="28"/>
              <w:szCs w:val="28"/>
            </w:rPr>
          </w:rPrChange>
        </w:rPr>
        <w:t xml:space="preserve"> </w:t>
      </w:r>
      <w:del w:id="1594" w:author="Assessor GDSXSR" w:date="2026-10-31T00:11:23Z">
        <w:r>
          <w:rPr>
            <w:rFonts w:ascii="Arial" w:hAnsi="Arial" w:cs="Arial"/>
            <w:color w:val="000000" w:themeColor="text1"/>
            <w:sz w:val="28"/>
            <w:szCs w:val="28"/>
            <w:highlight w:val="yellow"/>
          </w:rPr>
          <w:delText xml:space="preserve">o</w:delText>
        </w:r>
      </w:del>
      <w:ins w:id="1595" w:author="Assessor GDSXSR" w:date="2026-10-31T00:11:23Z">
        <w:r>
          <w:rPr>
            <w:rFonts w:ascii="Arial" w:hAnsi="Arial" w:cs="Arial"/>
            <w:color w:val="808080"/>
            <w:sz w:val="28"/>
            <w:szCs w:val="28"/>
            <w:highlight w:val="yellow"/>
          </w:rPr>
          <w:t xml:space="preserve">afastamento</w:t>
        </w:r>
      </w:ins>
      <w:r>
        <w:rPr>
          <w:rFonts w:ascii="Arial" w:hAnsi="Arial" w:cs="Arial"/>
          <w:color w:val="000000" w:themeColor="text1"/>
          <w:sz w:val="28"/>
          <w:szCs w:val="28"/>
          <w:highlight w:val="yellow"/>
          <w:rPrChange w:id="1596" w:author="Assessor GDSXSR" w:date="2026-10-31T00:11:23Z">
            <w:rPr>
              <w:rFonts w:ascii="Arial" w:hAnsi="Arial" w:cs="Arial"/>
              <w:color w:val="000000" w:themeColor="text1"/>
              <w:sz w:val="28"/>
              <w:szCs w:val="28"/>
            </w:rPr>
          </w:rPrChange>
        </w:rPr>
        <w:t xml:space="preserve"> </w:t>
      </w:r>
      <w:del w:id="1597" w:author="Assessor GDSXSR" w:date="2026-10-31T00:11:23Z">
        <w:r>
          <w:rPr>
            <w:rFonts w:ascii="Arial" w:hAnsi="Arial" w:cs="Arial"/>
            <w:color w:val="000000" w:themeColor="text1"/>
            <w:sz w:val="28"/>
            <w:szCs w:val="28"/>
            <w:highlight w:val="yellow"/>
          </w:rPr>
          <w:delText xml:space="preserve">descumprimento</w:delText>
        </w:r>
      </w:del>
      <w:ins w:id="1598" w:author="Assessor GDSXSR" w:date="2026-10-31T00:11:23Z">
        <w:r>
          <w:rPr>
            <w:rFonts w:ascii="Arial" w:hAnsi="Arial" w:cs="Arial"/>
            <w:color w:val="808080"/>
            <w:sz w:val="28"/>
            <w:szCs w:val="28"/>
            <w:highlight w:val="yellow"/>
          </w:rPr>
          <w:t xml:space="preserve">do</w:t>
        </w:r>
      </w:ins>
      <w:r>
        <w:rPr>
          <w:rFonts w:ascii="Arial" w:hAnsi="Arial" w:cs="Arial"/>
          <w:color w:val="000000" w:themeColor="text1"/>
          <w:sz w:val="28"/>
          <w:szCs w:val="28"/>
          <w:highlight w:val="yellow"/>
          <w:rPrChange w:id="1599" w:author="Assessor GDSXSR" w:date="2026-10-31T00:11:23Z">
            <w:rPr>
              <w:rFonts w:ascii="Arial" w:hAnsi="Arial" w:cs="Arial"/>
              <w:color w:val="000000" w:themeColor="text1"/>
              <w:sz w:val="28"/>
              <w:szCs w:val="28"/>
            </w:rPr>
          </w:rPrChange>
        </w:rPr>
        <w:t xml:space="preserve"> </w:t>
      </w:r>
      <w:del w:id="1600" w:author="Assessor GDSXSR" w:date="2026-10-31T00:11:23Z">
        <w:r>
          <w:rPr>
            <w:rFonts w:ascii="Arial" w:hAnsi="Arial" w:cs="Arial"/>
            <w:color w:val="000000" w:themeColor="text1"/>
            <w:sz w:val="28"/>
            <w:szCs w:val="28"/>
            <w:highlight w:val="yellow"/>
          </w:rPr>
          <w:delText xml:space="preserve">da</w:delText>
        </w:r>
      </w:del>
      <w:ins w:id="1601" w:author="Assessor GDSXSR" w:date="2026-10-31T00:11:23Z">
        <w:r>
          <w:rPr>
            <w:rFonts w:ascii="Arial" w:hAnsi="Arial" w:cs="Arial"/>
            <w:color w:val="808080"/>
            <w:sz w:val="28"/>
            <w:szCs w:val="28"/>
            <w:highlight w:val="yellow"/>
          </w:rPr>
          <w:t xml:space="preserve">adimplemento</w:t>
        </w:r>
      </w:ins>
      <w:r>
        <w:rPr>
          <w:rFonts w:ascii="Arial" w:hAnsi="Arial" w:cs="Arial"/>
          <w:color w:val="000000" w:themeColor="text1"/>
          <w:sz w:val="28"/>
          <w:szCs w:val="28"/>
          <w:highlight w:val="yellow"/>
          <w:rPrChange w:id="1602" w:author="Assessor GDSXSR" w:date="2026-10-31T00:11:23Z">
            <w:rPr>
              <w:rFonts w:ascii="Arial" w:hAnsi="Arial" w:cs="Arial"/>
              <w:color w:val="000000" w:themeColor="text1"/>
              <w:sz w:val="28"/>
              <w:szCs w:val="28"/>
            </w:rPr>
          </w:rPrChange>
        </w:rPr>
        <w:t xml:space="preserve"> </w:t>
      </w:r>
      <w:del w:id="1603" w:author="Assessor GDSXSR" w:date="2026-10-31T00:11:23Z">
        <w:r>
          <w:rPr>
            <w:rFonts w:ascii="Arial" w:hAnsi="Arial" w:cs="Arial"/>
            <w:color w:val="000000" w:themeColor="text1"/>
            <w:sz w:val="28"/>
            <w:szCs w:val="28"/>
            <w:highlight w:val="yellow"/>
          </w:rPr>
          <w:delText xml:space="preserve">obrigação tributária não foi secundário, pois </w:delText>
        </w:r>
        <w:r>
          <w:rPr>
            <w:rFonts w:ascii="Arial" w:hAnsi="Arial" w:cs="Arial"/>
            <w:color w:val="000000" w:themeColor="text1"/>
            <w:sz w:val="28"/>
            <w:szCs w:val="28"/>
            <w:highlight w:val="yellow"/>
          </w:rPr>
          <w:delText xml:space="preserve">ocasionou o desfazimento da permuta e comprometeu a finalidade econômica da operação</w:delText>
        </w:r>
      </w:del>
      <w:ins w:id="1604" w:author="Assessor GDSXSR" w:date="2026-10-31T00:11:23Z">
        <w:r>
          <w:rPr>
            <w:rFonts w:ascii="Arial" w:hAnsi="Arial" w:cs="Arial"/>
            <w:color w:val="808080"/>
            <w:sz w:val="28"/>
            <w:szCs w:val="28"/>
            <w:highlight w:val="yellow"/>
          </w:rPr>
          <w:t xml:space="preserve">substancial</w:t>
        </w:r>
      </w:ins>
      <w:r>
        <w:rPr>
          <w:rFonts w:ascii="Arial" w:hAnsi="Arial" w:cs="Arial"/>
          <w:color w:val="000000" w:themeColor="text1"/>
          <w:sz w:val="28"/>
          <w:szCs w:val="28"/>
          <w:highlight w:val="yellow"/>
          <w:rPrChange w:id="1605" w:author="Assessor GDSXSR" w:date="2026-10-31T00:11:23Z">
            <w:rPr>
              <w:rFonts w:ascii="Arial" w:hAnsi="Arial" w:cs="Arial"/>
              <w:color w:val="000000" w:themeColor="text1"/>
              <w:sz w:val="28"/>
              <w:szCs w:val="28"/>
            </w:rPr>
          </w:rPrChange>
        </w:rPr>
        <w:t xml:space="preserve">.</w:t>
      </w:r>
      <w:del w:id="1606" w:author="Assessor GDSXSR" w:date="2026-10-31T00:11:23Z">
        <w:r>
          <w:rPr>
            <w:rFonts w:ascii="Arial" w:hAnsi="Arial" w:cs="Arial"/>
            <w:color w:val="000000" w:themeColor="text1"/>
            <w:sz w:val="28"/>
            <w:szCs w:val="28"/>
            <w:highlight w:val="yellow"/>
          </w:rPr>
          <w:delText xml:space="preserve"> </w:delText>
        </w:r>
      </w:del>
    </w:p>
    <w:p w14:paraId="27C7D98F" w14:textId="77777777" w:rsidR="00126195" w:rsidRDefault="00126195" w:rsidP="00341D84">
      <w:pPr>
        <w:spacing w:after="0" w:line="360" w:lineRule="auto"/>
        <w:ind w:firstLine="2268"/>
        <w:jc w:val="both"/>
        <w:rPr>
          <w:rFonts w:ascii="Arial" w:hAnsi="Arial" w:cs="Arial"/>
          <w:color w:val="000000" w:themeColor="text1"/>
          <w:sz w:val="28"/>
          <w:szCs w:val="28"/>
        </w:rPr>
      </w:pPr>
    </w:p>
    <w:p w14:paraId="56506FCE" w14:textId="009DF0C9" w:rsidR="00341D84" w:rsidRPr="00341D84" w:rsidRDefault="00D374CC" w:rsidP="00341D84">
      <w:pPr>
        <w:spacing w:after="0" w:line="360" w:lineRule="auto"/>
        <w:ind w:firstLine="2268"/>
        <w:jc w:val="both"/>
        <w:rPr>
          <w:del w:id="1612" w:author="Assessor GDSXSR" w:date="2026-10-31T00:11:23Z"/>
          <w:rFonts w:ascii="Arial" w:hAnsi="Arial" w:cs="Arial"/>
          <w:color w:val="000000" w:themeColor="text1"/>
          <w:sz w:val="28"/>
          <w:szCs w:val="28"/>
        </w:rPr>
      </w:pPr>
      <w:del w:id="1607" w:author="Assessor GDSXSR" w:date="2026-10-31T00:11:23Z">
        <w:r>
          <w:rPr>
            <w:rFonts w:ascii="Arial" w:hAnsi="Arial" w:cs="Arial"/>
            <w:color w:val="000000" w:themeColor="text1"/>
            <w:sz w:val="28"/>
            <w:szCs w:val="28"/>
          </w:rPr>
          <w:delText>A</w:delText>
        </w:r>
      </w:del>
      <w:del w:id="1608" w:author="Assessor GDSXSR" w:date="2026-10-31T00:11:23Z">
        <w:r w:rsidR="00341D84" w:rsidRPr="00341D84">
          <w:rPr>
            <w:rFonts w:ascii="Arial" w:hAnsi="Arial" w:cs="Arial"/>
            <w:color w:val="000000" w:themeColor="text1"/>
            <w:sz w:val="28"/>
            <w:szCs w:val="28"/>
          </w:rPr>
          <w:delText>ssiste-lhe razão</w:delText>
        </w:r>
      </w:del>
      <w:del w:id="1609" w:author="Assessor GDSXSR" w:date="2026-10-31T00:11:23Z">
        <w:r>
          <w:rPr>
            <w:rFonts w:ascii="Arial" w:hAnsi="Arial" w:cs="Arial"/>
            <w:color w:val="000000" w:themeColor="text1"/>
            <w:sz w:val="28"/>
            <w:szCs w:val="28"/>
          </w:rPr>
          <w:delText xml:space="preserve"> n</w:delText>
        </w:r>
      </w:del>
      <w:del w:id="1610" w:author="Assessor GDSXSR" w:date="2026-10-31T00:11:23Z">
        <w:r w:rsidRPr="00341D84">
          <w:rPr>
            <w:rFonts w:ascii="Arial" w:hAnsi="Arial" w:cs="Arial"/>
            <w:color w:val="000000" w:themeColor="text1"/>
            <w:sz w:val="28"/>
            <w:szCs w:val="28"/>
          </w:rPr>
          <w:delText>esse ponto</w:delText>
        </w:r>
      </w:del>
      <w:del w:id="1611" w:author="Assessor GDSXSR" w:date="2026-10-31T00:11:23Z">
        <w:r>
          <w:rPr>
            <w:rFonts w:ascii="Arial" w:hAnsi="Arial" w:cs="Arial"/>
            <w:color w:val="000000" w:themeColor="text1"/>
            <w:sz w:val="28"/>
            <w:szCs w:val="28"/>
          </w:rPr>
          <w:delText>.</w:delText>
        </w:r>
      </w:del>
    </w:p>
    <w:p w14:paraId="66DE1F27" w14:textId="77777777" w:rsidR="00341D84" w:rsidRPr="00341D84" w:rsidRDefault="00341D84" w:rsidP="00341D84">
      <w:pPr>
        <w:spacing w:after="0" w:line="360" w:lineRule="auto"/>
        <w:ind w:firstLine="2268"/>
        <w:jc w:val="both"/>
        <w:rPr>
          <w:del w:id="1613" w:author="Assessor GDSXSR" w:date="2026-10-31T00:11:23Z"/>
          <w:rFonts w:ascii="Arial" w:hAnsi="Arial" w:cs="Arial"/>
          <w:color w:val="000000" w:themeColor="text1"/>
          <w:sz w:val="28"/>
          <w:szCs w:val="28"/>
        </w:rPr>
      </w:pPr>
    </w:p>
    <w:p w14:paraId="725E1BE4" w14:textId="77777777" w:rsidR="00341D84" w:rsidRPr="00341D84" w:rsidRDefault="00341D84" w:rsidP="00341D84">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 aplicação da teoria do adimplemento substancial não </w:t>
      </w:r>
      <w:del w:id="1614" w:author="Assessor GDSXSR" w:date="2026-10-31T00:11:23Z">
        <w:r>
          <w:rPr>
            <w:rFonts w:ascii="Arial" w:hAnsi="Arial" w:cs="Arial"/>
            <w:color w:val="000000" w:themeColor="text1"/>
            <w:sz w:val="28"/>
            <w:szCs w:val="28"/>
          </w:rPr>
          <w:delText xml:space="preserve">deve decorrer</w:delText>
        </w:r>
      </w:del>
      <w:ins w:id="1615" w:author="Assessor GDSXSR" w:date="2026-10-31T00:11:23Z">
        <w:r>
          <w:rPr>
            <w:rFonts w:ascii="Arial" w:hAnsi="Arial" w:cs="Arial"/>
            <w:color w:val="808080"/>
            <w:sz w:val="28"/>
            <w:szCs w:val="28"/>
          </w:rPr>
          <w:t xml:space="preserve">decorre</w:t>
        </w:r>
      </w:ins>
      <w:r>
        <w:rPr>
          <w:rFonts w:ascii="Arial" w:hAnsi="Arial" w:cs="Arial"/>
          <w:color w:val="000000" w:themeColor="text1"/>
          <w:sz w:val="28"/>
          <w:szCs w:val="28"/>
        </w:rPr>
        <w:t xml:space="preserve"> apenas </w:t>
      </w:r>
      <w:del w:id="1616" w:author="Assessor GDSXSR" w:date="2026-10-31T00:11:23Z">
        <w:r>
          <w:rPr>
            <w:rFonts w:ascii="Arial" w:hAnsi="Arial" w:cs="Arial"/>
            <w:color w:val="000000" w:themeColor="text1"/>
            <w:sz w:val="28"/>
            <w:szCs w:val="28"/>
          </w:rPr>
          <w:delText xml:space="preserve">de uma</w:delText>
        </w:r>
      </w:del>
      <w:ins w:id="1617" w:author="Assessor GDSXSR" w:date="2026-10-31T00:11:23Z">
        <w:r>
          <w:rPr>
            <w:rFonts w:ascii="Arial" w:hAnsi="Arial" w:cs="Arial"/>
            <w:color w:val="808080"/>
            <w:sz w:val="28"/>
            <w:szCs w:val="28"/>
          </w:rPr>
          <w:t xml:space="preserve">da</w:t>
        </w:r>
      </w:ins>
      <w:r>
        <w:rPr>
          <w:rFonts w:ascii="Arial" w:hAnsi="Arial" w:cs="Arial"/>
          <w:color w:val="000000" w:themeColor="text1"/>
          <w:sz w:val="28"/>
          <w:szCs w:val="28"/>
        </w:rPr>
        <w:t xml:space="preserve"> comparação</w:t>
      </w:r>
      <w:del w:id="1618" w:author="Assessor GDSXSR" w:date="2026-10-31T00:11:23Z">
        <w:r>
          <w:rPr>
            <w:rFonts w:ascii="Arial" w:hAnsi="Arial" w:cs="Arial"/>
            <w:color w:val="000000" w:themeColor="text1"/>
            <w:sz w:val="28"/>
            <w:szCs w:val="28"/>
          </w:rPr>
          <w:delText xml:space="preserve"> matemática</w:delText>
        </w:r>
      </w:del>
      <w:r>
        <w:rPr>
          <w:rFonts w:ascii="Arial" w:hAnsi="Arial" w:cs="Arial"/>
          <w:color w:val="000000" w:themeColor="text1"/>
          <w:sz w:val="28"/>
          <w:szCs w:val="28"/>
        </w:rPr>
        <w:t xml:space="preserve"> entre o valor </w:t>
      </w:r>
      <w:del w:id="1619" w:author="Assessor GDSXSR" w:date="2026-10-31T00:11:23Z">
        <w:r>
          <w:rPr>
            <w:rFonts w:ascii="Arial" w:hAnsi="Arial" w:cs="Arial"/>
            <w:color w:val="000000" w:themeColor="text1"/>
            <w:sz w:val="28"/>
            <w:szCs w:val="28"/>
          </w:rPr>
          <w:delText xml:space="preserve">da obrigação inadimplida</w:delText>
        </w:r>
      </w:del>
      <w:ins w:id="1620" w:author="Assessor GDSXSR" w:date="2026-10-31T00:11:23Z">
        <w:r>
          <w:rPr>
            <w:rFonts w:ascii="Arial" w:hAnsi="Arial" w:cs="Arial"/>
            <w:color w:val="808080"/>
            <w:sz w:val="28"/>
            <w:szCs w:val="28"/>
          </w:rPr>
          <w:t xml:space="preserve">inadimplido</w:t>
        </w:r>
      </w:ins>
      <w:r>
        <w:rPr>
          <w:rFonts w:ascii="Arial" w:hAnsi="Arial" w:cs="Arial"/>
          <w:color w:val="000000" w:themeColor="text1"/>
          <w:sz w:val="28"/>
          <w:szCs w:val="28"/>
        </w:rPr>
        <w:t xml:space="preserve"> e </w:t>
      </w:r>
      <w:del w:id="1621" w:author="Assessor GDSXSR" w:date="2026-10-31T00:11:23Z">
        <w:r>
          <w:rPr>
            <w:rFonts w:ascii="Arial" w:hAnsi="Arial" w:cs="Arial"/>
            <w:color w:val="000000" w:themeColor="text1"/>
            <w:sz w:val="28"/>
            <w:szCs w:val="28"/>
          </w:rPr>
          <w:delText xml:space="preserve">a dimensão econômica</w:delText>
        </w:r>
      </w:del>
      <w:ins w:id="1622" w:author="Assessor GDSXSR" w:date="2026-10-31T00:11:23Z">
        <w:r>
          <w:rPr>
            <w:rFonts w:ascii="Arial" w:hAnsi="Arial" w:cs="Arial"/>
            <w:color w:val="808080"/>
            <w:sz w:val="28"/>
            <w:szCs w:val="28"/>
          </w:rPr>
          <w:t xml:space="preserve">o</w:t>
        </w:r>
      </w:ins>
      <w:r>
        <w:rPr>
          <w:rFonts w:ascii="Arial" w:hAnsi="Arial" w:cs="Arial"/>
          <w:color w:val="000000" w:themeColor="text1"/>
          <w:sz w:val="28"/>
          <w:szCs w:val="28"/>
        </w:rPr>
        <w:t xml:space="preserve"> do contrato</w:t>
      </w:r>
      <w:ins w:id="1623" w:author="Assessor GDSXSR" w:date="2026-10-31T00:11:23Z">
        <w:r>
          <w:rPr>
            <w:rFonts w:ascii="Arial" w:hAnsi="Arial" w:cs="Arial"/>
            <w:color w:val="808080"/>
            <w:sz w:val="28"/>
            <w:szCs w:val="28"/>
          </w:rPr>
          <w:t xml:space="preserve">, devendo considerar a importância da prestação, a utilidade do cumprimento para o credor e as consequências do inadimplemento</w:t>
        </w:r>
      </w:ins>
      <w:r>
        <w:rPr>
          <w:rFonts w:ascii="Arial" w:hAnsi="Arial" w:cs="Arial"/>
          <w:color w:val="000000" w:themeColor="text1"/>
          <w:sz w:val="28"/>
          <w:szCs w:val="28"/>
        </w:rPr>
        <w:t xml:space="preserve">.</w:t>
      </w:r>
    </w:p>
    <w:p w14:paraId="1F60FC48" w14:textId="77777777" w:rsidR="00341D84" w:rsidRPr="00341D84" w:rsidRDefault="00341D84" w:rsidP="00341D84">
      <w:pPr>
        <w:spacing w:after="0" w:line="360" w:lineRule="auto"/>
        <w:ind w:firstLine="2268"/>
        <w:jc w:val="both"/>
        <w:rPr>
          <w:rFonts w:ascii="Arial" w:hAnsi="Arial" w:cs="Arial"/>
          <w:color w:val="000000" w:themeColor="text1"/>
          <w:sz w:val="28"/>
          <w:szCs w:val="28"/>
        </w:rPr>
      </w:pPr>
    </w:p>
    <w:p w14:paraId="66BB12C5" w14:textId="77777777" w:rsidR="00341D84" w:rsidRDefault="00341D84" w:rsidP="00341D84">
      <w:pPr>
        <w:spacing w:after="0" w:line="360" w:lineRule="auto"/>
        <w:ind w:firstLine="2268"/>
        <w:jc w:val="both"/>
        <w:rPr>
          <w:del w:id="1625" w:author="Assessor GDSXSR" w:date="2026-10-31T00:11:23Z"/>
          <w:rFonts w:ascii="Arial" w:hAnsi="Arial" w:cs="Arial"/>
          <w:color w:val="000000" w:themeColor="text1"/>
          <w:sz w:val="28"/>
          <w:szCs w:val="28"/>
        </w:rPr>
      </w:pPr>
      <w:del w:id="1624" w:author="Assessor GDSXSR" w:date="2026-10-31T00:11:23Z">
        <w:r w:rsidRPr="00341D84">
          <w:rPr>
            <w:rFonts w:ascii="Arial" w:hAnsi="Arial" w:cs="Arial"/>
            <w:color w:val="000000" w:themeColor="text1"/>
            <w:sz w:val="28"/>
            <w:szCs w:val="28"/>
          </w:rPr>
          <w:delText>Além do aspecto quantitativo, devem ser examinadas a importância da prestação, a utilidade de seu cumprimento para o credor e as consequências concretas do inadimplemento.</w:delText>
        </w:r>
      </w:del>
    </w:p>
    <w:p w14:paraId="6B3EE9A9" w14:textId="77777777" w:rsidR="0097075D" w:rsidRDefault="0097075D" w:rsidP="00341D84">
      <w:pPr>
        <w:spacing w:after="0" w:line="360" w:lineRule="auto"/>
        <w:ind w:firstLine="2268"/>
        <w:jc w:val="both"/>
        <w:rPr>
          <w:del w:id="1626" w:author="Assessor GDSXSR" w:date="2026-10-31T00:11:23Z"/>
          <w:rFonts w:ascii="Arial" w:hAnsi="Arial" w:cs="Arial"/>
          <w:color w:val="000000" w:themeColor="text1"/>
          <w:sz w:val="28"/>
          <w:szCs w:val="28"/>
        </w:rPr>
      </w:pPr>
    </w:p>
    <w:p w14:paraId="7AAB8FF8" w14:textId="6D72E16C" w:rsidR="00B127BC" w:rsidRDefault="00B127BC" w:rsidP="00341D84">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Nesse sentido:</w:t>
      </w:r>
    </w:p>
    <w:p w14:paraId="0F6993D6" w14:textId="77777777" w:rsidR="0097075D" w:rsidRDefault="0097075D" w:rsidP="00B127BC">
      <w:pPr>
        <w:spacing w:after="0" w:line="360" w:lineRule="auto"/>
        <w:ind w:left="2268"/>
        <w:jc w:val="both"/>
        <w:rPr>
          <w:rFonts w:ascii="Arial" w:hAnsi="Arial" w:cs="Arial"/>
          <w:i/>
          <w:iCs/>
          <w:sz w:val="26"/>
          <w:szCs w:val="26"/>
        </w:rPr>
      </w:pPr>
    </w:p>
    <w:p w14:paraId="08BAA51A" w14:textId="42C93165" w:rsidR="00B127BC" w:rsidRPr="00B127BC" w:rsidRDefault="00B127BC" w:rsidP="0097075D">
      <w:pPr>
        <w:spacing w:after="0" w:line="360" w:lineRule="auto"/>
        <w:ind w:left="2268"/>
        <w:jc w:val="both"/>
        <w:rPr>
          <w:del w:id="1630" w:author="Assessor GDSXSR" w:date="2026-10-31T00:11:23Z"/>
          <w:rFonts w:ascii="Arial" w:hAnsi="Arial" w:cs="Arial"/>
          <w:i/>
          <w:iCs/>
          <w:sz w:val="26"/>
          <w:szCs w:val="26"/>
        </w:rPr>
      </w:pPr>
      <w:del w:id="1627" w:author="Assessor GDSXSR" w:date="2026-10-31T00:11:23Z">
        <w:r w:rsidRPr="00B127BC">
          <w:rPr>
            <w:rFonts w:ascii="Arial" w:hAnsi="Arial" w:cs="Arial"/>
            <w:i/>
            <w:iCs/>
            <w:sz w:val="26"/>
            <w:szCs w:val="26"/>
          </w:rPr>
          <w:delText>“(...)</w:delText>
        </w:r>
      </w:del>
      <w:del w:id="1628" w:author="Assessor GDSXSR" w:date="2026-10-31T00:11:23Z">
        <w:r w:rsidR="00E70BD6">
          <w:rPr>
            <w:rFonts w:ascii="Arial" w:hAnsi="Arial" w:cs="Arial"/>
            <w:i/>
            <w:iCs/>
            <w:sz w:val="26"/>
            <w:szCs w:val="26"/>
          </w:rPr>
          <w:delText xml:space="preserve"> </w:delText>
        </w:r>
      </w:del>
      <w:del w:id="1629" w:author="Assessor GDSXSR" w:date="2026-10-31T00:11:23Z">
        <w:r w:rsidRPr="00B127BC">
          <w:rPr>
            <w:rFonts w:ascii="Arial" w:hAnsi="Arial" w:cs="Arial"/>
            <w:i/>
            <w:iCs/>
            <w:sz w:val="26"/>
            <w:szCs w:val="26"/>
          </w:rPr>
          <w:delText>1. O uso do instituto da substancial performance não pode ser estimulado a ponto de inverter a ordem lógico-jurídica que assenta o integral e regular cumprimento do contrato como meio esperado de extinção das obrigações.</w:delText>
        </w:r>
      </w:del>
    </w:p>
    <w:p w14:paraId="7B5C8319" w14:textId="0F8696CA" w:rsidR="00B127BC" w:rsidRPr="00B127BC" w:rsidRDefault="00B127BC" w:rsidP="00B127BC">
      <w:pPr>
        <w:spacing w:after="0" w:line="360" w:lineRule="auto"/>
        <w:ind w:left="2268"/>
        <w:jc w:val="both"/>
        <w:rPr>
          <w:rFonts w:ascii="Arial" w:hAnsi="Arial" w:cs="Arial"/>
          <w:i/>
          <w:iCs/>
          <w:sz w:val="26"/>
          <w:szCs w:val="26"/>
        </w:rPr>
      </w:pPr>
      <w:commentRangeStart w:id="17"/>
      <w:ins w:id="1632" w:author="Assessor GDSXSR" w:date="2026-10-31T00:11:23Z">
        <w:r>
          <w:rPr>
            <w:rFonts w:ascii="Arial" w:hAnsi="Arial" w:cs="Arial"/>
            <w:i/>
            <w:iCs/>
            <w:color w:val="808080"/>
            <w:sz w:val="26"/>
            <w:szCs w:val="26"/>
          </w:rPr>
          <w:t xml:space="preserve">“(...) </w:t>
        </w:r>
      </w:ins>
      <w:r>
        <w:rPr>
          <w:rFonts w:ascii="Arial" w:hAnsi="Arial" w:cs="Arial"/>
          <w:i/>
          <w:iCs/>
          <w:sz w:val="26"/>
          <w:szCs w:val="26"/>
        </w:rPr>
        <w:t xml:space="preserve">2. Ressalvada a hipótese de evidente relevância do descumprimento contratual, o julgamento sobre a aplicação da chamada </w:t>
      </w:r>
      <w:r>
        <w:rPr>
          <w:rFonts w:ascii="Arial" w:hAnsi="Arial" w:cs="Arial"/>
          <w:i/>
          <w:iCs/>
          <w:sz w:val="26"/>
          <w:szCs w:val="26"/>
        </w:rPr>
        <w:t xml:space="preserve">‘</w:t>
      </w:r>
      <w:r>
        <w:rPr>
          <w:rFonts w:ascii="Arial" w:hAnsi="Arial" w:cs="Arial"/>
          <w:i/>
          <w:iCs/>
          <w:sz w:val="26"/>
          <w:szCs w:val="26"/>
        </w:rPr>
        <w:t xml:space="preserve">Teoria do Adimplemento Substancial</w:t>
      </w:r>
      <w:r>
        <w:rPr>
          <w:rFonts w:ascii="Arial" w:hAnsi="Arial" w:cs="Arial"/>
          <w:i/>
          <w:iCs/>
          <w:sz w:val="26"/>
          <w:szCs w:val="26"/>
        </w:rPr>
        <w:t xml:space="preserve">’</w:t>
      </w:r>
      <w:r>
        <w:rPr>
          <w:rFonts w:ascii="Arial" w:hAnsi="Arial" w:cs="Arial"/>
          <w:i/>
          <w:iCs/>
          <w:sz w:val="26"/>
          <w:szCs w:val="26"/>
        </w:rPr>
        <w:t xml:space="preserve"> </w:t>
      </w:r>
      <w:r>
        <w:rPr>
          <w:rFonts w:ascii="Arial" w:hAnsi="Arial" w:cs="Arial"/>
          <w:i/>
          <w:iCs/>
          <w:sz w:val="26"/>
          <w:szCs w:val="26"/>
          <w:u w:val="single"/>
          <w:rPrChange w:id="1633" w:author="Assessor GDSXSR" w:date="2026-10-31T00:11:23Z">
            <w:rPr>
              <w:rFonts w:ascii="Arial" w:hAnsi="Arial" w:cs="Arial"/>
              <w:i/>
              <w:iCs/>
              <w:sz w:val="26"/>
              <w:szCs w:val="26"/>
            </w:rPr>
          </w:rPrChange>
        </w:rPr>
        <w:t xml:space="preserve">não se prende ao exclusivo exame do critério quantitativo</w:t>
      </w:r>
      <w:r>
        <w:rPr>
          <w:rFonts w:ascii="Arial" w:hAnsi="Arial" w:cs="Arial"/>
          <w:i/>
          <w:iCs/>
          <w:sz w:val="26"/>
          <w:szCs w:val="26"/>
        </w:rPr>
        <w:t xml:space="preserve">, devendo ser considerados outros elementos que envolvem a contratação, em exame qualitativo que, ademais, não pode descurar dos interesses do credor, sob pena de afetar o equilíbrio contratual e inviabilizar a manutenção do negócio.</w:t>
      </w:r>
      <w:ins w:id="1634" w:author="Assessor GDSXSR" w:date="2026-10-31T00:11:23Z">
        <w:r>
          <w:rPr>
            <w:rFonts w:ascii="Arial" w:hAnsi="Arial" w:cs="Arial"/>
            <w:i/>
            <w:iCs/>
            <w:color w:val="808080"/>
            <w:sz w:val="26"/>
            <w:szCs w:val="26"/>
          </w:rPr>
          <w:t xml:space="preserve"> (...)” (REsp n. 1.581.505/SC, relator Ministro Antonio Carlos Ferreira, Quarta Turma, julgado em 18/8/2016, DJe de 28/9/2016.) – Grifei</w:t>
        </w:r>
      </w:ins>
      <w:commentRangeEnd w:id="17"/>
      <w:r>
        <w:rPr>
          <w:rStyle w:val="CommentReference"/>
        </w:rPr>
        <w:commentReference w:id="17"/>
      </w:r>
    </w:p>
    <w:p w14:paraId="271E602D" w14:textId="77777777" w:rsidR="00B127BC" w:rsidRPr="00B127BC" w:rsidRDefault="00B127BC" w:rsidP="00B127BC">
      <w:pPr>
        <w:spacing w:after="0" w:line="360" w:lineRule="auto"/>
        <w:ind w:left="2268"/>
        <w:jc w:val="both"/>
        <w:rPr>
          <w:del w:id="1636" w:author="Assessor GDSXSR" w:date="2026-10-31T00:11:23Z"/>
          <w:rFonts w:ascii="Arial" w:hAnsi="Arial" w:cs="Arial"/>
          <w:i/>
          <w:iCs/>
          <w:sz w:val="26"/>
          <w:szCs w:val="26"/>
        </w:rPr>
      </w:pPr>
      <w:del w:id="1635" w:author="Assessor GDSXSR" w:date="2026-10-31T00:11:23Z">
        <w:r w:rsidRPr="00B127BC">
          <w:rPr>
            <w:rFonts w:ascii="Arial" w:hAnsi="Arial" w:cs="Arial"/>
            <w:i/>
            <w:iCs/>
            <w:sz w:val="26"/>
            <w:szCs w:val="26"/>
          </w:rPr>
          <w:lastRenderedPageBreak/>
          <w:delText>3. A aplicação da Teoria do Adimplemento Substancial exigiria, para a hipótese, o preenchimento dos seguintes requisitos: a) a existência de expectativas legítimas geradas pelo comportamento das partes; b) o pagamento faltante há de ser ínfimo em se considerando o total do negócio; c) deve ser possível a conservação da eficácia do negócio sem prejuízo ao direito do credor de pleitear a quantia devida pelos meios ordinários (critérios adotados no REsp 76.362/MT, QUARTA TURMA, j. Em 11/12/1995, DJ 01/04/1996, p. 9917).</w:delText>
        </w:r>
      </w:del>
    </w:p>
    <w:p w14:paraId="535C6F32" w14:textId="77777777" w:rsidR="00B127BC" w:rsidRPr="00B127BC" w:rsidRDefault="00B127BC" w:rsidP="00B127BC">
      <w:pPr>
        <w:spacing w:after="0" w:line="360" w:lineRule="auto"/>
        <w:ind w:left="2268"/>
        <w:jc w:val="both"/>
        <w:rPr>
          <w:del w:id="1638" w:author="Assessor GDSXSR" w:date="2026-10-31T00:11:23Z"/>
          <w:rFonts w:ascii="Arial" w:hAnsi="Arial" w:cs="Arial"/>
          <w:i/>
          <w:iCs/>
          <w:sz w:val="26"/>
          <w:szCs w:val="26"/>
        </w:rPr>
      </w:pPr>
      <w:del w:id="1637" w:author="Assessor GDSXSR" w:date="2026-10-31T00:11:23Z">
        <w:r w:rsidRPr="00B127BC">
          <w:rPr>
            <w:rFonts w:ascii="Arial" w:hAnsi="Arial" w:cs="Arial"/>
            <w:i/>
            <w:iCs/>
            <w:sz w:val="26"/>
            <w:szCs w:val="26"/>
          </w:rPr>
          <w:delText>4. No caso concreto, é incontroverso que a devedora inadimpliu com parcela relevante da contratação, o que inviabiliza a aplicação da referida doutrina, independentemente da análise dos demais elementos contratuais.</w:delText>
        </w:r>
      </w:del>
    </w:p>
    <w:p w14:paraId="1C22AAA2" w14:textId="2C343EEA" w:rsidR="00B127BC" w:rsidRDefault="00B127BC" w:rsidP="00B127BC">
      <w:pPr>
        <w:spacing w:after="0" w:line="360" w:lineRule="auto"/>
        <w:ind w:left="2268"/>
        <w:jc w:val="both"/>
        <w:rPr>
          <w:del w:id="1646" w:author="Assessor GDSXSR" w:date="2026-10-31T00:11:23Z"/>
          <w:rFonts w:ascii="Arial" w:hAnsi="Arial" w:cs="Arial"/>
          <w:i/>
          <w:iCs/>
          <w:sz w:val="26"/>
          <w:szCs w:val="26"/>
        </w:rPr>
      </w:pPr>
      <w:del w:id="1639" w:author="Assessor GDSXSR" w:date="2026-10-31T00:11:23Z">
        <w:r w:rsidRPr="00B127BC">
          <w:rPr>
            <w:rFonts w:ascii="Arial" w:hAnsi="Arial" w:cs="Arial"/>
            <w:i/>
            <w:iCs/>
            <w:sz w:val="26"/>
            <w:szCs w:val="26"/>
          </w:rPr>
          <w:delText>5. Recurso especial não provido</w:delText>
        </w:r>
      </w:del>
      <w:del w:id="1640" w:author="Assessor GDSXSR" w:date="2026-10-31T00:11:23Z">
        <w:r w:rsidR="00E70BD6">
          <w:rPr>
            <w:rFonts w:ascii="Arial" w:hAnsi="Arial" w:cs="Arial"/>
            <w:i/>
            <w:iCs/>
            <w:sz w:val="26"/>
            <w:szCs w:val="26"/>
          </w:rPr>
          <w:delText>.</w:delText>
        </w:r>
      </w:del>
      <w:del w:id="1641" w:author="Assessor GDSXSR" w:date="2026-10-31T00:11:23Z">
        <w:r w:rsidRPr="00B127BC">
          <w:rPr>
            <w:rFonts w:ascii="Arial" w:hAnsi="Arial" w:cs="Arial"/>
            <w:i/>
            <w:iCs/>
            <w:sz w:val="26"/>
            <w:szCs w:val="26"/>
          </w:rPr>
          <w:delText xml:space="preserve">” (REsp n. 1.581.505/SC, </w:delText>
        </w:r>
      </w:del>
      <w:del w:id="1642" w:author="Assessor GDSXSR" w:date="2026-10-31T00:11:23Z">
        <w:r w:rsidR="0027049A">
          <w:rPr>
            <w:rFonts w:ascii="Arial" w:hAnsi="Arial" w:cs="Arial"/>
            <w:i/>
            <w:iCs/>
            <w:sz w:val="26"/>
            <w:szCs w:val="26"/>
          </w:rPr>
          <w:delText>R</w:delText>
        </w:r>
      </w:del>
      <w:del w:id="1643" w:author="Assessor GDSXSR" w:date="2026-10-31T00:11:23Z">
        <w:r w:rsidRPr="00B127BC">
          <w:rPr>
            <w:rFonts w:ascii="Arial" w:hAnsi="Arial" w:cs="Arial"/>
            <w:i/>
            <w:iCs/>
            <w:sz w:val="26"/>
            <w:szCs w:val="26"/>
          </w:rPr>
          <w:delText xml:space="preserve">elator Ministro </w:delText>
        </w:r>
      </w:del>
      <w:del w:id="1644" w:author="Assessor GDSXSR" w:date="2026-10-31T00:11:23Z">
        <w:r w:rsidR="0027049A" w:rsidRPr="00B127BC">
          <w:rPr>
            <w:rFonts w:ascii="Arial" w:hAnsi="Arial" w:cs="Arial"/>
            <w:i/>
            <w:iCs/>
            <w:sz w:val="26"/>
            <w:szCs w:val="26"/>
          </w:rPr>
          <w:delText>Antônio</w:delText>
        </w:r>
      </w:del>
      <w:del w:id="1645" w:author="Assessor GDSXSR" w:date="2026-10-31T00:11:23Z">
        <w:r w:rsidRPr="00B127BC">
          <w:rPr>
            <w:rFonts w:ascii="Arial" w:hAnsi="Arial" w:cs="Arial"/>
            <w:i/>
            <w:iCs/>
            <w:sz w:val="26"/>
            <w:szCs w:val="26"/>
          </w:rPr>
          <w:delText xml:space="preserve"> Carlos Ferreira, Quarta Turma, julgado em 18/8/2016, DJe de 28/9/2016).</w:delText>
        </w:r>
      </w:del>
    </w:p>
    <w:p w14:paraId="3D4FE582" w14:textId="77777777" w:rsidR="00382DC8" w:rsidRDefault="00382DC8" w:rsidP="00B127BC">
      <w:pPr>
        <w:spacing w:after="0" w:line="360" w:lineRule="auto"/>
        <w:ind w:left="2268"/>
        <w:jc w:val="both"/>
        <w:rPr>
          <w:rFonts w:ascii="Arial" w:hAnsi="Arial" w:cs="Arial"/>
          <w:i/>
          <w:iCs/>
          <w:sz w:val="26"/>
          <w:szCs w:val="26"/>
        </w:rPr>
      </w:pPr>
    </w:p>
    <w:p w14:paraId="125CD60E" w14:textId="70DA9DE7" w:rsidR="00382DC8" w:rsidRPr="00382DC8" w:rsidRDefault="00382DC8" w:rsidP="00E70BD6">
      <w:pPr>
        <w:spacing w:after="0" w:line="360" w:lineRule="auto"/>
        <w:ind w:left="2268"/>
        <w:jc w:val="both"/>
        <w:rPr>
          <w:del w:id="1650" w:author="Assessor GDSXSR" w:date="2026-10-31T00:11:23Z"/>
          <w:rFonts w:ascii="Arial" w:hAnsi="Arial" w:cs="Arial"/>
          <w:i/>
          <w:iCs/>
          <w:sz w:val="26"/>
          <w:szCs w:val="26"/>
        </w:rPr>
      </w:pPr>
      <w:del w:id="1647" w:author="Assessor GDSXSR" w:date="2026-10-31T00:11:23Z">
        <w:r>
          <w:rPr>
            <w:rFonts w:ascii="Arial" w:hAnsi="Arial" w:cs="Arial"/>
            <w:i/>
            <w:iCs/>
            <w:sz w:val="26"/>
            <w:szCs w:val="26"/>
          </w:rPr>
          <w:delText>“(...)</w:delText>
        </w:r>
      </w:del>
      <w:del w:id="1648" w:author="Assessor GDSXSR" w:date="2026-10-31T00:11:23Z">
        <w:r w:rsidR="00E70BD6">
          <w:rPr>
            <w:rFonts w:ascii="Arial" w:hAnsi="Arial" w:cs="Arial"/>
            <w:i/>
            <w:iCs/>
            <w:sz w:val="26"/>
            <w:szCs w:val="26"/>
          </w:rPr>
          <w:delText xml:space="preserve"> </w:delText>
        </w:r>
      </w:del>
      <w:del w:id="1649" w:author="Assessor GDSXSR" w:date="2026-10-31T00:11:23Z">
        <w:r w:rsidRPr="00382DC8">
          <w:rPr>
            <w:rFonts w:ascii="Arial" w:hAnsi="Arial" w:cs="Arial"/>
            <w:i/>
            <w:iCs/>
            <w:sz w:val="26"/>
            <w:szCs w:val="26"/>
          </w:rPr>
          <w:delText>5. A teoria do adimplemento substancial pressupõe que o descumprimento seja de extensão ínfima e não comprometa a finalidade essencial do contrato. No caso, o próprio perito respondeu ao quesito formulado pela apelante reconhecendo que, sob o aspecto qualitativo, o serviço não pôde ser aceito como substancialmente cumprido, pois não atingiu o padrão estético e técnico exigível — o que afasta a aplicação da teoria.</w:delText>
        </w:r>
      </w:del>
    </w:p>
    <w:p w14:paraId="0E8CA457" w14:textId="2D5F59EE" w:rsidR="00382DC8" w:rsidRPr="00382DC8" w:rsidRDefault="00382DC8" w:rsidP="00382DC8">
      <w:pPr>
        <w:spacing w:after="0" w:line="360" w:lineRule="auto"/>
        <w:ind w:left="2268"/>
        <w:jc w:val="both"/>
        <w:rPr>
          <w:del w:id="1652" w:author="Assessor GDSXSR" w:date="2026-10-31T00:11:23Z"/>
          <w:rFonts w:ascii="Arial" w:hAnsi="Arial" w:cs="Arial"/>
          <w:i/>
          <w:iCs/>
          <w:sz w:val="26"/>
          <w:szCs w:val="26"/>
        </w:rPr>
      </w:pPr>
      <w:del w:id="1651" w:author="Assessor GDSXSR" w:date="2026-10-31T00:11:23Z">
        <w:r>
          <w:rPr>
            <w:rFonts w:ascii="Arial" w:hAnsi="Arial" w:cs="Arial"/>
            <w:i/>
            <w:iCs/>
            <w:sz w:val="26"/>
            <w:szCs w:val="26"/>
          </w:rPr>
          <w:delText>(...)</w:delText>
        </w:r>
      </w:del>
    </w:p>
    <w:p w14:paraId="44895B7F" w14:textId="77777777" w:rsidR="00382DC8" w:rsidRPr="00382DC8" w:rsidRDefault="00382DC8" w:rsidP="00382DC8">
      <w:pPr>
        <w:spacing w:after="0" w:line="360" w:lineRule="auto"/>
        <w:ind w:left="2268"/>
        <w:jc w:val="both"/>
        <w:rPr>
          <w:del w:id="1654" w:author="Assessor GDSXSR" w:date="2026-10-31T00:11:23Z"/>
          <w:rFonts w:ascii="Arial" w:hAnsi="Arial" w:cs="Arial"/>
          <w:i/>
          <w:iCs/>
          <w:sz w:val="26"/>
          <w:szCs w:val="26"/>
        </w:rPr>
      </w:pPr>
      <w:del w:id="1653" w:author="Assessor GDSXSR" w:date="2026-10-31T00:11:23Z">
        <w:r w:rsidRPr="00382DC8">
          <w:rPr>
            <w:rFonts w:ascii="Arial" w:hAnsi="Arial" w:cs="Arial"/>
            <w:i/>
            <w:iCs/>
            <w:sz w:val="26"/>
            <w:szCs w:val="26"/>
          </w:rPr>
          <w:lastRenderedPageBreak/>
          <w:delText>IV. DISPOSITIVO E TESE</w:delText>
        </w:r>
      </w:del>
    </w:p>
    <w:p w14:paraId="6487F253" w14:textId="77777777" w:rsidR="00382DC8" w:rsidRPr="00382DC8" w:rsidRDefault="00382DC8" w:rsidP="00382DC8">
      <w:pPr>
        <w:spacing w:after="0" w:line="360" w:lineRule="auto"/>
        <w:ind w:left="2268"/>
        <w:jc w:val="both"/>
        <w:rPr>
          <w:del w:id="1656" w:author="Assessor GDSXSR" w:date="2026-10-31T00:11:23Z"/>
          <w:rFonts w:ascii="Arial" w:hAnsi="Arial" w:cs="Arial"/>
          <w:i/>
          <w:iCs/>
          <w:sz w:val="26"/>
          <w:szCs w:val="26"/>
        </w:rPr>
      </w:pPr>
      <w:del w:id="1655" w:author="Assessor GDSXSR" w:date="2026-10-31T00:11:23Z">
        <w:r w:rsidRPr="00382DC8">
          <w:rPr>
            <w:rFonts w:ascii="Arial" w:hAnsi="Arial" w:cs="Arial"/>
            <w:i/>
            <w:iCs/>
            <w:sz w:val="26"/>
            <w:szCs w:val="26"/>
          </w:rPr>
          <w:delText xml:space="preserve">7. Recurso conhecido e desprovido. </w:delText>
        </w:r>
      </w:del>
    </w:p>
    <w:p w14:paraId="4E68362A" w14:textId="221D6DF3" w:rsidR="00382DC8" w:rsidRPr="00382DC8" w:rsidRDefault="00382DC8" w:rsidP="00382DC8">
      <w:pPr>
        <w:spacing w:after="0" w:line="360" w:lineRule="auto"/>
        <w:ind w:left="2268"/>
        <w:jc w:val="both"/>
        <w:rPr>
          <w:del w:id="1661" w:author="Assessor GDSXSR" w:date="2026-10-31T00:11:23Z"/>
          <w:rFonts w:ascii="Arial" w:hAnsi="Arial" w:cs="Arial"/>
          <w:i/>
          <w:iCs/>
          <w:sz w:val="26"/>
          <w:szCs w:val="26"/>
        </w:rPr>
      </w:pPr>
      <w:del w:id="1657" w:author="Assessor GDSXSR" w:date="2026-10-31T00:11:23Z">
        <w:r w:rsidRPr="00382DC8">
          <w:rPr>
            <w:rFonts w:ascii="Arial" w:hAnsi="Arial" w:cs="Arial"/>
            <w:i/>
            <w:iCs/>
            <w:sz w:val="26"/>
            <w:szCs w:val="26"/>
          </w:rPr>
          <w:delText xml:space="preserve">Tese de julgamento: </w:delText>
        </w:r>
      </w:del>
      <w:del w:id="1658" w:author="Assessor GDSXSR" w:date="2026-10-31T00:11:23Z">
        <w:r w:rsidR="00E70BD6">
          <w:rPr>
            <w:rFonts w:ascii="Arial" w:hAnsi="Arial" w:cs="Arial"/>
            <w:i/>
            <w:iCs/>
            <w:sz w:val="26"/>
            <w:szCs w:val="26"/>
          </w:rPr>
          <w:delText>‘</w:delText>
        </w:r>
      </w:del>
      <w:del w:id="1659" w:author="Assessor GDSXSR" w:date="2026-10-31T00:11:23Z">
        <w:r w:rsidRPr="00382DC8">
          <w:rPr>
            <w:rFonts w:ascii="Arial" w:hAnsi="Arial" w:cs="Arial"/>
            <w:i/>
            <w:iCs/>
            <w:sz w:val="26"/>
            <w:szCs w:val="26"/>
          </w:rPr>
          <w:delText>A teoria do adimplemento substancial pressupõe que o descumprimento contratual seja de extensão ínfima e não comprometa a finalidade essencial do contrato; verificados vícios qualitativos abrangentes, atestados por laudo pericial, que inviabilizam o resultado almejado, é lícita a recusa da contraprestação com fundamento no art. 476 do Código Civil.</w:delText>
        </w:r>
      </w:del>
      <w:del w:id="1660" w:author="Assessor GDSXSR" w:date="2026-10-31T00:11:23Z">
        <w:r w:rsidR="00E70BD6">
          <w:rPr>
            <w:rFonts w:ascii="Arial" w:hAnsi="Arial" w:cs="Arial"/>
            <w:i/>
            <w:iCs/>
            <w:sz w:val="26"/>
            <w:szCs w:val="26"/>
          </w:rPr>
          <w:delText>’</w:delText>
        </w:r>
      </w:del>
    </w:p>
    <w:p w14:paraId="0EF2C533" w14:textId="77777777" w:rsidR="00382DC8" w:rsidRPr="00382DC8" w:rsidRDefault="00382DC8" w:rsidP="00382DC8">
      <w:pPr>
        <w:spacing w:after="0" w:line="360" w:lineRule="auto"/>
        <w:ind w:left="2268"/>
        <w:jc w:val="both"/>
        <w:rPr>
          <w:del w:id="1663" w:author="Assessor GDSXSR" w:date="2026-10-31T00:11:23Z"/>
          <w:rFonts w:ascii="Arial" w:hAnsi="Arial" w:cs="Arial"/>
          <w:i/>
          <w:iCs/>
          <w:sz w:val="26"/>
          <w:szCs w:val="26"/>
        </w:rPr>
      </w:pPr>
      <w:del w:id="1662" w:author="Assessor GDSXSR" w:date="2026-10-31T00:11:23Z">
        <w:r w:rsidRPr="00382DC8">
          <w:rPr>
            <w:rFonts w:ascii="Arial" w:hAnsi="Arial" w:cs="Arial"/>
            <w:i/>
            <w:iCs/>
            <w:sz w:val="26"/>
            <w:szCs w:val="26"/>
          </w:rPr>
          <w:delText>____________</w:delText>
        </w:r>
      </w:del>
    </w:p>
    <w:p w14:paraId="1283E423" w14:textId="77777777" w:rsidR="00382DC8" w:rsidRPr="00382DC8" w:rsidRDefault="00382DC8" w:rsidP="00382DC8">
      <w:pPr>
        <w:spacing w:after="0" w:line="360" w:lineRule="auto"/>
        <w:ind w:left="2268"/>
        <w:jc w:val="both"/>
        <w:rPr>
          <w:del w:id="1665" w:author="Assessor GDSXSR" w:date="2026-10-31T00:11:23Z"/>
          <w:rFonts w:ascii="Arial" w:hAnsi="Arial" w:cs="Arial"/>
          <w:i/>
          <w:iCs/>
          <w:sz w:val="26"/>
          <w:szCs w:val="26"/>
        </w:rPr>
      </w:pPr>
      <w:del w:id="1664" w:author="Assessor GDSXSR" w:date="2026-10-31T00:11:23Z">
        <w:r w:rsidRPr="00382DC8">
          <w:rPr>
            <w:rFonts w:ascii="Arial" w:hAnsi="Arial" w:cs="Arial"/>
            <w:i/>
            <w:iCs/>
            <w:sz w:val="26"/>
            <w:szCs w:val="26"/>
          </w:rPr>
          <w:delText>Dispositivos relevantes citados: arts. 373, I, e 475 do CPC; arts. 476 e 884 do Código Civil; art. 85, §11, do CPC.</w:delText>
        </w:r>
      </w:del>
    </w:p>
    <w:p w14:paraId="3BF8FA34" w14:textId="5E0FD1F3" w:rsidR="00382DC8" w:rsidRPr="000A7009" w:rsidRDefault="00382DC8" w:rsidP="00382DC8">
      <w:pPr>
        <w:spacing w:after="0" w:line="360" w:lineRule="auto"/>
        <w:ind w:left="2268"/>
        <w:jc w:val="both"/>
        <w:rPr>
          <w:del w:id="1672" w:author="Assessor GDSXSR" w:date="2026-10-31T00:11:23Z"/>
          <w:rFonts w:ascii="Arial" w:hAnsi="Arial" w:cs="Arial"/>
          <w:i/>
          <w:iCs/>
          <w:sz w:val="26"/>
          <w:szCs w:val="26"/>
        </w:rPr>
      </w:pPr>
      <w:del w:id="1666" w:author="Assessor GDSXSR" w:date="2026-10-31T00:11:23Z">
        <w:r w:rsidRPr="00382DC8">
          <w:rPr>
            <w:rFonts w:ascii="Arial" w:hAnsi="Arial" w:cs="Arial"/>
            <w:i/>
            <w:iCs/>
            <w:sz w:val="26"/>
            <w:szCs w:val="26"/>
          </w:rPr>
          <w:delText>Jurisprudências relevantes citadas: TJDFT, Acórdão 2060389, 0712838-71.2019.8.07.0009, Rel. Des. Carlos Pires Soares Neto, 1ª Turma Cível, j. 21/10/2025, DJe 05/11/2025; TJDFT, Acórdão 1971032, 0725831-34.2023.8.07.0001, Rel. Des. Leonardo Roscoe Bessa, 6ª Turma Cível, j. 11/02/2025, DJe 27/02/2025; TJDFT, Acórdão 1186583, 0041184-73.2014.8.07.0001, Rel. Des. Rômulo de Araújo Mendes, 1ª Turma Cível, j. 16/07/2019, DJe 01/09/2019; TJDFT, Acórdão 2004513, 0724464-72.2023.8.07.0001, Rel. Des. Teófilo Caetano, 1ª Turma Cível, j. 27/05/2025, DJe 02/07/2025; TJDFT, Acórdão 1996265, 0709002-66.2023.8.07.0004, Rel.ª Des.ª Soníria Rocha Campos D'Assunção, 6ª Turma Cível, j. 06/05/2025, DJe 21/05/2025</w:delText>
        </w:r>
      </w:del>
      <w:del w:id="1667" w:author="Assessor GDSXSR" w:date="2026-10-31T00:11:23Z">
        <w:r w:rsidR="00E70BD6">
          <w:rPr>
            <w:rFonts w:ascii="Arial" w:hAnsi="Arial" w:cs="Arial"/>
            <w:i/>
            <w:iCs/>
            <w:sz w:val="26"/>
            <w:szCs w:val="26"/>
          </w:rPr>
          <w:delText>.</w:delText>
        </w:r>
      </w:del>
      <w:del w:id="1668" w:author="Assessor GDSXSR" w:date="2026-10-31T00:11:23Z">
        <w:r>
          <w:rPr>
            <w:rFonts w:ascii="Arial" w:hAnsi="Arial" w:cs="Arial"/>
            <w:i/>
            <w:iCs/>
            <w:sz w:val="26"/>
            <w:szCs w:val="26"/>
          </w:rPr>
          <w:delText xml:space="preserve">” </w:delText>
        </w:r>
      </w:del>
      <w:del w:id="1669" w:author="Assessor GDSXSR" w:date="2026-10-31T00:11:23Z">
        <w:r w:rsidRPr="00382DC8">
          <w:rPr>
            <w:rFonts w:ascii="Arial" w:hAnsi="Arial" w:cs="Arial"/>
            <w:i/>
            <w:iCs/>
            <w:sz w:val="26"/>
            <w:szCs w:val="26"/>
          </w:rPr>
          <w:delText xml:space="preserve">(Acórdão 2131527, 0752111-08.2024.8.07.0001, Relator(a): CARLOS PIRES </w:delText>
        </w:r>
      </w:del>
      <w:del w:id="1670" w:author="Assessor GDSXSR" w:date="2026-10-31T00:11:23Z">
        <w:r w:rsidRPr="00382DC8">
          <w:rPr>
            <w:rFonts w:ascii="Arial" w:hAnsi="Arial" w:cs="Arial"/>
            <w:i/>
            <w:iCs/>
            <w:sz w:val="26"/>
            <w:szCs w:val="26"/>
          </w:rPr>
          <w:lastRenderedPageBreak/>
          <w:delText>SOARES NETO, 1ª TURMA CÍVEL, data de julgamento: 27/05/2026, publicado no DJe: 16/06/2026</w:delText>
        </w:r>
      </w:del>
      <w:del w:id="1671" w:author="Assessor GDSXSR" w:date="2026-10-31T00:11:23Z">
        <w:r>
          <w:rPr>
            <w:rFonts w:ascii="Arial" w:hAnsi="Arial" w:cs="Arial"/>
            <w:i/>
            <w:iCs/>
            <w:sz w:val="26"/>
            <w:szCs w:val="26"/>
          </w:rPr>
          <w:delText>).</w:delText>
        </w:r>
      </w:del>
    </w:p>
    <w:p w14:paraId="31CC0DBF" w14:textId="77777777" w:rsidR="00341D84" w:rsidRPr="00341D84" w:rsidRDefault="00341D84" w:rsidP="00341D84">
      <w:pPr>
        <w:spacing w:after="0" w:line="360" w:lineRule="auto"/>
        <w:ind w:firstLine="2268"/>
        <w:jc w:val="both"/>
        <w:rPr>
          <w:del w:id="1673" w:author="Assessor GDSXSR" w:date="2026-10-31T00:11:23Z"/>
          <w:rFonts w:ascii="Arial" w:hAnsi="Arial" w:cs="Arial"/>
          <w:color w:val="000000" w:themeColor="text1"/>
          <w:sz w:val="28"/>
          <w:szCs w:val="28"/>
        </w:rPr>
      </w:pPr>
    </w:p>
    <w:p w14:paraId="7C382DBA" w14:textId="77777777" w:rsidR="00341D84" w:rsidRPr="00341D84" w:rsidRDefault="00341D84" w:rsidP="00341D84">
      <w:pPr>
        <w:spacing w:after="0" w:line="360" w:lineRule="auto"/>
        <w:ind w:firstLine="2268"/>
        <w:jc w:val="both"/>
        <w:rPr>
          <w:del w:id="1675" w:author="Assessor GDSXSR" w:date="2026-10-31T00:11:23Z"/>
          <w:rFonts w:ascii="Arial" w:hAnsi="Arial" w:cs="Arial"/>
          <w:color w:val="000000" w:themeColor="text1"/>
          <w:sz w:val="28"/>
          <w:szCs w:val="28"/>
        </w:rPr>
      </w:pPr>
      <w:del w:id="1674" w:author="Assessor GDSXSR" w:date="2026-10-31T00:11:23Z">
        <w:r w:rsidRPr="00341D84">
          <w:rPr>
            <w:rFonts w:ascii="Arial" w:hAnsi="Arial" w:cs="Arial"/>
            <w:color w:val="000000" w:themeColor="text1"/>
            <w:sz w:val="28"/>
            <w:szCs w:val="28"/>
          </w:rPr>
          <w:delText>A teoria pressupõe que a obrigação tenha sido cumprida de forma muito próxima ao resultado pretendido. A parcela remanescente deve ser reduzida e incapaz de comprometer a finalidade do negócio. Também deve ser possível preservar o contrato sem impor prejuízo relevante ao credor.</w:delText>
        </w:r>
      </w:del>
    </w:p>
    <w:p w14:paraId="123F3481" w14:textId="77777777" w:rsidR="00341D84" w:rsidRPr="00341D84" w:rsidRDefault="00341D84" w:rsidP="00341D84">
      <w:pPr>
        <w:spacing w:after="0" w:line="360" w:lineRule="auto"/>
        <w:ind w:firstLine="2268"/>
        <w:jc w:val="both"/>
        <w:rPr>
          <w:del w:id="1676" w:author="Assessor GDSXSR" w:date="2026-10-31T00:11:23Z"/>
          <w:rFonts w:ascii="Arial" w:hAnsi="Arial" w:cs="Arial"/>
          <w:color w:val="000000" w:themeColor="text1"/>
          <w:sz w:val="28"/>
          <w:szCs w:val="28"/>
        </w:rPr>
      </w:pPr>
    </w:p>
    <w:p w14:paraId="1DCDFD20" w14:textId="1561D151" w:rsidR="00341D84" w:rsidRPr="00341D84" w:rsidRDefault="00341D84" w:rsidP="00341D84">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No caso, os débitos tributários alcançavam </w:t>
      </w:r>
      <w:del w:id="1677" w:author="Assessor GDSXSR" w:date="2026-10-31T00:11:23Z">
        <w:r>
          <w:rPr>
            <w:rFonts w:ascii="Arial" w:hAnsi="Arial" w:cs="Arial"/>
            <w:color w:val="000000" w:themeColor="text1"/>
            <w:sz w:val="28"/>
            <w:szCs w:val="28"/>
          </w:rPr>
          <w:delText xml:space="preserve">aproximadamente</w:delText>
        </w:r>
      </w:del>
      <w:ins w:id="1678" w:author="Assessor GDSXSR" w:date="2026-10-31T00:11:23Z">
        <w:r>
          <w:rPr>
            <w:rFonts w:ascii="Arial" w:hAnsi="Arial" w:cs="Arial"/>
            <w:color w:val="808080"/>
            <w:sz w:val="28"/>
            <w:szCs w:val="28"/>
          </w:rPr>
          <w:t xml:space="preserve">cerca de</w:t>
        </w:r>
      </w:ins>
      <w:r>
        <w:rPr>
          <w:rFonts w:ascii="Arial" w:hAnsi="Arial" w:cs="Arial"/>
          <w:color w:val="000000" w:themeColor="text1"/>
          <w:sz w:val="28"/>
          <w:szCs w:val="28"/>
        </w:rPr>
        <w:t xml:space="preserve"> R$ 25.000,00</w:t>
      </w:r>
      <w:r>
        <w:rPr>
          <w:rFonts w:ascii="Arial" w:hAnsi="Arial" w:cs="Arial"/>
          <w:color w:val="000000" w:themeColor="text1"/>
          <w:sz w:val="28"/>
          <w:szCs w:val="28"/>
        </w:rPr>
        <w:t xml:space="preserve"> </w:t>
      </w:r>
      <w:del w:id="1679" w:author="Assessor GDSXSR" w:date="2026-10-31T00:11:23Z">
        <w:r>
          <w:rPr>
            <w:rFonts w:ascii="Arial" w:hAnsi="Arial" w:cs="Arial"/>
            <w:color w:val="000000" w:themeColor="text1"/>
            <w:sz w:val="28"/>
            <w:szCs w:val="28"/>
          </w:rPr>
          <w:delText xml:space="preserve">(vinte</w:delText>
        </w:r>
      </w:del>
      <w:ins w:id="1680" w:author="Assessor GDSXSR" w:date="2026-10-31T00:11:23Z">
        <w:r>
          <w:rPr>
            <w:rFonts w:ascii="Arial" w:hAnsi="Arial" w:cs="Arial"/>
            <w:color w:val="808080"/>
            <w:sz w:val="28"/>
            <w:szCs w:val="28"/>
          </w:rPr>
          <w:t xml:space="preserve">e,</w:t>
        </w:r>
      </w:ins>
      <w:r>
        <w:rPr>
          <w:rFonts w:ascii="Arial" w:hAnsi="Arial" w:cs="Arial"/>
          <w:color w:val="000000" w:themeColor="text1"/>
          <w:sz w:val="28"/>
          <w:szCs w:val="28"/>
        </w:rPr>
        <w:t xml:space="preserve"> </w:t>
      </w:r>
      <w:del w:id="1681" w:author="Assessor GDSXSR" w:date="2026-10-31T00:11:23Z">
        <w:r>
          <w:rPr>
            <w:rFonts w:ascii="Arial" w:hAnsi="Arial" w:cs="Arial"/>
            <w:color w:val="000000" w:themeColor="text1"/>
            <w:sz w:val="28"/>
            <w:szCs w:val="28"/>
          </w:rPr>
          <w:delText xml:space="preserve">e</w:delText>
        </w:r>
      </w:del>
      <w:ins w:id="1682" w:author="Assessor GDSXSR" w:date="2026-10-31T00:11:23Z">
        <w:r>
          <w:rPr>
            <w:rFonts w:ascii="Arial" w:hAnsi="Arial" w:cs="Arial"/>
            <w:color w:val="808080"/>
            <w:sz w:val="28"/>
            <w:szCs w:val="28"/>
          </w:rPr>
          <w:t xml:space="preserve">em</w:t>
        </w:r>
      </w:ins>
      <w:r>
        <w:rPr>
          <w:rFonts w:ascii="Arial" w:hAnsi="Arial" w:cs="Arial"/>
          <w:color w:val="000000" w:themeColor="text1"/>
          <w:sz w:val="28"/>
          <w:szCs w:val="28"/>
        </w:rPr>
        <w:t xml:space="preserve"> </w:t>
      </w:r>
      <w:del w:id="1683" w:author="Assessor GDSXSR" w:date="2026-10-31T00:11:23Z">
        <w:r>
          <w:rPr>
            <w:rFonts w:ascii="Arial" w:hAnsi="Arial" w:cs="Arial"/>
            <w:color w:val="000000" w:themeColor="text1"/>
            <w:sz w:val="28"/>
            <w:szCs w:val="28"/>
          </w:rPr>
          <w:delText xml:space="preserve">cinco</w:delText>
        </w:r>
      </w:del>
      <w:ins w:id="1684" w:author="Assessor GDSXSR" w:date="2026-10-31T00:11:23Z">
        <w:r>
          <w:rPr>
            <w:rFonts w:ascii="Arial" w:hAnsi="Arial" w:cs="Arial"/>
            <w:color w:val="808080"/>
            <w:sz w:val="28"/>
            <w:szCs w:val="28"/>
          </w:rPr>
          <w:t xml:space="preserve">parte,</w:t>
        </w:r>
      </w:ins>
      <w:r>
        <w:rPr>
          <w:rFonts w:ascii="Arial" w:hAnsi="Arial" w:cs="Arial"/>
          <w:color w:val="000000" w:themeColor="text1"/>
          <w:sz w:val="28"/>
          <w:szCs w:val="28"/>
        </w:rPr>
        <w:t xml:space="preserve"> </w:t>
      </w:r>
      <w:del w:id="1685" w:author="Assessor GDSXSR" w:date="2026-10-31T00:11:23Z">
        <w:r>
          <w:rPr>
            <w:rFonts w:ascii="Arial" w:hAnsi="Arial" w:cs="Arial"/>
            <w:color w:val="000000" w:themeColor="text1"/>
            <w:sz w:val="28"/>
            <w:szCs w:val="28"/>
          </w:rPr>
          <w:delText xml:space="preserve">mil reais)</w:delText>
        </w:r>
        <w:r>
          <w:rPr>
            <w:rFonts w:ascii="Arial" w:hAnsi="Arial" w:cs="Arial"/>
            <w:color w:val="000000" w:themeColor="text1"/>
            <w:sz w:val="28"/>
            <w:szCs w:val="28"/>
          </w:rPr>
          <w:delText xml:space="preserve">. Parte da dívida era</w:delText>
        </w:r>
      </w:del>
      <w:ins w:id="1686" w:author="Assessor GDSXSR" w:date="2026-10-31T00:11:23Z">
        <w:r>
          <w:rPr>
            <w:rFonts w:ascii="Arial" w:hAnsi="Arial" w:cs="Arial"/>
            <w:color w:val="808080"/>
            <w:sz w:val="28"/>
            <w:szCs w:val="28"/>
          </w:rPr>
          <w:t xml:space="preserve">eram</w:t>
        </w:r>
      </w:ins>
      <w:r>
        <w:rPr>
          <w:rFonts w:ascii="Arial" w:hAnsi="Arial" w:cs="Arial"/>
          <w:color w:val="000000" w:themeColor="text1"/>
          <w:sz w:val="28"/>
          <w:szCs w:val="28"/>
        </w:rPr>
        <w:t xml:space="preserve"> objeto de execução fiscal</w:t>
      </w:r>
      <w:ins w:id="1687" w:author="Assessor GDSXSR" w:date="2026-10-31T00:11:23Z">
        <w:r>
          <w:rPr>
            <w:rFonts w:ascii="Arial" w:hAnsi="Arial" w:cs="Arial"/>
            <w:color w:val="808080"/>
            <w:sz w:val="28"/>
            <w:szCs w:val="28"/>
          </w:rPr>
          <w:t xml:space="preserve">,</w:t>
        </w:r>
      </w:ins>
      <w:r>
        <w:rPr>
          <w:rFonts w:ascii="Arial" w:hAnsi="Arial" w:cs="Arial"/>
          <w:color w:val="000000" w:themeColor="text1"/>
          <w:sz w:val="28"/>
          <w:szCs w:val="28"/>
        </w:rPr>
        <w:t xml:space="preserve"> </w:t>
      </w:r>
      <w:del w:id="1688" w:author="Assessor GDSXSR" w:date="2026-10-31T00:11:23Z">
        <w:r>
          <w:rPr>
            <w:rFonts w:ascii="Arial" w:hAnsi="Arial" w:cs="Arial"/>
            <w:color w:val="000000" w:themeColor="text1"/>
            <w:sz w:val="28"/>
            <w:szCs w:val="28"/>
          </w:rPr>
          <w:delText xml:space="preserve">e representava</w:delText>
        </w:r>
      </w:del>
      <w:ins w:id="1689" w:author="Assessor GDSXSR" w:date="2026-10-31T00:11:23Z">
        <w:r>
          <w:rPr>
            <w:rFonts w:ascii="Arial" w:hAnsi="Arial" w:cs="Arial"/>
            <w:color w:val="808080"/>
            <w:sz w:val="28"/>
            <w:szCs w:val="28"/>
          </w:rPr>
          <w:t xml:space="preserve">com</w:t>
        </w:r>
      </w:ins>
      <w:r>
        <w:rPr>
          <w:rFonts w:ascii="Arial" w:hAnsi="Arial" w:cs="Arial"/>
          <w:color w:val="000000" w:themeColor="text1"/>
          <w:sz w:val="28"/>
          <w:szCs w:val="28"/>
        </w:rPr>
        <w:t xml:space="preserve"> risco concreto ao</w:t>
      </w:r>
      <w:del w:id="1690" w:author="Assessor GDSXSR" w:date="2026-10-31T00:11:23Z">
        <w:r>
          <w:rPr>
            <w:rFonts w:ascii="Arial" w:hAnsi="Arial" w:cs="Arial"/>
            <w:color w:val="000000" w:themeColor="text1"/>
            <w:sz w:val="28"/>
            <w:szCs w:val="28"/>
          </w:rPr>
          <w:delText xml:space="preserve"> próprio</w:delText>
        </w:r>
      </w:del>
      <w:r>
        <w:rPr>
          <w:rFonts w:ascii="Arial" w:hAnsi="Arial" w:cs="Arial"/>
          <w:color w:val="000000" w:themeColor="text1"/>
          <w:sz w:val="28"/>
          <w:szCs w:val="28"/>
        </w:rPr>
        <w:t xml:space="preserve"> imóvel. Sua importância, portanto, não pode ser aferida apenas em comparação com o valor total dos bens negociados.</w:t>
      </w:r>
    </w:p>
    <w:p w14:paraId="02747A50" w14:textId="77777777" w:rsidR="00341D84" w:rsidRPr="00341D84" w:rsidRDefault="00341D84" w:rsidP="00341D84">
      <w:pPr>
        <w:spacing w:after="0" w:line="360" w:lineRule="auto"/>
        <w:ind w:firstLine="2268"/>
        <w:jc w:val="both"/>
        <w:rPr>
          <w:rFonts w:ascii="Arial" w:hAnsi="Arial" w:cs="Arial"/>
          <w:color w:val="000000" w:themeColor="text1"/>
          <w:sz w:val="28"/>
          <w:szCs w:val="28"/>
        </w:rPr>
      </w:pPr>
    </w:p>
    <w:p w14:paraId="4984FFB1" w14:textId="4DA86631" w:rsidR="00341D84" w:rsidRPr="00341D84" w:rsidRDefault="00341D84" w:rsidP="00341D84">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 relevância do descumprimento é confirmada </w:t>
      </w:r>
      <w:del w:id="1691" w:author="Assessor GDSXSR" w:date="2026-10-31T00:11:23Z">
        <w:r>
          <w:rPr>
            <w:rFonts w:ascii="Arial" w:hAnsi="Arial" w:cs="Arial"/>
            <w:color w:val="000000" w:themeColor="text1"/>
            <w:sz w:val="28"/>
            <w:szCs w:val="28"/>
          </w:rPr>
          <w:delText xml:space="preserve">pelo</w:delText>
        </w:r>
      </w:del>
      <w:ins w:id="1692" w:author="Assessor GDSXSR" w:date="2026-10-31T00:11:23Z">
        <w:r>
          <w:rPr>
            <w:rFonts w:ascii="Arial" w:hAnsi="Arial" w:cs="Arial"/>
            <w:color w:val="808080"/>
            <w:sz w:val="28"/>
            <w:szCs w:val="28"/>
          </w:rPr>
          <w:t xml:space="preserve">pela</w:t>
        </w:r>
      </w:ins>
      <w:r>
        <w:rPr>
          <w:rFonts w:ascii="Arial" w:hAnsi="Arial" w:cs="Arial"/>
          <w:color w:val="000000" w:themeColor="text1"/>
          <w:sz w:val="28"/>
          <w:szCs w:val="28"/>
        </w:rPr>
        <w:t xml:space="preserve"> </w:t>
      </w:r>
      <w:del w:id="1693" w:author="Assessor GDSXSR" w:date="2026-10-31T00:11:23Z">
        <w:r>
          <w:rPr>
            <w:rFonts w:ascii="Arial" w:hAnsi="Arial" w:cs="Arial"/>
            <w:color w:val="000000" w:themeColor="text1"/>
            <w:sz w:val="28"/>
            <w:szCs w:val="28"/>
          </w:rPr>
          <w:delText xml:space="preserve">resultado</w:delText>
        </w:r>
      </w:del>
      <w:ins w:id="1694" w:author="Assessor GDSXSR" w:date="2026-10-31T00:11:23Z">
        <w:r>
          <w:rPr>
            <w:rFonts w:ascii="Arial" w:hAnsi="Arial" w:cs="Arial"/>
            <w:color w:val="808080"/>
            <w:sz w:val="28"/>
            <w:szCs w:val="28"/>
          </w:rPr>
          <w:t xml:space="preserve">sentença</w:t>
        </w:r>
      </w:ins>
      <w:r>
        <w:rPr>
          <w:rFonts w:ascii="Arial" w:hAnsi="Arial" w:cs="Arial"/>
          <w:color w:val="000000" w:themeColor="text1"/>
          <w:sz w:val="28"/>
          <w:szCs w:val="28"/>
        </w:rPr>
        <w:t xml:space="preserve"> do processo </w:t>
      </w:r>
      <w:del w:id="1695" w:author="Assessor GDSXSR" w:date="2026-10-31T00:11:23Z">
        <w:r>
          <w:rPr>
            <w:rFonts w:ascii="Arial" w:hAnsi="Arial" w:cs="Arial"/>
            <w:color w:val="000000" w:themeColor="text1"/>
            <w:sz w:val="28"/>
            <w:szCs w:val="28"/>
          </w:rPr>
          <w:delText xml:space="preserve">nº</w:delText>
        </w:r>
      </w:del>
      <w:ins w:id="1696" w:author="Assessor GDSXSR" w:date="2026-10-31T00:11:23Z">
        <w:r>
          <w:rPr>
            <w:rFonts w:ascii="Arial" w:hAnsi="Arial" w:cs="Arial"/>
            <w:color w:val="808080"/>
            <w:sz w:val="28"/>
            <w:szCs w:val="28"/>
          </w:rPr>
          <w:t xml:space="preserve">n.</w:t>
        </w:r>
      </w:ins>
      <w:r>
        <w:rPr>
          <w:rFonts w:ascii="Arial" w:hAnsi="Arial" w:cs="Arial"/>
          <w:color w:val="000000" w:themeColor="text1"/>
          <w:sz w:val="28"/>
          <w:szCs w:val="28"/>
        </w:rPr>
        <w:t xml:space="preserve"> 0708967-45.2019.8.07.0005</w:t>
      </w:r>
      <w:del w:id="1697" w:author="Assessor GDSXSR" w:date="2026-10-31T00:11:23Z">
        <w:r>
          <w:rPr>
            <w:rFonts w:ascii="Arial" w:hAnsi="Arial" w:cs="Arial"/>
            <w:color w:val="000000" w:themeColor="text1"/>
            <w:sz w:val="28"/>
            <w:szCs w:val="28"/>
          </w:rPr>
          <w:delText xml:space="preserve">. Naquela demanda</w:delText>
        </w:r>
      </w:del>
      <w:r>
        <w:rPr>
          <w:rFonts w:ascii="Arial" w:hAnsi="Arial" w:cs="Arial"/>
          <w:color w:val="000000" w:themeColor="text1"/>
          <w:sz w:val="28"/>
          <w:szCs w:val="28"/>
        </w:rPr>
        <w:t xml:space="preserve">, </w:t>
      </w:r>
      <w:del w:id="1698" w:author="Assessor GDSXSR" w:date="2026-10-31T00:11:23Z">
        <w:r>
          <w:rPr>
            <w:rFonts w:ascii="Arial" w:hAnsi="Arial" w:cs="Arial"/>
            <w:color w:val="000000" w:themeColor="text1"/>
            <w:sz w:val="28"/>
            <w:szCs w:val="28"/>
          </w:rPr>
          <w:delText xml:space="preserve">a sentença juntada no ID </w:delText>
        </w:r>
        <w:r>
          <w:rPr>
            <w:rFonts w:ascii="Arial" w:hAnsi="Arial" w:cs="Arial"/>
            <w:color w:val="000000" w:themeColor="text1"/>
            <w:sz w:val="28"/>
            <w:szCs w:val="28"/>
          </w:rPr>
          <w:delText xml:space="preserve">58110074</w:delText>
        </w:r>
      </w:del>
      <w:ins w:id="1699" w:author="Assessor GDSXSR" w:date="2026-10-31T00:11:23Z">
        <w:r>
          <w:rPr>
            <w:rFonts w:ascii="Arial" w:hAnsi="Arial" w:cs="Arial"/>
            <w:color w:val="808080"/>
            <w:sz w:val="28"/>
            <w:szCs w:val="28"/>
          </w:rPr>
          <w:t xml:space="preserve">que</w:t>
        </w:r>
      </w:ins>
      <w:r>
        <w:rPr>
          <w:rFonts w:ascii="Arial" w:hAnsi="Arial" w:cs="Arial"/>
          <w:color w:val="000000" w:themeColor="text1"/>
          <w:sz w:val="28"/>
          <w:szCs w:val="28"/>
        </w:rPr>
        <w:t xml:space="preserve"> </w:t>
      </w:r>
      <w:r>
        <w:rPr>
          <w:rFonts w:ascii="Arial" w:hAnsi="Arial" w:cs="Arial"/>
          <w:color w:val="000000" w:themeColor="text1"/>
          <w:sz w:val="28"/>
          <w:szCs w:val="28"/>
        </w:rPr>
        <w:t xml:space="preserve">reconheceu que as pendências tributárias justificavam o desfazimento da permuta e o retorno das partes à situação anterior</w:t>
      </w:r>
      <w:ins w:id="1700" w:author="Assessor GDSXSR" w:date="2026-10-31T00:11:23Z">
        <w:r>
          <w:rPr>
            <w:rFonts w:ascii="Arial" w:hAnsi="Arial" w:cs="Arial"/>
            <w:color w:val="808080"/>
            <w:sz w:val="28"/>
            <w:szCs w:val="28"/>
          </w:rPr>
          <w:t xml:space="preserve"> (ID 58110074)</w:t>
        </w:r>
      </w:ins>
      <w:r>
        <w:rPr>
          <w:rFonts w:ascii="Arial" w:hAnsi="Arial" w:cs="Arial"/>
          <w:color w:val="000000" w:themeColor="text1"/>
          <w:sz w:val="28"/>
          <w:szCs w:val="28"/>
        </w:rPr>
        <w:t xml:space="preserve">.</w:t>
      </w:r>
    </w:p>
    <w:p w14:paraId="0E51FEBA" w14:textId="77777777" w:rsidR="00341D84" w:rsidRPr="00341D84" w:rsidRDefault="00341D84" w:rsidP="00341D84">
      <w:pPr>
        <w:spacing w:after="0" w:line="360" w:lineRule="auto"/>
        <w:ind w:firstLine="2268"/>
        <w:jc w:val="both"/>
        <w:rPr>
          <w:rFonts w:ascii="Arial" w:hAnsi="Arial" w:cs="Arial"/>
          <w:color w:val="000000" w:themeColor="text1"/>
          <w:sz w:val="28"/>
          <w:szCs w:val="28"/>
        </w:rPr>
      </w:pPr>
    </w:p>
    <w:p w14:paraId="7AA5CC61" w14:textId="6D197F07" w:rsidR="00341D84" w:rsidRPr="00341D84" w:rsidRDefault="00341D84" w:rsidP="00341D84">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O acórdão</w:t>
      </w:r>
      <w:del w:id="1701" w:author="Assessor GDSXSR" w:date="2026-10-31T00:11:23Z">
        <w:r>
          <w:rPr>
            <w:rFonts w:ascii="Arial" w:hAnsi="Arial" w:cs="Arial"/>
            <w:color w:val="000000" w:themeColor="text1"/>
            <w:sz w:val="28"/>
            <w:szCs w:val="28"/>
          </w:rPr>
          <w:delText xml:space="preserve"> de ID </w:delText>
        </w:r>
        <w:r>
          <w:rPr>
            <w:rFonts w:ascii="Arial" w:hAnsi="Arial" w:cs="Arial"/>
            <w:color w:val="000000" w:themeColor="text1"/>
            <w:sz w:val="28"/>
            <w:szCs w:val="28"/>
          </w:rPr>
          <w:delText xml:space="preserve">58110075</w:delText>
        </w:r>
      </w:del>
      <w:r>
        <w:rPr>
          <w:rFonts w:ascii="Arial" w:hAnsi="Arial" w:cs="Arial"/>
          <w:color w:val="000000" w:themeColor="text1"/>
          <w:sz w:val="28"/>
          <w:szCs w:val="28"/>
        </w:rPr>
        <w:t xml:space="preserve"> </w:t>
      </w:r>
      <w:r>
        <w:rPr>
          <w:rFonts w:ascii="Arial" w:hAnsi="Arial" w:cs="Arial"/>
          <w:color w:val="000000" w:themeColor="text1"/>
          <w:sz w:val="28"/>
          <w:szCs w:val="28"/>
        </w:rPr>
        <w:t xml:space="preserve">manteve a decisão e afastou </w:t>
      </w:r>
      <w:del w:id="1702" w:author="Assessor GDSXSR" w:date="2026-10-31T00:11:23Z">
        <w:r>
          <w:rPr>
            <w:rFonts w:ascii="Arial" w:hAnsi="Arial" w:cs="Arial"/>
            <w:color w:val="000000" w:themeColor="text1"/>
            <w:sz w:val="28"/>
            <w:szCs w:val="28"/>
          </w:rPr>
          <w:delText xml:space="preserve">expressamente a alegação de</w:delText>
        </w:r>
      </w:del>
      <w:ins w:id="1703" w:author="Assessor GDSXSR" w:date="2026-10-31T00:11:23Z">
        <w:r>
          <w:rPr>
            <w:rFonts w:ascii="Arial" w:hAnsi="Arial" w:cs="Arial"/>
            <w:color w:val="808080"/>
            <w:sz w:val="28"/>
            <w:szCs w:val="28"/>
          </w:rPr>
          <w:t xml:space="preserve">o</w:t>
        </w:r>
      </w:ins>
      <w:r>
        <w:rPr>
          <w:rFonts w:ascii="Arial" w:hAnsi="Arial" w:cs="Arial"/>
          <w:color w:val="000000" w:themeColor="text1"/>
          <w:sz w:val="28"/>
          <w:szCs w:val="28"/>
        </w:rPr>
        <w:t xml:space="preserve"> adimplemento substancial</w:t>
      </w:r>
      <w:del w:id="1704" w:author="Assessor GDSXSR" w:date="2026-10-31T00:11:23Z">
        <w:r>
          <w:rPr>
            <w:rFonts w:ascii="Arial" w:hAnsi="Arial" w:cs="Arial"/>
            <w:color w:val="000000" w:themeColor="text1"/>
            <w:sz w:val="28"/>
            <w:szCs w:val="28"/>
          </w:rPr>
          <w:delText xml:space="preserve">. Na ocasião</w:delText>
        </w:r>
      </w:del>
      <w:r>
        <w:rPr>
          <w:rFonts w:ascii="Arial" w:hAnsi="Arial" w:cs="Arial"/>
          <w:color w:val="000000" w:themeColor="text1"/>
          <w:sz w:val="28"/>
          <w:szCs w:val="28"/>
        </w:rPr>
        <w:t xml:space="preserve">, </w:t>
      </w:r>
      <w:del w:id="1705" w:author="Assessor GDSXSR" w:date="2026-10-31T00:11:23Z">
        <w:r>
          <w:rPr>
            <w:rFonts w:ascii="Arial" w:hAnsi="Arial" w:cs="Arial"/>
            <w:color w:val="000000" w:themeColor="text1"/>
            <w:sz w:val="28"/>
            <w:szCs w:val="28"/>
          </w:rPr>
          <w:delText xml:space="preserve">considerou-se que</w:delText>
        </w:r>
      </w:del>
      <w:ins w:id="1706" w:author="Assessor GDSXSR" w:date="2026-10-31T00:11:23Z">
        <w:r>
          <w:rPr>
            <w:rFonts w:ascii="Arial" w:hAnsi="Arial" w:cs="Arial"/>
            <w:color w:val="808080"/>
            <w:sz w:val="28"/>
            <w:szCs w:val="28"/>
          </w:rPr>
          <w:t xml:space="preserve">pois</w:t>
        </w:r>
      </w:ins>
      <w:r>
        <w:rPr>
          <w:rFonts w:ascii="Arial" w:hAnsi="Arial" w:cs="Arial"/>
          <w:color w:val="000000" w:themeColor="text1"/>
          <w:sz w:val="28"/>
          <w:szCs w:val="28"/>
        </w:rPr>
        <w:t xml:space="preserve"> a dívida não era de pequena importância, sobretudo porque parte dela era objeto de execução fiscal e poderia </w:t>
      </w:r>
      <w:del w:id="1707" w:author="Assessor GDSXSR" w:date="2026-10-31T00:11:23Z">
        <w:r>
          <w:rPr>
            <w:rFonts w:ascii="Arial" w:hAnsi="Arial" w:cs="Arial"/>
            <w:color w:val="000000" w:themeColor="text1"/>
            <w:sz w:val="28"/>
            <w:szCs w:val="28"/>
          </w:rPr>
          <w:delText xml:space="preserve">resultar</w:delText>
        </w:r>
      </w:del>
      <w:ins w:id="1708" w:author="Assessor GDSXSR" w:date="2026-10-31T00:11:23Z">
        <w:r>
          <w:rPr>
            <w:rFonts w:ascii="Arial" w:hAnsi="Arial" w:cs="Arial"/>
            <w:color w:val="808080"/>
            <w:sz w:val="28"/>
            <w:szCs w:val="28"/>
          </w:rPr>
          <w:t xml:space="preserve">causar</w:t>
        </w:r>
      </w:ins>
      <w:r>
        <w:rPr>
          <w:rFonts w:ascii="Arial" w:hAnsi="Arial" w:cs="Arial"/>
          <w:color w:val="000000" w:themeColor="text1"/>
          <w:sz w:val="28"/>
          <w:szCs w:val="28"/>
        </w:rPr>
        <w:t xml:space="preserve"> </w:t>
      </w:r>
      <w:del w:id="1709" w:author="Assessor GDSXSR" w:date="2026-10-31T00:11:23Z">
        <w:r>
          <w:rPr>
            <w:rFonts w:ascii="Arial" w:hAnsi="Arial" w:cs="Arial"/>
            <w:color w:val="000000" w:themeColor="text1"/>
            <w:sz w:val="28"/>
            <w:szCs w:val="28"/>
          </w:rPr>
          <w:delText xml:space="preserve">na</w:delText>
        </w:r>
      </w:del>
      <w:ins w:id="1710" w:author="Assessor GDSXSR" w:date="2026-10-31T00:11:23Z">
        <w:r>
          <w:rPr>
            <w:rFonts w:ascii="Arial" w:hAnsi="Arial" w:cs="Arial"/>
            <w:color w:val="808080"/>
            <w:sz w:val="28"/>
            <w:szCs w:val="28"/>
          </w:rPr>
          <w:t xml:space="preserve">a</w:t>
        </w:r>
      </w:ins>
      <w:r>
        <w:rPr>
          <w:rFonts w:ascii="Arial" w:hAnsi="Arial" w:cs="Arial"/>
          <w:color w:val="000000" w:themeColor="text1"/>
          <w:sz w:val="28"/>
          <w:szCs w:val="28"/>
        </w:rPr>
        <w:t xml:space="preserve"> perda do bem</w:t>
      </w:r>
      <w:ins w:id="1711" w:author="Assessor GDSXSR" w:date="2026-10-31T00:11:23Z">
        <w:r>
          <w:rPr>
            <w:rFonts w:ascii="Arial" w:hAnsi="Arial" w:cs="Arial"/>
            <w:color w:val="808080"/>
            <w:sz w:val="28"/>
            <w:szCs w:val="28"/>
          </w:rPr>
          <w:t xml:space="preserve"> (ID 58110075)</w:t>
        </w:r>
      </w:ins>
      <w:r>
        <w:rPr>
          <w:rFonts w:ascii="Arial" w:hAnsi="Arial" w:cs="Arial"/>
          <w:color w:val="000000" w:themeColor="text1"/>
          <w:sz w:val="28"/>
          <w:szCs w:val="28"/>
        </w:rPr>
        <w:t xml:space="preserve">.</w:t>
      </w:r>
    </w:p>
    <w:p w14:paraId="459EA8E3" w14:textId="77777777" w:rsidR="00341D84" w:rsidRPr="00341D84" w:rsidRDefault="00341D84" w:rsidP="00341D84">
      <w:pPr>
        <w:spacing w:after="0" w:line="360" w:lineRule="auto"/>
        <w:ind w:firstLine="2268"/>
        <w:jc w:val="both"/>
        <w:rPr>
          <w:rFonts w:ascii="Arial" w:hAnsi="Arial" w:cs="Arial"/>
          <w:color w:val="000000" w:themeColor="text1"/>
          <w:sz w:val="28"/>
          <w:szCs w:val="28"/>
        </w:rPr>
      </w:pPr>
    </w:p>
    <w:p w14:paraId="72C1EBD9" w14:textId="77777777" w:rsidR="00341D84" w:rsidRPr="00341D84" w:rsidRDefault="00341D84" w:rsidP="00341D84">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Embora o processo anterior tenha examinado relação contratual distinta, </w:t>
      </w:r>
      <w:del w:id="1712" w:author="Assessor GDSXSR" w:date="2026-10-31T00:11:23Z">
        <w:r>
          <w:rPr>
            <w:rFonts w:ascii="Arial" w:hAnsi="Arial" w:cs="Arial"/>
            <w:color w:val="000000" w:themeColor="text1"/>
            <w:sz w:val="28"/>
            <w:szCs w:val="28"/>
          </w:rPr>
          <w:delText xml:space="preserve">sua conclusão demonstra </w:delText>
        </w:r>
      </w:del>
      <w:r>
        <w:rPr>
          <w:rFonts w:ascii="Arial" w:hAnsi="Arial" w:cs="Arial"/>
          <w:color w:val="000000" w:themeColor="text1"/>
          <w:sz w:val="28"/>
          <w:szCs w:val="28"/>
        </w:rPr>
        <w:t xml:space="preserve">a</w:t>
      </w:r>
      <w:del w:id="1713" w:author="Assessor GDSXSR" w:date="2026-10-31T00:11:23Z">
        <w:r>
          <w:rPr>
            <w:rFonts w:ascii="Arial" w:hAnsi="Arial" w:cs="Arial"/>
            <w:color w:val="000000" w:themeColor="text1"/>
            <w:sz w:val="28"/>
            <w:szCs w:val="28"/>
          </w:rPr>
          <w:delText xml:space="preserve"> importância prática dos débitos para o conjunto da operação. A</w:delText>
        </w:r>
      </w:del>
      <w:r>
        <w:rPr>
          <w:rFonts w:ascii="Arial" w:hAnsi="Arial" w:cs="Arial"/>
          <w:color w:val="000000" w:themeColor="text1"/>
          <w:sz w:val="28"/>
          <w:szCs w:val="28"/>
        </w:rPr>
        <w:t xml:space="preserve"> mesma pendência não pode ser </w:t>
      </w:r>
      <w:del w:id="1714" w:author="Assessor GDSXSR" w:date="2026-10-31T00:11:23Z">
        <w:r>
          <w:rPr>
            <w:rFonts w:ascii="Arial" w:hAnsi="Arial" w:cs="Arial"/>
            <w:color w:val="000000" w:themeColor="text1"/>
            <w:sz w:val="28"/>
            <w:szCs w:val="28"/>
          </w:rPr>
          <w:delText xml:space="preserve">considerada </w:delText>
        </w:r>
      </w:del>
      <w:r>
        <w:rPr>
          <w:rFonts w:ascii="Arial" w:hAnsi="Arial" w:cs="Arial"/>
          <w:color w:val="000000" w:themeColor="text1"/>
          <w:sz w:val="28"/>
          <w:szCs w:val="28"/>
        </w:rPr>
        <w:t xml:space="preserve">essencial para </w:t>
      </w:r>
      <w:del w:id="1715" w:author="Assessor GDSXSR" w:date="2026-10-31T00:11:23Z">
        <w:r>
          <w:rPr>
            <w:rFonts w:ascii="Arial" w:hAnsi="Arial" w:cs="Arial"/>
            <w:color w:val="000000" w:themeColor="text1"/>
            <w:sz w:val="28"/>
            <w:szCs w:val="28"/>
          </w:rPr>
          <w:delText xml:space="preserve">justificar</w:delText>
        </w:r>
      </w:del>
      <w:ins w:id="1716" w:author="Assessor GDSXSR" w:date="2026-10-31T00:11:23Z">
        <w:r>
          <w:rPr>
            <w:rFonts w:ascii="Arial" w:hAnsi="Arial" w:cs="Arial"/>
            <w:color w:val="808080"/>
            <w:sz w:val="28"/>
            <w:szCs w:val="28"/>
          </w:rPr>
          <w:t xml:space="preserve">resolver</w:t>
        </w:r>
      </w:ins>
      <w:r>
        <w:rPr>
          <w:rFonts w:ascii="Arial" w:hAnsi="Arial" w:cs="Arial"/>
          <w:color w:val="000000" w:themeColor="text1"/>
          <w:sz w:val="28"/>
          <w:szCs w:val="28"/>
        </w:rPr>
        <w:t xml:space="preserve"> a</w:t>
      </w:r>
      <w:del w:id="1717" w:author="Assessor GDSXSR" w:date="2026-10-31T00:11:23Z">
        <w:r>
          <w:rPr>
            <w:rFonts w:ascii="Arial" w:hAnsi="Arial" w:cs="Arial"/>
            <w:color w:val="000000" w:themeColor="text1"/>
            <w:sz w:val="28"/>
            <w:szCs w:val="28"/>
          </w:rPr>
          <w:delText xml:space="preserve"> resolução da</w:delText>
        </w:r>
      </w:del>
      <w:r>
        <w:rPr>
          <w:rFonts w:ascii="Arial" w:hAnsi="Arial" w:cs="Arial"/>
          <w:color w:val="000000" w:themeColor="text1"/>
          <w:sz w:val="28"/>
          <w:szCs w:val="28"/>
        </w:rPr>
        <w:t xml:space="preserve"> permuta e</w:t>
      </w:r>
      <w:del w:id="1718" w:author="Assessor GDSXSR" w:date="2026-10-31T00:11:23Z">
        <w:r>
          <w:rPr>
            <w:rFonts w:ascii="Arial" w:hAnsi="Arial" w:cs="Arial"/>
            <w:color w:val="000000" w:themeColor="text1"/>
            <w:sz w:val="28"/>
            <w:szCs w:val="28"/>
          </w:rPr>
          <w:delText xml:space="preserve">, ao mesmo tempo,</w:delText>
        </w:r>
      </w:del>
      <w:r>
        <w:rPr>
          <w:rFonts w:ascii="Arial" w:hAnsi="Arial" w:cs="Arial"/>
          <w:color w:val="000000" w:themeColor="text1"/>
          <w:sz w:val="28"/>
          <w:szCs w:val="28"/>
        </w:rPr>
        <w:t xml:space="preserve"> irrelevante para avaliar o cumprimento da obrigação </w:t>
      </w:r>
      <w:del w:id="1719" w:author="Assessor GDSXSR" w:date="2026-10-31T00:11:23Z">
        <w:r>
          <w:rPr>
            <w:rFonts w:ascii="Arial" w:hAnsi="Arial" w:cs="Arial"/>
            <w:color w:val="000000" w:themeColor="text1"/>
            <w:sz w:val="28"/>
            <w:szCs w:val="28"/>
          </w:rPr>
          <w:delText xml:space="preserve">assumida pelo</w:delText>
        </w:r>
      </w:del>
      <w:ins w:id="1720" w:author="Assessor GDSXSR" w:date="2026-10-31T00:11:23Z">
        <w:r>
          <w:rPr>
            <w:rFonts w:ascii="Arial" w:hAnsi="Arial" w:cs="Arial"/>
            <w:color w:val="808080"/>
            <w:sz w:val="28"/>
            <w:szCs w:val="28"/>
          </w:rPr>
          <w:t xml:space="preserve">do</w:t>
        </w:r>
      </w:ins>
      <w:r>
        <w:rPr>
          <w:rFonts w:ascii="Arial" w:hAnsi="Arial" w:cs="Arial"/>
          <w:color w:val="000000" w:themeColor="text1"/>
          <w:sz w:val="28"/>
          <w:szCs w:val="28"/>
        </w:rPr>
        <w:t xml:space="preserve"> corretor</w:t>
      </w:r>
      <w:del w:id="1721" w:author="Assessor GDSXSR" w:date="2026-10-31T00:11:23Z">
        <w:r>
          <w:rPr>
            <w:rFonts w:ascii="Arial" w:hAnsi="Arial" w:cs="Arial"/>
            <w:color w:val="000000" w:themeColor="text1"/>
            <w:sz w:val="28"/>
            <w:szCs w:val="28"/>
          </w:rPr>
          <w:delText xml:space="preserve"> no contexto daquela negociação</w:delText>
        </w:r>
      </w:del>
      <w:r>
        <w:rPr>
          <w:rFonts w:ascii="Arial" w:hAnsi="Arial" w:cs="Arial"/>
          <w:color w:val="000000" w:themeColor="text1"/>
          <w:sz w:val="28"/>
          <w:szCs w:val="28"/>
        </w:rPr>
        <w:t xml:space="preserve">.</w:t>
      </w:r>
    </w:p>
    <w:p w14:paraId="1481C671" w14:textId="77777777" w:rsidR="00341D84" w:rsidRPr="00341D84" w:rsidRDefault="00341D84" w:rsidP="00341D84">
      <w:pPr>
        <w:spacing w:after="0" w:line="360" w:lineRule="auto"/>
        <w:ind w:firstLine="2268"/>
        <w:jc w:val="both"/>
        <w:rPr>
          <w:rFonts w:ascii="Arial" w:hAnsi="Arial" w:cs="Arial"/>
          <w:color w:val="000000" w:themeColor="text1"/>
          <w:sz w:val="28"/>
          <w:szCs w:val="28"/>
        </w:rPr>
      </w:pPr>
    </w:p>
    <w:p w14:paraId="51A69206" w14:textId="77777777" w:rsidR="00341D84" w:rsidRPr="00341D84" w:rsidRDefault="00341D84" w:rsidP="00341D84">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highlight w:val="yellow"/>
          <w:rPrChange w:id="1722" w:author="Assessor GDSXSR" w:date="2026-10-31T00:11:23Z">
            <w:rPr>
              <w:rFonts w:ascii="Arial" w:hAnsi="Arial" w:cs="Arial"/>
              <w:color w:val="000000" w:themeColor="text1"/>
              <w:sz w:val="28"/>
              <w:szCs w:val="28"/>
            </w:rPr>
          </w:rPrChange>
        </w:rPr>
        <w:t xml:space="preserve">A falta de pagamento frustrou o resultado </w:t>
      </w:r>
      <w:del w:id="1723" w:author="Assessor GDSXSR" w:date="2026-10-31T00:11:23Z">
        <w:r>
          <w:rPr>
            <w:rFonts w:ascii="Arial" w:hAnsi="Arial" w:cs="Arial"/>
            <w:color w:val="000000" w:themeColor="text1"/>
            <w:sz w:val="28"/>
            <w:szCs w:val="28"/>
            <w:highlight w:val="yellow"/>
          </w:rPr>
          <w:delText xml:space="preserve">concreto </w:delText>
        </w:r>
      </w:del>
      <w:r>
        <w:rPr>
          <w:rFonts w:ascii="Arial" w:hAnsi="Arial" w:cs="Arial"/>
          <w:color w:val="000000" w:themeColor="text1"/>
          <w:sz w:val="28"/>
          <w:szCs w:val="28"/>
          <w:highlight w:val="yellow"/>
          <w:rPrChange w:id="1724" w:author="Assessor GDSXSR" w:date="2026-10-31T00:11:23Z">
            <w:rPr>
              <w:rFonts w:ascii="Arial" w:hAnsi="Arial" w:cs="Arial"/>
              <w:color w:val="000000" w:themeColor="text1"/>
              <w:sz w:val="28"/>
              <w:szCs w:val="28"/>
            </w:rPr>
          </w:rPrChange>
        </w:rPr>
        <w:t xml:space="preserve">que a obrigação </w:t>
      </w:r>
      <w:del w:id="1725" w:author="Assessor GDSXSR" w:date="2026-10-31T00:11:23Z">
        <w:r>
          <w:rPr>
            <w:rFonts w:ascii="Arial" w:hAnsi="Arial" w:cs="Arial"/>
            <w:color w:val="000000" w:themeColor="text1"/>
            <w:sz w:val="28"/>
            <w:szCs w:val="28"/>
            <w:highlight w:val="yellow"/>
          </w:rPr>
          <w:delText xml:space="preserve">deveria</w:delText>
        </w:r>
      </w:del>
      <w:ins w:id="1726" w:author="Assessor GDSXSR" w:date="2026-10-31T00:11:23Z">
        <w:r>
          <w:rPr>
            <w:rFonts w:ascii="Arial" w:hAnsi="Arial" w:cs="Arial"/>
            <w:color w:val="808080"/>
            <w:sz w:val="28"/>
            <w:szCs w:val="28"/>
            <w:highlight w:val="yellow"/>
          </w:rPr>
          <w:t xml:space="preserve">devia</w:t>
        </w:r>
      </w:ins>
      <w:r>
        <w:rPr>
          <w:rFonts w:ascii="Arial" w:hAnsi="Arial" w:cs="Arial"/>
          <w:color w:val="000000" w:themeColor="text1"/>
          <w:sz w:val="28"/>
          <w:szCs w:val="28"/>
          <w:highlight w:val="yellow"/>
          <w:rPrChange w:id="1727" w:author="Assessor GDSXSR" w:date="2026-10-31T00:11:23Z">
            <w:rPr>
              <w:rFonts w:ascii="Arial" w:hAnsi="Arial" w:cs="Arial"/>
              <w:color w:val="000000" w:themeColor="text1"/>
              <w:sz w:val="28"/>
              <w:szCs w:val="28"/>
            </w:rPr>
          </w:rPrChange>
        </w:rPr>
        <w:t xml:space="preserve"> assegurar</w:t>
      </w:r>
      <w:del w:id="1728" w:author="Assessor GDSXSR" w:date="2026-10-31T00:11:23Z">
        <w:r>
          <w:rPr>
            <w:rFonts w:ascii="Arial" w:hAnsi="Arial" w:cs="Arial"/>
            <w:color w:val="000000" w:themeColor="text1"/>
            <w:sz w:val="28"/>
            <w:szCs w:val="28"/>
            <w:highlight w:val="yellow"/>
          </w:rPr>
          <w:delText xml:space="preserve">.</w:delText>
        </w:r>
      </w:del>
      <w:r>
        <w:rPr>
          <w:rFonts w:ascii="Arial" w:hAnsi="Arial" w:cs="Arial"/>
          <w:color w:val="000000" w:themeColor="text1"/>
          <w:sz w:val="28"/>
          <w:szCs w:val="28"/>
          <w:highlight w:val="yellow"/>
          <w:rPrChange w:id="1729" w:author="Assessor GDSXSR" w:date="2026-10-31T00:11:23Z">
            <w:rPr>
              <w:rFonts w:ascii="Arial" w:hAnsi="Arial" w:cs="Arial"/>
              <w:color w:val="000000" w:themeColor="text1"/>
              <w:sz w:val="28"/>
              <w:szCs w:val="28"/>
            </w:rPr>
          </w:rPrChange>
        </w:rPr>
        <w:t xml:space="preserve"> </w:t>
      </w:r>
      <w:del w:id="1730" w:author="Assessor GDSXSR" w:date="2026-10-31T00:11:23Z">
        <w:r>
          <w:rPr>
            <w:rFonts w:ascii="Arial" w:hAnsi="Arial" w:cs="Arial"/>
            <w:color w:val="000000" w:themeColor="text1"/>
            <w:sz w:val="28"/>
            <w:szCs w:val="28"/>
            <w:highlight w:val="yellow"/>
          </w:rPr>
          <w:delText xml:space="preserve">Não</w:delText>
        </w:r>
      </w:del>
      <w:ins w:id="1731" w:author="Assessor GDSXSR" w:date="2026-10-31T00:11:23Z">
        <w:r>
          <w:rPr>
            <w:rFonts w:ascii="Arial" w:hAnsi="Arial" w:cs="Arial"/>
            <w:color w:val="808080"/>
            <w:sz w:val="28"/>
            <w:szCs w:val="28"/>
            <w:highlight w:val="yellow"/>
          </w:rPr>
          <w:t xml:space="preserve">e</w:t>
        </w:r>
      </w:ins>
      <w:r>
        <w:rPr>
          <w:rFonts w:ascii="Arial" w:hAnsi="Arial" w:cs="Arial"/>
          <w:color w:val="000000" w:themeColor="text1"/>
          <w:sz w:val="28"/>
          <w:szCs w:val="28"/>
          <w:highlight w:val="yellow"/>
          <w:rPrChange w:id="1732" w:author="Assessor GDSXSR" w:date="2026-10-31T00:11:23Z">
            <w:rPr>
              <w:rFonts w:ascii="Arial" w:hAnsi="Arial" w:cs="Arial"/>
              <w:color w:val="000000" w:themeColor="text1"/>
              <w:sz w:val="28"/>
              <w:szCs w:val="28"/>
            </w:rPr>
          </w:rPrChange>
        </w:rPr>
        <w:t xml:space="preserve"> </w:t>
      </w:r>
      <w:del w:id="1733" w:author="Assessor GDSXSR" w:date="2026-10-31T00:11:23Z">
        <w:r>
          <w:rPr>
            <w:rFonts w:ascii="Arial" w:hAnsi="Arial" w:cs="Arial"/>
            <w:color w:val="000000" w:themeColor="text1"/>
            <w:sz w:val="28"/>
            <w:szCs w:val="28"/>
            <w:highlight w:val="yellow"/>
          </w:rPr>
          <w:delText xml:space="preserve">se</w:delText>
        </w:r>
      </w:del>
      <w:ins w:id="1734" w:author="Assessor GDSXSR" w:date="2026-10-31T00:11:23Z">
        <w:r>
          <w:rPr>
            <w:rFonts w:ascii="Arial" w:hAnsi="Arial" w:cs="Arial"/>
            <w:color w:val="808080"/>
            <w:sz w:val="28"/>
            <w:szCs w:val="28"/>
            <w:highlight w:val="yellow"/>
          </w:rPr>
          <w:t xml:space="preserve">não</w:t>
        </w:r>
      </w:ins>
      <w:r>
        <w:rPr>
          <w:rFonts w:ascii="Arial" w:hAnsi="Arial" w:cs="Arial"/>
          <w:color w:val="000000" w:themeColor="text1"/>
          <w:sz w:val="28"/>
          <w:szCs w:val="28"/>
          <w:highlight w:val="yellow"/>
          <w:rPrChange w:id="1735" w:author="Assessor GDSXSR" w:date="2026-10-31T00:11:23Z">
            <w:rPr>
              <w:rFonts w:ascii="Arial" w:hAnsi="Arial" w:cs="Arial"/>
              <w:color w:val="000000" w:themeColor="text1"/>
              <w:sz w:val="28"/>
              <w:szCs w:val="28"/>
            </w:rPr>
          </w:rPrChange>
        </w:rPr>
        <w:t xml:space="preserve"> </w:t>
      </w:r>
      <w:del w:id="1736" w:author="Assessor GDSXSR" w:date="2026-10-31T00:11:23Z">
        <w:r>
          <w:rPr>
            <w:rFonts w:ascii="Arial" w:hAnsi="Arial" w:cs="Arial"/>
            <w:color w:val="000000" w:themeColor="text1"/>
            <w:sz w:val="28"/>
            <w:szCs w:val="28"/>
            <w:highlight w:val="yellow"/>
          </w:rPr>
          <w:delText xml:space="preserve">tratou de</w:delText>
        </w:r>
      </w:del>
      <w:ins w:id="1737" w:author="Assessor GDSXSR" w:date="2026-10-31T00:11:23Z">
        <w:r>
          <w:rPr>
            <w:rFonts w:ascii="Arial" w:hAnsi="Arial" w:cs="Arial"/>
            <w:color w:val="808080"/>
            <w:sz w:val="28"/>
            <w:szCs w:val="28"/>
            <w:highlight w:val="yellow"/>
          </w:rPr>
          <w:t xml:space="preserve">foi</w:t>
        </w:r>
      </w:ins>
      <w:r>
        <w:rPr>
          <w:rFonts w:ascii="Arial" w:hAnsi="Arial" w:cs="Arial"/>
          <w:color w:val="000000" w:themeColor="text1"/>
          <w:sz w:val="28"/>
          <w:szCs w:val="28"/>
          <w:highlight w:val="yellow"/>
          <w:rPrChange w:id="1738" w:author="Assessor GDSXSR" w:date="2026-10-31T00:11:23Z">
            <w:rPr>
              <w:rFonts w:ascii="Arial" w:hAnsi="Arial" w:cs="Arial"/>
              <w:color w:val="000000" w:themeColor="text1"/>
              <w:sz w:val="28"/>
              <w:szCs w:val="28"/>
            </w:rPr>
          </w:rPrChange>
        </w:rPr>
        <w:t xml:space="preserve"> simples saldo residual</w:t>
      </w:r>
      <w:del w:id="1739" w:author="Assessor GDSXSR" w:date="2026-10-31T00:11:23Z">
        <w:r>
          <w:rPr>
            <w:rFonts w:ascii="Arial" w:hAnsi="Arial" w:cs="Arial"/>
            <w:color w:val="000000" w:themeColor="text1"/>
            <w:sz w:val="28"/>
            <w:szCs w:val="28"/>
            <w:highlight w:val="yellow"/>
          </w:rPr>
          <w:delText xml:space="preserve"> ou</w:delText>
        </w:r>
      </w:del>
      <w:ins w:id="1740" w:author="Assessor GDSXSR" w:date="2026-10-31T00:11:23Z">
        <w:r>
          <w:rPr>
            <w:rFonts w:ascii="Arial" w:hAnsi="Arial" w:cs="Arial"/>
            <w:color w:val="808080"/>
            <w:sz w:val="28"/>
            <w:szCs w:val="28"/>
            <w:highlight w:val="yellow"/>
          </w:rPr>
          <w:t xml:space="preserve">,</w:t>
        </w:r>
      </w:ins>
      <w:r>
        <w:rPr>
          <w:rFonts w:ascii="Arial" w:hAnsi="Arial" w:cs="Arial"/>
          <w:color w:val="000000" w:themeColor="text1"/>
          <w:sz w:val="28"/>
          <w:szCs w:val="28"/>
          <w:highlight w:val="yellow"/>
          <w:rPrChange w:id="1741" w:author="Assessor GDSXSR" w:date="2026-10-31T00:11:23Z">
            <w:rPr>
              <w:rFonts w:ascii="Arial" w:hAnsi="Arial" w:cs="Arial"/>
              <w:color w:val="000000" w:themeColor="text1"/>
              <w:sz w:val="28"/>
              <w:szCs w:val="28"/>
            </w:rPr>
          </w:rPrChange>
        </w:rPr>
        <w:t xml:space="preserve"> de </w:t>
      </w:r>
      <w:del w:id="1742" w:author="Assessor GDSXSR" w:date="2026-10-31T00:11:23Z">
        <w:r>
          <w:rPr>
            <w:rFonts w:ascii="Arial" w:hAnsi="Arial" w:cs="Arial"/>
            <w:color w:val="000000" w:themeColor="text1"/>
            <w:sz w:val="28"/>
            <w:szCs w:val="28"/>
            <w:highlight w:val="yellow"/>
          </w:rPr>
          <w:delText xml:space="preserve">falha</w:delText>
        </w:r>
      </w:del>
      <w:ins w:id="1743" w:author="Assessor GDSXSR" w:date="2026-10-31T00:11:23Z">
        <w:r>
          <w:rPr>
            <w:rFonts w:ascii="Arial" w:hAnsi="Arial" w:cs="Arial"/>
            <w:color w:val="808080"/>
            <w:sz w:val="28"/>
            <w:szCs w:val="28"/>
            <w:highlight w:val="yellow"/>
          </w:rPr>
          <w:t xml:space="preserve">modo</w:t>
        </w:r>
      </w:ins>
      <w:r>
        <w:rPr>
          <w:rFonts w:ascii="Arial" w:hAnsi="Arial" w:cs="Arial"/>
          <w:color w:val="000000" w:themeColor="text1"/>
          <w:sz w:val="28"/>
          <w:szCs w:val="28"/>
          <w:highlight w:val="yellow"/>
          <w:rPrChange w:id="1744" w:author="Assessor GDSXSR" w:date="2026-10-31T00:11:23Z">
            <w:rPr>
              <w:rFonts w:ascii="Arial" w:hAnsi="Arial" w:cs="Arial"/>
              <w:color w:val="000000" w:themeColor="text1"/>
              <w:sz w:val="28"/>
              <w:szCs w:val="28"/>
            </w:rPr>
          </w:rPrChange>
        </w:rPr>
        <w:t xml:space="preserve"> </w:t>
      </w:r>
      <w:del w:id="1745" w:author="Assessor GDSXSR" w:date="2026-10-31T00:11:23Z">
        <w:r>
          <w:rPr>
            <w:rFonts w:ascii="Arial" w:hAnsi="Arial" w:cs="Arial"/>
            <w:color w:val="000000" w:themeColor="text1"/>
            <w:sz w:val="28"/>
            <w:szCs w:val="28"/>
            <w:highlight w:val="yellow"/>
          </w:rPr>
          <w:delText xml:space="preserve">incapaz</w:delText>
        </w:r>
      </w:del>
      <w:ins w:id="1746" w:author="Assessor GDSXSR" w:date="2026-10-31T00:11:23Z">
        <w:r>
          <w:rPr>
            <w:rFonts w:ascii="Arial" w:hAnsi="Arial" w:cs="Arial"/>
            <w:color w:val="808080"/>
            <w:sz w:val="28"/>
            <w:szCs w:val="28"/>
            <w:highlight w:val="yellow"/>
          </w:rPr>
          <w:t xml:space="preserve">que</w:t>
        </w:r>
      </w:ins>
      <w:r>
        <w:rPr>
          <w:rFonts w:ascii="Arial" w:hAnsi="Arial" w:cs="Arial"/>
          <w:color w:val="000000" w:themeColor="text1"/>
          <w:sz w:val="28"/>
          <w:szCs w:val="28"/>
          <w:highlight w:val="yellow"/>
          <w:rPrChange w:id="1747" w:author="Assessor GDSXSR" w:date="2026-10-31T00:11:23Z">
            <w:rPr>
              <w:rFonts w:ascii="Arial" w:hAnsi="Arial" w:cs="Arial"/>
              <w:color w:val="000000" w:themeColor="text1"/>
              <w:sz w:val="28"/>
              <w:szCs w:val="28"/>
            </w:rPr>
          </w:rPrChange>
        </w:rPr>
        <w:t xml:space="preserve"> </w:t>
      </w:r>
      <w:del w:id="1748" w:author="Assessor GDSXSR" w:date="2026-10-31T00:11:23Z">
        <w:r>
          <w:rPr>
            <w:rFonts w:ascii="Arial" w:hAnsi="Arial" w:cs="Arial"/>
            <w:color w:val="000000" w:themeColor="text1"/>
            <w:sz w:val="28"/>
            <w:szCs w:val="28"/>
            <w:highlight w:val="yellow"/>
          </w:rPr>
          <w:delText xml:space="preserve">de</w:delText>
        </w:r>
      </w:del>
      <w:ins w:id="1749" w:author="Assessor GDSXSR" w:date="2026-10-31T00:11:23Z">
        <w:r>
          <w:rPr>
            <w:rFonts w:ascii="Arial" w:hAnsi="Arial" w:cs="Arial"/>
            <w:color w:val="808080"/>
            <w:sz w:val="28"/>
            <w:szCs w:val="28"/>
            <w:highlight w:val="yellow"/>
          </w:rPr>
          <w:t xml:space="preserve">a</w:t>
        </w:r>
      </w:ins>
      <w:r>
        <w:rPr>
          <w:rFonts w:ascii="Arial" w:hAnsi="Arial" w:cs="Arial"/>
          <w:color w:val="000000" w:themeColor="text1"/>
          <w:sz w:val="28"/>
          <w:szCs w:val="28"/>
          <w:highlight w:val="yellow"/>
          <w:rPrChange w:id="1750" w:author="Assessor GDSXSR" w:date="2026-10-31T00:11:23Z">
            <w:rPr>
              <w:rFonts w:ascii="Arial" w:hAnsi="Arial" w:cs="Arial"/>
              <w:color w:val="000000" w:themeColor="text1"/>
              <w:sz w:val="28"/>
              <w:szCs w:val="28"/>
            </w:rPr>
          </w:rPrChange>
        </w:rPr>
        <w:t xml:space="preserve"> </w:t>
      </w:r>
      <w:del w:id="1751" w:author="Assessor GDSXSR" w:date="2026-10-31T00:11:23Z">
        <w:r>
          <w:rPr>
            <w:rFonts w:ascii="Arial" w:hAnsi="Arial" w:cs="Arial"/>
            <w:color w:val="000000" w:themeColor="text1"/>
            <w:sz w:val="28"/>
            <w:szCs w:val="28"/>
            <w:highlight w:val="yellow"/>
          </w:rPr>
          <w:delText xml:space="preserve">afetar</w:delText>
        </w:r>
      </w:del>
      <w:ins w:id="1752" w:author="Assessor GDSXSR" w:date="2026-10-31T00:11:23Z">
        <w:r>
          <w:rPr>
            <w:rFonts w:ascii="Arial" w:hAnsi="Arial" w:cs="Arial"/>
            <w:color w:val="808080"/>
            <w:sz w:val="28"/>
            <w:szCs w:val="28"/>
            <w:highlight w:val="yellow"/>
          </w:rPr>
          <w:t xml:space="preserve">sentença não podia reconhecer</w:t>
        </w:r>
      </w:ins>
      <w:r>
        <w:rPr>
          <w:rFonts w:ascii="Arial" w:hAnsi="Arial" w:cs="Arial"/>
          <w:color w:val="000000" w:themeColor="text1"/>
          <w:sz w:val="28"/>
          <w:szCs w:val="28"/>
          <w:highlight w:val="yellow"/>
          <w:rPrChange w:id="1753" w:author="Assessor GDSXSR" w:date="2026-10-31T00:11:23Z">
            <w:rPr>
              <w:rFonts w:ascii="Arial" w:hAnsi="Arial" w:cs="Arial"/>
              <w:color w:val="000000" w:themeColor="text1"/>
              <w:sz w:val="28"/>
              <w:szCs w:val="28"/>
            </w:rPr>
          </w:rPrChange>
        </w:rPr>
        <w:t xml:space="preserve"> o </w:t>
      </w:r>
      <w:del w:id="1754" w:author="Assessor GDSXSR" w:date="2026-10-31T00:11:23Z">
        <w:r>
          <w:rPr>
            <w:rFonts w:ascii="Arial" w:hAnsi="Arial" w:cs="Arial"/>
            <w:color w:val="000000" w:themeColor="text1"/>
            <w:sz w:val="28"/>
            <w:szCs w:val="28"/>
            <w:highlight w:val="yellow"/>
          </w:rPr>
          <w:delText xml:space="preserve">interesse</w:delText>
        </w:r>
      </w:del>
      <w:ins w:id="1755" w:author="Assessor GDSXSR" w:date="2026-10-31T00:11:23Z">
        <w:r>
          <w:rPr>
            <w:rFonts w:ascii="Arial" w:hAnsi="Arial" w:cs="Arial"/>
            <w:color w:val="808080"/>
            <w:sz w:val="28"/>
            <w:szCs w:val="28"/>
            <w:highlight w:val="yellow"/>
          </w:rPr>
          <w:t xml:space="preserve">adimplemento</w:t>
        </w:r>
      </w:ins>
      <w:r>
        <w:rPr>
          <w:rFonts w:ascii="Arial" w:hAnsi="Arial" w:cs="Arial"/>
          <w:color w:val="000000" w:themeColor="text1"/>
          <w:sz w:val="28"/>
          <w:szCs w:val="28"/>
          <w:highlight w:val="yellow"/>
          <w:rPrChange w:id="1756" w:author="Assessor GDSXSR" w:date="2026-10-31T00:11:23Z">
            <w:rPr>
              <w:rFonts w:ascii="Arial" w:hAnsi="Arial" w:cs="Arial"/>
              <w:color w:val="000000" w:themeColor="text1"/>
              <w:sz w:val="28"/>
              <w:szCs w:val="28"/>
            </w:rPr>
          </w:rPrChange>
        </w:rPr>
        <w:t xml:space="preserve"> </w:t>
      </w:r>
      <w:del w:id="1757" w:author="Assessor GDSXSR" w:date="2026-10-31T00:11:23Z">
        <w:r>
          <w:rPr>
            <w:rFonts w:ascii="Arial" w:hAnsi="Arial" w:cs="Arial"/>
            <w:color w:val="000000" w:themeColor="text1"/>
            <w:sz w:val="28"/>
            <w:szCs w:val="28"/>
            <w:highlight w:val="yellow"/>
          </w:rPr>
          <w:delText xml:space="preserve">do</w:delText>
        </w:r>
      </w:del>
      <w:ins w:id="1758" w:author="Assessor GDSXSR" w:date="2026-10-31T00:11:23Z">
        <w:r>
          <w:rPr>
            <w:rFonts w:ascii="Arial" w:hAnsi="Arial" w:cs="Arial"/>
            <w:color w:val="808080"/>
            <w:sz w:val="28"/>
            <w:szCs w:val="28"/>
            <w:highlight w:val="yellow"/>
          </w:rPr>
          <w:t xml:space="preserve">substancial</w:t>
        </w:r>
      </w:ins>
      <w:r>
        <w:rPr>
          <w:rFonts w:ascii="Arial" w:hAnsi="Arial" w:cs="Arial"/>
          <w:color w:val="000000" w:themeColor="text1"/>
          <w:sz w:val="28"/>
          <w:szCs w:val="28"/>
          <w:highlight w:val="yellow"/>
          <w:rPrChange w:id="1759" w:author="Assessor GDSXSR" w:date="2026-10-31T00:11:23Z">
            <w:rPr>
              <w:rFonts w:ascii="Arial" w:hAnsi="Arial" w:cs="Arial"/>
              <w:color w:val="000000" w:themeColor="text1"/>
              <w:sz w:val="28"/>
              <w:szCs w:val="28"/>
            </w:rPr>
          </w:rPrChange>
        </w:rPr>
        <w:t xml:space="preserve"> </w:t>
      </w:r>
      <w:del w:id="1760" w:author="Assessor GDSXSR" w:date="2026-10-31T00:11:23Z">
        <w:r>
          <w:rPr>
            <w:rFonts w:ascii="Arial" w:hAnsi="Arial" w:cs="Arial"/>
            <w:color w:val="000000" w:themeColor="text1"/>
            <w:sz w:val="28"/>
            <w:szCs w:val="28"/>
            <w:highlight w:val="yellow"/>
          </w:rPr>
          <w:delText xml:space="preserve">credor</w:delText>
        </w:r>
      </w:del>
      <w:ins w:id="1761" w:author="Assessor GDSXSR" w:date="2026-10-31T00:11:23Z">
        <w:r>
          <w:rPr>
            <w:rFonts w:ascii="Arial" w:hAnsi="Arial" w:cs="Arial"/>
            <w:color w:val="808080"/>
            <w:sz w:val="28"/>
            <w:szCs w:val="28"/>
            <w:highlight w:val="yellow"/>
          </w:rPr>
          <w:t xml:space="preserve">só porque o valor dos débitos era inferior ao dos imóveis negociados</w:t>
        </w:r>
      </w:ins>
      <w:r>
        <w:rPr>
          <w:rFonts w:ascii="Arial" w:hAnsi="Arial" w:cs="Arial"/>
          <w:color w:val="000000" w:themeColor="text1"/>
          <w:sz w:val="28"/>
          <w:szCs w:val="28"/>
          <w:highlight w:val="yellow"/>
          <w:rPrChange w:id="1762" w:author="Assessor GDSXSR" w:date="2026-10-31T00:11:23Z">
            <w:rPr>
              <w:rFonts w:ascii="Arial" w:hAnsi="Arial" w:cs="Arial"/>
              <w:color w:val="000000" w:themeColor="text1"/>
              <w:sz w:val="28"/>
              <w:szCs w:val="28"/>
            </w:rPr>
          </w:rPrChange>
        </w:rPr>
        <w:t xml:space="preserve">.</w:t>
      </w:r>
    </w:p>
    <w:p w14:paraId="7E3CDA20" w14:textId="77777777" w:rsidR="00341D84" w:rsidRPr="00341D84" w:rsidRDefault="00341D84" w:rsidP="00341D84">
      <w:pPr>
        <w:spacing w:after="0" w:line="360" w:lineRule="auto"/>
        <w:ind w:firstLine="2268"/>
        <w:jc w:val="both"/>
        <w:rPr>
          <w:rFonts w:ascii="Arial" w:hAnsi="Arial" w:cs="Arial"/>
          <w:color w:val="000000" w:themeColor="text1"/>
          <w:sz w:val="28"/>
          <w:szCs w:val="28"/>
        </w:rPr>
      </w:pPr>
    </w:p>
    <w:p w14:paraId="7F88F7AE" w14:textId="77777777" w:rsidR="00341D84" w:rsidRPr="00341D84" w:rsidRDefault="00341D84" w:rsidP="00341D84">
      <w:pPr>
        <w:spacing w:after="0" w:line="360" w:lineRule="auto"/>
        <w:ind w:firstLine="2268"/>
        <w:jc w:val="both"/>
        <w:rPr>
          <w:del w:id="1764" w:author="Assessor GDSXSR" w:date="2026-10-31T00:11:23Z"/>
          <w:rFonts w:ascii="Arial" w:hAnsi="Arial" w:cs="Arial"/>
          <w:color w:val="000000" w:themeColor="text1"/>
          <w:sz w:val="28"/>
          <w:szCs w:val="28"/>
        </w:rPr>
      </w:pPr>
      <w:del w:id="1763" w:author="Assessor GDSXSR" w:date="2026-10-31T00:11:23Z">
        <w:r w:rsidRPr="00341D84">
          <w:rPr>
            <w:rFonts w:ascii="Arial" w:hAnsi="Arial" w:cs="Arial"/>
            <w:color w:val="000000" w:themeColor="text1"/>
            <w:sz w:val="28"/>
            <w:szCs w:val="28"/>
          </w:rPr>
          <w:delText>A sentença recorrida, portanto, não poderia reconhecer o adimplemento substancial apenas porque o valor dos débitos era inferior ao montante global dos imóveis negociados.</w:delText>
        </w:r>
      </w:del>
    </w:p>
    <w:p w14:paraId="4492CA5E" w14:textId="77777777" w:rsidR="00341D84" w:rsidRPr="00341D84" w:rsidRDefault="00341D84" w:rsidP="00341D84">
      <w:pPr>
        <w:spacing w:after="0" w:line="360" w:lineRule="auto"/>
        <w:ind w:firstLine="2268"/>
        <w:jc w:val="both"/>
        <w:rPr>
          <w:del w:id="1765" w:author="Assessor GDSXSR" w:date="2026-10-31T00:11:23Z"/>
          <w:rFonts w:ascii="Arial" w:hAnsi="Arial" w:cs="Arial"/>
          <w:color w:val="000000" w:themeColor="text1"/>
          <w:sz w:val="28"/>
          <w:szCs w:val="28"/>
        </w:rPr>
      </w:pPr>
    </w:p>
    <w:p w14:paraId="74F633C9" w14:textId="79F2D451" w:rsidR="00341D84" w:rsidRDefault="00341D84" w:rsidP="00341D84">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Isso não significa</w:t>
      </w:r>
      <w:del w:id="1766" w:author="Assessor GDSXSR" w:date="2026-10-31T00:11:23Z">
        <w:r>
          <w:rPr>
            <w:rFonts w:ascii="Arial" w:hAnsi="Arial" w:cs="Arial"/>
            <w:color w:val="000000" w:themeColor="text1"/>
            <w:sz w:val="28"/>
            <w:szCs w:val="28"/>
          </w:rPr>
          <w:delText xml:space="preserve">, contudo,</w:delText>
        </w:r>
      </w:del>
      <w:r>
        <w:rPr>
          <w:rFonts w:ascii="Arial" w:hAnsi="Arial" w:cs="Arial"/>
          <w:color w:val="000000" w:themeColor="text1"/>
          <w:sz w:val="28"/>
          <w:szCs w:val="28"/>
        </w:rPr>
        <w:t xml:space="preserve"> que o inadimplemento conduza necessariamente à rescisão</w:t>
      </w:r>
      <w:ins w:id="1767" w:author="Assessor GDSXSR" w:date="2026-10-31T00:11:23Z">
        <w:r>
          <w:rPr>
            <w:rFonts w:ascii="Arial" w:hAnsi="Arial" w:cs="Arial"/>
            <w:color w:val="808080"/>
            <w:sz w:val="28"/>
            <w:szCs w:val="28"/>
          </w:rPr>
          <w:t xml:space="preserve">,</w:t>
        </w:r>
      </w:ins>
      <w:r>
        <w:rPr>
          <w:rFonts w:ascii="Arial" w:hAnsi="Arial" w:cs="Arial"/>
          <w:color w:val="000000" w:themeColor="text1"/>
          <w:sz w:val="28"/>
          <w:szCs w:val="28"/>
        </w:rPr>
        <w:t xml:space="preserve"> </w:t>
      </w:r>
      <w:del w:id="1768" w:author="Assessor GDSXSR" w:date="2026-10-31T00:11:23Z">
        <w:r>
          <w:rPr>
            <w:rFonts w:ascii="Arial" w:hAnsi="Arial" w:cs="Arial"/>
            <w:color w:val="000000" w:themeColor="text1"/>
            <w:sz w:val="28"/>
            <w:szCs w:val="28"/>
          </w:rPr>
          <w:delText xml:space="preserve">pretendida.</w:delText>
        </w:r>
      </w:del>
      <w:ins w:id="1769" w:author="Assessor GDSXSR" w:date="2026-10-31T00:11:23Z">
        <w:r>
          <w:rPr>
            <w:rFonts w:ascii="Arial" w:hAnsi="Arial" w:cs="Arial"/>
            <w:color w:val="808080"/>
            <w:sz w:val="28"/>
            <w:szCs w:val="28"/>
          </w:rPr>
          <w:t xml:space="preserve">pois</w:t>
        </w:r>
      </w:ins>
      <w:r>
        <w:rPr>
          <w:rFonts w:ascii="Arial" w:hAnsi="Arial" w:cs="Arial"/>
          <w:color w:val="000000" w:themeColor="text1"/>
          <w:sz w:val="28"/>
          <w:szCs w:val="28"/>
        </w:rPr>
        <w:t xml:space="preserve"> </w:t>
      </w:r>
      <w:del w:id="1770" w:author="Assessor GDSXSR" w:date="2026-10-31T00:11:23Z">
        <w:r>
          <w:rPr>
            <w:rFonts w:ascii="Arial" w:hAnsi="Arial" w:cs="Arial"/>
            <w:color w:val="000000" w:themeColor="text1"/>
            <w:sz w:val="28"/>
            <w:szCs w:val="28"/>
          </w:rPr>
          <w:delText xml:space="preserve">O</w:delText>
        </w:r>
      </w:del>
      <w:ins w:id="1771" w:author="Assessor GDSXSR" w:date="2026-10-31T00:11:23Z">
        <w:r>
          <w:rPr>
            <w:rFonts w:ascii="Arial" w:hAnsi="Arial" w:cs="Arial"/>
            <w:color w:val="808080"/>
            <w:sz w:val="28"/>
            <w:szCs w:val="28"/>
          </w:rPr>
          <w:t xml:space="preserve">o</w:t>
        </w:r>
      </w:ins>
      <w:r>
        <w:rPr>
          <w:rFonts w:ascii="Arial" w:hAnsi="Arial" w:cs="Arial"/>
          <w:color w:val="000000" w:themeColor="text1"/>
          <w:sz w:val="28"/>
          <w:szCs w:val="28"/>
        </w:rPr>
        <w:t xml:space="preserve"> reconhecimento do descumprimento e a definição de suas consequências </w:t>
      </w:r>
      <w:del w:id="1772" w:author="Assessor GDSXSR" w:date="2026-10-31T00:11:23Z">
        <w:r>
          <w:rPr>
            <w:rFonts w:ascii="Arial" w:hAnsi="Arial" w:cs="Arial"/>
            <w:color w:val="000000" w:themeColor="text1"/>
            <w:sz w:val="28"/>
            <w:szCs w:val="28"/>
          </w:rPr>
          <w:delText xml:space="preserve">jurídicas </w:delText>
        </w:r>
      </w:del>
      <w:r>
        <w:rPr>
          <w:rFonts w:ascii="Arial" w:hAnsi="Arial" w:cs="Arial"/>
          <w:color w:val="000000" w:themeColor="text1"/>
          <w:sz w:val="28"/>
          <w:szCs w:val="28"/>
        </w:rPr>
        <w:t xml:space="preserve">são questões diferentes.</w:t>
      </w:r>
      <w:del w:id="1773" w:author="Assessor GDSXSR" w:date="2026-10-31T00:11:23Z">
        <w:r>
          <w:rPr>
            <w:rFonts w:ascii="Arial" w:hAnsi="Arial" w:cs="Arial"/>
            <w:color w:val="000000" w:themeColor="text1"/>
            <w:sz w:val="28"/>
            <w:szCs w:val="28"/>
          </w:rPr>
          <w:delText xml:space="preserve"> </w:delText>
        </w:r>
      </w:del>
    </w:p>
    <w:p w14:paraId="4C4A80B9" w14:textId="77777777" w:rsidR="00A0065C" w:rsidRDefault="00A0065C" w:rsidP="00341D84">
      <w:pPr>
        <w:spacing w:after="0" w:line="360" w:lineRule="auto"/>
        <w:ind w:firstLine="2268"/>
        <w:jc w:val="both"/>
        <w:rPr>
          <w:rFonts w:ascii="Arial" w:hAnsi="Arial" w:cs="Arial"/>
          <w:color w:val="000000" w:themeColor="text1"/>
          <w:sz w:val="28"/>
          <w:szCs w:val="28"/>
        </w:rPr>
      </w:pPr>
    </w:p>
    <w:p w14:paraId="20AFB726" w14:textId="54D9CBFB" w:rsidR="003A650C" w:rsidRPr="003A650C" w:rsidRDefault="003A650C" w:rsidP="003A650C">
      <w:pPr>
        <w:spacing w:after="0" w:line="360" w:lineRule="auto"/>
        <w:ind w:firstLine="2268"/>
        <w:jc w:val="both"/>
        <w:rPr>
          <w:ins w:id="1780" w:author="Assessor GDSXSR" w:date="2026-10-31T00:11:23Z"/>
          <w:rFonts w:ascii="Arial" w:hAnsi="Arial" w:cs="Arial"/>
          <w:color w:val="000000" w:themeColor="text1"/>
          <w:sz w:val="28"/>
          <w:szCs w:val="28"/>
        </w:rPr>
      </w:pPr>
      <w:commentRangeStart w:id="18"/>
      <w:del w:id="1774" w:author="Assessor GDSXSR" w:date="2026-10-31T00:11:23Z">
        <w:r>
          <w:rPr>
            <w:rFonts w:ascii="Arial" w:hAnsi="Arial" w:cs="Arial"/>
            <w:color w:val="000000" w:themeColor="text1"/>
            <w:sz w:val="28"/>
            <w:szCs w:val="28"/>
          </w:rPr>
          <w:delText xml:space="preserve">Nos termos do</w:delText>
        </w:r>
      </w:del>
      <w:ins w:id="1775" w:author="Assessor GDSXSR" w:date="2026-10-31T00:11:23Z">
        <w:r>
          <w:rPr>
            <w:rFonts w:ascii="Arial" w:hAnsi="Arial" w:cs="Arial"/>
            <w:color w:val="808080"/>
            <w:sz w:val="28"/>
            <w:szCs w:val="28"/>
          </w:rPr>
          <w:t xml:space="preserve">O</w:t>
        </w:r>
      </w:ins>
      <w:r>
        <w:rPr>
          <w:rFonts w:ascii="Arial" w:hAnsi="Arial" w:cs="Arial"/>
          <w:color w:val="000000" w:themeColor="text1"/>
          <w:sz w:val="28"/>
          <w:szCs w:val="28"/>
        </w:rPr>
        <w:t xml:space="preserve"> art. 475</w:t>
      </w:r>
      <w:del w:id="1776" w:author="Assessor GDSXSR" w:date="2026-10-31T00:11:23Z">
        <w:r>
          <w:rPr>
            <w:rFonts w:ascii="Arial" w:hAnsi="Arial" w:cs="Arial"/>
            <w:color w:val="000000" w:themeColor="text1"/>
            <w:sz w:val="28"/>
            <w:szCs w:val="28"/>
          </w:rPr>
          <w:delText xml:space="preserve">,</w:delText>
        </w:r>
      </w:del>
      <w:r>
        <w:rPr>
          <w:rFonts w:ascii="Arial" w:hAnsi="Arial" w:cs="Arial"/>
          <w:color w:val="000000" w:themeColor="text1"/>
          <w:sz w:val="28"/>
          <w:szCs w:val="28"/>
        </w:rPr>
        <w:t xml:space="preserve"> do Código Civil</w:t>
      </w:r>
      <w:del w:id="1777" w:author="Assessor GDSXSR" w:date="2026-10-31T00:11:23Z">
        <w:r>
          <w:rPr>
            <w:rFonts w:ascii="Arial" w:hAnsi="Arial" w:cs="Arial"/>
            <w:color w:val="000000" w:themeColor="text1"/>
            <w:sz w:val="28"/>
            <w:szCs w:val="28"/>
          </w:rPr>
          <w:delText xml:space="preserve">,</w:delText>
        </w:r>
      </w:del>
      <w:r>
        <w:rPr>
          <w:rFonts w:ascii="Arial" w:hAnsi="Arial" w:cs="Arial"/>
          <w:color w:val="000000" w:themeColor="text1"/>
          <w:sz w:val="28"/>
          <w:szCs w:val="28"/>
        </w:rPr>
        <w:t xml:space="preserve"> </w:t>
      </w:r>
      <w:del w:id="1778" w:author="Assessor GDSXSR" w:date="2026-10-31T00:11:23Z">
        <w:r>
          <w:rPr>
            <w:rFonts w:ascii="Arial" w:hAnsi="Arial" w:cs="Arial"/>
            <w:color w:val="000000" w:themeColor="text1"/>
            <w:sz w:val="28"/>
            <w:szCs w:val="28"/>
          </w:rPr>
          <w:delText xml:space="preserve">o inadimplemento confere à parte lesada a possibilidade de requerer a resolução do contrato ou exigir o cumprimento da obrigação, sem prejuízo das perdas e danos cabíveis. O dispositivo, contudo, não estabelece que todo descumprimento contratual produza, de forma automática, a resolução do negócio. A medida pressupõe que o inadimplemento seja suficientemente relevante e que o desfazimento </w:delText>
        </w:r>
        <w:r>
          <w:rPr>
            <w:rFonts w:ascii="Arial" w:hAnsi="Arial" w:cs="Arial"/>
            <w:color w:val="000000" w:themeColor="text1"/>
            <w:sz w:val="28"/>
            <w:szCs w:val="28"/>
          </w:rPr>
          <w:delText xml:space="preserve">se mostre adequado diante da natureza da contratação e dos efeitos produzidos perante terceiros.</w:delText>
        </w:r>
      </w:del>
      <w:ins w:id="1779" w:author="Assessor GDSXSR" w:date="2026-10-31T00:11:23Z">
        <w:r>
          <w:rPr>
            <w:rFonts w:ascii="Arial" w:hAnsi="Arial" w:cs="Arial"/>
            <w:color w:val="808080"/>
            <w:sz w:val="28"/>
            <w:szCs w:val="28"/>
          </w:rPr>
          <w:t xml:space="preserve">dispõe:</w:t>
        </w:r>
      </w:ins>
      <w:commentRangeEnd w:id="18"/>
      <w:r>
        <w:rPr>
          <w:rStyle w:val="CommentReference"/>
        </w:rPr>
        <w:commentReference w:id="18"/>
      </w:r>
    </w:p>
    <w:p>
      <w:pPr>
        <w:spacing w:after="0" w:line="360" w:lineRule="auto"/>
        <w:ind w:firstLine="2268"/>
        <w:jc w:val="both"/>
        <w:rPr>
          <w:ins w:id="1781" w:author="Assessor GDSXSR" w:date="2026-10-31T00:11:23Z"/>
          <w:rFonts w:ascii="Arial" w:hAnsi="Arial" w:cs="Arial"/>
          <w:color w:val="000000" w:themeColor="text1"/>
          <w:sz w:val="28"/>
          <w:szCs w:val="28"/>
        </w:rPr>
      </w:pPr>
    </w:p>
    <w:p>
      <w:pPr>
        <w:spacing w:after="0" w:line="360" w:lineRule="auto"/>
        <w:ind w:left="2268" w:firstLine="0"/>
        <w:jc w:val="both"/>
        <w:rPr>
          <w:ins w:id="1783" w:author="Assessor GDSXSR" w:date="2026-10-31T00:11:23Z"/>
          <w:rFonts w:ascii="Arial" w:hAnsi="Arial" w:cs="Arial"/>
          <w:color w:val="000000" w:themeColor="text1"/>
          <w:sz w:val="28"/>
          <w:szCs w:val="28"/>
        </w:rPr>
      </w:pPr>
      <w:ins w:id="1782" w:author="Assessor GDSXSR" w:date="2026-10-31T00:11:23Z">
        <w:r>
          <w:rPr>
            <w:rFonts w:ascii="Arial" w:hAnsi="Arial" w:cs="Arial"/>
            <w:i/>
            <w:color w:val="808080"/>
            <w:sz w:val="26"/>
            <w:szCs w:val="28"/>
            <w:u w:val="none"/>
          </w:rPr>
          <w:t xml:space="preserve">“Art. 475. A parte lesada pelo inadimplemento pode pedir a resolução do contrato, se não preferir exigir-lhe o cumprimento, cabendo, em qualquer dos casos, indenização por perdas e danos.” – Grifei</w:t>
        </w:r>
      </w:ins>
    </w:p>
    <w:p>
      <w:pPr>
        <w:spacing w:after="0" w:line="360" w:lineRule="auto"/>
        <w:ind w:left="2268" w:firstLine="0"/>
        <w:jc w:val="both"/>
        <w:rPr>
          <w:ins w:id="1784" w:author="Assessor GDSXSR" w:date="2026-10-31T00:11:23Z"/>
          <w:rFonts w:ascii="Arial" w:hAnsi="Arial" w:cs="Arial"/>
          <w:color w:val="000000" w:themeColor="text1"/>
          <w:sz w:val="28"/>
          <w:szCs w:val="28"/>
        </w:rPr>
      </w:pPr>
    </w:p>
    <w:p>
      <w:pPr>
        <w:spacing w:after="0" w:line="360" w:lineRule="auto"/>
        <w:ind w:left="0" w:firstLine="2268"/>
        <w:jc w:val="both"/>
        <w:rPr>
          <w:rFonts w:ascii="Arial" w:hAnsi="Arial" w:cs="Arial"/>
          <w:color w:val="000000" w:themeColor="text1"/>
          <w:sz w:val="28"/>
          <w:szCs w:val="28"/>
        </w:rPr>
      </w:pPr>
      <w:ins w:id="1785" w:author="Assessor GDSXSR" w:date="2026-10-31T00:11:23Z">
        <w:r>
          <w:rPr>
            <w:rFonts w:ascii="Arial" w:hAnsi="Arial" w:cs="Arial"/>
            <w:i w:val="0"/>
            <w:color w:val="808080"/>
            <w:sz w:val="28"/>
          </w:rPr>
          <w:t xml:space="preserve">O dispositivo não impõe a resolução automática de todo descumprimento, que pressupõe inadimplemento relevante e desfazimento adequado à natureza da contratação e aos efeitos perante terceiros.</w:t>
        </w:r>
      </w:ins>
    </w:p>
    <w:p w14:paraId="68BE80F2" w14:textId="77777777" w:rsidR="00A0065C" w:rsidRDefault="00A0065C" w:rsidP="00341D84">
      <w:pPr>
        <w:spacing w:after="0" w:line="360" w:lineRule="auto"/>
        <w:ind w:firstLine="2268"/>
        <w:jc w:val="both"/>
        <w:rPr>
          <w:rFonts w:ascii="Arial" w:hAnsi="Arial" w:cs="Arial"/>
          <w:color w:val="000000" w:themeColor="text1"/>
          <w:sz w:val="28"/>
          <w:szCs w:val="28"/>
        </w:rPr>
      </w:pPr>
    </w:p>
    <w:p w14:paraId="79430508" w14:textId="77777777" w:rsidR="003A650C" w:rsidRPr="003A650C" w:rsidRDefault="003A650C" w:rsidP="003A650C">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No caso, embora a obrigação tributária tivesse importância concreta</w:t>
      </w:r>
      <w:del w:id="1786" w:author="Assessor GDSXSR" w:date="2026-10-31T00:11:23Z">
        <w:r>
          <w:rPr>
            <w:rFonts w:ascii="Arial" w:hAnsi="Arial" w:cs="Arial"/>
            <w:color w:val="000000" w:themeColor="text1"/>
            <w:sz w:val="28"/>
            <w:szCs w:val="28"/>
          </w:rPr>
          <w:delText xml:space="preserve"> e seu descumprimento não possa ser tratado como simples saldo residual</w:delText>
        </w:r>
      </w:del>
      <w:r>
        <w:rPr>
          <w:rFonts w:ascii="Arial" w:hAnsi="Arial" w:cs="Arial"/>
          <w:color w:val="000000" w:themeColor="text1"/>
          <w:sz w:val="28"/>
          <w:szCs w:val="28"/>
        </w:rPr>
        <w:t xml:space="preserve">, a resolução da cessão depende da natureza remuneratória do negócio, da atividade </w:t>
      </w:r>
      <w:del w:id="1787" w:author="Assessor GDSXSR" w:date="2026-10-31T00:11:23Z">
        <w:r>
          <w:rPr>
            <w:rFonts w:ascii="Arial" w:hAnsi="Arial" w:cs="Arial"/>
            <w:color w:val="000000" w:themeColor="text1"/>
            <w:sz w:val="28"/>
            <w:szCs w:val="28"/>
          </w:rPr>
          <w:delText xml:space="preserve">efetivamente </w:delText>
        </w:r>
      </w:del>
      <w:r>
        <w:rPr>
          <w:rFonts w:ascii="Arial" w:hAnsi="Arial" w:cs="Arial"/>
          <w:color w:val="000000" w:themeColor="text1"/>
          <w:sz w:val="28"/>
          <w:szCs w:val="28"/>
        </w:rPr>
        <w:t xml:space="preserve">desempenhada pelo corretor e da preservação dos direitos </w:t>
      </w:r>
      <w:del w:id="1788" w:author="Assessor GDSXSR" w:date="2026-10-31T00:11:23Z">
        <w:r>
          <w:rPr>
            <w:rFonts w:ascii="Arial" w:hAnsi="Arial" w:cs="Arial"/>
            <w:color w:val="000000" w:themeColor="text1"/>
            <w:sz w:val="28"/>
            <w:szCs w:val="28"/>
          </w:rPr>
          <w:delText xml:space="preserve">adquiridos por</w:delText>
        </w:r>
      </w:del>
      <w:ins w:id="1789" w:author="Assessor GDSXSR" w:date="2026-10-31T00:11:23Z">
        <w:r>
          <w:rPr>
            <w:rFonts w:ascii="Arial" w:hAnsi="Arial" w:cs="Arial"/>
            <w:color w:val="808080"/>
            <w:sz w:val="28"/>
            <w:szCs w:val="28"/>
          </w:rPr>
          <w:t xml:space="preserve">de</w:t>
        </w:r>
      </w:ins>
      <w:r>
        <w:rPr>
          <w:rFonts w:ascii="Arial" w:hAnsi="Arial" w:cs="Arial"/>
          <w:color w:val="000000" w:themeColor="text1"/>
          <w:sz w:val="28"/>
          <w:szCs w:val="28"/>
        </w:rPr>
        <w:t xml:space="preserve"> terceiros de boa-fé.</w:t>
      </w:r>
    </w:p>
    <w:p w14:paraId="1737F6DF" w14:textId="77777777" w:rsidR="00A8583D" w:rsidRDefault="00A8583D" w:rsidP="00341D84">
      <w:pPr>
        <w:spacing w:after="0" w:line="360" w:lineRule="auto"/>
        <w:ind w:firstLine="2268"/>
        <w:jc w:val="both"/>
        <w:rPr>
          <w:rFonts w:ascii="Arial" w:hAnsi="Arial" w:cs="Arial"/>
          <w:color w:val="000000" w:themeColor="text1"/>
          <w:sz w:val="28"/>
          <w:szCs w:val="28"/>
        </w:rPr>
      </w:pPr>
    </w:p>
    <w:p w14:paraId="10B6A5EC" w14:textId="453A5430" w:rsidR="00341D84" w:rsidRPr="007E1C8C" w:rsidRDefault="00341D84" w:rsidP="00341D84">
      <w:pPr>
        <w:spacing w:after="0" w:line="360" w:lineRule="auto"/>
        <w:ind w:firstLine="2268"/>
        <w:jc w:val="both"/>
      </w:pPr>
      <w:r>
        <w:rPr>
          <w:rFonts w:ascii="Arial" w:hAnsi="Arial" w:cs="Arial"/>
          <w:color w:val="000000" w:themeColor="text1"/>
          <w:sz w:val="28"/>
          <w:szCs w:val="28"/>
          <w:highlight w:val="yellow"/>
          <w:u w:val="single"/>
          <w:rPrChange w:id="1790" w:author="Assessor GDSXSR" w:date="2026-10-31T00:11:23Z">
            <w:rPr>
              <w:rFonts w:ascii="Arial" w:hAnsi="Arial" w:cs="Arial"/>
              <w:color w:val="000000" w:themeColor="text1"/>
              <w:sz w:val="28"/>
              <w:szCs w:val="28"/>
              <w:u w:val="single"/>
            </w:rPr>
          </w:rPrChange>
        </w:rPr>
        <w:t xml:space="preserve">Assim,</w:t>
      </w:r>
      <w:r>
        <w:rPr>
          <w:rFonts w:ascii="Arial" w:hAnsi="Arial" w:cs="Arial"/>
          <w:color w:val="000000" w:themeColor="text1"/>
          <w:sz w:val="28"/>
          <w:szCs w:val="28"/>
          <w:highlight w:val="yellow"/>
          <w:u w:val="single"/>
          <w:rPrChange w:id="1791" w:author="Assessor GDSXSR" w:date="2026-10-31T00:11:23Z">
            <w:rPr>
              <w:rFonts w:ascii="Arial" w:hAnsi="Arial" w:cs="Arial"/>
              <w:color w:val="000000" w:themeColor="text1"/>
              <w:sz w:val="28"/>
              <w:szCs w:val="28"/>
              <w:u w:val="single"/>
            </w:rPr>
          </w:rPrChange>
        </w:rPr>
        <w:t xml:space="preserve"> </w:t>
      </w:r>
      <w:r>
        <w:rPr>
          <w:rFonts w:ascii="Arial" w:hAnsi="Arial" w:cs="Arial"/>
          <w:color w:val="000000" w:themeColor="text1"/>
          <w:sz w:val="28"/>
          <w:szCs w:val="28"/>
          <w:highlight w:val="yellow"/>
          <w:u w:val="single"/>
          <w:rPrChange w:id="1792" w:author="Assessor GDSXSR" w:date="2026-10-31T00:11:23Z">
            <w:rPr>
              <w:rFonts w:ascii="Arial" w:hAnsi="Arial" w:cs="Arial"/>
              <w:color w:val="000000" w:themeColor="text1"/>
              <w:sz w:val="28"/>
              <w:szCs w:val="28"/>
              <w:u w:val="single"/>
            </w:rPr>
          </w:rPrChange>
        </w:rPr>
        <w:t xml:space="preserve">dou parcial provimento ao apelo</w:t>
      </w:r>
      <w:ins w:id="1793" w:author="Assessor GDSXSR" w:date="2026-10-31T00:11:23Z">
        <w:r>
          <w:rPr>
            <w:rFonts w:ascii="Arial" w:hAnsi="Arial" w:cs="Arial"/>
            <w:color w:val="808080"/>
            <w:sz w:val="28"/>
            <w:szCs w:val="28"/>
            <w:highlight w:val="yellow"/>
            <w:u w:val="single"/>
          </w:rPr>
          <w:t xml:space="preserve">,</w:t>
        </w:r>
      </w:ins>
      <w:r>
        <w:rPr>
          <w:rFonts w:ascii="Arial" w:hAnsi="Arial" w:cs="Arial"/>
          <w:color w:val="000000" w:themeColor="text1"/>
          <w:sz w:val="28"/>
          <w:szCs w:val="28"/>
          <w:highlight w:val="yellow"/>
          <w:u w:val="single"/>
          <w:rPrChange w:id="1794" w:author="Assessor GDSXSR" w:date="2026-10-31T00:11:23Z">
            <w:rPr>
              <w:rFonts w:ascii="Arial" w:hAnsi="Arial" w:cs="Arial"/>
              <w:color w:val="000000" w:themeColor="text1"/>
              <w:sz w:val="28"/>
              <w:szCs w:val="28"/>
              <w:u w:val="single"/>
            </w:rPr>
          </w:rPrChange>
        </w:rPr>
        <w:t xml:space="preserve"> nesse ponto</w:t>
      </w:r>
      <w:ins w:id="1795" w:author="Assessor GDSXSR" w:date="2026-10-31T00:11:23Z">
        <w:r>
          <w:rPr>
            <w:rFonts w:ascii="Arial" w:hAnsi="Arial" w:cs="Arial"/>
            <w:color w:val="808080"/>
            <w:sz w:val="28"/>
            <w:szCs w:val="28"/>
            <w:highlight w:val="yellow"/>
            <w:u w:val="single"/>
          </w:rPr>
          <w:t xml:space="preserve">,</w:t>
        </w:r>
      </w:ins>
      <w:r>
        <w:rPr>
          <w:rFonts w:ascii="Arial" w:hAnsi="Arial" w:cs="Arial"/>
          <w:color w:val="000000" w:themeColor="text1"/>
          <w:sz w:val="28"/>
          <w:szCs w:val="28"/>
          <w:highlight w:val="yellow"/>
          <w:u w:val="single"/>
          <w:rPrChange w:id="1796" w:author="Assessor GDSXSR" w:date="2026-10-31T00:11:23Z">
            <w:rPr>
              <w:rFonts w:ascii="Arial" w:hAnsi="Arial" w:cs="Arial"/>
              <w:color w:val="000000" w:themeColor="text1"/>
              <w:sz w:val="28"/>
              <w:szCs w:val="28"/>
              <w:u w:val="single"/>
            </w:rPr>
          </w:rPrChange>
        </w:rPr>
        <w:t xml:space="preserve"> </w:t>
      </w:r>
      <w:r>
        <w:rPr>
          <w:rFonts w:ascii="Arial" w:hAnsi="Arial" w:cs="Arial"/>
          <w:color w:val="000000" w:themeColor="text1"/>
          <w:sz w:val="28"/>
          <w:szCs w:val="28"/>
          <w:highlight w:val="yellow"/>
          <w:u w:val="single"/>
          <w:rPrChange w:id="1797" w:author="Assessor GDSXSR" w:date="2026-10-31T00:11:23Z">
            <w:rPr>
              <w:rFonts w:ascii="Arial" w:hAnsi="Arial" w:cs="Arial"/>
              <w:color w:val="000000" w:themeColor="text1"/>
              <w:sz w:val="28"/>
              <w:szCs w:val="28"/>
              <w:u w:val="single"/>
            </w:rPr>
          </w:rPrChange>
        </w:rPr>
        <w:t xml:space="preserve">apenas para afastar o reconhecimento de adimplemento substancial e declarar caracterizado o inadimplemento da obrigação de quitar os débitos tributários</w:t>
      </w:r>
      <w:r>
        <w:rPr>
          <w:rFonts w:ascii="Arial" w:hAnsi="Arial" w:cs="Arial"/>
          <w:color w:val="000000" w:themeColor="text1"/>
          <w:sz w:val="28"/>
          <w:szCs w:val="28"/>
          <w:highlight w:val="yellow"/>
          <w:u w:val="single"/>
          <w:rPrChange w:id="1798" w:author="Assessor GDSXSR" w:date="2026-10-31T00:11:23Z">
            <w:rPr>
              <w:rFonts w:ascii="Arial" w:hAnsi="Arial" w:cs="Arial"/>
              <w:color w:val="000000" w:themeColor="text1"/>
              <w:sz w:val="28"/>
              <w:szCs w:val="28"/>
              <w:u w:val="single"/>
            </w:rPr>
          </w:rPrChange>
        </w:rPr>
        <w:t xml:space="preserve">.</w:t>
      </w:r>
    </w:p>
    <w:p w14:paraId="1EE6FAA8" w14:textId="435EFE28" w:rsidR="00341D84" w:rsidRDefault="00341D84" w:rsidP="70C49520">
      <w:pPr>
        <w:spacing w:after="0" w:line="360" w:lineRule="auto"/>
        <w:ind w:firstLine="2268"/>
        <w:jc w:val="both"/>
        <w:rPr>
          <w:rFonts w:ascii="Arial" w:hAnsi="Arial" w:cs="Arial"/>
          <w:color w:val="000000" w:themeColor="text1"/>
          <w:sz w:val="28"/>
          <w:szCs w:val="28"/>
          <w:u w:val="single"/>
        </w:rPr>
      </w:pPr>
    </w:p>
    <w:p w14:paraId="42DD7519" w14:textId="6A550D74" w:rsidR="00341D84" w:rsidRDefault="22E0F60F" w:rsidP="70C49520">
      <w:pPr>
        <w:spacing w:after="0" w:line="360" w:lineRule="auto"/>
        <w:ind w:hanging="142"/>
        <w:jc w:val="center"/>
        <w:rPr>
          <w:rFonts w:ascii="Arial" w:hAnsi="Arial" w:cs="Arial"/>
          <w:sz w:val="28"/>
          <w:szCs w:val="28"/>
        </w:rPr>
      </w:pPr>
      <w:r w:rsidRPr="00D514EB">
        <w:rPr>
          <w:rFonts w:ascii="Arial" w:hAnsi="Arial" w:cs="Arial"/>
          <w:sz w:val="28"/>
          <w:szCs w:val="28"/>
          <w:highlight w:val="yellow"/>
          <w:rPrChange w:id="1338" w:author="Assessor GDSXSR" w:date="2026-10-31T00:11:23Z">
            <w:rPr>
              <w:rFonts w:ascii="Arial" w:hAnsi="Arial" w:cs="Arial"/>
              <w:sz w:val="28"/>
              <w:szCs w:val="28"/>
            </w:rPr>
          </w:rPrChange>
        </w:rPr>
        <w:t>DO NÃO CONHECIMENTO DO PEDIDO SUBSIDIÁRIO DE INDENIZAÇÃO</w:t>
      </w:r>
    </w:p>
    <w:p w14:paraId="59F4CBCB" w14:textId="77777777" w:rsidR="00341D84" w:rsidRDefault="00341D84" w:rsidP="70C49520">
      <w:pPr>
        <w:spacing w:after="0" w:line="360" w:lineRule="auto"/>
        <w:ind w:firstLine="2268"/>
        <w:jc w:val="both"/>
        <w:rPr>
          <w:rFonts w:ascii="Arial" w:hAnsi="Arial" w:cs="Arial"/>
          <w:sz w:val="28"/>
          <w:szCs w:val="28"/>
        </w:rPr>
      </w:pPr>
    </w:p>
    <w:p w14:paraId="71BB7B2D" w14:textId="77777777" w:rsidR="00341D84" w:rsidRDefault="22E0F60F" w:rsidP="70C49520">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O apelante </w:t>
      </w:r>
      <w:del w:id="1799" w:author="Assessor GDSXSR" w:date="2026-10-31T00:11:23Z">
        <w:r>
          <w:rPr>
            <w:rFonts w:ascii="Arial" w:hAnsi="Arial" w:cs="Arial"/>
            <w:color w:val="000000" w:themeColor="text1"/>
            <w:sz w:val="28"/>
            <w:szCs w:val="28"/>
          </w:rPr>
          <w:delText xml:space="preserve">afirma, na fundamentação da apelação,</w:delText>
        </w:r>
      </w:del>
      <w:ins w:id="1800" w:author="Assessor GDSXSR" w:date="2026-10-31T00:11:23Z">
        <w:r>
          <w:rPr>
            <w:rFonts w:ascii="Arial" w:hAnsi="Arial" w:cs="Arial"/>
            <w:color w:val="808080"/>
            <w:sz w:val="28"/>
            <w:szCs w:val="28"/>
          </w:rPr>
          <w:t xml:space="preserve">alega</w:t>
        </w:r>
      </w:ins>
      <w:r>
        <w:rPr>
          <w:rFonts w:ascii="Arial" w:hAnsi="Arial" w:cs="Arial"/>
          <w:color w:val="000000" w:themeColor="text1"/>
          <w:sz w:val="28"/>
          <w:szCs w:val="28"/>
        </w:rPr>
        <w:t xml:space="preserve"> que, caso não </w:t>
      </w:r>
      <w:del w:id="1801" w:author="Assessor GDSXSR" w:date="2026-10-31T00:11:23Z">
        <w:r>
          <w:rPr>
            <w:rFonts w:ascii="Arial" w:hAnsi="Arial" w:cs="Arial"/>
            <w:color w:val="000000" w:themeColor="text1"/>
            <w:sz w:val="28"/>
            <w:szCs w:val="28"/>
          </w:rPr>
          <w:delText xml:space="preserve">seja</w:delText>
        </w:r>
      </w:del>
      <w:ins w:id="1802" w:author="Assessor GDSXSR" w:date="2026-10-31T00:11:23Z">
        <w:r>
          <w:rPr>
            <w:rFonts w:ascii="Arial" w:hAnsi="Arial" w:cs="Arial"/>
            <w:color w:val="808080"/>
            <w:sz w:val="28"/>
            <w:szCs w:val="28"/>
          </w:rPr>
          <w:t xml:space="preserve">acolhida</w:t>
        </w:r>
      </w:ins>
      <w:r>
        <w:rPr>
          <w:rFonts w:ascii="Arial" w:hAnsi="Arial" w:cs="Arial"/>
          <w:color w:val="000000" w:themeColor="text1"/>
          <w:sz w:val="28"/>
          <w:szCs w:val="28"/>
        </w:rPr>
        <w:t xml:space="preserve"> </w:t>
      </w:r>
      <w:del w:id="1803" w:author="Assessor GDSXSR" w:date="2026-10-31T00:11:23Z">
        <w:r>
          <w:rPr>
            <w:rFonts w:ascii="Arial" w:hAnsi="Arial" w:cs="Arial"/>
            <w:color w:val="000000" w:themeColor="text1"/>
            <w:sz w:val="28"/>
            <w:szCs w:val="28"/>
          </w:rPr>
          <w:delText xml:space="preserve">acolhido o pedido de</w:delText>
        </w:r>
      </w:del>
      <w:ins w:id="1804" w:author="Assessor GDSXSR" w:date="2026-10-31T00:11:23Z">
        <w:r>
          <w:rPr>
            <w:rFonts w:ascii="Arial" w:hAnsi="Arial" w:cs="Arial"/>
            <w:color w:val="808080"/>
            <w:sz w:val="28"/>
            <w:szCs w:val="28"/>
          </w:rPr>
          <w:t xml:space="preserve">a</w:t>
        </w:r>
      </w:ins>
      <w:r>
        <w:rPr>
          <w:rFonts w:ascii="Arial" w:hAnsi="Arial" w:cs="Arial"/>
          <w:color w:val="000000" w:themeColor="text1"/>
          <w:sz w:val="28"/>
          <w:szCs w:val="28"/>
        </w:rPr>
        <w:t xml:space="preserve"> rescisão, </w:t>
      </w:r>
      <w:del w:id="1805" w:author="Assessor GDSXSR" w:date="2026-10-31T00:11:23Z">
        <w:r>
          <w:rPr>
            <w:rFonts w:ascii="Arial" w:hAnsi="Arial" w:cs="Arial"/>
            <w:color w:val="000000" w:themeColor="text1"/>
            <w:sz w:val="28"/>
            <w:szCs w:val="28"/>
          </w:rPr>
          <w:delText xml:space="preserve">deve ser reconhecido seu</w:delText>
        </w:r>
      </w:del>
      <w:ins w:id="1806" w:author="Assessor GDSXSR" w:date="2026-10-31T00:11:23Z">
        <w:r>
          <w:rPr>
            <w:rFonts w:ascii="Arial" w:hAnsi="Arial" w:cs="Arial"/>
            <w:color w:val="808080"/>
            <w:sz w:val="28"/>
            <w:szCs w:val="28"/>
          </w:rPr>
          <w:t xml:space="preserve">tem</w:t>
        </w:r>
      </w:ins>
      <w:r>
        <w:rPr>
          <w:rFonts w:ascii="Arial" w:hAnsi="Arial" w:cs="Arial"/>
          <w:color w:val="000000" w:themeColor="text1"/>
          <w:sz w:val="28"/>
          <w:szCs w:val="28"/>
        </w:rPr>
        <w:t xml:space="preserve"> direito à indenização integral pelos prejuízos decorrentes do inadimplemento</w:t>
      </w:r>
      <w:ins w:id="1807" w:author="Assessor GDSXSR" w:date="2026-10-31T00:11:23Z">
        <w:r>
          <w:rPr>
            <w:rFonts w:ascii="Arial" w:hAnsi="Arial" w:cs="Arial"/>
            <w:color w:val="808080"/>
            <w:sz w:val="28"/>
            <w:szCs w:val="28"/>
          </w:rPr>
          <w:t xml:space="preserve"> (ID 85996339)</w:t>
        </w:r>
      </w:ins>
      <w:r>
        <w:rPr>
          <w:rFonts w:ascii="Arial" w:hAnsi="Arial" w:cs="Arial"/>
          <w:color w:val="000000" w:themeColor="text1"/>
          <w:sz w:val="28"/>
          <w:szCs w:val="28"/>
        </w:rPr>
        <w:t xml:space="preserve">.</w:t>
      </w:r>
    </w:p>
    <w:p w14:paraId="19A8ADE1" w14:textId="77777777" w:rsidR="00341D84" w:rsidRDefault="00341D84" w:rsidP="70C49520">
      <w:pPr>
        <w:spacing w:after="0" w:line="360" w:lineRule="auto"/>
        <w:ind w:firstLine="2268"/>
        <w:jc w:val="both"/>
        <w:rPr>
          <w:rFonts w:ascii="Arial" w:hAnsi="Arial" w:cs="Arial"/>
          <w:color w:val="000000" w:themeColor="text1"/>
          <w:sz w:val="28"/>
          <w:szCs w:val="28"/>
        </w:rPr>
      </w:pPr>
    </w:p>
    <w:p w14:paraId="2C62DE79" w14:textId="77777777" w:rsidR="00341D84" w:rsidRDefault="22E0F60F" w:rsidP="70C49520">
      <w:pPr>
        <w:spacing w:after="0" w:line="360" w:lineRule="auto"/>
        <w:ind w:firstLine="2268"/>
        <w:jc w:val="both"/>
        <w:rPr>
          <w:rFonts w:ascii="Arial" w:hAnsi="Arial" w:cs="Arial"/>
          <w:color w:val="000000" w:themeColor="text1"/>
          <w:sz w:val="28"/>
          <w:szCs w:val="28"/>
        </w:rPr>
      </w:pPr>
      <w:r w:rsidRPr="70C49520">
        <w:rPr>
          <w:rFonts w:ascii="Arial" w:hAnsi="Arial" w:cs="Arial"/>
          <w:color w:val="000000" w:themeColor="text1"/>
          <w:sz w:val="28"/>
          <w:szCs w:val="28"/>
          <w:highlight w:val="yellow"/>
          <w:rPrChange w:id="1343" w:author="Assessor GDSXSR" w:date="2026-10-31T00:11:23Z">
            <w:rPr>
              <w:rFonts w:ascii="Arial" w:hAnsi="Arial" w:cs="Arial"/>
              <w:color w:val="000000" w:themeColor="text1"/>
              <w:sz w:val="28"/>
              <w:szCs w:val="28"/>
            </w:rPr>
          </w:rPrChange>
        </w:rPr>
        <w:t>A pretensão não pode ser conhecida.</w:t>
      </w:r>
    </w:p>
    <w:p w14:paraId="1B17C667" w14:textId="77777777" w:rsidR="00341D84" w:rsidRDefault="00341D84" w:rsidP="70C49520">
      <w:pPr>
        <w:spacing w:after="0" w:line="360" w:lineRule="auto"/>
        <w:ind w:firstLine="2268"/>
        <w:jc w:val="both"/>
        <w:rPr>
          <w:rFonts w:ascii="Arial" w:hAnsi="Arial" w:cs="Arial"/>
          <w:color w:val="000000" w:themeColor="text1"/>
          <w:sz w:val="28"/>
          <w:szCs w:val="28"/>
        </w:rPr>
      </w:pPr>
    </w:p>
    <w:p w14:paraId="7B8A2AFC" w14:textId="77777777" w:rsidR="00341D84" w:rsidRDefault="22E0F60F" w:rsidP="70C49520">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Na petição inicial, o autor pediu o desfazimento do negócio</w:t>
      </w:r>
      <w:del w:id="1808" w:author="Assessor GDSXSR" w:date="2026-10-31T00:11:23Z">
        <w:r>
          <w:rPr>
            <w:rFonts w:ascii="Arial" w:hAnsi="Arial" w:cs="Arial"/>
            <w:color w:val="000000" w:themeColor="text1"/>
            <w:sz w:val="28"/>
            <w:szCs w:val="28"/>
          </w:rPr>
          <w:delText xml:space="preserve">, o retorno das partes à situação anterior</w:delText>
        </w:r>
      </w:del>
      <w:r>
        <w:rPr>
          <w:rFonts w:ascii="Arial" w:hAnsi="Arial" w:cs="Arial"/>
          <w:color w:val="000000" w:themeColor="text1"/>
          <w:sz w:val="28"/>
          <w:szCs w:val="28"/>
        </w:rPr>
        <w:t xml:space="preserve">, a restituição da posse, o reconhecimento da má-fé dos adquirentes e o afastamento </w:t>
      </w:r>
      <w:del w:id="1809" w:author="Assessor GDSXSR" w:date="2026-10-31T00:11:23Z">
        <w:r>
          <w:rPr>
            <w:rFonts w:ascii="Arial" w:hAnsi="Arial" w:cs="Arial"/>
            <w:color w:val="000000" w:themeColor="text1"/>
            <w:sz w:val="28"/>
            <w:szCs w:val="28"/>
          </w:rPr>
          <w:delText xml:space="preserve">do direito </w:delText>
        </w:r>
      </w:del>
      <w:r>
        <w:rPr>
          <w:rFonts w:ascii="Arial" w:hAnsi="Arial" w:cs="Arial"/>
          <w:color w:val="000000" w:themeColor="text1"/>
          <w:sz w:val="28"/>
          <w:szCs w:val="28"/>
        </w:rPr>
        <w:t xml:space="preserve">de indenização ou retenção por benfeitorias</w:t>
      </w:r>
      <w:ins w:id="1810" w:author="Assessor GDSXSR" w:date="2026-10-31T00:11:23Z">
        <w:r>
          <w:rPr>
            <w:rFonts w:ascii="Arial" w:hAnsi="Arial" w:cs="Arial"/>
            <w:color w:val="808080"/>
            <w:sz w:val="28"/>
            <w:szCs w:val="28"/>
          </w:rPr>
          <w:t xml:space="preserve">, sem pedido de perdas e danos, que surgiu somente nas razões recursais</w:t>
        </w:r>
      </w:ins>
      <w:r>
        <w:rPr>
          <w:rFonts w:ascii="Arial" w:hAnsi="Arial" w:cs="Arial"/>
          <w:color w:val="000000" w:themeColor="text1"/>
          <w:sz w:val="28"/>
          <w:szCs w:val="28"/>
        </w:rPr>
        <w:t xml:space="preserve">.</w:t>
      </w:r>
    </w:p>
    <w:p w14:paraId="2FAE5399" w14:textId="77777777" w:rsidR="00341D84" w:rsidRDefault="00341D84" w:rsidP="70C49520">
      <w:pPr>
        <w:spacing w:after="0" w:line="360" w:lineRule="auto"/>
        <w:ind w:firstLine="2268"/>
        <w:jc w:val="both"/>
        <w:rPr>
          <w:rFonts w:ascii="Arial" w:hAnsi="Arial" w:cs="Arial"/>
          <w:color w:val="000000" w:themeColor="text1"/>
          <w:sz w:val="28"/>
          <w:szCs w:val="28"/>
        </w:rPr>
      </w:pPr>
    </w:p>
    <w:p w14:paraId="7306190D" w14:textId="77777777" w:rsidR="00341D84" w:rsidRDefault="22E0F60F" w:rsidP="70C49520">
      <w:pPr>
        <w:spacing w:after="0" w:line="360" w:lineRule="auto"/>
        <w:ind w:firstLine="2268"/>
        <w:jc w:val="both"/>
        <w:rPr>
          <w:del w:id="1812" w:author="Assessor GDSXSR" w:date="2026-10-31T00:11:23Z"/>
          <w:rFonts w:ascii="Arial" w:hAnsi="Arial" w:cs="Arial"/>
          <w:color w:val="000000" w:themeColor="text1"/>
          <w:sz w:val="28"/>
          <w:szCs w:val="28"/>
        </w:rPr>
      </w:pPr>
      <w:del w:id="1811" w:author="Assessor GDSXSR" w:date="2026-10-31T00:11:23Z">
        <w:r w:rsidRPr="70C49520">
          <w:rPr>
            <w:rFonts w:ascii="Arial" w:hAnsi="Arial" w:cs="Arial"/>
            <w:color w:val="000000" w:themeColor="text1"/>
            <w:sz w:val="28"/>
            <w:szCs w:val="28"/>
          </w:rPr>
          <w:delText>Não houve pedido específico de condenação do corretor ao pagamento de perdas e danos. A pretensão indenizatória foi apresentada somente nas razões recursais e não foi reproduzida de forma expressa no tópico final dos pedidos da apelação.</w:delText>
        </w:r>
      </w:del>
    </w:p>
    <w:p w14:paraId="67FD6D20" w14:textId="77777777" w:rsidR="00341D84" w:rsidRDefault="00341D84" w:rsidP="70C49520">
      <w:pPr>
        <w:spacing w:after="0" w:line="360" w:lineRule="auto"/>
        <w:ind w:firstLine="2268"/>
        <w:jc w:val="both"/>
        <w:rPr>
          <w:del w:id="1813" w:author="Assessor GDSXSR" w:date="2026-10-31T00:11:23Z"/>
          <w:rFonts w:ascii="Arial" w:hAnsi="Arial" w:cs="Arial"/>
          <w:color w:val="000000" w:themeColor="text1"/>
          <w:sz w:val="28"/>
          <w:szCs w:val="28"/>
        </w:rPr>
      </w:pPr>
    </w:p>
    <w:p w14:paraId="78A8D92A" w14:textId="77777777" w:rsidR="00341D84" w:rsidRDefault="22E0F60F" w:rsidP="70C49520">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 condenação </w:t>
      </w:r>
      <w:del w:id="1814" w:author="Assessor GDSXSR" w:date="2026-10-31T00:11:23Z">
        <w:r>
          <w:rPr>
            <w:rFonts w:ascii="Arial" w:hAnsi="Arial" w:cs="Arial"/>
            <w:color w:val="000000" w:themeColor="text1"/>
            <w:sz w:val="28"/>
            <w:szCs w:val="28"/>
          </w:rPr>
          <w:delText xml:space="preserve">pretendida </w:delText>
        </w:r>
      </w:del>
      <w:r>
        <w:rPr>
          <w:rFonts w:ascii="Arial" w:hAnsi="Arial" w:cs="Arial"/>
          <w:color w:val="000000" w:themeColor="text1"/>
          <w:sz w:val="28"/>
          <w:szCs w:val="28"/>
        </w:rPr>
        <w:t xml:space="preserve">exigiria </w:t>
      </w:r>
      <w:del w:id="1815" w:author="Assessor GDSXSR" w:date="2026-10-31T00:11:23Z">
        <w:r>
          <w:rPr>
            <w:rFonts w:ascii="Arial" w:hAnsi="Arial" w:cs="Arial"/>
            <w:color w:val="000000" w:themeColor="text1"/>
            <w:sz w:val="28"/>
            <w:szCs w:val="28"/>
          </w:rPr>
          <w:delText xml:space="preserve">a</w:delText>
        </w:r>
      </w:del>
      <w:ins w:id="1816" w:author="Assessor GDSXSR" w:date="2026-10-31T00:11:23Z">
        <w:r>
          <w:rPr>
            <w:rFonts w:ascii="Arial" w:hAnsi="Arial" w:cs="Arial"/>
            <w:color w:val="808080"/>
            <w:sz w:val="28"/>
            <w:szCs w:val="28"/>
          </w:rPr>
          <w:t xml:space="preserve">definir</w:t>
        </w:r>
      </w:ins>
      <w:r>
        <w:rPr>
          <w:rFonts w:ascii="Arial" w:hAnsi="Arial" w:cs="Arial"/>
          <w:color w:val="000000" w:themeColor="text1"/>
          <w:sz w:val="28"/>
          <w:szCs w:val="28"/>
        </w:rPr>
        <w:t xml:space="preserve"> </w:t>
      </w:r>
      <w:del w:id="1817" w:author="Assessor GDSXSR" w:date="2026-10-31T00:11:23Z">
        <w:r>
          <w:rPr>
            <w:rFonts w:ascii="Arial" w:hAnsi="Arial" w:cs="Arial"/>
            <w:color w:val="000000" w:themeColor="text1"/>
            <w:sz w:val="28"/>
            <w:szCs w:val="28"/>
          </w:rPr>
          <w:delText xml:space="preserve">definição dos</w:delText>
        </w:r>
      </w:del>
      <w:ins w:id="1818" w:author="Assessor GDSXSR" w:date="2026-10-31T00:11:23Z">
        <w:r>
          <w:rPr>
            <w:rFonts w:ascii="Arial" w:hAnsi="Arial" w:cs="Arial"/>
            <w:color w:val="808080"/>
            <w:sz w:val="28"/>
            <w:szCs w:val="28"/>
          </w:rPr>
          <w:t xml:space="preserve">os</w:t>
        </w:r>
      </w:ins>
      <w:r>
        <w:rPr>
          <w:rFonts w:ascii="Arial" w:hAnsi="Arial" w:cs="Arial"/>
          <w:color w:val="000000" w:themeColor="text1"/>
          <w:sz w:val="28"/>
          <w:szCs w:val="28"/>
        </w:rPr>
        <w:t xml:space="preserve"> prejuízos</w:t>
      </w:r>
      <w:del w:id="1819" w:author="Assessor GDSXSR" w:date="2026-10-31T00:11:23Z">
        <w:r>
          <w:rPr>
            <w:rFonts w:ascii="Arial" w:hAnsi="Arial" w:cs="Arial"/>
            <w:color w:val="000000" w:themeColor="text1"/>
            <w:sz w:val="28"/>
            <w:szCs w:val="28"/>
          </w:rPr>
          <w:delText xml:space="preserve"> efetivamente suportados</w:delText>
        </w:r>
      </w:del>
      <w:r>
        <w:rPr>
          <w:rFonts w:ascii="Arial" w:hAnsi="Arial" w:cs="Arial"/>
          <w:color w:val="000000" w:themeColor="text1"/>
          <w:sz w:val="28"/>
          <w:szCs w:val="28"/>
        </w:rPr>
        <w:t xml:space="preserve">, </w:t>
      </w:r>
      <w:del w:id="1820" w:author="Assessor GDSXSR" w:date="2026-10-31T00:11:23Z">
        <w:r>
          <w:rPr>
            <w:rFonts w:ascii="Arial" w:hAnsi="Arial" w:cs="Arial"/>
            <w:color w:val="000000" w:themeColor="text1"/>
            <w:sz w:val="28"/>
            <w:szCs w:val="28"/>
          </w:rPr>
          <w:delText xml:space="preserve">do</w:delText>
        </w:r>
      </w:del>
      <w:ins w:id="1821" w:author="Assessor GDSXSR" w:date="2026-10-31T00:11:23Z">
        <w:r>
          <w:rPr>
            <w:rFonts w:ascii="Arial" w:hAnsi="Arial" w:cs="Arial"/>
            <w:color w:val="808080"/>
            <w:sz w:val="28"/>
            <w:szCs w:val="28"/>
          </w:rPr>
          <w:t xml:space="preserve">o</w:t>
        </w:r>
      </w:ins>
      <w:r>
        <w:rPr>
          <w:rFonts w:ascii="Arial" w:hAnsi="Arial" w:cs="Arial"/>
          <w:color w:val="000000" w:themeColor="text1"/>
          <w:sz w:val="28"/>
          <w:szCs w:val="28"/>
        </w:rPr>
        <w:t xml:space="preserve"> nexo causal e </w:t>
      </w:r>
      <w:del w:id="1822" w:author="Assessor GDSXSR" w:date="2026-10-31T00:11:23Z">
        <w:r>
          <w:rPr>
            <w:rFonts w:ascii="Arial" w:hAnsi="Arial" w:cs="Arial"/>
            <w:color w:val="000000" w:themeColor="text1"/>
            <w:sz w:val="28"/>
            <w:szCs w:val="28"/>
          </w:rPr>
          <w:delText xml:space="preserve">da</w:delText>
        </w:r>
      </w:del>
      <w:ins w:id="1823" w:author="Assessor GDSXSR" w:date="2026-10-31T00:11:23Z">
        <w:r>
          <w:rPr>
            <w:rFonts w:ascii="Arial" w:hAnsi="Arial" w:cs="Arial"/>
            <w:color w:val="808080"/>
            <w:sz w:val="28"/>
            <w:szCs w:val="28"/>
          </w:rPr>
          <w:t xml:space="preserve">a</w:t>
        </w:r>
      </w:ins>
      <w:r>
        <w:rPr>
          <w:rFonts w:ascii="Arial" w:hAnsi="Arial" w:cs="Arial"/>
          <w:color w:val="000000" w:themeColor="text1"/>
          <w:sz w:val="28"/>
          <w:szCs w:val="28"/>
        </w:rPr>
        <w:t xml:space="preserve"> participação de cada envolvido</w:t>
      </w:r>
      <w:ins w:id="1824" w:author="Assessor GDSXSR" w:date="2026-10-31T00:11:23Z">
        <w:r>
          <w:rPr>
            <w:rFonts w:ascii="Arial" w:hAnsi="Arial" w:cs="Arial"/>
            <w:color w:val="808080"/>
            <w:sz w:val="28"/>
            <w:szCs w:val="28"/>
          </w:rPr>
          <w:t xml:space="preserve">,</w:t>
        </w:r>
      </w:ins>
      <w:r>
        <w:rPr>
          <w:rFonts w:ascii="Arial" w:hAnsi="Arial" w:cs="Arial"/>
          <w:color w:val="000000" w:themeColor="text1"/>
          <w:sz w:val="28"/>
          <w:szCs w:val="28"/>
        </w:rPr>
        <w:t xml:space="preserve"> </w:t>
      </w:r>
      <w:del w:id="1825" w:author="Assessor GDSXSR" w:date="2026-10-31T00:11:23Z">
        <w:r>
          <w:rPr>
            <w:rFonts w:ascii="Arial" w:hAnsi="Arial" w:cs="Arial"/>
            <w:color w:val="000000" w:themeColor="text1"/>
            <w:sz w:val="28"/>
            <w:szCs w:val="28"/>
          </w:rPr>
          <w:delText xml:space="preserve">na produção</w:delText>
        </w:r>
      </w:del>
      <w:ins w:id="1826" w:author="Assessor GDSXSR" w:date="2026-10-31T00:11:23Z">
        <w:r>
          <w:rPr>
            <w:rFonts w:ascii="Arial" w:hAnsi="Arial" w:cs="Arial"/>
            <w:color w:val="808080"/>
            <w:sz w:val="28"/>
            <w:szCs w:val="28"/>
          </w:rPr>
          <w:t xml:space="preserve">inclusive</w:t>
        </w:r>
      </w:ins>
      <w:r>
        <w:rPr>
          <w:rFonts w:ascii="Arial" w:hAnsi="Arial" w:cs="Arial"/>
          <w:color w:val="000000" w:themeColor="text1"/>
          <w:sz w:val="28"/>
          <w:szCs w:val="28"/>
        </w:rPr>
        <w:t xml:space="preserve"> do </w:t>
      </w:r>
      <w:del w:id="1827" w:author="Assessor GDSXSR" w:date="2026-10-31T00:11:23Z">
        <w:r>
          <w:rPr>
            <w:rFonts w:ascii="Arial" w:hAnsi="Arial" w:cs="Arial"/>
            <w:color w:val="000000" w:themeColor="text1"/>
            <w:sz w:val="28"/>
            <w:szCs w:val="28"/>
          </w:rPr>
          <w:delText xml:space="preserve">resultado</w:delText>
        </w:r>
      </w:del>
      <w:ins w:id="1828" w:author="Assessor GDSXSR" w:date="2026-10-31T00:11:23Z">
        <w:r>
          <w:rPr>
            <w:rFonts w:ascii="Arial" w:hAnsi="Arial" w:cs="Arial"/>
            <w:color w:val="808080"/>
            <w:sz w:val="28"/>
            <w:szCs w:val="28"/>
          </w:rPr>
          <w:t xml:space="preserve">apelante, que foi revel no processo anterior e só agendou o parcelamento tributário depois do desfazimento da permuta (ID 58110074, 58110075 e 58110216)</w:t>
        </w:r>
      </w:ins>
      <w:r>
        <w:rPr>
          <w:rFonts w:ascii="Arial" w:hAnsi="Arial" w:cs="Arial"/>
          <w:color w:val="000000" w:themeColor="text1"/>
          <w:sz w:val="28"/>
          <w:szCs w:val="28"/>
        </w:rPr>
        <w:t xml:space="preserve">.</w:t>
      </w:r>
    </w:p>
    <w:p w14:paraId="3BC913C1" w14:textId="77777777" w:rsidR="00341D84" w:rsidRDefault="00341D84" w:rsidP="70C49520">
      <w:pPr>
        <w:spacing w:after="0" w:line="360" w:lineRule="auto"/>
        <w:ind w:firstLine="2268"/>
        <w:jc w:val="both"/>
        <w:rPr>
          <w:rFonts w:ascii="Arial" w:hAnsi="Arial" w:cs="Arial"/>
          <w:color w:val="000000" w:themeColor="text1"/>
          <w:sz w:val="28"/>
          <w:szCs w:val="28"/>
        </w:rPr>
      </w:pPr>
    </w:p>
    <w:p w14:paraId="20759954" w14:textId="5F4FE3F9" w:rsidR="00341D84" w:rsidRDefault="22E0F60F" w:rsidP="70C49520">
      <w:pPr>
        <w:spacing w:after="0" w:line="360" w:lineRule="auto"/>
        <w:ind w:firstLine="2268"/>
        <w:jc w:val="both"/>
        <w:rPr>
          <w:del w:id="1830" w:author="Assessor GDSXSR" w:date="2026-10-31T00:11:23Z"/>
          <w:rFonts w:ascii="Arial" w:hAnsi="Arial" w:cs="Arial"/>
          <w:color w:val="000000" w:themeColor="text1"/>
          <w:sz w:val="28"/>
          <w:szCs w:val="28"/>
        </w:rPr>
      </w:pPr>
      <w:del w:id="1829" w:author="Assessor GDSXSR" w:date="2026-10-31T00:11:23Z">
        <w:r w:rsidRPr="70C49520">
          <w:rPr>
            <w:rFonts w:ascii="Arial" w:hAnsi="Arial" w:cs="Arial"/>
            <w:color w:val="000000" w:themeColor="text1"/>
            <w:sz w:val="28"/>
            <w:szCs w:val="28"/>
          </w:rPr>
          <w:delText>Essa análise é particularmente necessária porque o apelante permaneceu revel no processo anterior e somente participou do parcelamento tributário depois do desfazimento da permuta, conforme demonstram a sentença de ID 58110074, o acórdão de ID 58110075 e o requerimento de parcelamento de ID 58110216.</w:delText>
        </w:r>
      </w:del>
    </w:p>
    <w:p w14:paraId="3AA28F06" w14:textId="77777777" w:rsidR="00341D84" w:rsidRDefault="00341D84" w:rsidP="70C49520">
      <w:pPr>
        <w:spacing w:after="0" w:line="360" w:lineRule="auto"/>
        <w:ind w:firstLine="2268"/>
        <w:jc w:val="both"/>
        <w:rPr>
          <w:del w:id="1831" w:author="Assessor GDSXSR" w:date="2026-10-31T00:11:23Z"/>
          <w:rFonts w:ascii="Arial" w:hAnsi="Arial" w:cs="Arial"/>
          <w:color w:val="000000" w:themeColor="text1"/>
          <w:sz w:val="28"/>
          <w:szCs w:val="28"/>
        </w:rPr>
      </w:pPr>
    </w:p>
    <w:p w14:paraId="2BC3725C" w14:textId="77777777" w:rsidR="00341D84" w:rsidRDefault="22E0F60F" w:rsidP="70C49520">
      <w:pPr>
        <w:spacing w:after="0" w:line="360" w:lineRule="auto"/>
        <w:ind w:firstLine="2268"/>
        <w:jc w:val="both"/>
        <w:rPr>
          <w:del w:id="1833" w:author="Assessor GDSXSR" w:date="2026-10-31T00:11:23Z"/>
          <w:rFonts w:ascii="Arial" w:hAnsi="Arial" w:cs="Arial"/>
          <w:color w:val="000000" w:themeColor="text1"/>
          <w:sz w:val="28"/>
          <w:szCs w:val="28"/>
        </w:rPr>
      </w:pPr>
      <w:del w:id="1832" w:author="Assessor GDSXSR" w:date="2026-10-31T00:11:23Z">
        <w:r w:rsidRPr="70C49520">
          <w:rPr>
            <w:rFonts w:ascii="Arial" w:hAnsi="Arial" w:cs="Arial"/>
            <w:color w:val="000000" w:themeColor="text1"/>
            <w:sz w:val="28"/>
            <w:szCs w:val="28"/>
          </w:rPr>
          <w:delText>Tais circunstâncias podem interferir na extensão de eventual responsabilidade do corretor.</w:delText>
        </w:r>
      </w:del>
    </w:p>
    <w:p w14:paraId="79477146" w14:textId="77777777" w:rsidR="00341D84" w:rsidRDefault="00341D84" w:rsidP="70C49520">
      <w:pPr>
        <w:spacing w:after="0" w:line="360" w:lineRule="auto"/>
        <w:ind w:firstLine="2268"/>
        <w:jc w:val="both"/>
        <w:rPr>
          <w:del w:id="1834" w:author="Assessor GDSXSR" w:date="2026-10-31T00:11:23Z"/>
          <w:rFonts w:ascii="Arial" w:hAnsi="Arial" w:cs="Arial"/>
          <w:color w:val="000000" w:themeColor="text1"/>
          <w:sz w:val="28"/>
          <w:szCs w:val="28"/>
        </w:rPr>
      </w:pPr>
    </w:p>
    <w:p w14:paraId="7C4499E6" w14:textId="77777777" w:rsidR="00341D84" w:rsidRDefault="22E0F60F" w:rsidP="70C49520">
      <w:pPr>
        <w:spacing w:after="0" w:line="360" w:lineRule="auto"/>
        <w:ind w:firstLine="2268"/>
        <w:jc w:val="both"/>
        <w:rPr>
          <w:del w:id="1836" w:author="Assessor GDSXSR" w:date="2026-10-31T00:11:23Z"/>
          <w:rFonts w:ascii="Arial" w:hAnsi="Arial" w:cs="Arial"/>
          <w:color w:val="000000" w:themeColor="text1"/>
          <w:sz w:val="28"/>
          <w:szCs w:val="28"/>
        </w:rPr>
      </w:pPr>
      <w:del w:id="1835" w:author="Assessor GDSXSR" w:date="2026-10-31T00:11:23Z">
        <w:r w:rsidRPr="70C49520">
          <w:rPr>
            <w:rFonts w:ascii="Arial" w:hAnsi="Arial" w:cs="Arial"/>
            <w:color w:val="000000" w:themeColor="text1"/>
            <w:sz w:val="28"/>
            <w:szCs w:val="28"/>
          </w:rPr>
          <w:delText>A concessão de indenização nesta fase ampliaria os limites da demanda e impediria o adequado exercício do contraditório sobre a existência e o valor dos danos.</w:delText>
        </w:r>
      </w:del>
    </w:p>
    <w:p w14:paraId="6D6BEDC6" w14:textId="77777777" w:rsidR="00341D84" w:rsidRDefault="00341D84" w:rsidP="70C49520">
      <w:pPr>
        <w:spacing w:after="0" w:line="360" w:lineRule="auto"/>
        <w:ind w:firstLine="2268"/>
        <w:jc w:val="both"/>
        <w:rPr>
          <w:del w:id="1837" w:author="Assessor GDSXSR" w:date="2026-10-31T00:11:23Z"/>
          <w:rFonts w:ascii="Arial" w:hAnsi="Arial" w:cs="Arial"/>
          <w:color w:val="000000" w:themeColor="text1"/>
          <w:sz w:val="28"/>
          <w:szCs w:val="28"/>
        </w:rPr>
      </w:pPr>
    </w:p>
    <w:p w14:paraId="51379751" w14:textId="77777777" w:rsidR="00341D84" w:rsidRDefault="22E0F60F" w:rsidP="70C49520">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highlight w:val="yellow"/>
          <w:rPrChange w:id="1838" w:author="Assessor GDSXSR" w:date="2026-10-31T00:11:23Z">
            <w:rPr>
              <w:rFonts w:ascii="Arial" w:hAnsi="Arial" w:cs="Arial"/>
              <w:color w:val="000000" w:themeColor="text1"/>
              <w:sz w:val="28"/>
              <w:szCs w:val="28"/>
            </w:rPr>
          </w:rPrChange>
        </w:rPr>
        <w:t xml:space="preserve">O reconhecimento de que o corretor descumpriu obrigação relevante não autoriza </w:t>
      </w:r>
      <w:del w:id="1839" w:author="Assessor GDSXSR" w:date="2026-10-31T00:11:23Z">
        <w:r>
          <w:rPr>
            <w:rFonts w:ascii="Arial" w:hAnsi="Arial" w:cs="Arial"/>
            <w:color w:val="000000" w:themeColor="text1"/>
            <w:sz w:val="28"/>
            <w:szCs w:val="28"/>
            <w:highlight w:val="yellow"/>
          </w:rPr>
          <w:delText xml:space="preserve">a </w:delText>
        </w:r>
      </w:del>
      <w:r>
        <w:rPr>
          <w:rFonts w:ascii="Arial" w:hAnsi="Arial" w:cs="Arial"/>
          <w:color w:val="000000" w:themeColor="text1"/>
          <w:sz w:val="28"/>
          <w:szCs w:val="28"/>
          <w:highlight w:val="yellow"/>
          <w:rPrChange w:id="1840" w:author="Assessor GDSXSR" w:date="2026-10-31T00:11:23Z">
            <w:rPr>
              <w:rFonts w:ascii="Arial" w:hAnsi="Arial" w:cs="Arial"/>
              <w:color w:val="000000" w:themeColor="text1"/>
              <w:sz w:val="28"/>
              <w:szCs w:val="28"/>
            </w:rPr>
          </w:rPrChange>
        </w:rPr>
        <w:t xml:space="preserve">condenação em pedido </w:t>
      </w:r>
      <w:del w:id="1841" w:author="Assessor GDSXSR" w:date="2026-10-31T00:11:23Z">
        <w:r>
          <w:rPr>
            <w:rFonts w:ascii="Arial" w:hAnsi="Arial" w:cs="Arial"/>
            <w:color w:val="000000" w:themeColor="text1"/>
            <w:sz w:val="28"/>
            <w:szCs w:val="28"/>
            <w:highlight w:val="yellow"/>
          </w:rPr>
          <w:delText xml:space="preserve">que </w:delText>
        </w:r>
      </w:del>
      <w:r>
        <w:rPr>
          <w:rFonts w:ascii="Arial" w:hAnsi="Arial" w:cs="Arial"/>
          <w:color w:val="000000" w:themeColor="text1"/>
          <w:sz w:val="28"/>
          <w:szCs w:val="28"/>
          <w:highlight w:val="yellow"/>
          <w:rPrChange w:id="1842" w:author="Assessor GDSXSR" w:date="2026-10-31T00:11:23Z">
            <w:rPr>
              <w:rFonts w:ascii="Arial" w:hAnsi="Arial" w:cs="Arial"/>
              <w:color w:val="000000" w:themeColor="text1"/>
              <w:sz w:val="28"/>
              <w:szCs w:val="28"/>
            </w:rPr>
          </w:rPrChange>
        </w:rPr>
        <w:t xml:space="preserve">não</w:t>
      </w:r>
      <w:del w:id="1843" w:author="Assessor GDSXSR" w:date="2026-10-31T00:11:23Z">
        <w:r>
          <w:rPr>
            <w:rFonts w:ascii="Arial" w:hAnsi="Arial" w:cs="Arial"/>
            <w:color w:val="000000" w:themeColor="text1"/>
            <w:sz w:val="28"/>
            <w:szCs w:val="28"/>
            <w:highlight w:val="yellow"/>
          </w:rPr>
          <w:delText xml:space="preserve"> foi adequadamente</w:delText>
        </w:r>
      </w:del>
      <w:r>
        <w:rPr>
          <w:rFonts w:ascii="Arial" w:hAnsi="Arial" w:cs="Arial"/>
          <w:color w:val="000000" w:themeColor="text1"/>
          <w:sz w:val="28"/>
          <w:szCs w:val="28"/>
          <w:highlight w:val="yellow"/>
          <w:rPrChange w:id="1844" w:author="Assessor GDSXSR" w:date="2026-10-31T00:11:23Z">
            <w:rPr>
              <w:rFonts w:ascii="Arial" w:hAnsi="Arial" w:cs="Arial"/>
              <w:color w:val="000000" w:themeColor="text1"/>
              <w:sz w:val="28"/>
              <w:szCs w:val="28"/>
            </w:rPr>
          </w:rPrChange>
        </w:rPr>
        <w:t xml:space="preserve"> deduzido na origem</w:t>
      </w:r>
      <w:del w:id="1845" w:author="Assessor GDSXSR" w:date="2026-10-31T00:11:23Z">
        <w:r>
          <w:rPr>
            <w:rFonts w:ascii="Arial" w:hAnsi="Arial" w:cs="Arial"/>
            <w:color w:val="000000" w:themeColor="text1"/>
            <w:sz w:val="28"/>
            <w:szCs w:val="28"/>
            <w:highlight w:val="yellow"/>
          </w:rPr>
          <w:delText xml:space="preserve">.</w:delText>
        </w:r>
      </w:del>
      <w:ins w:id="1846" w:author="Assessor GDSXSR" w:date="2026-10-31T00:11:23Z">
        <w:r>
          <w:rPr>
            <w:rFonts w:ascii="Arial" w:hAnsi="Arial" w:cs="Arial"/>
            <w:color w:val="808080"/>
            <w:sz w:val="28"/>
            <w:szCs w:val="28"/>
            <w:highlight w:val="yellow"/>
          </w:rPr>
          <w:t xml:space="preserve">,</w:t>
        </w:r>
      </w:ins>
      <w:r>
        <w:rPr>
          <w:rFonts w:ascii="Arial" w:hAnsi="Arial" w:cs="Arial"/>
          <w:color w:val="000000" w:themeColor="text1"/>
          <w:sz w:val="28"/>
          <w:szCs w:val="28"/>
          <w:highlight w:val="yellow"/>
          <w:rPrChange w:id="1847" w:author="Assessor GDSXSR" w:date="2026-10-31T00:11:23Z">
            <w:rPr>
              <w:rFonts w:ascii="Arial" w:hAnsi="Arial" w:cs="Arial"/>
              <w:color w:val="000000" w:themeColor="text1"/>
              <w:sz w:val="28"/>
              <w:szCs w:val="28"/>
            </w:rPr>
          </w:rPrChange>
        </w:rPr>
        <w:t xml:space="preserve"> </w:t>
      </w:r>
      <w:del w:id="1848" w:author="Assessor GDSXSR" w:date="2026-10-31T00:11:23Z">
        <w:r>
          <w:rPr>
            <w:rFonts w:ascii="Arial" w:hAnsi="Arial" w:cs="Arial"/>
            <w:color w:val="000000" w:themeColor="text1"/>
            <w:sz w:val="28"/>
            <w:szCs w:val="28"/>
            <w:highlight w:val="yellow"/>
          </w:rPr>
          <w:delText xml:space="preserve">Eventual</w:delText>
        </w:r>
      </w:del>
      <w:ins w:id="1849" w:author="Assessor GDSXSR" w:date="2026-10-31T00:11:23Z">
        <w:r>
          <w:rPr>
            <w:rFonts w:ascii="Arial" w:hAnsi="Arial" w:cs="Arial"/>
            <w:color w:val="808080"/>
            <w:sz w:val="28"/>
            <w:szCs w:val="28"/>
            <w:highlight w:val="yellow"/>
          </w:rPr>
          <w:t xml:space="preserve">devendo eventual</w:t>
        </w:r>
      </w:ins>
      <w:r>
        <w:rPr>
          <w:rFonts w:ascii="Arial" w:hAnsi="Arial" w:cs="Arial"/>
          <w:color w:val="000000" w:themeColor="text1"/>
          <w:sz w:val="28"/>
          <w:szCs w:val="28"/>
          <w:highlight w:val="yellow"/>
          <w:rPrChange w:id="1850" w:author="Assessor GDSXSR" w:date="2026-10-31T00:11:23Z">
            <w:rPr>
              <w:rFonts w:ascii="Arial" w:hAnsi="Arial" w:cs="Arial"/>
              <w:color w:val="000000" w:themeColor="text1"/>
              <w:sz w:val="28"/>
              <w:szCs w:val="28"/>
            </w:rPr>
          </w:rPrChange>
        </w:rPr>
        <w:t xml:space="preserve"> pretensão reparatória</w:t>
      </w:r>
      <w:del w:id="1851" w:author="Assessor GDSXSR" w:date="2026-10-31T00:11:23Z">
        <w:r>
          <w:rPr>
            <w:rFonts w:ascii="Arial" w:hAnsi="Arial" w:cs="Arial"/>
            <w:color w:val="000000" w:themeColor="text1"/>
            <w:sz w:val="28"/>
            <w:szCs w:val="28"/>
            <w:highlight w:val="yellow"/>
          </w:rPr>
          <w:delText xml:space="preserve"> deverá</w:delText>
        </w:r>
      </w:del>
      <w:r>
        <w:rPr>
          <w:rFonts w:ascii="Arial" w:hAnsi="Arial" w:cs="Arial"/>
          <w:color w:val="000000" w:themeColor="text1"/>
          <w:sz w:val="28"/>
          <w:szCs w:val="28"/>
          <w:highlight w:val="yellow"/>
          <w:rPrChange w:id="1852" w:author="Assessor GDSXSR" w:date="2026-10-31T00:11:23Z">
            <w:rPr>
              <w:rFonts w:ascii="Arial" w:hAnsi="Arial" w:cs="Arial"/>
              <w:color w:val="000000" w:themeColor="text1"/>
              <w:sz w:val="28"/>
              <w:szCs w:val="28"/>
            </w:rPr>
          </w:rPrChange>
        </w:rPr>
        <w:t xml:space="preserve"> ser formulada pela via própria</w:t>
      </w:r>
      <w:del w:id="1853" w:author="Assessor GDSXSR" w:date="2026-10-31T00:11:23Z">
        <w:r>
          <w:rPr>
            <w:rFonts w:ascii="Arial" w:hAnsi="Arial" w:cs="Arial"/>
            <w:color w:val="000000" w:themeColor="text1"/>
            <w:sz w:val="28"/>
            <w:szCs w:val="28"/>
            <w:highlight w:val="yellow"/>
          </w:rPr>
          <w:delText xml:space="preserve">, observadas as questões processuais pertinentes</w:delText>
        </w:r>
      </w:del>
      <w:r>
        <w:rPr>
          <w:rFonts w:ascii="Arial" w:hAnsi="Arial" w:cs="Arial"/>
          <w:color w:val="000000" w:themeColor="text1"/>
          <w:sz w:val="28"/>
          <w:szCs w:val="28"/>
          <w:highlight w:val="yellow"/>
          <w:rPrChange w:id="1854" w:author="Assessor GDSXSR" w:date="2026-10-31T00:11:23Z">
            <w:rPr>
              <w:rFonts w:ascii="Arial" w:hAnsi="Arial" w:cs="Arial"/>
              <w:color w:val="000000" w:themeColor="text1"/>
              <w:sz w:val="28"/>
              <w:szCs w:val="28"/>
            </w:rPr>
          </w:rPrChange>
        </w:rPr>
        <w:t xml:space="preserve">.</w:t>
      </w:r>
    </w:p>
    <w:p w14:paraId="15D86270" w14:textId="77777777" w:rsidR="00341D84" w:rsidRDefault="00341D84" w:rsidP="70C49520">
      <w:pPr>
        <w:spacing w:after="0" w:line="360" w:lineRule="auto"/>
        <w:ind w:firstLine="2268"/>
        <w:jc w:val="both"/>
        <w:rPr>
          <w:rFonts w:ascii="Arial" w:hAnsi="Arial" w:cs="Arial"/>
          <w:color w:val="000000" w:themeColor="text1"/>
          <w:sz w:val="28"/>
          <w:szCs w:val="28"/>
        </w:rPr>
      </w:pPr>
    </w:p>
    <w:p w14:paraId="26005E3D" w14:textId="77777777" w:rsidR="00341D84" w:rsidRDefault="22E0F60F" w:rsidP="70C49520">
      <w:pPr>
        <w:spacing w:after="0" w:line="360" w:lineRule="auto"/>
        <w:ind w:firstLine="2268"/>
        <w:jc w:val="both"/>
        <w:rPr>
          <w:rFonts w:ascii="Arial" w:hAnsi="Arial" w:cs="Arial"/>
          <w:color w:val="000000" w:themeColor="text1"/>
          <w:sz w:val="28"/>
          <w:szCs w:val="28"/>
          <w:u w:val="single"/>
        </w:rPr>
      </w:pPr>
      <w:r>
        <w:rPr>
          <w:rFonts w:ascii="Arial" w:hAnsi="Arial" w:cs="Arial"/>
          <w:color w:val="000000" w:themeColor="text1"/>
          <w:sz w:val="28"/>
          <w:szCs w:val="28"/>
          <w:highlight w:val="yellow"/>
          <w:u w:val="single"/>
          <w:rPrChange w:id="1855" w:author="Assessor GDSXSR" w:date="2026-10-31T00:11:23Z">
            <w:rPr>
              <w:rFonts w:ascii="Arial" w:hAnsi="Arial" w:cs="Arial"/>
              <w:color w:val="000000" w:themeColor="text1"/>
              <w:sz w:val="28"/>
              <w:szCs w:val="28"/>
              <w:u w:val="single"/>
            </w:rPr>
          </w:rPrChange>
        </w:rPr>
        <w:t xml:space="preserve">Assim, não conheço do pedido subsidiário de indenização</w:t>
      </w:r>
      <w:ins w:id="1856" w:author="Assessor GDSXSR" w:date="2026-10-31T00:11:23Z">
        <w:r>
          <w:rPr>
            <w:rFonts w:ascii="Arial" w:hAnsi="Arial" w:cs="Arial"/>
            <w:color w:val="808080"/>
            <w:sz w:val="28"/>
            <w:szCs w:val="28"/>
            <w:highlight w:val="yellow"/>
            <w:u w:val="single"/>
          </w:rPr>
          <w:t xml:space="preserve">, pois constitui indevida inovação recursal</w:t>
        </w:r>
      </w:ins>
      <w:r>
        <w:rPr>
          <w:rFonts w:ascii="Arial" w:hAnsi="Arial" w:cs="Arial"/>
          <w:color w:val="000000" w:themeColor="text1"/>
          <w:sz w:val="28"/>
          <w:szCs w:val="28"/>
          <w:highlight w:val="yellow"/>
          <w:u w:val="single"/>
          <w:rPrChange w:id="1857" w:author="Assessor GDSXSR" w:date="2026-10-31T00:11:23Z">
            <w:rPr>
              <w:rFonts w:ascii="Arial" w:hAnsi="Arial" w:cs="Arial"/>
              <w:color w:val="000000" w:themeColor="text1"/>
              <w:sz w:val="28"/>
              <w:szCs w:val="28"/>
              <w:u w:val="single"/>
            </w:rPr>
          </w:rPrChange>
        </w:rPr>
        <w:t xml:space="preserve">.</w:t>
      </w:r>
    </w:p>
    <w:p w14:paraId="539B31D9" w14:textId="78809446" w:rsidR="00341D84" w:rsidRDefault="00341D84" w:rsidP="00DB1301">
      <w:pPr>
        <w:spacing w:after="0" w:line="360" w:lineRule="auto"/>
        <w:ind w:firstLine="2268"/>
        <w:jc w:val="both"/>
        <w:rPr>
          <w:rFonts w:ascii="Arial" w:hAnsi="Arial" w:cs="Arial"/>
          <w:color w:val="000000" w:themeColor="text1"/>
          <w:sz w:val="28"/>
          <w:szCs w:val="28"/>
        </w:rPr>
      </w:pPr>
    </w:p>
    <w:p w14:paraId="206A026D" w14:textId="4850ABBB" w:rsidR="70C49520" w:rsidRDefault="70C49520" w:rsidP="70C49520">
      <w:pPr>
        <w:spacing w:after="0" w:line="360" w:lineRule="auto"/>
        <w:ind w:firstLine="2268"/>
        <w:jc w:val="both"/>
        <w:rPr>
          <w:rFonts w:ascii="Arial" w:hAnsi="Arial" w:cs="Arial"/>
          <w:color w:val="000000" w:themeColor="text1"/>
          <w:sz w:val="28"/>
          <w:szCs w:val="28"/>
          <w:u w:val="single"/>
        </w:rPr>
      </w:pPr>
    </w:p>
    <w:p w14:paraId="49C3087C" w14:textId="14A5F527" w:rsidR="33A53F7A" w:rsidRPr="003448B4" w:rsidRDefault="33A53F7A" w:rsidP="70C49520">
      <w:pPr>
        <w:spacing w:after="0" w:line="360" w:lineRule="auto"/>
        <w:ind w:hanging="142"/>
        <w:jc w:val="center"/>
        <w:rPr>
          <w:rFonts w:ascii="Arial" w:hAnsi="Arial" w:cs="Arial"/>
          <w:color w:val="000000" w:themeColor="text1"/>
          <w:sz w:val="28"/>
          <w:szCs w:val="28"/>
        </w:rPr>
      </w:pPr>
      <w:r w:rsidRPr="003448B4">
        <w:rPr>
          <w:rFonts w:ascii="Arial" w:hAnsi="Arial" w:cs="Arial"/>
          <w:color w:val="000000" w:themeColor="text1"/>
          <w:sz w:val="28"/>
          <w:szCs w:val="28"/>
          <w:highlight w:val="yellow"/>
          <w:rPrChange w:id="1339" w:author="Assessor GDSXSR" w:date="2026-10-31T00:11:23Z">
            <w:rPr>
              <w:rFonts w:ascii="Arial" w:hAnsi="Arial" w:cs="Arial"/>
              <w:color w:val="000000" w:themeColor="text1"/>
              <w:sz w:val="28"/>
              <w:szCs w:val="28"/>
            </w:rPr>
          </w:rPrChange>
        </w:rPr>
        <w:t>DA MANUTENÇÃO DA CESSÃO REALIZADA COMO REMUNERAÇÃO PELOS SERVIÇOS DE INTERMEDIAÇÃO</w:t>
      </w:r>
    </w:p>
    <w:p w14:paraId="16035527" w14:textId="476585D0" w:rsidR="70C49520" w:rsidRDefault="70C49520" w:rsidP="70C49520">
      <w:pPr>
        <w:spacing w:after="0" w:line="360" w:lineRule="auto"/>
        <w:ind w:hanging="142"/>
        <w:jc w:val="center"/>
        <w:rPr>
          <w:rFonts w:ascii="Arial" w:hAnsi="Arial" w:cs="Arial"/>
          <w:color w:val="000000" w:themeColor="text1"/>
          <w:sz w:val="28"/>
          <w:szCs w:val="28"/>
        </w:rPr>
      </w:pPr>
    </w:p>
    <w:p w14:paraId="4A83D456" w14:textId="70DDCF7B" w:rsidR="00A8583D" w:rsidRDefault="00A8583D" w:rsidP="00341D84">
      <w:pPr>
        <w:spacing w:after="0" w:line="360" w:lineRule="auto"/>
        <w:ind w:firstLine="2268"/>
        <w:jc w:val="both"/>
        <w:rPr>
          <w:rFonts w:ascii="Arial" w:hAnsi="Arial" w:cs="Arial"/>
          <w:sz w:val="28"/>
          <w:szCs w:val="28"/>
        </w:rPr>
      </w:pPr>
      <w:r>
        <w:rPr>
          <w:rFonts w:ascii="Arial" w:hAnsi="Arial" w:cs="Arial"/>
          <w:color w:val="000000" w:themeColor="text1"/>
          <w:sz w:val="28"/>
          <w:szCs w:val="28"/>
        </w:rPr>
        <w:t xml:space="preserve">O apelante</w:t>
      </w:r>
      <w:r>
        <w:rPr>
          <w:rFonts w:ascii="Arial" w:hAnsi="Arial" w:cs="Arial"/>
          <w:color w:val="000000" w:themeColor="text1"/>
          <w:sz w:val="28"/>
          <w:szCs w:val="28"/>
        </w:rPr>
        <w:t xml:space="preserve"> alega</w:t>
      </w:r>
      <w:r>
        <w:rPr>
          <w:rFonts w:ascii="Arial" w:hAnsi="Arial" w:cs="Arial"/>
          <w:color w:val="000000" w:themeColor="text1"/>
          <w:sz w:val="28"/>
          <w:szCs w:val="28"/>
        </w:rPr>
        <w:t xml:space="preserve"> que</w:t>
      </w:r>
      <w:ins w:id="1858" w:author="Assessor GDSXSR" w:date="2026-10-31T00:11:23Z">
        <w:r>
          <w:rPr>
            <w:rFonts w:ascii="Arial" w:hAnsi="Arial" w:cs="Arial"/>
            <w:color w:val="808080"/>
            <w:sz w:val="28"/>
            <w:szCs w:val="28"/>
          </w:rPr>
          <w:t xml:space="preserve">,</w:t>
        </w:r>
      </w:ins>
      <w:r>
        <w:rPr>
          <w:rFonts w:ascii="Arial" w:hAnsi="Arial" w:cs="Arial"/>
          <w:color w:val="000000" w:themeColor="text1"/>
          <w:sz w:val="28"/>
          <w:szCs w:val="28"/>
        </w:rPr>
        <w:t xml:space="preserve"> </w:t>
      </w:r>
      <w:r>
        <w:rPr>
          <w:rFonts w:ascii="Arial" w:hAnsi="Arial" w:cs="Arial"/>
          <w:sz w:val="28"/>
          <w:szCs w:val="28"/>
        </w:rPr>
        <w:t xml:space="preserve">desfeito o negócio principal por culpa do cessionário, desapareceu a causa jurídica </w:t>
      </w:r>
      <w:del w:id="1859" w:author="Assessor GDSXSR" w:date="2026-10-31T00:11:23Z">
        <w:r>
          <w:rPr>
            <w:rFonts w:ascii="Arial" w:hAnsi="Arial" w:cs="Arial"/>
            <w:sz w:val="28"/>
            <w:szCs w:val="28"/>
          </w:rPr>
          <w:delText xml:space="preserve">que justificava a</w:delText>
        </w:r>
      </w:del>
      <w:ins w:id="1860" w:author="Assessor GDSXSR" w:date="2026-10-31T00:11:23Z">
        <w:r>
          <w:rPr>
            <w:rFonts w:ascii="Arial" w:hAnsi="Arial" w:cs="Arial"/>
            <w:color w:val="808080"/>
            <w:sz w:val="28"/>
            <w:szCs w:val="28"/>
          </w:rPr>
          <w:t xml:space="preserve">da</w:t>
        </w:r>
      </w:ins>
      <w:r>
        <w:rPr>
          <w:rFonts w:ascii="Arial" w:hAnsi="Arial" w:cs="Arial"/>
          <w:sz w:val="28"/>
          <w:szCs w:val="28"/>
        </w:rPr>
        <w:t xml:space="preserve"> cessão</w:t>
      </w:r>
      <w:del w:id="1861" w:author="Assessor GDSXSR" w:date="2026-10-31T00:11:23Z">
        <w:r>
          <w:rPr>
            <w:rFonts w:ascii="Arial" w:hAnsi="Arial" w:cs="Arial"/>
            <w:sz w:val="28"/>
            <w:szCs w:val="28"/>
          </w:rPr>
          <w:delText xml:space="preserve"> da fração imobiliária</w:delText>
        </w:r>
      </w:del>
      <w:r>
        <w:rPr>
          <w:rFonts w:ascii="Arial" w:hAnsi="Arial" w:cs="Arial"/>
          <w:sz w:val="28"/>
          <w:szCs w:val="28"/>
        </w:rPr>
        <w:t xml:space="preserve">, de modo que </w:t>
      </w:r>
      <w:del w:id="1862" w:author="Assessor GDSXSR" w:date="2026-10-31T00:11:23Z">
        <w:r>
          <w:rPr>
            <w:rFonts w:ascii="Arial" w:hAnsi="Arial" w:cs="Arial"/>
            <w:sz w:val="28"/>
            <w:szCs w:val="28"/>
          </w:rPr>
          <w:delText xml:space="preserve">a</w:delText>
        </w:r>
      </w:del>
      <w:ins w:id="1863" w:author="Assessor GDSXSR" w:date="2026-10-31T00:11:23Z">
        <w:r>
          <w:rPr>
            <w:rFonts w:ascii="Arial" w:hAnsi="Arial" w:cs="Arial"/>
            <w:color w:val="808080"/>
            <w:sz w:val="28"/>
            <w:szCs w:val="28"/>
          </w:rPr>
          <w:t xml:space="preserve">sua</w:t>
        </w:r>
      </w:ins>
      <w:r>
        <w:rPr>
          <w:rFonts w:ascii="Arial" w:hAnsi="Arial" w:cs="Arial"/>
          <w:sz w:val="28"/>
          <w:szCs w:val="28"/>
        </w:rPr>
        <w:t xml:space="preserve"> manutenção </w:t>
      </w:r>
      <w:del w:id="1864" w:author="Assessor GDSXSR" w:date="2026-10-31T00:11:23Z">
        <w:r>
          <w:rPr>
            <w:rFonts w:ascii="Arial" w:hAnsi="Arial" w:cs="Arial"/>
            <w:sz w:val="28"/>
            <w:szCs w:val="28"/>
          </w:rPr>
          <w:delText xml:space="preserve">da transferência patrimonial configuraria</w:delText>
        </w:r>
      </w:del>
      <w:ins w:id="1865" w:author="Assessor GDSXSR" w:date="2026-10-31T00:11:23Z">
        <w:r>
          <w:rPr>
            <w:rFonts w:ascii="Arial" w:hAnsi="Arial" w:cs="Arial"/>
            <w:color w:val="808080"/>
            <w:sz w:val="28"/>
            <w:szCs w:val="28"/>
          </w:rPr>
          <w:t xml:space="preserve">configura</w:t>
        </w:r>
      </w:ins>
      <w:r>
        <w:rPr>
          <w:rFonts w:ascii="Arial" w:hAnsi="Arial" w:cs="Arial"/>
          <w:sz w:val="28"/>
          <w:szCs w:val="28"/>
        </w:rPr>
        <w:t xml:space="preserve"> enriquecimento sem causa e violação </w:t>
      </w:r>
      <w:del w:id="1866" w:author="Assessor GDSXSR" w:date="2026-10-31T00:11:23Z">
        <w:r>
          <w:rPr>
            <w:rFonts w:ascii="Arial" w:hAnsi="Arial" w:cs="Arial"/>
            <w:sz w:val="28"/>
            <w:szCs w:val="28"/>
          </w:rPr>
          <w:delText xml:space="preserve">ao</w:delText>
        </w:r>
      </w:del>
      <w:ins w:id="1867" w:author="Assessor GDSXSR" w:date="2026-10-31T00:11:23Z">
        <w:r>
          <w:rPr>
            <w:rFonts w:ascii="Arial" w:hAnsi="Arial" w:cs="Arial"/>
            <w:color w:val="808080"/>
            <w:sz w:val="28"/>
            <w:szCs w:val="28"/>
          </w:rPr>
          <w:t xml:space="preserve">do</w:t>
        </w:r>
      </w:ins>
      <w:r>
        <w:rPr>
          <w:rFonts w:ascii="Arial" w:hAnsi="Arial" w:cs="Arial"/>
          <w:sz w:val="28"/>
          <w:szCs w:val="28"/>
        </w:rPr>
        <w:t xml:space="preserve"> equilíbrio contratual</w:t>
      </w:r>
      <w:ins w:id="1868" w:author="Assessor GDSXSR" w:date="2026-10-31T00:11:23Z">
        <w:r>
          <w:rPr>
            <w:rFonts w:ascii="Arial" w:hAnsi="Arial" w:cs="Arial"/>
            <w:color w:val="808080"/>
            <w:sz w:val="28"/>
            <w:szCs w:val="28"/>
          </w:rPr>
          <w:t xml:space="preserve"> (ID 85996339)</w:t>
        </w:r>
      </w:ins>
      <w:r>
        <w:rPr>
          <w:rFonts w:ascii="Arial" w:hAnsi="Arial" w:cs="Arial"/>
          <w:sz w:val="28"/>
          <w:szCs w:val="28"/>
        </w:rPr>
        <w:t xml:space="preserve">.</w:t>
      </w:r>
    </w:p>
    <w:p w14:paraId="2752F24E" w14:textId="77777777" w:rsidR="00A8583D" w:rsidRDefault="00A8583D" w:rsidP="00341D84">
      <w:pPr>
        <w:spacing w:after="0" w:line="360" w:lineRule="auto"/>
        <w:ind w:firstLine="2268"/>
        <w:jc w:val="both"/>
        <w:rPr>
          <w:rFonts w:ascii="Arial" w:hAnsi="Arial" w:cs="Arial"/>
          <w:sz w:val="28"/>
          <w:szCs w:val="28"/>
        </w:rPr>
      </w:pPr>
    </w:p>
    <w:p w14:paraId="40FC02C3" w14:textId="677CA340" w:rsidR="00A8583D" w:rsidRDefault="00A8583D" w:rsidP="00341D84">
      <w:pPr>
        <w:spacing w:after="0" w:line="360" w:lineRule="auto"/>
        <w:ind w:firstLine="2268"/>
        <w:jc w:val="both"/>
        <w:rPr>
          <w:rFonts w:ascii="Arial" w:hAnsi="Arial" w:cs="Arial"/>
          <w:sz w:val="28"/>
          <w:szCs w:val="28"/>
        </w:rPr>
      </w:pPr>
      <w:r>
        <w:rPr>
          <w:rFonts w:ascii="Arial" w:hAnsi="Arial" w:cs="Arial"/>
          <w:sz w:val="28"/>
          <w:szCs w:val="28"/>
          <w:highlight w:val="yellow"/>
          <w:rPrChange w:id="1344" w:author="Assessor GDSXSR" w:date="2026-10-31T00:11:23Z">
            <w:rPr>
              <w:rFonts w:ascii="Arial" w:hAnsi="Arial" w:cs="Arial"/>
              <w:sz w:val="28"/>
              <w:szCs w:val="28"/>
            </w:rPr>
          </w:rPrChange>
        </w:rPr>
        <w:t>Sem razão o apelante.</w:t>
      </w:r>
    </w:p>
    <w:p w14:paraId="376D11C2" w14:textId="77777777" w:rsidR="00A8583D" w:rsidRDefault="00A8583D" w:rsidP="00341D84">
      <w:pPr>
        <w:spacing w:after="0" w:line="360" w:lineRule="auto"/>
        <w:ind w:firstLine="2268"/>
        <w:jc w:val="both"/>
        <w:rPr>
          <w:rFonts w:ascii="Arial" w:hAnsi="Arial" w:cs="Arial"/>
          <w:color w:val="000000" w:themeColor="text1"/>
          <w:sz w:val="28"/>
          <w:szCs w:val="28"/>
        </w:rPr>
      </w:pPr>
    </w:p>
    <w:p w14:paraId="338F711C" w14:textId="352564EC" w:rsidR="00A8583D" w:rsidRPr="00A8583D" w:rsidRDefault="00A8583D" w:rsidP="00A8583D">
      <w:pPr>
        <w:spacing w:after="0" w:line="360" w:lineRule="auto"/>
        <w:ind w:firstLine="2268"/>
        <w:jc w:val="both"/>
        <w:rPr>
          <w:rFonts w:ascii="Arial" w:hAnsi="Arial" w:cs="Arial"/>
          <w:color w:val="000000" w:themeColor="text1"/>
          <w:sz w:val="28"/>
          <w:szCs w:val="28"/>
        </w:rPr>
      </w:pPr>
      <w:del w:id="1869" w:author="Assessor GDSXSR" w:date="2026-10-31T00:11:23Z">
        <w:r>
          <w:rPr>
            <w:rFonts w:ascii="Arial" w:hAnsi="Arial" w:cs="Arial"/>
            <w:color w:val="000000" w:themeColor="text1"/>
            <w:sz w:val="28"/>
            <w:szCs w:val="28"/>
          </w:rPr>
          <w:delText xml:space="preserve">A prova produzida não permite acolher integralmente essa conclusão.</w:delText>
        </w:r>
        <w:r>
          <w:rPr>
            <w:rFonts w:ascii="Arial" w:hAnsi="Arial" w:cs="Arial"/>
            <w:color w:val="000000" w:themeColor="text1"/>
            <w:sz w:val="28"/>
            <w:szCs w:val="28"/>
          </w:rPr>
          <w:delText xml:space="preserve"> </w:delText>
        </w:r>
      </w:del>
      <w:r>
        <w:rPr>
          <w:rFonts w:ascii="Arial" w:hAnsi="Arial" w:cs="Arial"/>
          <w:color w:val="000000" w:themeColor="text1"/>
          <w:sz w:val="28"/>
          <w:szCs w:val="28"/>
        </w:rPr>
        <w:t xml:space="preserve">A fração de 682,63 m² foi entregue ao corretor como remuneração pela intermediação da operação imobiliária, </w:t>
      </w:r>
      <w:del w:id="1870" w:author="Assessor GDSXSR" w:date="2026-10-31T00:11:23Z">
        <w:r>
          <w:rPr>
            <w:rFonts w:ascii="Arial" w:hAnsi="Arial" w:cs="Arial"/>
            <w:color w:val="000000" w:themeColor="text1"/>
            <w:sz w:val="28"/>
            <w:szCs w:val="28"/>
          </w:rPr>
          <w:delText xml:space="preserve">conforme o instrumento de cessão de direitos juntado no ID </w:delText>
        </w:r>
        <w:r>
          <w:rPr>
            <w:rFonts w:ascii="Arial" w:hAnsi="Arial" w:cs="Arial"/>
            <w:color w:val="000000" w:themeColor="text1"/>
            <w:sz w:val="28"/>
            <w:szCs w:val="28"/>
          </w:rPr>
          <w:delText xml:space="preserve">58110103</w:delText>
        </w:r>
        <w:r>
          <w:rPr>
            <w:rFonts w:ascii="Arial" w:hAnsi="Arial" w:cs="Arial"/>
            <w:color w:val="000000" w:themeColor="text1"/>
            <w:sz w:val="28"/>
            <w:szCs w:val="28"/>
          </w:rPr>
          <w:delText xml:space="preserve">. A atividade profissional</w:delText>
        </w:r>
      </w:del>
      <w:ins w:id="1871" w:author="Assessor GDSXSR" w:date="2026-10-31T00:11:23Z">
        <w:r>
          <w:rPr>
            <w:rFonts w:ascii="Arial" w:hAnsi="Arial" w:cs="Arial"/>
            <w:color w:val="808080"/>
            <w:sz w:val="28"/>
            <w:szCs w:val="28"/>
          </w:rPr>
          <w:t xml:space="preserve">que</w:t>
        </w:r>
      </w:ins>
      <w:r>
        <w:rPr>
          <w:rFonts w:ascii="Arial" w:hAnsi="Arial" w:cs="Arial"/>
          <w:color w:val="000000" w:themeColor="text1"/>
          <w:sz w:val="28"/>
          <w:szCs w:val="28"/>
        </w:rPr>
        <w:t xml:space="preserve"> foi efetivamente realizada</w:t>
      </w:r>
      <w:del w:id="1872" w:author="Assessor GDSXSR" w:date="2026-10-31T00:11:23Z">
        <w:r>
          <w:rPr>
            <w:rFonts w:ascii="Arial" w:hAnsi="Arial" w:cs="Arial"/>
            <w:color w:val="000000" w:themeColor="text1"/>
            <w:sz w:val="28"/>
            <w:szCs w:val="28"/>
          </w:rPr>
          <w:delText xml:space="preserve">.</w:delText>
        </w:r>
      </w:del>
      <w:ins w:id="1873" w:author="Assessor GDSXSR" w:date="2026-10-31T00:11:23Z">
        <w:r>
          <w:rPr>
            <w:rFonts w:ascii="Arial" w:hAnsi="Arial" w:cs="Arial"/>
            <w:color w:val="808080"/>
            <w:sz w:val="28"/>
            <w:szCs w:val="28"/>
          </w:rPr>
          <w:t xml:space="preserve">:</w:t>
        </w:r>
      </w:ins>
      <w:r>
        <w:rPr>
          <w:rFonts w:ascii="Arial" w:hAnsi="Arial" w:cs="Arial"/>
          <w:color w:val="000000" w:themeColor="text1"/>
          <w:sz w:val="28"/>
          <w:szCs w:val="28"/>
        </w:rPr>
        <w:t xml:space="preserve"> </w:t>
      </w:r>
      <w:del w:id="1874" w:author="Assessor GDSXSR" w:date="2026-10-31T00:11:23Z">
        <w:r>
          <w:rPr>
            <w:rFonts w:ascii="Arial" w:hAnsi="Arial" w:cs="Arial"/>
            <w:color w:val="000000" w:themeColor="text1"/>
            <w:sz w:val="28"/>
            <w:szCs w:val="28"/>
          </w:rPr>
          <w:delText xml:space="preserve">A</w:delText>
        </w:r>
      </w:del>
      <w:ins w:id="1875" w:author="Assessor GDSXSR" w:date="2026-10-31T00:11:23Z">
        <w:r>
          <w:rPr>
            <w:rFonts w:ascii="Arial" w:hAnsi="Arial" w:cs="Arial"/>
            <w:color w:val="808080"/>
            <w:sz w:val="28"/>
            <w:szCs w:val="28"/>
          </w:rPr>
          <w:t xml:space="preserve">a</w:t>
        </w:r>
      </w:ins>
      <w:r>
        <w:rPr>
          <w:rFonts w:ascii="Arial" w:hAnsi="Arial" w:cs="Arial"/>
          <w:color w:val="000000" w:themeColor="text1"/>
          <w:sz w:val="28"/>
          <w:szCs w:val="28"/>
        </w:rPr>
        <w:t xml:space="preserve"> permuta chegou a ser celebrada e houve a transferência da posse dos </w:t>
      </w:r>
      <w:del w:id="1876" w:author="Assessor GDSXSR" w:date="2026-10-31T00:11:23Z">
        <w:r>
          <w:rPr>
            <w:rFonts w:ascii="Arial" w:hAnsi="Arial" w:cs="Arial"/>
            <w:color w:val="000000" w:themeColor="text1"/>
            <w:sz w:val="28"/>
            <w:szCs w:val="28"/>
          </w:rPr>
          <w:delText xml:space="preserve">respectivos</w:delText>
        </w:r>
      </w:del>
      <w:ins w:id="1877" w:author="Assessor GDSXSR" w:date="2026-10-31T00:11:23Z">
        <w:r>
          <w:rPr>
            <w:rFonts w:ascii="Arial" w:hAnsi="Arial" w:cs="Arial"/>
            <w:color w:val="808080"/>
            <w:sz w:val="28"/>
            <w:szCs w:val="28"/>
          </w:rPr>
          <w:t xml:space="preserve">bens</w:t>
        </w:r>
      </w:ins>
      <w:r>
        <w:rPr>
          <w:rFonts w:ascii="Arial" w:hAnsi="Arial" w:cs="Arial"/>
          <w:color w:val="000000" w:themeColor="text1"/>
          <w:sz w:val="28"/>
          <w:szCs w:val="28"/>
        </w:rPr>
        <w:t xml:space="preserve"> </w:t>
      </w:r>
      <w:del w:id="1878" w:author="Assessor GDSXSR" w:date="2026-10-31T00:11:23Z">
        <w:r>
          <w:rPr>
            <w:rFonts w:ascii="Arial" w:hAnsi="Arial" w:cs="Arial"/>
            <w:color w:val="000000" w:themeColor="text1"/>
            <w:sz w:val="28"/>
            <w:szCs w:val="28"/>
          </w:rPr>
          <w:delText xml:space="preserve">bens</w:delText>
        </w:r>
      </w:del>
      <w:ins w:id="1879" w:author="Assessor GDSXSR" w:date="2026-10-31T00:11:23Z">
        <w:r>
          <w:rPr>
            <w:rFonts w:ascii="Arial" w:hAnsi="Arial" w:cs="Arial"/>
            <w:color w:val="808080"/>
            <w:sz w:val="28"/>
            <w:szCs w:val="28"/>
          </w:rPr>
          <w:t xml:space="preserve">(ID 58110103)</w:t>
        </w:r>
      </w:ins>
      <w:r>
        <w:rPr>
          <w:rFonts w:ascii="Arial" w:hAnsi="Arial" w:cs="Arial"/>
          <w:color w:val="000000" w:themeColor="text1"/>
          <w:sz w:val="28"/>
          <w:szCs w:val="28"/>
        </w:rPr>
        <w:t xml:space="preserve">.</w:t>
      </w:r>
    </w:p>
    <w:p w14:paraId="20F30BFA" w14:textId="77777777" w:rsidR="00A8583D" w:rsidRPr="00A8583D" w:rsidRDefault="00A8583D" w:rsidP="00A8583D">
      <w:pPr>
        <w:spacing w:after="0" w:line="360" w:lineRule="auto"/>
        <w:ind w:firstLine="2268"/>
        <w:jc w:val="both"/>
        <w:rPr>
          <w:rFonts w:ascii="Arial" w:hAnsi="Arial" w:cs="Arial"/>
          <w:color w:val="000000" w:themeColor="text1"/>
          <w:sz w:val="28"/>
          <w:szCs w:val="28"/>
        </w:rPr>
      </w:pPr>
    </w:p>
    <w:p w14:paraId="271F3044" w14:textId="77777777" w:rsidR="00A8583D" w:rsidRPr="00A8583D" w:rsidRDefault="00A8583D" w:rsidP="00A8583D">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O posterior desfazimento da permuta não </w:t>
      </w:r>
      <w:del w:id="1880" w:author="Assessor GDSXSR" w:date="2026-10-31T00:11:23Z">
        <w:r>
          <w:rPr>
            <w:rFonts w:ascii="Arial" w:hAnsi="Arial" w:cs="Arial"/>
            <w:color w:val="000000" w:themeColor="text1"/>
            <w:sz w:val="28"/>
            <w:szCs w:val="28"/>
          </w:rPr>
          <w:delText xml:space="preserve">significa</w:delText>
        </w:r>
      </w:del>
      <w:ins w:id="1881" w:author="Assessor GDSXSR" w:date="2026-10-31T00:11:23Z">
        <w:r>
          <w:rPr>
            <w:rFonts w:ascii="Arial" w:hAnsi="Arial" w:cs="Arial"/>
            <w:color w:val="808080"/>
            <w:sz w:val="28"/>
            <w:szCs w:val="28"/>
          </w:rPr>
          <w:t xml:space="preserve">retira,</w:t>
        </w:r>
      </w:ins>
      <w:r>
        <w:rPr>
          <w:rFonts w:ascii="Arial" w:hAnsi="Arial" w:cs="Arial"/>
          <w:color w:val="000000" w:themeColor="text1"/>
          <w:sz w:val="28"/>
          <w:szCs w:val="28"/>
        </w:rPr>
        <w:t xml:space="preserve"> </w:t>
      </w:r>
      <w:del w:id="1882" w:author="Assessor GDSXSR" w:date="2026-10-31T00:11:23Z">
        <w:r>
          <w:rPr>
            <w:rFonts w:ascii="Arial" w:hAnsi="Arial" w:cs="Arial"/>
            <w:color w:val="000000" w:themeColor="text1"/>
            <w:sz w:val="28"/>
            <w:szCs w:val="28"/>
          </w:rPr>
          <w:delText xml:space="preserve">que</w:delText>
        </w:r>
      </w:del>
      <w:ins w:id="1883" w:author="Assessor GDSXSR" w:date="2026-10-31T00:11:23Z">
        <w:r>
          <w:rPr>
            <w:rFonts w:ascii="Arial" w:hAnsi="Arial" w:cs="Arial"/>
            <w:color w:val="808080"/>
            <w:sz w:val="28"/>
            <w:szCs w:val="28"/>
          </w:rPr>
          <w:t xml:space="preserve">por si só,</w:t>
        </w:r>
      </w:ins>
      <w:r>
        <w:rPr>
          <w:rFonts w:ascii="Arial" w:hAnsi="Arial" w:cs="Arial"/>
          <w:color w:val="000000" w:themeColor="text1"/>
          <w:sz w:val="28"/>
          <w:szCs w:val="28"/>
        </w:rPr>
        <w:t xml:space="preserve"> a </w:t>
      </w:r>
      <w:del w:id="1884" w:author="Assessor GDSXSR" w:date="2026-10-31T00:11:23Z">
        <w:r>
          <w:rPr>
            <w:rFonts w:ascii="Arial" w:hAnsi="Arial" w:cs="Arial"/>
            <w:color w:val="000000" w:themeColor="text1"/>
            <w:sz w:val="28"/>
            <w:szCs w:val="28"/>
          </w:rPr>
          <w:delText xml:space="preserve">intermediação</w:delText>
        </w:r>
      </w:del>
      <w:ins w:id="1885" w:author="Assessor GDSXSR" w:date="2026-10-31T00:11:23Z">
        <w:r>
          <w:rPr>
            <w:rFonts w:ascii="Arial" w:hAnsi="Arial" w:cs="Arial"/>
            <w:color w:val="808080"/>
            <w:sz w:val="28"/>
            <w:szCs w:val="28"/>
          </w:rPr>
          <w:t xml:space="preserve">causa</w:t>
        </w:r>
      </w:ins>
      <w:r>
        <w:rPr>
          <w:rFonts w:ascii="Arial" w:hAnsi="Arial" w:cs="Arial"/>
          <w:color w:val="000000" w:themeColor="text1"/>
          <w:sz w:val="28"/>
          <w:szCs w:val="28"/>
        </w:rPr>
        <w:t xml:space="preserve"> </w:t>
      </w:r>
      <w:del w:id="1886" w:author="Assessor GDSXSR" w:date="2026-10-31T00:11:23Z">
        <w:r>
          <w:rPr>
            <w:rFonts w:ascii="Arial" w:hAnsi="Arial" w:cs="Arial"/>
            <w:color w:val="000000" w:themeColor="text1"/>
            <w:sz w:val="28"/>
            <w:szCs w:val="28"/>
          </w:rPr>
          <w:delText xml:space="preserve">deixou de existir ou que a</w:delText>
        </w:r>
      </w:del>
      <w:ins w:id="1887" w:author="Assessor GDSXSR" w:date="2026-10-31T00:11:23Z">
        <w:r>
          <w:rPr>
            <w:rFonts w:ascii="Arial" w:hAnsi="Arial" w:cs="Arial"/>
            <w:color w:val="808080"/>
            <w:sz w:val="28"/>
            <w:szCs w:val="28"/>
          </w:rPr>
          <w:t xml:space="preserve">da</w:t>
        </w:r>
      </w:ins>
      <w:r>
        <w:rPr>
          <w:rFonts w:ascii="Arial" w:hAnsi="Arial" w:cs="Arial"/>
          <w:color w:val="000000" w:themeColor="text1"/>
          <w:sz w:val="28"/>
          <w:szCs w:val="28"/>
        </w:rPr>
        <w:t xml:space="preserve"> remuneração</w:t>
      </w:r>
      <w:del w:id="1888" w:author="Assessor GDSXSR" w:date="2026-10-31T00:11:23Z">
        <w:r>
          <w:rPr>
            <w:rFonts w:ascii="Arial" w:hAnsi="Arial" w:cs="Arial"/>
            <w:color w:val="000000" w:themeColor="text1"/>
            <w:sz w:val="28"/>
            <w:szCs w:val="28"/>
          </w:rPr>
          <w:delText xml:space="preserve"> do corretor perdeu automaticamente sua causa</w:delText>
        </w:r>
      </w:del>
      <w:r>
        <w:rPr>
          <w:rFonts w:ascii="Arial" w:hAnsi="Arial" w:cs="Arial"/>
          <w:color w:val="000000" w:themeColor="text1"/>
          <w:sz w:val="28"/>
          <w:szCs w:val="28"/>
        </w:rPr>
        <w:t xml:space="preserve">. Seria necessário demonstrar que o pagamento estava condicionado à manutenção </w:t>
      </w:r>
      <w:r>
        <w:rPr>
          <w:rFonts w:ascii="Arial" w:hAnsi="Arial" w:cs="Arial"/>
          <w:color w:val="000000" w:themeColor="text1"/>
          <w:sz w:val="28"/>
          <w:szCs w:val="28"/>
        </w:rPr>
        <w:t xml:space="preserve">definitiva do negócio ou </w:t>
      </w:r>
      <w:del w:id="1889" w:author="Assessor GDSXSR" w:date="2026-10-31T00:11:23Z">
        <w:r>
          <w:rPr>
            <w:rFonts w:ascii="Arial" w:hAnsi="Arial" w:cs="Arial"/>
            <w:color w:val="000000" w:themeColor="text1"/>
            <w:sz w:val="28"/>
            <w:szCs w:val="28"/>
          </w:rPr>
          <w:delText xml:space="preserve">que</w:delText>
        </w:r>
      </w:del>
      <w:ins w:id="1890" w:author="Assessor GDSXSR" w:date="2026-10-31T00:11:23Z">
        <w:r>
          <w:rPr>
            <w:rFonts w:ascii="Arial" w:hAnsi="Arial" w:cs="Arial"/>
            <w:color w:val="808080"/>
            <w:sz w:val="28"/>
            <w:szCs w:val="28"/>
          </w:rPr>
          <w:t xml:space="preserve">vinculado,</w:t>
        </w:r>
      </w:ins>
      <w:r>
        <w:rPr>
          <w:rFonts w:ascii="Arial" w:hAnsi="Arial" w:cs="Arial"/>
          <w:color w:val="000000" w:themeColor="text1"/>
          <w:sz w:val="28"/>
          <w:szCs w:val="28"/>
        </w:rPr>
        <w:t xml:space="preserve"> </w:t>
      </w:r>
      <w:del w:id="1891" w:author="Assessor GDSXSR" w:date="2026-10-31T00:11:23Z">
        <w:r>
          <w:rPr>
            <w:rFonts w:ascii="Arial" w:hAnsi="Arial" w:cs="Arial"/>
            <w:color w:val="000000" w:themeColor="text1"/>
            <w:sz w:val="28"/>
            <w:szCs w:val="28"/>
          </w:rPr>
          <w:delText xml:space="preserve">havia</w:delText>
        </w:r>
      </w:del>
      <w:ins w:id="1892" w:author="Assessor GDSXSR" w:date="2026-10-31T00:11:23Z">
        <w:r>
          <w:rPr>
            <w:rFonts w:ascii="Arial" w:hAnsi="Arial" w:cs="Arial"/>
            <w:color w:val="808080"/>
            <w:sz w:val="28"/>
            <w:szCs w:val="28"/>
          </w:rPr>
          <w:t xml:space="preserve">por</w:t>
        </w:r>
      </w:ins>
      <w:r>
        <w:rPr>
          <w:rFonts w:ascii="Arial" w:hAnsi="Arial" w:cs="Arial"/>
          <w:color w:val="000000" w:themeColor="text1"/>
          <w:sz w:val="28"/>
          <w:szCs w:val="28"/>
        </w:rPr>
        <w:t xml:space="preserve"> cláusula resolutiva</w:t>
      </w:r>
      <w:del w:id="1893" w:author="Assessor GDSXSR" w:date="2026-10-31T00:11:23Z">
        <w:r>
          <w:rPr>
            <w:rFonts w:ascii="Arial" w:hAnsi="Arial" w:cs="Arial"/>
            <w:color w:val="000000" w:themeColor="text1"/>
            <w:sz w:val="28"/>
            <w:szCs w:val="28"/>
          </w:rPr>
          <w:delText xml:space="preserve"> vinculando a cessão</w:delText>
        </w:r>
      </w:del>
      <w:ins w:id="1894" w:author="Assessor GDSXSR" w:date="2026-10-31T00:11:23Z">
        <w:r>
          <w:rPr>
            <w:rFonts w:ascii="Arial" w:hAnsi="Arial" w:cs="Arial"/>
            <w:color w:val="808080"/>
            <w:sz w:val="28"/>
            <w:szCs w:val="28"/>
          </w:rPr>
          <w:t xml:space="preserve">,</w:t>
        </w:r>
      </w:ins>
      <w:r>
        <w:rPr>
          <w:rFonts w:ascii="Arial" w:hAnsi="Arial" w:cs="Arial"/>
          <w:color w:val="000000" w:themeColor="text1"/>
          <w:sz w:val="28"/>
          <w:szCs w:val="28"/>
        </w:rPr>
        <w:t xml:space="preserve"> ao cumprimento</w:t>
      </w:r>
      <w:del w:id="1895" w:author="Assessor GDSXSR" w:date="2026-10-31T00:11:23Z">
        <w:r>
          <w:rPr>
            <w:rFonts w:ascii="Arial" w:hAnsi="Arial" w:cs="Arial"/>
            <w:color w:val="000000" w:themeColor="text1"/>
            <w:sz w:val="28"/>
            <w:szCs w:val="28"/>
          </w:rPr>
          <w:delText xml:space="preserve"> integral</w:delText>
        </w:r>
      </w:del>
      <w:r>
        <w:rPr>
          <w:rFonts w:ascii="Arial" w:hAnsi="Arial" w:cs="Arial"/>
          <w:color w:val="000000" w:themeColor="text1"/>
          <w:sz w:val="28"/>
          <w:szCs w:val="28"/>
        </w:rPr>
        <w:t xml:space="preserve"> de todas as obrigações</w:t>
      </w:r>
      <w:del w:id="1896" w:author="Assessor GDSXSR" w:date="2026-10-31T00:11:23Z">
        <w:r>
          <w:rPr>
            <w:rFonts w:ascii="Arial" w:hAnsi="Arial" w:cs="Arial"/>
            <w:color w:val="000000" w:themeColor="text1"/>
            <w:sz w:val="28"/>
            <w:szCs w:val="28"/>
          </w:rPr>
          <w:delText xml:space="preserve"> assumidas</w:delText>
        </w:r>
      </w:del>
      <w:r>
        <w:rPr>
          <w:rFonts w:ascii="Arial" w:hAnsi="Arial" w:cs="Arial"/>
          <w:color w:val="000000" w:themeColor="text1"/>
          <w:sz w:val="28"/>
          <w:szCs w:val="28"/>
        </w:rPr>
        <w:t xml:space="preserve">.</w:t>
      </w:r>
    </w:p>
    <w:p w14:paraId="728B6E40" w14:textId="77777777" w:rsidR="00A8583D" w:rsidRPr="00A8583D" w:rsidRDefault="00A8583D" w:rsidP="00A8583D">
      <w:pPr>
        <w:spacing w:after="0" w:line="360" w:lineRule="auto"/>
        <w:ind w:firstLine="2268"/>
        <w:jc w:val="both"/>
        <w:rPr>
          <w:rFonts w:ascii="Arial" w:hAnsi="Arial" w:cs="Arial"/>
          <w:color w:val="000000" w:themeColor="text1"/>
          <w:sz w:val="28"/>
          <w:szCs w:val="28"/>
        </w:rPr>
      </w:pPr>
    </w:p>
    <w:p w14:paraId="725696CD" w14:textId="3FAAF40A" w:rsidR="00A8583D" w:rsidRPr="00A8583D" w:rsidRDefault="00A8583D" w:rsidP="00A8583D">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Essa demonstração não ocorreu.</w:t>
      </w:r>
      <w:r>
        <w:rPr>
          <w:rFonts w:ascii="Arial" w:hAnsi="Arial" w:cs="Arial"/>
          <w:color w:val="000000" w:themeColor="text1"/>
          <w:sz w:val="28"/>
          <w:szCs w:val="28"/>
        </w:rPr>
        <w:t xml:space="preserve"> </w:t>
      </w:r>
      <w:del w:id="1897" w:author="Assessor GDSXSR" w:date="2026-10-31T00:11:23Z">
        <w:r>
          <w:rPr>
            <w:rFonts w:ascii="Arial" w:hAnsi="Arial" w:cs="Arial"/>
            <w:color w:val="000000" w:themeColor="text1"/>
            <w:sz w:val="28"/>
            <w:szCs w:val="28"/>
          </w:rPr>
          <w:delText xml:space="preserve">É certo que o instrumento de ID </w:delText>
        </w:r>
        <w:r>
          <w:rPr>
            <w:rFonts w:ascii="Arial" w:hAnsi="Arial" w:cs="Arial"/>
            <w:color w:val="000000" w:themeColor="text1"/>
            <w:sz w:val="28"/>
            <w:szCs w:val="28"/>
          </w:rPr>
          <w:delText xml:space="preserve">58110103</w:delText>
        </w:r>
        <w:r>
          <w:rPr>
            <w:rFonts w:ascii="Arial" w:hAnsi="Arial" w:cs="Arial"/>
            <w:color w:val="000000" w:themeColor="text1"/>
            <w:sz w:val="28"/>
            <w:szCs w:val="28"/>
          </w:rPr>
          <w:delText xml:space="preserve"> </w:delText>
        </w:r>
        <w:r>
          <w:rPr>
            <w:rFonts w:ascii="Arial" w:hAnsi="Arial" w:cs="Arial"/>
            <w:color w:val="000000" w:themeColor="text1"/>
            <w:sz w:val="28"/>
            <w:szCs w:val="28"/>
          </w:rPr>
          <w:delText xml:space="preserve">não pode ser considerado integralmente confiável. </w:delText>
        </w:r>
      </w:del>
      <w:r>
        <w:rPr>
          <w:rFonts w:ascii="Arial" w:hAnsi="Arial" w:cs="Arial"/>
          <w:color w:val="000000" w:themeColor="text1"/>
          <w:sz w:val="28"/>
          <w:szCs w:val="28"/>
        </w:rPr>
        <w:t xml:space="preserve">O laudo grafodocumentoscópico</w:t>
      </w:r>
      <w:del w:id="1898" w:author="Assessor GDSXSR" w:date="2026-10-31T00:11:23Z">
        <w:r>
          <w:rPr>
            <w:rFonts w:ascii="Arial" w:hAnsi="Arial" w:cs="Arial"/>
            <w:color w:val="000000" w:themeColor="text1"/>
            <w:sz w:val="28"/>
            <w:szCs w:val="28"/>
          </w:rPr>
          <w:delText xml:space="preserve"> de ID </w:delText>
        </w:r>
        <w:r>
          <w:rPr>
            <w:rFonts w:ascii="Arial" w:hAnsi="Arial" w:cs="Arial"/>
            <w:color w:val="000000" w:themeColor="text1"/>
            <w:sz w:val="28"/>
            <w:szCs w:val="28"/>
          </w:rPr>
          <w:delText xml:space="preserve">58110314</w:delText>
        </w:r>
      </w:del>
      <w:r>
        <w:rPr>
          <w:rFonts w:ascii="Arial" w:hAnsi="Arial" w:cs="Arial"/>
          <w:color w:val="000000" w:themeColor="text1"/>
          <w:sz w:val="28"/>
          <w:szCs w:val="28"/>
        </w:rPr>
        <w:t xml:space="preserve"> </w:t>
      </w:r>
      <w:r>
        <w:rPr>
          <w:rFonts w:ascii="Arial" w:hAnsi="Arial" w:cs="Arial"/>
          <w:color w:val="000000" w:themeColor="text1"/>
          <w:sz w:val="28"/>
          <w:szCs w:val="28"/>
        </w:rPr>
        <w:t xml:space="preserve">constatou a substituição </w:t>
      </w:r>
      <w:del w:id="1899" w:author="Assessor GDSXSR" w:date="2026-10-31T00:11:23Z">
        <w:r>
          <w:rPr>
            <w:rFonts w:ascii="Arial" w:hAnsi="Arial" w:cs="Arial"/>
            <w:color w:val="000000" w:themeColor="text1"/>
            <w:sz w:val="28"/>
            <w:szCs w:val="28"/>
          </w:rPr>
          <w:delText xml:space="preserve">de sua</w:delText>
        </w:r>
      </w:del>
      <w:ins w:id="1900" w:author="Assessor GDSXSR" w:date="2026-10-31T00:11:23Z">
        <w:r>
          <w:rPr>
            <w:rFonts w:ascii="Arial" w:hAnsi="Arial" w:cs="Arial"/>
            <w:color w:val="808080"/>
            <w:sz w:val="28"/>
            <w:szCs w:val="28"/>
          </w:rPr>
          <w:t xml:space="preserve">da</w:t>
        </w:r>
      </w:ins>
      <w:r>
        <w:rPr>
          <w:rFonts w:ascii="Arial" w:hAnsi="Arial" w:cs="Arial"/>
          <w:color w:val="000000" w:themeColor="text1"/>
          <w:sz w:val="28"/>
          <w:szCs w:val="28"/>
        </w:rPr>
        <w:t xml:space="preserve"> primeira folha</w:t>
      </w:r>
      <w:ins w:id="1901" w:author="Assessor GDSXSR" w:date="2026-10-31T00:11:23Z">
        <w:r>
          <w:rPr>
            <w:rFonts w:ascii="Arial" w:hAnsi="Arial" w:cs="Arial"/>
            <w:color w:val="808080"/>
            <w:sz w:val="28"/>
            <w:szCs w:val="28"/>
          </w:rPr>
          <w:t xml:space="preserve"> do instrumento de cessão</w:t>
        </w:r>
      </w:ins>
      <w:r>
        <w:rPr>
          <w:rFonts w:ascii="Arial" w:hAnsi="Arial" w:cs="Arial"/>
          <w:color w:val="000000" w:themeColor="text1"/>
          <w:sz w:val="28"/>
          <w:szCs w:val="28"/>
        </w:rPr>
        <w:t xml:space="preserve"> e concluiu que o documento não estava íntegro</w:t>
      </w:r>
      <w:ins w:id="1902" w:author="Assessor GDSXSR" w:date="2026-10-31T00:11:23Z">
        <w:r>
          <w:rPr>
            <w:rFonts w:ascii="Arial" w:hAnsi="Arial" w:cs="Arial"/>
            <w:color w:val="808080"/>
            <w:sz w:val="28"/>
            <w:szCs w:val="28"/>
          </w:rPr>
          <w:t xml:space="preserve"> (ID 58110314 e 58110103)</w:t>
        </w:r>
      </w:ins>
      <w:r>
        <w:rPr>
          <w:rFonts w:ascii="Arial" w:hAnsi="Arial" w:cs="Arial"/>
          <w:color w:val="000000" w:themeColor="text1"/>
          <w:sz w:val="28"/>
          <w:szCs w:val="28"/>
        </w:rPr>
        <w:t xml:space="preserve">.</w:t>
      </w:r>
    </w:p>
    <w:p w14:paraId="7EE42271" w14:textId="77777777" w:rsidR="00A8583D" w:rsidRPr="00A8583D" w:rsidRDefault="00A8583D" w:rsidP="00A8583D">
      <w:pPr>
        <w:spacing w:after="0" w:line="360" w:lineRule="auto"/>
        <w:ind w:firstLine="2268"/>
        <w:jc w:val="both"/>
        <w:rPr>
          <w:rFonts w:ascii="Arial" w:hAnsi="Arial" w:cs="Arial"/>
          <w:color w:val="000000" w:themeColor="text1"/>
          <w:sz w:val="28"/>
          <w:szCs w:val="28"/>
        </w:rPr>
      </w:pPr>
    </w:p>
    <w:p w14:paraId="110A3F84" w14:textId="77777777" w:rsidR="00A8583D" w:rsidRPr="00A8583D" w:rsidRDefault="00A8583D" w:rsidP="00A8583D">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 assinatura atribuída ao apelante </w:t>
      </w:r>
      <w:del w:id="1903" w:author="Assessor GDSXSR" w:date="2026-10-31T00:11:23Z">
        <w:r>
          <w:rPr>
            <w:rFonts w:ascii="Arial" w:hAnsi="Arial" w:cs="Arial"/>
            <w:color w:val="000000" w:themeColor="text1"/>
            <w:sz w:val="28"/>
            <w:szCs w:val="28"/>
          </w:rPr>
          <w:delText xml:space="preserve">mostrou-se</w:delText>
        </w:r>
      </w:del>
      <w:ins w:id="1904" w:author="Assessor GDSXSR" w:date="2026-10-31T00:11:23Z">
        <w:r>
          <w:rPr>
            <w:rFonts w:ascii="Arial" w:hAnsi="Arial" w:cs="Arial"/>
            <w:color w:val="808080"/>
            <w:sz w:val="28"/>
            <w:szCs w:val="28"/>
          </w:rPr>
          <w:t xml:space="preserve">é</w:t>
        </w:r>
      </w:ins>
      <w:r>
        <w:rPr>
          <w:rFonts w:ascii="Arial" w:hAnsi="Arial" w:cs="Arial"/>
          <w:color w:val="000000" w:themeColor="text1"/>
          <w:sz w:val="28"/>
          <w:szCs w:val="28"/>
        </w:rPr>
        <w:t xml:space="preserve"> convergente com os padrões autênticos</w:t>
      </w:r>
      <w:del w:id="1905" w:author="Assessor GDSXSR" w:date="2026-10-31T00:11:23Z">
        <w:r>
          <w:rPr>
            <w:rFonts w:ascii="Arial" w:hAnsi="Arial" w:cs="Arial"/>
            <w:color w:val="000000" w:themeColor="text1"/>
            <w:sz w:val="28"/>
            <w:szCs w:val="28"/>
          </w:rPr>
          <w:delText xml:space="preserve"> examinados. Quanto à rubrica constante da segunda folha</w:delText>
        </w:r>
      </w:del>
      <w:r>
        <w:rPr>
          <w:rFonts w:ascii="Arial" w:hAnsi="Arial" w:cs="Arial"/>
          <w:color w:val="000000" w:themeColor="text1"/>
          <w:sz w:val="28"/>
          <w:szCs w:val="28"/>
        </w:rPr>
        <w:t xml:space="preserve">, </w:t>
      </w:r>
      <w:del w:id="1906" w:author="Assessor GDSXSR" w:date="2026-10-31T00:11:23Z">
        <w:r>
          <w:rPr>
            <w:rFonts w:ascii="Arial" w:hAnsi="Arial" w:cs="Arial"/>
            <w:color w:val="000000" w:themeColor="text1"/>
            <w:sz w:val="28"/>
            <w:szCs w:val="28"/>
          </w:rPr>
          <w:delText xml:space="preserve">não foram encontrados elementos suficientes para excluir sua autoria. Todavia,</w:delText>
        </w:r>
      </w:del>
      <w:ins w:id="1907" w:author="Assessor GDSXSR" w:date="2026-10-31T00:11:23Z">
        <w:r>
          <w:rPr>
            <w:rFonts w:ascii="Arial" w:hAnsi="Arial" w:cs="Arial"/>
            <w:color w:val="808080"/>
            <w:sz w:val="28"/>
            <w:szCs w:val="28"/>
          </w:rPr>
          <w:t xml:space="preserve">mas</w:t>
        </w:r>
      </w:ins>
      <w:r>
        <w:rPr>
          <w:rFonts w:ascii="Arial" w:hAnsi="Arial" w:cs="Arial"/>
          <w:color w:val="000000" w:themeColor="text1"/>
          <w:sz w:val="28"/>
          <w:szCs w:val="28"/>
        </w:rPr>
        <w:t xml:space="preserve"> as diferenças físicas </w:t>
      </w:r>
      <w:del w:id="1908" w:author="Assessor GDSXSR" w:date="2026-10-31T00:11:23Z">
        <w:r>
          <w:rPr>
            <w:rFonts w:ascii="Arial" w:hAnsi="Arial" w:cs="Arial"/>
            <w:color w:val="000000" w:themeColor="text1"/>
            <w:sz w:val="28"/>
            <w:szCs w:val="28"/>
          </w:rPr>
          <w:delText xml:space="preserve">identificadas no</w:delText>
        </w:r>
      </w:del>
      <w:ins w:id="1909" w:author="Assessor GDSXSR" w:date="2026-10-31T00:11:23Z">
        <w:r>
          <w:rPr>
            <w:rFonts w:ascii="Arial" w:hAnsi="Arial" w:cs="Arial"/>
            <w:color w:val="808080"/>
            <w:sz w:val="28"/>
            <w:szCs w:val="28"/>
          </w:rPr>
          <w:t xml:space="preserve">do</w:t>
        </w:r>
      </w:ins>
      <w:r>
        <w:rPr>
          <w:rFonts w:ascii="Arial" w:hAnsi="Arial" w:cs="Arial"/>
          <w:color w:val="000000" w:themeColor="text1"/>
          <w:sz w:val="28"/>
          <w:szCs w:val="28"/>
        </w:rPr>
        <w:t xml:space="preserve"> documento levaram a perita a concluir por sua ilegitimidade material</w:t>
      </w:r>
      <w:ins w:id="1910" w:author="Assessor GDSXSR" w:date="2026-10-31T00:11:23Z">
        <w:r>
          <w:rPr>
            <w:rFonts w:ascii="Arial" w:hAnsi="Arial" w:cs="Arial"/>
            <w:color w:val="808080"/>
            <w:sz w:val="28"/>
            <w:szCs w:val="28"/>
          </w:rPr>
          <w:t xml:space="preserve">, o que impede usá-lo para comprovar a quitação integral ou as obrigações constantes da primeira folha</w:t>
        </w:r>
      </w:ins>
      <w:r>
        <w:rPr>
          <w:rFonts w:ascii="Arial" w:hAnsi="Arial" w:cs="Arial"/>
          <w:color w:val="000000" w:themeColor="text1"/>
          <w:sz w:val="28"/>
          <w:szCs w:val="28"/>
        </w:rPr>
        <w:t xml:space="preserve">.</w:t>
      </w:r>
    </w:p>
    <w:p w14:paraId="5133652C" w14:textId="77777777" w:rsidR="00A8583D" w:rsidRPr="00A8583D" w:rsidRDefault="00A8583D" w:rsidP="00A8583D">
      <w:pPr>
        <w:spacing w:after="0" w:line="360" w:lineRule="auto"/>
        <w:ind w:firstLine="2268"/>
        <w:jc w:val="both"/>
        <w:rPr>
          <w:rFonts w:ascii="Arial" w:hAnsi="Arial" w:cs="Arial"/>
          <w:color w:val="000000" w:themeColor="text1"/>
          <w:sz w:val="28"/>
          <w:szCs w:val="28"/>
        </w:rPr>
      </w:pPr>
    </w:p>
    <w:p w14:paraId="3BBD27FE" w14:textId="77777777" w:rsidR="00A8583D" w:rsidRPr="00A8583D" w:rsidRDefault="00A8583D" w:rsidP="00A8583D">
      <w:pPr>
        <w:spacing w:after="0" w:line="360" w:lineRule="auto"/>
        <w:ind w:firstLine="2268"/>
        <w:jc w:val="both"/>
        <w:rPr>
          <w:del w:id="1912" w:author="Assessor GDSXSR" w:date="2026-10-31T00:11:23Z"/>
          <w:rFonts w:ascii="Arial" w:hAnsi="Arial" w:cs="Arial"/>
          <w:color w:val="000000" w:themeColor="text1"/>
          <w:sz w:val="28"/>
          <w:szCs w:val="28"/>
        </w:rPr>
      </w:pPr>
      <w:del w:id="1911" w:author="Assessor GDSXSR" w:date="2026-10-31T00:11:23Z">
        <w:r w:rsidRPr="00A8583D">
          <w:rPr>
            <w:rFonts w:ascii="Arial" w:hAnsi="Arial" w:cs="Arial"/>
            <w:color w:val="000000" w:themeColor="text1"/>
            <w:sz w:val="28"/>
            <w:szCs w:val="28"/>
          </w:rPr>
          <w:delText>A conclusão pericial impede que o instrumento seja utilizado para comprovar, de maneira segura, a existência de quitação integral ou a exata configuração das obrigações contratuais. A primeira folha conteria justamente os elementos relativos ao preço, à forma de pagamento e aos encargos assumidos.</w:delText>
        </w:r>
      </w:del>
    </w:p>
    <w:p w14:paraId="62B42166" w14:textId="77777777" w:rsidR="00A8583D" w:rsidRPr="00A8583D" w:rsidRDefault="00A8583D" w:rsidP="00A8583D">
      <w:pPr>
        <w:spacing w:after="0" w:line="360" w:lineRule="auto"/>
        <w:ind w:firstLine="2268"/>
        <w:jc w:val="both"/>
        <w:rPr>
          <w:del w:id="1913" w:author="Assessor GDSXSR" w:date="2026-10-31T00:11:23Z"/>
          <w:rFonts w:ascii="Arial" w:hAnsi="Arial" w:cs="Arial"/>
          <w:color w:val="000000" w:themeColor="text1"/>
          <w:sz w:val="28"/>
          <w:szCs w:val="28"/>
        </w:rPr>
      </w:pPr>
    </w:p>
    <w:p w14:paraId="33723600" w14:textId="77777777" w:rsidR="00A8583D" w:rsidRPr="00A8583D" w:rsidRDefault="00A8583D" w:rsidP="00A8583D">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Por outro lado, a perícia não </w:t>
      </w:r>
      <w:del w:id="1914" w:author="Assessor GDSXSR" w:date="2026-10-31T00:11:23Z">
        <w:r>
          <w:rPr>
            <w:rFonts w:ascii="Arial" w:hAnsi="Arial" w:cs="Arial"/>
            <w:color w:val="000000" w:themeColor="text1"/>
            <w:sz w:val="28"/>
            <w:szCs w:val="28"/>
          </w:rPr>
          <w:delText xml:space="preserve">permitiu reconstruir</w:delText>
        </w:r>
      </w:del>
      <w:ins w:id="1915" w:author="Assessor GDSXSR" w:date="2026-10-31T00:11:23Z">
        <w:r>
          <w:rPr>
            <w:rFonts w:ascii="Arial" w:hAnsi="Arial" w:cs="Arial"/>
            <w:color w:val="808080"/>
            <w:sz w:val="28"/>
            <w:szCs w:val="28"/>
          </w:rPr>
          <w:t xml:space="preserve">reconstruiu</w:t>
        </w:r>
      </w:ins>
      <w:r>
        <w:rPr>
          <w:rFonts w:ascii="Arial" w:hAnsi="Arial" w:cs="Arial"/>
          <w:color w:val="000000" w:themeColor="text1"/>
          <w:sz w:val="28"/>
          <w:szCs w:val="28"/>
        </w:rPr>
        <w:t xml:space="preserve"> o conteúdo original da folha substituída</w:t>
      </w:r>
      <w:del w:id="1916" w:author="Assessor GDSXSR" w:date="2026-10-31T00:11:23Z">
        <w:r>
          <w:rPr>
            <w:rFonts w:ascii="Arial" w:hAnsi="Arial" w:cs="Arial"/>
            <w:color w:val="000000" w:themeColor="text1"/>
            <w:sz w:val="28"/>
            <w:szCs w:val="28"/>
          </w:rPr>
          <w:delText xml:space="preserve">.</w:delText>
        </w:r>
      </w:del>
      <w:r>
        <w:rPr>
          <w:rFonts w:ascii="Arial" w:hAnsi="Arial" w:cs="Arial"/>
          <w:color w:val="000000" w:themeColor="text1"/>
          <w:sz w:val="28"/>
          <w:szCs w:val="28"/>
        </w:rPr>
        <w:t xml:space="preserve"> </w:t>
      </w:r>
      <w:del w:id="1917" w:author="Assessor GDSXSR" w:date="2026-10-31T00:11:23Z">
        <w:r>
          <w:rPr>
            <w:rFonts w:ascii="Arial" w:hAnsi="Arial" w:cs="Arial"/>
            <w:color w:val="000000" w:themeColor="text1"/>
            <w:sz w:val="28"/>
            <w:szCs w:val="28"/>
          </w:rPr>
          <w:delText xml:space="preserve">Também não</w:delText>
        </w:r>
      </w:del>
      <w:ins w:id="1918" w:author="Assessor GDSXSR" w:date="2026-10-31T00:11:23Z">
        <w:r>
          <w:rPr>
            <w:rFonts w:ascii="Arial" w:hAnsi="Arial" w:cs="Arial"/>
            <w:color w:val="808080"/>
            <w:sz w:val="28"/>
            <w:szCs w:val="28"/>
          </w:rPr>
          <w:t xml:space="preserve">nem</w:t>
        </w:r>
      </w:ins>
      <w:r>
        <w:rPr>
          <w:rFonts w:ascii="Arial" w:hAnsi="Arial" w:cs="Arial"/>
          <w:color w:val="000000" w:themeColor="text1"/>
          <w:sz w:val="28"/>
          <w:szCs w:val="28"/>
        </w:rPr>
        <w:t xml:space="preserve"> demonstrou que a cessão </w:t>
      </w:r>
      <w:del w:id="1919" w:author="Assessor GDSXSR" w:date="2026-10-31T00:11:23Z">
        <w:r>
          <w:rPr>
            <w:rFonts w:ascii="Arial" w:hAnsi="Arial" w:cs="Arial"/>
            <w:color w:val="000000" w:themeColor="text1"/>
            <w:sz w:val="28"/>
            <w:szCs w:val="28"/>
          </w:rPr>
          <w:delText xml:space="preserve">estaria</w:delText>
        </w:r>
      </w:del>
      <w:ins w:id="1920" w:author="Assessor GDSXSR" w:date="2026-10-31T00:11:23Z">
        <w:r>
          <w:rPr>
            <w:rFonts w:ascii="Arial" w:hAnsi="Arial" w:cs="Arial"/>
            <w:color w:val="808080"/>
            <w:sz w:val="28"/>
            <w:szCs w:val="28"/>
          </w:rPr>
          <w:t xml:space="preserve">estivesse</w:t>
        </w:r>
      </w:ins>
      <w:r>
        <w:rPr>
          <w:rFonts w:ascii="Arial" w:hAnsi="Arial" w:cs="Arial"/>
          <w:color w:val="000000" w:themeColor="text1"/>
          <w:sz w:val="28"/>
          <w:szCs w:val="28"/>
        </w:rPr>
        <w:t xml:space="preserve"> subordinada à manutenção da permuta ou </w:t>
      </w:r>
      <w:del w:id="1921" w:author="Assessor GDSXSR" w:date="2026-10-31T00:11:23Z">
        <w:r>
          <w:rPr>
            <w:rFonts w:ascii="Arial" w:hAnsi="Arial" w:cs="Arial"/>
            <w:color w:val="000000" w:themeColor="text1"/>
            <w:sz w:val="28"/>
            <w:szCs w:val="28"/>
          </w:rPr>
          <w:delText xml:space="preserve">que</w:delText>
        </w:r>
      </w:del>
      <w:ins w:id="1922" w:author="Assessor GDSXSR" w:date="2026-10-31T00:11:23Z">
        <w:r>
          <w:rPr>
            <w:rFonts w:ascii="Arial" w:hAnsi="Arial" w:cs="Arial"/>
            <w:color w:val="808080"/>
            <w:sz w:val="28"/>
            <w:szCs w:val="28"/>
          </w:rPr>
          <w:t xml:space="preserve">fosse</w:t>
        </w:r>
      </w:ins>
      <w:r>
        <w:rPr>
          <w:rFonts w:ascii="Arial" w:hAnsi="Arial" w:cs="Arial"/>
          <w:color w:val="000000" w:themeColor="text1"/>
          <w:sz w:val="28"/>
          <w:szCs w:val="28"/>
        </w:rPr>
        <w:t xml:space="preserve"> </w:t>
      </w:r>
      <w:del w:id="1923" w:author="Assessor GDSXSR" w:date="2026-10-31T00:11:23Z">
        <w:r>
          <w:rPr>
            <w:rFonts w:ascii="Arial" w:hAnsi="Arial" w:cs="Arial"/>
            <w:color w:val="000000" w:themeColor="text1"/>
            <w:sz w:val="28"/>
            <w:szCs w:val="28"/>
          </w:rPr>
          <w:delText xml:space="preserve">seria</w:delText>
        </w:r>
      </w:del>
      <w:ins w:id="1924" w:author="Assessor GDSXSR" w:date="2026-10-31T00:11:23Z">
        <w:r>
          <w:rPr>
            <w:rFonts w:ascii="Arial" w:hAnsi="Arial" w:cs="Arial"/>
            <w:color w:val="808080"/>
            <w:sz w:val="28"/>
            <w:szCs w:val="28"/>
          </w:rPr>
          <w:t xml:space="preserve">desfeita</w:t>
        </w:r>
      </w:ins>
      <w:r>
        <w:rPr>
          <w:rFonts w:ascii="Arial" w:hAnsi="Arial" w:cs="Arial"/>
          <w:color w:val="000000" w:themeColor="text1"/>
          <w:sz w:val="28"/>
          <w:szCs w:val="28"/>
        </w:rPr>
        <w:t xml:space="preserve"> automaticamente </w:t>
      </w:r>
      <w:del w:id="1925" w:author="Assessor GDSXSR" w:date="2026-10-31T00:11:23Z">
        <w:r>
          <w:rPr>
            <w:rFonts w:ascii="Arial" w:hAnsi="Arial" w:cs="Arial"/>
            <w:color w:val="000000" w:themeColor="text1"/>
            <w:sz w:val="28"/>
            <w:szCs w:val="28"/>
          </w:rPr>
          <w:delText xml:space="preserve">desfeita em caso de</w:delText>
        </w:r>
      </w:del>
      <w:ins w:id="1926" w:author="Assessor GDSXSR" w:date="2026-10-31T00:11:23Z">
        <w:r>
          <w:rPr>
            <w:rFonts w:ascii="Arial" w:hAnsi="Arial" w:cs="Arial"/>
            <w:color w:val="808080"/>
            <w:sz w:val="28"/>
            <w:szCs w:val="28"/>
          </w:rPr>
          <w:t xml:space="preserve">pelo</w:t>
        </w:r>
      </w:ins>
      <w:r>
        <w:rPr>
          <w:rFonts w:ascii="Arial" w:hAnsi="Arial" w:cs="Arial"/>
          <w:color w:val="000000" w:themeColor="text1"/>
          <w:sz w:val="28"/>
          <w:szCs w:val="28"/>
        </w:rPr>
        <w:t xml:space="preserve"> inadimplemento tributário.</w:t>
      </w:r>
    </w:p>
    <w:p w14:paraId="3F8E5FB6" w14:textId="77777777" w:rsidR="00A8583D" w:rsidRPr="00A8583D" w:rsidRDefault="00A8583D" w:rsidP="00A8583D">
      <w:pPr>
        <w:spacing w:after="0" w:line="360" w:lineRule="auto"/>
        <w:ind w:firstLine="2268"/>
        <w:jc w:val="both"/>
        <w:rPr>
          <w:rFonts w:ascii="Arial" w:hAnsi="Arial" w:cs="Arial"/>
          <w:color w:val="000000" w:themeColor="text1"/>
          <w:sz w:val="28"/>
          <w:szCs w:val="28"/>
        </w:rPr>
      </w:pPr>
    </w:p>
    <w:p w14:paraId="53FAAE6B" w14:textId="77777777" w:rsidR="00A8583D" w:rsidRPr="00A8583D" w:rsidRDefault="00A8583D" w:rsidP="00A8583D">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 irregularidade documental enfraquece a versão </w:t>
      </w:r>
      <w:del w:id="1927" w:author="Assessor GDSXSR" w:date="2026-10-31T00:11:23Z">
        <w:r>
          <w:rPr>
            <w:rFonts w:ascii="Arial" w:hAnsi="Arial" w:cs="Arial"/>
            <w:color w:val="000000" w:themeColor="text1"/>
            <w:sz w:val="28"/>
            <w:szCs w:val="28"/>
          </w:rPr>
          <w:delText xml:space="preserve">apresentada pelo</w:delText>
        </w:r>
      </w:del>
      <w:ins w:id="1928" w:author="Assessor GDSXSR" w:date="2026-10-31T00:11:23Z">
        <w:r>
          <w:rPr>
            <w:rFonts w:ascii="Arial" w:hAnsi="Arial" w:cs="Arial"/>
            <w:color w:val="808080"/>
            <w:sz w:val="28"/>
            <w:szCs w:val="28"/>
          </w:rPr>
          <w:t xml:space="preserve">do</w:t>
        </w:r>
      </w:ins>
      <w:r>
        <w:rPr>
          <w:rFonts w:ascii="Arial" w:hAnsi="Arial" w:cs="Arial"/>
          <w:color w:val="000000" w:themeColor="text1"/>
          <w:sz w:val="28"/>
          <w:szCs w:val="28"/>
        </w:rPr>
        <w:t xml:space="preserve"> corretor, mas não comprova todos os fatos alegados pelo apelante.</w:t>
      </w:r>
    </w:p>
    <w:p w14:paraId="53022EE3" w14:textId="77777777" w:rsidR="00A8583D" w:rsidRPr="00A8583D" w:rsidRDefault="00A8583D" w:rsidP="00A8583D">
      <w:pPr>
        <w:spacing w:after="0" w:line="360" w:lineRule="auto"/>
        <w:ind w:firstLine="2268"/>
        <w:jc w:val="both"/>
        <w:rPr>
          <w:rFonts w:ascii="Arial" w:hAnsi="Arial" w:cs="Arial"/>
          <w:color w:val="000000" w:themeColor="text1"/>
          <w:sz w:val="28"/>
          <w:szCs w:val="28"/>
        </w:rPr>
      </w:pPr>
    </w:p>
    <w:p w14:paraId="15CDA983" w14:textId="77777777" w:rsidR="00A8583D" w:rsidRPr="00A8583D" w:rsidRDefault="00A8583D" w:rsidP="00A8583D">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 relação </w:t>
      </w:r>
      <w:del w:id="1929" w:author="Assessor GDSXSR" w:date="2026-10-31T00:11:23Z">
        <w:r>
          <w:rPr>
            <w:rFonts w:ascii="Arial" w:hAnsi="Arial" w:cs="Arial"/>
            <w:color w:val="000000" w:themeColor="text1"/>
            <w:sz w:val="28"/>
            <w:szCs w:val="28"/>
          </w:rPr>
          <w:delText xml:space="preserve">contratual possuía</w:delText>
        </w:r>
      </w:del>
      <w:ins w:id="1930" w:author="Assessor GDSXSR" w:date="2026-10-31T00:11:23Z">
        <w:r>
          <w:rPr>
            <w:rFonts w:ascii="Arial" w:hAnsi="Arial" w:cs="Arial"/>
            <w:color w:val="808080"/>
            <w:sz w:val="28"/>
            <w:szCs w:val="28"/>
          </w:rPr>
          <w:t xml:space="preserve">tinha</w:t>
        </w:r>
      </w:ins>
      <w:r>
        <w:rPr>
          <w:rFonts w:ascii="Arial" w:hAnsi="Arial" w:cs="Arial"/>
          <w:color w:val="000000" w:themeColor="text1"/>
          <w:sz w:val="28"/>
          <w:szCs w:val="28"/>
        </w:rPr>
        <w:t xml:space="preserve"> dois componentes</w:t>
      </w:r>
      <w:ins w:id="1931" w:author="Assessor GDSXSR" w:date="2026-10-31T00:11:23Z">
        <w:r>
          <w:rPr>
            <w:rFonts w:ascii="Arial" w:hAnsi="Arial" w:cs="Arial"/>
            <w:color w:val="808080"/>
            <w:sz w:val="28"/>
            <w:szCs w:val="28"/>
          </w:rPr>
          <w:t xml:space="preserve">:</w:t>
        </w:r>
      </w:ins>
      <w:r>
        <w:rPr>
          <w:rFonts w:ascii="Arial" w:hAnsi="Arial" w:cs="Arial"/>
          <w:color w:val="000000" w:themeColor="text1"/>
          <w:sz w:val="28"/>
          <w:szCs w:val="28"/>
        </w:rPr>
        <w:t xml:space="preserve"> </w:t>
      </w:r>
      <w:del w:id="1932" w:author="Assessor GDSXSR" w:date="2026-10-31T00:11:23Z">
        <w:r>
          <w:rPr>
            <w:rFonts w:ascii="Arial" w:hAnsi="Arial" w:cs="Arial"/>
            <w:color w:val="000000" w:themeColor="text1"/>
            <w:sz w:val="28"/>
            <w:szCs w:val="28"/>
          </w:rPr>
          <w:delText xml:space="preserve">distintos. A</w:delText>
        </w:r>
      </w:del>
      <w:ins w:id="1933" w:author="Assessor GDSXSR" w:date="2026-10-31T00:11:23Z">
        <w:r>
          <w:rPr>
            <w:rFonts w:ascii="Arial" w:hAnsi="Arial" w:cs="Arial"/>
            <w:color w:val="808080"/>
            <w:sz w:val="28"/>
            <w:szCs w:val="28"/>
          </w:rPr>
          <w:t xml:space="preserve">a</w:t>
        </w:r>
      </w:ins>
      <w:r>
        <w:rPr>
          <w:rFonts w:ascii="Arial" w:hAnsi="Arial" w:cs="Arial"/>
          <w:color w:val="000000" w:themeColor="text1"/>
          <w:sz w:val="28"/>
          <w:szCs w:val="28"/>
        </w:rPr>
        <w:t xml:space="preserve"> cessão remunerava a </w:t>
      </w:r>
      <w:del w:id="1934" w:author="Assessor GDSXSR" w:date="2026-10-31T00:11:23Z">
        <w:r>
          <w:rPr>
            <w:rFonts w:ascii="Arial" w:hAnsi="Arial" w:cs="Arial"/>
            <w:color w:val="000000" w:themeColor="text1"/>
            <w:sz w:val="28"/>
            <w:szCs w:val="28"/>
          </w:rPr>
          <w:delText xml:space="preserve">atividade de </w:delText>
        </w:r>
      </w:del>
      <w:r>
        <w:rPr>
          <w:rFonts w:ascii="Arial" w:hAnsi="Arial" w:cs="Arial"/>
          <w:color w:val="000000" w:themeColor="text1"/>
          <w:sz w:val="28"/>
          <w:szCs w:val="28"/>
        </w:rPr>
        <w:t xml:space="preserve">intermediação,</w:t>
      </w:r>
      <w:del w:id="1935" w:author="Assessor GDSXSR" w:date="2026-10-31T00:11:23Z">
        <w:r>
          <w:rPr>
            <w:rFonts w:ascii="Arial" w:hAnsi="Arial" w:cs="Arial"/>
            <w:color w:val="000000" w:themeColor="text1"/>
            <w:sz w:val="28"/>
            <w:szCs w:val="28"/>
          </w:rPr>
          <w:delText xml:space="preserve"> que foi</w:delText>
        </w:r>
      </w:del>
      <w:r>
        <w:rPr>
          <w:rFonts w:ascii="Arial" w:hAnsi="Arial" w:cs="Arial"/>
          <w:color w:val="000000" w:themeColor="text1"/>
          <w:sz w:val="28"/>
          <w:szCs w:val="28"/>
        </w:rPr>
        <w:t xml:space="preserve"> efetivamente realizada, e o corretor assumiu obrigações adicionais </w:t>
      </w:r>
      <w:del w:id="1936" w:author="Assessor GDSXSR" w:date="2026-10-31T00:11:23Z">
        <w:r>
          <w:rPr>
            <w:rFonts w:ascii="Arial" w:hAnsi="Arial" w:cs="Arial"/>
            <w:color w:val="000000" w:themeColor="text1"/>
            <w:sz w:val="28"/>
            <w:szCs w:val="28"/>
          </w:rPr>
          <w:delText xml:space="preserve">relacionadas</w:delText>
        </w:r>
      </w:del>
      <w:ins w:id="1937" w:author="Assessor GDSXSR" w:date="2026-10-31T00:11:23Z">
        <w:r>
          <w:rPr>
            <w:rFonts w:ascii="Arial" w:hAnsi="Arial" w:cs="Arial"/>
            <w:color w:val="808080"/>
            <w:sz w:val="28"/>
            <w:szCs w:val="28"/>
          </w:rPr>
          <w:t xml:space="preserve">quanto</w:t>
        </w:r>
      </w:ins>
      <w:r>
        <w:rPr>
          <w:rFonts w:ascii="Arial" w:hAnsi="Arial" w:cs="Arial"/>
          <w:color w:val="000000" w:themeColor="text1"/>
          <w:sz w:val="28"/>
          <w:szCs w:val="28"/>
        </w:rPr>
        <w:t xml:space="preserve"> aos débitos do imóvel.</w:t>
      </w:r>
    </w:p>
    <w:p w14:paraId="0DECC169" w14:textId="77777777" w:rsidR="00A8583D" w:rsidRPr="00A8583D" w:rsidRDefault="00A8583D" w:rsidP="00A8583D">
      <w:pPr>
        <w:spacing w:after="0" w:line="360" w:lineRule="auto"/>
        <w:ind w:firstLine="2268"/>
        <w:jc w:val="both"/>
        <w:rPr>
          <w:rFonts w:ascii="Arial" w:hAnsi="Arial" w:cs="Arial"/>
          <w:color w:val="000000" w:themeColor="text1"/>
          <w:sz w:val="28"/>
          <w:szCs w:val="28"/>
        </w:rPr>
      </w:pPr>
    </w:p>
    <w:p w14:paraId="4EC4A32C" w14:textId="77777777" w:rsidR="00A8583D" w:rsidRPr="00A8583D" w:rsidRDefault="00A8583D" w:rsidP="00A8583D">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O inadimplemento dessas obrigações pode justificar </w:t>
      </w:r>
      <w:del w:id="1938" w:author="Assessor GDSXSR" w:date="2026-10-31T00:11:23Z">
        <w:r>
          <w:rPr>
            <w:rFonts w:ascii="Arial" w:hAnsi="Arial" w:cs="Arial"/>
            <w:color w:val="000000" w:themeColor="text1"/>
            <w:sz w:val="28"/>
            <w:szCs w:val="28"/>
          </w:rPr>
          <w:delText xml:space="preserve">a exigência de</w:delText>
        </w:r>
      </w:del>
      <w:ins w:id="1939" w:author="Assessor GDSXSR" w:date="2026-10-31T00:11:23Z">
        <w:r>
          <w:rPr>
            <w:rFonts w:ascii="Arial" w:hAnsi="Arial" w:cs="Arial"/>
            <w:color w:val="808080"/>
            <w:sz w:val="28"/>
            <w:szCs w:val="28"/>
          </w:rPr>
          <w:t xml:space="preserve">o</w:t>
        </w:r>
      </w:ins>
      <w:r>
        <w:rPr>
          <w:rFonts w:ascii="Arial" w:hAnsi="Arial" w:cs="Arial"/>
          <w:color w:val="000000" w:themeColor="text1"/>
          <w:sz w:val="28"/>
          <w:szCs w:val="28"/>
        </w:rPr>
        <w:t xml:space="preserve"> cumprimento ou a reparação dos prejuízos</w:t>
      </w:r>
      <w:ins w:id="1940" w:author="Assessor GDSXSR" w:date="2026-10-31T00:11:23Z">
        <w:r>
          <w:rPr>
            <w:rFonts w:ascii="Arial" w:hAnsi="Arial" w:cs="Arial"/>
            <w:color w:val="808080"/>
            <w:sz w:val="28"/>
            <w:szCs w:val="28"/>
          </w:rPr>
          <w:t xml:space="preserve">,</w:t>
        </w:r>
      </w:ins>
      <w:r>
        <w:rPr>
          <w:rFonts w:ascii="Arial" w:hAnsi="Arial" w:cs="Arial"/>
          <w:color w:val="000000" w:themeColor="text1"/>
          <w:sz w:val="28"/>
          <w:szCs w:val="28"/>
        </w:rPr>
        <w:t xml:space="preserve"> </w:t>
      </w:r>
      <w:del w:id="1941" w:author="Assessor GDSXSR" w:date="2026-10-31T00:11:23Z">
        <w:r>
          <w:rPr>
            <w:rFonts w:ascii="Arial" w:hAnsi="Arial" w:cs="Arial"/>
            <w:color w:val="000000" w:themeColor="text1"/>
            <w:sz w:val="28"/>
            <w:szCs w:val="28"/>
          </w:rPr>
          <w:delText xml:space="preserve">causados. Contudo,</w:delText>
        </w:r>
      </w:del>
      <w:ins w:id="1942" w:author="Assessor GDSXSR" w:date="2026-10-31T00:11:23Z">
        <w:r>
          <w:rPr>
            <w:rFonts w:ascii="Arial" w:hAnsi="Arial" w:cs="Arial"/>
            <w:color w:val="808080"/>
            <w:sz w:val="28"/>
            <w:szCs w:val="28"/>
          </w:rPr>
          <w:t xml:space="preserve">mas</w:t>
        </w:r>
      </w:ins>
      <w:r>
        <w:rPr>
          <w:rFonts w:ascii="Arial" w:hAnsi="Arial" w:cs="Arial"/>
          <w:color w:val="000000" w:themeColor="text1"/>
          <w:sz w:val="28"/>
          <w:szCs w:val="28"/>
        </w:rPr>
        <w:t xml:space="preserve"> não elimina</w:t>
      </w:r>
      <w:del w:id="1943" w:author="Assessor GDSXSR" w:date="2026-10-31T00:11:23Z">
        <w:r>
          <w:rPr>
            <w:rFonts w:ascii="Arial" w:hAnsi="Arial" w:cs="Arial"/>
            <w:color w:val="000000" w:themeColor="text1"/>
            <w:sz w:val="28"/>
            <w:szCs w:val="28"/>
          </w:rPr>
          <w:delText xml:space="preserve"> automaticamente</w:delText>
        </w:r>
      </w:del>
      <w:r>
        <w:rPr>
          <w:rFonts w:ascii="Arial" w:hAnsi="Arial" w:cs="Arial"/>
          <w:color w:val="000000" w:themeColor="text1"/>
          <w:sz w:val="28"/>
          <w:szCs w:val="28"/>
        </w:rPr>
        <w:t xml:space="preserve"> o serviço prestado nem impõe o desfazimento </w:t>
      </w:r>
      <w:del w:id="1944" w:author="Assessor GDSXSR" w:date="2026-10-31T00:11:23Z">
        <w:r>
          <w:rPr>
            <w:rFonts w:ascii="Arial" w:hAnsi="Arial" w:cs="Arial"/>
            <w:color w:val="000000" w:themeColor="text1"/>
            <w:sz w:val="28"/>
            <w:szCs w:val="28"/>
          </w:rPr>
          <w:delText xml:space="preserve">integral </w:delText>
        </w:r>
      </w:del>
      <w:r>
        <w:rPr>
          <w:rFonts w:ascii="Arial" w:hAnsi="Arial" w:cs="Arial"/>
          <w:color w:val="000000" w:themeColor="text1"/>
          <w:sz w:val="28"/>
          <w:szCs w:val="28"/>
        </w:rPr>
        <w:t xml:space="preserve">da remuneração</w:t>
      </w:r>
      <w:del w:id="1945" w:author="Assessor GDSXSR" w:date="2026-10-31T00:11:23Z">
        <w:r>
          <w:rPr>
            <w:rFonts w:ascii="Arial" w:hAnsi="Arial" w:cs="Arial"/>
            <w:color w:val="000000" w:themeColor="text1"/>
            <w:sz w:val="28"/>
            <w:szCs w:val="28"/>
          </w:rPr>
          <w:delText xml:space="preserve"> correspondente</w:delText>
        </w:r>
      </w:del>
      <w:r>
        <w:rPr>
          <w:rFonts w:ascii="Arial" w:hAnsi="Arial" w:cs="Arial"/>
          <w:color w:val="000000" w:themeColor="text1"/>
          <w:sz w:val="28"/>
          <w:szCs w:val="28"/>
        </w:rPr>
        <w:t xml:space="preserve">.</w:t>
      </w:r>
    </w:p>
    <w:p w14:paraId="68B4BA81" w14:textId="77777777" w:rsidR="00A8583D" w:rsidRPr="00A8583D" w:rsidRDefault="00A8583D" w:rsidP="00A8583D">
      <w:pPr>
        <w:spacing w:after="0" w:line="360" w:lineRule="auto"/>
        <w:ind w:firstLine="2268"/>
        <w:jc w:val="both"/>
        <w:rPr>
          <w:rFonts w:ascii="Arial" w:hAnsi="Arial" w:cs="Arial"/>
          <w:color w:val="000000" w:themeColor="text1"/>
          <w:sz w:val="28"/>
          <w:szCs w:val="28"/>
        </w:rPr>
      </w:pPr>
    </w:p>
    <w:p w14:paraId="7863D9CD" w14:textId="5425C2F3" w:rsidR="00A8583D" w:rsidRPr="00A8583D" w:rsidRDefault="00A8583D" w:rsidP="00A8583D">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Também deve ser considerada a conduta do </w:t>
      </w:r>
      <w:del w:id="1946" w:author="Assessor GDSXSR" w:date="2026-10-31T00:11:23Z">
        <w:r>
          <w:rPr>
            <w:rFonts w:ascii="Arial" w:hAnsi="Arial" w:cs="Arial"/>
            <w:color w:val="000000" w:themeColor="text1"/>
            <w:sz w:val="28"/>
            <w:szCs w:val="28"/>
          </w:rPr>
          <w:delText xml:space="preserve">próprio </w:delText>
        </w:r>
      </w:del>
      <w:r>
        <w:rPr>
          <w:rFonts w:ascii="Arial" w:hAnsi="Arial" w:cs="Arial"/>
          <w:color w:val="000000" w:themeColor="text1"/>
          <w:sz w:val="28"/>
          <w:szCs w:val="28"/>
        </w:rPr>
        <w:t xml:space="preserve">apelante no processo que desfez a permuta</w:t>
      </w:r>
      <w:del w:id="1947" w:author="Assessor GDSXSR" w:date="2026-10-31T00:11:23Z">
        <w:r>
          <w:rPr>
            <w:rFonts w:ascii="Arial" w:hAnsi="Arial" w:cs="Arial"/>
            <w:color w:val="000000" w:themeColor="text1"/>
            <w:sz w:val="28"/>
            <w:szCs w:val="28"/>
          </w:rPr>
          <w:delText xml:space="preserve">. Embora</w:delText>
        </w:r>
      </w:del>
      <w:ins w:id="1948" w:author="Assessor GDSXSR" w:date="2026-10-31T00:11:23Z">
        <w:r>
          <w:rPr>
            <w:rFonts w:ascii="Arial" w:hAnsi="Arial" w:cs="Arial"/>
            <w:color w:val="808080"/>
            <w:sz w:val="28"/>
            <w:szCs w:val="28"/>
          </w:rPr>
          <w:t xml:space="preserve">:</w:t>
        </w:r>
      </w:ins>
      <w:r>
        <w:rPr>
          <w:rFonts w:ascii="Arial" w:hAnsi="Arial" w:cs="Arial"/>
          <w:color w:val="000000" w:themeColor="text1"/>
          <w:sz w:val="28"/>
          <w:szCs w:val="28"/>
        </w:rPr>
        <w:t xml:space="preserve"> regularmente citado, </w:t>
      </w:r>
      <w:del w:id="1949" w:author="Assessor GDSXSR" w:date="2026-10-31T00:11:23Z">
        <w:r>
          <w:rPr>
            <w:rFonts w:ascii="Arial" w:hAnsi="Arial" w:cs="Arial"/>
            <w:color w:val="000000" w:themeColor="text1"/>
            <w:sz w:val="28"/>
            <w:szCs w:val="28"/>
          </w:rPr>
          <w:delText xml:space="preserve">ele </w:delText>
        </w:r>
      </w:del>
      <w:r>
        <w:rPr>
          <w:rFonts w:ascii="Arial" w:hAnsi="Arial" w:cs="Arial"/>
          <w:color w:val="000000" w:themeColor="text1"/>
          <w:sz w:val="28"/>
          <w:szCs w:val="28"/>
        </w:rPr>
        <w:t xml:space="preserve">não</w:t>
      </w:r>
      <w:del w:id="1950" w:author="Assessor GDSXSR" w:date="2026-10-31T00:11:23Z">
        <w:r>
          <w:rPr>
            <w:rFonts w:ascii="Arial" w:hAnsi="Arial" w:cs="Arial"/>
            <w:color w:val="000000" w:themeColor="text1"/>
            <w:sz w:val="28"/>
            <w:szCs w:val="28"/>
          </w:rPr>
          <w:delText xml:space="preserve"> apresentou defesa no momento oportuno. A demanda tramitou inicialmente sob os efeitos da revelia, como</w:delText>
        </w:r>
      </w:del>
      <w:r>
        <w:rPr>
          <w:rFonts w:ascii="Arial" w:hAnsi="Arial" w:cs="Arial"/>
          <w:color w:val="000000" w:themeColor="text1"/>
          <w:sz w:val="28"/>
          <w:szCs w:val="28"/>
        </w:rPr>
        <w:t xml:space="preserve"> se </w:t>
      </w:r>
      <w:del w:id="1951" w:author="Assessor GDSXSR" w:date="2026-10-31T00:11:23Z">
        <w:r>
          <w:rPr>
            <w:rFonts w:ascii="Arial" w:hAnsi="Arial" w:cs="Arial"/>
            <w:color w:val="000000" w:themeColor="text1"/>
            <w:sz w:val="28"/>
            <w:szCs w:val="28"/>
          </w:rPr>
          <w:delText xml:space="preserve">verifica</w:delText>
        </w:r>
      </w:del>
      <w:ins w:id="1952" w:author="Assessor GDSXSR" w:date="2026-10-31T00:11:23Z">
        <w:r>
          <w:rPr>
            <w:rFonts w:ascii="Arial" w:hAnsi="Arial" w:cs="Arial"/>
            <w:color w:val="808080"/>
            <w:sz w:val="28"/>
            <w:szCs w:val="28"/>
          </w:rPr>
          <w:t xml:space="preserve">defendeu</w:t>
        </w:r>
      </w:ins>
      <w:r>
        <w:rPr>
          <w:rFonts w:ascii="Arial" w:hAnsi="Arial" w:cs="Arial"/>
          <w:color w:val="000000" w:themeColor="text1"/>
          <w:sz w:val="28"/>
          <w:szCs w:val="28"/>
        </w:rPr>
        <w:t xml:space="preserve"> </w:t>
      </w:r>
      <w:del w:id="1953" w:author="Assessor GDSXSR" w:date="2026-10-31T00:11:23Z">
        <w:r>
          <w:rPr>
            <w:rFonts w:ascii="Arial" w:hAnsi="Arial" w:cs="Arial"/>
            <w:color w:val="000000" w:themeColor="text1"/>
            <w:sz w:val="28"/>
            <w:szCs w:val="28"/>
          </w:rPr>
          <w:delText xml:space="preserve">na</w:delText>
        </w:r>
      </w:del>
      <w:ins w:id="1954" w:author="Assessor GDSXSR" w:date="2026-10-31T00:11:23Z">
        <w:r>
          <w:rPr>
            <w:rFonts w:ascii="Arial" w:hAnsi="Arial" w:cs="Arial"/>
            <w:color w:val="808080"/>
            <w:sz w:val="28"/>
            <w:szCs w:val="28"/>
          </w:rPr>
          <w:t xml:space="preserve">e</w:t>
        </w:r>
      </w:ins>
      <w:r>
        <w:rPr>
          <w:rFonts w:ascii="Arial" w:hAnsi="Arial" w:cs="Arial"/>
          <w:color w:val="000000" w:themeColor="text1"/>
          <w:sz w:val="28"/>
          <w:szCs w:val="28"/>
        </w:rPr>
        <w:t xml:space="preserve"> </w:t>
      </w:r>
      <w:del w:id="1955" w:author="Assessor GDSXSR" w:date="2026-10-31T00:11:23Z">
        <w:r>
          <w:rPr>
            <w:rFonts w:ascii="Arial" w:hAnsi="Arial" w:cs="Arial"/>
            <w:color w:val="000000" w:themeColor="text1"/>
            <w:sz w:val="28"/>
            <w:szCs w:val="28"/>
          </w:rPr>
          <w:delText xml:space="preserve">sentença</w:delText>
        </w:r>
      </w:del>
      <w:ins w:id="1956" w:author="Assessor GDSXSR" w:date="2026-10-31T00:11:23Z">
        <w:r>
          <w:rPr>
            <w:rFonts w:ascii="Arial" w:hAnsi="Arial" w:cs="Arial"/>
            <w:color w:val="808080"/>
            <w:sz w:val="28"/>
            <w:szCs w:val="28"/>
          </w:rPr>
          <w:t xml:space="preserve">só</w:t>
        </w:r>
      </w:ins>
      <w:r>
        <w:rPr>
          <w:rFonts w:ascii="Arial" w:hAnsi="Arial" w:cs="Arial"/>
          <w:color w:val="000000" w:themeColor="text1"/>
          <w:sz w:val="28"/>
          <w:szCs w:val="28"/>
        </w:rPr>
        <w:t xml:space="preserve"> </w:t>
      </w:r>
      <w:del w:id="1957" w:author="Assessor GDSXSR" w:date="2026-10-31T00:11:23Z">
        <w:r>
          <w:rPr>
            <w:rFonts w:ascii="Arial" w:hAnsi="Arial" w:cs="Arial"/>
            <w:color w:val="000000" w:themeColor="text1"/>
            <w:sz w:val="28"/>
            <w:szCs w:val="28"/>
          </w:rPr>
          <w:delText xml:space="preserve">de</w:delText>
        </w:r>
      </w:del>
      <w:ins w:id="1958" w:author="Assessor GDSXSR" w:date="2026-10-31T00:11:23Z">
        <w:r>
          <w:rPr>
            <w:rFonts w:ascii="Arial" w:hAnsi="Arial" w:cs="Arial"/>
            <w:color w:val="808080"/>
            <w:sz w:val="28"/>
            <w:szCs w:val="28"/>
          </w:rPr>
          <w:t xml:space="preserve">em</w:t>
        </w:r>
      </w:ins>
      <w:r>
        <w:rPr>
          <w:rFonts w:ascii="Arial" w:hAnsi="Arial" w:cs="Arial"/>
          <w:color w:val="000000" w:themeColor="text1"/>
          <w:sz w:val="28"/>
          <w:szCs w:val="28"/>
        </w:rPr>
        <w:t xml:space="preserve"> </w:t>
      </w:r>
      <w:ins w:id="1959" w:author="Assessor GDSXSR" w:date="2026-10-31T00:11:23Z">
        <w:r>
          <w:rPr>
            <w:rFonts w:ascii="Arial" w:hAnsi="Arial" w:cs="Arial"/>
            <w:color w:val="808080"/>
            <w:sz w:val="28"/>
            <w:szCs w:val="28"/>
          </w:rPr>
          <w:t xml:space="preserve">grau recursal pediu a aplicação do adimplemento substancial, rejeitada pelo acórdão (</w:t>
        </w:r>
      </w:ins>
      <w:r>
        <w:rPr>
          <w:rFonts w:ascii="Arial" w:hAnsi="Arial" w:cs="Arial"/>
          <w:color w:val="000000" w:themeColor="text1"/>
          <w:sz w:val="28"/>
          <w:szCs w:val="28"/>
        </w:rPr>
        <w:t xml:space="preserve">ID </w:t>
      </w:r>
      <w:r>
        <w:rPr>
          <w:rFonts w:ascii="Arial" w:hAnsi="Arial" w:cs="Arial"/>
          <w:color w:val="000000" w:themeColor="text1"/>
          <w:sz w:val="28"/>
          <w:szCs w:val="28"/>
        </w:rPr>
        <w:t xml:space="preserve">58110074</w:t>
      </w:r>
      <w:ins w:id="1960" w:author="Assessor GDSXSR" w:date="2026-10-31T00:11:23Z">
        <w:r>
          <w:rPr>
            <w:rFonts w:ascii="Arial" w:hAnsi="Arial" w:cs="Arial"/>
            <w:color w:val="808080"/>
            <w:sz w:val="28"/>
            <w:szCs w:val="28"/>
          </w:rPr>
          <w:t xml:space="preserve"> e 58110075)</w:t>
        </w:r>
      </w:ins>
      <w:r>
        <w:rPr>
          <w:rFonts w:ascii="Arial" w:hAnsi="Arial" w:cs="Arial"/>
          <w:color w:val="000000" w:themeColor="text1"/>
          <w:sz w:val="28"/>
          <w:szCs w:val="28"/>
        </w:rPr>
        <w:t xml:space="preserve">.</w:t>
      </w:r>
    </w:p>
    <w:p w14:paraId="29A77FBD" w14:textId="77777777" w:rsidR="00A8583D" w:rsidRPr="00A8583D" w:rsidRDefault="00A8583D" w:rsidP="00A8583D">
      <w:pPr>
        <w:spacing w:after="0" w:line="360" w:lineRule="auto"/>
        <w:ind w:firstLine="2268"/>
        <w:jc w:val="both"/>
        <w:rPr>
          <w:rFonts w:ascii="Arial" w:hAnsi="Arial" w:cs="Arial"/>
          <w:color w:val="000000" w:themeColor="text1"/>
          <w:sz w:val="28"/>
          <w:szCs w:val="28"/>
        </w:rPr>
      </w:pPr>
    </w:p>
    <w:p w14:paraId="19DC4FA7" w14:textId="6FADD539" w:rsidR="00A8583D" w:rsidRPr="00A8583D" w:rsidRDefault="00A8583D" w:rsidP="00A8583D">
      <w:pPr>
        <w:spacing w:after="0" w:line="360" w:lineRule="auto"/>
        <w:ind w:firstLine="2268"/>
        <w:jc w:val="both"/>
        <w:rPr>
          <w:del w:id="1964" w:author="Assessor GDSXSR" w:date="2026-10-31T00:11:23Z"/>
          <w:rFonts w:ascii="Arial" w:hAnsi="Arial" w:cs="Arial"/>
          <w:color w:val="000000" w:themeColor="text1"/>
          <w:sz w:val="28"/>
          <w:szCs w:val="28"/>
        </w:rPr>
      </w:pPr>
      <w:del w:id="1961" w:author="Assessor GDSXSR" w:date="2026-10-31T00:11:23Z">
        <w:r w:rsidRPr="00A8583D">
          <w:rPr>
            <w:rFonts w:ascii="Arial" w:hAnsi="Arial" w:cs="Arial"/>
            <w:color w:val="000000" w:themeColor="text1"/>
            <w:sz w:val="28"/>
            <w:szCs w:val="28"/>
          </w:rPr>
          <w:delText xml:space="preserve">Somente em grau recursal foram apresentadas alegações destinadas a preservar o negócio. Naquele recurso, o apelante sustentou, inclusive, que a dívida tributária seria proporcionalmente pequena e que deveria ser aplicada a teoria do adimplemento substancial. A tese foi rejeitada pelo acórdão de ID </w:delText>
        </w:r>
      </w:del>
      <w:del w:id="1962" w:author="Assessor GDSXSR" w:date="2026-10-31T00:11:23Z">
        <w:r w:rsidR="00FD3202" w:rsidRPr="00FD3202">
          <w:rPr>
            <w:rFonts w:ascii="Arial" w:hAnsi="Arial" w:cs="Arial"/>
            <w:color w:val="000000" w:themeColor="text1"/>
            <w:sz w:val="28"/>
            <w:szCs w:val="28"/>
          </w:rPr>
          <w:delText>58110075</w:delText>
        </w:r>
      </w:del>
      <w:del w:id="1963" w:author="Assessor GDSXSR" w:date="2026-10-31T00:11:23Z">
        <w:r w:rsidRPr="00A8583D">
          <w:rPr>
            <w:rFonts w:ascii="Arial" w:hAnsi="Arial" w:cs="Arial"/>
            <w:color w:val="000000" w:themeColor="text1"/>
            <w:sz w:val="28"/>
            <w:szCs w:val="28"/>
          </w:rPr>
          <w:delText>.</w:delText>
        </w:r>
      </w:del>
    </w:p>
    <w:p w14:paraId="33E872EA" w14:textId="77777777" w:rsidR="00A8583D" w:rsidRPr="00A8583D" w:rsidRDefault="00A8583D" w:rsidP="00A8583D">
      <w:pPr>
        <w:spacing w:after="0" w:line="360" w:lineRule="auto"/>
        <w:ind w:firstLine="2268"/>
        <w:jc w:val="both"/>
        <w:rPr>
          <w:del w:id="1965" w:author="Assessor GDSXSR" w:date="2026-10-31T00:11:23Z"/>
          <w:rFonts w:ascii="Arial" w:hAnsi="Arial" w:cs="Arial"/>
          <w:color w:val="000000" w:themeColor="text1"/>
          <w:sz w:val="28"/>
          <w:szCs w:val="28"/>
        </w:rPr>
      </w:pPr>
    </w:p>
    <w:p w14:paraId="778D4C27" w14:textId="77777777" w:rsidR="00A8583D" w:rsidRPr="00A8583D" w:rsidRDefault="00A8583D" w:rsidP="00A8583D">
      <w:pPr>
        <w:spacing w:after="0" w:line="360" w:lineRule="auto"/>
        <w:ind w:firstLine="2268"/>
        <w:jc w:val="both"/>
        <w:rPr>
          <w:rFonts w:ascii="Arial" w:hAnsi="Arial" w:cs="Arial"/>
          <w:color w:val="000000" w:themeColor="text1"/>
          <w:sz w:val="28"/>
          <w:szCs w:val="28"/>
        </w:rPr>
      </w:pPr>
      <w:del w:id="1966" w:author="Assessor GDSXSR" w:date="2026-10-31T00:11:23Z">
        <w:r>
          <w:rPr>
            <w:rFonts w:ascii="Arial" w:hAnsi="Arial" w:cs="Arial"/>
            <w:color w:val="000000" w:themeColor="text1"/>
            <w:sz w:val="28"/>
            <w:szCs w:val="28"/>
          </w:rPr>
          <w:delText xml:space="preserve">Essa circunstância</w:delText>
        </w:r>
      </w:del>
      <w:ins w:id="1967" w:author="Assessor GDSXSR" w:date="2026-10-31T00:11:23Z">
        <w:r>
          <w:rPr>
            <w:rFonts w:ascii="Arial" w:hAnsi="Arial" w:cs="Arial"/>
            <w:color w:val="808080"/>
            <w:sz w:val="28"/>
            <w:szCs w:val="28"/>
          </w:rPr>
          <w:t xml:space="preserve">Isso</w:t>
        </w:r>
      </w:ins>
      <w:r>
        <w:rPr>
          <w:rFonts w:ascii="Arial" w:hAnsi="Arial" w:cs="Arial"/>
          <w:color w:val="000000" w:themeColor="text1"/>
          <w:sz w:val="28"/>
          <w:szCs w:val="28"/>
        </w:rPr>
        <w:t xml:space="preserve"> não exonera o corretor</w:t>
      </w:r>
      <w:ins w:id="1968" w:author="Assessor GDSXSR" w:date="2026-10-31T00:11:23Z">
        <w:r>
          <w:rPr>
            <w:rFonts w:ascii="Arial" w:hAnsi="Arial" w:cs="Arial"/>
            <w:color w:val="808080"/>
            <w:sz w:val="28"/>
            <w:szCs w:val="28"/>
          </w:rPr>
          <w:t xml:space="preserve">,</w:t>
        </w:r>
      </w:ins>
      <w:r>
        <w:rPr>
          <w:rFonts w:ascii="Arial" w:hAnsi="Arial" w:cs="Arial"/>
          <w:color w:val="000000" w:themeColor="text1"/>
          <w:sz w:val="28"/>
          <w:szCs w:val="28"/>
        </w:rPr>
        <w:t xml:space="preserve"> </w:t>
      </w:r>
      <w:del w:id="1969" w:author="Assessor GDSXSR" w:date="2026-10-31T00:11:23Z">
        <w:r>
          <w:rPr>
            <w:rFonts w:ascii="Arial" w:hAnsi="Arial" w:cs="Arial"/>
            <w:color w:val="000000" w:themeColor="text1"/>
            <w:sz w:val="28"/>
            <w:szCs w:val="28"/>
          </w:rPr>
          <w:delText xml:space="preserve">de sua responsabilidade. Porém,</w:delText>
        </w:r>
      </w:del>
      <w:ins w:id="1970" w:author="Assessor GDSXSR" w:date="2026-10-31T00:11:23Z">
        <w:r>
          <w:rPr>
            <w:rFonts w:ascii="Arial" w:hAnsi="Arial" w:cs="Arial"/>
            <w:color w:val="808080"/>
            <w:sz w:val="28"/>
            <w:szCs w:val="28"/>
          </w:rPr>
          <w:t xml:space="preserve">mas</w:t>
        </w:r>
      </w:ins>
      <w:r>
        <w:rPr>
          <w:rFonts w:ascii="Arial" w:hAnsi="Arial" w:cs="Arial"/>
          <w:color w:val="000000" w:themeColor="text1"/>
          <w:sz w:val="28"/>
          <w:szCs w:val="28"/>
        </w:rPr>
        <w:t xml:space="preserve"> impede </w:t>
      </w:r>
      <w:del w:id="1971" w:author="Assessor GDSXSR" w:date="2026-10-31T00:11:23Z">
        <w:r>
          <w:rPr>
            <w:rFonts w:ascii="Arial" w:hAnsi="Arial" w:cs="Arial"/>
            <w:color w:val="000000" w:themeColor="text1"/>
            <w:sz w:val="28"/>
            <w:szCs w:val="28"/>
          </w:rPr>
          <w:delText xml:space="preserve">que</w:delText>
        </w:r>
      </w:del>
      <w:ins w:id="1972" w:author="Assessor GDSXSR" w:date="2026-10-31T00:11:23Z">
        <w:r>
          <w:rPr>
            <w:rFonts w:ascii="Arial" w:hAnsi="Arial" w:cs="Arial"/>
            <w:color w:val="808080"/>
            <w:sz w:val="28"/>
            <w:szCs w:val="28"/>
          </w:rPr>
          <w:t xml:space="preserve">atribuir-lhe</w:t>
        </w:r>
      </w:ins>
      <w:r>
        <w:rPr>
          <w:rFonts w:ascii="Arial" w:hAnsi="Arial" w:cs="Arial"/>
          <w:color w:val="000000" w:themeColor="text1"/>
          <w:sz w:val="28"/>
          <w:szCs w:val="28"/>
        </w:rPr>
        <w:t xml:space="preserve"> </w:t>
      </w:r>
      <w:del w:id="1973" w:author="Assessor GDSXSR" w:date="2026-10-31T00:11:23Z">
        <w:r>
          <w:rPr>
            <w:rFonts w:ascii="Arial" w:hAnsi="Arial" w:cs="Arial"/>
            <w:color w:val="000000" w:themeColor="text1"/>
            <w:sz w:val="28"/>
            <w:szCs w:val="28"/>
          </w:rPr>
          <w:delText xml:space="preserve">todas</w:delText>
        </w:r>
      </w:del>
      <w:ins w:id="1974" w:author="Assessor GDSXSR" w:date="2026-10-31T00:11:23Z">
        <w:r>
          <w:rPr>
            <w:rFonts w:ascii="Arial" w:hAnsi="Arial" w:cs="Arial"/>
            <w:color w:val="808080"/>
            <w:sz w:val="28"/>
            <w:szCs w:val="28"/>
          </w:rPr>
          <w:t xml:space="preserve">exclusivamente</w:t>
        </w:r>
      </w:ins>
      <w:r>
        <w:rPr>
          <w:rFonts w:ascii="Arial" w:hAnsi="Arial" w:cs="Arial"/>
          <w:color w:val="000000" w:themeColor="text1"/>
          <w:sz w:val="28"/>
          <w:szCs w:val="28"/>
        </w:rPr>
        <w:t xml:space="preserve"> as consequências do </w:t>
      </w:r>
      <w:r>
        <w:rPr>
          <w:rFonts w:ascii="Arial" w:hAnsi="Arial" w:cs="Arial"/>
          <w:color w:val="000000" w:themeColor="text1"/>
          <w:sz w:val="28"/>
          <w:szCs w:val="28"/>
        </w:rPr>
        <w:t xml:space="preserve">desfazimento</w:t>
      </w:r>
      <w:ins w:id="1975" w:author="Assessor GDSXSR" w:date="2026-10-31T00:11:23Z">
        <w:r>
          <w:rPr>
            <w:rFonts w:ascii="Arial" w:hAnsi="Arial" w:cs="Arial"/>
            <w:color w:val="808080"/>
            <w:sz w:val="28"/>
            <w:szCs w:val="28"/>
          </w:rPr>
          <w:t xml:space="preserve">,</w:t>
        </w:r>
      </w:ins>
      <w:r>
        <w:rPr>
          <w:rFonts w:ascii="Arial" w:hAnsi="Arial" w:cs="Arial"/>
          <w:color w:val="000000" w:themeColor="text1"/>
          <w:sz w:val="28"/>
          <w:szCs w:val="28"/>
        </w:rPr>
        <w:t xml:space="preserve"> </w:t>
      </w:r>
      <w:del w:id="1976" w:author="Assessor GDSXSR" w:date="2026-10-31T00:11:23Z">
        <w:r>
          <w:rPr>
            <w:rFonts w:ascii="Arial" w:hAnsi="Arial" w:cs="Arial"/>
            <w:color w:val="000000" w:themeColor="text1"/>
            <w:sz w:val="28"/>
            <w:szCs w:val="28"/>
          </w:rPr>
          <w:delText xml:space="preserve">sejam atribuídas exclusivamente</w:delText>
        </w:r>
      </w:del>
      <w:ins w:id="1977" w:author="Assessor GDSXSR" w:date="2026-10-31T00:11:23Z">
        <w:r>
          <w:rPr>
            <w:rFonts w:ascii="Arial" w:hAnsi="Arial" w:cs="Arial"/>
            <w:color w:val="808080"/>
            <w:sz w:val="28"/>
            <w:szCs w:val="28"/>
          </w:rPr>
          <w:t xml:space="preserve">pois</w:t>
        </w:r>
      </w:ins>
      <w:r>
        <w:rPr>
          <w:rFonts w:ascii="Arial" w:hAnsi="Arial" w:cs="Arial"/>
          <w:color w:val="000000" w:themeColor="text1"/>
          <w:sz w:val="28"/>
          <w:szCs w:val="28"/>
        </w:rPr>
        <w:t xml:space="preserve"> a</w:t>
      </w:r>
      <w:del w:id="1978" w:author="Assessor GDSXSR" w:date="2026-10-31T00:11:23Z">
        <w:r>
          <w:rPr>
            <w:rFonts w:ascii="Arial" w:hAnsi="Arial" w:cs="Arial"/>
            <w:color w:val="000000" w:themeColor="text1"/>
            <w:sz w:val="28"/>
            <w:szCs w:val="28"/>
          </w:rPr>
          <w:delText xml:space="preserve"> ele. A</w:delText>
        </w:r>
      </w:del>
      <w:r>
        <w:rPr>
          <w:rFonts w:ascii="Arial" w:hAnsi="Arial" w:cs="Arial"/>
          <w:color w:val="000000" w:themeColor="text1"/>
          <w:sz w:val="28"/>
          <w:szCs w:val="28"/>
        </w:rPr>
        <w:t xml:space="preserve"> inércia processual do apelante também contribuiu para </w:t>
      </w:r>
      <w:del w:id="1979" w:author="Assessor GDSXSR" w:date="2026-10-31T00:11:23Z">
        <w:r>
          <w:rPr>
            <w:rFonts w:ascii="Arial" w:hAnsi="Arial" w:cs="Arial"/>
            <w:color w:val="000000" w:themeColor="text1"/>
            <w:sz w:val="28"/>
            <w:szCs w:val="28"/>
          </w:rPr>
          <w:delText xml:space="preserve">a consolidação do</w:delText>
        </w:r>
      </w:del>
      <w:ins w:id="1980" w:author="Assessor GDSXSR" w:date="2026-10-31T00:11:23Z">
        <w:r>
          <w:rPr>
            <w:rFonts w:ascii="Arial" w:hAnsi="Arial" w:cs="Arial"/>
            <w:color w:val="808080"/>
            <w:sz w:val="28"/>
            <w:szCs w:val="28"/>
          </w:rPr>
          <w:t xml:space="preserve">o</w:t>
        </w:r>
      </w:ins>
      <w:r>
        <w:rPr>
          <w:rFonts w:ascii="Arial" w:hAnsi="Arial" w:cs="Arial"/>
          <w:color w:val="000000" w:themeColor="text1"/>
          <w:sz w:val="28"/>
          <w:szCs w:val="28"/>
        </w:rPr>
        <w:t xml:space="preserve"> resultado desfavorável.</w:t>
      </w:r>
    </w:p>
    <w:p w14:paraId="02AF6982" w14:textId="77777777" w:rsidR="00A8583D" w:rsidRPr="00A8583D" w:rsidRDefault="00A8583D" w:rsidP="00A8583D">
      <w:pPr>
        <w:spacing w:after="0" w:line="360" w:lineRule="auto"/>
        <w:ind w:firstLine="2268"/>
        <w:jc w:val="both"/>
        <w:rPr>
          <w:rFonts w:ascii="Arial" w:hAnsi="Arial" w:cs="Arial"/>
          <w:color w:val="000000" w:themeColor="text1"/>
          <w:sz w:val="28"/>
          <w:szCs w:val="28"/>
        </w:rPr>
      </w:pPr>
    </w:p>
    <w:p w14:paraId="36042E76" w14:textId="6014F5FC" w:rsidR="00A8583D" w:rsidRDefault="00FD3202" w:rsidP="00A8583D">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highlight w:val="yellow"/>
          <w:rPrChange w:id="1981" w:author="Assessor GDSXSR" w:date="2026-10-31T00:11:23Z">
            <w:rPr>
              <w:rFonts w:ascii="Arial" w:hAnsi="Arial" w:cs="Arial"/>
              <w:color w:val="000000" w:themeColor="text1"/>
              <w:sz w:val="28"/>
              <w:szCs w:val="28"/>
            </w:rPr>
          </w:rPrChange>
        </w:rPr>
        <w:t xml:space="preserve">Portanto</w:t>
      </w:r>
      <w:r>
        <w:rPr>
          <w:rFonts w:ascii="Arial" w:hAnsi="Arial" w:cs="Arial"/>
          <w:color w:val="000000" w:themeColor="text1"/>
          <w:sz w:val="28"/>
          <w:szCs w:val="28"/>
          <w:highlight w:val="yellow"/>
          <w:rPrChange w:id="1982" w:author="Assessor GDSXSR" w:date="2026-10-31T00:11:23Z">
            <w:rPr>
              <w:rFonts w:ascii="Arial" w:hAnsi="Arial" w:cs="Arial"/>
              <w:color w:val="000000" w:themeColor="text1"/>
              <w:sz w:val="28"/>
              <w:szCs w:val="28"/>
            </w:rPr>
          </w:rPrChange>
        </w:rPr>
        <w:t xml:space="preserve">, o inadimplemento do corretor está configurado, mas não conduz, por si só, à resolução da cessão </w:t>
      </w:r>
      <w:del w:id="1983" w:author="Assessor GDSXSR" w:date="2026-10-31T00:11:23Z">
        <w:r>
          <w:rPr>
            <w:rFonts w:ascii="Arial" w:hAnsi="Arial" w:cs="Arial"/>
            <w:color w:val="000000" w:themeColor="text1"/>
            <w:sz w:val="28"/>
            <w:szCs w:val="28"/>
            <w:highlight w:val="yellow"/>
          </w:rPr>
          <w:delText xml:space="preserve">realizada como remuneração pela intermediação</w:delText>
        </w:r>
      </w:del>
      <w:ins w:id="1984" w:author="Assessor GDSXSR" w:date="2026-10-31T00:11:23Z">
        <w:r>
          <w:rPr>
            <w:rFonts w:ascii="Arial" w:hAnsi="Arial" w:cs="Arial"/>
            <w:color w:val="808080"/>
            <w:sz w:val="28"/>
            <w:szCs w:val="28"/>
            <w:highlight w:val="yellow"/>
          </w:rPr>
          <w:t xml:space="preserve">remuneratória</w:t>
        </w:r>
      </w:ins>
      <w:r>
        <w:rPr>
          <w:rFonts w:ascii="Arial" w:hAnsi="Arial" w:cs="Arial"/>
          <w:color w:val="000000" w:themeColor="text1"/>
          <w:sz w:val="28"/>
          <w:szCs w:val="28"/>
          <w:highlight w:val="yellow"/>
          <w:rPrChange w:id="1985" w:author="Assessor GDSXSR" w:date="2026-10-31T00:11:23Z">
            <w:rPr>
              <w:rFonts w:ascii="Arial" w:hAnsi="Arial" w:cs="Arial"/>
              <w:color w:val="000000" w:themeColor="text1"/>
              <w:sz w:val="28"/>
              <w:szCs w:val="28"/>
            </w:rPr>
          </w:rPrChange>
        </w:rPr>
        <w:t xml:space="preserve">.</w:t>
      </w:r>
    </w:p>
    <w:p w14:paraId="2C4C1818" w14:textId="77777777" w:rsidR="00341D84" w:rsidRPr="007E1C8C" w:rsidRDefault="00341D84" w:rsidP="00341D84">
      <w:pPr>
        <w:spacing w:after="0" w:line="360" w:lineRule="auto"/>
        <w:ind w:firstLine="2268"/>
        <w:jc w:val="both"/>
        <w:rPr>
          <w:rFonts w:ascii="Arial" w:hAnsi="Arial" w:cs="Arial"/>
          <w:color w:val="000000" w:themeColor="text1"/>
          <w:sz w:val="28"/>
          <w:szCs w:val="28"/>
        </w:rPr>
      </w:pPr>
    </w:p>
    <w:p w14:paraId="7E4513A0" w14:textId="136F01E1" w:rsidR="00341D84" w:rsidRPr="007E1C8C" w:rsidRDefault="00341D84" w:rsidP="00341D84">
      <w:pPr>
        <w:spacing w:after="0" w:line="360" w:lineRule="auto"/>
        <w:ind w:firstLine="2268"/>
        <w:jc w:val="both"/>
        <w:rPr>
          <w:rFonts w:ascii="Arial" w:hAnsi="Arial" w:cs="Arial"/>
          <w:color w:val="000000" w:themeColor="text1"/>
          <w:sz w:val="28"/>
          <w:szCs w:val="28"/>
          <w:u w:val="single"/>
        </w:rPr>
      </w:pPr>
      <w:r>
        <w:rPr>
          <w:rFonts w:ascii="Arial" w:hAnsi="Arial" w:cs="Arial"/>
          <w:color w:val="000000" w:themeColor="text1"/>
          <w:sz w:val="28"/>
          <w:szCs w:val="28"/>
          <w:highlight w:val="yellow"/>
          <w:u w:val="single"/>
          <w:rPrChange w:id="1986" w:author="Assessor GDSXSR" w:date="2026-10-31T00:11:23Z">
            <w:rPr>
              <w:rFonts w:ascii="Arial" w:hAnsi="Arial" w:cs="Arial"/>
              <w:color w:val="000000" w:themeColor="text1"/>
              <w:sz w:val="28"/>
              <w:szCs w:val="28"/>
              <w:u w:val="single"/>
            </w:rPr>
          </w:rPrChange>
        </w:rPr>
        <w:t xml:space="preserve">Assim, nego provimento ao apelo</w:t>
      </w:r>
      <w:ins w:id="1987" w:author="Assessor GDSXSR" w:date="2026-10-31T00:11:23Z">
        <w:r>
          <w:rPr>
            <w:rFonts w:ascii="Arial" w:hAnsi="Arial" w:cs="Arial"/>
            <w:color w:val="808080"/>
            <w:sz w:val="28"/>
            <w:szCs w:val="28"/>
            <w:highlight w:val="yellow"/>
            <w:u w:val="single"/>
          </w:rPr>
          <w:t xml:space="preserve">,</w:t>
        </w:r>
      </w:ins>
      <w:r>
        <w:rPr>
          <w:rFonts w:ascii="Arial" w:hAnsi="Arial" w:cs="Arial"/>
          <w:color w:val="000000" w:themeColor="text1"/>
          <w:sz w:val="28"/>
          <w:szCs w:val="28"/>
          <w:highlight w:val="yellow"/>
          <w:u w:val="single"/>
          <w:rPrChange w:id="1988" w:author="Assessor GDSXSR" w:date="2026-10-31T00:11:23Z">
            <w:rPr>
              <w:rFonts w:ascii="Arial" w:hAnsi="Arial" w:cs="Arial"/>
              <w:color w:val="000000" w:themeColor="text1"/>
              <w:sz w:val="28"/>
              <w:szCs w:val="28"/>
              <w:u w:val="single"/>
            </w:rPr>
          </w:rPrChange>
        </w:rPr>
        <w:t xml:space="preserve"> nesse ponto</w:t>
      </w:r>
      <w:r>
        <w:rPr>
          <w:rFonts w:ascii="Arial" w:hAnsi="Arial" w:cs="Arial"/>
          <w:color w:val="000000" w:themeColor="text1"/>
          <w:sz w:val="28"/>
          <w:szCs w:val="28"/>
          <w:highlight w:val="yellow"/>
          <w:u w:val="single"/>
          <w:rPrChange w:id="1989" w:author="Assessor GDSXSR" w:date="2026-10-31T00:11:23Z">
            <w:rPr>
              <w:rFonts w:ascii="Arial" w:hAnsi="Arial" w:cs="Arial"/>
              <w:color w:val="000000" w:themeColor="text1"/>
              <w:sz w:val="28"/>
              <w:szCs w:val="28"/>
              <w:u w:val="single"/>
            </w:rPr>
          </w:rPrChange>
        </w:rPr>
        <w:t xml:space="preserve">.</w:t>
      </w:r>
    </w:p>
    <w:p w14:paraId="476C030D" w14:textId="77777777" w:rsidR="00341D84" w:rsidRDefault="00341D84" w:rsidP="00DB1301">
      <w:pPr>
        <w:spacing w:after="0" w:line="360" w:lineRule="auto"/>
        <w:ind w:firstLine="2268"/>
        <w:jc w:val="both"/>
        <w:rPr>
          <w:rFonts w:ascii="Arial" w:hAnsi="Arial" w:cs="Arial"/>
          <w:color w:val="000000" w:themeColor="text1"/>
          <w:sz w:val="28"/>
          <w:szCs w:val="28"/>
          <w:u w:val="single"/>
        </w:rPr>
      </w:pPr>
    </w:p>
    <w:p w14:paraId="619F461C" w14:textId="309FE4F6" w:rsidR="00341D84" w:rsidRDefault="00A8583D" w:rsidP="00341D84">
      <w:pPr>
        <w:spacing w:after="0" w:line="360" w:lineRule="auto"/>
        <w:ind w:hanging="142"/>
        <w:jc w:val="center"/>
        <w:rPr>
          <w:rFonts w:ascii="Arial" w:hAnsi="Arial" w:cs="Arial"/>
          <w:sz w:val="28"/>
          <w:szCs w:val="28"/>
        </w:rPr>
      </w:pPr>
      <w:ins w:id="1990" w:author="Assessor GDSXSR" w:date="2026-10-31T00:11:23Z">
        <w:r>
          <w:rPr>
            <w:rFonts w:ascii="Arial" w:hAnsi="Arial" w:cs="Arial"/>
            <w:color w:val="808080"/>
            <w:sz w:val="28"/>
            <w:szCs w:val="28"/>
            <w:highlight w:val="yellow"/>
          </w:rPr>
          <w:t xml:space="preserve">DA MANUTENÇÃO </w:t>
        </w:r>
      </w:ins>
      <w:r>
        <w:rPr>
          <w:rFonts w:ascii="Arial" w:hAnsi="Arial" w:cs="Arial"/>
          <w:sz w:val="28"/>
          <w:szCs w:val="28"/>
          <w:highlight w:val="yellow"/>
          <w:rPrChange w:id="1991" w:author="Assessor GDSXSR" w:date="2026-10-31T00:11:23Z">
            <w:rPr>
              <w:rFonts w:ascii="Arial" w:hAnsi="Arial" w:cs="Arial"/>
              <w:sz w:val="28"/>
              <w:szCs w:val="28"/>
            </w:rPr>
          </w:rPrChange>
        </w:rPr>
        <w:t xml:space="preserve">DA BOA-FÉ DOS ADQUIRENTES POSTERIORES E DA </w:t>
      </w:r>
      <w:ins w:id="1992" w:author="Assessor GDSXSR" w:date="2026-10-31T00:11:23Z">
        <w:r>
          <w:rPr>
            <w:rFonts w:ascii="Arial" w:hAnsi="Arial" w:cs="Arial"/>
            <w:color w:val="808080"/>
            <w:sz w:val="28"/>
            <w:szCs w:val="28"/>
            <w:highlight w:val="yellow"/>
          </w:rPr>
          <w:t xml:space="preserve">IMPOSSIBILIDADE DE </w:t>
        </w:r>
      </w:ins>
      <w:r>
        <w:rPr>
          <w:rFonts w:ascii="Arial" w:hAnsi="Arial" w:cs="Arial"/>
          <w:sz w:val="28"/>
          <w:szCs w:val="28"/>
          <w:highlight w:val="yellow"/>
          <w:rPrChange w:id="1993" w:author="Assessor GDSXSR" w:date="2026-10-31T00:11:23Z">
            <w:rPr>
              <w:rFonts w:ascii="Arial" w:hAnsi="Arial" w:cs="Arial"/>
              <w:sz w:val="28"/>
              <w:szCs w:val="28"/>
            </w:rPr>
          </w:rPrChange>
        </w:rPr>
        <w:t xml:space="preserve">RESTITUIÇÃO DO IMÓVEL</w:t>
      </w:r>
    </w:p>
    <w:p w14:paraId="36518F84" w14:textId="77777777" w:rsidR="00341D84" w:rsidRDefault="00341D84" w:rsidP="00341D84">
      <w:pPr>
        <w:spacing w:after="0" w:line="360" w:lineRule="auto"/>
        <w:ind w:firstLine="2268"/>
        <w:jc w:val="both"/>
        <w:rPr>
          <w:rFonts w:ascii="Arial" w:hAnsi="Arial" w:cs="Arial"/>
          <w:sz w:val="28"/>
          <w:szCs w:val="28"/>
        </w:rPr>
      </w:pPr>
    </w:p>
    <w:p w14:paraId="441700FB" w14:textId="4E9D7564" w:rsidR="00A8583D" w:rsidRDefault="00A8583D" w:rsidP="00341D84">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O </w:t>
      </w:r>
      <w:del w:id="1994" w:author="Assessor GDSXSR" w:date="2026-10-31T00:11:23Z">
        <w:r>
          <w:rPr>
            <w:rFonts w:ascii="Arial" w:hAnsi="Arial" w:cs="Arial"/>
            <w:color w:val="000000" w:themeColor="text1"/>
            <w:sz w:val="28"/>
            <w:szCs w:val="28"/>
          </w:rPr>
          <w:delText xml:space="preserve">autor/</w:delText>
        </w:r>
      </w:del>
      <w:r>
        <w:rPr>
          <w:rFonts w:ascii="Arial" w:hAnsi="Arial" w:cs="Arial"/>
          <w:color w:val="000000" w:themeColor="text1"/>
          <w:sz w:val="28"/>
          <w:szCs w:val="28"/>
        </w:rPr>
        <w:t xml:space="preserve">apelante </w:t>
      </w:r>
      <w:r>
        <w:rPr>
          <w:rFonts w:ascii="Arial" w:hAnsi="Arial" w:cs="Arial"/>
          <w:color w:val="000000" w:themeColor="text1"/>
          <w:sz w:val="28"/>
          <w:szCs w:val="28"/>
        </w:rPr>
        <w:t xml:space="preserve">alega</w:t>
      </w:r>
      <w:r>
        <w:rPr>
          <w:rFonts w:ascii="Arial" w:hAnsi="Arial" w:cs="Arial"/>
          <w:color w:val="000000" w:themeColor="text1"/>
          <w:sz w:val="28"/>
          <w:szCs w:val="28"/>
        </w:rPr>
        <w:t xml:space="preserve"> que</w:t>
      </w:r>
      <w:ins w:id="1995" w:author="Assessor GDSXSR" w:date="2026-10-31T00:11:23Z">
        <w:r>
          <w:rPr>
            <w:rFonts w:ascii="Arial" w:hAnsi="Arial" w:cs="Arial"/>
            <w:color w:val="808080"/>
            <w:sz w:val="28"/>
            <w:szCs w:val="28"/>
          </w:rPr>
          <w:t xml:space="preserve">: </w:t>
        </w:r>
        <w:r>
          <w:rPr>
            <w:b/>
            <w:rFonts w:ascii="Arial" w:hAnsi="Arial" w:cs="Arial"/>
            <w:color w:val="808080"/>
            <w:sz w:val="28"/>
            <w:szCs w:val="28"/>
          </w:rPr>
          <w:t xml:space="preserve">1)</w:t>
        </w:r>
      </w:ins>
      <w:r>
        <w:rPr>
          <w:rFonts w:ascii="Arial" w:hAnsi="Arial" w:cs="Arial"/>
          <w:color w:val="000000" w:themeColor="text1"/>
          <w:sz w:val="28"/>
          <w:szCs w:val="28"/>
        </w:rPr>
        <w:t xml:space="preserve"> não deve prevalecer o reconhecimento da boa-fé dos adquirentes subsequentes, </w:t>
      </w:r>
      <w:del w:id="1996" w:author="Assessor GDSXSR" w:date="2026-10-31T00:11:23Z">
        <w:r>
          <w:rPr>
            <w:rFonts w:ascii="Arial" w:hAnsi="Arial" w:cs="Arial"/>
            <w:color w:val="000000" w:themeColor="text1"/>
            <w:sz w:val="28"/>
            <w:szCs w:val="28"/>
          </w:rPr>
          <w:delText xml:space="preserve">pois estes</w:delText>
        </w:r>
      </w:del>
      <w:ins w:id="1997" w:author="Assessor GDSXSR" w:date="2026-10-31T00:11:23Z">
        <w:r>
          <w:rPr>
            <w:rFonts w:ascii="Arial" w:hAnsi="Arial" w:cs="Arial"/>
            <w:color w:val="808080"/>
            <w:sz w:val="28"/>
            <w:szCs w:val="28"/>
          </w:rPr>
          <w:t xml:space="preserve">que</w:t>
        </w:r>
      </w:ins>
      <w:r>
        <w:rPr>
          <w:rFonts w:ascii="Arial" w:hAnsi="Arial" w:cs="Arial"/>
          <w:color w:val="000000" w:themeColor="text1"/>
          <w:sz w:val="28"/>
          <w:szCs w:val="28"/>
        </w:rPr>
        <w:t xml:space="preserve"> teriam ciência do litígio e das irregularidades da cadeia negocial, circunstâncias que exigiriam </w:t>
      </w:r>
      <w:del w:id="1998" w:author="Assessor GDSXSR" w:date="2026-10-31T00:11:23Z">
        <w:r>
          <w:rPr>
            <w:rFonts w:ascii="Arial" w:hAnsi="Arial" w:cs="Arial"/>
            <w:color w:val="000000" w:themeColor="text1"/>
            <w:sz w:val="28"/>
            <w:szCs w:val="28"/>
          </w:rPr>
          <w:delText xml:space="preserve">adequada </w:delText>
        </w:r>
      </w:del>
      <w:r>
        <w:rPr>
          <w:rFonts w:ascii="Arial" w:hAnsi="Arial" w:cs="Arial"/>
          <w:color w:val="000000" w:themeColor="text1"/>
          <w:sz w:val="28"/>
          <w:szCs w:val="28"/>
        </w:rPr>
        <w:t xml:space="preserve">dilação probatória</w:t>
      </w:r>
      <w:del w:id="1999" w:author="Assessor GDSXSR" w:date="2026-10-31T00:11:23Z">
        <w:r>
          <w:rPr>
            <w:rFonts w:ascii="Arial" w:hAnsi="Arial" w:cs="Arial"/>
            <w:color w:val="000000" w:themeColor="text1"/>
            <w:sz w:val="28"/>
            <w:szCs w:val="28"/>
          </w:rPr>
          <w:delText xml:space="preserve">,</w:delText>
        </w:r>
      </w:del>
      <w:ins w:id="2000" w:author="Assessor GDSXSR" w:date="2026-10-31T00:11:23Z">
        <w:r>
          <w:rPr>
            <w:rFonts w:ascii="Arial" w:hAnsi="Arial" w:cs="Arial"/>
            <w:color w:val="808080"/>
            <w:sz w:val="28"/>
            <w:szCs w:val="28"/>
          </w:rPr>
          <w:t xml:space="preserve">;</w:t>
        </w:r>
      </w:ins>
      <w:r>
        <w:rPr>
          <w:rFonts w:ascii="Arial" w:hAnsi="Arial" w:cs="Arial"/>
          <w:color w:val="000000" w:themeColor="text1"/>
          <w:sz w:val="28"/>
          <w:szCs w:val="28"/>
        </w:rPr>
        <w:t xml:space="preserve"> </w:t>
      </w:r>
      <w:del w:id="2001" w:author="Assessor GDSXSR" w:date="2026-10-31T00:11:23Z">
        <w:r>
          <w:rPr>
            <w:rFonts w:ascii="Arial" w:hAnsi="Arial" w:cs="Arial"/>
            <w:color w:val="000000" w:themeColor="text1"/>
            <w:sz w:val="28"/>
            <w:szCs w:val="28"/>
          </w:rPr>
          <w:delText xml:space="preserve">não</w:delText>
        </w:r>
      </w:del>
      <w:ins w:id="2002" w:author="Assessor GDSXSR" w:date="2026-10-31T00:11:23Z">
        <w:r>
          <w:rPr>
            <w:rFonts w:ascii="Arial" w:hAnsi="Arial" w:cs="Arial"/>
            <w:color w:val="808080"/>
            <w:sz w:val="28"/>
            <w:szCs w:val="28"/>
          </w:rPr>
          <w:t xml:space="preserve">e</w:t>
        </w:r>
      </w:ins>
      <w:r>
        <w:rPr>
          <w:rFonts w:ascii="Arial" w:hAnsi="Arial" w:cs="Arial"/>
          <w:color w:val="000000" w:themeColor="text1"/>
          <w:sz w:val="28"/>
          <w:szCs w:val="28"/>
        </w:rPr>
        <w:t xml:space="preserve"> </w:t>
      </w:r>
      <w:del w:id="2003" w:author="Assessor GDSXSR" w:date="2026-10-31T00:11:23Z">
        <w:r>
          <w:rPr>
            <w:rFonts w:ascii="Arial" w:hAnsi="Arial" w:cs="Arial"/>
            <w:color w:val="000000" w:themeColor="text1"/>
            <w:sz w:val="28"/>
            <w:szCs w:val="28"/>
          </w:rPr>
          <w:delText xml:space="preserve">podendo</w:delText>
        </w:r>
      </w:del>
      <w:ins w:id="2004" w:author="Assessor GDSXSR" w:date="2026-10-31T00:11:23Z">
        <w:r>
          <w:rPr>
            <w:b/>
            <w:rFonts w:ascii="Arial" w:hAnsi="Arial" w:cs="Arial"/>
            <w:color w:val="808080"/>
            <w:sz w:val="28"/>
            <w:szCs w:val="28"/>
          </w:rPr>
          <w:t xml:space="preserve">2)</w:t>
        </w:r>
      </w:ins>
      <w:r>
        <w:rPr>
          <w:rFonts w:ascii="Arial" w:hAnsi="Arial" w:cs="Arial"/>
          <w:color w:val="000000" w:themeColor="text1"/>
          <w:sz w:val="28"/>
          <w:szCs w:val="28"/>
        </w:rPr>
        <w:t xml:space="preserve"> a invalidade do negócio originário </w:t>
      </w:r>
      <w:ins w:id="2005" w:author="Assessor GDSXSR" w:date="2026-10-31T00:11:23Z">
        <w:r>
          <w:rPr>
            <w:rFonts w:ascii="Arial" w:hAnsi="Arial" w:cs="Arial"/>
            <w:color w:val="808080"/>
            <w:sz w:val="28"/>
            <w:szCs w:val="28"/>
          </w:rPr>
          <w:t xml:space="preserve">não pode </w:t>
        </w:r>
      </w:ins>
      <w:r>
        <w:rPr>
          <w:rFonts w:ascii="Arial" w:hAnsi="Arial" w:cs="Arial"/>
          <w:color w:val="000000" w:themeColor="text1"/>
          <w:sz w:val="28"/>
          <w:szCs w:val="28"/>
        </w:rPr>
        <w:t xml:space="preserve">produzir</w:t>
      </w:r>
      <w:del w:id="2006" w:author="Assessor GDSXSR" w:date="2026-10-31T00:11:23Z">
        <w:r>
          <w:rPr>
            <w:rFonts w:ascii="Arial" w:hAnsi="Arial" w:cs="Arial"/>
            <w:color w:val="000000" w:themeColor="text1"/>
            <w:sz w:val="28"/>
            <w:szCs w:val="28"/>
          </w:rPr>
          <w:delText xml:space="preserve"> validamente</w:delText>
        </w:r>
      </w:del>
      <w:r>
        <w:rPr>
          <w:rFonts w:ascii="Arial" w:hAnsi="Arial" w:cs="Arial"/>
          <w:color w:val="000000" w:themeColor="text1"/>
          <w:sz w:val="28"/>
          <w:szCs w:val="28"/>
        </w:rPr>
        <w:t xml:space="preserve"> direitos em favor de terceiros</w:t>
      </w:r>
      <w:ins w:id="2007" w:author="Assessor GDSXSR" w:date="2026-10-31T00:11:23Z">
        <w:r>
          <w:rPr>
            <w:rFonts w:ascii="Arial" w:hAnsi="Arial" w:cs="Arial"/>
            <w:color w:val="808080"/>
            <w:sz w:val="28"/>
            <w:szCs w:val="28"/>
          </w:rPr>
          <w:t xml:space="preserve"> (ID 85996339)</w:t>
        </w:r>
      </w:ins>
      <w:r>
        <w:rPr>
          <w:rFonts w:ascii="Arial" w:hAnsi="Arial" w:cs="Arial"/>
          <w:color w:val="000000" w:themeColor="text1"/>
          <w:sz w:val="28"/>
          <w:szCs w:val="28"/>
        </w:rPr>
        <w:t xml:space="preserve">.</w:t>
      </w:r>
    </w:p>
    <w:p w14:paraId="3921930D" w14:textId="77777777" w:rsidR="00341D84" w:rsidRPr="007E1C8C" w:rsidRDefault="00341D84" w:rsidP="00341D84">
      <w:pPr>
        <w:spacing w:after="0" w:line="360" w:lineRule="auto"/>
        <w:ind w:firstLine="2268"/>
        <w:jc w:val="both"/>
        <w:rPr>
          <w:rFonts w:ascii="Arial" w:hAnsi="Arial" w:cs="Arial"/>
          <w:color w:val="000000" w:themeColor="text1"/>
          <w:sz w:val="28"/>
          <w:szCs w:val="28"/>
        </w:rPr>
      </w:pPr>
    </w:p>
    <w:p w14:paraId="58132014" w14:textId="04A36EED" w:rsidR="00341D84" w:rsidRPr="007E1C8C" w:rsidRDefault="00341D84" w:rsidP="00341D84">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highlight w:val="yellow"/>
          <w:rPrChange w:id="2008" w:author="Assessor GDSXSR" w:date="2026-10-31T00:11:23Z">
            <w:rPr>
              <w:rFonts w:ascii="Arial" w:hAnsi="Arial" w:cs="Arial"/>
              <w:color w:val="000000" w:themeColor="text1"/>
              <w:sz w:val="28"/>
              <w:szCs w:val="28"/>
            </w:rPr>
          </w:rPrChange>
        </w:rPr>
        <w:t xml:space="preserve">Sem razão</w:t>
      </w:r>
      <w:r>
        <w:rPr>
          <w:rFonts w:ascii="Arial" w:hAnsi="Arial" w:cs="Arial"/>
          <w:color w:val="000000" w:themeColor="text1"/>
          <w:sz w:val="28"/>
          <w:szCs w:val="28"/>
          <w:highlight w:val="yellow"/>
          <w:rPrChange w:id="2009" w:author="Assessor GDSXSR" w:date="2026-10-31T00:11:23Z">
            <w:rPr>
              <w:rFonts w:ascii="Arial" w:hAnsi="Arial" w:cs="Arial"/>
              <w:color w:val="000000" w:themeColor="text1"/>
              <w:sz w:val="28"/>
              <w:szCs w:val="28"/>
            </w:rPr>
          </w:rPrChange>
        </w:rPr>
        <w:t xml:space="preserve"> o apelante</w:t>
      </w:r>
      <w:ins w:id="2010" w:author="Assessor GDSXSR" w:date="2026-10-31T00:11:23Z">
        <w:r>
          <w:rPr>
            <w:rFonts w:ascii="Arial" w:hAnsi="Arial" w:cs="Arial"/>
            <w:color w:val="808080"/>
            <w:sz w:val="28"/>
            <w:szCs w:val="28"/>
            <w:highlight w:val="yellow"/>
          </w:rPr>
          <w:t xml:space="preserve">.</w:t>
        </w:r>
      </w:ins>
    </w:p>
    <w:p w14:paraId="70C28E9B" w14:textId="77777777" w:rsidR="00341D84" w:rsidRPr="007E1C8C" w:rsidRDefault="00341D84" w:rsidP="00341D84">
      <w:pPr>
        <w:spacing w:after="0" w:line="360" w:lineRule="auto"/>
        <w:ind w:firstLine="2268"/>
        <w:jc w:val="both"/>
        <w:rPr>
          <w:rFonts w:ascii="Arial" w:hAnsi="Arial" w:cs="Arial"/>
          <w:color w:val="000000" w:themeColor="text1"/>
          <w:sz w:val="28"/>
          <w:szCs w:val="28"/>
        </w:rPr>
      </w:pPr>
    </w:p>
    <w:p w14:paraId="5422E22F" w14:textId="4DD22A9F" w:rsidR="00A8583D" w:rsidRPr="00A8583D" w:rsidRDefault="00A8583D" w:rsidP="00A8583D">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O contrato</w:t>
      </w:r>
      <w:del w:id="2011" w:author="Assessor GDSXSR" w:date="2026-10-31T00:11:23Z">
        <w:r>
          <w:rPr>
            <w:rFonts w:ascii="Arial" w:hAnsi="Arial" w:cs="Arial"/>
            <w:color w:val="000000" w:themeColor="text1"/>
            <w:sz w:val="28"/>
            <w:szCs w:val="28"/>
          </w:rPr>
          <w:delText xml:space="preserve"> celebrado</w:delText>
        </w:r>
      </w:del>
      <w:r>
        <w:rPr>
          <w:rFonts w:ascii="Arial" w:hAnsi="Arial" w:cs="Arial"/>
          <w:color w:val="000000" w:themeColor="text1"/>
          <w:sz w:val="28"/>
          <w:szCs w:val="28"/>
        </w:rPr>
        <w:t xml:space="preserve"> entre o corretor e os adquirentes posteriores</w:t>
      </w:r>
      <w:del w:id="2012" w:author="Assessor GDSXSR" w:date="2026-10-31T00:11:23Z">
        <w:r>
          <w:rPr>
            <w:rFonts w:ascii="Arial" w:hAnsi="Arial" w:cs="Arial"/>
            <w:color w:val="000000" w:themeColor="text1"/>
            <w:sz w:val="28"/>
            <w:szCs w:val="28"/>
          </w:rPr>
          <w:delText xml:space="preserve">, juntado no ID </w:delText>
        </w:r>
        <w:r>
          <w:rPr>
            <w:rFonts w:ascii="Arial" w:hAnsi="Arial" w:cs="Arial"/>
            <w:color w:val="000000" w:themeColor="text1"/>
            <w:sz w:val="28"/>
            <w:szCs w:val="28"/>
          </w:rPr>
          <w:delText xml:space="preserve">58110102</w:delText>
        </w:r>
        <w:r>
          <w:rPr>
            <w:rFonts w:ascii="Arial" w:hAnsi="Arial" w:cs="Arial"/>
            <w:color w:val="000000" w:themeColor="text1"/>
            <w:sz w:val="28"/>
            <w:szCs w:val="28"/>
          </w:rPr>
          <w:delText xml:space="preserve">,</w:delText>
        </w:r>
      </w:del>
      <w:r>
        <w:rPr>
          <w:rFonts w:ascii="Arial" w:hAnsi="Arial" w:cs="Arial"/>
          <w:color w:val="000000" w:themeColor="text1"/>
          <w:sz w:val="28"/>
          <w:szCs w:val="28"/>
        </w:rPr>
        <w:t xml:space="preserve"> é</w:t>
      </w:r>
      <w:del w:id="2013" w:author="Assessor GDSXSR" w:date="2026-10-31T00:11:23Z">
        <w:r>
          <w:rPr>
            <w:rFonts w:ascii="Arial" w:hAnsi="Arial" w:cs="Arial"/>
            <w:color w:val="000000" w:themeColor="text1"/>
            <w:sz w:val="28"/>
            <w:szCs w:val="28"/>
          </w:rPr>
          <w:delText xml:space="preserve"> datado</w:delText>
        </w:r>
      </w:del>
      <w:r>
        <w:rPr>
          <w:rFonts w:ascii="Arial" w:hAnsi="Arial" w:cs="Arial"/>
          <w:color w:val="000000" w:themeColor="text1"/>
          <w:sz w:val="28"/>
          <w:szCs w:val="28"/>
        </w:rPr>
        <w:t xml:space="preserve"> de 02/10/2019</w:t>
      </w:r>
      <w:del w:id="2014" w:author="Assessor GDSXSR" w:date="2026-10-31T00:11:23Z">
        <w:r>
          <w:rPr>
            <w:rFonts w:ascii="Arial" w:hAnsi="Arial" w:cs="Arial"/>
            <w:color w:val="000000" w:themeColor="text1"/>
            <w:sz w:val="28"/>
            <w:szCs w:val="28"/>
          </w:rPr>
          <w:delText xml:space="preserve">.</w:delText>
        </w:r>
      </w:del>
      <w:ins w:id="2015" w:author="Assessor GDSXSR" w:date="2026-10-31T00:11:23Z">
        <w:r>
          <w:rPr>
            <w:rFonts w:ascii="Arial" w:hAnsi="Arial" w:cs="Arial"/>
            <w:color w:val="808080"/>
            <w:sz w:val="28"/>
            <w:szCs w:val="28"/>
          </w:rPr>
          <w:t xml:space="preserve">,</w:t>
        </w:r>
      </w:ins>
      <w:r>
        <w:rPr>
          <w:rFonts w:ascii="Arial" w:hAnsi="Arial" w:cs="Arial"/>
          <w:color w:val="000000" w:themeColor="text1"/>
          <w:sz w:val="28"/>
          <w:szCs w:val="28"/>
        </w:rPr>
        <w:t xml:space="preserve"> </w:t>
      </w:r>
      <w:del w:id="2016" w:author="Assessor GDSXSR" w:date="2026-10-31T00:11:23Z">
        <w:r>
          <w:rPr>
            <w:rFonts w:ascii="Arial" w:hAnsi="Arial" w:cs="Arial"/>
            <w:color w:val="000000" w:themeColor="text1"/>
            <w:sz w:val="28"/>
            <w:szCs w:val="28"/>
          </w:rPr>
          <w:delText xml:space="preserve">A</w:delText>
        </w:r>
      </w:del>
      <w:ins w:id="2017" w:author="Assessor GDSXSR" w:date="2026-10-31T00:11:23Z">
        <w:r>
          <w:rPr>
            <w:rFonts w:ascii="Arial" w:hAnsi="Arial" w:cs="Arial"/>
            <w:color w:val="808080"/>
            <w:sz w:val="28"/>
            <w:szCs w:val="28"/>
          </w:rPr>
          <w:t xml:space="preserve">e a</w:t>
        </w:r>
      </w:ins>
      <w:r>
        <w:rPr>
          <w:rFonts w:ascii="Arial" w:hAnsi="Arial" w:cs="Arial"/>
          <w:color w:val="000000" w:themeColor="text1"/>
          <w:sz w:val="28"/>
          <w:szCs w:val="28"/>
        </w:rPr>
        <w:t xml:space="preserve"> ação </w:t>
      </w:r>
      <w:del w:id="2018" w:author="Assessor GDSXSR" w:date="2026-10-31T00:11:23Z">
        <w:r>
          <w:rPr>
            <w:rFonts w:ascii="Arial" w:hAnsi="Arial" w:cs="Arial"/>
            <w:color w:val="000000" w:themeColor="text1"/>
            <w:sz w:val="28"/>
            <w:szCs w:val="28"/>
          </w:rPr>
          <w:delText xml:space="preserve">destinada</w:delText>
        </w:r>
      </w:del>
      <w:ins w:id="2019" w:author="Assessor GDSXSR" w:date="2026-10-31T00:11:23Z">
        <w:r>
          <w:rPr>
            <w:rFonts w:ascii="Arial" w:hAnsi="Arial" w:cs="Arial"/>
            <w:color w:val="808080"/>
            <w:sz w:val="28"/>
            <w:szCs w:val="28"/>
          </w:rPr>
          <w:t xml:space="preserve">para</w:t>
        </w:r>
      </w:ins>
      <w:r>
        <w:rPr>
          <w:rFonts w:ascii="Arial" w:hAnsi="Arial" w:cs="Arial"/>
          <w:color w:val="000000" w:themeColor="text1"/>
          <w:sz w:val="28"/>
          <w:szCs w:val="28"/>
        </w:rPr>
        <w:t xml:space="preserve"> </w:t>
      </w:r>
      <w:del w:id="2020" w:author="Assessor GDSXSR" w:date="2026-10-31T00:11:23Z">
        <w:r>
          <w:rPr>
            <w:rFonts w:ascii="Arial" w:hAnsi="Arial" w:cs="Arial"/>
            <w:color w:val="000000" w:themeColor="text1"/>
            <w:sz w:val="28"/>
            <w:szCs w:val="28"/>
          </w:rPr>
          <w:delText xml:space="preserve">ao</w:delText>
        </w:r>
      </w:del>
      <w:ins w:id="2021" w:author="Assessor GDSXSR" w:date="2026-10-31T00:11:23Z">
        <w:r>
          <w:rPr>
            <w:rFonts w:ascii="Arial" w:hAnsi="Arial" w:cs="Arial"/>
            <w:color w:val="808080"/>
            <w:sz w:val="28"/>
            <w:szCs w:val="28"/>
          </w:rPr>
          <w:t xml:space="preserve">desfazer</w:t>
        </w:r>
      </w:ins>
      <w:r>
        <w:rPr>
          <w:rFonts w:ascii="Arial" w:hAnsi="Arial" w:cs="Arial"/>
          <w:color w:val="000000" w:themeColor="text1"/>
          <w:sz w:val="28"/>
          <w:szCs w:val="28"/>
        </w:rPr>
        <w:t xml:space="preserve"> </w:t>
      </w:r>
      <w:del w:id="2022" w:author="Assessor GDSXSR" w:date="2026-10-31T00:11:23Z">
        <w:r>
          <w:rPr>
            <w:rFonts w:ascii="Arial" w:hAnsi="Arial" w:cs="Arial"/>
            <w:color w:val="000000" w:themeColor="text1"/>
            <w:sz w:val="28"/>
            <w:szCs w:val="28"/>
          </w:rPr>
          <w:delText xml:space="preserve">desfazimento da</w:delText>
        </w:r>
      </w:del>
      <w:ins w:id="2023" w:author="Assessor GDSXSR" w:date="2026-10-31T00:11:23Z">
        <w:r>
          <w:rPr>
            <w:rFonts w:ascii="Arial" w:hAnsi="Arial" w:cs="Arial"/>
            <w:color w:val="808080"/>
            <w:sz w:val="28"/>
            <w:szCs w:val="28"/>
          </w:rPr>
          <w:t xml:space="preserve">a</w:t>
        </w:r>
      </w:ins>
      <w:r>
        <w:rPr>
          <w:rFonts w:ascii="Arial" w:hAnsi="Arial" w:cs="Arial"/>
          <w:color w:val="000000" w:themeColor="text1"/>
          <w:sz w:val="28"/>
          <w:szCs w:val="28"/>
        </w:rPr>
        <w:t xml:space="preserve"> permuta foi ajuizada somente em 14/11/2019</w:t>
      </w:r>
      <w:del w:id="2024" w:author="Assessor GDSXSR" w:date="2026-10-31T00:11:23Z">
        <w:r>
          <w:rPr>
            <w:rFonts w:ascii="Arial" w:hAnsi="Arial" w:cs="Arial"/>
            <w:color w:val="000000" w:themeColor="text1"/>
            <w:sz w:val="28"/>
            <w:szCs w:val="28"/>
          </w:rPr>
          <w:delText xml:space="preserve">,</w:delText>
        </w:r>
      </w:del>
      <w:r>
        <w:rPr>
          <w:rFonts w:ascii="Arial" w:hAnsi="Arial" w:cs="Arial"/>
          <w:color w:val="000000" w:themeColor="text1"/>
          <w:sz w:val="28"/>
          <w:szCs w:val="28"/>
        </w:rPr>
        <w:t xml:space="preserve"> </w:t>
      </w:r>
      <w:del w:id="2025" w:author="Assessor GDSXSR" w:date="2026-10-31T00:11:23Z">
        <w:r>
          <w:rPr>
            <w:rFonts w:ascii="Arial" w:hAnsi="Arial" w:cs="Arial"/>
            <w:color w:val="000000" w:themeColor="text1"/>
            <w:sz w:val="28"/>
            <w:szCs w:val="28"/>
          </w:rPr>
          <w:delText xml:space="preserve">conforme a petição inicial de </w:delText>
        </w:r>
      </w:del>
      <w:ins w:id="2026" w:author="Assessor GDSXSR" w:date="2026-10-31T00:11:23Z">
        <w:r>
          <w:rPr>
            <w:rFonts w:ascii="Arial" w:hAnsi="Arial" w:cs="Arial"/>
            <w:color w:val="808080"/>
            <w:sz w:val="28"/>
            <w:szCs w:val="28"/>
          </w:rPr>
          <w:t xml:space="preserve">(</w:t>
        </w:r>
      </w:ins>
      <w:r>
        <w:rPr>
          <w:rFonts w:ascii="Arial" w:hAnsi="Arial" w:cs="Arial"/>
          <w:color w:val="000000" w:themeColor="text1"/>
          <w:sz w:val="28"/>
          <w:szCs w:val="28"/>
        </w:rPr>
        <w:t xml:space="preserve">ID </w:t>
      </w:r>
      <w:ins w:id="2027" w:author="Assessor GDSXSR" w:date="2026-10-31T00:11:23Z">
        <w:r>
          <w:rPr>
            <w:rFonts w:ascii="Arial" w:hAnsi="Arial" w:cs="Arial"/>
            <w:color w:val="808080"/>
            <w:sz w:val="28"/>
            <w:szCs w:val="28"/>
          </w:rPr>
          <w:t xml:space="preserve">58110102 e </w:t>
        </w:r>
      </w:ins>
      <w:r>
        <w:rPr>
          <w:rFonts w:ascii="Arial" w:hAnsi="Arial" w:cs="Arial"/>
          <w:color w:val="000000" w:themeColor="text1"/>
          <w:sz w:val="28"/>
          <w:szCs w:val="28"/>
        </w:rPr>
        <w:t xml:space="preserve">58110076</w:t>
      </w:r>
      <w:ins w:id="2028" w:author="Assessor GDSXSR" w:date="2026-10-31T00:11:23Z">
        <w:r>
          <w:rPr>
            <w:rFonts w:ascii="Arial" w:hAnsi="Arial" w:cs="Arial"/>
            <w:color w:val="808080"/>
            <w:sz w:val="28"/>
            <w:szCs w:val="28"/>
          </w:rPr>
          <w:t xml:space="preserve">)</w:t>
        </w:r>
      </w:ins>
      <w:r>
        <w:rPr>
          <w:rFonts w:ascii="Arial" w:hAnsi="Arial" w:cs="Arial"/>
          <w:color w:val="000000" w:themeColor="text1"/>
          <w:sz w:val="28"/>
          <w:szCs w:val="28"/>
        </w:rPr>
        <w:t xml:space="preserve">.</w:t>
      </w:r>
    </w:p>
    <w:p w14:paraId="594C0727" w14:textId="77777777" w:rsidR="00A8583D" w:rsidRPr="00A8583D" w:rsidRDefault="00A8583D" w:rsidP="00A8583D">
      <w:pPr>
        <w:spacing w:after="0" w:line="360" w:lineRule="auto"/>
        <w:ind w:firstLine="2268"/>
        <w:jc w:val="both"/>
        <w:rPr>
          <w:rFonts w:ascii="Arial" w:hAnsi="Arial" w:cs="Arial"/>
          <w:color w:val="000000" w:themeColor="text1"/>
          <w:sz w:val="28"/>
          <w:szCs w:val="28"/>
        </w:rPr>
      </w:pPr>
    </w:p>
    <w:p w14:paraId="54BB5A74" w14:textId="77777777" w:rsidR="00A8583D" w:rsidRPr="00A8583D" w:rsidRDefault="00A8583D" w:rsidP="00A8583D">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Assim, no momento da aquisição, não havia processo </w:t>
      </w:r>
      <w:del w:id="2029" w:author="Assessor GDSXSR" w:date="2026-10-31T00:11:23Z">
        <w:r>
          <w:rPr>
            <w:rFonts w:ascii="Arial" w:hAnsi="Arial" w:cs="Arial"/>
            <w:color w:val="000000" w:themeColor="text1"/>
            <w:sz w:val="28"/>
            <w:szCs w:val="28"/>
          </w:rPr>
          <w:delText xml:space="preserve">judicial </w:delText>
        </w:r>
      </w:del>
      <w:r>
        <w:rPr>
          <w:rFonts w:ascii="Arial" w:hAnsi="Arial" w:cs="Arial"/>
          <w:color w:val="000000" w:themeColor="text1"/>
          <w:sz w:val="28"/>
          <w:szCs w:val="28"/>
        </w:rPr>
        <w:t xml:space="preserve">em curso</w:t>
      </w:r>
      <w:del w:id="2030" w:author="Assessor GDSXSR" w:date="2026-10-31T00:11:23Z">
        <w:r>
          <w:rPr>
            <w:rFonts w:ascii="Arial" w:hAnsi="Arial" w:cs="Arial"/>
            <w:color w:val="000000" w:themeColor="text1"/>
            <w:sz w:val="28"/>
            <w:szCs w:val="28"/>
          </w:rPr>
          <w:delText xml:space="preserve"> relacionado à permuta. Também não existia</w:delText>
        </w:r>
      </w:del>
      <w:ins w:id="2031" w:author="Assessor GDSXSR" w:date="2026-10-31T00:11:23Z">
        <w:r>
          <w:rPr>
            <w:rFonts w:ascii="Arial" w:hAnsi="Arial" w:cs="Arial"/>
            <w:color w:val="808080"/>
            <w:sz w:val="28"/>
            <w:szCs w:val="28"/>
          </w:rPr>
          <w:t xml:space="preserve">,</w:t>
        </w:r>
      </w:ins>
      <w:r>
        <w:rPr>
          <w:rFonts w:ascii="Arial" w:hAnsi="Arial" w:cs="Arial"/>
          <w:color w:val="000000" w:themeColor="text1"/>
          <w:sz w:val="28"/>
          <w:szCs w:val="28"/>
        </w:rPr>
        <w:t xml:space="preserve"> decisão que desconstituísse </w:t>
      </w:r>
      <w:del w:id="2032" w:author="Assessor GDSXSR" w:date="2026-10-31T00:11:23Z">
        <w:r>
          <w:rPr>
            <w:rFonts w:ascii="Arial" w:hAnsi="Arial" w:cs="Arial"/>
            <w:color w:val="000000" w:themeColor="text1"/>
            <w:sz w:val="28"/>
            <w:szCs w:val="28"/>
          </w:rPr>
          <w:delText xml:space="preserve">o</w:delText>
        </w:r>
      </w:del>
      <w:ins w:id="2033" w:author="Assessor GDSXSR" w:date="2026-10-31T00:11:23Z">
        <w:r>
          <w:rPr>
            <w:rFonts w:ascii="Arial" w:hAnsi="Arial" w:cs="Arial"/>
            <w:color w:val="808080"/>
            <w:sz w:val="28"/>
            <w:szCs w:val="28"/>
          </w:rPr>
          <w:t xml:space="preserve">a</w:t>
        </w:r>
      </w:ins>
      <w:r>
        <w:rPr>
          <w:rFonts w:ascii="Arial" w:hAnsi="Arial" w:cs="Arial"/>
          <w:color w:val="000000" w:themeColor="text1"/>
          <w:sz w:val="28"/>
          <w:szCs w:val="28"/>
        </w:rPr>
        <w:t xml:space="preserve"> </w:t>
      </w:r>
      <w:del w:id="2034" w:author="Assessor GDSXSR" w:date="2026-10-31T00:11:23Z">
        <w:r>
          <w:rPr>
            <w:rFonts w:ascii="Arial" w:hAnsi="Arial" w:cs="Arial"/>
            <w:color w:val="000000" w:themeColor="text1"/>
            <w:sz w:val="28"/>
            <w:szCs w:val="28"/>
          </w:rPr>
          <w:delText xml:space="preserve">negócio anterior</w:delText>
        </w:r>
      </w:del>
      <w:ins w:id="2035" w:author="Assessor GDSXSR" w:date="2026-10-31T00:11:23Z">
        <w:r>
          <w:rPr>
            <w:rFonts w:ascii="Arial" w:hAnsi="Arial" w:cs="Arial"/>
            <w:color w:val="808080"/>
            <w:sz w:val="28"/>
            <w:szCs w:val="28"/>
          </w:rPr>
          <w:t xml:space="preserve">permuta</w:t>
        </w:r>
      </w:ins>
      <w:r>
        <w:rPr>
          <w:rFonts w:ascii="Arial" w:hAnsi="Arial" w:cs="Arial"/>
          <w:color w:val="000000" w:themeColor="text1"/>
          <w:sz w:val="28"/>
          <w:szCs w:val="28"/>
        </w:rPr>
        <w:t xml:space="preserve"> ou restrição pública capaz de advertir os adquirentes</w:t>
      </w:r>
      <w:del w:id="2036" w:author="Assessor GDSXSR" w:date="2026-10-31T00:11:23Z">
        <w:r>
          <w:rPr>
            <w:rFonts w:ascii="Arial" w:hAnsi="Arial" w:cs="Arial"/>
            <w:color w:val="000000" w:themeColor="text1"/>
            <w:sz w:val="28"/>
            <w:szCs w:val="28"/>
          </w:rPr>
          <w:delText xml:space="preserve"> sobre eventual irregularidade</w:delText>
        </w:r>
      </w:del>
      <w:r>
        <w:rPr>
          <w:rFonts w:ascii="Arial" w:hAnsi="Arial" w:cs="Arial"/>
          <w:color w:val="000000" w:themeColor="text1"/>
          <w:sz w:val="28"/>
          <w:szCs w:val="28"/>
        </w:rPr>
        <w:t xml:space="preserve">.</w:t>
      </w:r>
    </w:p>
    <w:p w14:paraId="3289F493" w14:textId="77777777" w:rsidR="00A8583D" w:rsidRPr="00A8583D" w:rsidRDefault="00A8583D" w:rsidP="00A8583D">
      <w:pPr>
        <w:spacing w:after="0" w:line="360" w:lineRule="auto"/>
        <w:ind w:firstLine="2268"/>
        <w:jc w:val="both"/>
        <w:rPr>
          <w:rFonts w:ascii="Arial" w:hAnsi="Arial" w:cs="Arial"/>
          <w:color w:val="000000" w:themeColor="text1"/>
          <w:sz w:val="28"/>
          <w:szCs w:val="28"/>
        </w:rPr>
      </w:pPr>
    </w:p>
    <w:p w14:paraId="71787C79" w14:textId="77777777" w:rsidR="00A8583D" w:rsidRPr="00A8583D" w:rsidRDefault="00A8583D" w:rsidP="00A8583D">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Os compradores assumiram</w:t>
      </w:r>
      <w:del w:id="2037" w:author="Assessor GDSXSR" w:date="2026-10-31T00:11:23Z">
        <w:r>
          <w:rPr>
            <w:rFonts w:ascii="Arial" w:hAnsi="Arial" w:cs="Arial"/>
            <w:color w:val="000000" w:themeColor="text1"/>
            <w:sz w:val="28"/>
            <w:szCs w:val="28"/>
          </w:rPr>
          <w:delText xml:space="preserve"> o pagamento de</w:delText>
        </w:r>
      </w:del>
      <w:r>
        <w:rPr>
          <w:rFonts w:ascii="Arial" w:hAnsi="Arial" w:cs="Arial"/>
          <w:color w:val="000000" w:themeColor="text1"/>
          <w:sz w:val="28"/>
          <w:szCs w:val="28"/>
        </w:rPr>
        <w:t xml:space="preserve"> parte do preço mediante a quitação dos débitos tributários</w:t>
      </w:r>
      <w:del w:id="2038" w:author="Assessor GDSXSR" w:date="2026-10-31T00:11:23Z">
        <w:r>
          <w:rPr>
            <w:rFonts w:ascii="Arial" w:hAnsi="Arial" w:cs="Arial"/>
            <w:color w:val="000000" w:themeColor="text1"/>
            <w:sz w:val="28"/>
            <w:szCs w:val="28"/>
          </w:rPr>
          <w:delText xml:space="preserve">. Posteriormente</w:delText>
        </w:r>
      </w:del>
      <w:r>
        <w:rPr>
          <w:rFonts w:ascii="Arial" w:hAnsi="Arial" w:cs="Arial"/>
          <w:color w:val="000000" w:themeColor="text1"/>
          <w:sz w:val="28"/>
          <w:szCs w:val="28"/>
        </w:rPr>
        <w:t xml:space="preserve">, apresentaram comprovantes das parcelas pagas e realizaram construções no imóvel</w:t>
      </w:r>
      <w:del w:id="2039" w:author="Assessor GDSXSR" w:date="2026-10-31T00:11:23Z">
        <w:r>
          <w:rPr>
            <w:rFonts w:ascii="Arial" w:hAnsi="Arial" w:cs="Arial"/>
            <w:color w:val="000000" w:themeColor="text1"/>
            <w:sz w:val="28"/>
            <w:szCs w:val="28"/>
          </w:rPr>
          <w:delText xml:space="preserve">.</w:delText>
        </w:r>
      </w:del>
      <w:ins w:id="2040" w:author="Assessor GDSXSR" w:date="2026-10-31T00:11:23Z">
        <w:r>
          <w:rPr>
            <w:rFonts w:ascii="Arial" w:hAnsi="Arial" w:cs="Arial"/>
            <w:color w:val="808080"/>
            <w:sz w:val="28"/>
            <w:szCs w:val="28"/>
          </w:rPr>
          <w:t xml:space="preserve">,</w:t>
        </w:r>
      </w:ins>
      <w:r>
        <w:rPr>
          <w:rFonts w:ascii="Arial" w:hAnsi="Arial" w:cs="Arial"/>
          <w:color w:val="000000" w:themeColor="text1"/>
          <w:sz w:val="28"/>
          <w:szCs w:val="28"/>
        </w:rPr>
        <w:t xml:space="preserve"> </w:t>
      </w:r>
      <w:del w:id="2041" w:author="Assessor GDSXSR" w:date="2026-10-31T00:11:23Z">
        <w:r>
          <w:rPr>
            <w:rFonts w:ascii="Arial" w:hAnsi="Arial" w:cs="Arial"/>
            <w:color w:val="000000" w:themeColor="text1"/>
            <w:sz w:val="28"/>
            <w:szCs w:val="28"/>
          </w:rPr>
          <w:delText xml:space="preserve">Esses</w:delText>
        </w:r>
      </w:del>
      <w:ins w:id="2042" w:author="Assessor GDSXSR" w:date="2026-10-31T00:11:23Z">
        <w:r>
          <w:rPr>
            <w:rFonts w:ascii="Arial" w:hAnsi="Arial" w:cs="Arial"/>
            <w:color w:val="808080"/>
            <w:sz w:val="28"/>
            <w:szCs w:val="28"/>
          </w:rPr>
          <w:t xml:space="preserve">o</w:t>
        </w:r>
      </w:ins>
      <w:r>
        <w:rPr>
          <w:rFonts w:ascii="Arial" w:hAnsi="Arial" w:cs="Arial"/>
          <w:color w:val="000000" w:themeColor="text1"/>
          <w:sz w:val="28"/>
          <w:szCs w:val="28"/>
        </w:rPr>
        <w:t xml:space="preserve"> </w:t>
      </w:r>
      <w:del w:id="2043" w:author="Assessor GDSXSR" w:date="2026-10-31T00:11:23Z">
        <w:r>
          <w:rPr>
            <w:rFonts w:ascii="Arial" w:hAnsi="Arial" w:cs="Arial"/>
            <w:color w:val="000000" w:themeColor="text1"/>
            <w:sz w:val="28"/>
            <w:szCs w:val="28"/>
          </w:rPr>
          <w:delText xml:space="preserve">elementos</w:delText>
        </w:r>
      </w:del>
      <w:ins w:id="2044" w:author="Assessor GDSXSR" w:date="2026-10-31T00:11:23Z">
        <w:r>
          <w:rPr>
            <w:rFonts w:ascii="Arial" w:hAnsi="Arial" w:cs="Arial"/>
            <w:color w:val="808080"/>
            <w:sz w:val="28"/>
            <w:szCs w:val="28"/>
          </w:rPr>
          <w:t xml:space="preserve">que</w:t>
        </w:r>
      </w:ins>
      <w:r>
        <w:rPr>
          <w:rFonts w:ascii="Arial" w:hAnsi="Arial" w:cs="Arial"/>
          <w:color w:val="000000" w:themeColor="text1"/>
          <w:sz w:val="28"/>
          <w:szCs w:val="28"/>
        </w:rPr>
        <w:t xml:space="preserve"> </w:t>
      </w:r>
      <w:del w:id="2045" w:author="Assessor GDSXSR" w:date="2026-10-31T00:11:23Z">
        <w:r>
          <w:rPr>
            <w:rFonts w:ascii="Arial" w:hAnsi="Arial" w:cs="Arial"/>
            <w:color w:val="000000" w:themeColor="text1"/>
            <w:sz w:val="28"/>
            <w:szCs w:val="28"/>
          </w:rPr>
          <w:delText xml:space="preserve">são</w:delText>
        </w:r>
      </w:del>
      <w:ins w:id="2046" w:author="Assessor GDSXSR" w:date="2026-10-31T00:11:23Z">
        <w:r>
          <w:rPr>
            <w:rFonts w:ascii="Arial" w:hAnsi="Arial" w:cs="Arial"/>
            <w:color w:val="808080"/>
            <w:sz w:val="28"/>
            <w:szCs w:val="28"/>
          </w:rPr>
          <w:t xml:space="preserve">é</w:t>
        </w:r>
      </w:ins>
      <w:r>
        <w:rPr>
          <w:rFonts w:ascii="Arial" w:hAnsi="Arial" w:cs="Arial"/>
          <w:color w:val="000000" w:themeColor="text1"/>
          <w:sz w:val="28"/>
          <w:szCs w:val="28"/>
        </w:rPr>
        <w:t xml:space="preserve"> </w:t>
      </w:r>
      <w:del w:id="2047" w:author="Assessor GDSXSR" w:date="2026-10-31T00:11:23Z">
        <w:r>
          <w:rPr>
            <w:rFonts w:ascii="Arial" w:hAnsi="Arial" w:cs="Arial"/>
            <w:color w:val="000000" w:themeColor="text1"/>
            <w:sz w:val="28"/>
            <w:szCs w:val="28"/>
          </w:rPr>
          <w:delText xml:space="preserve">compatíveis</w:delText>
        </w:r>
      </w:del>
      <w:ins w:id="2048" w:author="Assessor GDSXSR" w:date="2026-10-31T00:11:23Z">
        <w:r>
          <w:rPr>
            <w:rFonts w:ascii="Arial" w:hAnsi="Arial" w:cs="Arial"/>
            <w:color w:val="808080"/>
            <w:sz w:val="28"/>
            <w:szCs w:val="28"/>
          </w:rPr>
          <w:t xml:space="preserve">compatível</w:t>
        </w:r>
      </w:ins>
      <w:r>
        <w:rPr>
          <w:rFonts w:ascii="Arial" w:hAnsi="Arial" w:cs="Arial"/>
          <w:color w:val="000000" w:themeColor="text1"/>
          <w:sz w:val="28"/>
          <w:szCs w:val="28"/>
        </w:rPr>
        <w:t xml:space="preserve"> com a aquisição onerosa e com </w:t>
      </w:r>
      <w:del w:id="2049" w:author="Assessor GDSXSR" w:date="2026-10-31T00:11:23Z">
        <w:r>
          <w:rPr>
            <w:rFonts w:ascii="Arial" w:hAnsi="Arial" w:cs="Arial"/>
            <w:color w:val="000000" w:themeColor="text1"/>
            <w:sz w:val="28"/>
            <w:szCs w:val="28"/>
          </w:rPr>
          <w:delText xml:space="preserve">o exercício da</w:delText>
        </w:r>
      </w:del>
      <w:ins w:id="2050" w:author="Assessor GDSXSR" w:date="2026-10-31T00:11:23Z">
        <w:r>
          <w:rPr>
            <w:rFonts w:ascii="Arial" w:hAnsi="Arial" w:cs="Arial"/>
            <w:color w:val="808080"/>
            <w:sz w:val="28"/>
            <w:szCs w:val="28"/>
          </w:rPr>
          <w:t xml:space="preserve">a</w:t>
        </w:r>
      </w:ins>
      <w:r>
        <w:rPr>
          <w:rFonts w:ascii="Arial" w:hAnsi="Arial" w:cs="Arial"/>
          <w:color w:val="000000" w:themeColor="text1"/>
          <w:sz w:val="28"/>
          <w:szCs w:val="28"/>
        </w:rPr>
        <w:t xml:space="preserve"> posse em nome próprio.</w:t>
      </w:r>
    </w:p>
    <w:p w14:paraId="364C1C54" w14:textId="77777777" w:rsidR="00A8583D" w:rsidRPr="00A8583D" w:rsidRDefault="00A8583D" w:rsidP="00A8583D">
      <w:pPr>
        <w:spacing w:after="0" w:line="360" w:lineRule="auto"/>
        <w:ind w:firstLine="2268"/>
        <w:jc w:val="both"/>
        <w:rPr>
          <w:rFonts w:ascii="Arial" w:hAnsi="Arial" w:cs="Arial"/>
          <w:color w:val="000000" w:themeColor="text1"/>
          <w:sz w:val="28"/>
          <w:szCs w:val="28"/>
        </w:rPr>
      </w:pPr>
    </w:p>
    <w:p w14:paraId="20E78B6C" w14:textId="77777777" w:rsidR="00A8583D" w:rsidRPr="00A8583D" w:rsidRDefault="00A8583D" w:rsidP="00A8583D">
      <w:pPr>
        <w:spacing w:after="0" w:line="360" w:lineRule="auto"/>
        <w:ind w:firstLine="2268"/>
        <w:jc w:val="both"/>
        <w:rPr>
          <w:del w:id="2052" w:author="Assessor GDSXSR" w:date="2026-10-31T00:11:23Z"/>
          <w:rFonts w:ascii="Arial" w:hAnsi="Arial" w:cs="Arial"/>
          <w:color w:val="000000" w:themeColor="text1"/>
          <w:sz w:val="28"/>
          <w:szCs w:val="28"/>
        </w:rPr>
      </w:pPr>
      <w:del w:id="2051" w:author="Assessor GDSXSR" w:date="2026-10-31T00:11:23Z">
        <w:r w:rsidRPr="00A8583D">
          <w:rPr>
            <w:rFonts w:ascii="Arial" w:hAnsi="Arial" w:cs="Arial"/>
            <w:color w:val="000000" w:themeColor="text1"/>
            <w:sz w:val="28"/>
            <w:szCs w:val="28"/>
          </w:rPr>
          <w:delText>A prova oral não afasta essa conclusão.</w:delText>
        </w:r>
      </w:del>
    </w:p>
    <w:p w14:paraId="6DDC7DF5" w14:textId="77777777" w:rsidR="00A8583D" w:rsidRPr="00A8583D" w:rsidRDefault="00A8583D" w:rsidP="00A8583D">
      <w:pPr>
        <w:spacing w:after="0" w:line="360" w:lineRule="auto"/>
        <w:ind w:firstLine="2268"/>
        <w:jc w:val="both"/>
        <w:rPr>
          <w:del w:id="2053" w:author="Assessor GDSXSR" w:date="2026-10-31T00:11:23Z"/>
          <w:rFonts w:ascii="Arial" w:hAnsi="Arial" w:cs="Arial"/>
          <w:color w:val="000000" w:themeColor="text1"/>
          <w:sz w:val="28"/>
          <w:szCs w:val="28"/>
        </w:rPr>
      </w:pPr>
    </w:p>
    <w:p w14:paraId="3ED90409" w14:textId="1B664272" w:rsidR="00A8583D" w:rsidRPr="00A8583D" w:rsidRDefault="00A8583D" w:rsidP="00A8583D">
      <w:pPr>
        <w:spacing w:after="0" w:line="360" w:lineRule="auto"/>
        <w:ind w:firstLine="2268"/>
        <w:jc w:val="both"/>
        <w:rPr>
          <w:rFonts w:ascii="Arial" w:hAnsi="Arial" w:cs="Arial"/>
          <w:color w:val="000000" w:themeColor="text1"/>
          <w:sz w:val="28"/>
          <w:szCs w:val="28"/>
        </w:rPr>
      </w:pPr>
      <w:commentRangeStart w:id="19"/>
      <w:del w:id="2054" w:author="Assessor GDSXSR" w:date="2026-10-31T00:11:23Z">
        <w:r>
          <w:rPr>
            <w:rFonts w:ascii="Arial" w:hAnsi="Arial" w:cs="Arial"/>
            <w:color w:val="000000" w:themeColor="text1"/>
            <w:sz w:val="28"/>
            <w:szCs w:val="28"/>
          </w:rPr>
          <w:delText xml:space="preserve">O</w:delText>
        </w:r>
      </w:del>
      <w:ins w:id="2055" w:author="Assessor GDSXSR" w:date="2026-10-31T00:11:23Z">
        <w:r>
          <w:rPr>
            <w:rFonts w:ascii="Arial" w:hAnsi="Arial" w:cs="Arial"/>
            <w:color w:val="808080"/>
            <w:sz w:val="28"/>
            <w:szCs w:val="28"/>
          </w:rPr>
          <w:t xml:space="preserve">A prova oral não afasta essa conclusão: o</w:t>
        </w:r>
      </w:ins>
      <w:r>
        <w:rPr>
          <w:rFonts w:ascii="Arial" w:hAnsi="Arial" w:cs="Arial"/>
          <w:color w:val="000000" w:themeColor="text1"/>
          <w:sz w:val="28"/>
          <w:szCs w:val="28"/>
        </w:rPr>
        <w:t xml:space="preserve"> informante</w:t>
      </w:r>
      <w:del w:id="2056" w:author="Assessor GDSXSR" w:date="2026-10-31T00:11:23Z">
        <w:r>
          <w:rPr>
            <w:rFonts w:ascii="Arial" w:hAnsi="Arial" w:cs="Arial"/>
            <w:color w:val="000000" w:themeColor="text1"/>
            <w:sz w:val="28"/>
            <w:szCs w:val="28"/>
          </w:rPr>
          <w:delText xml:space="preserve"> ouvido na audiência</w:delText>
        </w:r>
      </w:del>
      <w:r>
        <w:rPr>
          <w:rFonts w:ascii="Arial" w:hAnsi="Arial" w:cs="Arial"/>
          <w:color w:val="000000" w:themeColor="text1"/>
          <w:sz w:val="28"/>
          <w:szCs w:val="28"/>
        </w:rPr>
        <w:t xml:space="preserve"> afirmou que os adquirentes </w:t>
      </w:r>
      <w:del w:id="2057" w:author="Assessor GDSXSR" w:date="2026-10-31T00:11:23Z">
        <w:r>
          <w:rPr>
            <w:rFonts w:ascii="Arial" w:hAnsi="Arial" w:cs="Arial"/>
            <w:color w:val="000000" w:themeColor="text1"/>
            <w:sz w:val="28"/>
            <w:szCs w:val="28"/>
          </w:rPr>
          <w:delText xml:space="preserve">teriam sido</w:delText>
        </w:r>
      </w:del>
      <w:ins w:id="2058" w:author="Assessor GDSXSR" w:date="2026-10-31T00:11:23Z">
        <w:r>
          <w:rPr>
            <w:rFonts w:ascii="Arial" w:hAnsi="Arial" w:cs="Arial"/>
            <w:color w:val="808080"/>
            <w:sz w:val="28"/>
            <w:szCs w:val="28"/>
          </w:rPr>
          <w:t xml:space="preserve">foram</w:t>
        </w:r>
      </w:ins>
      <w:r>
        <w:rPr>
          <w:rFonts w:ascii="Arial" w:hAnsi="Arial" w:cs="Arial"/>
          <w:color w:val="000000" w:themeColor="text1"/>
          <w:sz w:val="28"/>
          <w:szCs w:val="28"/>
        </w:rPr>
        <w:t xml:space="preserve"> advertidos</w:t>
      </w:r>
      <w:del w:id="2059" w:author="Assessor GDSXSR" w:date="2026-10-31T00:11:23Z">
        <w:r>
          <w:rPr>
            <w:rFonts w:ascii="Arial" w:hAnsi="Arial" w:cs="Arial"/>
            <w:color w:val="000000" w:themeColor="text1"/>
            <w:sz w:val="28"/>
            <w:szCs w:val="28"/>
          </w:rPr>
          <w:delText xml:space="preserve"> acerca</w:delText>
        </w:r>
      </w:del>
      <w:r>
        <w:rPr>
          <w:rFonts w:ascii="Arial" w:hAnsi="Arial" w:cs="Arial"/>
          <w:color w:val="000000" w:themeColor="text1"/>
          <w:sz w:val="28"/>
          <w:szCs w:val="28"/>
        </w:rPr>
        <w:t xml:space="preserve"> da controvérsia e</w:t>
      </w:r>
      <w:ins w:id="2060" w:author="Assessor GDSXSR" w:date="2026-10-31T00:11:23Z">
        <w:r>
          <w:rPr>
            <w:rFonts w:ascii="Arial" w:hAnsi="Arial" w:cs="Arial"/>
            <w:color w:val="808080"/>
            <w:sz w:val="28"/>
            <w:szCs w:val="28"/>
          </w:rPr>
          <w:t xml:space="preserve"> de</w:t>
        </w:r>
      </w:ins>
      <w:r>
        <w:rPr>
          <w:rFonts w:ascii="Arial" w:hAnsi="Arial" w:cs="Arial"/>
          <w:color w:val="000000" w:themeColor="text1"/>
          <w:sz w:val="28"/>
          <w:szCs w:val="28"/>
        </w:rPr>
        <w:t xml:space="preserve"> que o corretor não </w:t>
      </w:r>
      <w:del w:id="2061" w:author="Assessor GDSXSR" w:date="2026-10-31T00:11:23Z">
        <w:r>
          <w:rPr>
            <w:rFonts w:ascii="Arial" w:hAnsi="Arial" w:cs="Arial"/>
            <w:color w:val="000000" w:themeColor="text1"/>
            <w:sz w:val="28"/>
            <w:szCs w:val="28"/>
          </w:rPr>
          <w:delText xml:space="preserve">havia quitado</w:delText>
        </w:r>
      </w:del>
      <w:ins w:id="2062" w:author="Assessor GDSXSR" w:date="2026-10-31T00:11:23Z">
        <w:r>
          <w:rPr>
            <w:rFonts w:ascii="Arial" w:hAnsi="Arial" w:cs="Arial"/>
            <w:color w:val="808080"/>
            <w:sz w:val="28"/>
            <w:szCs w:val="28"/>
          </w:rPr>
          <w:t xml:space="preserve">quitou</w:t>
        </w:r>
      </w:ins>
      <w:r>
        <w:rPr>
          <w:rFonts w:ascii="Arial" w:hAnsi="Arial" w:cs="Arial"/>
          <w:color w:val="000000" w:themeColor="text1"/>
          <w:sz w:val="28"/>
          <w:szCs w:val="28"/>
        </w:rPr>
        <w:t xml:space="preserve"> o IPTU, </w:t>
      </w:r>
      <w:del w:id="2063" w:author="Assessor GDSXSR" w:date="2026-10-31T00:11:23Z">
        <w:r>
          <w:rPr>
            <w:rFonts w:ascii="Arial" w:hAnsi="Arial" w:cs="Arial"/>
            <w:color w:val="000000" w:themeColor="text1"/>
            <w:sz w:val="28"/>
            <w:szCs w:val="28"/>
          </w:rPr>
          <w:delText xml:space="preserve">conforme</w:delText>
        </w:r>
      </w:del>
      <w:ins w:id="2064" w:author="Assessor GDSXSR" w:date="2026-10-31T00:11:23Z">
        <w:r>
          <w:rPr>
            <w:rFonts w:ascii="Arial" w:hAnsi="Arial" w:cs="Arial"/>
            <w:color w:val="808080"/>
            <w:sz w:val="28"/>
            <w:szCs w:val="28"/>
          </w:rPr>
          <w:t xml:space="preserve">mas</w:t>
        </w:r>
      </w:ins>
      <w:r>
        <w:rPr>
          <w:rFonts w:ascii="Arial" w:hAnsi="Arial" w:cs="Arial"/>
          <w:color w:val="000000" w:themeColor="text1"/>
          <w:sz w:val="28"/>
          <w:szCs w:val="28"/>
        </w:rPr>
        <w:t xml:space="preserve"> </w:t>
      </w:r>
      <w:del w:id="2065" w:author="Assessor GDSXSR" w:date="2026-10-31T00:11:23Z">
        <w:r>
          <w:rPr>
            <w:rFonts w:ascii="Arial" w:hAnsi="Arial" w:cs="Arial"/>
            <w:color w:val="000000" w:themeColor="text1"/>
            <w:sz w:val="28"/>
            <w:szCs w:val="28"/>
          </w:rPr>
          <w:delText xml:space="preserve">depoimentos</w:delText>
        </w:r>
      </w:del>
      <w:ins w:id="2066" w:author="Assessor GDSXSR" w:date="2026-10-31T00:11:23Z">
        <w:r>
          <w:rPr>
            <w:rFonts w:ascii="Arial" w:hAnsi="Arial" w:cs="Arial"/>
            <w:color w:val="808080"/>
            <w:sz w:val="28"/>
            <w:szCs w:val="28"/>
          </w:rPr>
          <w:t xml:space="preserve">o</w:t>
        </w:r>
      </w:ins>
      <w:r>
        <w:rPr>
          <w:rFonts w:ascii="Arial" w:hAnsi="Arial" w:cs="Arial"/>
          <w:color w:val="000000" w:themeColor="text1"/>
          <w:sz w:val="28"/>
          <w:szCs w:val="28"/>
        </w:rPr>
        <w:t xml:space="preserve"> </w:t>
      </w:r>
      <w:del w:id="2067" w:author="Assessor GDSXSR" w:date="2026-10-31T00:11:23Z">
        <w:r>
          <w:rPr>
            <w:rFonts w:ascii="Arial" w:hAnsi="Arial" w:cs="Arial"/>
            <w:color w:val="000000" w:themeColor="text1"/>
            <w:sz w:val="28"/>
            <w:szCs w:val="28"/>
          </w:rPr>
          <w:delText xml:space="preserve">gravados</w:delText>
        </w:r>
      </w:del>
      <w:ins w:id="2068" w:author="Assessor GDSXSR" w:date="2026-10-31T00:11:23Z">
        <w:r>
          <w:rPr>
            <w:rFonts w:ascii="Arial" w:hAnsi="Arial" w:cs="Arial"/>
            <w:color w:val="808080"/>
            <w:sz w:val="28"/>
            <w:szCs w:val="28"/>
          </w:rPr>
          <w:t xml:space="preserve">aviso</w:t>
        </w:r>
      </w:ins>
      <w:r>
        <w:rPr>
          <w:rFonts w:ascii="Arial" w:hAnsi="Arial" w:cs="Arial"/>
          <w:color w:val="000000" w:themeColor="text1"/>
          <w:sz w:val="28"/>
          <w:szCs w:val="28"/>
        </w:rPr>
        <w:t xml:space="preserve"> </w:t>
      </w:r>
      <w:del w:id="2069" w:author="Assessor GDSXSR" w:date="2026-10-31T00:11:23Z">
        <w:r>
          <w:rPr>
            <w:rFonts w:ascii="Arial" w:hAnsi="Arial" w:cs="Arial"/>
            <w:color w:val="000000" w:themeColor="text1"/>
            <w:sz w:val="28"/>
            <w:szCs w:val="28"/>
          </w:rPr>
          <w:delText xml:space="preserve">nos</w:delText>
        </w:r>
      </w:del>
      <w:ins w:id="2070" w:author="Assessor GDSXSR" w:date="2026-10-31T00:11:23Z">
        <w:r>
          <w:rPr>
            <w:rFonts w:ascii="Arial" w:hAnsi="Arial" w:cs="Arial"/>
            <w:color w:val="808080"/>
            <w:sz w:val="28"/>
            <w:szCs w:val="28"/>
          </w:rPr>
          <w:t xml:space="preserve">teria</w:t>
        </w:r>
      </w:ins>
      <w:r>
        <w:rPr>
          <w:rFonts w:ascii="Arial" w:hAnsi="Arial" w:cs="Arial"/>
          <w:color w:val="000000" w:themeColor="text1"/>
          <w:sz w:val="28"/>
          <w:szCs w:val="28"/>
        </w:rPr>
        <w:t xml:space="preserve"> </w:t>
      </w:r>
      <w:del w:id="2071" w:author="Assessor GDSXSR" w:date="2026-10-31T00:11:23Z">
        <w:r>
          <w:rPr>
            <w:rFonts w:ascii="Arial" w:hAnsi="Arial" w:cs="Arial"/>
            <w:color w:val="000000" w:themeColor="text1"/>
            <w:sz w:val="28"/>
            <w:szCs w:val="28"/>
          </w:rPr>
          <w:delText xml:space="preserve">IDs</w:delText>
        </w:r>
      </w:del>
      <w:ins w:id="2072" w:author="Assessor GDSXSR" w:date="2026-10-31T00:11:23Z">
        <w:r>
          <w:rPr>
            <w:rFonts w:ascii="Arial" w:hAnsi="Arial" w:cs="Arial"/>
            <w:color w:val="808080"/>
            <w:sz w:val="28"/>
            <w:szCs w:val="28"/>
          </w:rPr>
          <w:t xml:space="preserve">ocorrido depois do contrato, com as construções já em andamento (ID</w:t>
        </w:r>
      </w:ins>
      <w:r>
        <w:rPr>
          <w:rFonts w:ascii="Arial" w:hAnsi="Arial" w:cs="Arial"/>
          <w:color w:val="000000" w:themeColor="text1"/>
          <w:sz w:val="28"/>
          <w:szCs w:val="28"/>
        </w:rPr>
        <w:t xml:space="preserve"> </w:t>
      </w:r>
      <w:r>
        <w:rPr>
          <w:rFonts w:ascii="Arial" w:hAnsi="Arial" w:cs="Arial"/>
          <w:color w:val="000000" w:themeColor="text1"/>
          <w:sz w:val="28"/>
          <w:szCs w:val="28"/>
        </w:rPr>
        <w:t xml:space="preserve">85996331</w:t>
      </w:r>
      <w:r>
        <w:rPr>
          <w:rFonts w:ascii="Arial" w:hAnsi="Arial" w:cs="Arial"/>
          <w:color w:val="000000" w:themeColor="text1"/>
          <w:sz w:val="28"/>
          <w:szCs w:val="28"/>
        </w:rPr>
        <w:t xml:space="preserve"> </w:t>
      </w:r>
      <w:r>
        <w:rPr>
          <w:rFonts w:ascii="Arial" w:hAnsi="Arial" w:cs="Arial"/>
          <w:color w:val="000000" w:themeColor="text1"/>
          <w:sz w:val="28"/>
          <w:szCs w:val="28"/>
        </w:rPr>
        <w:t xml:space="preserve">e </w:t>
      </w:r>
      <w:r>
        <w:rPr>
          <w:rFonts w:ascii="Arial" w:hAnsi="Arial" w:cs="Arial"/>
          <w:color w:val="000000" w:themeColor="text1"/>
          <w:sz w:val="28"/>
          <w:szCs w:val="28"/>
        </w:rPr>
        <w:t xml:space="preserve">85996330</w:t>
      </w:r>
      <w:ins w:id="2073" w:author="Assessor GDSXSR" w:date="2026-10-31T00:11:23Z">
        <w:r>
          <w:rPr>
            <w:rFonts w:ascii="Arial" w:hAnsi="Arial" w:cs="Arial"/>
            <w:color w:val="808080"/>
            <w:sz w:val="28"/>
            <w:szCs w:val="28"/>
          </w:rPr>
          <w:t xml:space="preserve">)</w:t>
        </w:r>
      </w:ins>
      <w:r>
        <w:rPr>
          <w:rFonts w:ascii="Arial" w:hAnsi="Arial" w:cs="Arial"/>
          <w:color w:val="000000" w:themeColor="text1"/>
          <w:sz w:val="28"/>
          <w:szCs w:val="28"/>
        </w:rPr>
        <w:t xml:space="preserve">.</w:t>
      </w:r>
      <w:commentRangeEnd w:id="19"/>
      <w:r>
        <w:rPr>
          <w:rStyle w:val="CommentReference"/>
        </w:rPr>
        <w:commentReference w:id="19"/>
      </w:r>
    </w:p>
    <w:p w14:paraId="267C93A1" w14:textId="77777777" w:rsidR="00A8583D" w:rsidRPr="00A8583D" w:rsidRDefault="00A8583D" w:rsidP="00A8583D">
      <w:pPr>
        <w:spacing w:after="0" w:line="360" w:lineRule="auto"/>
        <w:ind w:firstLine="2268"/>
        <w:jc w:val="both"/>
        <w:rPr>
          <w:rFonts w:ascii="Arial" w:hAnsi="Arial" w:cs="Arial"/>
          <w:color w:val="000000" w:themeColor="text1"/>
          <w:sz w:val="28"/>
          <w:szCs w:val="28"/>
        </w:rPr>
      </w:pPr>
    </w:p>
    <w:p w14:paraId="14385079" w14:textId="77777777" w:rsidR="00A8583D" w:rsidRPr="00A8583D" w:rsidRDefault="00A8583D" w:rsidP="00A8583D">
      <w:pPr>
        <w:spacing w:after="0" w:line="360" w:lineRule="auto"/>
        <w:ind w:firstLine="2268"/>
        <w:jc w:val="both"/>
        <w:rPr>
          <w:del w:id="2075" w:author="Assessor GDSXSR" w:date="2026-10-31T00:11:23Z"/>
          <w:rFonts w:ascii="Arial" w:hAnsi="Arial" w:cs="Arial"/>
          <w:color w:val="000000" w:themeColor="text1"/>
          <w:sz w:val="28"/>
          <w:szCs w:val="28"/>
        </w:rPr>
      </w:pPr>
      <w:del w:id="2074" w:author="Assessor GDSXSR" w:date="2026-10-31T00:11:23Z">
        <w:r w:rsidRPr="00A8583D">
          <w:rPr>
            <w:rFonts w:ascii="Arial" w:hAnsi="Arial" w:cs="Arial"/>
            <w:color w:val="000000" w:themeColor="text1"/>
            <w:sz w:val="28"/>
            <w:szCs w:val="28"/>
          </w:rPr>
          <w:delText>Contudo, o aviso teria ocorrido depois da celebração do contrato, quando as construções já estavam em andamento.</w:delText>
        </w:r>
      </w:del>
    </w:p>
    <w:p w14:paraId="4F73E249" w14:textId="77777777" w:rsidR="00A8583D" w:rsidRPr="00A8583D" w:rsidRDefault="00A8583D" w:rsidP="00A8583D">
      <w:pPr>
        <w:spacing w:after="0" w:line="360" w:lineRule="auto"/>
        <w:ind w:firstLine="2268"/>
        <w:jc w:val="both"/>
        <w:rPr>
          <w:del w:id="2076" w:author="Assessor GDSXSR" w:date="2026-10-31T00:11:23Z"/>
          <w:rFonts w:ascii="Arial" w:hAnsi="Arial" w:cs="Arial"/>
          <w:color w:val="000000" w:themeColor="text1"/>
          <w:sz w:val="28"/>
          <w:szCs w:val="28"/>
        </w:rPr>
      </w:pPr>
    </w:p>
    <w:p w14:paraId="2BBCEA6E" w14:textId="77777777" w:rsidR="00A8583D" w:rsidRPr="00A8583D" w:rsidRDefault="00A8583D" w:rsidP="00A8583D">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 ciência posterior de </w:t>
      </w:r>
      <w:del w:id="2077" w:author="Assessor GDSXSR" w:date="2026-10-31T00:11:23Z">
        <w:r>
          <w:rPr>
            <w:rFonts w:ascii="Arial" w:hAnsi="Arial" w:cs="Arial"/>
            <w:color w:val="000000" w:themeColor="text1"/>
            <w:sz w:val="28"/>
            <w:szCs w:val="28"/>
          </w:rPr>
          <w:delText xml:space="preserve">uma </w:delText>
        </w:r>
      </w:del>
      <w:r>
        <w:rPr>
          <w:rFonts w:ascii="Arial" w:hAnsi="Arial" w:cs="Arial"/>
          <w:color w:val="000000" w:themeColor="text1"/>
          <w:sz w:val="28"/>
          <w:szCs w:val="28"/>
        </w:rPr>
        <w:t xml:space="preserve">possível controvérsia não </w:t>
      </w:r>
      <w:del w:id="2078" w:author="Assessor GDSXSR" w:date="2026-10-31T00:11:23Z">
        <w:r>
          <w:rPr>
            <w:rFonts w:ascii="Arial" w:hAnsi="Arial" w:cs="Arial"/>
            <w:color w:val="000000" w:themeColor="text1"/>
            <w:sz w:val="28"/>
            <w:szCs w:val="28"/>
          </w:rPr>
          <w:delText xml:space="preserve">transforma</w:delText>
        </w:r>
      </w:del>
      <w:ins w:id="2079" w:author="Assessor GDSXSR" w:date="2026-10-31T00:11:23Z">
        <w:r>
          <w:rPr>
            <w:rFonts w:ascii="Arial" w:hAnsi="Arial" w:cs="Arial"/>
            <w:color w:val="808080"/>
            <w:sz w:val="28"/>
            <w:szCs w:val="28"/>
          </w:rPr>
          <w:t xml:space="preserve">torna ilícita,</w:t>
        </w:r>
      </w:ins>
      <w:r>
        <w:rPr>
          <w:rFonts w:ascii="Arial" w:hAnsi="Arial" w:cs="Arial"/>
          <w:color w:val="000000" w:themeColor="text1"/>
          <w:sz w:val="28"/>
          <w:szCs w:val="28"/>
        </w:rPr>
        <w:t xml:space="preserve"> retroativamente</w:t>
      </w:r>
      <w:del w:id="2080" w:author="Assessor GDSXSR" w:date="2026-10-31T00:11:23Z">
        <w:r>
          <w:rPr>
            <w:rFonts w:ascii="Arial" w:hAnsi="Arial" w:cs="Arial"/>
            <w:color w:val="000000" w:themeColor="text1"/>
            <w:sz w:val="28"/>
            <w:szCs w:val="28"/>
          </w:rPr>
          <w:delText xml:space="preserve"> uma</w:delText>
        </w:r>
      </w:del>
      <w:ins w:id="2081" w:author="Assessor GDSXSR" w:date="2026-10-31T00:11:23Z">
        <w:r>
          <w:rPr>
            <w:rFonts w:ascii="Arial" w:hAnsi="Arial" w:cs="Arial"/>
            <w:color w:val="808080"/>
            <w:sz w:val="28"/>
            <w:szCs w:val="28"/>
          </w:rPr>
          <w:t xml:space="preserve">,</w:t>
        </w:r>
      </w:ins>
      <w:r>
        <w:rPr>
          <w:rFonts w:ascii="Arial" w:hAnsi="Arial" w:cs="Arial"/>
          <w:color w:val="000000" w:themeColor="text1"/>
          <w:sz w:val="28"/>
          <w:szCs w:val="28"/>
        </w:rPr>
        <w:t xml:space="preserve"> aquisição originariamente</w:t>
      </w:r>
      <w:del w:id="2082" w:author="Assessor GDSXSR" w:date="2026-10-31T00:11:23Z">
        <w:r>
          <w:rPr>
            <w:rFonts w:ascii="Arial" w:hAnsi="Arial" w:cs="Arial"/>
            <w:color w:val="000000" w:themeColor="text1"/>
            <w:sz w:val="28"/>
            <w:szCs w:val="28"/>
          </w:rPr>
          <w:delText xml:space="preserve"> realizada</w:delText>
        </w:r>
      </w:del>
      <w:r>
        <w:rPr>
          <w:rFonts w:ascii="Arial" w:hAnsi="Arial" w:cs="Arial"/>
          <w:color w:val="000000" w:themeColor="text1"/>
          <w:sz w:val="28"/>
          <w:szCs w:val="28"/>
        </w:rPr>
        <w:t xml:space="preserve"> de boa-fé</w:t>
      </w:r>
      <w:del w:id="2083" w:author="Assessor GDSXSR" w:date="2026-10-31T00:11:23Z">
        <w:r>
          <w:rPr>
            <w:rFonts w:ascii="Arial" w:hAnsi="Arial" w:cs="Arial"/>
            <w:color w:val="000000" w:themeColor="text1"/>
            <w:sz w:val="28"/>
            <w:szCs w:val="28"/>
          </w:rPr>
          <w:delText xml:space="preserve"> em negócio ilícito. Ela</w:delText>
        </w:r>
      </w:del>
      <w:ins w:id="2084" w:author="Assessor GDSXSR" w:date="2026-10-31T00:11:23Z">
        <w:r>
          <w:rPr>
            <w:rFonts w:ascii="Arial" w:hAnsi="Arial" w:cs="Arial"/>
            <w:color w:val="808080"/>
            <w:sz w:val="28"/>
            <w:szCs w:val="28"/>
          </w:rPr>
          <w:t xml:space="preserve">;</w:t>
        </w:r>
      </w:ins>
      <w:r>
        <w:rPr>
          <w:rFonts w:ascii="Arial" w:hAnsi="Arial" w:cs="Arial"/>
          <w:color w:val="000000" w:themeColor="text1"/>
          <w:sz w:val="28"/>
          <w:szCs w:val="28"/>
        </w:rPr>
        <w:t xml:space="preserve"> poderia </w:t>
      </w:r>
      <w:del w:id="2085" w:author="Assessor GDSXSR" w:date="2026-10-31T00:11:23Z">
        <w:r>
          <w:rPr>
            <w:rFonts w:ascii="Arial" w:hAnsi="Arial" w:cs="Arial"/>
            <w:color w:val="000000" w:themeColor="text1"/>
            <w:sz w:val="28"/>
            <w:szCs w:val="28"/>
          </w:rPr>
          <w:delText xml:space="preserve">influenciar</w:delText>
        </w:r>
      </w:del>
      <w:ins w:id="2086" w:author="Assessor GDSXSR" w:date="2026-10-31T00:11:23Z">
        <w:r>
          <w:rPr>
            <w:rFonts w:ascii="Arial" w:hAnsi="Arial" w:cs="Arial"/>
            <w:color w:val="808080"/>
            <w:sz w:val="28"/>
            <w:szCs w:val="28"/>
          </w:rPr>
          <w:t xml:space="preserve">influir</w:t>
        </w:r>
      </w:ins>
      <w:r>
        <w:rPr>
          <w:rFonts w:ascii="Arial" w:hAnsi="Arial" w:cs="Arial"/>
          <w:color w:val="000000" w:themeColor="text1"/>
          <w:sz w:val="28"/>
          <w:szCs w:val="28"/>
        </w:rPr>
        <w:t xml:space="preserve"> </w:t>
      </w:r>
      <w:del w:id="2087" w:author="Assessor GDSXSR" w:date="2026-10-31T00:11:23Z">
        <w:r>
          <w:rPr>
            <w:rFonts w:ascii="Arial" w:hAnsi="Arial" w:cs="Arial"/>
            <w:color w:val="000000" w:themeColor="text1"/>
            <w:sz w:val="28"/>
            <w:szCs w:val="28"/>
          </w:rPr>
          <w:delText xml:space="preserve">a</w:delText>
        </w:r>
      </w:del>
      <w:ins w:id="2088" w:author="Assessor GDSXSR" w:date="2026-10-31T00:11:23Z">
        <w:r>
          <w:rPr>
            <w:rFonts w:ascii="Arial" w:hAnsi="Arial" w:cs="Arial"/>
            <w:color w:val="808080"/>
            <w:sz w:val="28"/>
            <w:szCs w:val="28"/>
          </w:rPr>
          <w:t xml:space="preserve">na</w:t>
        </w:r>
      </w:ins>
      <w:r>
        <w:rPr>
          <w:rFonts w:ascii="Arial" w:hAnsi="Arial" w:cs="Arial"/>
          <w:color w:val="000000" w:themeColor="text1"/>
          <w:sz w:val="28"/>
          <w:szCs w:val="28"/>
        </w:rPr>
        <w:t xml:space="preserve"> análise das benfeitorias </w:t>
      </w:r>
      <w:del w:id="2089" w:author="Assessor GDSXSR" w:date="2026-10-31T00:11:23Z">
        <w:r>
          <w:rPr>
            <w:rFonts w:ascii="Arial" w:hAnsi="Arial" w:cs="Arial"/>
            <w:color w:val="000000" w:themeColor="text1"/>
            <w:sz w:val="28"/>
            <w:szCs w:val="28"/>
          </w:rPr>
          <w:delText xml:space="preserve">efetuadas</w:delText>
        </w:r>
      </w:del>
      <w:ins w:id="2090" w:author="Assessor GDSXSR" w:date="2026-10-31T00:11:23Z">
        <w:r>
          <w:rPr>
            <w:rFonts w:ascii="Arial" w:hAnsi="Arial" w:cs="Arial"/>
            <w:color w:val="808080"/>
            <w:sz w:val="28"/>
            <w:szCs w:val="28"/>
          </w:rPr>
          <w:t xml:space="preserve">feitas</w:t>
        </w:r>
      </w:ins>
      <w:r>
        <w:rPr>
          <w:rFonts w:ascii="Arial" w:hAnsi="Arial" w:cs="Arial"/>
          <w:color w:val="000000" w:themeColor="text1"/>
          <w:sz w:val="28"/>
          <w:szCs w:val="28"/>
        </w:rPr>
        <w:t xml:space="preserve"> </w:t>
      </w:r>
      <w:del w:id="2091" w:author="Assessor GDSXSR" w:date="2026-10-31T00:11:23Z">
        <w:r>
          <w:rPr>
            <w:rFonts w:ascii="Arial" w:hAnsi="Arial" w:cs="Arial"/>
            <w:color w:val="000000" w:themeColor="text1"/>
            <w:sz w:val="28"/>
            <w:szCs w:val="28"/>
          </w:rPr>
          <w:delText xml:space="preserve">depois</w:delText>
        </w:r>
      </w:del>
      <w:ins w:id="2092" w:author="Assessor GDSXSR" w:date="2026-10-31T00:11:23Z">
        <w:r>
          <w:rPr>
            <w:rFonts w:ascii="Arial" w:hAnsi="Arial" w:cs="Arial"/>
            <w:color w:val="808080"/>
            <w:sz w:val="28"/>
            <w:szCs w:val="28"/>
          </w:rPr>
          <w:t xml:space="preserve">após</w:t>
        </w:r>
      </w:ins>
      <w:r>
        <w:rPr>
          <w:rFonts w:ascii="Arial" w:hAnsi="Arial" w:cs="Arial"/>
          <w:color w:val="000000" w:themeColor="text1"/>
          <w:sz w:val="28"/>
          <w:szCs w:val="28"/>
        </w:rPr>
        <w:t xml:space="preserve"> </w:t>
      </w:r>
      <w:del w:id="2093" w:author="Assessor GDSXSR" w:date="2026-10-31T00:11:23Z">
        <w:r>
          <w:rPr>
            <w:rFonts w:ascii="Arial" w:hAnsi="Arial" w:cs="Arial"/>
            <w:color w:val="000000" w:themeColor="text1"/>
            <w:sz w:val="28"/>
            <w:szCs w:val="28"/>
          </w:rPr>
          <w:delText xml:space="preserve">da</w:delText>
        </w:r>
      </w:del>
      <w:ins w:id="2094" w:author="Assessor GDSXSR" w:date="2026-10-31T00:11:23Z">
        <w:r>
          <w:rPr>
            <w:rFonts w:ascii="Arial" w:hAnsi="Arial" w:cs="Arial"/>
            <w:color w:val="808080"/>
            <w:sz w:val="28"/>
            <w:szCs w:val="28"/>
          </w:rPr>
          <w:t xml:space="preserve">a</w:t>
        </w:r>
      </w:ins>
      <w:r>
        <w:rPr>
          <w:rFonts w:ascii="Arial" w:hAnsi="Arial" w:cs="Arial"/>
          <w:color w:val="000000" w:themeColor="text1"/>
          <w:sz w:val="28"/>
          <w:szCs w:val="28"/>
        </w:rPr>
        <w:t xml:space="preserve"> advertência, mas não invalida, por si só, a cessão</w:t>
      </w:r>
      <w:del w:id="2095" w:author="Assessor GDSXSR" w:date="2026-10-31T00:11:23Z">
        <w:r>
          <w:rPr>
            <w:rFonts w:ascii="Arial" w:hAnsi="Arial" w:cs="Arial"/>
            <w:color w:val="000000" w:themeColor="text1"/>
            <w:sz w:val="28"/>
            <w:szCs w:val="28"/>
          </w:rPr>
          <w:delText xml:space="preserve"> anteriormente celebrada</w:delText>
        </w:r>
      </w:del>
      <w:r>
        <w:rPr>
          <w:rFonts w:ascii="Arial" w:hAnsi="Arial" w:cs="Arial"/>
          <w:color w:val="000000" w:themeColor="text1"/>
          <w:sz w:val="28"/>
          <w:szCs w:val="28"/>
        </w:rPr>
        <w:t xml:space="preserve">.</w:t>
      </w:r>
    </w:p>
    <w:p w14:paraId="097A449F" w14:textId="77777777" w:rsidR="00A8583D" w:rsidRPr="00A8583D" w:rsidRDefault="00A8583D" w:rsidP="00A8583D">
      <w:pPr>
        <w:spacing w:after="0" w:line="360" w:lineRule="auto"/>
        <w:ind w:firstLine="2268"/>
        <w:jc w:val="both"/>
        <w:rPr>
          <w:rFonts w:ascii="Arial" w:hAnsi="Arial" w:cs="Arial"/>
          <w:color w:val="000000" w:themeColor="text1"/>
          <w:sz w:val="28"/>
          <w:szCs w:val="28"/>
        </w:rPr>
      </w:pPr>
    </w:p>
    <w:p w14:paraId="32A74641" w14:textId="2DFCF037" w:rsidR="00A8583D" w:rsidRPr="00A8583D" w:rsidRDefault="00A8583D" w:rsidP="00A8583D">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Além disso, a declaração do informante não foi confirmada de forma segura pelas demais pessoas ouvidas</w:t>
      </w:r>
      <w:del w:id="2096" w:author="Assessor GDSXSR" w:date="2026-10-31T00:11:23Z">
        <w:r>
          <w:rPr>
            <w:rFonts w:ascii="Arial" w:hAnsi="Arial" w:cs="Arial"/>
            <w:color w:val="000000" w:themeColor="text1"/>
            <w:sz w:val="28"/>
            <w:szCs w:val="28"/>
          </w:rPr>
          <w:delText xml:space="preserve">.</w:delText>
        </w:r>
      </w:del>
      <w:ins w:id="2097" w:author="Assessor GDSXSR" w:date="2026-10-31T00:11:23Z">
        <w:r>
          <w:rPr>
            <w:rFonts w:ascii="Arial" w:hAnsi="Arial" w:cs="Arial"/>
            <w:color w:val="808080"/>
            <w:sz w:val="28"/>
            <w:szCs w:val="28"/>
          </w:rPr>
          <w:t xml:space="preserve">,</w:t>
        </w:r>
      </w:ins>
      <w:r>
        <w:rPr>
          <w:rFonts w:ascii="Arial" w:hAnsi="Arial" w:cs="Arial"/>
          <w:color w:val="000000" w:themeColor="text1"/>
          <w:sz w:val="28"/>
          <w:szCs w:val="28"/>
        </w:rPr>
        <w:t xml:space="preserve"> </w:t>
      </w:r>
      <w:del w:id="2098" w:author="Assessor GDSXSR" w:date="2026-10-31T00:11:23Z">
        <w:r>
          <w:rPr>
            <w:rFonts w:ascii="Arial" w:hAnsi="Arial" w:cs="Arial"/>
            <w:color w:val="000000" w:themeColor="text1"/>
            <w:sz w:val="28"/>
            <w:szCs w:val="28"/>
          </w:rPr>
          <w:delText xml:space="preserve">Os</w:delText>
        </w:r>
      </w:del>
      <w:ins w:id="2099" w:author="Assessor GDSXSR" w:date="2026-10-31T00:11:23Z">
        <w:r>
          <w:rPr>
            <w:rFonts w:ascii="Arial" w:hAnsi="Arial" w:cs="Arial"/>
            <w:color w:val="808080"/>
            <w:sz w:val="28"/>
            <w:szCs w:val="28"/>
          </w:rPr>
          <w:t xml:space="preserve">e</w:t>
        </w:r>
      </w:ins>
      <w:r>
        <w:rPr>
          <w:rFonts w:ascii="Arial" w:hAnsi="Arial" w:cs="Arial"/>
          <w:color w:val="000000" w:themeColor="text1"/>
          <w:sz w:val="28"/>
          <w:szCs w:val="28"/>
        </w:rPr>
        <w:t xml:space="preserve"> </w:t>
      </w:r>
      <w:del w:id="2100" w:author="Assessor GDSXSR" w:date="2026-10-31T00:11:23Z">
        <w:r>
          <w:rPr>
            <w:rFonts w:ascii="Arial" w:hAnsi="Arial" w:cs="Arial"/>
            <w:color w:val="000000" w:themeColor="text1"/>
            <w:sz w:val="28"/>
            <w:szCs w:val="28"/>
          </w:rPr>
          <w:delText xml:space="preserve">depoimentos</w:delText>
        </w:r>
      </w:del>
      <w:ins w:id="2101" w:author="Assessor GDSXSR" w:date="2026-10-31T00:11:23Z">
        <w:r>
          <w:rPr>
            <w:rFonts w:ascii="Arial" w:hAnsi="Arial" w:cs="Arial"/>
            <w:color w:val="808080"/>
            <w:sz w:val="28"/>
            <w:szCs w:val="28"/>
          </w:rPr>
          <w:t xml:space="preserve">a</w:t>
        </w:r>
      </w:ins>
      <w:r>
        <w:rPr>
          <w:rFonts w:ascii="Arial" w:hAnsi="Arial" w:cs="Arial"/>
          <w:color w:val="000000" w:themeColor="text1"/>
          <w:sz w:val="28"/>
          <w:szCs w:val="28"/>
        </w:rPr>
        <w:t xml:space="preserve"> </w:t>
      </w:r>
      <w:del w:id="2102" w:author="Assessor GDSXSR" w:date="2026-10-31T00:11:23Z">
        <w:r>
          <w:rPr>
            <w:rFonts w:ascii="Arial" w:hAnsi="Arial" w:cs="Arial"/>
            <w:color w:val="000000" w:themeColor="text1"/>
            <w:sz w:val="28"/>
            <w:szCs w:val="28"/>
          </w:rPr>
          <w:delText xml:space="preserve">constantes</w:delText>
        </w:r>
      </w:del>
      <w:ins w:id="2103" w:author="Assessor GDSXSR" w:date="2026-10-31T00:11:23Z">
        <w:r>
          <w:rPr>
            <w:rFonts w:ascii="Arial" w:hAnsi="Arial" w:cs="Arial"/>
            <w:color w:val="808080"/>
            <w:sz w:val="28"/>
            <w:szCs w:val="28"/>
          </w:rPr>
          <w:t xml:space="preserve">pessoa</w:t>
        </w:r>
      </w:ins>
      <w:r>
        <w:rPr>
          <w:rFonts w:ascii="Arial" w:hAnsi="Arial" w:cs="Arial"/>
          <w:color w:val="000000" w:themeColor="text1"/>
          <w:sz w:val="28"/>
          <w:szCs w:val="28"/>
        </w:rPr>
        <w:t xml:space="preserve"> </w:t>
      </w:r>
      <w:del w:id="2104" w:author="Assessor GDSXSR" w:date="2026-10-31T00:11:23Z">
        <w:r>
          <w:rPr>
            <w:rFonts w:ascii="Arial" w:hAnsi="Arial" w:cs="Arial"/>
            <w:color w:val="000000" w:themeColor="text1"/>
            <w:sz w:val="28"/>
            <w:szCs w:val="28"/>
          </w:rPr>
          <w:delText xml:space="preserve">dos</w:delText>
        </w:r>
      </w:del>
      <w:ins w:id="2105" w:author="Assessor GDSXSR" w:date="2026-10-31T00:11:23Z">
        <w:r>
          <w:rPr>
            <w:rFonts w:ascii="Arial" w:hAnsi="Arial" w:cs="Arial"/>
            <w:color w:val="808080"/>
            <w:sz w:val="28"/>
            <w:szCs w:val="28"/>
          </w:rPr>
          <w:t xml:space="preserve">que</w:t>
        </w:r>
      </w:ins>
      <w:r>
        <w:rPr>
          <w:rFonts w:ascii="Arial" w:hAnsi="Arial" w:cs="Arial"/>
          <w:color w:val="000000" w:themeColor="text1"/>
          <w:sz w:val="28"/>
          <w:szCs w:val="28"/>
        </w:rPr>
        <w:t xml:space="preserve"> </w:t>
      </w:r>
      <w:del w:id="2106" w:author="Assessor GDSXSR" w:date="2026-10-31T00:11:23Z">
        <w:r>
          <w:rPr>
            <w:rFonts w:ascii="Arial" w:hAnsi="Arial" w:cs="Arial"/>
            <w:color w:val="000000" w:themeColor="text1"/>
            <w:sz w:val="28"/>
            <w:szCs w:val="28"/>
          </w:rPr>
          <w:delText xml:space="preserve">IDs</w:delText>
        </w:r>
      </w:del>
      <w:ins w:id="2107" w:author="Assessor GDSXSR" w:date="2026-10-31T00:11:23Z">
        <w:r>
          <w:rPr>
            <w:rFonts w:ascii="Arial" w:hAnsi="Arial" w:cs="Arial"/>
            <w:color w:val="808080"/>
            <w:sz w:val="28"/>
            <w:szCs w:val="28"/>
          </w:rPr>
          <w:t xml:space="preserve">teria feito a advertência não foi ouvida ao final da instrução (ID</w:t>
        </w:r>
      </w:ins>
      <w:r>
        <w:rPr>
          <w:rFonts w:ascii="Arial" w:hAnsi="Arial" w:cs="Arial"/>
          <w:color w:val="000000" w:themeColor="text1"/>
          <w:sz w:val="28"/>
          <w:szCs w:val="28"/>
        </w:rPr>
        <w:t xml:space="preserve"> </w:t>
      </w:r>
      <w:r>
        <w:rPr>
          <w:rFonts w:ascii="Arial" w:hAnsi="Arial" w:cs="Arial"/>
          <w:color w:val="000000" w:themeColor="text1"/>
          <w:sz w:val="28"/>
          <w:szCs w:val="28"/>
        </w:rPr>
        <w:t xml:space="preserve">85996328</w:t>
      </w:r>
      <w:r>
        <w:rPr>
          <w:rFonts w:ascii="Arial" w:hAnsi="Arial" w:cs="Arial"/>
          <w:color w:val="000000" w:themeColor="text1"/>
          <w:sz w:val="28"/>
          <w:szCs w:val="28"/>
        </w:rPr>
        <w:t xml:space="preserve"> </w:t>
      </w:r>
      <w:r>
        <w:rPr>
          <w:rFonts w:ascii="Arial" w:hAnsi="Arial" w:cs="Arial"/>
          <w:color w:val="000000" w:themeColor="text1"/>
          <w:sz w:val="28"/>
          <w:szCs w:val="28"/>
        </w:rPr>
        <w:t xml:space="preserve">e </w:t>
      </w:r>
      <w:r>
        <w:rPr>
          <w:rFonts w:ascii="Arial" w:hAnsi="Arial" w:cs="Arial"/>
          <w:color w:val="000000" w:themeColor="text1"/>
          <w:sz w:val="28"/>
          <w:szCs w:val="28"/>
        </w:rPr>
        <w:t xml:space="preserve">85996329</w:t>
      </w:r>
      <w:del w:id="2108" w:author="Assessor GDSXSR" w:date="2026-10-31T00:11:23Z">
        <w:r>
          <w:rPr>
            <w:rFonts w:ascii="Arial" w:hAnsi="Arial" w:cs="Arial"/>
            <w:color w:val="000000" w:themeColor="text1"/>
            <w:sz w:val="28"/>
            <w:szCs w:val="28"/>
          </w:rPr>
          <w:delText xml:space="preserve"> </w:delText>
        </w:r>
        <w:r>
          <w:rPr>
            <w:rFonts w:ascii="Arial" w:hAnsi="Arial" w:cs="Arial"/>
            <w:color w:val="000000" w:themeColor="text1"/>
            <w:sz w:val="28"/>
            <w:szCs w:val="28"/>
          </w:rPr>
          <w:delText xml:space="preserve">pouco acrescentaram sobre o conhecimento dos adquirentes na data da compra</w:delText>
        </w:r>
      </w:del>
      <w:ins w:id="2109" w:author="Assessor GDSXSR" w:date="2026-10-31T00:11:23Z">
        <w:r>
          <w:rPr>
            <w:rFonts w:ascii="Arial" w:hAnsi="Arial" w:cs="Arial"/>
            <w:color w:val="808080"/>
            <w:sz w:val="28"/>
            <w:szCs w:val="28"/>
          </w:rPr>
          <w:t xml:space="preserve">)</w:t>
        </w:r>
      </w:ins>
      <w:r>
        <w:rPr>
          <w:rFonts w:ascii="Arial" w:hAnsi="Arial" w:cs="Arial"/>
          <w:color w:val="000000" w:themeColor="text1"/>
          <w:sz w:val="28"/>
          <w:szCs w:val="28"/>
        </w:rPr>
        <w:t xml:space="preserve">.</w:t>
      </w:r>
    </w:p>
    <w:p w14:paraId="563EF1D2" w14:textId="77777777" w:rsidR="00A8583D" w:rsidRPr="00A8583D" w:rsidRDefault="00A8583D" w:rsidP="00A8583D">
      <w:pPr>
        <w:spacing w:after="0" w:line="360" w:lineRule="auto"/>
        <w:ind w:firstLine="2268"/>
        <w:jc w:val="both"/>
        <w:rPr>
          <w:rFonts w:ascii="Arial" w:hAnsi="Arial" w:cs="Arial"/>
          <w:color w:val="000000" w:themeColor="text1"/>
          <w:sz w:val="28"/>
          <w:szCs w:val="28"/>
        </w:rPr>
      </w:pPr>
    </w:p>
    <w:p w14:paraId="47CFE6B2" w14:textId="77777777" w:rsidR="00A8583D" w:rsidRPr="00A8583D" w:rsidRDefault="00A8583D" w:rsidP="00A8583D">
      <w:pPr>
        <w:spacing w:after="0" w:line="360" w:lineRule="auto"/>
        <w:ind w:firstLine="2268"/>
        <w:jc w:val="both"/>
        <w:rPr>
          <w:del w:id="2111" w:author="Assessor GDSXSR" w:date="2026-10-31T00:11:23Z"/>
          <w:rFonts w:ascii="Arial" w:hAnsi="Arial" w:cs="Arial"/>
          <w:color w:val="000000" w:themeColor="text1"/>
          <w:sz w:val="28"/>
          <w:szCs w:val="28"/>
        </w:rPr>
      </w:pPr>
      <w:del w:id="2110" w:author="Assessor GDSXSR" w:date="2026-10-31T00:11:23Z">
        <w:r w:rsidRPr="00A8583D">
          <w:rPr>
            <w:rFonts w:ascii="Arial" w:hAnsi="Arial" w:cs="Arial"/>
            <w:color w:val="000000" w:themeColor="text1"/>
            <w:sz w:val="28"/>
            <w:szCs w:val="28"/>
          </w:rPr>
          <w:delText>A pessoa diretamente envolvida na permuta anterior e que teria realizado a advertência não foi ouvida ao final da instrução.</w:delText>
        </w:r>
      </w:del>
    </w:p>
    <w:p w14:paraId="0DD2199A" w14:textId="77777777" w:rsidR="00A8583D" w:rsidRPr="00A8583D" w:rsidRDefault="00A8583D" w:rsidP="00A8583D">
      <w:pPr>
        <w:spacing w:after="0" w:line="360" w:lineRule="auto"/>
        <w:ind w:firstLine="2268"/>
        <w:jc w:val="both"/>
        <w:rPr>
          <w:del w:id="2112" w:author="Assessor GDSXSR" w:date="2026-10-31T00:11:23Z"/>
          <w:rFonts w:ascii="Arial" w:hAnsi="Arial" w:cs="Arial"/>
          <w:color w:val="000000" w:themeColor="text1"/>
          <w:sz w:val="28"/>
          <w:szCs w:val="28"/>
        </w:rPr>
      </w:pPr>
    </w:p>
    <w:p w14:paraId="502CE1BE" w14:textId="42A31355" w:rsidR="00A8583D" w:rsidRPr="00A8583D" w:rsidRDefault="007A6C2A" w:rsidP="00A8583D">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highlight w:val="yellow"/>
          <w:rPrChange w:id="2113" w:author="Assessor GDSXSR" w:date="2026-10-31T00:11:23Z">
            <w:rPr>
              <w:rFonts w:ascii="Arial" w:hAnsi="Arial" w:cs="Arial"/>
              <w:color w:val="000000" w:themeColor="text1"/>
              <w:sz w:val="28"/>
              <w:szCs w:val="28"/>
            </w:rPr>
          </w:rPrChange>
        </w:rPr>
        <w:t xml:space="preserve">Portanto, n</w:t>
      </w:r>
      <w:r>
        <w:rPr>
          <w:rFonts w:ascii="Arial" w:hAnsi="Arial" w:cs="Arial"/>
          <w:color w:val="000000" w:themeColor="text1"/>
          <w:sz w:val="28"/>
          <w:szCs w:val="28"/>
          <w:highlight w:val="yellow"/>
          <w:rPrChange w:id="2114" w:author="Assessor GDSXSR" w:date="2026-10-31T00:11:23Z">
            <w:rPr>
              <w:rFonts w:ascii="Arial" w:hAnsi="Arial" w:cs="Arial"/>
              <w:color w:val="000000" w:themeColor="text1"/>
              <w:sz w:val="28"/>
              <w:szCs w:val="28"/>
            </w:rPr>
          </w:rPrChange>
        </w:rPr>
        <w:t xml:space="preserve">ão há</w:t>
      </w:r>
      <w:r>
        <w:rPr>
          <w:rFonts w:ascii="Arial" w:hAnsi="Arial" w:cs="Arial"/>
          <w:color w:val="000000" w:themeColor="text1"/>
          <w:sz w:val="28"/>
          <w:szCs w:val="28"/>
          <w:highlight w:val="yellow"/>
          <w:rPrChange w:id="2115" w:author="Assessor GDSXSR" w:date="2026-10-31T00:11:23Z">
            <w:rPr>
              <w:rFonts w:ascii="Arial" w:hAnsi="Arial" w:cs="Arial"/>
              <w:color w:val="000000" w:themeColor="text1"/>
              <w:sz w:val="28"/>
              <w:szCs w:val="28"/>
            </w:rPr>
          </w:rPrChange>
        </w:rPr>
        <w:t xml:space="preserve"> </w:t>
      </w:r>
      <w:r>
        <w:rPr>
          <w:rFonts w:ascii="Arial" w:hAnsi="Arial" w:cs="Arial"/>
          <w:color w:val="000000" w:themeColor="text1"/>
          <w:sz w:val="28"/>
          <w:szCs w:val="28"/>
          <w:highlight w:val="yellow"/>
          <w:rPrChange w:id="2116" w:author="Assessor GDSXSR" w:date="2026-10-31T00:11:23Z">
            <w:rPr>
              <w:rFonts w:ascii="Arial" w:hAnsi="Arial" w:cs="Arial"/>
              <w:color w:val="000000" w:themeColor="text1"/>
              <w:sz w:val="28"/>
              <w:szCs w:val="28"/>
            </w:rPr>
          </w:rPrChange>
        </w:rPr>
        <w:t xml:space="preserve">prova de que os compradores conhecessem</w:t>
      </w:r>
      <w:ins w:id="2117" w:author="Assessor GDSXSR" w:date="2026-10-31T00:11:23Z">
        <w:r>
          <w:rPr>
            <w:rFonts w:ascii="Arial" w:hAnsi="Arial" w:cs="Arial"/>
            <w:color w:val="808080"/>
            <w:sz w:val="28"/>
            <w:szCs w:val="28"/>
            <w:highlight w:val="yellow"/>
          </w:rPr>
          <w:t xml:space="preserve">, ao contratar,</w:t>
        </w:r>
      </w:ins>
      <w:r>
        <w:rPr>
          <w:rFonts w:ascii="Arial" w:hAnsi="Arial" w:cs="Arial"/>
          <w:color w:val="000000" w:themeColor="text1"/>
          <w:sz w:val="28"/>
          <w:szCs w:val="28"/>
          <w:highlight w:val="yellow"/>
          <w:rPrChange w:id="2118" w:author="Assessor GDSXSR" w:date="2026-10-31T00:11:23Z">
            <w:rPr>
              <w:rFonts w:ascii="Arial" w:hAnsi="Arial" w:cs="Arial"/>
              <w:color w:val="000000" w:themeColor="text1"/>
              <w:sz w:val="28"/>
              <w:szCs w:val="28"/>
            </w:rPr>
          </w:rPrChange>
        </w:rPr>
        <w:t xml:space="preserve"> o inadimplemento do corretor, a possibilidade de desfazimento da permuta ou algum vício </w:t>
      </w:r>
      <w:del w:id="2119" w:author="Assessor GDSXSR" w:date="2026-10-31T00:11:23Z">
        <w:r>
          <w:rPr>
            <w:rFonts w:ascii="Arial" w:hAnsi="Arial" w:cs="Arial"/>
            <w:color w:val="000000" w:themeColor="text1"/>
            <w:sz w:val="28"/>
            <w:szCs w:val="28"/>
            <w:highlight w:val="yellow"/>
          </w:rPr>
          <w:delText xml:space="preserve">relacionado à</w:delText>
        </w:r>
      </w:del>
      <w:ins w:id="2120" w:author="Assessor GDSXSR" w:date="2026-10-31T00:11:23Z">
        <w:r>
          <w:rPr>
            <w:rFonts w:ascii="Arial" w:hAnsi="Arial" w:cs="Arial"/>
            <w:color w:val="808080"/>
            <w:sz w:val="28"/>
            <w:szCs w:val="28"/>
            <w:highlight w:val="yellow"/>
          </w:rPr>
          <w:t xml:space="preserve">da</w:t>
        </w:r>
      </w:ins>
      <w:r>
        <w:rPr>
          <w:rFonts w:ascii="Arial" w:hAnsi="Arial" w:cs="Arial"/>
          <w:color w:val="000000" w:themeColor="text1"/>
          <w:sz w:val="28"/>
          <w:szCs w:val="28"/>
          <w:highlight w:val="yellow"/>
          <w:rPrChange w:id="2121" w:author="Assessor GDSXSR" w:date="2026-10-31T00:11:23Z">
            <w:rPr>
              <w:rFonts w:ascii="Arial" w:hAnsi="Arial" w:cs="Arial"/>
              <w:color w:val="000000" w:themeColor="text1"/>
              <w:sz w:val="28"/>
              <w:szCs w:val="28"/>
            </w:rPr>
          </w:rPrChange>
        </w:rPr>
        <w:t xml:space="preserve"> fração</w:t>
      </w:r>
      <w:del w:id="2122" w:author="Assessor GDSXSR" w:date="2026-10-31T00:11:23Z">
        <w:r>
          <w:rPr>
            <w:rFonts w:ascii="Arial" w:hAnsi="Arial" w:cs="Arial"/>
            <w:color w:val="000000" w:themeColor="text1"/>
            <w:sz w:val="28"/>
            <w:szCs w:val="28"/>
            <w:highlight w:val="yellow"/>
          </w:rPr>
          <w:delText xml:space="preserve"> adquirida quando celebraram o contrato</w:delText>
        </w:r>
      </w:del>
      <w:r>
        <w:rPr>
          <w:rFonts w:ascii="Arial" w:hAnsi="Arial" w:cs="Arial"/>
          <w:color w:val="000000" w:themeColor="text1"/>
          <w:sz w:val="28"/>
          <w:szCs w:val="28"/>
          <w:highlight w:val="yellow"/>
          <w:rPrChange w:id="2123" w:author="Assessor GDSXSR" w:date="2026-10-31T00:11:23Z">
            <w:rPr>
              <w:rFonts w:ascii="Arial" w:hAnsi="Arial" w:cs="Arial"/>
              <w:color w:val="000000" w:themeColor="text1"/>
              <w:sz w:val="28"/>
              <w:szCs w:val="28"/>
            </w:rPr>
          </w:rPrChange>
        </w:rPr>
        <w:t xml:space="preserve">.</w:t>
      </w:r>
    </w:p>
    <w:p w14:paraId="64DD03B9" w14:textId="77777777" w:rsidR="00A8583D" w:rsidRPr="00A8583D" w:rsidRDefault="00A8583D" w:rsidP="00A8583D">
      <w:pPr>
        <w:spacing w:after="0" w:line="360" w:lineRule="auto"/>
        <w:ind w:firstLine="2268"/>
        <w:jc w:val="both"/>
        <w:rPr>
          <w:rFonts w:ascii="Arial" w:hAnsi="Arial" w:cs="Arial"/>
          <w:color w:val="000000" w:themeColor="text1"/>
          <w:sz w:val="28"/>
          <w:szCs w:val="28"/>
        </w:rPr>
      </w:pPr>
    </w:p>
    <w:p w14:paraId="0DE4B7E9" w14:textId="77777777" w:rsidR="00A8583D" w:rsidRPr="00A8583D" w:rsidRDefault="00A8583D" w:rsidP="00A8583D">
      <w:pPr>
        <w:spacing w:after="0" w:line="360" w:lineRule="auto"/>
        <w:ind w:firstLine="2268"/>
        <w:jc w:val="both"/>
        <w:rPr>
          <w:rFonts w:ascii="Arial" w:hAnsi="Arial" w:cs="Arial"/>
          <w:color w:val="000000" w:themeColor="text1"/>
          <w:sz w:val="28"/>
          <w:szCs w:val="28"/>
        </w:rPr>
      </w:pPr>
      <w:del w:id="2124" w:author="Assessor GDSXSR" w:date="2026-10-31T00:11:23Z">
        <w:r>
          <w:rPr>
            <w:rFonts w:ascii="Arial" w:hAnsi="Arial" w:cs="Arial"/>
            <w:color w:val="000000" w:themeColor="text1"/>
            <w:sz w:val="28"/>
            <w:szCs w:val="28"/>
          </w:rPr>
          <w:delText xml:space="preserve">Deve-se observar, ainda, que a</w:delText>
        </w:r>
      </w:del>
      <w:ins w:id="2125" w:author="Assessor GDSXSR" w:date="2026-10-31T00:11:23Z">
        <w:r>
          <w:rPr>
            <w:rFonts w:ascii="Arial" w:hAnsi="Arial" w:cs="Arial"/>
            <w:color w:val="808080"/>
            <w:sz w:val="28"/>
            <w:szCs w:val="28"/>
          </w:rPr>
          <w:t xml:space="preserve">A</w:t>
        </w:r>
      </w:ins>
      <w:r>
        <w:rPr>
          <w:rFonts w:ascii="Arial" w:hAnsi="Arial" w:cs="Arial"/>
          <w:color w:val="000000" w:themeColor="text1"/>
          <w:sz w:val="28"/>
          <w:szCs w:val="28"/>
        </w:rPr>
        <w:t xml:space="preserve"> ação anterior envolveu</w:t>
      </w:r>
      <w:del w:id="2126" w:author="Assessor GDSXSR" w:date="2026-10-31T00:11:23Z">
        <w:r>
          <w:rPr>
            <w:rFonts w:ascii="Arial" w:hAnsi="Arial" w:cs="Arial"/>
            <w:color w:val="000000" w:themeColor="text1"/>
            <w:sz w:val="28"/>
            <w:szCs w:val="28"/>
          </w:rPr>
          <w:delText xml:space="preserve"> diretamente</w:delText>
        </w:r>
      </w:del>
      <w:r>
        <w:rPr>
          <w:rFonts w:ascii="Arial" w:hAnsi="Arial" w:cs="Arial"/>
          <w:color w:val="000000" w:themeColor="text1"/>
          <w:sz w:val="28"/>
          <w:szCs w:val="28"/>
        </w:rPr>
        <w:t xml:space="preserve"> a fração entregue ao outro permutante</w:t>
      </w:r>
      <w:del w:id="2127" w:author="Assessor GDSXSR" w:date="2026-10-31T00:11:23Z">
        <w:r>
          <w:rPr>
            <w:rFonts w:ascii="Arial" w:hAnsi="Arial" w:cs="Arial"/>
            <w:color w:val="000000" w:themeColor="text1"/>
            <w:sz w:val="28"/>
            <w:szCs w:val="28"/>
          </w:rPr>
          <w:delText xml:space="preserve">.</w:delText>
        </w:r>
      </w:del>
      <w:ins w:id="2128" w:author="Assessor GDSXSR" w:date="2026-10-31T00:11:23Z">
        <w:r>
          <w:rPr>
            <w:rFonts w:ascii="Arial" w:hAnsi="Arial" w:cs="Arial"/>
            <w:color w:val="808080"/>
            <w:sz w:val="28"/>
            <w:szCs w:val="28"/>
          </w:rPr>
          <w:t xml:space="preserve">,</w:t>
        </w:r>
      </w:ins>
      <w:r>
        <w:rPr>
          <w:rFonts w:ascii="Arial" w:hAnsi="Arial" w:cs="Arial"/>
          <w:color w:val="000000" w:themeColor="text1"/>
          <w:sz w:val="28"/>
          <w:szCs w:val="28"/>
        </w:rPr>
        <w:t xml:space="preserve"> </w:t>
      </w:r>
      <w:del w:id="2129" w:author="Assessor GDSXSR" w:date="2026-10-31T00:11:23Z">
        <w:r>
          <w:rPr>
            <w:rFonts w:ascii="Arial" w:hAnsi="Arial" w:cs="Arial"/>
            <w:color w:val="000000" w:themeColor="text1"/>
            <w:sz w:val="28"/>
            <w:szCs w:val="28"/>
          </w:rPr>
          <w:delText xml:space="preserve">A</w:delText>
        </w:r>
      </w:del>
      <w:ins w:id="2130" w:author="Assessor GDSXSR" w:date="2026-10-31T00:11:23Z">
        <w:r>
          <w:rPr>
            <w:rFonts w:ascii="Arial" w:hAnsi="Arial" w:cs="Arial"/>
            <w:color w:val="808080"/>
            <w:sz w:val="28"/>
            <w:szCs w:val="28"/>
          </w:rPr>
          <w:t xml:space="preserve">e</w:t>
        </w:r>
      </w:ins>
      <w:r>
        <w:rPr>
          <w:rFonts w:ascii="Arial" w:hAnsi="Arial" w:cs="Arial"/>
          <w:color w:val="000000" w:themeColor="text1"/>
          <w:sz w:val="28"/>
          <w:szCs w:val="28"/>
        </w:rPr>
        <w:t xml:space="preserve"> </w:t>
      </w:r>
      <w:del w:id="2131" w:author="Assessor GDSXSR" w:date="2026-10-31T00:11:23Z">
        <w:r>
          <w:rPr>
            <w:rFonts w:ascii="Arial" w:hAnsi="Arial" w:cs="Arial"/>
            <w:color w:val="000000" w:themeColor="text1"/>
            <w:sz w:val="28"/>
            <w:szCs w:val="28"/>
          </w:rPr>
          <w:delText xml:space="preserve">parcela</w:delText>
        </w:r>
      </w:del>
      <w:ins w:id="2132" w:author="Assessor GDSXSR" w:date="2026-10-31T00:11:23Z">
        <w:r>
          <w:rPr>
            <w:rFonts w:ascii="Arial" w:hAnsi="Arial" w:cs="Arial"/>
            <w:color w:val="808080"/>
            <w:sz w:val="28"/>
            <w:szCs w:val="28"/>
          </w:rPr>
          <w:t xml:space="preserve">não</w:t>
        </w:r>
      </w:ins>
      <w:r>
        <w:rPr>
          <w:rFonts w:ascii="Arial" w:hAnsi="Arial" w:cs="Arial"/>
          <w:color w:val="000000" w:themeColor="text1"/>
          <w:sz w:val="28"/>
          <w:szCs w:val="28"/>
        </w:rPr>
        <w:t xml:space="preserve"> </w:t>
      </w:r>
      <w:del w:id="2133" w:author="Assessor GDSXSR" w:date="2026-10-31T00:11:23Z">
        <w:r>
          <w:rPr>
            <w:rFonts w:ascii="Arial" w:hAnsi="Arial" w:cs="Arial"/>
            <w:color w:val="000000" w:themeColor="text1"/>
            <w:sz w:val="28"/>
            <w:szCs w:val="28"/>
          </w:rPr>
          <w:delText xml:space="preserve">posteriormente adquirida pelos apelados correspondia à metade</w:delText>
        </w:r>
      </w:del>
      <w:ins w:id="2134" w:author="Assessor GDSXSR" w:date="2026-10-31T00:11:23Z">
        <w:r>
          <w:rPr>
            <w:rFonts w:ascii="Arial" w:hAnsi="Arial" w:cs="Arial"/>
            <w:color w:val="808080"/>
            <w:sz w:val="28"/>
            <w:szCs w:val="28"/>
          </w:rPr>
          <w:t xml:space="preserve">a</w:t>
        </w:r>
      </w:ins>
      <w:r>
        <w:rPr>
          <w:rFonts w:ascii="Arial" w:hAnsi="Arial" w:cs="Arial"/>
          <w:color w:val="000000" w:themeColor="text1"/>
          <w:sz w:val="28"/>
          <w:szCs w:val="28"/>
        </w:rPr>
        <w:t xml:space="preserve"> cedida ao corretor como remuneração</w:t>
      </w:r>
      <w:ins w:id="2135" w:author="Assessor GDSXSR" w:date="2026-10-31T00:11:23Z">
        <w:r>
          <w:rPr>
            <w:rFonts w:ascii="Arial" w:hAnsi="Arial" w:cs="Arial"/>
            <w:color w:val="808080"/>
            <w:sz w:val="28"/>
            <w:szCs w:val="28"/>
          </w:rPr>
          <w:t xml:space="preserve">,</w:t>
        </w:r>
      </w:ins>
      <w:r>
        <w:rPr>
          <w:rFonts w:ascii="Arial" w:hAnsi="Arial" w:cs="Arial"/>
          <w:color w:val="000000" w:themeColor="text1"/>
          <w:sz w:val="28"/>
          <w:szCs w:val="28"/>
        </w:rPr>
        <w:t xml:space="preserve"> </w:t>
      </w:r>
      <w:del w:id="2136" w:author="Assessor GDSXSR" w:date="2026-10-31T00:11:23Z">
        <w:r>
          <w:rPr>
            <w:rFonts w:ascii="Arial" w:hAnsi="Arial" w:cs="Arial"/>
            <w:color w:val="000000" w:themeColor="text1"/>
            <w:sz w:val="28"/>
            <w:szCs w:val="28"/>
          </w:rPr>
          <w:delText xml:space="preserve">pelos</w:delText>
        </w:r>
      </w:del>
      <w:ins w:id="2137" w:author="Assessor GDSXSR" w:date="2026-10-31T00:11:23Z">
        <w:r>
          <w:rPr>
            <w:rFonts w:ascii="Arial" w:hAnsi="Arial" w:cs="Arial"/>
            <w:color w:val="808080"/>
            <w:sz w:val="28"/>
            <w:szCs w:val="28"/>
          </w:rPr>
          <w:t xml:space="preserve">de</w:t>
        </w:r>
      </w:ins>
      <w:r>
        <w:rPr>
          <w:rFonts w:ascii="Arial" w:hAnsi="Arial" w:cs="Arial"/>
          <w:color w:val="000000" w:themeColor="text1"/>
          <w:sz w:val="28"/>
          <w:szCs w:val="28"/>
        </w:rPr>
        <w:t xml:space="preserve"> </w:t>
      </w:r>
      <w:del w:id="2138" w:author="Assessor GDSXSR" w:date="2026-10-31T00:11:23Z">
        <w:r>
          <w:rPr>
            <w:rFonts w:ascii="Arial" w:hAnsi="Arial" w:cs="Arial"/>
            <w:color w:val="000000" w:themeColor="text1"/>
            <w:sz w:val="28"/>
            <w:szCs w:val="28"/>
          </w:rPr>
          <w:delText xml:space="preserve">serviços</w:delText>
        </w:r>
      </w:del>
      <w:ins w:id="2139" w:author="Assessor GDSXSR" w:date="2026-10-31T00:11:23Z">
        <w:r>
          <w:rPr>
            <w:rFonts w:ascii="Arial" w:hAnsi="Arial" w:cs="Arial"/>
            <w:color w:val="808080"/>
            <w:sz w:val="28"/>
            <w:szCs w:val="28"/>
          </w:rPr>
          <w:t xml:space="preserve">modo</w:t>
        </w:r>
      </w:ins>
      <w:r>
        <w:rPr>
          <w:rFonts w:ascii="Arial" w:hAnsi="Arial" w:cs="Arial"/>
          <w:color w:val="000000" w:themeColor="text1"/>
          <w:sz w:val="28"/>
          <w:szCs w:val="28"/>
        </w:rPr>
        <w:t xml:space="preserve"> </w:t>
      </w:r>
      <w:del w:id="2140" w:author="Assessor GDSXSR" w:date="2026-10-31T00:11:23Z">
        <w:r>
          <w:rPr>
            <w:rFonts w:ascii="Arial" w:hAnsi="Arial" w:cs="Arial"/>
            <w:color w:val="000000" w:themeColor="text1"/>
            <w:sz w:val="28"/>
            <w:szCs w:val="28"/>
          </w:rPr>
          <w:delText xml:space="preserve">prestados</w:delText>
        </w:r>
      </w:del>
      <w:ins w:id="2141" w:author="Assessor GDSXSR" w:date="2026-10-31T00:11:23Z">
        <w:r>
          <w:rPr>
            <w:rFonts w:ascii="Arial" w:hAnsi="Arial" w:cs="Arial"/>
            <w:color w:val="808080"/>
            <w:sz w:val="28"/>
            <w:szCs w:val="28"/>
          </w:rPr>
          <w:t xml:space="preserve">que a resolução da permuta não tornou litigiosa essa outra fração</w:t>
        </w:r>
      </w:ins>
      <w:r>
        <w:rPr>
          <w:rFonts w:ascii="Arial" w:hAnsi="Arial" w:cs="Arial"/>
          <w:color w:val="000000" w:themeColor="text1"/>
          <w:sz w:val="28"/>
          <w:szCs w:val="28"/>
        </w:rPr>
        <w:t xml:space="preserve">.</w:t>
      </w:r>
    </w:p>
    <w:p w14:paraId="1A70281C" w14:textId="77777777" w:rsidR="00A8583D" w:rsidRPr="00A8583D" w:rsidRDefault="00A8583D" w:rsidP="00A8583D">
      <w:pPr>
        <w:spacing w:after="0" w:line="360" w:lineRule="auto"/>
        <w:ind w:firstLine="2268"/>
        <w:jc w:val="both"/>
        <w:rPr>
          <w:rFonts w:ascii="Arial" w:hAnsi="Arial" w:cs="Arial"/>
          <w:color w:val="000000" w:themeColor="text1"/>
          <w:sz w:val="28"/>
          <w:szCs w:val="28"/>
        </w:rPr>
      </w:pPr>
    </w:p>
    <w:p w14:paraId="5BBF7211" w14:textId="77777777" w:rsidR="00A8583D" w:rsidRPr="00A8583D" w:rsidRDefault="00A8583D" w:rsidP="00A8583D">
      <w:pPr>
        <w:spacing w:after="0" w:line="360" w:lineRule="auto"/>
        <w:ind w:firstLine="2268"/>
        <w:jc w:val="both"/>
        <w:rPr>
          <w:del w:id="2143" w:author="Assessor GDSXSR" w:date="2026-10-31T00:11:23Z"/>
          <w:rFonts w:ascii="Arial" w:hAnsi="Arial" w:cs="Arial"/>
          <w:color w:val="000000" w:themeColor="text1"/>
          <w:sz w:val="28"/>
          <w:szCs w:val="28"/>
        </w:rPr>
      </w:pPr>
      <w:del w:id="2142" w:author="Assessor GDSXSR" w:date="2026-10-31T00:11:23Z">
        <w:r w:rsidRPr="00A8583D">
          <w:rPr>
            <w:rFonts w:ascii="Arial" w:hAnsi="Arial" w:cs="Arial"/>
            <w:color w:val="000000" w:themeColor="text1"/>
            <w:sz w:val="28"/>
            <w:szCs w:val="28"/>
          </w:rPr>
          <w:delText>Embora ambas as áreas integrassem originalmente o mesmo terreno, o objeto da primeira demanda não abrangia diretamente a cessão realizada em favor do corretor. A posterior resolução da permuta não tornou automaticamente litigiosa a outra fração do imóvel.</w:delText>
        </w:r>
      </w:del>
    </w:p>
    <w:p w14:paraId="5A87E358" w14:textId="77777777" w:rsidR="00A8583D" w:rsidRPr="00A8583D" w:rsidRDefault="00A8583D" w:rsidP="00A8583D">
      <w:pPr>
        <w:spacing w:after="0" w:line="360" w:lineRule="auto"/>
        <w:ind w:firstLine="2268"/>
        <w:jc w:val="both"/>
        <w:rPr>
          <w:del w:id="2144" w:author="Assessor GDSXSR" w:date="2026-10-31T00:11:23Z"/>
          <w:rFonts w:ascii="Arial" w:hAnsi="Arial" w:cs="Arial"/>
          <w:color w:val="000000" w:themeColor="text1"/>
          <w:sz w:val="28"/>
          <w:szCs w:val="28"/>
        </w:rPr>
      </w:pPr>
    </w:p>
    <w:p w14:paraId="750448C4" w14:textId="2A2999C3" w:rsidR="00341D84" w:rsidRDefault="00A8583D" w:rsidP="00A8583D">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highlight w:val="yellow"/>
          <w:rPrChange w:id="2145" w:author="Assessor GDSXSR" w:date="2026-10-31T00:11:23Z">
            <w:rPr>
              <w:rFonts w:ascii="Arial" w:hAnsi="Arial" w:cs="Arial"/>
              <w:color w:val="000000" w:themeColor="text1"/>
              <w:sz w:val="28"/>
              <w:szCs w:val="28"/>
            </w:rPr>
          </w:rPrChange>
        </w:rPr>
        <w:t xml:space="preserve">A proteção da confiança e da estabilidade das relações negociais impede </w:t>
      </w:r>
      <w:ins w:id="2146" w:author="Assessor GDSXSR" w:date="2026-10-31T00:11:23Z">
        <w:r>
          <w:rPr>
            <w:rFonts w:ascii="Arial" w:hAnsi="Arial" w:cs="Arial"/>
            <w:color w:val="808080"/>
            <w:sz w:val="28"/>
            <w:szCs w:val="28"/>
            <w:highlight w:val="yellow"/>
          </w:rPr>
          <w:t xml:space="preserve">transferir a terceiros, </w:t>
        </w:r>
      </w:ins>
      <w:r>
        <w:rPr>
          <w:rFonts w:ascii="Arial" w:hAnsi="Arial" w:cs="Arial"/>
          <w:color w:val="000000" w:themeColor="text1"/>
          <w:sz w:val="28"/>
          <w:szCs w:val="28"/>
          <w:highlight w:val="yellow"/>
          <w:rPrChange w:id="2147" w:author="Assessor GDSXSR" w:date="2026-10-31T00:11:23Z">
            <w:rPr>
              <w:rFonts w:ascii="Arial" w:hAnsi="Arial" w:cs="Arial"/>
              <w:color w:val="000000" w:themeColor="text1"/>
              <w:sz w:val="28"/>
              <w:szCs w:val="28"/>
            </w:rPr>
          </w:rPrChange>
        </w:rPr>
        <w:t xml:space="preserve">que</w:t>
      </w:r>
      <w:ins w:id="2148" w:author="Assessor GDSXSR" w:date="2026-10-31T00:11:23Z">
        <w:r>
          <w:rPr>
            <w:rFonts w:ascii="Arial" w:hAnsi="Arial" w:cs="Arial"/>
            <w:color w:val="808080"/>
            <w:sz w:val="28"/>
            <w:szCs w:val="28"/>
            <w:highlight w:val="yellow"/>
          </w:rPr>
          <w:t xml:space="preserve"> adquiriram antes da demanda,</w:t>
        </w:r>
      </w:ins>
      <w:r>
        <w:rPr>
          <w:rFonts w:ascii="Arial" w:hAnsi="Arial" w:cs="Arial"/>
          <w:color w:val="000000" w:themeColor="text1"/>
          <w:sz w:val="28"/>
          <w:szCs w:val="28"/>
          <w:highlight w:val="yellow"/>
          <w:rPrChange w:id="2149" w:author="Assessor GDSXSR" w:date="2026-10-31T00:11:23Z">
            <w:rPr>
              <w:rFonts w:ascii="Arial" w:hAnsi="Arial" w:cs="Arial"/>
              <w:color w:val="000000" w:themeColor="text1"/>
              <w:sz w:val="28"/>
              <w:szCs w:val="28"/>
            </w:rPr>
          </w:rPrChange>
        </w:rPr>
        <w:t xml:space="preserve"> os efeitos </w:t>
      </w:r>
      <w:del w:id="2150" w:author="Assessor GDSXSR" w:date="2026-10-31T00:11:23Z">
        <w:r>
          <w:rPr>
            <w:rFonts w:ascii="Arial" w:hAnsi="Arial" w:cs="Arial"/>
            <w:color w:val="000000" w:themeColor="text1"/>
            <w:sz w:val="28"/>
            <w:szCs w:val="28"/>
            <w:highlight w:val="yellow"/>
          </w:rPr>
          <w:delText xml:space="preserve">do</w:delText>
        </w:r>
      </w:del>
      <w:ins w:id="2151" w:author="Assessor GDSXSR" w:date="2026-10-31T00:11:23Z">
        <w:r>
          <w:rPr>
            <w:rFonts w:ascii="Arial" w:hAnsi="Arial" w:cs="Arial"/>
            <w:color w:val="808080"/>
            <w:sz w:val="28"/>
            <w:szCs w:val="28"/>
            <w:highlight w:val="yellow"/>
          </w:rPr>
          <w:t xml:space="preserve">de</w:t>
        </w:r>
      </w:ins>
      <w:r>
        <w:rPr>
          <w:rFonts w:ascii="Arial" w:hAnsi="Arial" w:cs="Arial"/>
          <w:color w:val="000000" w:themeColor="text1"/>
          <w:sz w:val="28"/>
          <w:szCs w:val="28"/>
          <w:highlight w:val="yellow"/>
          <w:rPrChange w:id="2152" w:author="Assessor GDSXSR" w:date="2026-10-31T00:11:23Z">
            <w:rPr>
              <w:rFonts w:ascii="Arial" w:hAnsi="Arial" w:cs="Arial"/>
              <w:color w:val="000000" w:themeColor="text1"/>
              <w:sz w:val="28"/>
              <w:szCs w:val="28"/>
            </w:rPr>
          </w:rPrChange>
        </w:rPr>
        <w:t xml:space="preserve"> inadimplemento</w:t>
      </w:r>
      <w:del w:id="2153" w:author="Assessor GDSXSR" w:date="2026-10-31T00:11:23Z">
        <w:r>
          <w:rPr>
            <w:rFonts w:ascii="Arial" w:hAnsi="Arial" w:cs="Arial"/>
            <w:color w:val="000000" w:themeColor="text1"/>
            <w:sz w:val="28"/>
            <w:szCs w:val="28"/>
            <w:highlight w:val="yellow"/>
          </w:rPr>
          <w:delText xml:space="preserve"> </w:delText>
        </w:r>
        <w:r>
          <w:rPr>
            <w:rFonts w:ascii="Arial" w:hAnsi="Arial" w:cs="Arial"/>
            <w:color w:val="000000" w:themeColor="text1"/>
            <w:sz w:val="28"/>
            <w:szCs w:val="28"/>
            <w:highlight w:val="yellow"/>
          </w:rPr>
          <w:delText xml:space="preserve">ocorrido entre os contratantes originários sejam transferidos a terceiros que não contribuíram</w:delText>
        </w:r>
      </w:del>
      <w:r>
        <w:rPr>
          <w:rFonts w:ascii="Arial" w:hAnsi="Arial" w:cs="Arial"/>
          <w:color w:val="000000" w:themeColor="text1"/>
          <w:sz w:val="28"/>
          <w:szCs w:val="28"/>
          <w:highlight w:val="yellow"/>
          <w:rPrChange w:id="2154" w:author="Assessor GDSXSR" w:date="2026-10-31T00:11:23Z">
            <w:rPr>
              <w:rFonts w:ascii="Arial" w:hAnsi="Arial" w:cs="Arial"/>
              <w:color w:val="000000" w:themeColor="text1"/>
              <w:sz w:val="28"/>
              <w:szCs w:val="28"/>
            </w:rPr>
          </w:rPrChange>
        </w:rPr>
        <w:t xml:space="preserve"> para o </w:t>
      </w:r>
      <w:del w:id="2155" w:author="Assessor GDSXSR" w:date="2026-10-31T00:11:23Z">
        <w:r>
          <w:rPr>
            <w:rFonts w:ascii="Arial" w:hAnsi="Arial" w:cs="Arial"/>
            <w:color w:val="000000" w:themeColor="text1"/>
            <w:sz w:val="28"/>
            <w:szCs w:val="28"/>
            <w:highlight w:val="yellow"/>
          </w:rPr>
          <w:delText xml:space="preserve">descumprimento</w:delText>
        </w:r>
      </w:del>
      <w:ins w:id="2156" w:author="Assessor GDSXSR" w:date="2026-10-31T00:11:23Z">
        <w:r>
          <w:rPr>
            <w:rFonts w:ascii="Arial" w:hAnsi="Arial" w:cs="Arial"/>
            <w:color w:val="808080"/>
            <w:sz w:val="28"/>
            <w:szCs w:val="28"/>
            <w:highlight w:val="yellow"/>
          </w:rPr>
          <w:t xml:space="preserve">qual</w:t>
        </w:r>
      </w:ins>
      <w:r>
        <w:rPr>
          <w:rFonts w:ascii="Arial" w:hAnsi="Arial" w:cs="Arial"/>
          <w:color w:val="000000" w:themeColor="text1"/>
          <w:sz w:val="28"/>
          <w:szCs w:val="28"/>
          <w:highlight w:val="yellow"/>
          <w:rPrChange w:id="2157" w:author="Assessor GDSXSR" w:date="2026-10-31T00:11:23Z">
            <w:rPr>
              <w:rFonts w:ascii="Arial" w:hAnsi="Arial" w:cs="Arial"/>
              <w:color w:val="000000" w:themeColor="text1"/>
              <w:sz w:val="28"/>
              <w:szCs w:val="28"/>
            </w:rPr>
          </w:rPrChange>
        </w:rPr>
        <w:t xml:space="preserve"> </w:t>
      </w:r>
      <w:del w:id="2158" w:author="Assessor GDSXSR" w:date="2026-10-31T00:11:23Z">
        <w:r>
          <w:rPr>
            <w:rFonts w:ascii="Arial" w:hAnsi="Arial" w:cs="Arial"/>
            <w:color w:val="000000" w:themeColor="text1"/>
            <w:sz w:val="28"/>
            <w:szCs w:val="28"/>
            <w:highlight w:val="yellow"/>
          </w:rPr>
          <w:delText xml:space="preserve">e</w:delText>
        </w:r>
      </w:del>
      <w:ins w:id="2159" w:author="Assessor GDSXSR" w:date="2026-10-31T00:11:23Z">
        <w:r>
          <w:rPr>
            <w:rFonts w:ascii="Arial" w:hAnsi="Arial" w:cs="Arial"/>
            <w:color w:val="808080"/>
            <w:sz w:val="28"/>
            <w:szCs w:val="28"/>
            <w:highlight w:val="yellow"/>
          </w:rPr>
          <w:t xml:space="preserve">não</w:t>
        </w:r>
      </w:ins>
      <w:r>
        <w:rPr>
          <w:rFonts w:ascii="Arial" w:hAnsi="Arial" w:cs="Arial"/>
          <w:color w:val="000000" w:themeColor="text1"/>
          <w:sz w:val="28"/>
          <w:szCs w:val="28"/>
          <w:highlight w:val="yellow"/>
          <w:rPrChange w:id="2160" w:author="Assessor GDSXSR" w:date="2026-10-31T00:11:23Z">
            <w:rPr>
              <w:rFonts w:ascii="Arial" w:hAnsi="Arial" w:cs="Arial"/>
              <w:color w:val="000000" w:themeColor="text1"/>
              <w:sz w:val="28"/>
              <w:szCs w:val="28"/>
            </w:rPr>
          </w:rPrChange>
        </w:rPr>
        <w:t xml:space="preserve"> </w:t>
      </w:r>
      <w:del w:id="2161" w:author="Assessor GDSXSR" w:date="2026-10-31T00:11:23Z">
        <w:r>
          <w:rPr>
            <w:rFonts w:ascii="Arial" w:hAnsi="Arial" w:cs="Arial"/>
            <w:color w:val="000000" w:themeColor="text1"/>
            <w:sz w:val="28"/>
            <w:szCs w:val="28"/>
            <w:highlight w:val="yellow"/>
          </w:rPr>
          <w:delText xml:space="preserve">adquiriram o bem antes da existência da demanda judicial</w:delText>
        </w:r>
      </w:del>
      <w:ins w:id="2162" w:author="Assessor GDSXSR" w:date="2026-10-31T00:11:23Z">
        <w:r>
          <w:rPr>
            <w:rFonts w:ascii="Arial" w:hAnsi="Arial" w:cs="Arial"/>
            <w:color w:val="808080"/>
            <w:sz w:val="28"/>
            <w:szCs w:val="28"/>
            <w:highlight w:val="yellow"/>
          </w:rPr>
          <w:t xml:space="preserve">contribuíram</w:t>
        </w:r>
      </w:ins>
      <w:r>
        <w:rPr>
          <w:rFonts w:ascii="Arial" w:hAnsi="Arial" w:cs="Arial"/>
          <w:color w:val="000000" w:themeColor="text1"/>
          <w:sz w:val="28"/>
          <w:szCs w:val="28"/>
          <w:highlight w:val="yellow"/>
          <w:rPrChange w:id="2163" w:author="Assessor GDSXSR" w:date="2026-10-31T00:11:23Z">
            <w:rPr>
              <w:rFonts w:ascii="Arial" w:hAnsi="Arial" w:cs="Arial"/>
              <w:color w:val="000000" w:themeColor="text1"/>
              <w:sz w:val="28"/>
              <w:szCs w:val="28"/>
            </w:rPr>
          </w:rPrChange>
        </w:rPr>
        <w:t xml:space="preserve">.</w:t>
      </w:r>
    </w:p>
    <w:p w14:paraId="2B8C3FFE" w14:textId="77777777" w:rsidR="00A8583D" w:rsidRPr="007E1C8C" w:rsidRDefault="00A8583D" w:rsidP="00A8583D">
      <w:pPr>
        <w:spacing w:after="0" w:line="360" w:lineRule="auto"/>
        <w:ind w:firstLine="2268"/>
        <w:jc w:val="both"/>
        <w:rPr>
          <w:rFonts w:ascii="Arial" w:hAnsi="Arial" w:cs="Arial"/>
          <w:color w:val="000000" w:themeColor="text1"/>
          <w:sz w:val="28"/>
          <w:szCs w:val="28"/>
        </w:rPr>
      </w:pPr>
    </w:p>
    <w:p w14:paraId="38B60390" w14:textId="77777777" w:rsidR="00506A7D" w:rsidRDefault="00506A7D" w:rsidP="00DB1301">
      <w:pPr>
        <w:spacing w:after="0" w:line="360" w:lineRule="auto"/>
        <w:ind w:firstLine="2268"/>
        <w:jc w:val="both"/>
        <w:rPr>
          <w:rFonts w:ascii="Arial" w:hAnsi="Arial" w:cs="Arial"/>
          <w:sz w:val="28"/>
          <w:szCs w:val="28"/>
        </w:rPr>
      </w:pPr>
    </w:p>
    <w:p w14:paraId="72A2F87F" w14:textId="48B4A1ED" w:rsidR="00B73FAD" w:rsidRPr="00D516B2" w:rsidRDefault="00B73FAD" w:rsidP="00B73FAD">
      <w:pPr>
        <w:spacing w:after="0" w:line="360" w:lineRule="auto"/>
        <w:jc w:val="center"/>
        <w:rPr>
          <w:rFonts w:ascii="Arial" w:hAnsi="Arial" w:cs="Arial"/>
          <w:b/>
          <w:bCs/>
          <w:sz w:val="28"/>
          <w:szCs w:val="28"/>
        </w:rPr>
      </w:pPr>
      <w:r w:rsidRPr="00D516B2">
        <w:rPr>
          <w:rFonts w:ascii="Arial" w:hAnsi="Arial" w:cs="Arial"/>
          <w:b/>
          <w:bCs/>
          <w:sz w:val="28"/>
          <w:szCs w:val="28"/>
        </w:rPr>
        <w:t>DIS</w:t>
      </w:r>
      <w:r w:rsidR="00D516B2" w:rsidRPr="00D516B2">
        <w:rPr>
          <w:rFonts w:ascii="Arial" w:hAnsi="Arial" w:cs="Arial"/>
          <w:b/>
          <w:bCs/>
          <w:sz w:val="28"/>
          <w:szCs w:val="28"/>
        </w:rPr>
        <w:t>POSITIVO</w:t>
      </w:r>
    </w:p>
    <w:p w14:paraId="0E59050E" w14:textId="77777777" w:rsidR="00B73FAD" w:rsidRDefault="00B73FAD" w:rsidP="00DB1301">
      <w:pPr>
        <w:spacing w:after="0" w:line="360" w:lineRule="auto"/>
        <w:ind w:firstLine="2268"/>
        <w:jc w:val="both"/>
        <w:rPr>
          <w:rFonts w:ascii="Arial" w:hAnsi="Arial" w:cs="Arial"/>
          <w:sz w:val="28"/>
          <w:szCs w:val="28"/>
        </w:rPr>
      </w:pPr>
    </w:p>
    <w:p w14:paraId="5EA40FD1" w14:textId="4F3F64C5" w:rsidR="36FFE74C" w:rsidRPr="003448B4" w:rsidRDefault="36FFE74C" w:rsidP="70C49520">
      <w:pPr>
        <w:spacing w:after="0" w:line="360" w:lineRule="auto"/>
        <w:ind w:firstLine="2268"/>
        <w:jc w:val="both"/>
      </w:pPr>
      <w:commentRangeStart w:id="20"/>
      <w:r>
        <w:rPr>
          <w:rFonts w:ascii="Arial" w:hAnsi="Arial" w:cs="Arial"/>
          <w:sz w:val="28"/>
          <w:szCs w:val="28"/>
        </w:rPr>
        <w:t xml:space="preserve">Ante o exposto, </w:t>
      </w:r>
      <w:r>
        <w:rPr>
          <w:rFonts w:ascii="Arial" w:hAnsi="Arial" w:cs="Arial"/>
          <w:b/>
          <w:bCs/>
          <w:sz w:val="28"/>
          <w:szCs w:val="28"/>
        </w:rPr>
        <w:t xml:space="preserve">rejeito </w:t>
      </w:r>
      <w:r>
        <w:rPr>
          <w:rFonts w:ascii="Arial" w:hAnsi="Arial" w:cs="Arial"/>
          <w:sz w:val="28"/>
          <w:szCs w:val="28"/>
        </w:rPr>
        <w:t xml:space="preserve">a preliminar</w:t>
      </w:r>
      <w:r>
        <w:rPr>
          <w:rFonts w:ascii="Arial" w:hAnsi="Arial" w:cs="Arial"/>
          <w:b/>
          <w:bCs/>
          <w:sz w:val="28"/>
          <w:szCs w:val="28"/>
        </w:rPr>
        <w:t xml:space="preserve"> </w:t>
      </w:r>
      <w:r>
        <w:rPr>
          <w:rFonts w:ascii="Arial" w:hAnsi="Arial" w:cs="Arial"/>
          <w:sz w:val="28"/>
          <w:szCs w:val="28"/>
        </w:rPr>
        <w:t xml:space="preserve">de ausência de dialeticidade</w:t>
      </w:r>
      <w:ins w:id="2166" w:author="Assessor GDSXSR" w:date="2026-10-31T00:11:23Z">
        <w:r>
          <w:rPr>
            <w:rFonts w:ascii="Arial" w:hAnsi="Arial" w:cs="Arial"/>
            <w:color w:val="808080"/>
            <w:sz w:val="28"/>
            <w:szCs w:val="28"/>
          </w:rPr>
          <w:t xml:space="preserve">,</w:t>
        </w:r>
      </w:ins>
      <w:r>
        <w:rPr>
          <w:rFonts w:ascii="Arial" w:hAnsi="Arial" w:cs="Arial"/>
          <w:b/>
          <w:bCs/>
          <w:sz w:val="28"/>
          <w:szCs w:val="28"/>
        </w:rPr>
        <w:t xml:space="preserve"> </w:t>
      </w:r>
      <w:del w:id="2167" w:author="Assessor GDSXSR" w:date="2026-10-31T00:11:23Z">
        <w:r>
          <w:rPr>
            <w:rFonts w:ascii="Arial" w:hAnsi="Arial" w:cs="Arial"/>
            <w:b/>
            <w:bCs/>
            <w:sz w:val="28"/>
            <w:szCs w:val="28"/>
          </w:rPr>
          <w:delText xml:space="preserve">e</w:delText>
        </w:r>
      </w:del>
      <w:ins w:id="2168" w:author="Assessor GDSXSR" w:date="2026-10-31T00:11:23Z">
        <w:r>
          <w:rPr>
            <w:b/>
            <w:rFonts w:ascii="Arial" w:hAnsi="Arial" w:cs="Arial"/>
            <w:color w:val="808080"/>
            <w:sz w:val="28"/>
            <w:szCs w:val="28"/>
          </w:rPr>
          <w:t xml:space="preserve">não</w:t>
        </w:r>
      </w:ins>
      <w:r>
        <w:rPr>
          <w:rFonts w:ascii="Arial" w:hAnsi="Arial" w:cs="Arial"/>
          <w:b/>
          <w:bCs/>
          <w:sz w:val="28"/>
          <w:szCs w:val="28"/>
        </w:rPr>
        <w:t xml:space="preserve"> </w:t>
      </w:r>
      <w:r>
        <w:rPr>
          <w:rFonts w:ascii="Arial" w:hAnsi="Arial" w:cs="Arial"/>
          <w:b/>
          <w:bCs/>
          <w:sz w:val="28"/>
          <w:szCs w:val="28"/>
          <w:rPrChange w:id="2169" w:author="Assessor GDSXSR" w:date="2026-10-31T00:11:23Z">
            <w:rPr>
              <w:rFonts w:ascii="Arial" w:hAnsi="Arial" w:cs="Arial"/>
              <w:b/>
              <w:bCs/>
              <w:sz w:val="28"/>
              <w:szCs w:val="28"/>
            </w:rPr>
          </w:rPrChange>
        </w:rPr>
        <w:t xml:space="preserve">conheço</w:t>
      </w:r>
      <w:r>
        <w:rPr>
          <w:rFonts w:ascii="Arial" w:hAnsi="Arial" w:cs="Arial"/>
          <w:b/>
          <w:bCs/>
          <w:sz w:val="28"/>
          <w:szCs w:val="28"/>
        </w:rPr>
        <w:t xml:space="preserve"> </w:t>
      </w:r>
      <w:del w:id="2170" w:author="Assessor GDSXSR" w:date="2026-10-31T00:11:23Z">
        <w:r>
          <w:rPr>
            <w:rFonts w:ascii="Arial" w:hAnsi="Arial" w:cs="Arial"/>
            <w:b/>
            <w:bCs/>
            <w:sz w:val="28"/>
            <w:szCs w:val="28"/>
          </w:rPr>
          <w:delText xml:space="preserve">em</w:delText>
        </w:r>
      </w:del>
      <w:ins w:id="2171" w:author="Assessor GDSXSR" w:date="2026-10-31T00:11:23Z">
        <w:r>
          <w:rPr>
            <w:rFonts w:ascii="Arial" w:hAnsi="Arial" w:cs="Arial"/>
            <w:color w:val="808080"/>
            <w:sz w:val="28"/>
            <w:szCs w:val="28"/>
          </w:rPr>
          <w:t xml:space="preserve">do</w:t>
        </w:r>
      </w:ins>
      <w:r>
        <w:rPr>
          <w:rFonts w:ascii="Arial" w:hAnsi="Arial" w:cs="Arial"/>
          <w:b/>
          <w:bCs/>
          <w:sz w:val="28"/>
          <w:szCs w:val="28"/>
        </w:rPr>
        <w:t xml:space="preserve"> </w:t>
      </w:r>
      <w:del w:id="2172" w:author="Assessor GDSXSR" w:date="2026-10-31T00:11:23Z">
        <w:r>
          <w:rPr>
            <w:rFonts w:ascii="Arial" w:hAnsi="Arial" w:cs="Arial"/>
            <w:b/>
            <w:bCs/>
            <w:sz w:val="28"/>
            <w:szCs w:val="28"/>
          </w:rPr>
          <w:delText xml:space="preserve">parte</w:delText>
        </w:r>
      </w:del>
      <w:ins w:id="2173" w:author="Assessor GDSXSR" w:date="2026-10-31T00:11:23Z">
        <w:r>
          <w:rPr>
            <w:rFonts w:ascii="Arial" w:hAnsi="Arial" w:cs="Arial"/>
            <w:color w:val="808080"/>
            <w:sz w:val="28"/>
            <w:szCs w:val="28"/>
          </w:rPr>
          <w:t xml:space="preserve">apelo</w:t>
        </w:r>
      </w:ins>
      <w:r>
        <w:rPr>
          <w:rFonts w:ascii="Arial" w:hAnsi="Arial" w:cs="Arial"/>
          <w:b/>
          <w:bCs/>
          <w:sz w:val="28"/>
          <w:szCs w:val="28"/>
        </w:rPr>
        <w:t xml:space="preserve"> </w:t>
      </w:r>
      <w:del w:id="2174" w:author="Assessor GDSXSR" w:date="2026-10-31T00:11:23Z">
        <w:r>
          <w:rPr>
            <w:rFonts w:ascii="Arial" w:hAnsi="Arial" w:cs="Arial"/>
            <w:b/>
            <w:bCs/>
            <w:sz w:val="28"/>
            <w:szCs w:val="28"/>
          </w:rPr>
          <w:delText xml:space="preserve">da</w:delText>
        </w:r>
      </w:del>
      <w:ins w:id="2175" w:author="Assessor GDSXSR" w:date="2026-10-31T00:11:23Z">
        <w:r>
          <w:rPr>
            <w:rFonts w:ascii="Arial" w:hAnsi="Arial" w:cs="Arial"/>
            <w:color w:val="808080"/>
            <w:sz w:val="28"/>
            <w:szCs w:val="28"/>
          </w:rPr>
          <w:t xml:space="preserve">quanto</w:t>
        </w:r>
      </w:ins>
      <w:r>
        <w:rPr>
          <w:rFonts w:ascii="Arial" w:hAnsi="Arial" w:cs="Arial"/>
          <w:b/>
          <w:bCs/>
          <w:sz w:val="28"/>
          <w:szCs w:val="28"/>
        </w:rPr>
        <w:t xml:space="preserve"> </w:t>
      </w:r>
      <w:del w:id="2176" w:author="Assessor GDSXSR" w:date="2026-10-31T00:11:23Z">
        <w:r>
          <w:rPr>
            <w:rFonts w:ascii="Arial" w:hAnsi="Arial" w:cs="Arial"/>
            <w:b/>
            <w:bCs/>
            <w:sz w:val="28"/>
            <w:szCs w:val="28"/>
          </w:rPr>
          <w:delText xml:space="preserve">apelação</w:delText>
        </w:r>
      </w:del>
      <w:ins w:id="2177" w:author="Assessor GDSXSR" w:date="2026-10-31T00:11:23Z">
        <w:r>
          <w:rPr>
            <w:rFonts w:ascii="Arial" w:hAnsi="Arial" w:cs="Arial"/>
            <w:color w:val="808080"/>
            <w:sz w:val="28"/>
            <w:szCs w:val="28"/>
          </w:rPr>
          <w:t xml:space="preserve">ao pedido subsidiário de indenização, por inovação recursal,</w:t>
        </w:r>
      </w:ins>
      <w:r>
        <w:rPr>
          <w:rFonts w:ascii="Arial" w:hAnsi="Arial" w:cs="Arial"/>
          <w:b/>
          <w:bCs/>
          <w:sz w:val="28"/>
          <w:szCs w:val="28"/>
        </w:rPr>
        <w:t xml:space="preserve"> e, na parte conhecida, </w:t>
      </w:r>
      <w:r>
        <w:rPr>
          <w:rFonts w:ascii="Arial" w:hAnsi="Arial" w:cs="Arial"/>
          <w:b/>
          <w:bCs/>
          <w:sz w:val="28"/>
          <w:szCs w:val="28"/>
          <w:rPrChange w:id="2178" w:author="Assessor GDSXSR" w:date="2026-10-31T00:11:23Z">
            <w:rPr>
              <w:rFonts w:ascii="Arial" w:hAnsi="Arial" w:cs="Arial"/>
              <w:b/>
              <w:bCs/>
              <w:sz w:val="28"/>
              <w:szCs w:val="28"/>
            </w:rPr>
          </w:rPrChange>
        </w:rPr>
        <w:t xml:space="preserve">dou</w:t>
      </w:r>
      <w:del w:id="2179" w:author="Assessor GDSXSR" w:date="2026-10-31T00:11:23Z">
        <w:r>
          <w:rPr>
            <w:rFonts w:ascii="Arial" w:hAnsi="Arial" w:cs="Arial"/>
            <w:b/>
            <w:bCs/>
            <w:sz w:val="28"/>
            <w:szCs w:val="28"/>
          </w:rPr>
          <w:delText xml:space="preserve">-lhe</w:delText>
        </w:r>
      </w:del>
      <w:r>
        <w:rPr>
          <w:rFonts w:ascii="Arial" w:hAnsi="Arial" w:cs="Arial"/>
          <w:b/>
          <w:bCs/>
          <w:sz w:val="28"/>
          <w:szCs w:val="28"/>
          <w:rPrChange w:id="2180" w:author="Assessor GDSXSR" w:date="2026-10-31T00:11:23Z">
            <w:rPr>
              <w:rFonts w:ascii="Arial" w:hAnsi="Arial" w:cs="Arial"/>
              <w:b/>
              <w:bCs/>
              <w:sz w:val="28"/>
              <w:szCs w:val="28"/>
            </w:rPr>
          </w:rPrChange>
        </w:rPr>
        <w:t xml:space="preserve"> parcial provimento</w:t>
      </w:r>
      <w:ins w:id="2181" w:author="Assessor GDSXSR" w:date="2026-10-31T00:11:23Z">
        <w:r>
          <w:rPr>
            <w:rFonts w:ascii="Arial" w:hAnsi="Arial" w:cs="Arial"/>
            <w:color w:val="808080"/>
            <w:sz w:val="28"/>
            <w:szCs w:val="28"/>
          </w:rPr>
          <w:t xml:space="preserve"> ao apelo do autor, RICHARD HIROSHI KIYOSHI TELES,</w:t>
        </w:r>
      </w:ins>
      <w:r>
        <w:rPr>
          <w:rFonts w:ascii="Arial" w:hAnsi="Arial" w:cs="Arial"/>
          <w:sz w:val="28"/>
          <w:szCs w:val="28"/>
        </w:rPr>
        <w:t xml:space="preserve"> apenas para afastar </w:t>
      </w:r>
      <w:del w:id="2182" w:author="Assessor GDSXSR" w:date="2026-10-31T00:11:23Z">
        <w:r>
          <w:rPr>
            <w:rFonts w:ascii="Arial" w:hAnsi="Arial" w:cs="Arial"/>
            <w:sz w:val="28"/>
            <w:szCs w:val="28"/>
          </w:rPr>
          <w:delText xml:space="preserve">a aplicação da teoria do</w:delText>
        </w:r>
      </w:del>
      <w:ins w:id="2183" w:author="Assessor GDSXSR" w:date="2026-10-31T00:11:23Z">
        <w:r>
          <w:rPr>
            <w:rFonts w:ascii="Arial" w:hAnsi="Arial" w:cs="Arial"/>
            <w:color w:val="808080"/>
            <w:sz w:val="28"/>
            <w:szCs w:val="28"/>
          </w:rPr>
          <w:t xml:space="preserve">o</w:t>
        </w:r>
      </w:ins>
      <w:r>
        <w:rPr>
          <w:rFonts w:ascii="Arial" w:hAnsi="Arial" w:cs="Arial"/>
          <w:sz w:val="28"/>
          <w:szCs w:val="28"/>
        </w:rPr>
        <w:t xml:space="preserve"> adimplemento substancial e reconhecer o inadimplemento da obrigação de quitar os débitos tributários,</w:t>
      </w:r>
      <w:del w:id="2184" w:author="Assessor GDSXSR" w:date="2026-10-31T00:11:23Z">
        <w:r>
          <w:rPr>
            <w:rFonts w:ascii="Arial" w:hAnsi="Arial" w:cs="Arial"/>
            <w:sz w:val="28"/>
            <w:szCs w:val="28"/>
          </w:rPr>
          <w:delText xml:space="preserve"> sem, contudo, acolher os efeitos práticos pretendidos pelo apelante, uma vez que permanecem</w:delText>
        </w:r>
      </w:del>
      <w:r>
        <w:rPr>
          <w:rFonts w:ascii="Arial" w:hAnsi="Arial" w:cs="Arial"/>
          <w:sz w:val="28"/>
          <w:szCs w:val="28"/>
        </w:rPr>
        <w:t xml:space="preserve"> mantidas a cessão de direitos e a improcedência dos pedidos de resolução contratual e de restituição da fração imobiliária.</w:t>
      </w:r>
      <w:del w:id="2185" w:author="Assessor GDSXSR" w:date="2026-10-31T00:11:23Z">
        <w:r>
          <w:rPr>
            <w:rFonts w:ascii="Arial" w:hAnsi="Arial" w:cs="Arial"/>
            <w:sz w:val="28"/>
            <w:szCs w:val="28"/>
          </w:rPr>
          <w:delText xml:space="preserve"> Não conheço do pedido subsidiário de indenização, por constituir inovação recursal</w:delText>
        </w:r>
        <w:r>
          <w:rPr>
            <w:rFonts w:ascii="Arial" w:hAnsi="Arial" w:cs="Arial"/>
            <w:sz w:val="28"/>
            <w:szCs w:val="28"/>
          </w:rPr>
          <w:delText xml:space="preserve">, devendo eventual pretensão reparatória ser formulada pela via própria.</w:delText>
        </w:r>
      </w:del>
      <w:commentRangeEnd w:id="20"/>
      <w:r>
        <w:rPr>
          <w:rStyle w:val="CommentReference"/>
        </w:rPr>
        <w:commentReference w:id="20"/>
      </w:r>
    </w:p>
    <w:p w14:paraId="3606F183" w14:textId="0487DD80" w:rsidR="70C49520" w:rsidRPr="003448B4" w:rsidRDefault="70C49520" w:rsidP="70C49520">
      <w:pPr>
        <w:spacing w:after="0" w:line="360" w:lineRule="auto"/>
        <w:ind w:firstLine="2268"/>
        <w:jc w:val="both"/>
        <w:rPr>
          <w:rFonts w:ascii="Arial" w:hAnsi="Arial" w:cs="Arial"/>
          <w:sz w:val="28"/>
          <w:szCs w:val="28"/>
        </w:rPr>
      </w:pPr>
    </w:p>
    <w:p w14:paraId="459DE2F7" w14:textId="0BC23487" w:rsidR="09FA172E" w:rsidRPr="003448B4" w:rsidRDefault="09FA172E" w:rsidP="70C49520">
      <w:pPr>
        <w:spacing w:after="0" w:line="360" w:lineRule="auto"/>
        <w:ind w:firstLine="2268"/>
        <w:jc w:val="both"/>
        <w:rPr>
          <w:ins w:id="2199" w:author="Assessor GDSXSR" w:date="2026-10-31T00:11:23Z"/>
          <w:rFonts w:ascii="Arial" w:hAnsi="Arial" w:cs="Arial"/>
          <w:sz w:val="28"/>
          <w:szCs w:val="28"/>
        </w:rPr>
      </w:pPr>
      <w:commentRangeStart w:id="21"/>
      <w:del w:id="2186" w:author="Assessor GDSXSR" w:date="2026-10-31T00:11:23Z">
        <w:r>
          <w:rPr>
            <w:rFonts w:ascii="Arial" w:hAnsi="Arial" w:cs="Arial"/>
            <w:sz w:val="28"/>
            <w:szCs w:val="28"/>
          </w:rPr>
          <w:delText xml:space="preserve">Diante</w:delText>
        </w:r>
      </w:del>
      <w:ins w:id="2187" w:author="Assessor GDSXSR" w:date="2026-10-31T00:11:23Z">
        <w:r>
          <w:rPr>
            <w:rFonts w:ascii="Arial" w:hAnsi="Arial" w:cs="Arial"/>
            <w:color w:val="808080"/>
            <w:sz w:val="28"/>
            <w:szCs w:val="28"/>
          </w:rPr>
          <w:t xml:space="preserve">Mantenho</w:t>
        </w:r>
      </w:ins>
      <w:r>
        <w:rPr>
          <w:rFonts w:ascii="Arial" w:hAnsi="Arial" w:cs="Arial"/>
          <w:sz w:val="28"/>
          <w:szCs w:val="28"/>
        </w:rPr>
        <w:t xml:space="preserve"> </w:t>
      </w:r>
      <w:del w:id="2188" w:author="Assessor GDSXSR" w:date="2026-10-31T00:11:23Z">
        <w:r>
          <w:rPr>
            <w:rFonts w:ascii="Arial" w:hAnsi="Arial" w:cs="Arial"/>
            <w:sz w:val="28"/>
            <w:szCs w:val="28"/>
          </w:rPr>
          <w:delText xml:space="preserve">do</w:delText>
        </w:r>
      </w:del>
      <w:ins w:id="2189" w:author="Assessor GDSXSR" w:date="2026-10-31T00:11:23Z">
        <w:r>
          <w:rPr>
            <w:rFonts w:ascii="Arial" w:hAnsi="Arial" w:cs="Arial"/>
            <w:color w:val="808080"/>
            <w:sz w:val="28"/>
            <w:szCs w:val="28"/>
          </w:rPr>
          <w:t xml:space="preserve">os ônus da sucumbência fixados na sentença, com exigibilidade suspensa pela concessão da gratuidade de justiça (CPC 98 § 3º), pois o</w:t>
        </w:r>
      </w:ins>
      <w:r>
        <w:rPr>
          <w:rFonts w:ascii="Arial" w:hAnsi="Arial" w:cs="Arial"/>
          <w:sz w:val="28"/>
          <w:szCs w:val="28"/>
        </w:rPr>
        <w:t xml:space="preserve"> acolhimento limitado </w:t>
      </w:r>
      <w:del w:id="2190" w:author="Assessor GDSXSR" w:date="2026-10-31T00:11:23Z">
        <w:r>
          <w:rPr>
            <w:rFonts w:ascii="Arial" w:hAnsi="Arial" w:cs="Arial"/>
            <w:sz w:val="28"/>
            <w:szCs w:val="28"/>
          </w:rPr>
          <w:delText xml:space="preserve">de uma das teses recursais, sem obtenção </w:delText>
        </w:r>
      </w:del>
      <w:r>
        <w:rPr>
          <w:rFonts w:ascii="Arial" w:hAnsi="Arial" w:cs="Arial"/>
          <w:sz w:val="28"/>
          <w:szCs w:val="28"/>
        </w:rPr>
        <w:t xml:space="preserve">do </w:t>
      </w:r>
      <w:del w:id="2191" w:author="Assessor GDSXSR" w:date="2026-10-31T00:11:23Z">
        <w:r>
          <w:rPr>
            <w:rFonts w:ascii="Arial" w:hAnsi="Arial" w:cs="Arial"/>
            <w:sz w:val="28"/>
            <w:szCs w:val="28"/>
          </w:rPr>
          <w:delText xml:space="preserve">bem</w:delText>
        </w:r>
      </w:del>
      <w:ins w:id="2192" w:author="Assessor GDSXSR" w:date="2026-10-31T00:11:23Z">
        <w:r>
          <w:rPr>
            <w:rFonts w:ascii="Arial" w:hAnsi="Arial" w:cs="Arial"/>
            <w:color w:val="808080"/>
            <w:sz w:val="28"/>
            <w:szCs w:val="28"/>
          </w:rPr>
          <w:t xml:space="preserve">apelo</w:t>
        </w:r>
      </w:ins>
      <w:r>
        <w:rPr>
          <w:rFonts w:ascii="Arial" w:hAnsi="Arial" w:cs="Arial"/>
          <w:sz w:val="28"/>
          <w:szCs w:val="28"/>
        </w:rPr>
        <w:t xml:space="preserve"> </w:t>
      </w:r>
      <w:del w:id="2193" w:author="Assessor GDSXSR" w:date="2026-10-31T00:11:23Z">
        <w:r>
          <w:rPr>
            <w:rFonts w:ascii="Arial" w:hAnsi="Arial" w:cs="Arial"/>
            <w:sz w:val="28"/>
            <w:szCs w:val="28"/>
          </w:rPr>
          <w:delText xml:space="preserve">pretendido</w:delText>
        </w:r>
      </w:del>
      <w:ins w:id="2194" w:author="Assessor GDSXSR" w:date="2026-10-31T00:11:23Z">
        <w:r>
          <w:rPr>
            <w:rFonts w:ascii="Arial" w:hAnsi="Arial" w:cs="Arial"/>
            <w:color w:val="808080"/>
            <w:sz w:val="28"/>
            <w:szCs w:val="28"/>
          </w:rPr>
          <w:t xml:space="preserve">não</w:t>
        </w:r>
      </w:ins>
      <w:r>
        <w:rPr>
          <w:rFonts w:ascii="Arial" w:hAnsi="Arial" w:cs="Arial"/>
          <w:sz w:val="28"/>
          <w:szCs w:val="28"/>
        </w:rPr>
        <w:t xml:space="preserve"> </w:t>
      </w:r>
      <w:del w:id="2195" w:author="Assessor GDSXSR" w:date="2026-10-31T00:11:23Z">
        <w:r>
          <w:rPr>
            <w:rFonts w:ascii="Arial" w:hAnsi="Arial" w:cs="Arial"/>
            <w:sz w:val="28"/>
            <w:szCs w:val="28"/>
          </w:rPr>
          <w:delText xml:space="preserve">e</w:delText>
        </w:r>
      </w:del>
      <w:ins w:id="2196" w:author="Assessor GDSXSR" w:date="2026-10-31T00:11:23Z">
        <w:r>
          <w:rPr>
            <w:rFonts w:ascii="Arial" w:hAnsi="Arial" w:cs="Arial"/>
            <w:color w:val="808080"/>
            <w:sz w:val="28"/>
            <w:szCs w:val="28"/>
          </w:rPr>
          <w:t xml:space="preserve">os</w:t>
        </w:r>
      </w:ins>
      <w:r>
        <w:rPr>
          <w:rFonts w:ascii="Arial" w:hAnsi="Arial" w:cs="Arial"/>
          <w:sz w:val="28"/>
          <w:szCs w:val="28"/>
        </w:rPr>
        <w:t xml:space="preserve"> </w:t>
      </w:r>
      <w:del w:id="2197" w:author="Assessor GDSXSR" w:date="2026-10-31T00:11:23Z">
        <w:r>
          <w:rPr>
            <w:rFonts w:ascii="Arial" w:hAnsi="Arial" w:cs="Arial"/>
            <w:sz w:val="28"/>
            <w:szCs w:val="28"/>
          </w:rPr>
          <w:delText xml:space="preserve">sem alteração da sucumbência estabelecida na origem, deixo de promover nova distribuição dos respectivos ônus</w:delText>
        </w:r>
      </w:del>
      <w:ins w:id="2198" w:author="Assessor GDSXSR" w:date="2026-10-31T00:11:23Z">
        <w:r>
          <w:rPr>
            <w:rFonts w:ascii="Arial" w:hAnsi="Arial" w:cs="Arial"/>
            <w:color w:val="808080"/>
            <w:sz w:val="28"/>
            <w:szCs w:val="28"/>
          </w:rPr>
          <w:t xml:space="preserve">altera</w:t>
        </w:r>
      </w:ins>
      <w:r>
        <w:rPr>
          <w:rFonts w:ascii="Arial" w:hAnsi="Arial" w:cs="Arial"/>
          <w:sz w:val="28"/>
          <w:szCs w:val="28"/>
        </w:rPr>
        <w:t xml:space="preserve">.</w:t>
      </w:r>
      <w:commentRangeEnd w:id="21"/>
      <w:r>
        <w:rPr>
          <w:rStyle w:val="CommentReference"/>
        </w:rPr>
        <w:commentReference w:id="21"/>
      </w:r>
    </w:p>
    <w:p>
      <w:pPr>
        <w:spacing w:after="0" w:line="360" w:lineRule="auto"/>
        <w:ind w:firstLine="2268"/>
        <w:jc w:val="both"/>
        <w:rPr>
          <w:ins w:id="2200" w:author="Assessor GDSXSR" w:date="2026-10-31T00:11:23Z"/>
          <w:rFonts w:ascii="Arial" w:hAnsi="Arial" w:cs="Arial"/>
          <w:sz w:val="28"/>
          <w:szCs w:val="28"/>
        </w:rPr>
      </w:pPr>
    </w:p>
    <w:p>
      <w:pPr>
        <w:spacing w:after="0" w:line="360" w:lineRule="auto"/>
        <w:ind w:firstLine="2268"/>
        <w:jc w:val="both"/>
        <w:rPr>
          <w:rFonts w:ascii="Arial" w:hAnsi="Arial" w:cs="Arial"/>
          <w:sz w:val="28"/>
          <w:szCs w:val="28"/>
        </w:rPr>
      </w:pPr>
      <w:ins w:id="2201" w:author="Assessor GDSXSR" w:date="2026-10-31T00:11:23Z">
        <w:r>
          <w:rPr>
            <w:rFonts w:ascii="Arial" w:hAnsi="Arial" w:cs="Arial"/>
            <w:color w:val="808080"/>
            <w:sz w:val="28"/>
            <w:szCs w:val="28"/>
          </w:rPr>
          <w:t xml:space="preserve">Sem honorários recursais (CPC 85 § 11).</w:t>
        </w:r>
      </w:ins>
    </w:p>
    <w:p w14:paraId="5FF5AEF8" w14:textId="77777777" w:rsidR="00B73FAD" w:rsidRDefault="00B73FAD" w:rsidP="00DB1301">
      <w:pPr>
        <w:spacing w:after="0" w:line="360" w:lineRule="auto"/>
        <w:ind w:firstLine="2268"/>
        <w:jc w:val="both"/>
        <w:rPr>
          <w:rFonts w:ascii="Arial" w:hAnsi="Arial" w:cs="Arial"/>
          <w:sz w:val="28"/>
          <w:szCs w:val="28"/>
        </w:rPr>
      </w:pPr>
    </w:p>
    <w:p w14:paraId="0DA21613" w14:textId="569A3EA7" w:rsidR="007E1C8C" w:rsidRDefault="007E1C8C" w:rsidP="00DB1301">
      <w:pPr>
        <w:spacing w:after="0" w:line="360" w:lineRule="auto"/>
        <w:ind w:firstLine="2268"/>
        <w:jc w:val="both"/>
        <w:rPr>
          <w:rFonts w:ascii="Arial" w:hAnsi="Arial" w:cs="Arial"/>
          <w:sz w:val="28"/>
          <w:szCs w:val="28"/>
        </w:rPr>
      </w:pPr>
      <w:r>
        <w:rPr>
          <w:rFonts w:ascii="Arial" w:hAnsi="Arial" w:cs="Arial"/>
          <w:sz w:val="28"/>
          <w:szCs w:val="28"/>
        </w:rPr>
        <w:t>É como voto.</w:t>
      </w:r>
    </w:p>
    <w:p w14:paraId="529D3CDE" w14:textId="61B0AAFC" w:rsidR="007E1C8C" w:rsidRDefault="007E1C8C" w:rsidP="004E4DFD">
      <w:pPr>
        <w:rPr>
          <w:rFonts w:ascii="Arial" w:hAnsi="Arial" w:cs="Arial"/>
          <w:sz w:val="28"/>
          <w:szCs w:val="28"/>
        </w:rPr>
      </w:pPr>
      <w:r>
        <w:rPr>
          <w:rFonts w:ascii="Arial" w:hAnsi="Arial" w:cs="Arial"/>
          <w:sz w:val="28"/>
          <w:szCs w:val="28"/>
        </w:rPr>
        <w:br w:type="page"/>
      </w:r>
    </w:p>
    <w:p w14:paraId="3EB0813C" w14:textId="77777777" w:rsidR="00120BBB" w:rsidRPr="00120BBB" w:rsidRDefault="00120BBB" w:rsidP="00120BBB">
      <w:pPr>
        <w:ind w:right="-96"/>
        <w:jc w:val="both"/>
        <w:rPr>
          <w:b/>
          <w:color w:val="008000"/>
        </w:rPr>
      </w:pPr>
      <w:r w:rsidRPr="00120BBB">
        <w:rPr>
          <w:b/>
          <w:color w:val="008000"/>
        </w:rPr>
        <w:lastRenderedPageBreak/>
        <w:t>Vistos.</w:t>
      </w:r>
    </w:p>
    <w:p w14:paraId="145AA5E1" w14:textId="77777777" w:rsidR="00120BBB" w:rsidRPr="00120BBB" w:rsidRDefault="00120BBB" w:rsidP="00120BBB">
      <w:pPr>
        <w:ind w:right="-96"/>
        <w:jc w:val="both"/>
        <w:rPr>
          <w:b/>
          <w:color w:val="008000"/>
        </w:rPr>
      </w:pPr>
      <w:r w:rsidRPr="00120BBB">
        <w:rPr>
          <w:b/>
          <w:color w:val="008000"/>
        </w:rPr>
        <w:t> </w:t>
      </w:r>
    </w:p>
    <w:p w14:paraId="749A5C5C" w14:textId="77777777" w:rsidR="00120BBB" w:rsidRPr="00120BBB" w:rsidRDefault="00120BBB" w:rsidP="00120BBB">
      <w:pPr>
        <w:ind w:right="-96"/>
        <w:jc w:val="both"/>
        <w:rPr>
          <w:b/>
          <w:color w:val="008000"/>
        </w:rPr>
      </w:pPr>
      <w:r w:rsidRPr="00120BBB">
        <w:rPr>
          <w:b/>
          <w:color w:val="008000"/>
        </w:rPr>
        <w:t>rata-se de </w:t>
      </w:r>
      <w:r w:rsidRPr="00120BBB">
        <w:rPr>
          <w:b/>
          <w:bCs/>
          <w:color w:val="008000"/>
        </w:rPr>
        <w:t>AÇÃO DE RESCISÃO DE NEGÓCIO JURÍDICO C/C TUTELA DE URGÊNCIA</w:t>
      </w:r>
      <w:r w:rsidRPr="00120BBB">
        <w:rPr>
          <w:b/>
          <w:color w:val="008000"/>
        </w:rPr>
        <w:t> proposta por </w:t>
      </w:r>
      <w:r w:rsidRPr="00120BBB">
        <w:rPr>
          <w:b/>
          <w:bCs/>
          <w:color w:val="008000"/>
        </w:rPr>
        <w:t>RICHARD HIROSHI KIYOSHI TELES</w:t>
      </w:r>
      <w:r w:rsidRPr="00120BBB">
        <w:rPr>
          <w:b/>
          <w:color w:val="008000"/>
        </w:rPr>
        <w:t> em face de </w:t>
      </w:r>
      <w:r w:rsidRPr="00120BBB">
        <w:rPr>
          <w:b/>
          <w:bCs/>
          <w:color w:val="008000"/>
        </w:rPr>
        <w:t>ODAIR ALVES JUNIOR</w:t>
      </w:r>
      <w:r w:rsidRPr="00120BBB">
        <w:rPr>
          <w:b/>
          <w:color w:val="008000"/>
        </w:rPr>
        <w:t>, </w:t>
      </w:r>
      <w:r w:rsidRPr="00120BBB">
        <w:rPr>
          <w:b/>
          <w:bCs/>
          <w:color w:val="008000"/>
        </w:rPr>
        <w:t>WESLEY RIBEIRO</w:t>
      </w:r>
      <w:r w:rsidRPr="00120BBB">
        <w:rPr>
          <w:b/>
          <w:color w:val="008000"/>
        </w:rPr>
        <w:t> e </w:t>
      </w:r>
      <w:r w:rsidRPr="00120BBB">
        <w:rPr>
          <w:b/>
          <w:bCs/>
          <w:color w:val="008000"/>
        </w:rPr>
        <w:t>SUELEM MARTINS FERREIRA</w:t>
      </w:r>
      <w:r w:rsidRPr="00120BBB">
        <w:rPr>
          <w:b/>
          <w:color w:val="008000"/>
        </w:rPr>
        <w:t>., partes qualificadas em epígrafe.</w:t>
      </w:r>
    </w:p>
    <w:p w14:paraId="60D63B64" w14:textId="77777777" w:rsidR="00120BBB" w:rsidRPr="00120BBB" w:rsidRDefault="00120BBB" w:rsidP="00120BBB">
      <w:pPr>
        <w:ind w:right="-96"/>
        <w:jc w:val="both"/>
        <w:rPr>
          <w:b/>
          <w:color w:val="008000"/>
        </w:rPr>
      </w:pPr>
      <w:r w:rsidRPr="00120BBB">
        <w:rPr>
          <w:b/>
          <w:color w:val="008000"/>
        </w:rPr>
        <w:t> O autor narra, na petição inicial, que cedeu parte de imóvel de sua propriedade, situado no Condomínio Morada Nobre, Conjunto A, Lote 07, em Planaltina/DF, para viabilizar permuta envolvendo imóvel de seus genitores.</w:t>
      </w:r>
    </w:p>
    <w:p w14:paraId="15B162D7" w14:textId="77777777" w:rsidR="00120BBB" w:rsidRPr="00120BBB" w:rsidRDefault="00120BBB" w:rsidP="00120BBB">
      <w:pPr>
        <w:ind w:right="-96"/>
        <w:jc w:val="both"/>
        <w:rPr>
          <w:b/>
          <w:color w:val="008000"/>
        </w:rPr>
      </w:pPr>
      <w:r w:rsidRPr="00120BBB">
        <w:rPr>
          <w:b/>
          <w:color w:val="008000"/>
        </w:rPr>
        <w:t>Afirma que o terreno, com área total de 1.364 m², foi dividido em duas frações iguais, sendo uma destinada ao Sr. Roberto Dantas Carvalho e a outra ao requerido Odair Alves Junior, na qualidade de corretor, como pagamento pelos serviços de intermediação.</w:t>
      </w:r>
    </w:p>
    <w:p w14:paraId="5129A114" w14:textId="77777777" w:rsidR="00120BBB" w:rsidRPr="00120BBB" w:rsidRDefault="00120BBB" w:rsidP="00120BBB">
      <w:pPr>
        <w:ind w:right="-96"/>
        <w:jc w:val="both"/>
        <w:rPr>
          <w:b/>
          <w:color w:val="008000"/>
        </w:rPr>
      </w:pPr>
      <w:r w:rsidRPr="00120BBB">
        <w:rPr>
          <w:b/>
          <w:color w:val="008000"/>
        </w:rPr>
        <w:t>Segundo o autor, o negócio principal consistiu na permuta entre a chácara de Roberto Dantas Carvalho, avaliada em R$ 500.000,00, o imóvel dos genitores do autor, avaliado em R$ 400.000,00, e a fração do terreno do autor, avaliada em R$ 100.000,00.</w:t>
      </w:r>
    </w:p>
    <w:p w14:paraId="45156757" w14:textId="77777777" w:rsidR="00120BBB" w:rsidRPr="00120BBB" w:rsidRDefault="00120BBB" w:rsidP="00120BBB">
      <w:pPr>
        <w:ind w:right="-96"/>
        <w:jc w:val="both"/>
        <w:rPr>
          <w:b/>
          <w:color w:val="008000"/>
        </w:rPr>
      </w:pPr>
      <w:r w:rsidRPr="00120BBB">
        <w:rPr>
          <w:b/>
          <w:color w:val="008000"/>
        </w:rPr>
        <w:t>Sustenta o autor que ficou ajustado que o réu Odair Alves Junior arcaria integralmente com os débitos de IPTU do imóvel até a data da assinatura do contrato de cessão de direitos, celebrado em 15/04/2019, cujo original permaneceu exclusivamente em poder do corretor.</w:t>
      </w:r>
    </w:p>
    <w:p w14:paraId="612A3DBC" w14:textId="77777777" w:rsidR="00120BBB" w:rsidRPr="00120BBB" w:rsidRDefault="00120BBB" w:rsidP="00120BBB">
      <w:pPr>
        <w:ind w:right="-96"/>
        <w:jc w:val="both"/>
        <w:rPr>
          <w:b/>
          <w:color w:val="008000"/>
        </w:rPr>
      </w:pPr>
      <w:r w:rsidRPr="00120BBB">
        <w:rPr>
          <w:b/>
          <w:color w:val="008000"/>
        </w:rPr>
        <w:t>Alega que, apesar da promessa de quitação e da informação de que teria sido realizado parcelamento perante a Receita Federal, os débitos não foram pagos, o que motivou o Sr. Roberto Dantas Carvalho a ajuizar ação anulatória do negócio jurídico, posteriormente julgada procedente, em razão da existência de débitos de IPTU e TLP no valor aproximado de R$ 25.000,00.</w:t>
      </w:r>
    </w:p>
    <w:p w14:paraId="2C8F39ED" w14:textId="77777777" w:rsidR="00120BBB" w:rsidRPr="00120BBB" w:rsidRDefault="00120BBB" w:rsidP="00120BBB">
      <w:pPr>
        <w:ind w:right="-96"/>
        <w:jc w:val="both"/>
        <w:rPr>
          <w:b/>
          <w:color w:val="008000"/>
        </w:rPr>
      </w:pPr>
      <w:r w:rsidRPr="00120BBB">
        <w:rPr>
          <w:b/>
          <w:color w:val="008000"/>
        </w:rPr>
        <w:t>Argumenta que a anulação do negócio principal decorreu da desídia do corretor e que, mesmo cientes da existência de litígio, os réus Wesley Ribeiro e Suelem Martins Ferreira teriam adquirido a fração do imóvel e iniciado a construção no local, agindo de má-fé.</w:t>
      </w:r>
    </w:p>
    <w:p w14:paraId="0DAE10C4" w14:textId="77777777" w:rsidR="00120BBB" w:rsidRPr="00120BBB" w:rsidRDefault="00120BBB" w:rsidP="00120BBB">
      <w:pPr>
        <w:ind w:right="-96"/>
        <w:jc w:val="both"/>
        <w:rPr>
          <w:b/>
          <w:color w:val="008000"/>
        </w:rPr>
      </w:pPr>
      <w:r w:rsidRPr="00120BBB">
        <w:rPr>
          <w:b/>
          <w:color w:val="008000"/>
        </w:rPr>
        <w:t>Com base nisso, o autor requereu a rescisão do contrato celebrado com Odair Alves Junior, com retorno das partes ao status quo ante; a restituição da posse do imóvel; o reconhecimento da má-fé dos cessionários; o afastamento de qualquer direito à indenização ou retenção por benfeitorias, e por fim, a condenação dos réus ao pagamento das custas e honorários advocatícios, bem como a concessão de tutela de urgência para impedir a alienação do imóvel ou a realização de novas benfeitorias.</w:t>
      </w:r>
    </w:p>
    <w:p w14:paraId="69C5F69C" w14:textId="77777777" w:rsidR="00120BBB" w:rsidRPr="00120BBB" w:rsidRDefault="00120BBB" w:rsidP="00120BBB">
      <w:pPr>
        <w:ind w:right="-96"/>
        <w:jc w:val="both"/>
        <w:rPr>
          <w:b/>
          <w:color w:val="008000"/>
        </w:rPr>
      </w:pPr>
      <w:r w:rsidRPr="00120BBB">
        <w:rPr>
          <w:b/>
          <w:color w:val="008000"/>
        </w:rPr>
        <w:t>Protestou ainda pela produção de todas as provas em direito admitidas, inclusive prova documental, testemunhal e a exibição do contrato de cessão de direitos.</w:t>
      </w:r>
    </w:p>
    <w:p w14:paraId="6A929C7B" w14:textId="77777777" w:rsidR="00120BBB" w:rsidRPr="00120BBB" w:rsidRDefault="00120BBB" w:rsidP="00120BBB">
      <w:pPr>
        <w:ind w:right="-96"/>
        <w:jc w:val="both"/>
        <w:rPr>
          <w:b/>
          <w:color w:val="008000"/>
        </w:rPr>
      </w:pPr>
      <w:r w:rsidRPr="00120BBB">
        <w:rPr>
          <w:b/>
          <w:color w:val="008000"/>
        </w:rPr>
        <w:t>Com a inicial vieram documentos.</w:t>
      </w:r>
    </w:p>
    <w:p w14:paraId="158A0469" w14:textId="77777777" w:rsidR="00120BBB" w:rsidRPr="00120BBB" w:rsidRDefault="00120BBB" w:rsidP="00120BBB">
      <w:pPr>
        <w:ind w:right="-96"/>
        <w:jc w:val="both"/>
        <w:rPr>
          <w:b/>
          <w:color w:val="008000"/>
        </w:rPr>
      </w:pPr>
      <w:r w:rsidRPr="00120BBB">
        <w:rPr>
          <w:b/>
          <w:color w:val="008000"/>
        </w:rPr>
        <w:t>Os réus WESLEY RIBEIRO e SUELEM MARTINS FERREIRA apresentaram contestação, acompanhada de reconvenção. Em sede preliminar, não deduziram questões processuais ou prejudiciais de mérito. No mérito, sustentam que adquiriram o imóvel de Odair Alves Junior em 02/10/2019, portanto antes do ajuizamento da ação anulatória promovida por Roberto Dantas Carvalho, mediante pagamento de parte do preço à vista e assunção do pagamento dos débitos de IPTU.</w:t>
      </w:r>
    </w:p>
    <w:p w14:paraId="6AD7EEEF" w14:textId="77777777" w:rsidR="00120BBB" w:rsidRPr="00120BBB" w:rsidRDefault="00120BBB" w:rsidP="00120BBB">
      <w:pPr>
        <w:ind w:right="-96"/>
        <w:jc w:val="both"/>
        <w:rPr>
          <w:b/>
          <w:color w:val="008000"/>
        </w:rPr>
      </w:pPr>
      <w:r w:rsidRPr="00120BBB">
        <w:rPr>
          <w:b/>
          <w:color w:val="008000"/>
        </w:rPr>
        <w:lastRenderedPageBreak/>
        <w:t>Alegam que, à época da aquisição, inexistia qualquer demanda judicial envolvendo o imóvel, razão pela qual afirmam sua boa-fé.</w:t>
      </w:r>
    </w:p>
    <w:p w14:paraId="78F628E7" w14:textId="77777777" w:rsidR="00120BBB" w:rsidRPr="00120BBB" w:rsidRDefault="00120BBB" w:rsidP="00120BBB">
      <w:pPr>
        <w:ind w:right="-96"/>
        <w:jc w:val="both"/>
        <w:rPr>
          <w:b/>
          <w:color w:val="008000"/>
        </w:rPr>
      </w:pPr>
      <w:r w:rsidRPr="00120BBB">
        <w:rPr>
          <w:b/>
          <w:color w:val="008000"/>
        </w:rPr>
        <w:t>Aduzem que somente tiveram ciência do litígio após a prolação da sentença no processo de anulação, ocasião em que o autor passou a procurar os contestantes para exigir valores.</w:t>
      </w:r>
    </w:p>
    <w:p w14:paraId="168C1D48" w14:textId="77777777" w:rsidR="00120BBB" w:rsidRPr="00120BBB" w:rsidRDefault="00120BBB" w:rsidP="00120BBB">
      <w:pPr>
        <w:ind w:right="-96"/>
        <w:jc w:val="both"/>
        <w:rPr>
          <w:b/>
          <w:color w:val="008000"/>
        </w:rPr>
      </w:pPr>
      <w:r w:rsidRPr="00120BBB">
        <w:rPr>
          <w:b/>
          <w:color w:val="008000"/>
        </w:rPr>
        <w:t>Negam ter agido com má-fé ou ter ciência de que o imóvel estaria sub judice quando iniciaram a construção, destacando os valores investidos em benfeitorias e edificações.</w:t>
      </w:r>
    </w:p>
    <w:p w14:paraId="184C1446" w14:textId="77777777" w:rsidR="00120BBB" w:rsidRPr="00120BBB" w:rsidRDefault="00120BBB" w:rsidP="00120BBB">
      <w:pPr>
        <w:ind w:right="-96"/>
        <w:jc w:val="both"/>
        <w:rPr>
          <w:b/>
          <w:color w:val="008000"/>
        </w:rPr>
      </w:pPr>
      <w:r w:rsidRPr="00120BBB">
        <w:rPr>
          <w:b/>
          <w:color w:val="008000"/>
        </w:rPr>
        <w:t>Argumentam inexistir esbulho possessório, uma vez que o autor não detinha mais a posse do bem, e defendem a impossibilidade de o contrato originário produzir efeitos contra terceiros adquirentes de boa-fé.</w:t>
      </w:r>
    </w:p>
    <w:p w14:paraId="39B26EFD" w14:textId="77777777" w:rsidR="00120BBB" w:rsidRPr="00120BBB" w:rsidRDefault="00120BBB" w:rsidP="00120BBB">
      <w:pPr>
        <w:ind w:right="-96"/>
        <w:jc w:val="both"/>
        <w:rPr>
          <w:b/>
          <w:color w:val="008000"/>
        </w:rPr>
      </w:pPr>
      <w:r w:rsidRPr="00120BBB">
        <w:rPr>
          <w:b/>
          <w:color w:val="008000"/>
        </w:rPr>
        <w:t>Ao final, requerem a improcedência dos pedidos do autor e, em reconvenção, pleiteiam, de forma subsidiária, o direito à indenização pelas benfeitorias realizadas e o direito de retenção, caso haja acolhimento da pretensão autoral. Requereram a produção de prova documental, testemunhal e eventual depoimento pessoal.</w:t>
      </w:r>
    </w:p>
    <w:p w14:paraId="0D58A42C" w14:textId="77777777" w:rsidR="00120BBB" w:rsidRPr="00120BBB" w:rsidRDefault="00120BBB" w:rsidP="00120BBB">
      <w:pPr>
        <w:ind w:right="-96"/>
        <w:jc w:val="both"/>
        <w:rPr>
          <w:b/>
          <w:color w:val="008000"/>
        </w:rPr>
      </w:pPr>
      <w:r w:rsidRPr="00120BBB">
        <w:rPr>
          <w:b/>
          <w:color w:val="008000"/>
        </w:rPr>
        <w:t>O réu </w:t>
      </w:r>
      <w:r w:rsidRPr="00120BBB">
        <w:rPr>
          <w:b/>
          <w:bCs/>
          <w:color w:val="008000"/>
        </w:rPr>
        <w:t>ODAIR ALVES JUNIOR</w:t>
      </w:r>
      <w:r w:rsidRPr="00120BBB">
        <w:rPr>
          <w:b/>
          <w:color w:val="008000"/>
        </w:rPr>
        <w:t> apresentou contestação própria, igualmente sem arguição de preliminares ou prejudiciais. No mérito, reconhece que assumiu a obrigação de quitar os débitos de IPTU, mas sustenta que o contrato não estipulava prazo certo para cumprimento da obrigação, de modo que não teria sido constituído em mora, ausente interpelação judicial ou extrajudicial. Afirma que o autor teria solicitado a compensação de valores relativos a honorários advocatícios e que arcou com despesas de água e energia elétrica não previstas no contrato. Alega, ainda, que o autor não teria cumprido integralmente suas obrigações contratuais, razão pela qual impugna a pretensão de rescisão. Requer a improcedência dos pedidos e a produção de provas documentais e testemunhais.</w:t>
      </w:r>
    </w:p>
    <w:p w14:paraId="1C9EF1AC" w14:textId="77777777" w:rsidR="00120BBB" w:rsidRPr="00120BBB" w:rsidRDefault="00120BBB" w:rsidP="00120BBB">
      <w:pPr>
        <w:ind w:right="-96"/>
        <w:jc w:val="both"/>
        <w:rPr>
          <w:b/>
          <w:color w:val="008000"/>
        </w:rPr>
      </w:pPr>
      <w:r w:rsidRPr="00120BBB">
        <w:rPr>
          <w:b/>
          <w:color w:val="008000"/>
        </w:rPr>
        <w:t>Em réplica, o autor impugnou as defesas apresentadas, reiterando que o contrato de cessão de direitos celebrado com Odair Alves Junior era acessório ao negócio principal de permuta, já anulado, de modo que seus efeitos deveriam igualmente ser desconstituídos. Sustentou que os contratos apresentados pelos réus cessionários seriam nulos ou simulados e que a obrigação de quitar os débitos de IPTU era clara e indispensável à validade do negócio. Rebateu as alegações de boa-fé dos cessionários, afirmando que houve ciência prévia do litígio, e requereu a produção de prova testemunhal para comprovar a mora do corretor e a má-fé dos adquirentes, bem como prova pericial quanto à autenticidade e integridade do contrato de cessão de direitos.</w:t>
      </w:r>
    </w:p>
    <w:p w14:paraId="18AA041E" w14:textId="49382D1B" w:rsidR="00120BBB" w:rsidRPr="00120BBB" w:rsidRDefault="00120BBB" w:rsidP="00120BBB">
      <w:pPr>
        <w:ind w:right="-96"/>
        <w:jc w:val="both"/>
        <w:rPr>
          <w:b/>
          <w:color w:val="008000"/>
        </w:rPr>
      </w:pPr>
      <w:r w:rsidRPr="00120BBB">
        <w:rPr>
          <w:b/>
          <w:color w:val="008000"/>
        </w:rPr>
        <w:t>Decisão saneadora no id. </w:t>
      </w:r>
      <w:r w:rsidRPr="0093754A">
        <w:rPr>
          <w:b/>
          <w:color w:val="008000"/>
        </w:rPr>
        <w:t>120534423</w:t>
      </w:r>
      <w:r w:rsidRPr="00120BBB">
        <w:rPr>
          <w:b/>
          <w:color w:val="008000"/>
        </w:rPr>
        <w:t> fixou os pontos controvertidos e determinou ao autor a juntada de documentos.</w:t>
      </w:r>
    </w:p>
    <w:p w14:paraId="4D6CA1F4" w14:textId="605F18B1" w:rsidR="00120BBB" w:rsidRPr="00120BBB" w:rsidRDefault="00120BBB" w:rsidP="00120BBB">
      <w:pPr>
        <w:ind w:right="-96"/>
        <w:jc w:val="both"/>
        <w:rPr>
          <w:b/>
          <w:color w:val="008000"/>
        </w:rPr>
      </w:pPr>
      <w:r w:rsidRPr="00120BBB">
        <w:rPr>
          <w:b/>
          <w:color w:val="008000"/>
        </w:rPr>
        <w:t>O autor manifestou-se no id. </w:t>
      </w:r>
      <w:r w:rsidRPr="0093754A">
        <w:rPr>
          <w:b/>
          <w:color w:val="008000"/>
        </w:rPr>
        <w:t>123769080</w:t>
      </w:r>
      <w:r w:rsidRPr="00120BBB">
        <w:rPr>
          <w:b/>
          <w:color w:val="008000"/>
        </w:rPr>
        <w:t> solicitando a reconsideração da decisão e pedindo prova pericial sobre o contrato de cessão de direitos de id. </w:t>
      </w:r>
      <w:r w:rsidRPr="0093754A">
        <w:rPr>
          <w:b/>
          <w:color w:val="008000"/>
        </w:rPr>
        <w:t>101491695</w:t>
      </w:r>
      <w:r w:rsidRPr="00120BBB">
        <w:rPr>
          <w:b/>
          <w:color w:val="008000"/>
        </w:rPr>
        <w:t>.</w:t>
      </w:r>
    </w:p>
    <w:p w14:paraId="5B8DEA2D" w14:textId="1D1DD3E9" w:rsidR="00120BBB" w:rsidRPr="00120BBB" w:rsidRDefault="00120BBB" w:rsidP="00120BBB">
      <w:pPr>
        <w:ind w:right="-96"/>
        <w:jc w:val="both"/>
        <w:rPr>
          <w:b/>
          <w:color w:val="008000"/>
        </w:rPr>
      </w:pPr>
      <w:r w:rsidRPr="00120BBB">
        <w:rPr>
          <w:b/>
          <w:color w:val="008000"/>
        </w:rPr>
        <w:t>Decisão de id. </w:t>
      </w:r>
      <w:r w:rsidRPr="0093754A">
        <w:rPr>
          <w:b/>
          <w:color w:val="008000"/>
        </w:rPr>
        <w:t>131245349</w:t>
      </w:r>
      <w:r w:rsidRPr="00120BBB">
        <w:rPr>
          <w:b/>
          <w:color w:val="008000"/>
        </w:rPr>
        <w:t>, em complemento à decisão saneadora, deferiu a produção de prova pericial.</w:t>
      </w:r>
    </w:p>
    <w:p w14:paraId="6E5DA6B2" w14:textId="5BA76090" w:rsidR="00120BBB" w:rsidRPr="00120BBB" w:rsidRDefault="00120BBB" w:rsidP="00120BBB">
      <w:pPr>
        <w:ind w:right="-96"/>
        <w:jc w:val="both"/>
        <w:rPr>
          <w:b/>
          <w:color w:val="008000"/>
        </w:rPr>
      </w:pPr>
      <w:r w:rsidRPr="00120BBB">
        <w:rPr>
          <w:b/>
          <w:color w:val="008000"/>
        </w:rPr>
        <w:t>O laudo pericial foi acostado no id. </w:t>
      </w:r>
      <w:r w:rsidRPr="0093754A">
        <w:rPr>
          <w:b/>
          <w:color w:val="008000"/>
        </w:rPr>
        <w:t>153802406</w:t>
      </w:r>
      <w:r w:rsidRPr="00120BBB">
        <w:rPr>
          <w:b/>
          <w:color w:val="008000"/>
        </w:rPr>
        <w:t>.</w:t>
      </w:r>
    </w:p>
    <w:p w14:paraId="19D0FF84" w14:textId="3A6CA8C4" w:rsidR="00120BBB" w:rsidRPr="00120BBB" w:rsidRDefault="00120BBB" w:rsidP="00120BBB">
      <w:pPr>
        <w:ind w:right="-96"/>
        <w:jc w:val="both"/>
        <w:rPr>
          <w:b/>
          <w:color w:val="008000"/>
        </w:rPr>
      </w:pPr>
      <w:r w:rsidRPr="00120BBB">
        <w:rPr>
          <w:b/>
          <w:color w:val="008000"/>
        </w:rPr>
        <w:t>A requerida Suelen manifestou-se no id. </w:t>
      </w:r>
      <w:r w:rsidRPr="0093754A">
        <w:rPr>
          <w:b/>
          <w:color w:val="008000"/>
        </w:rPr>
        <w:t>157638171</w:t>
      </w:r>
      <w:r w:rsidRPr="00120BBB">
        <w:rPr>
          <w:b/>
          <w:color w:val="008000"/>
        </w:rPr>
        <w:t> impugnando o laudo, aduzindo a necessidade de verificar o documento original. Para tanto pediu devolução do prazo.</w:t>
      </w:r>
    </w:p>
    <w:p w14:paraId="01E72062" w14:textId="77777777" w:rsidR="00120BBB" w:rsidRPr="00120BBB" w:rsidRDefault="00120BBB" w:rsidP="00120BBB">
      <w:pPr>
        <w:ind w:right="-96"/>
        <w:jc w:val="both"/>
        <w:rPr>
          <w:b/>
          <w:color w:val="008000"/>
        </w:rPr>
      </w:pPr>
      <w:r w:rsidRPr="00120BBB">
        <w:rPr>
          <w:b/>
          <w:color w:val="008000"/>
        </w:rPr>
        <w:t>A impugnação ao laudo foi indeferida.</w:t>
      </w:r>
    </w:p>
    <w:p w14:paraId="1AD1F046" w14:textId="56D61618" w:rsidR="00120BBB" w:rsidRPr="00120BBB" w:rsidRDefault="00120BBB" w:rsidP="00120BBB">
      <w:pPr>
        <w:ind w:right="-96"/>
        <w:jc w:val="both"/>
        <w:rPr>
          <w:b/>
          <w:color w:val="008000"/>
        </w:rPr>
      </w:pPr>
      <w:r w:rsidRPr="00120BBB">
        <w:rPr>
          <w:b/>
          <w:color w:val="008000"/>
        </w:rPr>
        <w:lastRenderedPageBreak/>
        <w:t>O autor manifestou-se no id. </w:t>
      </w:r>
      <w:r w:rsidRPr="0093754A">
        <w:rPr>
          <w:b/>
          <w:color w:val="008000"/>
        </w:rPr>
        <w:t>158735440</w:t>
      </w:r>
      <w:r w:rsidRPr="00120BBB">
        <w:rPr>
          <w:b/>
          <w:color w:val="008000"/>
        </w:rPr>
        <w:t>, alegando que o documento contém indício de fraude, aduzindo que a avença foi no sentido de que o preço deveria ser quitado no prazo de trinta dias, devendo ser pagas todas as dívidas de IPTU [R$ 25.000,00], multa perante o IBRAN [R$ 15.000,00], débitos perante CEB e CAESB [R$ 3.000,00] e mais o pagamento de R$ 8.000,00.  Requer a homologação do laudo pericial e a produção de prova testemunhal.</w:t>
      </w:r>
    </w:p>
    <w:p w14:paraId="02FB6868" w14:textId="29C09C5F" w:rsidR="00120BBB" w:rsidRPr="00120BBB" w:rsidRDefault="00120BBB" w:rsidP="00120BBB">
      <w:pPr>
        <w:ind w:right="-96"/>
        <w:jc w:val="both"/>
        <w:rPr>
          <w:b/>
          <w:color w:val="008000"/>
        </w:rPr>
      </w:pPr>
      <w:r w:rsidRPr="00120BBB">
        <w:rPr>
          <w:b/>
          <w:color w:val="008000"/>
        </w:rPr>
        <w:t>A requerida Suelen pediu a juntada do contrato ao feito [id. </w:t>
      </w:r>
      <w:r w:rsidRPr="0093754A">
        <w:rPr>
          <w:b/>
          <w:color w:val="008000"/>
        </w:rPr>
        <w:t>158932033</w:t>
      </w:r>
      <w:r w:rsidRPr="00120BBB">
        <w:rPr>
          <w:b/>
          <w:color w:val="008000"/>
        </w:rPr>
        <w:t>].</w:t>
      </w:r>
    </w:p>
    <w:p w14:paraId="01E10007" w14:textId="7D30CBD2" w:rsidR="00120BBB" w:rsidRPr="00120BBB" w:rsidRDefault="00120BBB" w:rsidP="00120BBB">
      <w:pPr>
        <w:ind w:right="-96"/>
        <w:jc w:val="both"/>
        <w:rPr>
          <w:b/>
          <w:color w:val="008000"/>
        </w:rPr>
      </w:pPr>
      <w:r w:rsidRPr="00120BBB">
        <w:rPr>
          <w:b/>
          <w:color w:val="008000"/>
        </w:rPr>
        <w:t>Decisão no id. </w:t>
      </w:r>
      <w:r w:rsidRPr="0093754A">
        <w:rPr>
          <w:b/>
          <w:color w:val="008000"/>
        </w:rPr>
        <w:t>161853386</w:t>
      </w:r>
      <w:r w:rsidRPr="00120BBB">
        <w:rPr>
          <w:b/>
          <w:color w:val="008000"/>
        </w:rPr>
        <w:t> indeferiu os pedidos, homologou o laudo pericial e determinou a conclusão para sentença.</w:t>
      </w:r>
    </w:p>
    <w:p w14:paraId="2FCAC066" w14:textId="07994CE9" w:rsidR="00120BBB" w:rsidRPr="00120BBB" w:rsidRDefault="00120BBB" w:rsidP="00120BBB">
      <w:pPr>
        <w:ind w:right="-96"/>
        <w:jc w:val="both"/>
        <w:rPr>
          <w:b/>
          <w:color w:val="008000"/>
        </w:rPr>
      </w:pPr>
      <w:r w:rsidRPr="00120BBB">
        <w:rPr>
          <w:b/>
          <w:color w:val="008000"/>
        </w:rPr>
        <w:t>Odair pediu reconsideração da decisão [id. </w:t>
      </w:r>
      <w:r w:rsidRPr="0093754A">
        <w:rPr>
          <w:b/>
          <w:color w:val="008000"/>
        </w:rPr>
        <w:t>164866381</w:t>
      </w:r>
      <w:r w:rsidRPr="00120BBB">
        <w:rPr>
          <w:b/>
          <w:color w:val="008000"/>
        </w:rPr>
        <w:t>], o que foi novamente indeferido [id. </w:t>
      </w:r>
      <w:r w:rsidRPr="0093754A">
        <w:rPr>
          <w:b/>
          <w:color w:val="008000"/>
        </w:rPr>
        <w:t>169318833</w:t>
      </w:r>
      <w:r w:rsidRPr="00120BBB">
        <w:rPr>
          <w:b/>
          <w:color w:val="008000"/>
        </w:rPr>
        <w:t>].</w:t>
      </w:r>
    </w:p>
    <w:p w14:paraId="1043C7D8" w14:textId="586DCA6F" w:rsidR="00120BBB" w:rsidRPr="00120BBB" w:rsidRDefault="00120BBB" w:rsidP="00120BBB">
      <w:pPr>
        <w:ind w:right="-96"/>
        <w:jc w:val="both"/>
        <w:rPr>
          <w:b/>
          <w:color w:val="008000"/>
        </w:rPr>
      </w:pPr>
      <w:r w:rsidRPr="00120BBB">
        <w:rPr>
          <w:b/>
          <w:color w:val="008000"/>
        </w:rPr>
        <w:t>O autor reiterou o pedido de produção de prova testemunhal [id. </w:t>
      </w:r>
      <w:r w:rsidRPr="0093754A">
        <w:rPr>
          <w:b/>
          <w:color w:val="008000"/>
        </w:rPr>
        <w:t>168724527</w:t>
      </w:r>
      <w:r w:rsidRPr="00120BBB">
        <w:rPr>
          <w:b/>
          <w:color w:val="008000"/>
        </w:rPr>
        <w:t>].</w:t>
      </w:r>
    </w:p>
    <w:p w14:paraId="13565D8C" w14:textId="77777777" w:rsidR="00120BBB" w:rsidRPr="00120BBB" w:rsidRDefault="00120BBB" w:rsidP="00120BBB">
      <w:pPr>
        <w:ind w:right="-96"/>
        <w:jc w:val="both"/>
        <w:rPr>
          <w:b/>
          <w:color w:val="008000"/>
        </w:rPr>
      </w:pPr>
      <w:r w:rsidRPr="00120BBB">
        <w:rPr>
          <w:b/>
          <w:color w:val="008000"/>
        </w:rPr>
        <w:t>Foram os autos conclusos para sentença.</w:t>
      </w:r>
    </w:p>
    <w:p w14:paraId="734F808C" w14:textId="63C39A85" w:rsidR="00120BBB" w:rsidRPr="00120BBB" w:rsidRDefault="00120BBB" w:rsidP="00120BBB">
      <w:pPr>
        <w:ind w:right="-96"/>
        <w:jc w:val="both"/>
        <w:rPr>
          <w:b/>
          <w:color w:val="008000"/>
        </w:rPr>
      </w:pPr>
      <w:r w:rsidRPr="00120BBB">
        <w:rPr>
          <w:b/>
          <w:color w:val="008000"/>
        </w:rPr>
        <w:t>Foi proferida sentença de id. </w:t>
      </w:r>
      <w:r w:rsidRPr="0093754A">
        <w:rPr>
          <w:b/>
          <w:color w:val="008000"/>
        </w:rPr>
        <w:t>179292567</w:t>
      </w:r>
      <w:r w:rsidRPr="00120BBB">
        <w:rPr>
          <w:b/>
          <w:color w:val="008000"/>
        </w:rPr>
        <w:t>.</w:t>
      </w:r>
    </w:p>
    <w:p w14:paraId="4C038002" w14:textId="77777777" w:rsidR="00120BBB" w:rsidRPr="00120BBB" w:rsidRDefault="00120BBB" w:rsidP="00120BBB">
      <w:pPr>
        <w:ind w:right="-96"/>
        <w:jc w:val="both"/>
        <w:rPr>
          <w:b/>
          <w:color w:val="008000"/>
        </w:rPr>
      </w:pPr>
      <w:r w:rsidRPr="00120BBB">
        <w:rPr>
          <w:b/>
          <w:color w:val="008000"/>
        </w:rPr>
        <w:t>O autor interpôs recurso de apelação que foi conhecido e provido para cassar a sentença por cerceamento de</w:t>
      </w:r>
    </w:p>
    <w:p w14:paraId="3D529E06" w14:textId="77777777" w:rsidR="00120BBB" w:rsidRPr="00120BBB" w:rsidRDefault="00120BBB" w:rsidP="00120BBB">
      <w:pPr>
        <w:ind w:right="-96"/>
        <w:jc w:val="both"/>
        <w:rPr>
          <w:b/>
          <w:color w:val="008000"/>
        </w:rPr>
      </w:pPr>
      <w:r w:rsidRPr="00120BBB">
        <w:rPr>
          <w:b/>
          <w:color w:val="008000"/>
        </w:rPr>
        <w:t>Esse é o relato do que reputo ser necessário. Passo a decidir.</w:t>
      </w:r>
    </w:p>
    <w:p w14:paraId="25852918" w14:textId="77777777" w:rsidR="00120BBB" w:rsidRPr="00120BBB" w:rsidRDefault="00120BBB" w:rsidP="00120BBB">
      <w:pPr>
        <w:ind w:right="-96"/>
        <w:jc w:val="both"/>
        <w:rPr>
          <w:b/>
          <w:color w:val="008000"/>
        </w:rPr>
      </w:pPr>
      <w:r w:rsidRPr="00120BBB">
        <w:rPr>
          <w:b/>
          <w:color w:val="008000"/>
        </w:rPr>
        <w:t>Entende-se por jurisdição o poder que se atribuiu ao Estado para que, por meio de pessoas escolhidas para esse mister, resolva, por sentenças, os conflitos sociais, dando </w:t>
      </w:r>
      <w:r w:rsidRPr="00120BBB">
        <w:rPr>
          <w:b/>
          <w:i/>
          <w:iCs/>
          <w:color w:val="008000"/>
        </w:rPr>
        <w:t>“a cada um o que é seu”</w:t>
      </w:r>
      <w:r w:rsidRPr="00120BBB">
        <w:rPr>
          <w:b/>
          <w:color w:val="008000"/>
        </w:rPr>
        <w:t> [JOSÉ FREDERICO MARQUES, Observações e Apontamentos sobre a competência originária do Supremo Tribunal Federal [dissertação], São Paulo, 1961,  p. 12].</w:t>
      </w:r>
    </w:p>
    <w:p w14:paraId="00863A31" w14:textId="77777777" w:rsidR="00120BBB" w:rsidRPr="00120BBB" w:rsidRDefault="00120BBB" w:rsidP="00120BBB">
      <w:pPr>
        <w:ind w:right="-96"/>
        <w:jc w:val="both"/>
        <w:rPr>
          <w:b/>
          <w:color w:val="008000"/>
        </w:rPr>
      </w:pPr>
      <w:r w:rsidRPr="00120BBB">
        <w:rPr>
          <w:b/>
          <w:color w:val="008000"/>
        </w:rPr>
        <w:t>É dizer, com Giuseppe Chiovenda: “</w:t>
      </w:r>
      <w:r w:rsidRPr="00120BBB">
        <w:rPr>
          <w:b/>
          <w:i/>
          <w:iCs/>
          <w:color w:val="008000"/>
        </w:rPr>
        <w:t>O processo deve dar, na medida do possível, a quem tem um direito, tudo aquilo e exatamente aquilo que tem direito de conseguir</w:t>
      </w:r>
      <w:r w:rsidRPr="00120BBB">
        <w:rPr>
          <w:b/>
          <w:color w:val="008000"/>
        </w:rPr>
        <w:t>” [Dell'azione nascente dal contratto preliminare, Saggi di diritto processuale civile, 1, Roma, Foro Italiano, 1930, pág. 110].</w:t>
      </w:r>
    </w:p>
    <w:p w14:paraId="38730D51" w14:textId="77777777" w:rsidR="00120BBB" w:rsidRPr="00120BBB" w:rsidRDefault="00120BBB" w:rsidP="00120BBB">
      <w:pPr>
        <w:ind w:right="-96"/>
        <w:jc w:val="both"/>
        <w:rPr>
          <w:b/>
          <w:color w:val="008000"/>
        </w:rPr>
      </w:pPr>
      <w:r w:rsidRPr="00120BBB">
        <w:rPr>
          <w:b/>
          <w:color w:val="008000"/>
        </w:rPr>
        <w:t>O contrato consiste na comunhão de vontades com o objetivo de constituir uma relação jurídica, onde ambas as partes possuem direitos e obrigações, devendo, em regra, cumprir aquilo que pactuaram e subscreveram.</w:t>
      </w:r>
    </w:p>
    <w:p w14:paraId="30D2BA03" w14:textId="77777777" w:rsidR="00120BBB" w:rsidRPr="00120BBB" w:rsidRDefault="00120BBB" w:rsidP="00120BBB">
      <w:pPr>
        <w:ind w:right="-96"/>
        <w:jc w:val="both"/>
        <w:rPr>
          <w:b/>
          <w:color w:val="008000"/>
        </w:rPr>
      </w:pPr>
      <w:r w:rsidRPr="00120BBB">
        <w:rPr>
          <w:b/>
          <w:i/>
          <w:iCs/>
          <w:color w:val="008000"/>
        </w:rPr>
        <w:t>Pacta sunt servanda</w:t>
      </w:r>
      <w:r w:rsidRPr="00120BBB">
        <w:rPr>
          <w:b/>
          <w:color w:val="008000"/>
        </w:rPr>
        <w:t> advém do latim e significa "os pactos devem ser respeitados" ou mesmo "os acordos devem ser cumpridos". É um princípio base do Direito Civil e do Direito do Consumidor. Ele não se reveste de natureza absoluta.</w:t>
      </w:r>
    </w:p>
    <w:p w14:paraId="1F36E560" w14:textId="77777777" w:rsidR="00120BBB" w:rsidRPr="00120BBB" w:rsidRDefault="00120BBB" w:rsidP="00120BBB">
      <w:pPr>
        <w:ind w:right="-96"/>
        <w:jc w:val="both"/>
        <w:rPr>
          <w:b/>
          <w:color w:val="008000"/>
        </w:rPr>
      </w:pPr>
      <w:r w:rsidRPr="00120BBB">
        <w:rPr>
          <w:b/>
          <w:color w:val="008000"/>
        </w:rPr>
        <w:t>Esse princípio também encontra alicerce na boa-fé objetiva, uma vez que as partes devem obedecer a lealdade e a probidade na contratação.</w:t>
      </w:r>
    </w:p>
    <w:p w14:paraId="180A5703" w14:textId="77777777" w:rsidR="00120BBB" w:rsidRPr="00120BBB" w:rsidRDefault="00120BBB" w:rsidP="00120BBB">
      <w:pPr>
        <w:ind w:right="-96"/>
        <w:jc w:val="both"/>
        <w:rPr>
          <w:b/>
          <w:color w:val="008000"/>
        </w:rPr>
      </w:pPr>
      <w:r w:rsidRPr="00120BBB">
        <w:rPr>
          <w:b/>
          <w:color w:val="008000"/>
        </w:rPr>
        <w:t>Contratos são celebrados para serem cumpridos [</w:t>
      </w:r>
      <w:r w:rsidRPr="00120BBB">
        <w:rPr>
          <w:b/>
          <w:i/>
          <w:iCs/>
          <w:color w:val="008000"/>
        </w:rPr>
        <w:t>pacta sunt servanda</w:t>
      </w:r>
      <w:r w:rsidRPr="00120BBB">
        <w:rPr>
          <w:b/>
          <w:color w:val="008000"/>
        </w:rPr>
        <w:t>] e para se ganhar dinheiro. Aqueles que são assinados ou fechados com o valor das palavras são indispensáveis para se legalizar o lucro das inúmeras atividades e, do mesmo modo, estabelecem bases para definição de responsabilidades pelas perdas e danos nas frustrações que são, igualmente, previsíveis. As pessoas não sobrevivem sem o ar que inflam seus pulmões e jamais conseguiriam atingir suas aspirações sem os contratos que espelham as suas vontades, o que confirma a importância do direito contratual como função econômica.</w:t>
      </w:r>
    </w:p>
    <w:p w14:paraId="5FB8DE56" w14:textId="77777777" w:rsidR="00120BBB" w:rsidRPr="00120BBB" w:rsidRDefault="00120BBB" w:rsidP="00120BBB">
      <w:pPr>
        <w:ind w:right="-96"/>
        <w:jc w:val="both"/>
        <w:rPr>
          <w:b/>
          <w:color w:val="008000"/>
        </w:rPr>
      </w:pPr>
      <w:r w:rsidRPr="00120BBB">
        <w:rPr>
          <w:b/>
          <w:color w:val="008000"/>
        </w:rPr>
        <w:lastRenderedPageBreak/>
        <w:t>O ponto controvertido da demanda consiste em verificar se houve inadimplemento contratual imputável a </w:t>
      </w:r>
      <w:r w:rsidRPr="00120BBB">
        <w:rPr>
          <w:b/>
          <w:bCs/>
          <w:color w:val="008000"/>
        </w:rPr>
        <w:t>ODAIR ALVES JUNIOR</w:t>
      </w:r>
      <w:r w:rsidRPr="00120BBB">
        <w:rPr>
          <w:b/>
          <w:color w:val="008000"/>
        </w:rPr>
        <w:t> quanto à obrigação de quitação dos débitos de IPTU, apto a ensejar a rescisão do contrato de cessão de direitos, bem como apurar se os réus </w:t>
      </w:r>
      <w:r w:rsidRPr="00120BBB">
        <w:rPr>
          <w:b/>
          <w:bCs/>
          <w:color w:val="008000"/>
        </w:rPr>
        <w:t>WESLEY RIBEIRO</w:t>
      </w:r>
      <w:r w:rsidRPr="00120BBB">
        <w:rPr>
          <w:b/>
          <w:color w:val="008000"/>
        </w:rPr>
        <w:t> e </w:t>
      </w:r>
      <w:r w:rsidRPr="00120BBB">
        <w:rPr>
          <w:b/>
          <w:bCs/>
          <w:color w:val="008000"/>
        </w:rPr>
        <w:t>SUELEM MARTINS FERREIRA</w:t>
      </w:r>
      <w:r w:rsidRPr="00120BBB">
        <w:rPr>
          <w:b/>
          <w:color w:val="008000"/>
        </w:rPr>
        <w:t> adquiriram o imóvel de boa-fé ou com ciência da litigiosidade, circunstância que repercute diretamente na validade da cessão e no direito à indenização ou retenção por benfeitorias.</w:t>
      </w:r>
    </w:p>
    <w:p w14:paraId="523677B0" w14:textId="77777777" w:rsidR="00120BBB" w:rsidRPr="00120BBB" w:rsidRDefault="00120BBB" w:rsidP="00120BBB">
      <w:pPr>
        <w:ind w:right="-96"/>
        <w:jc w:val="both"/>
        <w:rPr>
          <w:b/>
          <w:color w:val="008000"/>
        </w:rPr>
      </w:pPr>
      <w:r w:rsidRPr="00120BBB">
        <w:rPr>
          <w:b/>
          <w:color w:val="008000"/>
        </w:rPr>
        <w:t>No caso concreto, é incontroverso que existiam débitos de IPTU e TLP incidentes sobre o imóvel objeto da cessão. Também é incontroverso que tais débitos foram determinantes para a anulação do negócio de permuta envolvendo terceiros. Contudo, o ponto central reside na relevância jurídica desse inadimplemento no contrato ora discutido e nos efeitos que dele podem ser extraídos.</w:t>
      </w:r>
    </w:p>
    <w:p w14:paraId="0E9A6ABD" w14:textId="77777777" w:rsidR="00120BBB" w:rsidRPr="00120BBB" w:rsidRDefault="00120BBB" w:rsidP="00120BBB">
      <w:pPr>
        <w:ind w:right="-96"/>
        <w:jc w:val="both"/>
        <w:rPr>
          <w:b/>
          <w:color w:val="008000"/>
        </w:rPr>
      </w:pPr>
      <w:r w:rsidRPr="00120BBB">
        <w:rPr>
          <w:b/>
          <w:color w:val="008000"/>
        </w:rPr>
        <w:t>O valor do débito tributário, conforme reconhecido nos autos, mostra-se reduzido quando comparado à dimensão econômica das operações realizadas, que envolveram imóveis avaliados em centenas de milhares de reais [quantias monetárias que variam de R$100.000,00 a R$ 999.999,99].</w:t>
      </w:r>
    </w:p>
    <w:p w14:paraId="54FD994B" w14:textId="77777777" w:rsidR="00120BBB" w:rsidRPr="00120BBB" w:rsidRDefault="00120BBB" w:rsidP="00120BBB">
      <w:pPr>
        <w:ind w:right="-96"/>
        <w:jc w:val="both"/>
        <w:rPr>
          <w:b/>
          <w:color w:val="008000"/>
        </w:rPr>
      </w:pPr>
      <w:r w:rsidRPr="00120BBB">
        <w:rPr>
          <w:b/>
          <w:color w:val="008000"/>
        </w:rPr>
        <w:t>A desproporção entre o valor do IPTU inadimplido e a magnitude do negócio evidencia que não se trata de inadimplemento essencial capaz de comprometer a finalidade econômica do contrato de cessão de direitos.</w:t>
      </w:r>
    </w:p>
    <w:p w14:paraId="1FEEBAC6" w14:textId="77777777" w:rsidR="00120BBB" w:rsidRPr="00120BBB" w:rsidRDefault="00120BBB" w:rsidP="00120BBB">
      <w:pPr>
        <w:ind w:right="-96"/>
        <w:jc w:val="both"/>
        <w:rPr>
          <w:b/>
          <w:color w:val="008000"/>
        </w:rPr>
      </w:pPr>
      <w:r w:rsidRPr="00120BBB">
        <w:rPr>
          <w:b/>
          <w:color w:val="008000"/>
        </w:rPr>
        <w:t>Nesse contexto, incide o instituto do adimplemento substancial. Trata-se de construção doutrinária e jurisprudencial que busca prestigiar a conservação dos contratos e evitar a resolução por falhas de menor relevância, quando a obrigação principal foi cumprida em sua quase totalidade. O adimplemento substancial ocorre quando o devedor satisfaz a maior parte da prestação, restando ínfimo o inadimplemento residual, incapaz de frustrar o interesse do credor.</w:t>
      </w:r>
    </w:p>
    <w:p w14:paraId="24800051" w14:textId="77777777" w:rsidR="00120BBB" w:rsidRPr="00120BBB" w:rsidRDefault="00120BBB" w:rsidP="00120BBB">
      <w:pPr>
        <w:ind w:right="-96"/>
        <w:jc w:val="both"/>
        <w:rPr>
          <w:b/>
          <w:color w:val="008000"/>
        </w:rPr>
      </w:pPr>
      <w:r w:rsidRPr="00120BBB">
        <w:rPr>
          <w:b/>
          <w:color w:val="008000"/>
        </w:rPr>
        <w:t>Adimplemento substancial </w:t>
      </w:r>
      <w:r w:rsidRPr="00120BBB">
        <w:rPr>
          <w:b/>
          <w:i/>
          <w:iCs/>
          <w:color w:val="008000"/>
        </w:rPr>
        <w:t>“constitui um adimplemento tão próximo ao resultado final, que, tendo-se em vista a conduta das partes, exclui-se o direito de resolução, permitindo-se tão somente o pedido de indenização e/ou adimplemento, de vez que a primeira pretensão viria a ferir o princípio da boa-fé [objetiva]"</w:t>
      </w:r>
      <w:r w:rsidRPr="00120BBB">
        <w:rPr>
          <w:b/>
          <w:color w:val="008000"/>
        </w:rPr>
        <w:t> [O Princípio da Boa-Fé no Direito Brasileiro e Português in Estudos de Direito Civil Brasileiro e Português. São Paulo: RT, 1980, p. 56].</w:t>
      </w:r>
    </w:p>
    <w:p w14:paraId="5D98FAB7" w14:textId="77777777" w:rsidR="00120BBB" w:rsidRPr="00120BBB" w:rsidRDefault="00120BBB" w:rsidP="00120BBB">
      <w:pPr>
        <w:ind w:right="-96"/>
        <w:jc w:val="both"/>
        <w:rPr>
          <w:b/>
          <w:color w:val="008000"/>
        </w:rPr>
      </w:pPr>
      <w:r w:rsidRPr="00120BBB">
        <w:rPr>
          <w:b/>
          <w:color w:val="008000"/>
        </w:rPr>
        <w:t>A aplicação desse instituto impede o desfazimento do vínculo contratual e direciona a tutela jurídica para medidas menos gravosas, como a exigência do cumprimento da obrigação remanescente ou a reparação por perdas e danos. A resolução contratual, nesses casos, revela-se medida excessiva e contrária à boa-fé objetiva.</w:t>
      </w:r>
    </w:p>
    <w:p w14:paraId="50D72FC5" w14:textId="77777777" w:rsidR="00120BBB" w:rsidRPr="00120BBB" w:rsidRDefault="00120BBB" w:rsidP="00120BBB">
      <w:pPr>
        <w:ind w:right="-96"/>
        <w:jc w:val="both"/>
        <w:rPr>
          <w:b/>
          <w:color w:val="008000"/>
        </w:rPr>
      </w:pPr>
      <w:r w:rsidRPr="00120BBB">
        <w:rPr>
          <w:b/>
          <w:color w:val="008000"/>
        </w:rPr>
        <w:t>No presente feito, a cessão de direitos foi formalizada, o preço foi ajustado e pago, e os adquirentes passaram a exercer a posse com animus domini, promovendo edificações e investimentos relevantes. O inadimplemento apontado restringe-se a débitos fiscais de valor relativamente pequeno, passíveis de solução sem necessidade de ruptura do negócio jurídico.</w:t>
      </w:r>
    </w:p>
    <w:p w14:paraId="6A508AFB" w14:textId="77777777" w:rsidR="00120BBB" w:rsidRPr="00120BBB" w:rsidRDefault="00120BBB" w:rsidP="00120BBB">
      <w:pPr>
        <w:ind w:right="-96"/>
        <w:jc w:val="both"/>
        <w:rPr>
          <w:b/>
          <w:color w:val="008000"/>
        </w:rPr>
      </w:pPr>
      <w:r w:rsidRPr="00120BBB">
        <w:rPr>
          <w:b/>
          <w:color w:val="008000"/>
        </w:rPr>
        <w:t>A boa-fé dos réus Wesley Ribeiro e Suelem Martins Ferreira também se mostra preservada. A aquisição do imóvel ocorreu antes do ajuizamento da ação anulatória, inexistindo prova de que tivessem ciência de litígio ou restrição jurídica sobre o bem. A posterior anulação de negócio diverso não tem o condão de, automaticamente, contaminar a cessão de direitos celebrada com terceiros que ingressaram na relação jurídica confiando na aparência de legitimidade do negócio.</w:t>
      </w:r>
    </w:p>
    <w:p w14:paraId="2EF0A709" w14:textId="77777777" w:rsidR="00120BBB" w:rsidRPr="00120BBB" w:rsidRDefault="00120BBB" w:rsidP="00120BBB">
      <w:pPr>
        <w:ind w:right="-96"/>
        <w:jc w:val="both"/>
        <w:rPr>
          <w:b/>
          <w:color w:val="008000"/>
        </w:rPr>
      </w:pPr>
      <w:r w:rsidRPr="00120BBB">
        <w:rPr>
          <w:b/>
          <w:color w:val="008000"/>
        </w:rPr>
        <w:lastRenderedPageBreak/>
        <w:t>A tutela do terceiro de boa-fé atende aos princípios da segurança jurídica e da estabilidade das relações negociais, impedindo que efeitos desfavoráveis de litígios alheios sejam projetados sobre quem não integrou a relação originária nem contribuiu para o vício alegado.</w:t>
      </w:r>
    </w:p>
    <w:p w14:paraId="6144D4AA" w14:textId="77777777" w:rsidR="00120BBB" w:rsidRPr="00120BBB" w:rsidRDefault="00120BBB" w:rsidP="00120BBB">
      <w:pPr>
        <w:ind w:right="-96"/>
        <w:jc w:val="both"/>
        <w:rPr>
          <w:b/>
          <w:color w:val="008000"/>
        </w:rPr>
      </w:pPr>
      <w:r w:rsidRPr="00120BBB">
        <w:rPr>
          <w:b/>
          <w:color w:val="008000"/>
        </w:rPr>
        <w:t>O débito de IPTU, ademais, possui natureza propter rem e pode ser satisfeito pelo proprietário ou possuidor interessado na preservação do bem. Nada impede que o autor, se assim entender, promova o pagamento dos valores inadimplidos e, posteriormente, busque o ressarcimento daquele que considera responsável, mediante ação própria de regresso contra Odair Alves Junior. Tal solução preserva o contrato, assegura a regularidade fiscal do imóvel e respeita o equilíbrio das prestações.</w:t>
      </w:r>
    </w:p>
    <w:p w14:paraId="289F7A24" w14:textId="77777777" w:rsidR="00120BBB" w:rsidRPr="00120BBB" w:rsidRDefault="00120BBB" w:rsidP="00120BBB">
      <w:pPr>
        <w:ind w:right="-96"/>
        <w:jc w:val="both"/>
        <w:rPr>
          <w:b/>
          <w:color w:val="008000"/>
        </w:rPr>
      </w:pPr>
      <w:r w:rsidRPr="00120BBB">
        <w:rPr>
          <w:b/>
          <w:color w:val="008000"/>
        </w:rPr>
        <w:t>Diante desse cenário, a pretensão de rescisão do contrato revela-se juridicamente inadequada, porquanto fundada em inadimplemento de caráter secundário, incapaz de justificar a medida extrema postulada.</w:t>
      </w:r>
    </w:p>
    <w:p w14:paraId="091D7EA3" w14:textId="77777777" w:rsidR="00120BBB" w:rsidRPr="00120BBB" w:rsidRDefault="00120BBB" w:rsidP="00120BBB">
      <w:pPr>
        <w:ind w:right="-96"/>
        <w:jc w:val="both"/>
        <w:rPr>
          <w:b/>
          <w:color w:val="008000"/>
        </w:rPr>
      </w:pPr>
      <w:r w:rsidRPr="00120BBB">
        <w:rPr>
          <w:b/>
          <w:color w:val="008000"/>
        </w:rPr>
        <w:t>Improcedendo a ação principal, fica automaticamente prejudicada a análise da reconvenção, uma vez que seu conteúdo dependia do acolhimento do pedido autoral e da consequente desconstituição do negócio jurídico.</w:t>
      </w:r>
    </w:p>
    <w:p w14:paraId="4B8FF899" w14:textId="77777777" w:rsidR="00120BBB" w:rsidRDefault="00120BBB" w:rsidP="00120BBB">
      <w:pPr>
        <w:ind w:right="-96"/>
        <w:jc w:val="both"/>
        <w:rPr>
          <w:b/>
          <w:color w:val="008000"/>
        </w:rPr>
      </w:pPr>
      <w:r w:rsidRPr="00120BBB">
        <w:rPr>
          <w:b/>
          <w:color w:val="008000"/>
        </w:rPr>
        <w:t>Nesse contexto, fica prejudicada a reconvenção.</w:t>
      </w:r>
    </w:p>
    <w:p w14:paraId="3AD794EB" w14:textId="77777777" w:rsidR="00745710" w:rsidRPr="00745710" w:rsidRDefault="00745710" w:rsidP="00745710">
      <w:pPr>
        <w:ind w:right="-96"/>
        <w:jc w:val="both"/>
        <w:rPr>
          <w:b/>
          <w:color w:val="008000"/>
        </w:rPr>
      </w:pPr>
      <w:r w:rsidRPr="00745710">
        <w:rPr>
          <w:b/>
          <w:color w:val="008000"/>
        </w:rPr>
        <w:t>Forte nessas razões julgo IMPROCEDENTE O PEDIDO formulado pela parte autora, e assim o faço com resolução do mérito, com fulcro no art. 487, I, do Código de Processo Civil.</w:t>
      </w:r>
    </w:p>
    <w:p w14:paraId="7B78BFDA" w14:textId="77777777" w:rsidR="00745710" w:rsidRPr="00745710" w:rsidRDefault="00745710" w:rsidP="00745710">
      <w:pPr>
        <w:ind w:right="-96"/>
        <w:jc w:val="both"/>
        <w:rPr>
          <w:b/>
          <w:color w:val="008000"/>
        </w:rPr>
      </w:pPr>
      <w:r w:rsidRPr="00745710">
        <w:rPr>
          <w:b/>
          <w:color w:val="008000"/>
        </w:rPr>
        <w:t>E ainda, julgo PREJUDICADA a reconvenção.</w:t>
      </w:r>
    </w:p>
    <w:p w14:paraId="62650F25" w14:textId="77777777" w:rsidR="00745710" w:rsidRPr="00745710" w:rsidRDefault="00745710" w:rsidP="00745710">
      <w:pPr>
        <w:ind w:right="-96"/>
        <w:jc w:val="both"/>
        <w:rPr>
          <w:b/>
          <w:color w:val="008000"/>
        </w:rPr>
      </w:pPr>
      <w:r w:rsidRPr="00745710">
        <w:rPr>
          <w:b/>
          <w:color w:val="008000"/>
        </w:rPr>
        <w:t>Na ação, em face da sucumbência, condeno a parte requerente ao pagamento das despesas processuais e dos honorários advocatícios, que ora fixo em 10% sobre o valor da causa conforme dispõe o art. 85, § 2º do Código de Processo Civil.</w:t>
      </w:r>
    </w:p>
    <w:p w14:paraId="5A02EF82" w14:textId="77777777" w:rsidR="00745710" w:rsidRPr="00745710" w:rsidRDefault="00745710" w:rsidP="00745710">
      <w:pPr>
        <w:ind w:right="-96"/>
        <w:jc w:val="both"/>
        <w:rPr>
          <w:b/>
          <w:color w:val="008000"/>
        </w:rPr>
      </w:pPr>
      <w:r w:rsidRPr="00745710">
        <w:rPr>
          <w:b/>
          <w:color w:val="008000"/>
        </w:rPr>
        <w:t>Na reconvenção, em face da sucumbência, condeno a parte autora-reconvinda ao pagamento das despesas processuais e dos honorários advocatícios, que ora fixo em 10% sobre o valor da reconvenção conforme dispõe o art. 85, § 2º do Código de Processo Civil.</w:t>
      </w:r>
    </w:p>
    <w:p w14:paraId="3DAB2BBD" w14:textId="77777777" w:rsidR="00745710" w:rsidRPr="00745710" w:rsidRDefault="00745710" w:rsidP="00745710">
      <w:pPr>
        <w:ind w:right="-96"/>
        <w:jc w:val="both"/>
        <w:rPr>
          <w:b/>
          <w:color w:val="008000"/>
        </w:rPr>
      </w:pPr>
      <w:r w:rsidRPr="00745710">
        <w:rPr>
          <w:b/>
          <w:color w:val="008000"/>
        </w:rPr>
        <w:t>Em face à gratuidade de justiça que foi deferida ao requerente-reconvindo, fica suspensa a exigibilidade da verba sucumbencial [da ação e reconvenção] enquanto perdurar a sua miserabilidade jurídica, conforme dispõe o art. 98, § 3º do novo Código de Processo Civil.</w:t>
      </w:r>
    </w:p>
    <w:p w14:paraId="6AB9BF82" w14:textId="77777777" w:rsidR="00745710" w:rsidRPr="00745710" w:rsidRDefault="00745710" w:rsidP="00745710">
      <w:pPr>
        <w:ind w:right="-96"/>
        <w:jc w:val="both"/>
        <w:rPr>
          <w:b/>
          <w:color w:val="008000"/>
        </w:rPr>
      </w:pPr>
      <w:r w:rsidRPr="00745710">
        <w:rPr>
          <w:b/>
          <w:color w:val="008000"/>
        </w:rPr>
        <w:t>Oportunamente, transitada em julgado, não havendo outros requerimentos, não sendo o caso de justiça gratuita deferida, intime-se para recolhimento das custas em aberto, se houver e, após, dê-se baixa e arquivem-se, observando-se as normas do PGC.</w:t>
      </w:r>
    </w:p>
    <w:p w14:paraId="409B64F0" w14:textId="46F2B3E3" w:rsidR="00C12FE9" w:rsidRPr="00120BBB" w:rsidRDefault="00745710" w:rsidP="00745710">
      <w:pPr>
        <w:ind w:right="-96"/>
        <w:jc w:val="both"/>
        <w:rPr>
          <w:b/>
          <w:color w:val="008000"/>
        </w:rPr>
      </w:pPr>
      <w:r w:rsidRPr="00745710">
        <w:rPr>
          <w:b/>
          <w:color w:val="008000"/>
        </w:rPr>
        <w:t>Publique-se. Intimem-se. Sentença registrada eletronicamente.</w:t>
      </w:r>
    </w:p>
    <w:sectPr w:rsidR="00C12FE9" w:rsidRPr="00120BBB">
      <w:footerReference w:type="default" r:id="rId15"/>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cos Dwayne Saraiva Costa - GDSXSR" w:date="2025-09-01T13:19:00Z" w:initials="MG">
    <w:p w14:paraId="346E87E3" w14:textId="0D98C4E7" w:rsidR="00B74FB6" w:rsidRDefault="0063376A">
      <w:r>
        <w:annotationRef/>
      </w:r>
      <w:r w:rsidRPr="40B1094E">
        <w:t>Conclusão:</w:t>
      </w:r>
    </w:p>
    <w:p w14:paraId="020D7533" w14:textId="1497ECC6" w:rsidR="00B74FB6" w:rsidRDefault="0063376A">
      <w:r w:rsidRPr="3A8CDDB3">
        <w:t>Entrega:</w:t>
      </w:r>
    </w:p>
    <w:p w14:paraId="448DA02E" w14:textId="7411C318" w:rsidR="00B74FB6" w:rsidRDefault="0063376A">
      <w:r w:rsidRPr="43891A96">
        <w:t xml:space="preserve">Certeza: </w:t>
      </w:r>
    </w:p>
  </w:comment>
  <w:comment w:id="1" w:author="Raphael Nogueira Kato - GDACA" w:date="2026-08-27T13:25:00Z" w:initials="RN">
    <w:p w14:paraId="510F1352" w14:textId="77777777" w:rsidR="00C12FE9" w:rsidRDefault="00C12FE9" w:rsidP="00C12FE9">
      <w:pPr>
        <w:pStyle w:val="Textodecomentrio"/>
      </w:pPr>
      <w:r>
        <w:rPr>
          <w:rStyle w:val="Refdecomentrio"/>
        </w:rPr>
        <w:annotationRef/>
      </w:r>
      <w:r>
        <w:t>Conclusão: 24/08/2026</w:t>
      </w:r>
    </w:p>
    <w:p w14:paraId="4A650BAD" w14:textId="77777777" w:rsidR="00C12FE9" w:rsidRDefault="00C12FE9" w:rsidP="00C12FE9">
      <w:pPr>
        <w:pStyle w:val="Textodecomentrio"/>
      </w:pPr>
      <w:r>
        <w:t>Entrega:27/08/2026</w:t>
      </w:r>
    </w:p>
    <w:p w14:paraId="6F2A39A2" w14:textId="77777777" w:rsidR="00C12FE9" w:rsidRDefault="00C12FE9" w:rsidP="00C12FE9">
      <w:pPr>
        <w:pStyle w:val="Textodecomentrio"/>
      </w:pPr>
      <w:r>
        <w:t>Certeza: 9</w:t>
      </w:r>
    </w:p>
  </w:comment>
  <w:comment w:id="2" w:author="Marcia Vilela Alves - GDACA" w:date="2026-08-27T17:49:00Z" w:initials="MV">
    <w:p w14:paraId="6DED1F37" w14:textId="77777777" w:rsidR="00E60B4F" w:rsidRDefault="00E60B4F" w:rsidP="00E60B4F">
      <w:pPr>
        <w:pStyle w:val="Textodecomentrio"/>
      </w:pPr>
      <w:r>
        <w:rPr>
          <w:rStyle w:val="Refdecomentrio"/>
        </w:rPr>
        <w:annotationRef/>
      </w:r>
      <w:r>
        <w:t>corrigido</w:t>
      </w:r>
    </w:p>
  </w:comment>
  <w:comment w:id="3" w:author="Raphael Nogueira Kato - GDACA" w:date="2026-08-27T13:11:00Z" w:initials="RN">
    <w:p w14:paraId="0D61887A" w14:textId="77777777" w:rsidR="00382DC8" w:rsidRDefault="00382DC8" w:rsidP="00382DC8">
      <w:pPr>
        <w:pStyle w:val="Textodecomentrio"/>
      </w:pPr>
      <w:r>
        <w:rPr>
          <w:rStyle w:val="Refdecomentrio"/>
        </w:rPr>
        <w:annotationRef/>
      </w:r>
      <w:r>
        <w:t>Não encontrei um precedente do Desembargador Sérgio Rocha que tratasse exatamente sobre o tema. O mais próximo que encontrei foram os acórdãos 1429891 e 783098, que é muito antigo.</w:t>
      </w:r>
    </w:p>
  </w:comment>
  <w:comment w:id="4" w:author="Assessor GDSXSR" w:initials="RG" w:date="2026-10-31T00:11:23Z">
    <w:p>
      <w:pPr>
        <w:pStyle w:val="CommentText"/>
      </w:pPr>
      <w:r>
        <w:rPr>
          <w:rStyle w:val="CommentReference"/>
        </w:rPr>
        <w:annotationRef/>
      </w:r>
      <w:r>
        <w:t>ASSESSOR GDSXSR — Enxuguei a ementa (842 para 611 palavras, -27%) e a fundamentação do voto (2.934 para 1.714, -42%), a pedido de Marcos para minutas ACA (C-02), sem suprimir norma, documento do processo, ID ou sentença: todas as leis e os IDs foram mantidos; saíram repetições da alegação, parágrafos que antecipavam a conclusão e a ementa de precedente transcrita com resíduos (C-62). Ementa: cabeçalho terminando no resultado (C-3P a, C-38), itens fundidos por tese (C-3G), sem ID (C-3X), sem pretérito mais-que-perfeito (C-23). Voto: títulos verbais (C-3W b), realces (C-42, C-43) e mini-dispositivos com vírgula (C-3A).</w:t>
      </w:r>
    </w:p>
  </w:comment>
  <w:comment w:id="5" w:author="Assessor GDSXSR" w:initials="RG" w:date="2026-10-31T00:11:23Z">
    <w:p>
      <w:pPr>
        <w:pStyle w:val="CommentText"/>
      </w:pPr>
      <w:r>
        <w:rPr>
          <w:rStyle w:val="CommentReference"/>
        </w:rPr>
        <w:annotationRef/>
      </w:r>
      <w:r>
        <w:t>ASSESSOR GDSXSR — Item 1: nomeei as partes pelo papel, sem 'pessoa natural' (parte já qualificada, C-34 v60, C-34A), e fechei com o valor da causa (C-34 v43); retirei da ementa a data e o tamanho da fração.</w:t>
      </w:r>
    </w:p>
  </w:comment>
  <w:comment w:id="6" w:author="Assessor GDSXSR" w:initials="RG" w:date="2026-10-31T00:11:23Z">
    <w:p>
      <w:pPr>
        <w:pStyle w:val="CommentText"/>
      </w:pPr>
      <w:r>
        <w:rPr>
          <w:rStyle w:val="CommentReference"/>
        </w:rPr>
        <w:annotationRef/>
      </w:r>
      <w:r>
        <w:t>ASSESSOR GDSXSR — Retirei 'ausência de dialeticidade' das razões do apelo: é a preliminar das contrarrazões (ID 85996341 e 85996344), não alegação do apelante (erro material, C-03, C-33). Adicionei o pedido de rescisão e de restituição, conforme o ID 85996339.</w:t>
      </w:r>
    </w:p>
  </w:comment>
  <w:comment w:id="7" w:author="Assessor GDSXSR" w:initials="RG" w:date="2026-10-31T00:11:23Z">
    <w:p>
      <w:pPr>
        <w:pStyle w:val="CommentText"/>
      </w:pPr>
      <w:r>
        <w:rPr>
          <w:rStyle w:val="CommentReference"/>
        </w:rPr>
        <w:annotationRef/>
      </w:r>
      <w:r>
        <w:t>ASSESSOR GDSXSR — Fundi os itens 7 e 8 da minuta (prazo e renúncia) em um só item de regra e aplicação (C-3G). O ID 58110216 é comprovante de agendamento do REFIS-DF 2020 (15/12/2020), e não requerimento de parcelamento; ajustei o texto (C-03).</w:t>
      </w:r>
    </w:p>
  </w:comment>
  <w:comment w:id="8" w:author="Assessor GDSXSR" w:initials="RG" w:date="2026-10-31T00:11:23Z">
    <w:p>
      <w:pPr>
        <w:pStyle w:val="CommentText"/>
      </w:pPr>
      <w:r>
        <w:rPr>
          <w:rStyle w:val="CommentReference"/>
        </w:rPr>
        <w:annotationRef/>
      </w:r>
      <w:r>
        <w:t>ASSESSOR GDSXSR — Dispositivo da ementa: incluí o não conhecimento do pedido subsidiário, por inovação recursal, e a manutenção da cessão, para espelhar o voto (C-33, C-38). Resultado inalterado (C-03).</w:t>
      </w:r>
    </w:p>
  </w:comment>
  <w:comment w:id="9" w:author="Assessor GDSXSR" w:initials="RG" w:date="2026-10-31T00:11:23Z">
    <w:p>
      <w:pPr>
        <w:pStyle w:val="CommentText"/>
      </w:pPr>
      <w:r>
        <w:rPr>
          <w:rStyle w:val="CommentReference"/>
        </w:rPr>
        <w:annotationRef/>
      </w:r>
      <w:r>
        <w:t>ASSESSOR GDSXSR — Texto literal (C-63), fonte Planalto, via iajus: CC, art. 475: “A parte lesada pelo inadimplemento pode pedir a resolução do contrato, se não preferir exigir-lhe o cumprimento, cabendo, em qualquer dos casos, indenização por perdas e danos.” (transcrito no corpo do voto, C-66). CPC, art. 85, § 11: “O tribunal, ao julgar recurso, majorará os honorários fixados anteriormente levando em conta o trabalho adicional realizado em grau recursal, observando, conforme o caso, o disposto nos §§ 2º a 6º, sendo vedado ao tribunal, no cômputo geral da fixação de honorários devidos ao advogado do vencedor, ultrapassar os respectivos limites estabelecidos nos §§ 2º e 3º para a fase de conhecimento.” CPC, art. 98, § 3º: “Vencido o beneficiário, as obrigações decorrentes de sua sucumbência ficarão sob condição suspensiva de exigibilidade e somente poderão ser executadas se, nos 5 (cinco) anos subsequentes ao trânsito em julgado da decisão que as certificou, o credor demonstrar que deixou de existir a situação de insuficiência de recursos que justificou a concessão de gratuidade, extinguindo-se, passado esse prazo, tais obrigações do beneficiário.”</w:t>
      </w:r>
    </w:p>
  </w:comment>
  <w:comment w:id="10" w:author="Assessor GDSXSR" w:initials="RG" w:date="2026-10-31T00:11:23Z">
    <w:p>
      <w:pPr>
        <w:pStyle w:val="CommentText"/>
      </w:pPr>
      <w:r>
        <w:rPr>
          <w:rStyle w:val="CommentReference"/>
        </w:rPr>
        <w:annotationRef/>
      </w:r>
      <w:r>
        <w:t>ASSESSOR GDSXSR — Jurisprudência: conferi no iajus o REsp 1.581.505 (STJ, Quarta Turma, Rel. Min. Antonio Carlos Ferreira, j. 18/08/2016) e a ementa literal. PENDENTE (C-52): o iajus não devolveu a UF (SC) nem o DJe (28/09/2016) que constam da minuta; conferir no SCON/STJ. Retirei o Acórdão 2131527 (TJDFT, 1ª Turma, 0752111-08.2024.8.07.0001), que não localizei no iajus (busca por CNJ) e que repetia a mesma tese (um precedente por tese, C-65), e o REsp 76.362/MT, que só aparecia dentro da ementa transcrita; a lista da ementa acompanha o voto (C-33).</w:t>
      </w:r>
    </w:p>
  </w:comment>
  <w:comment w:id="11" w:author="Assessor GDSXSR" w:initials="RG" w:date="2026-10-31T00:11:23Z">
    <w:p>
      <w:pPr>
        <w:pStyle w:val="CommentText"/>
      </w:pPr>
      <w:r>
        <w:rPr>
          <w:rStyle w:val="CommentReference"/>
        </w:rPr>
        <w:annotationRef/>
      </w:r>
      <w:r>
        <w:t>ASSESSOR GDSXSR — Retirei a vírgula antes do ID (fórmula do relatório, C-20).</w:t>
      </w:r>
    </w:p>
  </w:comment>
  <w:comment w:id="12" w:author="Assessor GDSXSR" w:initials="RG" w:date="2026-10-31T00:11:23Z">
    <w:p>
      <w:pPr>
        <w:pStyle w:val="CommentText"/>
      </w:pPr>
      <w:r>
        <w:rPr>
          <w:rStyle w:val="CommentReference"/>
        </w:rPr>
        <w:annotationRef/>
      </w:r>
      <w:r>
        <w:t>ASSESSOR GDSXSR — Corrigi o ID do despacho: 8729985 não existe nos autos; o despacho que intimou o apelante é o ID 87239985 (24/07/2026), conferido no índice dos autos (C-03).</w:t>
      </w:r>
    </w:p>
  </w:comment>
  <w:comment w:id="13" w:author="Assessor GDSXSR" w:initials="RG" w:date="2026-10-31T00:11:23Z">
    <w:p>
      <w:pPr>
        <w:pStyle w:val="CommentText"/>
      </w:pPr>
      <w:r>
        <w:rPr>
          <w:rStyle w:val="CommentReference"/>
        </w:rPr>
        <w:annotationRef/>
      </w:r>
      <w:r>
        <w:t>ASSESSOR GDSXSR — Linha de dados conferida nos autos: ajuizamento em 24/06/2021, sentença de 28/01/2026 (ID 85996337), apelo de 20/03/2026 (ID 85996339) e valor da causa de R$ 75.000,00.</w:t>
      </w:r>
    </w:p>
  </w:comment>
  <w:comment w:id="14" w:author="Assessor GDSXSR" w:initials="RG" w:date="2026-10-31T00:11:23Z">
    <w:p>
      <w:pPr>
        <w:pStyle w:val="CommentText"/>
      </w:pPr>
      <w:r>
        <w:rPr>
          <w:rStyle w:val="CommentReference"/>
        </w:rPr>
        <w:annotationRef/>
      </w:r>
      <w:r>
        <w:t>ASSESSOR GDSXSR — Passei a preliminar para a fórmula do Gabinete, com a dupla designação e os IDs das duas contrarrazões (C-3U, C-25), e cortei a repetição do argumento (C-02).</w:t>
      </w:r>
    </w:p>
  </w:comment>
  <w:comment w:id="15" w:author="Assessor GDSXSR" w:initials="RG" w:date="2026-10-31T00:11:23Z">
    <w:p>
      <w:pPr>
        <w:pStyle w:val="CommentText"/>
      </w:pPr>
      <w:r>
        <w:rPr>
          <w:rStyle w:val="CommentReference"/>
        </w:rPr>
        <w:annotationRef/>
      </w:r>
      <w:r>
        <w:t>ASSESSOR GDSXSR — Título verbal, que diz a decisão (C-3W b). Divergência com a linha do Gabinete (C-53): o provimento parcial neste capítulo reconhece só a premissa (inadimplemento, adimplemento substancial afastado) e mantém a cessão e a improcedência; mantive o resultado (C-03) e a estrutura da minuta, e o dispositivo e a ementa deixam claro o alcance.</w:t>
      </w:r>
    </w:p>
  </w:comment>
  <w:comment w:id="16" w:author="Assessor GDSXSR" w:initials="RG" w:date="2026-10-31T00:11:23Z">
    <w:p>
      <w:pPr>
        <w:pStyle w:val="CommentText"/>
      </w:pPr>
      <w:r>
        <w:rPr>
          <w:rStyle w:val="CommentReference"/>
        </w:rPr>
        <w:annotationRef/>
      </w:r>
      <w:r>
        <w:t>ASSESSOR GDSXSR — O ID 58110216 é o comprovante de agendamento no REFIS-DF 2020, de 15/12/2020 (pág. 167 dos autos); a minuta o chamava de requerimento de parcelamento. Corrigi o texto e troquei 'já havia sido desfeita' (mais-que-perfeito, C-23) por 'já estava desfeita'. A sentença da ação anterior é de 19/02/2020 e o acórdão, de 18/09/2020, o que confirma que a permuta já estava desfeita.</w:t>
      </w:r>
    </w:p>
  </w:comment>
  <w:comment w:id="17" w:author="Assessor GDSXSR" w:initials="RG" w:date="2026-10-31T00:11:23Z">
    <w:p>
      <w:pPr>
        <w:pStyle w:val="CommentText"/>
      </w:pPr>
      <w:r>
        <w:rPr>
          <w:rStyle w:val="CommentReference"/>
        </w:rPr>
        <w:annotationRef/>
      </w:r>
      <w:r>
        <w:t>ASSESSOR GDSXSR — Mantive só o item 2 da ementa do REsp 1.581.505/SC, que sustenta o ponto, sem os itens que não se aplicam (C-62), e removi o segundo precedente (TJDFT, Acórdão 2131527), com a ementa transcrita em desordem (item 'IV. Dispositivo e tese' e rodapé de jurisprudência dentro da transcrição): um precedente por tese (C-65). Pendência de conferência do DJe no comentário da ementa (C-52).</w:t>
      </w:r>
    </w:p>
  </w:comment>
  <w:comment w:id="18" w:author="Assessor GDSXSR" w:initials="RG" w:date="2026-10-31T00:11:23Z">
    <w:p>
      <w:pPr>
        <w:pStyle w:val="CommentText"/>
      </w:pPr>
      <w:r>
        <w:rPr>
          <w:rStyle w:val="CommentReference"/>
        </w:rPr>
        <w:annotationRef/>
      </w:r>
      <w:r>
        <w:t>ASSESSOR GDSXSR — O CC 475 passou do resumo para a transcrição literal, em bloco, na redação vigente (C-66 a, C-64); o texto foi conferido no Planalto, via iajus, e consta do comentário da ementa.</w:t>
      </w:r>
    </w:p>
  </w:comment>
  <w:comment w:id="19" w:author="Assessor GDSXSR" w:initials="RG" w:date="2026-10-31T00:11:23Z">
    <w:p>
      <w:pPr>
        <w:pStyle w:val="CommentText"/>
      </w:pPr>
      <w:r>
        <w:rPr>
          <w:rStyle w:val="CommentReference"/>
        </w:rPr>
        <w:annotationRef/>
      </w:r>
      <w:r>
        <w:t>ASSESSOR GDSXSR — Troquei 'não havia quitado' (mais-que-perfeito) por 'não quitou' ao resumir o depoimento (C-23).</w:t>
      </w:r>
    </w:p>
  </w:comment>
  <w:comment w:id="20" w:author="Assessor GDSXSR" w:initials="RG" w:date="2026-10-31T00:11:23Z">
    <w:p>
      <w:pPr>
        <w:pStyle w:val="CommentText"/>
      </w:pPr>
      <w:r>
        <w:rPr>
          <w:rStyle w:val="CommentReference"/>
        </w:rPr>
        <w:annotationRef/>
      </w:r>
      <w:r>
        <w:t>ASSESSOR GDSXSR — Dispositivo no padrão do provimento parcial (C-38, C-3X): nomeei o apelante e o alcance do provimento; o não conhecimento do pedido subsidiário passou para a fórmula 'e, na parte conhecida'. Resultado inalterado.</w:t>
      </w:r>
    </w:p>
  </w:comment>
  <w:comment w:id="21" w:author="Assessor GDSXSR" w:initials="RG" w:date="2026-10-31T00:11:23Z">
    <w:p>
      <w:pPr>
        <w:pStyle w:val="CommentText"/>
      </w:pPr>
      <w:r>
        <w:rPr>
          <w:rStyle w:val="CommentReference"/>
        </w:rPr>
        <w:annotationRef/>
      </w:r>
      <w:r>
        <w:t>ASSESSOR GDSXSR — A minuta não decidia os honorários recursais, e as contrarrazões pedem a majoração. Como o provimento é parcial e a sucumbência fica como na sentença (ID 85996337, 10% sobre o valor da causa, exigibilidade suspensa pela gratuidade), acrescentei a fórmula 'Sem honorários recursais (CPC 85 § 11)' (C-3F, C-3X, C-51); o texto literal do CPC 85 § 11 e do CPC 98 § 3º está no comentário da ementa.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8DA02E" w15:done="0"/>
  <w15:commentEx w15:paraId="6F2A39A2" w15:paraIdParent="448DA02E" w15:done="0"/>
  <w15:commentEx w15:paraId="6DED1F37" w15:paraIdParent="448DA02E" w15:done="0"/>
  <w15:commentEx w15:paraId="0D61887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CC4A47" w16cex:dateUtc="2025-09-01T16:19:00Z"/>
  <w16cex:commentExtensible w16cex:durableId="15686FF1" w16cex:dateUtc="2026-08-27T16:25:00Z"/>
  <w16cex:commentExtensible w16cex:durableId="0C9702B4" w16cex:dateUtc="2026-08-27T20:49:00Z"/>
  <w16cex:commentExtensible w16cex:durableId="7DB68BDD" w16cex:dateUtc="2026-08-27T16: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8DA02E" w16cid:durableId="22CC4A47"/>
  <w16cid:commentId w16cid:paraId="6F2A39A2" w16cid:durableId="15686FF1"/>
  <w16cid:commentId w16cid:paraId="6DED1F37" w16cid:durableId="0C9702B4"/>
  <w16cid:commentId w16cid:paraId="0D61887A" w16cid:durableId="7DB68BD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0C23A" w14:textId="77777777" w:rsidR="00613F99" w:rsidRDefault="00613F99" w:rsidP="003A42DE">
      <w:pPr>
        <w:spacing w:after="0" w:line="240" w:lineRule="auto"/>
      </w:pPr>
      <w:r>
        <w:separator/>
      </w:r>
    </w:p>
  </w:endnote>
  <w:endnote w:type="continuationSeparator" w:id="0">
    <w:p w14:paraId="6EE6039A" w14:textId="77777777" w:rsidR="00613F99" w:rsidRDefault="00613F99" w:rsidP="003A42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Content>
      <w:p w14:paraId="4A86AAF9" w14:textId="77777777" w:rsidR="003A42DE" w:rsidRDefault="003A42DE">
        <w:pPr>
          <w:pStyle w:val="Rodap"/>
          <w:jc w:val="right"/>
        </w:pPr>
        <w:r>
          <w:fldChar w:fldCharType="begin"/>
        </w:r>
        <w:r>
          <w:instrText>PAGE   \* MERGEFORMAT</w:instrText>
        </w:r>
        <w:r>
          <w:fldChar w:fldCharType="separate"/>
        </w:r>
        <w:r>
          <w:t>2</w:t>
        </w:r>
        <w:r>
          <w:fldChar w:fldCharType="end"/>
        </w:r>
      </w:p>
    </w:sdtContent>
  </w:sdt>
  <w:p w14:paraId="2B59F42A" w14:textId="77777777" w:rsidR="003A42DE" w:rsidRDefault="003A42D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C5A8E" w14:textId="77777777" w:rsidR="00613F99" w:rsidRDefault="00613F99" w:rsidP="003A42DE">
      <w:pPr>
        <w:spacing w:after="0" w:line="240" w:lineRule="auto"/>
      </w:pPr>
      <w:r>
        <w:separator/>
      </w:r>
    </w:p>
  </w:footnote>
  <w:footnote w:type="continuationSeparator" w:id="0">
    <w:p w14:paraId="05DEF8B1" w14:textId="77777777" w:rsidR="00613F99" w:rsidRDefault="00613F99" w:rsidP="003A42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21E62D1F"/>
    <w:multiLevelType w:val="hybridMultilevel"/>
    <w:tmpl w:val="5E265BA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304879A6"/>
    <w:multiLevelType w:val="hybridMultilevel"/>
    <w:tmpl w:val="DE68D2F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5EB04E57"/>
    <w:multiLevelType w:val="hybridMultilevel"/>
    <w:tmpl w:val="63CE715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892040057">
    <w:abstractNumId w:val="1"/>
  </w:num>
  <w:num w:numId="2" w16cid:durableId="1365403601">
    <w:abstractNumId w:val="0"/>
  </w:num>
  <w:num w:numId="3" w16cid:durableId="1699744316">
    <w:abstractNumId w:val="4"/>
  </w:num>
  <w:num w:numId="4" w16cid:durableId="1036810075">
    <w:abstractNumId w:val="2"/>
  </w:num>
  <w:num w:numId="5" w16cid:durableId="188116707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os Dwayne Saraiva Costa - GDSXSR">
    <w15:presenceInfo w15:providerId="AD" w15:userId="S::t321760@tjdft.jus.br::71ef89ef-9eb5-4780-8a4d-3f3a792db9c6"/>
  </w15:person>
  <w15:person w15:author="Raphael Nogueira Kato - GDACA">
    <w15:presenceInfo w15:providerId="AD" w15:userId="S::t321700@tjdft.jus.br::ed69d1eb-4e42-4020-821c-b2a34aa51b01"/>
  </w15:person>
  <w15:person w15:author="Marcia Vilela Alves - GDACA">
    <w15:presenceInfo w15:providerId="AD" w15:userId="S::t308703@tjdft.jus.br::7a63abfe-b68b-4abc-8a9c-163dd7d9a1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4C11"/>
    <w:rsid w:val="00012123"/>
    <w:rsid w:val="0002189B"/>
    <w:rsid w:val="0002738F"/>
    <w:rsid w:val="00033421"/>
    <w:rsid w:val="00033AFD"/>
    <w:rsid w:val="00052AE3"/>
    <w:rsid w:val="0006080C"/>
    <w:rsid w:val="000619E0"/>
    <w:rsid w:val="00064301"/>
    <w:rsid w:val="00076D7D"/>
    <w:rsid w:val="0009174A"/>
    <w:rsid w:val="00091ABC"/>
    <w:rsid w:val="00097BBF"/>
    <w:rsid w:val="000A7009"/>
    <w:rsid w:val="000B0FC6"/>
    <w:rsid w:val="000B1659"/>
    <w:rsid w:val="000B7AF7"/>
    <w:rsid w:val="000D2E62"/>
    <w:rsid w:val="000D59B2"/>
    <w:rsid w:val="000F1358"/>
    <w:rsid w:val="000F1817"/>
    <w:rsid w:val="000F6570"/>
    <w:rsid w:val="001009CC"/>
    <w:rsid w:val="0011527A"/>
    <w:rsid w:val="00115458"/>
    <w:rsid w:val="00115569"/>
    <w:rsid w:val="00120BBB"/>
    <w:rsid w:val="00122133"/>
    <w:rsid w:val="00125329"/>
    <w:rsid w:val="00126195"/>
    <w:rsid w:val="00126492"/>
    <w:rsid w:val="00131A63"/>
    <w:rsid w:val="00137A7E"/>
    <w:rsid w:val="00151611"/>
    <w:rsid w:val="00155BC4"/>
    <w:rsid w:val="00157247"/>
    <w:rsid w:val="00161CD2"/>
    <w:rsid w:val="001676A4"/>
    <w:rsid w:val="00167F3A"/>
    <w:rsid w:val="001801E9"/>
    <w:rsid w:val="00183B77"/>
    <w:rsid w:val="001939F3"/>
    <w:rsid w:val="00197B9E"/>
    <w:rsid w:val="001A09B8"/>
    <w:rsid w:val="001C466B"/>
    <w:rsid w:val="001D2162"/>
    <w:rsid w:val="001D422D"/>
    <w:rsid w:val="001E0D41"/>
    <w:rsid w:val="001E4974"/>
    <w:rsid w:val="001E7903"/>
    <w:rsid w:val="00203B1D"/>
    <w:rsid w:val="0020478E"/>
    <w:rsid w:val="00206304"/>
    <w:rsid w:val="00211D80"/>
    <w:rsid w:val="002126F1"/>
    <w:rsid w:val="0021526A"/>
    <w:rsid w:val="00232EEB"/>
    <w:rsid w:val="002437F6"/>
    <w:rsid w:val="00253451"/>
    <w:rsid w:val="00254E51"/>
    <w:rsid w:val="00261F8D"/>
    <w:rsid w:val="00264107"/>
    <w:rsid w:val="0026656C"/>
    <w:rsid w:val="0027049A"/>
    <w:rsid w:val="002714FE"/>
    <w:rsid w:val="00272D1B"/>
    <w:rsid w:val="00274644"/>
    <w:rsid w:val="00277029"/>
    <w:rsid w:val="0028300E"/>
    <w:rsid w:val="0028319F"/>
    <w:rsid w:val="002926F9"/>
    <w:rsid w:val="00292E82"/>
    <w:rsid w:val="002947D7"/>
    <w:rsid w:val="00296DAE"/>
    <w:rsid w:val="002A1E51"/>
    <w:rsid w:val="002A2038"/>
    <w:rsid w:val="002A3D11"/>
    <w:rsid w:val="002A4668"/>
    <w:rsid w:val="002A5205"/>
    <w:rsid w:val="002A61BE"/>
    <w:rsid w:val="002B1184"/>
    <w:rsid w:val="002B210E"/>
    <w:rsid w:val="002C2464"/>
    <w:rsid w:val="002C42D2"/>
    <w:rsid w:val="002C741B"/>
    <w:rsid w:val="002D127E"/>
    <w:rsid w:val="002D2D56"/>
    <w:rsid w:val="002D3FF3"/>
    <w:rsid w:val="002F13AB"/>
    <w:rsid w:val="002F7666"/>
    <w:rsid w:val="00302029"/>
    <w:rsid w:val="00303FAE"/>
    <w:rsid w:val="00310161"/>
    <w:rsid w:val="0031063D"/>
    <w:rsid w:val="00312291"/>
    <w:rsid w:val="00316B1F"/>
    <w:rsid w:val="00321068"/>
    <w:rsid w:val="00321450"/>
    <w:rsid w:val="00323779"/>
    <w:rsid w:val="00323D27"/>
    <w:rsid w:val="0033735F"/>
    <w:rsid w:val="00341D84"/>
    <w:rsid w:val="0034247B"/>
    <w:rsid w:val="003432F8"/>
    <w:rsid w:val="003448B4"/>
    <w:rsid w:val="0034511C"/>
    <w:rsid w:val="00347818"/>
    <w:rsid w:val="00351653"/>
    <w:rsid w:val="003524E5"/>
    <w:rsid w:val="00352D66"/>
    <w:rsid w:val="00354AA2"/>
    <w:rsid w:val="00355C73"/>
    <w:rsid w:val="003624B4"/>
    <w:rsid w:val="003633D8"/>
    <w:rsid w:val="00370C48"/>
    <w:rsid w:val="003717FC"/>
    <w:rsid w:val="00373FFB"/>
    <w:rsid w:val="003749AB"/>
    <w:rsid w:val="00375F08"/>
    <w:rsid w:val="00382DC8"/>
    <w:rsid w:val="003915BA"/>
    <w:rsid w:val="0039446A"/>
    <w:rsid w:val="003A42DE"/>
    <w:rsid w:val="003A4E55"/>
    <w:rsid w:val="003A5C8E"/>
    <w:rsid w:val="003A650C"/>
    <w:rsid w:val="003B3398"/>
    <w:rsid w:val="003C14F3"/>
    <w:rsid w:val="003D11BE"/>
    <w:rsid w:val="003D3FEE"/>
    <w:rsid w:val="003E436D"/>
    <w:rsid w:val="0040257D"/>
    <w:rsid w:val="0041068A"/>
    <w:rsid w:val="00413928"/>
    <w:rsid w:val="00415CB2"/>
    <w:rsid w:val="00421372"/>
    <w:rsid w:val="00423538"/>
    <w:rsid w:val="0044529E"/>
    <w:rsid w:val="00445ED9"/>
    <w:rsid w:val="00451A6D"/>
    <w:rsid w:val="004556F2"/>
    <w:rsid w:val="00457502"/>
    <w:rsid w:val="00465A25"/>
    <w:rsid w:val="0047216B"/>
    <w:rsid w:val="004762F1"/>
    <w:rsid w:val="00480A33"/>
    <w:rsid w:val="00485185"/>
    <w:rsid w:val="00495EB5"/>
    <w:rsid w:val="00496EB5"/>
    <w:rsid w:val="004A02E8"/>
    <w:rsid w:val="004A039F"/>
    <w:rsid w:val="004B2A9C"/>
    <w:rsid w:val="004C0465"/>
    <w:rsid w:val="004C591E"/>
    <w:rsid w:val="004C7418"/>
    <w:rsid w:val="004E4DFD"/>
    <w:rsid w:val="004F13B2"/>
    <w:rsid w:val="00506A7D"/>
    <w:rsid w:val="00506D76"/>
    <w:rsid w:val="005071AF"/>
    <w:rsid w:val="00511630"/>
    <w:rsid w:val="005138C6"/>
    <w:rsid w:val="00517F10"/>
    <w:rsid w:val="00525FCB"/>
    <w:rsid w:val="00530C7C"/>
    <w:rsid w:val="00535322"/>
    <w:rsid w:val="005377A4"/>
    <w:rsid w:val="00550361"/>
    <w:rsid w:val="0055172B"/>
    <w:rsid w:val="00557342"/>
    <w:rsid w:val="00560427"/>
    <w:rsid w:val="005634C5"/>
    <w:rsid w:val="00573C5D"/>
    <w:rsid w:val="00576A45"/>
    <w:rsid w:val="0057726B"/>
    <w:rsid w:val="00586EB6"/>
    <w:rsid w:val="005925FC"/>
    <w:rsid w:val="005931BA"/>
    <w:rsid w:val="0059689A"/>
    <w:rsid w:val="00597864"/>
    <w:rsid w:val="005A0074"/>
    <w:rsid w:val="005A1443"/>
    <w:rsid w:val="005A1AD9"/>
    <w:rsid w:val="005B7851"/>
    <w:rsid w:val="005C0505"/>
    <w:rsid w:val="005C31C4"/>
    <w:rsid w:val="005C4BE1"/>
    <w:rsid w:val="005C69F8"/>
    <w:rsid w:val="005D305E"/>
    <w:rsid w:val="005D5744"/>
    <w:rsid w:val="005E3F4E"/>
    <w:rsid w:val="005E5A03"/>
    <w:rsid w:val="005E6B1B"/>
    <w:rsid w:val="005F6D8E"/>
    <w:rsid w:val="00601B09"/>
    <w:rsid w:val="0060333D"/>
    <w:rsid w:val="00611216"/>
    <w:rsid w:val="0061262D"/>
    <w:rsid w:val="00613F99"/>
    <w:rsid w:val="00615051"/>
    <w:rsid w:val="006151F2"/>
    <w:rsid w:val="006226C6"/>
    <w:rsid w:val="0062426E"/>
    <w:rsid w:val="00632EAA"/>
    <w:rsid w:val="00633703"/>
    <w:rsid w:val="0063376A"/>
    <w:rsid w:val="00635527"/>
    <w:rsid w:val="00641BB6"/>
    <w:rsid w:val="00661CF3"/>
    <w:rsid w:val="0066418B"/>
    <w:rsid w:val="006658A2"/>
    <w:rsid w:val="006658D5"/>
    <w:rsid w:val="00674B48"/>
    <w:rsid w:val="00674B97"/>
    <w:rsid w:val="00675CD2"/>
    <w:rsid w:val="00685581"/>
    <w:rsid w:val="006921E1"/>
    <w:rsid w:val="00693B0D"/>
    <w:rsid w:val="006A7431"/>
    <w:rsid w:val="006B2A89"/>
    <w:rsid w:val="006B555B"/>
    <w:rsid w:val="006C6E29"/>
    <w:rsid w:val="006D07B9"/>
    <w:rsid w:val="006D0993"/>
    <w:rsid w:val="006D3824"/>
    <w:rsid w:val="006D595E"/>
    <w:rsid w:val="006E5386"/>
    <w:rsid w:val="006E68A1"/>
    <w:rsid w:val="006F725D"/>
    <w:rsid w:val="00711FE9"/>
    <w:rsid w:val="00720064"/>
    <w:rsid w:val="00723A63"/>
    <w:rsid w:val="00723C0A"/>
    <w:rsid w:val="00726567"/>
    <w:rsid w:val="00730800"/>
    <w:rsid w:val="00744B60"/>
    <w:rsid w:val="00744BDF"/>
    <w:rsid w:val="00745710"/>
    <w:rsid w:val="00747176"/>
    <w:rsid w:val="00751D58"/>
    <w:rsid w:val="00764A80"/>
    <w:rsid w:val="00765709"/>
    <w:rsid w:val="00770E7F"/>
    <w:rsid w:val="0077693D"/>
    <w:rsid w:val="0077719E"/>
    <w:rsid w:val="00782446"/>
    <w:rsid w:val="007844F9"/>
    <w:rsid w:val="00791D48"/>
    <w:rsid w:val="007A3F4D"/>
    <w:rsid w:val="007A6C2A"/>
    <w:rsid w:val="007B265E"/>
    <w:rsid w:val="007C0FEF"/>
    <w:rsid w:val="007C196D"/>
    <w:rsid w:val="007C1DC2"/>
    <w:rsid w:val="007C4990"/>
    <w:rsid w:val="007C4A7E"/>
    <w:rsid w:val="007D00F1"/>
    <w:rsid w:val="007D27C7"/>
    <w:rsid w:val="007D3BA7"/>
    <w:rsid w:val="007D4432"/>
    <w:rsid w:val="007E1C8C"/>
    <w:rsid w:val="007E3BF9"/>
    <w:rsid w:val="007F0F43"/>
    <w:rsid w:val="007F4412"/>
    <w:rsid w:val="007F7839"/>
    <w:rsid w:val="00800051"/>
    <w:rsid w:val="00804386"/>
    <w:rsid w:val="008134CE"/>
    <w:rsid w:val="008151BB"/>
    <w:rsid w:val="008235A6"/>
    <w:rsid w:val="00825BFF"/>
    <w:rsid w:val="00841951"/>
    <w:rsid w:val="0085425F"/>
    <w:rsid w:val="0086390F"/>
    <w:rsid w:val="00873B75"/>
    <w:rsid w:val="008766F4"/>
    <w:rsid w:val="00877CCC"/>
    <w:rsid w:val="00877F2B"/>
    <w:rsid w:val="008809C2"/>
    <w:rsid w:val="00882188"/>
    <w:rsid w:val="00886ABA"/>
    <w:rsid w:val="008966E3"/>
    <w:rsid w:val="008A01E9"/>
    <w:rsid w:val="008A4445"/>
    <w:rsid w:val="008A49BC"/>
    <w:rsid w:val="008A56A3"/>
    <w:rsid w:val="008B45C4"/>
    <w:rsid w:val="008B62DA"/>
    <w:rsid w:val="008C29EA"/>
    <w:rsid w:val="008C306F"/>
    <w:rsid w:val="008C34E5"/>
    <w:rsid w:val="008C4183"/>
    <w:rsid w:val="008C641E"/>
    <w:rsid w:val="008D0C9F"/>
    <w:rsid w:val="008D721A"/>
    <w:rsid w:val="008F054C"/>
    <w:rsid w:val="008F43F4"/>
    <w:rsid w:val="008F4440"/>
    <w:rsid w:val="00903CF0"/>
    <w:rsid w:val="00911601"/>
    <w:rsid w:val="0092389C"/>
    <w:rsid w:val="0092538F"/>
    <w:rsid w:val="009300C5"/>
    <w:rsid w:val="00933600"/>
    <w:rsid w:val="00937017"/>
    <w:rsid w:val="0093754A"/>
    <w:rsid w:val="009431B2"/>
    <w:rsid w:val="00945DCA"/>
    <w:rsid w:val="00946FF7"/>
    <w:rsid w:val="00947A5B"/>
    <w:rsid w:val="009506E0"/>
    <w:rsid w:val="00951CAD"/>
    <w:rsid w:val="00962A91"/>
    <w:rsid w:val="00966A46"/>
    <w:rsid w:val="0097075D"/>
    <w:rsid w:val="00972EF3"/>
    <w:rsid w:val="0097780C"/>
    <w:rsid w:val="0099680F"/>
    <w:rsid w:val="009A136D"/>
    <w:rsid w:val="009A37F4"/>
    <w:rsid w:val="009B7D9D"/>
    <w:rsid w:val="009C1026"/>
    <w:rsid w:val="009C4045"/>
    <w:rsid w:val="009D0BA0"/>
    <w:rsid w:val="009D1137"/>
    <w:rsid w:val="009D548C"/>
    <w:rsid w:val="009E1D8D"/>
    <w:rsid w:val="009E3373"/>
    <w:rsid w:val="009E3BE9"/>
    <w:rsid w:val="009F2BB1"/>
    <w:rsid w:val="009F36E1"/>
    <w:rsid w:val="009F5582"/>
    <w:rsid w:val="009F684C"/>
    <w:rsid w:val="009F759D"/>
    <w:rsid w:val="00A0065C"/>
    <w:rsid w:val="00A03057"/>
    <w:rsid w:val="00A14A3F"/>
    <w:rsid w:val="00A2026D"/>
    <w:rsid w:val="00A2661C"/>
    <w:rsid w:val="00A27243"/>
    <w:rsid w:val="00A319B6"/>
    <w:rsid w:val="00A31C13"/>
    <w:rsid w:val="00A330C4"/>
    <w:rsid w:val="00A33CC1"/>
    <w:rsid w:val="00A3595E"/>
    <w:rsid w:val="00A44A87"/>
    <w:rsid w:val="00A47C66"/>
    <w:rsid w:val="00A60D9A"/>
    <w:rsid w:val="00A6481B"/>
    <w:rsid w:val="00A72414"/>
    <w:rsid w:val="00A773CE"/>
    <w:rsid w:val="00A80091"/>
    <w:rsid w:val="00A81072"/>
    <w:rsid w:val="00A8583D"/>
    <w:rsid w:val="00A87227"/>
    <w:rsid w:val="00A958AF"/>
    <w:rsid w:val="00A95AD1"/>
    <w:rsid w:val="00A96CB3"/>
    <w:rsid w:val="00A97525"/>
    <w:rsid w:val="00AA1C23"/>
    <w:rsid w:val="00AA26D9"/>
    <w:rsid w:val="00AA7E81"/>
    <w:rsid w:val="00AB1DE4"/>
    <w:rsid w:val="00AB7E65"/>
    <w:rsid w:val="00AC20E1"/>
    <w:rsid w:val="00AD11AD"/>
    <w:rsid w:val="00AD7F36"/>
    <w:rsid w:val="00AF1042"/>
    <w:rsid w:val="00AF1BFD"/>
    <w:rsid w:val="00AF2D56"/>
    <w:rsid w:val="00B04942"/>
    <w:rsid w:val="00B127BC"/>
    <w:rsid w:val="00B17310"/>
    <w:rsid w:val="00B30DAE"/>
    <w:rsid w:val="00B41866"/>
    <w:rsid w:val="00B52ED0"/>
    <w:rsid w:val="00B5663B"/>
    <w:rsid w:val="00B606B1"/>
    <w:rsid w:val="00B60851"/>
    <w:rsid w:val="00B73FAD"/>
    <w:rsid w:val="00B74FB6"/>
    <w:rsid w:val="00B75D6D"/>
    <w:rsid w:val="00B862AF"/>
    <w:rsid w:val="00B91D9B"/>
    <w:rsid w:val="00BA3360"/>
    <w:rsid w:val="00BA65D0"/>
    <w:rsid w:val="00BA700C"/>
    <w:rsid w:val="00BB2608"/>
    <w:rsid w:val="00BB6749"/>
    <w:rsid w:val="00BD0D73"/>
    <w:rsid w:val="00BE29E8"/>
    <w:rsid w:val="00BE75D7"/>
    <w:rsid w:val="00BF1494"/>
    <w:rsid w:val="00BF173F"/>
    <w:rsid w:val="00BF4903"/>
    <w:rsid w:val="00BF7139"/>
    <w:rsid w:val="00C01659"/>
    <w:rsid w:val="00C12218"/>
    <w:rsid w:val="00C12FE9"/>
    <w:rsid w:val="00C21B40"/>
    <w:rsid w:val="00C22469"/>
    <w:rsid w:val="00C249B8"/>
    <w:rsid w:val="00C27895"/>
    <w:rsid w:val="00C302CB"/>
    <w:rsid w:val="00C33B77"/>
    <w:rsid w:val="00C341CF"/>
    <w:rsid w:val="00C40A19"/>
    <w:rsid w:val="00C4378B"/>
    <w:rsid w:val="00C57E17"/>
    <w:rsid w:val="00C6664A"/>
    <w:rsid w:val="00C66B00"/>
    <w:rsid w:val="00C8058B"/>
    <w:rsid w:val="00C92C2F"/>
    <w:rsid w:val="00C94119"/>
    <w:rsid w:val="00CA324E"/>
    <w:rsid w:val="00CB0848"/>
    <w:rsid w:val="00CB25CC"/>
    <w:rsid w:val="00CB4E4C"/>
    <w:rsid w:val="00CB7FF8"/>
    <w:rsid w:val="00CC7150"/>
    <w:rsid w:val="00CE38A8"/>
    <w:rsid w:val="00CF0581"/>
    <w:rsid w:val="00CF247F"/>
    <w:rsid w:val="00D04BD8"/>
    <w:rsid w:val="00D07310"/>
    <w:rsid w:val="00D101EF"/>
    <w:rsid w:val="00D1067B"/>
    <w:rsid w:val="00D12D71"/>
    <w:rsid w:val="00D131A3"/>
    <w:rsid w:val="00D135AB"/>
    <w:rsid w:val="00D13B2F"/>
    <w:rsid w:val="00D14D52"/>
    <w:rsid w:val="00D15484"/>
    <w:rsid w:val="00D172D9"/>
    <w:rsid w:val="00D17E79"/>
    <w:rsid w:val="00D21983"/>
    <w:rsid w:val="00D34492"/>
    <w:rsid w:val="00D374CC"/>
    <w:rsid w:val="00D4104B"/>
    <w:rsid w:val="00D42B4A"/>
    <w:rsid w:val="00D42F3D"/>
    <w:rsid w:val="00D514EB"/>
    <w:rsid w:val="00D516B2"/>
    <w:rsid w:val="00D52E56"/>
    <w:rsid w:val="00D57E55"/>
    <w:rsid w:val="00D80EBC"/>
    <w:rsid w:val="00D8334B"/>
    <w:rsid w:val="00D84490"/>
    <w:rsid w:val="00D85E07"/>
    <w:rsid w:val="00DB1301"/>
    <w:rsid w:val="00DB342D"/>
    <w:rsid w:val="00DC5D51"/>
    <w:rsid w:val="00DC71DB"/>
    <w:rsid w:val="00DF0654"/>
    <w:rsid w:val="00DF2670"/>
    <w:rsid w:val="00DF2730"/>
    <w:rsid w:val="00DF3CF4"/>
    <w:rsid w:val="00E01BD3"/>
    <w:rsid w:val="00E07B96"/>
    <w:rsid w:val="00E211F5"/>
    <w:rsid w:val="00E25F23"/>
    <w:rsid w:val="00E26735"/>
    <w:rsid w:val="00E437CF"/>
    <w:rsid w:val="00E46FCB"/>
    <w:rsid w:val="00E53472"/>
    <w:rsid w:val="00E53CAF"/>
    <w:rsid w:val="00E54958"/>
    <w:rsid w:val="00E603CF"/>
    <w:rsid w:val="00E60B4F"/>
    <w:rsid w:val="00E611E9"/>
    <w:rsid w:val="00E647A0"/>
    <w:rsid w:val="00E70BD6"/>
    <w:rsid w:val="00E803A9"/>
    <w:rsid w:val="00E806F5"/>
    <w:rsid w:val="00E822B0"/>
    <w:rsid w:val="00E86190"/>
    <w:rsid w:val="00E87018"/>
    <w:rsid w:val="00E87B28"/>
    <w:rsid w:val="00E91CD1"/>
    <w:rsid w:val="00E963CE"/>
    <w:rsid w:val="00E96D12"/>
    <w:rsid w:val="00E97CB9"/>
    <w:rsid w:val="00EA7333"/>
    <w:rsid w:val="00EB3378"/>
    <w:rsid w:val="00EB3F6A"/>
    <w:rsid w:val="00EB54B5"/>
    <w:rsid w:val="00EC5732"/>
    <w:rsid w:val="00ED0A9E"/>
    <w:rsid w:val="00ED44BA"/>
    <w:rsid w:val="00ED5E8E"/>
    <w:rsid w:val="00EE027D"/>
    <w:rsid w:val="00EE37CB"/>
    <w:rsid w:val="00EE48BD"/>
    <w:rsid w:val="00EE760E"/>
    <w:rsid w:val="00EF2715"/>
    <w:rsid w:val="00EF7F22"/>
    <w:rsid w:val="00F041BA"/>
    <w:rsid w:val="00F048BB"/>
    <w:rsid w:val="00F07B06"/>
    <w:rsid w:val="00F10D23"/>
    <w:rsid w:val="00F12768"/>
    <w:rsid w:val="00F13A75"/>
    <w:rsid w:val="00F143F5"/>
    <w:rsid w:val="00F1627D"/>
    <w:rsid w:val="00F20A80"/>
    <w:rsid w:val="00F2499A"/>
    <w:rsid w:val="00F3251E"/>
    <w:rsid w:val="00F32608"/>
    <w:rsid w:val="00F3776A"/>
    <w:rsid w:val="00F43DDE"/>
    <w:rsid w:val="00F50BA6"/>
    <w:rsid w:val="00F51BA9"/>
    <w:rsid w:val="00F51F47"/>
    <w:rsid w:val="00F547F1"/>
    <w:rsid w:val="00F63CDB"/>
    <w:rsid w:val="00F66640"/>
    <w:rsid w:val="00F83757"/>
    <w:rsid w:val="00F84974"/>
    <w:rsid w:val="00F87022"/>
    <w:rsid w:val="00F90DC1"/>
    <w:rsid w:val="00F9351B"/>
    <w:rsid w:val="00FB5E6F"/>
    <w:rsid w:val="00FC0273"/>
    <w:rsid w:val="00FC0C0F"/>
    <w:rsid w:val="00FC2DF0"/>
    <w:rsid w:val="00FC613E"/>
    <w:rsid w:val="00FD3202"/>
    <w:rsid w:val="00FD5831"/>
    <w:rsid w:val="00FE78F9"/>
    <w:rsid w:val="00FF5783"/>
    <w:rsid w:val="00FF6C39"/>
    <w:rsid w:val="0100D07F"/>
    <w:rsid w:val="012B7E23"/>
    <w:rsid w:val="01427B94"/>
    <w:rsid w:val="019439D1"/>
    <w:rsid w:val="023799ED"/>
    <w:rsid w:val="026E497E"/>
    <w:rsid w:val="0406F2B1"/>
    <w:rsid w:val="044BECC1"/>
    <w:rsid w:val="048DE1A7"/>
    <w:rsid w:val="04EB9BAA"/>
    <w:rsid w:val="053C8DC2"/>
    <w:rsid w:val="05C072E5"/>
    <w:rsid w:val="061EE5CE"/>
    <w:rsid w:val="066636ED"/>
    <w:rsid w:val="06E0E38B"/>
    <w:rsid w:val="0741BAA1"/>
    <w:rsid w:val="07BAB62F"/>
    <w:rsid w:val="08624999"/>
    <w:rsid w:val="08BDBA2B"/>
    <w:rsid w:val="09A2E5F5"/>
    <w:rsid w:val="09FA172E"/>
    <w:rsid w:val="0A795B63"/>
    <w:rsid w:val="0C283EE7"/>
    <w:rsid w:val="0CEE264F"/>
    <w:rsid w:val="0D003B5C"/>
    <w:rsid w:val="0E7F1BE3"/>
    <w:rsid w:val="0F16BAD4"/>
    <w:rsid w:val="0F49A558"/>
    <w:rsid w:val="0F4CCC86"/>
    <w:rsid w:val="10E575B9"/>
    <w:rsid w:val="10E89CE7"/>
    <w:rsid w:val="124CF3B8"/>
    <w:rsid w:val="1281461A"/>
    <w:rsid w:val="12CC5A0F"/>
    <w:rsid w:val="14FA9F27"/>
    <w:rsid w:val="15075F5D"/>
    <w:rsid w:val="1522DC33"/>
    <w:rsid w:val="159010E4"/>
    <w:rsid w:val="15D73D64"/>
    <w:rsid w:val="161D075D"/>
    <w:rsid w:val="1685D88B"/>
    <w:rsid w:val="16AFD0FD"/>
    <w:rsid w:val="1754F7B4"/>
    <w:rsid w:val="18BBA766"/>
    <w:rsid w:val="1917B675"/>
    <w:rsid w:val="194071AB"/>
    <w:rsid w:val="19BAB43C"/>
    <w:rsid w:val="1A3663CD"/>
    <w:rsid w:val="1A909507"/>
    <w:rsid w:val="1B464FA5"/>
    <w:rsid w:val="1B897297"/>
    <w:rsid w:val="1D73FD00"/>
    <w:rsid w:val="1D8A9227"/>
    <w:rsid w:val="1DCB177C"/>
    <w:rsid w:val="1DE275A0"/>
    <w:rsid w:val="1E3E6500"/>
    <w:rsid w:val="1E6FAA06"/>
    <w:rsid w:val="1F6C716C"/>
    <w:rsid w:val="1FA11737"/>
    <w:rsid w:val="1FAFCC66"/>
    <w:rsid w:val="20EF5200"/>
    <w:rsid w:val="21D3B298"/>
    <w:rsid w:val="21E019B6"/>
    <w:rsid w:val="22173CF7"/>
    <w:rsid w:val="22242253"/>
    <w:rsid w:val="2259356D"/>
    <w:rsid w:val="22E0F60F"/>
    <w:rsid w:val="232923D0"/>
    <w:rsid w:val="23459D0C"/>
    <w:rsid w:val="2353DEDA"/>
    <w:rsid w:val="248F4127"/>
    <w:rsid w:val="249E222A"/>
    <w:rsid w:val="24A04EB5"/>
    <w:rsid w:val="258BA988"/>
    <w:rsid w:val="26A9A53C"/>
    <w:rsid w:val="26C92518"/>
    <w:rsid w:val="27623DE6"/>
    <w:rsid w:val="276C372C"/>
    <w:rsid w:val="27F746EB"/>
    <w:rsid w:val="282F3618"/>
    <w:rsid w:val="29FC1AE8"/>
    <w:rsid w:val="2AE1B6B7"/>
    <w:rsid w:val="2AE79E71"/>
    <w:rsid w:val="2AF5D78B"/>
    <w:rsid w:val="2B178A91"/>
    <w:rsid w:val="2B355BBD"/>
    <w:rsid w:val="2B6E0D0F"/>
    <w:rsid w:val="2BDF0338"/>
    <w:rsid w:val="2BE602A9"/>
    <w:rsid w:val="2DA777C0"/>
    <w:rsid w:val="2DD61D48"/>
    <w:rsid w:val="2E9247A0"/>
    <w:rsid w:val="2F1C19A9"/>
    <w:rsid w:val="303ED86D"/>
    <w:rsid w:val="30508782"/>
    <w:rsid w:val="30587508"/>
    <w:rsid w:val="31EC57E3"/>
    <w:rsid w:val="33A53F7A"/>
    <w:rsid w:val="348DB4EB"/>
    <w:rsid w:val="35842FDE"/>
    <w:rsid w:val="3601BA69"/>
    <w:rsid w:val="367267F9"/>
    <w:rsid w:val="36CA94C4"/>
    <w:rsid w:val="36D73EC6"/>
    <w:rsid w:val="36FFE74C"/>
    <w:rsid w:val="370C73D9"/>
    <w:rsid w:val="37236F33"/>
    <w:rsid w:val="37408DCC"/>
    <w:rsid w:val="3746131F"/>
    <w:rsid w:val="3757F389"/>
    <w:rsid w:val="38EEAB87"/>
    <w:rsid w:val="39AE4A8D"/>
    <w:rsid w:val="39FF574E"/>
    <w:rsid w:val="3AD2045E"/>
    <w:rsid w:val="3BB47562"/>
    <w:rsid w:val="3C5D9607"/>
    <w:rsid w:val="3D1A2DB7"/>
    <w:rsid w:val="3DB16259"/>
    <w:rsid w:val="3F248071"/>
    <w:rsid w:val="3F2CDD4C"/>
    <w:rsid w:val="3FBD6A61"/>
    <w:rsid w:val="3FD06354"/>
    <w:rsid w:val="3FFE3DCC"/>
    <w:rsid w:val="40CBECDF"/>
    <w:rsid w:val="413FE707"/>
    <w:rsid w:val="41E1021E"/>
    <w:rsid w:val="420D9061"/>
    <w:rsid w:val="4228454C"/>
    <w:rsid w:val="42870D7F"/>
    <w:rsid w:val="42EA6893"/>
    <w:rsid w:val="42F63EA0"/>
    <w:rsid w:val="42FE33E0"/>
    <w:rsid w:val="4380C41B"/>
    <w:rsid w:val="43A63994"/>
    <w:rsid w:val="43A67A0B"/>
    <w:rsid w:val="44688134"/>
    <w:rsid w:val="45CC8256"/>
    <w:rsid w:val="45D7D81A"/>
    <w:rsid w:val="45EE95F0"/>
    <w:rsid w:val="4614B705"/>
    <w:rsid w:val="46223337"/>
    <w:rsid w:val="463AD933"/>
    <w:rsid w:val="46A53D34"/>
    <w:rsid w:val="46C7D927"/>
    <w:rsid w:val="46DE1ACD"/>
    <w:rsid w:val="47054480"/>
    <w:rsid w:val="48A6571F"/>
    <w:rsid w:val="49420DA2"/>
    <w:rsid w:val="4962903A"/>
    <w:rsid w:val="49AAD572"/>
    <w:rsid w:val="4AF457DF"/>
    <w:rsid w:val="4B409B22"/>
    <w:rsid w:val="4CD075CC"/>
    <w:rsid w:val="4D3433F4"/>
    <w:rsid w:val="4D45AE2A"/>
    <w:rsid w:val="4EB5970F"/>
    <w:rsid w:val="4F3CC75C"/>
    <w:rsid w:val="5066E2E2"/>
    <w:rsid w:val="513659F0"/>
    <w:rsid w:val="515F5732"/>
    <w:rsid w:val="5212BFAD"/>
    <w:rsid w:val="52E52664"/>
    <w:rsid w:val="53A37578"/>
    <w:rsid w:val="5438D9F1"/>
    <w:rsid w:val="54AAEF1D"/>
    <w:rsid w:val="562B9355"/>
    <w:rsid w:val="56788C01"/>
    <w:rsid w:val="57608C97"/>
    <w:rsid w:val="5774762B"/>
    <w:rsid w:val="58BC1B45"/>
    <w:rsid w:val="58C60D3E"/>
    <w:rsid w:val="595140BA"/>
    <w:rsid w:val="5B188E3D"/>
    <w:rsid w:val="5D151945"/>
    <w:rsid w:val="5D21D29C"/>
    <w:rsid w:val="5D37D7FE"/>
    <w:rsid w:val="5DC7BB1E"/>
    <w:rsid w:val="5E27D90B"/>
    <w:rsid w:val="5E6879DC"/>
    <w:rsid w:val="5EE13CAF"/>
    <w:rsid w:val="5F1409FE"/>
    <w:rsid w:val="606F78C0"/>
    <w:rsid w:val="60D920B7"/>
    <w:rsid w:val="612F02EE"/>
    <w:rsid w:val="61757AFC"/>
    <w:rsid w:val="617B9D2E"/>
    <w:rsid w:val="620B4921"/>
    <w:rsid w:val="62AAAE4B"/>
    <w:rsid w:val="62C261FF"/>
    <w:rsid w:val="63342658"/>
    <w:rsid w:val="63C11CD1"/>
    <w:rsid w:val="63C2EF9E"/>
    <w:rsid w:val="643043B2"/>
    <w:rsid w:val="6465318A"/>
    <w:rsid w:val="6466E740"/>
    <w:rsid w:val="64971A8F"/>
    <w:rsid w:val="64BEBE7C"/>
    <w:rsid w:val="64C7DFA6"/>
    <w:rsid w:val="64E63EB0"/>
    <w:rsid w:val="6542E9E3"/>
    <w:rsid w:val="65C26DF6"/>
    <w:rsid w:val="65F20F86"/>
    <w:rsid w:val="65FD33D0"/>
    <w:rsid w:val="666768FE"/>
    <w:rsid w:val="666FB38E"/>
    <w:rsid w:val="66A65482"/>
    <w:rsid w:val="66ADA113"/>
    <w:rsid w:val="675A84C2"/>
    <w:rsid w:val="67CD610C"/>
    <w:rsid w:val="6A1CED46"/>
    <w:rsid w:val="6AF4B7AD"/>
    <w:rsid w:val="6B8A3170"/>
    <w:rsid w:val="6BB8BDA7"/>
    <w:rsid w:val="6BC51F58"/>
    <w:rsid w:val="6C299A10"/>
    <w:rsid w:val="6C53CF78"/>
    <w:rsid w:val="6C83761F"/>
    <w:rsid w:val="6CAA19FA"/>
    <w:rsid w:val="6D09AFC2"/>
    <w:rsid w:val="6D53E1DA"/>
    <w:rsid w:val="6E776DB3"/>
    <w:rsid w:val="6EE9C512"/>
    <w:rsid w:val="6F633D70"/>
    <w:rsid w:val="6F6F6E1D"/>
    <w:rsid w:val="6FA9F512"/>
    <w:rsid w:val="6FB44F01"/>
    <w:rsid w:val="70125987"/>
    <w:rsid w:val="70BC1230"/>
    <w:rsid w:val="70C49520"/>
    <w:rsid w:val="712DA350"/>
    <w:rsid w:val="7170D29C"/>
    <w:rsid w:val="722458E0"/>
    <w:rsid w:val="7306BEE6"/>
    <w:rsid w:val="74A8135C"/>
    <w:rsid w:val="74B1F543"/>
    <w:rsid w:val="74B9330C"/>
    <w:rsid w:val="7557E461"/>
    <w:rsid w:val="756F79F5"/>
    <w:rsid w:val="7631349C"/>
    <w:rsid w:val="763E3645"/>
    <w:rsid w:val="772D2BEE"/>
    <w:rsid w:val="77B6480F"/>
    <w:rsid w:val="7A7156FE"/>
    <w:rsid w:val="7AFA900C"/>
    <w:rsid w:val="7C0D5C19"/>
    <w:rsid w:val="7DCF9433"/>
    <w:rsid w:val="7E272F86"/>
    <w:rsid w:val="7E65F309"/>
    <w:rsid w:val="7EB9D008"/>
    <w:rsid w:val="7F023EFE"/>
    <w:rsid w:val="7F36A8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227D"/>
  <w15:chartTrackingRefBased/>
  <w15:docId w15:val="{E6C96769-729B-4F57-9902-A03B4A154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464"/>
  </w:style>
  <w:style w:type="paragraph" w:styleId="Ttulo1">
    <w:name w:val="heading 1"/>
    <w:basedOn w:val="Normal"/>
    <w:next w:val="Normal"/>
    <w:link w:val="Ttulo1Char"/>
    <w:rsid w:val="00012123"/>
    <w:pPr>
      <w:keepNext/>
      <w:spacing w:after="0" w:line="240" w:lineRule="auto"/>
      <w:jc w:val="both"/>
      <w:outlineLvl w:val="0"/>
    </w:pPr>
    <w:rPr>
      <w:rFonts w:ascii="Arial" w:eastAsia="Times New Roman" w:hAnsi="Arial" w:cs="Times New Roman"/>
      <w:b/>
      <w:sz w:val="24"/>
      <w:szCs w:val="20"/>
      <w:lang w:eastAsia="pt-BR"/>
    </w:rPr>
  </w:style>
  <w:style w:type="paragraph" w:styleId="Ttulo2">
    <w:name w:val="heading 2"/>
    <w:basedOn w:val="Normal"/>
    <w:next w:val="Normal"/>
    <w:link w:val="Ttulo2Char"/>
    <w:uiPriority w:val="9"/>
    <w:semiHidden/>
    <w:unhideWhenUsed/>
    <w:rsid w:val="00A0065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6">
    <w:name w:val="heading 6"/>
    <w:basedOn w:val="Normal"/>
    <w:next w:val="Normal"/>
    <w:link w:val="Ttulo6Char"/>
    <w:uiPriority w:val="9"/>
    <w:semiHidden/>
    <w:unhideWhenUsed/>
    <w:qFormat/>
    <w:rsid w:val="00A0065C"/>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3B339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rsid w:val="003B3398"/>
    <w:rPr>
      <w:b/>
      <w:bCs/>
    </w:rPr>
  </w:style>
  <w:style w:type="character" w:styleId="nfase">
    <w:name w:val="Emphasis"/>
    <w:basedOn w:val="Fontepargpadro"/>
    <w:uiPriority w:val="20"/>
    <w:rsid w:val="003B3398"/>
    <w:rPr>
      <w:i/>
      <w:iCs/>
    </w:rPr>
  </w:style>
  <w:style w:type="character" w:styleId="Refdecomentrio">
    <w:name w:val="annotation reference"/>
    <w:uiPriority w:val="99"/>
    <w:rsid w:val="002D3FF3"/>
    <w:rPr>
      <w:sz w:val="16"/>
      <w:szCs w:val="16"/>
    </w:rPr>
  </w:style>
  <w:style w:type="paragraph" w:styleId="Textodecomentrio">
    <w:name w:val="annotation text"/>
    <w:basedOn w:val="Normal"/>
    <w:link w:val="TextodecomentrioChar"/>
    <w:uiPriority w:val="99"/>
    <w:rsid w:val="002D3FF3"/>
    <w:pPr>
      <w:spacing w:after="0" w:line="240" w:lineRule="auto"/>
    </w:pPr>
    <w:rPr>
      <w:rFonts w:ascii="Verdana" w:eastAsia="Times New Roman" w:hAnsi="Verdana" w:cs="Times New Roman"/>
      <w:sz w:val="20"/>
      <w:szCs w:val="20"/>
      <w:lang w:val="x-none" w:eastAsia="x-none"/>
    </w:rPr>
  </w:style>
  <w:style w:type="character" w:customStyle="1" w:styleId="TextodecomentrioChar">
    <w:name w:val="Texto de comentário Char"/>
    <w:basedOn w:val="Fontepargpadro"/>
    <w:link w:val="Textodecomentrio"/>
    <w:uiPriority w:val="99"/>
    <w:rsid w:val="002D3FF3"/>
    <w:rPr>
      <w:rFonts w:ascii="Verdana" w:eastAsia="Times New Roman" w:hAnsi="Verdana" w:cs="Times New Roman"/>
      <w:sz w:val="20"/>
      <w:szCs w:val="20"/>
      <w:lang w:val="x-none" w:eastAsia="x-none"/>
    </w:rPr>
  </w:style>
  <w:style w:type="paragraph" w:styleId="Assuntodocomentrio">
    <w:name w:val="annotation subject"/>
    <w:basedOn w:val="Textodecomentrio"/>
    <w:next w:val="Textodecomentrio"/>
    <w:link w:val="AssuntodocomentrioChar"/>
    <w:uiPriority w:val="99"/>
    <w:semiHidden/>
    <w:unhideWhenUsed/>
    <w:rsid w:val="00D04BD8"/>
    <w:pPr>
      <w:spacing w:after="160"/>
    </w:pPr>
    <w:rPr>
      <w:rFonts w:asciiTheme="minorHAnsi" w:eastAsiaTheme="minorHAnsi" w:hAnsiTheme="minorHAnsi" w:cstheme="minorBidi"/>
      <w:b/>
      <w:bCs/>
      <w:lang w:val="pt-BR" w:eastAsia="en-US"/>
    </w:rPr>
  </w:style>
  <w:style w:type="character" w:customStyle="1" w:styleId="AssuntodocomentrioChar">
    <w:name w:val="Assunto do comentário Char"/>
    <w:basedOn w:val="TextodecomentrioChar"/>
    <w:link w:val="Assuntodocomentrio"/>
    <w:uiPriority w:val="99"/>
    <w:semiHidden/>
    <w:rsid w:val="00D04BD8"/>
    <w:rPr>
      <w:rFonts w:ascii="Verdana" w:eastAsia="Times New Roman" w:hAnsi="Verdana" w:cs="Times New Roman"/>
      <w:b/>
      <w:bCs/>
      <w:sz w:val="20"/>
      <w:szCs w:val="20"/>
      <w:lang w:val="x-none" w:eastAsia="x-none"/>
    </w:rPr>
  </w:style>
  <w:style w:type="character" w:customStyle="1" w:styleId="cf01">
    <w:name w:val="cf01"/>
    <w:basedOn w:val="Fontepargpadro"/>
    <w:rsid w:val="00354AA2"/>
    <w:rPr>
      <w:rFonts w:ascii="Segoe UI" w:hAnsi="Segoe UI" w:cs="Segoe UI" w:hint="default"/>
      <w:sz w:val="18"/>
      <w:szCs w:val="18"/>
    </w:rPr>
  </w:style>
  <w:style w:type="character" w:customStyle="1" w:styleId="normaltextrun">
    <w:name w:val="normaltextrun"/>
    <w:basedOn w:val="Fontepargpadro"/>
    <w:rsid w:val="00661CF3"/>
  </w:style>
  <w:style w:type="character" w:customStyle="1" w:styleId="eop">
    <w:name w:val="eop"/>
    <w:basedOn w:val="Fontepargpadro"/>
    <w:rsid w:val="00661CF3"/>
  </w:style>
  <w:style w:type="paragraph" w:customStyle="1" w:styleId="paragraph">
    <w:name w:val="paragraph"/>
    <w:basedOn w:val="Normal"/>
    <w:rsid w:val="0047216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1Char">
    <w:name w:val="Título 1 Char"/>
    <w:basedOn w:val="Fontepargpadro"/>
    <w:link w:val="Ttulo1"/>
    <w:rsid w:val="00012123"/>
    <w:rPr>
      <w:rFonts w:ascii="Arial" w:eastAsia="Times New Roman" w:hAnsi="Arial" w:cs="Times New Roman"/>
      <w:b/>
      <w:sz w:val="24"/>
      <w:szCs w:val="20"/>
      <w:lang w:eastAsia="pt-BR"/>
    </w:rPr>
  </w:style>
  <w:style w:type="character" w:styleId="Hyperlink">
    <w:name w:val="Hyperlink"/>
    <w:uiPriority w:val="99"/>
    <w:unhideWhenUsed/>
    <w:rsid w:val="00012123"/>
    <w:rPr>
      <w:color w:val="0000FF"/>
      <w:u w:val="single"/>
    </w:rPr>
  </w:style>
  <w:style w:type="character" w:customStyle="1" w:styleId="cf11">
    <w:name w:val="cf11"/>
    <w:basedOn w:val="Fontepargpadro"/>
    <w:rsid w:val="005B7851"/>
    <w:rPr>
      <w:rFonts w:ascii="Segoe UI" w:hAnsi="Segoe UI" w:cs="Segoe UI" w:hint="default"/>
      <w:b/>
      <w:bCs/>
      <w:sz w:val="18"/>
      <w:szCs w:val="18"/>
    </w:rPr>
  </w:style>
  <w:style w:type="character" w:styleId="MenoPendente">
    <w:name w:val="Unresolved Mention"/>
    <w:basedOn w:val="Fontepargpadro"/>
    <w:uiPriority w:val="99"/>
    <w:semiHidden/>
    <w:unhideWhenUsed/>
    <w:rsid w:val="00485185"/>
    <w:rPr>
      <w:color w:val="605E5C"/>
      <w:shd w:val="clear" w:color="auto" w:fill="E1DFDD"/>
    </w:rPr>
  </w:style>
  <w:style w:type="paragraph" w:styleId="SemEspaamento">
    <w:name w:val="No Spacing"/>
    <w:uiPriority w:val="1"/>
    <w:pPr>
      <w:spacing w:after="0" w:line="240" w:lineRule="auto"/>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bealho">
    <w:name w:val="header"/>
    <w:basedOn w:val="Normal"/>
    <w:link w:val="CabealhoChar"/>
    <w:uiPriority w:val="99"/>
    <w:unhideWhenUsed/>
    <w:rsid w:val="003A42D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A42DE"/>
  </w:style>
  <w:style w:type="paragraph" w:styleId="Rodap">
    <w:name w:val="footer"/>
    <w:basedOn w:val="Normal"/>
    <w:link w:val="RodapChar"/>
    <w:uiPriority w:val="99"/>
    <w:unhideWhenUsed/>
    <w:rsid w:val="003A42DE"/>
    <w:pPr>
      <w:tabs>
        <w:tab w:val="center" w:pos="4252"/>
        <w:tab w:val="right" w:pos="8504"/>
      </w:tabs>
      <w:spacing w:after="0" w:line="240" w:lineRule="auto"/>
    </w:pPr>
  </w:style>
  <w:style w:type="character" w:customStyle="1" w:styleId="RodapChar">
    <w:name w:val="Rodapé Char"/>
    <w:basedOn w:val="Fontepargpadro"/>
    <w:link w:val="Rodap"/>
    <w:uiPriority w:val="99"/>
    <w:rsid w:val="003A42DE"/>
  </w:style>
  <w:style w:type="paragraph" w:styleId="Citao">
    <w:name w:val="Quote"/>
    <w:next w:val="Normal"/>
    <w:link w:val="CitaoChar"/>
    <w:autoRedefine/>
    <w:uiPriority w:val="29"/>
    <w:qFormat/>
    <w:rsid w:val="00770E7F"/>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character" w:customStyle="1" w:styleId="CitaoChar">
    <w:name w:val="Citação Char"/>
    <w:basedOn w:val="Fontepargpadro"/>
    <w:link w:val="Citao"/>
    <w:uiPriority w:val="29"/>
    <w:rsid w:val="00770E7F"/>
    <w:rPr>
      <w:rFonts w:ascii="Arial" w:eastAsia="Times New Roman" w:hAnsi="Arial" w:cs="Verdana"/>
      <w:i/>
      <w:iCs/>
      <w:sz w:val="26"/>
      <w:szCs w:val="24"/>
      <w:lang w:eastAsia="zh-CN"/>
    </w:rPr>
  </w:style>
  <w:style w:type="character" w:styleId="TextodoEspaoReservado">
    <w:name w:val="Placeholder Text"/>
    <w:basedOn w:val="Fontepargpadro"/>
    <w:uiPriority w:val="99"/>
    <w:semiHidden/>
    <w:rsid w:val="00770E7F"/>
    <w:rPr>
      <w:color w:val="808080"/>
    </w:rPr>
  </w:style>
  <w:style w:type="paragraph" w:customStyle="1" w:styleId="Ttulos">
    <w:name w:val="Títulos"/>
    <w:basedOn w:val="Citao"/>
    <w:link w:val="TtulosChar"/>
    <w:qFormat/>
    <w:rsid w:val="002D127E"/>
    <w:pPr>
      <w:suppressAutoHyphens w:val="0"/>
      <w:spacing w:line="360" w:lineRule="auto"/>
      <w:ind w:left="0" w:firstLine="0"/>
      <w:jc w:val="center"/>
    </w:pPr>
    <w:rPr>
      <w:b/>
      <w:i w:val="0"/>
      <w:caps/>
      <w:sz w:val="28"/>
    </w:rPr>
  </w:style>
  <w:style w:type="character" w:customStyle="1" w:styleId="TtulosChar">
    <w:name w:val="Títulos Char"/>
    <w:basedOn w:val="CitaoChar"/>
    <w:link w:val="Ttulos"/>
    <w:rsid w:val="002D127E"/>
    <w:rPr>
      <w:rFonts w:ascii="Arial" w:eastAsia="Times New Roman" w:hAnsi="Arial" w:cs="Verdana"/>
      <w:b/>
      <w:i w:val="0"/>
      <w:iCs/>
      <w:caps/>
      <w:sz w:val="28"/>
      <w:szCs w:val="24"/>
      <w:lang w:eastAsia="zh-CN"/>
    </w:rPr>
  </w:style>
  <w:style w:type="paragraph" w:styleId="PargrafodaLista">
    <w:name w:val="List Paragraph"/>
    <w:basedOn w:val="Normal"/>
    <w:uiPriority w:val="34"/>
    <w:rsid w:val="003624B4"/>
    <w:pPr>
      <w:ind w:left="720"/>
      <w:contextualSpacing/>
    </w:pPr>
  </w:style>
  <w:style w:type="character" w:customStyle="1" w:styleId="Ttulo2Char">
    <w:name w:val="Título 2 Char"/>
    <w:basedOn w:val="Fontepargpadro"/>
    <w:link w:val="Ttulo2"/>
    <w:uiPriority w:val="9"/>
    <w:semiHidden/>
    <w:rsid w:val="00A0065C"/>
    <w:rPr>
      <w:rFonts w:asciiTheme="majorHAnsi" w:eastAsiaTheme="majorEastAsia" w:hAnsiTheme="majorHAnsi" w:cstheme="majorBidi"/>
      <w:color w:val="2F5496" w:themeColor="accent1" w:themeShade="BF"/>
      <w:sz w:val="26"/>
      <w:szCs w:val="26"/>
    </w:rPr>
  </w:style>
  <w:style w:type="character" w:customStyle="1" w:styleId="Ttulo6Char">
    <w:name w:val="Título 6 Char"/>
    <w:basedOn w:val="Fontepargpadro"/>
    <w:link w:val="Ttulo6"/>
    <w:uiPriority w:val="9"/>
    <w:semiHidden/>
    <w:rsid w:val="00A0065C"/>
    <w:rPr>
      <w:rFonts w:asciiTheme="majorHAnsi" w:eastAsiaTheme="majorEastAsia" w:hAnsiTheme="majorHAnsi" w:cstheme="majorBidi"/>
      <w:color w:val="1F3763" w:themeColor="accent1" w:themeShade="7F"/>
    </w:rPr>
  </w:style>
  <w:style w:type="character" w:styleId="Meno">
    <w:name w:val="Mention"/>
    <w:basedOn w:val="Fontepargpadro"/>
    <w:uiPriority w:val="99"/>
    <w:unhideWhenUsed/>
    <w:rsid w:val="00310161"/>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2822071">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1375811701">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sChild>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100031289">
          <w:marLeft w:val="0"/>
          <w:marRight w:val="0"/>
          <w:marTop w:val="0"/>
          <w:marBottom w:val="0"/>
          <w:divBdr>
            <w:top w:val="none" w:sz="0" w:space="0" w:color="auto"/>
            <w:left w:val="none" w:sz="0" w:space="0" w:color="auto"/>
            <w:bottom w:val="none" w:sz="0" w:space="0" w:color="auto"/>
            <w:right w:val="none" w:sz="0" w:space="0" w:color="auto"/>
          </w:divBdr>
        </w:div>
        <w:div w:id="26430821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B9A70FAF5543A087E733AB63B30A08"/>
        <w:category>
          <w:name w:val="Geral"/>
          <w:gallery w:val="placeholder"/>
        </w:category>
        <w:types>
          <w:type w:val="bbPlcHdr"/>
        </w:types>
        <w:behaviors>
          <w:behavior w:val="content"/>
        </w:behaviors>
        <w:guid w:val="{614F65E8-C399-4C8E-BC7F-2966884BFEFF}"/>
      </w:docPartPr>
      <w:docPartBody>
        <w:p w:rsidR="001E2AC0" w:rsidRDefault="00730800" w:rsidP="00730800">
          <w:pPr>
            <w:pStyle w:val="A3B9A70FAF5543A087E733AB63B30A08"/>
          </w:pPr>
          <w:r w:rsidRPr="002A0A13">
            <w:rPr>
              <w:rStyle w:val="TextodoEspaoReservado"/>
            </w:rPr>
            <w:t>Escolher um item.</w:t>
          </w:r>
        </w:p>
      </w:docPartBody>
    </w:docPart>
    <w:docPart>
      <w:docPartPr>
        <w:name w:val="3FA3A92DAD524C3DB57C04BE729E38DD"/>
        <w:category>
          <w:name w:val="Geral"/>
          <w:gallery w:val="placeholder"/>
        </w:category>
        <w:types>
          <w:type w:val="bbPlcHdr"/>
        </w:types>
        <w:behaviors>
          <w:behavior w:val="content"/>
        </w:behaviors>
        <w:guid w:val="{817B19AF-A578-4884-9B15-8D4A496A7F29}"/>
      </w:docPartPr>
      <w:docPartBody>
        <w:p w:rsidR="001E2AC0" w:rsidRDefault="00465A25" w:rsidP="00465A25">
          <w:pPr>
            <w:pStyle w:val="3FA3A92DAD524C3DB57C04BE729E38DD2"/>
          </w:pPr>
          <w:r w:rsidRPr="009F36E1">
            <w:rPr>
              <w:rStyle w:val="TextodoEspaoReservado"/>
              <w:sz w:val="28"/>
              <w:szCs w:val="28"/>
            </w:rPr>
            <w:t>Escolher um item.</w:t>
          </w:r>
        </w:p>
      </w:docPartBody>
    </w:docPart>
    <w:docPart>
      <w:docPartPr>
        <w:name w:val="D299773260594DFB838BAFD35996AEEF"/>
        <w:category>
          <w:name w:val="Geral"/>
          <w:gallery w:val="placeholder"/>
        </w:category>
        <w:types>
          <w:type w:val="bbPlcHdr"/>
        </w:types>
        <w:behaviors>
          <w:behavior w:val="content"/>
        </w:behaviors>
        <w:guid w:val="{EFEE6B4F-FF6D-41FF-B751-ECEBF2968244}"/>
      </w:docPartPr>
      <w:docPartBody>
        <w:p w:rsidR="001E2AC0" w:rsidRDefault="00465A25" w:rsidP="00465A25">
          <w:pPr>
            <w:pStyle w:val="D299773260594DFB838BAFD35996AEEF1"/>
          </w:pPr>
          <w:r>
            <w:rPr>
              <w:rFonts w:cs="Arial"/>
            </w:rPr>
            <w:t>Escolher um item</w:t>
          </w:r>
        </w:p>
      </w:docPartBody>
    </w:docPart>
    <w:docPart>
      <w:docPartPr>
        <w:name w:val="7AA328237CE04ECF8850841618042D0C"/>
        <w:category>
          <w:name w:val="Geral"/>
          <w:gallery w:val="placeholder"/>
        </w:category>
        <w:types>
          <w:type w:val="bbPlcHdr"/>
        </w:types>
        <w:behaviors>
          <w:behavior w:val="content"/>
        </w:behaviors>
        <w:guid w:val="{92FF1C29-185C-4C34-B1DE-88E8F079CF7E}"/>
      </w:docPartPr>
      <w:docPartBody>
        <w:p w:rsidR="001E2AC0" w:rsidRDefault="00465A25" w:rsidP="00465A25">
          <w:pPr>
            <w:pStyle w:val="7AA328237CE04ECF8850841618042D0C1"/>
          </w:pPr>
          <w:r>
            <w:rPr>
              <w:rFonts w:cs="Arial"/>
            </w:rPr>
            <w:t>Escolher um item</w:t>
          </w:r>
        </w:p>
      </w:docPartBody>
    </w:docPart>
    <w:docPart>
      <w:docPartPr>
        <w:name w:val="3F5E59EBA2DA498C88663557631978CC"/>
        <w:category>
          <w:name w:val="Geral"/>
          <w:gallery w:val="placeholder"/>
        </w:category>
        <w:types>
          <w:type w:val="bbPlcHdr"/>
        </w:types>
        <w:behaviors>
          <w:behavior w:val="content"/>
        </w:behaviors>
        <w:guid w:val="{7DC05F54-09A5-4E2D-9719-58D2A997B2F3}"/>
      </w:docPartPr>
      <w:docPartBody>
        <w:p w:rsidR="007425D5" w:rsidRDefault="007E53D9" w:rsidP="007E53D9">
          <w:pPr>
            <w:pStyle w:val="3F5E59EBA2DA498C88663557631978CC"/>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015EBA"/>
    <w:rsid w:val="00033421"/>
    <w:rsid w:val="00046837"/>
    <w:rsid w:val="0012395D"/>
    <w:rsid w:val="00176AE0"/>
    <w:rsid w:val="001E2AC0"/>
    <w:rsid w:val="00211D80"/>
    <w:rsid w:val="00277029"/>
    <w:rsid w:val="002F13AB"/>
    <w:rsid w:val="003169B4"/>
    <w:rsid w:val="00354CBB"/>
    <w:rsid w:val="003B38E0"/>
    <w:rsid w:val="0040257D"/>
    <w:rsid w:val="004214D0"/>
    <w:rsid w:val="00465A25"/>
    <w:rsid w:val="004C591E"/>
    <w:rsid w:val="004F13B2"/>
    <w:rsid w:val="00617896"/>
    <w:rsid w:val="00621A1E"/>
    <w:rsid w:val="0062426E"/>
    <w:rsid w:val="00730800"/>
    <w:rsid w:val="007425D5"/>
    <w:rsid w:val="0077693D"/>
    <w:rsid w:val="007D5396"/>
    <w:rsid w:val="007E53D9"/>
    <w:rsid w:val="007E66CB"/>
    <w:rsid w:val="008C4978"/>
    <w:rsid w:val="00962A91"/>
    <w:rsid w:val="009A37F4"/>
    <w:rsid w:val="00B91D9B"/>
    <w:rsid w:val="00DF51C9"/>
    <w:rsid w:val="00E87B28"/>
    <w:rsid w:val="00FF50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65A25"/>
    <w:rPr>
      <w:color w:val="808080"/>
    </w:rPr>
  </w:style>
  <w:style w:type="paragraph" w:customStyle="1" w:styleId="D299773260594DFB838BAFD35996AEEF1">
    <w:name w:val="D299773260594DFB838BAFD35996AEEF1"/>
    <w:rsid w:val="00465A25"/>
    <w:rPr>
      <w:rFonts w:eastAsiaTheme="minorHAnsi"/>
      <w:lang w:eastAsia="en-US"/>
    </w:rPr>
  </w:style>
  <w:style w:type="paragraph" w:customStyle="1" w:styleId="7AA328237CE04ECF8850841618042D0C1">
    <w:name w:val="7AA328237CE04ECF8850841618042D0C1"/>
    <w:rsid w:val="00465A25"/>
    <w:rPr>
      <w:rFonts w:eastAsiaTheme="minorHAnsi"/>
      <w:lang w:eastAsia="en-US"/>
    </w:rPr>
  </w:style>
  <w:style w:type="paragraph" w:customStyle="1" w:styleId="3FA3A92DAD524C3DB57C04BE729E38DD2">
    <w:name w:val="3FA3A92DAD524C3DB57C04BE729E38DD2"/>
    <w:rsid w:val="00465A25"/>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paragraph" w:customStyle="1" w:styleId="A3B9A70FAF5543A087E733AB63B30A08">
    <w:name w:val="A3B9A70FAF5543A087E733AB63B30A08"/>
    <w:rsid w:val="00730800"/>
  </w:style>
  <w:style w:type="paragraph" w:customStyle="1" w:styleId="3F5E59EBA2DA498C88663557631978CC">
    <w:name w:val="3F5E59EBA2DA498C88663557631978CC"/>
    <w:rsid w:val="007E53D9"/>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a1502e98-a051-4393-a021-de8709fd5db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D8446F430C8754BA55C94BD5B7A1A3F" ma:contentTypeVersion="10" ma:contentTypeDescription="Crie um novo documento." ma:contentTypeScope="" ma:versionID="2465e9b32c168538d9207cbcc35d84bb">
  <xsd:schema xmlns:xsd="http://www.w3.org/2001/XMLSchema" xmlns:xs="http://www.w3.org/2001/XMLSchema" xmlns:p="http://schemas.microsoft.com/office/2006/metadata/properties" xmlns:ns2="a1502e98-a051-4393-a021-de8709fd5dbd" xmlns:ns3="2aabb5b7-11a6-4edb-b82f-e91ec49f15ec" targetNamespace="http://schemas.microsoft.com/office/2006/metadata/properties" ma:root="true" ma:fieldsID="9b77972753d451347333962a9f4b269c" ns2:_="" ns3:_="">
    <xsd:import namespace="a1502e98-a051-4393-a021-de8709fd5dbd"/>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SearchProperties" minOccurs="0"/>
                <xsd:element ref="ns2:MediaServiceObjectDetectorVersion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502e98-a051-4393-a021-de8709fd5d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_Flow_SignoffStatus" ma:index="17" nillable="true" ma:displayName="Status de liberação" ma:internalName="Status_x0020_de_x0020_libera_x00e7__x00e3_o">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a1502e98-a051-4393-a021-de8709fd5dbd"/>
  </ds:schemaRefs>
</ds:datastoreItem>
</file>

<file path=customXml/itemProps2.xml><?xml version="1.0" encoding="utf-8"?>
<ds:datastoreItem xmlns:ds="http://schemas.openxmlformats.org/officeDocument/2006/customXml" ds:itemID="{1C153885-07E9-4055-8030-67E38D2359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502e98-a051-4393-a021-de8709fd5dbd"/>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698B7F2-438F-4346-AAA8-B30D71006AE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39</Pages>
  <Words>9744</Words>
  <Characters>52619</Characters>
  <Application>Microsoft Office Word</Application>
  <DocSecurity>0</DocSecurity>
  <Lines>438</Lines>
  <Paragraphs>124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62239</CharactersWithSpaces>
  <SharedDoc>false</SharedDoc>
  <HLinks>
    <vt:vector size="6" baseType="variant">
      <vt:variant>
        <vt:i4>3932225</vt:i4>
      </vt:variant>
      <vt:variant>
        <vt:i4>0</vt:i4>
      </vt:variant>
      <vt:variant>
        <vt:i4>0</vt:i4>
      </vt:variant>
      <vt:variant>
        <vt:i4>5</vt:i4>
      </vt:variant>
      <vt:variant>
        <vt:lpwstr>mailto:t321700@tjdft.jus.br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BARÃO</dc:creator>
  <cp:keywords/>
  <dc:description/>
  <cp:lastModifiedBy>Marcia Vilela Alves - GDACA</cp:lastModifiedBy>
  <cp:revision>7</cp:revision>
  <dcterms:created xsi:type="dcterms:W3CDTF">2026-08-27T20:49:00Z</dcterms:created>
  <dcterms:modified xsi:type="dcterms:W3CDTF">2026-08-28T16:14:00Z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0x0101007D8446F430C8754BA55C94BD5B7A1A3F</vt:lpwstr>
  </property>
  <property fmtid="{D5CDD505-2E9C-101B-9397-08002B2CF9AE}" pid="3" name="MediaServiceImageTags">
    <vt:lpwstr/>
  </property>
  <property fmtid="{D5CDD505-2E9C-101B-9397-08002B2CF9AE}" pid="4" name="docLang">
    <vt:lpwstr>pt</vt:lpwstr>
  </property>
</Properties>
</file>