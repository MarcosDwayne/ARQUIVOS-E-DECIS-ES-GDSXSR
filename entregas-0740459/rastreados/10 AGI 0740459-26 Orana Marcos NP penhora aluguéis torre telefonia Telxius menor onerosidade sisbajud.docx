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22"/>
        <w:gridCol w:w="5682"/>
      </w:tblGrid>
      <w:tr w:rsidR="00C91C66" w14:paraId="1C507ACA" w14:textId="77777777">
        <w:tc>
          <w:tcPr>
            <w:tcW w:w="2822" w:type="dxa"/>
            <w:tcBorders>
              <w:top w:val="none" w:sz="0" w:space="0" w:color="FFFFFF"/>
              <w:left w:val="none" w:sz="0" w:space="0" w:color="FFFFFF"/>
              <w:bottom w:val="none" w:sz="0" w:space="0" w:color="FFFFFF"/>
              <w:right w:val="none" w:sz="0" w:space="0" w:color="FFFFFF"/>
            </w:tcBorders>
          </w:tcPr>
          <w:p w14:paraId="23CA7C75" w14:textId="24564D59" w:rsidR="00C91C66" w:rsidRDefault="00A44C0A">
            <w:r>
              <w:t>p</w:t>
            </w:r>
            <w:r>
              <w:rPr>
                <w:noProof/>
              </w:rPr>
              <w:drawing>
                <wp:inline distT="0" distB="0" distL="0" distR="0" wp14:anchorId="019BECEA" wp14:editId="55DC6CA0">
                  <wp:extent cx="1647825" cy="504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47825" cy="504825"/>
                          </a:xfrm>
                          <a:prstGeom prst="rect">
                            <a:avLst/>
                          </a:prstGeom>
                        </pic:spPr>
                      </pic:pic>
                    </a:graphicData>
                  </a:graphic>
                </wp:inline>
              </w:drawing>
            </w:r>
          </w:p>
        </w:tc>
        <w:tc>
          <w:tcPr>
            <w:tcW w:w="5682" w:type="dxa"/>
            <w:tcBorders>
              <w:top w:val="none" w:sz="0" w:space="0" w:color="FFFFFF"/>
              <w:left w:val="none" w:sz="0" w:space="0" w:color="FFFFFF"/>
              <w:bottom w:val="none" w:sz="0" w:space="0" w:color="FFFFFF"/>
              <w:right w:val="none" w:sz="0" w:space="0" w:color="FFFFFF"/>
            </w:tcBorders>
          </w:tcPr>
          <w:p w14:paraId="2A15650E" w14:textId="77777777" w:rsidR="00C91C66" w:rsidRDefault="005E1CC2">
            <w:r>
              <w:rPr>
                <w:rFonts w:ascii="Calibri" w:eastAsia="Calibri" w:hAnsi="Calibri" w:cs="Calibri"/>
                <w:b/>
                <w:bCs/>
              </w:rPr>
              <w:t>Poder Judiciário da União</w:t>
            </w:r>
          </w:p>
          <w:p w14:paraId="11D287AE" w14:textId="77777777" w:rsidR="00C91C66" w:rsidRDefault="005E1CC2">
            <w:r>
              <w:rPr>
                <w:rFonts w:ascii="Calibri" w:eastAsia="Calibri" w:hAnsi="Calibri" w:cs="Calibri"/>
              </w:rPr>
              <w:t>Tribunal de Justiça do Distrito Federal e dos Territórios</w:t>
            </w:r>
          </w:p>
          <w:p w14:paraId="54ABDD86" w14:textId="77777777" w:rsidR="00C91C66" w:rsidRDefault="005E1CC2">
            <w:r>
              <w:rPr>
                <w:rFonts w:ascii="Calibri" w:eastAsia="Calibri" w:hAnsi="Calibri" w:cs="Calibri"/>
              </w:rPr>
              <w:t>GDSXSR</w:t>
            </w:r>
          </w:p>
          <w:p w14:paraId="605E4A2D" w14:textId="77777777" w:rsidR="00C91C66" w:rsidRDefault="005E1CC2">
            <w:r>
              <w:rPr>
                <w:rFonts w:ascii="Calibri" w:eastAsia="Calibri" w:hAnsi="Calibri" w:cs="Calibri"/>
              </w:rPr>
              <w:t>GABINETE DO DESEMBARGADOR SÉRGIO ROCHA</w:t>
            </w:r>
          </w:p>
        </w:tc>
      </w:tr>
    </w:tbl>
    <w:p w14:paraId="56835413" w14:textId="77777777" w:rsidR="00C91C66" w:rsidRDefault="00C91C66">
      <w:pPr>
        <w:spacing w:line="360" w:lineRule="auto"/>
      </w:pPr>
    </w:p>
    <w:tbl>
      <w:tblPr>
        <w:tblW w:w="873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85"/>
        <w:gridCol w:w="454"/>
        <w:gridCol w:w="4594"/>
      </w:tblGrid>
      <w:tr w:rsidR="00C91C66" w14:paraId="2D6A6AB2" w14:textId="77777777">
        <w:tc>
          <w:tcPr>
            <w:tcW w:w="3685" w:type="dxa"/>
            <w:tcBorders>
              <w:top w:val="none" w:sz="0" w:space="0" w:color="FFFFFF"/>
              <w:left w:val="none" w:sz="0" w:space="0" w:color="FFFFFF"/>
              <w:bottom w:val="none" w:sz="0" w:space="0" w:color="FFFFFF"/>
              <w:right w:val="none" w:sz="0" w:space="0" w:color="FFFFFF"/>
            </w:tcBorders>
          </w:tcPr>
          <w:p w14:paraId="073D3BB1" w14:textId="77777777" w:rsidR="00C91C66" w:rsidRDefault="005E1CC2">
            <w:r>
              <w:rPr>
                <w:rFonts w:ascii="Arial" w:eastAsia="Arial" w:hAnsi="Arial" w:cs="Arial"/>
                <w:sz w:val="28"/>
                <w:szCs w:val="28"/>
              </w:rPr>
              <w:t>Órgão</w:t>
            </w:r>
          </w:p>
        </w:tc>
        <w:tc>
          <w:tcPr>
            <w:tcW w:w="454" w:type="dxa"/>
            <w:tcBorders>
              <w:top w:val="none" w:sz="0" w:space="0" w:color="FFFFFF"/>
              <w:left w:val="none" w:sz="0" w:space="0" w:color="FFFFFF"/>
              <w:bottom w:val="none" w:sz="0" w:space="0" w:color="FFFFFF"/>
              <w:right w:val="none" w:sz="0" w:space="0" w:color="FFFFFF"/>
            </w:tcBorders>
          </w:tcPr>
          <w:p w14:paraId="5327A029"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46DB2B0C" w14:textId="77777777" w:rsidR="00C91C66" w:rsidRDefault="005E1CC2">
            <w:pPr>
              <w:rPr>
                <w:rFonts w:ascii="Arial" w:eastAsia="Arial" w:hAnsi="Arial" w:cs="Arial"/>
                <w:sz w:val="28"/>
                <w:szCs w:val="28"/>
              </w:rPr>
            </w:pPr>
            <w:r>
              <w:rPr>
                <w:rFonts w:ascii="Arial" w:eastAsia="Arial" w:hAnsi="Arial" w:cs="Arial"/>
                <w:sz w:val="28"/>
                <w:szCs w:val="28"/>
              </w:rPr>
              <w:t>4ª Turma Cível</w:t>
            </w:r>
          </w:p>
          <w:p w14:paraId="32381AD7" w14:textId="77777777" w:rsidR="003625C0" w:rsidRDefault="003625C0"/>
        </w:tc>
      </w:tr>
      <w:tr w:rsidR="00C91C66" w14:paraId="7CE4E1EA" w14:textId="77777777">
        <w:tc>
          <w:tcPr>
            <w:tcW w:w="3685" w:type="dxa"/>
            <w:tcBorders>
              <w:top w:val="none" w:sz="0" w:space="0" w:color="FFFFFF"/>
              <w:left w:val="none" w:sz="0" w:space="0" w:color="FFFFFF"/>
              <w:bottom w:val="none" w:sz="0" w:space="0" w:color="FFFFFF"/>
              <w:right w:val="none" w:sz="0" w:space="0" w:color="FFFFFF"/>
            </w:tcBorders>
          </w:tcPr>
          <w:p w14:paraId="668BF82B" w14:textId="77777777" w:rsidR="00C91C66" w:rsidRDefault="005E1CC2">
            <w:r>
              <w:rPr>
                <w:rFonts w:ascii="Arial" w:eastAsia="Arial" w:hAnsi="Arial" w:cs="Arial"/>
                <w:sz w:val="28"/>
                <w:szCs w:val="28"/>
              </w:rPr>
              <w:t>Classe</w:t>
            </w:r>
          </w:p>
        </w:tc>
        <w:tc>
          <w:tcPr>
            <w:tcW w:w="454" w:type="dxa"/>
            <w:tcBorders>
              <w:top w:val="none" w:sz="0" w:space="0" w:color="FFFFFF"/>
              <w:left w:val="none" w:sz="0" w:space="0" w:color="FFFFFF"/>
              <w:bottom w:val="none" w:sz="0" w:space="0" w:color="FFFFFF"/>
              <w:right w:val="none" w:sz="0" w:space="0" w:color="FFFFFF"/>
            </w:tcBorders>
          </w:tcPr>
          <w:p w14:paraId="22BC6ABB"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232ED812" w14:textId="77777777" w:rsidR="00C91C66" w:rsidRDefault="005E1CC2">
            <w:pPr>
              <w:rPr>
                <w:rFonts w:ascii="Arial" w:eastAsia="Arial" w:hAnsi="Arial" w:cs="Arial"/>
                <w:sz w:val="28"/>
                <w:szCs w:val="28"/>
              </w:rPr>
            </w:pPr>
            <w:r>
              <w:rPr>
                <w:rFonts w:ascii="Arial" w:eastAsia="Arial" w:hAnsi="Arial" w:cs="Arial"/>
                <w:sz w:val="28"/>
                <w:szCs w:val="28"/>
              </w:rPr>
              <w:t>Agravo de Instrumento</w:t>
            </w:r>
          </w:p>
          <w:p w14:paraId="31574AFF" w14:textId="77777777" w:rsidR="003625C0" w:rsidRDefault="003625C0"/>
        </w:tc>
      </w:tr>
      <w:tr w:rsidR="00C91C66" w14:paraId="667CB783" w14:textId="77777777">
        <w:tc>
          <w:tcPr>
            <w:tcW w:w="3685" w:type="dxa"/>
            <w:tcBorders>
              <w:top w:val="none" w:sz="0" w:space="0" w:color="FFFFFF"/>
              <w:left w:val="none" w:sz="0" w:space="0" w:color="FFFFFF"/>
              <w:bottom w:val="none" w:sz="0" w:space="0" w:color="FFFFFF"/>
              <w:right w:val="none" w:sz="0" w:space="0" w:color="FFFFFF"/>
            </w:tcBorders>
          </w:tcPr>
          <w:p w14:paraId="73BBC092" w14:textId="77777777" w:rsidR="00C91C66" w:rsidRDefault="005E1CC2">
            <w:r>
              <w:rPr>
                <w:rFonts w:ascii="Arial" w:eastAsia="Arial" w:hAnsi="Arial" w:cs="Arial"/>
                <w:sz w:val="28"/>
                <w:szCs w:val="28"/>
              </w:rPr>
              <w:t>Processo nº</w:t>
            </w:r>
          </w:p>
        </w:tc>
        <w:tc>
          <w:tcPr>
            <w:tcW w:w="454" w:type="dxa"/>
            <w:tcBorders>
              <w:top w:val="none" w:sz="0" w:space="0" w:color="FFFFFF"/>
              <w:left w:val="none" w:sz="0" w:space="0" w:color="FFFFFF"/>
              <w:bottom w:val="none" w:sz="0" w:space="0" w:color="FFFFFF"/>
              <w:right w:val="none" w:sz="0" w:space="0" w:color="FFFFFF"/>
            </w:tcBorders>
          </w:tcPr>
          <w:p w14:paraId="04D796E8"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18731553" w14:textId="77777777" w:rsidR="00C91C66" w:rsidRDefault="005E1CC2">
            <w:pPr>
              <w:rPr>
                <w:rFonts w:ascii="Arial" w:eastAsia="Arial" w:hAnsi="Arial" w:cs="Arial"/>
                <w:sz w:val="28"/>
                <w:szCs w:val="28"/>
              </w:rPr>
            </w:pPr>
            <w:commentRangeStart w:id="0"/>
            <w:r>
              <w:rPr>
                <w:rFonts w:ascii="Arial" w:eastAsia="Arial" w:hAnsi="Arial" w:cs="Arial"/>
                <w:sz w:val="28"/>
                <w:szCs w:val="28"/>
              </w:rPr>
              <w:t>0740459-26.2026.8.07.0000</w:t>
            </w:r>
            <w:commentRangeEnd w:id="0"/>
            <w:r>
              <w:rPr>
                <w:rStyle w:val="Refdecomentrio"/>
                <w:rFonts w:ascii="Arial" w:eastAsia="Arial" w:hAnsi="Arial" w:cs="Arial"/>
                <w:sz w:val="28"/>
                <w:szCs w:val="28"/>
              </w:rPr>
              <w:commentReference w:id="0"/>
            </w:r>
          </w:p>
          <w:p w14:paraId="5DC4EB1E" w14:textId="77777777" w:rsidR="003625C0" w:rsidRDefault="003625C0"/>
        </w:tc>
      </w:tr>
      <w:tr w:rsidR="00C91C66" w14:paraId="7450D4E4" w14:textId="77777777">
        <w:tc>
          <w:tcPr>
            <w:tcW w:w="3685" w:type="dxa"/>
            <w:tcBorders>
              <w:top w:val="none" w:sz="0" w:space="0" w:color="FFFFFF"/>
              <w:left w:val="none" w:sz="0" w:space="0" w:color="FFFFFF"/>
              <w:bottom w:val="none" w:sz="0" w:space="0" w:color="FFFFFF"/>
              <w:right w:val="none" w:sz="0" w:space="0" w:color="FFFFFF"/>
            </w:tcBorders>
          </w:tcPr>
          <w:p w14:paraId="5998FFB8" w14:textId="77777777" w:rsidR="00C91C66" w:rsidRDefault="005E1CC2">
            <w:r>
              <w:rPr>
                <w:rFonts w:ascii="Arial" w:eastAsia="Arial" w:hAnsi="Arial" w:cs="Arial"/>
                <w:sz w:val="28"/>
                <w:szCs w:val="28"/>
              </w:rPr>
              <w:t>Agravante(s)</w:t>
            </w:r>
          </w:p>
        </w:tc>
        <w:tc>
          <w:tcPr>
            <w:tcW w:w="454" w:type="dxa"/>
            <w:tcBorders>
              <w:top w:val="none" w:sz="0" w:space="0" w:color="FFFFFF"/>
              <w:left w:val="none" w:sz="0" w:space="0" w:color="FFFFFF"/>
              <w:bottom w:val="none" w:sz="0" w:space="0" w:color="FFFFFF"/>
              <w:right w:val="none" w:sz="0" w:space="0" w:color="FFFFFF"/>
            </w:tcBorders>
          </w:tcPr>
          <w:p w14:paraId="5D971B98"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01B70D47" w14:textId="77777777" w:rsidR="00C91C66" w:rsidRDefault="005E1CC2">
            <w:pPr>
              <w:rPr>
                <w:rFonts w:ascii="Arial" w:eastAsia="Arial" w:hAnsi="Arial" w:cs="Arial"/>
                <w:sz w:val="28"/>
                <w:szCs w:val="28"/>
              </w:rPr>
            </w:pPr>
            <w:r>
              <w:rPr>
                <w:rFonts w:ascii="Arial" w:eastAsia="Arial" w:hAnsi="Arial" w:cs="Arial"/>
                <w:sz w:val="28"/>
                <w:szCs w:val="28"/>
              </w:rPr>
              <w:t>CLUBE DO CONGRESSO</w:t>
            </w:r>
          </w:p>
          <w:p w14:paraId="090A89B0" w14:textId="77777777" w:rsidR="003625C0" w:rsidRDefault="003625C0"/>
        </w:tc>
      </w:tr>
      <w:tr w:rsidR="00C91C66" w14:paraId="066682CA" w14:textId="77777777">
        <w:tc>
          <w:tcPr>
            <w:tcW w:w="3685" w:type="dxa"/>
            <w:tcBorders>
              <w:top w:val="none" w:sz="0" w:space="0" w:color="FFFFFF"/>
              <w:left w:val="none" w:sz="0" w:space="0" w:color="FFFFFF"/>
              <w:bottom w:val="none" w:sz="0" w:space="0" w:color="FFFFFF"/>
              <w:right w:val="none" w:sz="0" w:space="0" w:color="FFFFFF"/>
            </w:tcBorders>
          </w:tcPr>
          <w:p w14:paraId="5C041242" w14:textId="77777777" w:rsidR="00C91C66" w:rsidRDefault="005E1CC2">
            <w:r>
              <w:rPr>
                <w:rFonts w:ascii="Arial" w:eastAsia="Arial" w:hAnsi="Arial" w:cs="Arial"/>
                <w:sz w:val="28"/>
                <w:szCs w:val="28"/>
              </w:rPr>
              <w:t>Agravado(a)(s)</w:t>
            </w:r>
          </w:p>
        </w:tc>
        <w:tc>
          <w:tcPr>
            <w:tcW w:w="454" w:type="dxa"/>
            <w:tcBorders>
              <w:top w:val="none" w:sz="0" w:space="0" w:color="FFFFFF"/>
              <w:left w:val="none" w:sz="0" w:space="0" w:color="FFFFFF"/>
              <w:bottom w:val="none" w:sz="0" w:space="0" w:color="FFFFFF"/>
              <w:right w:val="none" w:sz="0" w:space="0" w:color="FFFFFF"/>
            </w:tcBorders>
          </w:tcPr>
          <w:p w14:paraId="233D4951"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19359F99" w14:textId="77777777" w:rsidR="00C91C66" w:rsidRDefault="005E1CC2">
            <w:pPr>
              <w:rPr>
                <w:rFonts w:ascii="Arial" w:eastAsia="Arial" w:hAnsi="Arial" w:cs="Arial"/>
                <w:sz w:val="28"/>
                <w:szCs w:val="28"/>
              </w:rPr>
            </w:pPr>
            <w:r>
              <w:rPr>
                <w:rFonts w:ascii="Arial" w:eastAsia="Arial" w:hAnsi="Arial" w:cs="Arial"/>
                <w:sz w:val="28"/>
                <w:szCs w:val="28"/>
              </w:rPr>
              <w:t>MARINA DO CONGRESSO LTDA - ME</w:t>
            </w:r>
          </w:p>
          <w:p w14:paraId="01326C04" w14:textId="77777777" w:rsidR="003625C0" w:rsidRDefault="003625C0"/>
        </w:tc>
      </w:tr>
      <w:tr w:rsidR="00C91C66" w14:paraId="78B06C5D" w14:textId="77777777">
        <w:tc>
          <w:tcPr>
            <w:tcW w:w="3685" w:type="dxa"/>
            <w:tcBorders>
              <w:top w:val="none" w:sz="0" w:space="0" w:color="FFFFFF"/>
              <w:left w:val="none" w:sz="0" w:space="0" w:color="FFFFFF"/>
              <w:bottom w:val="none" w:sz="0" w:space="0" w:color="FFFFFF"/>
              <w:right w:val="none" w:sz="0" w:space="0" w:color="FFFFFF"/>
            </w:tcBorders>
          </w:tcPr>
          <w:p w14:paraId="25B42EBE" w14:textId="77777777" w:rsidR="00C91C66" w:rsidRDefault="005E1CC2">
            <w:r>
              <w:rPr>
                <w:rFonts w:ascii="Arial" w:eastAsia="Arial" w:hAnsi="Arial" w:cs="Arial"/>
                <w:sz w:val="28"/>
                <w:szCs w:val="28"/>
              </w:rPr>
              <w:t>Relator(a)</w:t>
            </w:r>
          </w:p>
        </w:tc>
        <w:tc>
          <w:tcPr>
            <w:tcW w:w="454" w:type="dxa"/>
            <w:tcBorders>
              <w:top w:val="none" w:sz="0" w:space="0" w:color="FFFFFF"/>
              <w:left w:val="none" w:sz="0" w:space="0" w:color="FFFFFF"/>
              <w:bottom w:val="none" w:sz="0" w:space="0" w:color="FFFFFF"/>
              <w:right w:val="none" w:sz="0" w:space="0" w:color="FFFFFF"/>
            </w:tcBorders>
          </w:tcPr>
          <w:p w14:paraId="0C71E635" w14:textId="77777777" w:rsidR="00C91C66" w:rsidRDefault="005E1CC2">
            <w:r>
              <w:rPr>
                <w:rFonts w:ascii="Arial" w:eastAsia="Arial" w:hAnsi="Arial" w:cs="Arial"/>
                <w:sz w:val="28"/>
                <w:szCs w:val="28"/>
              </w:rPr>
              <w:t>:</w:t>
            </w:r>
          </w:p>
        </w:tc>
        <w:tc>
          <w:tcPr>
            <w:tcW w:w="4594" w:type="dxa"/>
            <w:tcBorders>
              <w:top w:val="none" w:sz="0" w:space="0" w:color="FFFFFF"/>
              <w:left w:val="none" w:sz="0" w:space="0" w:color="FFFFFF"/>
              <w:bottom w:val="none" w:sz="0" w:space="0" w:color="FFFFFF"/>
              <w:right w:val="none" w:sz="0" w:space="0" w:color="FFFFFF"/>
            </w:tcBorders>
          </w:tcPr>
          <w:p w14:paraId="089935C5" w14:textId="77777777" w:rsidR="00C91C66" w:rsidRDefault="005E1CC2">
            <w:r>
              <w:rPr>
                <w:rFonts w:ascii="Arial" w:eastAsia="Arial" w:hAnsi="Arial" w:cs="Arial"/>
                <w:b/>
                <w:bCs/>
                <w:sz w:val="28"/>
                <w:szCs w:val="28"/>
              </w:rPr>
              <w:t>Des. Sérgio Rocha</w:t>
            </w:r>
          </w:p>
        </w:tc>
      </w:tr>
    </w:tbl>
    <w:p w14:paraId="233A3146" w14:textId="77777777" w:rsidR="00C91C66" w:rsidRDefault="00C91C66">
      <w:pPr>
        <w:spacing w:line="360" w:lineRule="auto"/>
      </w:pPr>
    </w:p>
    <w:p w14:paraId="7BA05D28" w14:textId="77777777" w:rsidR="00335343" w:rsidRDefault="00335343">
      <w:pPr>
        <w:spacing w:line="360" w:lineRule="auto"/>
        <w:jc w:val="both"/>
        <w:rPr>
          <w:rFonts w:ascii="Arial" w:hAnsi="Arial" w:cs="Arial"/>
          <w:sz w:val="28"/>
          <w:szCs w:val="28"/>
        </w:rPr>
      </w:pPr>
    </w:p>
    <w:p w14:paraId="5222BFDE" w14:textId="77777777" w:rsidR="00335343" w:rsidRDefault="009B5EBE">
      <w:pPr>
        <w:spacing w:line="360" w:lineRule="auto"/>
        <w:jc w:val="left"/>
        <w:rPr>
          <w:rFonts w:ascii="Arial" w:hAnsi="Arial" w:cs="Arial"/>
          <w:sz w:val="28"/>
          <w:szCs w:val="28"/>
        </w:rPr>
        <w:pPrChange w:id="1002" w:author="Assessor GDSXSR" w:date="2026-10-31T18:16:12Z">
          <w:pPr>
            <w:spacing w:line="360" w:lineRule="auto"/>
            <w:jc w:val="center"/>
          </w:pPr>
        </w:pPrChange>
      </w:pPr>
      <w:commentRangeStart w:id="2"/>
      <w:commentRangeStart w:id="9"/>
      <w:r>
        <w:rPr>
          <w:rFonts w:ascii="Arial" w:eastAsia="Arial" w:hAnsi="Arial" w:cs="Arial"/>
          <w:b/>
          <w:bCs/>
          <w:color w:val="595959"/>
          <w:sz w:val="28"/>
          <w:szCs w:val="28"/>
        </w:rPr>
        <w:t>EMENTA</w:t>
      </w:r>
      <w:commentRangeEnd w:id="2"/>
      <w:r>
        <w:rPr>
          <w:rStyle w:val="CommentReference"/>
        </w:rPr>
        <w:commentReference w:id="2"/>
      </w:r>
      <w:commentRangeEnd w:id="9"/>
      <w:r>
        <w:rPr>
          <w:rStyle w:val="CommentReference"/>
        </w:rPr>
        <w:commentReference w:id="9"/>
      </w:r>
    </w:p>
    <w:p w14:paraId="1A2776B3"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AGRAVO DE INSTRUMENTO. DIREITO PROCESSUAL CIVIL. CUMPRIMENTO DE SENTENÇA. PENHORA DE CRÉDITO. ALUGUÉIS DEVIDOS AO EXECUTADO. FRUTOS E RENDIMENTOS DE IMÓVEL. PRECLUSÃO. MENOR ONEROSIDADE. PENHORA DE FATURAMENTO. DISTINÇÃO. RECURSO NÃO PROVIDO.</w:t>
      </w:r>
    </w:p>
    <w:p w14:paraId="77017CB4"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 Caso em exame</w:t>
      </w:r>
    </w:p>
    <w:p w14:paraId="0F19F0C4" w14:textId="77777777" w:rsidR="00335343" w:rsidRDefault="009B5EBE">
      <w:pPr>
        <w:spacing w:line="360" w:lineRule="auto"/>
        <w:jc w:val="both"/>
        <w:rPr>
          <w:rFonts w:ascii="Arial" w:hAnsi="Arial" w:cs="Arial"/>
          <w:sz w:val="28"/>
          <w:szCs w:val="28"/>
        </w:rPr>
      </w:pPr>
      <w:commentRangeStart w:id="3"/>
      <w:r>
        <w:rPr>
          <w:rFonts w:ascii="Arial" w:eastAsia="Arial" w:hAnsi="Arial" w:cs="Arial"/>
          <w:color w:val="595959"/>
          <w:sz w:val="28"/>
          <w:szCs w:val="28"/>
        </w:rPr>
        <w:t xml:space="preserve">1. Cumprimento de sentença proposto por MARINA DO CONGRESSO LTDA - ME contra CLUBE DO CONGRESSO para cobrança de indenização por benfeitorias erigidas em terreno do executado</w:t>
      </w:r>
      <w:ins w:id="1003" w:author="Assessor GDSXSR" w:date="2026-10-31T18:16:12Z">
        <w:r>
          <w:rPr>
            <w:rFonts w:ascii="Arial" w:eastAsia="Arial" w:hAnsi="Arial" w:cs="Arial"/>
            <w:color w:val="808080"/>
            <w:sz w:val="28"/>
            <w:szCs w:val="28"/>
          </w:rPr>
          <w:t xml:space="preserve"> (R$ 1</w:t>
        </w:r>
      </w:ins>
      <w:r>
        <w:rPr>
          <w:rFonts w:ascii="Arial" w:eastAsia="Arial" w:hAnsi="Arial" w:cs="Arial"/>
          <w:color w:val="595959"/>
          <w:sz w:val="28"/>
          <w:szCs w:val="28"/>
        </w:rPr>
        <w:t xml:space="preserve">.</w:t>
      </w:r>
      <w:commentRangeEnd w:id="3"/>
      <w:r>
        <w:rPr>
          <w:rStyle w:val="CommentReference"/>
        </w:rPr>
        <w:commentReference w:id="3"/>
      </w:r>
      <w:ins w:id="1004" w:author="Assessor GDSXSR" w:date="2026-10-31T18:16:12Z">
        <w:r>
          <w:rPr>
            <w:rFonts w:ascii="Arial" w:eastAsia="Arial" w:hAnsi="Arial" w:cs="Arial"/>
            <w:color w:val="808080"/>
            <w:sz w:val="28"/>
            <w:szCs w:val="28"/>
          </w:rPr>
          <w:t xml:space="preserve">634.471,99).</w:t>
        </w:r>
      </w:ins>
    </w:p>
    <w:p w14:paraId="71364DE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2. A decisão agravada deferiu a penhora das receitas dos contratos de locação de espaço para instalação de torres de telefonia firmados com o executado, até o limite do débito, determinou a intimação da locatária TELXIUS TORRES BRASIL LTDA para depositar em juízo </w:t>
      </w:r>
      <w:r>
        <w:rPr>
          <w:rFonts w:ascii="Arial" w:eastAsia="Arial" w:hAnsi="Arial" w:cs="Arial"/>
          <w:color w:val="595959"/>
          <w:sz w:val="28"/>
          <w:szCs w:val="28"/>
        </w:rPr>
        <w:lastRenderedPageBreak/>
        <w:t>os aluguéis devidos ao executado e ordenou nova pesquisa Sisbajud reiterada por 30 dias.</w:t>
      </w:r>
    </w:p>
    <w:p w14:paraId="4B580B7C"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3. O executado agrava requerendo o afastamento da penhora integral dos aluguéis ou, subsidiariamente, sua limitação a 30% do valor mensal, ao sustentar que a execução já produziu resultados expressivos, que a retenção integral se soma a outras constrições sobre suas receitas e que a medida compromete a continuidade de suas atividades.</w:t>
      </w:r>
    </w:p>
    <w:p w14:paraId="0BBD6918"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4. A exequente suscitou, em contrarrazões, as preliminares de preclusão quanto à penhora das receitas de locação para torres de telefonia e de não conhecimento quanto à nova pesquisa Sisbajud.</w:t>
      </w:r>
    </w:p>
    <w:p w14:paraId="7C757769"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II. Questão em discussão</w:t>
      </w:r>
    </w:p>
    <w:p w14:paraId="4172F21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5. Há duas questões em discussão: (i) saber se a decisão que determina a constrição de crédito devido ao executado por terceiro específico, a partir de ordem genérica anterior, é recorrível por agravo de instrumento; e (ii) saber se a penhora integral de aluguéis devidos a pessoa jurídica executada, até o limite do débito, deve ser limitada a percentual, à falta de prova do comprometimento de suas atividades.</w:t>
      </w:r>
    </w:p>
    <w:p w14:paraId="71BEAC21"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III. Razões de decidir</w:t>
      </w:r>
    </w:p>
    <w:p w14:paraId="3ADE6247"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6. A decisão que determina, pela primeira vez, a constrição do crédito de aluguel devido ao executado por terceiro específico tem conteúdo decisório próprio e é recorrível por agravo de instrumento (CPC </w:t>
      </w:r>
      <w:del w:id="1005" w:author="Assessor GDSXSR" w:date="2026-10-31T18:16:12Z">
        <w:r>
          <w:rPr>
            <w:rFonts w:ascii="Arial" w:eastAsia="Arial" w:hAnsi="Arial" w:cs="Arial"/>
            <w:color w:val="595959"/>
            <w:sz w:val="28"/>
            <w:szCs w:val="28"/>
          </w:rPr>
          <w:delText xml:space="preserve">1015</w:delText>
        </w:r>
      </w:del>
      <w:ins w:id="1006" w:author="Assessor GDSXSR" w:date="2026-10-31T18:16:12Z">
        <w:r>
          <w:rPr>
            <w:rFonts w:ascii="Arial" w:eastAsia="Arial" w:hAnsi="Arial" w:cs="Arial"/>
            <w:color w:val="808080"/>
            <w:sz w:val="28"/>
            <w:szCs w:val="28"/>
          </w:rPr>
          <w:t xml:space="preserve">1.015</w:t>
        </w:r>
      </w:ins>
      <w:r>
        <w:rPr>
          <w:rFonts w:ascii="Arial" w:eastAsia="Arial" w:hAnsi="Arial" w:cs="Arial"/>
          <w:color w:val="595959"/>
          <w:sz w:val="28"/>
          <w:szCs w:val="28"/>
        </w:rPr>
        <w:t xml:space="preserve"> parágrafo único). Não há preclusão. A nova pesquisa Sisbajud não integra os pedidos recursais e é examinada apenas como argumento da alegada onerosidade.</w:t>
      </w:r>
    </w:p>
    <w:p w14:paraId="006D140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 xml:space="preserve">7. A penhora de frutos e rendimentos de imóvel é autorizada pelo CPC 867. Os aluguéis devidos ao executado pela cessão de espaço </w:t>
      </w:r>
      <w:r>
        <w:rPr>
          <w:rFonts w:ascii="Arial" w:eastAsia="Arial" w:hAnsi="Arial" w:cs="Arial"/>
          <w:color w:val="595959"/>
          <w:sz w:val="28"/>
          <w:szCs w:val="28"/>
        </w:rPr>
        <w:lastRenderedPageBreak/>
        <w:t>para torre de telefonia não se confundem com o faturamento de sua atividade, e por isso não se aplica a exigência de percentual prevista no CPC 866 § 1º.</w:t>
      </w:r>
    </w:p>
    <w:p w14:paraId="73A679BA" w14:textId="77777777" w:rsidR="00335343" w:rsidRDefault="009B5EBE">
      <w:pPr>
        <w:spacing w:line="360" w:lineRule="auto"/>
        <w:jc w:val="both"/>
        <w:rPr>
          <w:rFonts w:ascii="Arial" w:hAnsi="Arial" w:cs="Arial"/>
          <w:sz w:val="28"/>
          <w:szCs w:val="28"/>
        </w:rPr>
      </w:pPr>
      <w:r>
        <w:rPr>
          <w:rFonts w:ascii="Arial" w:eastAsia="Arial" w:hAnsi="Arial" w:cs="Arial"/>
          <w:color w:val="595959"/>
          <w:sz w:val="28"/>
          <w:szCs w:val="28"/>
        </w:rPr>
        <w:t>8. Cabe ao executado que alega maior onerosidade indicar meios mais eficazes e menos onerosos (CPC 805 parágrafo único). Sem prova documental do comprometimento das atividades e sem indicação de meio alternativo, mantém-se a penhora dos aluguéis até o limite do débito, ressalvado ao executado o pedido de levantamento de eventual excesso ao Juízo da execução.</w:t>
      </w:r>
    </w:p>
    <w:p w14:paraId="5498DA51"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t>IV. Dispositivo</w:t>
      </w:r>
    </w:p>
    <w:p w14:paraId="06FC43A6" w14:textId="77777777" w:rsidR="00335343" w:rsidRDefault="009B5EBE">
      <w:pPr>
        <w:spacing w:line="360" w:lineRule="auto"/>
        <w:jc w:val="both"/>
        <w:rPr>
          <w:rFonts w:ascii="Arial" w:hAnsi="Arial" w:cs="Arial"/>
          <w:sz w:val="28"/>
          <w:szCs w:val="28"/>
        </w:rPr>
      </w:pPr>
      <w:commentRangeStart w:id="4"/>
      <w:r>
        <w:rPr>
          <w:rFonts w:ascii="Arial" w:eastAsia="Arial" w:hAnsi="Arial" w:cs="Arial"/>
          <w:color w:val="595959"/>
          <w:sz w:val="28"/>
          <w:szCs w:val="28"/>
        </w:rPr>
        <w:t xml:space="preserve">9. Rejeitou-se a preliminar de preclusão e</w:t>
      </w:r>
      <w:ins w:id="1007" w:author="Assessor GDSXSR" w:date="2026-10-31T18:16:12Z">
        <w:r>
          <w:rPr>
            <w:rFonts w:ascii="Arial" w:eastAsia="Arial" w:hAnsi="Arial" w:cs="Arial"/>
            <w:color w:val="808080"/>
            <w:sz w:val="28"/>
            <w:szCs w:val="28"/>
          </w:rPr>
          <w:t xml:space="preserve">, no mérito,</w:t>
        </w:r>
      </w:ins>
      <w:r>
        <w:rPr>
          <w:rFonts w:ascii="Arial" w:eastAsia="Arial" w:hAnsi="Arial" w:cs="Arial"/>
          <w:color w:val="595959"/>
          <w:sz w:val="28"/>
          <w:szCs w:val="28"/>
        </w:rPr>
        <w:t xml:space="preserve"> negou-se provimento ao agravo de instrumento</w:t>
      </w:r>
      <w:ins w:id="1008" w:author="Assessor GDSXSR" w:date="2026-10-31T18:16:12Z">
        <w:r>
          <w:rPr>
            <w:rFonts w:ascii="Arial" w:eastAsia="Arial" w:hAnsi="Arial" w:cs="Arial"/>
            <w:color w:val="808080"/>
            <w:sz w:val="28"/>
            <w:szCs w:val="28"/>
          </w:rPr>
          <w:t xml:space="preserve"> do executado</w:t>
        </w:r>
      </w:ins>
      <w:r>
        <w:rPr>
          <w:rFonts w:ascii="Arial" w:eastAsia="Arial" w:hAnsi="Arial" w:cs="Arial"/>
          <w:color w:val="595959"/>
          <w:sz w:val="28"/>
          <w:szCs w:val="28"/>
        </w:rPr>
        <w:t xml:space="preserve">.</w:t>
      </w:r>
      <w:commentRangeEnd w:id="4"/>
      <w:r>
        <w:rPr>
          <w:rStyle w:val="CommentReference"/>
        </w:rPr>
        <w:commentReference w:id="4"/>
      </w:r>
    </w:p>
    <w:p w14:paraId="16BBF234" w14:textId="77777777" w:rsidR="00335343" w:rsidRDefault="009B5EBE">
      <w:pPr>
        <w:keepNext/>
        <w:spacing w:line="360" w:lineRule="auto"/>
        <w:rPr>
          <w:rFonts w:ascii="Arial" w:hAnsi="Arial" w:cs="Arial"/>
          <w:sz w:val="28"/>
          <w:szCs w:val="28"/>
        </w:rPr>
      </w:pPr>
      <w:r>
        <w:rPr>
          <w:rFonts w:ascii="Arial" w:eastAsia="Arial" w:hAnsi="Arial" w:cs="Arial"/>
          <w:color w:val="595959"/>
          <w:sz w:val="28"/>
          <w:szCs w:val="28"/>
        </w:rPr>
        <w:t>__________</w:t>
      </w:r>
    </w:p>
    <w:p w14:paraId="43475F86" w14:textId="77777777" w:rsidR="00335343" w:rsidRDefault="009B5EBE">
      <w:pPr>
        <w:keepNext/>
        <w:spacing w:line="360" w:lineRule="auto"/>
        <w:jc w:val="both"/>
        <w:rPr>
          <w:rFonts w:ascii="Arial" w:hAnsi="Arial" w:cs="Arial"/>
          <w:sz w:val="26"/>
          <w:szCs w:val="26"/>
        </w:rPr>
      </w:pPr>
      <w:r>
        <w:rPr>
          <w:rFonts w:ascii="Arial" w:eastAsia="Arial" w:hAnsi="Arial" w:cs="Arial"/>
          <w:i/>
          <w:iCs/>
          <w:color w:val="595959"/>
          <w:sz w:val="26"/>
          <w:szCs w:val="26"/>
        </w:rPr>
        <w:t>Dispositivos relevantes citados:</w:t>
      </w:r>
      <w:r>
        <w:rPr>
          <w:rFonts w:ascii="Arial" w:eastAsia="Arial" w:hAnsi="Arial" w:cs="Arial"/>
          <w:color w:val="595959"/>
          <w:sz w:val="26"/>
          <w:szCs w:val="26"/>
        </w:rPr>
        <w:t xml:space="preserve"> CPC, arts. 805, parágrafo único; 866, § 1º; 867; 1.015, parágrafo único.</w:t>
      </w:r>
    </w:p>
    <w:p w14:paraId="24287F15" w14:textId="77777777" w:rsidR="00335343" w:rsidRDefault="009B5EBE">
      <w:pPr>
        <w:spacing w:line="360" w:lineRule="auto"/>
        <w:jc w:val="both"/>
        <w:rPr>
          <w:rFonts w:ascii="Arial" w:hAnsi="Arial" w:cs="Arial"/>
          <w:sz w:val="26"/>
          <w:szCs w:val="26"/>
        </w:rPr>
      </w:pPr>
      <w:commentRangeStart w:id="5"/>
      <w:r>
        <w:rPr>
          <w:rFonts w:ascii="Arial" w:eastAsia="Arial" w:hAnsi="Arial" w:cs="Arial"/>
          <w:i/>
          <w:iCs/>
          <w:color w:val="595959"/>
          <w:sz w:val="26"/>
          <w:szCs w:val="26"/>
        </w:rPr>
        <w:t xml:space="preserve">Jurisprudência relevante citada:</w:t>
      </w:r>
      <w:r>
        <w:rPr>
          <w:rFonts w:ascii="Arial" w:eastAsia="Arial" w:hAnsi="Arial" w:cs="Arial"/>
          <w:color w:val="595959"/>
          <w:sz w:val="26"/>
          <w:szCs w:val="26"/>
        </w:rPr>
        <w:t xml:space="preserve"> TJDFT, Acórdão nº 1847172, </w:t>
      </w:r>
      <w:del w:id="1009" w:author="Assessor GDSXSR" w:date="2026-10-31T18:16:12Z">
        <w:r>
          <w:rPr>
            <w:rFonts w:ascii="Arial" w:eastAsia="Arial" w:hAnsi="Arial" w:cs="Arial"/>
            <w:color w:val="595959"/>
            <w:sz w:val="26"/>
            <w:szCs w:val="26"/>
          </w:rPr>
          <w:delText xml:space="preserve">Agravo de Instrumento</w:delText>
        </w:r>
      </w:del>
      <w:ins w:id="1010" w:author="Assessor GDSXSR" w:date="2026-10-31T18:16:12Z">
        <w:r>
          <w:rPr>
            <w:rFonts w:ascii="Arial" w:eastAsia="Arial" w:hAnsi="Arial" w:cs="Arial"/>
            <w:color w:val="808080"/>
            <w:sz w:val="26"/>
            <w:szCs w:val="26"/>
          </w:rPr>
          <w:t xml:space="preserve">Processo</w:t>
        </w:r>
      </w:ins>
      <w:r>
        <w:rPr>
          <w:rFonts w:ascii="Arial" w:eastAsia="Arial" w:hAnsi="Arial" w:cs="Arial"/>
          <w:color w:val="595959"/>
          <w:sz w:val="26"/>
          <w:szCs w:val="26"/>
        </w:rPr>
        <w:t xml:space="preserve"> nº 0701772-48.2024.8.07.0000, Rel. </w:t>
      </w:r>
      <w:del w:id="1011" w:author="Assessor GDSXSR" w:date="2026-10-31T18:16:12Z">
        <w:r>
          <w:rPr>
            <w:rFonts w:ascii="Arial" w:eastAsia="Arial" w:hAnsi="Arial" w:cs="Arial"/>
            <w:color w:val="595959"/>
            <w:sz w:val="26"/>
            <w:szCs w:val="26"/>
          </w:rPr>
          <w:delText xml:space="preserve">Des</w:delText>
        </w:r>
      </w:del>
      <w:ins w:id="1012" w:author="Assessor GDSXSR" w:date="2026-10-31T18:16:12Z">
        <w:r>
          <w:rPr>
            <w:rFonts w:ascii="Arial" w:eastAsia="Arial" w:hAnsi="Arial" w:cs="Arial"/>
            <w:color w:val="808080"/>
            <w:sz w:val="26"/>
            <w:szCs w:val="26"/>
          </w:rPr>
          <w:t xml:space="preserve">Desª</w:t>
        </w:r>
      </w:ins>
      <w:r>
        <w:rPr>
          <w:rFonts w:ascii="Arial" w:eastAsia="Arial" w:hAnsi="Arial" w:cs="Arial"/>
          <w:color w:val="595959"/>
          <w:sz w:val="26"/>
          <w:szCs w:val="26"/>
        </w:rPr>
        <w:t xml:space="preserve">. Ana Cantarino, 5ª Turma Cível, j. 11/04/2024, DJe 24/04/2024; TJDFT, Acórdão nº 1930005, </w:t>
      </w:r>
      <w:del w:id="1013" w:author="Assessor GDSXSR" w:date="2026-10-31T18:16:12Z">
        <w:r>
          <w:rPr>
            <w:rFonts w:ascii="Arial" w:eastAsia="Arial" w:hAnsi="Arial" w:cs="Arial"/>
            <w:color w:val="595959"/>
            <w:sz w:val="26"/>
            <w:szCs w:val="26"/>
          </w:rPr>
          <w:delText xml:space="preserve">Agravo de Instrumento</w:delText>
        </w:r>
      </w:del>
      <w:ins w:id="1014" w:author="Assessor GDSXSR" w:date="2026-10-31T18:16:12Z">
        <w:r>
          <w:rPr>
            <w:rFonts w:ascii="Arial" w:eastAsia="Arial" w:hAnsi="Arial" w:cs="Arial"/>
            <w:color w:val="808080"/>
            <w:sz w:val="26"/>
            <w:szCs w:val="26"/>
          </w:rPr>
          <w:t xml:space="preserve">Processo</w:t>
        </w:r>
      </w:ins>
      <w:r>
        <w:rPr>
          <w:rFonts w:ascii="Arial" w:eastAsia="Arial" w:hAnsi="Arial" w:cs="Arial"/>
          <w:color w:val="595959"/>
          <w:sz w:val="26"/>
          <w:szCs w:val="26"/>
        </w:rPr>
        <w:t xml:space="preserve"> nº 0730472-34.2024.8.07.0000, Rel. Des. Fabrício Fontoura Bezerra, 7ª Turma Cível, j. 02/10/2024, DJe 25/10/2024.</w:t>
      </w:r>
      <w:commentRangeEnd w:id="5"/>
      <w:r>
        <w:rPr>
          <w:rStyle w:val="CommentReference"/>
        </w:rPr>
        <w:commentReference w:id="5"/>
      </w:r>
    </w:p>
    <w:p w14:paraId="40A01595" w14:textId="77777777" w:rsidR="00335343" w:rsidRDefault="00335343">
      <w:pPr>
        <w:spacing w:line="360" w:lineRule="auto"/>
        <w:jc w:val="both"/>
        <w:rPr>
          <w:rFonts w:ascii="Arial" w:hAnsi="Arial" w:cs="Arial"/>
          <w:sz w:val="28"/>
          <w:szCs w:val="28"/>
        </w:rPr>
      </w:pPr>
    </w:p>
    <w:p w14:paraId="5868BD82" w14:textId="77777777" w:rsidR="00335343" w:rsidRDefault="009B5EBE">
      <w:pPr>
        <w:spacing w:line="360" w:lineRule="auto"/>
        <w:rPr>
          <w:rFonts w:ascii="Arial" w:hAnsi="Arial" w:cs="Arial"/>
          <w:sz w:val="28"/>
          <w:szCs w:val="28"/>
        </w:rPr>
      </w:pPr>
      <w:r>
        <w:rPr>
          <w:rFonts w:ascii="Arial" w:eastAsia="Arial" w:hAnsi="Arial" w:cs="Arial"/>
          <w:b/>
          <w:bCs/>
          <w:color w:val="FF0000"/>
          <w:sz w:val="28"/>
          <w:szCs w:val="28"/>
          <w:highlight w:val="yellow"/>
        </w:rPr>
        <w:t>RESUMO DO AGRAVO DE INSTRUMENTO</w:t>
      </w:r>
    </w:p>
    <w:p w14:paraId="453B0FE6"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I. RAZÕES RECURSAIS</w:t>
      </w:r>
    </w:p>
    <w:p w14:paraId="05DDC512"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Alteração do quadro fático</w:t>
      </w:r>
    </w:p>
    <w:p w14:paraId="27DE0733"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1. Sustenta que a controvérsia difere dos agravos anteriores, pois discute a cumulação de medidas executivas simultâneas sobre diferentes fontes ordinárias de receita do clube.</w:t>
      </w:r>
    </w:p>
    <w:p w14:paraId="0BC70A32"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Efetividade já alcançada pela execução</w:t>
      </w:r>
    </w:p>
    <w:p w14:paraId="6DDECB65"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lastRenderedPageBreak/>
        <w:t>2. Afirma que a exequente já levantou R$ 825.881,06 e que há R$ 91.295,40 em depósitos judiciais pendentes de levantamento.</w:t>
      </w:r>
    </w:p>
    <w:p w14:paraId="172DDA7B"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Retenção integral do aluguel</w:t>
      </w:r>
    </w:p>
    <w:p w14:paraId="55234CAA"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3. Alega que a decisão não fixou percentual, de modo que todo o aluguel mensal de R$ 8.000,00 devido pela TELXIUS deixa de ingressar no caixa do clube.</w:t>
      </w:r>
    </w:p>
    <w:p w14:paraId="46410780"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Menor onerosidade e regime da penhora de faturamento</w:t>
      </w:r>
    </w:p>
    <w:p w14:paraId="47C98900"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4. Defende que a medida, embora estruturada como penhora de crédito, equivale economicamente à penhora de faturamento e deve observar percentual que não inviabilize a atividade.</w:t>
      </w:r>
    </w:p>
    <w:p w14:paraId="19999420"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Cumulação com o Sisbajud reiterado</w:t>
      </w:r>
    </w:p>
    <w:p w14:paraId="33D46246"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5. Argumenta que a nova pesquisa Sisbajud por 30 dias, somada à penhora integral do aluguel, cria risco de constrição excessiva sem preservação de fluxo mínimo de caixa.</w:t>
      </w:r>
    </w:p>
    <w:p w14:paraId="75CAD851"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Continuidade das atividades</w:t>
      </w:r>
    </w:p>
    <w:p w14:paraId="01D980CF"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6. Sustenta que necessita de fluxo de caixa para folha de pagamento, prestadores de serviços, tributos e demais despesas essenciais ao seu funcionamento.</w:t>
      </w:r>
    </w:p>
    <w:p w14:paraId="102F2F89" w14:textId="77777777" w:rsidR="00335343" w:rsidRDefault="009B5EBE">
      <w:pPr>
        <w:spacing w:line="360" w:lineRule="auto"/>
        <w:jc w:val="both"/>
        <w:rPr>
          <w:rFonts w:ascii="Arial" w:hAnsi="Arial" w:cs="Arial"/>
          <w:sz w:val="28"/>
          <w:szCs w:val="28"/>
        </w:rPr>
      </w:pPr>
      <w:r>
        <w:rPr>
          <w:rFonts w:ascii="Arial" w:eastAsia="Arial" w:hAnsi="Arial" w:cs="Arial"/>
          <w:b/>
          <w:bCs/>
          <w:color w:val="FF0000"/>
          <w:sz w:val="28"/>
          <w:szCs w:val="28"/>
        </w:rPr>
        <w:t>II. PEDIDO</w:t>
      </w:r>
    </w:p>
    <w:p w14:paraId="7D3F664C" w14:textId="77777777" w:rsidR="00335343" w:rsidRDefault="009B5EBE">
      <w:pPr>
        <w:spacing w:line="360" w:lineRule="auto"/>
        <w:jc w:val="both"/>
        <w:rPr>
          <w:rFonts w:ascii="Arial" w:hAnsi="Arial" w:cs="Arial"/>
          <w:sz w:val="28"/>
          <w:szCs w:val="28"/>
        </w:rPr>
      </w:pPr>
      <w:r>
        <w:rPr>
          <w:rFonts w:ascii="Arial" w:eastAsia="Arial" w:hAnsi="Arial" w:cs="Arial"/>
          <w:color w:val="FF0000"/>
          <w:sz w:val="28"/>
          <w:szCs w:val="28"/>
        </w:rPr>
        <w:t>7. Requer a reforma parcial da decisão agravada para afastar a penhora integral dos aluguéis devidos pela TELXIUS ou, subsidiariamente, limitá-la a 30% do aluguel mensal ou a outro percentual moderado.</w:t>
      </w:r>
    </w:p>
    <w:p w14:paraId="0444660D" w14:textId="77777777" w:rsidR="00335343" w:rsidRDefault="00335343">
      <w:pPr>
        <w:spacing w:line="360" w:lineRule="auto"/>
        <w:jc w:val="both"/>
        <w:rPr>
          <w:rFonts w:ascii="Arial" w:hAnsi="Arial" w:cs="Arial"/>
          <w:sz w:val="28"/>
          <w:szCs w:val="28"/>
        </w:rPr>
      </w:pPr>
    </w:p>
    <w:p w14:paraId="4F0BBEB0" w14:textId="77777777" w:rsidR="00335343" w:rsidRDefault="009B5EBE">
      <w:pPr>
        <w:pageBreakBefore/>
        <w:spacing w:line="360" w:lineRule="auto"/>
        <w:jc w:val="center"/>
        <w:rPr>
          <w:rFonts w:ascii="Arial" w:hAnsi="Arial" w:cs="Arial"/>
          <w:sz w:val="28"/>
          <w:szCs w:val="28"/>
        </w:rPr>
      </w:pPr>
      <w:commentRangeStart w:id="6"/>
      <w:r>
        <w:rPr>
          <w:rFonts w:ascii="Arial" w:eastAsia="Arial" w:hAnsi="Arial" w:cs="Arial"/>
          <w:b/>
          <w:bCs/>
          <w:color w:val="595959"/>
          <w:sz w:val="28"/>
          <w:szCs w:val="28"/>
        </w:rPr>
        <w:t>RELATÓRIO</w:t>
      </w:r>
      <w:commentRangeEnd w:id="6"/>
      <w:r>
        <w:rPr>
          <w:rStyle w:val="CommentReference"/>
        </w:rPr>
        <w:commentReference w:id="6"/>
      </w:r>
    </w:p>
    <w:p w14:paraId="109F4819" w14:textId="77777777" w:rsidR="00335343" w:rsidRDefault="00335343">
      <w:pPr>
        <w:spacing w:line="360" w:lineRule="auto"/>
        <w:jc w:val="both"/>
        <w:rPr>
          <w:rFonts w:ascii="Arial" w:hAnsi="Arial" w:cs="Arial"/>
          <w:sz w:val="28"/>
          <w:szCs w:val="28"/>
        </w:rPr>
      </w:pPr>
    </w:p>
    <w:p w14:paraId="499D989C"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Adoto o relatório da liminar (ID 89114750):</w:t>
      </w:r>
    </w:p>
    <w:p w14:paraId="3DF474FC" w14:textId="77777777" w:rsidR="00335343" w:rsidRDefault="00335343">
      <w:pPr>
        <w:spacing w:line="360" w:lineRule="auto"/>
        <w:jc w:val="both"/>
        <w:rPr>
          <w:rFonts w:ascii="Arial" w:hAnsi="Arial" w:cs="Arial"/>
          <w:sz w:val="28"/>
          <w:szCs w:val="28"/>
        </w:rPr>
      </w:pPr>
    </w:p>
    <w:p w14:paraId="6638B8FE" w14:textId="559DDFDF" w:rsidR="00335343" w:rsidRDefault="009B5EBE" w:rsidP="00A87D8A">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lastRenderedPageBreak/>
        <w:t xml:space="preserve">“Trata-se de cumprimento de sentença ajuizado por </w:t>
      </w:r>
      <w:r w:rsidR="00A87D8A" w:rsidRPr="00A87D8A">
        <w:rPr>
          <w:rFonts w:ascii="Arial" w:eastAsia="Arial" w:hAnsi="Arial" w:cs="Arial"/>
          <w:i/>
          <w:iCs/>
          <w:color w:val="595959"/>
          <w:sz w:val="26"/>
          <w:szCs w:val="26"/>
        </w:rPr>
        <w:t>Marina do</w:t>
      </w:r>
      <w:r w:rsidR="00A87D8A">
        <w:rPr>
          <w:rFonts w:ascii="Arial" w:eastAsia="Arial" w:hAnsi="Arial" w:cs="Arial"/>
          <w:i/>
          <w:iCs/>
          <w:color w:val="595959"/>
          <w:sz w:val="26"/>
          <w:szCs w:val="26"/>
        </w:rPr>
        <w:t xml:space="preserve"> </w:t>
      </w:r>
      <w:r w:rsidR="00A87D8A" w:rsidRPr="00A87D8A">
        <w:rPr>
          <w:rFonts w:ascii="Arial" w:eastAsia="Arial" w:hAnsi="Arial" w:cs="Arial"/>
          <w:i/>
          <w:iCs/>
          <w:color w:val="595959"/>
          <w:sz w:val="26"/>
          <w:szCs w:val="26"/>
        </w:rPr>
        <w:t>Congresso LTDA – ME em face de Clube do Congresso</w:t>
      </w:r>
      <w:r>
        <w:rPr>
          <w:rFonts w:ascii="Arial" w:eastAsia="Arial" w:hAnsi="Arial" w:cs="Arial"/>
          <w:i/>
          <w:iCs/>
          <w:color w:val="595959"/>
          <w:sz w:val="26"/>
          <w:szCs w:val="26"/>
        </w:rPr>
        <w:t>, tendo por objeto o ressarcimento dos valores relativos às benfeitorias que erigiu no terreno do executado (valor da causa - R$ 1.634.471,99).</w:t>
      </w:r>
    </w:p>
    <w:p w14:paraId="783926D9" w14:textId="096C1B70"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O Juízo de origem deferiu a penhora das receitas provenientes do contrato de locação firmado pela parte executada/agravante com a sociedade empresária </w:t>
      </w:r>
      <w:r w:rsidR="00A87D8A" w:rsidRPr="00A87D8A">
        <w:rPr>
          <w:rFonts w:ascii="Arial" w:eastAsia="Arial" w:hAnsi="Arial" w:cs="Arial"/>
          <w:i/>
          <w:iCs/>
          <w:color w:val="595959"/>
          <w:sz w:val="26"/>
          <w:szCs w:val="26"/>
        </w:rPr>
        <w:t>Telxius Torres Brasil LTDA</w:t>
      </w:r>
      <w:r>
        <w:rPr>
          <w:rFonts w:ascii="Arial" w:eastAsia="Arial" w:hAnsi="Arial" w:cs="Arial"/>
          <w:i/>
          <w:iCs/>
          <w:color w:val="595959"/>
          <w:sz w:val="26"/>
          <w:szCs w:val="26"/>
        </w:rPr>
        <w:t>, até o limite do débito.</w:t>
      </w:r>
    </w:p>
    <w:p w14:paraId="439443D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Determinou a expedição de mandado de intimação à locatária para depósito em juízo dos aluguéis devidos ao executado/agravante.</w:t>
      </w:r>
    </w:p>
    <w:p w14:paraId="29FACC32"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Deferiu a expedição de alvará de levantamento das quantias depositadas nos autos e determinou, ainda, nova pesquisa de valores pelo SISBAJUD, de forma reiterada por 30 (trinta) dias (ID 286198869, processo de origem).</w:t>
      </w:r>
    </w:p>
    <w:p w14:paraId="15786C2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Inconformado, o executado/agravante interpõe o presente agravo de instrumento, sustentando, em síntese, que: </w:t>
      </w:r>
      <w:r>
        <w:rPr>
          <w:rFonts w:ascii="Arial" w:eastAsia="Arial" w:hAnsi="Arial" w:cs="Arial"/>
          <w:b/>
          <w:bCs/>
          <w:i/>
          <w:iCs/>
          <w:color w:val="595959"/>
          <w:sz w:val="26"/>
          <w:szCs w:val="26"/>
        </w:rPr>
        <w:t>1)</w:t>
      </w:r>
      <w:r>
        <w:rPr>
          <w:rFonts w:ascii="Arial" w:eastAsia="Arial" w:hAnsi="Arial" w:cs="Arial"/>
          <w:i/>
          <w:iCs/>
          <w:color w:val="595959"/>
          <w:sz w:val="26"/>
          <w:szCs w:val="26"/>
        </w:rPr>
        <w:t xml:space="preserve"> a controvérsia ora apresentada não reproduz o quadro fático já examinado em agravos anteriores, pois, ao longo da execução, foram realizados bloqueios via SISBAJUD, depósitos judiciais dos aluguéis devidos pela própria exequente ao Clube, penhora de receita de locação de espaço para instalação de torre de telefonia; </w:t>
      </w:r>
      <w:r>
        <w:rPr>
          <w:rFonts w:ascii="Arial" w:eastAsia="Arial" w:hAnsi="Arial" w:cs="Arial"/>
          <w:b/>
          <w:bCs/>
          <w:i/>
          <w:iCs/>
          <w:color w:val="595959"/>
          <w:sz w:val="26"/>
          <w:szCs w:val="26"/>
        </w:rPr>
        <w:t>2)</w:t>
      </w:r>
      <w:r>
        <w:rPr>
          <w:rFonts w:ascii="Arial" w:eastAsia="Arial" w:hAnsi="Arial" w:cs="Arial"/>
          <w:i/>
          <w:iCs/>
          <w:color w:val="595959"/>
          <w:sz w:val="26"/>
          <w:szCs w:val="26"/>
        </w:rPr>
        <w:t xml:space="preserve"> a execução já produziu resultados expressivos, pois a própria exequente reconhece o levantamento de R$ </w:t>
      </w:r>
      <w:r>
        <w:rPr>
          <w:rFonts w:ascii="Arial" w:eastAsia="Arial" w:hAnsi="Arial" w:cs="Arial"/>
          <w:i/>
          <w:iCs/>
          <w:color w:val="595959"/>
          <w:sz w:val="26"/>
          <w:szCs w:val="26"/>
        </w:rPr>
        <w:lastRenderedPageBreak/>
        <w:t>825.881,06 e a existência de R$ 91.295,40 em depósitos judiciais pendentes de levantame</w:t>
      </w:r>
      <w:r>
        <w:rPr>
          <w:rFonts w:ascii="Arial" w:eastAsia="Arial" w:hAnsi="Arial" w:cs="Arial"/>
          <w:i/>
          <w:iCs/>
          <w:color w:val="595959"/>
          <w:sz w:val="26"/>
          <w:szCs w:val="26"/>
        </w:rPr>
        <w:t xml:space="preserve">nto; </w:t>
      </w:r>
      <w:r>
        <w:rPr>
          <w:rFonts w:ascii="Arial" w:eastAsia="Arial" w:hAnsi="Arial" w:cs="Arial"/>
          <w:b/>
          <w:bCs/>
          <w:i/>
          <w:iCs/>
          <w:color w:val="595959"/>
          <w:sz w:val="26"/>
          <w:szCs w:val="26"/>
        </w:rPr>
        <w:t>3)</w:t>
      </w:r>
      <w:r>
        <w:rPr>
          <w:rFonts w:ascii="Arial" w:eastAsia="Arial" w:hAnsi="Arial" w:cs="Arial"/>
          <w:i/>
          <w:iCs/>
          <w:color w:val="595959"/>
          <w:sz w:val="26"/>
          <w:szCs w:val="26"/>
        </w:rPr>
        <w:t xml:space="preserve"> a decisão agravada não fixou percentual de constrição sobre os aluguéis devidos pela Telxius Torres Brasil LTDA, de modo que 100% dessa fonte de receita deixa de ingressar no caixa da entidade, em contrariedade ao princípio da menor onerosidade previsto no art. 805 do CPC; </w:t>
      </w:r>
      <w:r>
        <w:rPr>
          <w:rFonts w:ascii="Arial" w:eastAsia="Arial" w:hAnsi="Arial" w:cs="Arial"/>
          <w:b/>
          <w:bCs/>
          <w:i/>
          <w:iCs/>
          <w:color w:val="595959"/>
          <w:sz w:val="26"/>
          <w:szCs w:val="26"/>
        </w:rPr>
        <w:t>4)</w:t>
      </w:r>
      <w:r>
        <w:rPr>
          <w:rFonts w:ascii="Arial" w:eastAsia="Arial" w:hAnsi="Arial" w:cs="Arial"/>
          <w:i/>
          <w:iCs/>
          <w:color w:val="595959"/>
          <w:sz w:val="26"/>
          <w:szCs w:val="26"/>
        </w:rPr>
        <w:t xml:space="preserve"> a cumulação da penhora integral dessa receita com a nova pesquisa SISBAJUD reiterada por 30 dias amplia o risco de constrição excessiva, sem mecanismo que preserve fluxo mínimo para o custeio das despesas ordinárias da agravant</w:t>
      </w:r>
      <w:r>
        <w:rPr>
          <w:rFonts w:ascii="Arial" w:eastAsia="Arial" w:hAnsi="Arial" w:cs="Arial"/>
          <w:i/>
          <w:iCs/>
          <w:color w:val="595959"/>
          <w:sz w:val="26"/>
          <w:szCs w:val="26"/>
        </w:rPr>
        <w:t xml:space="preserve">e; e </w:t>
      </w:r>
      <w:r>
        <w:rPr>
          <w:rFonts w:ascii="Arial" w:eastAsia="Arial" w:hAnsi="Arial" w:cs="Arial"/>
          <w:b/>
          <w:bCs/>
          <w:i/>
          <w:iCs/>
          <w:color w:val="595959"/>
          <w:sz w:val="26"/>
          <w:szCs w:val="26"/>
        </w:rPr>
        <w:t>5)</w:t>
      </w:r>
      <w:r>
        <w:rPr>
          <w:rFonts w:ascii="Arial" w:eastAsia="Arial" w:hAnsi="Arial" w:cs="Arial"/>
          <w:i/>
          <w:iCs/>
          <w:color w:val="595959"/>
          <w:sz w:val="26"/>
          <w:szCs w:val="26"/>
        </w:rPr>
        <w:t xml:space="preserve"> a manutenção da decisão compromete a continuidade das atividades do Clube, que necessita de fluxo de caixa para arcar com folha de pagamento, prestadores de serviços, tributos e demais despesas essenciais ao seu funcionamento.</w:t>
      </w:r>
    </w:p>
    <w:p w14:paraId="47D9499D"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Requer a concessão de efeito suspensivo para sustar a eficácia da decisão agravada quanto à determinação de depósito integral em juízo dos aluguéis devidos pela Telxius Torres Brasil LTDA, até o julgamento definitivo do recurso.</w:t>
      </w:r>
    </w:p>
    <w:p w14:paraId="75E9F023"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Subsidiariamente, requer que seja a constrição desde logo limitada a 30% (trinta por cento) do aluguel mensal devido pela Telxius, com o saldo à disposição do Clube para custeio de suas atividades.</w:t>
      </w:r>
    </w:p>
    <w:p w14:paraId="2AAE6255" w14:textId="59F0A32D"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No mérito, postula o provimento do recurso para reforma parcial da decisão agravada, a fim de afastar a penhora integral da receita proveniente do contrato locatício. Subsidiariamente, pede que seja </w:t>
      </w:r>
      <w:r>
        <w:rPr>
          <w:rFonts w:ascii="Arial" w:eastAsia="Arial" w:hAnsi="Arial" w:cs="Arial"/>
          <w:i/>
          <w:iCs/>
          <w:color w:val="595959"/>
          <w:sz w:val="26"/>
          <w:szCs w:val="26"/>
        </w:rPr>
        <w:lastRenderedPageBreak/>
        <w:t>definitivamente fixado o percentual de constrição em 30% ou em outro percentual moderado que considere compatível com a efetividade da execução e a continuidade das atividades da agravante.</w:t>
      </w:r>
      <w:r w:rsidR="00A87D8A">
        <w:rPr>
          <w:rFonts w:ascii="Arial" w:eastAsia="Arial" w:hAnsi="Arial" w:cs="Arial"/>
          <w:i/>
          <w:iCs/>
          <w:color w:val="595959"/>
          <w:sz w:val="26"/>
          <w:szCs w:val="26"/>
        </w:rPr>
        <w:t xml:space="preserve"> (...)</w:t>
      </w:r>
      <w:r>
        <w:rPr>
          <w:rFonts w:ascii="Arial" w:eastAsia="Arial" w:hAnsi="Arial" w:cs="Arial"/>
          <w:i/>
          <w:iCs/>
          <w:color w:val="595959"/>
          <w:sz w:val="26"/>
          <w:szCs w:val="26"/>
        </w:rPr>
        <w:t>”</w:t>
      </w:r>
    </w:p>
    <w:p w14:paraId="7EFF14D7" w14:textId="77777777" w:rsidR="00335343" w:rsidRDefault="00335343">
      <w:pPr>
        <w:spacing w:line="360" w:lineRule="auto"/>
        <w:jc w:val="both"/>
        <w:rPr>
          <w:rFonts w:ascii="Arial" w:hAnsi="Arial" w:cs="Arial"/>
          <w:sz w:val="28"/>
          <w:szCs w:val="28"/>
        </w:rPr>
      </w:pPr>
    </w:p>
    <w:p w14:paraId="1ACF84A1"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Indeferi o efeito suspensivo (ID 89114750).</w:t>
      </w:r>
    </w:p>
    <w:p w14:paraId="261FC62B" w14:textId="77777777" w:rsidR="00335343" w:rsidRDefault="00335343">
      <w:pPr>
        <w:spacing w:line="360" w:lineRule="auto"/>
        <w:jc w:val="both"/>
        <w:rPr>
          <w:rFonts w:ascii="Arial" w:hAnsi="Arial" w:cs="Arial"/>
          <w:sz w:val="28"/>
          <w:szCs w:val="28"/>
        </w:rPr>
      </w:pPr>
    </w:p>
    <w:p w14:paraId="2C022382" w14:textId="2576AD7C" w:rsidR="00335343" w:rsidRDefault="00A87D8A">
      <w:pPr>
        <w:spacing w:line="360" w:lineRule="auto"/>
        <w:ind w:firstLine="2268"/>
        <w:jc w:val="both"/>
        <w:rPr>
          <w:rFonts w:ascii="Arial" w:hAnsi="Arial" w:cs="Arial"/>
          <w:sz w:val="28"/>
          <w:szCs w:val="28"/>
        </w:rPr>
      </w:pPr>
      <w:commentRangeStart w:id="7"/>
      <w:r>
        <w:rPr>
          <w:rFonts w:ascii="Arial" w:eastAsia="Arial" w:hAnsi="Arial" w:cs="Arial"/>
          <w:color w:val="595959"/>
          <w:sz w:val="28"/>
          <w:szCs w:val="28"/>
        </w:rPr>
        <w:t>A exequente/agravada</w:t>
      </w:r>
      <w:r w:rsidR="009B5EBE">
        <w:rPr>
          <w:rFonts w:ascii="Arial" w:eastAsia="Arial" w:hAnsi="Arial" w:cs="Arial"/>
          <w:color w:val="595959"/>
          <w:sz w:val="28"/>
          <w:szCs w:val="28"/>
        </w:rPr>
        <w:t xml:space="preserve"> apresentou contrarrazões (ID 90148544), em que sustenta que: </w:t>
      </w:r>
      <w:r w:rsidR="009B5EBE">
        <w:rPr>
          <w:rFonts w:ascii="Arial" w:eastAsia="Arial" w:hAnsi="Arial" w:cs="Arial"/>
          <w:b/>
          <w:bCs/>
          <w:color w:val="595959"/>
          <w:sz w:val="28"/>
          <w:szCs w:val="28"/>
        </w:rPr>
        <w:t>1)</w:t>
      </w:r>
      <w:r w:rsidR="009B5EBE">
        <w:rPr>
          <w:rFonts w:ascii="Arial" w:eastAsia="Arial" w:hAnsi="Arial" w:cs="Arial"/>
          <w:color w:val="595959"/>
          <w:sz w:val="28"/>
          <w:szCs w:val="28"/>
        </w:rPr>
        <w:t xml:space="preserve"> preliminarmente, o agravo não deve ser conhecido quanto à penhora das receitas de locação de espaço para torres de telefonia, matéria deferida na decisão de 27/10/2025, não impugnada e coberta pela preclusão, nem quanto à nova pesquisa Sisbajud, que não integra os pedidos recursais; </w:t>
      </w:r>
      <w:r w:rsidR="009B5EBE">
        <w:rPr>
          <w:rFonts w:ascii="Arial" w:eastAsia="Arial" w:hAnsi="Arial" w:cs="Arial"/>
          <w:b/>
          <w:bCs/>
          <w:color w:val="595959"/>
          <w:sz w:val="28"/>
          <w:szCs w:val="28"/>
        </w:rPr>
        <w:t>2)</w:t>
      </w:r>
      <w:r w:rsidR="009B5EBE">
        <w:rPr>
          <w:rFonts w:ascii="Arial" w:eastAsia="Arial" w:hAnsi="Arial" w:cs="Arial"/>
          <w:color w:val="595959"/>
          <w:sz w:val="28"/>
          <w:szCs w:val="28"/>
        </w:rPr>
        <w:t xml:space="preserve"> não há fato novo, pois a alegação de comprometimento das atividades do clube já foi rejeitada pela 4ª Turma Cível nos Acórdãos 1925316 e 1991844; </w:t>
      </w:r>
      <w:r w:rsidR="009B5EBE">
        <w:rPr>
          <w:rFonts w:ascii="Arial" w:eastAsia="Arial" w:hAnsi="Arial" w:cs="Arial"/>
          <w:b/>
          <w:bCs/>
          <w:color w:val="595959"/>
          <w:sz w:val="28"/>
          <w:szCs w:val="28"/>
        </w:rPr>
        <w:t>3)</w:t>
      </w:r>
      <w:r w:rsidR="009B5EBE">
        <w:rPr>
          <w:rFonts w:ascii="Arial" w:eastAsia="Arial" w:hAnsi="Arial" w:cs="Arial"/>
          <w:color w:val="595959"/>
          <w:sz w:val="28"/>
          <w:szCs w:val="28"/>
        </w:rPr>
        <w:t xml:space="preserve"> o agravante</w:t>
      </w:r>
      <w:r w:rsidR="009B5EBE">
        <w:rPr>
          <w:rFonts w:ascii="Arial" w:eastAsia="Arial" w:hAnsi="Arial" w:cs="Arial"/>
          <w:color w:val="595959"/>
          <w:sz w:val="28"/>
          <w:szCs w:val="28"/>
        </w:rPr>
        <w:t xml:space="preserve"> não juntou nenhum documento financeiro e não indicou meio executivo menos oneroso (CPC 805 parágrafo único); </w:t>
      </w:r>
      <w:r w:rsidR="009B5EBE">
        <w:rPr>
          <w:rFonts w:ascii="Arial" w:eastAsia="Arial" w:hAnsi="Arial" w:cs="Arial"/>
          <w:b/>
          <w:bCs/>
          <w:color w:val="595959"/>
          <w:sz w:val="28"/>
          <w:szCs w:val="28"/>
        </w:rPr>
        <w:t>4)</w:t>
      </w:r>
      <w:r w:rsidR="009B5EBE">
        <w:rPr>
          <w:rFonts w:ascii="Arial" w:eastAsia="Arial" w:hAnsi="Arial" w:cs="Arial"/>
          <w:color w:val="595959"/>
          <w:sz w:val="28"/>
          <w:szCs w:val="28"/>
        </w:rPr>
        <w:t xml:space="preserve"> a penhora de frutos e rendimentos de imóvel (CPC 867) não se confunde com a penhora de faturamento e não exige fixação de percentual; </w:t>
      </w:r>
      <w:r w:rsidR="009B5EBE">
        <w:rPr>
          <w:rFonts w:ascii="Arial" w:eastAsia="Arial" w:hAnsi="Arial" w:cs="Arial"/>
          <w:b/>
          <w:bCs/>
          <w:color w:val="595959"/>
          <w:sz w:val="28"/>
          <w:szCs w:val="28"/>
        </w:rPr>
        <w:t>5)</w:t>
      </w:r>
      <w:r w:rsidR="009B5EBE">
        <w:rPr>
          <w:rFonts w:ascii="Arial" w:eastAsia="Arial" w:hAnsi="Arial" w:cs="Arial"/>
          <w:color w:val="595959"/>
          <w:sz w:val="28"/>
          <w:szCs w:val="28"/>
        </w:rPr>
        <w:t xml:space="preserve"> o agravante não indicou nos autos as receitas de locação de espaço, só descobertas por diligência da exequente; e </w:t>
      </w:r>
      <w:r w:rsidR="009B5EBE">
        <w:rPr>
          <w:rFonts w:ascii="Arial" w:eastAsia="Arial" w:hAnsi="Arial" w:cs="Arial"/>
          <w:b/>
          <w:bCs/>
          <w:color w:val="595959"/>
          <w:sz w:val="28"/>
          <w:szCs w:val="28"/>
        </w:rPr>
        <w:t>6)</w:t>
      </w:r>
      <w:r w:rsidR="009B5EBE">
        <w:rPr>
          <w:rFonts w:ascii="Arial" w:eastAsia="Arial" w:hAnsi="Arial" w:cs="Arial"/>
          <w:color w:val="595959"/>
          <w:sz w:val="28"/>
          <w:szCs w:val="28"/>
        </w:rPr>
        <w:t xml:space="preserve"> a nova pesquisa Sisbajud é medida ordinária da execução, já mantida pela Turma.</w:t>
      </w:r>
      <w:commentRangeEnd w:id="7"/>
      <w:r>
        <w:rPr>
          <w:rStyle w:val="CommentReference"/>
        </w:rPr>
        <w:commentReference w:id="7"/>
      </w:r>
    </w:p>
    <w:p w14:paraId="6918FB6E" w14:textId="77777777" w:rsidR="00335343" w:rsidRDefault="00335343">
      <w:pPr>
        <w:spacing w:line="360" w:lineRule="auto"/>
        <w:jc w:val="both"/>
        <w:rPr>
          <w:rFonts w:ascii="Arial" w:hAnsi="Arial" w:cs="Arial"/>
          <w:sz w:val="28"/>
          <w:szCs w:val="28"/>
        </w:rPr>
      </w:pPr>
    </w:p>
    <w:p w14:paraId="7E72968E"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É o relatório.</w:t>
      </w:r>
    </w:p>
    <w:p w14:paraId="0D06BF7F" w14:textId="77777777" w:rsidR="00335343" w:rsidRDefault="00335343">
      <w:pPr>
        <w:spacing w:line="360" w:lineRule="auto"/>
        <w:jc w:val="both"/>
        <w:rPr>
          <w:rFonts w:ascii="Arial" w:hAnsi="Arial" w:cs="Arial"/>
          <w:sz w:val="28"/>
          <w:szCs w:val="28"/>
        </w:rPr>
      </w:pPr>
    </w:p>
    <w:p w14:paraId="56ED32FE"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VOTO</w:t>
      </w:r>
    </w:p>
    <w:p w14:paraId="64CA1B87" w14:textId="77777777" w:rsidR="00335343" w:rsidRDefault="00335343">
      <w:pPr>
        <w:spacing w:line="360" w:lineRule="auto"/>
        <w:jc w:val="both"/>
        <w:rPr>
          <w:rFonts w:ascii="Arial" w:hAnsi="Arial" w:cs="Arial"/>
          <w:sz w:val="28"/>
          <w:szCs w:val="28"/>
        </w:rPr>
      </w:pPr>
    </w:p>
    <w:p w14:paraId="388F0168" w14:textId="77777777" w:rsidR="00335343" w:rsidRDefault="009B5EBE">
      <w:pPr>
        <w:spacing w:line="360" w:lineRule="auto"/>
        <w:jc w:val="both"/>
        <w:rPr>
          <w:rFonts w:ascii="Arial" w:hAnsi="Arial" w:cs="Arial"/>
          <w:sz w:val="28"/>
          <w:szCs w:val="28"/>
        </w:rPr>
      </w:pPr>
      <w:r>
        <w:rPr>
          <w:rFonts w:ascii="Arial" w:eastAsia="Arial" w:hAnsi="Arial" w:cs="Arial"/>
          <w:b/>
          <w:bCs/>
          <w:color w:val="595959"/>
          <w:sz w:val="28"/>
          <w:szCs w:val="28"/>
        </w:rPr>
        <w:lastRenderedPageBreak/>
        <w:t>O Senhor Desembargador SÉRGIO ROCHA – Relator.</w:t>
      </w:r>
    </w:p>
    <w:p w14:paraId="6135B3D1" w14:textId="77777777" w:rsidR="00335343" w:rsidRDefault="00335343">
      <w:pPr>
        <w:spacing w:line="360" w:lineRule="auto"/>
        <w:jc w:val="both"/>
        <w:rPr>
          <w:rFonts w:ascii="Arial" w:hAnsi="Arial" w:cs="Arial"/>
          <w:sz w:val="28"/>
          <w:szCs w:val="28"/>
        </w:rPr>
      </w:pPr>
    </w:p>
    <w:p w14:paraId="64404C3D"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AGRAVO DE INSTRUMENTO DO EXECUTADO, CLUBE DO CONGRESSO</w:t>
      </w:r>
    </w:p>
    <w:p w14:paraId="11B9AEE8" w14:textId="77777777" w:rsidR="00335343" w:rsidRDefault="00335343">
      <w:pPr>
        <w:spacing w:line="360" w:lineRule="auto"/>
        <w:jc w:val="both"/>
        <w:rPr>
          <w:rFonts w:ascii="Arial" w:hAnsi="Arial" w:cs="Arial"/>
          <w:sz w:val="28"/>
          <w:szCs w:val="28"/>
        </w:rPr>
      </w:pPr>
    </w:p>
    <w:p w14:paraId="1B77BF98" w14:textId="77777777" w:rsidR="00335343" w:rsidRDefault="009B5EBE">
      <w:pPr>
        <w:spacing w:line="360" w:lineRule="auto"/>
        <w:jc w:val="center"/>
        <w:rPr>
          <w:rFonts w:ascii="Arial" w:hAnsi="Arial" w:cs="Arial"/>
          <w:sz w:val="28"/>
          <w:szCs w:val="28"/>
        </w:rPr>
      </w:pPr>
      <w:r>
        <w:rPr>
          <w:rFonts w:ascii="Arial" w:eastAsia="Arial" w:hAnsi="Arial" w:cs="Arial"/>
          <w:color w:val="595959"/>
          <w:sz w:val="28"/>
          <w:szCs w:val="28"/>
          <w:highlight w:val="yellow"/>
        </w:rPr>
        <w:t>DA REJEIÇÃO DA PRELIMINAR DE PRECLUSÃO E DA DELIMITAÇÃO DO OBJETO DO RECURSO</w:t>
      </w:r>
    </w:p>
    <w:p w14:paraId="5BFDDE5E" w14:textId="77777777" w:rsidR="00335343" w:rsidRDefault="00335343">
      <w:pPr>
        <w:spacing w:line="360" w:lineRule="auto"/>
        <w:jc w:val="both"/>
        <w:rPr>
          <w:rFonts w:ascii="Arial" w:hAnsi="Arial" w:cs="Arial"/>
          <w:sz w:val="28"/>
          <w:szCs w:val="28"/>
        </w:rPr>
      </w:pPr>
    </w:p>
    <w:p w14:paraId="3548A62C" w14:textId="17C6791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Em contrarrazões, a exequente/agravada, MARINA DO CONGRESSO LTDA - ME, suscita preliminar de não conhecimento do agravo de instrumento, ao argumento de que: </w:t>
      </w:r>
      <w:r>
        <w:rPr>
          <w:rFonts w:ascii="Arial" w:eastAsia="Arial" w:hAnsi="Arial" w:cs="Arial"/>
          <w:b/>
          <w:bCs/>
          <w:color w:val="595959"/>
          <w:sz w:val="28"/>
          <w:szCs w:val="28"/>
        </w:rPr>
        <w:t>1)</w:t>
      </w:r>
      <w:r>
        <w:rPr>
          <w:rFonts w:ascii="Arial" w:eastAsia="Arial" w:hAnsi="Arial" w:cs="Arial"/>
          <w:color w:val="595959"/>
          <w:sz w:val="28"/>
          <w:szCs w:val="28"/>
        </w:rPr>
        <w:t xml:space="preserve"> a penhora das receitas de locação de espaço para torres de telefonia foi deferida na decisão de 27/10/2025, não impugnada pelo executado, e está coberta pela preclusão</w:t>
      </w:r>
      <w:r>
        <w:rPr>
          <w:rFonts w:ascii="Arial" w:eastAsia="Arial" w:hAnsi="Arial" w:cs="Arial"/>
          <w:color w:val="595959"/>
          <w:sz w:val="28"/>
          <w:szCs w:val="28"/>
        </w:rPr>
        <w:t xml:space="preserve">; </w:t>
      </w:r>
      <w:r>
        <w:rPr>
          <w:rFonts w:ascii="Arial" w:eastAsia="Arial" w:hAnsi="Arial" w:cs="Arial"/>
          <w:b/>
          <w:bCs/>
          <w:color w:val="595959"/>
          <w:sz w:val="28"/>
          <w:szCs w:val="28"/>
        </w:rPr>
        <w:t>2)</w:t>
      </w:r>
      <w:r>
        <w:rPr>
          <w:rFonts w:ascii="Arial" w:eastAsia="Arial" w:hAnsi="Arial" w:cs="Arial"/>
          <w:color w:val="595959"/>
          <w:sz w:val="28"/>
          <w:szCs w:val="28"/>
        </w:rPr>
        <w:t xml:space="preserve"> a decisão agravada apenas redirecionou a intimação à </w:t>
      </w:r>
      <w:r w:rsidR="00A87D8A">
        <w:rPr>
          <w:rFonts w:ascii="Arial" w:eastAsia="Arial" w:hAnsi="Arial" w:cs="Arial"/>
          <w:color w:val="595959"/>
          <w:sz w:val="28"/>
          <w:szCs w:val="28"/>
        </w:rPr>
        <w:t xml:space="preserve">Telxius Torres Brasil </w:t>
      </w:r>
      <w:r>
        <w:rPr>
          <w:rFonts w:ascii="Arial" w:eastAsia="Arial" w:hAnsi="Arial" w:cs="Arial"/>
          <w:color w:val="595959"/>
          <w:sz w:val="28"/>
          <w:szCs w:val="28"/>
        </w:rPr>
        <w:t xml:space="preserve">LTDA, contraparte correta do contrato; e </w:t>
      </w:r>
      <w:r>
        <w:rPr>
          <w:rFonts w:ascii="Arial" w:eastAsia="Arial" w:hAnsi="Arial" w:cs="Arial"/>
          <w:b/>
          <w:bCs/>
          <w:color w:val="595959"/>
          <w:sz w:val="28"/>
          <w:szCs w:val="28"/>
        </w:rPr>
        <w:t>3)</w:t>
      </w:r>
      <w:r>
        <w:rPr>
          <w:rFonts w:ascii="Arial" w:eastAsia="Arial" w:hAnsi="Arial" w:cs="Arial"/>
          <w:color w:val="595959"/>
          <w:sz w:val="28"/>
          <w:szCs w:val="28"/>
        </w:rPr>
        <w:t xml:space="preserve"> a ordem de nova pesquisa </w:t>
      </w:r>
      <w:r w:rsidR="00A87D8A">
        <w:rPr>
          <w:rFonts w:ascii="Arial" w:eastAsia="Arial" w:hAnsi="Arial" w:cs="Arial"/>
          <w:color w:val="595959"/>
          <w:sz w:val="28"/>
          <w:szCs w:val="28"/>
        </w:rPr>
        <w:t>SISBAJUD</w:t>
      </w:r>
      <w:r>
        <w:rPr>
          <w:rFonts w:ascii="Arial" w:eastAsia="Arial" w:hAnsi="Arial" w:cs="Arial"/>
          <w:color w:val="595959"/>
          <w:sz w:val="28"/>
          <w:szCs w:val="28"/>
        </w:rPr>
        <w:t xml:space="preserve"> não integra os pedidos recursais.</w:t>
      </w:r>
    </w:p>
    <w:p w14:paraId="3F1BC0A6" w14:textId="77777777" w:rsidR="00335343" w:rsidRDefault="00335343">
      <w:pPr>
        <w:spacing w:line="360" w:lineRule="auto"/>
        <w:jc w:val="both"/>
        <w:rPr>
          <w:rFonts w:ascii="Arial" w:hAnsi="Arial" w:cs="Arial"/>
          <w:sz w:val="28"/>
          <w:szCs w:val="28"/>
        </w:rPr>
      </w:pPr>
    </w:p>
    <w:p w14:paraId="26BA71E7" w14:textId="77777777" w:rsidR="00335343" w:rsidRDefault="009B5EBE">
      <w:pPr>
        <w:spacing w:line="360" w:lineRule="auto"/>
        <w:ind w:firstLine="2268"/>
        <w:jc w:val="both"/>
        <w:rPr>
          <w:del w:id="1019" w:author="Assessor GDSXSR" w:date="2026-10-31T18:16:12Z"/>
          <w:rFonts w:ascii="Arial" w:hAnsi="Arial" w:cs="Arial"/>
          <w:sz w:val="28"/>
          <w:szCs w:val="28"/>
        </w:rPr>
      </w:pPr>
      <w:del w:id="1018" w:author="Assessor GDSXSR" w:date="2026-10-31T18:16:12Z">
        <w:r>
          <w:rPr>
            <w:rFonts w:ascii="Arial" w:eastAsia="Arial" w:hAnsi="Arial" w:cs="Arial"/>
            <w:color w:val="595959"/>
            <w:sz w:val="28"/>
            <w:szCs w:val="28"/>
          </w:rPr>
          <w:delText>Requer o não conhecimento do agravo de instrumento nesses pontos.</w:delText>
        </w:r>
      </w:del>
    </w:p>
    <w:p w14:paraId="59B07D56" w14:textId="77777777" w:rsidR="00335343" w:rsidRDefault="00335343">
      <w:pPr>
        <w:spacing w:line="360" w:lineRule="auto"/>
        <w:jc w:val="both"/>
        <w:rPr>
          <w:del w:id="1020" w:author="Assessor GDSXSR" w:date="2026-10-31T18:16:12Z"/>
          <w:rFonts w:ascii="Arial" w:hAnsi="Arial" w:cs="Arial"/>
          <w:sz w:val="28"/>
          <w:szCs w:val="28"/>
        </w:rPr>
      </w:pPr>
    </w:p>
    <w:p w14:paraId="62C544F3"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Sem razão.</w:t>
      </w:r>
    </w:p>
    <w:p w14:paraId="44F31005" w14:textId="77777777" w:rsidR="00335343" w:rsidRDefault="00335343">
      <w:pPr>
        <w:spacing w:line="360" w:lineRule="auto"/>
        <w:jc w:val="both"/>
        <w:rPr>
          <w:rFonts w:ascii="Arial" w:hAnsi="Arial" w:cs="Arial"/>
          <w:sz w:val="28"/>
          <w:szCs w:val="28"/>
        </w:rPr>
      </w:pPr>
    </w:p>
    <w:p w14:paraId="3BBA5F51" w14:textId="3086B87F" w:rsidR="00335343" w:rsidRDefault="009B5EBE">
      <w:pPr>
        <w:spacing w:line="360" w:lineRule="auto"/>
        <w:ind w:firstLine="2268"/>
        <w:jc w:val="both"/>
        <w:rPr>
          <w:rFonts w:ascii="Arial" w:eastAsia="Arial" w:hAnsi="Arial" w:cs="Arial"/>
          <w:color w:val="595959"/>
          <w:sz w:val="28"/>
          <w:szCs w:val="28"/>
        </w:rPr>
      </w:pPr>
      <w:del w:id="1015" w:author="Assessor GDSXSR" w:date="2026-10-31T18:16:12Z">
        <w:r>
          <w:rPr>
            <w:rFonts w:ascii="Arial" w:eastAsia="Arial" w:hAnsi="Arial" w:cs="Arial"/>
            <w:color w:val="595959"/>
            <w:sz w:val="28"/>
            <w:szCs w:val="28"/>
          </w:rPr>
          <w:delText xml:space="preserve">Conforme transcrito nas contrarrazões</w:delText>
        </w:r>
        <w:r>
          <w:rPr>
            <w:rFonts w:ascii="Arial" w:eastAsia="Arial" w:hAnsi="Arial" w:cs="Arial"/>
            <w:color w:val="595959"/>
            <w:sz w:val="28"/>
            <w:szCs w:val="28"/>
          </w:rPr>
          <w:delText xml:space="preserve"> (ID </w:delText>
        </w:r>
        <w:r>
          <w:rPr>
            <w:rFonts w:ascii="Arial" w:eastAsia="Arial" w:hAnsi="Arial" w:cs="Arial"/>
            <w:color w:val="595959"/>
            <w:sz w:val="28"/>
            <w:szCs w:val="28"/>
          </w:rPr>
          <w:delText xml:space="preserve">90148544</w:delText>
        </w:r>
        <w:r>
          <w:rPr>
            <w:rFonts w:ascii="Arial" w:eastAsia="Arial" w:hAnsi="Arial" w:cs="Arial"/>
            <w:color w:val="595959"/>
            <w:sz w:val="28"/>
            <w:szCs w:val="28"/>
          </w:rPr>
          <w:delText xml:space="preserve">, pág. 3)</w:delText>
        </w:r>
        <w:r>
          <w:rPr>
            <w:rFonts w:ascii="Arial" w:eastAsia="Arial" w:hAnsi="Arial" w:cs="Arial"/>
            <w:color w:val="595959"/>
            <w:sz w:val="28"/>
            <w:szCs w:val="28"/>
          </w:rPr>
          <w:delText xml:space="preserve">, a</w:delText>
        </w:r>
      </w:del>
      <w:ins w:id="1016" w:author="Assessor GDSXSR" w:date="2026-10-31T18:16:12Z">
        <w:r>
          <w:rPr>
            <w:rFonts w:ascii="Arial" w:eastAsia="Arial" w:hAnsi="Arial" w:cs="Arial"/>
            <w:color w:val="808080"/>
            <w:sz w:val="28"/>
            <w:szCs w:val="28"/>
          </w:rPr>
          <w:t xml:space="preserve">A</w:t>
        </w:r>
      </w:ins>
      <w:commentRangeStart w:id="8"/>
      <w:r>
        <w:rPr>
          <w:rFonts w:ascii="Arial" w:eastAsia="Arial" w:hAnsi="Arial" w:cs="Arial"/>
          <w:color w:val="595959"/>
          <w:sz w:val="28"/>
          <w:szCs w:val="28"/>
        </w:rPr>
        <w:t xml:space="preserve"> decisão de 27/10/2025 determinou a intimação das companhias Claro e Vivo para depósito em juízo dos aluguéis devidos ao clube</w:t>
      </w:r>
      <w:ins w:id="1017" w:author="Assessor GDSXSR" w:date="2026-10-31T18:16:12Z">
        <w:r>
          <w:rPr>
            <w:rFonts w:ascii="Arial" w:eastAsia="Arial" w:hAnsi="Arial" w:cs="Arial"/>
            <w:color w:val="808080"/>
            <w:sz w:val="28"/>
            <w:szCs w:val="28"/>
          </w:rPr>
          <w:t xml:space="preserve">, conforme transcrito nas contrarrazões (ID 90148544, pág. 3)</w:t>
        </w:r>
      </w:ins>
      <w:r>
        <w:rPr>
          <w:rFonts w:ascii="Arial" w:eastAsia="Arial" w:hAnsi="Arial" w:cs="Arial"/>
          <w:color w:val="595959"/>
          <w:sz w:val="28"/>
          <w:szCs w:val="28"/>
        </w:rPr>
        <w:t xml:space="preserve">.</w:t>
      </w:r>
      <w:r>
        <w:rPr>
          <w:rFonts w:ascii="Arial" w:eastAsia="Arial" w:hAnsi="Arial" w:cs="Arial"/>
          <w:color w:val="595959"/>
          <w:sz w:val="28"/>
          <w:szCs w:val="28"/>
        </w:rPr>
        <w:t xml:space="preserve"> Confira-se:</w:t>
      </w:r>
      <w:commentRangeEnd w:id="8"/>
      <w:r>
        <w:rPr>
          <w:rStyle w:val="CommentReference"/>
        </w:rPr>
        <w:commentReference w:id="8"/>
      </w:r>
    </w:p>
    <w:p w14:paraId="76DDFD6B" w14:textId="77777777" w:rsidR="00A87D8A" w:rsidRDefault="00A87D8A">
      <w:pPr>
        <w:spacing w:line="360" w:lineRule="auto"/>
        <w:ind w:firstLine="2268"/>
        <w:jc w:val="both"/>
        <w:rPr>
          <w:rFonts w:ascii="Arial" w:eastAsia="Arial" w:hAnsi="Arial" w:cs="Arial"/>
          <w:color w:val="595959"/>
          <w:sz w:val="28"/>
          <w:szCs w:val="28"/>
        </w:rPr>
      </w:pPr>
    </w:p>
    <w:p w14:paraId="403D06AF" w14:textId="2F59F98C" w:rsidR="00A87D8A" w:rsidRPr="00A87D8A" w:rsidRDefault="00A87D8A" w:rsidP="00A87D8A">
      <w:pPr>
        <w:spacing w:line="360" w:lineRule="auto"/>
        <w:ind w:left="2268" w:firstLine="1134"/>
        <w:jc w:val="both"/>
        <w:rPr>
          <w:rFonts w:ascii="Arial" w:hAnsi="Arial" w:cs="Arial"/>
          <w:i/>
          <w:iCs/>
          <w:sz w:val="26"/>
          <w:szCs w:val="26"/>
        </w:rPr>
        <w:pPrChange w:id="1025" w:author="Assessor GDSXSR" w:date="2026-10-31T18:16:12Z">
          <w:pPr>
            <w:spacing w:line="360" w:lineRule="auto"/>
            <w:ind w:left="2268"/>
            <w:jc w:val="both"/>
          </w:pPr>
        </w:pPrChange>
      </w:pPr>
      <w:del w:id="1021" w:author="Assessor GDSXSR" w:date="2026-10-31T18:16:12Z">
        <w:r>
          <w:rPr>
            <w:rFonts w:ascii="Arial" w:hAnsi="Arial" w:cs="Arial"/>
            <w:i/>
            <w:iCs/>
            <w:sz w:val="26"/>
            <w:szCs w:val="26"/>
          </w:rPr>
          <w:delText xml:space="preserve">"</w:delText>
        </w:r>
      </w:del>
      <w:ins w:id="1022" w:author="Assessor GDSXSR" w:date="2026-10-31T18:16:12Z">
        <w:r>
          <w:rPr>
            <w:rFonts w:ascii="Arial" w:hAnsi="Arial" w:cs="Arial"/>
            <w:i/>
            <w:iCs/>
            <w:color w:val="808080"/>
            <w:sz w:val="26"/>
            <w:szCs w:val="26"/>
          </w:rPr>
          <w:t xml:space="preserve">“</w:t>
        </w:r>
      </w:ins>
      <w:commentRangeStart w:id="10"/>
      <w:r>
        <w:rPr>
          <w:rFonts w:ascii="Arial" w:hAnsi="Arial" w:cs="Arial"/>
          <w:i/>
          <w:iCs/>
          <w:sz w:val="26"/>
          <w:szCs w:val="26"/>
        </w:rPr>
        <w:t xml:space="preserve">Defiro a penhora das receitas provenientes dos contratos de locação</w:t>
      </w:r>
      <w:r>
        <w:rPr>
          <w:rFonts w:ascii="Arial" w:hAnsi="Arial" w:cs="Arial"/>
          <w:i/>
          <w:iCs/>
          <w:sz w:val="26"/>
          <w:szCs w:val="26"/>
        </w:rPr>
        <w:t xml:space="preserve"> </w:t>
      </w:r>
      <w:r>
        <w:rPr>
          <w:rFonts w:ascii="Arial" w:hAnsi="Arial" w:cs="Arial"/>
          <w:i/>
          <w:iCs/>
          <w:sz w:val="26"/>
          <w:szCs w:val="26"/>
        </w:rPr>
        <w:t xml:space="preserve">de espaço que sejam firmados com a parte executada pra instalação</w:t>
      </w:r>
      <w:r>
        <w:rPr>
          <w:rFonts w:ascii="Arial" w:hAnsi="Arial" w:cs="Arial"/>
          <w:i/>
          <w:iCs/>
          <w:sz w:val="26"/>
          <w:szCs w:val="26"/>
        </w:rPr>
        <w:t xml:space="preserve"> </w:t>
      </w:r>
      <w:r>
        <w:rPr>
          <w:rFonts w:ascii="Arial" w:hAnsi="Arial" w:cs="Arial"/>
          <w:i/>
          <w:iCs/>
          <w:sz w:val="26"/>
          <w:szCs w:val="26"/>
        </w:rPr>
        <w:t xml:space="preserve">de torres de telefonias. Expeça-se mandado de intimação das</w:t>
      </w:r>
      <w:r>
        <w:rPr>
          <w:rFonts w:ascii="Arial" w:hAnsi="Arial" w:cs="Arial"/>
          <w:i/>
          <w:iCs/>
          <w:sz w:val="26"/>
          <w:szCs w:val="26"/>
        </w:rPr>
        <w:t xml:space="preserve"> </w:t>
      </w:r>
      <w:r>
        <w:rPr>
          <w:rFonts w:ascii="Arial" w:hAnsi="Arial" w:cs="Arial"/>
          <w:i/>
          <w:iCs/>
          <w:sz w:val="26"/>
          <w:szCs w:val="26"/>
        </w:rPr>
        <w:t xml:space="preserve">companhias Claro e Vivo para que efetuem o depósito em juízo dos</w:t>
      </w:r>
      <w:r>
        <w:rPr>
          <w:rFonts w:ascii="Arial" w:hAnsi="Arial" w:cs="Arial"/>
          <w:i/>
          <w:iCs/>
          <w:sz w:val="26"/>
          <w:szCs w:val="26"/>
        </w:rPr>
        <w:t xml:space="preserve"> </w:t>
      </w:r>
      <w:r>
        <w:rPr>
          <w:rFonts w:ascii="Arial" w:hAnsi="Arial" w:cs="Arial"/>
          <w:i/>
          <w:iCs/>
          <w:sz w:val="26"/>
          <w:szCs w:val="26"/>
        </w:rPr>
        <w:t xml:space="preserve">aluguéis devidos ao clube. À Secretaria para providências. Após,</w:t>
      </w:r>
      <w:r>
        <w:rPr>
          <w:rFonts w:ascii="Arial" w:hAnsi="Arial" w:cs="Arial"/>
          <w:i/>
          <w:iCs/>
          <w:sz w:val="26"/>
          <w:szCs w:val="26"/>
        </w:rPr>
        <w:t xml:space="preserve"> </w:t>
      </w:r>
      <w:r>
        <w:rPr>
          <w:rFonts w:ascii="Arial" w:hAnsi="Arial" w:cs="Arial"/>
          <w:i/>
          <w:iCs/>
          <w:sz w:val="26"/>
          <w:szCs w:val="26"/>
        </w:rPr>
        <w:t xml:space="preserve">prossiga-se com nova pesquisa SISBAJUD de forma reiterada.</w:t>
      </w:r>
      <w:commentRangeEnd w:id="10"/>
      <w:r>
        <w:rPr>
          <w:rStyle w:val="CommentReference"/>
        </w:rPr>
        <w:commentReference w:id="10"/>
      </w:r>
      <w:del w:id="1023" w:author="Assessor GDSXSR" w:date="2026-10-31T18:16:12Z">
        <w:r>
          <w:rPr>
            <w:rFonts w:ascii="Arial" w:hAnsi="Arial" w:cs="Arial"/>
            <w:i/>
            <w:iCs/>
            <w:sz w:val="26"/>
            <w:szCs w:val="26"/>
          </w:rPr>
          <w:delText xml:space="preserve">"</w:delText>
        </w:r>
      </w:del>
      <w:ins w:id="1024" w:author="Assessor GDSXSR" w:date="2026-10-31T18:16:12Z">
        <w:r>
          <w:rPr>
            <w:rFonts w:ascii="Arial" w:hAnsi="Arial" w:cs="Arial"/>
            <w:i/>
            <w:iCs/>
            <w:color w:val="808080"/>
            <w:sz w:val="26"/>
            <w:szCs w:val="26"/>
          </w:rPr>
          <w:t xml:space="preserve">”</w:t>
        </w:r>
      </w:ins>
    </w:p>
    <w:p w14:paraId="77E7758C" w14:textId="77777777" w:rsidR="00335343" w:rsidRDefault="00335343">
      <w:pPr>
        <w:spacing w:line="360" w:lineRule="auto"/>
        <w:jc w:val="both"/>
        <w:rPr>
          <w:rFonts w:ascii="Arial" w:hAnsi="Arial" w:cs="Arial"/>
          <w:sz w:val="28"/>
          <w:szCs w:val="28"/>
        </w:rPr>
      </w:pPr>
    </w:p>
    <w:p w14:paraId="059574DF" w14:textId="05842342"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Change w:id="1027" w:author="Assessor GDSXSR" w:date="2026-10-31T18:16:12Z">
            <w:rPr>
              <w:rFonts w:ascii="Arial" w:eastAsia="Arial" w:hAnsi="Arial" w:cs="Arial"/>
              <w:color w:val="595959"/>
              <w:sz w:val="28"/>
              <w:szCs w:val="28"/>
            </w:rPr>
          </w:rPrChange>
        </w:rPr>
        <w:t xml:space="preserve">A constrição do crédito de aluguel devido ao executado pela </w:t>
      </w:r>
      <w:r>
        <w:rPr>
          <w:rFonts w:ascii="Arial" w:eastAsia="Arial" w:hAnsi="Arial" w:cs="Arial"/>
          <w:color w:val="595959"/>
          <w:sz w:val="28"/>
          <w:szCs w:val="28"/>
          <w:highlight w:val="yellow"/>
          <w:rPrChange w:id="1028" w:author="Assessor GDSXSR" w:date="2026-10-31T18:16:12Z">
            <w:rPr>
              <w:rFonts w:ascii="Arial" w:eastAsia="Arial" w:hAnsi="Arial" w:cs="Arial"/>
              <w:color w:val="595959"/>
              <w:sz w:val="28"/>
              <w:szCs w:val="28"/>
            </w:rPr>
          </w:rPrChange>
        </w:rPr>
        <w:t xml:space="preserve">Telxius Torres Brasil</w:t>
      </w:r>
      <w:r>
        <w:rPr>
          <w:rFonts w:ascii="Arial" w:eastAsia="Arial" w:hAnsi="Arial" w:cs="Arial"/>
          <w:color w:val="595959"/>
          <w:sz w:val="28"/>
          <w:szCs w:val="28"/>
          <w:highlight w:val="yellow"/>
          <w:rPrChange w:id="1029" w:author="Assessor GDSXSR" w:date="2026-10-31T18:16:12Z">
            <w:rPr>
              <w:rFonts w:ascii="Arial" w:eastAsia="Arial" w:hAnsi="Arial" w:cs="Arial"/>
              <w:color w:val="595959"/>
              <w:sz w:val="28"/>
              <w:szCs w:val="28"/>
            </w:rPr>
          </w:rPrChange>
        </w:rPr>
        <w:t xml:space="preserve"> LTDA foi determinada, pela primeira vez, na decisão agravada, que identificou a devedora e ordenou o depósito dos aluguéis em conta judicial vinculada ao processo (ID 286198869, </w:t>
      </w:r>
      <w:ins w:id="1026" w:author="Assessor GDSXSR" w:date="2026-10-31T18:16:12Z">
        <w:r>
          <w:rPr>
            <w:rFonts w:ascii="Arial" w:eastAsia="Arial" w:hAnsi="Arial" w:cs="Arial"/>
            <w:color w:val="808080"/>
            <w:sz w:val="28"/>
            <w:szCs w:val="28"/>
          </w:rPr>
          <w:t xml:space="preserve">do </w:t>
        </w:r>
      </w:ins>
      <w:r>
        <w:rPr>
          <w:rFonts w:ascii="Arial" w:eastAsia="Arial" w:hAnsi="Arial" w:cs="Arial"/>
          <w:color w:val="595959"/>
          <w:sz w:val="28"/>
          <w:szCs w:val="28"/>
          <w:highlight w:val="yellow"/>
          <w:rPrChange w:id="1030" w:author="Assessor GDSXSR" w:date="2026-10-31T18:16:12Z">
            <w:rPr>
              <w:rFonts w:ascii="Arial" w:eastAsia="Arial" w:hAnsi="Arial" w:cs="Arial"/>
              <w:color w:val="595959"/>
              <w:sz w:val="28"/>
              <w:szCs w:val="28"/>
            </w:rPr>
          </w:rPrChange>
        </w:rPr>
        <w:t xml:space="preserve">processo de origem).</w:t>
      </w:r>
    </w:p>
    <w:p w14:paraId="51B14FF9" w14:textId="77777777" w:rsidR="00335343" w:rsidRDefault="00335343">
      <w:pPr>
        <w:spacing w:line="360" w:lineRule="auto"/>
        <w:jc w:val="both"/>
        <w:rPr>
          <w:rFonts w:ascii="Arial" w:hAnsi="Arial" w:cs="Arial"/>
          <w:sz w:val="28"/>
          <w:szCs w:val="28"/>
        </w:rPr>
      </w:pPr>
    </w:p>
    <w:p w14:paraId="3ED9C920" w14:textId="77777777" w:rsidR="00F261A0" w:rsidRDefault="009B5EBE">
      <w:pPr>
        <w:spacing w:line="360" w:lineRule="auto"/>
        <w:ind w:firstLine="2268"/>
        <w:jc w:val="both"/>
        <w:rPr>
          <w:rFonts w:ascii="Arial" w:eastAsia="Arial" w:hAnsi="Arial" w:cs="Arial"/>
          <w:color w:val="595959"/>
          <w:sz w:val="28"/>
          <w:szCs w:val="28"/>
        </w:rPr>
      </w:pPr>
      <w:r>
        <w:rPr>
          <w:rFonts w:ascii="Arial" w:eastAsia="Arial" w:hAnsi="Arial" w:cs="Arial"/>
          <w:color w:val="595959"/>
          <w:sz w:val="28"/>
          <w:szCs w:val="28"/>
        </w:rPr>
        <w:t xml:space="preserve">Trata-se de decisão interlocutória com conteúdo próprio, proferida em cumprimento de sentença. </w:t>
      </w:r>
    </w:p>
    <w:p w14:paraId="2691FE1D" w14:textId="77777777" w:rsidR="00F261A0" w:rsidRDefault="00F261A0">
      <w:pPr>
        <w:spacing w:line="360" w:lineRule="auto"/>
        <w:ind w:firstLine="2268"/>
        <w:jc w:val="both"/>
        <w:rPr>
          <w:rFonts w:ascii="Arial" w:eastAsia="Arial" w:hAnsi="Arial" w:cs="Arial"/>
          <w:color w:val="595959"/>
          <w:sz w:val="28"/>
          <w:szCs w:val="28"/>
        </w:rPr>
      </w:pPr>
    </w:p>
    <w:p w14:paraId="1A55EFCE" w14:textId="44059E2D"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Dispõe o art. 1.015, </w:t>
      </w:r>
      <w:ins w:id="1031" w:author="Assessor GDSXSR" w:date="2026-10-31T18:16:12Z">
        <w:r>
          <w:rPr>
            <w:rFonts w:ascii="Arial" w:eastAsia="Arial" w:hAnsi="Arial" w:cs="Arial"/>
            <w:color w:val="808080"/>
            <w:sz w:val="28"/>
            <w:szCs w:val="28"/>
          </w:rPr>
          <w:t xml:space="preserve">caput e </w:t>
        </w:r>
      </w:ins>
      <w:r>
        <w:rPr>
          <w:rFonts w:ascii="Arial" w:eastAsia="Arial" w:hAnsi="Arial" w:cs="Arial"/>
          <w:color w:val="595959"/>
          <w:sz w:val="28"/>
          <w:szCs w:val="28"/>
        </w:rPr>
        <w:t xml:space="preserve">parágrafo único, do CPC:</w:t>
      </w:r>
    </w:p>
    <w:p w14:paraId="6DDD7E56" w14:textId="77777777" w:rsidR="00335343" w:rsidRDefault="00335343">
      <w:pPr>
        <w:spacing w:line="360" w:lineRule="auto"/>
        <w:jc w:val="both"/>
        <w:rPr>
          <w:rFonts w:ascii="Arial" w:hAnsi="Arial" w:cs="Arial"/>
          <w:sz w:val="28"/>
          <w:szCs w:val="28"/>
        </w:rPr>
      </w:pPr>
    </w:p>
    <w:p>
      <w:pPr>
        <w:spacing w:line="360" w:lineRule="auto"/>
        <w:ind w:left="2268"/>
        <w:jc w:val="both"/>
        <w:rPr>
          <w:ins w:id="1035" w:author="Assessor GDSXSR" w:date="2026-10-31T18:16:12Z"/>
        </w:rPr>
      </w:pPr>
      <w:r>
        <w:rPr>
          <w:rFonts w:ascii="Arial" w:eastAsia="Arial" w:hAnsi="Arial" w:cs="Arial"/>
          <w:i/>
          <w:iCs/>
          <w:color w:val="595959"/>
          <w:sz w:val="26"/>
          <w:szCs w:val="26"/>
        </w:rPr>
        <w:t xml:space="preserve">“</w:t>
      </w:r>
      <w:ins w:id="1032" w:author="Assessor GDSXSR" w:date="2026-10-31T18:16:12Z">
        <w:r>
          <w:rPr>
            <w:rFonts w:ascii="Arial" w:eastAsia="Arial" w:hAnsi="Arial" w:cs="Arial"/>
            <w:i/>
            <w:iCs/>
            <w:color w:val="808080"/>
            <w:sz w:val="26"/>
            <w:szCs w:val="26"/>
          </w:rPr>
          <w:t xml:space="preserve">Art. 1.015. Cabe agravo de instrumento contra as decisões interlocutórias que versarem sobre:</w:t>
        </w:r>
      </w:ins>
    </w:p>
    <w:p>
      <w:pPr>
        <w:spacing w:line="360" w:lineRule="auto"/>
        <w:ind w:left="2268"/>
        <w:jc w:val="both"/>
        <w:rPr>
          <w:ins w:id="1036" w:author="Assessor GDSXSR" w:date="2026-10-31T18:16:12Z"/>
        </w:rPr>
      </w:pPr>
      <w:ins w:id="1033" w:author="Assessor GDSXSR" w:date="2026-10-31T18:16:12Z">
        <w:r>
          <w:rPr>
            <w:rFonts w:ascii="Arial" w:eastAsia="Arial" w:hAnsi="Arial" w:cs="Arial"/>
            <w:i/>
            <w:iCs/>
            <w:color w:val="808080"/>
            <w:sz w:val="26"/>
            <w:szCs w:val="26"/>
          </w:rPr>
          <w:t xml:space="preserve">(...)</w:t>
        </w:r>
      </w:ins>
    </w:p>
    <w:p w14:paraId="6544948A" w14:textId="77777777" w:rsidR="00335343" w:rsidRDefault="009B5EBE">
      <w:pPr>
        <w:spacing w:line="360" w:lineRule="auto"/>
        <w:ind w:left="2268"/>
        <w:jc w:val="both"/>
        <w:rPr>
          <w:rFonts w:ascii="Arial" w:hAnsi="Arial" w:cs="Arial"/>
          <w:sz w:val="26"/>
          <w:szCs w:val="26"/>
        </w:rPr>
      </w:pPr>
      <w:commentRangeStart w:id="11"/>
      <w:r>
        <w:rPr>
          <w:rFonts w:ascii="Arial" w:eastAsia="Arial" w:hAnsi="Arial" w:cs="Arial"/>
          <w:i/>
          <w:iCs/>
          <w:color w:val="595959"/>
          <w:sz w:val="26"/>
          <w:szCs w:val="26"/>
        </w:rPr>
        <w:t xml:space="preserve">Parágrafo único. Também caberá agravo de instrumento contra decisões interlocutórias proferidas na fase de liquidação de sentença ou de cumprimento de sentença, no processo de execução e no processo de inventário.”</w:t>
      </w:r>
      <w:commentRangeEnd w:id="11"/>
      <w:r>
        <w:rPr>
          <w:rStyle w:val="CommentReference"/>
        </w:rPr>
        <w:commentReference w:id="11"/>
      </w:r>
      <w:ins w:id="1034" w:author="Assessor GDSXSR" w:date="2026-10-31T18:16:12Z">
        <w:r>
          <w:rPr>
            <w:rFonts w:ascii="Arial" w:eastAsia="Arial" w:hAnsi="Arial" w:cs="Arial"/>
            <w:i/>
            <w:iCs/>
            <w:color w:val="808080"/>
            <w:sz w:val="26"/>
            <w:szCs w:val="26"/>
          </w:rPr>
          <w:t xml:space="preserve"> – Grifei</w:t>
        </w:r>
      </w:ins>
    </w:p>
    <w:p w14:paraId="1303502C" w14:textId="77777777" w:rsidR="00335343" w:rsidRDefault="00335343">
      <w:pPr>
        <w:spacing w:line="360" w:lineRule="auto"/>
        <w:jc w:val="both"/>
        <w:rPr>
          <w:rFonts w:ascii="Arial" w:hAnsi="Arial" w:cs="Arial"/>
          <w:sz w:val="28"/>
          <w:szCs w:val="28"/>
        </w:rPr>
      </w:pPr>
    </w:p>
    <w:p w14:paraId="012759E4"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Change w:id="1037" w:author="Assessor GDSXSR" w:date="2026-10-31T18:16:12Z">
            <w:rPr>
              <w:rFonts w:ascii="Arial" w:eastAsia="Arial" w:hAnsi="Arial" w:cs="Arial"/>
              <w:color w:val="595959"/>
              <w:sz w:val="28"/>
              <w:szCs w:val="28"/>
            </w:rPr>
          </w:rPrChange>
        </w:rPr>
        <w:t>Não há, portanto, preclusão.</w:t>
      </w:r>
    </w:p>
    <w:p w14:paraId="5DB03241" w14:textId="77777777" w:rsidR="00335343" w:rsidRDefault="00335343">
      <w:pPr>
        <w:spacing w:line="360" w:lineRule="auto"/>
        <w:jc w:val="both"/>
        <w:rPr>
          <w:rFonts w:ascii="Arial" w:hAnsi="Arial" w:cs="Arial"/>
          <w:sz w:val="28"/>
          <w:szCs w:val="28"/>
        </w:rPr>
      </w:pPr>
    </w:p>
    <w:p w14:paraId="4B84CAD2" w14:textId="32294C84" w:rsidR="00335343" w:rsidRDefault="009B5EBE">
      <w:pPr>
        <w:spacing w:line="360" w:lineRule="auto"/>
        <w:ind w:firstLine="2268"/>
        <w:jc w:val="both"/>
        <w:rPr>
          <w:rFonts w:ascii="Arial" w:hAnsi="Arial" w:cs="Arial"/>
          <w:sz w:val="28"/>
          <w:szCs w:val="28"/>
        </w:rPr>
      </w:pPr>
      <w:commentRangeStart w:id="12"/>
      <w:r>
        <w:rPr>
          <w:rFonts w:ascii="Arial" w:eastAsia="Arial" w:hAnsi="Arial" w:cs="Arial"/>
          <w:color w:val="595959"/>
          <w:sz w:val="28"/>
          <w:szCs w:val="28"/>
        </w:rPr>
        <w:t xml:space="preserve">Quanto à nova pesquisa </w:t>
      </w:r>
      <w:r>
        <w:rPr>
          <w:rFonts w:ascii="Arial" w:eastAsia="Arial" w:hAnsi="Arial" w:cs="Arial"/>
          <w:color w:val="595959"/>
          <w:sz w:val="28"/>
          <w:szCs w:val="28"/>
        </w:rPr>
        <w:t xml:space="preserve">SISBAJUD</w:t>
      </w:r>
      <w:r>
        <w:rPr>
          <w:rFonts w:ascii="Arial" w:eastAsia="Arial" w:hAnsi="Arial" w:cs="Arial"/>
          <w:color w:val="595959"/>
          <w:sz w:val="28"/>
          <w:szCs w:val="28"/>
        </w:rPr>
        <w:t xml:space="preserve">, os pedidos recursais limitam-se aos aluguéis devidos pela </w:t>
      </w:r>
      <w:r>
        <w:rPr>
          <w:rFonts w:ascii="Arial" w:eastAsia="Arial" w:hAnsi="Arial" w:cs="Arial"/>
          <w:color w:val="595959"/>
          <w:sz w:val="28"/>
          <w:szCs w:val="28"/>
        </w:rPr>
        <w:t xml:space="preserve">Telxius Torres Brasil</w:t>
      </w:r>
      <w:r>
        <w:rPr>
          <w:rFonts w:ascii="Arial" w:eastAsia="Arial" w:hAnsi="Arial" w:cs="Arial"/>
          <w:color w:val="595959"/>
          <w:sz w:val="28"/>
          <w:szCs w:val="28"/>
        </w:rPr>
        <w:t xml:space="preserve"> LTDA (ID 88884649, p. 18-19). A referência à pesquisa reiterada nas razões recursais serve apenas como argumento da alegada onerosidade excessiva</w:t>
      </w:r>
      <w:del w:id="1038" w:author="Assessor GDSXSR" w:date="2026-10-31T18:16:12Z">
        <w:r>
          <w:rPr>
            <w:rFonts w:ascii="Arial" w:eastAsia="Arial" w:hAnsi="Arial" w:cs="Arial"/>
            <w:color w:val="595959"/>
            <w:sz w:val="28"/>
            <w:szCs w:val="28"/>
          </w:rPr>
          <w:delText xml:space="preserve">, e assim será examinada</w:delText>
        </w:r>
      </w:del>
      <w:r>
        <w:rPr>
          <w:rFonts w:ascii="Arial" w:eastAsia="Arial" w:hAnsi="Arial" w:cs="Arial"/>
          <w:color w:val="595959"/>
          <w:sz w:val="28"/>
          <w:szCs w:val="28"/>
        </w:rPr>
        <w:t xml:space="preserve">.</w:t>
      </w:r>
      <w:commentRangeEnd w:id="12"/>
      <w:r>
        <w:rPr>
          <w:rStyle w:val="CommentReference"/>
        </w:rPr>
        <w:commentReference w:id="12"/>
      </w:r>
    </w:p>
    <w:p w14:paraId="4065AC1C" w14:textId="77777777" w:rsidR="00335343" w:rsidRDefault="00335343">
      <w:pPr>
        <w:spacing w:line="360" w:lineRule="auto"/>
        <w:jc w:val="both"/>
        <w:rPr>
          <w:rFonts w:ascii="Arial" w:hAnsi="Arial" w:cs="Arial"/>
          <w:sz w:val="28"/>
          <w:szCs w:val="28"/>
        </w:rPr>
      </w:pPr>
    </w:p>
    <w:p w14:paraId="17889580" w14:textId="77777777" w:rsidR="00335343" w:rsidRDefault="009B5EBE">
      <w:pPr>
        <w:spacing w:line="360" w:lineRule="auto"/>
        <w:ind w:firstLine="2268"/>
        <w:jc w:val="both"/>
        <w:rPr>
          <w:rFonts w:ascii="Arial" w:hAnsi="Arial" w:cs="Arial"/>
          <w:sz w:val="28"/>
          <w:szCs w:val="28"/>
        </w:rPr>
      </w:pPr>
      <w:r w:rsidRPr="00F261A0">
        <w:rPr>
          <w:rFonts w:ascii="Arial" w:eastAsia="Arial" w:hAnsi="Arial" w:cs="Arial"/>
          <w:color w:val="595959"/>
          <w:sz w:val="28"/>
          <w:szCs w:val="28"/>
          <w:highlight w:val="yellow"/>
          <w:u w:val="single"/>
          <w:rPrChange w:id="1039" w:author="Assessor GDSXSR" w:date="2026-10-31T18:16:12Z">
            <w:rPr>
              <w:rFonts w:ascii="Arial" w:eastAsia="Arial" w:hAnsi="Arial" w:cs="Arial"/>
              <w:color w:val="595959"/>
              <w:sz w:val="28"/>
              <w:szCs w:val="28"/>
              <w:u w:val="single"/>
            </w:rPr>
          </w:rPrChange>
        </w:rPr>
        <w:t>Assim, rejeito a preliminar de preclusão.</w:t>
      </w:r>
    </w:p>
    <w:p w14:paraId="6DDC157B" w14:textId="77777777" w:rsidR="00335343" w:rsidRDefault="00335343">
      <w:pPr>
        <w:spacing w:line="360" w:lineRule="auto"/>
        <w:jc w:val="both"/>
        <w:rPr>
          <w:rFonts w:ascii="Arial" w:hAnsi="Arial" w:cs="Arial"/>
          <w:sz w:val="28"/>
          <w:szCs w:val="28"/>
        </w:rPr>
      </w:pPr>
    </w:p>
    <w:p w14:paraId="2F31028D" w14:textId="77777777" w:rsidR="00335343" w:rsidRDefault="009B5EBE">
      <w:pPr>
        <w:spacing w:line="360" w:lineRule="auto"/>
        <w:ind w:firstLine="2268"/>
        <w:jc w:val="both"/>
        <w:rPr>
          <w:rFonts w:ascii="Arial" w:hAnsi="Arial" w:cs="Arial"/>
          <w:sz w:val="28"/>
          <w:szCs w:val="28"/>
        </w:rPr>
      </w:pPr>
      <w:del w:id="1040" w:author="Assessor GDSXSR" w:date="2026-10-31T18:16:12Z">
        <w:r>
          <w:rPr>
            <w:rFonts w:ascii="Arial" w:eastAsia="Arial" w:hAnsi="Arial" w:cs="Arial"/>
            <w:color w:val="595959"/>
            <w:sz w:val="28"/>
            <w:szCs w:val="28"/>
          </w:rPr>
          <w:delText xml:space="preserve">Portanto, presentes</w:delText>
        </w:r>
      </w:del>
      <w:ins w:id="1041" w:author="Assessor GDSXSR" w:date="2026-10-31T18:16:12Z">
        <w:r>
          <w:rPr>
            <w:rFonts w:ascii="Arial" w:eastAsia="Arial" w:hAnsi="Arial" w:cs="Arial"/>
            <w:color w:val="808080"/>
            <w:sz w:val="28"/>
            <w:szCs w:val="28"/>
          </w:rPr>
          <w:t xml:space="preserve">Presentes</w:t>
        </w:r>
      </w:ins>
      <w:commentRangeStart w:id="13"/>
      <w:r>
        <w:rPr>
          <w:rFonts w:ascii="Arial" w:eastAsia="Arial" w:hAnsi="Arial" w:cs="Arial"/>
          <w:color w:val="595959"/>
          <w:sz w:val="28"/>
          <w:szCs w:val="28"/>
        </w:rPr>
        <w:t xml:space="preserve"> os pressupostos de admissibilidade, conheço do agravo de instrumento.</w:t>
      </w:r>
      <w:commentRangeEnd w:id="13"/>
      <w:r>
        <w:rPr>
          <w:rStyle w:val="CommentReference"/>
        </w:rPr>
        <w:commentReference w:id="13"/>
      </w:r>
    </w:p>
    <w:p w14:paraId="063BA03C" w14:textId="77777777" w:rsidR="00335343" w:rsidRDefault="00335343">
      <w:pPr>
        <w:spacing w:line="360" w:lineRule="auto"/>
        <w:jc w:val="both"/>
        <w:rPr>
          <w:rFonts w:ascii="Arial" w:hAnsi="Arial" w:cs="Arial"/>
          <w:sz w:val="28"/>
          <w:szCs w:val="28"/>
        </w:rPr>
      </w:pPr>
    </w:p>
    <w:p w14:paraId="387EDC70" w14:textId="77777777" w:rsidR="00335343" w:rsidRDefault="009B5EBE">
      <w:pPr>
        <w:spacing w:line="360" w:lineRule="auto"/>
        <w:jc w:val="center"/>
        <w:rPr>
          <w:rFonts w:ascii="Arial" w:hAnsi="Arial" w:cs="Arial"/>
          <w:sz w:val="28"/>
          <w:szCs w:val="28"/>
        </w:rPr>
      </w:pPr>
      <w:commentRangeStart w:id="1"/>
      <w:r>
        <w:rPr>
          <w:rFonts w:ascii="Arial" w:eastAsia="Arial" w:hAnsi="Arial" w:cs="Arial"/>
          <w:color w:val="595959"/>
          <w:sz w:val="28"/>
          <w:szCs w:val="28"/>
          <w:highlight w:val="yellow"/>
        </w:rPr>
        <w:t>DA MANUTENÇÃO DA PENHORA DOS ALUGUÉIS DEVIDOS AO EXECUTADO PELA TELXIUS ATÉ O LIMITE DO DÉBITO</w:t>
      </w:r>
      <w:commentRangeEnd w:id="1"/>
      <w:r>
        <w:rPr>
          <w:rStyle w:val="Refdecomentrio"/>
          <w:rFonts w:ascii="Arial" w:hAnsi="Arial" w:cs="Arial"/>
          <w:sz w:val="28"/>
          <w:szCs w:val="28"/>
        </w:rPr>
        <w:commentReference w:id="1"/>
      </w:r>
    </w:p>
    <w:p w14:paraId="021D2C8C" w14:textId="77777777" w:rsidR="00335343" w:rsidRDefault="00335343">
      <w:pPr>
        <w:spacing w:line="360" w:lineRule="auto"/>
        <w:jc w:val="both"/>
        <w:rPr>
          <w:rFonts w:ascii="Arial" w:hAnsi="Arial" w:cs="Arial"/>
          <w:sz w:val="28"/>
          <w:szCs w:val="28"/>
        </w:rPr>
      </w:pPr>
    </w:p>
    <w:p w14:paraId="3442B055" w14:textId="6D64C2A0"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O executado/agravante alega que: </w:t>
      </w:r>
      <w:r>
        <w:rPr>
          <w:rFonts w:ascii="Arial" w:eastAsia="Arial" w:hAnsi="Arial" w:cs="Arial"/>
          <w:b/>
          <w:bCs/>
          <w:color w:val="595959"/>
          <w:sz w:val="28"/>
          <w:szCs w:val="28"/>
        </w:rPr>
        <w:t>1)</w:t>
      </w:r>
      <w:r>
        <w:rPr>
          <w:rFonts w:ascii="Arial" w:eastAsia="Arial" w:hAnsi="Arial" w:cs="Arial"/>
          <w:color w:val="595959"/>
          <w:sz w:val="28"/>
          <w:szCs w:val="28"/>
        </w:rPr>
        <w:t xml:space="preserve"> a controvérsia não reproduz o quadro examinado nos agravos anteriores, pois discute o progressivo esvaziamento de diferentes fontes de receita por medidas executivas simultâneas e cumulativas; </w:t>
      </w:r>
      <w:r>
        <w:rPr>
          <w:rFonts w:ascii="Arial" w:eastAsia="Arial" w:hAnsi="Arial" w:cs="Arial"/>
          <w:b/>
          <w:bCs/>
          <w:color w:val="595959"/>
          <w:sz w:val="28"/>
          <w:szCs w:val="28"/>
        </w:rPr>
        <w:t>2)</w:t>
      </w:r>
      <w:r>
        <w:rPr>
          <w:rFonts w:ascii="Arial" w:eastAsia="Arial" w:hAnsi="Arial" w:cs="Arial"/>
          <w:color w:val="595959"/>
          <w:sz w:val="28"/>
          <w:szCs w:val="28"/>
        </w:rPr>
        <w:t xml:space="preserve"> a execução já produziu resultados expressivos, pois a exequente levantou R$ 825.881,06 e há R$ 91.295,40 depositados em juízo; </w:t>
      </w:r>
      <w:r>
        <w:rPr>
          <w:rFonts w:ascii="Arial" w:eastAsia="Arial" w:hAnsi="Arial" w:cs="Arial"/>
          <w:b/>
          <w:bCs/>
          <w:color w:val="595959"/>
          <w:sz w:val="28"/>
          <w:szCs w:val="28"/>
        </w:rPr>
        <w:t>3)</w:t>
      </w:r>
      <w:r>
        <w:rPr>
          <w:rFonts w:ascii="Arial" w:eastAsia="Arial" w:hAnsi="Arial" w:cs="Arial"/>
          <w:color w:val="595959"/>
          <w:sz w:val="28"/>
          <w:szCs w:val="28"/>
        </w:rPr>
        <w:t xml:space="preserve"> a decisão agravada não fixou percentual, de modo que todo o aluguel mensal de R$ 8.000,00 pago pela </w:t>
      </w:r>
      <w:r w:rsidR="00F261A0">
        <w:rPr>
          <w:rFonts w:ascii="Arial" w:eastAsia="Arial" w:hAnsi="Arial" w:cs="Arial"/>
          <w:color w:val="595959"/>
          <w:sz w:val="28"/>
          <w:szCs w:val="28"/>
        </w:rPr>
        <w:t xml:space="preserve">Telxius Torres Brasil </w:t>
      </w:r>
      <w:r>
        <w:rPr>
          <w:rFonts w:ascii="Arial" w:eastAsia="Arial" w:hAnsi="Arial" w:cs="Arial"/>
          <w:color w:val="595959"/>
          <w:sz w:val="28"/>
          <w:szCs w:val="28"/>
        </w:rPr>
        <w:t>LTDA deixa de ingressar em seu caixa, em ofensa ao princípio da menor onerosidade</w:t>
      </w:r>
      <w:r>
        <w:rPr>
          <w:rFonts w:ascii="Arial" w:eastAsia="Arial" w:hAnsi="Arial" w:cs="Arial"/>
          <w:color w:val="595959"/>
          <w:sz w:val="28"/>
          <w:szCs w:val="28"/>
        </w:rPr>
        <w:t xml:space="preserve">; </w:t>
      </w:r>
      <w:r>
        <w:rPr>
          <w:rFonts w:ascii="Arial" w:eastAsia="Arial" w:hAnsi="Arial" w:cs="Arial"/>
          <w:b/>
          <w:bCs/>
          <w:color w:val="595959"/>
          <w:sz w:val="28"/>
          <w:szCs w:val="28"/>
        </w:rPr>
        <w:t>4)</w:t>
      </w:r>
      <w:r>
        <w:rPr>
          <w:rFonts w:ascii="Arial" w:eastAsia="Arial" w:hAnsi="Arial" w:cs="Arial"/>
          <w:color w:val="595959"/>
          <w:sz w:val="28"/>
          <w:szCs w:val="28"/>
        </w:rPr>
        <w:t xml:space="preserve"> embora estruturada como penhora de crédito</w:t>
      </w:r>
      <w:r>
        <w:rPr>
          <w:rFonts w:ascii="Arial" w:eastAsia="Arial" w:hAnsi="Arial" w:cs="Arial"/>
          <w:color w:val="595959"/>
          <w:sz w:val="28"/>
          <w:szCs w:val="28"/>
        </w:rPr>
        <w:t xml:space="preserve">, a medida tem o efeito econômico de penhora de faturamento, que exige percentual que não inviabilize a atividade; e </w:t>
      </w:r>
      <w:r>
        <w:rPr>
          <w:rFonts w:ascii="Arial" w:eastAsia="Arial" w:hAnsi="Arial" w:cs="Arial"/>
          <w:b/>
          <w:bCs/>
          <w:color w:val="595959"/>
          <w:sz w:val="28"/>
          <w:szCs w:val="28"/>
        </w:rPr>
        <w:t>5)</w:t>
      </w:r>
      <w:r>
        <w:rPr>
          <w:rFonts w:ascii="Arial" w:eastAsia="Arial" w:hAnsi="Arial" w:cs="Arial"/>
          <w:color w:val="595959"/>
          <w:sz w:val="28"/>
          <w:szCs w:val="28"/>
        </w:rPr>
        <w:t xml:space="preserve"> a cumulação com nova pesquisa </w:t>
      </w:r>
      <w:r w:rsidR="00F261A0">
        <w:rPr>
          <w:rFonts w:ascii="Arial" w:eastAsia="Arial" w:hAnsi="Arial" w:cs="Arial"/>
          <w:color w:val="595959"/>
          <w:sz w:val="28"/>
          <w:szCs w:val="28"/>
        </w:rPr>
        <w:t>SISBAJUD</w:t>
      </w:r>
      <w:r>
        <w:rPr>
          <w:rFonts w:ascii="Arial" w:eastAsia="Arial" w:hAnsi="Arial" w:cs="Arial"/>
          <w:color w:val="595959"/>
          <w:sz w:val="28"/>
          <w:szCs w:val="28"/>
        </w:rPr>
        <w:t xml:space="preserve"> reiterada por 30 dias, sem </w:t>
      </w:r>
      <w:r>
        <w:rPr>
          <w:rFonts w:ascii="Arial" w:eastAsia="Arial" w:hAnsi="Arial" w:cs="Arial"/>
          <w:color w:val="595959"/>
          <w:sz w:val="28"/>
          <w:szCs w:val="28"/>
        </w:rPr>
        <w:lastRenderedPageBreak/>
        <w:t>mecanismo que preserve fluxo mínimo, coloca em risco a continuidade de suas atividades.</w:t>
      </w:r>
    </w:p>
    <w:p w14:paraId="7D736C91" w14:textId="77777777" w:rsidR="00335343" w:rsidRDefault="00335343">
      <w:pPr>
        <w:spacing w:line="360" w:lineRule="auto"/>
        <w:jc w:val="both"/>
        <w:rPr>
          <w:rFonts w:ascii="Arial" w:hAnsi="Arial" w:cs="Arial"/>
          <w:sz w:val="28"/>
          <w:szCs w:val="28"/>
        </w:rPr>
      </w:pPr>
    </w:p>
    <w:p w14:paraId="5018F6A7" w14:textId="77206D1C"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 xml:space="preserve">Requer o afastamento da penhora integral dos aluguéis devidos pela </w:t>
      </w:r>
      <w:r w:rsidR="00F261A0">
        <w:rPr>
          <w:rFonts w:ascii="Arial" w:eastAsia="Arial" w:hAnsi="Arial" w:cs="Arial"/>
          <w:color w:val="595959"/>
          <w:sz w:val="28"/>
          <w:szCs w:val="28"/>
        </w:rPr>
        <w:t>Telxius Torres Brasil</w:t>
      </w:r>
      <w:r>
        <w:rPr>
          <w:rFonts w:ascii="Arial" w:eastAsia="Arial" w:hAnsi="Arial" w:cs="Arial"/>
          <w:color w:val="595959"/>
          <w:sz w:val="28"/>
          <w:szCs w:val="28"/>
        </w:rPr>
        <w:t xml:space="preserve"> LTDA ou, subsidiariamente, a limitação da constrição a 30% do aluguel mensal ou a outro percentual moderado.</w:t>
      </w:r>
    </w:p>
    <w:p w14:paraId="68BB47CC" w14:textId="77777777" w:rsidR="00335343" w:rsidRDefault="00335343">
      <w:pPr>
        <w:spacing w:line="360" w:lineRule="auto"/>
        <w:jc w:val="both"/>
        <w:rPr>
          <w:rFonts w:ascii="Arial" w:hAnsi="Arial" w:cs="Arial"/>
          <w:sz w:val="28"/>
          <w:szCs w:val="28"/>
        </w:rPr>
      </w:pPr>
    </w:p>
    <w:p w14:paraId="73BE42DC"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
        <w:t>Sem razão.</w:t>
      </w:r>
    </w:p>
    <w:p w14:paraId="6517E562" w14:textId="77777777" w:rsidR="00335343" w:rsidRDefault="00335343">
      <w:pPr>
        <w:spacing w:line="360" w:lineRule="auto"/>
        <w:jc w:val="both"/>
        <w:rPr>
          <w:rFonts w:ascii="Arial" w:hAnsi="Arial" w:cs="Arial"/>
          <w:sz w:val="28"/>
          <w:szCs w:val="28"/>
        </w:rPr>
      </w:pPr>
    </w:p>
    <w:p w14:paraId="60C7DD5B" w14:textId="77777777" w:rsidR="00335343" w:rsidRDefault="009B5EBE">
      <w:pPr>
        <w:spacing w:line="360" w:lineRule="auto"/>
        <w:ind w:firstLine="2268"/>
        <w:jc w:val="both"/>
        <w:rPr>
          <w:rFonts w:ascii="Arial" w:hAnsi="Arial" w:cs="Arial"/>
          <w:sz w:val="28"/>
          <w:szCs w:val="28"/>
        </w:rPr>
      </w:pPr>
      <w:commentRangeStart w:id="14"/>
      <w:r>
        <w:rPr>
          <w:rFonts w:ascii="Arial" w:eastAsia="Arial" w:hAnsi="Arial" w:cs="Arial"/>
          <w:color w:val="595959"/>
          <w:sz w:val="28"/>
          <w:szCs w:val="28"/>
        </w:rPr>
        <w:t xml:space="preserve">Mantenho as razões expostas na decisão liminar </w:t>
      </w:r>
      <w:ins w:id="1042" w:author="Assessor GDSXSR" w:date="2026-10-31T18:16:12Z">
        <w:r>
          <w:rPr>
            <w:rFonts w:ascii="Arial" w:eastAsia="Arial" w:hAnsi="Arial" w:cs="Arial"/>
            <w:color w:val="808080"/>
            <w:sz w:val="28"/>
            <w:szCs w:val="28"/>
          </w:rPr>
          <w:t xml:space="preserve">que indeferiu a antecipação da tutela recursal </w:t>
        </w:r>
      </w:ins>
      <w:r>
        <w:rPr>
          <w:rFonts w:ascii="Arial" w:eastAsia="Arial" w:hAnsi="Arial" w:cs="Arial"/>
          <w:color w:val="595959"/>
          <w:sz w:val="28"/>
          <w:szCs w:val="28"/>
        </w:rPr>
        <w:t xml:space="preserve">(ID 89114750)</w:t>
      </w:r>
      <w:del w:id="1043" w:author="Assessor GDSXSR" w:date="2026-10-31T18:16:12Z">
        <w:r>
          <w:rPr>
            <w:rFonts w:ascii="Arial" w:eastAsia="Arial" w:hAnsi="Arial" w:cs="Arial"/>
            <w:color w:val="595959"/>
            <w:sz w:val="28"/>
            <w:szCs w:val="28"/>
          </w:rPr>
          <w:delText xml:space="preserve">, transcritas a seguir</w:delText>
        </w:r>
      </w:del>
      <w:r>
        <w:rPr>
          <w:rFonts w:ascii="Arial" w:eastAsia="Arial" w:hAnsi="Arial" w:cs="Arial"/>
          <w:color w:val="595959"/>
          <w:sz w:val="28"/>
          <w:szCs w:val="28"/>
        </w:rPr>
        <w:t xml:space="preserve">:</w:t>
      </w:r>
      <w:commentRangeEnd w:id="14"/>
      <w:r>
        <w:rPr>
          <w:rStyle w:val="CommentReference"/>
        </w:rPr>
        <w:commentReference w:id="14"/>
      </w:r>
    </w:p>
    <w:p w14:paraId="6E83D674" w14:textId="77777777" w:rsidR="00335343" w:rsidRDefault="00335343">
      <w:pPr>
        <w:spacing w:line="360" w:lineRule="auto"/>
        <w:jc w:val="both"/>
        <w:rPr>
          <w:rFonts w:ascii="Arial" w:hAnsi="Arial" w:cs="Arial"/>
          <w:sz w:val="28"/>
          <w:szCs w:val="28"/>
        </w:rPr>
      </w:pPr>
    </w:p>
    <w:p w14:paraId="52C71DA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 xml:space="preserve">“Não vislumbro a probabilidade do direito alegado, </w:t>
      </w:r>
      <w:r>
        <w:rPr>
          <w:rFonts w:ascii="Arial" w:eastAsia="Arial" w:hAnsi="Arial" w:cs="Arial"/>
          <w:i/>
          <w:iCs/>
          <w:color w:val="595959"/>
          <w:sz w:val="26"/>
          <w:szCs w:val="26"/>
          <w:u w:val="single"/>
        </w:rPr>
        <w:t>ao menos nesta sede de cognição sumária.</w:t>
      </w:r>
    </w:p>
    <w:p w14:paraId="3BC9265F" w14:textId="77777777" w:rsidR="00335343" w:rsidRDefault="009B5EBE">
      <w:pPr>
        <w:spacing w:line="360" w:lineRule="auto"/>
        <w:ind w:left="2268" w:firstLine="1134"/>
        <w:jc w:val="both"/>
        <w:rPr>
          <w:rFonts w:ascii="Arial" w:hAnsi="Arial" w:cs="Arial"/>
          <w:sz w:val="26"/>
          <w:szCs w:val="26"/>
        </w:rPr>
      </w:pPr>
      <w:commentRangeStart w:id="15"/>
      <w:r>
        <w:rPr>
          <w:rFonts w:ascii="Arial" w:eastAsia="Arial" w:hAnsi="Arial" w:cs="Arial"/>
          <w:i/>
          <w:iCs/>
          <w:color w:val="595959"/>
          <w:sz w:val="26"/>
          <w:szCs w:val="26"/>
        </w:rPr>
        <w:t>(...)</w:t>
      </w:r>
      <w:commentRangeEnd w:id="15"/>
      <w:r>
        <w:rPr>
          <w:rStyle w:val="CommentReference"/>
        </w:rPr>
        <w:commentReference w:id="15"/>
      </w:r>
    </w:p>
    <w:p w14:paraId="2ED1E5C7"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O art. 867 do CPC autoriza a penhora de frutos e rendimentos de coisa imóvel:</w:t>
      </w:r>
    </w:p>
    <w:p w14:paraId="4568BFE9" w14:textId="77777777" w:rsidR="00335343" w:rsidRDefault="009B5EBE">
      <w:pPr>
        <w:spacing w:line="360" w:lineRule="auto"/>
        <w:ind w:left="3402"/>
        <w:jc w:val="both"/>
        <w:rPr>
          <w:rFonts w:ascii="Arial" w:hAnsi="Arial" w:cs="Arial"/>
          <w:sz w:val="26"/>
          <w:szCs w:val="26"/>
        </w:rPr>
      </w:pPr>
      <w:r>
        <w:rPr>
          <w:rFonts w:ascii="Arial" w:eastAsia="Arial" w:hAnsi="Arial" w:cs="Arial"/>
          <w:i/>
          <w:iCs/>
          <w:color w:val="595959"/>
          <w:sz w:val="26"/>
          <w:szCs w:val="26"/>
        </w:rPr>
        <w:t>Art. 867. O juiz pode ordenar a penhora de frutos e rendimentos de coisa móvel ou imóvel quando a considerar mais eficiente para o recebimento do crédito e menos gravosa ao executado.</w:t>
      </w:r>
    </w:p>
    <w:p w14:paraId="5E97257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Embora o agravante alegue que a manutenção da penhora sobre a integralidade da receita do contrato de locação comprometeria o seu funcionamento, não há nos autos, em análise preliminar, documentos que comprovem tal conjuntura.</w:t>
      </w:r>
    </w:p>
    <w:p w14:paraId="6784F535"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lastRenderedPageBreak/>
        <w:t>Para além disso, o acúmulo de medidas executivas, ao longo do cumprimento de sentença, mostra-se como decorrência natural da busca pela satisfação integral do crédito, não sendo capaz, a princípio, de afastar as constrições deferidas pelo Juízo de origem.</w:t>
      </w:r>
    </w:p>
    <w:p w14:paraId="72BFEE2F"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No mais, não vislumbro excesso de penhora a justificar a sua redução da constrição a 30% do valor recebido a título de aluguel, afigurando-se razoável a determinação de origem.</w:t>
      </w:r>
    </w:p>
    <w:p w14:paraId="48216B8C" w14:textId="77777777" w:rsidR="00335343" w:rsidRDefault="009B5EBE">
      <w:pPr>
        <w:spacing w:line="360" w:lineRule="auto"/>
        <w:ind w:left="2268" w:firstLine="1134"/>
        <w:jc w:val="both"/>
        <w:rPr>
          <w:rFonts w:ascii="Arial" w:hAnsi="Arial" w:cs="Arial"/>
          <w:sz w:val="26"/>
          <w:szCs w:val="26"/>
        </w:rPr>
      </w:pPr>
      <w:r>
        <w:rPr>
          <w:rFonts w:ascii="Arial" w:eastAsia="Arial" w:hAnsi="Arial" w:cs="Arial"/>
          <w:i/>
          <w:iCs/>
          <w:color w:val="595959"/>
          <w:sz w:val="26"/>
          <w:szCs w:val="26"/>
        </w:rPr>
        <w:t>Por fim, registro que não há notícia de que a constrição tenha recaído sobre valor superior ao da execução e caso ocorra, nada impede que a agravante peticione ao Juízo da execução e requeira o levantamento da eventual constrição excedente. (...)”</w:t>
      </w:r>
    </w:p>
    <w:p w14:paraId="4527B80B" w14:textId="77777777" w:rsidR="00335343" w:rsidRDefault="00335343">
      <w:pPr>
        <w:spacing w:line="360" w:lineRule="auto"/>
        <w:jc w:val="both"/>
        <w:rPr>
          <w:rFonts w:ascii="Arial" w:hAnsi="Arial" w:cs="Arial"/>
          <w:sz w:val="28"/>
          <w:szCs w:val="28"/>
        </w:rPr>
      </w:pPr>
    </w:p>
    <w:p w14:paraId="1FCC6433" w14:textId="77777777" w:rsidR="00335343" w:rsidRDefault="009B5EBE">
      <w:pPr>
        <w:spacing w:line="360" w:lineRule="auto"/>
        <w:ind w:firstLine="2268"/>
        <w:jc w:val="both"/>
        <w:rPr>
          <w:rFonts w:ascii="Arial" w:hAnsi="Arial" w:cs="Arial"/>
          <w:sz w:val="28"/>
          <w:szCs w:val="28"/>
        </w:rPr>
      </w:pPr>
      <w:commentRangeStart w:id="16"/>
      <w:r>
        <w:rPr>
          <w:rFonts w:ascii="Arial" w:eastAsia="Arial" w:hAnsi="Arial" w:cs="Arial"/>
          <w:color w:val="595959"/>
          <w:sz w:val="28"/>
          <w:szCs w:val="28"/>
        </w:rPr>
        <w:t xml:space="preserve">Após as contrarrazões, o quadro não se alterou. </w:t>
      </w:r>
      <w:r>
        <w:rPr>
          <w:rFonts w:ascii="Arial" w:eastAsia="Arial" w:hAnsi="Arial" w:cs="Arial"/>
          <w:color w:val="595959"/>
          <w:sz w:val="28"/>
          <w:szCs w:val="28"/>
          <w:highlight w:val="yellow"/>
          <w:rPrChange w:id="1044" w:author="Assessor GDSXSR" w:date="2026-10-31T18:16:12Z">
            <w:rPr>
              <w:rFonts w:ascii="Arial" w:eastAsia="Arial" w:hAnsi="Arial" w:cs="Arial"/>
              <w:color w:val="595959"/>
              <w:sz w:val="28"/>
              <w:szCs w:val="28"/>
            </w:rPr>
          </w:rPrChange>
        </w:rPr>
        <w:t xml:space="preserve">O agravante não juntou documento algum sobre suas receitas e despesas, como balanço patrimonial, demonstração de resultado ou fluxo de caixa, que permita aferir o impacto da retenção do aluguel mensal de R$ 8.000,00 sobre o seu funcionamento.</w:t>
      </w:r>
      <w:commentRangeEnd w:id="16"/>
      <w:r>
        <w:rPr>
          <w:rStyle w:val="CommentReference"/>
        </w:rPr>
        <w:commentReference w:id="16"/>
      </w:r>
    </w:p>
    <w:p w14:paraId="7F2CC912" w14:textId="77777777" w:rsidR="00335343" w:rsidRDefault="00335343">
      <w:pPr>
        <w:spacing w:line="360" w:lineRule="auto"/>
        <w:jc w:val="both"/>
        <w:rPr>
          <w:rFonts w:ascii="Arial" w:hAnsi="Arial" w:cs="Arial"/>
          <w:sz w:val="28"/>
          <w:szCs w:val="28"/>
        </w:rPr>
      </w:pPr>
    </w:p>
    <w:p w14:paraId="742AC1DB"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Sobre a menor onerosidade, dispõe o art. 805 do CPC:</w:t>
      </w:r>
    </w:p>
    <w:p w14:paraId="275BD463" w14:textId="77777777" w:rsidR="00335343" w:rsidRDefault="00335343">
      <w:pPr>
        <w:spacing w:line="360" w:lineRule="auto"/>
        <w:jc w:val="both"/>
        <w:rPr>
          <w:rFonts w:ascii="Arial" w:hAnsi="Arial" w:cs="Arial"/>
          <w:sz w:val="28"/>
          <w:szCs w:val="28"/>
        </w:rPr>
      </w:pPr>
    </w:p>
    <w:p w14:paraId="08EFAE1D"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“Art. 805. Quando por vários meios o exequente puder promover a execução, o juiz mandará que se faça pelo modo menos gravoso para o executado.</w:t>
      </w:r>
    </w:p>
    <w:p w14:paraId="6DF74156" w14:textId="77777777" w:rsidR="00335343" w:rsidRDefault="009B5EBE">
      <w:pPr>
        <w:spacing w:line="360" w:lineRule="auto"/>
        <w:ind w:left="2268"/>
        <w:jc w:val="both"/>
        <w:rPr>
          <w:rFonts w:ascii="Arial" w:hAnsi="Arial" w:cs="Arial"/>
          <w:sz w:val="26"/>
          <w:szCs w:val="26"/>
        </w:rPr>
      </w:pPr>
      <w:commentRangeStart w:id="17"/>
      <w:r>
        <w:rPr>
          <w:rFonts w:ascii="Arial" w:eastAsia="Arial" w:hAnsi="Arial" w:cs="Arial"/>
          <w:i/>
          <w:iCs/>
          <w:color w:val="595959"/>
          <w:sz w:val="26"/>
          <w:szCs w:val="26"/>
        </w:rPr>
        <w:t xml:space="preserve">Parágrafo único. </w:t>
      </w:r>
      <w:r>
        <w:rPr>
          <w:rFonts w:ascii="Arial" w:eastAsia="Arial" w:hAnsi="Arial" w:cs="Arial"/>
          <w:i/>
          <w:iCs/>
          <w:color w:val="595959"/>
          <w:sz w:val="26"/>
          <w:szCs w:val="26"/>
          <w:u w:val="single"/>
          <w:rPrChange w:id="1046" w:author="Assessor GDSXSR" w:date="2026-10-31T18:16:12Z">
            <w:rPr>
              <w:rFonts w:ascii="Arial" w:eastAsia="Arial" w:hAnsi="Arial" w:cs="Arial"/>
              <w:i/>
              <w:iCs/>
              <w:color w:val="595959"/>
              <w:sz w:val="26"/>
              <w:szCs w:val="26"/>
            </w:rPr>
          </w:rPrChange>
        </w:rPr>
        <w:t xml:space="preserve">Ao executado que alegar ser a medida executiva mais gravosa incumbe indicar outros meios mais eficazes e menos onerosos</w:t>
      </w:r>
      <w:r>
        <w:rPr>
          <w:rFonts w:ascii="Arial" w:eastAsia="Arial" w:hAnsi="Arial" w:cs="Arial"/>
          <w:i/>
          <w:iCs/>
          <w:color w:val="595959"/>
          <w:sz w:val="26"/>
          <w:szCs w:val="26"/>
        </w:rPr>
        <w:t xml:space="preserve">, sob pena de manutenção dos atos executivos já determinados.”</w:t>
      </w:r>
      <w:commentRangeEnd w:id="17"/>
      <w:r>
        <w:rPr>
          <w:rStyle w:val="CommentReference"/>
        </w:rPr>
        <w:commentReference w:id="17"/>
      </w:r>
      <w:ins w:id="1045" w:author="Assessor GDSXSR" w:date="2026-10-31T18:16:12Z">
        <w:r>
          <w:rPr>
            <w:rFonts w:ascii="Arial" w:eastAsia="Arial" w:hAnsi="Arial" w:cs="Arial"/>
            <w:i/>
            <w:iCs/>
            <w:color w:val="808080"/>
            <w:sz w:val="26"/>
            <w:szCs w:val="26"/>
          </w:rPr>
          <w:t xml:space="preserve"> – Grifei</w:t>
        </w:r>
      </w:ins>
    </w:p>
    <w:p w14:paraId="41925FED" w14:textId="77777777" w:rsidR="00335343" w:rsidRDefault="00335343">
      <w:pPr>
        <w:spacing w:line="360" w:lineRule="auto"/>
        <w:jc w:val="both"/>
        <w:rPr>
          <w:rFonts w:ascii="Arial" w:hAnsi="Arial" w:cs="Arial"/>
          <w:sz w:val="28"/>
          <w:szCs w:val="28"/>
        </w:rPr>
      </w:pPr>
    </w:p>
    <w:p w14:paraId="2776DF4A"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highlight w:val="yellow"/>
          <w:rPrChange w:id="1047" w:author="Assessor GDSXSR" w:date="2026-10-31T18:16:12Z">
            <w:rPr>
              <w:rFonts w:ascii="Arial" w:eastAsia="Arial" w:hAnsi="Arial" w:cs="Arial"/>
              <w:color w:val="595959"/>
              <w:sz w:val="28"/>
              <w:szCs w:val="28"/>
            </w:rPr>
          </w:rPrChange>
        </w:rPr>
        <w:t xml:space="preserve">O agravante não indicou outro meio executivo, mais eficaz e menos oneroso.</w:t>
      </w:r>
      <w:r>
        <w:rPr>
          <w:rFonts w:ascii="Arial" w:eastAsia="Arial" w:hAnsi="Arial" w:cs="Arial"/>
          <w:color w:val="595959"/>
          <w:sz w:val="28"/>
          <w:szCs w:val="28"/>
        </w:rPr>
        <w:t xml:space="preserve"> Limitou-se a pedir a redução da constrição a 30% do aluguel, o que apenas diminui o valor destinado à satisfação do crédito.</w:t>
      </w:r>
    </w:p>
    <w:p w14:paraId="1660EBB5" w14:textId="77777777" w:rsidR="00335343" w:rsidRDefault="00335343">
      <w:pPr>
        <w:spacing w:line="360" w:lineRule="auto"/>
        <w:jc w:val="both"/>
        <w:rPr>
          <w:rFonts w:ascii="Arial" w:hAnsi="Arial" w:cs="Arial"/>
          <w:sz w:val="28"/>
          <w:szCs w:val="28"/>
        </w:rPr>
      </w:pPr>
    </w:p>
    <w:p w14:paraId="1F3F3FB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A exigência de percentual que não torne inviável a atividade, invocada pelo agravante, é própria da penhora de faturamento, nos termos do art. 866 do CPC:</w:t>
      </w:r>
    </w:p>
    <w:p w14:paraId="587C3BD3" w14:textId="77777777" w:rsidR="00335343" w:rsidRDefault="00335343">
      <w:pPr>
        <w:spacing w:line="360" w:lineRule="auto"/>
        <w:jc w:val="both"/>
        <w:rPr>
          <w:rFonts w:ascii="Arial" w:hAnsi="Arial" w:cs="Arial"/>
          <w:sz w:val="28"/>
          <w:szCs w:val="28"/>
        </w:rPr>
      </w:pPr>
    </w:p>
    <w:p w14:paraId="31100085"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“Art. 866. Se o executado não tiver outros bens penhoráveis ou se, tendo-os, esses forem de difícil alienação ou insuficientes para saldar o crédito executado, o juiz poderá ordenar a penhora de percentual de faturamento de empresa.</w:t>
      </w:r>
    </w:p>
    <w:p w14:paraId="4DF0B340" w14:textId="77777777" w:rsidR="00335343" w:rsidRDefault="009B5EBE">
      <w:pPr>
        <w:spacing w:line="360" w:lineRule="auto"/>
        <w:ind w:left="2268"/>
        <w:jc w:val="both"/>
        <w:rPr>
          <w:rFonts w:ascii="Arial" w:hAnsi="Arial" w:cs="Arial"/>
          <w:sz w:val="26"/>
          <w:szCs w:val="26"/>
        </w:rPr>
      </w:pPr>
      <w:commentRangeStart w:id="18"/>
      <w:r>
        <w:rPr>
          <w:rFonts w:ascii="Arial" w:eastAsia="Arial" w:hAnsi="Arial" w:cs="Arial"/>
          <w:i/>
          <w:iCs/>
          <w:color w:val="595959"/>
          <w:sz w:val="26"/>
          <w:szCs w:val="26"/>
        </w:rPr>
        <w:t xml:space="preserve">§ 1º </w:t>
      </w:r>
      <w:r>
        <w:rPr>
          <w:rFonts w:ascii="Arial" w:eastAsia="Arial" w:hAnsi="Arial" w:cs="Arial"/>
          <w:i/>
          <w:iCs/>
          <w:color w:val="595959"/>
          <w:sz w:val="26"/>
          <w:szCs w:val="26"/>
          <w:u w:val="single"/>
          <w:rPrChange w:id="1049" w:author="Assessor GDSXSR" w:date="2026-10-31T18:16:12Z">
            <w:rPr>
              <w:rFonts w:ascii="Arial" w:eastAsia="Arial" w:hAnsi="Arial" w:cs="Arial"/>
              <w:i/>
              <w:iCs/>
              <w:color w:val="595959"/>
              <w:sz w:val="26"/>
              <w:szCs w:val="26"/>
            </w:rPr>
          </w:rPrChange>
        </w:rPr>
        <w:t xml:space="preserve">O juiz fixará percentual que propicie a satisfação do crédito exequendo em tempo razoável, mas que não torne inviável o exercício da atividade empresarial.</w:t>
      </w:r>
      <w:r>
        <w:rPr>
          <w:rFonts w:ascii="Arial" w:eastAsia="Arial" w:hAnsi="Arial" w:cs="Arial"/>
          <w:i/>
          <w:iCs/>
          <w:color w:val="595959"/>
          <w:sz w:val="26"/>
          <w:szCs w:val="26"/>
        </w:rPr>
        <w:t xml:space="preserve">”</w:t>
      </w:r>
      <w:commentRangeEnd w:id="18"/>
      <w:r>
        <w:rPr>
          <w:rStyle w:val="CommentReference"/>
        </w:rPr>
        <w:commentReference w:id="18"/>
      </w:r>
      <w:ins w:id="1048" w:author="Assessor GDSXSR" w:date="2026-10-31T18:16:12Z">
        <w:r>
          <w:rPr>
            <w:rFonts w:ascii="Arial" w:eastAsia="Arial" w:hAnsi="Arial" w:cs="Arial"/>
            <w:i/>
            <w:iCs/>
            <w:color w:val="808080"/>
            <w:sz w:val="26"/>
            <w:szCs w:val="26"/>
          </w:rPr>
          <w:t xml:space="preserve"> – Grifei</w:t>
        </w:r>
      </w:ins>
    </w:p>
    <w:p w14:paraId="26197C49" w14:textId="77777777" w:rsidR="00335343" w:rsidRDefault="00335343">
      <w:pPr>
        <w:spacing w:line="360" w:lineRule="auto"/>
        <w:jc w:val="both"/>
        <w:rPr>
          <w:rFonts w:ascii="Arial" w:hAnsi="Arial" w:cs="Arial"/>
          <w:sz w:val="28"/>
          <w:szCs w:val="28"/>
        </w:rPr>
      </w:pPr>
    </w:p>
    <w:p w14:paraId="3AC1D4C9" w14:textId="77777777" w:rsidR="00335343" w:rsidRDefault="009B5EBE">
      <w:pPr>
        <w:spacing w:line="360" w:lineRule="auto"/>
        <w:ind w:firstLine="2268"/>
        <w:jc w:val="both"/>
        <w:rPr>
          <w:rFonts w:ascii="Arial" w:hAnsi="Arial" w:cs="Arial"/>
          <w:sz w:val="28"/>
          <w:szCs w:val="28"/>
        </w:rPr>
      </w:pPr>
      <w:commentRangeStart w:id="19"/>
      <w:r>
        <w:rPr>
          <w:rFonts w:ascii="Arial" w:eastAsia="Arial" w:hAnsi="Arial" w:cs="Arial"/>
          <w:color w:val="595959"/>
          <w:sz w:val="28"/>
          <w:szCs w:val="28"/>
        </w:rPr>
        <w:t xml:space="preserve">No caso, a penhora recai sobre os aluguéis devidos ao executado pela cessão de espaço para instalação de torre de telefonia. </w:t>
      </w:r>
      <w:r>
        <w:rPr>
          <w:rFonts w:ascii="Arial" w:eastAsia="Arial" w:hAnsi="Arial" w:cs="Arial"/>
          <w:color w:val="595959"/>
          <w:sz w:val="28"/>
          <w:szCs w:val="28"/>
          <w:highlight w:val="yellow"/>
          <w:rPrChange w:id="1051" w:author="Assessor GDSXSR" w:date="2026-10-31T18:16:12Z">
            <w:rPr>
              <w:rFonts w:ascii="Arial" w:eastAsia="Arial" w:hAnsi="Arial" w:cs="Arial"/>
              <w:color w:val="595959"/>
              <w:sz w:val="28"/>
              <w:szCs w:val="28"/>
            </w:rPr>
          </w:rPrChange>
        </w:rPr>
        <w:t xml:space="preserve">Esse rendimento de imóvel não se confunde com o faturamento </w:t>
      </w:r>
      <w:del w:id="1050" w:author="Assessor GDSXSR" w:date="2026-10-31T18:16:12Z">
        <w:r>
          <w:rPr>
            <w:rFonts w:ascii="Arial" w:eastAsia="Arial" w:hAnsi="Arial" w:cs="Arial"/>
            <w:color w:val="595959"/>
            <w:sz w:val="28"/>
            <w:szCs w:val="28"/>
          </w:rPr>
          <w:delText xml:space="preserve">decorrente da atividade associativa </w:delText>
        </w:r>
      </w:del>
      <w:r>
        <w:rPr>
          <w:rFonts w:ascii="Arial" w:eastAsia="Arial" w:hAnsi="Arial" w:cs="Arial"/>
          <w:color w:val="595959"/>
          <w:sz w:val="28"/>
          <w:szCs w:val="28"/>
          <w:highlight w:val="yellow"/>
          <w:rPrChange w:id="1052" w:author="Assessor GDSXSR" w:date="2026-10-31T18:16:12Z">
            <w:rPr>
              <w:rFonts w:ascii="Arial" w:eastAsia="Arial" w:hAnsi="Arial" w:cs="Arial"/>
              <w:color w:val="595959"/>
              <w:sz w:val="28"/>
              <w:szCs w:val="28"/>
            </w:rPr>
          </w:rPrChange>
        </w:rPr>
        <w:t xml:space="preserve">do clube.</w:t>
      </w:r>
      <w:commentRangeEnd w:id="19"/>
      <w:r>
        <w:rPr>
          <w:rStyle w:val="CommentReference"/>
        </w:rPr>
        <w:commentReference w:id="19"/>
      </w:r>
    </w:p>
    <w:p w14:paraId="390CFBCF" w14:textId="77777777" w:rsidR="00335343" w:rsidRDefault="00335343">
      <w:pPr>
        <w:spacing w:line="360" w:lineRule="auto"/>
        <w:jc w:val="both"/>
        <w:rPr>
          <w:rFonts w:ascii="Arial" w:hAnsi="Arial" w:cs="Arial"/>
          <w:sz w:val="28"/>
          <w:szCs w:val="28"/>
        </w:rPr>
      </w:pPr>
    </w:p>
    <w:p w14:paraId="4225176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lastRenderedPageBreak/>
        <w:t>Nesse sentido:</w:t>
      </w:r>
    </w:p>
    <w:p w14:paraId="23FFB724" w14:textId="77777777" w:rsidR="00335343" w:rsidRDefault="00335343">
      <w:pPr>
        <w:spacing w:line="360" w:lineRule="auto"/>
        <w:jc w:val="both"/>
        <w:rPr>
          <w:rFonts w:ascii="Arial" w:hAnsi="Arial" w:cs="Arial"/>
          <w:sz w:val="28"/>
          <w:szCs w:val="28"/>
        </w:rPr>
      </w:pPr>
    </w:p>
    <w:p w14:paraId="2421A90F" w14:textId="77777777" w:rsidR="00335343" w:rsidRDefault="009B5EBE">
      <w:pPr>
        <w:spacing w:line="360" w:lineRule="auto"/>
        <w:ind w:left="2268"/>
        <w:jc w:val="both"/>
        <w:rPr>
          <w:del w:id="1054" w:author="Assessor GDSXSR" w:date="2026-10-31T18:16:12Z"/>
          <w:rFonts w:ascii="Arial" w:hAnsi="Arial" w:cs="Arial"/>
          <w:sz w:val="26"/>
          <w:szCs w:val="26"/>
        </w:rPr>
      </w:pPr>
      <w:del w:id="1053" w:author="Assessor GDSXSR" w:date="2026-10-31T18:16:12Z">
        <w:r>
          <w:rPr>
            <w:rFonts w:ascii="Arial" w:eastAsia="Arial" w:hAnsi="Arial" w:cs="Arial"/>
            <w:i/>
            <w:iCs/>
            <w:color w:val="595959"/>
            <w:sz w:val="26"/>
            <w:szCs w:val="26"/>
          </w:rPr>
          <w:delText>“(...) 1. De acordo com o disposto no art. 867 do Código de Processo Civil ‘O juiz pode ordenar a penhora de frutos e rendimentos de coisa móvel ou imóvel quando a considerar mais eficiente para o recebimento do crédito e menos gravosa ao executado’.</w:delText>
        </w:r>
      </w:del>
    </w:p>
    <w:p w14:paraId="3A5F7B24" w14:textId="77777777" w:rsidR="00335343" w:rsidRDefault="009B5EBE">
      <w:pPr>
        <w:spacing w:line="360" w:lineRule="auto"/>
        <w:ind w:left="2268"/>
        <w:jc w:val="both"/>
        <w:rPr>
          <w:rFonts w:ascii="Arial" w:hAnsi="Arial" w:cs="Arial"/>
          <w:sz w:val="26"/>
          <w:szCs w:val="26"/>
        </w:rPr>
      </w:pPr>
      <w:ins w:id="1055" w:author="Assessor GDSXSR" w:date="2026-10-31T18:16:12Z">
        <w:r>
          <w:rPr>
            <w:rFonts w:ascii="Arial" w:eastAsia="Arial" w:hAnsi="Arial" w:cs="Arial"/>
            <w:i/>
            <w:iCs/>
            <w:color w:val="808080"/>
            <w:sz w:val="26"/>
            <w:szCs w:val="26"/>
          </w:rPr>
          <w:t xml:space="preserve">“(...) </w:t>
        </w:r>
      </w:ins>
      <w:commentRangeStart w:id="20"/>
      <w:r>
        <w:rPr>
          <w:rFonts w:ascii="Arial" w:eastAsia="Arial" w:hAnsi="Arial" w:cs="Arial"/>
          <w:i/>
          <w:iCs/>
          <w:color w:val="595959"/>
          <w:sz w:val="26"/>
          <w:szCs w:val="26"/>
        </w:rPr>
        <w:t xml:space="preserve">2. A penhora de aluguéis, na prática, equivale à penhora em dinheiro.</w:t>
      </w:r>
      <w:commentRangeEnd w:id="20"/>
      <w:r>
        <w:rPr>
          <w:rStyle w:val="CommentReference"/>
        </w:rPr>
        <w:commentReference w:id="20"/>
      </w:r>
    </w:p>
    <w:p w14:paraId="7C03F3FC"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xml:space="preserve">3. </w:t>
      </w:r>
      <w:r>
        <w:rPr>
          <w:rFonts w:ascii="Arial" w:eastAsia="Arial" w:hAnsi="Arial" w:cs="Arial"/>
          <w:i/>
          <w:iCs/>
          <w:color w:val="595959"/>
          <w:sz w:val="26"/>
          <w:szCs w:val="26"/>
          <w:u w:val="single"/>
          <w:rPrChange w:id="1057" w:author="Assessor GDSXSR" w:date="2026-10-31T18:16:12Z">
            <w:rPr>
              <w:rFonts w:ascii="Arial" w:eastAsia="Arial" w:hAnsi="Arial" w:cs="Arial"/>
              <w:i/>
              <w:iCs/>
              <w:color w:val="595959"/>
              <w:sz w:val="26"/>
              <w:szCs w:val="26"/>
            </w:rPr>
          </w:rPrChange>
        </w:rPr>
        <w:t xml:space="preserve">A penhora sobre aluguéis não pode ser equiparada à constrição sobre o faturamento da empresa</w:t>
      </w:r>
      <w:r>
        <w:rPr>
          <w:rFonts w:ascii="Arial" w:eastAsia="Arial" w:hAnsi="Arial" w:cs="Arial"/>
          <w:i/>
          <w:iCs/>
          <w:color w:val="595959"/>
          <w:sz w:val="26"/>
          <w:szCs w:val="26"/>
        </w:rPr>
        <w:t xml:space="preserve">, mormente quando a parte agravante não apresenta qualquer prova apta a indicar que os aluguéis são sua única fonte de renda.</w:t>
      </w:r>
      <w:ins w:id="1056" w:author="Assessor GDSXSR" w:date="2026-10-31T18:16:12Z">
        <w:r>
          <w:rPr>
            <w:rFonts w:ascii="Arial" w:eastAsia="Arial" w:hAnsi="Arial" w:cs="Arial"/>
            <w:i/>
            <w:iCs/>
            <w:color w:val="808080"/>
            <w:sz w:val="26"/>
            <w:szCs w:val="26"/>
          </w:rPr>
          <w:t xml:space="preserve">”</w:t>
        </w:r>
      </w:ins>
    </w:p>
    <w:p w14:paraId="3EB3F791" w14:textId="77777777" w:rsidR="00335343" w:rsidRDefault="009B5EBE">
      <w:pPr>
        <w:spacing w:line="360" w:lineRule="auto"/>
        <w:ind w:left="2268"/>
        <w:jc w:val="both"/>
        <w:rPr>
          <w:del w:id="1059" w:author="Assessor GDSXSR" w:date="2026-10-31T18:16:12Z"/>
          <w:rFonts w:ascii="Arial" w:hAnsi="Arial" w:cs="Arial"/>
          <w:sz w:val="26"/>
          <w:szCs w:val="26"/>
        </w:rPr>
      </w:pPr>
      <w:del w:id="1058" w:author="Assessor GDSXSR" w:date="2026-10-31T18:16:12Z">
        <w:r>
          <w:rPr>
            <w:rFonts w:ascii="Arial" w:eastAsia="Arial" w:hAnsi="Arial" w:cs="Arial"/>
            <w:i/>
            <w:iCs/>
            <w:color w:val="595959"/>
            <w:sz w:val="26"/>
            <w:szCs w:val="26"/>
          </w:rPr>
          <w:delText>4. Agravo de instrumento conhecido e improvido.”</w:delText>
        </w:r>
      </w:del>
    </w:p>
    <w:p w14:paraId="192D5A9B" w14:textId="77777777" w:rsidR="00335343" w:rsidRDefault="009B5EBE">
      <w:pPr>
        <w:spacing w:line="360" w:lineRule="auto"/>
        <w:ind w:left="2268"/>
        <w:jc w:val="both"/>
        <w:rPr>
          <w:rFonts w:ascii="Arial" w:hAnsi="Arial" w:cs="Arial"/>
          <w:sz w:val="26"/>
          <w:szCs w:val="26"/>
        </w:rPr>
      </w:pPr>
      <w:r>
        <w:rPr>
          <w:rFonts w:ascii="Arial" w:eastAsia="Arial" w:hAnsi="Arial" w:cs="Arial"/>
          <w:i/>
          <w:color w:val="595959"/>
          <w:sz w:val="26"/>
          <w:szCs w:val="26"/>
          <w:rPrChange w:id="1061" w:author="Assessor GDSXSR" w:date="2026-10-31T18:16:12Z">
            <w:rPr>
              <w:rFonts w:ascii="Arial" w:eastAsia="Arial" w:hAnsi="Arial" w:cs="Arial"/>
              <w:color w:val="595959"/>
              <w:sz w:val="26"/>
              <w:szCs w:val="26"/>
            </w:rPr>
          </w:rPrChange>
        </w:rPr>
        <w:t xml:space="preserve">(Acórdão 1847172, 0701772-48.2024.8.07.0000, Relator(a): ANA CANTARINO, 5ª TURMA CÍVEL, data de julgamento: 11/04/2024, publicado no DJe: 24/04/2024.)</w:t>
      </w:r>
      <w:ins w:id="1060" w:author="Assessor GDSXSR" w:date="2026-10-31T18:16:12Z">
        <w:r>
          <w:rPr>
            <w:rFonts w:ascii="Arial" w:eastAsia="Arial" w:hAnsi="Arial" w:cs="Arial"/>
            <w:i/>
            <w:color w:val="808080"/>
            <w:sz w:val="26"/>
            <w:szCs w:val="26"/>
          </w:rPr>
          <w:t xml:space="preserve"> – Grifei</w:t>
        </w:r>
      </w:ins>
    </w:p>
    <w:p w14:paraId="7BF9B97B" w14:textId="77777777" w:rsidR="00335343" w:rsidRDefault="00335343">
      <w:pPr>
        <w:spacing w:line="360" w:lineRule="auto"/>
        <w:ind w:left="2268"/>
        <w:jc w:val="both"/>
        <w:rPr>
          <w:rFonts w:ascii="Arial" w:hAnsi="Arial" w:cs="Arial"/>
          <w:sz w:val="26"/>
          <w:szCs w:val="26"/>
        </w:rPr>
      </w:pPr>
    </w:p>
    <w:p w14:paraId="364DA755"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 xml:space="preserve">“(...) 3. A execução se realiza no interesse do credor, conforme o art. 797 do CPC. A execução deve ser conduzida da forma menos gravosa ao devedor, </w:t>
      </w:r>
      <w:r>
        <w:rPr>
          <w:rFonts w:ascii="Arial" w:eastAsia="Arial" w:hAnsi="Arial" w:cs="Arial"/>
          <w:i/>
          <w:iCs/>
          <w:color w:val="595959"/>
          <w:sz w:val="26"/>
          <w:szCs w:val="26"/>
          <w:u w:val="single"/>
          <w:rPrChange w:id="1068" w:author="Assessor GDSXSR" w:date="2026-10-31T18:16:12Z">
            <w:rPr>
              <w:rFonts w:ascii="Arial" w:eastAsia="Arial" w:hAnsi="Arial" w:cs="Arial"/>
              <w:i/>
              <w:iCs/>
              <w:color w:val="595959"/>
              <w:sz w:val="26"/>
              <w:szCs w:val="26"/>
            </w:rPr>
          </w:rPrChange>
        </w:rPr>
        <w:t xml:space="preserve">cabendo a este indicar meios alternativos mais eficazes e menos onerosos, conforme o art. 805 do CPC</w:t>
      </w:r>
      <w:r>
        <w:rPr>
          <w:rFonts w:ascii="Arial" w:eastAsia="Arial" w:hAnsi="Arial" w:cs="Arial"/>
          <w:i/>
          <w:iCs/>
          <w:color w:val="595959"/>
          <w:sz w:val="26"/>
          <w:szCs w:val="26"/>
        </w:rPr>
        <w:t xml:space="preserve">.</w:t>
      </w:r>
    </w:p>
    <w:p w14:paraId="5C194743" w14:textId="77777777" w:rsidR="00335343" w:rsidRDefault="009B5EBE">
      <w:pPr>
        <w:spacing w:line="360" w:lineRule="auto"/>
        <w:ind w:left="2268"/>
        <w:jc w:val="both"/>
        <w:rPr>
          <w:del w:id="1064" w:author="Assessor GDSXSR" w:date="2026-10-31T18:16:12Z"/>
          <w:rFonts w:ascii="Arial" w:hAnsi="Arial" w:cs="Arial"/>
          <w:sz w:val="26"/>
          <w:szCs w:val="26"/>
        </w:rPr>
      </w:pPr>
      <w:del w:id="1062" w:author="Assessor GDSXSR" w:date="2026-10-31T18:16:12Z">
        <w:r>
          <w:rPr>
            <w:rFonts w:ascii="Arial" w:eastAsia="Arial" w:hAnsi="Arial" w:cs="Arial"/>
            <w:i/>
            <w:iCs/>
            <w:color w:val="595959"/>
            <w:sz w:val="26"/>
            <w:szCs w:val="26"/>
          </w:rPr>
          <w:delText xml:space="preserve">4. A penhora deve recair sobre tantos bens quantos bastem para o pagamento do débito principal atualizado. A ordem de preferência dos bens a serem </w:delText>
        </w:r>
      </w:del>
      <w:del w:id="1063" w:author="Assessor GDSXSR" w:date="2026-10-31T18:16:12Z">
        <w:r>
          <w:rPr>
            <w:rFonts w:ascii="Arial" w:eastAsia="Arial" w:hAnsi="Arial" w:cs="Arial"/>
            <w:i/>
            <w:iCs/>
            <w:color w:val="595959"/>
            <w:sz w:val="26"/>
            <w:szCs w:val="26"/>
          </w:rPr>
          <w:lastRenderedPageBreak/>
          <w:delText>penhorados inicia-se pelo dinheiro, conforme o art. 835, inc. I do CPC.</w:delText>
        </w:r>
      </w:del>
    </w:p>
    <w:p w14:paraId="50CFB7F2" w14:textId="77777777" w:rsidR="00335343" w:rsidRDefault="009B5EBE">
      <w:pPr>
        <w:spacing w:line="360" w:lineRule="auto"/>
        <w:ind w:left="2268"/>
        <w:jc w:val="both"/>
        <w:rPr>
          <w:rFonts w:ascii="Arial" w:hAnsi="Arial" w:cs="Arial"/>
          <w:sz w:val="26"/>
          <w:szCs w:val="26"/>
        </w:rPr>
      </w:pPr>
      <w:r>
        <w:rPr>
          <w:rFonts w:ascii="Arial" w:eastAsia="Arial" w:hAnsi="Arial" w:cs="Arial"/>
          <w:i/>
          <w:iCs/>
          <w:color w:val="595959"/>
          <w:sz w:val="26"/>
          <w:szCs w:val="26"/>
        </w:rPr>
        <w:t>5. A penhora de créditos de aluguéis é possível desde que não se trate de bem de família ou renda impenhorável.</w:t>
      </w:r>
    </w:p>
    <w:p w14:paraId="4BD09A40" w14:textId="77777777" w:rsidR="00335343" w:rsidRDefault="009B5EBE">
      <w:pPr>
        <w:spacing w:line="360" w:lineRule="auto"/>
        <w:ind w:left="2268"/>
        <w:jc w:val="both"/>
        <w:rPr>
          <w:rFonts w:ascii="Arial" w:hAnsi="Arial" w:cs="Arial"/>
          <w:sz w:val="26"/>
          <w:szCs w:val="26"/>
        </w:rPr>
      </w:pPr>
      <w:commentRangeStart w:id="21"/>
      <w:r>
        <w:rPr>
          <w:rFonts w:ascii="Arial" w:eastAsia="Arial" w:hAnsi="Arial" w:cs="Arial"/>
          <w:i/>
          <w:iCs/>
          <w:color w:val="595959"/>
          <w:sz w:val="26"/>
          <w:szCs w:val="26"/>
        </w:rPr>
        <w:t xml:space="preserve">6. Os aluguéis não têm natureza de salários e, portanto, não se sujeitam à proteção presente no art. 833, IV, do CPC. Porém, se o devedor comprovar que os rendimentos de aluguel são indispensáveis à própria manutenção e de sua família, é possível garantir a proteção.</w:t>
      </w:r>
      <w:commentRangeEnd w:id="21"/>
      <w:r>
        <w:rPr>
          <w:rStyle w:val="CommentReference"/>
        </w:rPr>
        <w:commentReference w:id="21"/>
      </w:r>
      <w:ins w:id="1065" w:author="Assessor GDSXSR" w:date="2026-10-31T18:16:12Z">
        <w:r>
          <w:rPr>
            <w:rFonts w:ascii="Arial" w:eastAsia="Arial" w:hAnsi="Arial" w:cs="Arial"/>
            <w:i/>
            <w:iCs/>
            <w:color w:val="808080"/>
            <w:sz w:val="26"/>
            <w:szCs w:val="26"/>
          </w:rPr>
          <w:t xml:space="preserve">”</w:t>
        </w:r>
      </w:ins>
    </w:p>
    <w:p w14:paraId="1CBA7333" w14:textId="77777777" w:rsidR="00335343" w:rsidRDefault="009B5EBE">
      <w:pPr>
        <w:spacing w:line="360" w:lineRule="auto"/>
        <w:ind w:left="2268"/>
        <w:jc w:val="both"/>
        <w:rPr>
          <w:del w:id="1067" w:author="Assessor GDSXSR" w:date="2026-10-31T18:16:12Z"/>
          <w:rFonts w:ascii="Arial" w:hAnsi="Arial" w:cs="Arial"/>
          <w:sz w:val="26"/>
          <w:szCs w:val="26"/>
        </w:rPr>
      </w:pPr>
      <w:del w:id="1066" w:author="Assessor GDSXSR" w:date="2026-10-31T18:16:12Z">
        <w:r>
          <w:rPr>
            <w:rFonts w:ascii="Arial" w:eastAsia="Arial" w:hAnsi="Arial" w:cs="Arial"/>
            <w:i/>
            <w:iCs/>
            <w:color w:val="595959"/>
            <w:sz w:val="26"/>
            <w:szCs w:val="26"/>
          </w:rPr>
          <w:delText>7. Recurso de agravo desprovido.”</w:delText>
        </w:r>
      </w:del>
    </w:p>
    <w:p w14:paraId="37E23F39" w14:textId="77777777" w:rsidR="00335343" w:rsidRDefault="009B5EBE">
      <w:pPr>
        <w:spacing w:line="360" w:lineRule="auto"/>
        <w:ind w:left="2268"/>
        <w:jc w:val="both"/>
        <w:rPr>
          <w:rFonts w:ascii="Arial" w:hAnsi="Arial" w:cs="Arial"/>
          <w:sz w:val="26"/>
          <w:szCs w:val="26"/>
        </w:rPr>
      </w:pPr>
      <w:r>
        <w:rPr>
          <w:rFonts w:ascii="Arial" w:eastAsia="Arial" w:hAnsi="Arial" w:cs="Arial"/>
          <w:i/>
          <w:color w:val="595959"/>
          <w:sz w:val="26"/>
          <w:szCs w:val="26"/>
          <w:rPrChange w:id="1083" w:author="Assessor GDSXSR" w:date="2026-10-31T18:16:12Z">
            <w:rPr>
              <w:rFonts w:ascii="Arial" w:eastAsia="Arial" w:hAnsi="Arial" w:cs="Arial"/>
              <w:color w:val="595959"/>
              <w:sz w:val="26"/>
              <w:szCs w:val="26"/>
            </w:rPr>
          </w:rPrChange>
        </w:rPr>
        <w:t xml:space="preserve">(Acórdão 1930005, 0730472-34.2024.8.07.0000, Relator(a): FABRÍCIO FONTOURA BEZERRA, 7ª TURMA CÍVEL, data de julgamento: 02/10/2024, publicado no DJe: 25/10/2024.)</w:t>
      </w:r>
      <w:ins w:id="1069" w:author="Assessor GDSXSR" w:date="2026-10-31T18:16:12Z">
        <w:r>
          <w:rPr>
            <w:rFonts w:ascii="Arial" w:eastAsia="Arial" w:hAnsi="Arial" w:cs="Arial"/>
            <w:i/>
            <w:color w:val="808080"/>
            <w:sz w:val="26"/>
            <w:szCs w:val="26"/>
          </w:rPr>
          <w:t xml:space="preserve"> – Grifei</w:t>
        </w:r>
      </w:ins>
    </w:p>
    <w:p w14:paraId="7DA0436C" w14:textId="77777777" w:rsidR="00335343" w:rsidRDefault="00335343">
      <w:pPr>
        <w:spacing w:line="360" w:lineRule="auto"/>
        <w:jc w:val="both"/>
        <w:rPr>
          <w:rFonts w:ascii="Arial" w:hAnsi="Arial" w:cs="Arial"/>
          <w:sz w:val="28"/>
          <w:szCs w:val="28"/>
        </w:rPr>
      </w:pPr>
    </w:p>
    <w:p w14:paraId="08477EA6" w14:textId="77777777" w:rsidR="00335343" w:rsidRDefault="009B5EBE">
      <w:pPr>
        <w:spacing w:line="360" w:lineRule="auto"/>
        <w:ind w:firstLine="2268"/>
        <w:jc w:val="both"/>
        <w:rPr>
          <w:rFonts w:ascii="Arial" w:hAnsi="Arial" w:cs="Arial"/>
          <w:sz w:val="28"/>
          <w:szCs w:val="28"/>
        </w:rPr>
      </w:pPr>
      <w:commentRangeStart w:id="22"/>
      <w:r>
        <w:rPr>
          <w:rFonts w:ascii="Arial" w:eastAsia="Arial" w:hAnsi="Arial" w:cs="Arial"/>
          <w:color w:val="595959"/>
          <w:sz w:val="28"/>
          <w:szCs w:val="28"/>
          <w:highlight w:val="yellow"/>
          <w:rPrChange w:id="1077" w:author="Assessor GDSXSR" w:date="2026-10-31T18:16:12Z">
            <w:rPr>
              <w:rFonts w:ascii="Arial" w:eastAsia="Arial" w:hAnsi="Arial" w:cs="Arial"/>
              <w:color w:val="595959"/>
              <w:sz w:val="28"/>
              <w:szCs w:val="28"/>
            </w:rPr>
          </w:rPrChange>
        </w:rPr>
        <w:t xml:space="preserve">Dito isso, e não havendo alteração do quadro fático-jurídico delineado nos autos, </w:t>
      </w:r>
      <w:ins w:id="1070" w:author="Assessor GDSXSR" w:date="2026-10-31T18:16:12Z">
        <w:r>
          <w:rPr>
            <w:rFonts w:ascii="Arial" w:eastAsia="Arial" w:hAnsi="Arial" w:cs="Arial"/>
            <w:color w:val="808080"/>
            <w:sz w:val="28"/>
            <w:szCs w:val="28"/>
            <w:highlight w:val="yellow"/>
          </w:rPr>
          <w:t xml:space="preserve">deve ser mantida </w:t>
        </w:r>
      </w:ins>
      <w:r>
        <w:rPr>
          <w:rFonts w:ascii="Arial" w:eastAsia="Arial" w:hAnsi="Arial" w:cs="Arial"/>
          <w:color w:val="595959"/>
          <w:sz w:val="28"/>
          <w:szCs w:val="28"/>
          <w:highlight w:val="yellow"/>
          <w:rPrChange w:id="1078" w:author="Assessor GDSXSR" w:date="2026-10-31T18:16:12Z">
            <w:rPr>
              <w:rFonts w:ascii="Arial" w:eastAsia="Arial" w:hAnsi="Arial" w:cs="Arial"/>
              <w:color w:val="595959"/>
              <w:sz w:val="28"/>
              <w:szCs w:val="28"/>
            </w:rPr>
          </w:rPrChange>
        </w:rPr>
        <w:t xml:space="preserve">a r. decisão agravada </w:t>
      </w:r>
      <w:del w:id="1071" w:author="Assessor GDSXSR" w:date="2026-10-31T18:16:12Z">
        <w:r>
          <w:rPr>
            <w:rFonts w:ascii="Arial" w:eastAsia="Arial" w:hAnsi="Arial" w:cs="Arial"/>
            <w:color w:val="595959"/>
            <w:sz w:val="28"/>
            <w:szCs w:val="28"/>
          </w:rPr>
          <w:delText xml:space="preserve">deve</w:delText>
        </w:r>
      </w:del>
      <w:ins w:id="1072" w:author="Assessor GDSXSR" w:date="2026-10-31T18:16:12Z">
        <w:r>
          <w:rPr>
            <w:rFonts w:ascii="Arial" w:eastAsia="Arial" w:hAnsi="Arial" w:cs="Arial"/>
            <w:color w:val="808080"/>
            <w:sz w:val="28"/>
            <w:szCs w:val="28"/>
            <w:highlight w:val="yellow"/>
          </w:rPr>
          <w:t xml:space="preserve">que</w:t>
        </w:r>
      </w:ins>
      <w:r>
        <w:rPr>
          <w:rFonts w:ascii="Arial" w:eastAsia="Arial" w:hAnsi="Arial" w:cs="Arial"/>
          <w:color w:val="595959"/>
          <w:sz w:val="28"/>
          <w:szCs w:val="28"/>
          <w:highlight w:val="yellow"/>
          <w:rPrChange w:id="1079" w:author="Assessor GDSXSR" w:date="2026-10-31T18:16:12Z">
            <w:rPr>
              <w:rFonts w:ascii="Arial" w:eastAsia="Arial" w:hAnsi="Arial" w:cs="Arial"/>
              <w:color w:val="595959"/>
              <w:sz w:val="28"/>
              <w:szCs w:val="28"/>
            </w:rPr>
          </w:rPrChange>
        </w:rPr>
        <w:t xml:space="preserve"> </w:t>
      </w:r>
      <w:del w:id="1073" w:author="Assessor GDSXSR" w:date="2026-10-31T18:16:12Z">
        <w:r>
          <w:rPr>
            <w:rFonts w:ascii="Arial" w:eastAsia="Arial" w:hAnsi="Arial" w:cs="Arial"/>
            <w:color w:val="595959"/>
            <w:sz w:val="28"/>
            <w:szCs w:val="28"/>
          </w:rPr>
          <w:delText xml:space="preserve">ser</w:delText>
        </w:r>
      </w:del>
      <w:ins w:id="1074" w:author="Assessor GDSXSR" w:date="2026-10-31T18:16:12Z">
        <w:r>
          <w:rPr>
            <w:rFonts w:ascii="Arial" w:eastAsia="Arial" w:hAnsi="Arial" w:cs="Arial"/>
            <w:color w:val="808080"/>
            <w:sz w:val="28"/>
            <w:szCs w:val="28"/>
            <w:highlight w:val="yellow"/>
          </w:rPr>
          <w:t xml:space="preserve">deferiu</w:t>
        </w:r>
      </w:ins>
      <w:r>
        <w:rPr>
          <w:rFonts w:ascii="Arial" w:eastAsia="Arial" w:hAnsi="Arial" w:cs="Arial"/>
          <w:color w:val="595959"/>
          <w:sz w:val="28"/>
          <w:szCs w:val="28"/>
          <w:highlight w:val="yellow"/>
          <w:rPrChange w:id="1080" w:author="Assessor GDSXSR" w:date="2026-10-31T18:16:12Z">
            <w:rPr>
              <w:rFonts w:ascii="Arial" w:eastAsia="Arial" w:hAnsi="Arial" w:cs="Arial"/>
              <w:color w:val="595959"/>
              <w:sz w:val="28"/>
              <w:szCs w:val="28"/>
            </w:rPr>
          </w:rPrChange>
        </w:rPr>
        <w:t xml:space="preserve"> </w:t>
      </w:r>
      <w:del w:id="1075" w:author="Assessor GDSXSR" w:date="2026-10-31T18:16:12Z">
        <w:r>
          <w:rPr>
            <w:rFonts w:ascii="Arial" w:eastAsia="Arial" w:hAnsi="Arial" w:cs="Arial"/>
            <w:color w:val="595959"/>
            <w:sz w:val="28"/>
            <w:szCs w:val="28"/>
          </w:rPr>
          <w:delText xml:space="preserve">mantida</w:delText>
        </w:r>
      </w:del>
      <w:ins w:id="1076" w:author="Assessor GDSXSR" w:date="2026-10-31T18:16:12Z">
        <w:r>
          <w:rPr>
            <w:rFonts w:ascii="Arial" w:eastAsia="Arial" w:hAnsi="Arial" w:cs="Arial"/>
            <w:color w:val="808080"/>
            <w:sz w:val="28"/>
            <w:szCs w:val="28"/>
            <w:highlight w:val="yellow"/>
          </w:rPr>
          <w:t xml:space="preserve">a penhora dos aluguéis devidos pela Telxius Torres Brasil LTDA até o limite do débito (ID 286198869, do processo de origem)</w:t>
        </w:r>
      </w:ins>
      <w:r>
        <w:rPr>
          <w:rFonts w:ascii="Arial" w:eastAsia="Arial" w:hAnsi="Arial" w:cs="Arial"/>
          <w:color w:val="595959"/>
          <w:sz w:val="28"/>
          <w:szCs w:val="28"/>
          <w:highlight w:val="yellow"/>
          <w:rPrChange w:id="1081" w:author="Assessor GDSXSR" w:date="2026-10-31T18:16:12Z">
            <w:rPr>
              <w:rFonts w:ascii="Arial" w:eastAsia="Arial" w:hAnsi="Arial" w:cs="Arial"/>
              <w:color w:val="595959"/>
              <w:sz w:val="28"/>
              <w:szCs w:val="28"/>
            </w:rPr>
          </w:rPrChange>
        </w:rPr>
        <w:t xml:space="preserve">.</w:t>
      </w:r>
      <w:commentRangeEnd w:id="22"/>
      <w:r>
        <w:rPr>
          <w:rStyle w:val="CommentReference"/>
        </w:rPr>
        <w:commentReference w:id="22"/>
      </w:r>
    </w:p>
    <w:p w14:paraId="39D255E3" w14:textId="77777777" w:rsidR="00335343" w:rsidRDefault="00335343">
      <w:pPr>
        <w:spacing w:line="360" w:lineRule="auto"/>
        <w:jc w:val="both"/>
        <w:rPr>
          <w:rFonts w:ascii="Arial" w:hAnsi="Arial" w:cs="Arial"/>
          <w:sz w:val="28"/>
          <w:szCs w:val="28"/>
        </w:rPr>
      </w:pPr>
    </w:p>
    <w:p w14:paraId="5535A60D" w14:textId="77777777" w:rsidR="00335343" w:rsidRDefault="009B5EBE">
      <w:pPr>
        <w:spacing w:line="360" w:lineRule="auto"/>
        <w:jc w:val="center"/>
        <w:rPr>
          <w:rFonts w:ascii="Arial" w:hAnsi="Arial" w:cs="Arial"/>
          <w:sz w:val="28"/>
          <w:szCs w:val="28"/>
        </w:rPr>
      </w:pPr>
      <w:r>
        <w:rPr>
          <w:rFonts w:ascii="Arial" w:eastAsia="Arial" w:hAnsi="Arial" w:cs="Arial"/>
          <w:b/>
          <w:bCs/>
          <w:color w:val="595959"/>
          <w:sz w:val="28"/>
          <w:szCs w:val="28"/>
        </w:rPr>
        <w:t>DISPOSITIVO</w:t>
      </w:r>
    </w:p>
    <w:p w14:paraId="06303098" w14:textId="77777777" w:rsidR="00335343" w:rsidRDefault="00335343">
      <w:pPr>
        <w:spacing w:line="360" w:lineRule="auto"/>
        <w:jc w:val="both"/>
        <w:rPr>
          <w:rFonts w:ascii="Arial" w:hAnsi="Arial" w:cs="Arial"/>
          <w:sz w:val="28"/>
          <w:szCs w:val="28"/>
        </w:rPr>
      </w:pPr>
    </w:p>
    <w:p w14:paraId="01C4F1F7" w14:textId="77777777" w:rsidR="00335343" w:rsidRDefault="009B5EBE">
      <w:pPr>
        <w:spacing w:line="360" w:lineRule="auto"/>
        <w:ind w:firstLine="2268"/>
        <w:jc w:val="both"/>
        <w:rPr>
          <w:rFonts w:ascii="Arial" w:hAnsi="Arial" w:cs="Arial"/>
          <w:sz w:val="28"/>
          <w:szCs w:val="28"/>
        </w:rPr>
      </w:pPr>
      <w:commentRangeStart w:id="23"/>
      <w:r>
        <w:rPr>
          <w:rFonts w:ascii="Arial" w:eastAsia="Arial" w:hAnsi="Arial" w:cs="Arial"/>
          <w:color w:val="595959"/>
          <w:sz w:val="28"/>
          <w:szCs w:val="28"/>
        </w:rPr>
        <w:t xml:space="preserve">Ante o exposto, </w:t>
      </w:r>
      <w:r>
        <w:rPr>
          <w:rFonts w:ascii="Arial" w:eastAsia="Arial" w:hAnsi="Arial" w:cs="Arial"/>
          <w:b/>
          <w:bCs/>
          <w:color w:val="595959"/>
          <w:sz w:val="28"/>
          <w:szCs w:val="28"/>
        </w:rPr>
        <w:t xml:space="preserve">rejeito</w:t>
      </w:r>
      <w:r>
        <w:rPr>
          <w:rFonts w:ascii="Arial" w:eastAsia="Arial" w:hAnsi="Arial" w:cs="Arial"/>
          <w:color w:val="595959"/>
          <w:sz w:val="28"/>
          <w:szCs w:val="28"/>
        </w:rPr>
        <w:t xml:space="preserve"> a preliminar de preclusão e</w:t>
      </w:r>
      <w:ins w:id="1082" w:author="Assessor GDSXSR" w:date="2026-10-31T18:16:12Z">
        <w:r>
          <w:rPr>
            <w:rFonts w:ascii="Arial" w:eastAsia="Arial" w:hAnsi="Arial" w:cs="Arial"/>
            <w:color w:val="808080"/>
            <w:sz w:val="28"/>
            <w:szCs w:val="28"/>
          </w:rPr>
          <w:t xml:space="preserve">, no mérito,</w:t>
        </w:r>
      </w:ins>
      <w:r>
        <w:rPr>
          <w:rFonts w:ascii="Arial" w:eastAsia="Arial" w:hAnsi="Arial" w:cs="Arial"/>
          <w:color w:val="595959"/>
          <w:sz w:val="28"/>
          <w:szCs w:val="28"/>
        </w:rPr>
        <w:t xml:space="preserve"> </w:t>
      </w:r>
      <w:r>
        <w:rPr>
          <w:rFonts w:ascii="Arial" w:eastAsia="Arial" w:hAnsi="Arial" w:cs="Arial"/>
          <w:b/>
          <w:bCs/>
          <w:color w:val="595959"/>
          <w:sz w:val="28"/>
          <w:szCs w:val="28"/>
        </w:rPr>
        <w:t xml:space="preserve">nego provimento</w:t>
      </w:r>
      <w:r>
        <w:rPr>
          <w:rFonts w:ascii="Arial" w:eastAsia="Arial" w:hAnsi="Arial" w:cs="Arial"/>
          <w:color w:val="595959"/>
          <w:sz w:val="28"/>
          <w:szCs w:val="28"/>
        </w:rPr>
        <w:t xml:space="preserve"> ao agravo de instrumento do executado, CLUBE DO CONGRESSO.</w:t>
      </w:r>
      <w:commentRangeEnd w:id="23"/>
      <w:r>
        <w:rPr>
          <w:rStyle w:val="CommentReference"/>
        </w:rPr>
        <w:commentReference w:id="23"/>
      </w:r>
    </w:p>
    <w:p w14:paraId="7B8353CA" w14:textId="77777777" w:rsidR="00335343" w:rsidRDefault="00335343">
      <w:pPr>
        <w:spacing w:line="360" w:lineRule="auto"/>
        <w:jc w:val="both"/>
        <w:rPr>
          <w:rFonts w:ascii="Arial" w:hAnsi="Arial" w:cs="Arial"/>
          <w:sz w:val="28"/>
          <w:szCs w:val="28"/>
        </w:rPr>
      </w:pPr>
    </w:p>
    <w:p w14:paraId="78325C06"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595959"/>
          <w:sz w:val="28"/>
          <w:szCs w:val="28"/>
        </w:rPr>
        <w:t>É como voto.</w:t>
      </w:r>
    </w:p>
    <w:p w14:paraId="3F015BD3" w14:textId="77777777" w:rsidR="00335343" w:rsidRDefault="009B5EBE">
      <w:pPr>
        <w:spacing w:line="360" w:lineRule="auto"/>
        <w:jc w:val="both"/>
        <w:rPr>
          <w:rFonts w:ascii="Arial" w:hAnsi="Arial" w:cs="Arial"/>
          <w:sz w:val="28"/>
          <w:szCs w:val="28"/>
        </w:rPr>
      </w:pPr>
      <w:r>
        <w:rPr>
          <w:rFonts w:ascii="Arial" w:hAnsi="Arial" w:cs="Arial"/>
          <w:sz w:val="28"/>
          <w:szCs w:val="28"/>
        </w:rPr>
        <w:br w:type="page"/>
      </w:r>
    </w:p>
    <w:p w14:paraId="33A9D72F" w14:textId="77777777" w:rsidR="00335343" w:rsidRDefault="009B5EBE" w:rsidP="00707681">
      <w:pPr>
        <w:spacing w:line="360" w:lineRule="auto"/>
        <w:rPr>
          <w:rFonts w:ascii="Arial" w:hAnsi="Arial" w:cs="Arial"/>
          <w:sz w:val="28"/>
          <w:szCs w:val="28"/>
        </w:rPr>
      </w:pPr>
      <w:commentRangeStart w:id="24"/>
      <w:r>
        <w:rPr>
          <w:rFonts w:ascii="Arial" w:eastAsia="Arial" w:hAnsi="Arial" w:cs="Arial"/>
          <w:color w:val="00B050"/>
          <w:sz w:val="28"/>
          <w:szCs w:val="28"/>
          <w:rPrChange w:id="1084" w:author="Assessor GDSXSR" w:date="2026-10-31T18:16:12Z">
            <w:rPr>
              <w:rFonts w:ascii="Arial" w:eastAsia="Arial" w:hAnsi="Arial" w:cs="Arial"/>
              <w:color w:val="008000"/>
              <w:sz w:val="28"/>
              <w:szCs w:val="28"/>
            </w:rPr>
          </w:rPrChange>
        </w:rPr>
        <w:lastRenderedPageBreak/>
        <w:t>Número do processo: 0736626-75.2018.8.07.0001</w:t>
      </w:r>
      <w:commentRangeEnd w:id="24"/>
      <w:r>
        <w:rPr>
          <w:rStyle w:val="CommentReference"/>
        </w:rPr>
        <w:commentReference w:id="24"/>
      </w:r>
    </w:p>
    <w:p w14:paraId="15B0F414"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Change w:id="1085" w:author="Assessor GDSXSR" w:date="2026-10-31T18:16:12Z">
            <w:rPr>
              <w:rFonts w:ascii="Arial" w:eastAsia="Arial" w:hAnsi="Arial" w:cs="Arial"/>
              <w:color w:val="008000"/>
              <w:sz w:val="28"/>
              <w:szCs w:val="28"/>
            </w:rPr>
          </w:rPrChange>
        </w:rPr>
        <w:t>Classe judicial: CUMPRIMENTO DE SENTENÇA (156)</w:t>
      </w:r>
    </w:p>
    <w:p w14:paraId="40905A1D"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Change w:id="1086" w:author="Assessor GDSXSR" w:date="2026-10-31T18:16:12Z">
            <w:rPr>
              <w:rFonts w:ascii="Arial" w:eastAsia="Arial" w:hAnsi="Arial" w:cs="Arial"/>
              <w:color w:val="008000"/>
              <w:sz w:val="28"/>
              <w:szCs w:val="28"/>
            </w:rPr>
          </w:rPrChange>
        </w:rPr>
        <w:t>EXEQUENTE: MARINA DO CONGRESSO LTDA - ME</w:t>
      </w:r>
    </w:p>
    <w:p w14:paraId="7CDDE2DF"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Change w:id="1087" w:author="Assessor GDSXSR" w:date="2026-10-31T18:16:12Z">
            <w:rPr>
              <w:rFonts w:ascii="Arial" w:eastAsia="Arial" w:hAnsi="Arial" w:cs="Arial"/>
              <w:color w:val="008000"/>
              <w:sz w:val="28"/>
              <w:szCs w:val="28"/>
            </w:rPr>
          </w:rPrChange>
        </w:rPr>
        <w:t>REPRESENTANTE LEGAL: WILLER TOMAZ ADVOGADOS ASSOCIADOS</w:t>
      </w:r>
    </w:p>
    <w:p w14:paraId="67558B22" w14:textId="77777777" w:rsidR="00335343" w:rsidRDefault="009B5EBE" w:rsidP="00707681">
      <w:pPr>
        <w:spacing w:line="360" w:lineRule="auto"/>
        <w:rPr>
          <w:rFonts w:ascii="Arial" w:hAnsi="Arial" w:cs="Arial"/>
          <w:sz w:val="28"/>
          <w:szCs w:val="28"/>
        </w:rPr>
      </w:pPr>
      <w:r>
        <w:rPr>
          <w:rFonts w:ascii="Arial" w:eastAsia="Arial" w:hAnsi="Arial" w:cs="Arial"/>
          <w:color w:val="00B050"/>
          <w:sz w:val="28"/>
          <w:szCs w:val="28"/>
          <w:rPrChange w:id="1088" w:author="Assessor GDSXSR" w:date="2026-10-31T18:16:12Z">
            <w:rPr>
              <w:rFonts w:ascii="Arial" w:eastAsia="Arial" w:hAnsi="Arial" w:cs="Arial"/>
              <w:color w:val="008000"/>
              <w:sz w:val="28"/>
              <w:szCs w:val="28"/>
            </w:rPr>
          </w:rPrChange>
        </w:rPr>
        <w:t>EXECUTADO: CLUBE DO CONGRESSO</w:t>
      </w:r>
    </w:p>
    <w:p w14:paraId="57C77696" w14:textId="77777777" w:rsidR="00335343" w:rsidRDefault="00335343">
      <w:pPr>
        <w:spacing w:line="360" w:lineRule="auto"/>
        <w:jc w:val="both"/>
        <w:rPr>
          <w:rFonts w:ascii="Arial" w:hAnsi="Arial" w:cs="Arial"/>
          <w:sz w:val="28"/>
          <w:szCs w:val="28"/>
        </w:rPr>
      </w:pPr>
    </w:p>
    <w:p w14:paraId="1A1D2D2A" w14:textId="77777777" w:rsidR="00335343" w:rsidRDefault="009B5EBE">
      <w:pPr>
        <w:spacing w:line="360" w:lineRule="auto"/>
        <w:jc w:val="center"/>
        <w:rPr>
          <w:rFonts w:ascii="Arial" w:hAnsi="Arial" w:cs="Arial"/>
          <w:sz w:val="28"/>
          <w:szCs w:val="28"/>
        </w:rPr>
      </w:pPr>
      <w:r>
        <w:rPr>
          <w:rFonts w:ascii="Arial" w:eastAsia="Arial" w:hAnsi="Arial" w:cs="Arial"/>
          <w:b/>
          <w:bCs/>
          <w:color w:val="00B050"/>
          <w:sz w:val="28"/>
          <w:szCs w:val="28"/>
          <w:rPrChange w:id="1089" w:author="Assessor GDSXSR" w:date="2026-10-31T18:16:12Z">
            <w:rPr>
              <w:rFonts w:ascii="Arial" w:eastAsia="Arial" w:hAnsi="Arial" w:cs="Arial"/>
              <w:b/>
              <w:bCs/>
              <w:color w:val="008000"/>
              <w:sz w:val="28"/>
              <w:szCs w:val="28"/>
            </w:rPr>
          </w:rPrChange>
        </w:rPr>
        <w:t>DECISÃO INTERLOCUTÓRIA</w:t>
      </w:r>
    </w:p>
    <w:p w14:paraId="6C5A6179" w14:textId="77777777" w:rsidR="00335343" w:rsidRDefault="00335343">
      <w:pPr>
        <w:spacing w:line="360" w:lineRule="auto"/>
        <w:jc w:val="both"/>
        <w:rPr>
          <w:rFonts w:ascii="Arial" w:hAnsi="Arial" w:cs="Arial"/>
          <w:sz w:val="28"/>
          <w:szCs w:val="28"/>
        </w:rPr>
      </w:pPr>
    </w:p>
    <w:p w14:paraId="625A4828"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Change w:id="1090" w:author="Assessor GDSXSR" w:date="2026-10-31T18:16:12Z">
            <w:rPr>
              <w:rFonts w:ascii="Arial" w:eastAsia="Arial" w:hAnsi="Arial" w:cs="Arial"/>
              <w:color w:val="008000"/>
              <w:sz w:val="28"/>
              <w:szCs w:val="28"/>
            </w:rPr>
          </w:rPrChange>
        </w:rPr>
        <w:t>Defiro os requerimentos da parte exequente. Expeça-se alvará de levantamento das quantias depositadas nos autos em favor da parte credora, conforme requerido na petição de ID 285782739.</w:t>
      </w:r>
    </w:p>
    <w:p w14:paraId="3C8F0145"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Change w:id="1091" w:author="Assessor GDSXSR" w:date="2026-10-31T18:16:12Z">
            <w:rPr>
              <w:rFonts w:ascii="Arial" w:eastAsia="Arial" w:hAnsi="Arial" w:cs="Arial"/>
              <w:color w:val="008000"/>
              <w:sz w:val="28"/>
              <w:szCs w:val="28"/>
            </w:rPr>
          </w:rPrChange>
        </w:rPr>
        <w:t>Defiro a penhora das receitas provenientes dos contratos de locação de espaço que sejam firmados com a parte executada pra instalação de torres de telefonias, até o limite do débito. Expeça-se mandado de intimação da companhia Telxius Torres Brasil Ltda (CNPJ 23.842.855/0001-65), com sede na Rua Martiniano de Carvalho, nº 851, 19º andar, Bela Vista, São Paulo/SP, CEP 01321-001 para que efetuem o depósito em juízo dos aluguéis devidos ao clube e, conta judicial vinculada a este processo.</w:t>
      </w:r>
    </w:p>
    <w:p w14:paraId="55308CA1"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Change w:id="1092" w:author="Assessor GDSXSR" w:date="2026-10-31T18:16:12Z">
            <w:rPr>
              <w:rFonts w:ascii="Arial" w:eastAsia="Arial" w:hAnsi="Arial" w:cs="Arial"/>
              <w:color w:val="008000"/>
              <w:sz w:val="28"/>
              <w:szCs w:val="28"/>
            </w:rPr>
          </w:rPrChange>
        </w:rPr>
        <w:t>Após, prossiga-se com nova pesquisa SISBAJUD, de forma reiterada por 30 (trinta) dias.</w:t>
      </w:r>
    </w:p>
    <w:p w14:paraId="428FF127" w14:textId="77777777" w:rsidR="00335343" w:rsidRDefault="009B5EBE">
      <w:pPr>
        <w:spacing w:line="360" w:lineRule="auto"/>
        <w:ind w:firstLine="2268"/>
        <w:jc w:val="both"/>
        <w:rPr>
          <w:rFonts w:ascii="Arial" w:hAnsi="Arial" w:cs="Arial"/>
          <w:sz w:val="28"/>
          <w:szCs w:val="28"/>
        </w:rPr>
      </w:pPr>
      <w:r>
        <w:rPr>
          <w:rFonts w:ascii="Arial" w:eastAsia="Arial" w:hAnsi="Arial" w:cs="Arial"/>
          <w:color w:val="00B050"/>
          <w:sz w:val="28"/>
          <w:szCs w:val="28"/>
          <w:rPrChange w:id="1093" w:author="Assessor GDSXSR" w:date="2026-10-31T18:16:12Z">
            <w:rPr>
              <w:rFonts w:ascii="Arial" w:eastAsia="Arial" w:hAnsi="Arial" w:cs="Arial"/>
              <w:color w:val="008000"/>
              <w:sz w:val="28"/>
              <w:szCs w:val="28"/>
            </w:rPr>
          </w:rPrChange>
        </w:rPr>
        <w:t>Int.</w:t>
      </w:r>
    </w:p>
    <w:p w14:paraId="272337E4" w14:textId="77777777" w:rsidR="00335343" w:rsidRDefault="00335343">
      <w:pPr>
        <w:spacing w:line="360" w:lineRule="auto"/>
        <w:jc w:val="both"/>
        <w:rPr>
          <w:rFonts w:ascii="Arial" w:hAnsi="Arial" w:cs="Arial"/>
          <w:sz w:val="28"/>
          <w:szCs w:val="28"/>
        </w:rPr>
      </w:pPr>
    </w:p>
    <w:p w14:paraId="0D23EDB0" w14:textId="77777777" w:rsidR="00335343" w:rsidRDefault="009B5EBE">
      <w:pPr>
        <w:spacing w:line="360" w:lineRule="auto"/>
        <w:jc w:val="center"/>
        <w:rPr>
          <w:rFonts w:ascii="Arial" w:hAnsi="Arial" w:cs="Arial"/>
          <w:sz w:val="28"/>
          <w:szCs w:val="28"/>
        </w:rPr>
      </w:pPr>
      <w:r>
        <w:rPr>
          <w:rFonts w:ascii="Arial" w:eastAsia="Arial" w:hAnsi="Arial" w:cs="Arial"/>
          <w:color w:val="00B050"/>
          <w:sz w:val="28"/>
          <w:szCs w:val="28"/>
          <w:rPrChange w:id="1094" w:author="Assessor GDSXSR" w:date="2026-10-31T18:16:12Z">
            <w:rPr>
              <w:rFonts w:ascii="Arial" w:eastAsia="Arial" w:hAnsi="Arial" w:cs="Arial"/>
              <w:color w:val="008000"/>
              <w:sz w:val="28"/>
              <w:szCs w:val="28"/>
            </w:rPr>
          </w:rPrChange>
        </w:rPr>
        <w:t>BRASÍLIA, DF, 6 de agosto de 2026 21:03:24.</w:t>
      </w:r>
    </w:p>
    <w:p w14:paraId="366233D5" w14:textId="77777777" w:rsidR="00335343" w:rsidRDefault="00335343">
      <w:pPr>
        <w:spacing w:line="360" w:lineRule="auto"/>
        <w:jc w:val="both"/>
        <w:rPr>
          <w:rFonts w:ascii="Arial" w:hAnsi="Arial" w:cs="Arial"/>
          <w:sz w:val="28"/>
          <w:szCs w:val="28"/>
        </w:rPr>
      </w:pPr>
    </w:p>
    <w:p w14:paraId="706B4360" w14:textId="77777777" w:rsidR="00335343" w:rsidRDefault="009B5EBE">
      <w:pPr>
        <w:spacing w:line="360" w:lineRule="auto"/>
        <w:jc w:val="center"/>
        <w:rPr>
          <w:rFonts w:ascii="Arial" w:hAnsi="Arial" w:cs="Arial"/>
          <w:sz w:val="28"/>
          <w:szCs w:val="28"/>
        </w:rPr>
      </w:pPr>
      <w:r>
        <w:rPr>
          <w:rFonts w:ascii="Arial" w:eastAsia="Arial" w:hAnsi="Arial" w:cs="Arial"/>
          <w:b/>
          <w:bCs/>
          <w:color w:val="00B050"/>
          <w:sz w:val="28"/>
          <w:szCs w:val="28"/>
          <w:rPrChange w:id="1095" w:author="Assessor GDSXSR" w:date="2026-10-31T18:16:12Z">
            <w:rPr>
              <w:rFonts w:ascii="Arial" w:eastAsia="Arial" w:hAnsi="Arial" w:cs="Arial"/>
              <w:b/>
              <w:bCs/>
              <w:color w:val="008000"/>
              <w:sz w:val="28"/>
              <w:szCs w:val="28"/>
            </w:rPr>
          </w:rPrChange>
        </w:rPr>
        <w:t>LEANDRO BORGES DE FIGUEIREDO</w:t>
      </w:r>
    </w:p>
    <w:p w14:paraId="5E04A146" w14:textId="77777777" w:rsidR="00335343" w:rsidRDefault="009B5EBE">
      <w:pPr>
        <w:spacing w:line="360" w:lineRule="auto"/>
        <w:jc w:val="center"/>
        <w:rPr>
          <w:rFonts w:ascii="Arial" w:hAnsi="Arial" w:cs="Arial"/>
          <w:sz w:val="28"/>
          <w:szCs w:val="28"/>
        </w:rPr>
      </w:pPr>
      <w:r>
        <w:rPr>
          <w:rFonts w:ascii="Arial" w:eastAsia="Arial" w:hAnsi="Arial" w:cs="Arial"/>
          <w:b/>
          <w:bCs/>
          <w:color w:val="00B050"/>
          <w:sz w:val="28"/>
          <w:szCs w:val="28"/>
          <w:rPrChange w:id="1096" w:author="Assessor GDSXSR" w:date="2026-10-31T18:16:12Z">
            <w:rPr>
              <w:rFonts w:ascii="Arial" w:eastAsia="Arial" w:hAnsi="Arial" w:cs="Arial"/>
              <w:b/>
              <w:bCs/>
              <w:color w:val="008000"/>
              <w:sz w:val="28"/>
              <w:szCs w:val="28"/>
            </w:rPr>
          </w:rPrChange>
        </w:rPr>
        <w:lastRenderedPageBreak/>
        <w:t>Juiz de Direito</w:t>
      </w:r>
    </w:p>
    <w:sectPr w:rsidR="00335343">
      <w:headerReference w:type="even" r:id="rId15"/>
      <w:headerReference w:type="default" r:id="rId16"/>
      <w:footerReference w:type="even" r:id="rId17"/>
      <w:footerReference w:type="default" r:id="rId18"/>
      <w:headerReference w:type="first" r:id="rId19"/>
      <w:footerReference w:type="first" r:id="rId20"/>
      <w:pgSz w:w="11906" w:h="16838"/>
      <w:pgMar w:top="1701" w:right="1701" w:bottom="1701" w:left="170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30T19:59:00Z" w:initials="OOG">
    <w:p w14:paraId="37A02E0C" w14:textId="77777777" w:rsidR="00335343" w:rsidRDefault="009B5EBE">
      <w:r>
        <w:rPr>
          <w:rStyle w:val="Refdecomentrio"/>
        </w:rPr>
        <w:annotationRef/>
      </w:r>
      <w:r>
        <w:rPr>
          <w:color w:val="000000"/>
        </w:rPr>
        <w:t>Conclusão: 01/10/2026</w:t>
      </w:r>
      <w:r>
        <w:rPr>
          <w:color w:val="000000"/>
        </w:rPr>
        <w:br/>
        <w:t>Entrega: 30/10/2026</w:t>
      </w:r>
      <w:r>
        <w:rPr>
          <w:color w:val="000000"/>
        </w:rPr>
        <w:br/>
        <w:t>Certeza: 9</w:t>
      </w:r>
    </w:p>
  </w:comment>
  <w:comment w:id="1" w:author="Orana Oliveira Guerra - GDSXSR" w:date="2026-10-30T19:59:00Z" w:initials="OOG">
    <w:p w14:paraId="6C538E7B" w14:textId="77777777" w:rsidR="00F261A0" w:rsidRDefault="009B5EBE" w:rsidP="00F261A0">
      <w:pPr>
        <w:pStyle w:val="Textodecomentrio"/>
      </w:pPr>
      <w:r>
        <w:rPr>
          <w:rStyle w:val="Refdecomentrio"/>
        </w:rPr>
        <w:annotationRef/>
      </w:r>
      <w:r w:rsidR="00F261A0">
        <w:rPr>
          <w:color w:val="000000"/>
        </w:rPr>
        <w:t>Esta execução já teve dois agravos do Clube julgados pela Turma, de relatoria do Des. Sérgio, ambos não providos por ausência de prova do comprometimento das atividades: AGI 0726101-27.2024 (Acórdão 1925316) e AGI 0704291-59.2025 (Acórdão 1991844). Distinção: no AGI 0754380-23.2024 (Acórdão 1995165, j. 30/04/2025) o Des. limitou a 30% a penhora da totalidade de créditos de contratos de prestação de serviços com entes públicos, por equivaler a penhora de faturamento da atividade-fim. Aqui o crédito é aluguel pela cessão de espaço (rendimento de imóvel), e a liminar já afastou a redução a 30%.</w:t>
      </w:r>
    </w:p>
  </w:comment>
  <w:comment w:id="2" w:author="Assessor GDSXSR" w:initials="AG" w:date="2026-10-31T18:16:12Z">
    <w:p>
      <w:pPr>
        <w:pStyle w:val="CommentText"/>
      </w:pPr>
      <w:r>
        <w:rPr>
          <w:rStyle w:val="CommentReference"/>
        </w:rPr>
        <w:annotationRef/>
      </w:r>
      <w:r>
        <w:t>ASSESSOR GDSXSR — Revisão geral (AGI 0740459-26, NP mantido; resultado inalterado, C-03). Alterações mecânicas num só comentário: IDs e dispositivos em forma compacta (C-20); "CPC 1.015" com ponto; ementa sem ID (C-3X); mini-dispositivo do capítulo da preliminar sublinhado e em amarelo (C-3A); realce nas frases que decidem cada capítulo e nos títulos (C-42, C-43); anexo da decisão agravada em verde 00B050 (C-45). Autos e liminar (ID 89114750) não vieram no material recebido e o PJe não pôde ser consultado nesta thread; fatos e IDs foram tomados da minuta e da transcrição da liminar (C-24).</w:t>
      </w:r>
    </w:p>
  </w:comment>
  <w:comment w:id="3" w:author="Assessor GDSXSR" w:initials="AG" w:date="2026-10-31T18:16:12Z">
    <w:p>
      <w:pPr>
        <w:pStyle w:val="CommentText"/>
      </w:pPr>
      <w:r>
        <w:rPr>
          <w:rStyle w:val="CommentReference"/>
        </w:rPr>
        <w:annotationRef/>
      </w:r>
      <w:r>
        <w:t>ASSESSOR GDSXSR — Acrescentei o valor da causa (R$ 1.634.471,99, que consta do relatório da liminar transcrito) no fim do item 1, entre parênteses (C-3H, C-34).</w:t>
      </w:r>
    </w:p>
  </w:comment>
  <w:comment w:id="4" w:author="Assessor GDSXSR" w:initials="AG" w:date="2026-10-31T18:16:12Z">
    <w:p>
      <w:pPr>
        <w:pStyle w:val="CommentText"/>
      </w:pPr>
      <w:r>
        <w:rPr>
          <w:rStyle w:val="CommentReference"/>
        </w:rPr>
        <w:annotationRef/>
      </w:r>
      <w:r>
        <w:t>ASSESSOR GDSXSR — Alterei o item 9 para "Rejeitou-se a preliminar de preclusão e, no mérito, negou-se provimento ao agravo de instrumento do executado." porque a ementa nomeia só a posição do recorrente e usa "e, no mérito," quando há preliminar (C-3D, C-38). O dispositivo do voto recebeu a mesma fórmula.</w:t>
      </w:r>
    </w:p>
  </w:comment>
  <w:comment w:id="5" w:author="Assessor GDSXSR" w:initials="AG" w:date="2026-10-31T18:16:12Z">
    <w:p>
      <w:pPr>
        <w:pStyle w:val="CommentText"/>
      </w:pPr>
      <w:r>
        <w:rPr>
          <w:rStyle w:val="CommentReference"/>
        </w:rPr>
        <w:annotationRef/>
      </w:r>
      <w:r>
        <w:t>ASSESSOR GDSXSR — Conferência: Acórdão nº 1847172 (AGI 0701772-48.2024.8.07.0000, 5ª TCiv, Des.ª Ana Cantarino): o número consta como acórdão embargado no Acórdão 1874719 (EDcl), que reproduz a ementa citada; julgamento em 11/04/2024 consta do iajus; DJe 24/04/2024 não devolvido — pendência (C-52, C-67): conferir no JurisDF. Acórdão nº 1930005 (AGI 0730472-34.2024.8.07.0000, 7ª TCiv, Des. Fabrício Fontoura Bezerra): ementa confere até o item 7; julgamento em 02/10/2024 consta do iajus; número do acórdão e DJe 25/10/2024 não devolvidos — pendência: conferir no JurisDF. Reescrevi a identificação na forma da ementa (C-67), com "Desª." para relatora (C-28).</w:t>
      </w:r>
    </w:p>
  </w:comment>
  <w:comment w:id="6" w:author="Assessor GDSXSR" w:initials="AG" w:date="2026-10-31T18:16:12Z">
    <w:p>
      <w:pPr>
        <w:pStyle w:val="CommentText"/>
      </w:pPr>
      <w:r>
        <w:rPr>
          <w:rStyle w:val="CommentReference"/>
        </w:rPr>
        <w:annotationRef/>
      </w:r>
      <w:r>
        <w:t>ASSESSOR GDSXSR — Iniciei o RELATÓRIO no topo da página, depois do resumo em vermelho (C-32).</w:t>
      </w:r>
    </w:p>
  </w:comment>
  <w:comment w:id="7" w:author="Assessor GDSXSR" w:initials="AG" w:date="2026-10-31T18:16:12Z">
    <w:p>
      <w:pPr>
        <w:pStyle w:val="CommentText"/>
      </w:pPr>
      <w:r>
        <w:rPr>
          <w:rStyle w:val="CommentReference"/>
        </w:rPr>
        <w:annotationRef/>
      </w:r>
      <w:r>
        <w:t>ASSESSOR GDSXSR — Pendência (C-52): os Acórdãos 1925316 e 1991844 citados nas contrarrazões correspondem, pelo iajus, aos AGI 0726101-27.2024 (j. 19/09/2024) e 0704291-59.2025 (j. 23/04/2025), ambos da 4ª TCiv, relator Des. Sérgio Rocha, não providos; o iajus não devolve o número do acórdão — conferir no JurisDF. Citação mantida como alegação da agravada.</w:t>
      </w:r>
    </w:p>
  </w:comment>
  <w:comment w:id="8" w:author="Assessor GDSXSR" w:initials="AG" w:date="2026-10-31T18:16:12Z">
    <w:p>
      <w:pPr>
        <w:pStyle w:val="CommentText"/>
      </w:pPr>
      <w:r>
        <w:rPr>
          <w:rStyle w:val="CommentReference"/>
        </w:rPr>
        <w:annotationRef/>
      </w:r>
      <w:r>
        <w:t>ASSESSOR GDSXSR — Alterei a abertura para colocar o ID ao final do período (C-20).</w:t>
      </w:r>
    </w:p>
  </w:comment>
  <w:comment w:id="9" w:author="Assessor GDSXSR" w:initials="AG" w:date="2026-10-31T18:16:12Z">
    <w:p>
      <w:pPr>
        <w:pStyle w:val="CommentText"/>
      </w:pPr>
      <w:r>
        <w:rPr>
          <w:rStyle w:val="CommentReference"/>
        </w:rPr>
        <w:annotationRef/>
      </w:r>
      <w:r>
        <w:t>ASSESSOR GDSXSR — Alterei o alinhamento do título EMENTA para a esquerda (C-42).</w:t>
      </w:r>
    </w:p>
  </w:comment>
  <w:comment w:id="10" w:author="Assessor GDSXSR" w:initials="AG" w:date="2026-10-31T18:16:12Z">
    <w:p>
      <w:pPr>
        <w:pStyle w:val="CommentText"/>
      </w:pPr>
      <w:r>
        <w:rPr>
          <w:rStyle w:val="CommentReference"/>
        </w:rPr>
        <w:annotationRef/>
      </w:r>
      <w:r>
        <w:t>ASSESSOR GDSXSR — Passei as aspas retas para curvas e ajustei o recuo da transcrição (4 cm com primeira linha em 6 cm), sem mudar palavras (C-40, C-41).</w:t>
      </w:r>
    </w:p>
  </w:comment>
  <w:comment w:id="11" w:author="Assessor GDSXSR" w:initials="AG" w:date="2026-10-31T18:16:12Z">
    <w:p>
      <w:pPr>
        <w:pStyle w:val="CommentText"/>
      </w:pPr>
      <w:r>
        <w:rPr>
          <w:rStyle w:val="CommentReference"/>
        </w:rPr>
        <w:annotationRef/>
      </w:r>
      <w:r>
        <w:t>ASSESSOR GDSXSR — Alterei a transcrição do CPC 1.015 para um só bloco, com a cabeça do artigo, "(...)" e o parágrafo único, sublinhei o trecho decisivo e acrescentei "– Grifei" (C-66(a), v36). Texto conferido na redação vigente (Planalto/iajus).</w:t>
      </w:r>
    </w:p>
  </w:comment>
  <w:comment w:id="12" w:author="Assessor GDSXSR" w:initials="AG" w:date="2026-10-31T18:16:12Z">
    <w:p>
      <w:pPr>
        <w:pStyle w:val="CommentText"/>
      </w:pPr>
      <w:r>
        <w:rPr>
          <w:rStyle w:val="CommentReference"/>
        </w:rPr>
        <w:annotationRef/>
      </w:r>
      <w:r>
        <w:t>ASSESSOR GDSXSR — Suprimi "e assim será examinada" (metalinguagem, C-02).</w:t>
      </w:r>
    </w:p>
  </w:comment>
  <w:comment w:id="13" w:author="Assessor GDSXSR" w:initials="AG" w:date="2026-10-31T18:16:12Z">
    <w:p>
      <w:pPr>
        <w:pStyle w:val="CommentText"/>
      </w:pPr>
      <w:r>
        <w:rPr>
          <w:rStyle w:val="CommentReference"/>
        </w:rPr>
        <w:annotationRef/>
      </w:r>
      <w:r>
        <w:t>ASSESSOR GDSXSR — Retirei "Portanto," da frase de admissibilidade (C-3T).</w:t>
      </w:r>
    </w:p>
  </w:comment>
  <w:comment w:id="14" w:author="Assessor GDSXSR" w:initials="AG" w:date="2026-10-31T18:16:12Z">
    <w:p>
      <w:pPr>
        <w:pStyle w:val="CommentText"/>
      </w:pPr>
      <w:r>
        <w:rPr>
          <w:rStyle w:val="CommentReference"/>
        </w:rPr>
        <w:annotationRef/>
      </w:r>
      <w:r>
        <w:t>ASSESSOR GDSXSR — Alterei a fórmula para indicar o ato ("decisão liminar que indeferiu a antecipação da tutela recursal"), sem listar o que a liminar reconheceu (C-17).</w:t>
      </w:r>
    </w:p>
  </w:comment>
  <w:comment w:id="15" w:author="Assessor GDSXSR" w:initials="AG" w:date="2026-10-31T18:16:12Z">
    <w:p>
      <w:pPr>
        <w:pStyle w:val="CommentText"/>
      </w:pPr>
      <w:r>
        <w:rPr>
          <w:rStyle w:val="CommentReference"/>
        </w:rPr>
        <w:annotationRef/>
      </w:r>
      <w:r>
        <w:t>ASSESSOR GDSXSR — Pendência (C-52, C-17 v42): a transcrição da liminar traz "(...)" depois do primeiro parágrafo; a liminar (ID 89114750) não veio nos autos recebidos. Se o "(...)" oculta fundamentação, transcrever a fundamentação inteira da liminar, como determina C-17 v42.</w:t>
      </w:r>
    </w:p>
  </w:comment>
  <w:comment w:id="16" w:author="Assessor GDSXSR" w:initials="AG" w:date="2026-10-31T18:16:12Z">
    <w:p>
      <w:pPr>
        <w:pStyle w:val="CommentText"/>
      </w:pPr>
      <w:r>
        <w:rPr>
          <w:rStyle w:val="CommentReference"/>
        </w:rPr>
        <w:annotationRef/>
      </w:r>
      <w:r>
        <w:t>ASSESSOR GDSXSR — Pendência (C-24, C-52): o valor do aluguel (R$ 8.000,00) e a ausência de documentos financeiros dependem dos autos; conferir o ID da peça com o valor (razões do agravo, ID 88884649) e acrescentá-lo ao final do período.</w:t>
      </w:r>
    </w:p>
  </w:comment>
  <w:comment w:id="17" w:author="Assessor GDSXSR" w:initials="AG" w:date="2026-10-31T18:16:12Z">
    <w:p>
      <w:pPr>
        <w:pStyle w:val="CommentText"/>
      </w:pPr>
      <w:r>
        <w:rPr>
          <w:rStyle w:val="CommentReference"/>
        </w:rPr>
        <w:annotationRef/>
      </w:r>
      <w:r>
        <w:t>ASSESSOR GDSXSR — Texto literal conferido (CPC 805, caput e parágrafo único; Planalto). Sublinhei o parágrafo único e acrescentei "– Grifei" (C-66).</w:t>
      </w:r>
    </w:p>
  </w:comment>
  <w:comment w:id="18" w:author="Assessor GDSXSR" w:initials="AG" w:date="2026-10-31T18:16:12Z">
    <w:p>
      <w:pPr>
        <w:pStyle w:val="CommentText"/>
      </w:pPr>
      <w:r>
        <w:rPr>
          <w:rStyle w:val="CommentReference"/>
        </w:rPr>
        <w:annotationRef/>
      </w:r>
      <w:r>
        <w:t>ASSESSOR GDSXSR — Texto literal conferido (CPC 866, caput e § 1º; Planalto). Sublinhei o § 1º e acrescentei "– Grifei" (C-66).</w:t>
      </w:r>
    </w:p>
  </w:comment>
  <w:comment w:id="19" w:author="Assessor GDSXSR" w:initials="AG" w:date="2026-10-31T18:16:12Z">
    <w:p>
      <w:pPr>
        <w:pStyle w:val="CommentText"/>
      </w:pPr>
      <w:r>
        <w:rPr>
          <w:rStyle w:val="CommentReference"/>
        </w:rPr>
        <w:annotationRef/>
      </w:r>
      <w:r>
        <w:t>ASSESSOR GDSXSR — Troquei "faturamento decorrente da atividade associativa do clube" por "faturamento do clube": a natureza associativa da atividade não consta como fato provado na minuta (C-24).</w:t>
      </w:r>
    </w:p>
  </w:comment>
  <w:comment w:id="20" w:author="Assessor GDSXSR" w:initials="AG" w:date="2026-10-31T18:16:12Z">
    <w:p>
      <w:pPr>
        <w:pStyle w:val="CommentText"/>
      </w:pPr>
      <w:r>
        <w:rPr>
          <w:rStyle w:val="CommentReference"/>
        </w:rPr>
        <w:annotationRef/>
      </w:r>
      <w:r>
        <w:t>ASSESSOR GDSXSR — Na ementa do Acórdão 1847172 suprimi os itens 1 (CPC 867, já transcrito na liminar) e 4 (resultado), mantidos os itens 2 e 3, e sublinhei o trecho decisivo (C-62, C-65). Itens conferidos no iajus.</w:t>
      </w:r>
    </w:p>
  </w:comment>
  <w:comment w:id="21" w:author="Assessor GDSXSR" w:initials="AG" w:date="2026-10-31T18:16:12Z">
    <w:p>
      <w:pPr>
        <w:pStyle w:val="CommentText"/>
      </w:pPr>
      <w:r>
        <w:rPr>
          <w:rStyle w:val="CommentReference"/>
        </w:rPr>
        <w:annotationRef/>
      </w:r>
      <w:r>
        <w:t>ASSESSOR GDSXSR — Na ementa do Acórdão 1930005 suprimi os itens 4 e 7 e mantive 3, 5 e 6, com sublinhado no trecho do CPC 805 (C-62). Itens conferidos no iajus.</w:t>
      </w:r>
    </w:p>
  </w:comment>
  <w:comment w:id="22" w:author="Assessor GDSXSR" w:initials="AG" w:date="2026-10-31T18:16:12Z">
    <w:p>
      <w:pPr>
        <w:pStyle w:val="CommentText"/>
      </w:pPr>
      <w:r>
        <w:rPr>
          <w:rStyle w:val="CommentReference"/>
        </w:rPr>
        <w:annotationRef/>
      </w:r>
      <w:r>
        <w:t>ASSESSOR GDSXSR — Alterei o fecho para resumir a decisão agravada, conforme C-17. Resultado mantido (NP), em linha com os AGI 0726101-27.2024 e 0704291-59.2025 da Turma (C-53).</w:t>
      </w:r>
    </w:p>
  </w:comment>
  <w:comment w:id="23" w:author="Assessor GDSXSR" w:initials="AG" w:date="2026-10-31T18:16:12Z">
    <w:p>
      <w:pPr>
        <w:pStyle w:val="CommentText"/>
      </w:pPr>
      <w:r>
        <w:rPr>
          <w:rStyle w:val="CommentReference"/>
        </w:rPr>
        <w:annotationRef/>
      </w:r>
      <w:r>
        <w:t>ASSESSOR GDSXSR — Alterei o dispositivo para "rejeito a preliminar de preclusão e, no mérito, nego provimento ao agravo de instrumento do executado", sem repetir o conhecimento já declarado no voto (C-38, C-3T).</w:t>
      </w:r>
    </w:p>
  </w:comment>
  <w:comment w:id="24" w:author="Assessor GDSXSR" w:initials="AG" w:date="2026-10-31T18:16:12Z">
    <w:p>
      <w:pPr>
        <w:pStyle w:val="CommentText"/>
      </w:pPr>
      <w:r>
        <w:rPr>
          <w:rStyle w:val="CommentReference"/>
        </w:rPr>
        <w:annotationRef/>
      </w:r>
      <w:r>
        <w:t>ASSESSOR GDSXSR — Alterei a cor do anexo da decisão agravada de 008000 para o verde 00B050 padrão (C-45).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A02E0C" w15:done="0"/>
  <w15:commentEx w15:paraId="6C538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C4F1C8" w16cex:dateUtc="2026-10-30T19:59:00Z"/>
  <w16cex:commentExtensible w16cex:durableId="1D050907" w16cex:dateUtc="2026-10-30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A02E0C" w16cid:durableId="76C4F1C8"/>
  <w16cid:commentId w16cid:paraId="6C538E7B" w16cid:durableId="1D0509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88AF3" w14:textId="77777777" w:rsidR="009B5EBE" w:rsidRDefault="009B5EBE" w:rsidP="00E4475E">
      <w:r>
        <w:separator/>
      </w:r>
    </w:p>
  </w:endnote>
  <w:endnote w:type="continuationSeparator" w:id="0">
    <w:p w14:paraId="4D137775" w14:textId="77777777" w:rsidR="009B5EBE" w:rsidRDefault="009B5EBE" w:rsidP="00E44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330D" w14:textId="77777777" w:rsidR="00E4475E" w:rsidRDefault="00E4475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52F0" w14:textId="77777777" w:rsidR="00E4475E" w:rsidRDefault="00E4475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50B9F" w14:textId="77777777" w:rsidR="00E4475E" w:rsidRDefault="00E447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B356C" w14:textId="77777777" w:rsidR="009B5EBE" w:rsidRDefault="009B5EBE" w:rsidP="00E4475E">
      <w:r>
        <w:separator/>
      </w:r>
    </w:p>
  </w:footnote>
  <w:footnote w:type="continuationSeparator" w:id="0">
    <w:p w14:paraId="6F0AB509" w14:textId="77777777" w:rsidR="009B5EBE" w:rsidRDefault="009B5EBE" w:rsidP="00E44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A95C5" w14:textId="77777777" w:rsidR="00E4475E" w:rsidRDefault="00E4475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429C" w14:textId="77777777" w:rsidR="00E4475E" w:rsidRDefault="00E4475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EF415" w14:textId="77777777" w:rsidR="00E4475E" w:rsidRDefault="00E4475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1EF7"/>
    <w:multiLevelType w:val="hybridMultilevel"/>
    <w:tmpl w:val="5100C860"/>
    <w:lvl w:ilvl="0" w:tplc="85E06C0A">
      <w:start w:val="1"/>
      <w:numFmt w:val="bullet"/>
      <w:lvlText w:val="●"/>
      <w:lvlJc w:val="left"/>
      <w:pPr>
        <w:ind w:left="720" w:hanging="360"/>
      </w:pPr>
    </w:lvl>
    <w:lvl w:ilvl="1" w:tplc="1C568B0A">
      <w:start w:val="1"/>
      <w:numFmt w:val="bullet"/>
      <w:lvlText w:val="○"/>
      <w:lvlJc w:val="left"/>
      <w:pPr>
        <w:ind w:left="1440" w:hanging="360"/>
      </w:pPr>
    </w:lvl>
    <w:lvl w:ilvl="2" w:tplc="99CEF57E">
      <w:start w:val="1"/>
      <w:numFmt w:val="bullet"/>
      <w:lvlText w:val="■"/>
      <w:lvlJc w:val="left"/>
      <w:pPr>
        <w:ind w:left="2160" w:hanging="360"/>
      </w:pPr>
    </w:lvl>
    <w:lvl w:ilvl="3" w:tplc="929A8F68">
      <w:start w:val="1"/>
      <w:numFmt w:val="bullet"/>
      <w:lvlText w:val="●"/>
      <w:lvlJc w:val="left"/>
      <w:pPr>
        <w:ind w:left="2880" w:hanging="360"/>
      </w:pPr>
    </w:lvl>
    <w:lvl w:ilvl="4" w:tplc="18A4CCF4">
      <w:start w:val="1"/>
      <w:numFmt w:val="bullet"/>
      <w:lvlText w:val="○"/>
      <w:lvlJc w:val="left"/>
      <w:pPr>
        <w:ind w:left="3600" w:hanging="360"/>
      </w:pPr>
    </w:lvl>
    <w:lvl w:ilvl="5" w:tplc="35EC239A">
      <w:start w:val="1"/>
      <w:numFmt w:val="bullet"/>
      <w:lvlText w:val="■"/>
      <w:lvlJc w:val="left"/>
      <w:pPr>
        <w:ind w:left="4320" w:hanging="360"/>
      </w:pPr>
    </w:lvl>
    <w:lvl w:ilvl="6" w:tplc="512087C8">
      <w:start w:val="1"/>
      <w:numFmt w:val="bullet"/>
      <w:lvlText w:val="●"/>
      <w:lvlJc w:val="left"/>
      <w:pPr>
        <w:ind w:left="5040" w:hanging="360"/>
      </w:pPr>
    </w:lvl>
    <w:lvl w:ilvl="7" w:tplc="978424C0">
      <w:start w:val="1"/>
      <w:numFmt w:val="bullet"/>
      <w:lvlText w:val="●"/>
      <w:lvlJc w:val="left"/>
      <w:pPr>
        <w:ind w:left="5760" w:hanging="360"/>
      </w:pPr>
    </w:lvl>
    <w:lvl w:ilvl="8" w:tplc="3F0C292A">
      <w:start w:val="1"/>
      <w:numFmt w:val="bullet"/>
      <w:lvlText w:val="●"/>
      <w:lvlJc w:val="left"/>
      <w:pPr>
        <w:ind w:left="6480" w:hanging="360"/>
      </w:pPr>
    </w:lvl>
  </w:abstractNum>
  <w:num w:numId="1" w16cid:durableId="134624701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C66"/>
    <w:rsid w:val="00024A38"/>
    <w:rsid w:val="00050B54"/>
    <w:rsid w:val="00053787"/>
    <w:rsid w:val="00076765"/>
    <w:rsid w:val="00106B71"/>
    <w:rsid w:val="00150310"/>
    <w:rsid w:val="001A4D38"/>
    <w:rsid w:val="001B6F43"/>
    <w:rsid w:val="00201316"/>
    <w:rsid w:val="00226100"/>
    <w:rsid w:val="0027522B"/>
    <w:rsid w:val="002A5F15"/>
    <w:rsid w:val="002B40E0"/>
    <w:rsid w:val="002D3FE5"/>
    <w:rsid w:val="002D52E2"/>
    <w:rsid w:val="00334702"/>
    <w:rsid w:val="00335343"/>
    <w:rsid w:val="003625C0"/>
    <w:rsid w:val="0041411C"/>
    <w:rsid w:val="00473FE8"/>
    <w:rsid w:val="0054742F"/>
    <w:rsid w:val="00597B59"/>
    <w:rsid w:val="005A302E"/>
    <w:rsid w:val="005E1CC2"/>
    <w:rsid w:val="005F4BD6"/>
    <w:rsid w:val="0063148C"/>
    <w:rsid w:val="0065505E"/>
    <w:rsid w:val="0066052C"/>
    <w:rsid w:val="006D5E7F"/>
    <w:rsid w:val="00703D36"/>
    <w:rsid w:val="00704366"/>
    <w:rsid w:val="00707681"/>
    <w:rsid w:val="007168F1"/>
    <w:rsid w:val="0073637A"/>
    <w:rsid w:val="00791340"/>
    <w:rsid w:val="00792D97"/>
    <w:rsid w:val="00825575"/>
    <w:rsid w:val="008B6A3A"/>
    <w:rsid w:val="008F5BF7"/>
    <w:rsid w:val="00906064"/>
    <w:rsid w:val="00945DB1"/>
    <w:rsid w:val="00946BA9"/>
    <w:rsid w:val="009A5275"/>
    <w:rsid w:val="009B5EBE"/>
    <w:rsid w:val="009C196A"/>
    <w:rsid w:val="00A25AFD"/>
    <w:rsid w:val="00A44078"/>
    <w:rsid w:val="00A44C0A"/>
    <w:rsid w:val="00A63384"/>
    <w:rsid w:val="00A87D8A"/>
    <w:rsid w:val="00AC1E0C"/>
    <w:rsid w:val="00AE797A"/>
    <w:rsid w:val="00B34B15"/>
    <w:rsid w:val="00B47738"/>
    <w:rsid w:val="00B97047"/>
    <w:rsid w:val="00C34EAD"/>
    <w:rsid w:val="00C42019"/>
    <w:rsid w:val="00C55A35"/>
    <w:rsid w:val="00C8214C"/>
    <w:rsid w:val="00C91799"/>
    <w:rsid w:val="00C91C66"/>
    <w:rsid w:val="00D12C99"/>
    <w:rsid w:val="00D80042"/>
    <w:rsid w:val="00DC2960"/>
    <w:rsid w:val="00E01417"/>
    <w:rsid w:val="00E07F3B"/>
    <w:rsid w:val="00E4475E"/>
    <w:rsid w:val="00E61990"/>
    <w:rsid w:val="00EA2AB2"/>
    <w:rsid w:val="00EB4DE1"/>
    <w:rsid w:val="00ED5583"/>
    <w:rsid w:val="00F02043"/>
    <w:rsid w:val="00F261A0"/>
    <w:rsid w:val="00F32A88"/>
    <w:rsid w:val="00FA0B7A"/>
    <w:rsid w:val="00FC5ED3"/>
    <w:rsid w:val="00FF2EE4"/>
    <w:rsid w:val="51E9164A"/>
    <w:rsid w:val="7CE2BD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706B"/>
  <w15:docId w15:val="{68B56090-420E-4746-849B-915585BB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E4475E"/>
    <w:pPr>
      <w:tabs>
        <w:tab w:val="center" w:pos="4252"/>
        <w:tab w:val="right" w:pos="8504"/>
      </w:tabs>
    </w:pPr>
  </w:style>
  <w:style w:type="character" w:customStyle="1" w:styleId="CabealhoChar">
    <w:name w:val="Cabeçalho Char"/>
    <w:basedOn w:val="Fontepargpadro"/>
    <w:link w:val="Cabealho"/>
    <w:uiPriority w:val="99"/>
    <w:rsid w:val="00E4475E"/>
  </w:style>
  <w:style w:type="paragraph" w:styleId="Rodap">
    <w:name w:val="footer"/>
    <w:basedOn w:val="Normal"/>
    <w:link w:val="RodapChar"/>
    <w:uiPriority w:val="99"/>
    <w:unhideWhenUsed/>
    <w:rsid w:val="00E4475E"/>
    <w:pPr>
      <w:tabs>
        <w:tab w:val="center" w:pos="4252"/>
        <w:tab w:val="right" w:pos="8504"/>
      </w:tabs>
    </w:pPr>
  </w:style>
  <w:style w:type="character" w:customStyle="1" w:styleId="RodapChar">
    <w:name w:val="Rodapé Char"/>
    <w:basedOn w:val="Fontepargpadro"/>
    <w:link w:val="Rodap"/>
    <w:uiPriority w:val="99"/>
    <w:rsid w:val="00E4475E"/>
  </w:style>
  <w:style w:type="character" w:styleId="Refdecomentrio">
    <w:name w:val="annotation reference"/>
    <w:basedOn w:val="Fontepargpadro"/>
    <w:uiPriority w:val="99"/>
    <w:semiHidden/>
    <w:unhideWhenUsed/>
    <w:rsid w:val="00FF2EE4"/>
    <w:rPr>
      <w:sz w:val="16"/>
      <w:szCs w:val="16"/>
    </w:rPr>
  </w:style>
  <w:style w:type="paragraph" w:styleId="Textodecomentrio">
    <w:name w:val="annotation text"/>
    <w:basedOn w:val="Normal"/>
    <w:link w:val="TextodecomentrioChar"/>
    <w:uiPriority w:val="99"/>
    <w:unhideWhenUsed/>
    <w:rsid w:val="00FF2EE4"/>
  </w:style>
  <w:style w:type="character" w:customStyle="1" w:styleId="TextodecomentrioChar">
    <w:name w:val="Texto de comentário Char"/>
    <w:basedOn w:val="Fontepargpadro"/>
    <w:link w:val="Textodecomentrio"/>
    <w:uiPriority w:val="99"/>
    <w:rsid w:val="00FF2EE4"/>
  </w:style>
  <w:style w:type="paragraph" w:styleId="Assuntodocomentrio">
    <w:name w:val="annotation subject"/>
    <w:basedOn w:val="Textodecomentrio"/>
    <w:next w:val="Textodecomentrio"/>
    <w:link w:val="AssuntodocomentrioChar"/>
    <w:uiPriority w:val="99"/>
    <w:semiHidden/>
    <w:unhideWhenUsed/>
    <w:rsid w:val="00FF2EE4"/>
    <w:rPr>
      <w:b/>
      <w:bCs/>
    </w:rPr>
  </w:style>
  <w:style w:type="character" w:customStyle="1" w:styleId="AssuntodocomentrioChar">
    <w:name w:val="Assunto do comentário Char"/>
    <w:basedOn w:val="TextodecomentrioChar"/>
    <w:link w:val="Assuntodocomentrio"/>
    <w:uiPriority w:val="99"/>
    <w:semiHidden/>
    <w:rsid w:val="00FF2E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03FD80-5F3B-48DD-87C3-7AC757BAAA35}">
  <we:reference id="WA200010453" version="1.0.0.1" store="Omex" storeType="OMEX"/>
  <we:alternateReferences>
    <we:reference id="WA200010453" version="1.0.0.1" store="WA200010453" storeType="OMEX"/>
  </we:alternateReferences>
  <we:properties>
    <we:property name="claude.fileId" value="&quot;66859093-2134-43db-b46b-fe7b5d666c2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58E04DB8916AA45B370E3EF58ABEFFD" ma:contentTypeVersion="15" ma:contentTypeDescription="Crie um novo documento." ma:contentTypeScope="" ma:versionID="f30fbb29e7ea6d5a67b4ec1bbb8550c3">
  <xsd:schema xmlns:xsd="http://www.w3.org/2001/XMLSchema" xmlns:xs="http://www.w3.org/2001/XMLSchema" xmlns:p="http://schemas.microsoft.com/office/2006/metadata/properties" xmlns:ns3="22c2f534-331e-4e70-92cd-100d07c8614e" xmlns:ns4="5787b20b-b18c-4158-b503-24a9916d44e0" targetNamespace="http://schemas.microsoft.com/office/2006/metadata/properties" ma:root="true" ma:fieldsID="8c69f19e8a4065aace009a29be567772" ns3:_="" ns4:_="">
    <xsd:import namespace="22c2f534-331e-4e70-92cd-100d07c8614e"/>
    <xsd:import namespace="5787b20b-b18c-4158-b503-24a9916d44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f534-331e-4e70-92cd-100d07c86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7b20b-b18c-4158-b503-24a9916d44e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Props1.xml><?xml version="1.0" encoding="utf-8"?>
<ds:datastoreItem xmlns:ds="http://schemas.openxmlformats.org/officeDocument/2006/customXml" ds:itemID="{C107BACC-7347-483C-924B-57FEB55560F8}">
  <ds:schemaRefs>
    <ds:schemaRef ds:uri="http://schemas.microsoft.com/sharepoint/v3/contenttype/forms"/>
  </ds:schemaRefs>
</ds:datastoreItem>
</file>

<file path=customXml/itemProps2.xml><?xml version="1.0" encoding="utf-8"?>
<ds:datastoreItem xmlns:ds="http://schemas.openxmlformats.org/officeDocument/2006/customXml" ds:itemID="{A1829D32-7A5D-40ED-8D98-58D28BF58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f534-331e-4e70-92cd-100d07c8614e"/>
    <ds:schemaRef ds:uri="5787b20b-b18c-4158-b503-24a9916d4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37792E-9A4B-4BD7-8CC6-2C653CE78FA8}">
  <ds:schemaRefs>
    <ds:schemaRef ds:uri="http://schemas.microsoft.com/office/2006/metadata/properties"/>
    <ds:schemaRef ds:uri="http://schemas.microsoft.com/office/infopath/2007/PartnerControls"/>
    <ds:schemaRef ds:uri="22c2f534-331e-4e70-92cd-100d07c8614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2910</Words>
  <Characters>16214</Characters>
  <Application>Microsoft Office Word</Application>
  <DocSecurity>0</DocSecurity>
  <Lines>491</Lines>
  <Paragraphs>167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Orana Oliveira Guerra - GDSXSR</cp:lastModifiedBy>
  <cp:revision>2</cp:revision>
  <cp:lastPrinted>2026-09-18T22:31:00Z</cp:lastPrinted>
  <dcterms:created xsi:type="dcterms:W3CDTF">2026-10-30T23:26:00Z</dcterms:created>
  <dcterms:modified xsi:type="dcterms:W3CDTF">2026-10-30T23:26:00Z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0x010100F58E04DB8916AA45B370E3EF58ABEFFD</vt:lpwstr>
  </property>
</Properties>
</file>