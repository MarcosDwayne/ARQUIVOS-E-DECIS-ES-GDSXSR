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933743" w14:paraId="1DD713F3" w14:textId="77777777" w:rsidTr="002D7569"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F089BB" w14:textId="77777777" w:rsidR="00933743" w:rsidRDefault="00933743" w:rsidP="002D756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0F90C5B" wp14:editId="0D5BCEB6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4F3CC75C"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E08F32" w14:textId="77777777" w:rsidR="00933743" w:rsidRDefault="00933743" w:rsidP="002D7569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6AE236D8" w14:textId="77777777" w:rsidR="00933743" w:rsidRDefault="00933743" w:rsidP="002D7569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</w:t>
            </w:r>
            <w:commentRangeStart w:id="0"/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o</w:t>
            </w:r>
            <w:commentRangeEnd w:id="0"/>
            <w:r w:rsidR="00D86417" w:rsidRPr="62C261FF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0"/>
            </w:r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s</w:t>
            </w:r>
            <w:r w:rsidRPr="62C261FF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14:paraId="035EF9D4" w14:textId="77777777" w:rsidR="00933743" w:rsidRDefault="00933743" w:rsidP="002D7569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6DA2E925" w14:textId="77777777" w:rsidR="00933743" w:rsidRDefault="00933743" w:rsidP="002D7569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</w:tbl>
    <w:p w14:paraId="5F250D25" w14:textId="77777777" w:rsidR="00933743" w:rsidRDefault="00933743" w:rsidP="00933743">
      <w:pPr>
        <w:spacing w:after="0" w:line="360" w:lineRule="auto"/>
        <w:rPr>
          <w:rFonts w:ascii="Arial" w:hAnsi="Arial" w:cs="Arial"/>
          <w:sz w:val="28"/>
          <w:szCs w:val="28"/>
        </w:rPr>
      </w:pPr>
    </w:p>
    <w:tbl>
      <w:tblPr>
        <w:tblW w:w="8723" w:type="dxa"/>
        <w:tblLayout w:type="fixed"/>
        <w:tblLook w:val="0000" w:firstRow="0" w:lastRow="0" w:firstColumn="0" w:lastColumn="0" w:noHBand="0" w:noVBand="0"/>
      </w:tblPr>
      <w:tblGrid>
        <w:gridCol w:w="3686"/>
        <w:gridCol w:w="447"/>
        <w:gridCol w:w="4590"/>
      </w:tblGrid>
      <w:tr w:rsidR="00933743" w:rsidRPr="009F36E1" w14:paraId="29751098" w14:textId="77777777" w:rsidTr="002D7569">
        <w:trPr>
          <w:cantSplit/>
          <w:trHeight w:val="397"/>
        </w:trPr>
        <w:tc>
          <w:tcPr>
            <w:tcW w:w="3686" w:type="dxa"/>
            <w:vAlign w:val="center"/>
          </w:tcPr>
          <w:p w14:paraId="2B76234D" w14:textId="77777777" w:rsidR="00933743" w:rsidRPr="009F36E1" w:rsidRDefault="00933743" w:rsidP="002D756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6E351929" w14:textId="77777777" w:rsidR="00933743" w:rsidRPr="009F36E1" w:rsidRDefault="00933743" w:rsidP="002D756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06133215" w14:textId="77777777" w:rsidR="00933743" w:rsidRPr="009F36E1" w:rsidRDefault="00000000" w:rsidP="002D7569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7712D55B4AD34799BC52ADCBEC9A91F5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Content>
                <w:r w:rsidR="00933743" w:rsidRPr="009F36E1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933743" w:rsidRPr="009F36E1" w14:paraId="2F132329" w14:textId="77777777" w:rsidTr="002D7569">
        <w:trPr>
          <w:cantSplit/>
          <w:trHeight w:val="570"/>
        </w:trPr>
        <w:tc>
          <w:tcPr>
            <w:tcW w:w="3686" w:type="dxa"/>
            <w:vAlign w:val="center"/>
          </w:tcPr>
          <w:p w14:paraId="0B0A5D35" w14:textId="77777777" w:rsidR="00933743" w:rsidRPr="009F36E1" w:rsidRDefault="00933743" w:rsidP="002D756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27A66065" w14:textId="77777777" w:rsidR="00933743" w:rsidRPr="009F36E1" w:rsidRDefault="00933743" w:rsidP="002D756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sdt>
            <w:sdtPr>
              <w:rPr>
                <w:rFonts w:ascii="Arial" w:hAnsi="Arial" w:cs="Arial"/>
                <w:sz w:val="28"/>
                <w:szCs w:val="28"/>
              </w:rPr>
              <w:id w:val="1558446301"/>
              <w:placeholder>
                <w:docPart w:val="FC98468C0CA64F1CA3FFE3B0D8C8C843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Content>
              <w:p w14:paraId="34CCC7A0" w14:textId="77777777" w:rsidR="00933743" w:rsidRPr="00933743" w:rsidRDefault="00933743" w:rsidP="00933743">
                <w:pPr>
                  <w:ind w:right="-675"/>
                  <w:rPr>
                    <w:rFonts w:ascii="Arial" w:hAnsi="Arial" w:cs="Arial"/>
                    <w:sz w:val="28"/>
                    <w:szCs w:val="28"/>
                  </w:rPr>
                </w:pPr>
                <w:r w:rsidRPr="00933743">
                  <w:rPr>
                    <w:rFonts w:ascii="Arial" w:hAnsi="Arial" w:cs="Arial"/>
                    <w:sz w:val="28"/>
                    <w:szCs w:val="28"/>
                  </w:rPr>
                  <w:t>Apelação Cível</w:t>
                </w:r>
              </w:p>
            </w:sdtContent>
          </w:sdt>
        </w:tc>
      </w:tr>
      <w:tr w:rsidR="00933743" w:rsidRPr="009F36E1" w14:paraId="35F51404" w14:textId="77777777" w:rsidTr="002D7569">
        <w:trPr>
          <w:cantSplit/>
          <w:trHeight w:val="397"/>
        </w:trPr>
        <w:tc>
          <w:tcPr>
            <w:tcW w:w="3686" w:type="dxa"/>
            <w:vAlign w:val="center"/>
          </w:tcPr>
          <w:p w14:paraId="0C38B42A" w14:textId="77777777" w:rsidR="00933743" w:rsidRPr="009F36E1" w:rsidRDefault="00933743" w:rsidP="002D756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766461AE" w14:textId="77777777" w:rsidR="00933743" w:rsidRPr="009F36E1" w:rsidRDefault="00933743" w:rsidP="002D7569">
            <w:pPr>
              <w:rPr>
                <w:rFonts w:ascii="Arial" w:hAnsi="Arial" w:cs="Arial"/>
                <w:sz w:val="28"/>
                <w:szCs w:val="28"/>
              </w:rPr>
            </w:pPr>
            <w:r w:rsidRPr="20EF5200">
              <w:rPr>
                <w:rFonts w:ascii="Arial" w:hAnsi="Arial" w:cs="Arial"/>
                <w:sz w:val="28"/>
                <w:szCs w:val="28"/>
              </w:rPr>
              <w:t xml:space="preserve">: </w:t>
            </w:r>
          </w:p>
        </w:tc>
        <w:tc>
          <w:tcPr>
            <w:tcW w:w="4590" w:type="dxa"/>
            <w:vAlign w:val="center"/>
          </w:tcPr>
          <w:p w14:paraId="040459C9" w14:textId="5445AD03" w:rsidR="00933743" w:rsidRPr="009F36E1" w:rsidRDefault="00933743" w:rsidP="002D7569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00933743">
              <w:rPr>
                <w:rFonts w:ascii="Arial" w:hAnsi="Arial" w:cs="Arial"/>
                <w:sz w:val="28"/>
                <w:szCs w:val="28"/>
              </w:rPr>
              <w:t>0739795-60.2024.8.07.0001</w:t>
            </w:r>
          </w:p>
        </w:tc>
      </w:tr>
      <w:tr w:rsidR="00933743" w:rsidRPr="009F36E1" w14:paraId="2C62EA72" w14:textId="77777777" w:rsidTr="002D7569">
        <w:trPr>
          <w:cantSplit/>
          <w:trHeight w:val="397"/>
        </w:trPr>
        <w:tc>
          <w:tcPr>
            <w:tcW w:w="3686" w:type="dxa"/>
            <w:vAlign w:val="center"/>
          </w:tcPr>
          <w:p w14:paraId="160DA670" w14:textId="77777777" w:rsidR="00933743" w:rsidRPr="00F63CDB" w:rsidRDefault="00000000" w:rsidP="002D7569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81D274B15A0B41CF99241D862C8DA54B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Content>
                <w:r w:rsidR="00933743" w:rsidRPr="00F63CDB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Apelante</w:t>
                </w:r>
              </w:sdtContent>
            </w:sdt>
            <w:r w:rsidR="00933743" w:rsidRPr="00F63CDB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24B6C705" w14:textId="77777777" w:rsidR="00933743" w:rsidRPr="009F36E1" w:rsidRDefault="00933743" w:rsidP="002D756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12FDC45D" w14:textId="2ECEFF81" w:rsidR="00933743" w:rsidRPr="009F36E1" w:rsidRDefault="00933743" w:rsidP="002D7569">
            <w:pPr>
              <w:rPr>
                <w:rFonts w:ascii="Arial" w:hAnsi="Arial" w:cs="Arial"/>
                <w:sz w:val="28"/>
                <w:szCs w:val="28"/>
              </w:rPr>
            </w:pPr>
            <w:r w:rsidRPr="00933743">
              <w:rPr>
                <w:rFonts w:ascii="Arial" w:hAnsi="Arial" w:cs="Arial"/>
                <w:sz w:val="28"/>
                <w:szCs w:val="28"/>
              </w:rPr>
              <w:t>B6 ASSIGNEE ASSETS LTDA </w:t>
            </w:r>
            <w:r>
              <w:rPr>
                <w:rFonts w:ascii="Arial" w:hAnsi="Arial" w:cs="Arial"/>
                <w:sz w:val="28"/>
                <w:szCs w:val="28"/>
              </w:rPr>
              <w:t xml:space="preserve"> e </w:t>
            </w:r>
            <w:r w:rsidRPr="00933743">
              <w:rPr>
                <w:rFonts w:ascii="Arial" w:hAnsi="Arial" w:cs="Arial"/>
                <w:sz w:val="28"/>
                <w:szCs w:val="28"/>
              </w:rPr>
              <w:t>ANA LUCIA FERREIRA DOS SANTOS</w:t>
            </w:r>
          </w:p>
        </w:tc>
      </w:tr>
      <w:tr w:rsidR="00933743" w:rsidRPr="009F36E1" w14:paraId="14595FDD" w14:textId="77777777" w:rsidTr="002D7569">
        <w:trPr>
          <w:cantSplit/>
          <w:trHeight w:val="397"/>
        </w:trPr>
        <w:tc>
          <w:tcPr>
            <w:tcW w:w="3686" w:type="dxa"/>
            <w:vAlign w:val="center"/>
          </w:tcPr>
          <w:p w14:paraId="69C8D5E7" w14:textId="77777777" w:rsidR="00933743" w:rsidRPr="009F36E1" w:rsidRDefault="00000000" w:rsidP="002D7569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88B3C38155264423829E790157ED5759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Content>
                <w:r w:rsidR="00933743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Apelado</w:t>
                </w:r>
              </w:sdtContent>
            </w:sdt>
            <w:r w:rsidR="00933743" w:rsidRPr="009F36E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933743">
              <w:rPr>
                <w:rFonts w:ascii="Arial" w:hAnsi="Arial" w:cs="Arial"/>
                <w:sz w:val="28"/>
                <w:szCs w:val="28"/>
              </w:rPr>
              <w:t>(</w:t>
            </w:r>
            <w:r w:rsidR="00933743" w:rsidRPr="009F36E1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vAlign w:val="center"/>
          </w:tcPr>
          <w:p w14:paraId="58C2EB7D" w14:textId="77777777" w:rsidR="00933743" w:rsidRPr="009F36E1" w:rsidRDefault="00933743" w:rsidP="002D756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48D0FBD1" w14:textId="3086649F" w:rsidR="00933743" w:rsidRPr="009F36E1" w:rsidRDefault="00933743" w:rsidP="002D7569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  <w:r w:rsidRPr="00933743">
              <w:rPr>
                <w:rFonts w:ascii="Arial" w:hAnsi="Arial" w:cs="Arial"/>
                <w:sz w:val="28"/>
                <w:szCs w:val="28"/>
              </w:rPr>
              <w:t>Os</w:t>
            </w:r>
            <w:r>
              <w:rPr>
                <w:rFonts w:ascii="Arial" w:hAnsi="Arial" w:cs="Arial"/>
                <w:sz w:val="28"/>
                <w:szCs w:val="28"/>
              </w:rPr>
              <w:t xml:space="preserve"> mesmos</w:t>
            </w:r>
            <w:r w:rsidRPr="009F36E1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</w:tr>
      <w:tr w:rsidR="00933743" w:rsidRPr="009F36E1" w14:paraId="0E0579CF" w14:textId="77777777" w:rsidTr="002D7569">
        <w:trPr>
          <w:cantSplit/>
          <w:trHeight w:val="397"/>
        </w:trPr>
        <w:tc>
          <w:tcPr>
            <w:tcW w:w="3686" w:type="dxa"/>
            <w:vAlign w:val="center"/>
          </w:tcPr>
          <w:p w14:paraId="43BF5A15" w14:textId="77777777" w:rsidR="00933743" w:rsidRPr="009F36E1" w:rsidRDefault="00933743" w:rsidP="002D756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1EEFA555" w14:textId="77777777" w:rsidR="00933743" w:rsidRPr="009F36E1" w:rsidRDefault="00933743" w:rsidP="002D7569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6AA66F37" w14:textId="77777777" w:rsidR="00933743" w:rsidRPr="009F36E1" w:rsidRDefault="00933743" w:rsidP="002D7569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031EB21A" w14:textId="77777777" w:rsidR="00933743" w:rsidRDefault="00933743" w:rsidP="00933743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4BA32FE4" w14:textId="77777777" w:rsidR="00933743" w:rsidRPr="007E1C8C" w:rsidRDefault="00933743" w:rsidP="00933743">
      <w:pPr>
        <w:spacing w:after="0" w:line="360" w:lineRule="auto"/>
        <w:jc w:val="left"/>
        <w:rPr>
          <w:rFonts w:ascii="Arial" w:hAnsi="Arial" w:cs="Arial"/>
          <w:b/>
          <w:bCs/>
          <w:sz w:val="28"/>
          <w:szCs w:val="28"/>
        </w:rPr>
        <w:pPrChange w:id="1006" w:author="Assessor GDSXSR" w:date="2026-10-27T21:21:41Z">
          <w:pPr>
            <w:spacing w:after="0" w:line="360" w:lineRule="auto"/>
            <w:jc w:val="center"/>
          </w:pPr>
        </w:pPrChange>
      </w:pPr>
      <w:r w:rsidRPr="007E1C8C">
        <w:rPr>
          <w:rFonts w:ascii="Arial" w:hAnsi="Arial" w:cs="Arial"/>
          <w:b/>
          <w:bCs/>
          <w:sz w:val="28"/>
          <w:szCs w:val="28"/>
        </w:rPr>
        <w:t>EMENTA</w:t>
      </w:r>
    </w:p>
    <w:p w14:paraId="4E710A42" w14:textId="77777777" w:rsidR="00933743" w:rsidRDefault="00933743" w:rsidP="00933743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2486E66D" w14:textId="77777777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del w:id="1013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APELAÇÃO</w:delText>
        </w:r>
      </w:del>
      <w:ins w:id="1014" w:author="Assessor GDSXSR" w:date="2026-10-27T21:21:41Z">
        <w:commentRangeStart w:id="6"/>
        <w:r>
          <w:rPr>
            <w:rFonts w:ascii="Arial" w:hAnsi="Arial" w:cs="Arial"/>
            <w:color w:val="808080"/>
            <w:sz w:val="28"/>
            <w:szCs w:val="28"/>
          </w:rPr>
          <w:t xml:space="preserve">APELAÇÕES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15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CÍVEL</w:delText>
        </w:r>
      </w:del>
      <w:ins w:id="1016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CÍVEIS</w:t>
        </w:r>
      </w:ins>
      <w:r>
        <w:rPr>
          <w:rFonts w:ascii="Arial" w:hAnsi="Arial" w:cs="Arial"/>
          <w:sz w:val="28"/>
          <w:szCs w:val="28"/>
        </w:rPr>
        <w:t xml:space="preserve">. DIREITO CIVIL E PROCESSUAL CIVIL. AÇÃO MONITÓRIA. CONTRATO DE CRÉDITO PESSOAL CONSIGNADO. EMBARGOS À AÇÃO MONITÓRIA. COMPROVAÇÃO PARCIAL DO ADIMPLEMENTO. EXTRATO DE CONSIGNAÇÃO. JULGAMENTO ANTECIPADO DA LIDE. PRECLUSÃO DA PRODUÇÃO PROBATÓRIA. HONORÁRIOS SUCUMBENCIAIS. SUCUMBÊNCIA RECÍPROCA. PROVEITO ECONÔMICO OBTIDO </w:t>
      </w:r>
      <w:del w:id="1017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PELO</w:delText>
        </w:r>
      </w:del>
      <w:ins w:id="1018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PELA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19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RÉU</w:delText>
        </w:r>
      </w:del>
      <w:ins w:id="1020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RÉ</w:t>
        </w:r>
      </w:ins>
      <w:r>
        <w:rPr>
          <w:rFonts w:ascii="Arial" w:hAnsi="Arial" w:cs="Arial"/>
          <w:sz w:val="28"/>
          <w:szCs w:val="28"/>
        </w:rPr>
        <w:t xml:space="preserve">. APELO DA AUTORA NÃO PROVIDO. APELO DA RÉ PROVIDO.</w:t>
      </w:r>
      <w:commentRangeEnd w:id="6"/>
      <w:r>
        <w:rPr>
          <w:rStyle w:val="CommentReference"/>
        </w:rPr>
        <w:commentReference w:id="6"/>
      </w:r>
    </w:p>
    <w:p w14:paraId="6642A0F6" w14:textId="77777777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D86417">
        <w:rPr>
          <w:rFonts w:ascii="Arial" w:hAnsi="Arial" w:cs="Arial"/>
          <w:b/>
          <w:bCs/>
          <w:sz w:val="28"/>
          <w:szCs w:val="28"/>
        </w:rPr>
        <w:t>I. Caso em exame</w:t>
      </w:r>
    </w:p>
    <w:p w14:paraId="2525F481" w14:textId="083CD835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7"/>
      <w:r>
        <w:rPr>
          <w:rFonts w:ascii="Arial" w:hAnsi="Arial" w:cs="Arial"/>
          <w:sz w:val="28"/>
          <w:szCs w:val="28"/>
        </w:rPr>
        <w:t xml:space="preserve">1. </w:t>
      </w:r>
      <w:del w:id="1021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Apelações cíveis interpostas contra sentença proferida em ação</w:delText>
        </w:r>
      </w:del>
      <w:ins w:id="1022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Ação</w:t>
        </w:r>
      </w:ins>
      <w:r>
        <w:rPr>
          <w:rFonts w:ascii="Arial" w:hAnsi="Arial" w:cs="Arial"/>
          <w:sz w:val="28"/>
          <w:szCs w:val="28"/>
        </w:rPr>
        <w:t xml:space="preserve"> monitória </w:t>
      </w:r>
      <w:del w:id="1023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ajuizada</w:delText>
        </w:r>
      </w:del>
      <w:ins w:id="1024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proposta</w:t>
        </w:r>
      </w:ins>
      <w:r>
        <w:rPr>
          <w:rFonts w:ascii="Arial" w:hAnsi="Arial" w:cs="Arial"/>
          <w:sz w:val="28"/>
          <w:szCs w:val="28"/>
        </w:rPr>
        <w:t xml:space="preserve"> por B6 Assignee Assets Ltda </w:t>
      </w:r>
      <w:del w:id="1025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em</w:delText>
        </w:r>
      </w:del>
      <w:ins w:id="1026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contra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27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face de</w:delText>
        </w:r>
      </w:del>
      <w:ins w:id="1028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consumidora</w:t>
        </w:r>
      </w:ins>
      <w:r>
        <w:rPr>
          <w:rFonts w:ascii="Arial" w:hAnsi="Arial" w:cs="Arial"/>
          <w:sz w:val="28"/>
          <w:szCs w:val="28"/>
        </w:rPr>
        <w:t xml:space="preserve"> pessoa natural, </w:t>
      </w:r>
      <w:del w:id="1029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visando à</w:delText>
        </w:r>
      </w:del>
      <w:ins w:id="1030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para</w:t>
        </w:r>
      </w:ins>
      <w:r>
        <w:rPr>
          <w:rFonts w:ascii="Arial" w:hAnsi="Arial" w:cs="Arial"/>
          <w:sz w:val="28"/>
          <w:szCs w:val="28"/>
        </w:rPr>
        <w:t xml:space="preserve"> cobrança de saldo devedor</w:t>
      </w:r>
      <w:del w:id="1031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 decorrente</w:delText>
        </w:r>
      </w:del>
      <w:r>
        <w:rPr>
          <w:rFonts w:ascii="Arial" w:hAnsi="Arial" w:cs="Arial"/>
          <w:sz w:val="28"/>
          <w:szCs w:val="28"/>
        </w:rPr>
        <w:t xml:space="preserve"> de contrato de crédito pessoal consignado</w:t>
      </w:r>
      <w:del w:id="1032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sz w:val="28"/>
          <w:szCs w:val="28"/>
        </w:rPr>
        <w:t xml:space="preserve"> </w:t>
      </w:r>
      <w:del w:id="1033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no valor de </w:delText>
        </w:r>
      </w:del>
      <w:ins w:id="1034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(</w:t>
        </w:r>
      </w:ins>
      <w:r>
        <w:rPr>
          <w:rFonts w:ascii="Arial" w:hAnsi="Arial" w:cs="Arial"/>
          <w:sz w:val="28"/>
          <w:szCs w:val="28"/>
        </w:rPr>
        <w:t xml:space="preserve">R$ 533.187,25</w:t>
      </w:r>
      <w:ins w:id="1035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)</w:t>
        </w:r>
      </w:ins>
      <w:r>
        <w:rPr>
          <w:rFonts w:ascii="Arial" w:hAnsi="Arial" w:cs="Arial"/>
          <w:sz w:val="28"/>
          <w:szCs w:val="28"/>
        </w:rPr>
        <w:t xml:space="preserve">.</w:t>
      </w:r>
      <w:commentRangeEnd w:id="7"/>
      <w:r>
        <w:rPr>
          <w:rStyle w:val="CommentReference"/>
        </w:rPr>
        <w:commentReference w:id="7"/>
      </w:r>
    </w:p>
    <w:p w14:paraId="3C21CB5C" w14:textId="118EB40A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2. </w:t>
      </w:r>
      <w:r w:rsidRPr="00D86417">
        <w:rPr>
          <w:rFonts w:ascii="Arial" w:hAnsi="Arial" w:cs="Arial"/>
          <w:sz w:val="28"/>
          <w:szCs w:val="28"/>
        </w:rPr>
        <w:t xml:space="preserve">A sentença acolheu parcialmente os embargos à ação monitória, limitou o débito exigível às parcelas nº 99 a 120 do contrato, no </w:t>
      </w:r>
      <w:r w:rsidRPr="00D86417">
        <w:rPr>
          <w:rFonts w:ascii="Arial" w:hAnsi="Arial" w:cs="Arial"/>
          <w:sz w:val="28"/>
          <w:szCs w:val="28"/>
        </w:rPr>
        <w:lastRenderedPageBreak/>
        <w:t>montante de R$ 38.008,30, constituiu título executivo judicial e fixou sucumbência recíproca, atribuindo 80% dos ônus à autora e 20% à ré, com honorários advocatícios de 10% sobre o valor da condenação.</w:t>
      </w:r>
    </w:p>
    <w:p w14:paraId="778361BC" w14:textId="7F40FF89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3. </w:t>
      </w:r>
      <w:r w:rsidRPr="00D86417">
        <w:rPr>
          <w:rFonts w:ascii="Arial" w:hAnsi="Arial" w:cs="Arial"/>
          <w:sz w:val="28"/>
          <w:szCs w:val="28"/>
        </w:rPr>
        <w:t>A autora apelou requerendo o reconhecimento da inadimplência também das parcelas nº 5 a 7 e nº 17 a 66 ou, subsidiariamente, a anulação da sentença para produção de prova complementar. A ré apelou para que os honorários advocatícios devidos em seu favor incidissem sobre o proveito econômico obtido, correspondente à parcela da cobrança afastada.</w:t>
      </w:r>
    </w:p>
    <w:p w14:paraId="064956EC" w14:textId="77777777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D86417">
        <w:rPr>
          <w:rFonts w:ascii="Arial" w:hAnsi="Arial" w:cs="Arial"/>
          <w:b/>
          <w:bCs/>
          <w:sz w:val="28"/>
          <w:szCs w:val="28"/>
        </w:rPr>
        <w:t>II. Questão em discussão</w:t>
      </w:r>
    </w:p>
    <w:p w14:paraId="46984552" w14:textId="1CB9FAA5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4. </w:t>
      </w:r>
      <w:r>
        <w:rPr>
          <w:rFonts w:ascii="Arial" w:hAnsi="Arial" w:cs="Arial"/>
          <w:sz w:val="28"/>
          <w:szCs w:val="28"/>
        </w:rPr>
        <w:t xml:space="preserve">Há duas questões em discussão: (i) saber se </w:t>
      </w:r>
      <w:del w:id="1036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restou</w:delText>
        </w:r>
      </w:del>
      <w:ins w:id="1037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está</w:t>
        </w:r>
      </w:ins>
      <w:r>
        <w:rPr>
          <w:rFonts w:ascii="Arial" w:hAnsi="Arial" w:cs="Arial"/>
          <w:sz w:val="28"/>
          <w:szCs w:val="28"/>
        </w:rPr>
        <w:t xml:space="preserve"> comprovada a inadimplência das parcelas nº 5 a 7 e nº 17 a 66 do contrato, bem como se</w:t>
      </w:r>
      <w:ins w:id="1038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 é</w:t>
        </w:r>
      </w:ins>
      <w:r>
        <w:rPr>
          <w:rFonts w:ascii="Arial" w:hAnsi="Arial" w:cs="Arial"/>
          <w:sz w:val="28"/>
          <w:szCs w:val="28"/>
        </w:rPr>
        <w:t xml:space="preserve"> cabível a reabertura da instrução probatória; e (ii) saber se os honorários sucumbenciais devidos à ré devem incidir sobre o valor da condenação ou sobre o proveito econômico obtido com a redução da pretensão monitória.</w:t>
      </w:r>
    </w:p>
    <w:p w14:paraId="5AA82D5C" w14:textId="77777777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D86417">
        <w:rPr>
          <w:rFonts w:ascii="Arial" w:hAnsi="Arial" w:cs="Arial"/>
          <w:b/>
          <w:bCs/>
          <w:sz w:val="28"/>
          <w:szCs w:val="28"/>
        </w:rPr>
        <w:t>III. Razões de decidir</w:t>
      </w:r>
    </w:p>
    <w:p w14:paraId="00E102B5" w14:textId="4F4C123E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8"/>
      <w:r>
        <w:rPr>
          <w:rFonts w:ascii="Arial" w:hAnsi="Arial" w:cs="Arial"/>
          <w:sz w:val="28"/>
          <w:szCs w:val="28"/>
        </w:rPr>
        <w:t xml:space="preserve">5. </w:t>
      </w:r>
      <w:r>
        <w:rPr>
          <w:rFonts w:ascii="Arial" w:hAnsi="Arial" w:cs="Arial"/>
          <w:sz w:val="28"/>
          <w:szCs w:val="28"/>
        </w:rPr>
        <w:t xml:space="preserve">O extrato de consignação apresentado pela ré registra a liquidação das parcelas nº 1 a 98 e a rejeição das parcelas nº 99 a 120 por insuficiência de margem consignável, constituindo elemento probatório apto a demonstrar o adimplemento parcial da obrigação. A autora não produziu prova capaz de infirmar as informações constantes do documento</w:t>
      </w:r>
      <w:ins w:id="1039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 (CPC 373 II)</w:t>
        </w:r>
      </w:ins>
      <w:r>
        <w:rPr>
          <w:rFonts w:ascii="Arial" w:hAnsi="Arial" w:cs="Arial"/>
          <w:sz w:val="28"/>
          <w:szCs w:val="28"/>
        </w:rPr>
        <w:t xml:space="preserve">.</w:t>
      </w:r>
      <w:ins w:id="1040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 Por isso, o débito exigível limita-se às parcelas nº 99 a 120, vencidas entre maio de 2019 e fevereiro de 2021, no valor de R$ 38.008,30.</w:t>
        </w:r>
        <w:commentRangeEnd w:id="8"/>
      </w:ins>
      <w:r>
        <w:rPr>
          <w:rStyle w:val="CommentReference"/>
        </w:rPr>
        <w:commentReference w:id="8"/>
      </w:r>
    </w:p>
    <w:p w14:paraId="53319CE4" w14:textId="74CD70A5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6. </w:t>
      </w:r>
      <w:r>
        <w:rPr>
          <w:rFonts w:ascii="Arial" w:hAnsi="Arial" w:cs="Arial"/>
          <w:sz w:val="28"/>
          <w:szCs w:val="28"/>
        </w:rPr>
        <w:t xml:space="preserve">Intimada para especificar provas, a autora manifestou desinteresse na dilação probatória e requereu o julgamento antecipado da lide</w:t>
      </w:r>
      <w:ins w:id="1041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 (CPC 355 I)</w:t>
        </w:r>
      </w:ins>
      <w:r>
        <w:rPr>
          <w:rFonts w:ascii="Arial" w:hAnsi="Arial" w:cs="Arial"/>
          <w:sz w:val="28"/>
          <w:szCs w:val="28"/>
        </w:rPr>
        <w:t xml:space="preserve">. Inviável, em sede recursal, pleitear a anulação da sentença para produção de prova cuja obtenção poderia ter sido requerida oportunamente, diante da incidência da preclusão.</w:t>
      </w:r>
    </w:p>
    <w:p w14:paraId="315CA714" w14:textId="1B90F2A0" w:rsidR="00D86417" w:rsidRPr="00D86417" w:rsidRDefault="00D86417" w:rsidP="00D86417">
      <w:pPr>
        <w:spacing w:after="0" w:line="360" w:lineRule="auto"/>
        <w:jc w:val="both"/>
        <w:rPr>
          <w:del w:id="1044" w:author="Assessor GDSXSR" w:date="2026-10-27T21:21:41Z"/>
          <w:rFonts w:ascii="Arial" w:hAnsi="Arial" w:cs="Arial"/>
          <w:sz w:val="28"/>
          <w:szCs w:val="28"/>
        </w:rPr>
      </w:pPr>
      <w:del w:id="1042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7. </w:delText>
        </w:r>
      </w:del>
      <w:del w:id="1043" w:author="Assessor GDSXSR" w:date="2026-10-27T21:21:41Z">
        <w:r w:rsidRPr="00D86417">
          <w:rPr>
            <w:rFonts w:ascii="Arial" w:hAnsi="Arial" w:cs="Arial"/>
            <w:sz w:val="28"/>
            <w:szCs w:val="28"/>
          </w:rPr>
          <w:delText>O débito exigível limita-se às parcelas nº 99 a 120, vencidas entre maio de 2019 e fevereiro de 2021, cada uma no valor nominal de R$ 1.727,65, totalizando R$ 38.008,30.</w:delText>
        </w:r>
      </w:del>
    </w:p>
    <w:p w14:paraId="4A827DCF" w14:textId="602DAA6B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del w:id="1045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8</w:delText>
        </w:r>
      </w:del>
      <w:ins w:id="1046" w:author="Assessor GDSXSR" w:date="2026-10-27T21:21:41Z">
        <w:commentRangeStart w:id="9"/>
        <w:r>
          <w:rPr>
            <w:rFonts w:ascii="Arial" w:hAnsi="Arial" w:cs="Arial"/>
            <w:color w:val="808080"/>
            <w:sz w:val="28"/>
            <w:szCs w:val="28"/>
          </w:rPr>
          <w:t xml:space="preserve">7</w:t>
        </w:r>
      </w:ins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Em caso de sucumbência recíproca decorrente do acolhimento substancial dos embargos monitórios, o proveito econômico obtido pela ré corresponde à diferença entre o valor cobrado na inicial, de R$ 533.187,25, e o valor reconhecido como devido na sentença, de R$ 38.008,30.</w:t>
      </w:r>
      <w:ins w:id="1047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 Os honorários advocatícios devidos ao patrono da ré incidem sobre esse proveito, observada a proporção da sucumbência fixada na origem (CPC 85 § 2º).</w:t>
        </w:r>
        <w:commentRangeEnd w:id="9"/>
      </w:ins>
      <w:r>
        <w:rPr>
          <w:rStyle w:val="CommentReference"/>
        </w:rPr>
        <w:commentReference w:id="9"/>
      </w:r>
    </w:p>
    <w:p w14:paraId="0B215C59" w14:textId="251C6489" w:rsidR="00D86417" w:rsidRPr="00D86417" w:rsidRDefault="00D86417" w:rsidP="00D86417">
      <w:pPr>
        <w:spacing w:after="0" w:line="360" w:lineRule="auto"/>
        <w:jc w:val="both"/>
        <w:rPr>
          <w:del w:id="1050" w:author="Assessor GDSXSR" w:date="2026-10-27T21:21:41Z"/>
          <w:rFonts w:ascii="Arial" w:hAnsi="Arial" w:cs="Arial"/>
          <w:sz w:val="28"/>
          <w:szCs w:val="28"/>
        </w:rPr>
      </w:pPr>
      <w:del w:id="1048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9. </w:delText>
        </w:r>
      </w:del>
      <w:del w:id="1049" w:author="Assessor GDSXSR" w:date="2026-10-27T21:21:41Z">
        <w:r w:rsidRPr="00D86417">
          <w:rPr>
            <w:rFonts w:ascii="Arial" w:hAnsi="Arial" w:cs="Arial"/>
            <w:sz w:val="28"/>
            <w:szCs w:val="28"/>
          </w:rPr>
          <w:delText>Os honorários advocatícios devidos ao patrono da ré devem incidir sobre o proveito econômico efetivamente alcançado, consistente na parcela da pretensão monitória afastada, observada a proporção da sucumbência fixada na origem.</w:delText>
        </w:r>
      </w:del>
    </w:p>
    <w:p w14:paraId="19E07643" w14:textId="6B59A56E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D86417">
        <w:rPr>
          <w:rFonts w:ascii="Arial" w:hAnsi="Arial" w:cs="Arial"/>
          <w:b/>
          <w:bCs/>
          <w:sz w:val="28"/>
          <w:szCs w:val="28"/>
        </w:rPr>
        <w:t>IV. Dispositivo</w:t>
      </w:r>
    </w:p>
    <w:p>
      <w:pPr>
        <w:spacing w:after="0" w:line="360" w:lineRule="auto"/>
        <w:jc w:val="both"/>
        <w:rPr>
          <w:ins w:id="1057" w:author="Assessor GDSXSR" w:date="2026-10-27T21:21:41Z"/>
        </w:rPr>
      </w:pPr>
      <w:del w:id="1051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10</w:delText>
        </w:r>
      </w:del>
      <w:ins w:id="1052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8</w:t>
        </w:r>
      </w:ins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Negou-se provimento ao apelo da autora</w:t>
      </w:r>
      <w:ins w:id="1053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.</w:t>
        </w:r>
      </w:ins>
    </w:p>
    <w:p w14:paraId="53259718" w14:textId="31E5B7F2" w:rsidR="00D86417" w:rsidRDefault="00D86417" w:rsidP="00D8641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ins w:id="1054" w:author="Assessor GDSXSR" w:date="2026-10-27T21:21:41Z">
        <w:commentRangeStart w:id="10"/>
        <w:r>
          <w:rPr>
            <w:rFonts w:ascii="Arial" w:hAnsi="Arial" w:cs="Arial"/>
            <w:color w:val="808080"/>
            <w:sz w:val="28"/>
            <w:szCs w:val="28"/>
          </w:rPr>
          <w:t xml:space="preserve">9.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55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e deu</w:delText>
        </w:r>
      </w:del>
      <w:ins w:id="1056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Deu</w:t>
        </w:r>
      </w:ins>
      <w:r>
        <w:rPr>
          <w:rFonts w:ascii="Arial" w:hAnsi="Arial" w:cs="Arial"/>
          <w:sz w:val="28"/>
          <w:szCs w:val="28"/>
        </w:rPr>
        <w:t xml:space="preserve">-se provimento ao apelo da ré para determinar que os honorários advocatícios sucumbenciais devidos em seu favor incidam sobre o proveito econômico obtido, correspondente à diferença entre o valor cobrado na petição inicial (R$ 533.187,25) e o valor reconhecido na condenação (R$ 38.008,30).</w:t>
      </w:r>
      <w:commentRangeEnd w:id="10"/>
      <w:r>
        <w:rPr>
          <w:rStyle w:val="CommentReference"/>
        </w:rPr>
        <w:commentReference w:id="10"/>
      </w:r>
    </w:p>
    <w:p w14:paraId="149DDAEE" w14:textId="60008BE5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</w:t>
      </w:r>
    </w:p>
    <w:p w14:paraId="64225ABE" w14:textId="77777777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  <w:commentRangeStart w:id="11"/>
      <w:r>
        <w:rPr>
          <w:rFonts w:ascii="Arial" w:hAnsi="Arial" w:cs="Arial"/>
          <w:i/>
          <w:iCs/>
          <w:sz w:val="26"/>
          <w:szCs w:val="26"/>
        </w:rPr>
        <w:t xml:space="preserve">Dispositivos relevantes citados:</w:t>
      </w:r>
      <w:r>
        <w:rPr>
          <w:rFonts w:ascii="Arial" w:hAnsi="Arial" w:cs="Arial"/>
          <w:sz w:val="26"/>
          <w:szCs w:val="26"/>
        </w:rPr>
        <w:t xml:space="preserve"> CPC, arts. 85, §</w:t>
      </w:r>
      <w:ins w:id="1058" w:author="Assessor GDSXSR" w:date="2026-10-27T21:21:41Z">
        <w:r>
          <w:rPr>
            <w:rFonts w:ascii="Arial" w:hAnsi="Arial" w:cs="Arial"/>
            <w:color w:val="808080"/>
            <w:sz w:val="26"/>
            <w:szCs w:val="26"/>
          </w:rPr>
          <w:t xml:space="preserve">§</w:t>
        </w:r>
      </w:ins>
      <w:r>
        <w:rPr>
          <w:rFonts w:ascii="Arial" w:hAnsi="Arial" w:cs="Arial"/>
          <w:sz w:val="26"/>
          <w:szCs w:val="26"/>
        </w:rPr>
        <w:t xml:space="preserve"> 2º</w:t>
      </w:r>
      <w:del w:id="1059" w:author="Assessor GDSXSR" w:date="2026-10-27T21:21:41Z">
        <w:r>
          <w:rPr>
            <w:rFonts w:ascii="Arial" w:hAnsi="Arial" w:cs="Arial"/>
            <w:sz w:val="26"/>
            <w:szCs w:val="26"/>
          </w:rPr>
          <w:delText xml:space="preserve">;</w:delText>
        </w:r>
      </w:del>
      <w:r>
        <w:rPr>
          <w:rFonts w:ascii="Arial" w:hAnsi="Arial" w:cs="Arial"/>
          <w:sz w:val="26"/>
          <w:szCs w:val="26"/>
        </w:rPr>
        <w:t xml:space="preserve"> </w:t>
      </w:r>
      <w:del w:id="1060" w:author="Assessor GDSXSR" w:date="2026-10-27T21:21:41Z">
        <w:r>
          <w:rPr>
            <w:rFonts w:ascii="Arial" w:hAnsi="Arial" w:cs="Arial"/>
            <w:sz w:val="26"/>
            <w:szCs w:val="26"/>
          </w:rPr>
          <w:delText xml:space="preserve">86,</w:delText>
        </w:r>
      </w:del>
      <w:ins w:id="1061" w:author="Assessor GDSXSR" w:date="2026-10-27T21:21:41Z">
        <w:r>
          <w:rPr>
            <w:rFonts w:ascii="Arial" w:hAnsi="Arial" w:cs="Arial"/>
            <w:color w:val="808080"/>
            <w:sz w:val="26"/>
            <w:szCs w:val="26"/>
          </w:rPr>
          <w:t xml:space="preserve">e</w:t>
        </w:r>
      </w:ins>
      <w:r>
        <w:rPr>
          <w:rFonts w:ascii="Arial" w:hAnsi="Arial" w:cs="Arial"/>
          <w:sz w:val="26"/>
          <w:szCs w:val="26"/>
        </w:rPr>
        <w:t xml:space="preserve"> </w:t>
      </w:r>
      <w:del w:id="1062" w:author="Assessor GDSXSR" w:date="2026-10-27T21:21:41Z">
        <w:r>
          <w:rPr>
            <w:rFonts w:ascii="Arial" w:hAnsi="Arial" w:cs="Arial"/>
            <w:sz w:val="26"/>
            <w:szCs w:val="26"/>
          </w:rPr>
          <w:delText xml:space="preserve">caput</w:delText>
        </w:r>
      </w:del>
      <w:ins w:id="1063" w:author="Assessor GDSXSR" w:date="2026-10-27T21:21:41Z">
        <w:r>
          <w:rPr>
            <w:rFonts w:ascii="Arial" w:hAnsi="Arial" w:cs="Arial"/>
            <w:color w:val="808080"/>
            <w:sz w:val="26"/>
            <w:szCs w:val="26"/>
          </w:rPr>
          <w:t xml:space="preserve">11</w:t>
        </w:r>
      </w:ins>
      <w:r>
        <w:rPr>
          <w:rFonts w:ascii="Arial" w:hAnsi="Arial" w:cs="Arial"/>
          <w:sz w:val="26"/>
          <w:szCs w:val="26"/>
        </w:rPr>
        <w:t xml:space="preserve">; 355, I; 373, II; </w:t>
      </w:r>
      <w:del w:id="1064" w:author="Assessor GDSXSR" w:date="2026-10-27T21:21:41Z">
        <w:r>
          <w:rPr>
            <w:rFonts w:ascii="Arial" w:hAnsi="Arial" w:cs="Arial"/>
            <w:sz w:val="26"/>
            <w:szCs w:val="26"/>
          </w:rPr>
          <w:delText xml:space="preserve">487, I; 702, § 8º; </w:delText>
        </w:r>
      </w:del>
      <w:r>
        <w:rPr>
          <w:rFonts w:ascii="Arial" w:hAnsi="Arial" w:cs="Arial"/>
          <w:sz w:val="26"/>
          <w:szCs w:val="26"/>
        </w:rPr>
        <w:t xml:space="preserve">CC, art. 397, caput.</w:t>
      </w:r>
      <w:commentRangeEnd w:id="11"/>
      <w:r>
        <w:rPr>
          <w:rStyle w:val="CommentReference"/>
        </w:rPr>
        <w:commentReference w:id="11"/>
      </w:r>
    </w:p>
    <w:p w14:paraId="60F08653" w14:textId="150021DD" w:rsidR="00933743" w:rsidRPr="00D86417" w:rsidRDefault="00D86417" w:rsidP="00D86417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  <w:commentRangeStart w:id="12"/>
      <w:r>
        <w:rPr>
          <w:rFonts w:ascii="Arial" w:hAnsi="Arial" w:cs="Arial"/>
          <w:i/>
          <w:iCs/>
          <w:sz w:val="26"/>
          <w:szCs w:val="26"/>
        </w:rPr>
        <w:t xml:space="preserve">Jurisprudência relevante citada:</w:t>
      </w:r>
      <w:r>
        <w:rPr>
          <w:rFonts w:ascii="Arial" w:hAnsi="Arial" w:cs="Arial"/>
          <w:sz w:val="26"/>
          <w:szCs w:val="26"/>
        </w:rPr>
        <w:t xml:space="preserve"> STJ, REsp nº 2.163.872/SP, Rel. Min. Moura Ribeiro, Terceira Turma, j. 08/06/2026, DJEN 11/06/2026</w:t>
      </w:r>
      <w:del w:id="1065" w:author="Assessor GDSXSR" w:date="2026-10-27T21:21:41Z">
        <w:r>
          <w:rPr>
            <w:rFonts w:ascii="Arial" w:hAnsi="Arial" w:cs="Arial"/>
            <w:sz w:val="26"/>
            <w:szCs w:val="26"/>
          </w:rPr>
          <w:delText xml:space="preserve">; Súmula nº 247/STJ; Súmula nº 297/STJ</w:delText>
        </w:r>
      </w:del>
      <w:r>
        <w:rPr>
          <w:rFonts w:ascii="Arial" w:hAnsi="Arial" w:cs="Arial"/>
          <w:sz w:val="26"/>
          <w:szCs w:val="26"/>
        </w:rPr>
        <w:t xml:space="preserve">.</w:t>
      </w:r>
      <w:commentRangeEnd w:id="12"/>
      <w:r>
        <w:rPr>
          <w:rStyle w:val="CommentReference"/>
        </w:rPr>
        <w:commentReference w:id="12"/>
      </w:r>
    </w:p>
    <w:p w14:paraId="7BA3D847" w14:textId="77777777" w:rsidR="00D86417" w:rsidRDefault="00D86417" w:rsidP="00B87FD8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</w:p>
    <w:p w14:paraId="2465F66C" w14:textId="77777777" w:rsidR="00D86417" w:rsidRDefault="00D86417" w:rsidP="00B87FD8">
      <w:pPr>
        <w:spacing w:after="0" w:line="360" w:lineRule="auto"/>
        <w:jc w:val="both"/>
        <w:rPr>
          <w:ins w:id="1066" w:author="Assessor GDSXSR" w:date="2026-10-27T21:21:41Z"/>
          <w:rFonts w:ascii="Arial" w:hAnsi="Arial" w:cs="Arial"/>
          <w:b/>
          <w:bCs/>
          <w:color w:val="FF0000"/>
          <w:sz w:val="28"/>
          <w:szCs w:val="28"/>
        </w:rPr>
      </w:pPr>
    </w:p>
    <w:p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ins w:id="1067" w:author="Assessor GDSXSR" w:date="2026-10-27T21:21:41Z">
        <w:commentRangeStart w:id="13"/>
        <w:r>
          <w:rPr>
            <w:rFonts w:ascii="Arial" w:hAnsi="Arial"/>
            <w:b/>
            <w:color w:val="EE0000"/>
            <w:sz w:val="28"/>
            <w:highlight w:val="yellow"/>
          </w:rPr>
          <w:t xml:space="preserve">RESUMO DA SENTENÇA EM SENTIDO CONTRÁRIO</w:t>
        </w:r>
        <w:commentRangeEnd w:id="13"/>
      </w:ins>
      <w:r>
        <w:rPr>
          <w:rStyle w:val="CommentReference"/>
        </w:rPr>
        <w:commentReference w:id="13"/>
      </w:r>
    </w:p>
    <w:p w14:paraId="4863E182" w14:textId="57AD0A03" w:rsidR="00B87FD8" w:rsidRPr="00B87FD8" w:rsidRDefault="00B87FD8" w:rsidP="00B87FD8">
      <w:pPr>
        <w:spacing w:after="0" w:line="360" w:lineRule="auto"/>
        <w:jc w:val="both"/>
        <w:rPr>
          <w:del w:id="1070" w:author="Assessor GDSXSR" w:date="2026-10-27T21:21:41Z"/>
          <w:rFonts w:ascii="Arial" w:hAnsi="Arial" w:cs="Arial"/>
          <w:b/>
          <w:bCs/>
          <w:color w:val="FF0000"/>
          <w:sz w:val="28"/>
          <w:szCs w:val="28"/>
        </w:rPr>
      </w:pPr>
      <w:del w:id="1068" w:author="Assessor GDSXSR" w:date="2026-10-27T21:21:41Z">
        <w:r w:rsidRPr="00B87FD8">
          <w:rPr>
            <w:rFonts w:ascii="Arial" w:hAnsi="Arial" w:cs="Arial"/>
            <w:b/>
            <w:bCs/>
            <w:color w:val="FF0000"/>
            <w:sz w:val="28"/>
            <w:szCs w:val="28"/>
          </w:rPr>
          <w:delText>RESUMO DA SENTENÇA</w:delText>
        </w:r>
      </w:del>
      <w:del w:id="1069" w:author="Assessor GDSXSR" w:date="2026-10-27T21:21:41Z">
        <w:r>
          <w:rPr>
            <w:rFonts w:ascii="Arial" w:hAnsi="Arial" w:cs="Arial"/>
            <w:b/>
            <w:bCs/>
            <w:color w:val="FF0000"/>
            <w:sz w:val="28"/>
            <w:szCs w:val="28"/>
          </w:rPr>
          <w:delText xml:space="preserve"> </w:delText>
        </w:r>
      </w:del>
    </w:p>
    <w:p w14:paraId="3ACF05B5" w14:textId="77777777" w:rsidR="00B87FD8" w:rsidRPr="00B87FD8" w:rsidRDefault="00B87FD8" w:rsidP="00B87FD8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B87FD8">
        <w:rPr>
          <w:rFonts w:ascii="Arial" w:hAnsi="Arial" w:cs="Arial"/>
          <w:b/>
          <w:bCs/>
          <w:color w:val="FF0000"/>
          <w:sz w:val="28"/>
          <w:szCs w:val="28"/>
        </w:rPr>
        <w:t>I. RAZÕES DE DECIDIR</w:t>
      </w:r>
    </w:p>
    <w:p w14:paraId="331AB431" w14:textId="77777777" w:rsidR="00B87FD8" w:rsidRPr="00B87FD8" w:rsidRDefault="00B87FD8" w:rsidP="00B87FD8">
      <w:pPr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B87FD8">
        <w:rPr>
          <w:rFonts w:ascii="Arial" w:hAnsi="Arial" w:cs="Arial"/>
          <w:b/>
          <w:bCs/>
          <w:color w:val="FF0000"/>
          <w:sz w:val="28"/>
          <w:szCs w:val="28"/>
        </w:rPr>
        <w:t>Reconheceu a procedência parcial dos embargos à ação monitória, concluindo que apenas parte da cobrança formulada pela autora era exigível.</w:t>
      </w:r>
    </w:p>
    <w:p w14:paraId="227F8190" w14:textId="77777777" w:rsidR="00B87FD8" w:rsidRPr="00B87FD8" w:rsidRDefault="00B87FD8" w:rsidP="00B87FD8">
      <w:pPr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B87FD8">
        <w:rPr>
          <w:rFonts w:ascii="Arial" w:hAnsi="Arial" w:cs="Arial"/>
          <w:b/>
          <w:bCs/>
          <w:color w:val="FF0000"/>
          <w:sz w:val="28"/>
          <w:szCs w:val="28"/>
        </w:rPr>
        <w:t>Entendeu comprovada a existência de débito remanescente em favor da autora, correspondente ao montante de R$ 38.008,30, decorrente das parcelas consideradas inadimplidas.</w:t>
      </w:r>
    </w:p>
    <w:p w14:paraId="109A28EA" w14:textId="77777777" w:rsidR="00B87FD8" w:rsidRPr="00B87FD8" w:rsidRDefault="00B87FD8" w:rsidP="00B87FD8">
      <w:pPr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B87FD8">
        <w:rPr>
          <w:rFonts w:ascii="Arial" w:hAnsi="Arial" w:cs="Arial"/>
          <w:b/>
          <w:bCs/>
          <w:color w:val="FF0000"/>
          <w:sz w:val="28"/>
          <w:szCs w:val="28"/>
        </w:rPr>
        <w:t>Determinou que o débito seja atualizado mediante correção monetária e juros de mora desde o vencimento de cada parcela, observados os critérios e índices previstos contratualmente.</w:t>
      </w:r>
    </w:p>
    <w:p w14:paraId="052043F2" w14:textId="77777777" w:rsidR="00B87FD8" w:rsidRPr="00B87FD8" w:rsidRDefault="00B87FD8" w:rsidP="00B87FD8">
      <w:pPr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B87FD8">
        <w:rPr>
          <w:rFonts w:ascii="Arial" w:hAnsi="Arial" w:cs="Arial"/>
          <w:b/>
          <w:bCs/>
          <w:color w:val="FF0000"/>
          <w:sz w:val="28"/>
          <w:szCs w:val="28"/>
        </w:rPr>
        <w:t>Reconheceu a sucumbência recíproca, diante da procedência apenas parcial da pretensão monitória, distribuindo os ônus sucumbenciais na proporção de 80% para a autora e 20% para a ré.</w:t>
      </w:r>
    </w:p>
    <w:p w14:paraId="41DB5176" w14:textId="77777777" w:rsidR="00B87FD8" w:rsidRPr="00B87FD8" w:rsidRDefault="00B87FD8" w:rsidP="00B87FD8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B87FD8">
        <w:rPr>
          <w:rFonts w:ascii="Arial" w:hAnsi="Arial" w:cs="Arial"/>
          <w:b/>
          <w:bCs/>
          <w:color w:val="FF0000"/>
          <w:sz w:val="28"/>
          <w:szCs w:val="28"/>
        </w:rPr>
        <w:t>II. DISPOSITIVO DA SENTENÇA</w:t>
      </w:r>
    </w:p>
    <w:p w14:paraId="15D0FEB3" w14:textId="77777777" w:rsidR="00B87FD8" w:rsidRPr="00B87FD8" w:rsidRDefault="00B87FD8" w:rsidP="00B87FD8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B87FD8">
        <w:rPr>
          <w:rFonts w:ascii="Arial" w:hAnsi="Arial" w:cs="Arial"/>
          <w:b/>
          <w:bCs/>
          <w:color w:val="FF0000"/>
          <w:sz w:val="28"/>
          <w:szCs w:val="28"/>
        </w:rPr>
        <w:t>Julgou parcialmente procedentes os embargos à ação monitória e constituiu de pleno direito título executivo judicial em favor da autora, reconhecendo a obrigação da ré de pagar a quantia de R$ 38.008,30, acrescida de correção monetária e juros contratuais.</w:t>
      </w:r>
    </w:p>
    <w:p w14:paraId="0DC7E2E9" w14:textId="77777777" w:rsidR="00B87FD8" w:rsidRPr="00B87FD8" w:rsidRDefault="00B87FD8" w:rsidP="00B87FD8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B87FD8">
        <w:rPr>
          <w:rFonts w:ascii="Arial" w:hAnsi="Arial" w:cs="Arial"/>
          <w:b/>
          <w:bCs/>
          <w:color w:val="FF0000"/>
          <w:sz w:val="28"/>
          <w:szCs w:val="28"/>
        </w:rPr>
        <w:t>Condenou as partes ao pagamento das custas processuais e dos honorários advocatícios, observada a sucumbência recíproca, fixando os honorários em 10% sobre o valor da condenação atualizada, na proporção de 80% para a autora e 20% para a ré.</w:t>
      </w:r>
    </w:p>
    <w:p w14:paraId="559EBCA3" w14:textId="77777777" w:rsidR="00B87FD8" w:rsidRDefault="00B87FD8" w:rsidP="00601CEB">
      <w:pPr>
        <w:spacing w:after="0" w:line="360" w:lineRule="auto"/>
        <w:jc w:val="both"/>
        <w:rPr>
          <w:ins w:id="1071" w:author="Assessor GDSXSR" w:date="2026-10-27T21:21:41Z"/>
          <w:rFonts w:ascii="Arial" w:hAnsi="Arial" w:cs="Arial"/>
          <w:b/>
          <w:bCs/>
          <w:color w:val="FF0000"/>
          <w:sz w:val="28"/>
          <w:szCs w:val="28"/>
        </w:rPr>
      </w:pPr>
    </w:p>
    <w:p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ins w:id="1072" w:author="Assessor GDSXSR" w:date="2026-10-27T21:21:41Z">
        <w:commentRangeStart w:id="14"/>
        <w:r>
          <w:rPr>
            <w:rFonts w:ascii="Arial" w:hAnsi="Arial"/>
            <w:b/>
            <w:color w:val="EE0000"/>
            <w:sz w:val="28"/>
            <w:highlight w:val="yellow"/>
          </w:rPr>
          <w:t xml:space="preserve">RESUMO DA APELAÇÃO EM SENTIDO CONTRÁRIO AO VOTO</w:t>
        </w:r>
        <w:commentRangeEnd w:id="14"/>
      </w:ins>
      <w:r>
        <w:rPr>
          <w:rStyle w:val="CommentReference"/>
        </w:rPr>
        <w:commentReference w:id="14"/>
      </w:r>
    </w:p>
    <w:p w14:paraId="3C9919A9" w14:textId="504A835F" w:rsidR="00601CEB" w:rsidRPr="00601CEB" w:rsidRDefault="00601CEB" w:rsidP="00601CEB">
      <w:pPr>
        <w:spacing w:after="0" w:line="360" w:lineRule="auto"/>
        <w:jc w:val="both"/>
        <w:rPr>
          <w:del w:id="1075" w:author="Assessor GDSXSR" w:date="2026-10-27T21:21:41Z"/>
          <w:rFonts w:ascii="Arial" w:hAnsi="Arial" w:cs="Arial"/>
          <w:color w:val="FF0000"/>
          <w:sz w:val="28"/>
          <w:szCs w:val="28"/>
        </w:rPr>
      </w:pPr>
      <w:del w:id="1073" w:author="Assessor GDSXSR" w:date="2026-10-27T21:21:41Z">
        <w:r w:rsidRPr="00601CEB">
          <w:rPr>
            <w:rFonts w:ascii="Arial" w:hAnsi="Arial" w:cs="Arial"/>
            <w:b/>
            <w:bCs/>
            <w:color w:val="FF0000"/>
            <w:sz w:val="28"/>
            <w:szCs w:val="28"/>
          </w:rPr>
          <w:delText>RESUMO DA APELAÇÃO</w:delText>
        </w:r>
      </w:del>
      <w:del w:id="1074" w:author="Assessor GDSXSR" w:date="2026-10-27T21:21:41Z">
        <w:r>
          <w:rPr>
            <w:rFonts w:ascii="Arial" w:hAnsi="Arial" w:cs="Arial"/>
            <w:b/>
            <w:bCs/>
            <w:color w:val="FF0000"/>
            <w:sz w:val="28"/>
            <w:szCs w:val="28"/>
          </w:rPr>
          <w:delText xml:space="preserve"> DA AUTORA</w:delText>
        </w:r>
      </w:del>
    </w:p>
    <w:p w14:paraId="587A44C8" w14:textId="77777777" w:rsidR="00601CEB" w:rsidRPr="00601CEB" w:rsidRDefault="00601CEB" w:rsidP="00601CEB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601CEB">
        <w:rPr>
          <w:rFonts w:ascii="Arial" w:hAnsi="Arial" w:cs="Arial"/>
          <w:b/>
          <w:bCs/>
          <w:color w:val="FF0000"/>
          <w:sz w:val="28"/>
          <w:szCs w:val="28"/>
        </w:rPr>
        <w:t>I. RAZÕES RECURSAIS</w:t>
      </w:r>
    </w:p>
    <w:p w14:paraId="65AD9375" w14:textId="77777777" w:rsidR="00601CEB" w:rsidRPr="00601CEB" w:rsidRDefault="00601CEB" w:rsidP="00601CEB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601CEB">
        <w:rPr>
          <w:rFonts w:ascii="Arial" w:hAnsi="Arial" w:cs="Arial"/>
          <w:b/>
          <w:bCs/>
          <w:color w:val="FF0000"/>
          <w:sz w:val="28"/>
          <w:szCs w:val="28"/>
        </w:rPr>
        <w:t>Erro de valoração da prova quanto à quitação das parcelas</w:t>
      </w:r>
    </w:p>
    <w:p w14:paraId="4EFED16F" w14:textId="77777777" w:rsidR="00601CEB" w:rsidRPr="00601CEB" w:rsidRDefault="00601CEB" w:rsidP="00601CEB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601CEB">
        <w:rPr>
          <w:rFonts w:ascii="Arial" w:hAnsi="Arial" w:cs="Arial"/>
          <w:color w:val="FF0000"/>
          <w:sz w:val="28"/>
          <w:szCs w:val="28"/>
        </w:rPr>
        <w:t>Alega que a sentença incorreu em erro ao considerar quitadas as parcelas 1 a 98 com fundamento exclusivo em extrato de consignação, documento que demonstra apenas a situação da averbação no sistema eConsig, sem comprovar o efetivo desconto em folha nem o repasse dos valores à instituição financeira. Sustenta que a quitação somente poderia ser demonstrada por ficha financeira ou contracheques da mutuária.</w:t>
      </w:r>
    </w:p>
    <w:p w14:paraId="20B578AD" w14:textId="77777777" w:rsidR="00601CEB" w:rsidRPr="00601CEB" w:rsidRDefault="00601CEB" w:rsidP="00601CEB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601CEB">
        <w:rPr>
          <w:rFonts w:ascii="Arial" w:hAnsi="Arial" w:cs="Arial"/>
          <w:b/>
          <w:bCs/>
          <w:color w:val="FF0000"/>
          <w:sz w:val="28"/>
          <w:szCs w:val="28"/>
        </w:rPr>
        <w:t>Ônus da prova da quitação</w:t>
      </w:r>
      <w:r w:rsidRPr="00601CEB">
        <w:rPr>
          <w:rFonts w:ascii="Arial" w:hAnsi="Arial" w:cs="Arial"/>
          <w:color w:val="FF0000"/>
          <w:sz w:val="28"/>
          <w:szCs w:val="28"/>
        </w:rPr>
        <w:t xml:space="preserve"> 2. Alega que o pagamento constitui fato extintivo do direito da autora, incumbindo à apelada comprovar a quitação, nos termos do art. 373, II, do CPC. Afirma que a apelada não apresentou qualquer documento apto a comprovar o efetivo pagamento das parcelas nº 5 a 7 e 17 a 66, limitando-se a juntar extrato de averbação, insuficiente para esse fim.</w:t>
      </w:r>
    </w:p>
    <w:p w14:paraId="6CE34728" w14:textId="77777777" w:rsidR="00601CEB" w:rsidRPr="00601CEB" w:rsidRDefault="00601CEB" w:rsidP="00601CEB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601CEB">
        <w:rPr>
          <w:rFonts w:ascii="Arial" w:hAnsi="Arial" w:cs="Arial"/>
          <w:b/>
          <w:bCs/>
          <w:color w:val="FF0000"/>
          <w:sz w:val="28"/>
          <w:szCs w:val="28"/>
        </w:rPr>
        <w:t>Persistência da obrigação em caso de ausência de desconto consignado</w:t>
      </w:r>
      <w:r w:rsidRPr="00601CEB">
        <w:rPr>
          <w:rFonts w:ascii="Arial" w:hAnsi="Arial" w:cs="Arial"/>
          <w:color w:val="FF0000"/>
          <w:sz w:val="28"/>
          <w:szCs w:val="28"/>
        </w:rPr>
        <w:t xml:space="preserve"> 3. Alega que a insuficiência ou perda da margem consignável não extingue a obrigação do mutuário, permanecendo o dever de adimplir diretamente as parcelas não descontadas. Sustenta que o próprio extrato evidencia rejeições por margem insuficiente, circunstância que justifica a cobrança das parcelas apontadas como inadimplidas, em conformidade com a jurisprudência do TJDFT e do TRF1.</w:t>
      </w:r>
    </w:p>
    <w:p w14:paraId="662DC037" w14:textId="77777777" w:rsidR="00601CEB" w:rsidRPr="00601CEB" w:rsidRDefault="00601CEB" w:rsidP="00601CEB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commentRangeStart w:id="15"/>
      <w:r w:rsidRPr="00601CEB">
        <w:rPr>
          <w:rFonts w:ascii="Arial" w:hAnsi="Arial" w:cs="Arial"/>
          <w:b/>
          <w:bCs/>
          <w:color w:val="FF0000"/>
          <w:sz w:val="28"/>
          <w:szCs w:val="28"/>
        </w:rPr>
        <w:t>Inocorrência de prescrição</w:t>
      </w:r>
      <w:r w:rsidRPr="00601CEB">
        <w:rPr>
          <w:rFonts w:ascii="Arial" w:hAnsi="Arial" w:cs="Arial"/>
          <w:color w:val="FF0000"/>
          <w:sz w:val="28"/>
          <w:szCs w:val="28"/>
        </w:rPr>
        <w:t xml:space="preserve"> 4. Alega que não há prescrição das parcelas cobradas, pois o prazo prescricional deve ser contado a partir do vencimento da última prestação contratual, ocorrido em fevereiro de 2021. Aduz que a ação foi ajuizada em setembro de 2024, dentro do prazo quinquenal previsto no art. 206, § 5º, I, do Código Civil.</w:t>
      </w:r>
      <w:commentRangeEnd w:id="15"/>
      <w:r>
        <w:rPr>
          <w:rStyle w:val="CommentReference"/>
        </w:rPr>
        <w:commentReference w:id="15"/>
      </w:r>
    </w:p>
    <w:p w14:paraId="0433F366" w14:textId="77777777" w:rsidR="00601CEB" w:rsidRPr="00601CEB" w:rsidRDefault="00601CEB" w:rsidP="00601CEB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601CEB">
        <w:rPr>
          <w:rFonts w:ascii="Arial" w:hAnsi="Arial" w:cs="Arial"/>
          <w:b/>
          <w:bCs/>
          <w:color w:val="FF0000"/>
          <w:sz w:val="28"/>
          <w:szCs w:val="28"/>
        </w:rPr>
        <w:t>Pedido subsidiário de anulação da sentença</w:t>
      </w:r>
      <w:r w:rsidRPr="00601CEB">
        <w:rPr>
          <w:rFonts w:ascii="Arial" w:hAnsi="Arial" w:cs="Arial"/>
          <w:color w:val="FF0000"/>
          <w:sz w:val="28"/>
          <w:szCs w:val="28"/>
        </w:rPr>
        <w:t xml:space="preserve"> 5. Alega que, caso se entenda necessária a apresentação da ficha financeira ou dos contracheques para comprovação da inadimplência, a solução adequada seria a anulação da sentença com conversão do julgamento em diligência para obtenção dos documentos junto ao órgão consignante, nos termos do art. 370 do CPC.</w:t>
      </w:r>
    </w:p>
    <w:p w14:paraId="580D355E" w14:textId="77777777" w:rsidR="00601CEB" w:rsidRPr="00601CEB" w:rsidRDefault="00601CEB" w:rsidP="00601CEB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601CEB">
        <w:rPr>
          <w:rFonts w:ascii="Arial" w:hAnsi="Arial" w:cs="Arial"/>
          <w:b/>
          <w:bCs/>
          <w:color w:val="FF0000"/>
          <w:sz w:val="28"/>
          <w:szCs w:val="28"/>
        </w:rPr>
        <w:t>Redistribuição dos ônus sucumbenciais</w:t>
      </w:r>
      <w:r w:rsidRPr="00601CEB">
        <w:rPr>
          <w:rFonts w:ascii="Arial" w:hAnsi="Arial" w:cs="Arial"/>
          <w:color w:val="FF0000"/>
          <w:sz w:val="28"/>
          <w:szCs w:val="28"/>
        </w:rPr>
        <w:t xml:space="preserve"> 6. Alega que o eventual provimento do recurso, com reconhecimento da inadimplência das parcelas nº 5 a 7 e 17 a 66, restabelecerá a procedência substancial da cobrança, impondo a redistribuição dos ônus sucumbenciais e a readequação da verba honorária.</w:t>
      </w:r>
    </w:p>
    <w:p w14:paraId="0DC54286" w14:textId="77777777" w:rsidR="00601CEB" w:rsidRPr="00601CEB" w:rsidRDefault="00601CEB" w:rsidP="00601CEB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601CEB">
        <w:rPr>
          <w:rFonts w:ascii="Arial" w:hAnsi="Arial" w:cs="Arial"/>
          <w:b/>
          <w:bCs/>
          <w:color w:val="FF0000"/>
          <w:sz w:val="28"/>
          <w:szCs w:val="28"/>
        </w:rPr>
        <w:t>II. PEDIDO</w:t>
      </w:r>
    </w:p>
    <w:p w14:paraId="6395CD51" w14:textId="77777777" w:rsidR="00601CEB" w:rsidRPr="00601CEB" w:rsidRDefault="00601CEB" w:rsidP="00601CEB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601CEB">
        <w:rPr>
          <w:rFonts w:ascii="Arial" w:hAnsi="Arial" w:cs="Arial"/>
          <w:color w:val="FF0000"/>
          <w:sz w:val="28"/>
          <w:szCs w:val="28"/>
        </w:rPr>
        <w:t>Requer o provimento da apelação para reconhecer como inadimplidas as parcelas nº 5 a 7 e 17 a 66 do contrato, restabelecendo a cobrança das 75 prestações indicadas na réplica, com apuração do saldo devedor em liquidação. Subsidiariamente, requer a anulação da sentença para realização de diligência destinada à obtenção da ficha financeira e dos contracheques da apelada, bem como a redistribuição dos ônus sucumbenciais.</w:t>
      </w:r>
    </w:p>
    <w:p w14:paraId="610D79C4" w14:textId="77777777" w:rsidR="00933743" w:rsidRDefault="00933743" w:rsidP="0093374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5D054B90" w14:textId="77777777" w:rsidR="00933743" w:rsidRDefault="00933743" w:rsidP="0093374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2F30BAB7" w14:textId="77777777" w:rsidR="00933743" w:rsidRDefault="00933743" w:rsidP="00933743">
      <w:pPr>
        <w:pageBreakBefore/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RELATÓRIO</w:t>
      </w:r>
    </w:p>
    <w:p w14:paraId="7B77CB6E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DC429B5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Adoto o relatório da r. sentença:</w:t>
      </w:r>
    </w:p>
    <w:p w14:paraId="2980CA37" w14:textId="77777777" w:rsidR="00933743" w:rsidRPr="00525F09" w:rsidRDefault="00933743" w:rsidP="00525F09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5801291" w14:textId="04E9FC12" w:rsidR="00B87FD8" w:rsidRPr="00525F09" w:rsidRDefault="00933743" w:rsidP="00525F0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525F09">
        <w:rPr>
          <w:rFonts w:ascii="Arial" w:hAnsi="Arial" w:cs="Arial"/>
          <w:sz w:val="26"/>
          <w:szCs w:val="26"/>
        </w:rPr>
        <w:t>“</w:t>
      </w:r>
      <w:r w:rsidR="00B87FD8" w:rsidRPr="00525F09">
        <w:rPr>
          <w:rFonts w:ascii="Arial" w:hAnsi="Arial" w:cs="Arial"/>
          <w:i/>
          <w:iCs/>
          <w:sz w:val="26"/>
          <w:szCs w:val="26"/>
        </w:rPr>
        <w:t>Cuida-se de ação monitória proposta por B6 ASSIGNEE ASSETS LTDA (autora), que substituiu Massa Falida do Banco Cruzeiro do Sul S/A (ID 273358879), em face de ANA LUCIA FERREIRA DOS SANTOS (ré).</w:t>
      </w:r>
    </w:p>
    <w:p w14:paraId="0D550C29" w14:textId="77777777" w:rsidR="00B87FD8" w:rsidRPr="00525F09" w:rsidRDefault="00B87FD8" w:rsidP="00525F0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525F09">
        <w:rPr>
          <w:rFonts w:ascii="Arial" w:hAnsi="Arial" w:cs="Arial"/>
          <w:i/>
          <w:iCs/>
          <w:sz w:val="26"/>
          <w:szCs w:val="26"/>
        </w:rPr>
        <w:t>Na petição inicial, a autora informa que a ré firmou contrato de crédito pessoal parcelado com consignação em folha, mas deixou de pagar as parcelas, ocasionando o vencimento antecipado da dívida, cujo saldo é de R$ 533.187,25, atualizado até 07/10/2024.</w:t>
      </w:r>
    </w:p>
    <w:p w14:paraId="12C03F50" w14:textId="77777777" w:rsidR="00B87FD8" w:rsidRPr="00525F09" w:rsidRDefault="00B87FD8" w:rsidP="00525F0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525F09">
        <w:rPr>
          <w:rFonts w:ascii="Arial" w:hAnsi="Arial" w:cs="Arial"/>
          <w:i/>
          <w:iCs/>
          <w:sz w:val="26"/>
          <w:szCs w:val="26"/>
        </w:rPr>
        <w:t>Ao final, requer (a) a concessão de gratuidade de justiça; e (b) a emissão de mandado de pagamento no valor de R$ 533.187,25 e, caso não opostos ou julgados improcedentes os embargos à ação monitória e não realizado o pagamento, solicita a constituição de pleno direito do título executivo judicial.</w:t>
      </w:r>
    </w:p>
    <w:p w14:paraId="74499F4D" w14:textId="55D488E9" w:rsidR="00B87FD8" w:rsidRPr="00525F09" w:rsidRDefault="00B87FD8" w:rsidP="00525F0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525F09">
        <w:rPr>
          <w:rFonts w:ascii="Arial" w:hAnsi="Arial" w:cs="Arial"/>
          <w:i/>
          <w:iCs/>
          <w:sz w:val="26"/>
          <w:szCs w:val="26"/>
        </w:rPr>
        <w:t>Em decisão interlocutória (ID 211563034), deferiu-se a gratuidade de justiça postulada.</w:t>
      </w:r>
    </w:p>
    <w:p w14:paraId="47713280" w14:textId="594826A7" w:rsidR="00B87FD8" w:rsidRPr="00525F09" w:rsidRDefault="00B87FD8" w:rsidP="00525F0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525F09">
        <w:rPr>
          <w:rFonts w:ascii="Arial" w:hAnsi="Arial" w:cs="Arial"/>
          <w:i/>
          <w:iCs/>
          <w:sz w:val="26"/>
          <w:szCs w:val="26"/>
        </w:rPr>
        <w:t>Em embargos à ação monitória (ID 227309273), a ré sustenta que o contrato de crédito consignado foi integralmente pago mediante descontos em folha, não havendo inadimplemento nem exigibilidade do valor cobrado.</w:t>
      </w:r>
    </w:p>
    <w:p w14:paraId="5CAB3722" w14:textId="77777777" w:rsidR="00B87FD8" w:rsidRPr="00525F09" w:rsidRDefault="00B87FD8" w:rsidP="00525F0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525F09">
        <w:rPr>
          <w:rFonts w:ascii="Arial" w:hAnsi="Arial" w:cs="Arial"/>
          <w:i/>
          <w:iCs/>
          <w:sz w:val="26"/>
          <w:szCs w:val="26"/>
        </w:rPr>
        <w:t>Afirma que o relatório apresentado pelo banco é documento unilateral e insuficiente para comprovar a dívida.</w:t>
      </w:r>
    </w:p>
    <w:p w14:paraId="2F6EFD00" w14:textId="77777777" w:rsidR="00B87FD8" w:rsidRPr="00525F09" w:rsidRDefault="00B87FD8" w:rsidP="00525F0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525F09">
        <w:rPr>
          <w:rFonts w:ascii="Arial" w:hAnsi="Arial" w:cs="Arial"/>
          <w:i/>
          <w:iCs/>
          <w:sz w:val="26"/>
          <w:szCs w:val="26"/>
        </w:rPr>
        <w:t>Ao final, postula (a) a suspensão da eficácia do mandado monitório inicial; e (b) a procedência dos embargos, com o reconhecimento do adimplemento do crédito.</w:t>
      </w:r>
    </w:p>
    <w:p w14:paraId="4FECC72F" w14:textId="52BBF606" w:rsidR="00B87FD8" w:rsidRPr="00525F09" w:rsidRDefault="00B87FD8" w:rsidP="00525F0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525F09">
        <w:rPr>
          <w:rFonts w:ascii="Arial" w:hAnsi="Arial" w:cs="Arial"/>
          <w:i/>
          <w:iCs/>
          <w:sz w:val="26"/>
          <w:szCs w:val="26"/>
        </w:rPr>
        <w:t>Em petição (ID 227974561), a requerida promoveu a juntada de documento.</w:t>
      </w:r>
    </w:p>
    <w:p w14:paraId="49A23C47" w14:textId="3C17EA80" w:rsidR="00B87FD8" w:rsidRPr="00525F09" w:rsidRDefault="00B87FD8" w:rsidP="00525F0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525F09">
        <w:rPr>
          <w:rFonts w:ascii="Arial" w:hAnsi="Arial" w:cs="Arial"/>
          <w:i/>
          <w:iCs/>
          <w:sz w:val="26"/>
          <w:szCs w:val="26"/>
        </w:rPr>
        <w:t>Réplica no ID 231047279.</w:t>
      </w:r>
    </w:p>
    <w:p w14:paraId="6FEF4057" w14:textId="2EE43353" w:rsidR="00B87FD8" w:rsidRPr="00525F09" w:rsidRDefault="00B87FD8" w:rsidP="00525F0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525F09">
        <w:rPr>
          <w:rFonts w:ascii="Arial" w:hAnsi="Arial" w:cs="Arial"/>
          <w:i/>
          <w:iCs/>
          <w:sz w:val="26"/>
          <w:szCs w:val="26"/>
        </w:rPr>
        <w:t>Na fase de especificação de provas (ID 231763890), ambas as partes (IDs 232602033 e 233503090) manifestaram desinteresse pela dilação probatória.</w:t>
      </w:r>
    </w:p>
    <w:p w14:paraId="4CDA6211" w14:textId="03E951AE" w:rsidR="00933743" w:rsidRPr="00525F09" w:rsidRDefault="00B87FD8" w:rsidP="00525F09">
      <w:pPr>
        <w:spacing w:after="0" w:line="360" w:lineRule="auto"/>
        <w:ind w:left="2268" w:firstLine="1134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  <w:rPrChange w:id="1076" w:author="Assessor GDSXSR" w:date="2026-10-27T21:21:41Z">
            <w:rPr>
              <w:rFonts w:ascii="Arial" w:hAnsi="Arial" w:cs="Arial"/>
              <w:i/>
              <w:iCs/>
              <w:sz w:val="26"/>
              <w:szCs w:val="26"/>
            </w:rPr>
          </w:rPrChange>
        </w:rPr>
        <w:t xml:space="preserve">Em decisão de saneamento (ID 273358879), determinou-se a retificação do polo ativo para que passasse a constar B6 ASSIGNEE ASSETS LTDA, com exclusão de Massa Falida do Banco Cruzeiro do Sul S/A, consoante pleiteado nos IDs 236726547, 253803852 e 256462663.</w:t>
      </w:r>
      <w:ins w:id="1077" w:author="Assessor GDSXSR" w:date="2026-10-27T21:21:4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 </w:t>
        </w:r>
      </w:ins>
      <w:r>
        <w:rPr>
          <w:rFonts w:ascii="Arial" w:hAnsi="Arial" w:cs="Arial"/>
          <w:i/>
          <w:iCs/>
          <w:sz w:val="26"/>
          <w:szCs w:val="26"/>
          <w:rPrChange w:id="1078" w:author="Assessor GDSXSR" w:date="2026-10-27T21:21:41Z">
            <w:rPr>
              <w:rFonts w:ascii="Arial" w:hAnsi="Arial" w:cs="Arial"/>
              <w:i/>
              <w:iCs/>
              <w:sz w:val="26"/>
              <w:szCs w:val="26"/>
            </w:rPr>
          </w:rPrChange>
        </w:rPr>
        <w:t xml:space="preserve">(...)”</w:t>
      </w:r>
      <w:r>
        <w:rPr>
          <w:rFonts w:ascii="Arial" w:hAnsi="Arial" w:cs="Arial"/>
          <w:i/>
          <w:iCs/>
          <w:sz w:val="26"/>
          <w:szCs w:val="26"/>
          <w:rPrChange w:id="1079" w:author="Assessor GDSXSR" w:date="2026-10-27T21:21:41Z">
            <w:rPr>
              <w:rFonts w:ascii="Arial" w:hAnsi="Arial" w:cs="Arial"/>
              <w:i/>
              <w:iCs/>
              <w:sz w:val="26"/>
              <w:szCs w:val="26"/>
            </w:rPr>
          </w:rPrChange>
        </w:rPr>
        <w:t xml:space="preserve"> </w:t>
      </w:r>
      <w:r>
        <w:rPr>
          <w:rFonts w:ascii="Arial" w:hAnsi="Arial" w:cs="Arial"/>
          <w:i/>
          <w:sz w:val="26"/>
          <w:szCs w:val="26"/>
          <w:rPrChange w:id="1080" w:author="Assessor GDSXSR" w:date="2026-10-27T21:21:41Z">
            <w:rPr>
              <w:rFonts w:ascii="Arial" w:hAnsi="Arial" w:cs="Arial"/>
              <w:sz w:val="26"/>
              <w:szCs w:val="26"/>
            </w:rPr>
          </w:rPrChange>
        </w:rPr>
        <w:t xml:space="preserve">(ID </w:t>
      </w:r>
      <w:r>
        <w:rPr>
          <w:rFonts w:ascii="Arial" w:hAnsi="Arial" w:cs="Arial"/>
          <w:i/>
          <w:sz w:val="26"/>
          <w:szCs w:val="26"/>
          <w:rPrChange w:id="1081" w:author="Assessor GDSXSR" w:date="2026-10-27T21:21:41Z">
            <w:rPr>
              <w:rFonts w:ascii="Arial" w:hAnsi="Arial" w:cs="Arial"/>
              <w:sz w:val="26"/>
              <w:szCs w:val="26"/>
            </w:rPr>
          </w:rPrChange>
        </w:rPr>
        <w:t xml:space="preserve">88084425</w:t>
      </w:r>
      <w:r>
        <w:rPr>
          <w:rFonts w:ascii="Arial" w:hAnsi="Arial" w:cs="Arial"/>
          <w:i/>
          <w:sz w:val="26"/>
          <w:szCs w:val="26"/>
          <w:rPrChange w:id="1082" w:author="Assessor GDSXSR" w:date="2026-10-27T21:21:41Z">
            <w:rPr>
              <w:rFonts w:ascii="Arial" w:hAnsi="Arial" w:cs="Arial"/>
              <w:sz w:val="26"/>
              <w:szCs w:val="26"/>
            </w:rPr>
          </w:rPrChange>
        </w:rPr>
        <w:t xml:space="preserve">).</w:t>
      </w:r>
    </w:p>
    <w:p w14:paraId="70F107F4" w14:textId="77777777" w:rsidR="00933743" w:rsidRDefault="00933743" w:rsidP="007E609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9CB1D6A" w14:textId="4A78D60F" w:rsidR="00933743" w:rsidRDefault="00933743" w:rsidP="007E609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6"/>
      <w:r>
        <w:rPr>
          <w:rFonts w:ascii="Arial" w:hAnsi="Arial" w:cs="Arial"/>
          <w:sz w:val="28"/>
          <w:szCs w:val="28"/>
        </w:rPr>
        <w:t xml:space="preserve">A MM. Juíza </w:t>
      </w:r>
      <w:del w:id="1083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Sentenciante</w:delText>
        </w:r>
      </w:del>
      <w:ins w:id="1084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sentenciante</w:t>
        </w:r>
      </w:ins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Dra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sz w:val="28"/>
          <w:szCs w:val="28"/>
        </w:rPr>
        <w:t xml:space="preserve"> </w:t>
      </w:r>
      <w:del w:id="1085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ALANNA</w:delText>
        </w:r>
      </w:del>
      <w:ins w:id="1086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Alanna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87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DO</w:delText>
        </w:r>
      </w:del>
      <w:ins w:id="1088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do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89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CARMO</w:delText>
        </w:r>
      </w:del>
      <w:ins w:id="1090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Carmo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91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SANKIO</w:delText>
        </w:r>
      </w:del>
      <w:ins w:id="1092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Sankio</w:t>
        </w:r>
      </w:ins>
      <w:r>
        <w:rPr>
          <w:rFonts w:ascii="Arial" w:hAnsi="Arial" w:cs="Arial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da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1ª Vara Cível de Brasília</w:t>
      </w:r>
      <w:r>
        <w:rPr>
          <w:rFonts w:ascii="Arial" w:hAnsi="Arial" w:cs="Arial"/>
          <w:sz w:val="28"/>
          <w:szCs w:val="28"/>
        </w:rPr>
        <w:t xml:space="preserve">, julgou no seguinte sentido:</w:t>
      </w:r>
      <w:commentRangeEnd w:id="16"/>
      <w:r>
        <w:rPr>
          <w:rStyle w:val="CommentReference"/>
        </w:rPr>
        <w:commentReference w:id="16"/>
      </w:r>
    </w:p>
    <w:p w14:paraId="30345C6D" w14:textId="77777777" w:rsidR="00933743" w:rsidRDefault="00933743" w:rsidP="007E609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9D6830E" w14:textId="42A555BE" w:rsidR="00B87FD8" w:rsidRPr="00B87FD8" w:rsidRDefault="00933743" w:rsidP="007E6093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A7009">
        <w:rPr>
          <w:rFonts w:ascii="Arial" w:hAnsi="Arial" w:cs="Arial"/>
          <w:sz w:val="26"/>
          <w:szCs w:val="26"/>
        </w:rPr>
        <w:t>“</w:t>
      </w:r>
      <w:r w:rsidR="00B87FD8" w:rsidRPr="00B87FD8">
        <w:rPr>
          <w:rFonts w:ascii="Arial" w:hAnsi="Arial" w:cs="Arial"/>
          <w:i/>
          <w:iCs/>
          <w:sz w:val="26"/>
          <w:szCs w:val="26"/>
        </w:rPr>
        <w:t xml:space="preserve">ANTE O EXPOSTO, com fundamento nos arts. 487, inciso I, e 702, § 8º, ambos do </w:t>
      </w:r>
      <w:r w:rsidR="00AC66E6">
        <w:rPr>
          <w:rFonts w:ascii="Arial" w:hAnsi="Arial" w:cs="Arial"/>
          <w:i/>
          <w:iCs/>
          <w:sz w:val="26"/>
          <w:szCs w:val="26"/>
        </w:rPr>
        <w:t xml:space="preserve"> C</w:t>
      </w:r>
      <w:r w:rsidR="00B87FD8" w:rsidRPr="00B87FD8">
        <w:rPr>
          <w:rFonts w:ascii="Arial" w:hAnsi="Arial" w:cs="Arial"/>
          <w:i/>
          <w:iCs/>
          <w:sz w:val="26"/>
          <w:szCs w:val="26"/>
        </w:rPr>
        <w:t>PC, </w:t>
      </w:r>
      <w:r w:rsidR="00B87FD8" w:rsidRPr="00B87FD8">
        <w:rPr>
          <w:rFonts w:ascii="Arial" w:hAnsi="Arial" w:cs="Arial"/>
          <w:b/>
          <w:bCs/>
          <w:i/>
          <w:iCs/>
          <w:sz w:val="26"/>
          <w:szCs w:val="26"/>
        </w:rPr>
        <w:t>ACOLHO EM PARTE OS EMBARGOS À AÇÃO MONITÓRIA</w:t>
      </w:r>
      <w:r w:rsidR="00B87FD8" w:rsidRPr="00B87FD8">
        <w:rPr>
          <w:rFonts w:ascii="Arial" w:hAnsi="Arial" w:cs="Arial"/>
          <w:i/>
          <w:iCs/>
          <w:sz w:val="26"/>
          <w:szCs w:val="26"/>
        </w:rPr>
        <w:t> e </w:t>
      </w:r>
      <w:r w:rsidR="00B87FD8" w:rsidRPr="00B87FD8">
        <w:rPr>
          <w:rFonts w:ascii="Arial" w:hAnsi="Arial" w:cs="Arial"/>
          <w:b/>
          <w:bCs/>
          <w:i/>
          <w:iCs/>
          <w:sz w:val="26"/>
          <w:szCs w:val="26"/>
        </w:rPr>
        <w:t>declaro constituído de pleno direito título executivo judicial</w:t>
      </w:r>
      <w:r w:rsidR="00B87FD8" w:rsidRPr="00B87FD8">
        <w:rPr>
          <w:rFonts w:ascii="Arial" w:hAnsi="Arial" w:cs="Arial"/>
          <w:i/>
          <w:iCs/>
          <w:sz w:val="26"/>
          <w:szCs w:val="26"/>
        </w:rPr>
        <w:t> em que se reconhece a obrigação de ANA LUCIA FERREIRA DOS SANTOS pagar o montante de R$ 38.008,30 (trinta e oito mil, oito reais e trinta centavos) em favor de B6 ASSIGNEE ASSETS LTDA.</w:t>
      </w:r>
    </w:p>
    <w:p w14:paraId="156E94A5" w14:textId="77777777" w:rsidR="00B87FD8" w:rsidRPr="00B87FD8" w:rsidRDefault="00B87FD8" w:rsidP="007E6093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B87FD8">
        <w:rPr>
          <w:rFonts w:ascii="Arial" w:hAnsi="Arial" w:cs="Arial"/>
          <w:i/>
          <w:iCs/>
          <w:sz w:val="26"/>
          <w:szCs w:val="26"/>
        </w:rPr>
        <w:t>Esse débito deverá ser corrigido e acrescido de juros de mora desde os vencimentos de cada parcela que o integra e em observância à sistemática de cálculo e aos índices previstos contratualmente.</w:t>
      </w:r>
    </w:p>
    <w:p w14:paraId="4E492846" w14:textId="77777777" w:rsidR="00B87FD8" w:rsidRPr="00B87FD8" w:rsidRDefault="00B87FD8" w:rsidP="007E6093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commentRangeStart w:id="17"/>
      <w:r>
        <w:rPr>
          <w:rFonts w:ascii="Arial" w:hAnsi="Arial" w:cs="Arial"/>
          <w:i/>
          <w:iCs/>
          <w:sz w:val="26"/>
          <w:szCs w:val="26"/>
        </w:rPr>
        <w:t xml:space="preserve">Em razão da sucumbência recíproca (art. 86, caput, do CPC), condeno a autora – na proporção de 80% (oitenta por cento) - e a ré – na proporção de 20% (vinte por cento) - ao pagamento das custas processuais e dos honorários advocatícios, estes fixados em 10% (dez por cento) sobre o valor da condenação, a ser atualizado (art. 85, §§ 2º e 6º-A, do CPC).</w:t>
      </w:r>
      <w:ins w:id="1093" w:author="Assessor GDSXSR" w:date="2026-10-27T21:21:4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” – Grifei</w:t>
        </w:r>
        <w:commentRangeEnd w:id="17"/>
      </w:ins>
      <w:r>
        <w:rPr>
          <w:rStyle w:val="CommentReference"/>
        </w:rPr>
        <w:commentReference w:id="17"/>
      </w:r>
    </w:p>
    <w:p w14:paraId="679AF752" w14:textId="77777777" w:rsidR="00B87FD8" w:rsidRPr="00B87FD8" w:rsidRDefault="00B87FD8" w:rsidP="007E6093">
      <w:pPr>
        <w:spacing w:after="0" w:line="360" w:lineRule="auto"/>
        <w:ind w:left="2268" w:firstLine="1134"/>
        <w:jc w:val="both"/>
        <w:rPr>
          <w:del w:id="1095" w:author="Assessor GDSXSR" w:date="2026-10-27T21:21:41Z"/>
          <w:rFonts w:ascii="Arial" w:hAnsi="Arial" w:cs="Arial"/>
          <w:i/>
          <w:iCs/>
          <w:sz w:val="26"/>
          <w:szCs w:val="26"/>
        </w:rPr>
      </w:pPr>
      <w:del w:id="1094" w:author="Assessor GDSXSR" w:date="2026-10-27T21:21:41Z">
        <w:r w:rsidRPr="00B87FD8">
          <w:rPr>
            <w:rFonts w:ascii="Arial" w:hAnsi="Arial" w:cs="Arial"/>
            <w:i/>
            <w:iCs/>
            <w:sz w:val="26"/>
            <w:szCs w:val="26"/>
          </w:rPr>
          <w:delText>Publique-se. Intimem-se.</w:delText>
        </w:r>
      </w:del>
    </w:p>
    <w:p w14:paraId="63CA912B" w14:textId="65DCC3E3" w:rsidR="00933743" w:rsidRPr="000A7009" w:rsidRDefault="00933743" w:rsidP="007E6093">
      <w:pPr>
        <w:spacing w:after="0" w:line="360" w:lineRule="auto"/>
        <w:ind w:left="2268" w:firstLine="1134"/>
        <w:jc w:val="both"/>
        <w:rPr>
          <w:del w:id="1100" w:author="Assessor GDSXSR" w:date="2026-10-27T21:21:41Z"/>
          <w:rFonts w:ascii="Arial" w:hAnsi="Arial" w:cs="Arial"/>
          <w:i/>
          <w:iCs/>
          <w:sz w:val="26"/>
          <w:szCs w:val="26"/>
        </w:rPr>
      </w:pPr>
      <w:del w:id="1096" w:author="Assessor GDSXSR" w:date="2026-10-27T21:21:41Z">
        <w:r w:rsidRPr="000A7009">
          <w:rPr>
            <w:rFonts w:ascii="Arial" w:hAnsi="Arial" w:cs="Arial"/>
            <w:i/>
            <w:iCs/>
            <w:sz w:val="26"/>
            <w:szCs w:val="26"/>
          </w:rPr>
          <w:delText>(...)</w:delText>
        </w:r>
      </w:del>
      <w:del w:id="1097" w:author="Assessor GDSXSR" w:date="2026-10-27T21:21:41Z">
        <w:r>
          <w:rPr>
            <w:rFonts w:ascii="Arial" w:hAnsi="Arial" w:cs="Arial"/>
            <w:i/>
            <w:iCs/>
            <w:sz w:val="26"/>
            <w:szCs w:val="26"/>
          </w:rPr>
          <w:delText>.</w:delText>
        </w:r>
      </w:del>
      <w:del w:id="1098" w:author="Assessor GDSXSR" w:date="2026-10-27T21:21:41Z">
        <w:r w:rsidRPr="000A7009">
          <w:rPr>
            <w:rFonts w:ascii="Arial" w:hAnsi="Arial" w:cs="Arial"/>
            <w:i/>
            <w:iCs/>
            <w:sz w:val="26"/>
            <w:szCs w:val="26"/>
          </w:rPr>
          <w:delText>”</w:delText>
        </w:r>
      </w:del>
      <w:del w:id="1099" w:author="Assessor GDSXSR" w:date="2026-10-27T21:21:41Z">
        <w:r w:rsidR="00525F09">
          <w:rPr>
            <w:rFonts w:ascii="Arial" w:hAnsi="Arial" w:cs="Arial"/>
            <w:i/>
            <w:iCs/>
            <w:sz w:val="26"/>
            <w:szCs w:val="26"/>
          </w:rPr>
          <w:delText xml:space="preserve"> Grifei.</w:delText>
        </w:r>
      </w:del>
    </w:p>
    <w:p w14:paraId="6D301B13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CABDA06" w14:textId="3C14AFBB" w:rsidR="00AC66E6" w:rsidRPr="00601CEB" w:rsidRDefault="00AC66E6" w:rsidP="00AC66E6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1"/>
      <w:commentRangeStart w:id="18"/>
      <w:r>
        <w:rPr>
          <w:rFonts w:ascii="Arial" w:hAnsi="Arial" w:cs="Arial"/>
          <w:sz w:val="28"/>
          <w:szCs w:val="28"/>
        </w:rPr>
        <w:t xml:space="preserve">Apelo da autora, </w:t>
      </w:r>
      <w:r>
        <w:rPr>
          <w:rFonts w:ascii="Arial" w:hAnsi="Arial" w:cs="Arial"/>
          <w:sz w:val="28"/>
          <w:szCs w:val="28"/>
        </w:rPr>
        <w:t xml:space="preserve">B6 ASSIGNEE ASSETS LTDA</w:t>
      </w:r>
      <w:del w:id="1101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(ID </w:t>
      </w:r>
      <w:r>
        <w:rPr>
          <w:rFonts w:ascii="Arial" w:hAnsi="Arial" w:cs="Arial"/>
          <w:sz w:val="28"/>
          <w:szCs w:val="28"/>
        </w:rPr>
        <w:t xml:space="preserve">88084431</w:t>
      </w:r>
      <w:r>
        <w:rPr>
          <w:rFonts w:ascii="Arial" w:hAnsi="Arial" w:cs="Arial"/>
          <w:sz w:val="28"/>
          <w:szCs w:val="28"/>
        </w:rPr>
        <w:t xml:space="preserve">)</w:t>
      </w:r>
      <w:ins w:id="1102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em que alega, em síntese, que</w:t>
      </w:r>
      <w:del w:id="1103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)</w:delText>
        </w:r>
      </w:del>
      <w:r>
        <w:rPr>
          <w:rFonts w:ascii="Arial" w:hAnsi="Arial" w:cs="Arial"/>
          <w:sz w:val="28"/>
          <w:szCs w:val="28"/>
        </w:rPr>
        <w:t xml:space="preserve">: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1)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 sentença considerou indevidamente quitadas as parcelas 5 a 7 e 17 a 66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com base apenas em extrato de consignação, documento que demonstra a situação da averbação no sistema, mas não comprova o efetivo desconto em folha nem o pagamento à instituição financeira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2)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competia à apelada comprovar o pagamento das parcelas controvertidas, por se tratar de fato extintivo do direito da autora (</w:t>
      </w:r>
      <w:del w:id="1104" w:author="Assessor GDSXSR" w:date="2026-10-27T21:21:41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art.</w:delText>
        </w:r>
      </w:del>
      <w:ins w:id="1105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CPC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373</w:t>
      </w:r>
      <w:del w:id="1106" w:author="Assessor GDSXSR" w:date="2026-10-27T21:21:41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color w:val="000000" w:themeColor="text1"/>
          <w:sz w:val="28"/>
          <w:szCs w:val="28"/>
        </w:rPr>
        <w:t xml:space="preserve"> II</w:t>
      </w:r>
      <w:del w:id="1107" w:author="Assessor GDSXSR" w:date="2026-10-27T21:21:41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, do CPC</w:delText>
        </w:r>
      </w:del>
      <w:r>
        <w:rPr>
          <w:rFonts w:ascii="Arial" w:hAnsi="Arial" w:cs="Arial"/>
          <w:color w:val="000000" w:themeColor="text1"/>
          <w:sz w:val="28"/>
          <w:szCs w:val="28"/>
        </w:rPr>
        <w:t xml:space="preserve">),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ônus do qual não se desincumbiu, pois não apresentou ficha financeira ou contracheques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3)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108" w:author="Assessor GDSXSR" w:date="2026-10-27T21:21:41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</w:delText>
        </w:r>
      </w:del>
      <w:ins w:id="1109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insuficiência de margem consignável não extingue a dívida, subsistindo a obrigação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de o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mutuário efetuar o pagamento diretamente quando o desconto em folha não é realizado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4)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caso se entenda necessária a ficha financeira para comprovação da inadimplência, deve ser anulada a sentença e convertida em diligência para obtenção dos documentos junto ao órgão consignante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5)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o reconhecimento da inadimplência das parcelas controvertidas impõe a redistribuição dos ônus sucumbenciais e a readequação dos honorários advocatícios.</w:t>
      </w:r>
      <w:commentRangeEnd w:id="18"/>
      <w:r>
        <w:rPr>
          <w:rStyle w:val="CommentReference"/>
        </w:rPr>
        <w:commentReference w:id="18"/>
      </w:r>
      <w:commentRangeEnd w:id="1"/>
      <w:r w:rsidR="00525F09" w:rsidRPr="00601CEB">
        <w:rPr>
          <w:rStyle w:val="Refdecomentrio"/>
          <w:rFonts w:ascii="Arial" w:hAnsi="Arial" w:cs="Arial"/>
          <w:color w:val="000000" w:themeColor="text1"/>
          <w:sz w:val="28"/>
          <w:szCs w:val="28"/>
        </w:rPr>
        <w:commentReference w:id="1"/>
      </w:r>
    </w:p>
    <w:p w14:paraId="77D7FD68" w14:textId="77777777" w:rsidR="00AC66E6" w:rsidRDefault="00AC66E6" w:rsidP="00AC66E6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34217638" w14:textId="491AD476" w:rsidR="00AC66E6" w:rsidRDefault="00AC66E6" w:rsidP="00AC66E6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601CEB">
        <w:rPr>
          <w:rFonts w:ascii="Arial" w:hAnsi="Arial" w:cs="Arial"/>
          <w:color w:val="000000" w:themeColor="text1"/>
          <w:sz w:val="28"/>
          <w:szCs w:val="28"/>
        </w:rPr>
        <w:t xml:space="preserve">Requer a reforma da sentença para reconhecer a inadimplência das parcelas 5 a 7 e 17 a 66, com recálculo do débito e redistribuição da sucumbência; </w:t>
      </w:r>
      <w:r>
        <w:rPr>
          <w:rFonts w:ascii="Arial" w:hAnsi="Arial" w:cs="Arial"/>
          <w:color w:val="000000" w:themeColor="text1"/>
          <w:sz w:val="28"/>
          <w:szCs w:val="28"/>
        </w:rPr>
        <w:t>ou, subsidiariamente,</w:t>
      </w:r>
      <w:r w:rsidRPr="00601CEB">
        <w:rPr>
          <w:rFonts w:ascii="Arial" w:hAnsi="Arial" w:cs="Arial"/>
          <w:color w:val="000000" w:themeColor="text1"/>
          <w:sz w:val="28"/>
          <w:szCs w:val="28"/>
        </w:rPr>
        <w:t xml:space="preserve"> a anulação da sentença para realização de diligência destinada à obtenção da ficha financeira e dos contracheques da apelada.</w:t>
      </w:r>
    </w:p>
    <w:p w14:paraId="265AA7AC" w14:textId="77777777" w:rsidR="00AC66E6" w:rsidRDefault="00AC66E6" w:rsidP="00AC66E6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51F2DF07" w14:textId="3408644F" w:rsidR="00AC66E6" w:rsidRPr="00601CEB" w:rsidRDefault="00AC66E6" w:rsidP="00AC66E6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19"/>
      <w:r>
        <w:rPr>
          <w:rFonts w:ascii="Arial" w:hAnsi="Arial" w:cs="Arial"/>
          <w:sz w:val="28"/>
          <w:szCs w:val="28"/>
        </w:rPr>
        <w:t xml:space="preserve">Contrarrazões</w:t>
      </w:r>
      <w:ins w:id="1110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 (ID 88084435)</w:t>
        </w:r>
      </w:ins>
      <w:r>
        <w:rPr>
          <w:rFonts w:ascii="Arial" w:hAnsi="Arial" w:cs="Arial"/>
          <w:sz w:val="28"/>
          <w:szCs w:val="28"/>
        </w:rPr>
        <w:t xml:space="preserve">, em que </w:t>
      </w:r>
      <w:r>
        <w:rPr>
          <w:rFonts w:ascii="Arial" w:hAnsi="Arial" w:cs="Arial"/>
          <w:sz w:val="28"/>
          <w:szCs w:val="28"/>
        </w:rPr>
        <w:t xml:space="preserve">a ré/apelada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ANA LUCIA FERREIRA DOS SANTOS</w:t>
      </w:r>
      <w:r>
        <w:rPr>
          <w:rFonts w:ascii="Arial" w:hAnsi="Arial" w:cs="Arial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alega que: </w:t>
      </w:r>
      <w:r>
        <w:rPr>
          <w:rFonts w:ascii="Arial" w:hAnsi="Arial" w:cs="Arial"/>
          <w:b/>
          <w:bCs/>
          <w:sz w:val="28"/>
          <w:szCs w:val="28"/>
        </w:rPr>
        <w:t xml:space="preserve">1)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o extrato oficial de consignação emitido pelo sistema eConsig comprova a quitação das parcelas 1 a 98, tendo a sentença corretamente reconhecido que a apelante não produziu prova suficiente para afastar a presunção de veracidade desse documento;</w:t>
      </w:r>
      <w:r>
        <w:rPr>
          <w:rFonts w:ascii="Arial" w:hAnsi="Arial" w:cs="Arial"/>
          <w:b/>
          <w:bCs/>
          <w:sz w:val="28"/>
          <w:szCs w:val="28"/>
        </w:rPr>
        <w:t xml:space="preserve"> 2) </w:t>
      </w:r>
      <w:r>
        <w:rPr>
          <w:rFonts w:ascii="Arial" w:hAnsi="Arial" w:cs="Arial"/>
          <w:sz w:val="28"/>
          <w:szCs w:val="28"/>
        </w:rPr>
        <w:t xml:space="preserve">o pedido subsidiário de conversão do julgamento em diligência configura inovação recursal e encontra-se fulminado pela preclusão, uma vez que a apelante renunciou expressamente à produção de provas na fase processual adequada;</w:t>
      </w:r>
      <w:r>
        <w:rPr>
          <w:rFonts w:ascii="Arial" w:hAnsi="Arial" w:cs="Arial"/>
          <w:b/>
          <w:bCs/>
          <w:sz w:val="28"/>
          <w:szCs w:val="28"/>
        </w:rPr>
        <w:t xml:space="preserve"> 3) </w:t>
      </w:r>
      <w:r>
        <w:rPr>
          <w:rFonts w:ascii="Arial" w:hAnsi="Arial" w:cs="Arial"/>
          <w:sz w:val="28"/>
          <w:szCs w:val="28"/>
        </w:rPr>
        <w:t xml:space="preserve">a distribuição dos ônus sucumbenciais observou corretamente a proporção de êxito e derrota das partes, considerando que a condenação corresponde a parcela mínima do valor originalmente cobrado</w:t>
      </w:r>
      <w:r>
        <w:rPr>
          <w:rFonts w:ascii="Arial" w:hAnsi="Arial" w:cs="Arial"/>
          <w:sz w:val="28"/>
          <w:szCs w:val="28"/>
        </w:rPr>
        <w:t xml:space="preserve">.</w:t>
      </w:r>
      <w:commentRangeEnd w:id="19"/>
      <w:r>
        <w:rPr>
          <w:rStyle w:val="CommentReference"/>
        </w:rPr>
        <w:commentReference w:id="19"/>
      </w:r>
      <w:del w:id="1111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 (</w:delText>
        </w:r>
        <w:r>
          <w:rPr>
            <w:rFonts w:ascii="Arial" w:hAnsi="Arial" w:cs="Arial"/>
            <w:sz w:val="28"/>
            <w:szCs w:val="28"/>
          </w:rPr>
          <w:delText xml:space="preserve">ID </w:delText>
        </w:r>
        <w:r>
          <w:rPr>
            <w:rFonts w:ascii="Arial" w:hAnsi="Arial" w:cs="Arial"/>
            <w:sz w:val="28"/>
            <w:szCs w:val="28"/>
          </w:rPr>
          <w:delText xml:space="preserve">88084435</w:delText>
        </w:r>
        <w:r>
          <w:rPr>
            <w:rFonts w:ascii="Arial" w:hAnsi="Arial" w:cs="Arial"/>
            <w:sz w:val="28"/>
            <w:szCs w:val="28"/>
          </w:rPr>
          <w:delText xml:space="preserve">).</w:delText>
        </w:r>
      </w:del>
    </w:p>
    <w:p w14:paraId="42C584D9" w14:textId="77777777" w:rsidR="007E6093" w:rsidRDefault="007E6093" w:rsidP="001E7E4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A287D33" w14:textId="5576BE09" w:rsidR="001E7E47" w:rsidRPr="00601CEB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2"/>
      <w:commentRangeStart w:id="20"/>
      <w:r>
        <w:rPr>
          <w:rFonts w:ascii="Arial" w:hAnsi="Arial" w:cs="Arial"/>
          <w:sz w:val="28"/>
          <w:szCs w:val="28"/>
        </w:rPr>
        <w:t xml:space="preserve">Apelo </w:t>
      </w:r>
      <w:r>
        <w:rPr>
          <w:rFonts w:ascii="Arial" w:hAnsi="Arial" w:cs="Arial"/>
          <w:sz w:val="28"/>
          <w:szCs w:val="28"/>
        </w:rPr>
        <w:t xml:space="preserve">da ré, </w:t>
      </w:r>
      <w:r>
        <w:rPr>
          <w:rFonts w:ascii="Arial" w:hAnsi="Arial" w:cs="Arial"/>
          <w:sz w:val="28"/>
          <w:szCs w:val="28"/>
        </w:rPr>
        <w:t xml:space="preserve">ANA LUCIA FERREIRA DOS SANTOS</w:t>
      </w:r>
      <w:del w:id="1112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,  </w:delText>
        </w:r>
      </w:del>
      <w:ins w:id="1113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 </w:t>
        </w:r>
      </w:ins>
      <w:r>
        <w:rPr>
          <w:rFonts w:ascii="Arial" w:hAnsi="Arial" w:cs="Arial"/>
          <w:sz w:val="28"/>
          <w:szCs w:val="28"/>
        </w:rPr>
        <w:t xml:space="preserve">(ID</w:t>
      </w:r>
      <w:r>
        <w:t xml:space="preserve"> </w:t>
      </w:r>
      <w:r>
        <w:rPr>
          <w:rFonts w:ascii="Arial" w:hAnsi="Arial" w:cs="Arial"/>
          <w:sz w:val="28"/>
          <w:szCs w:val="28"/>
        </w:rPr>
        <w:t xml:space="preserve">88084428</w:t>
      </w:r>
      <w:r>
        <w:rPr>
          <w:rFonts w:ascii="Arial" w:hAnsi="Arial" w:cs="Arial"/>
          <w:sz w:val="28"/>
          <w:szCs w:val="28"/>
        </w:rPr>
        <w:t xml:space="preserve">)</w:t>
      </w:r>
      <w:ins w:id="1114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sz w:val="28"/>
          <w:szCs w:val="28"/>
        </w:rPr>
        <w:t xml:space="preserve"> em que alega, em síntese</w:t>
      </w:r>
      <w:r>
        <w:rPr>
          <w:rFonts w:ascii="Arial" w:hAnsi="Arial" w:cs="Arial"/>
          <w:sz w:val="28"/>
          <w:szCs w:val="28"/>
        </w:rPr>
        <w:t xml:space="preserve">, que: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1)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 sentença fixou os honorários sucumbenciais com base no valor da condenação para ambas as partes, em desacordo com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o art. 85, § 2º, do CPC,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que estabelece ordem preferencial de incidência sobre o valor da condenação, o proveito econômico obtido ou, subsidiariamente, o valor da causa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2)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em hipótese de sucumbência recíproca decorrente da expressiva redução do valor inicialmente pleiteado, o proveito econômico da apelante corresponde à diferença entre o valor cobrado na inicial (R$ 533.187,25) e o valor efetivamente reconhecido na sentença (R$ 38.008,30), representando benefício patrimonial concreto e mensurável.</w:t>
      </w:r>
      <w:commentRangeEnd w:id="20"/>
      <w:r>
        <w:rPr>
          <w:rStyle w:val="CommentReference"/>
        </w:rPr>
        <w:commentReference w:id="20"/>
      </w:r>
      <w:commentRangeEnd w:id="2"/>
      <w:r w:rsidR="00525F09" w:rsidRPr="00601CEB">
        <w:rPr>
          <w:rStyle w:val="Refdecomentrio"/>
          <w:rFonts w:ascii="Arial" w:hAnsi="Arial" w:cs="Arial"/>
          <w:color w:val="000000" w:themeColor="text1"/>
          <w:sz w:val="28"/>
          <w:szCs w:val="28"/>
        </w:rPr>
        <w:commentReference w:id="2"/>
      </w:r>
    </w:p>
    <w:p w14:paraId="7E581991" w14:textId="77777777" w:rsidR="001E7E47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14D9BC40" w14:textId="79FF68E0" w:rsidR="001E7E47" w:rsidRPr="00601CEB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601CEB">
        <w:rPr>
          <w:rFonts w:ascii="Arial" w:hAnsi="Arial" w:cs="Arial"/>
          <w:color w:val="000000" w:themeColor="text1"/>
          <w:sz w:val="28"/>
          <w:szCs w:val="28"/>
        </w:rPr>
        <w:t xml:space="preserve">Requer </w:t>
      </w:r>
      <w:r>
        <w:rPr>
          <w:rFonts w:ascii="Arial" w:hAnsi="Arial" w:cs="Arial"/>
          <w:color w:val="000000" w:themeColor="text1"/>
          <w:sz w:val="28"/>
          <w:szCs w:val="28"/>
        </w:rPr>
        <w:t>a reforma da</w:t>
      </w:r>
      <w:r w:rsidRPr="00601CEB">
        <w:rPr>
          <w:rFonts w:ascii="Arial" w:hAnsi="Arial" w:cs="Arial"/>
          <w:color w:val="000000" w:themeColor="text1"/>
          <w:sz w:val="28"/>
          <w:szCs w:val="28"/>
        </w:rPr>
        <w:t xml:space="preserve"> sentença</w:t>
      </w:r>
      <w:r w:rsidR="00525F09">
        <w:rPr>
          <w:rFonts w:ascii="Arial" w:hAnsi="Arial" w:cs="Arial"/>
          <w:color w:val="000000" w:themeColor="text1"/>
          <w:sz w:val="28"/>
          <w:szCs w:val="28"/>
        </w:rPr>
        <w:t xml:space="preserve"> para fixar os </w:t>
      </w:r>
      <w:r w:rsidRPr="00601CEB">
        <w:rPr>
          <w:rFonts w:ascii="Arial" w:hAnsi="Arial" w:cs="Arial"/>
          <w:color w:val="000000" w:themeColor="text1"/>
          <w:sz w:val="28"/>
          <w:szCs w:val="28"/>
        </w:rPr>
        <w:t>honorários advocatícios devidos aos patronos da apelante em 10% sobre o proveito econômico obtido, correspondente à diferença entre o valor cobrado na petição inicial e o valor efetivamente reconhecido na condenação.</w:t>
      </w:r>
    </w:p>
    <w:p w14:paraId="00179E5F" w14:textId="77777777" w:rsidR="001E7E47" w:rsidRPr="00882188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523620E" w14:textId="547FE48C" w:rsidR="001E7E47" w:rsidRPr="00882188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3"/>
      <w:commentRangeStart w:id="21"/>
      <w:r>
        <w:rPr>
          <w:rFonts w:ascii="Arial" w:hAnsi="Arial" w:cs="Arial"/>
          <w:sz w:val="28"/>
          <w:szCs w:val="28"/>
        </w:rPr>
        <w:t xml:space="preserve">Contrarrazões</w:t>
      </w:r>
      <w:ins w:id="1115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 (ID 88084436)</w:t>
        </w:r>
      </w:ins>
      <w:r>
        <w:rPr>
          <w:rFonts w:ascii="Arial" w:hAnsi="Arial" w:cs="Arial"/>
          <w:sz w:val="28"/>
          <w:szCs w:val="28"/>
        </w:rPr>
        <w:t xml:space="preserve">, em que </w:t>
      </w:r>
      <w:r>
        <w:rPr>
          <w:rFonts w:ascii="Arial" w:hAnsi="Arial" w:cs="Arial"/>
          <w:sz w:val="28"/>
          <w:szCs w:val="28"/>
        </w:rPr>
        <w:t xml:space="preserve">a autora/</w:t>
      </w:r>
      <w:r>
        <w:rPr>
          <w:rFonts w:ascii="Arial" w:hAnsi="Arial" w:cs="Arial"/>
          <w:sz w:val="28"/>
          <w:szCs w:val="28"/>
        </w:rPr>
        <w:t xml:space="preserve">apelad</w:t>
      </w:r>
      <w:r>
        <w:rPr>
          <w:rFonts w:ascii="Arial" w:hAnsi="Arial" w:cs="Arial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B6 ASSIGNEE ASSETS LTDA</w:t>
      </w:r>
      <w:del w:id="1116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 </w:delText>
        </w:r>
      </w:del>
      <w:r>
        <w:rPr>
          <w:rFonts w:ascii="Arial" w:hAnsi="Arial" w:cs="Arial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alega que: </w:t>
      </w:r>
      <w:r>
        <w:rPr>
          <w:rFonts w:ascii="Arial" w:hAnsi="Arial" w:cs="Arial"/>
          <w:b/>
          <w:bCs/>
          <w:sz w:val="28"/>
          <w:szCs w:val="28"/>
        </w:rPr>
        <w:t xml:space="preserve">1)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</w:t>
      </w:r>
      <w:r>
        <w:rPr>
          <w:rFonts w:ascii="Arial" w:hAnsi="Arial" w:cs="Arial"/>
          <w:sz w:val="28"/>
          <w:szCs w:val="28"/>
        </w:rPr>
        <w:t xml:space="preserve">sentença observou corretamente </w:t>
      </w:r>
      <w:r>
        <w:rPr>
          <w:rFonts w:ascii="Arial" w:hAnsi="Arial" w:cs="Arial"/>
          <w:sz w:val="28"/>
          <w:szCs w:val="28"/>
        </w:rPr>
        <w:t xml:space="preserve">o art. 85, § 2º, do CPC </w:t>
      </w:r>
      <w:r>
        <w:rPr>
          <w:rFonts w:ascii="Arial" w:hAnsi="Arial" w:cs="Arial"/>
          <w:sz w:val="28"/>
          <w:szCs w:val="28"/>
        </w:rPr>
        <w:t xml:space="preserve">ao fixar os honorários sobre o valor da condenação, por existir condenação pecuniária expressa, sendo incabível a utilização do proveito econômico como base de cálculo</w:t>
      </w:r>
      <w:r>
        <w:rPr>
          <w:rFonts w:ascii="Arial" w:hAnsi="Arial" w:cs="Arial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sz w:val="28"/>
          <w:szCs w:val="28"/>
        </w:rPr>
        <w:t xml:space="preserve">2)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pretensão da apelante de modificar apenas a base de cálculo dos honorários desconsidera a distribuição proporcional da sucumbência fixada na sentença (80% para a autora e 20% para a ré), comprometendo o equilíbrio estabelecido pelo julgado</w:t>
      </w:r>
      <w:r>
        <w:rPr>
          <w:rFonts w:ascii="Arial" w:hAnsi="Arial" w:cs="Arial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sz w:val="28"/>
          <w:szCs w:val="28"/>
        </w:rPr>
        <w:t xml:space="preserve">3)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divisão dos ônus sucumbenciais reflete adequadamente o grau de êxito e derrota das partes, devendo ser preservada.</w:t>
      </w:r>
      <w:commentRangeEnd w:id="21"/>
      <w:r>
        <w:rPr>
          <w:rStyle w:val="CommentReference"/>
        </w:rPr>
        <w:commentReference w:id="21"/>
      </w:r>
      <w:del w:id="1117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 </w:delText>
        </w:r>
        <w:r>
          <w:rPr>
            <w:rFonts w:ascii="Arial" w:hAnsi="Arial" w:cs="Arial"/>
            <w:sz w:val="28"/>
            <w:szCs w:val="28"/>
          </w:rPr>
          <w:delText xml:space="preserve">(ID</w:delText>
        </w:r>
        <w:r>
          <w:rPr>
            <w:rFonts w:ascii="Arial" w:hAnsi="Arial" w:cs="Arial"/>
            <w:sz w:val="28"/>
            <w:szCs w:val="28"/>
          </w:rPr>
          <w:delText xml:space="preserve">88084436</w:delText>
        </w:r>
        <w:r>
          <w:rPr>
            <w:rFonts w:ascii="Arial" w:hAnsi="Arial" w:cs="Arial"/>
            <w:sz w:val="28"/>
            <w:szCs w:val="28"/>
          </w:rPr>
          <w:delText xml:space="preserve">). </w:delText>
        </w:r>
      </w:del>
      <w:commentRangeEnd w:id="3"/>
      <w:r w:rsidR="00525F09" w:rsidRPr="00AC66E6">
        <w:rPr>
          <w:rStyle w:val="Refdecomentrio"/>
          <w:rFonts w:ascii="Arial" w:hAnsi="Arial" w:cs="Arial"/>
          <w:sz w:val="28"/>
          <w:szCs w:val="28"/>
        </w:rPr>
        <w:commentReference w:id="3"/>
      </w:r>
    </w:p>
    <w:p w14:paraId="4CE2D612" w14:textId="02C10A81" w:rsidR="00933743" w:rsidRPr="00882188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53B5F0F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882188">
        <w:rPr>
          <w:rFonts w:ascii="Arial" w:hAnsi="Arial" w:cs="Arial"/>
          <w:sz w:val="28"/>
          <w:szCs w:val="28"/>
        </w:rPr>
        <w:t>É o relatório.</w:t>
      </w:r>
    </w:p>
    <w:p w14:paraId="41BA9937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E94B9DC" w14:textId="77777777" w:rsidR="00933743" w:rsidRDefault="00933743" w:rsidP="0093374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1AAAEF76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AB140BC" w14:textId="77777777" w:rsidR="00933743" w:rsidRPr="00355C73" w:rsidRDefault="00933743" w:rsidP="0093374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VOTO</w:t>
      </w:r>
    </w:p>
    <w:p w14:paraId="6D0D2EFB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DD0465A" w14:textId="77777777" w:rsidR="00933743" w:rsidRPr="00355C73" w:rsidRDefault="00933743" w:rsidP="00933743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O Senhor Desembargador SÉRGIO ROCHA – Relator.</w:t>
      </w:r>
    </w:p>
    <w:p w14:paraId="2A27A537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DFA0380" w14:textId="2EC9161F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22"/>
      <w:r>
        <w:rPr>
          <w:rFonts w:ascii="Arial" w:hAnsi="Arial" w:cs="Arial"/>
          <w:sz w:val="28"/>
          <w:szCs w:val="28"/>
        </w:rPr>
        <w:t xml:space="preserve">Ação ajuizada em </w:t>
      </w:r>
      <w:r>
        <w:rPr>
          <w:rFonts w:ascii="Arial" w:hAnsi="Arial" w:cs="Arial"/>
          <w:sz w:val="28"/>
          <w:szCs w:val="28"/>
        </w:rPr>
        <w:t xml:space="preserve">17/09/2024</w:t>
      </w:r>
      <w:r>
        <w:rPr>
          <w:rFonts w:ascii="Arial" w:hAnsi="Arial" w:cs="Arial"/>
          <w:sz w:val="28"/>
          <w:szCs w:val="28"/>
        </w:rPr>
        <w:t xml:space="preserve">. Sentença proferida em </w:t>
      </w:r>
      <w:r>
        <w:rPr>
          <w:rFonts w:ascii="Arial" w:hAnsi="Arial" w:cs="Arial"/>
          <w:sz w:val="28"/>
          <w:szCs w:val="28"/>
        </w:rPr>
        <w:t xml:space="preserve">12/06/2026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Apelo</w:t>
      </w:r>
      <w:r>
        <w:rPr>
          <w:rFonts w:ascii="Arial" w:hAnsi="Arial" w:cs="Arial"/>
          <w:sz w:val="28"/>
          <w:szCs w:val="28"/>
        </w:rPr>
        <w:t xml:space="preserve">s</w:t>
      </w:r>
      <w:r>
        <w:rPr>
          <w:rFonts w:ascii="Arial" w:hAnsi="Arial" w:cs="Arial"/>
          <w:sz w:val="28"/>
          <w:szCs w:val="28"/>
        </w:rPr>
        <w:t xml:space="preserve"> interposto</w:t>
      </w:r>
      <w:r>
        <w:rPr>
          <w:rFonts w:ascii="Arial" w:hAnsi="Arial" w:cs="Arial"/>
          <w:sz w:val="28"/>
          <w:szCs w:val="28"/>
        </w:rPr>
        <w:t xml:space="preserve">s</w:t>
      </w:r>
      <w:r>
        <w:rPr>
          <w:rFonts w:ascii="Arial" w:hAnsi="Arial" w:cs="Arial"/>
          <w:sz w:val="28"/>
          <w:szCs w:val="28"/>
        </w:rPr>
        <w:t xml:space="preserve"> em </w:t>
      </w:r>
      <w:r>
        <w:rPr>
          <w:rFonts w:ascii="Arial" w:hAnsi="Arial" w:cs="Arial"/>
          <w:sz w:val="28"/>
          <w:szCs w:val="28"/>
        </w:rPr>
        <w:t xml:space="preserve">07/07/2026</w:t>
      </w:r>
      <w:r>
        <w:rPr>
          <w:rFonts w:ascii="Arial" w:hAnsi="Arial" w:cs="Arial"/>
          <w:sz w:val="28"/>
          <w:szCs w:val="28"/>
        </w:rPr>
        <w:t xml:space="preserve">. Valor da causa: </w:t>
      </w:r>
      <w:r>
        <w:rPr>
          <w:rFonts w:ascii="Arial" w:hAnsi="Arial" w:cs="Arial"/>
          <w:sz w:val="28"/>
          <w:szCs w:val="28"/>
        </w:rPr>
        <w:t xml:space="preserve">R$ 533.187,25</w:t>
      </w:r>
      <w:ins w:id="1118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.</w:t>
        </w:r>
        <w:commentRangeEnd w:id="22"/>
      </w:ins>
      <w:r>
        <w:rPr>
          <w:rStyle w:val="CommentReference"/>
        </w:rPr>
        <w:commentReference w:id="22"/>
      </w:r>
    </w:p>
    <w:p w14:paraId="0B651B26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122B5C2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1658D5F" w14:textId="7AB0E3BF" w:rsidR="00601CEB" w:rsidRPr="007E1C8C" w:rsidRDefault="00601CEB" w:rsidP="00601CEB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APELO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DA AUTORA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,</w:t>
      </w:r>
      <w:del w:id="1119" w:author="Assessor GDSXSR" w:date="2026-10-27T21:21:41Z">
        <w:r>
          <w:rPr>
            <w:rFonts w:ascii="Arial" w:hAnsi="Arial" w:cs="Arial"/>
            <w:b/>
            <w:bCs/>
            <w:color w:val="000000" w:themeColor="text1"/>
            <w:sz w:val="28"/>
            <w:szCs w:val="28"/>
          </w:rPr>
          <w:delText xml:space="preserve"> </w:delText>
        </w:r>
        <w:r>
          <w:rPr>
            <w:rFonts w:ascii="Arial" w:hAnsi="Arial" w:cs="Arial"/>
            <w:b/>
            <w:bCs/>
            <w:color w:val="000000" w:themeColor="text1"/>
            <w:sz w:val="28"/>
            <w:szCs w:val="28"/>
          </w:rPr>
          <w:delText xml:space="preserve"> </w:delText>
        </w:r>
      </w:del>
      <w:ins w:id="1120" w:author="Assessor GDSXSR" w:date="2026-10-27T21:21:41Z">
        <w:r>
          <w:rPr>
            <w:rFonts w:ascii="Arial" w:hAnsi="Arial" w:cs="Arial"/>
            <w:b/>
            <w:bCs/>
            <w:color w:val="808080"/>
            <w:sz w:val="28"/>
            <w:szCs w:val="28"/>
          </w:rPr>
          <w:t xml:space="preserve"> </w:t>
        </w:r>
      </w:ins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B6 ASSIGNEE ASSETS LTDA</w:t>
      </w:r>
    </w:p>
    <w:p w14:paraId="36307511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991F227" w14:textId="77777777" w:rsidR="00606FC6" w:rsidRPr="007E1C8C" w:rsidRDefault="00606FC6" w:rsidP="00606FC6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color w:val="000000" w:themeColor="text1"/>
          <w:sz w:val="28"/>
          <w:szCs w:val="28"/>
        </w:rPr>
        <w:t>Presentes os pressupostos de admissibilidade, conheço do apelo interposto</w:t>
      </w:r>
      <w:r>
        <w:rPr>
          <w:rFonts w:ascii="Arial" w:hAnsi="Arial" w:cs="Arial"/>
          <w:color w:val="000000" w:themeColor="text1"/>
          <w:sz w:val="28"/>
          <w:szCs w:val="28"/>
        </w:rPr>
        <w:t>.</w:t>
      </w:r>
      <w:r w:rsidRPr="007E1C8C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07079D73" w14:textId="77777777" w:rsidR="00606FC6" w:rsidRDefault="00606FC6" w:rsidP="00933743">
      <w:pPr>
        <w:spacing w:after="0" w:line="360" w:lineRule="auto"/>
        <w:ind w:firstLine="2268"/>
        <w:jc w:val="both"/>
        <w:rPr>
          <w:ins w:id="1123" w:author="Assessor GDSXSR" w:date="2026-10-27T21:21:41Z"/>
          <w:rFonts w:ascii="Arial" w:hAnsi="Arial" w:cs="Arial"/>
          <w:sz w:val="28"/>
          <w:szCs w:val="28"/>
        </w:rPr>
      </w:pPr>
    </w:p>
    <w:p>
      <w:pPr>
        <w:spacing w:after="0" w:line="360" w:lineRule="auto"/>
        <w:ind/>
        <w:jc w:val="center"/>
        <w:rPr>
          <w:rFonts w:ascii="Arial" w:hAnsi="Arial" w:cs="Arial"/>
          <w:sz w:val="28"/>
          <w:szCs w:val="28"/>
        </w:rPr>
      </w:pPr>
      <w:ins w:id="1124" w:author="Assessor GDSXSR" w:date="2026-10-27T21:21:41Z">
        <w:commentRangeStart w:id="23"/>
        <w:r>
          <w:rPr>
            <w:rFonts w:ascii="Arial" w:hAnsi="Arial"/>
            <w:color w:val="808080"/>
            <w:sz w:val="28"/>
            <w:highlight w:val="yellow"/>
          </w:rPr>
          <w:t xml:space="preserve">DA MANUTENÇÃO DO DÉBITO LIMITADO ÀS PARCELAS FINAIS DO CONTRATO</w:t>
        </w:r>
        <w:commentRangeEnd w:id="23"/>
      </w:ins>
      <w:r>
        <w:rPr>
          <w:rStyle w:val="CommentReference"/>
        </w:rPr>
        <w:commentReference w:id="23"/>
      </w:r>
    </w:p>
    <w:p w14:paraId="76764869" w14:textId="5E6EB50F" w:rsidR="00606FC6" w:rsidRPr="00606FC6" w:rsidRDefault="00606FC6" w:rsidP="00606FC6">
      <w:pPr>
        <w:spacing w:after="0" w:line="360" w:lineRule="auto"/>
        <w:jc w:val="center"/>
        <w:rPr>
          <w:del w:id="1126" w:author="Assessor GDSXSR" w:date="2026-10-27T21:21:41Z"/>
          <w:rFonts w:ascii="Arial" w:hAnsi="Arial" w:cs="Arial"/>
          <w:color w:val="000000" w:themeColor="text1"/>
          <w:sz w:val="28"/>
          <w:szCs w:val="28"/>
        </w:rPr>
      </w:pPr>
      <w:del w:id="1125" w:author="Assessor GDSXSR" w:date="2026-10-27T21:21:41Z">
        <w:r w:rsidRPr="00606FC6">
          <w:rPr>
            <w:rFonts w:ascii="Arial" w:hAnsi="Arial" w:cs="Arial"/>
            <w:color w:val="000000" w:themeColor="text1"/>
            <w:sz w:val="28"/>
            <w:szCs w:val="28"/>
          </w:rPr>
          <w:delText>DA AUSÊNCIA DE COMPROVAÇÃO DA INADIMPLÊNCIA DAS PARCELAS CONTROVERTIDAS</w:delText>
        </w:r>
      </w:del>
    </w:p>
    <w:p w14:paraId="2E537BC7" w14:textId="77777777" w:rsidR="00606FC6" w:rsidRDefault="00606FC6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CE0BA90" w14:textId="77777777" w:rsidR="00D86417" w:rsidRPr="00601CEB" w:rsidRDefault="00D86417" w:rsidP="00D8641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4"/>
      <w:del w:id="1127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Apelo da</w:delText>
        </w:r>
      </w:del>
      <w:ins w:id="1128" w:author="Assessor GDSXSR" w:date="2026-10-27T21:21:41Z">
        <w:commentRangeStart w:id="24"/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sz w:val="28"/>
          <w:szCs w:val="28"/>
        </w:rPr>
        <w:t xml:space="preserve"> autora</w:t>
      </w:r>
      <w:ins w:id="1129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/apelante</w:t>
        </w:r>
      </w:ins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B6 ASSIGNEE ASSETS LTDA</w:t>
      </w:r>
      <w:r>
        <w:rPr>
          <w:rFonts w:ascii="Arial" w:hAnsi="Arial" w:cs="Arial"/>
          <w:sz w:val="28"/>
          <w:szCs w:val="28"/>
        </w:rPr>
        <w:t xml:space="preserve">, </w:t>
      </w:r>
      <w:del w:id="1130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(ID </w:delText>
        </w:r>
        <w:r>
          <w:rPr>
            <w:rFonts w:ascii="Arial" w:hAnsi="Arial" w:cs="Arial"/>
            <w:sz w:val="28"/>
            <w:szCs w:val="28"/>
          </w:rPr>
          <w:delText xml:space="preserve">88084431</w:delText>
        </w:r>
        <w:r>
          <w:rPr>
            <w:rFonts w:ascii="Arial" w:hAnsi="Arial" w:cs="Arial"/>
            <w:sz w:val="28"/>
            <w:szCs w:val="28"/>
          </w:rPr>
          <w:delText xml:space="preserve">) em</w:delText>
        </w:r>
      </w:del>
      <w:ins w:id="1131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alega</w:t>
        </w:r>
      </w:ins>
      <w:r>
        <w:rPr>
          <w:rFonts w:ascii="Arial" w:hAnsi="Arial" w:cs="Arial"/>
          <w:sz w:val="28"/>
          <w:szCs w:val="28"/>
        </w:rPr>
        <w:t xml:space="preserve"> que</w:t>
      </w:r>
      <w:del w:id="1132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 alega, em síntese, que)</w:delText>
        </w:r>
      </w:del>
      <w:r>
        <w:rPr>
          <w:rFonts w:ascii="Arial" w:hAnsi="Arial" w:cs="Arial"/>
          <w:sz w:val="28"/>
          <w:szCs w:val="28"/>
        </w:rPr>
        <w:t xml:space="preserve">: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1)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 sentença considerou indevidamente quitadas as parcelas 5 a 7 e 17 a 66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com base apenas em extrato de consignação, documento que demonstra a situação da averbação no sistema, mas não comprova o efetivo desconto em folha nem o pagamento à instituição financeira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2)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competia à apelada comprovar o pagamento das parcelas controvertidas, por se tratar de fato extintivo do direito da autora (</w:t>
      </w:r>
      <w:del w:id="1133" w:author="Assessor GDSXSR" w:date="2026-10-27T21:21:41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art.</w:delText>
        </w:r>
      </w:del>
      <w:ins w:id="1134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CPC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373</w:t>
      </w:r>
      <w:del w:id="1135" w:author="Assessor GDSXSR" w:date="2026-10-27T21:21:41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color w:val="000000" w:themeColor="text1"/>
          <w:sz w:val="28"/>
          <w:szCs w:val="28"/>
        </w:rPr>
        <w:t xml:space="preserve"> II</w:t>
      </w:r>
      <w:del w:id="1136" w:author="Assessor GDSXSR" w:date="2026-10-27T21:21:41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, do CPC</w:delText>
        </w:r>
      </w:del>
      <w:r>
        <w:rPr>
          <w:rFonts w:ascii="Arial" w:hAnsi="Arial" w:cs="Arial"/>
          <w:color w:val="000000" w:themeColor="text1"/>
          <w:sz w:val="28"/>
          <w:szCs w:val="28"/>
        </w:rPr>
        <w:t xml:space="preserve">),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ônus do qual não se desincumbiu, pois não apresentou ficha financeira ou contracheques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3)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137" w:author="Assessor GDSXSR" w:date="2026-10-27T21:21:41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</w:delText>
        </w:r>
      </w:del>
      <w:ins w:id="1138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insuficiência de margem consignável não extingue a dívida, subsistindo a obrigação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de o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mutuário efetuar o pagamento diretamente quando o desconto em folha não é realizado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4)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caso se entenda necessária a ficha financeira para comprovação da inadimplência, deve ser anulada a sentença e convertida em diligência para obtenção dos documentos junto ao órgão consignante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5)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o reconhecimento da inadimplência das parcelas controvertidas impõe a redistribuição dos ônus sucumbenciais e a readequação dos honorários advocatícios</w:t>
      </w:r>
      <w:ins w:id="1139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 (ID 88084431)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  <w:commentRangeEnd w:id="24"/>
      <w:r>
        <w:rPr>
          <w:rStyle w:val="CommentReference"/>
        </w:rPr>
        <w:commentReference w:id="24"/>
      </w:r>
      <w:commentRangeEnd w:id="4"/>
      <w:r w:rsidRPr="00601CEB">
        <w:rPr>
          <w:rStyle w:val="Refdecomentrio"/>
          <w:rFonts w:ascii="Arial" w:hAnsi="Arial" w:cs="Arial"/>
          <w:color w:val="000000" w:themeColor="text1"/>
          <w:sz w:val="28"/>
          <w:szCs w:val="28"/>
        </w:rPr>
        <w:commentReference w:id="4"/>
      </w:r>
    </w:p>
    <w:p w14:paraId="0462203A" w14:textId="77777777" w:rsidR="00D86417" w:rsidRDefault="00D86417" w:rsidP="00D8641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437AF290" w14:textId="77777777" w:rsidR="00D86417" w:rsidRDefault="00D86417" w:rsidP="00D8641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601CEB">
        <w:rPr>
          <w:rFonts w:ascii="Arial" w:hAnsi="Arial" w:cs="Arial"/>
          <w:color w:val="000000" w:themeColor="text1"/>
          <w:sz w:val="28"/>
          <w:szCs w:val="28"/>
        </w:rPr>
        <w:t xml:space="preserve">Requer a reforma da sentença para reconhecer a inadimplência das parcelas 5 a 7 e 17 a 66, com recálculo do débito e redistribuição da sucumbência; </w:t>
      </w:r>
      <w:r>
        <w:rPr>
          <w:rFonts w:ascii="Arial" w:hAnsi="Arial" w:cs="Arial"/>
          <w:color w:val="000000" w:themeColor="text1"/>
          <w:sz w:val="28"/>
          <w:szCs w:val="28"/>
        </w:rPr>
        <w:t>ou, subsidiariamente,</w:t>
      </w:r>
      <w:r w:rsidRPr="00601CEB">
        <w:rPr>
          <w:rFonts w:ascii="Arial" w:hAnsi="Arial" w:cs="Arial"/>
          <w:color w:val="000000" w:themeColor="text1"/>
          <w:sz w:val="28"/>
          <w:szCs w:val="28"/>
        </w:rPr>
        <w:t xml:space="preserve"> a anulação da sentença para realização de diligência destinada à obtenção da ficha financeira e dos contracheques da apelada.</w:t>
      </w:r>
    </w:p>
    <w:p w14:paraId="27BB332A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3A6976A" w14:textId="0FC2F28B" w:rsidR="00933743" w:rsidRPr="007F4412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color w:val="7030A0"/>
          <w:sz w:val="28"/>
          <w:szCs w:val="28"/>
        </w:rPr>
      </w:pPr>
      <w:commentRangeStart w:id="25"/>
      <w:r>
        <w:rPr>
          <w:rFonts w:ascii="Arial" w:hAnsi="Arial" w:cs="Arial"/>
          <w:sz w:val="28"/>
          <w:szCs w:val="28"/>
          <w:highlight w:val="yellow"/>
          <w:rPrChange w:id="1140" w:author="Assessor GDSXSR" w:date="2026-10-27T21:21:41Z">
            <w:rPr>
              <w:rFonts w:ascii="Arial" w:hAnsi="Arial" w:cs="Arial"/>
              <w:sz w:val="28"/>
              <w:szCs w:val="28"/>
            </w:rPr>
          </w:rPrChange>
        </w:rPr>
        <w:t>Sem razão</w:t>
      </w:r>
      <w:r w:rsidR="00601CEB">
        <w:rPr>
          <w:rFonts w:ascii="Arial" w:hAnsi="Arial" w:cs="Arial"/>
          <w:sz w:val="28"/>
          <w:szCs w:val="28"/>
          <w:highlight w:val="yellow"/>
          <w:rPrChange w:id="1141" w:author="Assessor GDSXSR" w:date="2026-10-27T21:21:41Z">
            <w:rPr>
              <w:rFonts w:ascii="Arial" w:hAnsi="Arial" w:cs="Arial"/>
              <w:color w:val="7030A0"/>
              <w:sz w:val="28"/>
              <w:szCs w:val="28"/>
            </w:rPr>
          </w:rPrChange>
        </w:rPr>
        <w:t>.</w:t>
      </w:r>
      <w:commentRangeEnd w:id="25"/>
      <w:r>
        <w:rPr>
          <w:rStyle w:val="CommentReference"/>
        </w:rPr>
        <w:commentReference w:id="25"/>
      </w:r>
    </w:p>
    <w:p w14:paraId="390BB073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2BB7552" w14:textId="77777777" w:rsidR="00601CEB" w:rsidRPr="00601CEB" w:rsidRDefault="00601CEB" w:rsidP="00601CEB">
      <w:pPr>
        <w:spacing w:after="0" w:line="360" w:lineRule="auto"/>
        <w:ind w:firstLine="2268"/>
        <w:jc w:val="both"/>
        <w:rPr>
          <w:del w:id="1143" w:author="Assessor GDSXSR" w:date="2026-10-27T21:21:41Z"/>
          <w:rFonts w:ascii="Arial" w:hAnsi="Arial" w:cs="Arial"/>
          <w:sz w:val="28"/>
          <w:szCs w:val="28"/>
        </w:rPr>
      </w:pPr>
      <w:del w:id="1142" w:author="Assessor GDSXSR" w:date="2026-10-27T21:21:41Z">
        <w:r w:rsidRPr="00601CEB">
          <w:rPr>
            <w:rFonts w:ascii="Arial" w:hAnsi="Arial" w:cs="Arial"/>
            <w:sz w:val="28"/>
            <w:szCs w:val="28"/>
          </w:rPr>
          <w:delText>A controvérsia recursal cinge-se à pretensão da autora de ver reconhecida a inadimplência, além das parcelas nº 99 a 120, também das parcelas nº 5 a 7 e nº 17 a 66 do contrato firmado entre as partes.</w:delText>
        </w:r>
      </w:del>
    </w:p>
    <w:p w14:paraId="779E2D23" w14:textId="77777777" w:rsidR="007E508F" w:rsidRDefault="007E508F" w:rsidP="00601CEB">
      <w:pPr>
        <w:spacing w:after="0" w:line="360" w:lineRule="auto"/>
        <w:ind w:firstLine="2268"/>
        <w:jc w:val="both"/>
        <w:rPr>
          <w:del w:id="1144" w:author="Assessor GDSXSR" w:date="2026-10-27T21:21:41Z"/>
          <w:rFonts w:ascii="Arial" w:hAnsi="Arial" w:cs="Arial"/>
          <w:sz w:val="28"/>
          <w:szCs w:val="28"/>
        </w:rPr>
      </w:pPr>
    </w:p>
    <w:p w14:paraId="0C909379" w14:textId="36DDD76C" w:rsidR="00601CEB" w:rsidRPr="00601CEB" w:rsidRDefault="00601CEB" w:rsidP="00601CEB">
      <w:pPr>
        <w:spacing w:after="0" w:line="360" w:lineRule="auto"/>
        <w:ind w:firstLine="2268"/>
        <w:jc w:val="both"/>
        <w:rPr>
          <w:del w:id="1146" w:author="Assessor GDSXSR" w:date="2026-10-27T21:21:41Z"/>
          <w:rFonts w:ascii="Arial" w:hAnsi="Arial" w:cs="Arial"/>
          <w:sz w:val="28"/>
          <w:szCs w:val="28"/>
        </w:rPr>
      </w:pPr>
      <w:del w:id="1145" w:author="Assessor GDSXSR" w:date="2026-10-27T21:21:41Z">
        <w:r w:rsidRPr="00601CEB">
          <w:rPr>
            <w:rFonts w:ascii="Arial" w:hAnsi="Arial" w:cs="Arial"/>
            <w:sz w:val="28"/>
            <w:szCs w:val="28"/>
          </w:rPr>
          <w:delText>Sem razão.</w:delText>
        </w:r>
      </w:del>
    </w:p>
    <w:p w14:paraId="6A15F3A2" w14:textId="77777777" w:rsidR="007E508F" w:rsidRDefault="007E508F" w:rsidP="00601CEB">
      <w:pPr>
        <w:spacing w:after="0" w:line="360" w:lineRule="auto"/>
        <w:ind w:firstLine="2268"/>
        <w:jc w:val="both"/>
        <w:rPr>
          <w:del w:id="1147" w:author="Assessor GDSXSR" w:date="2026-10-27T21:21:41Z"/>
          <w:rFonts w:ascii="Arial" w:hAnsi="Arial" w:cs="Arial"/>
          <w:sz w:val="28"/>
          <w:szCs w:val="28"/>
        </w:rPr>
      </w:pPr>
    </w:p>
    <w:p w14:paraId="4D1F9CC0" w14:textId="77777777" w:rsidR="007E508F" w:rsidRDefault="00601CEB" w:rsidP="00601CEB">
      <w:pPr>
        <w:spacing w:after="0" w:line="360" w:lineRule="auto"/>
        <w:ind w:firstLine="2268"/>
        <w:jc w:val="both"/>
        <w:rPr>
          <w:del w:id="1149" w:author="Assessor GDSXSR" w:date="2026-10-27T21:21:41Z"/>
          <w:rFonts w:ascii="Arial" w:hAnsi="Arial" w:cs="Arial"/>
          <w:sz w:val="28"/>
          <w:szCs w:val="28"/>
        </w:rPr>
      </w:pPr>
      <w:del w:id="1148" w:author="Assessor GDSXSR" w:date="2026-10-27T21:21:41Z">
        <w:r w:rsidRPr="00601CEB">
          <w:rPr>
            <w:rFonts w:ascii="Arial" w:hAnsi="Arial" w:cs="Arial"/>
            <w:sz w:val="28"/>
            <w:szCs w:val="28"/>
          </w:rPr>
          <w:delText xml:space="preserve">A sentença reconheceu que os documentos acostados à inicial constituem prova escrita apta ao manejo da ação monitória e demonstram a existência da relação contratual. </w:delText>
        </w:r>
      </w:del>
    </w:p>
    <w:p w14:paraId="6CE2A828" w14:textId="77777777" w:rsidR="007E508F" w:rsidRDefault="007E508F" w:rsidP="00601CEB">
      <w:pPr>
        <w:spacing w:after="0" w:line="360" w:lineRule="auto"/>
        <w:ind w:firstLine="2268"/>
        <w:jc w:val="both"/>
        <w:rPr>
          <w:del w:id="1150" w:author="Assessor GDSXSR" w:date="2026-10-27T21:21:41Z"/>
          <w:rFonts w:ascii="Arial" w:hAnsi="Arial" w:cs="Arial"/>
          <w:sz w:val="28"/>
          <w:szCs w:val="28"/>
        </w:rPr>
      </w:pPr>
    </w:p>
    <w:p w14:paraId="217643C7" w14:textId="6F1E0594" w:rsidR="00601CEB" w:rsidRDefault="00601CEB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del w:id="1151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Todavia,</w:delText>
        </w:r>
      </w:del>
      <w:ins w:id="1152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153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quanto</w:delText>
        </w:r>
      </w:del>
      <w:ins w:id="1154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sentença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155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à extensão do débito exigível, concluiu que</w:delText>
        </w:r>
      </w:del>
      <w:ins w:id="1156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limitou</w:t>
        </w:r>
      </w:ins>
      <w:r>
        <w:rPr>
          <w:rFonts w:ascii="Arial" w:hAnsi="Arial" w:cs="Arial"/>
          <w:sz w:val="28"/>
          <w:szCs w:val="28"/>
        </w:rPr>
        <w:t xml:space="preserve"> a cobrança</w:t>
      </w:r>
      <w:del w:id="1157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 deve se limitar</w:delText>
        </w:r>
      </w:del>
      <w:r>
        <w:rPr>
          <w:rFonts w:ascii="Arial" w:hAnsi="Arial" w:cs="Arial"/>
          <w:sz w:val="28"/>
          <w:szCs w:val="28"/>
        </w:rPr>
        <w:t xml:space="preserve"> às parcelas nº 99 a 120</w:t>
      </w:r>
      <w:del w:id="1158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sz w:val="28"/>
          <w:szCs w:val="28"/>
        </w:rPr>
        <w:t xml:space="preserve"> </w:t>
      </w:r>
      <w:del w:id="1159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diante</w:delText>
        </w:r>
      </w:del>
      <w:ins w:id="1160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com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161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do</w:delText>
        </w:r>
      </w:del>
      <w:ins w:id="1162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base no</w:t>
        </w:r>
      </w:ins>
      <w:r>
        <w:rPr>
          <w:rFonts w:ascii="Arial" w:hAnsi="Arial" w:cs="Arial"/>
          <w:sz w:val="28"/>
          <w:szCs w:val="28"/>
        </w:rPr>
        <w:t xml:space="preserve"> extrato de consignação juntado pela ré, do qual consta a liquidação das parcelas nº 1 a 98 e a rejeição das </w:t>
      </w:r>
      <w:del w:id="1163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parcelas </w:delText>
        </w:r>
      </w:del>
      <w:r>
        <w:rPr>
          <w:rFonts w:ascii="Arial" w:hAnsi="Arial" w:cs="Arial"/>
          <w:sz w:val="28"/>
          <w:szCs w:val="28"/>
        </w:rPr>
        <w:t xml:space="preserve">subsequentes por insuficiência de margem consignável.</w:t>
      </w:r>
    </w:p>
    <w:p w14:paraId="0534EB1B" w14:textId="77777777" w:rsidR="007E508F" w:rsidRDefault="007E508F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9B246C4" w14:textId="2EA8FD67" w:rsidR="007E508F" w:rsidRDefault="007E508F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del w:id="1164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No</w:delText>
        </w:r>
      </w:del>
      <w:ins w:id="1165" w:author="Assessor GDSXSR" w:date="2026-10-27T21:21:41Z">
        <w:commentRangeStart w:id="26"/>
        <w:r>
          <w:rPr>
            <w:rFonts w:ascii="Arial" w:hAnsi="Arial" w:cs="Arial"/>
            <w:color w:val="808080"/>
            <w:sz w:val="28"/>
            <w:szCs w:val="28"/>
          </w:rPr>
          <w:t xml:space="preserve">Intimada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166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tocante</w:delText>
        </w:r>
      </w:del>
      <w:ins w:id="1167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168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à</w:delText>
        </w:r>
      </w:del>
      <w:ins w:id="1169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especificar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170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afirmação</w:delText>
        </w:r>
      </w:del>
      <w:ins w:id="1171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provas, a autora manifestou expressamente desinteresse na dilação probatória e pugnou pelo julgamento antecipado</w:t>
        </w:r>
      </w:ins>
      <w:r>
        <w:rPr>
          <w:rFonts w:ascii="Arial" w:hAnsi="Arial" w:cs="Arial"/>
          <w:sz w:val="28"/>
          <w:szCs w:val="28"/>
        </w:rPr>
        <w:t xml:space="preserve"> da </w:t>
      </w:r>
      <w:del w:id="1172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autora</w:delText>
        </w:r>
      </w:del>
      <w:ins w:id="1173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lide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174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no</w:delText>
        </w:r>
      </w:del>
      <w:ins w:id="1175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(ID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176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sentido de que referido extrato não comprova o efetivo pagamento, sendo necessário demonstração mediante ficha financeira ou contracheque da mutuário, melhor sorte não socorre a apelante</w:delText>
        </w:r>
      </w:del>
      <w:ins w:id="1177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232602033)</w:t>
        </w:r>
      </w:ins>
      <w:r>
        <w:rPr>
          <w:rFonts w:ascii="Arial" w:hAnsi="Arial" w:cs="Arial"/>
          <w:sz w:val="28"/>
          <w:szCs w:val="28"/>
        </w:rPr>
        <w:t xml:space="preserve">.</w:t>
      </w:r>
      <w:commentRangeEnd w:id="26"/>
      <w:r>
        <w:rPr>
          <w:rStyle w:val="CommentReference"/>
        </w:rPr>
        <w:commentReference w:id="26"/>
      </w:r>
    </w:p>
    <w:p w14:paraId="4F20E5DB" w14:textId="77777777" w:rsidR="007E508F" w:rsidRDefault="007E508F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366D5A4" w14:textId="0C444A20" w:rsidR="00601CEB" w:rsidRPr="00601CEB" w:rsidRDefault="007E508F" w:rsidP="007E508F">
      <w:pPr>
        <w:spacing w:after="0" w:line="360" w:lineRule="auto"/>
        <w:ind w:firstLine="2268"/>
        <w:jc w:val="both"/>
        <w:rPr>
          <w:del w:id="1182" w:author="Assessor GDSXSR" w:date="2026-10-27T21:21:41Z"/>
          <w:rFonts w:ascii="Arial" w:hAnsi="Arial" w:cs="Arial"/>
          <w:sz w:val="28"/>
          <w:szCs w:val="28"/>
        </w:rPr>
      </w:pPr>
      <w:del w:id="1178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Verifico da </w:delText>
        </w:r>
      </w:del>
      <w:del w:id="1179" w:author="Assessor GDSXSR" w:date="2026-10-27T21:21:41Z">
        <w:r w:rsidR="00601CEB" w:rsidRPr="00601CEB">
          <w:rPr>
            <w:rFonts w:ascii="Arial" w:hAnsi="Arial" w:cs="Arial"/>
            <w:sz w:val="28"/>
            <w:szCs w:val="28"/>
          </w:rPr>
          <w:delText xml:space="preserve">dinâmica processual adotada </w:delText>
        </w:r>
      </w:del>
      <w:del w:id="1180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que, intimada a especificar provas, a autora manifestou expressamente desinteresse na dilação probatória e pugnou pelo </w:delText>
        </w:r>
      </w:del>
      <w:del w:id="1181" w:author="Assessor GDSXSR" w:date="2026-10-27T21:21:41Z">
        <w:r w:rsidR="00601CEB" w:rsidRPr="00601CEB">
          <w:rPr>
            <w:rFonts w:ascii="Arial" w:hAnsi="Arial" w:cs="Arial"/>
            <w:sz w:val="28"/>
            <w:szCs w:val="28"/>
          </w:rPr>
          <w:delText>julgamento antecipado da lide (ID 232602033).</w:delText>
        </w:r>
      </w:del>
    </w:p>
    <w:p w14:paraId="79A112A2" w14:textId="77777777" w:rsidR="007E508F" w:rsidRDefault="007E508F" w:rsidP="00601CEB">
      <w:pPr>
        <w:spacing w:after="0" w:line="360" w:lineRule="auto"/>
        <w:ind w:firstLine="2268"/>
        <w:jc w:val="both"/>
        <w:rPr>
          <w:del w:id="1183" w:author="Assessor GDSXSR" w:date="2026-10-27T21:21:41Z"/>
          <w:rFonts w:ascii="Arial" w:hAnsi="Arial" w:cs="Arial"/>
          <w:sz w:val="28"/>
          <w:szCs w:val="28"/>
        </w:rPr>
      </w:pPr>
    </w:p>
    <w:p w14:paraId="3B1EC07B" w14:textId="52D96914" w:rsidR="00601CEB" w:rsidRDefault="00601CEB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Também a ré dispensou a produção de outras provas</w:t>
      </w:r>
      <w:del w:id="1184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 (ID 233503090)</w:delText>
        </w:r>
      </w:del>
      <w:r>
        <w:rPr>
          <w:rFonts w:ascii="Arial" w:hAnsi="Arial" w:cs="Arial"/>
          <w:sz w:val="28"/>
          <w:szCs w:val="28"/>
        </w:rPr>
        <w:t xml:space="preserve">, </w:t>
      </w:r>
      <w:del w:id="1185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circunstância</w:delText>
        </w:r>
      </w:del>
      <w:ins w:id="1186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hAnsi="Arial" w:cs="Arial"/>
          <w:sz w:val="28"/>
          <w:szCs w:val="28"/>
        </w:rPr>
        <w:t xml:space="preserve"> que conduziu ao julgamento antecipado da demanda</w:t>
      </w:r>
      <w:del w:id="1187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sz w:val="28"/>
          <w:szCs w:val="28"/>
        </w:rPr>
        <w:t xml:space="preserve"> </w:t>
      </w:r>
      <w:del w:id="1188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nos termos do art.</w:delText>
        </w:r>
      </w:del>
      <w:ins w:id="1189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(CPC</w:t>
        </w:r>
      </w:ins>
      <w:r>
        <w:rPr>
          <w:rFonts w:ascii="Arial" w:hAnsi="Arial" w:cs="Arial"/>
          <w:sz w:val="28"/>
          <w:szCs w:val="28"/>
        </w:rPr>
        <w:t xml:space="preserve"> 355</w:t>
      </w:r>
      <w:del w:id="1190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sz w:val="28"/>
          <w:szCs w:val="28"/>
        </w:rPr>
        <w:t xml:space="preserve"> I</w:t>
      </w:r>
      <w:del w:id="1191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,</w:delText>
        </w:r>
      </w:del>
      <w:ins w:id="1192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;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193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do</w:delText>
        </w:r>
      </w:del>
      <w:ins w:id="1194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ID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195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CPC</w:delText>
        </w:r>
      </w:del>
      <w:ins w:id="1196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233503090)</w:t>
        </w:r>
      </w:ins>
      <w:r>
        <w:rPr>
          <w:rFonts w:ascii="Arial" w:hAnsi="Arial" w:cs="Arial"/>
          <w:sz w:val="28"/>
          <w:szCs w:val="28"/>
        </w:rPr>
        <w:t xml:space="preserve">.</w:t>
      </w:r>
    </w:p>
    <w:p w14:paraId="4CA5672F" w14:textId="77777777" w:rsidR="007E508F" w:rsidRPr="00601CEB" w:rsidRDefault="007E508F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5CB0899" w14:textId="6D94991C" w:rsidR="00601CEB" w:rsidRDefault="007E508F" w:rsidP="00601CEB">
      <w:pPr>
        <w:spacing w:after="0" w:line="360" w:lineRule="auto"/>
        <w:ind w:firstLine="2268"/>
        <w:jc w:val="both"/>
        <w:rPr>
          <w:ins w:id="1199" w:author="Assessor GDSXSR" w:date="2026-10-27T21:21:41Z"/>
          <w:rFonts w:ascii="Arial" w:hAnsi="Arial" w:cs="Arial"/>
          <w:sz w:val="28"/>
          <w:szCs w:val="28"/>
        </w:rPr>
      </w:pPr>
      <w:commentRangeStart w:id="27"/>
      <w:r>
        <w:rPr>
          <w:rFonts w:ascii="Arial" w:hAnsi="Arial" w:cs="Arial"/>
          <w:sz w:val="28"/>
          <w:szCs w:val="28"/>
          <w:highlight w:val="yellow"/>
          <w:rPrChange w:id="1197" w:author="Assessor GDSXSR" w:date="2026-10-27T21:21:41Z">
            <w:rPr>
              <w:rFonts w:ascii="Arial" w:hAnsi="Arial" w:cs="Arial"/>
              <w:sz w:val="28"/>
              <w:szCs w:val="28"/>
            </w:rPr>
          </w:rPrChange>
        </w:rPr>
        <w:t xml:space="preserve">Nesse cenário, </w:t>
      </w:r>
      <w:r w:rsidR="00601CEB" w:rsidRPr="00601CEB">
        <w:rPr>
          <w:rFonts w:ascii="Arial" w:hAnsi="Arial" w:cs="Arial"/>
          <w:sz w:val="28"/>
          <w:szCs w:val="28"/>
          <w:highlight w:val="yellow"/>
          <w:rPrChange w:id="1198" w:author="Assessor GDSXSR" w:date="2026-10-27T21:21:41Z">
            <w:rPr>
              <w:rFonts w:ascii="Arial" w:hAnsi="Arial" w:cs="Arial"/>
              <w:sz w:val="28"/>
              <w:szCs w:val="28"/>
            </w:rPr>
          </w:rPrChange>
        </w:rPr>
        <w:t>não pode a autora, apenas em sede recursal, pretender afastar as conclusões extraídas do conjunto probatório produzido e transferir à demandada os efeitos da insuficiência probatória decorrente da opção processual adotada.</w:t>
      </w:r>
      <w:commentRangeEnd w:id="27"/>
      <w:r>
        <w:rPr>
          <w:rStyle w:val="CommentReference"/>
        </w:rPr>
        <w:commentReference w:id="27"/>
      </w:r>
    </w:p>
    <w:p>
      <w:pPr>
        <w:spacing w:after="0" w:line="360" w:lineRule="auto"/>
        <w:ind w:firstLine="2268"/>
        <w:jc w:val="both"/>
        <w:rPr>
          <w:ins w:id="1200" w:author="Assessor GDSXSR" w:date="2026-10-27T21:21:41Z"/>
          <w:rFonts w:ascii="Arial" w:hAnsi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ins w:id="1201" w:author="Assessor GDSXSR" w:date="2026-10-27T21:21:41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Também não procede a alegação de que a ré não comprovou o pagamento, pois o extrato de consignação atendeu ao ônus que lhe cabia quanto ao fato extintivo do direito da autora, e esta não o infirmou (CPC 373 II).</w:t>
        </w:r>
      </w:ins>
    </w:p>
    <w:p w14:paraId="62A6E836" w14:textId="77777777" w:rsidR="007E508F" w:rsidRPr="00601CEB" w:rsidRDefault="007E508F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212" w:author="Assessor GDSXSR" w:date="2026-10-27T21:21:41Z"/>
        </w:rPr>
      </w:pPr>
      <w:del w:id="1202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Ademais</w:delText>
        </w:r>
      </w:del>
      <w:ins w:id="1203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No mais</w:t>
        </w:r>
      </w:ins>
      <w:r>
        <w:rPr>
          <w:rFonts w:ascii="Arial" w:hAnsi="Arial" w:cs="Arial"/>
          <w:sz w:val="28"/>
          <w:szCs w:val="28"/>
        </w:rPr>
        <w:t xml:space="preserve">, o extrato de consignação acostado aos autos não constitui elemento isolado ou desprovido de relevância.</w:t>
      </w:r>
      <w:del w:id="1204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 </w:delText>
        </w:r>
      </w:del>
    </w:p>
    <w:p>
      <w:pPr>
        <w:spacing w:after="0" w:line="360" w:lineRule="auto"/>
        <w:ind w:firstLine="2268"/>
        <w:jc w:val="both"/>
        <w:rPr>
          <w:ins w:id="1213" w:author="Assessor GDSXSR" w:date="2026-10-27T21:21:41Z"/>
        </w:rPr>
      </w:pPr>
    </w:p>
    <w:p w14:paraId="7915AE38" w14:textId="1DE90DA5" w:rsidR="00601CEB" w:rsidRDefault="00601CEB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28"/>
      <w:r>
        <w:rPr>
          <w:rFonts w:ascii="Arial" w:hAnsi="Arial" w:cs="Arial"/>
          <w:sz w:val="28"/>
          <w:szCs w:val="28"/>
        </w:rPr>
        <w:t xml:space="preserve">Trata-se de documento oriundo do sistema de consignação vinculado ao órgão pagador da servidora, no qual consta expressamente o registro de 98 parcelas liquidadas e apenas 22 </w:t>
      </w:r>
      <w:del w:id="1205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parcelas </w:delText>
        </w:r>
      </w:del>
      <w:r>
        <w:rPr>
          <w:rFonts w:ascii="Arial" w:hAnsi="Arial" w:cs="Arial"/>
          <w:sz w:val="28"/>
          <w:szCs w:val="28"/>
        </w:rPr>
        <w:t xml:space="preserve">rejeitadas, </w:t>
      </w:r>
      <w:del w:id="1206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evidenciando,</w:delText>
        </w:r>
      </w:del>
      <w:ins w:id="1207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208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no</w:delText>
        </w:r>
      </w:del>
      <w:ins w:id="1209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que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210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contexto probatório formado nos autos,</w:delText>
        </w:r>
      </w:del>
      <w:ins w:id="1211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evidencia</w:t>
        </w:r>
      </w:ins>
      <w:r>
        <w:rPr>
          <w:rFonts w:ascii="Arial" w:hAnsi="Arial" w:cs="Arial"/>
          <w:sz w:val="28"/>
          <w:szCs w:val="28"/>
        </w:rPr>
        <w:t xml:space="preserve"> a ocorrência dos descontos até abril de 2019.</w:t>
      </w:r>
      <w:commentRangeEnd w:id="28"/>
      <w:r>
        <w:rPr>
          <w:rStyle w:val="CommentReference"/>
        </w:rPr>
        <w:commentReference w:id="28"/>
      </w:r>
    </w:p>
    <w:p w14:paraId="13FD4B6B" w14:textId="77777777" w:rsidR="007E508F" w:rsidRDefault="007E508F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035910E" w14:textId="110CF38C" w:rsidR="007E508F" w:rsidRDefault="007E508F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29"/>
      <w:r>
        <w:rPr>
          <w:rFonts w:ascii="Arial" w:hAnsi="Arial" w:cs="Arial"/>
          <w:sz w:val="28"/>
          <w:szCs w:val="28"/>
        </w:rPr>
        <w:t xml:space="preserve">No ponto, acolho os fundamentos da </w:t>
      </w:r>
      <w:ins w:id="1214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r. </w:t>
        </w:r>
      </w:ins>
      <w:r>
        <w:rPr>
          <w:rFonts w:ascii="Arial" w:hAnsi="Arial" w:cs="Arial"/>
          <w:sz w:val="28"/>
          <w:szCs w:val="28"/>
        </w:rPr>
        <w:t xml:space="preserve">sentença</w:t>
      </w:r>
      <w:ins w:id="1215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 (ID 88084425)</w:t>
        </w:r>
      </w:ins>
      <w:r>
        <w:rPr>
          <w:rFonts w:ascii="Arial" w:hAnsi="Arial" w:cs="Arial"/>
          <w:sz w:val="28"/>
          <w:szCs w:val="28"/>
        </w:rPr>
        <w:t xml:space="preserve">:</w:t>
      </w:r>
      <w:commentRangeEnd w:id="29"/>
      <w:r>
        <w:rPr>
          <w:rStyle w:val="CommentReference"/>
        </w:rPr>
        <w:commentReference w:id="29"/>
      </w:r>
    </w:p>
    <w:p w14:paraId="78452C05" w14:textId="77777777" w:rsidR="007E508F" w:rsidRDefault="007E508F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471E4BC" w14:textId="6CE81D56" w:rsidR="007E508F" w:rsidRPr="007E508F" w:rsidRDefault="007E508F" w:rsidP="007E508F">
      <w:pPr>
        <w:spacing w:after="0" w:line="360" w:lineRule="auto"/>
        <w:ind w:left="2268" w:firstLine="993"/>
        <w:jc w:val="both"/>
        <w:rPr>
          <w:del w:id="1226" w:author="Assessor GDSXSR" w:date="2026-10-27T21:21:41Z"/>
          <w:rFonts w:ascii="Arial" w:hAnsi="Arial" w:cs="Arial"/>
          <w:i/>
          <w:iCs/>
          <w:sz w:val="26"/>
          <w:szCs w:val="26"/>
        </w:rPr>
      </w:pPr>
      <w:del w:id="1216" w:author="Assessor GDSXSR" w:date="2026-10-27T21:21:41Z">
        <w:r>
          <w:rPr>
            <w:rFonts w:ascii="Arial" w:hAnsi="Arial" w:cs="Arial"/>
            <w:i/>
            <w:iCs/>
            <w:sz w:val="26"/>
            <w:szCs w:val="26"/>
          </w:rPr>
          <w:delText xml:space="preserve">“(...) </w:delText>
        </w:r>
      </w:del>
      <w:del w:id="1217" w:author="Assessor GDSXSR" w:date="2026-10-27T21:21:41Z">
        <w:r w:rsidRPr="007E508F">
          <w:rPr>
            <w:rFonts w:ascii="Arial" w:hAnsi="Arial" w:cs="Arial"/>
            <w:i/>
            <w:iCs/>
            <w:sz w:val="26"/>
            <w:szCs w:val="26"/>
          </w:rPr>
          <w:delText>No caso em apreço, a pretensão foi instruída com documentos relacionados ao Contrato nº 468650954 (ID </w:delText>
        </w:r>
      </w:del>
      <w:del w:id="1218" w:author="Assessor GDSXSR" w:date="2026-10-27T21:21:41Z">
        <w:r w:rsidRPr="00D86417">
          <w:rPr>
            <w:rFonts w:ascii="Arial" w:hAnsi="Arial" w:cs="Arial"/>
            <w:i/>
            <w:iCs/>
            <w:sz w:val="26"/>
            <w:szCs w:val="26"/>
          </w:rPr>
          <w:delText>211348427</w:delText>
        </w:r>
      </w:del>
      <w:del w:id="1219" w:author="Assessor GDSXSR" w:date="2026-10-27T21:21:41Z">
        <w:r w:rsidRPr="007E508F">
          <w:rPr>
            <w:rFonts w:ascii="Arial" w:hAnsi="Arial" w:cs="Arial"/>
            <w:i/>
            <w:iCs/>
            <w:sz w:val="26"/>
            <w:szCs w:val="26"/>
          </w:rPr>
          <w:delText>), demonstrativo de saldo devedor (ID </w:delText>
        </w:r>
      </w:del>
      <w:del w:id="1220" w:author="Assessor GDSXSR" w:date="2026-10-27T21:21:41Z">
        <w:r w:rsidRPr="00D86417">
          <w:rPr>
            <w:rFonts w:ascii="Arial" w:hAnsi="Arial" w:cs="Arial"/>
            <w:i/>
            <w:iCs/>
            <w:sz w:val="26"/>
            <w:szCs w:val="26"/>
          </w:rPr>
          <w:delText>211348426</w:delText>
        </w:r>
      </w:del>
      <w:del w:id="1221" w:author="Assessor GDSXSR" w:date="2026-10-27T21:21:41Z">
        <w:r w:rsidRPr="007E508F">
          <w:rPr>
            <w:rFonts w:ascii="Arial" w:hAnsi="Arial" w:cs="Arial"/>
            <w:i/>
            <w:iCs/>
            <w:sz w:val="26"/>
            <w:szCs w:val="26"/>
          </w:rPr>
          <w:delText>), relatório de cobrança (ID </w:delText>
        </w:r>
      </w:del>
      <w:del w:id="1222" w:author="Assessor GDSXSR" w:date="2026-10-27T21:21:41Z">
        <w:r w:rsidRPr="00D86417">
          <w:rPr>
            <w:rFonts w:ascii="Arial" w:hAnsi="Arial" w:cs="Arial"/>
            <w:i/>
            <w:iCs/>
            <w:sz w:val="26"/>
            <w:szCs w:val="26"/>
          </w:rPr>
          <w:delText>211348428</w:delText>
        </w:r>
      </w:del>
      <w:del w:id="1223" w:author="Assessor GDSXSR" w:date="2026-10-27T21:21:41Z">
        <w:r w:rsidRPr="007E508F">
          <w:rPr>
            <w:rFonts w:ascii="Arial" w:hAnsi="Arial" w:cs="Arial"/>
            <w:i/>
            <w:iCs/>
            <w:sz w:val="26"/>
            <w:szCs w:val="26"/>
          </w:rPr>
          <w:delText>) e comprovante de liberação de numerário (ID </w:delText>
        </w:r>
      </w:del>
      <w:del w:id="1224" w:author="Assessor GDSXSR" w:date="2026-10-27T21:21:41Z">
        <w:r w:rsidRPr="00D86417">
          <w:rPr>
            <w:rFonts w:ascii="Arial" w:hAnsi="Arial" w:cs="Arial"/>
            <w:i/>
            <w:iCs/>
            <w:sz w:val="26"/>
            <w:szCs w:val="26"/>
          </w:rPr>
          <w:delText>211348429</w:delText>
        </w:r>
      </w:del>
      <w:del w:id="1225" w:author="Assessor GDSXSR" w:date="2026-10-27T21:21:41Z">
        <w:r w:rsidRPr="007E508F">
          <w:rPr>
            <w:rFonts w:ascii="Arial" w:hAnsi="Arial" w:cs="Arial"/>
            <w:i/>
            <w:iCs/>
            <w:sz w:val="26"/>
            <w:szCs w:val="26"/>
          </w:rPr>
          <w:delText>), documentos que, em tese, são aptos a formar juízo de probabilidade acerca da existência da relação jurídica e do débito.</w:delText>
        </w:r>
      </w:del>
    </w:p>
    <w:p w14:paraId="1060D2A5" w14:textId="24B839CD" w:rsidR="007E508F" w:rsidRPr="007E508F" w:rsidRDefault="007E508F" w:rsidP="007E508F">
      <w:pPr>
        <w:spacing w:after="0" w:line="360" w:lineRule="auto"/>
        <w:ind w:left="2268" w:firstLine="993"/>
        <w:jc w:val="both"/>
        <w:rPr>
          <w:del w:id="1232" w:author="Assessor GDSXSR" w:date="2026-10-27T21:21:41Z"/>
          <w:rFonts w:ascii="Arial" w:hAnsi="Arial" w:cs="Arial"/>
          <w:i/>
          <w:iCs/>
          <w:sz w:val="26"/>
          <w:szCs w:val="26"/>
        </w:rPr>
      </w:pPr>
      <w:del w:id="1227" w:author="Assessor GDSXSR" w:date="2026-10-27T21:21:41Z">
        <w:r w:rsidRPr="007E508F">
          <w:rPr>
            <w:rFonts w:ascii="Arial" w:hAnsi="Arial" w:cs="Arial"/>
            <w:i/>
            <w:iCs/>
            <w:sz w:val="26"/>
            <w:szCs w:val="26"/>
          </w:rPr>
          <w:delText>O relatório de cobrança indica contrato firmado em 21/02/2011, com 120 parcelas, prestação mensal de R$ 1.727,65, primeiro vencimento em 24/03/2011 (ID </w:delText>
        </w:r>
      </w:del>
      <w:del w:id="1228" w:author="Assessor GDSXSR" w:date="2026-10-27T21:21:41Z">
        <w:r w:rsidRPr="00D86417">
          <w:rPr>
            <w:rFonts w:ascii="Arial" w:hAnsi="Arial" w:cs="Arial"/>
            <w:i/>
            <w:iCs/>
            <w:sz w:val="26"/>
            <w:szCs w:val="26"/>
          </w:rPr>
          <w:delText>211348428</w:delText>
        </w:r>
      </w:del>
      <w:del w:id="1229" w:author="Assessor GDSXSR" w:date="2026-10-27T21:21:41Z">
        <w:r w:rsidRPr="007E508F">
          <w:rPr>
            <w:rFonts w:ascii="Arial" w:hAnsi="Arial" w:cs="Arial"/>
            <w:i/>
            <w:iCs/>
            <w:sz w:val="26"/>
            <w:szCs w:val="26"/>
          </w:rPr>
          <w:delText> - Pág. 1) e último vencimento em 24/02/2021 (ID </w:delText>
        </w:r>
      </w:del>
      <w:del w:id="1230" w:author="Assessor GDSXSR" w:date="2026-10-27T21:21:41Z">
        <w:r w:rsidRPr="00D86417">
          <w:rPr>
            <w:rFonts w:ascii="Arial" w:hAnsi="Arial" w:cs="Arial"/>
            <w:i/>
            <w:iCs/>
            <w:sz w:val="26"/>
            <w:szCs w:val="26"/>
          </w:rPr>
          <w:delText>211348428</w:delText>
        </w:r>
      </w:del>
      <w:del w:id="1231" w:author="Assessor GDSXSR" w:date="2026-10-27T21:21:41Z">
        <w:r w:rsidRPr="007E508F">
          <w:rPr>
            <w:rFonts w:ascii="Arial" w:hAnsi="Arial" w:cs="Arial"/>
            <w:i/>
            <w:iCs/>
            <w:sz w:val="26"/>
            <w:szCs w:val="26"/>
          </w:rPr>
          <w:delText> - Pág. 8).</w:delText>
        </w:r>
      </w:del>
    </w:p>
    <w:p w14:paraId="6D7DCF51" w14:textId="77777777" w:rsidR="007E508F" w:rsidRPr="007E508F" w:rsidRDefault="007E508F" w:rsidP="007E508F">
      <w:pPr>
        <w:spacing w:after="0" w:line="360" w:lineRule="auto"/>
        <w:ind w:left="2268" w:firstLine="993"/>
        <w:jc w:val="both"/>
        <w:rPr>
          <w:del w:id="1234" w:author="Assessor GDSXSR" w:date="2026-10-27T21:21:41Z"/>
          <w:rFonts w:ascii="Arial" w:hAnsi="Arial" w:cs="Arial"/>
          <w:i/>
          <w:iCs/>
          <w:sz w:val="26"/>
          <w:szCs w:val="26"/>
        </w:rPr>
      </w:pPr>
      <w:del w:id="1233" w:author="Assessor GDSXSR" w:date="2026-10-27T21:21:41Z">
        <w:r w:rsidRPr="007E508F">
          <w:rPr>
            <w:rFonts w:ascii="Arial" w:hAnsi="Arial" w:cs="Arial"/>
            <w:i/>
            <w:iCs/>
            <w:sz w:val="26"/>
            <w:szCs w:val="26"/>
          </w:rPr>
          <w:delText>A jurisprudência do Superior Tribunal de Justiça admite a utilização da via monitória para cobrança de dívida bancária fundada em contrato acompanhado de demonstrativo de débito, conforme orientação consolidada na Súmula n. 247/STJ, segundo a qual “o contrato de abertura de crédito em conta corrente, acompanhado do demonstrativo de débito, constitui documento hábil para o ajuizamento da ação monitória”.</w:delText>
        </w:r>
      </w:del>
    </w:p>
    <w:p w14:paraId="0E874C4B" w14:textId="77777777" w:rsidR="007E508F" w:rsidRPr="007E508F" w:rsidRDefault="007E508F" w:rsidP="007E508F">
      <w:pPr>
        <w:spacing w:after="0" w:line="360" w:lineRule="auto"/>
        <w:ind w:left="2268" w:firstLine="993"/>
        <w:jc w:val="both"/>
        <w:rPr>
          <w:del w:id="1236" w:author="Assessor GDSXSR" w:date="2026-10-27T21:21:41Z"/>
          <w:rFonts w:ascii="Arial" w:hAnsi="Arial" w:cs="Arial"/>
          <w:i/>
          <w:iCs/>
          <w:sz w:val="26"/>
          <w:szCs w:val="26"/>
        </w:rPr>
      </w:pPr>
      <w:del w:id="1235" w:author="Assessor GDSXSR" w:date="2026-10-27T21:21:41Z">
        <w:r w:rsidRPr="007E508F">
          <w:rPr>
            <w:rFonts w:ascii="Arial" w:hAnsi="Arial" w:cs="Arial"/>
            <w:i/>
            <w:iCs/>
            <w:sz w:val="26"/>
            <w:szCs w:val="26"/>
          </w:rPr>
          <w:delText>Embora o caso envolva crédito pessoal consignado, e não abertura de crédito em conta corrente, a ratio decidendi é aplicável: a prova escrita exigida para a ação monitória não precisa ter força executiva nem certeza absoluta, bastando que seja idônea à demonstração inicial da obrigação.</w:delText>
        </w:r>
      </w:del>
    </w:p>
    <w:p w14:paraId="77868214" w14:textId="77777777" w:rsidR="007E508F" w:rsidRPr="007E508F" w:rsidRDefault="007E508F" w:rsidP="007E508F">
      <w:pPr>
        <w:spacing w:after="0" w:line="360" w:lineRule="auto"/>
        <w:ind w:left="2268" w:firstLine="993"/>
        <w:jc w:val="both"/>
        <w:rPr>
          <w:del w:id="1238" w:author="Assessor GDSXSR" w:date="2026-10-27T21:21:41Z"/>
          <w:rFonts w:ascii="Arial" w:hAnsi="Arial" w:cs="Arial"/>
          <w:i/>
          <w:iCs/>
          <w:sz w:val="26"/>
          <w:szCs w:val="26"/>
        </w:rPr>
      </w:pPr>
      <w:del w:id="1237" w:author="Assessor GDSXSR" w:date="2026-10-27T21:21:41Z">
        <w:r w:rsidRPr="007E508F">
          <w:rPr>
            <w:rFonts w:ascii="Arial" w:hAnsi="Arial" w:cs="Arial"/>
            <w:i/>
            <w:iCs/>
            <w:sz w:val="26"/>
            <w:szCs w:val="26"/>
          </w:rPr>
          <w:delText>Rejeita-se, portanto, a alegação de ausência de pressuposto monitório, pois a documentação inicial é suficiente para inaugurar o procedimento especial, sem prejuízo do exame, em contraditório, da extensão efetiva do débito.</w:delText>
        </w:r>
      </w:del>
    </w:p>
    <w:p w14:paraId="7E39393D" w14:textId="77777777" w:rsidR="007E508F" w:rsidRPr="007E508F" w:rsidRDefault="007E508F" w:rsidP="007E508F">
      <w:pPr>
        <w:spacing w:after="0" w:line="360" w:lineRule="auto"/>
        <w:ind w:left="2268" w:firstLine="993"/>
        <w:jc w:val="both"/>
        <w:rPr>
          <w:del w:id="1240" w:author="Assessor GDSXSR" w:date="2026-10-27T21:21:41Z"/>
          <w:rFonts w:ascii="Arial" w:hAnsi="Arial" w:cs="Arial"/>
          <w:i/>
          <w:iCs/>
          <w:sz w:val="26"/>
          <w:szCs w:val="26"/>
        </w:rPr>
      </w:pPr>
      <w:del w:id="1239" w:author="Assessor GDSXSR" w:date="2026-10-27T21:21:41Z">
        <w:r w:rsidRPr="007E508F">
          <w:rPr>
            <w:rFonts w:ascii="Arial" w:hAnsi="Arial" w:cs="Arial"/>
            <w:i/>
            <w:iCs/>
            <w:sz w:val="26"/>
            <w:szCs w:val="26"/>
          </w:rPr>
          <w:delText>A ré sustentou a aplicabilidade do Código de Defesa do Consumidor, sob o argumento de que contratou serviço financeiro como destinatária final.</w:delText>
        </w:r>
      </w:del>
    </w:p>
    <w:p w14:paraId="7455E2A7" w14:textId="77777777" w:rsidR="007E508F" w:rsidRPr="007E508F" w:rsidRDefault="007E508F" w:rsidP="007E508F">
      <w:pPr>
        <w:spacing w:after="0" w:line="360" w:lineRule="auto"/>
        <w:ind w:left="2268" w:firstLine="993"/>
        <w:jc w:val="both"/>
        <w:rPr>
          <w:del w:id="1242" w:author="Assessor GDSXSR" w:date="2026-10-27T21:21:41Z"/>
          <w:rFonts w:ascii="Arial" w:hAnsi="Arial" w:cs="Arial"/>
          <w:i/>
          <w:iCs/>
          <w:sz w:val="26"/>
          <w:szCs w:val="26"/>
        </w:rPr>
      </w:pPr>
      <w:del w:id="1241" w:author="Assessor GDSXSR" w:date="2026-10-27T21:21:41Z">
        <w:r w:rsidRPr="007E508F">
          <w:rPr>
            <w:rFonts w:ascii="Arial" w:hAnsi="Arial" w:cs="Arial"/>
            <w:i/>
            <w:iCs/>
            <w:sz w:val="26"/>
            <w:szCs w:val="26"/>
          </w:rPr>
          <w:delText>Assiste-lhe razão quanto à incidência do CDC. A relação jurídica é de consumo, pois envolve serviço bancário prestado por instituição financeira a pessoa física destinatária final. O entendimento é pacífico na jurisprudência do STJ, conforme a Súmula n. 297, segundo a qual “o Código de Defesa do Consumidor é aplicável às instituições financeiras”.</w:delText>
        </w:r>
      </w:del>
    </w:p>
    <w:p w14:paraId="1DE5067F" w14:textId="77777777" w:rsidR="007E508F" w:rsidRPr="007E508F" w:rsidRDefault="007E508F" w:rsidP="007E508F">
      <w:pPr>
        <w:spacing w:after="0" w:line="360" w:lineRule="auto"/>
        <w:ind w:left="2268" w:firstLine="993"/>
        <w:jc w:val="both"/>
        <w:rPr>
          <w:del w:id="1244" w:author="Assessor GDSXSR" w:date="2026-10-27T21:21:41Z"/>
          <w:rFonts w:ascii="Arial" w:hAnsi="Arial" w:cs="Arial"/>
          <w:i/>
          <w:iCs/>
          <w:sz w:val="26"/>
          <w:szCs w:val="26"/>
        </w:rPr>
      </w:pPr>
      <w:del w:id="1243" w:author="Assessor GDSXSR" w:date="2026-10-27T21:21:41Z">
        <w:r w:rsidRPr="007E508F">
          <w:rPr>
            <w:rFonts w:ascii="Arial" w:hAnsi="Arial" w:cs="Arial"/>
            <w:i/>
            <w:iCs/>
            <w:sz w:val="26"/>
            <w:szCs w:val="26"/>
          </w:rPr>
          <w:delText>A existência da relação contratual restou demonstrada. O relatório de cobrança identifica o Contrato nº 468650954, em nome de Ana Lucia Ferreira dos Santos, com CPF e matrícula funcional vinculados a crédito pessoal parcelado com desconto em folha/consignação, com 120 parcelas de R$ 1.727,65. Também consta comprovante de TED de 22/02/2011, no valor de R$ 5.437,28, em favor da ré, além da informação de que parte substancial do valor da operação teria sido destinada à quitação de empréstimos anteriores.</w:delText>
        </w:r>
      </w:del>
    </w:p>
    <w:p w14:paraId="76370A47" w14:textId="4EB1A0FA" w:rsidR="007E508F" w:rsidRPr="007E508F" w:rsidRDefault="007E508F" w:rsidP="007E508F">
      <w:pPr>
        <w:spacing w:after="0" w:line="360" w:lineRule="auto"/>
        <w:ind w:left="2268" w:firstLine="993"/>
        <w:jc w:val="both"/>
        <w:rPr>
          <w:del w:id="1248" w:author="Assessor GDSXSR" w:date="2026-10-27T21:21:41Z"/>
          <w:rFonts w:ascii="Arial" w:hAnsi="Arial" w:cs="Arial"/>
          <w:i/>
          <w:iCs/>
          <w:sz w:val="26"/>
          <w:szCs w:val="26"/>
        </w:rPr>
      </w:pPr>
      <w:del w:id="1245" w:author="Assessor GDSXSR" w:date="2026-10-27T21:21:41Z">
        <w:r w:rsidRPr="007E508F">
          <w:rPr>
            <w:rFonts w:ascii="Arial" w:hAnsi="Arial" w:cs="Arial"/>
            <w:i/>
            <w:iCs/>
            <w:sz w:val="26"/>
            <w:szCs w:val="26"/>
          </w:rPr>
          <w:delText>A ré, em seus embargos (ID </w:delText>
        </w:r>
      </w:del>
      <w:del w:id="1246" w:author="Assessor GDSXSR" w:date="2026-10-27T21:21:41Z">
        <w:r w:rsidRPr="00D86417">
          <w:rPr>
            <w:rFonts w:ascii="Arial" w:hAnsi="Arial" w:cs="Arial"/>
            <w:i/>
            <w:iCs/>
            <w:sz w:val="26"/>
            <w:szCs w:val="26"/>
          </w:rPr>
          <w:delText>227309273</w:delText>
        </w:r>
      </w:del>
      <w:del w:id="1247" w:author="Assessor GDSXSR" w:date="2026-10-27T21:21:41Z">
        <w:r w:rsidRPr="007E508F">
          <w:rPr>
            <w:rFonts w:ascii="Arial" w:hAnsi="Arial" w:cs="Arial"/>
            <w:i/>
            <w:iCs/>
            <w:sz w:val="26"/>
            <w:szCs w:val="26"/>
          </w:rPr>
          <w:delText>), não negou propriamente a existência do contrato, mas sustentou que a obrigação teria sido integralmente paga por meio de descontos em folha.</w:delText>
        </w:r>
      </w:del>
    </w:p>
    <w:p w14:paraId="38924552" w14:textId="77777777" w:rsidR="007E508F" w:rsidRPr="007E508F" w:rsidRDefault="007E508F" w:rsidP="007E508F">
      <w:pPr>
        <w:spacing w:after="0" w:line="360" w:lineRule="auto"/>
        <w:ind w:left="2268" w:firstLine="993"/>
        <w:jc w:val="both"/>
        <w:rPr>
          <w:del w:id="1250" w:author="Assessor GDSXSR" w:date="2026-10-27T21:21:41Z"/>
          <w:rFonts w:ascii="Arial" w:hAnsi="Arial" w:cs="Arial"/>
          <w:i/>
          <w:iCs/>
          <w:sz w:val="26"/>
          <w:szCs w:val="26"/>
        </w:rPr>
      </w:pPr>
      <w:del w:id="1249" w:author="Assessor GDSXSR" w:date="2026-10-27T21:21:41Z">
        <w:r w:rsidRPr="007E508F">
          <w:rPr>
            <w:rFonts w:ascii="Arial" w:hAnsi="Arial" w:cs="Arial"/>
            <w:i/>
            <w:iCs/>
            <w:sz w:val="26"/>
            <w:szCs w:val="26"/>
          </w:rPr>
          <w:delText>Portanto, a controvérsia central não reside na contratação em si, mas na extensão do adimplemento e, consequentemente, no quantum efetivamente exigível.</w:delText>
        </w:r>
      </w:del>
    </w:p>
    <w:p w14:paraId="5E7A3A9F" w14:textId="40E994CF" w:rsidR="007E508F" w:rsidRPr="007E508F" w:rsidRDefault="007E508F" w:rsidP="007E508F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  <w:pPrChange w:id="1252" w:author="Assessor GDSXSR" w:date="2026-10-27T21:21:41Z">
          <w:pPr>
            <w:spacing w:after="0" w:line="360" w:lineRule="auto"/>
            <w:ind w:left="2268" w:firstLine="993"/>
            <w:jc w:val="both"/>
          </w:pPr>
        </w:pPrChange>
      </w:pPr>
      <w:ins w:id="1251" w:author="Assessor GDSXSR" w:date="2026-10-27T21:21:4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“(...) </w:t>
        </w:r>
      </w:ins>
      <w:r>
        <w:rPr>
          <w:rFonts w:ascii="Arial" w:hAnsi="Arial" w:cs="Arial"/>
          <w:i/>
          <w:iCs/>
          <w:sz w:val="26"/>
          <w:szCs w:val="26"/>
        </w:rPr>
        <w:t xml:space="preserve">A autora pretendeu cobrar saldo atualizado de R$ 533.187,25, afirmando inadimplemento contratual. Na réplica (ID </w:t>
      </w:r>
      <w:r>
        <w:rPr>
          <w:rFonts w:ascii="Arial" w:hAnsi="Arial" w:cs="Arial"/>
          <w:i/>
          <w:iCs/>
          <w:sz w:val="26"/>
          <w:szCs w:val="26"/>
        </w:rPr>
        <w:t xml:space="preserve">231047279</w:t>
      </w:r>
      <w:r>
        <w:rPr>
          <w:rFonts w:ascii="Arial" w:hAnsi="Arial" w:cs="Arial"/>
          <w:i/>
          <w:iCs/>
          <w:sz w:val="26"/>
          <w:szCs w:val="26"/>
        </w:rPr>
        <w:t xml:space="preserve">), sustentou que a ré teria deixado de pagar 75 parcelas, todas de R$ 1.727,65, indicando como motivo “queda de margem”. A relação apresentada pela autora incluiu parcelas antigas — como as de julho a setembro de 2011, julho de 2012 a agosto de 2016 — e também as parcelas 99 a 120, referentes ao período de maio de 2019 a fevereiro de 2021.</w:t>
      </w:r>
    </w:p>
    <w:p w14:paraId="1227CBD1" w14:textId="5174174E" w:rsidR="007E508F" w:rsidRPr="007E508F" w:rsidRDefault="007E508F" w:rsidP="007E508F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  <w:pPrChange w:id="1253" w:author="Assessor GDSXSR" w:date="2026-10-27T21:21:41Z">
          <w:pPr>
            <w:spacing w:after="0" w:line="360" w:lineRule="auto"/>
            <w:ind w:left="2268" w:firstLine="993"/>
            <w:jc w:val="both"/>
          </w:pPr>
        </w:pPrChange>
      </w:pPr>
      <w:r w:rsidRPr="007E508F">
        <w:rPr>
          <w:rFonts w:ascii="Arial" w:hAnsi="Arial" w:cs="Arial"/>
          <w:i/>
          <w:iCs/>
          <w:sz w:val="26"/>
          <w:szCs w:val="26"/>
        </w:rPr>
        <w:t>Contudo, a tese da autora não prevalece integralmente diante do extrato de consignação juntado pela ré. Esse documento, extraído em 21/02/2025, identifica a “consignação nº ADE 15522, vinculada à consignatária 002 - Cruzeiro do Sul, serviço 370 - Empréstimo, consignante STJ - Superior Tribunal de Justiça, servidora S028198 - Ana Lúcia Ferreira dos Santos, com 120 prestações, valor de R$ 1.727,65, data inicial 03/2011, data final 02/2021 e registro de 98 parcelas pagas” (ID </w:t>
      </w:r>
      <w:r w:rsidRPr="00D86417">
        <w:rPr>
          <w:rFonts w:ascii="Arial" w:hAnsi="Arial" w:cs="Arial"/>
          <w:i/>
          <w:iCs/>
          <w:sz w:val="26"/>
          <w:szCs w:val="26"/>
        </w:rPr>
        <w:t>227974562</w:t>
      </w:r>
      <w:r w:rsidRPr="007E508F">
        <w:rPr>
          <w:rFonts w:ascii="Arial" w:hAnsi="Arial" w:cs="Arial"/>
          <w:i/>
          <w:iCs/>
          <w:sz w:val="26"/>
          <w:szCs w:val="26"/>
        </w:rPr>
        <w:t>).</w:t>
      </w:r>
    </w:p>
    <w:p w14:paraId="1BC2D38A" w14:textId="77777777" w:rsidR="007E508F" w:rsidRPr="007E508F" w:rsidRDefault="007E508F" w:rsidP="007E508F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  <w:pPrChange w:id="1254" w:author="Assessor GDSXSR" w:date="2026-10-27T21:21:41Z">
          <w:pPr>
            <w:spacing w:after="0" w:line="360" w:lineRule="auto"/>
            <w:ind w:left="2268" w:firstLine="993"/>
            <w:jc w:val="both"/>
          </w:pPr>
        </w:pPrChange>
      </w:pPr>
      <w:r w:rsidRPr="007E508F">
        <w:rPr>
          <w:rFonts w:ascii="Arial" w:hAnsi="Arial" w:cs="Arial"/>
          <w:i/>
          <w:iCs/>
          <w:sz w:val="26"/>
          <w:szCs w:val="26"/>
        </w:rPr>
        <w:t>O referido extrato demonstra que as parcelas 1 a 98, correspondentes ao período de 03/2011 a 04/2019, constam como “Liquidadas”, todas no valor de R$ 1.727,65. Em contrapartida, as parcelas 99 a 120, relativas ao período de 05/2019 a 02/2021, constam como “Rejeitadas”, com valor R$ 0,00, sendo a maioria por “margem insuficiente”.</w:t>
      </w:r>
    </w:p>
    <w:p w14:paraId="1C3A1AF8" w14:textId="77777777" w:rsidR="007E508F" w:rsidRPr="007E508F" w:rsidRDefault="007E508F" w:rsidP="007E508F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  <w:pPrChange w:id="1255" w:author="Assessor GDSXSR" w:date="2026-10-27T21:21:41Z">
          <w:pPr>
            <w:spacing w:after="0" w:line="360" w:lineRule="auto"/>
            <w:ind w:left="2268" w:firstLine="993"/>
            <w:jc w:val="both"/>
          </w:pPr>
        </w:pPrChange>
      </w:pPr>
      <w:r w:rsidRPr="007E508F">
        <w:rPr>
          <w:rFonts w:ascii="Arial" w:hAnsi="Arial" w:cs="Arial"/>
          <w:i/>
          <w:iCs/>
          <w:sz w:val="26"/>
          <w:szCs w:val="26"/>
        </w:rPr>
        <w:t>Esse documento é relevante por duas razões. Primeiro, porque confirma parcialmente a tese defensiva de que houve descontos em folha até abril de 2019. Segundo, porque afasta a alegação da ré de quitação integral da dívida, já que o próprio extrato por ela apresentado registra apenas 98 parcelas pagas, e não 120.</w:t>
      </w:r>
    </w:p>
    <w:p w14:paraId="7C295AA8" w14:textId="6C2FE346" w:rsidR="007E508F" w:rsidRPr="007E508F" w:rsidRDefault="007E508F" w:rsidP="007E508F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  <w:pPrChange w:id="1256" w:author="Assessor GDSXSR" w:date="2026-10-27T21:21:41Z">
          <w:pPr>
            <w:spacing w:after="0" w:line="360" w:lineRule="auto"/>
            <w:ind w:left="2268" w:firstLine="993"/>
            <w:jc w:val="both"/>
          </w:pPr>
        </w:pPrChange>
      </w:pPr>
      <w:r w:rsidRPr="007E508F">
        <w:rPr>
          <w:rFonts w:ascii="Arial" w:hAnsi="Arial" w:cs="Arial"/>
          <w:i/>
          <w:iCs/>
          <w:sz w:val="26"/>
          <w:szCs w:val="26"/>
        </w:rPr>
        <w:t>A autora, por sua vez, não produziu prova suficiente para infirmar a informação constante do extrato de consignação quanto às parcelas 1 a 98. Embora tenha afirmado que a efetiva quitação somente poderia ser confirmada por ficha financeira ou contracheque, não requereu, na fase probatória, a produção dessa prova; ao contrário, manifestou-se pelo julgamento antecipado da lide, sustentando que os documentos existentes eram suficientes (ID </w:t>
      </w:r>
      <w:r w:rsidRPr="00D86417">
        <w:rPr>
          <w:rFonts w:ascii="Arial" w:hAnsi="Arial" w:cs="Arial"/>
          <w:i/>
          <w:iCs/>
          <w:sz w:val="26"/>
          <w:szCs w:val="26"/>
        </w:rPr>
        <w:t>232602033</w:t>
      </w:r>
      <w:r w:rsidRPr="007E508F">
        <w:rPr>
          <w:rFonts w:ascii="Arial" w:hAnsi="Arial" w:cs="Arial"/>
          <w:i/>
          <w:iCs/>
          <w:sz w:val="26"/>
          <w:szCs w:val="26"/>
        </w:rPr>
        <w:t>).</w:t>
      </w:r>
    </w:p>
    <w:p w14:paraId="5987D292" w14:textId="044FB20A" w:rsidR="007E508F" w:rsidRPr="007E508F" w:rsidRDefault="007E508F" w:rsidP="007E508F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  <w:pPrChange w:id="1257" w:author="Assessor GDSXSR" w:date="2026-10-27T21:21:41Z">
          <w:pPr>
            <w:spacing w:after="0" w:line="360" w:lineRule="auto"/>
            <w:ind w:left="2268" w:firstLine="993"/>
            <w:jc w:val="both"/>
          </w:pPr>
        </w:pPrChange>
      </w:pPr>
      <w:r w:rsidRPr="007E508F">
        <w:rPr>
          <w:rFonts w:ascii="Arial" w:hAnsi="Arial" w:cs="Arial"/>
          <w:i/>
          <w:iCs/>
          <w:sz w:val="26"/>
          <w:szCs w:val="26"/>
        </w:rPr>
        <w:t>A ré também informou não possuir interesse na produção de outras provas (ID </w:t>
      </w:r>
      <w:r w:rsidRPr="00D86417">
        <w:rPr>
          <w:rFonts w:ascii="Arial" w:hAnsi="Arial" w:cs="Arial"/>
          <w:i/>
          <w:iCs/>
          <w:sz w:val="26"/>
          <w:szCs w:val="26"/>
        </w:rPr>
        <w:t>233503090</w:t>
      </w:r>
      <w:r w:rsidRPr="007E508F">
        <w:rPr>
          <w:rFonts w:ascii="Arial" w:hAnsi="Arial" w:cs="Arial"/>
          <w:i/>
          <w:iCs/>
          <w:sz w:val="26"/>
          <w:szCs w:val="26"/>
        </w:rPr>
        <w:t>), tornando a causa madura para julgamento com base no acervo documental (ID </w:t>
      </w:r>
      <w:r w:rsidRPr="00D86417">
        <w:rPr>
          <w:rFonts w:ascii="Arial" w:hAnsi="Arial" w:cs="Arial"/>
          <w:i/>
          <w:iCs/>
          <w:sz w:val="26"/>
          <w:szCs w:val="26"/>
        </w:rPr>
        <w:t>273358879</w:t>
      </w:r>
      <w:r w:rsidRPr="007E508F">
        <w:rPr>
          <w:rFonts w:ascii="Arial" w:hAnsi="Arial" w:cs="Arial"/>
          <w:i/>
          <w:iCs/>
          <w:sz w:val="26"/>
          <w:szCs w:val="26"/>
        </w:rPr>
        <w:t>).</w:t>
      </w:r>
    </w:p>
    <w:p w14:paraId="4AA60879" w14:textId="77777777" w:rsidR="007E508F" w:rsidRPr="007E508F" w:rsidRDefault="007E508F" w:rsidP="007E508F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  <w:pPrChange w:id="1258" w:author="Assessor GDSXSR" w:date="2026-10-27T21:21:41Z">
          <w:pPr>
            <w:spacing w:after="0" w:line="360" w:lineRule="auto"/>
            <w:ind w:left="2268" w:firstLine="993"/>
            <w:jc w:val="both"/>
          </w:pPr>
        </w:pPrChange>
      </w:pPr>
      <w:r w:rsidRPr="007E508F">
        <w:rPr>
          <w:rFonts w:ascii="Arial" w:hAnsi="Arial" w:cs="Arial"/>
          <w:i/>
          <w:iCs/>
          <w:sz w:val="26"/>
          <w:szCs w:val="26"/>
        </w:rPr>
        <w:t>Diante disso, não se pode acolher a cobrança das 75 parcelas indicadas unilateralmente pela autora na réplica, pois tal relação é incompatível com o extrato de consignação que aponta a liquidação das parcelas 1 a 98. Por outro lado, também não se pode acolher a tese defensiva de adimplemento total, pois as parcelas 99 a 120 constam expressamente como rejeitadas e não pagas.</w:t>
      </w:r>
    </w:p>
    <w:p w14:paraId="5E9FF733" w14:textId="77777777" w:rsidR="007E508F" w:rsidRPr="007E508F" w:rsidRDefault="007E508F" w:rsidP="007E508F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  <w:pPrChange w:id="1259" w:author="Assessor GDSXSR" w:date="2026-10-27T21:21:41Z">
          <w:pPr>
            <w:spacing w:after="0" w:line="360" w:lineRule="auto"/>
            <w:ind w:left="2268" w:firstLine="993"/>
            <w:jc w:val="both"/>
          </w:pPr>
        </w:pPrChange>
      </w:pPr>
      <w:r w:rsidRPr="007E508F">
        <w:rPr>
          <w:rFonts w:ascii="Arial" w:hAnsi="Arial" w:cs="Arial"/>
          <w:i/>
          <w:iCs/>
          <w:sz w:val="26"/>
          <w:szCs w:val="26"/>
        </w:rPr>
        <w:t>Conclui-se, portanto, que o débito exigível se limita às 22 parcelas finais, de nº 99 a 120, vencidas entre maio de 2019 e fevereiro de 2021, cada uma no valor nominal de R$ 1.727,65, totalizando R$ 38.008,30.</w:t>
      </w:r>
    </w:p>
    <w:p w14:paraId="39DB5949" w14:textId="143AF0A7" w:rsidR="007E508F" w:rsidRPr="007E508F" w:rsidRDefault="007E508F" w:rsidP="007E508F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  <w:pPrChange w:id="1260" w:author="Assessor GDSXSR" w:date="2026-10-27T21:21:41Z">
          <w:pPr>
            <w:spacing w:after="0" w:line="360" w:lineRule="auto"/>
            <w:ind w:left="2268" w:firstLine="993"/>
            <w:jc w:val="both"/>
          </w:pPr>
        </w:pPrChange>
      </w:pPr>
      <w:r>
        <w:rPr>
          <w:rFonts w:ascii="Arial" w:hAnsi="Arial" w:cs="Arial"/>
          <w:i/>
          <w:iCs/>
          <w:sz w:val="26"/>
          <w:szCs w:val="26"/>
        </w:rPr>
        <w:t xml:space="preserve">Nesse ponto, os embargos monitórios devem ser acolhidos parcialmente para reconhecer o excesso da cobrança e limitar a obrigação ao valor nominal de R$ 38.008,30, acrescido de atualização monetária e juros de mora desde as datas de vencimento de cada parcela que o integra, por se tratar de obrigação positiva, líquida e com termo certo (art. 397, caput, do CC), e em observância à sistemática de cálculo e aos índices previstos contratualmente (ID </w:t>
      </w:r>
      <w:r>
        <w:rPr>
          <w:rFonts w:ascii="Arial" w:hAnsi="Arial" w:cs="Arial"/>
          <w:i/>
          <w:iCs/>
          <w:sz w:val="26"/>
          <w:szCs w:val="26"/>
        </w:rPr>
        <w:t xml:space="preserve">211348427</w:t>
      </w:r>
      <w:r>
        <w:rPr>
          <w:rFonts w:ascii="Arial" w:hAnsi="Arial" w:cs="Arial"/>
          <w:i/>
          <w:iCs/>
          <w:sz w:val="26"/>
          <w:szCs w:val="26"/>
        </w:rPr>
        <w:t xml:space="preserve">).</w:t>
      </w:r>
      <w:ins w:id="1261" w:author="Assessor GDSXSR" w:date="2026-10-27T21:21:4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”</w:t>
        </w:r>
      </w:ins>
    </w:p>
    <w:p w14:paraId="4C3E2A3D" w14:textId="77777777" w:rsidR="007E508F" w:rsidRDefault="007E508F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38B6693" w14:textId="77777777" w:rsidR="00601CEB" w:rsidRPr="00601CEB" w:rsidRDefault="00601CEB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601CEB">
        <w:rPr>
          <w:rFonts w:ascii="Arial" w:hAnsi="Arial" w:cs="Arial"/>
          <w:sz w:val="28"/>
          <w:szCs w:val="28"/>
        </w:rPr>
        <w:t>Também não merece acolhimento o pedido subsidiário de anulação da sentença para reabertura da instrução.</w:t>
      </w:r>
    </w:p>
    <w:p w14:paraId="4D187501" w14:textId="77777777" w:rsidR="00B271E3" w:rsidRDefault="00B271E3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5EAC536" w14:textId="336381B9" w:rsidR="00601CEB" w:rsidRPr="00601CEB" w:rsidRDefault="00601CEB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 partes</w:t>
      </w:r>
      <w:del w:id="1262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 foram</w:delText>
        </w:r>
      </w:del>
      <w:ins w:id="1263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sz w:val="28"/>
          <w:szCs w:val="28"/>
        </w:rPr>
        <w:t xml:space="preserve"> regularmente intimadas para </w:t>
      </w:r>
      <w:del w:id="1264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especificação de</w:delText>
        </w:r>
      </w:del>
      <w:ins w:id="1265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especificar</w:t>
        </w:r>
      </w:ins>
      <w:r>
        <w:rPr>
          <w:rFonts w:ascii="Arial" w:hAnsi="Arial" w:cs="Arial"/>
          <w:sz w:val="28"/>
          <w:szCs w:val="28"/>
        </w:rPr>
        <w:t xml:space="preserve"> provas</w:t>
      </w:r>
      <w:del w:id="1266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 e</w:delText>
        </w:r>
      </w:del>
      <w:ins w:id="1267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sz w:val="28"/>
          <w:szCs w:val="28"/>
        </w:rPr>
        <w:t xml:space="preserve"> renunciaram à </w:t>
      </w:r>
      <w:del w:id="1268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produção</w:delText>
        </w:r>
      </w:del>
      <w:ins w:id="1269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dilação</w:t>
        </w:r>
      </w:ins>
      <w:r>
        <w:rPr>
          <w:rFonts w:ascii="Arial" w:hAnsi="Arial" w:cs="Arial"/>
          <w:sz w:val="28"/>
          <w:szCs w:val="28"/>
        </w:rPr>
        <w:t xml:space="preserve"> probatória</w:t>
      </w:r>
      <w:del w:id="1270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 complementar</w:delText>
        </w:r>
      </w:del>
      <w:r>
        <w:rPr>
          <w:rFonts w:ascii="Arial" w:hAnsi="Arial" w:cs="Arial"/>
          <w:sz w:val="28"/>
          <w:szCs w:val="28"/>
        </w:rPr>
        <w:t xml:space="preserve">, </w:t>
      </w:r>
      <w:del w:id="1271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sendo</w:delText>
        </w:r>
      </w:del>
      <w:ins w:id="1272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e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273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legítimo</w:delText>
        </w:r>
      </w:del>
      <w:ins w:id="1274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as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275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o</w:delText>
        </w:r>
      </w:del>
      <w:ins w:id="1276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consequências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277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exercício</w:delText>
        </w:r>
      </w:del>
      <w:ins w:id="1278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dessa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279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da condução</w:delText>
        </w:r>
      </w:del>
      <w:ins w:id="1280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opção</w:t>
        </w:r>
      </w:ins>
      <w:r>
        <w:rPr>
          <w:rFonts w:ascii="Arial" w:hAnsi="Arial" w:cs="Arial"/>
          <w:sz w:val="28"/>
          <w:szCs w:val="28"/>
        </w:rPr>
        <w:t xml:space="preserve"> processual</w:t>
      </w:r>
      <w:del w:id="1281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, cujas consequências</w:delText>
        </w:r>
      </w:del>
      <w:r>
        <w:rPr>
          <w:rFonts w:ascii="Arial" w:hAnsi="Arial" w:cs="Arial"/>
          <w:sz w:val="28"/>
          <w:szCs w:val="28"/>
        </w:rPr>
        <w:t xml:space="preserve"> não podem ser revistas apenas em razão da sucumbência</w:t>
      </w:r>
      <w:del w:id="1282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 da parte</w:delText>
        </w:r>
      </w:del>
      <w:r>
        <w:rPr>
          <w:rFonts w:ascii="Arial" w:hAnsi="Arial" w:cs="Arial"/>
          <w:sz w:val="28"/>
          <w:szCs w:val="28"/>
        </w:rPr>
        <w:t xml:space="preserve">.</w:t>
      </w:r>
    </w:p>
    <w:p w14:paraId="00D614F3" w14:textId="77777777" w:rsidR="00601CEB" w:rsidRDefault="00601CEB" w:rsidP="00601CEB">
      <w:pPr>
        <w:spacing w:after="0" w:line="360" w:lineRule="auto"/>
        <w:ind w:firstLine="2268"/>
        <w:jc w:val="both"/>
        <w:rPr>
          <w:ins w:id="1283" w:author="Assessor GDSXSR" w:date="2026-10-27T21:21:41Z"/>
          <w:rFonts w:ascii="Arial" w:hAnsi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ins w:id="1284" w:author="Assessor GDSXSR" w:date="2026-10-27T21:21:41Z">
        <w:commentRangeStart w:id="30"/>
        <w:r>
          <w:rPr>
            <w:rFonts w:ascii="Arial" w:hAnsi="Arial"/>
            <w:color w:val="808080"/>
            <w:sz w:val="28"/>
            <w:highlight w:val="yellow"/>
            <w:u w:val="single"/>
          </w:rPr>
          <w:t xml:space="preserve">Assim, nego provimento ao apelo, nesse ponto.</w:t>
        </w:r>
        <w:commentRangeEnd w:id="30"/>
      </w:ins>
      <w:r>
        <w:rPr>
          <w:rStyle w:val="CommentReference"/>
        </w:rPr>
        <w:commentReference w:id="30"/>
      </w:r>
    </w:p>
    <w:p w14:paraId="6A9C57BF" w14:textId="470E0B58" w:rsidR="00601CEB" w:rsidRPr="00D86417" w:rsidRDefault="00601CEB" w:rsidP="00601CEB">
      <w:pPr>
        <w:spacing w:after="0" w:line="360" w:lineRule="auto"/>
        <w:ind w:firstLine="2268"/>
        <w:jc w:val="both"/>
        <w:rPr>
          <w:del w:id="1286" w:author="Assessor GDSXSR" w:date="2026-10-27T21:21:41Z"/>
          <w:rFonts w:ascii="Arial" w:hAnsi="Arial" w:cs="Arial"/>
          <w:sz w:val="28"/>
          <w:szCs w:val="28"/>
          <w:u w:val="single"/>
        </w:rPr>
      </w:pPr>
      <w:del w:id="1285" w:author="Assessor GDSXSR" w:date="2026-10-27T21:21:41Z">
        <w:r w:rsidRPr="00D86417">
          <w:rPr>
            <w:rFonts w:ascii="Arial" w:hAnsi="Arial" w:cs="Arial"/>
            <w:sz w:val="28"/>
            <w:szCs w:val="28"/>
            <w:u w:val="single"/>
          </w:rPr>
          <w:delText>Dessa forma, deve ser mantida a sentença no ponto em que limitou a exigibilidade do débito às parcelas nº 99 a 120 do contrato.</w:delText>
        </w:r>
      </w:del>
    </w:p>
    <w:p w14:paraId="78C981F8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E67477C" w14:textId="77777777" w:rsidR="001E7E47" w:rsidRPr="007E1C8C" w:rsidRDefault="001E7E47" w:rsidP="001E7E47">
      <w:pPr>
        <w:spacing w:after="0" w:line="36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APELO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DA RÉ,</w:t>
      </w:r>
      <w:del w:id="1121" w:author="Assessor GDSXSR" w:date="2026-10-27T21:21:41Z">
        <w:r>
          <w:rPr>
            <w:rFonts w:ascii="Arial" w:hAnsi="Arial" w:cs="Arial"/>
            <w:b/>
            <w:bCs/>
            <w:color w:val="000000" w:themeColor="text1"/>
            <w:sz w:val="28"/>
            <w:szCs w:val="28"/>
          </w:rPr>
          <w:delText xml:space="preserve"> </w:delText>
        </w:r>
        <w:r>
          <w:rPr>
            <w:rFonts w:ascii="Arial" w:hAnsi="Arial" w:cs="Arial"/>
            <w:b/>
            <w:bCs/>
            <w:color w:val="000000" w:themeColor="text1"/>
            <w:sz w:val="28"/>
            <w:szCs w:val="28"/>
          </w:rPr>
          <w:delText xml:space="preserve"> </w:delText>
        </w:r>
      </w:del>
      <w:ins w:id="1122" w:author="Assessor GDSXSR" w:date="2026-10-27T21:21:41Z">
        <w:r>
          <w:rPr>
            <w:rFonts w:ascii="Arial" w:hAnsi="Arial" w:cs="Arial"/>
            <w:b/>
            <w:bCs/>
            <w:color w:val="808080"/>
            <w:sz w:val="28"/>
            <w:szCs w:val="28"/>
          </w:rPr>
          <w:t xml:space="preserve"> </w:t>
        </w:r>
      </w:ins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ANA LUCIA FERREIRA DOS SANTOS</w:t>
      </w:r>
    </w:p>
    <w:p w14:paraId="5B2E68F1" w14:textId="77777777" w:rsidR="001E7E47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1E7CB9FF" w14:textId="77777777" w:rsidR="001E7E47" w:rsidRPr="007E1C8C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color w:val="000000" w:themeColor="text1"/>
          <w:sz w:val="28"/>
          <w:szCs w:val="28"/>
        </w:rPr>
        <w:t>Presentes os pressupostos de admissibilidade, conheço do apelo interposto</w:t>
      </w:r>
      <w:r>
        <w:rPr>
          <w:rFonts w:ascii="Arial" w:hAnsi="Arial" w:cs="Arial"/>
          <w:color w:val="000000" w:themeColor="text1"/>
          <w:sz w:val="28"/>
          <w:szCs w:val="28"/>
        </w:rPr>
        <w:t>.</w:t>
      </w:r>
      <w:r w:rsidRPr="007E1C8C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31F83A50" w14:textId="77777777" w:rsidR="001E7E47" w:rsidRDefault="001E7E47" w:rsidP="001E7E47">
      <w:pPr>
        <w:spacing w:after="0" w:line="360" w:lineRule="auto"/>
        <w:ind w:firstLine="2268"/>
        <w:jc w:val="both"/>
        <w:rPr>
          <w:ins w:id="1287" w:author="Assessor GDSXSR" w:date="2026-10-27T21:21:41Z"/>
          <w:rFonts w:ascii="Arial" w:hAnsi="Arial" w:cs="Arial"/>
          <w:sz w:val="28"/>
          <w:szCs w:val="28"/>
        </w:rPr>
      </w:pPr>
    </w:p>
    <w:p>
      <w:pPr>
        <w:spacing w:after="0" w:line="360" w:lineRule="auto"/>
        <w:ind/>
        <w:jc w:val="center"/>
        <w:rPr>
          <w:rFonts w:ascii="Arial" w:hAnsi="Arial" w:cs="Arial"/>
          <w:sz w:val="28"/>
          <w:szCs w:val="28"/>
        </w:rPr>
      </w:pPr>
      <w:ins w:id="1288" w:author="Assessor GDSXSR" w:date="2026-10-27T21:21:41Z">
        <w:commentRangeStart w:id="31"/>
        <w:r>
          <w:rPr>
            <w:rFonts w:ascii="Arial" w:hAnsi="Arial"/>
            <w:color w:val="808080"/>
            <w:sz w:val="28"/>
            <w:highlight w:val="yellow"/>
          </w:rPr>
          <w:t xml:space="preserve">DA FIXAÇÃO DOS HONORÁRIOS SOBRE O PROVEITO ECONÔMICO OBTIDO PELA RÉ</w:t>
        </w:r>
        <w:commentRangeEnd w:id="31"/>
      </w:ins>
      <w:r>
        <w:rPr>
          <w:rStyle w:val="CommentReference"/>
        </w:rPr>
        <w:commentReference w:id="31"/>
      </w:r>
    </w:p>
    <w:p w14:paraId="1AE1DE44" w14:textId="77777777" w:rsidR="001E7E47" w:rsidRPr="00606FC6" w:rsidRDefault="001E7E47" w:rsidP="001E7E47">
      <w:pPr>
        <w:spacing w:after="0" w:line="360" w:lineRule="auto"/>
        <w:jc w:val="center"/>
        <w:rPr>
          <w:del w:id="1292" w:author="Assessor GDSXSR" w:date="2026-10-27T21:21:41Z"/>
          <w:rFonts w:ascii="Arial" w:hAnsi="Arial" w:cs="Arial"/>
          <w:color w:val="000000" w:themeColor="text1"/>
          <w:sz w:val="28"/>
          <w:szCs w:val="28"/>
        </w:rPr>
      </w:pPr>
      <w:del w:id="1289" w:author="Assessor GDSXSR" w:date="2026-10-27T21:21:41Z">
        <w:r w:rsidRPr="00606FC6">
          <w:rPr>
            <w:rFonts w:ascii="Arial" w:hAnsi="Arial" w:cs="Arial"/>
            <w:color w:val="000000" w:themeColor="text1"/>
            <w:sz w:val="28"/>
            <w:szCs w:val="28"/>
          </w:rPr>
          <w:delText xml:space="preserve">DO CABIMENTO </w:delText>
        </w:r>
      </w:del>
      <w:del w:id="1290" w:author="Assessor GDSXSR" w:date="2026-10-27T21:21:41Z">
        <w:r>
          <w:rPr>
            <w:rFonts w:ascii="Arial" w:hAnsi="Arial" w:cs="Arial"/>
            <w:color w:val="000000" w:themeColor="text1"/>
            <w:sz w:val="28"/>
            <w:szCs w:val="28"/>
          </w:rPr>
          <w:delText>DO CÁLCULO</w:delText>
        </w:r>
      </w:del>
      <w:del w:id="1291" w:author="Assessor GDSXSR" w:date="2026-10-27T21:21:41Z">
        <w:r w:rsidRPr="00606FC6">
          <w:rPr>
            <w:rFonts w:ascii="Arial" w:hAnsi="Arial" w:cs="Arial"/>
            <w:color w:val="000000" w:themeColor="text1"/>
            <w:sz w:val="28"/>
            <w:szCs w:val="28"/>
          </w:rPr>
          <w:delText xml:space="preserve"> DOS HONORÁRIOS SOBRE O PROVEITO ECONÔMICO OBTIDO</w:delText>
        </w:r>
      </w:del>
    </w:p>
    <w:p w14:paraId="661889F4" w14:textId="77777777" w:rsidR="001E7E47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67138C5" w14:textId="77777777" w:rsidR="001E7E47" w:rsidRPr="00601CEB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32"/>
      <w:r>
        <w:rPr>
          <w:rFonts w:ascii="Arial" w:hAnsi="Arial" w:cs="Arial"/>
          <w:color w:val="000000" w:themeColor="text1"/>
          <w:sz w:val="28"/>
          <w:szCs w:val="28"/>
        </w:rPr>
        <w:t xml:space="preserve">A ré/apelante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ANA LUCIA FERREIRA DOS SANTOS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, alega que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: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1)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 sentença fixou os honorários sucumbenciais com base no valor da condenação para ambas as partes, em desacordo com o art. 85, § 2º, do CPC, que estabelece ordem preferencial de incidência sobre o valor da condenação, o proveito econômico obtido ou, subsidiariamente, o valor da causa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2)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em hipótese de sucumbência recíproca decorrente da expressiva redução do valor inicialmente pleiteado, o proveito econômico da apelante corresponde à diferença entre o valor cobrado na inicial (R$ 533.187,25) e o valor efetivamente reconhecido na sentença (R$ 38.008,30), representando benefício patrimonial concreto e mensurável</w:t>
      </w:r>
      <w:ins w:id="1293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 (ID 88084428)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  <w:commentRangeEnd w:id="32"/>
      <w:r>
        <w:rPr>
          <w:rStyle w:val="CommentReference"/>
        </w:rPr>
        <w:commentReference w:id="32"/>
      </w:r>
    </w:p>
    <w:p w14:paraId="509BC351" w14:textId="77777777" w:rsidR="001E7E47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02A0EDE5" w14:textId="6E1C6476" w:rsidR="001E7E47" w:rsidRPr="00601CEB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601CEB">
        <w:rPr>
          <w:rFonts w:ascii="Arial" w:hAnsi="Arial" w:cs="Arial"/>
          <w:color w:val="000000" w:themeColor="text1"/>
          <w:sz w:val="28"/>
          <w:szCs w:val="28"/>
        </w:rPr>
        <w:t xml:space="preserve">Requer </w:t>
      </w:r>
      <w:r>
        <w:rPr>
          <w:rFonts w:ascii="Arial" w:hAnsi="Arial" w:cs="Arial"/>
          <w:color w:val="000000" w:themeColor="text1"/>
          <w:sz w:val="28"/>
          <w:szCs w:val="28"/>
        </w:rPr>
        <w:t>a reforma da</w:t>
      </w:r>
      <w:r w:rsidRPr="00601CEB">
        <w:rPr>
          <w:rFonts w:ascii="Arial" w:hAnsi="Arial" w:cs="Arial"/>
          <w:color w:val="000000" w:themeColor="text1"/>
          <w:sz w:val="28"/>
          <w:szCs w:val="28"/>
        </w:rPr>
        <w:t xml:space="preserve"> sentença</w:t>
      </w:r>
      <w:r w:rsidR="00D86417">
        <w:rPr>
          <w:rFonts w:ascii="Arial" w:hAnsi="Arial" w:cs="Arial"/>
          <w:color w:val="000000" w:themeColor="text1"/>
          <w:sz w:val="28"/>
          <w:szCs w:val="28"/>
        </w:rPr>
        <w:t xml:space="preserve"> para fixar</w:t>
      </w:r>
      <w:r w:rsidRPr="00601CEB">
        <w:rPr>
          <w:rFonts w:ascii="Arial" w:hAnsi="Arial" w:cs="Arial"/>
          <w:color w:val="000000" w:themeColor="text1"/>
          <w:sz w:val="28"/>
          <w:szCs w:val="28"/>
        </w:rPr>
        <w:t xml:space="preserve"> os honorários advocatícios devidos aos patronos da apelante em 10% sobre o proveito econômico obtido, correspondente à diferença entre o valor cobrado na petição inicial e o valor efetivamente reconhecido na condenação.</w:t>
      </w:r>
    </w:p>
    <w:p w14:paraId="72D31A25" w14:textId="77777777" w:rsidR="001E7E47" w:rsidRPr="00601CEB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279EE0E0" w14:textId="77777777" w:rsidR="001E7E47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color w:val="000000" w:themeColor="text1"/>
          <w:sz w:val="28"/>
          <w:szCs w:val="28"/>
          <w:highlight w:val="yellow"/>
          <w:rPrChange w:id="1294" w:author="Assessor GDSXSR" w:date="2026-10-27T21:21:41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Com razão 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295" w:author="Assessor GDSXSR" w:date="2026-10-27T21:21:41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>a</w:t>
      </w:r>
      <w:r w:rsidRPr="007E1C8C">
        <w:rPr>
          <w:rFonts w:ascii="Arial" w:hAnsi="Arial" w:cs="Arial"/>
          <w:color w:val="000000" w:themeColor="text1"/>
          <w:sz w:val="28"/>
          <w:szCs w:val="28"/>
          <w:highlight w:val="yellow"/>
          <w:rPrChange w:id="1296" w:author="Assessor GDSXSR" w:date="2026-10-27T21:21:41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apelante.</w:t>
      </w:r>
    </w:p>
    <w:p w14:paraId="1525BD48" w14:textId="77777777" w:rsidR="001E7E47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6968C664" w14:textId="77777777" w:rsidR="001E7E47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A sentença reconheceu a sucumbência recíproca e condenou as partes ao pagamento das despesas processuais e dos honorários advocatícios, fixados em 10% sobre o valor da condenação, observada a distribuição proporcional de 80% para a autora e 20% para a ré</w:t>
      </w:r>
      <w:ins w:id="1297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 (ID 88084425)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</w:p>
    <w:p w14:paraId="3D76C42B" w14:textId="77777777" w:rsidR="00B271E3" w:rsidRPr="00601CEB" w:rsidRDefault="00B271E3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738FE5F5" w14:textId="77777777" w:rsidR="001E7E47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601CEB">
        <w:rPr>
          <w:rFonts w:ascii="Arial" w:hAnsi="Arial" w:cs="Arial"/>
          <w:color w:val="000000" w:themeColor="text1"/>
          <w:sz w:val="28"/>
          <w:szCs w:val="28"/>
        </w:rPr>
        <w:t>Entretanto, a base de cálculo adotada não reflete adequadamente o proveito econômico obtido pela embargante.</w:t>
      </w:r>
    </w:p>
    <w:p w14:paraId="7A0BB0FC" w14:textId="77777777" w:rsidR="00B271E3" w:rsidRPr="00601CEB" w:rsidRDefault="00B271E3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300" w:author="Assessor GDSXSR" w:date="2026-10-27T21:21:41Z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Na hipótese, a autora promoveu cobrança monitória no valor de R$ 533.187,25, tendo sido reconhecida como exigível apenas a quantia de R$ 38.008,30.</w:t>
      </w:r>
      <w:del w:id="1299" w:author="Assessor GDSXSR" w:date="2026-10-27T21:21:41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</w:del>
    </w:p>
    <w:p>
      <w:pPr>
        <w:spacing w:after="0" w:line="360" w:lineRule="auto"/>
        <w:ind w:firstLine="2268"/>
        <w:jc w:val="both"/>
        <w:rPr>
          <w:ins w:id="1301" w:author="Assessor GDSXSR" w:date="2026-10-27T21:21:41Z"/>
        </w:rPr>
      </w:pPr>
    </w:p>
    <w:p w14:paraId="7275DCF7" w14:textId="77777777" w:rsidR="001E7E47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Assim, a atuação processual da ré conduziu à exclusão de parcela substancial da pretensão deduzida, correspondente à diferença entre o valor perseguido na inicial e aquele efetivamente reconhecido na sentença.</w:t>
      </w:r>
    </w:p>
    <w:p w14:paraId="4A9553E4" w14:textId="77777777" w:rsidR="00B271E3" w:rsidRPr="00601CEB" w:rsidRDefault="00B271E3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524DCE69" w14:textId="77777777" w:rsidR="00B271E3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del w:id="1302" w:author="Assessor GDSXSR" w:date="2026-10-27T21:21:41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Nos</w:delText>
        </w:r>
      </w:del>
      <w:ins w:id="1303" w:author="Assessor GDSXSR" w:date="2026-10-27T21:21:41Z">
        <w:commentRangeStart w:id="33"/>
        <w:r>
          <w:rPr>
            <w:rFonts w:ascii="Arial" w:hAnsi="Arial" w:cs="Arial"/>
            <w:color w:val="808080"/>
            <w:sz w:val="28"/>
            <w:szCs w:val="28"/>
          </w:rPr>
          <w:t xml:space="preserve">Dispõe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04" w:author="Assessor GDSXSR" w:date="2026-10-27T21:21:41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termos do</w:delText>
        </w:r>
      </w:del>
      <w:ins w:id="1305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art. 85, § 2º, do CPC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:</w:t>
      </w:r>
      <w:commentRangeEnd w:id="33"/>
      <w:r>
        <w:rPr>
          <w:rStyle w:val="CommentReference"/>
        </w:rPr>
        <w:commentReference w:id="33"/>
      </w:r>
      <w:del w:id="1306" w:author="Assessor GDSXSR" w:date="2026-10-27T21:21:41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</w:del>
    </w:p>
    <w:p w14:paraId="74B73607" w14:textId="77777777" w:rsidR="00B271E3" w:rsidRDefault="00B271E3" w:rsidP="001E7E47">
      <w:pPr>
        <w:spacing w:after="0" w:line="360" w:lineRule="auto"/>
        <w:ind w:firstLine="2268"/>
        <w:jc w:val="both"/>
        <w:rPr>
          <w:ins w:id="1307" w:author="Assessor GDSXSR" w:date="2026-10-27T21:21:41Z"/>
          <w:rFonts w:ascii="Arial" w:hAnsi="Arial" w:cs="Arial"/>
          <w:color w:val="000000" w:themeColor="text1"/>
          <w:sz w:val="28"/>
          <w:szCs w:val="28"/>
        </w:rPr>
      </w:pPr>
    </w:p>
    <w:p>
      <w:pPr>
        <w:spacing w:after="0" w:line="360" w:lineRule="auto"/>
        <w:ind w:left="2268"/>
        <w:jc w:val="both"/>
        <w:rPr>
          <w:ins w:id="1309" w:author="Assessor GDSXSR" w:date="2026-10-27T21:21:41Z"/>
          <w:rFonts w:ascii="Arial" w:hAnsi="Arial" w:cs="Arial"/>
          <w:color w:val="000000" w:themeColor="text1"/>
          <w:sz w:val="28"/>
          <w:szCs w:val="28"/>
        </w:rPr>
      </w:pPr>
      <w:ins w:id="1308" w:author="Assessor GDSXSR" w:date="2026-10-27T21:21:41Z">
        <w:r>
          <w:rPr>
            <w:rFonts w:ascii="Arial" w:hAnsi="Arial"/>
            <w:i/>
            <w:color w:val="808080"/>
            <w:sz w:val="26"/>
          </w:rPr>
          <w:t xml:space="preserve">“Art. 85. A sentença condenará o vencido a pagar honorários ao advogado do vencedor.</w:t>
        </w:r>
      </w:ins>
    </w:p>
    <w:p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ins w:id="1310" w:author="Assessor GDSXSR" w:date="2026-10-27T21:21:41Z">
        <w:r>
          <w:rPr>
            <w:rFonts w:ascii="Arial" w:hAnsi="Arial"/>
            <w:i/>
            <w:color w:val="808080"/>
            <w:sz w:val="26"/>
          </w:rPr>
          <w:t xml:space="preserve">(...)</w:t>
        </w:r>
      </w:ins>
    </w:p>
    <w:p w14:paraId="2B04C137" w14:textId="473B844C" w:rsidR="00B271E3" w:rsidRPr="00B271E3" w:rsidRDefault="00B271E3" w:rsidP="007E6093"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del w:id="1311" w:author="Assessor GDSXSR" w:date="2026-10-27T21:21:41Z">
        <w:r>
          <w:rPr>
            <w:rFonts w:ascii="Arial" w:hAnsi="Arial" w:cs="Arial"/>
            <w:b/>
            <w:bCs/>
            <w:color w:val="000000" w:themeColor="text1"/>
            <w:sz w:val="28"/>
            <w:szCs w:val="28"/>
          </w:rPr>
          <w:delText xml:space="preserve">“</w:delText>
        </w:r>
      </w:del>
      <w:r>
        <w:rPr>
          <w:rFonts w:ascii="Arial" w:hAnsi="Arial" w:cs="Arial"/>
          <w:b w:val="0"/>
          <w:bCs/>
          <w:i/>
          <w:color w:val="000000" w:themeColor="text1"/>
          <w:sz w:val="26"/>
          <w:szCs w:val="28"/>
          <w:rPrChange w:id="1312" w:author="Assessor GDSXSR" w:date="2026-10-27T21:21:41Z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rPrChange>
        </w:rPr>
        <w:t xml:space="preserve">§ 2º</w:t>
      </w:r>
      <w:r>
        <w:rPr>
          <w:rFonts w:ascii="Arial" w:hAnsi="Arial" w:cs="Arial"/>
          <w:b w:val="0"/>
          <w:i/>
          <w:color w:val="000000" w:themeColor="text1"/>
          <w:sz w:val="26"/>
          <w:szCs w:val="28"/>
          <w:rPrChange w:id="1313" w:author="Assessor GDSXSR" w:date="2026-10-27T21:21:41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 Os honorários serão fixados entre o mínimo de dez e o máximo de vinte por cento </w:t>
      </w:r>
      <w:r>
        <w:rPr>
          <w:rFonts w:ascii="Arial" w:hAnsi="Arial" w:cs="Arial"/>
          <w:b w:val="0"/>
          <w:i/>
          <w:color w:val="000000" w:themeColor="text1"/>
          <w:sz w:val="26"/>
          <w:szCs w:val="28"/>
          <w:u w:val="single"/>
          <w:rPrChange w:id="1322" w:author="Assessor GDSXSR" w:date="2026-10-27T21:21:41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sobre o valor da condenação, do proveito econômico obtido</w:t>
      </w:r>
      <w:r>
        <w:rPr>
          <w:rFonts w:ascii="Arial" w:hAnsi="Arial" w:cs="Arial"/>
          <w:b w:val="0"/>
          <w:i/>
          <w:color w:val="000000" w:themeColor="text1"/>
          <w:sz w:val="26"/>
          <w:szCs w:val="28"/>
          <w:rPrChange w:id="1313" w:author="Assessor GDSXSR" w:date="2026-10-27T21:21:41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ou, não sendo possível mensurá-lo, sobre o valor atualizado da causa, atendidos:</w:t>
      </w:r>
    </w:p>
    <w:p w14:paraId="70752BC0" w14:textId="77777777" w:rsidR="00B271E3" w:rsidRPr="00B271E3" w:rsidRDefault="00B271E3" w:rsidP="007E6093"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B271E3">
        <w:rPr>
          <w:rFonts w:ascii="Arial" w:hAnsi="Arial" w:cs="Arial"/>
          <w:b w:val="0"/>
          <w:bCs/>
          <w:i/>
          <w:color w:val="000000" w:themeColor="text1"/>
          <w:sz w:val="26"/>
          <w:szCs w:val="28"/>
          <w:rPrChange w:id="1314" w:author="Assessor GDSXSR" w:date="2026-10-27T21:21:41Z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rPrChange>
        </w:rPr>
        <w:t>I </w:t>
      </w:r>
      <w:r w:rsidRPr="00B271E3">
        <w:rPr>
          <w:rFonts w:ascii="Arial" w:hAnsi="Arial" w:cs="Arial"/>
          <w:b w:val="0"/>
          <w:i/>
          <w:color w:val="000000" w:themeColor="text1"/>
          <w:sz w:val="26"/>
          <w:szCs w:val="28"/>
          <w:rPrChange w:id="1315" w:author="Assessor GDSXSR" w:date="2026-10-27T21:21:41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>- o grau de zelo do profissional;</w:t>
      </w:r>
    </w:p>
    <w:p w14:paraId="5A1C5D9C" w14:textId="77777777" w:rsidR="00B271E3" w:rsidRPr="00B271E3" w:rsidRDefault="00B271E3" w:rsidP="007E6093"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B271E3">
        <w:rPr>
          <w:rFonts w:ascii="Arial" w:hAnsi="Arial" w:cs="Arial"/>
          <w:b w:val="0"/>
          <w:bCs/>
          <w:i/>
          <w:color w:val="000000" w:themeColor="text1"/>
          <w:sz w:val="26"/>
          <w:szCs w:val="28"/>
          <w:rPrChange w:id="1316" w:author="Assessor GDSXSR" w:date="2026-10-27T21:21:41Z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rPrChange>
        </w:rPr>
        <w:t>II </w:t>
      </w:r>
      <w:r w:rsidRPr="00B271E3">
        <w:rPr>
          <w:rFonts w:ascii="Arial" w:hAnsi="Arial" w:cs="Arial"/>
          <w:b w:val="0"/>
          <w:i/>
          <w:color w:val="000000" w:themeColor="text1"/>
          <w:sz w:val="26"/>
          <w:szCs w:val="28"/>
          <w:rPrChange w:id="1317" w:author="Assessor GDSXSR" w:date="2026-10-27T21:21:41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>- o lugar de prestação do serviço;</w:t>
      </w:r>
    </w:p>
    <w:p w14:paraId="0D400311" w14:textId="77777777" w:rsidR="00B271E3" w:rsidRPr="00B271E3" w:rsidRDefault="00B271E3" w:rsidP="007E6093"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B271E3">
        <w:rPr>
          <w:rFonts w:ascii="Arial" w:hAnsi="Arial" w:cs="Arial"/>
          <w:b w:val="0"/>
          <w:bCs/>
          <w:i/>
          <w:color w:val="000000" w:themeColor="text1"/>
          <w:sz w:val="26"/>
          <w:szCs w:val="28"/>
          <w:rPrChange w:id="1318" w:author="Assessor GDSXSR" w:date="2026-10-27T21:21:41Z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rPrChange>
        </w:rPr>
        <w:t>III </w:t>
      </w:r>
      <w:r w:rsidRPr="00B271E3">
        <w:rPr>
          <w:rFonts w:ascii="Arial" w:hAnsi="Arial" w:cs="Arial"/>
          <w:b w:val="0"/>
          <w:i/>
          <w:color w:val="000000" w:themeColor="text1"/>
          <w:sz w:val="26"/>
          <w:szCs w:val="28"/>
          <w:rPrChange w:id="1319" w:author="Assessor GDSXSR" w:date="2026-10-27T21:21:41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>- a natureza e a importância da causa;</w:t>
      </w:r>
    </w:p>
    <w:p w14:paraId="6BC24B09" w14:textId="77777777" w:rsidR="00B271E3" w:rsidRPr="00B271E3" w:rsidRDefault="00B271E3" w:rsidP="007E6093"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b w:val="0"/>
          <w:bCs/>
          <w:i/>
          <w:color w:val="000000" w:themeColor="text1"/>
          <w:sz w:val="26"/>
          <w:szCs w:val="28"/>
          <w:rPrChange w:id="1323" w:author="Assessor GDSXSR" w:date="2026-10-27T21:21:41Z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rPrChange>
        </w:rPr>
        <w:t xml:space="preserve">IV </w:t>
      </w:r>
      <w:r>
        <w:rPr>
          <w:rFonts w:ascii="Arial" w:hAnsi="Arial" w:cs="Arial"/>
          <w:b w:val="0"/>
          <w:i/>
          <w:color w:val="000000" w:themeColor="text1"/>
          <w:sz w:val="26"/>
          <w:szCs w:val="28"/>
          <w:rPrChange w:id="1324" w:author="Assessor GDSXSR" w:date="2026-10-27T21:21:41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- o trabalho realizado pelo advogado e o tempo exigido para o seu serviço.</w:t>
      </w:r>
      <w:ins w:id="1325" w:author="Assessor GDSXSR" w:date="2026-10-27T21:21:41Z">
        <w:r>
          <w:rPr>
            <w:rFonts w:ascii="Arial" w:hAnsi="Arial" w:cs="Arial"/>
            <w:b w:val="0"/>
            <w:i/>
            <w:color w:val="808080"/>
            <w:sz w:val="26"/>
            <w:szCs w:val="28"/>
          </w:rPr>
          <w:t xml:space="preserve">” – Grifei</w:t>
        </w:r>
      </w:ins>
    </w:p>
    <w:p w14:paraId="326BD8DE" w14:textId="77777777" w:rsidR="00B271E3" w:rsidRPr="00601CEB" w:rsidRDefault="00B271E3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6C22D3D5" w14:textId="77777777" w:rsidR="001E7E47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601CEB">
        <w:rPr>
          <w:rFonts w:ascii="Arial" w:hAnsi="Arial" w:cs="Arial"/>
          <w:color w:val="000000" w:themeColor="text1"/>
          <w:sz w:val="28"/>
          <w:szCs w:val="28"/>
          <w:highlight w:val="yellow"/>
          <w:rPrChange w:id="1298" w:author="Assessor GDSXSR" w:date="2026-10-27T21:21:41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>No caso, o proveito econômico alcançado pela ré é perfeitamente aferível, consistindo justamente no montante cuja exigibilidade foi afastada pelo acolhimento parcial dos embargos monitórios.</w:t>
      </w:r>
    </w:p>
    <w:p w14:paraId="6517C6BC" w14:textId="77777777" w:rsidR="00B271E3" w:rsidRPr="00601CEB" w:rsidRDefault="00B271E3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0F2577FC" w14:textId="77777777" w:rsidR="001E7E47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34"/>
      <w:r>
        <w:rPr>
          <w:rFonts w:ascii="Arial" w:hAnsi="Arial" w:cs="Arial"/>
          <w:color w:val="000000" w:themeColor="text1"/>
          <w:sz w:val="28"/>
          <w:szCs w:val="28"/>
        </w:rPr>
        <w:t xml:space="preserve">A jurisprudência do </w:t>
      </w:r>
      <w:del w:id="1326" w:author="Assessor GDSXSR" w:date="2026-10-27T21:21:41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Superior</w:delText>
        </w:r>
      </w:del>
      <w:ins w:id="1327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c.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28" w:author="Assessor GDSXSR" w:date="2026-10-27T21:21:41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Tribunal de Justiça e desta Corte</w:delText>
        </w:r>
      </w:del>
      <w:ins w:id="1329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STJ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orienta-se no sentido de que, quando a atuação processual resulta na redução do valor pretendido pela parte adversa, os honorários devidos ao patrono da parte vencedora devem incidir sobre o benefício patrimonial efetivamente obtido, correspondente à diferença entre o valor cobrado e o valor reconhecido como devido.</w:t>
      </w:r>
      <w:commentRangeEnd w:id="34"/>
      <w:r>
        <w:rPr>
          <w:rStyle w:val="CommentReference"/>
        </w:rPr>
        <w:commentReference w:id="34"/>
      </w:r>
    </w:p>
    <w:p w14:paraId="40ABFC0D" w14:textId="77777777" w:rsidR="00910686" w:rsidRDefault="00910686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64E2695D" w14:textId="5246F2E2" w:rsidR="00910686" w:rsidRDefault="00910686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Confira-se:</w:t>
      </w:r>
    </w:p>
    <w:p w14:paraId="3018D435" w14:textId="77777777" w:rsidR="00910686" w:rsidRDefault="00910686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13799278" w14:textId="71AF190B" w:rsidR="00910686" w:rsidRPr="00D86417" w:rsidRDefault="00D86417" w:rsidP="00BA747E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commentRangeStart w:id="35"/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“</w:t>
      </w:r>
      <w:del w:id="1330" w:author="Assessor GDSXSR" w:date="2026-10-27T21:21:41Z"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PROCESSUAL</w:delText>
        </w:r>
      </w:del>
      <w:ins w:id="1331" w:author="Assessor GDSXSR" w:date="2026-10-27T21:21:4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(...)</w:t>
        </w:r>
      </w:ins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del w:id="1332" w:author="Assessor GDSXSR" w:date="2026-10-27T21:21:41Z"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CIVIL</w:delText>
        </w:r>
      </w:del>
      <w:ins w:id="1333" w:author="Assessor GDSXSR" w:date="2026-10-27T21:21:4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1</w:t>
        </w:r>
      </w:ins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. </w:t>
      </w:r>
      <w:del w:id="1334" w:author="Assessor GDSXSR" w:date="2026-10-27T21:21:41Z"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RECURSO</w:delText>
        </w:r>
      </w:del>
      <w:ins w:id="1335" w:author="Assessor GDSXSR" w:date="2026-10-27T21:21:4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Nas</w:t>
        </w:r>
      </w:ins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del w:id="1336" w:author="Assessor GDSXSR" w:date="2026-10-27T21:21:41Z"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ESPECIAL.</w:delText>
        </w:r>
      </w:del>
      <w:ins w:id="1337" w:author="Assessor GDSXSR" w:date="2026-10-27T21:21:4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hipóteses</w:t>
        </w:r>
      </w:ins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del w:id="1338" w:author="Assessor GDSXSR" w:date="2026-10-27T21:21:41Z"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AÇÃO</w:delText>
        </w:r>
      </w:del>
      <w:ins w:id="1339" w:author="Assessor GDSXSR" w:date="2026-10-27T21:21:4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de</w:t>
        </w:r>
      </w:ins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del w:id="1340" w:author="Assessor GDSXSR" w:date="2026-10-27T21:21:41Z"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MONITÓRIA.</w:delText>
        </w:r>
      </w:del>
      <w:ins w:id="1341" w:author="Assessor GDSXSR" w:date="2026-10-27T21:21:4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parcial</w:t>
        </w:r>
      </w:ins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del w:id="1342" w:author="Assessor GDSXSR" w:date="2026-10-27T21:21:41Z"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CHEQUES.</w:delText>
        </w:r>
      </w:del>
      <w:ins w:id="1343" w:author="Assessor GDSXSR" w:date="2026-10-27T21:21:4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procedência</w:t>
        </w:r>
      </w:ins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del w:id="1344" w:author="Assessor GDSXSR" w:date="2026-10-27T21:21:41Z"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PARCIAL</w:delText>
        </w:r>
      </w:del>
      <w:ins w:id="1345" w:author="Assessor GDSXSR" w:date="2026-10-27T21:21:4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do</w:t>
        </w:r>
      </w:ins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del w:id="1346" w:author="Assessor GDSXSR" w:date="2026-10-27T21:21:41Z"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PROCEDÊNCIA DO PEDIDO. SUCUMBÊNCIA MÍNIMA DO RÉU. HONORÁRIOS ADVOCATÍCIOS. BASE DE CÁLCULO. ART. 85</w:delText>
        </w:r>
      </w:del>
      <w:ins w:id="1347" w:author="Assessor GDSXSR" w:date="2026-10-27T21:21:4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pedido</w:t>
        </w:r>
      </w:ins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, </w:t>
      </w:r>
      <w:del w:id="1348" w:author="Assessor GDSXSR" w:date="2026-10-27T21:21:41Z"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§</w:delText>
        </w:r>
      </w:del>
      <w:ins w:id="1349" w:author="Assessor GDSXSR" w:date="2026-10-27T21:21:4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o</w:t>
        </w:r>
      </w:ins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del w:id="1350" w:author="Assessor GDSXSR" w:date="2026-10-27T21:21:41Z"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2º</w:delText>
        </w:r>
      </w:del>
      <w:ins w:id="1351" w:author="Assessor GDSXSR" w:date="2026-10-27T21:21:4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proveito econômico obtido pelo réu</w:t>
        </w:r>
      </w:ins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, </w:t>
      </w:r>
      <w:del w:id="1352" w:author="Assessor GDSXSR" w:date="2026-10-27T21:21:41Z"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DO</w:delText>
        </w:r>
      </w:del>
      <w:ins w:id="1353" w:author="Assessor GDSXSR" w:date="2026-10-27T21:21:4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para</w:t>
        </w:r>
      </w:ins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del w:id="1354" w:author="Assessor GDSXSR" w:date="2026-10-27T21:21:41Z"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CPC</w:delText>
        </w:r>
      </w:del>
      <w:ins w:id="1355" w:author="Assessor GDSXSR" w:date="2026-10-27T21:21:4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fins de cálculo dos honorários advocatícios, corresponde à diferença entre o valor pretendido pelo autor e o montante da condenação</w:t>
        </w:r>
      </w:ins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.</w:t>
      </w:r>
      <w:commentRangeEnd w:id="35"/>
      <w:r>
        <w:rPr>
          <w:rStyle w:val="CommentReference"/>
        </w:rPr>
        <w:commentReference w:id="35"/>
      </w:r>
      <w:del w:id="1356" w:author="Assessor GDSXSR" w:date="2026-10-27T21:21:41Z"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 PROVEITO ECONÔMICO OBTIDO. VALOR DA PRETENSÃO AFASTADA. RECURSO ESPECIAL PROVIDO EM PARTE.</w:delText>
        </w:r>
      </w:del>
    </w:p>
    <w:p w14:paraId="39F4BA1F" w14:textId="77777777" w:rsidR="00910686" w:rsidRPr="00D86417" w:rsidRDefault="00910686" w:rsidP="00BA747E">
      <w:pPr>
        <w:spacing w:after="0" w:line="360" w:lineRule="auto"/>
        <w:ind w:left="2268"/>
        <w:jc w:val="both"/>
        <w:rPr>
          <w:del w:id="1358" w:author="Assessor GDSXSR" w:date="2026-10-27T21:21:41Z"/>
          <w:rFonts w:ascii="Arial" w:hAnsi="Arial" w:cs="Arial"/>
          <w:i/>
          <w:iCs/>
          <w:color w:val="000000" w:themeColor="text1"/>
          <w:sz w:val="26"/>
          <w:szCs w:val="26"/>
        </w:rPr>
      </w:pPr>
      <w:del w:id="1357" w:author="Assessor GDSXSR" w:date="2026-10-27T21:21:41Z">
        <w:r w:rsidRPr="00D86417"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>1.Nas hipóteses de parcial procedência do pedido, o proveito econômico obtido pelo réu, para fins de cálculo dos honorários advocatícios, corresponde à diferença entre o valor pretendido pelo autor e o montante da condenação.</w:delText>
        </w:r>
      </w:del>
    </w:p>
    <w:p w14:paraId="7C94F766" w14:textId="77777777" w:rsidR="00910686" w:rsidRPr="00D86417" w:rsidRDefault="00910686" w:rsidP="00BA747E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D86417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2. Viola o art. 85, § 2º, do CPC, a fixação de honorários advocatícios em favor do patrono do réu, vencedor na maior parte da demanda, com base no valor da condenação que lhe foi imposta. </w:t>
      </w:r>
      <w:r w:rsidRPr="00D86417">
        <w:rPr>
          <w:rFonts w:ascii="Arial" w:hAnsi="Arial" w:cs="Arial"/>
          <w:i/>
          <w:iCs/>
          <w:color w:val="000000" w:themeColor="text1"/>
          <w:sz w:val="26"/>
          <w:szCs w:val="26"/>
          <w:u w:val="single"/>
          <w:rPrChange w:id="1361" w:author="Assessor GDSXSR" w:date="2026-10-27T21:21:41Z">
            <w:rPr>
              <w:rFonts w:ascii="Arial" w:hAnsi="Arial" w:cs="Arial"/>
              <w:i/>
              <w:iCs/>
              <w:color w:val="000000" w:themeColor="text1"/>
              <w:sz w:val="26"/>
              <w:szCs w:val="26"/>
            </w:rPr>
          </w:rPrChange>
        </w:rPr>
        <w:t xml:space="preserve">A base de cálculo correta, nesse caso, é o proveito econômico obtido, ou seja, o valor da pretensão inicial que foi afastada.</w:t>
      </w:r>
    </w:p>
    <w:p w14:paraId="79E3F079" w14:textId="77777777" w:rsidR="00910686" w:rsidRPr="00D86417" w:rsidRDefault="00910686" w:rsidP="00BA747E">
      <w:pPr>
        <w:spacing w:after="0" w:line="360" w:lineRule="auto"/>
        <w:ind w:left="2268"/>
        <w:jc w:val="both"/>
        <w:rPr>
          <w:del w:id="1360" w:author="Assessor GDSXSR" w:date="2026-10-27T21:21:41Z"/>
          <w:rFonts w:ascii="Arial" w:hAnsi="Arial" w:cs="Arial"/>
          <w:i/>
          <w:iCs/>
          <w:color w:val="000000" w:themeColor="text1"/>
          <w:sz w:val="26"/>
          <w:szCs w:val="26"/>
        </w:rPr>
      </w:pPr>
      <w:del w:id="1359" w:author="Assessor GDSXSR" w:date="2026-10-27T21:21:41Z">
        <w:r w:rsidRPr="00D86417"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>3. Recurso especial provido em parte.</w:delText>
        </w:r>
      </w:del>
    </w:p>
    <w:p w14:paraId="4BFC1ACE" w14:textId="06238EBE" w:rsidR="00910686" w:rsidRPr="00D86417" w:rsidRDefault="00910686" w:rsidP="00BA747E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(REsp n. 2.163.872/SP, relator Ministro Moura Ribeiro, Terceira Turma, julgado em 8/6/2026, DJEN de 11/6/2026.)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”</w:t>
      </w:r>
      <w:del w:id="1362" w:author="Assessor GDSXSR" w:date="2026-10-27T21:21:41Z">
        <w:r>
          <w:rPr>
            <w:rFonts w:ascii="Arial" w:hAnsi="Arial" w:cs="Arial"/>
            <w:i/>
            <w:iCs/>
            <w:color w:val="000000" w:themeColor="text1"/>
            <w:sz w:val="26"/>
            <w:szCs w:val="26"/>
          </w:rPr>
          <w:delText xml:space="preserve">.</w:delText>
        </w:r>
      </w:del>
      <w:ins w:id="1363" w:author="Assessor GDSXSR" w:date="2026-10-27T21:21:41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 – Grifei</w:t>
        </w:r>
      </w:ins>
    </w:p>
    <w:p w14:paraId="37D24796" w14:textId="77777777" w:rsidR="00B271E3" w:rsidRPr="00601CEB" w:rsidRDefault="00B271E3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368" w:author="Assessor GDSXSR" w:date="2026-10-27T21:21:41Z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Desse modo,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com a máxima vênia</w:t>
      </w:r>
      <w:ins w:id="1364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 ao d. Juízo de origem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impõe-se a reforma da sentença para que os honorários sucumbenciais devidos em favor da ré incidam sobre o proveito econômico por ela alcançado, correspondente à diferença entre o valor cobrado na inicial e o valor reconhecido na condenação</w:t>
      </w:r>
      <w:del w:id="1365" w:author="Assessor GDSXSR" w:date="2026-10-27T21:21:41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, mantidos</w:delText>
        </w:r>
      </w:del>
      <w:ins w:id="1366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.</w:t>
        </w:r>
      </w:ins>
    </w:p>
    <w:p>
      <w:pPr>
        <w:spacing w:after="0" w:line="360" w:lineRule="auto"/>
        <w:ind w:firstLine="2268"/>
        <w:jc w:val="both"/>
        <w:rPr>
          <w:ins w:id="1369" w:author="Assessor GDSXSR" w:date="2026-10-27T21:21:41Z"/>
        </w:rPr>
      </w:pPr>
    </w:p>
    <w:p w14:paraId="2B78BDB7" w14:textId="5B9912E0" w:rsidR="001E7E47" w:rsidRPr="00601CEB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ins w:id="1367" w:author="Assessor GDSXSR" w:date="2026-10-27T21:21:41Z">
        <w:commentRangeStart w:id="36"/>
        <w:r>
          <w:rPr>
            <w:rFonts w:ascii="Arial" w:hAnsi="Arial" w:cs="Arial"/>
            <w:color w:val="808080"/>
            <w:sz w:val="28"/>
            <w:szCs w:val="28"/>
          </w:rPr>
          <w:t xml:space="preserve">Mantêm-se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os demais critérios de distribuição da sucumbência fixados pelo Juízo de origem.</w:t>
      </w:r>
      <w:commentRangeEnd w:id="36"/>
      <w:r>
        <w:rPr>
          <w:rStyle w:val="CommentReference"/>
        </w:rPr>
        <w:commentReference w:id="36"/>
      </w:r>
    </w:p>
    <w:p w14:paraId="5212CDAD" w14:textId="77777777" w:rsidR="001E7E47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79FEF8FD" w14:textId="77777777" w:rsidR="00933743" w:rsidRPr="00D516B2" w:rsidRDefault="00933743" w:rsidP="0093374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516B2">
        <w:rPr>
          <w:rFonts w:ascii="Arial" w:hAnsi="Arial" w:cs="Arial"/>
          <w:b/>
          <w:bCs/>
          <w:sz w:val="28"/>
          <w:szCs w:val="28"/>
        </w:rPr>
        <w:t>DISPOSITIVO</w:t>
      </w:r>
    </w:p>
    <w:p w14:paraId="45A2EB56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0A1C4D1" w14:textId="77777777" w:rsidR="007E6093" w:rsidRPr="00601CEB" w:rsidRDefault="007E6093" w:rsidP="007E6093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37"/>
      <w:r>
        <w:rPr>
          <w:rFonts w:ascii="Arial" w:hAnsi="Arial" w:cs="Arial"/>
          <w:color w:val="000000" w:themeColor="text1"/>
          <w:sz w:val="28"/>
          <w:szCs w:val="28"/>
        </w:rPr>
        <w:t xml:space="preserve">Ante o exposto,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nego provimento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ao apelo da autora,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B6 ASSIGNEE ASSETS LTDA</w:t>
      </w:r>
      <w:ins w:id="1370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, reiteradas as vênias,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dou provimento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ao apelo da ré,</w:t>
      </w:r>
      <w:del w:id="1371" w:author="Assessor GDSXSR" w:date="2026-10-27T21:21:41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</w:del>
      <w:ins w:id="1372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 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ANA LUCIA FERREIRA DOS SANTOS, para determinar que os honorários advocatícios sucumbenciais devidos em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seu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favor sejam calculados sobre o proveito econômico por ela obtido, correspondente à diferença entre o valor cobrado na petição inicial e o valor reconhecido como devido na sentença, mantidos os demais </w:t>
      </w:r>
      <w:del w:id="1373" w:author="Assessor GDSXSR" w:date="2026-10-27T21:21:41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termos</w:delText>
        </w:r>
      </w:del>
      <w:ins w:id="1374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critérios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75" w:author="Assessor GDSXSR" w:date="2026-10-27T21:21:41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do</w:delText>
        </w:r>
      </w:del>
      <w:ins w:id="1376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de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77" w:author="Assessor GDSXSR" w:date="2026-10-27T21:21:41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julgado</w:delText>
        </w:r>
      </w:del>
      <w:ins w:id="1378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distribuição da sucumbência fixados na origem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  <w:commentRangeEnd w:id="37"/>
      <w:r>
        <w:rPr>
          <w:rStyle w:val="CommentReference"/>
        </w:rPr>
        <w:commentReference w:id="37"/>
      </w:r>
    </w:p>
    <w:p w14:paraId="290852CE" w14:textId="77777777" w:rsidR="007E6093" w:rsidRDefault="007E6093" w:rsidP="007E6093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3F5D6A40" w14:textId="77777777" w:rsidR="007E6093" w:rsidRDefault="007E6093" w:rsidP="007E609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5"/>
      <w:commentRangeStart w:id="38"/>
      <w:r>
        <w:rPr>
          <w:rFonts w:ascii="Arial" w:hAnsi="Arial" w:cs="Arial"/>
          <w:b/>
          <w:bCs/>
          <w:sz w:val="28"/>
          <w:szCs w:val="28"/>
        </w:rPr>
        <w:t xml:space="preserve">Condeno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autora</w:t>
      </w:r>
      <w:r>
        <w:rPr>
          <w:rFonts w:ascii="Arial" w:hAnsi="Arial" w:cs="Arial"/>
          <w:sz w:val="28"/>
          <w:szCs w:val="28"/>
        </w:rPr>
        <w:t xml:space="preserve">/apelante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B6 ASSIGNEE ASSETS LTDA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ao pagamento de honorários recursais </w:t>
      </w:r>
      <w:r>
        <w:rPr>
          <w:rFonts w:ascii="Arial" w:hAnsi="Arial" w:cs="Arial"/>
          <w:sz w:val="28"/>
          <w:szCs w:val="28"/>
        </w:rPr>
        <w:t xml:space="preserve">em favor da ré, </w:t>
      </w:r>
      <w:r>
        <w:rPr>
          <w:rFonts w:ascii="Arial" w:hAnsi="Arial" w:cs="Arial"/>
          <w:sz w:val="28"/>
          <w:szCs w:val="28"/>
        </w:rPr>
        <w:t xml:space="preserve">que fixo em 2% </w:t>
      </w:r>
      <w:del w:id="1379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da</w:delText>
        </w:r>
      </w:del>
      <w:ins w:id="1380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sobre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381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referida</w:delText>
        </w:r>
      </w:del>
      <w:ins w:id="1382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383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base</w:delText>
        </w:r>
      </w:del>
      <w:ins w:id="1384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proveito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385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de cálculo</w:delText>
        </w:r>
      </w:del>
      <w:ins w:id="1386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econômico</w:t>
        </w:r>
      </w:ins>
      <w:r>
        <w:rPr>
          <w:rFonts w:ascii="Arial" w:hAnsi="Arial" w:cs="Arial"/>
          <w:sz w:val="28"/>
          <w:szCs w:val="28"/>
        </w:rPr>
        <w:t xml:space="preserve"> (CPC</w:t>
      </w:r>
      <w:del w:id="1387" w:author="Assessor GDSXSR" w:date="2026-10-27T21:21:41Z">
        <w:r>
          <w:rPr>
            <w:rFonts w:ascii="Arial" w:hAnsi="Arial" w:cs="Arial"/>
            <w:sz w:val="28"/>
            <w:szCs w:val="28"/>
          </w:rPr>
          <w:delText xml:space="preserve">/2015</w:delText>
        </w:r>
      </w:del>
      <w:r>
        <w:rPr>
          <w:rFonts w:ascii="Arial" w:hAnsi="Arial" w:cs="Arial"/>
          <w:sz w:val="28"/>
          <w:szCs w:val="28"/>
        </w:rPr>
        <w:t xml:space="preserve"> 85 § 11), acrescido da quantia fixada na r. </w:t>
      </w:r>
      <w:r>
        <w:rPr>
          <w:rFonts w:ascii="Arial" w:hAnsi="Arial" w:cs="Arial"/>
          <w:sz w:val="28"/>
          <w:szCs w:val="28"/>
        </w:rPr>
        <w:t xml:space="preserve">sentença</w:t>
      </w:r>
      <w:ins w:id="1388" w:author="Assessor GDSXSR" w:date="2026-10-27T21:21:41Z">
        <w:r>
          <w:rPr>
            <w:rFonts w:ascii="Arial" w:hAnsi="Arial" w:cs="Arial"/>
            <w:color w:val="808080"/>
            <w:sz w:val="28"/>
            <w:szCs w:val="28"/>
          </w:rPr>
          <w:t xml:space="preserve">, recalculada na forma deste voto</w:t>
        </w:r>
      </w:ins>
      <w:r>
        <w:rPr>
          <w:rFonts w:ascii="Arial" w:hAnsi="Arial" w:cs="Arial"/>
          <w:sz w:val="28"/>
          <w:szCs w:val="28"/>
        </w:rPr>
        <w:t xml:space="preserve">.</w:t>
      </w:r>
      <w:commentRangeEnd w:id="38"/>
      <w:r>
        <w:rPr>
          <w:rStyle w:val="CommentReference"/>
        </w:rPr>
        <w:commentReference w:id="38"/>
      </w:r>
      <w:commentRangeEnd w:id="5"/>
      <w:r w:rsidR="00D86417" w:rsidRPr="00480A33">
        <w:rPr>
          <w:rStyle w:val="Refdecomentrio"/>
          <w:rFonts w:ascii="Arial" w:hAnsi="Arial" w:cs="Arial"/>
          <w:sz w:val="28"/>
          <w:szCs w:val="28"/>
        </w:rPr>
        <w:commentReference w:id="5"/>
      </w:r>
    </w:p>
    <w:p w14:paraId="5F2B5B0B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D50AA1D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É como voto.</w:t>
      </w:r>
    </w:p>
    <w:p w14:paraId="3A9ACA57" w14:textId="77777777" w:rsidR="00933743" w:rsidRDefault="00933743" w:rsidP="0093374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5F514119" w14:textId="77777777" w:rsidR="00933743" w:rsidRDefault="00933743" w:rsidP="00933743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</w:p>
    <w:p w14:paraId="4B3B3F96" w14:textId="77777777" w:rsidR="00933743" w:rsidRDefault="00933743" w:rsidP="00933743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1F9D3444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úmero do processo: </w:t>
      </w:r>
      <w:hyperlink r:id="rId12" w:tooltip="Clique com o botão direito para copiar" w:history="1">
        <w:r w:rsidRPr="00601CEB">
          <w:rPr>
            <w:rStyle w:val="Hyperlink"/>
            <w:b/>
          </w:rPr>
          <w:t>0739795-60.2024.8.07.0001</w:t>
        </w:r>
      </w:hyperlink>
    </w:p>
    <w:p w14:paraId="6CEAEA58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Classe judicial: MONITÓRIA (40)</w:t>
      </w:r>
    </w:p>
    <w:p w14:paraId="0B2D236A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AUTOR: B6 ASSIGNEE ASSETS LTDA</w:t>
      </w:r>
    </w:p>
    <w:p w14:paraId="5DB44D48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REU: ANA LUCIA FERREIRA DOS SANTOS</w:t>
      </w:r>
    </w:p>
    <w:p w14:paraId="6905B0B3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 </w:t>
      </w:r>
    </w:p>
    <w:p w14:paraId="1A58B24C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</w:p>
    <w:p w14:paraId="57BCDD55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bCs/>
          <w:color w:val="008000"/>
        </w:rPr>
        <w:t>SENTENÇA</w:t>
      </w:r>
    </w:p>
    <w:p w14:paraId="0383E9EA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 </w:t>
      </w:r>
    </w:p>
    <w:p w14:paraId="76B155ED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 </w:t>
      </w:r>
    </w:p>
    <w:p w14:paraId="0C3A4D7A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Cuida-se de ação monitória proposta por B6 ASSIGNEE ASSETS LTDA (</w:t>
      </w:r>
      <w:r w:rsidRPr="00601CEB">
        <w:rPr>
          <w:b/>
          <w:bCs/>
          <w:color w:val="008000"/>
        </w:rPr>
        <w:t>autora</w:t>
      </w:r>
      <w:r w:rsidRPr="00601CEB">
        <w:rPr>
          <w:b/>
          <w:color w:val="008000"/>
        </w:rPr>
        <w:t>), que substituiu Massa Falida do Banco Cruzeiro do Sul S/A (ID </w:t>
      </w:r>
      <w:hyperlink r:id="rId13" w:tgtFrame="_blank" w:tooltip="Clique com o botão direito para copiar" w:history="1">
        <w:r w:rsidRPr="00601CEB">
          <w:rPr>
            <w:rStyle w:val="Hyperlink"/>
            <w:b/>
          </w:rPr>
          <w:t>273358879</w:t>
        </w:r>
      </w:hyperlink>
      <w:r w:rsidRPr="00601CEB">
        <w:rPr>
          <w:b/>
          <w:color w:val="008000"/>
        </w:rPr>
        <w:t>), em face de ANA LUCIA FERREIRA DOS SANTOS (</w:t>
      </w:r>
      <w:r w:rsidRPr="00601CEB">
        <w:rPr>
          <w:b/>
          <w:bCs/>
          <w:color w:val="008000"/>
        </w:rPr>
        <w:t>ré</w:t>
      </w:r>
      <w:r w:rsidRPr="00601CEB">
        <w:rPr>
          <w:b/>
          <w:color w:val="008000"/>
        </w:rPr>
        <w:t>).</w:t>
      </w:r>
    </w:p>
    <w:p w14:paraId="33BAF5D9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bCs/>
          <w:color w:val="008000"/>
        </w:rPr>
        <w:t>Na petição inicial</w:t>
      </w:r>
      <w:r w:rsidRPr="00601CEB">
        <w:rPr>
          <w:b/>
          <w:color w:val="008000"/>
        </w:rPr>
        <w:t>, a autora informa que a ré firmou contrato de crédito pessoal parcelado com consignação em folha, mas deixou de pagar as parcelas, ocasionando o vencimento antecipado da dívida, cujo saldo é de R$ 533.187,25, atualizado até 07/10/2024.</w:t>
      </w:r>
    </w:p>
    <w:p w14:paraId="267645F9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Ao final, requer </w:t>
      </w:r>
      <w:r w:rsidRPr="00601CEB">
        <w:rPr>
          <w:b/>
          <w:bCs/>
          <w:color w:val="008000"/>
        </w:rPr>
        <w:t>(a)</w:t>
      </w:r>
      <w:r w:rsidRPr="00601CEB">
        <w:rPr>
          <w:b/>
          <w:color w:val="008000"/>
        </w:rPr>
        <w:t> a concessão de gratuidade de justiça; e </w:t>
      </w:r>
      <w:r w:rsidRPr="00601CEB">
        <w:rPr>
          <w:b/>
          <w:bCs/>
          <w:color w:val="008000"/>
        </w:rPr>
        <w:t>(b)</w:t>
      </w:r>
      <w:r w:rsidRPr="00601CEB">
        <w:rPr>
          <w:b/>
          <w:color w:val="008000"/>
        </w:rPr>
        <w:t> a emissão de mandado de pagamento no valor de R$ 533.187,25 e, caso não opostos ou julgados improcedentes os embargos à ação monitória e não realizado o pagamento, solicita a constituição de pleno direito do título executivo judicial.</w:t>
      </w:r>
    </w:p>
    <w:p w14:paraId="22672784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bCs/>
          <w:color w:val="008000"/>
        </w:rPr>
        <w:t>Em decisão interlocutória</w:t>
      </w:r>
      <w:r w:rsidRPr="00601CEB">
        <w:rPr>
          <w:b/>
          <w:color w:val="008000"/>
        </w:rPr>
        <w:t> (ID </w:t>
      </w:r>
      <w:hyperlink r:id="rId14" w:tgtFrame="_blank" w:tooltip="Clique com o botão direito para copiar" w:history="1">
        <w:r w:rsidRPr="00601CEB">
          <w:rPr>
            <w:rStyle w:val="Hyperlink"/>
            <w:b/>
          </w:rPr>
          <w:t>211563034</w:t>
        </w:r>
      </w:hyperlink>
      <w:r w:rsidRPr="00601CEB">
        <w:rPr>
          <w:b/>
          <w:color w:val="008000"/>
        </w:rPr>
        <w:t>), deferiu-se a gratuidade de justiça postulada.</w:t>
      </w:r>
    </w:p>
    <w:p w14:paraId="6A63C66C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bCs/>
          <w:color w:val="008000"/>
        </w:rPr>
        <w:t>Em embargos à ação monitória</w:t>
      </w:r>
      <w:r w:rsidRPr="00601CEB">
        <w:rPr>
          <w:b/>
          <w:color w:val="008000"/>
        </w:rPr>
        <w:t> (ID </w:t>
      </w:r>
      <w:hyperlink r:id="rId15" w:tgtFrame="_blank" w:tooltip="Clique com o botão direito para copiar" w:history="1">
        <w:r w:rsidRPr="00601CEB">
          <w:rPr>
            <w:rStyle w:val="Hyperlink"/>
            <w:b/>
          </w:rPr>
          <w:t>227309273</w:t>
        </w:r>
      </w:hyperlink>
      <w:r w:rsidRPr="00601CEB">
        <w:rPr>
          <w:b/>
          <w:color w:val="008000"/>
        </w:rPr>
        <w:t>), a ré sustenta que o contrato de crédito consignado foi integralmente pago mediante descontos em folha, não havendo inadimplemento nem exigibilidade do valor cobrado.</w:t>
      </w:r>
    </w:p>
    <w:p w14:paraId="10C0046A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Afirma que o relatório apresentado pelo banco é documento unilateral e insuficiente para comprovar a dívida.</w:t>
      </w:r>
    </w:p>
    <w:p w14:paraId="31760E8E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Ao final, postula </w:t>
      </w:r>
      <w:r w:rsidRPr="00601CEB">
        <w:rPr>
          <w:b/>
          <w:bCs/>
          <w:color w:val="008000"/>
        </w:rPr>
        <w:t>(a) </w:t>
      </w:r>
      <w:r w:rsidRPr="00601CEB">
        <w:rPr>
          <w:b/>
          <w:color w:val="008000"/>
        </w:rPr>
        <w:t>a suspensão da eficácia do mandado monitório inicial; e </w:t>
      </w:r>
      <w:r w:rsidRPr="00601CEB">
        <w:rPr>
          <w:b/>
          <w:bCs/>
          <w:color w:val="008000"/>
        </w:rPr>
        <w:t>(b) </w:t>
      </w:r>
      <w:r w:rsidRPr="00601CEB">
        <w:rPr>
          <w:b/>
          <w:color w:val="008000"/>
        </w:rPr>
        <w:t>a procedência dos embargos, com o reconhecimento do adimplemento do crédito.</w:t>
      </w:r>
    </w:p>
    <w:p w14:paraId="19193255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bCs/>
          <w:color w:val="008000"/>
        </w:rPr>
        <w:t>Em petição</w:t>
      </w:r>
      <w:r w:rsidRPr="00601CEB">
        <w:rPr>
          <w:b/>
          <w:color w:val="008000"/>
        </w:rPr>
        <w:t> (ID </w:t>
      </w:r>
      <w:hyperlink r:id="rId16" w:tgtFrame="_blank" w:tooltip="Clique com o botão direito para copiar" w:history="1">
        <w:r w:rsidRPr="00601CEB">
          <w:rPr>
            <w:rStyle w:val="Hyperlink"/>
            <w:b/>
          </w:rPr>
          <w:t>227974561</w:t>
        </w:r>
      </w:hyperlink>
      <w:r w:rsidRPr="00601CEB">
        <w:rPr>
          <w:b/>
          <w:color w:val="008000"/>
        </w:rPr>
        <w:t>), a requerida promoveu a juntada de documento.</w:t>
      </w:r>
    </w:p>
    <w:p w14:paraId="76ACAB10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bCs/>
          <w:color w:val="008000"/>
        </w:rPr>
        <w:t>Réplica</w:t>
      </w:r>
      <w:r w:rsidRPr="00601CEB">
        <w:rPr>
          <w:b/>
          <w:color w:val="008000"/>
        </w:rPr>
        <w:t> no ID </w:t>
      </w:r>
      <w:hyperlink r:id="rId17" w:tgtFrame="_blank" w:tooltip="Clique com o botão direito para copiar" w:history="1">
        <w:r w:rsidRPr="00601CEB">
          <w:rPr>
            <w:rStyle w:val="Hyperlink"/>
            <w:b/>
          </w:rPr>
          <w:t>231047279</w:t>
        </w:r>
      </w:hyperlink>
      <w:r w:rsidRPr="00601CEB">
        <w:rPr>
          <w:b/>
          <w:color w:val="008000"/>
        </w:rPr>
        <w:t>.</w:t>
      </w:r>
    </w:p>
    <w:p w14:paraId="592B69E4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bCs/>
          <w:color w:val="008000"/>
        </w:rPr>
        <w:t>Na fase de especificação de provas</w:t>
      </w:r>
      <w:r w:rsidRPr="00601CEB">
        <w:rPr>
          <w:b/>
          <w:color w:val="008000"/>
        </w:rPr>
        <w:t> (ID </w:t>
      </w:r>
      <w:hyperlink r:id="rId18" w:tgtFrame="_blank" w:tooltip="Clique com o botão direito para copiar" w:history="1">
        <w:r w:rsidRPr="00601CEB">
          <w:rPr>
            <w:rStyle w:val="Hyperlink"/>
            <w:b/>
          </w:rPr>
          <w:t>231763890</w:t>
        </w:r>
      </w:hyperlink>
      <w:r w:rsidRPr="00601CEB">
        <w:rPr>
          <w:b/>
          <w:color w:val="008000"/>
        </w:rPr>
        <w:t>), ambas as partes (IDs </w:t>
      </w:r>
      <w:hyperlink r:id="rId19" w:tgtFrame="_blank" w:tooltip="Clique com o botão direito para copiar" w:history="1">
        <w:r w:rsidRPr="00601CEB">
          <w:rPr>
            <w:rStyle w:val="Hyperlink"/>
            <w:b/>
          </w:rPr>
          <w:t>232602033</w:t>
        </w:r>
      </w:hyperlink>
      <w:r w:rsidRPr="00601CEB">
        <w:rPr>
          <w:b/>
          <w:color w:val="008000"/>
        </w:rPr>
        <w:t> e </w:t>
      </w:r>
      <w:hyperlink r:id="rId20" w:tgtFrame="_blank" w:tooltip="Clique com o botão direito para copiar" w:history="1">
        <w:r w:rsidRPr="00601CEB">
          <w:rPr>
            <w:rStyle w:val="Hyperlink"/>
            <w:b/>
          </w:rPr>
          <w:t>233503090</w:t>
        </w:r>
      </w:hyperlink>
      <w:r w:rsidRPr="00601CEB">
        <w:rPr>
          <w:b/>
          <w:color w:val="008000"/>
        </w:rPr>
        <w:t>) manifestaram desinteresse pela dilação probatória.</w:t>
      </w:r>
    </w:p>
    <w:p w14:paraId="718A2B03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bCs/>
          <w:color w:val="008000"/>
        </w:rPr>
        <w:t>Em decisão de saneamento</w:t>
      </w:r>
      <w:r w:rsidRPr="00601CEB">
        <w:rPr>
          <w:b/>
          <w:color w:val="008000"/>
        </w:rPr>
        <w:t> (ID </w:t>
      </w:r>
      <w:hyperlink r:id="rId21" w:tgtFrame="_blank" w:tooltip="Clique com o botão direito para copiar" w:history="1">
        <w:r w:rsidRPr="00601CEB">
          <w:rPr>
            <w:rStyle w:val="Hyperlink"/>
            <w:b/>
          </w:rPr>
          <w:t>273358879</w:t>
        </w:r>
      </w:hyperlink>
      <w:r w:rsidRPr="00601CEB">
        <w:rPr>
          <w:b/>
          <w:color w:val="008000"/>
        </w:rPr>
        <w:t>), determinou-se a retificação do polo ativo para que passasse a constar B6 ASSIGNEE ASSETS LTDA, com exclusão de Massa Falida do Banco Cruzeiro do Sul S/A, consoante pleiteado nos IDs </w:t>
      </w:r>
      <w:hyperlink r:id="rId22" w:tgtFrame="_blank" w:tooltip="Clique com o botão direito para copiar" w:history="1">
        <w:r w:rsidRPr="00601CEB">
          <w:rPr>
            <w:rStyle w:val="Hyperlink"/>
            <w:b/>
          </w:rPr>
          <w:t>236726547</w:t>
        </w:r>
      </w:hyperlink>
      <w:r w:rsidRPr="00601CEB">
        <w:rPr>
          <w:b/>
          <w:color w:val="008000"/>
        </w:rPr>
        <w:t>, </w:t>
      </w:r>
      <w:hyperlink r:id="rId23" w:tgtFrame="_blank" w:tooltip="Clique com o botão direito para copiar" w:history="1">
        <w:r w:rsidRPr="00601CEB">
          <w:rPr>
            <w:rStyle w:val="Hyperlink"/>
            <w:b/>
          </w:rPr>
          <w:t>253803852</w:t>
        </w:r>
      </w:hyperlink>
      <w:r w:rsidRPr="00601CEB">
        <w:rPr>
          <w:b/>
          <w:color w:val="008000"/>
        </w:rPr>
        <w:t> e </w:t>
      </w:r>
      <w:hyperlink r:id="rId24" w:tgtFrame="_blank" w:tooltip="Clique com o botão direito para copiar" w:history="1">
        <w:r w:rsidRPr="00601CEB">
          <w:rPr>
            <w:rStyle w:val="Hyperlink"/>
            <w:b/>
          </w:rPr>
          <w:t>256462663</w:t>
        </w:r>
      </w:hyperlink>
      <w:r w:rsidRPr="00601CEB">
        <w:rPr>
          <w:b/>
          <w:color w:val="008000"/>
        </w:rPr>
        <w:t>.</w:t>
      </w:r>
    </w:p>
    <w:p w14:paraId="5CA11477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bCs/>
          <w:color w:val="008000"/>
        </w:rPr>
        <w:t>É o relatório. Decido.</w:t>
      </w:r>
    </w:p>
    <w:p w14:paraId="2A9AF52B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Julgo antecipadamente o mérito, nos termos do art. 355, inciso I, do CPC, por ser desnecessária a produção de prova oral, pois o fato controvertido pode ser comprovado exclusivamente por documentos. No mais, as partes não manifestaram interesse na dilação probatória.</w:t>
      </w:r>
    </w:p>
    <w:p w14:paraId="15BC4798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Presentes os pressupostos processuais e as condições da ação, inexistindo questões preliminares pendentes, passo à análise do mérito.</w:t>
      </w:r>
    </w:p>
    <w:p w14:paraId="731344F1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 autora informa que a ré firmou contrato de crédito pessoal com consignação em folha, mas deixou de pagar as parcelas, ocasionando o vencimento antecipado da dívida, cujo saldo é de R$ 533.187,25. Com tal causa de pedir é que a requerente solicita a emissão de ordem de pagamento e, mantido o descumprimento contratual, não opostos ou julgados improcedentes eventuais embargos à ação monitória, postula a constituição de pleno direito do título executivo judicial.</w:t>
      </w:r>
    </w:p>
    <w:p w14:paraId="4548D0A1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Nos termos do art. 700 do CPC, a ação monitória compete àquele que afirmar, com base em prova escrita sem eficácia de título executivo, ter direito de exigir do devedor capaz o pagamento de quantia em dinheiro, a entrega de coisa ou o cumprimento de obrigação de fazer ou não fazer.</w:t>
      </w:r>
    </w:p>
    <w:p w14:paraId="15788CBA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No caso em apreço, a pretensão foi instruída com documentos relacionados ao Contrato nº 468650954 (ID </w:t>
      </w:r>
      <w:hyperlink r:id="rId25" w:tgtFrame="_blank" w:tooltip="Clique com o botão direito para copiar" w:history="1">
        <w:r w:rsidRPr="00601CEB">
          <w:rPr>
            <w:rStyle w:val="Hyperlink"/>
            <w:b/>
          </w:rPr>
          <w:t>211348427</w:t>
        </w:r>
      </w:hyperlink>
      <w:r w:rsidRPr="00601CEB">
        <w:rPr>
          <w:b/>
          <w:color w:val="008000"/>
        </w:rPr>
        <w:t>), demonstrativo de saldo devedor (ID </w:t>
      </w:r>
      <w:hyperlink r:id="rId26" w:tgtFrame="_blank" w:tooltip="Clique com o botão direito para copiar" w:history="1">
        <w:r w:rsidRPr="00601CEB">
          <w:rPr>
            <w:rStyle w:val="Hyperlink"/>
            <w:b/>
          </w:rPr>
          <w:t>211348426</w:t>
        </w:r>
      </w:hyperlink>
      <w:r w:rsidRPr="00601CEB">
        <w:rPr>
          <w:b/>
          <w:color w:val="008000"/>
        </w:rPr>
        <w:t>), relatório de cobrança (ID </w:t>
      </w:r>
      <w:hyperlink r:id="rId27" w:tgtFrame="_blank" w:tooltip="Clique com o botão direito para copiar" w:history="1">
        <w:r w:rsidRPr="00601CEB">
          <w:rPr>
            <w:rStyle w:val="Hyperlink"/>
            <w:b/>
          </w:rPr>
          <w:t>211348428</w:t>
        </w:r>
      </w:hyperlink>
      <w:r w:rsidRPr="00601CEB">
        <w:rPr>
          <w:b/>
          <w:color w:val="008000"/>
        </w:rPr>
        <w:t>) e comprovante de liberação de numerário (ID </w:t>
      </w:r>
      <w:hyperlink r:id="rId28" w:tgtFrame="_blank" w:tooltip="Clique com o botão direito para copiar" w:history="1">
        <w:r w:rsidRPr="00601CEB">
          <w:rPr>
            <w:rStyle w:val="Hyperlink"/>
            <w:b/>
          </w:rPr>
          <w:t>211348429</w:t>
        </w:r>
      </w:hyperlink>
      <w:r w:rsidRPr="00601CEB">
        <w:rPr>
          <w:b/>
          <w:color w:val="008000"/>
        </w:rPr>
        <w:t>), documentos que, em tese, são aptos a formar juízo de probabilidade acerca da existência da relação jurídica e do débito.</w:t>
      </w:r>
    </w:p>
    <w:p w14:paraId="4CBB860C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O relatório de cobrança indica contrato firmado em 21/02/2011, com 120 parcelas, prestação mensal de R$ 1.727,65, primeiro vencimento em 24/03/2011 (ID </w:t>
      </w:r>
      <w:hyperlink r:id="rId29" w:tgtFrame="_blank" w:tooltip="Clique com o botão direito para copiar" w:history="1">
        <w:r w:rsidRPr="00601CEB">
          <w:rPr>
            <w:rStyle w:val="Hyperlink"/>
            <w:b/>
          </w:rPr>
          <w:t>211348428</w:t>
        </w:r>
      </w:hyperlink>
      <w:r w:rsidRPr="00601CEB">
        <w:rPr>
          <w:b/>
          <w:color w:val="008000"/>
        </w:rPr>
        <w:t> - Pág. 1) e último vencimento em 24/02/2021 (ID </w:t>
      </w:r>
      <w:hyperlink r:id="rId30" w:tgtFrame="_blank" w:tooltip="Clique com o botão direito para copiar" w:history="1">
        <w:r w:rsidRPr="00601CEB">
          <w:rPr>
            <w:rStyle w:val="Hyperlink"/>
            <w:b/>
          </w:rPr>
          <w:t>211348428</w:t>
        </w:r>
      </w:hyperlink>
      <w:r w:rsidRPr="00601CEB">
        <w:rPr>
          <w:b/>
          <w:color w:val="008000"/>
        </w:rPr>
        <w:t> - Pág. 8).</w:t>
      </w:r>
    </w:p>
    <w:p w14:paraId="51126954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 jurisprudência do Superior Tribunal de Justiça admite a utilização da via monitória para cobrança de dívida bancária fundada em contrato acompanhado de demonstrativo de débito, conforme orientação consolidada na Súmula n. 247/STJ, segundo a qual “</w:t>
      </w:r>
      <w:r w:rsidRPr="00601CEB">
        <w:rPr>
          <w:b/>
          <w:i/>
          <w:iCs/>
          <w:color w:val="008000"/>
        </w:rPr>
        <w:t>o contrato de abertura de crédito em conta corrente, acompanhado do demonstrativo de débito, constitui documento hábil para o ajuizamento da ação monitória</w:t>
      </w:r>
      <w:r w:rsidRPr="00601CEB">
        <w:rPr>
          <w:b/>
          <w:color w:val="008000"/>
        </w:rPr>
        <w:t>”.</w:t>
      </w:r>
    </w:p>
    <w:p w14:paraId="4A5F95BB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Embora o caso envolva crédito pessoal consignado, e não abertura de crédito em conta corrente, a </w:t>
      </w:r>
      <w:r w:rsidRPr="00601CEB">
        <w:rPr>
          <w:b/>
          <w:i/>
          <w:iCs/>
          <w:color w:val="008000"/>
        </w:rPr>
        <w:t>ratio decidendi</w:t>
      </w:r>
      <w:r w:rsidRPr="00601CEB">
        <w:rPr>
          <w:b/>
          <w:color w:val="008000"/>
        </w:rPr>
        <w:t> é aplicável: a prova escrita exigida para a ação monitória não precisa ter força executiva nem certeza absoluta, bastando que seja idônea à demonstração inicial da obrigação.</w:t>
      </w:r>
    </w:p>
    <w:p w14:paraId="4FFFF515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Rejeita-se, portanto, a alegação de ausência de pressuposto monitório, pois a documentação inicial é suficiente para inaugurar o procedimento especial, sem prejuízo do exame, em contraditório, da extensão efetiva do débito.</w:t>
      </w:r>
    </w:p>
    <w:p w14:paraId="296A11C7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 ré sustentou a aplicabilidade do Código de Defesa do Consumidor, sob o argumento de que contratou serviço financeiro como destinatária final.</w:t>
      </w:r>
    </w:p>
    <w:p w14:paraId="6538CF64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Assiste-lhe razão quanto à incidência do CDC. A relação jurídica é de consumo, pois envolve serviço bancário prestado por instituição financeira a pessoa física destinatária final. O entendimento é pacífico na jurisprudência do STJ, conforme a Súmula n. 297, segundo a qual “</w:t>
      </w:r>
      <w:r w:rsidRPr="00601CEB">
        <w:rPr>
          <w:b/>
          <w:i/>
          <w:iCs/>
          <w:color w:val="008000"/>
        </w:rPr>
        <w:t>o Código de Defesa do Consumidor é aplicável às instituições financeiras</w:t>
      </w:r>
      <w:r w:rsidRPr="00601CEB">
        <w:rPr>
          <w:b/>
          <w:color w:val="008000"/>
        </w:rPr>
        <w:t>”.</w:t>
      </w:r>
    </w:p>
    <w:p w14:paraId="4F790FD6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 existência da relação contratual restou demonstrada. O relatório de cobrança identifica o Contrato nº 468650954, em nome de Ana Lucia Ferreira dos Santos, com CPF e matrícula funcional vinculados a crédito pessoal parcelado com desconto em folha/consignação, com 120 parcelas de R$ 1.727,65. Também consta comprovante de TED de 22/02/2011, no valor de R$ 5.437,28, em favor da ré, além da informação de que parte substancial do valor da operação teria sido destinada à quitação de empréstimos anteriores.</w:t>
      </w:r>
    </w:p>
    <w:p w14:paraId="72615CC8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 ré, em seus embargos (ID </w:t>
      </w:r>
      <w:hyperlink r:id="rId31" w:tgtFrame="_blank" w:tooltip="Clique com o botão direito para copiar" w:history="1">
        <w:r w:rsidRPr="00601CEB">
          <w:rPr>
            <w:rStyle w:val="Hyperlink"/>
            <w:b/>
          </w:rPr>
          <w:t>227309273</w:t>
        </w:r>
      </w:hyperlink>
      <w:r w:rsidRPr="00601CEB">
        <w:rPr>
          <w:b/>
          <w:color w:val="008000"/>
        </w:rPr>
        <w:t>), não negou propriamente a existência do contrato, mas sustentou que a obrigação teria sido integralmente paga por meio de descontos em folha.</w:t>
      </w:r>
    </w:p>
    <w:p w14:paraId="1C314EE8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Portanto, a controvérsia central não reside na contratação em si, mas na extensão do adimplemento e, consequentemente, no </w:t>
      </w:r>
      <w:r w:rsidRPr="00601CEB">
        <w:rPr>
          <w:b/>
          <w:i/>
          <w:iCs/>
          <w:color w:val="008000"/>
        </w:rPr>
        <w:t>quantum </w:t>
      </w:r>
      <w:r w:rsidRPr="00601CEB">
        <w:rPr>
          <w:b/>
          <w:color w:val="008000"/>
        </w:rPr>
        <w:t>efetivamente exigível.</w:t>
      </w:r>
    </w:p>
    <w:p w14:paraId="2AACE3A3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 autora pretendeu cobrar saldo atualizado de R$ 533.187,25, afirmando inadimplemento contratual. Na réplica (ID </w:t>
      </w:r>
      <w:hyperlink r:id="rId32" w:tgtFrame="_blank" w:tooltip="Clique com o botão direito para copiar" w:history="1">
        <w:r w:rsidRPr="00601CEB">
          <w:rPr>
            <w:rStyle w:val="Hyperlink"/>
            <w:b/>
          </w:rPr>
          <w:t>231047279</w:t>
        </w:r>
      </w:hyperlink>
      <w:r w:rsidRPr="00601CEB">
        <w:rPr>
          <w:b/>
          <w:color w:val="008000"/>
        </w:rPr>
        <w:t>), sustentou que a ré teria deixado de pagar 75 parcelas, todas de R$ 1.727,65, indicando como motivo “queda de margem”. A relação apresentada pela autora incluiu parcelas antigas — como as de julho a setembro de 2011, julho de 2012 a agosto de 2016 — e também as parcelas 99 a 120, referentes ao período de maio de 2019 a fevereiro de 2021.</w:t>
      </w:r>
    </w:p>
    <w:p w14:paraId="45A5B763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Contudo, a tese da autora não prevalece integralmente diante do extrato de consignação juntado pela ré. Esse documento, extraído em 21/02/2025, identifica a “</w:t>
      </w:r>
      <w:r w:rsidRPr="00601CEB">
        <w:rPr>
          <w:b/>
          <w:i/>
          <w:iCs/>
          <w:color w:val="008000"/>
        </w:rPr>
        <w:t>consignação nº ADE 15522, vinculada à consignatária 002 - Cruzeiro do Sul, serviço 370 - Empréstimo, consignante STJ - Superior Tribunal de Justiça, servidora S028198 - Ana Lúcia Ferreira dos Santos, com 120 prestações, valor de R$ 1.727,65, data inicial 03/2011, data final 02/2021 e registro de 98 parcelas pagas</w:t>
      </w:r>
      <w:r w:rsidRPr="00601CEB">
        <w:rPr>
          <w:b/>
          <w:color w:val="008000"/>
        </w:rPr>
        <w:t>” (ID </w:t>
      </w:r>
      <w:hyperlink r:id="rId33" w:tgtFrame="_blank" w:tooltip="Clique com o botão direito para copiar" w:history="1">
        <w:r w:rsidRPr="00601CEB">
          <w:rPr>
            <w:rStyle w:val="Hyperlink"/>
            <w:b/>
          </w:rPr>
          <w:t>227974562</w:t>
        </w:r>
      </w:hyperlink>
      <w:r w:rsidRPr="00601CEB">
        <w:rPr>
          <w:b/>
          <w:color w:val="008000"/>
        </w:rPr>
        <w:t>).</w:t>
      </w:r>
    </w:p>
    <w:p w14:paraId="01791C46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O referido extrato demonstra que as parcelas 1 a 98, correspondentes ao período de 03/2011 a 04/2019, constam como “Liquidadas”, todas no valor de R$ 1.727,65. Em contrapartida, as parcelas 99 a 120, relativas ao período de 05/2019 a 02/2021, constam como “Rejeitadas”, com valor R$ 0,00, sendo a maioria por “margem insuficiente”.</w:t>
      </w:r>
    </w:p>
    <w:p w14:paraId="1E3E4B99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Esse documento é relevante por duas razões. Primeiro, porque confirma parcialmente a tese defensiva de que houve descontos em folha até abril de 2019. Segundo, porque afasta a alegação da ré de quitação integral da dívida, já que o próprio extrato por ela apresentado registra apenas 98 parcelas pagas, e não 120.</w:t>
      </w:r>
    </w:p>
    <w:p w14:paraId="56E6FFD4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 autora, por sua vez, não produziu prova suficiente para infirmar a informação constante do extrato de consignação quanto às parcelas 1 a 98. Embora tenha afirmado que a efetiva quitação somente poderia ser confirmada por ficha financeira ou contracheque, não requereu, na fase probatória, a produção dessa prova; ao contrário, manifestou-se pelo julgamento antecipado da lide, sustentando que os documentos existentes eram suficientes (ID </w:t>
      </w:r>
      <w:hyperlink r:id="rId34" w:tgtFrame="_blank" w:tooltip="Clique com o botão direito para copiar" w:history="1">
        <w:r w:rsidRPr="00601CEB">
          <w:rPr>
            <w:rStyle w:val="Hyperlink"/>
            <w:b/>
          </w:rPr>
          <w:t>232602033</w:t>
        </w:r>
      </w:hyperlink>
      <w:r w:rsidRPr="00601CEB">
        <w:rPr>
          <w:b/>
          <w:color w:val="008000"/>
        </w:rPr>
        <w:t>).</w:t>
      </w:r>
    </w:p>
    <w:p w14:paraId="76F145C9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 ré também informou não possuir interesse na produção de outras provas (ID </w:t>
      </w:r>
      <w:hyperlink r:id="rId35" w:tgtFrame="_blank" w:tooltip="Clique com o botão direito para copiar" w:history="1">
        <w:r w:rsidRPr="00601CEB">
          <w:rPr>
            <w:rStyle w:val="Hyperlink"/>
            <w:b/>
          </w:rPr>
          <w:t>233503090</w:t>
        </w:r>
      </w:hyperlink>
      <w:r w:rsidRPr="00601CEB">
        <w:rPr>
          <w:b/>
          <w:color w:val="008000"/>
        </w:rPr>
        <w:t>), tornando a causa madura para julgamento com base no acervo documental (ID </w:t>
      </w:r>
      <w:hyperlink r:id="rId36" w:tgtFrame="_blank" w:tooltip="Clique com o botão direito para copiar" w:history="1">
        <w:r w:rsidRPr="00601CEB">
          <w:rPr>
            <w:rStyle w:val="Hyperlink"/>
            <w:b/>
          </w:rPr>
          <w:t>273358879</w:t>
        </w:r>
      </w:hyperlink>
      <w:r w:rsidRPr="00601CEB">
        <w:rPr>
          <w:b/>
          <w:color w:val="008000"/>
        </w:rPr>
        <w:t>).</w:t>
      </w:r>
    </w:p>
    <w:p w14:paraId="210F2968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Diante disso, não se pode acolher a cobrança das 75 parcelas indicadas unilateralmente pela autora na réplica, pois tal relação é incompatível com o extrato de consignação que aponta a liquidação das parcelas 1 a 98. Por outro lado, também não se pode acolher a tese defensiva de adimplemento total, pois as parcelas 99 a 120 constam expressamente como rejeitadas e não pagas.</w:t>
      </w:r>
    </w:p>
    <w:p w14:paraId="5DB43825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Conclui-se, portanto, que o débito exigível se limita às 22 parcelas finais, de nº 99 a 120, vencidas entre maio de 2019 e fevereiro de 2021, cada uma no valor nominal de R$ 1.727,65, totalizando R$ 38.008,30.</w:t>
      </w:r>
    </w:p>
    <w:p w14:paraId="65DADA93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Nesse ponto, os embargos monitórios devem ser acolhidos parcialmente para reconhecer o excesso da cobrança e limitar a obrigação ao valor nominal de R$ 38.008,30, acrescido de atualização monetária e juros de mora desde as datas de vencimento de cada parcela que o integra, por se tratar de obrigação positiva, líquida e com termo certo (art. 397, </w:t>
      </w:r>
      <w:r w:rsidRPr="00601CEB">
        <w:rPr>
          <w:b/>
          <w:i/>
          <w:iCs/>
          <w:color w:val="008000"/>
        </w:rPr>
        <w:t>caput</w:t>
      </w:r>
      <w:r w:rsidRPr="00601CEB">
        <w:rPr>
          <w:b/>
          <w:color w:val="008000"/>
        </w:rPr>
        <w:t>, do CC), e em observância à sistemática de cálculo e aos índices previstos contratualmente (ID </w:t>
      </w:r>
      <w:hyperlink r:id="rId37" w:tgtFrame="_blank" w:tooltip="Clique com o botão direito para copiar" w:history="1">
        <w:r w:rsidRPr="00601CEB">
          <w:rPr>
            <w:rStyle w:val="Hyperlink"/>
            <w:b/>
          </w:rPr>
          <w:t>211348427</w:t>
        </w:r>
      </w:hyperlink>
      <w:r w:rsidRPr="00601CEB">
        <w:rPr>
          <w:b/>
          <w:color w:val="008000"/>
        </w:rPr>
        <w:t>).</w:t>
      </w:r>
    </w:p>
    <w:p w14:paraId="18003244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ANTE O EXPOSTO, com fundamento nos arts. 487, inciso I, e 702, § 8º, ambos do CPC, </w:t>
      </w:r>
      <w:r w:rsidRPr="00601CEB">
        <w:rPr>
          <w:b/>
          <w:bCs/>
          <w:color w:val="008000"/>
        </w:rPr>
        <w:t>ACOLHO EM PARTE OS EMBARGOS À AÇÃO MONITÓRIA</w:t>
      </w:r>
      <w:r w:rsidRPr="00601CEB">
        <w:rPr>
          <w:b/>
          <w:color w:val="008000"/>
        </w:rPr>
        <w:t> e </w:t>
      </w:r>
      <w:r w:rsidRPr="00601CEB">
        <w:rPr>
          <w:b/>
          <w:bCs/>
          <w:color w:val="008000"/>
        </w:rPr>
        <w:t>declaro constituído de pleno direito título executivo judicial</w:t>
      </w:r>
      <w:r w:rsidRPr="00601CEB">
        <w:rPr>
          <w:b/>
          <w:color w:val="008000"/>
        </w:rPr>
        <w:t> em que se reconhece a obrigação de ANA LUCIA FERREIRA DOS SANTOS pagar o montante de R$ 38.008,30 (trinta e oito mil, oito reais e trinta centavos) em favor de B6 ASSIGNEE ASSETS LTDA.</w:t>
      </w:r>
    </w:p>
    <w:p w14:paraId="5A950DA7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Esse débito deverá ser corrigido e acrescido de juros de mora desde os vencimentos de cada parcela que o integra e em observância à sistemática de cálculo e aos índices previstos contratualmente.</w:t>
      </w:r>
    </w:p>
    <w:p w14:paraId="2339AD4A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Em razão da sucumbência recíproca (art. 86, </w:t>
      </w:r>
      <w:r w:rsidRPr="00601CEB">
        <w:rPr>
          <w:b/>
          <w:i/>
          <w:iCs/>
          <w:color w:val="008000"/>
        </w:rPr>
        <w:t>caput</w:t>
      </w:r>
      <w:r w:rsidRPr="00601CEB">
        <w:rPr>
          <w:b/>
          <w:color w:val="008000"/>
        </w:rPr>
        <w:t>, do CPC), condeno a autora – na proporção de 80% (oitenta por cento) - e a ré – na proporção de 20% (vinte por cento) - ao pagamento das custas processuais e dos honorários advocatícios, estes fixados em 10% (dez por cento) sobre o valor da condenação, a ser atualizado (art. 85, §§ 2º e 6º-A, do CPC).</w:t>
      </w:r>
    </w:p>
    <w:p w14:paraId="76B9BFC1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Publique-se. Intimem-se.</w:t>
      </w:r>
    </w:p>
    <w:p w14:paraId="0F3FE320" w14:textId="77777777" w:rsidR="00933743" w:rsidRDefault="00933743" w:rsidP="00933743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7EC65B92" w14:textId="77777777" w:rsidR="00933743" w:rsidRDefault="00933743"/>
    <w:sectPr w:rsidR="00933743" w:rsidSect="00933743">
      <w:footerReference w:type="default" r:id="rId3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ia de Fatima Dias" w:date="2026-09-03T15:19:00Z" w:initials="MD">
    <w:p w14:paraId="592DC47B" w14:textId="5D0FF0E5" w:rsidR="00D86417" w:rsidRDefault="00D86417" w:rsidP="00D86417">
      <w:r>
        <w:rPr>
          <w:rStyle w:val="Refdecomentrio"/>
        </w:rPr>
        <w:annotationRef/>
      </w:r>
      <w:r w:rsidRPr="40B1094E">
        <w:t>Conclusão:</w:t>
      </w:r>
      <w:r w:rsidRPr="00D86417">
        <w:rPr>
          <w:rFonts w:ascii="Arial" w:hAnsi="Arial" w:cs="Arial"/>
          <w:color w:val="454545"/>
          <w:sz w:val="18"/>
          <w:szCs w:val="18"/>
          <w:shd w:val="clear" w:color="auto" w:fill="FFFFFF"/>
        </w:rPr>
        <w:t xml:space="preserve"> </w:t>
      </w:r>
      <w:r w:rsidRPr="00D86417">
        <w:t>17/08/2026</w:t>
      </w:r>
    </w:p>
    <w:p w14:paraId="4BD78729" w14:textId="4E80D0F7" w:rsidR="00D86417" w:rsidRDefault="00D86417" w:rsidP="00D86417">
      <w:r w:rsidRPr="3A8CDDB3">
        <w:t>Entrega:</w:t>
      </w:r>
      <w:r>
        <w:t xml:space="preserve"> 03/09/2026</w:t>
      </w:r>
    </w:p>
    <w:p w14:paraId="26691FFD" w14:textId="2C3DAE23" w:rsidR="00D86417" w:rsidRDefault="00D86417" w:rsidP="00D86417">
      <w:r w:rsidRPr="43891A96">
        <w:t xml:space="preserve">Certeza: </w:t>
      </w:r>
      <w:r>
        <w:t>8</w:t>
      </w:r>
    </w:p>
    <w:p w14:paraId="42AB4A6F" w14:textId="29FCFC90" w:rsidR="00D86417" w:rsidRDefault="00D86417">
      <w:pPr>
        <w:pStyle w:val="Textodecomentrio"/>
      </w:pPr>
    </w:p>
  </w:comment>
  <w:comment w:id="1" w:author="Maria de Fatima Dias" w:date="2026-09-03T15:04:00Z" w:initials="MD">
    <w:p w14:paraId="3B814404" w14:textId="77777777" w:rsidR="00525F09" w:rsidRPr="00525F09" w:rsidRDefault="00525F09" w:rsidP="00525F09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525F09">
        <w:rPr>
          <w:b/>
          <w:bCs/>
          <w:lang w:val="pt-BR"/>
        </w:rPr>
        <w:t>Art. 373.</w:t>
      </w:r>
      <w:r w:rsidRPr="00525F09">
        <w:rPr>
          <w:lang w:val="pt-BR"/>
        </w:rPr>
        <w:t> O ônus da prova incumbe:</w:t>
      </w:r>
    </w:p>
    <w:p w14:paraId="691B10F6" w14:textId="5F3FEDE1" w:rsidR="00525F09" w:rsidRPr="00525F09" w:rsidRDefault="00525F09" w:rsidP="00525F09">
      <w:pPr>
        <w:pStyle w:val="Textodecomentrio"/>
        <w:rPr>
          <w:lang w:val="pt-BR"/>
        </w:rPr>
      </w:pPr>
      <w:r>
        <w:rPr>
          <w:b/>
          <w:bCs/>
          <w:lang w:val="pt-BR"/>
        </w:rPr>
        <w:t>...</w:t>
      </w:r>
    </w:p>
    <w:p w14:paraId="4E66ABEC" w14:textId="77777777" w:rsidR="00525F09" w:rsidRPr="00525F09" w:rsidRDefault="00525F09" w:rsidP="00525F09">
      <w:pPr>
        <w:pStyle w:val="Textodecomentrio"/>
        <w:rPr>
          <w:lang w:val="pt-BR"/>
        </w:rPr>
      </w:pPr>
      <w:r w:rsidRPr="00525F09">
        <w:rPr>
          <w:b/>
          <w:bCs/>
          <w:lang w:val="pt-BR"/>
        </w:rPr>
        <w:t>II </w:t>
      </w:r>
      <w:r w:rsidRPr="00525F09">
        <w:rPr>
          <w:lang w:val="pt-BR"/>
        </w:rPr>
        <w:t>- ao réu, quanto à existência de fato impeditivo, modificativo ou extintivo do direito do autor.</w:t>
      </w:r>
    </w:p>
    <w:p w14:paraId="69341D2A" w14:textId="53DE4E8E" w:rsidR="00525F09" w:rsidRDefault="00525F09">
      <w:pPr>
        <w:pStyle w:val="Textodecomentrio"/>
      </w:pPr>
    </w:p>
  </w:comment>
  <w:comment w:id="2" w:author="Maria de Fatima Dias" w:date="2026-09-03T15:03:00Z" w:initials="MD">
    <w:p w14:paraId="4F327181" w14:textId="77777777" w:rsidR="00525F09" w:rsidRPr="00525F09" w:rsidRDefault="00525F09" w:rsidP="00525F09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525F09">
        <w:rPr>
          <w:b/>
          <w:bCs/>
          <w:lang w:val="pt-BR"/>
        </w:rPr>
        <w:t>Art. 85.</w:t>
      </w:r>
      <w:r w:rsidRPr="00525F09">
        <w:rPr>
          <w:lang w:val="pt-BR"/>
        </w:rPr>
        <w:t> A sentença condenará o vencido a pagar honorários ao advogado do vencedor.</w:t>
      </w:r>
    </w:p>
    <w:p w14:paraId="5D39479D" w14:textId="339DBDAD" w:rsidR="00525F09" w:rsidRPr="00525F09" w:rsidRDefault="00525F09" w:rsidP="00525F09">
      <w:pPr>
        <w:pStyle w:val="Textodecomentrio"/>
        <w:rPr>
          <w:lang w:val="pt-BR"/>
        </w:rPr>
      </w:pPr>
      <w:r>
        <w:rPr>
          <w:b/>
          <w:bCs/>
          <w:lang w:val="pt-BR"/>
        </w:rPr>
        <w:t>...</w:t>
      </w:r>
    </w:p>
    <w:p w14:paraId="797D457F" w14:textId="77777777" w:rsidR="00525F09" w:rsidRPr="00525F09" w:rsidRDefault="00525F09" w:rsidP="00525F09">
      <w:pPr>
        <w:pStyle w:val="Textodecomentrio"/>
        <w:rPr>
          <w:lang w:val="pt-BR"/>
        </w:rPr>
      </w:pPr>
      <w:r w:rsidRPr="00525F09">
        <w:rPr>
          <w:b/>
          <w:bCs/>
          <w:lang w:val="pt-BR"/>
        </w:rPr>
        <w:t>§ 2º</w:t>
      </w:r>
      <w:r w:rsidRPr="00525F09">
        <w:rPr>
          <w:lang w:val="pt-BR"/>
        </w:rPr>
        <w:t> Os honorários serão fixados entre o mínimo de dez e o máximo de vinte por cento sobre o valor da condenação, do proveito econômico obtido ou, não sendo possível mensurá-lo, sobre o valor atualizado da causa, atendidos:</w:t>
      </w:r>
    </w:p>
    <w:p w14:paraId="66562364" w14:textId="55E015D1" w:rsidR="00525F09" w:rsidRDefault="00525F09">
      <w:pPr>
        <w:pStyle w:val="Textodecomentrio"/>
      </w:pPr>
    </w:p>
  </w:comment>
  <w:comment w:id="3" w:author="Maria de Fatima Dias" w:date="2026-09-03T15:03:00Z" w:initials="MD">
    <w:p w14:paraId="37EBEA54" w14:textId="77777777" w:rsidR="00525F09" w:rsidRPr="00525F09" w:rsidRDefault="00525F09" w:rsidP="00525F09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525F09">
        <w:rPr>
          <w:b/>
          <w:bCs/>
          <w:lang w:val="pt-BR"/>
        </w:rPr>
        <w:t>Art. 85.</w:t>
      </w:r>
      <w:r w:rsidRPr="00525F09">
        <w:rPr>
          <w:lang w:val="pt-BR"/>
        </w:rPr>
        <w:t> A sentença condenará o vencido a pagar honorários ao advogado do vencedor.</w:t>
      </w:r>
    </w:p>
    <w:p w14:paraId="70897666" w14:textId="6141A05D" w:rsidR="00525F09" w:rsidRPr="00525F09" w:rsidRDefault="00525F09" w:rsidP="00525F09">
      <w:pPr>
        <w:pStyle w:val="Textodecomentrio"/>
        <w:rPr>
          <w:lang w:val="pt-BR"/>
        </w:rPr>
      </w:pPr>
      <w:r>
        <w:rPr>
          <w:b/>
          <w:bCs/>
          <w:lang w:val="pt-BR"/>
        </w:rPr>
        <w:t>...</w:t>
      </w:r>
    </w:p>
    <w:p w14:paraId="649017BF" w14:textId="77777777" w:rsidR="00525F09" w:rsidRPr="00525F09" w:rsidRDefault="00525F09" w:rsidP="00525F09">
      <w:pPr>
        <w:pStyle w:val="Textodecomentrio"/>
        <w:rPr>
          <w:lang w:val="pt-BR"/>
        </w:rPr>
      </w:pPr>
      <w:r w:rsidRPr="00525F09">
        <w:rPr>
          <w:b/>
          <w:bCs/>
          <w:lang w:val="pt-BR"/>
        </w:rPr>
        <w:t>§ 2º</w:t>
      </w:r>
      <w:r w:rsidRPr="00525F09">
        <w:rPr>
          <w:lang w:val="pt-BR"/>
        </w:rPr>
        <w:t> Os honorários serão fixados entre o mínimo de dez e o máximo de vinte por cento sobre o valor da condenação, do proveito econômico obtido ou, não sendo possível mensurá-lo, sobre o valor atualizado da causa, atendidos:</w:t>
      </w:r>
    </w:p>
    <w:p w14:paraId="1C3BDEAD" w14:textId="06EBDB6C" w:rsidR="00525F09" w:rsidRDefault="00525F09">
      <w:pPr>
        <w:pStyle w:val="Textodecomentrio"/>
      </w:pPr>
    </w:p>
  </w:comment>
  <w:comment w:id="4" w:author="Maria de Fatima Dias" w:date="2026-09-03T15:04:00Z" w:initials="MD">
    <w:p w14:paraId="5EB85F91" w14:textId="77777777" w:rsidR="00D86417" w:rsidRPr="00525F09" w:rsidRDefault="00D86417" w:rsidP="00D86417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525F09">
        <w:rPr>
          <w:b/>
          <w:bCs/>
          <w:lang w:val="pt-BR"/>
        </w:rPr>
        <w:t>Art. 373.</w:t>
      </w:r>
      <w:r w:rsidRPr="00525F09">
        <w:rPr>
          <w:lang w:val="pt-BR"/>
        </w:rPr>
        <w:t> O ônus da prova incumbe:</w:t>
      </w:r>
    </w:p>
    <w:p w14:paraId="62373509" w14:textId="77777777" w:rsidR="00D86417" w:rsidRPr="00525F09" w:rsidRDefault="00D86417" w:rsidP="00D86417">
      <w:pPr>
        <w:pStyle w:val="Textodecomentrio"/>
        <w:rPr>
          <w:lang w:val="pt-BR"/>
        </w:rPr>
      </w:pPr>
      <w:r>
        <w:rPr>
          <w:b/>
          <w:bCs/>
          <w:lang w:val="pt-BR"/>
        </w:rPr>
        <w:t>...</w:t>
      </w:r>
    </w:p>
    <w:p w14:paraId="7AFA81AB" w14:textId="77777777" w:rsidR="00D86417" w:rsidRPr="00525F09" w:rsidRDefault="00D86417" w:rsidP="00D86417">
      <w:pPr>
        <w:pStyle w:val="Textodecomentrio"/>
        <w:rPr>
          <w:lang w:val="pt-BR"/>
        </w:rPr>
      </w:pPr>
      <w:r w:rsidRPr="00525F09">
        <w:rPr>
          <w:b/>
          <w:bCs/>
          <w:lang w:val="pt-BR"/>
        </w:rPr>
        <w:t>II </w:t>
      </w:r>
      <w:r w:rsidRPr="00525F09">
        <w:rPr>
          <w:lang w:val="pt-BR"/>
        </w:rPr>
        <w:t>- ao réu, quanto à existência de fato impeditivo, modificativo ou extintivo do direito do autor.</w:t>
      </w:r>
    </w:p>
    <w:p w14:paraId="774D706F" w14:textId="77777777" w:rsidR="00D86417" w:rsidRDefault="00D86417">
      <w:pPr>
        <w:pStyle w:val="Textodecomentrio"/>
      </w:pPr>
    </w:p>
  </w:comment>
  <w:comment w:id="5" w:author="Maria de Fatima Dias" w:date="2026-09-03T15:13:00Z" w:initials="MD">
    <w:p w14:paraId="4C78E2E2" w14:textId="77777777" w:rsidR="00D86417" w:rsidRDefault="00D86417" w:rsidP="00D86417">
      <w:pPr>
        <w:pStyle w:val="Textodecomentrio"/>
      </w:pPr>
      <w:r>
        <w:rPr>
          <w:rStyle w:val="Refdecomentrio"/>
        </w:rPr>
        <w:annotationRef/>
      </w:r>
      <w:r w:rsidRPr="007E6093">
        <w:rPr>
          <w:lang w:val="pt-BR"/>
        </w:rPr>
        <w:t>Em razão da sucumbência recíproca (art. 86, </w:t>
      </w:r>
      <w:r w:rsidRPr="007E6093">
        <w:rPr>
          <w:i/>
          <w:iCs/>
          <w:lang w:val="pt-BR"/>
        </w:rPr>
        <w:t>caput</w:t>
      </w:r>
      <w:r w:rsidRPr="007E6093">
        <w:rPr>
          <w:lang w:val="pt-BR"/>
        </w:rPr>
        <w:t>, do CPC), condeno a autora – na proporção de 80% (oitenta por cento) - e a ré – na proporção de 20% (vinte por cento) - ao pagamento das custas processuais e dos honorários advocatícios, estes fixados em 10% (dez por cento) sobre o valor da condenação, a ser atualizado (art. 85, §§ 2º e 6º-A, do CPC).</w:t>
      </w:r>
    </w:p>
    <w:p w14:paraId="3F631F97" w14:textId="54A4CCEB" w:rsidR="00D86417" w:rsidRDefault="00D86417">
      <w:pPr>
        <w:pStyle w:val="Textodecomentrio"/>
      </w:pPr>
    </w:p>
  </w:comment>
  <w:comment w:id="6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Comentário geral. (a) Os autos não foram recebidos: fatos, valores, datas e IDs foram conferidos só pela minuta e pelo relatório da sentença (C-24). (b) Resultado mantido: apelo da autora não provido e apelo da ré provido (C-03). (c) Alterações mecânicas: referências na forma compacta, 'Ademais' por 'No mais', 'CPC/2015' por 'CPC', espaços, recuos 4/6 cm da transcrição, realces de títulos, vereditos e trechos decisivos (C-20, C-23, C-41 a C-43). (d) 'EMENTA' alinhada à esquerda (C-42). (e) Título da ementa no plural, por haver dois apelos, e 'PELA RÉ' (C-3G).</w:t>
      </w:r>
    </w:p>
  </w:comment>
  <w:comment w:id="7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Alterei o item 1 para abrir pela ação, nomear a autora e qualificar a ré como consumidora pessoa natural, com o valor da causa entre parênteses no fim; as apelações ficam no item 3 (C-34, C-34A). Idade ou condição da ré não consta da minuta e não foi acrescentada.</w:t>
      </w:r>
    </w:p>
  </w:comment>
  <w:comment w:id="8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Fundi os antigos itens 5 e 7 (prova e conclusão sobre o débito exigível) em um item e acrescentei CPC 373 II, que o voto passou a enfrentar (C-3G).</w:t>
      </w:r>
    </w:p>
  </w:comment>
  <w:comment w:id="9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Fundi os antigos itens 8 e 9 (regra e aplicação) em um item e acrescentei CPC 85 § 2º (C-3G).</w:t>
      </w:r>
    </w:p>
  </w:comment>
  <w:comment w:id="10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Dispositivo desdobrado em um item por apelo, porque os resultados diferem; itens renumerados (C-3G).</w:t>
      </w:r>
    </w:p>
  </w:comment>
  <w:comment w:id="11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Retirei da lista o que o voto não cita mais: CPC 86, 487 e 702, que só aparecem na sentença transcrita no relatório, e acrescentei CPC 85 § 11, do dispositivo (C-33).</w:t>
      </w:r>
    </w:p>
  </w:comment>
  <w:comment w:id="12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Conferido no iajus: REsp 2.163.872/SP, Rel. Min. Moura Ribeiro, 3ª Turma, j. 08/06/2026, com ementa idêntica à transcrita no voto. Retirei as Súmulas 247 e 297, que só estavam na parte da sentença cortada do voto (C-65). Pendência (C-52): o iajus não devolveu a data de publicação (DJEN 11/06/2026) e uma busca na web não a confirmou; Marcos confere no SCON/STJ.</w:t>
      </w:r>
    </w:p>
  </w:comment>
  <w:comment w:id="13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Ajustei o título ao padrão do resumo em sentido contrário ao voto: a sentença, porque o voto reforma a base dos honorários (C-39).</w:t>
      </w:r>
    </w:p>
  </w:comment>
  <w:comment w:id="14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Ajustei o título ao padrão (C-39): este é o resumo do apelo da autora, que o voto desprova.</w:t>
      </w:r>
    </w:p>
  </w:comment>
  <w:comment w:id="15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Pendência (C-52): este resumo traz a alegação de inocorrência de prescrição (item 4), que não consta do relatório do apelo nem da sentença. Sem os autos, não foi possível conferir se o apelo a trata; se trata, o voto não a enfrenta e o capítulo precisa de um parágrafo.</w:t>
      </w:r>
    </w:p>
  </w:comment>
  <w:comment w:id="16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Pendência (C-22): conferir no PJe a grafia do nome da juíza. Troquei apenas a caixa alta e 'Sentenciante' por 'sentenciante'.</w:t>
      </w:r>
    </w:p>
  </w:comment>
  <w:comment w:id="17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Cortei 'Publique-se. Intimem-se.' do dispositivo transcrito, mantendo só o dispositivo e os honorários (C-3N), e fechei a aspa com '– Grifei', porque o dispositivo tem negrito (C-62).</w:t>
      </w:r>
    </w:p>
  </w:comment>
  <w:comment w:id="18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Corrigi a abertura ('que):' e o ID depois do nome), a referência '(CPC 373 II)' e a maiúscula do item 3 (C-20, C-30).</w:t>
      </w:r>
    </w:p>
  </w:comment>
  <w:comment w:id="19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Ajustei a fórmula: 'Contrarrazões (ID …), em que a ré/apelada … alega que:', com o ID no início e sem repeti-lo no fim (C-20).</w:t>
      </w:r>
    </w:p>
  </w:comment>
  <w:comment w:id="20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Corrigi o espaço duplicado e a posição do ID: 'Apelo da ré, NOME (ID …), em que alega, em síntese, que:' (C-20).</w:t>
      </w:r>
    </w:p>
  </w:comment>
  <w:comment w:id="21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Mesmo ajuste das contrarrazões da ré (ID no início; espaços corrigidos).</w:t>
      </w:r>
    </w:p>
  </w:comment>
  <w:comment w:id="22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Acrescentei o ponto final à linha de dados e corrigi o espaço duplicado do título do apelo.</w:t>
      </w:r>
    </w:p>
  </w:comment>
  <w:comment w:id="23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O título passou a dizer a decisão sobre o pedido, com realce amarelo (C-3W b, C-42).</w:t>
      </w:r>
    </w:p>
  </w:comment>
  <w:comment w:id="24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Troquei a cópia da fórmula do relatório pela abertura do capítulo 'A autora/apelante, NOME, alega que: 1) …', com o ID ao final (C-3W c, C-30), e CPC 373 II na forma compacta (C-20).</w:t>
      </w:r>
    </w:p>
  </w:comment>
  <w:comment w:id="25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Realcei o veredito em amarelo e tirei a cor roxa do ponto (C-42). Suprimi o parágrafo 'A controvérsia recursal cinge-se…', o segundo 'Sem razão.' e o resumo da sentença que antecedia a transcrição, que repetiam o que as alegações e a transcrição já dizem (C-02, C-15).</w:t>
      </w:r>
    </w:p>
  </w:comment>
  <w:comment w:id="26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Fundi dois parágrafos. Pendência (C-20, C-52): os IDs 232602033 e 233503090 são do 1º grau; a regra pede o ID do 2º grau ou 'do processo de origem', e não tive acesso ao PJe para trocá-los. O extrato de consignação (ID 227974562 na sentença) também precisa de ID de 2º grau no parágrafo 'No mais, o extrato…'.</w:t>
      </w:r>
    </w:p>
  </w:comment>
  <w:comment w:id="27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Realce amarelo na premissa decisiva do capítulo (C-43).</w:t>
      </w:r>
    </w:p>
  </w:comment>
  <w:comment w:id="28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Dividi o parágrafo (C-11, C-12) e troquei 'Ademais' por 'No mais' (C-23).</w:t>
      </w:r>
    </w:p>
  </w:comment>
  <w:comment w:id="29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Cortei da transcrição os parágrafos sobre prova escrita da monitória, Súmulas 247 e 297, CDC e existência do contrato, que o apelo não discute, e mantive os que respondem às alegações; inseri o ID da sentença e normalizei os recuos (4/6 cm). O texto mantido é literal (C-02, C-41, C-66).</w:t>
      </w:r>
    </w:p>
  </w:comment>
  <w:comment w:id="30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Troquei 'Dessa forma, deve ser mantida a sentença…' pelo mini-dispositivo padrão, sublinhado e realçado (C-3A).</w:t>
      </w:r>
    </w:p>
  </w:comment>
  <w:comment w:id="31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O título passou a dizer a decisão sobre o pedido, com realce amarelo (C-3W b, C-42).</w:t>
      </w:r>
    </w:p>
  </w:comment>
  <w:comment w:id="32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Acrescentei o ID do apelo ao final das alegações (C-30).</w:t>
      </w:r>
    </w:p>
  </w:comment>
  <w:comment w:id="33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CPC 85 transcrito em bloco único, com a cabeça do artigo, '(...)' e o § 2º, em Arial 13 itálico e recuo de 4 cm, trecho decisivo sublinhado e '– Grifei' (C-66 a, C-40, C-41). Redação conferida no iajus (Planalto): o § 2º segue vigente. Os comentários de texto literal anteriores foram mantidos.</w:t>
      </w:r>
    </w:p>
  </w:comment>
  <w:comment w:id="34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Retirei 'e desta Corte', porque o voto não cita julgado do TJDFT; busca no iajus por acórdão da 4ª Turma Cível sobre a mesma tese (monitória parcialmente acolhida, proveito econômico) não localizou precedente específico (C-60).</w:t>
      </w:r>
    </w:p>
  </w:comment>
  <w:comment w:id="35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Conferido (iajus): REsp 2.163.872/SP, Moura Ribeiro, 3ª Turma, j. 08/06/2026. Transcrição ajustada: sem o cabeçalho em caixa alta, com '(...)' no início, sem o item 3 ('Recurso especial provido em parte') e com o trecho decisivo sublinhado e '– Grifei' (C-62).</w:t>
      </w:r>
    </w:p>
  </w:comment>
  <w:comment w:id="36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Dividi o parágrafo (C-12) e acrescentei a vênia ao d. Juízo de origem no ponto da divergência (C-3R).</w:t>
      </w:r>
    </w:p>
  </w:comment>
  <w:comment w:id="37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Harmonizei a parte final com o corpo do voto e a ementa ('demais critérios de distribuição da sucumbência fixados na origem', o que inclui a proporção de 80%/20%), inseri a vírgula antes de 'e'. Resultado mantido (C-03).</w:t>
      </w:r>
    </w:p>
  </w:comment>
  <w:comment w:id="38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Honorários recursais (C-51): a base passa a ser o proveito econômico de R$ 495.178,95 (R$ 533.187,25 menos R$ 38.008,30); 2% correspondem a R$ 9.903,58, somados aos 10% fixados na sentença, o que dá 12%, abaixo do teto de 20% do CPC 85 § 11. A majoração decorre só do desprovimento do apelo da autora; no apelo da ré, provido, não há majoração (Tema 1.059/STJ, conferido no iajus). Troquei 'CPC/2015' por 'CPC' (C-20).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AB4A6F" w15:done="0"/>
  <w15:commentEx w15:paraId="69341D2A" w15:done="0"/>
  <w15:commentEx w15:paraId="66562364" w15:done="0"/>
  <w15:commentEx w15:paraId="1C3BDEAD" w15:done="0"/>
  <w15:commentEx w15:paraId="774D706F" w15:done="0"/>
  <w15:commentEx w15:paraId="3F631F9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0E05E01" w16cex:dateUtc="2026-09-03T18:19:00Z"/>
  <w16cex:commentExtensible w16cex:durableId="61753BDF" w16cex:dateUtc="2026-09-03T18:04:00Z"/>
  <w16cex:commentExtensible w16cex:durableId="77F58ED4" w16cex:dateUtc="2026-09-03T18:03:00Z"/>
  <w16cex:commentExtensible w16cex:durableId="795EA767" w16cex:dateUtc="2026-09-03T18:03:00Z"/>
  <w16cex:commentExtensible w16cex:durableId="2C936B69" w16cex:dateUtc="2026-09-03T18:04:00Z"/>
  <w16cex:commentExtensible w16cex:durableId="35A6324B" w16cex:dateUtc="2026-09-03T18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AB4A6F" w16cid:durableId="00E05E01"/>
  <w16cid:commentId w16cid:paraId="69341D2A" w16cid:durableId="61753BDF"/>
  <w16cid:commentId w16cid:paraId="66562364" w16cid:durableId="77F58ED4"/>
  <w16cid:commentId w16cid:paraId="1C3BDEAD" w16cid:durableId="795EA767"/>
  <w16cid:commentId w16cid:paraId="774D706F" w16cid:durableId="2C936B69"/>
  <w16cid:commentId w16cid:paraId="3F631F97" w16cid:durableId="35A6324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297E3" w14:textId="77777777" w:rsidR="00A271B2" w:rsidRDefault="00A271B2">
      <w:pPr>
        <w:spacing w:after="0" w:line="240" w:lineRule="auto"/>
      </w:pPr>
      <w:r>
        <w:separator/>
      </w:r>
    </w:p>
  </w:endnote>
  <w:endnote w:type="continuationSeparator" w:id="0">
    <w:p w14:paraId="4B4A9A1D" w14:textId="77777777" w:rsidR="00A271B2" w:rsidRDefault="00A27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Content>
      <w:p w14:paraId="645D2C53" w14:textId="77777777" w:rsidR="00933743" w:rsidRDefault="0093374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7A4A56" w14:textId="77777777" w:rsidR="00933743" w:rsidRDefault="0093374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3588C" w14:textId="77777777" w:rsidR="00A271B2" w:rsidRDefault="00A271B2">
      <w:pPr>
        <w:spacing w:after="0" w:line="240" w:lineRule="auto"/>
      </w:pPr>
      <w:r>
        <w:separator/>
      </w:r>
    </w:p>
  </w:footnote>
  <w:footnote w:type="continuationSeparator" w:id="0">
    <w:p w14:paraId="2DCA6677" w14:textId="77777777" w:rsidR="00A271B2" w:rsidRDefault="00A271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69F9"/>
    <w:multiLevelType w:val="multilevel"/>
    <w:tmpl w:val="85DCE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42050B"/>
    <w:multiLevelType w:val="multilevel"/>
    <w:tmpl w:val="39E0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3132E"/>
    <w:multiLevelType w:val="multilevel"/>
    <w:tmpl w:val="0068F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77071C"/>
    <w:multiLevelType w:val="multilevel"/>
    <w:tmpl w:val="D7F6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4404909">
    <w:abstractNumId w:val="3"/>
  </w:num>
  <w:num w:numId="2" w16cid:durableId="305429921">
    <w:abstractNumId w:val="2"/>
  </w:num>
  <w:num w:numId="3" w16cid:durableId="423190071">
    <w:abstractNumId w:val="0"/>
  </w:num>
  <w:num w:numId="4" w16cid:durableId="4387265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 de Fatima Dias">
    <w15:presenceInfo w15:providerId="Windows Live" w15:userId="18e5ce97291f7b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743"/>
    <w:rsid w:val="00140107"/>
    <w:rsid w:val="001E7E47"/>
    <w:rsid w:val="004A756A"/>
    <w:rsid w:val="00525F09"/>
    <w:rsid w:val="00601CEB"/>
    <w:rsid w:val="00606FC6"/>
    <w:rsid w:val="006B4962"/>
    <w:rsid w:val="007E508F"/>
    <w:rsid w:val="007E6093"/>
    <w:rsid w:val="00910686"/>
    <w:rsid w:val="00933743"/>
    <w:rsid w:val="00A271B2"/>
    <w:rsid w:val="00AC66E6"/>
    <w:rsid w:val="00B10F1F"/>
    <w:rsid w:val="00B271E3"/>
    <w:rsid w:val="00B87FD8"/>
    <w:rsid w:val="00BA747E"/>
    <w:rsid w:val="00C355AA"/>
    <w:rsid w:val="00CC53C6"/>
    <w:rsid w:val="00D8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CB13"/>
  <w15:chartTrackingRefBased/>
  <w15:docId w15:val="{D25731E9-A08A-4768-A1EE-020ECD811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417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933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3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3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3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3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3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3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3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3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3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3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3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37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374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37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37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37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37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3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3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3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3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3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37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37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374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3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374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3743"/>
    <w:rPr>
      <w:b/>
      <w:bCs/>
      <w:smallCaps/>
      <w:color w:val="2F5496" w:themeColor="accent1" w:themeShade="BF"/>
      <w:spacing w:val="5"/>
    </w:rPr>
  </w:style>
  <w:style w:type="character" w:styleId="Refdecomentrio">
    <w:name w:val="annotation reference"/>
    <w:uiPriority w:val="99"/>
    <w:rsid w:val="0093374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93374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33743"/>
    <w:rPr>
      <w:rFonts w:ascii="Verdana" w:eastAsia="Times New Roman" w:hAnsi="Verdana" w:cs="Times New Roman"/>
      <w:kern w:val="0"/>
      <w:sz w:val="20"/>
      <w:szCs w:val="20"/>
      <w:lang w:val="x-none" w:eastAsia="x-none"/>
      <w14:ligatures w14:val="none"/>
    </w:rPr>
  </w:style>
  <w:style w:type="character" w:customStyle="1" w:styleId="normaltextrun">
    <w:name w:val="normaltextrun"/>
    <w:basedOn w:val="Fontepargpadro"/>
    <w:rsid w:val="00933743"/>
  </w:style>
  <w:style w:type="character" w:customStyle="1" w:styleId="eop">
    <w:name w:val="eop"/>
    <w:basedOn w:val="Fontepargpadro"/>
    <w:rsid w:val="00933743"/>
  </w:style>
  <w:style w:type="paragraph" w:customStyle="1" w:styleId="paragraph">
    <w:name w:val="paragraph"/>
    <w:basedOn w:val="Normal"/>
    <w:rsid w:val="00933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9337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33743"/>
    <w:rPr>
      <w:kern w:val="0"/>
      <w:sz w:val="22"/>
      <w:szCs w:val="22"/>
      <w14:ligatures w14:val="none"/>
    </w:rPr>
  </w:style>
  <w:style w:type="paragraph" w:customStyle="1" w:styleId="Ttulos">
    <w:name w:val="Títulos"/>
    <w:basedOn w:val="Citao"/>
    <w:link w:val="TtulosChar"/>
    <w:qFormat/>
    <w:rsid w:val="00933743"/>
    <w:pPr>
      <w:spacing w:before="120" w:after="120" w:line="360" w:lineRule="auto"/>
      <w:textboxTightWrap w:val="allLines"/>
    </w:pPr>
    <w:rPr>
      <w:rFonts w:ascii="Arial" w:eastAsia="Times New Roman" w:hAnsi="Arial" w:cs="Verdana"/>
      <w:b/>
      <w:i w:val="0"/>
      <w:caps/>
      <w:sz w:val="28"/>
      <w:lang w:eastAsia="zh-CN"/>
    </w:rPr>
  </w:style>
  <w:style w:type="character" w:customStyle="1" w:styleId="TtulosChar">
    <w:name w:val="Títulos Char"/>
    <w:basedOn w:val="CitaoChar"/>
    <w:link w:val="Ttulos"/>
    <w:rsid w:val="00933743"/>
    <w:rPr>
      <w:rFonts w:ascii="Arial" w:eastAsia="Times New Roman" w:hAnsi="Arial" w:cs="Verdana"/>
      <w:b/>
      <w:i w:val="0"/>
      <w:iCs/>
      <w:caps/>
      <w:color w:val="404040" w:themeColor="text1" w:themeTint="BF"/>
      <w:kern w:val="0"/>
      <w:sz w:val="28"/>
      <w:lang w:eastAsia="zh-CN"/>
      <w14:ligatures w14:val="none"/>
    </w:rPr>
  </w:style>
  <w:style w:type="character" w:styleId="Hyperlink">
    <w:name w:val="Hyperlink"/>
    <w:basedOn w:val="Fontepargpadro"/>
    <w:uiPriority w:val="99"/>
    <w:unhideWhenUsed/>
    <w:rsid w:val="0093374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3374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87FD8"/>
    <w:rPr>
      <w:rFonts w:ascii="Times New Roman" w:hAnsi="Times New Roman" w:cs="Times New Roman"/>
      <w:sz w:val="24"/>
      <w:szCs w:val="24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E6093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E6093"/>
    <w:rPr>
      <w:rFonts w:ascii="Verdana" w:eastAsia="Times New Roman" w:hAnsi="Verdana" w:cs="Times New Roman"/>
      <w:b/>
      <w:bCs/>
      <w:kern w:val="0"/>
      <w:sz w:val="20"/>
      <w:szCs w:val="2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pje2i.tjdft.jus.br/pje/seam/resource/rest/pje-legacy/documento/download/TJDFT/1g/1101175/273358879" TargetMode="External"/><Relationship Id="rId18" Type="http://schemas.openxmlformats.org/officeDocument/2006/relationships/hyperlink" Target="https://pje2i.tjdft.jus.br/pje/seam/resource/rest/pje-legacy/documento/download/TJDFT/1g/1101175/231763890" TargetMode="External"/><Relationship Id="rId26" Type="http://schemas.openxmlformats.org/officeDocument/2006/relationships/hyperlink" Target="https://pje2i.tjdft.jus.br/pje/seam/resource/rest/pje-legacy/documento/download/TJDFT/1g/1101175/211348426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pje2i.tjdft.jus.br/pje/seam/resource/rest/pje-legacy/documento/download/TJDFT/1g/1101175/273358879" TargetMode="External"/><Relationship Id="rId34" Type="http://schemas.openxmlformats.org/officeDocument/2006/relationships/hyperlink" Target="https://pje2i.tjdft.jus.br/pje/seam/resource/rest/pje-legacy/documento/download/TJDFT/1g/1101175/232602033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pje2i.tjdft.jus.br/pje/seam/resource/rest/pje-legacy/documento/download/TJDFT/1g/1101175/227974561" TargetMode="External"/><Relationship Id="rId20" Type="http://schemas.openxmlformats.org/officeDocument/2006/relationships/hyperlink" Target="https://pje2i.tjdft.jus.br/pje/seam/resource/rest/pje-legacy/documento/download/TJDFT/1g/1101175/233503090" TargetMode="External"/><Relationship Id="rId29" Type="http://schemas.openxmlformats.org/officeDocument/2006/relationships/hyperlink" Target="https://pje2i.tjdft.jus.br/pje/seam/resource/rest/pje-legacy/documento/download/TJDFT/1g/1101175/211348428" TargetMode="External"/><Relationship Id="rId41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pje2i.tjdft.jus.br/pje/seam/resource/rest/pje-legacy/documento/download/TJDFT/1g/1101175/256462663" TargetMode="External"/><Relationship Id="rId32" Type="http://schemas.openxmlformats.org/officeDocument/2006/relationships/hyperlink" Target="https://pje2i.tjdft.jus.br/pje/seam/resource/rest/pje-legacy/documento/download/TJDFT/1g/1101175/231047279" TargetMode="External"/><Relationship Id="rId37" Type="http://schemas.openxmlformats.org/officeDocument/2006/relationships/hyperlink" Target="https://pje2i.tjdft.jus.br/pje/seam/resource/rest/pje-legacy/documento/download/TJDFT/1g/1101175/211348427" TargetMode="External"/><Relationship Id="rId40" Type="http://schemas.microsoft.com/office/2011/relationships/people" Target="people.xml"/><Relationship Id="rId5" Type="http://schemas.openxmlformats.org/officeDocument/2006/relationships/footnotes" Target="footnotes.xml"/><Relationship Id="rId15" Type="http://schemas.openxmlformats.org/officeDocument/2006/relationships/hyperlink" Target="https://pje2i.tjdft.jus.br/pje/seam/resource/rest/pje-legacy/documento/download/TJDFT/1g/1101175/227309273" TargetMode="External"/><Relationship Id="rId23" Type="http://schemas.openxmlformats.org/officeDocument/2006/relationships/hyperlink" Target="https://pje2i.tjdft.jus.br/pje/seam/resource/rest/pje-legacy/documento/download/TJDFT/1g/1101175/253803852" TargetMode="External"/><Relationship Id="rId28" Type="http://schemas.openxmlformats.org/officeDocument/2006/relationships/hyperlink" Target="https://pje2i.tjdft.jus.br/pje/seam/resource/rest/pje-legacy/documento/download/TJDFT/1g/1101175/211348429" TargetMode="External"/><Relationship Id="rId36" Type="http://schemas.openxmlformats.org/officeDocument/2006/relationships/hyperlink" Target="https://pje2i.tjdft.jus.br/pje/seam/resource/rest/pje-legacy/documento/download/TJDFT/1g/1101175/273358879" TargetMode="External"/><Relationship Id="rId10" Type="http://schemas.microsoft.com/office/2016/09/relationships/commentsIds" Target="commentsIds.xml"/><Relationship Id="rId19" Type="http://schemas.openxmlformats.org/officeDocument/2006/relationships/hyperlink" Target="https://pje2i.tjdft.jus.br/pje/seam/resource/rest/pje-legacy/documento/download/TJDFT/1g/1101175/232602033" TargetMode="External"/><Relationship Id="rId31" Type="http://schemas.openxmlformats.org/officeDocument/2006/relationships/hyperlink" Target="https://pje2i.tjdft.jus.br/pje/seam/resource/rest/pje-legacy/documento/download/TJDFT/1g/1101175/227309273" TargetMode="Externa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hyperlink" Target="https://pje2i.tjdft.jus.br/pje/seam/resource/rest/pje-legacy/documento/download/TJDFT/1g/1101175/211563034" TargetMode="External"/><Relationship Id="rId22" Type="http://schemas.openxmlformats.org/officeDocument/2006/relationships/hyperlink" Target="https://pje2i.tjdft.jus.br/pje/seam/resource/rest/pje-legacy/documento/download/TJDFT/1g/1101175/236726547" TargetMode="External"/><Relationship Id="rId27" Type="http://schemas.openxmlformats.org/officeDocument/2006/relationships/hyperlink" Target="https://pje2i.tjdft.jus.br/pje/seam/resource/rest/pje-legacy/documento/download/TJDFT/1g/1101175/211348428" TargetMode="External"/><Relationship Id="rId30" Type="http://schemas.openxmlformats.org/officeDocument/2006/relationships/hyperlink" Target="https://pje2i.tjdft.jus.br/pje/seam/resource/rest/pje-legacy/documento/download/TJDFT/1g/1101175/211348428" TargetMode="External"/><Relationship Id="rId35" Type="http://schemas.openxmlformats.org/officeDocument/2006/relationships/hyperlink" Target="https://pje2i.tjdft.jus.br/pje/seam/resource/rest/pje-legacy/documento/download/TJDFT/1g/1101175/233503090" TargetMode="External"/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12" Type="http://schemas.openxmlformats.org/officeDocument/2006/relationships/hyperlink" Target="https://pje2i.tjdft.jus.br/pje/seam/resource/rest/pje-legacy/documento/download/88084425" TargetMode="External"/><Relationship Id="rId17" Type="http://schemas.openxmlformats.org/officeDocument/2006/relationships/hyperlink" Target="https://pje2i.tjdft.jus.br/pje/seam/resource/rest/pje-legacy/documento/download/TJDFT/1g/1101175/231047279" TargetMode="External"/><Relationship Id="rId25" Type="http://schemas.openxmlformats.org/officeDocument/2006/relationships/hyperlink" Target="https://pje2i.tjdft.jus.br/pje/seam/resource/rest/pje-legacy/documento/download/TJDFT/1g/1101175/211348427" TargetMode="External"/><Relationship Id="rId33" Type="http://schemas.openxmlformats.org/officeDocument/2006/relationships/hyperlink" Target="https://pje2i.tjdft.jus.br/pje/seam/resource/rest/pje-legacy/documento/download/TJDFT/1g/1101175/227974562" TargetMode="External"/><Relationship Id="rId38" Type="http://schemas.openxmlformats.org/officeDocument/2006/relationships/footer" Target="footer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712D55B4AD34799BC52ADCBEC9A91F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8EACF53-D086-4BDF-BBA3-D71B0FBB97A4}"/>
      </w:docPartPr>
      <w:docPartBody>
        <w:p w:rsidR="00F8646C" w:rsidRDefault="008C1538" w:rsidP="008C1538">
          <w:pPr>
            <w:pStyle w:val="7712D55B4AD34799BC52ADCBEC9A91F5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FC98468C0CA64F1CA3FFE3B0D8C8C8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DAD82A3-08D7-4897-855D-FDAD5119A69F}"/>
      </w:docPartPr>
      <w:docPartBody>
        <w:p w:rsidR="00F8646C" w:rsidRDefault="008C1538" w:rsidP="008C1538">
          <w:pPr>
            <w:pStyle w:val="FC98468C0CA64F1CA3FFE3B0D8C8C843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81D274B15A0B41CF99241D862C8DA54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FD86C1F-E98C-4DA7-B2E7-C5340707BB43}"/>
      </w:docPartPr>
      <w:docPartBody>
        <w:p w:rsidR="00F8646C" w:rsidRDefault="008C1538" w:rsidP="008C1538">
          <w:pPr>
            <w:pStyle w:val="81D274B15A0B41CF99241D862C8DA54B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88B3C38155264423829E790157ED57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5E4795-8B50-48D3-B7F0-4A40401F4B74}"/>
      </w:docPartPr>
      <w:docPartBody>
        <w:p w:rsidR="00F8646C" w:rsidRDefault="008C1538" w:rsidP="008C1538">
          <w:pPr>
            <w:pStyle w:val="88B3C38155264423829E790157ED5759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538"/>
    <w:rsid w:val="001D028E"/>
    <w:rsid w:val="003E542A"/>
    <w:rsid w:val="004A756A"/>
    <w:rsid w:val="008C1538"/>
    <w:rsid w:val="00C355AA"/>
    <w:rsid w:val="00F8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C1538"/>
    <w:rPr>
      <w:color w:val="808080"/>
    </w:rPr>
  </w:style>
  <w:style w:type="paragraph" w:customStyle="1" w:styleId="7712D55B4AD34799BC52ADCBEC9A91F5">
    <w:name w:val="7712D55B4AD34799BC52ADCBEC9A91F5"/>
    <w:rsid w:val="008C1538"/>
  </w:style>
  <w:style w:type="paragraph" w:customStyle="1" w:styleId="FC98468C0CA64F1CA3FFE3B0D8C8C843">
    <w:name w:val="FC98468C0CA64F1CA3FFE3B0D8C8C843"/>
    <w:rsid w:val="008C1538"/>
  </w:style>
  <w:style w:type="paragraph" w:customStyle="1" w:styleId="81D274B15A0B41CF99241D862C8DA54B">
    <w:name w:val="81D274B15A0B41CF99241D862C8DA54B"/>
    <w:rsid w:val="008C1538"/>
  </w:style>
  <w:style w:type="paragraph" w:customStyle="1" w:styleId="88B3C38155264423829E790157ED5759">
    <w:name w:val="88B3C38155264423829E790157ED5759"/>
    <w:rsid w:val="008C15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28</Pages>
  <Words>7062</Words>
  <Characters>38137</Characters>
  <Application>Microsoft Office Word</Application>
  <DocSecurity>0</DocSecurity>
  <Lines>317</Lines>
  <Paragraphs>90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RELATÓRIO</vt:lpstr>
    </vt:vector>
  </TitlesOfParts>
  <Company/>
  <LinksUpToDate>false</LinksUpToDate>
  <CharactersWithSpaces>45109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de Fatima Dias</dc:creator>
  <cp:keywords/>
  <dc:description/>
  <cp:lastModifiedBy>Maria de Fatima Dias</cp:lastModifiedBy>
  <cp:revision>6</cp:revision>
  <dcterms:created xsi:type="dcterms:W3CDTF">2026-08-27T14:58:00Z</dcterms:created>
  <dcterms:modified xsi:type="dcterms:W3CDTF">2026-09-03T18:21:00Z</dcterms:modified>
</cp:coreProperties>
</file>