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8504"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822"/>
        <w:gridCol w:w="5682"/>
      </w:tblGrid>
      <w:tr w:rsidR="00264107" w:rsidTr="679AFC05" w14:paraId="4680266B" w14:textId="77777777">
        <w:tc>
          <w:tcPr>
            <w:tcW w:w="2822" w:type="dxa"/>
            <w:tcBorders>
              <w:top w:val="nil"/>
              <w:left w:val="nil"/>
              <w:bottom w:val="nil"/>
              <w:right w:val="nil"/>
            </w:tcBorders>
            <w:hideMark/>
          </w:tcPr>
          <w:p w:rsidR="00264107" w:rsidP="4F3CC75C" w:rsidRDefault="00264107" w14:paraId="6DE29C9C" w14:textId="7A7CF8CF">
            <w:pPr>
              <w:pStyle w:val="paragraph"/>
              <w:spacing w:before="0" w:beforeAutospacing="0" w:after="0" w:afterAutospacing="0"/>
              <w:jc w:val="both"/>
              <w:textAlignment w:val="baseline"/>
              <w:rPr>
                <w:rFonts w:ascii="Segoe UI" w:hAnsi="Segoe UI" w:cs="Segoe UI"/>
                <w:sz w:val="18"/>
                <w:szCs w:val="18"/>
              </w:rPr>
            </w:pPr>
            <w:r>
              <w:rPr>
                <w:noProof/>
              </w:rPr>
              <w:drawing>
                <wp:inline distT="0" distB="0" distL="0" distR="0" wp14:anchorId="15C07C5B" wp14:editId="5CB1E9A6">
                  <wp:extent cx="1647825" cy="504825"/>
                  <wp:effectExtent l="0" t="0" r="9525" b="9525"/>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647825" cy="504825"/>
                          </a:xfrm>
                          <a:prstGeom prst="rect">
                            <a:avLst/>
                          </a:prstGeom>
                          <a:noFill/>
                          <a:ln>
                            <a:noFill/>
                          </a:ln>
                        </pic:spPr>
                      </pic:pic>
                    </a:graphicData>
                  </a:graphic>
                </wp:inline>
              </w:drawing>
            </w:r>
            <w:r w:rsidRPr="4F3CC75C">
              <w:rPr>
                <w:rStyle w:val="eop"/>
                <w:rFonts w:ascii="Arial" w:hAnsi="Arial" w:cs="Arial"/>
                <w:sz w:val="28"/>
                <w:szCs w:val="28"/>
              </w:rPr>
              <w:t> </w:t>
            </w:r>
          </w:p>
        </w:tc>
        <w:tc>
          <w:tcPr>
            <w:tcW w:w="5682" w:type="dxa"/>
            <w:tcBorders>
              <w:top w:val="nil"/>
              <w:left w:val="nil"/>
              <w:bottom w:val="nil"/>
              <w:right w:val="nil"/>
            </w:tcBorders>
            <w:hideMark/>
          </w:tcPr>
          <w:p w:rsidR="00264107" w:rsidP="00EE6B2B" w:rsidRDefault="00264107" w14:paraId="299F0D40"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b/>
                <w:bCs/>
                <w:color w:val="595959"/>
                <w:sz w:val="20"/>
                <w:szCs w:val="20"/>
              </w:rPr>
              <w:t>Poder Judiciário da União</w:t>
            </w:r>
            <w:r>
              <w:rPr>
                <w:rStyle w:val="eop"/>
                <w:rFonts w:ascii="Calibri" w:hAnsi="Calibri" w:cs="Calibri"/>
                <w:color w:val="595959"/>
                <w:sz w:val="20"/>
                <w:szCs w:val="20"/>
              </w:rPr>
              <w:t> </w:t>
            </w:r>
          </w:p>
          <w:p w:rsidR="00264107" w:rsidP="679AFC05" w:rsidRDefault="260B57E1" w14:paraId="55CC1E66" w14:textId="77777777">
            <w:pPr>
              <w:pStyle w:val="paragraph"/>
              <w:spacing w:before="0" w:beforeAutospacing="0" w:after="0" w:afterAutospacing="0"/>
              <w:ind w:left="255"/>
              <w:jc w:val="both"/>
              <w:textAlignment w:val="baseline"/>
              <w:rPr>
                <w:rFonts w:ascii="Segoe UI" w:hAnsi="Segoe UI" w:cs="Segoe UI"/>
                <w:sz w:val="18"/>
                <w:szCs w:val="18"/>
              </w:rPr>
            </w:pPr>
            <w:r w:rsidRPr="679AFC05">
              <w:rPr>
                <w:rStyle w:val="normaltextrun"/>
                <w:rFonts w:ascii="Calibri" w:hAnsi="Calibri" w:cs="Calibri"/>
                <w:color w:val="595959" w:themeColor="text1" w:themeTint="A6"/>
                <w:sz w:val="20"/>
                <w:szCs w:val="20"/>
              </w:rPr>
              <w:t>Tribunal de Justiça do Distrito Federal e dos Territórios</w:t>
            </w:r>
            <w:r w:rsidRPr="679AFC05">
              <w:rPr>
                <w:rStyle w:val="eop"/>
                <w:rFonts w:ascii="Calibri" w:hAnsi="Calibri" w:cs="Calibri"/>
                <w:color w:val="595959" w:themeColor="text1" w:themeTint="A6"/>
                <w:sz w:val="20"/>
                <w:szCs w:val="20"/>
              </w:rPr>
              <w:t> </w:t>
            </w:r>
          </w:p>
          <w:p w:rsidR="00264107" w:rsidP="00EE6B2B" w:rsidRDefault="00264107" w14:paraId="12B71A35"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GDSXSR</w:t>
            </w:r>
            <w:r>
              <w:rPr>
                <w:rStyle w:val="eop"/>
                <w:rFonts w:ascii="Calibri" w:hAnsi="Calibri" w:cs="Calibri"/>
                <w:color w:val="595959"/>
                <w:sz w:val="20"/>
                <w:szCs w:val="20"/>
              </w:rPr>
              <w:t> </w:t>
            </w:r>
          </w:p>
          <w:p w:rsidR="00264107" w:rsidP="00EE6B2B" w:rsidRDefault="00264107" w14:paraId="15750CFE" w14:textId="77777777">
            <w:pPr>
              <w:pStyle w:val="paragraph"/>
              <w:spacing w:before="0" w:beforeAutospacing="0" w:after="0" w:afterAutospacing="0"/>
              <w:ind w:left="255"/>
              <w:jc w:val="both"/>
              <w:textAlignment w:val="baseline"/>
              <w:rPr>
                <w:rFonts w:ascii="Segoe UI" w:hAnsi="Segoe UI" w:cs="Segoe UI"/>
                <w:sz w:val="18"/>
                <w:szCs w:val="18"/>
              </w:rPr>
            </w:pPr>
            <w:r>
              <w:rPr>
                <w:rStyle w:val="normaltextrun"/>
                <w:rFonts w:ascii="Calibri" w:hAnsi="Calibri" w:cs="Calibri"/>
                <w:color w:val="595959"/>
                <w:sz w:val="20"/>
                <w:szCs w:val="20"/>
              </w:rPr>
              <w:t>GABINETE DO DESEMBARGADOR SÉRGIO ROCHA</w:t>
            </w:r>
            <w:r>
              <w:rPr>
                <w:rStyle w:val="eop"/>
                <w:rFonts w:ascii="Calibri" w:hAnsi="Calibri" w:cs="Calibri"/>
                <w:color w:val="595959"/>
                <w:sz w:val="20"/>
                <w:szCs w:val="20"/>
              </w:rPr>
              <w:t> </w:t>
            </w:r>
          </w:p>
        </w:tc>
      </w:tr>
    </w:tbl>
    <w:p w:rsidR="00DB1301" w:rsidP="00DB1301" w:rsidRDefault="00DB1301" w14:paraId="3D4EAEEA" w14:textId="77777777">
      <w:pPr>
        <w:spacing w:after="0" w:line="360" w:lineRule="auto"/>
        <w:rPr>
          <w:rFonts w:ascii="Arial" w:hAnsi="Arial" w:cs="Arial"/>
          <w:sz w:val="28"/>
          <w:szCs w:val="28"/>
        </w:rPr>
      </w:pPr>
    </w:p>
    <w:tbl>
      <w:tblPr>
        <w:tblW w:w="8723" w:type="dxa"/>
        <w:tblLayout w:type="fixed"/>
        <w:tblLook w:val="0000" w:firstRow="0" w:lastRow="0" w:firstColumn="0" w:lastColumn="0" w:noHBand="0" w:noVBand="0"/>
      </w:tblPr>
      <w:tblGrid>
        <w:gridCol w:w="3686"/>
        <w:gridCol w:w="447"/>
        <w:gridCol w:w="4590"/>
      </w:tblGrid>
      <w:tr w:rsidRPr="009F36E1" w:rsidR="00770E7F" w:rsidTr="321D8D1F" w14:paraId="39579C6E" w14:textId="77777777">
        <w:trPr>
          <w:cantSplit/>
          <w:trHeight w:val="397"/>
        </w:trPr>
        <w:tc>
          <w:tcPr>
            <w:tcW w:w="3686" w:type="dxa"/>
            <w:vAlign w:val="center"/>
          </w:tcPr>
          <w:p w:rsidRPr="009F36E1" w:rsidR="00770E7F" w:rsidP="00EE6B2B" w:rsidRDefault="00770E7F" w14:paraId="0E990AE5" w14:textId="77777777">
            <w:pPr>
              <w:rPr>
                <w:rFonts w:ascii="Arial" w:hAnsi="Arial" w:cs="Arial"/>
                <w:sz w:val="28"/>
                <w:szCs w:val="28"/>
              </w:rPr>
            </w:pPr>
            <w:r w:rsidRPr="009F36E1">
              <w:rPr>
                <w:rFonts w:ascii="Arial" w:hAnsi="Arial" w:cs="Arial"/>
                <w:sz w:val="28"/>
                <w:szCs w:val="28"/>
              </w:rPr>
              <w:t>Órgão</w:t>
            </w:r>
          </w:p>
        </w:tc>
        <w:tc>
          <w:tcPr>
            <w:tcW w:w="447" w:type="dxa"/>
            <w:vAlign w:val="center"/>
          </w:tcPr>
          <w:p w:rsidRPr="009F36E1" w:rsidR="00770E7F" w:rsidP="00EE6B2B" w:rsidRDefault="00770E7F" w14:paraId="2043BC66"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EE6B2B" w:rsidRDefault="00BC520C" w14:paraId="619F5A49" w14:textId="77777777">
            <w:pPr>
              <w:spacing w:line="240" w:lineRule="auto"/>
              <w:rPr>
                <w:rFonts w:ascii="Arial" w:hAnsi="Arial" w:cs="Arial"/>
                <w:sz w:val="28"/>
                <w:szCs w:val="28"/>
              </w:rPr>
            </w:pPr>
            <w:sdt>
              <w:sdtPr>
                <w:rPr>
                  <w:rFonts w:ascii="Arial" w:hAnsi="Arial" w:cs="Arial"/>
                  <w:sz w:val="28"/>
                  <w:szCs w:val="28"/>
                </w:rPr>
                <w:alias w:val="Órgão"/>
                <w:tag w:val="Órgão"/>
                <w:id w:val="-940843638"/>
                <w:placeholder>
                  <w:docPart w:val="A3B9A70FAF5543A087E733AB63B30A08"/>
                </w:placeholder>
                <w15:color w:val="000000"/>
                <w:dropDownList>
                  <w:listItem w:value="Escolher um item."/>
                  <w:listItem w:displayText="4ª Turma Cível" w:value="4ª Turma Cível"/>
                  <w:listItem w:displayText="2ª Câmara Cível" w:value="2ª Câmara Cível"/>
                  <w:listItem w:displayText="Conselho Especial Jurisdicional" w:value="Conselho Especial Jurisdicional"/>
                  <w:listItem w:displayText="Conselho Especial Administrativo" w:value="Conselho Especial Administrativo"/>
                  <w:listItem w:displayText="Tribunal Pleno" w:value="Tribunal Pleno"/>
                  <w:listItem w:displayText="Conselho da Magistratura" w:value="Conselho da Magistratura"/>
                </w:dropDownList>
              </w:sdtPr>
              <w:sdtContent>
                <w:r w:rsidRPr="009F36E1" w:rsidR="00770E7F">
                  <w:rPr>
                    <w:rFonts w:ascii="Arial" w:hAnsi="Arial" w:cs="Arial"/>
                    <w:sz w:val="28"/>
                    <w:szCs w:val="28"/>
                  </w:rPr>
                  <w:t>4ª Turma Cível</w:t>
                </w:r>
              </w:sdtContent>
            </w:sdt>
          </w:p>
        </w:tc>
      </w:tr>
      <w:tr w:rsidRPr="009F36E1" w:rsidR="00770E7F" w:rsidTr="321D8D1F" w14:paraId="1234CB9C" w14:textId="77777777">
        <w:trPr>
          <w:cantSplit/>
          <w:trHeight w:val="570"/>
        </w:trPr>
        <w:tc>
          <w:tcPr>
            <w:tcW w:w="3686" w:type="dxa"/>
            <w:vAlign w:val="center"/>
          </w:tcPr>
          <w:p w:rsidRPr="009F36E1" w:rsidR="00770E7F" w:rsidP="00EE6B2B" w:rsidRDefault="00770E7F" w14:paraId="7118EFBD" w14:textId="77777777">
            <w:pPr>
              <w:rPr>
                <w:rFonts w:ascii="Arial" w:hAnsi="Arial" w:cs="Arial"/>
                <w:sz w:val="28"/>
                <w:szCs w:val="28"/>
              </w:rPr>
            </w:pPr>
            <w:r w:rsidRPr="009F36E1">
              <w:rPr>
                <w:rFonts w:ascii="Arial" w:hAnsi="Arial" w:cs="Arial"/>
                <w:sz w:val="28"/>
                <w:szCs w:val="28"/>
              </w:rPr>
              <w:t>Classe</w:t>
            </w:r>
          </w:p>
        </w:tc>
        <w:tc>
          <w:tcPr>
            <w:tcW w:w="447" w:type="dxa"/>
            <w:vAlign w:val="center"/>
          </w:tcPr>
          <w:p w:rsidRPr="009F36E1" w:rsidR="00770E7F" w:rsidP="00EE6B2B" w:rsidRDefault="00770E7F" w14:paraId="64B2264F" w14:textId="77777777">
            <w:pPr>
              <w:rPr>
                <w:rFonts w:ascii="Arial" w:hAnsi="Arial" w:cs="Arial"/>
                <w:sz w:val="28"/>
                <w:szCs w:val="28"/>
              </w:rPr>
            </w:pPr>
            <w:r w:rsidRPr="009F36E1">
              <w:rPr>
                <w:rFonts w:ascii="Arial" w:hAnsi="Arial" w:cs="Arial"/>
                <w:sz w:val="28"/>
                <w:szCs w:val="28"/>
              </w:rPr>
              <w:t>:</w:t>
            </w:r>
          </w:p>
        </w:tc>
        <w:tc>
          <w:tcPr>
            <w:tcW w:w="4590" w:type="dxa"/>
            <w:vAlign w:val="center"/>
          </w:tcPr>
          <w:sdt>
            <w:sdtPr>
              <w:rPr>
                <w:rFonts w:cs="Arial"/>
                <w:i w:val="0"/>
                <w:iCs w:val="0"/>
                <w:sz w:val="28"/>
                <w:szCs w:val="28"/>
              </w:rPr>
              <w:id w:val="1558446301"/>
              <w:placeholder>
                <w:docPart w:val="3FA3A92DAD524C3DB57C04BE729E38DD"/>
              </w:placeholder>
              <w15:color w:val="000000"/>
              <w:comboBox>
                <w:listItem w:value="Escolher um item."/>
                <w:listItem w:displayText="Apelação Cível" w:value="Apelação Cível"/>
                <w:listItem w:displayText="Agravo de Instrumento" w:value="Agravo de Instrumento"/>
                <w:listItem w:displayText="Embargos de Declaração" w:value="Embargos de Declaração"/>
                <w:listItem w:displayText="Agravo Interno" w:value="Agravo Interno"/>
                <w:listItem w:displayText="Agravo de Instrumento e Agravo Interno" w:value="Agravo de Instrumento e Agravo Interno"/>
                <w:listItem w:displayText="Apelação e Reexame Necessário" w:value="Apelação e Reexame Necessário"/>
                <w:listItem w:displayText="Reexame Necessário" w:value="Reexame Necessário"/>
                <w:listItem w:displayText="Mandado de Segurança" w:value="Mandado de Segurança"/>
                <w:listItem w:displayText="Mandado de Injunção" w:value="Mandado de Injunção"/>
                <w:listItem w:displayText="Ação Direta de Constitucionalidade" w:value="Ação Direta de Constitucionalidade"/>
                <w:listItem w:displayText="Ação Declaratória de Constitucionalidade" w:value="Ação Declaratória de Constitucionalidade"/>
                <w:listItem w:displayText="Ação Penal Originária" w:value="Ação Penal Originária"/>
                <w:listItem w:displayText="Conflito de Competência" w:value="Conflito de Competência"/>
                <w:listItem w:displayText="Ação Rescisória" w:value="Ação Rescisória"/>
                <w:listItem w:displayText="Reclamação" w:value="Reclamação"/>
                <w:listItem w:displayText="Petição" w:value="Petição"/>
              </w:comboBox>
            </w:sdtPr>
            <w:sdtContent>
              <w:p w:rsidRPr="009F36E1" w:rsidR="00770E7F" w:rsidP="00EE6B2B" w:rsidRDefault="00F63CDB" w14:paraId="2174A042" w14:textId="4BD4FA6E">
                <w:pPr>
                  <w:pStyle w:val="Quote"/>
                  <w:ind w:left="0" w:firstLine="0"/>
                  <w:jc w:val="both"/>
                  <w:rPr>
                    <w:rFonts w:cs="Arial"/>
                    <w:i w:val="0"/>
                    <w:iCs w:val="0"/>
                    <w:sz w:val="28"/>
                    <w:szCs w:val="28"/>
                  </w:rPr>
                </w:pPr>
                <w:r>
                  <w:rPr>
                    <w:rFonts w:cs="Arial"/>
                    <w:i w:val="0"/>
                    <w:iCs w:val="0"/>
                    <w:sz w:val="28"/>
                    <w:szCs w:val="28"/>
                  </w:rPr>
                  <w:t>Apelação Cível</w:t>
                </w:r>
              </w:p>
            </w:sdtContent>
          </w:sdt>
        </w:tc>
      </w:tr>
      <w:tr w:rsidRPr="009F36E1" w:rsidR="00770E7F" w:rsidTr="321D8D1F" w14:paraId="32B00EA9" w14:textId="77777777">
        <w:trPr>
          <w:cantSplit/>
          <w:trHeight w:val="397"/>
        </w:trPr>
        <w:tc>
          <w:tcPr>
            <w:tcW w:w="3686" w:type="dxa"/>
            <w:vAlign w:val="center"/>
          </w:tcPr>
          <w:p w:rsidRPr="009F36E1" w:rsidR="00770E7F" w:rsidP="00EE6B2B" w:rsidRDefault="00770E7F" w14:paraId="0E73EC07" w14:textId="77777777">
            <w:pPr>
              <w:rPr>
                <w:rFonts w:ascii="Arial" w:hAnsi="Arial" w:cs="Arial"/>
                <w:sz w:val="28"/>
                <w:szCs w:val="28"/>
              </w:rPr>
            </w:pPr>
            <w:r w:rsidRPr="009F36E1">
              <w:rPr>
                <w:rFonts w:ascii="Arial" w:hAnsi="Arial" w:cs="Arial"/>
                <w:sz w:val="28"/>
                <w:szCs w:val="28"/>
              </w:rPr>
              <w:t>Processo nº</w:t>
            </w:r>
          </w:p>
        </w:tc>
        <w:tc>
          <w:tcPr>
            <w:tcW w:w="447" w:type="dxa"/>
            <w:vAlign w:val="center"/>
          </w:tcPr>
          <w:p w:rsidRPr="009F36E1" w:rsidR="00770E7F" w:rsidP="00EE6B2B" w:rsidRDefault="00770E7F" w14:paraId="10327F8B" w14:textId="5A82C08D">
            <w:pPr>
              <w:rPr>
                <w:rFonts w:ascii="Arial" w:hAnsi="Arial" w:cs="Arial"/>
                <w:sz w:val="28"/>
                <w:szCs w:val="28"/>
              </w:rPr>
            </w:pPr>
            <w:r w:rsidRPr="20EF5200">
              <w:rPr>
                <w:rFonts w:ascii="Arial" w:hAnsi="Arial" w:cs="Arial"/>
                <w:sz w:val="28"/>
                <w:szCs w:val="28"/>
              </w:rPr>
              <w:t>:</w:t>
            </w:r>
            <w:r w:rsidRPr="20EF5200" w:rsidR="3757F389">
              <w:rPr>
                <w:rFonts w:ascii="Arial" w:hAnsi="Arial" w:cs="Arial"/>
                <w:sz w:val="28"/>
                <w:szCs w:val="28"/>
              </w:rPr>
              <w:t xml:space="preserve"> </w:t>
            </w:r>
          </w:p>
        </w:tc>
        <w:tc>
          <w:tcPr>
            <w:tcW w:w="4590" w:type="dxa"/>
            <w:vAlign w:val="center"/>
          </w:tcPr>
          <w:p w:rsidRPr="009F36E1" w:rsidR="00770E7F" w:rsidP="679AFC05" w:rsidRDefault="1299DD32" w14:paraId="7C53B768" w14:textId="2C1DF74E">
            <w:pPr>
              <w:ind w:right="-675"/>
              <w:rPr>
                <w:rFonts w:ascii="Arial" w:hAnsi="Arial" w:cs="Arial"/>
                <w:sz w:val="28"/>
                <w:szCs w:val="28"/>
              </w:rPr>
            </w:pPr>
            <w:r w:rsidRPr="5FFF3C09">
              <w:rPr>
                <w:rFonts w:ascii="Arial" w:hAnsi="Arial" w:cs="Arial"/>
                <w:sz w:val="28"/>
                <w:szCs w:val="28"/>
              </w:rPr>
              <w:t>07</w:t>
            </w:r>
            <w:r w:rsidRPr="5FFF3C09" w:rsidR="656A5BD4">
              <w:rPr>
                <w:rFonts w:ascii="Arial" w:hAnsi="Arial" w:cs="Arial"/>
                <w:sz w:val="28"/>
                <w:szCs w:val="28"/>
              </w:rPr>
              <w:t>11122-66.2025.8.07.0019</w:t>
            </w:r>
          </w:p>
        </w:tc>
      </w:tr>
      <w:tr w:rsidRPr="009F36E1" w:rsidR="0048584C" w:rsidTr="00BC520C" w14:paraId="16573255" w14:textId="77777777">
        <w:trPr>
          <w:cantSplit/>
          <w:trHeight w:val="397"/>
        </w:trPr>
        <w:tc>
          <w:tcPr>
            <w:tcW w:w="3686" w:type="dxa"/>
            <w:vAlign w:val="center"/>
          </w:tcPr>
          <w:p w:rsidRPr="00F63CDB" w:rsidR="0048584C" w:rsidP="00BC520C" w:rsidRDefault="0048584C" w14:paraId="6A98B84F" w14:textId="77777777">
            <w:pPr>
              <w:spacing w:line="240" w:lineRule="auto"/>
              <w:ind w:right="34"/>
              <w:rPr>
                <w:rFonts w:ascii="Arial" w:hAnsi="Arial" w:cs="Arial"/>
                <w:sz w:val="28"/>
                <w:szCs w:val="28"/>
              </w:rPr>
            </w:pPr>
            <w:sdt>
              <w:sdtPr>
                <w:rPr>
                  <w:rFonts w:ascii="Arial" w:hAnsi="Arial" w:eastAsia="Times New Roman" w:cs="Arial"/>
                  <w:sz w:val="28"/>
                  <w:szCs w:val="28"/>
                  <w:lang w:eastAsia="zh-CN"/>
                </w:rPr>
                <w:id w:val="541558591"/>
                <w:placeholder>
                  <w:docPart w:val="62298F36F7764BF4ADEBCB33BEEA4075"/>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Pr>
                    <w:rFonts w:ascii="Arial" w:hAnsi="Arial" w:eastAsia="Times New Roman" w:cs="Arial"/>
                    <w:sz w:val="28"/>
                    <w:szCs w:val="28"/>
                    <w:lang w:eastAsia="zh-CN"/>
                  </w:rPr>
                  <w:t>Apelante</w:t>
                </w:r>
              </w:sdtContent>
            </w:sdt>
            <w:r w:rsidRPr="00F63CDB">
              <w:rPr>
                <w:rFonts w:ascii="Arial" w:hAnsi="Arial" w:cs="Arial"/>
                <w:sz w:val="28"/>
                <w:szCs w:val="28"/>
              </w:rPr>
              <w:t xml:space="preserve"> (s)</w:t>
            </w:r>
          </w:p>
        </w:tc>
        <w:tc>
          <w:tcPr>
            <w:tcW w:w="447" w:type="dxa"/>
            <w:vAlign w:val="center"/>
          </w:tcPr>
          <w:p w:rsidRPr="009F36E1" w:rsidR="0048584C" w:rsidP="00BC520C" w:rsidRDefault="0048584C" w14:paraId="7FE3A5FB"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48584C" w:rsidP="00BC520C" w:rsidRDefault="0048584C" w14:paraId="5B6394FA" w14:textId="615CFE32">
            <w:commentRangeStart w:id="0"/>
            <w:commentRangeStart w:id="1"/>
            <w:commentRangeEnd w:id="0"/>
            <w:r w:rsidRPr="321D8D1F">
              <w:rPr>
                <w:rStyle w:val="CommentReference"/>
                <w:rFonts w:ascii="Arial" w:hAnsi="Arial" w:cs="Arial"/>
                <w:sz w:val="28"/>
                <w:szCs w:val="28"/>
              </w:rPr>
              <w:commentReference w:id="0"/>
            </w:r>
            <w:commentRangeEnd w:id="1"/>
            <w:r>
              <w:rPr>
                <w:rStyle w:val="CommentReference"/>
              </w:rPr>
              <w:commentReference w:id="1"/>
            </w:r>
            <w:r w:rsidRPr="321D8D1F">
              <w:rPr>
                <w:rFonts w:ascii="Arial" w:hAnsi="Arial" w:cs="Arial"/>
                <w:sz w:val="28"/>
                <w:szCs w:val="28"/>
              </w:rPr>
              <w:t>Banco Pan S.A</w:t>
            </w:r>
            <w:r>
              <w:rPr>
                <w:rFonts w:ascii="Arial" w:hAnsi="Arial" w:cs="Arial"/>
                <w:sz w:val="28"/>
                <w:szCs w:val="28"/>
              </w:rPr>
              <w:t>.</w:t>
            </w:r>
            <w:r w:rsidRPr="321D8D1F">
              <w:rPr>
                <w:rFonts w:ascii="Arial" w:hAnsi="Arial" w:cs="Arial"/>
                <w:sz w:val="28"/>
                <w:szCs w:val="28"/>
              </w:rPr>
              <w:t xml:space="preserve"> </w:t>
            </w:r>
          </w:p>
        </w:tc>
      </w:tr>
      <w:tr w:rsidRPr="009F36E1" w:rsidR="00770E7F" w:rsidTr="321D8D1F" w14:paraId="48ED7BFE" w14:textId="77777777">
        <w:trPr>
          <w:cantSplit/>
          <w:trHeight w:val="397"/>
        </w:trPr>
        <w:tc>
          <w:tcPr>
            <w:tcW w:w="3686" w:type="dxa"/>
            <w:vAlign w:val="center"/>
          </w:tcPr>
          <w:p w:rsidRPr="00F63CDB" w:rsidR="00770E7F" w:rsidP="00EE6B2B" w:rsidRDefault="00BC520C" w14:paraId="272F493B" w14:textId="1AD7452F">
            <w:pPr>
              <w:spacing w:line="240" w:lineRule="auto"/>
              <w:ind w:right="34"/>
              <w:rPr>
                <w:rFonts w:ascii="Arial" w:hAnsi="Arial" w:cs="Arial"/>
                <w:sz w:val="28"/>
                <w:szCs w:val="28"/>
              </w:rPr>
            </w:pPr>
            <w:sdt>
              <w:sdtPr>
                <w:rPr>
                  <w:rFonts w:ascii="Arial" w:hAnsi="Arial" w:eastAsia="Times New Roman" w:cs="Arial"/>
                  <w:sz w:val="28"/>
                  <w:szCs w:val="28"/>
                  <w:lang w:eastAsia="zh-CN"/>
                </w:rPr>
                <w:id w:val="-254128301"/>
                <w:placeholder>
                  <w:docPart w:val="D299773260594DFB838BAFD35996AEEF"/>
                </w:placeholder>
                <w15:color w:val="808080"/>
                <w:comboBox>
                  <w:listItem w:value="Escolher um item."/>
                  <w:listItem w:displayText="Apelante" w:value="Apelante"/>
                  <w:listItem w:displayText="Agravante" w:value="Agravante"/>
                  <w:listItem w:displayText="Requerente" w:value="Requerente"/>
                  <w:listItem w:displayText="Autor" w:value="Autor"/>
                  <w:listItem w:displayText="Embargante" w:value="Embargante"/>
                  <w:listItem w:displayText="Suscitante" w:value="Suscitante"/>
                  <w:listItem w:displayText="Impetrante" w:value="Impetrante"/>
                  <w:listItem w:displayText="Exequente" w:value="Exequente"/>
                </w:comboBox>
              </w:sdtPr>
              <w:sdtContent>
                <w:r w:rsidRPr="00F63CDB" w:rsidR="00F63CDB">
                  <w:rPr>
                    <w:rFonts w:ascii="Arial" w:hAnsi="Arial" w:eastAsia="Times New Roman" w:cs="Arial"/>
                    <w:sz w:val="28"/>
                    <w:szCs w:val="28"/>
                    <w:lang w:eastAsia="zh-CN"/>
                  </w:rPr>
                  <w:t>Apelante</w:t>
                </w:r>
              </w:sdtContent>
            </w:sdt>
            <w:r w:rsidRPr="00F63CDB" w:rsidR="00770E7F">
              <w:rPr>
                <w:rFonts w:ascii="Arial" w:hAnsi="Arial" w:cs="Arial"/>
                <w:sz w:val="28"/>
                <w:szCs w:val="28"/>
              </w:rPr>
              <w:t xml:space="preserve"> (s)</w:t>
            </w:r>
          </w:p>
        </w:tc>
        <w:tc>
          <w:tcPr>
            <w:tcW w:w="447" w:type="dxa"/>
            <w:vAlign w:val="center"/>
          </w:tcPr>
          <w:p w:rsidRPr="009F36E1" w:rsidR="00770E7F" w:rsidP="00EE6B2B" w:rsidRDefault="00770E7F" w14:paraId="5C191C1F"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100CB99B" w:rsidRDefault="0A4BD94A" w14:paraId="4A58BA3C" w14:textId="474875D5">
            <w:r w:rsidRPr="321D8D1F">
              <w:rPr>
                <w:rFonts w:ascii="Arial" w:hAnsi="Arial" w:cs="Arial"/>
                <w:sz w:val="28"/>
                <w:szCs w:val="28"/>
              </w:rPr>
              <w:t xml:space="preserve">Banco do Estado do Rio Grande do Sul S.A. </w:t>
            </w:r>
          </w:p>
        </w:tc>
      </w:tr>
      <w:tr w:rsidRPr="009F36E1" w:rsidR="00770E7F" w:rsidTr="321D8D1F" w14:paraId="55763F2D" w14:textId="77777777">
        <w:trPr>
          <w:cantSplit/>
          <w:trHeight w:val="397"/>
        </w:trPr>
        <w:tc>
          <w:tcPr>
            <w:tcW w:w="3686" w:type="dxa"/>
            <w:vAlign w:val="center"/>
          </w:tcPr>
          <w:p w:rsidRPr="009F36E1" w:rsidR="00770E7F" w:rsidP="009F36E1" w:rsidRDefault="00BC520C" w14:paraId="59BAA433" w14:textId="5D3E5176">
            <w:pPr>
              <w:jc w:val="both"/>
              <w:rPr>
                <w:rFonts w:ascii="Arial" w:hAnsi="Arial" w:cs="Arial"/>
                <w:sz w:val="28"/>
                <w:szCs w:val="28"/>
              </w:rPr>
            </w:pPr>
            <w:sdt>
              <w:sdtPr>
                <w:rPr>
                  <w:rFonts w:ascii="Arial" w:hAnsi="Arial" w:eastAsia="Times New Roman" w:cs="Arial"/>
                  <w:sz w:val="28"/>
                  <w:szCs w:val="28"/>
                  <w:lang w:eastAsia="zh-CN"/>
                </w:rPr>
                <w:id w:val="-1351640470"/>
                <w:placeholder>
                  <w:docPart w:val="7AA328237CE04ECF8850841618042D0C"/>
                </w:placeholder>
                <w15:color w:val="000000"/>
                <w:comboBox>
                  <w:listItem w:value="Escolher um item."/>
                  <w:listItem w:displayText="Apelado" w:value="Apelado"/>
                  <w:listItem w:displayText="Agravado" w:value="Agravado"/>
                  <w:listItem w:displayText="Autoridade coatora" w:value="Autoridade coatora"/>
                  <w:listItem w:displayText="Embargado" w:value="Embargado"/>
                  <w:listItem w:displayText="Requerido" w:value="Requerido"/>
                  <w:listItem w:displayText="Executado" w:value="Executado"/>
                  <w:listItem w:displayText="Suscitado" w:value="Suscitado"/>
                </w:comboBox>
              </w:sdtPr>
              <w:sdtContent>
                <w:r w:rsidR="00F63CDB">
                  <w:rPr>
                    <w:rFonts w:ascii="Arial" w:hAnsi="Arial" w:eastAsia="Times New Roman" w:cs="Arial"/>
                    <w:sz w:val="28"/>
                    <w:szCs w:val="28"/>
                    <w:lang w:eastAsia="zh-CN"/>
                  </w:rPr>
                  <w:t>Apelado</w:t>
                </w:r>
              </w:sdtContent>
            </w:sdt>
            <w:r w:rsidRPr="009F36E1" w:rsidR="00770E7F">
              <w:rPr>
                <w:rFonts w:ascii="Arial" w:hAnsi="Arial" w:cs="Arial"/>
                <w:sz w:val="28"/>
                <w:szCs w:val="28"/>
              </w:rPr>
              <w:t xml:space="preserve"> </w:t>
            </w:r>
            <w:r w:rsidR="009F36E1">
              <w:rPr>
                <w:rFonts w:ascii="Arial" w:hAnsi="Arial" w:cs="Arial"/>
                <w:sz w:val="28"/>
                <w:szCs w:val="28"/>
              </w:rPr>
              <w:t>(</w:t>
            </w:r>
            <w:r w:rsidRPr="009F36E1" w:rsidR="00770E7F">
              <w:rPr>
                <w:rFonts w:ascii="Arial" w:hAnsi="Arial" w:cs="Arial"/>
                <w:sz w:val="28"/>
                <w:szCs w:val="28"/>
              </w:rPr>
              <w:t>a)(s)</w:t>
            </w:r>
          </w:p>
        </w:tc>
        <w:tc>
          <w:tcPr>
            <w:tcW w:w="447" w:type="dxa"/>
            <w:vAlign w:val="center"/>
          </w:tcPr>
          <w:p w:rsidRPr="009F36E1" w:rsidR="00770E7F" w:rsidP="00EE6B2B" w:rsidRDefault="00770E7F" w14:paraId="683A2C11" w14:textId="77777777">
            <w:pPr>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EE6B2B" w:rsidRDefault="55608E49" w14:paraId="1AB96577" w14:textId="538C8703">
            <w:pPr>
              <w:ind w:right="-74"/>
            </w:pPr>
            <w:r w:rsidRPr="607428EB">
              <w:rPr>
                <w:rFonts w:ascii="Arial" w:hAnsi="Arial" w:cs="Arial"/>
                <w:sz w:val="28"/>
                <w:szCs w:val="28"/>
              </w:rPr>
              <w:t xml:space="preserve">Albiracy Soares Monte </w:t>
            </w:r>
          </w:p>
        </w:tc>
      </w:tr>
      <w:tr w:rsidRPr="009F36E1" w:rsidR="00770E7F" w:rsidTr="321D8D1F" w14:paraId="640EA867" w14:textId="77777777">
        <w:trPr>
          <w:cantSplit/>
          <w:trHeight w:val="397"/>
        </w:trPr>
        <w:tc>
          <w:tcPr>
            <w:tcW w:w="3686" w:type="dxa"/>
            <w:vAlign w:val="center"/>
          </w:tcPr>
          <w:p w:rsidRPr="009F36E1" w:rsidR="00770E7F" w:rsidP="00EE6B2B" w:rsidRDefault="00770E7F" w14:paraId="34627CFC" w14:textId="77777777">
            <w:pPr>
              <w:rPr>
                <w:rFonts w:ascii="Arial" w:hAnsi="Arial" w:cs="Arial"/>
                <w:sz w:val="28"/>
                <w:szCs w:val="28"/>
              </w:rPr>
            </w:pPr>
            <w:r w:rsidRPr="009F36E1">
              <w:rPr>
                <w:rFonts w:ascii="Arial" w:hAnsi="Arial" w:cs="Arial"/>
                <w:sz w:val="28"/>
                <w:szCs w:val="28"/>
              </w:rPr>
              <w:t>Relator(a)</w:t>
            </w:r>
          </w:p>
        </w:tc>
        <w:tc>
          <w:tcPr>
            <w:tcW w:w="447" w:type="dxa"/>
            <w:vAlign w:val="center"/>
          </w:tcPr>
          <w:p w:rsidRPr="009F36E1" w:rsidR="00770E7F" w:rsidP="00EE6B2B" w:rsidRDefault="00770E7F" w14:paraId="4161AF01" w14:textId="77777777">
            <w:pPr>
              <w:ind w:right="-11"/>
              <w:rPr>
                <w:rFonts w:ascii="Arial" w:hAnsi="Arial" w:cs="Arial"/>
                <w:sz w:val="28"/>
                <w:szCs w:val="28"/>
              </w:rPr>
            </w:pPr>
            <w:r w:rsidRPr="009F36E1">
              <w:rPr>
                <w:rFonts w:ascii="Arial" w:hAnsi="Arial" w:cs="Arial"/>
                <w:sz w:val="28"/>
                <w:szCs w:val="28"/>
              </w:rPr>
              <w:t>:</w:t>
            </w:r>
          </w:p>
        </w:tc>
        <w:tc>
          <w:tcPr>
            <w:tcW w:w="4590" w:type="dxa"/>
            <w:vAlign w:val="center"/>
          </w:tcPr>
          <w:p w:rsidRPr="009F36E1" w:rsidR="00770E7F" w:rsidP="00EE6B2B" w:rsidRDefault="00770E7F" w14:paraId="5B83A2F0" w14:textId="77777777">
            <w:pPr>
              <w:rPr>
                <w:rFonts w:ascii="Arial" w:hAnsi="Arial" w:cs="Arial"/>
                <w:b/>
                <w:sz w:val="28"/>
                <w:szCs w:val="28"/>
              </w:rPr>
            </w:pPr>
            <w:r w:rsidRPr="009F36E1">
              <w:rPr>
                <w:rFonts w:ascii="Arial" w:hAnsi="Arial" w:cs="Arial"/>
                <w:b/>
                <w:bCs/>
                <w:sz w:val="28"/>
                <w:szCs w:val="28"/>
              </w:rPr>
              <w:t>Des. Sérgio Rocha</w:t>
            </w:r>
          </w:p>
        </w:tc>
      </w:tr>
    </w:tbl>
    <w:p w:rsidR="00886ABA" w:rsidP="00886ABA" w:rsidRDefault="00886ABA" w14:paraId="638734C5" w14:textId="77777777">
      <w:pPr>
        <w:spacing w:after="0" w:line="360" w:lineRule="auto"/>
        <w:jc w:val="both"/>
        <w:rPr>
          <w:rFonts w:ascii="Arial" w:hAnsi="Arial" w:cs="Arial"/>
          <w:sz w:val="28"/>
          <w:szCs w:val="28"/>
        </w:rPr>
      </w:pPr>
    </w:p>
    <w:p w:rsidRPr="007E1C8C" w:rsidR="00886ABA" w:rsidP="00886ABA" w:rsidRDefault="00886ABA" w14:paraId="55004760" w14:textId="77777777">
      <w:pPr>
        <w:spacing w:after="0" w:line="360" w:lineRule="auto"/>
        <w:jc w:val="left"/>
        <w:rPr>
          <w:rFonts w:ascii="Arial" w:hAnsi="Arial" w:cs="Arial"/>
          <w:b/>
          <w:bCs/>
          <w:sz w:val="28"/>
          <w:szCs w:val="28"/>
        </w:rPr>
        <w:pPrChange w:id="2329" w:author="Assessor GDSXSR" w:date="2026-10-31T19:51:13Z">
          <w:pPr>
            <w:spacing w:after="0" w:line="360" w:lineRule="auto"/>
            <w:jc w:val="center"/>
          </w:pPr>
        </w:pPrChange>
      </w:pPr>
      <w:r w:rsidRPr="45CC8256">
        <w:rPr>
          <w:rFonts w:ascii="Arial" w:hAnsi="Arial" w:cs="Arial"/>
          <w:b/>
          <w:bCs/>
          <w:sz w:val="28"/>
          <w:szCs w:val="28"/>
        </w:rPr>
        <w:t>EMENTA</w:t>
      </w:r>
    </w:p>
    <w:p w:rsidR="00886ABA" w:rsidP="3A9A9753" w:rsidRDefault="00886ABA" w14:paraId="06BF179A" w14:textId="77777777">
      <w:pPr>
        <w:spacing w:after="0" w:line="360" w:lineRule="auto"/>
        <w:jc w:val="both"/>
        <w:rPr>
          <w:rFonts w:ascii="Arial" w:hAnsi="Arial" w:eastAsia="Arial" w:cs="Arial"/>
          <w:sz w:val="28"/>
          <w:szCs w:val="28"/>
        </w:rPr>
      </w:pPr>
    </w:p>
    <w:p w:rsidR="00886ABA" w:rsidP="1BA377DA" w:rsidRDefault="0C5104FD" w14:paraId="6BF92DBC" w14:textId="34A1F007">
      <w:pPr>
        <w:spacing w:after="0" w:line="360" w:lineRule="auto"/>
        <w:jc w:val="both"/>
        <w:rPr>
          <w:rFonts w:ascii="Arial" w:hAnsi="Arial" w:eastAsia="Arial" w:cs="Arial"/>
          <w:sz w:val="28"/>
          <w:szCs w:val="28"/>
        </w:rPr>
      </w:pPr>
      <w:commentRangeStart w:id="5"/>
      <w:r>
        <w:rPr>
          <w:rFonts w:ascii="Arial" w:hAnsi="Arial" w:eastAsia="Arial" w:cs="Arial"/>
          <w:sz w:val="28"/>
          <w:szCs w:val="28"/>
        </w:rPr>
        <w:t xml:space="preserve">APELAÇÃO CÍVEL.</w:t>
      </w:r>
      <w:r>
        <w:rPr>
          <w:rFonts w:ascii="Arial" w:hAnsi="Arial" w:eastAsia="Arial" w:cs="Arial"/>
          <w:sz w:val="28"/>
          <w:szCs w:val="28"/>
        </w:rPr>
        <w:t xml:space="preserve"> </w:t>
      </w:r>
      <w:r>
        <w:rPr>
          <w:rFonts w:ascii="Arial" w:hAnsi="Arial" w:eastAsia="Arial" w:cs="Arial"/>
          <w:sz w:val="28"/>
          <w:szCs w:val="28"/>
        </w:rPr>
        <w:t xml:space="preserve">DIREITO </w:t>
      </w:r>
      <w:r>
        <w:rPr>
          <w:rFonts w:ascii="Arial" w:hAnsi="Arial" w:eastAsia="Arial" w:cs="Arial"/>
          <w:sz w:val="28"/>
          <w:szCs w:val="28"/>
        </w:rPr>
        <w:t xml:space="preserve">DO CONSUMIDOR</w:t>
      </w:r>
      <w:del w:id="1005" w:author="Assessor GDSXSR" w:date="2026-10-31T19:51:13Z">
        <w:r>
          <w:rPr>
            <w:rFonts w:ascii="Arial" w:hAnsi="Arial" w:eastAsia="Arial" w:cs="Arial"/>
            <w:sz w:val="28"/>
            <w:szCs w:val="28"/>
          </w:rPr>
          <w:delText xml:space="preserve"> E PROCESSUAL CIVIL.</w:delText>
        </w:r>
        <w:r>
          <w:rPr>
            <w:rFonts w:ascii="Arial" w:hAnsi="Arial" w:eastAsia="Arial" w:cs="Arial"/>
            <w:sz w:val="28"/>
            <w:szCs w:val="28"/>
          </w:rPr>
          <w:delText xml:space="preserve"> </w:delText>
        </w:r>
        <w:r>
          <w:rPr>
            <w:rFonts w:ascii="Arial" w:hAnsi="Arial" w:eastAsia="Arial" w:cs="Arial"/>
            <w:sz w:val="28"/>
            <w:szCs w:val="28"/>
          </w:rPr>
          <w:delText xml:space="preserve">AÇÃO DECLARATÓRIA DE </w:delText>
        </w:r>
        <w:r>
          <w:rPr>
            <w:rFonts w:ascii="Arial" w:hAnsi="Arial" w:eastAsia="Arial" w:cs="Arial"/>
            <w:sz w:val="28"/>
            <w:szCs w:val="28"/>
          </w:rPr>
          <w:delText xml:space="preserve">QUITAÇÃO DE DÍVIDA C/C </w:delText>
        </w:r>
        <w:r>
          <w:rPr>
            <w:rFonts w:ascii="Arial" w:hAnsi="Arial" w:eastAsia="Arial" w:cs="Arial"/>
            <w:sz w:val="28"/>
            <w:szCs w:val="28"/>
          </w:rPr>
          <w:delText xml:space="preserve">DANOS MATERIAIS E MORAIS. </w:delText>
        </w:r>
        <w:r>
          <w:rPr>
            <w:rFonts w:ascii="Arial" w:hAnsi="Arial" w:eastAsia="Arial" w:cs="Arial"/>
            <w:sz w:val="28"/>
            <w:szCs w:val="28"/>
          </w:rPr>
          <w:delText xml:space="preserve">ILEGITIMIDADE PASSIVA DO CEDENTE. NÃO CONFIGURADA</w:delText>
        </w:r>
      </w:del>
      <w:r>
        <w:rPr>
          <w:rFonts w:ascii="Arial" w:hAnsi="Arial" w:eastAsia="Arial" w:cs="Arial"/>
          <w:sz w:val="28"/>
          <w:szCs w:val="28"/>
        </w:rPr>
        <w:t xml:space="preserve">. </w:t>
      </w:r>
      <w:r>
        <w:rPr>
          <w:rFonts w:ascii="Arial" w:hAnsi="Arial" w:eastAsia="Arial" w:cs="Arial"/>
          <w:sz w:val="28"/>
          <w:szCs w:val="28"/>
        </w:rPr>
        <w:t xml:space="preserve">EMPRÉSTIMO CONSIGNADO. CESSÃO DE CRÉDITO. DÍVIDA</w:t>
      </w:r>
      <w:r>
        <w:rPr>
          <w:rFonts w:ascii="Arial" w:hAnsi="Arial" w:eastAsia="Arial" w:cs="Arial"/>
          <w:sz w:val="28"/>
          <w:szCs w:val="28"/>
        </w:rPr>
        <w:t xml:space="preserve"> QUITADA</w:t>
      </w:r>
      <w:r>
        <w:rPr>
          <w:rFonts w:ascii="Arial" w:hAnsi="Arial" w:eastAsia="Arial" w:cs="Arial"/>
          <w:sz w:val="28"/>
          <w:szCs w:val="28"/>
        </w:rPr>
        <w:t xml:space="preserve">. </w:t>
      </w:r>
      <w:del w:id="1006" w:author="Assessor GDSXSR" w:date="2026-10-31T19:51:13Z">
        <w:r>
          <w:rPr>
            <w:rFonts w:ascii="Arial" w:hAnsi="Arial" w:eastAsia="Arial" w:cs="Arial"/>
            <w:sz w:val="28"/>
            <w:szCs w:val="28"/>
          </w:rPr>
          <w:delText xml:space="preserve">MANUTENÇÃO</w:delText>
        </w:r>
      </w:del>
      <w:ins w:id="1007" w:author="Assessor GDSXSR" w:date="2026-10-31T19:51:13Z">
        <w:r>
          <w:rPr>
            <w:rFonts w:ascii="Arial" w:hAnsi="Arial" w:eastAsia="Arial" w:cs="Arial"/>
            <w:color w:val="808080"/>
            <w:sz w:val="28"/>
            <w:szCs w:val="28"/>
          </w:rPr>
          <w:t xml:space="preserve">DESCONTOS</w:t>
        </w:r>
      </w:ins>
      <w:r>
        <w:rPr>
          <w:rFonts w:ascii="Arial" w:hAnsi="Arial" w:eastAsia="Arial" w:cs="Arial"/>
          <w:sz w:val="28"/>
          <w:szCs w:val="28"/>
        </w:rPr>
        <w:t xml:space="preserve"> </w:t>
      </w:r>
      <w:del w:id="1008" w:author="Assessor GDSXSR" w:date="2026-10-31T19:51:13Z">
        <w:r>
          <w:rPr>
            <w:rFonts w:ascii="Arial" w:hAnsi="Arial" w:eastAsia="Arial" w:cs="Arial"/>
            <w:sz w:val="28"/>
            <w:szCs w:val="28"/>
          </w:rPr>
          <w:delText xml:space="preserve">DE DESCONTOS</w:delText>
        </w:r>
      </w:del>
      <w:ins w:id="1009" w:author="Assessor GDSXSR" w:date="2026-10-31T19:51:13Z">
        <w:r>
          <w:rPr>
            <w:rFonts w:ascii="Arial" w:hAnsi="Arial" w:eastAsia="Arial" w:cs="Arial"/>
            <w:color w:val="808080"/>
            <w:sz w:val="28"/>
            <w:szCs w:val="28"/>
          </w:rPr>
          <w:t xml:space="preserve">INDEVIDOS</w:t>
        </w:r>
      </w:ins>
      <w:r>
        <w:rPr>
          <w:rFonts w:ascii="Arial" w:hAnsi="Arial" w:eastAsia="Arial" w:cs="Arial"/>
          <w:sz w:val="28"/>
          <w:szCs w:val="28"/>
        </w:rPr>
        <w:t xml:space="preserve"> EM BENEFÍCIO PREVIDENCIÁRIO. </w:t>
      </w:r>
      <w:ins w:id="1010" w:author="Assessor GDSXSR" w:date="2026-10-31T19:51:13Z">
        <w:r>
          <w:rPr>
            <w:rFonts w:ascii="Arial" w:hAnsi="Arial" w:eastAsia="Arial" w:cs="Arial"/>
            <w:color w:val="808080"/>
            <w:sz w:val="28"/>
            <w:szCs w:val="28"/>
          </w:rPr>
          <w:t xml:space="preserve">ILEGITIMIDADE PASSIVA DO CEDENTE. NÃO CONFIGURADA. </w:t>
        </w:r>
      </w:ins>
      <w:r>
        <w:rPr>
          <w:rFonts w:ascii="Arial" w:hAnsi="Arial" w:eastAsia="Arial" w:cs="Arial"/>
          <w:sz w:val="28"/>
          <w:szCs w:val="28"/>
        </w:rPr>
        <w:t xml:space="preserve">RESPONSABILIDADE SOLIDÁRIA</w:t>
      </w:r>
      <w:del w:id="1011" w:author="Assessor GDSXSR" w:date="2026-10-31T19:51:13Z">
        <w:r>
          <w:rPr>
            <w:rFonts w:ascii="Arial" w:hAnsi="Arial" w:eastAsia="Arial" w:cs="Arial"/>
            <w:sz w:val="28"/>
            <w:szCs w:val="28"/>
          </w:rPr>
          <w:delText xml:space="preserve"> DAS INSTITUIÇÕES FINANCEIRAS</w:delText>
        </w:r>
      </w:del>
      <w:r>
        <w:rPr>
          <w:rFonts w:ascii="Arial" w:hAnsi="Arial" w:eastAsia="Arial" w:cs="Arial"/>
          <w:sz w:val="28"/>
          <w:szCs w:val="28"/>
        </w:rPr>
        <w:t xml:space="preserve">. REPETIÇÃO</w:t>
      </w:r>
      <w:del w:id="1012" w:author="Assessor GDSXSR" w:date="2026-10-31T19:51:13Z">
        <w:r>
          <w:rPr>
            <w:rFonts w:ascii="Arial" w:hAnsi="Arial" w:eastAsia="Arial" w:cs="Arial"/>
            <w:sz w:val="28"/>
            <w:szCs w:val="28"/>
          </w:rPr>
          <w:delText xml:space="preserve"> DO INDÉBITO</w:delText>
        </w:r>
      </w:del>
      <w:r>
        <w:rPr>
          <w:rFonts w:ascii="Arial" w:hAnsi="Arial" w:eastAsia="Arial" w:cs="Arial"/>
          <w:sz w:val="28"/>
          <w:szCs w:val="28"/>
        </w:rPr>
        <w:t xml:space="preserve"> EM DOBRO.</w:t>
      </w:r>
      <w:r>
        <w:rPr>
          <w:rFonts w:ascii="Arial" w:hAnsi="Arial" w:eastAsia="Arial" w:cs="Arial"/>
          <w:sz w:val="28"/>
          <w:szCs w:val="28"/>
        </w:rPr>
        <w:t xml:space="preserve"> </w:t>
      </w:r>
      <w:r>
        <w:rPr>
          <w:rFonts w:ascii="Arial" w:hAnsi="Arial" w:eastAsia="Arial" w:cs="Arial"/>
          <w:sz w:val="28"/>
          <w:szCs w:val="28"/>
        </w:rPr>
        <w:t xml:space="preserve">DANO MORAL</w:t>
      </w:r>
      <w:del w:id="1013" w:author="Assessor GDSXSR" w:date="2026-10-31T19:51:13Z">
        <w:r>
          <w:rPr>
            <w:rFonts w:ascii="Arial" w:hAnsi="Arial" w:eastAsia="Arial" w:cs="Arial"/>
            <w:sz w:val="28"/>
            <w:szCs w:val="28"/>
          </w:rPr>
          <w:delText xml:space="preserve"> CONFIGURADO</w:delText>
        </w:r>
      </w:del>
      <w:r>
        <w:rPr>
          <w:rFonts w:ascii="Arial" w:hAnsi="Arial" w:eastAsia="Arial" w:cs="Arial"/>
          <w:sz w:val="28"/>
          <w:szCs w:val="28"/>
        </w:rPr>
        <w:t xml:space="preserve">.</w:t>
      </w:r>
      <w:r>
        <w:rPr>
          <w:rFonts w:ascii="Arial" w:hAnsi="Arial" w:eastAsia="Arial" w:cs="Arial"/>
          <w:sz w:val="28"/>
          <w:szCs w:val="28"/>
        </w:rPr>
        <w:t xml:space="preserve"> ASTREINTES</w:t>
      </w:r>
      <w:del w:id="1014" w:author="Assessor GDSXSR" w:date="2026-10-31T19:51:13Z">
        <w:r>
          <w:rPr>
            <w:rFonts w:ascii="Arial" w:hAnsi="Arial" w:eastAsia="Arial" w:cs="Arial"/>
            <w:sz w:val="28"/>
            <w:szCs w:val="28"/>
          </w:rPr>
          <w:delText xml:space="preserve">. </w:delText>
        </w:r>
        <w:r>
          <w:rPr>
            <w:rFonts w:ascii="Arial" w:hAnsi="Arial" w:eastAsia="Arial" w:cs="Arial"/>
            <w:sz w:val="28"/>
            <w:szCs w:val="28"/>
          </w:rPr>
          <w:delText xml:space="preserve">CABIMENTO.</w:delText>
        </w:r>
        <w:r>
          <w:rPr>
            <w:rFonts w:ascii="Arial" w:hAnsi="Arial" w:eastAsia="Arial" w:cs="Arial"/>
            <w:sz w:val="28"/>
            <w:szCs w:val="28"/>
          </w:rPr>
          <w:delText xml:space="preserve"> </w:delText>
        </w:r>
        <w:r>
          <w:rPr>
            <w:rFonts w:ascii="Arial" w:hAnsi="Arial" w:eastAsia="Arial" w:cs="Arial"/>
            <w:sz w:val="28"/>
            <w:szCs w:val="28"/>
          </w:rPr>
          <w:delText xml:space="preserve">CONSECTÁRIOS LEG</w:delText>
        </w:r>
        <w:r>
          <w:rPr>
            <w:rFonts w:ascii="Arial" w:hAnsi="Arial" w:eastAsia="Arial" w:cs="Arial"/>
            <w:sz w:val="28"/>
            <w:szCs w:val="28"/>
          </w:rPr>
          <w:delText xml:space="preserve">AIS</w:delText>
        </w:r>
      </w:del>
      <w:r>
        <w:rPr>
          <w:rFonts w:ascii="Arial" w:hAnsi="Arial" w:eastAsia="Arial" w:cs="Arial"/>
          <w:sz w:val="28"/>
          <w:szCs w:val="28"/>
        </w:rPr>
        <w:t xml:space="preserve">. LEI Nº 14.905/2024. </w:t>
      </w:r>
      <w:del w:id="1015" w:author="Assessor GDSXSR" w:date="2026-10-31T19:51:13Z">
        <w:r>
          <w:rPr>
            <w:rFonts w:ascii="Arial" w:hAnsi="Arial" w:eastAsia="Arial" w:cs="Arial"/>
            <w:sz w:val="28"/>
            <w:szCs w:val="28"/>
          </w:rPr>
          <w:delText xml:space="preserve">TERMO INICIAL. CORREÇÃO DE OFÍCIO. MATÉRIA DE ORDEM PÚBLICA.</w:delText>
        </w:r>
        <w:r>
          <w:rPr>
            <w:rFonts w:ascii="Arial" w:hAnsi="Arial" w:eastAsia="Arial" w:cs="Arial"/>
            <w:sz w:val="28"/>
            <w:szCs w:val="28"/>
          </w:rPr>
          <w:delText xml:space="preserve"> </w:delText>
        </w:r>
      </w:del>
      <w:r>
        <w:rPr>
          <w:rFonts w:ascii="Arial" w:hAnsi="Arial" w:eastAsia="Arial" w:cs="Arial"/>
          <w:sz w:val="28"/>
          <w:szCs w:val="28"/>
        </w:rPr>
        <w:t xml:space="preserve">PRELIMINAR REJEITADA.</w:t>
      </w:r>
      <w:r>
        <w:rPr>
          <w:rFonts w:ascii="Arial" w:hAnsi="Arial" w:eastAsia="Arial" w:cs="Arial"/>
          <w:sz w:val="28"/>
          <w:szCs w:val="28"/>
        </w:rPr>
        <w:t xml:space="preserve"> RECURSOS NÃO PROVIDOS.</w:t>
      </w:r>
      <w:del w:id="1016" w:author="Assessor GDSXSR" w:date="2026-10-31T19:51:13Z">
        <w:r>
          <w:rPr>
            <w:rFonts w:ascii="Arial" w:hAnsi="Arial" w:eastAsia="Arial" w:cs="Arial"/>
            <w:sz w:val="28"/>
            <w:szCs w:val="28"/>
          </w:rPr>
          <w:delText xml:space="preserve"> </w:delText>
        </w:r>
      </w:del>
      <w:commentRangeEnd w:id="5"/>
      <w:r>
        <w:rPr>
          <w:rStyle w:val="CommentReference"/>
        </w:rPr>
        <w:commentReference w:id="5"/>
      </w:r>
    </w:p>
    <w:p w:rsidRPr="0034247B" w:rsidR="00886ABA" w:rsidP="3A9A9753" w:rsidRDefault="00886ABA" w14:paraId="515C6761" w14:textId="77777777">
      <w:pPr>
        <w:spacing w:after="0" w:line="360" w:lineRule="auto"/>
        <w:jc w:val="both"/>
        <w:rPr>
          <w:rFonts w:ascii="Arial" w:hAnsi="Arial" w:eastAsia="Arial" w:cs="Arial"/>
          <w:b/>
          <w:bCs/>
          <w:sz w:val="28"/>
          <w:szCs w:val="28"/>
        </w:rPr>
      </w:pPr>
      <w:r w:rsidRPr="3A9A9753">
        <w:rPr>
          <w:rFonts w:ascii="Arial" w:hAnsi="Arial" w:eastAsia="Arial" w:cs="Arial"/>
          <w:b/>
          <w:bCs/>
          <w:sz w:val="28"/>
          <w:szCs w:val="28"/>
        </w:rPr>
        <w:t>I. Caso em exame</w:t>
      </w:r>
    </w:p>
    <w:p w:rsidR="1AE1E214" w:rsidP="39AEA010" w:rsidRDefault="1AE1E214" w14:paraId="067F9EBE" w14:textId="4406630A">
      <w:pPr>
        <w:spacing w:after="0" w:line="360" w:lineRule="auto"/>
        <w:jc w:val="both"/>
        <w:rPr>
          <w:ins w:id="1038" w:author="Assessor GDSXSR" w:date="2026-10-31T19:51:13Z"/>
          <w:rFonts w:ascii="Arial" w:hAnsi="Arial" w:eastAsia="Arial" w:cs="Arial"/>
          <w:sz w:val="28"/>
          <w:szCs w:val="28"/>
        </w:rPr>
      </w:pPr>
      <w:r>
        <w:rPr>
          <w:rFonts w:ascii="Arial" w:hAnsi="Arial" w:eastAsia="Arial" w:cs="Arial"/>
          <w:sz w:val="28"/>
          <w:szCs w:val="28"/>
        </w:rPr>
        <w:t xml:space="preserve">1</w:t>
      </w:r>
      <w:r>
        <w:rPr>
          <w:rFonts w:ascii="Arial" w:hAnsi="Arial" w:eastAsia="Arial" w:cs="Arial"/>
          <w:sz w:val="28"/>
          <w:szCs w:val="28"/>
        </w:rPr>
        <w:t xml:space="preserve">.</w:t>
      </w:r>
      <w:r>
        <w:rPr>
          <w:rFonts w:ascii="Arial" w:hAnsi="Arial" w:eastAsia="Arial" w:cs="Arial"/>
          <w:sz w:val="28"/>
          <w:szCs w:val="28"/>
        </w:rPr>
        <w:t xml:space="preserve"> </w:t>
      </w:r>
      <w:del w:id="1017" w:author="Assessor GDSXSR" w:date="2026-10-31T19:51:13Z">
        <w:r>
          <w:rPr>
            <w:rFonts w:ascii="Arial" w:hAnsi="Arial" w:eastAsia="Arial" w:cs="Arial"/>
            <w:sz w:val="28"/>
            <w:szCs w:val="28"/>
          </w:rPr>
          <w:delText xml:space="preserve">Apelações</w:delText>
        </w:r>
      </w:del>
      <w:ins w:id="1018" w:author="Assessor GDSXSR" w:date="2026-10-31T19:51:13Z">
        <w:r>
          <w:rPr>
            <w:rFonts w:ascii="Arial" w:hAnsi="Arial" w:eastAsia="Arial" w:cs="Arial"/>
            <w:color w:val="808080"/>
            <w:sz w:val="28"/>
            <w:szCs w:val="28"/>
          </w:rPr>
          <w:t xml:space="preserve">Ação</w:t>
        </w:r>
      </w:ins>
      <w:r>
        <w:rPr>
          <w:rFonts w:ascii="Arial" w:hAnsi="Arial" w:eastAsia="Arial" w:cs="Arial"/>
          <w:sz w:val="28"/>
          <w:szCs w:val="28"/>
        </w:rPr>
        <w:t xml:space="preserve"> </w:t>
      </w:r>
      <w:del w:id="1019" w:author="Assessor GDSXSR" w:date="2026-10-31T19:51:13Z">
        <w:r>
          <w:rPr>
            <w:rFonts w:ascii="Arial" w:hAnsi="Arial" w:eastAsia="Arial" w:cs="Arial"/>
            <w:sz w:val="28"/>
            <w:szCs w:val="28"/>
          </w:rPr>
          <w:delText xml:space="preserve">cíveis</w:delText>
        </w:r>
      </w:del>
      <w:ins w:id="1020" w:author="Assessor GDSXSR" w:date="2026-10-31T19:51:13Z">
        <w:r>
          <w:rPr>
            <w:rFonts w:ascii="Arial" w:hAnsi="Arial" w:eastAsia="Arial" w:cs="Arial"/>
            <w:color w:val="808080"/>
            <w:sz w:val="28"/>
            <w:szCs w:val="28"/>
          </w:rPr>
          <w:t xml:space="preserve">declaratória</w:t>
        </w:r>
      </w:ins>
      <w:r>
        <w:rPr>
          <w:rFonts w:ascii="Arial" w:hAnsi="Arial" w:eastAsia="Arial" w:cs="Arial"/>
          <w:sz w:val="28"/>
          <w:szCs w:val="28"/>
        </w:rPr>
        <w:t xml:space="preserve"> </w:t>
      </w:r>
      <w:del w:id="1021" w:author="Assessor GDSXSR" w:date="2026-10-31T19:51:13Z">
        <w:r>
          <w:rPr>
            <w:rFonts w:ascii="Arial" w:hAnsi="Arial" w:eastAsia="Arial" w:cs="Arial"/>
            <w:sz w:val="28"/>
            <w:szCs w:val="28"/>
          </w:rPr>
          <w:delText xml:space="preserve">interpostas</w:delText>
        </w:r>
      </w:del>
      <w:ins w:id="1022" w:author="Assessor GDSXSR" w:date="2026-10-31T19:51:13Z">
        <w:r>
          <w:rPr>
            <w:rFonts w:ascii="Arial" w:hAnsi="Arial" w:eastAsia="Arial" w:cs="Arial"/>
            <w:color w:val="808080"/>
            <w:sz w:val="28"/>
            <w:szCs w:val="28"/>
          </w:rPr>
          <w:t xml:space="preserve">de</w:t>
        </w:r>
      </w:ins>
      <w:r>
        <w:rPr>
          <w:rFonts w:ascii="Arial" w:hAnsi="Arial" w:eastAsia="Arial" w:cs="Arial"/>
          <w:sz w:val="28"/>
          <w:szCs w:val="28"/>
        </w:rPr>
        <w:t xml:space="preserve"> </w:t>
      </w:r>
      <w:del w:id="1023" w:author="Assessor GDSXSR" w:date="2026-10-31T19:51:13Z">
        <w:r>
          <w:rPr>
            <w:rFonts w:ascii="Arial" w:hAnsi="Arial" w:eastAsia="Arial" w:cs="Arial"/>
            <w:sz w:val="28"/>
            <w:szCs w:val="28"/>
          </w:rPr>
          <w:delText xml:space="preserve">pelo</w:delText>
        </w:r>
      </w:del>
      <w:ins w:id="1024" w:author="Assessor GDSXSR" w:date="2026-10-31T19:51:13Z">
        <w:r>
          <w:rPr>
            <w:rFonts w:ascii="Arial" w:hAnsi="Arial" w:eastAsia="Arial" w:cs="Arial"/>
            <w:color w:val="808080"/>
            <w:sz w:val="28"/>
            <w:szCs w:val="28"/>
          </w:rPr>
          <w:t xml:space="preserve">quitação de empréstimo consignado cumulada com repetição de indébito e indenização por danos morais, proposta por consumidora aposentada por invalidez contra</w:t>
        </w:r>
      </w:ins>
      <w:r>
        <w:rPr>
          <w:rFonts w:ascii="Arial" w:hAnsi="Arial" w:eastAsia="Arial" w:cs="Arial"/>
          <w:sz w:val="28"/>
          <w:szCs w:val="28"/>
        </w:rPr>
        <w:t xml:space="preserve"> </w:t>
      </w:r>
      <w:r>
        <w:rPr>
          <w:rFonts w:ascii="Arial" w:hAnsi="Arial" w:cs="Arial"/>
          <w:sz w:val="28"/>
          <w:szCs w:val="28"/>
        </w:rPr>
        <w:t xml:space="preserve">Banco Pan S.A</w:t>
      </w:r>
      <w:r>
        <w:rPr>
          <w:rFonts w:ascii="Arial" w:hAnsi="Arial" w:cs="Arial"/>
          <w:sz w:val="28"/>
          <w:szCs w:val="28"/>
        </w:rPr>
        <w:t xml:space="preserve">.</w:t>
      </w:r>
      <w:r>
        <w:rPr>
          <w:rFonts w:ascii="Arial" w:hAnsi="Arial" w:cs="Arial"/>
          <w:sz w:val="28"/>
          <w:szCs w:val="28"/>
        </w:rPr>
        <w:t xml:space="preserve"> </w:t>
      </w:r>
      <w:r>
        <w:rPr>
          <w:rFonts w:ascii="Arial" w:hAnsi="Arial" w:cs="Arial"/>
          <w:sz w:val="28"/>
          <w:szCs w:val="28"/>
        </w:rPr>
        <w:t xml:space="preserve">e </w:t>
      </w:r>
      <w:r>
        <w:rPr>
          <w:rFonts w:ascii="Arial" w:hAnsi="Arial" w:cs="Arial"/>
          <w:sz w:val="28"/>
          <w:szCs w:val="28"/>
        </w:rPr>
        <w:t xml:space="preserve">Banco do Estado do Rio Grande do Sul S.A. </w:t>
      </w:r>
      <w:del w:id="1025" w:author="Assessor GDSXSR" w:date="2026-10-31T19:51:13Z">
        <w:r>
          <w:rPr>
            <w:rFonts w:ascii="Arial" w:hAnsi="Arial" w:eastAsia="Arial" w:cs="Arial"/>
            <w:sz w:val="28"/>
            <w:szCs w:val="28"/>
          </w:rPr>
          <w:delText xml:space="preserve">contra</w:delText>
        </w:r>
      </w:del>
      <w:ins w:id="1026" w:author="Assessor GDSXSR" w:date="2026-10-31T19:51:13Z">
        <w:r>
          <w:rPr>
            <w:rFonts w:ascii="Arial" w:hAnsi="Arial" w:cs="Arial"/>
            <w:color w:val="808080"/>
            <w:sz w:val="28"/>
            <w:szCs w:val="28"/>
          </w:rPr>
          <w:t xml:space="preserve">–</w:t>
        </w:r>
      </w:ins>
      <w:r>
        <w:rPr>
          <w:rFonts w:ascii="Arial" w:hAnsi="Arial" w:eastAsia="Arial" w:cs="Arial"/>
          <w:sz w:val="28"/>
          <w:szCs w:val="28"/>
        </w:rPr>
        <w:t xml:space="preserve"> </w:t>
      </w:r>
      <w:del w:id="1027" w:author="Assessor GDSXSR" w:date="2026-10-31T19:51:13Z">
        <w:r>
          <w:rPr>
            <w:rFonts w:ascii="Arial" w:hAnsi="Arial" w:eastAsia="Arial" w:cs="Arial"/>
            <w:sz w:val="28"/>
            <w:szCs w:val="28"/>
          </w:rPr>
          <w:delText xml:space="preserve">sentença</w:delText>
        </w:r>
      </w:del>
      <w:ins w:id="1028" w:author="Assessor GDSXSR" w:date="2026-10-31T19:51:13Z">
        <w:r>
          <w:rPr>
            <w:rFonts w:ascii="Arial" w:hAnsi="Arial" w:eastAsia="Arial" w:cs="Arial"/>
            <w:color w:val="808080"/>
            <w:sz w:val="28"/>
            <w:szCs w:val="28"/>
          </w:rPr>
          <w:t xml:space="preserve">Banrisul</w:t>
        </w:r>
      </w:ins>
      <w:r>
        <w:rPr>
          <w:rFonts w:ascii="Arial" w:hAnsi="Arial" w:eastAsia="Arial" w:cs="Arial"/>
          <w:sz w:val="28"/>
          <w:szCs w:val="28"/>
        </w:rPr>
        <w:t xml:space="preserve"> </w:t>
      </w:r>
      <w:del w:id="1029" w:author="Assessor GDSXSR" w:date="2026-10-31T19:51:13Z">
        <w:r>
          <w:rPr>
            <w:rFonts w:ascii="Arial" w:hAnsi="Arial" w:eastAsia="Arial" w:cs="Arial"/>
            <w:sz w:val="28"/>
            <w:szCs w:val="28"/>
          </w:rPr>
          <w:delText xml:space="preserve">que julgou</w:delText>
        </w:r>
        <w:r>
          <w:rPr>
            <w:rFonts w:ascii="Arial" w:hAnsi="Arial" w:eastAsia="Arial" w:cs="Arial"/>
            <w:sz w:val="28"/>
            <w:szCs w:val="28"/>
          </w:rPr>
          <w:delText xml:space="preserve"> procedentes os pedidos para</w:delText>
        </w:r>
        <w:r>
          <w:rPr>
            <w:rFonts w:ascii="Arial" w:hAnsi="Arial" w:eastAsia="Arial" w:cs="Arial"/>
            <w:sz w:val="28"/>
            <w:szCs w:val="28"/>
          </w:rPr>
          <w:delText xml:space="preserve"> declarar quitada a obrigação decorrente de contrato de empréstimo consignado, reconhecer a inexigibilidade dos descontos realizados após a quitação</w:delText>
        </w:r>
        <w:r>
          <w:rPr>
            <w:rFonts w:ascii="Arial" w:hAnsi="Arial" w:eastAsia="Arial" w:cs="Arial"/>
            <w:sz w:val="28"/>
            <w:szCs w:val="28"/>
          </w:rPr>
          <w:delText xml:space="preserve"> da dívida</w:delText>
        </w:r>
        <w:r>
          <w:rPr>
            <w:rFonts w:ascii="Arial" w:hAnsi="Arial" w:eastAsia="Arial" w:cs="Arial"/>
            <w:sz w:val="28"/>
            <w:szCs w:val="28"/>
          </w:rPr>
          <w:delText xml:space="preserve">, determinar a cessação</w:delText>
        </w:r>
        <w:r>
          <w:rPr>
            <w:rFonts w:ascii="Arial" w:hAnsi="Arial" w:eastAsia="Arial" w:cs="Arial"/>
            <w:sz w:val="28"/>
            <w:szCs w:val="28"/>
          </w:rPr>
          <w:delText xml:space="preserve"> dos descontos vinculados à operação</w:delText>
        </w:r>
        <w:r>
          <w:rPr>
            <w:rFonts w:ascii="Arial" w:hAnsi="Arial" w:eastAsia="Arial" w:cs="Arial"/>
            <w:sz w:val="28"/>
            <w:szCs w:val="28"/>
          </w:rPr>
          <w:delText xml:space="preserve">, condenar os réus à restituição em dobro dos valores indevidamente descontados e ao pagamento de indenização por danos morais no valor de </w:delText>
        </w:r>
      </w:del>
      <w:ins w:id="1030" w:author="Assessor GDSXSR" w:date="2026-10-31T19:51:13Z">
        <w:r>
          <w:rPr>
            <w:rFonts w:ascii="Arial" w:hAnsi="Arial" w:eastAsia="Arial" w:cs="Arial"/>
            <w:color w:val="808080"/>
            <w:sz w:val="28"/>
            <w:szCs w:val="28"/>
          </w:rPr>
          <w:t xml:space="preserve">(</w:t>
        </w:r>
      </w:ins>
      <w:r>
        <w:rPr>
          <w:rFonts w:ascii="Arial" w:hAnsi="Arial" w:eastAsia="Arial" w:cs="Arial"/>
          <w:sz w:val="28"/>
          <w:szCs w:val="28"/>
        </w:rPr>
        <w:t xml:space="preserve">R$ </w:t>
      </w:r>
      <w:del w:id="1031" w:author="Assessor GDSXSR" w:date="2026-10-31T19:51:13Z">
        <w:r>
          <w:rPr>
            <w:rFonts w:ascii="Arial" w:hAnsi="Arial" w:eastAsia="Arial" w:cs="Arial"/>
            <w:sz w:val="28"/>
            <w:szCs w:val="28"/>
          </w:rPr>
          <w:delText xml:space="preserve">5</w:delText>
        </w:r>
      </w:del>
      <w:ins w:id="1032" w:author="Assessor GDSXSR" w:date="2026-10-31T19:51:13Z">
        <w:r>
          <w:rPr>
            <w:rFonts w:ascii="Arial" w:hAnsi="Arial" w:eastAsia="Arial" w:cs="Arial"/>
            <w:color w:val="808080"/>
            <w:sz w:val="28"/>
            <w:szCs w:val="28"/>
          </w:rPr>
          <w:t xml:space="preserve">9</w:t>
        </w:r>
      </w:ins>
      <w:r>
        <w:rPr>
          <w:rFonts w:ascii="Arial" w:hAnsi="Arial" w:eastAsia="Arial" w:cs="Arial"/>
          <w:sz w:val="28"/>
          <w:szCs w:val="28"/>
        </w:rPr>
        <w:t xml:space="preserve">.</w:t>
      </w:r>
      <w:del w:id="1033" w:author="Assessor GDSXSR" w:date="2026-10-31T19:51:13Z">
        <w:r>
          <w:rPr>
            <w:rFonts w:ascii="Arial" w:hAnsi="Arial" w:eastAsia="Arial" w:cs="Arial"/>
            <w:sz w:val="28"/>
            <w:szCs w:val="28"/>
          </w:rPr>
          <w:delText xml:space="preserve">000</w:delText>
        </w:r>
      </w:del>
      <w:ins w:id="1034" w:author="Assessor GDSXSR" w:date="2026-10-31T19:51:13Z">
        <w:r>
          <w:rPr>
            <w:rFonts w:ascii="Arial" w:hAnsi="Arial" w:eastAsia="Arial" w:cs="Arial"/>
            <w:color w:val="808080"/>
            <w:sz w:val="28"/>
            <w:szCs w:val="28"/>
          </w:rPr>
          <w:t xml:space="preserve">284</w:t>
        </w:r>
      </w:ins>
      <w:r>
        <w:rPr>
          <w:rFonts w:ascii="Arial" w:hAnsi="Arial" w:eastAsia="Arial" w:cs="Arial"/>
          <w:sz w:val="28"/>
          <w:szCs w:val="28"/>
        </w:rPr>
        <w:t xml:space="preserve">,</w:t>
      </w:r>
      <w:del w:id="1035" w:author="Assessor GDSXSR" w:date="2026-10-31T19:51:13Z">
        <w:r>
          <w:rPr>
            <w:rFonts w:ascii="Arial" w:hAnsi="Arial" w:eastAsia="Arial" w:cs="Arial"/>
            <w:sz w:val="28"/>
            <w:szCs w:val="28"/>
          </w:rPr>
          <w:delText xml:space="preserve">00</w:delText>
        </w:r>
      </w:del>
      <w:ins w:id="1036" w:author="Assessor GDSXSR" w:date="2026-10-31T19:51:13Z">
        <w:r>
          <w:rPr>
            <w:rFonts w:ascii="Arial" w:hAnsi="Arial" w:eastAsia="Arial" w:cs="Arial"/>
            <w:color w:val="808080"/>
            <w:sz w:val="28"/>
            <w:szCs w:val="28"/>
          </w:rPr>
          <w:t xml:space="preserve">48)</w:t>
        </w:r>
      </w:ins>
      <w:r>
        <w:rPr>
          <w:rFonts w:ascii="Arial" w:hAnsi="Arial" w:eastAsia="Arial" w:cs="Arial"/>
          <w:sz w:val="28"/>
          <w:szCs w:val="28"/>
        </w:rPr>
        <w:t xml:space="preserve">.</w:t>
      </w:r>
      <w:del w:id="1037" w:author="Assessor GDSXSR" w:date="2026-10-31T19:51:13Z">
        <w:r>
          <w:rPr>
            <w:rFonts w:ascii="Arial" w:hAnsi="Arial" w:eastAsia="Arial" w:cs="Arial"/>
            <w:sz w:val="28"/>
            <w:szCs w:val="28"/>
          </w:rPr>
          <w:delText xml:space="preserve"> </w:delText>
        </w:r>
      </w:del>
    </w:p>
    <w:p>
      <w:pPr>
        <w:spacing w:after="0" w:line="360" w:lineRule="auto"/>
        <w:jc w:val="both"/>
        <w:rPr>
          <w:ins w:id="1040" w:author="Assessor GDSXSR" w:date="2026-10-31T19:51:13Z"/>
          <w:rFonts w:ascii="Arial" w:hAnsi="Arial" w:eastAsia="Arial" w:cs="Arial"/>
          <w:sz w:val="28"/>
          <w:szCs w:val="28"/>
        </w:rPr>
      </w:pPr>
      <w:ins w:id="1039" w:author="Assessor GDSXSR" w:date="2026-10-31T19:51:13Z">
        <w:r>
          <w:rPr>
            <w:rFonts w:ascii="Arial" w:hAnsi="Arial" w:eastAsia="Arial" w:cs="Arial"/>
            <w:color w:val="808080"/>
            <w:sz w:val="28"/>
            <w:szCs w:val="28"/>
          </w:rPr>
          <w:t xml:space="preserve">2. A sentença julgou procedentes os pedidos para declarar a quitação e a inexigibilidade dos descontos posteriores, determinar sua cessação, condenar solidariamente os réus à restituição em dobro e ao pagamento de R$ 5.000,00 por danos morais.</w:t>
        </w:r>
      </w:ins>
    </w:p>
    <w:p>
      <w:pPr>
        <w:spacing w:after="0" w:line="360" w:lineRule="auto"/>
        <w:jc w:val="both"/>
        <w:rPr>
          <w:rFonts w:ascii="Arial" w:hAnsi="Arial" w:eastAsia="Arial" w:cs="Arial"/>
          <w:sz w:val="28"/>
          <w:szCs w:val="28"/>
        </w:rPr>
      </w:pPr>
      <w:ins w:id="1041" w:author="Assessor GDSXSR" w:date="2026-10-31T19:51:13Z">
        <w:r>
          <w:rPr>
            <w:color w:val="808080"/>
            <w:sz w:val="28"/>
          </w:rPr>
          <w:t xml:space="preserve">3. O Banrisul apelou alegando fato exclusivo de terceiro, boa-fé, ausência de dano moral e impossibilidade de cumprir a multa. O Banco Pan S.A. apelou alegando ilegitimidade passiva, ausência de ato ilícito, engano justificável, ausência ou excesso do dano moral e aplicação exclusiva da Selic.</w:t>
        </w:r>
      </w:ins>
    </w:p>
    <w:p w:rsidRPr="0034247B" w:rsidR="00886ABA" w:rsidP="0FB3349F" w:rsidRDefault="5A67F78A" w14:paraId="75F97632" w14:textId="4EE68AA9">
      <w:pPr>
        <w:spacing w:after="0" w:line="360" w:lineRule="auto"/>
        <w:jc w:val="both"/>
        <w:rPr>
          <w:rFonts w:ascii="Arial" w:hAnsi="Arial" w:eastAsia="Arial" w:cs="Arial"/>
          <w:b/>
          <w:bCs/>
          <w:sz w:val="28"/>
          <w:szCs w:val="28"/>
        </w:rPr>
      </w:pPr>
      <w:r w:rsidRPr="39AEA010">
        <w:rPr>
          <w:rFonts w:ascii="Arial" w:hAnsi="Arial" w:eastAsia="Arial" w:cs="Arial"/>
          <w:sz w:val="28"/>
          <w:szCs w:val="28"/>
        </w:rPr>
        <w:t xml:space="preserve"> </w:t>
      </w:r>
      <w:r w:rsidRPr="39AEA010" w:rsidR="3581AF7E">
        <w:rPr>
          <w:rFonts w:ascii="Arial" w:hAnsi="Arial" w:eastAsia="Arial" w:cs="Arial"/>
          <w:b/>
          <w:bCs/>
          <w:sz w:val="28"/>
          <w:szCs w:val="28"/>
        </w:rPr>
        <w:t>II. Questão em discussão</w:t>
      </w:r>
    </w:p>
    <w:p w:rsidR="1D911306" w:rsidP="39AEA010" w:rsidRDefault="1D911306" w14:paraId="421F8B02" w14:textId="7FCE4494">
      <w:pPr>
        <w:spacing w:after="0" w:line="360" w:lineRule="auto"/>
        <w:jc w:val="both"/>
        <w:rPr>
          <w:rFonts w:ascii="Arial" w:hAnsi="Arial" w:eastAsia="Arial" w:cs="Arial"/>
          <w:sz w:val="28"/>
          <w:szCs w:val="28"/>
        </w:rPr>
      </w:pPr>
      <w:del w:id="1042" w:author="Assessor GDSXSR" w:date="2026-10-31T19:51:13Z">
        <w:r>
          <w:rPr>
            <w:rFonts w:ascii="Arial" w:hAnsi="Arial" w:eastAsia="Arial" w:cs="Arial"/>
            <w:sz w:val="28"/>
            <w:szCs w:val="28"/>
          </w:rPr>
          <w:delText xml:space="preserve">2</w:delText>
        </w:r>
      </w:del>
      <w:ins w:id="1043" w:author="Assessor GDSXSR" w:date="2026-10-31T19:51:13Z">
        <w:r>
          <w:rPr>
            <w:rFonts w:ascii="Arial" w:hAnsi="Arial" w:eastAsia="Arial" w:cs="Arial"/>
            <w:color w:val="808080"/>
            <w:sz w:val="28"/>
            <w:szCs w:val="28"/>
          </w:rPr>
          <w:t xml:space="preserve">4</w:t>
        </w:r>
      </w:ins>
      <w:r>
        <w:rPr>
          <w:rFonts w:ascii="Arial" w:hAnsi="Arial" w:eastAsia="Arial" w:cs="Arial"/>
          <w:sz w:val="28"/>
          <w:szCs w:val="28"/>
        </w:rPr>
        <w:t xml:space="preserve">. </w:t>
      </w:r>
      <w:r>
        <w:rPr>
          <w:rFonts w:ascii="Arial" w:hAnsi="Arial" w:eastAsia="Arial" w:cs="Arial"/>
          <w:sz w:val="28"/>
          <w:szCs w:val="28"/>
        </w:rPr>
        <w:t xml:space="preserve">Há </w:t>
      </w:r>
      <w:r>
        <w:rPr>
          <w:rFonts w:ascii="Arial" w:hAnsi="Arial" w:eastAsia="Arial" w:cs="Arial"/>
          <w:sz w:val="28"/>
          <w:szCs w:val="28"/>
        </w:rPr>
        <w:t xml:space="preserve">s</w:t>
      </w:r>
      <w:r>
        <w:rPr>
          <w:rFonts w:ascii="Arial" w:hAnsi="Arial" w:eastAsia="Arial" w:cs="Arial"/>
          <w:sz w:val="28"/>
          <w:szCs w:val="28"/>
        </w:rPr>
        <w:t xml:space="preserve">ete</w:t>
      </w:r>
      <w:r>
        <w:rPr>
          <w:rFonts w:ascii="Arial" w:hAnsi="Arial" w:eastAsia="Arial" w:cs="Arial"/>
          <w:sz w:val="28"/>
          <w:szCs w:val="28"/>
        </w:rPr>
        <w:t xml:space="preserve"> questões em discussão: (i) </w:t>
      </w:r>
      <w:del w:id="1044" w:author="Assessor GDSXSR" w:date="2026-10-31T19:51:13Z">
        <w:r>
          <w:rPr>
            <w:rFonts w:ascii="Arial" w:hAnsi="Arial" w:eastAsia="Arial" w:cs="Arial"/>
            <w:sz w:val="28"/>
            <w:szCs w:val="28"/>
          </w:rPr>
          <w:delText xml:space="preserve">estabelecer se o </w:delText>
        </w:r>
        <w:r>
          <w:rPr>
            <w:rFonts w:ascii="Arial" w:hAnsi="Arial" w:eastAsia="Arial" w:cs="Arial"/>
            <w:sz w:val="28"/>
            <w:szCs w:val="28"/>
          </w:rPr>
          <w:delText xml:space="preserve">banco cedente</w:delText>
        </w:r>
        <w:r>
          <w:rPr>
            <w:rFonts w:ascii="Arial" w:hAnsi="Arial" w:eastAsia="Arial" w:cs="Arial"/>
            <w:sz w:val="28"/>
            <w:szCs w:val="28"/>
          </w:rPr>
          <w:delText xml:space="preserve"> </w:delText>
        </w:r>
        <w:r>
          <w:rPr>
            <w:rFonts w:ascii="Arial" w:hAnsi="Arial" w:eastAsia="Arial" w:cs="Arial"/>
            <w:sz w:val="28"/>
            <w:szCs w:val="28"/>
          </w:rPr>
          <w:delText xml:space="preserve">detém</w:delText>
        </w:r>
      </w:del>
      <w:ins w:id="1045"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legi</w:t>
      </w:r>
      <w:r>
        <w:rPr>
          <w:rFonts w:ascii="Arial" w:hAnsi="Arial" w:eastAsia="Arial" w:cs="Arial"/>
          <w:sz w:val="28"/>
          <w:szCs w:val="28"/>
        </w:rPr>
        <w:t xml:space="preserve">timidade passiva </w:t>
      </w:r>
      <w:del w:id="1046" w:author="Assessor GDSXSR" w:date="2026-10-31T19:51:13Z">
        <w:r>
          <w:rPr>
            <w:rFonts w:ascii="Arial" w:hAnsi="Arial" w:eastAsia="Arial" w:cs="Arial"/>
            <w:sz w:val="28"/>
            <w:szCs w:val="28"/>
          </w:rPr>
          <w:delText xml:space="preserve">para responder pela demanda após a cessão </w:delText>
        </w:r>
      </w:del>
      <w:r>
        <w:rPr>
          <w:rFonts w:ascii="Arial" w:hAnsi="Arial" w:eastAsia="Arial" w:cs="Arial"/>
          <w:sz w:val="28"/>
          <w:szCs w:val="28"/>
        </w:rPr>
        <w:t xml:space="preserve">do </w:t>
      </w:r>
      <w:del w:id="1047" w:author="Assessor GDSXSR" w:date="2026-10-31T19:51:13Z">
        <w:r>
          <w:rPr>
            <w:rFonts w:ascii="Arial" w:hAnsi="Arial" w:eastAsia="Arial" w:cs="Arial"/>
            <w:sz w:val="28"/>
            <w:szCs w:val="28"/>
          </w:rPr>
          <w:delText xml:space="preserve">crédito</w:delText>
        </w:r>
      </w:del>
      <w:ins w:id="1048" w:author="Assessor GDSXSR" w:date="2026-10-31T19:51:13Z">
        <w:r>
          <w:rPr>
            <w:rFonts w:ascii="Arial" w:hAnsi="Arial" w:eastAsia="Arial" w:cs="Arial"/>
            <w:color w:val="808080"/>
            <w:sz w:val="28"/>
            <w:szCs w:val="28"/>
          </w:rPr>
          <w:t xml:space="preserve">cedente</w:t>
        </w:r>
      </w:ins>
      <w:r>
        <w:rPr>
          <w:rFonts w:ascii="Arial" w:hAnsi="Arial" w:eastAsia="Arial" w:cs="Arial"/>
          <w:sz w:val="28"/>
          <w:szCs w:val="28"/>
        </w:rPr>
        <w:t xml:space="preserve">; (ii)</w:t>
      </w:r>
      <w:del w:id="1049" w:author="Assessor GDSXSR" w:date="2026-10-31T19:51:13Z">
        <w:r>
          <w:rPr>
            <w:rFonts w:ascii="Arial" w:hAnsi="Arial" w:eastAsia="Arial" w:cs="Arial"/>
            <w:sz w:val="28"/>
            <w:szCs w:val="28"/>
          </w:rPr>
          <w:delText xml:space="preserve">  </w:delText>
        </w:r>
        <w:r>
          <w:rPr>
            <w:rFonts w:ascii="Arial" w:hAnsi="Arial" w:eastAsia="Arial" w:cs="Arial"/>
            <w:sz w:val="28"/>
            <w:szCs w:val="28"/>
          </w:rPr>
          <w:delText xml:space="preserve">saber</w:delText>
        </w:r>
      </w:del>
      <w:r>
        <w:rPr>
          <w:rFonts w:ascii="Arial" w:hAnsi="Arial" w:eastAsia="Arial" w:cs="Arial"/>
          <w:sz w:val="28"/>
          <w:szCs w:val="28"/>
        </w:rPr>
        <w:t xml:space="preserve"> </w:t>
      </w:r>
      <w:del w:id="1050" w:author="Assessor GDSXSR" w:date="2026-10-31T19:51:13Z">
        <w:r>
          <w:rPr>
            <w:rFonts w:ascii="Arial" w:hAnsi="Arial" w:eastAsia="Arial" w:cs="Arial"/>
            <w:sz w:val="28"/>
            <w:szCs w:val="28"/>
          </w:rPr>
          <w:delText xml:space="preserve">se</w:delText>
        </w:r>
      </w:del>
      <w:ins w:id="1051"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w:t>
      </w:r>
      <w:del w:id="1052" w:author="Assessor GDSXSR" w:date="2026-10-31T19:51:13Z">
        <w:r>
          <w:rPr>
            <w:rFonts w:ascii="Arial" w:hAnsi="Arial" w:eastAsia="Arial" w:cs="Arial"/>
            <w:sz w:val="28"/>
            <w:szCs w:val="28"/>
          </w:rPr>
          <w:delText xml:space="preserve">está</w:delText>
        </w:r>
      </w:del>
      <w:ins w:id="1053" w:author="Assessor GDSXSR" w:date="2026-10-31T19:51:13Z">
        <w:r>
          <w:rPr>
            <w:rFonts w:ascii="Arial" w:hAnsi="Arial" w:eastAsia="Arial" w:cs="Arial"/>
            <w:color w:val="808080"/>
            <w:sz w:val="28"/>
            <w:szCs w:val="28"/>
          </w:rPr>
          <w:t xml:space="preserve">fato</w:t>
        </w:r>
      </w:ins>
      <w:r>
        <w:rPr>
          <w:rFonts w:ascii="Arial" w:hAnsi="Arial" w:eastAsia="Arial" w:cs="Arial"/>
          <w:sz w:val="28"/>
          <w:szCs w:val="28"/>
        </w:rPr>
        <w:t xml:space="preserve"> </w:t>
      </w:r>
      <w:del w:id="1054" w:author="Assessor GDSXSR" w:date="2026-10-31T19:51:13Z">
        <w:r>
          <w:rPr>
            <w:rFonts w:ascii="Arial" w:hAnsi="Arial" w:eastAsia="Arial" w:cs="Arial"/>
            <w:sz w:val="28"/>
            <w:szCs w:val="28"/>
          </w:rPr>
          <w:delText xml:space="preserve">configurada a excludente</w:delText>
        </w:r>
      </w:del>
      <w:ins w:id="1055" w:author="Assessor GDSXSR" w:date="2026-10-31T19:51:13Z">
        <w:r>
          <w:rPr>
            <w:rFonts w:ascii="Arial" w:hAnsi="Arial" w:eastAsia="Arial" w:cs="Arial"/>
            <w:color w:val="808080"/>
            <w:sz w:val="28"/>
            <w:szCs w:val="28"/>
          </w:rPr>
          <w:t xml:space="preserve">exclusivo</w:t>
        </w:r>
      </w:ins>
      <w:r>
        <w:rPr>
          <w:rFonts w:ascii="Arial" w:hAnsi="Arial" w:eastAsia="Arial" w:cs="Arial"/>
          <w:sz w:val="28"/>
          <w:szCs w:val="28"/>
        </w:rPr>
        <w:t xml:space="preserve"> de </w:t>
      </w:r>
      <w:del w:id="1056" w:author="Assessor GDSXSR" w:date="2026-10-31T19:51:13Z">
        <w:r>
          <w:rPr>
            <w:rFonts w:ascii="Arial" w:hAnsi="Arial" w:eastAsia="Arial" w:cs="Arial"/>
            <w:sz w:val="28"/>
            <w:szCs w:val="28"/>
          </w:rPr>
          <w:delText xml:space="preserve">responsabilidade prevista no art. 14, § 3º, II, do CDC</w:delText>
        </w:r>
      </w:del>
      <w:ins w:id="1057" w:author="Assessor GDSXSR" w:date="2026-10-31T19:51:13Z">
        <w:r>
          <w:rPr>
            <w:rFonts w:ascii="Arial" w:hAnsi="Arial" w:eastAsia="Arial" w:cs="Arial"/>
            <w:color w:val="808080"/>
            <w:sz w:val="28"/>
            <w:szCs w:val="28"/>
          </w:rPr>
          <w:t xml:space="preserve">terceiro</w:t>
        </w:r>
      </w:ins>
      <w:r>
        <w:rPr>
          <w:rFonts w:ascii="Arial" w:hAnsi="Arial" w:eastAsia="Arial" w:cs="Arial"/>
          <w:sz w:val="28"/>
          <w:szCs w:val="28"/>
        </w:rPr>
        <w:t xml:space="preserve">; (iii) </w:t>
      </w:r>
      <w:del w:id="1058" w:author="Assessor GDSXSR" w:date="2026-10-31T19:51:13Z">
        <w:r>
          <w:rPr>
            <w:rFonts w:ascii="Arial" w:hAnsi="Arial" w:eastAsia="Arial" w:cs="Arial"/>
            <w:sz w:val="28"/>
            <w:szCs w:val="28"/>
          </w:rPr>
          <w:delText xml:space="preserve">averiguar se</w:delText>
        </w:r>
        <w:r>
          <w:rPr>
            <w:rFonts w:ascii="Arial" w:hAnsi="Arial" w:eastAsia="Arial" w:cs="Arial"/>
            <w:sz w:val="28"/>
            <w:szCs w:val="28"/>
          </w:rPr>
          <w:delText xml:space="preserve"> restou comprovada </w:delText>
        </w:r>
      </w:del>
      <w:r>
        <w:rPr>
          <w:rFonts w:ascii="Arial" w:hAnsi="Arial" w:eastAsia="Arial" w:cs="Arial"/>
          <w:sz w:val="28"/>
          <w:szCs w:val="28"/>
        </w:rPr>
        <w:t xml:space="preserve">a quitação </w:t>
      </w:r>
      <w:del w:id="1059" w:author="Assessor GDSXSR" w:date="2026-10-31T19:51:13Z">
        <w:r>
          <w:rPr>
            <w:rFonts w:ascii="Arial" w:hAnsi="Arial" w:eastAsia="Arial" w:cs="Arial"/>
            <w:sz w:val="28"/>
            <w:szCs w:val="28"/>
          </w:rPr>
          <w:delText xml:space="preserve">integral da obrigação </w:delText>
        </w:r>
      </w:del>
      <w:r>
        <w:rPr>
          <w:rFonts w:ascii="Arial" w:hAnsi="Arial" w:eastAsia="Arial" w:cs="Arial"/>
          <w:sz w:val="28"/>
          <w:szCs w:val="28"/>
        </w:rPr>
        <w:t xml:space="preserve">e</w:t>
      </w:r>
      <w:del w:id="1060" w:author="Assessor GDSXSR" w:date="2026-10-31T19:51:13Z">
        <w:r>
          <w:rPr>
            <w:rFonts w:ascii="Arial" w:hAnsi="Arial" w:eastAsia="Arial" w:cs="Arial"/>
            <w:sz w:val="28"/>
            <w:szCs w:val="28"/>
          </w:rPr>
          <w:delText xml:space="preserve"> configurada</w:delText>
        </w:r>
      </w:del>
      <w:r>
        <w:rPr>
          <w:rFonts w:ascii="Arial" w:hAnsi="Arial" w:eastAsia="Arial" w:cs="Arial"/>
          <w:sz w:val="28"/>
          <w:szCs w:val="28"/>
        </w:rPr>
        <w:t xml:space="preserve"> a</w:t>
      </w:r>
      <w:r>
        <w:rPr>
          <w:rFonts w:ascii="Arial" w:hAnsi="Arial" w:eastAsia="Arial" w:cs="Arial"/>
          <w:sz w:val="28"/>
          <w:szCs w:val="28"/>
        </w:rPr>
        <w:t xml:space="preserve"> falha na prestação do serviço; (iv) </w:t>
      </w:r>
      <w:del w:id="1061" w:author="Assessor GDSXSR" w:date="2026-10-31T19:51:13Z">
        <w:r>
          <w:rPr>
            <w:rFonts w:ascii="Arial" w:hAnsi="Arial" w:eastAsia="Arial" w:cs="Arial"/>
            <w:sz w:val="28"/>
            <w:szCs w:val="28"/>
          </w:rPr>
          <w:delText xml:space="preserve">examinar o cabimento d</w:delText>
        </w:r>
        <w:r>
          <w:rPr>
            <w:rFonts w:ascii="Arial" w:hAnsi="Arial" w:eastAsia="Arial" w:cs="Arial"/>
            <w:sz w:val="28"/>
            <w:szCs w:val="28"/>
          </w:rPr>
          <w:delText xml:space="preserve">a</w:delText>
        </w:r>
      </w:del>
      <w:ins w:id="1062"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repetição</w:t>
      </w:r>
      <w:del w:id="1063" w:author="Assessor GDSXSR" w:date="2026-10-31T19:51:13Z">
        <w:r>
          <w:rPr>
            <w:rFonts w:ascii="Arial" w:hAnsi="Arial" w:eastAsia="Arial" w:cs="Arial"/>
            <w:sz w:val="28"/>
            <w:szCs w:val="28"/>
          </w:rPr>
          <w:delText xml:space="preserve"> do indébito</w:delText>
        </w:r>
      </w:del>
      <w:r>
        <w:rPr>
          <w:rFonts w:ascii="Arial" w:hAnsi="Arial" w:eastAsia="Arial" w:cs="Arial"/>
          <w:sz w:val="28"/>
          <w:szCs w:val="28"/>
        </w:rPr>
        <w:t xml:space="preserve"> em dobro; (v) </w:t>
      </w:r>
      <w:del w:id="1064" w:author="Assessor GDSXSR" w:date="2026-10-31T19:51:13Z">
        <w:r>
          <w:rPr>
            <w:rFonts w:ascii="Arial" w:hAnsi="Arial" w:eastAsia="Arial" w:cs="Arial"/>
            <w:sz w:val="28"/>
            <w:szCs w:val="28"/>
          </w:rPr>
          <w:delText xml:space="preserve">verificar a configuração do</w:delText>
        </w:r>
      </w:del>
      <w:ins w:id="1065"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dano moral </w:t>
      </w:r>
      <w:del w:id="1066" w:author="Assessor GDSXSR" w:date="2026-10-31T19:51:13Z">
        <w:r>
          <w:rPr>
            <w:rFonts w:ascii="Arial" w:hAnsi="Arial" w:eastAsia="Arial" w:cs="Arial"/>
            <w:sz w:val="28"/>
            <w:szCs w:val="28"/>
          </w:rPr>
          <w:delText xml:space="preserve">indenizável </w:delText>
        </w:r>
      </w:del>
      <w:r>
        <w:rPr>
          <w:rFonts w:ascii="Arial" w:hAnsi="Arial" w:eastAsia="Arial" w:cs="Arial"/>
          <w:sz w:val="28"/>
          <w:szCs w:val="28"/>
        </w:rPr>
        <w:t xml:space="preserve">e</w:t>
      </w:r>
      <w:r>
        <w:rPr>
          <w:rFonts w:ascii="Arial" w:hAnsi="Arial" w:eastAsia="Arial" w:cs="Arial"/>
          <w:sz w:val="28"/>
          <w:szCs w:val="28"/>
        </w:rPr>
        <w:t xml:space="preserve"> </w:t>
      </w:r>
      <w:del w:id="1067" w:author="Assessor GDSXSR" w:date="2026-10-31T19:51:13Z">
        <w:r>
          <w:rPr>
            <w:rFonts w:ascii="Arial" w:hAnsi="Arial" w:eastAsia="Arial" w:cs="Arial"/>
            <w:sz w:val="28"/>
            <w:szCs w:val="28"/>
          </w:rPr>
          <w:delText xml:space="preserve">a</w:delText>
        </w:r>
      </w:del>
      <w:ins w:id="1068" w:author="Assessor GDSXSR" w:date="2026-10-31T19:51:13Z">
        <w:r>
          <w:rPr>
            <w:rFonts w:ascii="Arial" w:hAnsi="Arial" w:eastAsia="Arial" w:cs="Arial"/>
            <w:color w:val="808080"/>
            <w:sz w:val="28"/>
            <w:szCs w:val="28"/>
          </w:rPr>
          <w:t xml:space="preserve">seu</w:t>
        </w:r>
      </w:ins>
      <w:r>
        <w:rPr>
          <w:rFonts w:ascii="Arial" w:hAnsi="Arial" w:eastAsia="Arial" w:cs="Arial"/>
          <w:sz w:val="28"/>
          <w:szCs w:val="28"/>
        </w:rPr>
        <w:t xml:space="preserve"> </w:t>
      </w:r>
      <w:del w:id="1069" w:author="Assessor GDSXSR" w:date="2026-10-31T19:51:13Z">
        <w:r>
          <w:rPr>
            <w:rFonts w:ascii="Arial" w:hAnsi="Arial" w:eastAsia="Arial" w:cs="Arial"/>
            <w:sz w:val="28"/>
            <w:szCs w:val="28"/>
          </w:rPr>
          <w:delText xml:space="preserve">adequação do </w:delText>
        </w:r>
        <w:r>
          <w:rPr>
            <w:rFonts w:ascii="Arial" w:hAnsi="Arial" w:eastAsia="Arial" w:cs="Arial"/>
            <w:i/>
            <w:iCs/>
            <w:sz w:val="28"/>
            <w:szCs w:val="28"/>
          </w:rPr>
          <w:delText xml:space="preserve">quantum </w:delText>
        </w:r>
        <w:r>
          <w:rPr>
            <w:rFonts w:ascii="Arial" w:hAnsi="Arial" w:eastAsia="Arial" w:cs="Arial"/>
            <w:sz w:val="28"/>
            <w:szCs w:val="28"/>
          </w:rPr>
          <w:delText xml:space="preserve">arbitrado em </w:delText>
        </w:r>
        <w:r>
          <w:rPr>
            <w:rFonts w:ascii="Arial" w:hAnsi="Arial" w:eastAsia="Arial" w:cs="Arial"/>
            <w:sz w:val="28"/>
            <w:szCs w:val="28"/>
          </w:rPr>
          <w:delText xml:space="preserve">R$ 5.000,00</w:delText>
        </w:r>
      </w:del>
      <w:ins w:id="1070" w:author="Assessor GDSXSR" w:date="2026-10-31T19:51:13Z">
        <w:r>
          <w:rPr>
            <w:rFonts w:ascii="Arial" w:hAnsi="Arial" w:eastAsia="Arial" w:cs="Arial"/>
            <w:color w:val="808080"/>
            <w:sz w:val="28"/>
            <w:szCs w:val="28"/>
          </w:rPr>
          <w:t xml:space="preserve">valor</w:t>
        </w:r>
      </w:ins>
      <w:r>
        <w:rPr>
          <w:rFonts w:ascii="Arial" w:hAnsi="Arial" w:eastAsia="Arial" w:cs="Arial"/>
          <w:sz w:val="28"/>
          <w:szCs w:val="28"/>
        </w:rPr>
        <w:t xml:space="preserve">; (vi) </w:t>
      </w:r>
      <w:del w:id="1071" w:author="Assessor GDSXSR" w:date="2026-10-31T19:51:13Z">
        <w:r>
          <w:rPr>
            <w:rFonts w:ascii="Arial" w:hAnsi="Arial" w:eastAsia="Arial" w:cs="Arial"/>
            <w:sz w:val="28"/>
            <w:szCs w:val="28"/>
          </w:rPr>
          <w:delText xml:space="preserve">aferir </w:delText>
        </w:r>
      </w:del>
      <w:r>
        <w:rPr>
          <w:rFonts w:ascii="Arial" w:hAnsi="Arial" w:eastAsia="Arial" w:cs="Arial"/>
          <w:sz w:val="28"/>
          <w:szCs w:val="28"/>
        </w:rPr>
        <w:t xml:space="preserve">a</w:t>
      </w:r>
      <w:del w:id="1072" w:author="Assessor GDSXSR" w:date="2026-10-31T19:51:13Z">
        <w:r>
          <w:rPr>
            <w:rFonts w:ascii="Arial" w:hAnsi="Arial" w:eastAsia="Arial" w:cs="Arial"/>
            <w:sz w:val="28"/>
            <w:szCs w:val="28"/>
          </w:rPr>
          <w:delText xml:space="preserve"> manutenção da</w:delText>
        </w:r>
      </w:del>
      <w:r>
        <w:rPr>
          <w:rFonts w:ascii="Arial" w:hAnsi="Arial" w:eastAsia="Arial" w:cs="Arial"/>
          <w:sz w:val="28"/>
          <w:szCs w:val="28"/>
        </w:rPr>
        <w:t xml:space="preserve"> multa cominatória</w:t>
      </w:r>
      <w:ins w:id="1073" w:author="Assessor GDSXSR" w:date="2026-10-31T19:51:13Z">
        <w:r>
          <w:rPr>
            <w:rFonts w:ascii="Arial" w:hAnsi="Arial" w:eastAsia="Arial" w:cs="Arial"/>
            <w:color w:val="808080"/>
            <w:sz w:val="28"/>
            <w:szCs w:val="28"/>
          </w:rPr>
          <w:t xml:space="preserve">;</w:t>
        </w:r>
      </w:ins>
      <w:r>
        <w:rPr>
          <w:rFonts w:ascii="Arial" w:hAnsi="Arial" w:eastAsia="Arial" w:cs="Arial"/>
          <w:sz w:val="28"/>
          <w:szCs w:val="28"/>
        </w:rPr>
        <w:t xml:space="preserve"> </w:t>
      </w:r>
      <w:del w:id="1074" w:author="Assessor GDSXSR" w:date="2026-10-31T19:51:13Z">
        <w:r>
          <w:rPr>
            <w:rFonts w:ascii="Arial" w:hAnsi="Arial" w:eastAsia="Arial" w:cs="Arial"/>
            <w:sz w:val="28"/>
            <w:szCs w:val="28"/>
          </w:rPr>
          <w:delText xml:space="preserve">fixada para assegurar a cessação dos descontos</w:delText>
        </w:r>
        <w:r>
          <w:rPr>
            <w:rFonts w:ascii="Arial" w:hAnsi="Arial" w:eastAsia="Arial" w:cs="Arial"/>
            <w:sz w:val="28"/>
            <w:szCs w:val="28"/>
          </w:rPr>
          <w:delText xml:space="preserve">; </w:delText>
        </w:r>
        <w:r>
          <w:rPr>
            <w:rFonts w:ascii="Arial" w:hAnsi="Arial" w:eastAsia="Arial" w:cs="Arial"/>
            <w:sz w:val="28"/>
            <w:szCs w:val="28"/>
          </w:rPr>
          <w:delText xml:space="preserve"> </w:delText>
        </w:r>
      </w:del>
      <w:r>
        <w:rPr>
          <w:rFonts w:ascii="Arial" w:hAnsi="Arial" w:eastAsia="Arial" w:cs="Arial"/>
          <w:sz w:val="28"/>
          <w:szCs w:val="28"/>
        </w:rPr>
        <w:t xml:space="preserve">e </w:t>
      </w:r>
      <w:r>
        <w:rPr>
          <w:rFonts w:ascii="Arial" w:hAnsi="Arial" w:eastAsia="Arial" w:cs="Arial"/>
          <w:sz w:val="28"/>
          <w:szCs w:val="28"/>
        </w:rPr>
        <w:t xml:space="preserve">(vii) </w:t>
      </w:r>
      <w:del w:id="1075" w:author="Assessor GDSXSR" w:date="2026-10-31T19:51:13Z">
        <w:r>
          <w:rPr>
            <w:rFonts w:ascii="Arial" w:hAnsi="Arial" w:eastAsia="Arial" w:cs="Arial"/>
            <w:sz w:val="28"/>
            <w:szCs w:val="28"/>
          </w:rPr>
          <w:delText xml:space="preserve">definir </w:delText>
        </w:r>
        <w:r>
          <w:rPr>
            <w:rFonts w:ascii="Arial" w:hAnsi="Arial" w:eastAsia="Arial" w:cs="Arial"/>
            <w:sz w:val="28"/>
            <w:szCs w:val="28"/>
          </w:rPr>
          <w:delText xml:space="preserve">o regime</w:delText>
        </w:r>
        <w:r>
          <w:rPr>
            <w:rFonts w:ascii="Arial" w:hAnsi="Arial" w:eastAsia="Arial" w:cs="Arial"/>
            <w:sz w:val="28"/>
            <w:szCs w:val="28"/>
          </w:rPr>
          <w:delText xml:space="preserve"> jurídico</w:delText>
        </w:r>
        <w:r>
          <w:rPr>
            <w:rFonts w:ascii="Arial" w:hAnsi="Arial" w:eastAsia="Arial" w:cs="Arial"/>
            <w:sz w:val="28"/>
            <w:szCs w:val="28"/>
          </w:rPr>
          <w:delText xml:space="preserve"> aplicável aos</w:delText>
        </w:r>
      </w:del>
      <w:ins w:id="1076" w:author="Assessor GDSXSR" w:date="2026-10-31T19:51:13Z">
        <w:r>
          <w:rPr>
            <w:rFonts w:ascii="Arial" w:hAnsi="Arial" w:eastAsia="Arial" w:cs="Arial"/>
            <w:color w:val="808080"/>
            <w:sz w:val="28"/>
            <w:szCs w:val="28"/>
          </w:rPr>
          <w:t xml:space="preserve">os</w:t>
        </w:r>
      </w:ins>
      <w:r>
        <w:rPr>
          <w:rFonts w:ascii="Arial" w:hAnsi="Arial" w:eastAsia="Arial" w:cs="Arial"/>
          <w:sz w:val="28"/>
          <w:szCs w:val="28"/>
        </w:rPr>
        <w:t xml:space="preserve"> consectários legais</w:t>
      </w:r>
      <w:del w:id="1077" w:author="Assessor GDSXSR" w:date="2026-10-31T19:51:13Z">
        <w:r>
          <w:rPr>
            <w:rFonts w:ascii="Arial" w:hAnsi="Arial" w:eastAsia="Arial" w:cs="Arial"/>
            <w:sz w:val="28"/>
            <w:szCs w:val="28"/>
          </w:rPr>
          <w:delText xml:space="preserve"> após a</w:delText>
        </w:r>
        <w:r>
          <w:rPr>
            <w:rFonts w:ascii="Arial" w:hAnsi="Arial" w:eastAsia="Arial" w:cs="Arial"/>
            <w:sz w:val="28"/>
            <w:szCs w:val="28"/>
          </w:rPr>
          <w:delText xml:space="preserve"> entrada em vigor da</w:delText>
        </w:r>
        <w:r>
          <w:rPr>
            <w:rFonts w:ascii="Arial" w:hAnsi="Arial" w:eastAsia="Arial" w:cs="Arial"/>
            <w:sz w:val="28"/>
            <w:szCs w:val="28"/>
          </w:rPr>
          <w:delText xml:space="preserve"> Lei nº 14</w:delText>
        </w:r>
      </w:del>
      <w:r>
        <w:rPr>
          <w:rFonts w:ascii="Arial" w:hAnsi="Arial" w:eastAsia="Arial" w:cs="Arial"/>
          <w:sz w:val="28"/>
          <w:szCs w:val="28"/>
        </w:rPr>
        <w:t xml:space="preserve">.</w:t>
      </w:r>
      <w:del w:id="1078" w:author="Assessor GDSXSR" w:date="2026-10-31T19:51:13Z">
        <w:r>
          <w:rPr>
            <w:rFonts w:ascii="Arial" w:hAnsi="Arial" w:eastAsia="Arial" w:cs="Arial"/>
            <w:sz w:val="28"/>
            <w:szCs w:val="28"/>
          </w:rPr>
          <w:delText xml:space="preserve">905/2024.</w:delText>
        </w:r>
      </w:del>
    </w:p>
    <w:p w:rsidRPr="0034247B" w:rsidR="00886ABA" w:rsidP="3A9A9753" w:rsidRDefault="00886ABA" w14:paraId="514DEA23" w14:textId="77777777">
      <w:pPr>
        <w:spacing w:after="0" w:line="360" w:lineRule="auto"/>
        <w:jc w:val="both"/>
        <w:rPr>
          <w:rFonts w:ascii="Arial" w:hAnsi="Arial" w:eastAsia="Arial" w:cs="Arial"/>
          <w:b/>
          <w:bCs/>
          <w:sz w:val="28"/>
          <w:szCs w:val="28"/>
        </w:rPr>
      </w:pPr>
      <w:r w:rsidRPr="3A9A9753">
        <w:rPr>
          <w:rFonts w:ascii="Arial" w:hAnsi="Arial" w:eastAsia="Arial" w:cs="Arial"/>
          <w:b/>
          <w:bCs/>
          <w:sz w:val="28"/>
          <w:szCs w:val="28"/>
        </w:rPr>
        <w:t>III. Razões de decidir</w:t>
      </w:r>
    </w:p>
    <w:p w:rsidR="1D911306" w:rsidP="39AEA010" w:rsidRDefault="1D911306" w14:paraId="24BA0FD7" w14:textId="59D25C9A">
      <w:pPr>
        <w:spacing w:after="0" w:line="360" w:lineRule="auto"/>
        <w:jc w:val="both"/>
        <w:rPr>
          <w:rFonts w:ascii="Arial" w:hAnsi="Arial" w:eastAsia="Arial" w:cs="Arial"/>
          <w:sz w:val="28"/>
          <w:szCs w:val="28"/>
        </w:rPr>
      </w:pPr>
      <w:commentRangeStart w:id="6"/>
      <w:del w:id="1079" w:author="Assessor GDSXSR" w:date="2026-10-31T19:51:13Z">
        <w:r>
          <w:rPr>
            <w:rFonts w:ascii="Arial" w:hAnsi="Arial" w:eastAsia="Arial" w:cs="Arial"/>
            <w:sz w:val="28"/>
            <w:szCs w:val="28"/>
          </w:rPr>
          <w:delText xml:space="preserve">3</w:delText>
        </w:r>
      </w:del>
      <w:ins w:id="1080" w:author="Assessor GDSXSR" w:date="2026-10-31T19:51:13Z">
        <w:r>
          <w:rPr>
            <w:rFonts w:ascii="Arial" w:hAnsi="Arial" w:eastAsia="Arial" w:cs="Arial"/>
            <w:color w:val="808080"/>
            <w:sz w:val="28"/>
            <w:szCs w:val="28"/>
          </w:rPr>
          <w:t xml:space="preserve">5</w:t>
        </w:r>
      </w:ins>
      <w:r>
        <w:rPr>
          <w:rFonts w:ascii="Arial" w:hAnsi="Arial" w:eastAsia="Arial" w:cs="Arial"/>
          <w:sz w:val="28"/>
          <w:szCs w:val="28"/>
        </w:rPr>
        <w:t xml:space="preserve">.</w:t>
      </w:r>
      <w:r>
        <w:rPr>
          <w:rFonts w:ascii="Arial" w:hAnsi="Arial" w:eastAsia="Arial" w:cs="Arial"/>
          <w:sz w:val="28"/>
          <w:szCs w:val="28"/>
        </w:rPr>
        <w:t xml:space="preserve"> </w:t>
      </w:r>
      <w:del w:id="1081" w:author="Assessor GDSXSR" w:date="2026-10-31T19:51:13Z">
        <w:r>
          <w:rPr>
            <w:rFonts w:ascii="Arial" w:hAnsi="Arial" w:eastAsia="Arial" w:cs="Arial"/>
            <w:sz w:val="28"/>
            <w:szCs w:val="28"/>
          </w:rPr>
          <w:delText xml:space="preserve">A instituição financeira</w:delText>
        </w:r>
      </w:del>
      <w:ins w:id="1082"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cedente </w:t>
      </w:r>
      <w:del w:id="1083" w:author="Assessor GDSXSR" w:date="2026-10-31T19:51:13Z">
        <w:r>
          <w:rPr>
            <w:rFonts w:ascii="Arial" w:hAnsi="Arial" w:eastAsia="Arial" w:cs="Arial"/>
            <w:sz w:val="28"/>
            <w:szCs w:val="28"/>
          </w:rPr>
          <w:delText xml:space="preserve">possui</w:delText>
        </w:r>
      </w:del>
      <w:ins w:id="1084" w:author="Assessor GDSXSR" w:date="2026-10-31T19:51:13Z">
        <w:r>
          <w:rPr>
            <w:rFonts w:ascii="Arial" w:hAnsi="Arial" w:eastAsia="Arial" w:cs="Arial"/>
            <w:color w:val="808080"/>
            <w:sz w:val="28"/>
            <w:szCs w:val="28"/>
          </w:rPr>
          <w:t xml:space="preserve">é</w:t>
        </w:r>
      </w:ins>
      <w:r>
        <w:rPr>
          <w:rFonts w:ascii="Arial" w:hAnsi="Arial" w:eastAsia="Arial" w:cs="Arial"/>
          <w:sz w:val="28"/>
          <w:szCs w:val="28"/>
        </w:rPr>
        <w:t xml:space="preserve"> </w:t>
      </w:r>
      <w:del w:id="1085" w:author="Assessor GDSXSR" w:date="2026-10-31T19:51:13Z">
        <w:r>
          <w:rPr>
            <w:rFonts w:ascii="Arial" w:hAnsi="Arial" w:eastAsia="Arial" w:cs="Arial"/>
            <w:sz w:val="28"/>
            <w:szCs w:val="28"/>
          </w:rPr>
          <w:delText xml:space="preserve">legitimidade</w:delText>
        </w:r>
      </w:del>
      <w:ins w:id="1086" w:author="Assessor GDSXSR" w:date="2026-10-31T19:51:13Z">
        <w:r>
          <w:rPr>
            <w:rFonts w:ascii="Arial" w:hAnsi="Arial" w:eastAsia="Arial" w:cs="Arial"/>
            <w:color w:val="808080"/>
            <w:sz w:val="28"/>
            <w:szCs w:val="28"/>
          </w:rPr>
          <w:t xml:space="preserve">parte</w:t>
        </w:r>
      </w:ins>
      <w:r>
        <w:rPr>
          <w:rFonts w:ascii="Arial" w:hAnsi="Arial" w:eastAsia="Arial" w:cs="Arial"/>
          <w:sz w:val="28"/>
          <w:szCs w:val="28"/>
        </w:rPr>
        <w:t xml:space="preserve"> </w:t>
      </w:r>
      <w:del w:id="1087" w:author="Assessor GDSXSR" w:date="2026-10-31T19:51:13Z">
        <w:r>
          <w:rPr>
            <w:rFonts w:ascii="Arial" w:hAnsi="Arial" w:eastAsia="Arial" w:cs="Arial"/>
            <w:sz w:val="28"/>
            <w:szCs w:val="28"/>
          </w:rPr>
          <w:delText xml:space="preserve">para</w:delText>
        </w:r>
      </w:del>
      <w:ins w:id="1088" w:author="Assessor GDSXSR" w:date="2026-10-31T19:51:13Z">
        <w:r>
          <w:rPr>
            <w:rFonts w:ascii="Arial" w:hAnsi="Arial" w:eastAsia="Arial" w:cs="Arial"/>
            <w:color w:val="808080"/>
            <w:sz w:val="28"/>
            <w:szCs w:val="28"/>
          </w:rPr>
          <w:t xml:space="preserve">legítima</w:t>
        </w:r>
      </w:ins>
      <w:r>
        <w:rPr>
          <w:rFonts w:ascii="Arial" w:hAnsi="Arial" w:eastAsia="Arial" w:cs="Arial"/>
          <w:sz w:val="28"/>
          <w:szCs w:val="28"/>
        </w:rPr>
        <w:t xml:space="preserve"> </w:t>
      </w:r>
      <w:del w:id="1089" w:author="Assessor GDSXSR" w:date="2026-10-31T19:51:13Z">
        <w:r>
          <w:rPr>
            <w:rFonts w:ascii="Arial" w:hAnsi="Arial" w:eastAsia="Arial" w:cs="Arial"/>
            <w:sz w:val="28"/>
            <w:szCs w:val="28"/>
          </w:rPr>
          <w:delText xml:space="preserve">figurar</w:delText>
        </w:r>
      </w:del>
      <w:ins w:id="1090" w:author="Assessor GDSXSR" w:date="2026-10-31T19:51:13Z">
        <w:r>
          <w:rPr>
            <w:rFonts w:ascii="Arial" w:hAnsi="Arial" w:eastAsia="Arial" w:cs="Arial"/>
            <w:color w:val="808080"/>
            <w:sz w:val="28"/>
            <w:szCs w:val="28"/>
          </w:rPr>
          <w:t xml:space="preserve">quando</w:t>
        </w:r>
      </w:ins>
      <w:r>
        <w:rPr>
          <w:rFonts w:ascii="Arial" w:hAnsi="Arial" w:eastAsia="Arial" w:cs="Arial"/>
          <w:sz w:val="28"/>
          <w:szCs w:val="28"/>
        </w:rPr>
        <w:t xml:space="preserve"> </w:t>
      </w:r>
      <w:del w:id="1091" w:author="Assessor GDSXSR" w:date="2026-10-31T19:51:13Z">
        <w:r>
          <w:rPr>
            <w:rFonts w:ascii="Arial" w:hAnsi="Arial" w:eastAsia="Arial" w:cs="Arial"/>
            <w:sz w:val="28"/>
            <w:szCs w:val="28"/>
          </w:rPr>
          <w:delText xml:space="preserve">no</w:delText>
        </w:r>
      </w:del>
      <w:ins w:id="1092"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w:t>
      </w:r>
      <w:del w:id="1093" w:author="Assessor GDSXSR" w:date="2026-10-31T19:51:13Z">
        <w:r>
          <w:rPr>
            <w:rFonts w:ascii="Arial" w:hAnsi="Arial" w:eastAsia="Arial" w:cs="Arial"/>
            <w:sz w:val="28"/>
            <w:szCs w:val="28"/>
          </w:rPr>
          <w:delText xml:space="preserve">polo</w:delText>
        </w:r>
      </w:del>
      <w:ins w:id="1094" w:author="Assessor GDSXSR" w:date="2026-10-31T19:51:13Z">
        <w:r>
          <w:rPr>
            <w:rFonts w:ascii="Arial" w:hAnsi="Arial" w:eastAsia="Arial" w:cs="Arial"/>
            <w:color w:val="808080"/>
            <w:sz w:val="28"/>
            <w:szCs w:val="28"/>
          </w:rPr>
          <w:t xml:space="preserve">controvérsia</w:t>
        </w:r>
      </w:ins>
      <w:r>
        <w:rPr>
          <w:rFonts w:ascii="Arial" w:hAnsi="Arial" w:eastAsia="Arial" w:cs="Arial"/>
          <w:sz w:val="28"/>
          <w:szCs w:val="28"/>
        </w:rPr>
        <w:t xml:space="preserve"> </w:t>
      </w:r>
      <w:del w:id="1095" w:author="Assessor GDSXSR" w:date="2026-10-31T19:51:13Z">
        <w:r>
          <w:rPr>
            <w:rFonts w:ascii="Arial" w:hAnsi="Arial" w:eastAsia="Arial" w:cs="Arial"/>
            <w:sz w:val="28"/>
            <w:szCs w:val="28"/>
          </w:rPr>
          <w:delText xml:space="preserve">passivo</w:delText>
        </w:r>
      </w:del>
      <w:ins w:id="1096" w:author="Assessor GDSXSR" w:date="2026-10-31T19:51:13Z">
        <w:r>
          <w:rPr>
            <w:rFonts w:ascii="Arial" w:hAnsi="Arial" w:eastAsia="Arial" w:cs="Arial"/>
            <w:color w:val="808080"/>
            <w:sz w:val="28"/>
            <w:szCs w:val="28"/>
          </w:rPr>
          <w:t xml:space="preserve">decorre</w:t>
        </w:r>
      </w:ins>
      <w:r>
        <w:rPr>
          <w:rFonts w:ascii="Arial" w:hAnsi="Arial" w:eastAsia="Arial" w:cs="Arial"/>
          <w:sz w:val="28"/>
          <w:szCs w:val="28"/>
        </w:rPr>
        <w:t xml:space="preserve"> da </w:t>
      </w:r>
      <w:del w:id="1097" w:author="Assessor GDSXSR" w:date="2026-10-31T19:51:13Z">
        <w:r>
          <w:rPr>
            <w:rFonts w:ascii="Arial" w:hAnsi="Arial" w:eastAsia="Arial" w:cs="Arial"/>
            <w:sz w:val="28"/>
            <w:szCs w:val="28"/>
          </w:rPr>
          <w:delText xml:space="preserve">demanda quando os fatos controvertidos decorrem da própria </w:delText>
        </w:r>
      </w:del>
      <w:r>
        <w:rPr>
          <w:rFonts w:ascii="Arial" w:hAnsi="Arial" w:eastAsia="Arial" w:cs="Arial"/>
          <w:sz w:val="28"/>
          <w:szCs w:val="28"/>
        </w:rPr>
        <w:t xml:space="preserve">cessão</w:t>
      </w:r>
      <w:del w:id="1098" w:author="Assessor GDSXSR" w:date="2026-10-31T19:51:13Z">
        <w:r>
          <w:rPr>
            <w:rFonts w:ascii="Arial" w:hAnsi="Arial" w:eastAsia="Arial" w:cs="Arial"/>
            <w:sz w:val="28"/>
            <w:szCs w:val="28"/>
          </w:rPr>
          <w:delText xml:space="preserve"> do crédito</w:delText>
        </w:r>
      </w:del>
      <w:r>
        <w:rPr>
          <w:rFonts w:ascii="Arial" w:hAnsi="Arial" w:eastAsia="Arial" w:cs="Arial"/>
          <w:sz w:val="28"/>
          <w:szCs w:val="28"/>
        </w:rPr>
        <w:t xml:space="preserve"> e </w:t>
      </w:r>
      <w:del w:id="1099" w:author="Assessor GDSXSR" w:date="2026-10-31T19:51:13Z">
        <w:r>
          <w:rPr>
            <w:rFonts w:ascii="Arial" w:hAnsi="Arial" w:eastAsia="Arial" w:cs="Arial"/>
            <w:sz w:val="28"/>
            <w:szCs w:val="28"/>
          </w:rPr>
          <w:delText xml:space="preserve">da emissão de</w:delText>
        </w:r>
      </w:del>
      <w:ins w:id="1100" w:author="Assessor GDSXSR" w:date="2026-10-31T19:51:13Z">
        <w:r>
          <w:rPr>
            <w:rFonts w:ascii="Arial" w:hAnsi="Arial" w:eastAsia="Arial" w:cs="Arial"/>
            <w:color w:val="808080"/>
            <w:sz w:val="28"/>
            <w:szCs w:val="28"/>
          </w:rPr>
          <w:t xml:space="preserve">do</w:t>
        </w:r>
      </w:ins>
      <w:r>
        <w:rPr>
          <w:rFonts w:ascii="Arial" w:hAnsi="Arial" w:eastAsia="Arial" w:cs="Arial"/>
          <w:sz w:val="28"/>
          <w:szCs w:val="28"/>
        </w:rPr>
        <w:t xml:space="preserve"> termo de quitação </w:t>
      </w:r>
      <w:del w:id="1101" w:author="Assessor GDSXSR" w:date="2026-10-31T19:51:13Z">
        <w:r>
          <w:rPr>
            <w:rFonts w:ascii="Arial" w:hAnsi="Arial" w:eastAsia="Arial" w:cs="Arial"/>
            <w:sz w:val="28"/>
            <w:szCs w:val="28"/>
          </w:rPr>
          <w:delText xml:space="preserve">posteriormente</w:delText>
        </w:r>
      </w:del>
      <w:ins w:id="1102" w:author="Assessor GDSXSR" w:date="2026-10-31T19:51:13Z">
        <w:r>
          <w:rPr>
            <w:rFonts w:ascii="Arial" w:hAnsi="Arial" w:eastAsia="Arial" w:cs="Arial"/>
            <w:color w:val="808080"/>
            <w:sz w:val="28"/>
            <w:szCs w:val="28"/>
          </w:rPr>
          <w:t xml:space="preserve">por ele emitido,</w:t>
        </w:r>
      </w:ins>
      <w:r>
        <w:rPr>
          <w:rFonts w:ascii="Arial" w:hAnsi="Arial" w:eastAsia="Arial" w:cs="Arial"/>
          <w:sz w:val="28"/>
          <w:szCs w:val="28"/>
        </w:rPr>
        <w:t xml:space="preserve"> incompatível com a continuidade das cobranças.</w:t>
      </w:r>
      <w:commentRangeEnd w:id="6"/>
      <w:r>
        <w:rPr>
          <w:rStyle w:val="CommentReference"/>
        </w:rPr>
        <w:commentReference w:id="6"/>
      </w:r>
    </w:p>
    <w:p w:rsidR="40BBCED1" w:rsidP="39AEA010" w:rsidRDefault="40BBCED1" w14:paraId="67B74CF3" w14:textId="75F966E2">
      <w:pPr>
        <w:spacing w:after="0" w:line="360" w:lineRule="auto"/>
        <w:jc w:val="both"/>
        <w:rPr>
          <w:rFonts w:ascii="Arial" w:hAnsi="Arial" w:eastAsia="Arial" w:cs="Arial"/>
          <w:sz w:val="28"/>
          <w:szCs w:val="28"/>
        </w:rPr>
      </w:pPr>
      <w:del w:id="1103" w:author="Assessor GDSXSR" w:date="2026-10-31T19:51:13Z">
        <w:r>
          <w:rPr>
            <w:rFonts w:ascii="Arial" w:hAnsi="Arial" w:eastAsia="Arial" w:cs="Arial"/>
            <w:color w:val="000000" w:themeColor="text1"/>
            <w:sz w:val="28"/>
            <w:szCs w:val="28"/>
          </w:rPr>
          <w:delText xml:space="preserve">4</w:delText>
        </w:r>
      </w:del>
      <w:ins w:id="1104" w:author="Assessor GDSXSR" w:date="2026-10-31T19:51:13Z">
        <w:r>
          <w:rPr>
            <w:rFonts w:ascii="Arial" w:hAnsi="Arial" w:eastAsia="Arial" w:cs="Arial"/>
            <w:color w:val="808080"/>
            <w:sz w:val="28"/>
            <w:szCs w:val="28"/>
          </w:rPr>
          <w:t xml:space="preserve">6</w:t>
        </w:r>
      </w:ins>
      <w:r>
        <w:rPr>
          <w:rFonts w:ascii="Arial" w:hAnsi="Arial" w:eastAsia="Arial" w:cs="Arial"/>
          <w:color w:val="000000" w:themeColor="text1"/>
          <w:sz w:val="28"/>
          <w:szCs w:val="28"/>
        </w:rPr>
        <w:t xml:space="preserve">. </w:t>
      </w:r>
      <w:r>
        <w:rPr>
          <w:rFonts w:ascii="Arial" w:hAnsi="Arial" w:eastAsia="Arial" w:cs="Arial"/>
          <w:sz w:val="28"/>
          <w:szCs w:val="28"/>
        </w:rPr>
        <w:t xml:space="preserve">A </w:t>
      </w:r>
      <w:del w:id="1105" w:author="Assessor GDSXSR" w:date="2026-10-31T19:51:13Z">
        <w:r>
          <w:rPr>
            <w:rFonts w:ascii="Arial" w:hAnsi="Arial" w:eastAsia="Arial" w:cs="Arial"/>
            <w:sz w:val="28"/>
            <w:szCs w:val="28"/>
          </w:rPr>
          <w:delText xml:space="preserve">alegação</w:delText>
        </w:r>
      </w:del>
      <w:ins w:id="1106" w:author="Assessor GDSXSR" w:date="2026-10-31T19:51:13Z">
        <w:r>
          <w:rPr>
            <w:rFonts w:ascii="Arial" w:hAnsi="Arial" w:eastAsia="Arial" w:cs="Arial"/>
            <w:color w:val="808080"/>
            <w:sz w:val="28"/>
            <w:szCs w:val="28"/>
          </w:rPr>
          <w:t xml:space="preserve">falha</w:t>
        </w:r>
      </w:ins>
      <w:r>
        <w:rPr>
          <w:rFonts w:ascii="Arial" w:hAnsi="Arial" w:eastAsia="Arial" w:cs="Arial"/>
          <w:sz w:val="28"/>
          <w:szCs w:val="28"/>
        </w:rPr>
        <w:t xml:space="preserve"> de</w:t>
      </w:r>
      <w:ins w:id="1107" w:author="Assessor GDSXSR" w:date="2026-10-31T19:51:13Z">
        <w:r>
          <w:rPr>
            <w:rFonts w:ascii="Arial" w:hAnsi="Arial" w:eastAsia="Arial" w:cs="Arial"/>
            <w:color w:val="808080"/>
            <w:sz w:val="28"/>
            <w:szCs w:val="28"/>
          </w:rPr>
          <w:t xml:space="preserve"> comunicação entre cedente e cessionário é questão interna, inoponível ao consumidor, e não configura</w:t>
        </w:r>
      </w:ins>
      <w:r>
        <w:rPr>
          <w:rFonts w:ascii="Arial" w:hAnsi="Arial" w:eastAsia="Arial" w:cs="Arial"/>
          <w:sz w:val="28"/>
          <w:szCs w:val="28"/>
        </w:rPr>
        <w:t xml:space="preserve"> fato exclusivo de terceiro </w:t>
      </w:r>
      <w:del w:id="1108" w:author="Assessor GDSXSR" w:date="2026-10-31T19:51:13Z">
        <w:r>
          <w:rPr>
            <w:rFonts w:ascii="Arial" w:hAnsi="Arial" w:eastAsia="Arial" w:cs="Arial"/>
            <w:sz w:val="28"/>
            <w:szCs w:val="28"/>
          </w:rPr>
          <w:delText xml:space="preserve">não</w:delText>
        </w:r>
      </w:del>
      <w:ins w:id="1109" w:author="Assessor GDSXSR" w:date="2026-10-31T19:51:13Z">
        <w:r>
          <w:rPr>
            <w:rFonts w:ascii="Arial" w:hAnsi="Arial" w:eastAsia="Arial" w:cs="Arial"/>
            <w:color w:val="808080"/>
            <w:sz w:val="28"/>
            <w:szCs w:val="28"/>
          </w:rPr>
          <w:t xml:space="preserve">(CDC</w:t>
        </w:r>
      </w:ins>
      <w:r>
        <w:rPr>
          <w:rFonts w:ascii="Arial" w:hAnsi="Arial" w:eastAsia="Arial" w:cs="Arial"/>
          <w:sz w:val="28"/>
          <w:szCs w:val="28"/>
        </w:rPr>
        <w:t xml:space="preserve"> </w:t>
      </w:r>
      <w:del w:id="1110" w:author="Assessor GDSXSR" w:date="2026-10-31T19:51:13Z">
        <w:r>
          <w:rPr>
            <w:rFonts w:ascii="Arial" w:hAnsi="Arial" w:eastAsia="Arial" w:cs="Arial"/>
            <w:sz w:val="28"/>
            <w:szCs w:val="28"/>
          </w:rPr>
          <w:delText xml:space="preserve">afasta</w:delText>
        </w:r>
      </w:del>
      <w:ins w:id="1111" w:author="Assessor GDSXSR" w:date="2026-10-31T19:51:13Z">
        <w:r>
          <w:rPr>
            <w:rFonts w:ascii="Arial" w:hAnsi="Arial" w:eastAsia="Arial" w:cs="Arial"/>
            <w:color w:val="808080"/>
            <w:sz w:val="28"/>
            <w:szCs w:val="28"/>
          </w:rPr>
          <w:t xml:space="preserve">14</w:t>
        </w:r>
      </w:ins>
      <w:r>
        <w:rPr>
          <w:rFonts w:ascii="Arial" w:hAnsi="Arial" w:eastAsia="Arial" w:cs="Arial"/>
          <w:sz w:val="28"/>
          <w:szCs w:val="28"/>
        </w:rPr>
        <w:t xml:space="preserve"> </w:t>
      </w:r>
      <w:del w:id="1112" w:author="Assessor GDSXSR" w:date="2026-10-31T19:51:13Z">
        <w:r>
          <w:rPr>
            <w:rFonts w:ascii="Arial" w:hAnsi="Arial" w:eastAsia="Arial" w:cs="Arial"/>
            <w:sz w:val="28"/>
            <w:szCs w:val="28"/>
          </w:rPr>
          <w:delText xml:space="preserve">a</w:delText>
        </w:r>
      </w:del>
      <w:ins w:id="1113" w:author="Assessor GDSXSR" w:date="2026-10-31T19:51:13Z">
        <w:r>
          <w:rPr>
            <w:rFonts w:ascii="Arial" w:hAnsi="Arial" w:eastAsia="Arial" w:cs="Arial"/>
            <w:color w:val="808080"/>
            <w:sz w:val="28"/>
            <w:szCs w:val="28"/>
          </w:rPr>
          <w:t xml:space="preserve">§</w:t>
        </w:r>
      </w:ins>
      <w:r>
        <w:rPr>
          <w:rFonts w:ascii="Arial" w:hAnsi="Arial" w:eastAsia="Arial" w:cs="Arial"/>
          <w:sz w:val="28"/>
          <w:szCs w:val="28"/>
        </w:rPr>
        <w:t xml:space="preserve"> </w:t>
      </w:r>
      <w:del w:id="1114" w:author="Assessor GDSXSR" w:date="2026-10-31T19:51:13Z">
        <w:r>
          <w:rPr>
            <w:rFonts w:ascii="Arial" w:hAnsi="Arial" w:eastAsia="Arial" w:cs="Arial"/>
            <w:sz w:val="28"/>
            <w:szCs w:val="28"/>
          </w:rPr>
          <w:delText xml:space="preserve">responsabilidade</w:delText>
        </w:r>
      </w:del>
      <w:ins w:id="1115" w:author="Assessor GDSXSR" w:date="2026-10-31T19:51:13Z">
        <w:r>
          <w:rPr>
            <w:rFonts w:ascii="Arial" w:hAnsi="Arial" w:eastAsia="Arial" w:cs="Arial"/>
            <w:color w:val="808080"/>
            <w:sz w:val="28"/>
            <w:szCs w:val="28"/>
          </w:rPr>
          <w:t xml:space="preserve">3º</w:t>
        </w:r>
      </w:ins>
      <w:r>
        <w:rPr>
          <w:rFonts w:ascii="Arial" w:hAnsi="Arial" w:eastAsia="Arial" w:cs="Arial"/>
          <w:sz w:val="28"/>
          <w:szCs w:val="28"/>
        </w:rPr>
        <w:t xml:space="preserve"> </w:t>
      </w:r>
      <w:del w:id="1116" w:author="Assessor GDSXSR" w:date="2026-10-31T19:51:13Z">
        <w:r>
          <w:rPr>
            <w:rFonts w:ascii="Arial" w:hAnsi="Arial" w:eastAsia="Arial" w:cs="Arial"/>
            <w:sz w:val="28"/>
            <w:szCs w:val="28"/>
          </w:rPr>
          <w:delText xml:space="preserve">da instituição financeira cessionária quando os descontos indevidos decorrem de falha relacionada à própria gestão da operação de crédito</w:delText>
        </w:r>
      </w:del>
      <w:ins w:id="1117" w:author="Assessor GDSXSR" w:date="2026-10-31T19:51:13Z">
        <w:r>
          <w:rPr>
            <w:rFonts w:ascii="Arial" w:hAnsi="Arial" w:eastAsia="Arial" w:cs="Arial"/>
            <w:color w:val="808080"/>
            <w:sz w:val="28"/>
            <w:szCs w:val="28"/>
          </w:rPr>
          <w:t xml:space="preserve">II)</w:t>
        </w:r>
      </w:ins>
      <w:r>
        <w:rPr>
          <w:rFonts w:ascii="Arial" w:hAnsi="Arial" w:eastAsia="Arial" w:cs="Arial"/>
          <w:sz w:val="28"/>
          <w:szCs w:val="28"/>
        </w:rPr>
        <w:t xml:space="preserve">.</w:t>
      </w:r>
      <w:del w:id="1118" w:author="Assessor GDSXSR" w:date="2026-10-31T19:51:13Z">
        <w:r>
          <w:rPr>
            <w:rFonts w:ascii="Arial" w:hAnsi="Arial" w:eastAsia="Arial" w:cs="Arial"/>
            <w:sz w:val="28"/>
            <w:szCs w:val="28"/>
          </w:rPr>
          <w:delText xml:space="preserve"> Questões internas entre cedente e cessionário não podem ser opostas ao consumidor para exclusão do dever de indenizar.</w:delText>
        </w:r>
      </w:del>
    </w:p>
    <w:p w:rsidR="00F482F7" w:rsidP="39AEA010" w:rsidRDefault="532C2BB8" w14:paraId="6BA030BD" w14:textId="3080948E">
      <w:pPr>
        <w:spacing w:after="0" w:line="360" w:lineRule="auto"/>
        <w:jc w:val="both"/>
        <w:rPr>
          <w:rFonts w:ascii="Arial" w:hAnsi="Arial" w:eastAsia="Arial" w:cs="Arial"/>
          <w:sz w:val="28"/>
          <w:szCs w:val="28"/>
        </w:rPr>
      </w:pPr>
      <w:del w:id="1119" w:author="Assessor GDSXSR" w:date="2026-10-31T19:51:13Z">
        <w:r>
          <w:rPr>
            <w:rFonts w:ascii="Arial" w:hAnsi="Arial" w:eastAsia="Arial" w:cs="Arial"/>
            <w:color w:val="000000" w:themeColor="text1"/>
            <w:sz w:val="28"/>
            <w:szCs w:val="28"/>
          </w:rPr>
          <w:delText xml:space="preserve">5</w:delText>
        </w:r>
      </w:del>
      <w:ins w:id="1120" w:author="Assessor GDSXSR" w:date="2026-10-31T19:51:13Z">
        <w:r>
          <w:rPr>
            <w:rFonts w:ascii="Arial" w:hAnsi="Arial" w:eastAsia="Arial" w:cs="Arial"/>
            <w:color w:val="808080"/>
            <w:sz w:val="28"/>
            <w:szCs w:val="28"/>
          </w:rPr>
          <w:t xml:space="preserve">7</w:t>
        </w:r>
      </w:ins>
      <w:r>
        <w:rPr>
          <w:rFonts w:ascii="Arial" w:hAnsi="Arial" w:eastAsia="Arial" w:cs="Arial"/>
          <w:color w:val="000000" w:themeColor="text1"/>
          <w:sz w:val="28"/>
          <w:szCs w:val="28"/>
        </w:rPr>
        <w:t xml:space="preserve">. </w:t>
      </w:r>
      <w:del w:id="1121" w:author="Assessor GDSXSR" w:date="2026-10-31T19:51:13Z">
        <w:r>
          <w:rPr>
            <w:rFonts w:ascii="Arial" w:hAnsi="Arial" w:eastAsia="Arial" w:cs="Arial"/>
            <w:sz w:val="28"/>
            <w:szCs w:val="28"/>
          </w:rPr>
          <w:delText xml:space="preserve">Reconhecida</w:delText>
        </w:r>
      </w:del>
      <w:ins w:id="1122" w:author="Assessor GDSXSR" w:date="2026-10-31T19:51:13Z">
        <w:r>
          <w:rPr>
            <w:rFonts w:ascii="Arial" w:hAnsi="Arial" w:eastAsia="Arial" w:cs="Arial"/>
            <w:color w:val="808080"/>
            <w:sz w:val="28"/>
            <w:szCs w:val="28"/>
          </w:rPr>
          <w:t xml:space="preserve">Emitido</w:t>
        </w:r>
      </w:ins>
      <w:r>
        <w:rPr>
          <w:rFonts w:ascii="Arial" w:hAnsi="Arial" w:eastAsia="Arial" w:cs="Arial"/>
          <w:sz w:val="28"/>
          <w:szCs w:val="28"/>
        </w:rPr>
        <w:t xml:space="preserve"> </w:t>
      </w:r>
      <w:del w:id="1123" w:author="Assessor GDSXSR" w:date="2026-10-31T19:51:13Z">
        <w:r>
          <w:rPr>
            <w:rFonts w:ascii="Arial" w:hAnsi="Arial" w:eastAsia="Arial" w:cs="Arial"/>
            <w:sz w:val="28"/>
            <w:szCs w:val="28"/>
          </w:rPr>
          <w:delText xml:space="preserve">a</w:delText>
        </w:r>
      </w:del>
      <w:ins w:id="1124" w:author="Assessor GDSXSR" w:date="2026-10-31T19:51:13Z">
        <w:r>
          <w:rPr>
            <w:rFonts w:ascii="Arial" w:hAnsi="Arial" w:eastAsia="Arial" w:cs="Arial"/>
            <w:color w:val="808080"/>
            <w:sz w:val="28"/>
            <w:szCs w:val="28"/>
          </w:rPr>
          <w:t xml:space="preserve">o termo de</w:t>
        </w:r>
      </w:ins>
      <w:r>
        <w:rPr>
          <w:rFonts w:ascii="Arial" w:hAnsi="Arial" w:eastAsia="Arial" w:cs="Arial"/>
          <w:sz w:val="28"/>
          <w:szCs w:val="28"/>
        </w:rPr>
        <w:t xml:space="preserve"> quitação</w:t>
      </w:r>
      <w:del w:id="1125" w:author="Assessor GDSXSR" w:date="2026-10-31T19:51:13Z">
        <w:r>
          <w:rPr>
            <w:rFonts w:ascii="Arial" w:hAnsi="Arial" w:eastAsia="Arial" w:cs="Arial"/>
            <w:sz w:val="28"/>
            <w:szCs w:val="28"/>
          </w:rPr>
          <w:delText xml:space="preserve"> da obrigação</w:delText>
        </w:r>
      </w:del>
      <w:r>
        <w:rPr>
          <w:rFonts w:ascii="Arial" w:hAnsi="Arial" w:eastAsia="Arial" w:cs="Arial"/>
          <w:sz w:val="28"/>
          <w:szCs w:val="28"/>
        </w:rPr>
        <w:t xml:space="preserve"> pelo próprio credor, </w:t>
      </w:r>
      <w:del w:id="1126" w:author="Assessor GDSXSR" w:date="2026-10-31T19:51:13Z">
        <w:r>
          <w:rPr>
            <w:rFonts w:ascii="Arial" w:hAnsi="Arial" w:eastAsia="Arial" w:cs="Arial"/>
            <w:sz w:val="28"/>
            <w:szCs w:val="28"/>
          </w:rPr>
          <w:delText xml:space="preserve">não</w:delText>
        </w:r>
      </w:del>
      <w:ins w:id="1127" w:author="Assessor GDSXSR" w:date="2026-10-31T19:51:13Z">
        <w:r>
          <w:rPr>
            <w:rFonts w:ascii="Arial" w:hAnsi="Arial" w:eastAsia="Arial" w:cs="Arial"/>
            <w:color w:val="808080"/>
            <w:sz w:val="28"/>
            <w:szCs w:val="28"/>
          </w:rPr>
          <w:t xml:space="preserve">são</w:t>
        </w:r>
      </w:ins>
      <w:r>
        <w:rPr>
          <w:rFonts w:ascii="Arial" w:hAnsi="Arial" w:eastAsia="Arial" w:cs="Arial"/>
          <w:sz w:val="28"/>
          <w:szCs w:val="28"/>
        </w:rPr>
        <w:t xml:space="preserve"> </w:t>
      </w:r>
      <w:del w:id="1128" w:author="Assessor GDSXSR" w:date="2026-10-31T19:51:13Z">
        <w:r>
          <w:rPr>
            <w:rFonts w:ascii="Arial" w:hAnsi="Arial" w:eastAsia="Arial" w:cs="Arial"/>
            <w:sz w:val="28"/>
            <w:szCs w:val="28"/>
          </w:rPr>
          <w:delText xml:space="preserve">subsiste</w:delText>
        </w:r>
      </w:del>
      <w:ins w:id="1129" w:author="Assessor GDSXSR" w:date="2026-10-31T19:51:13Z">
        <w:r>
          <w:rPr>
            <w:rFonts w:ascii="Arial" w:hAnsi="Arial" w:eastAsia="Arial" w:cs="Arial"/>
            <w:color w:val="808080"/>
            <w:sz w:val="28"/>
            <w:szCs w:val="28"/>
          </w:rPr>
          <w:t xml:space="preserve">indevidos</w:t>
        </w:r>
      </w:ins>
      <w:r>
        <w:rPr>
          <w:rFonts w:ascii="Arial" w:hAnsi="Arial" w:eastAsia="Arial" w:cs="Arial"/>
          <w:sz w:val="28"/>
          <w:szCs w:val="28"/>
        </w:rPr>
        <w:t xml:space="preserve"> </w:t>
      </w:r>
      <w:del w:id="1130" w:author="Assessor GDSXSR" w:date="2026-10-31T19:51:13Z">
        <w:r>
          <w:rPr>
            <w:rFonts w:ascii="Arial" w:hAnsi="Arial" w:eastAsia="Arial" w:cs="Arial"/>
            <w:sz w:val="28"/>
            <w:szCs w:val="28"/>
          </w:rPr>
          <w:delText xml:space="preserve">fundamento jurídico para a manutenção dos</w:delText>
        </w:r>
      </w:del>
      <w:ins w:id="1131" w:author="Assessor GDSXSR" w:date="2026-10-31T19:51:13Z">
        <w:r>
          <w:rPr>
            <w:rFonts w:ascii="Arial" w:hAnsi="Arial" w:eastAsia="Arial" w:cs="Arial"/>
            <w:color w:val="808080"/>
            <w:sz w:val="28"/>
            <w:szCs w:val="28"/>
          </w:rPr>
          <w:t xml:space="preserve">os</w:t>
        </w:r>
      </w:ins>
      <w:r>
        <w:rPr>
          <w:rFonts w:ascii="Arial" w:hAnsi="Arial" w:eastAsia="Arial" w:cs="Arial"/>
          <w:sz w:val="28"/>
          <w:szCs w:val="28"/>
        </w:rPr>
        <w:t xml:space="preserve"> descontos </w:t>
      </w:r>
      <w:del w:id="1132" w:author="Assessor GDSXSR" w:date="2026-10-31T19:51:13Z">
        <w:r>
          <w:rPr>
            <w:rFonts w:ascii="Arial" w:hAnsi="Arial" w:eastAsia="Arial" w:cs="Arial"/>
            <w:sz w:val="28"/>
            <w:szCs w:val="28"/>
          </w:rPr>
          <w:delText xml:space="preserve">vinculados</w:delText>
        </w:r>
      </w:del>
      <w:ins w:id="1133" w:author="Assessor GDSXSR" w:date="2026-10-31T19:51:13Z">
        <w:r>
          <w:rPr>
            <w:rFonts w:ascii="Arial" w:hAnsi="Arial" w:eastAsia="Arial" w:cs="Arial"/>
            <w:color w:val="808080"/>
            <w:sz w:val="28"/>
            <w:szCs w:val="28"/>
          </w:rPr>
          <w:t xml:space="preserve">posteriores,</w:t>
        </w:r>
      </w:ins>
      <w:r>
        <w:rPr>
          <w:rFonts w:ascii="Arial" w:hAnsi="Arial" w:eastAsia="Arial" w:cs="Arial"/>
          <w:sz w:val="28"/>
          <w:szCs w:val="28"/>
        </w:rPr>
        <w:t xml:space="preserve"> </w:t>
      </w:r>
      <w:del w:id="1134" w:author="Assessor GDSXSR" w:date="2026-10-31T19:51:13Z">
        <w:r>
          <w:rPr>
            <w:rFonts w:ascii="Arial" w:hAnsi="Arial" w:eastAsia="Arial" w:cs="Arial"/>
            <w:sz w:val="28"/>
            <w:szCs w:val="28"/>
          </w:rPr>
          <w:delText xml:space="preserve">à</w:delText>
        </w:r>
      </w:del>
      <w:ins w:id="1135"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w:t>
      </w:r>
      <w:del w:id="1136" w:author="Assessor GDSXSR" w:date="2026-10-31T19:51:13Z">
        <w:r>
          <w:rPr>
            <w:rFonts w:ascii="Arial" w:hAnsi="Arial" w:eastAsia="Arial" w:cs="Arial"/>
            <w:sz w:val="28"/>
            <w:szCs w:val="28"/>
          </w:rPr>
          <w:delText xml:space="preserve">operação</w:delText>
        </w:r>
      </w:del>
      <w:ins w:id="1137" w:author="Assessor GDSXSR" w:date="2026-10-31T19:51:13Z">
        <w:r>
          <w:rPr>
            <w:rFonts w:ascii="Arial" w:hAnsi="Arial" w:eastAsia="Arial" w:cs="Arial"/>
            <w:color w:val="808080"/>
            <w:sz w:val="28"/>
            <w:szCs w:val="28"/>
          </w:rPr>
          <w:t xml:space="preserve">que configura falha na prestação do serviço</w:t>
        </w:r>
      </w:ins>
      <w:r>
        <w:rPr>
          <w:rFonts w:ascii="Arial" w:hAnsi="Arial" w:eastAsia="Arial" w:cs="Arial"/>
          <w:sz w:val="28"/>
          <w:szCs w:val="28"/>
        </w:rPr>
        <w:t xml:space="preserve">.</w:t>
      </w:r>
    </w:p>
    <w:p w:rsidR="00F482F7" w:rsidP="39AEA010" w:rsidRDefault="7F76D838" w14:paraId="0352FAA8" w14:textId="3671DB19">
      <w:pPr>
        <w:spacing w:after="0" w:line="360" w:lineRule="auto"/>
        <w:jc w:val="both"/>
        <w:rPr>
          <w:rFonts w:ascii="Arial" w:hAnsi="Arial" w:eastAsia="Arial" w:cs="Arial"/>
          <w:sz w:val="28"/>
          <w:szCs w:val="28"/>
        </w:rPr>
      </w:pPr>
      <w:del w:id="1138" w:author="Assessor GDSXSR" w:date="2026-10-31T19:51:13Z">
        <w:r>
          <w:rPr>
            <w:rFonts w:ascii="Arial" w:hAnsi="Arial" w:eastAsia="Arial" w:cs="Arial"/>
            <w:color w:val="000000" w:themeColor="text1"/>
            <w:sz w:val="28"/>
            <w:szCs w:val="28"/>
          </w:rPr>
          <w:delText xml:space="preserve">6</w:delText>
        </w:r>
      </w:del>
      <w:ins w:id="1139" w:author="Assessor GDSXSR" w:date="2026-10-31T19:51:13Z">
        <w:r>
          <w:rPr>
            <w:rFonts w:ascii="Arial" w:hAnsi="Arial" w:eastAsia="Arial" w:cs="Arial"/>
            <w:color w:val="808080"/>
            <w:sz w:val="28"/>
            <w:szCs w:val="28"/>
          </w:rPr>
          <w:t xml:space="preserve">8</w:t>
        </w:r>
      </w:ins>
      <w:r>
        <w:rPr>
          <w:rFonts w:ascii="Arial" w:hAnsi="Arial" w:eastAsia="Arial" w:cs="Arial"/>
          <w:color w:val="000000" w:themeColor="text1"/>
          <w:sz w:val="28"/>
          <w:szCs w:val="28"/>
        </w:rPr>
        <w:t xml:space="preserve">. </w:t>
      </w:r>
      <w:r>
        <w:rPr>
          <w:rFonts w:ascii="Arial" w:hAnsi="Arial" w:eastAsia="Arial" w:cs="Arial"/>
          <w:sz w:val="28"/>
          <w:szCs w:val="28"/>
        </w:rPr>
        <w:t xml:space="preserve">A repetição em dobro </w:t>
      </w:r>
      <w:del w:id="1140" w:author="Assessor GDSXSR" w:date="2026-10-31T19:51:13Z">
        <w:r>
          <w:rPr>
            <w:rFonts w:ascii="Arial" w:hAnsi="Arial" w:eastAsia="Arial" w:cs="Arial"/>
            <w:sz w:val="28"/>
            <w:szCs w:val="28"/>
          </w:rPr>
          <w:delText xml:space="preserve">prevista no art. 42, parágrafo único, do CDC</w:delText>
        </w:r>
        <w:r>
          <w:rPr>
            <w:rFonts w:ascii="Arial" w:hAnsi="Arial" w:eastAsia="Arial" w:cs="Arial"/>
            <w:sz w:val="28"/>
            <w:szCs w:val="28"/>
          </w:rPr>
          <w:delText xml:space="preserve">,</w:delText>
        </w:r>
        <w:r>
          <w:rPr>
            <w:rFonts w:ascii="Arial" w:hAnsi="Arial" w:eastAsia="Arial" w:cs="Arial"/>
            <w:sz w:val="28"/>
            <w:szCs w:val="28"/>
          </w:rPr>
          <w:delText xml:space="preserve"> somente</w:delText>
        </w:r>
      </w:del>
      <w:ins w:id="1141" w:author="Assessor GDSXSR" w:date="2026-10-31T19:51:13Z">
        <w:r>
          <w:rPr>
            <w:rFonts w:ascii="Arial" w:hAnsi="Arial" w:eastAsia="Arial" w:cs="Arial"/>
            <w:color w:val="808080"/>
            <w:sz w:val="28"/>
            <w:szCs w:val="28"/>
          </w:rPr>
          <w:t xml:space="preserve">só</w:t>
        </w:r>
      </w:ins>
      <w:r>
        <w:rPr>
          <w:rFonts w:ascii="Arial" w:hAnsi="Arial" w:eastAsia="Arial" w:cs="Arial"/>
          <w:sz w:val="28"/>
          <w:szCs w:val="28"/>
        </w:rPr>
        <w:t xml:space="preserve"> é afastada </w:t>
      </w:r>
      <w:del w:id="1142" w:author="Assessor GDSXSR" w:date="2026-10-31T19:51:13Z">
        <w:r>
          <w:rPr>
            <w:rFonts w:ascii="Arial" w:hAnsi="Arial" w:eastAsia="Arial" w:cs="Arial"/>
            <w:sz w:val="28"/>
            <w:szCs w:val="28"/>
          </w:rPr>
          <w:delText xml:space="preserve">mediante demonstração</w:delText>
        </w:r>
      </w:del>
      <w:ins w:id="1143" w:author="Assessor GDSXSR" w:date="2026-10-31T19:51:13Z">
        <w:r>
          <w:rPr>
            <w:rFonts w:ascii="Arial" w:hAnsi="Arial" w:eastAsia="Arial" w:cs="Arial"/>
            <w:color w:val="808080"/>
            <w:sz w:val="28"/>
            <w:szCs w:val="28"/>
          </w:rPr>
          <w:t xml:space="preserve">diante</w:t>
        </w:r>
      </w:ins>
      <w:r>
        <w:rPr>
          <w:rFonts w:ascii="Arial" w:hAnsi="Arial" w:eastAsia="Arial" w:cs="Arial"/>
          <w:sz w:val="28"/>
          <w:szCs w:val="28"/>
        </w:rPr>
        <w:t xml:space="preserve"> de engano justificável</w:t>
      </w:r>
      <w:ins w:id="1144" w:author="Assessor GDSXSR" w:date="2026-10-31T19:51:13Z">
        <w:r>
          <w:rPr>
            <w:rFonts w:ascii="Arial" w:hAnsi="Arial" w:eastAsia="Arial" w:cs="Arial"/>
            <w:color w:val="808080"/>
            <w:sz w:val="28"/>
            <w:szCs w:val="28"/>
          </w:rPr>
          <w:t xml:space="preserve"> (CDC 42 parágrafo único)</w:t>
        </w:r>
      </w:ins>
      <w:r>
        <w:rPr>
          <w:rFonts w:ascii="Arial" w:hAnsi="Arial" w:eastAsia="Arial" w:cs="Arial"/>
          <w:sz w:val="28"/>
          <w:szCs w:val="28"/>
        </w:rPr>
        <w:t xml:space="preserve">, </w:t>
      </w:r>
      <w:del w:id="1145" w:author="Assessor GDSXSR" w:date="2026-10-31T19:51:13Z">
        <w:r>
          <w:rPr>
            <w:rFonts w:ascii="Arial" w:hAnsi="Arial" w:eastAsia="Arial" w:cs="Arial"/>
            <w:sz w:val="28"/>
            <w:szCs w:val="28"/>
          </w:rPr>
          <w:delText xml:space="preserve">o que não se verifica</w:delText>
        </w:r>
      </w:del>
      <w:ins w:id="1146" w:author="Assessor GDSXSR" w:date="2026-10-31T19:51:13Z">
        <w:r>
          <w:rPr>
            <w:rFonts w:ascii="Arial" w:hAnsi="Arial" w:eastAsia="Arial" w:cs="Arial"/>
            <w:color w:val="808080"/>
            <w:sz w:val="28"/>
            <w:szCs w:val="28"/>
          </w:rPr>
          <w:t xml:space="preserve">inexistente</w:t>
        </w:r>
      </w:ins>
      <w:r>
        <w:rPr>
          <w:rFonts w:ascii="Arial" w:hAnsi="Arial" w:eastAsia="Arial" w:cs="Arial"/>
          <w:sz w:val="28"/>
          <w:szCs w:val="28"/>
        </w:rPr>
        <w:t xml:space="preserve"> quando </w:t>
      </w:r>
      <w:del w:id="1147" w:author="Assessor GDSXSR" w:date="2026-10-31T19:51:13Z">
        <w:r>
          <w:rPr>
            <w:rFonts w:ascii="Arial" w:hAnsi="Arial" w:eastAsia="Arial" w:cs="Arial"/>
            <w:sz w:val="28"/>
            <w:szCs w:val="28"/>
          </w:rPr>
          <w:delText xml:space="preserve">persistem</w:delText>
        </w:r>
      </w:del>
      <w:ins w:id="1148" w:author="Assessor GDSXSR" w:date="2026-10-31T19:51:13Z">
        <w:r>
          <w:rPr>
            <w:rFonts w:ascii="Arial" w:hAnsi="Arial" w:eastAsia="Arial" w:cs="Arial"/>
            <w:color w:val="808080"/>
            <w:sz w:val="28"/>
            <w:szCs w:val="28"/>
          </w:rPr>
          <w:t xml:space="preserve">os</w:t>
        </w:r>
      </w:ins>
      <w:r>
        <w:rPr>
          <w:rFonts w:ascii="Arial" w:hAnsi="Arial" w:eastAsia="Arial" w:cs="Arial"/>
          <w:sz w:val="28"/>
          <w:szCs w:val="28"/>
        </w:rPr>
        <w:t xml:space="preserve"> descontos</w:t>
      </w:r>
      <w:ins w:id="1149" w:author="Assessor GDSXSR" w:date="2026-10-31T19:51:13Z">
        <w:r>
          <w:rPr>
            <w:rFonts w:ascii="Arial" w:hAnsi="Arial" w:eastAsia="Arial" w:cs="Arial"/>
            <w:color w:val="808080"/>
            <w:sz w:val="28"/>
            <w:szCs w:val="28"/>
          </w:rPr>
          <w:t xml:space="preserve"> persistem</w:t>
        </w:r>
      </w:ins>
      <w:r>
        <w:rPr>
          <w:rFonts w:ascii="Arial" w:hAnsi="Arial" w:eastAsia="Arial" w:cs="Arial"/>
          <w:sz w:val="28"/>
          <w:szCs w:val="28"/>
        </w:rPr>
        <w:t xml:space="preserve"> após a quitação </w:t>
      </w:r>
      <w:del w:id="1150" w:author="Assessor GDSXSR" w:date="2026-10-31T19:51:13Z">
        <w:r>
          <w:rPr>
            <w:rFonts w:ascii="Arial" w:hAnsi="Arial" w:eastAsia="Arial" w:cs="Arial"/>
            <w:sz w:val="28"/>
            <w:szCs w:val="28"/>
          </w:rPr>
          <w:delText xml:space="preserve">da dívida, em decorrência de</w:delText>
        </w:r>
      </w:del>
      <w:ins w:id="1151" w:author="Assessor GDSXSR" w:date="2026-10-31T19:51:13Z">
        <w:r>
          <w:rPr>
            <w:rFonts w:ascii="Arial" w:hAnsi="Arial" w:eastAsia="Arial" w:cs="Arial"/>
            <w:color w:val="808080"/>
            <w:sz w:val="28"/>
            <w:szCs w:val="28"/>
          </w:rPr>
          <w:t xml:space="preserve">por</w:t>
        </w:r>
      </w:ins>
      <w:r>
        <w:rPr>
          <w:rFonts w:ascii="Arial" w:hAnsi="Arial" w:eastAsia="Arial" w:cs="Arial"/>
          <w:sz w:val="28"/>
          <w:szCs w:val="28"/>
        </w:rPr>
        <w:t xml:space="preserve"> falha operacional </w:t>
      </w:r>
      <w:del w:id="1152" w:author="Assessor GDSXSR" w:date="2026-10-31T19:51:13Z">
        <w:r>
          <w:rPr>
            <w:rFonts w:ascii="Arial" w:hAnsi="Arial" w:eastAsia="Arial" w:cs="Arial"/>
            <w:sz w:val="28"/>
            <w:szCs w:val="28"/>
          </w:rPr>
          <w:delText xml:space="preserve">imputável às</w:delText>
        </w:r>
      </w:del>
      <w:ins w:id="1153" w:author="Assessor GDSXSR" w:date="2026-10-31T19:51:13Z">
        <w:r>
          <w:rPr>
            <w:rFonts w:ascii="Arial" w:hAnsi="Arial" w:eastAsia="Arial" w:cs="Arial"/>
            <w:color w:val="808080"/>
            <w:sz w:val="28"/>
            <w:szCs w:val="28"/>
          </w:rPr>
          <w:t xml:space="preserve">das</w:t>
        </w:r>
      </w:ins>
      <w:r>
        <w:rPr>
          <w:rFonts w:ascii="Arial" w:hAnsi="Arial" w:eastAsia="Arial" w:cs="Arial"/>
          <w:sz w:val="28"/>
          <w:szCs w:val="28"/>
        </w:rPr>
        <w:t xml:space="preserve"> instituições financeiras</w:t>
      </w:r>
      <w:del w:id="1154" w:author="Assessor GDSXSR" w:date="2026-10-31T19:51:13Z">
        <w:r>
          <w:rPr>
            <w:rFonts w:ascii="Arial" w:hAnsi="Arial" w:eastAsia="Arial" w:cs="Arial"/>
            <w:sz w:val="28"/>
            <w:szCs w:val="28"/>
          </w:rPr>
          <w:delText xml:space="preserve"> envolvidas</w:delText>
        </w:r>
      </w:del>
      <w:r>
        <w:rPr>
          <w:rFonts w:ascii="Arial" w:hAnsi="Arial" w:eastAsia="Arial" w:cs="Arial"/>
          <w:sz w:val="28"/>
          <w:szCs w:val="28"/>
        </w:rPr>
        <w:t xml:space="preserve">.</w:t>
      </w:r>
    </w:p>
    <w:p w:rsidR="00F482F7" w:rsidP="39AEA010" w:rsidRDefault="412FAE1C" w14:paraId="725CEB86" w14:textId="61A0E1A0">
      <w:pPr>
        <w:spacing w:after="0" w:line="360" w:lineRule="auto"/>
        <w:jc w:val="both"/>
        <w:rPr>
          <w:rFonts w:ascii="Arial" w:hAnsi="Arial" w:eastAsia="Arial" w:cs="Arial"/>
          <w:sz w:val="28"/>
          <w:szCs w:val="28"/>
        </w:rPr>
      </w:pPr>
      <w:del w:id="1155" w:author="Assessor GDSXSR" w:date="2026-10-31T19:51:13Z">
        <w:r>
          <w:rPr>
            <w:rFonts w:ascii="Arial" w:hAnsi="Arial" w:eastAsia="Arial" w:cs="Arial"/>
            <w:color w:val="000000" w:themeColor="text1"/>
            <w:sz w:val="28"/>
            <w:szCs w:val="28"/>
          </w:rPr>
          <w:delText xml:space="preserve">7</w:delText>
        </w:r>
      </w:del>
      <w:ins w:id="1156" w:author="Assessor GDSXSR" w:date="2026-10-31T19:51:13Z">
        <w:r>
          <w:rPr>
            <w:rFonts w:ascii="Arial" w:hAnsi="Arial" w:eastAsia="Arial" w:cs="Arial"/>
            <w:color w:val="808080"/>
            <w:sz w:val="28"/>
            <w:szCs w:val="28"/>
          </w:rPr>
          <w:t xml:space="preserve">9</w:t>
        </w:r>
      </w:ins>
      <w:r>
        <w:rPr>
          <w:rFonts w:ascii="Arial" w:hAnsi="Arial" w:eastAsia="Arial" w:cs="Arial"/>
          <w:color w:val="000000" w:themeColor="text1"/>
          <w:sz w:val="28"/>
          <w:szCs w:val="28"/>
        </w:rPr>
        <w:t xml:space="preserve">. </w:t>
      </w:r>
      <w:r>
        <w:rPr>
          <w:rFonts w:ascii="Arial" w:hAnsi="Arial" w:eastAsia="Arial" w:cs="Arial"/>
          <w:sz w:val="28"/>
          <w:szCs w:val="28"/>
        </w:rPr>
        <w:t xml:space="preserve">A manutenção de descontos sobre benefício previdenciário após a </w:t>
      </w:r>
      <w:del w:id="1157" w:author="Assessor GDSXSR" w:date="2026-10-31T19:51:13Z">
        <w:r>
          <w:rPr>
            <w:rFonts w:ascii="Arial" w:hAnsi="Arial" w:eastAsia="Arial" w:cs="Arial"/>
            <w:sz w:val="28"/>
            <w:szCs w:val="28"/>
          </w:rPr>
          <w:delText xml:space="preserve">extinção da obrigação</w:delText>
        </w:r>
      </w:del>
      <w:ins w:id="1158" w:author="Assessor GDSXSR" w:date="2026-10-31T19:51:13Z">
        <w:r>
          <w:rPr>
            <w:rFonts w:ascii="Arial" w:hAnsi="Arial" w:eastAsia="Arial" w:cs="Arial"/>
            <w:color w:val="808080"/>
            <w:sz w:val="28"/>
            <w:szCs w:val="28"/>
          </w:rPr>
          <w:t xml:space="preserve">quitação</w:t>
        </w:r>
      </w:ins>
      <w:r>
        <w:rPr>
          <w:rFonts w:ascii="Arial" w:hAnsi="Arial" w:eastAsia="Arial" w:cs="Arial"/>
          <w:sz w:val="28"/>
          <w:szCs w:val="28"/>
        </w:rPr>
        <w:t xml:space="preserve"> ultrapassa o mero aborrecimento </w:t>
      </w:r>
      <w:del w:id="1159" w:author="Assessor GDSXSR" w:date="2026-10-31T19:51:13Z">
        <w:r>
          <w:rPr>
            <w:rFonts w:ascii="Arial" w:hAnsi="Arial" w:eastAsia="Arial" w:cs="Arial"/>
            <w:sz w:val="28"/>
            <w:szCs w:val="28"/>
          </w:rPr>
          <w:delText xml:space="preserve">cotidiano </w:delText>
        </w:r>
      </w:del>
      <w:r>
        <w:rPr>
          <w:rFonts w:ascii="Arial" w:hAnsi="Arial" w:eastAsia="Arial" w:cs="Arial"/>
          <w:sz w:val="28"/>
          <w:szCs w:val="28"/>
        </w:rPr>
        <w:t xml:space="preserve">e </w:t>
      </w:r>
      <w:del w:id="1160" w:author="Assessor GDSXSR" w:date="2026-10-31T19:51:13Z">
        <w:r>
          <w:rPr>
            <w:rFonts w:ascii="Arial" w:hAnsi="Arial" w:eastAsia="Arial" w:cs="Arial"/>
            <w:sz w:val="28"/>
            <w:szCs w:val="28"/>
          </w:rPr>
          <w:delText xml:space="preserve">configura</w:delText>
        </w:r>
      </w:del>
      <w:ins w:id="1161" w:author="Assessor GDSXSR" w:date="2026-10-31T19:51:13Z">
        <w:r>
          <w:rPr>
            <w:rFonts w:ascii="Arial" w:hAnsi="Arial" w:eastAsia="Arial" w:cs="Arial"/>
            <w:color w:val="808080"/>
            <w:sz w:val="28"/>
            <w:szCs w:val="28"/>
          </w:rPr>
          <w:t xml:space="preserve">gera</w:t>
        </w:r>
      </w:ins>
      <w:r>
        <w:rPr>
          <w:rFonts w:ascii="Arial" w:hAnsi="Arial" w:eastAsia="Arial" w:cs="Arial"/>
          <w:sz w:val="28"/>
          <w:szCs w:val="28"/>
        </w:rPr>
        <w:t xml:space="preserve"> dano moral</w:t>
      </w:r>
      <w:del w:id="1162" w:author="Assessor GDSXSR" w:date="2026-10-31T19:51:13Z">
        <w:r>
          <w:rPr>
            <w:rFonts w:ascii="Arial" w:hAnsi="Arial" w:eastAsia="Arial" w:cs="Arial"/>
            <w:sz w:val="28"/>
            <w:szCs w:val="28"/>
          </w:rPr>
          <w:delText xml:space="preserve"> indenizável</w:delText>
        </w:r>
      </w:del>
      <w:r>
        <w:rPr>
          <w:rFonts w:ascii="Arial" w:hAnsi="Arial" w:eastAsia="Arial" w:cs="Arial"/>
          <w:sz w:val="28"/>
          <w:szCs w:val="28"/>
        </w:rPr>
        <w:t xml:space="preserve">, </w:t>
      </w:r>
      <w:del w:id="1163" w:author="Assessor GDSXSR" w:date="2026-10-31T19:51:13Z">
        <w:r>
          <w:rPr>
            <w:rFonts w:ascii="Arial" w:hAnsi="Arial" w:eastAsia="Arial" w:cs="Arial"/>
            <w:sz w:val="28"/>
            <w:szCs w:val="28"/>
          </w:rPr>
          <w:delText xml:space="preserve">sobretudo em razão da</w:delText>
        </w:r>
      </w:del>
      <w:ins w:id="1164" w:author="Assessor GDSXSR" w:date="2026-10-31T19:51:13Z">
        <w:r>
          <w:rPr>
            <w:rFonts w:ascii="Arial" w:hAnsi="Arial" w:eastAsia="Arial" w:cs="Arial"/>
            <w:color w:val="808080"/>
            <w:sz w:val="28"/>
            <w:szCs w:val="28"/>
          </w:rPr>
          <w:t xml:space="preserve">pela</w:t>
        </w:r>
      </w:ins>
      <w:r>
        <w:rPr>
          <w:rFonts w:ascii="Arial" w:hAnsi="Arial" w:eastAsia="Arial" w:cs="Arial"/>
          <w:sz w:val="28"/>
          <w:szCs w:val="28"/>
        </w:rPr>
        <w:t xml:space="preserve"> natureza alimentar da verba</w:t>
      </w:r>
      <w:ins w:id="1165" w:author="Assessor GDSXSR" w:date="2026-10-31T19:51:13Z">
        <w:r>
          <w:rPr>
            <w:rFonts w:ascii="Arial" w:hAnsi="Arial" w:eastAsia="Arial" w:cs="Arial"/>
            <w:color w:val="808080"/>
            <w:sz w:val="28"/>
            <w:szCs w:val="28"/>
          </w:rPr>
          <w:t xml:space="preserve">,</w:t>
        </w:r>
      </w:ins>
      <w:r>
        <w:rPr>
          <w:rFonts w:ascii="Arial" w:hAnsi="Arial" w:eastAsia="Arial" w:cs="Arial"/>
          <w:sz w:val="28"/>
          <w:szCs w:val="28"/>
        </w:rPr>
        <w:t xml:space="preserve"> </w:t>
      </w:r>
      <w:del w:id="1166" w:author="Assessor GDSXSR" w:date="2026-10-31T19:51:13Z">
        <w:r>
          <w:rPr>
            <w:rFonts w:ascii="Arial" w:hAnsi="Arial" w:eastAsia="Arial" w:cs="Arial"/>
            <w:sz w:val="28"/>
            <w:szCs w:val="28"/>
          </w:rPr>
          <w:delText xml:space="preserve">atingida</w:delText>
        </w:r>
      </w:del>
      <w:ins w:id="1167" w:author="Assessor GDSXSR" w:date="2026-10-31T19:51:13Z">
        <w:r>
          <w:rPr>
            <w:rFonts w:ascii="Arial" w:hAnsi="Arial" w:eastAsia="Arial" w:cs="Arial"/>
            <w:color w:val="808080"/>
            <w:sz w:val="28"/>
            <w:szCs w:val="28"/>
          </w:rPr>
          <w:t xml:space="preserve">sendo proporcional a indenização de R$ 5</w:t>
        </w:r>
      </w:ins>
      <w:r>
        <w:rPr>
          <w:rFonts w:ascii="Arial" w:hAnsi="Arial" w:eastAsia="Arial" w:cs="Arial"/>
          <w:sz w:val="28"/>
          <w:szCs w:val="28"/>
        </w:rPr>
        <w:t xml:space="preserve">.</w:t>
      </w:r>
      <w:ins w:id="1168" w:author="Assessor GDSXSR" w:date="2026-10-31T19:51:13Z">
        <w:r>
          <w:rPr>
            <w:rFonts w:ascii="Arial" w:hAnsi="Arial" w:eastAsia="Arial" w:cs="Arial"/>
            <w:color w:val="808080"/>
            <w:sz w:val="28"/>
            <w:szCs w:val="28"/>
          </w:rPr>
          <w:t xml:space="preserve">000,00.</w:t>
        </w:r>
      </w:ins>
    </w:p>
    <w:p w:rsidR="00F482F7" w:rsidP="39AEA010" w:rsidRDefault="412FAE1C" w14:paraId="4FEEF653" w14:textId="6629A028">
      <w:pPr>
        <w:spacing w:after="0" w:line="360" w:lineRule="auto"/>
        <w:jc w:val="both"/>
        <w:rPr>
          <w:rFonts w:ascii="Arial" w:hAnsi="Arial" w:eastAsia="Arial" w:cs="Arial"/>
          <w:sz w:val="28"/>
          <w:szCs w:val="28"/>
        </w:rPr>
      </w:pPr>
      <w:del w:id="1169" w:author="Assessor GDSXSR" w:date="2026-10-31T19:51:13Z">
        <w:r>
          <w:rPr>
            <w:rFonts w:ascii="Arial" w:hAnsi="Arial" w:eastAsia="Arial" w:cs="Arial"/>
            <w:color w:val="000000" w:themeColor="text1"/>
            <w:sz w:val="28"/>
            <w:szCs w:val="28"/>
          </w:rPr>
          <w:delText xml:space="preserve">8</w:delText>
        </w:r>
      </w:del>
      <w:ins w:id="1170" w:author="Assessor GDSXSR" w:date="2026-10-31T19:51:13Z">
        <w:r>
          <w:rPr>
            <w:rFonts w:ascii="Arial" w:hAnsi="Arial" w:eastAsia="Arial" w:cs="Arial"/>
            <w:color w:val="808080"/>
            <w:sz w:val="28"/>
            <w:szCs w:val="28"/>
          </w:rPr>
          <w:t xml:space="preserve">10</w:t>
        </w:r>
      </w:ins>
      <w:r>
        <w:rPr>
          <w:rFonts w:ascii="Arial" w:hAnsi="Arial" w:eastAsia="Arial" w:cs="Arial"/>
          <w:color w:val="000000" w:themeColor="text1"/>
          <w:sz w:val="28"/>
          <w:szCs w:val="28"/>
        </w:rPr>
        <w:t xml:space="preserve">. </w:t>
      </w:r>
      <w:del w:id="1171" w:author="Assessor GDSXSR" w:date="2026-10-31T19:51:13Z">
        <w:r>
          <w:rPr>
            <w:rFonts w:ascii="Arial" w:hAnsi="Arial" w:eastAsia="Arial" w:cs="Arial"/>
            <w:sz w:val="28"/>
            <w:szCs w:val="28"/>
          </w:rPr>
          <w:delText xml:space="preserve">Mantém-se a</w:delText>
        </w:r>
      </w:del>
      <w:ins w:id="1172"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multa cominatória fixada para assegurar a cessação dos descontos </w:t>
      </w:r>
      <w:del w:id="1173" w:author="Assessor GDSXSR" w:date="2026-10-31T19:51:13Z">
        <w:r>
          <w:rPr>
            <w:rFonts w:ascii="Arial" w:hAnsi="Arial" w:eastAsia="Arial" w:cs="Arial"/>
            <w:sz w:val="28"/>
            <w:szCs w:val="28"/>
          </w:rPr>
          <w:delText xml:space="preserve">indevidos, por se revelar medida</w:delText>
        </w:r>
      </w:del>
      <w:ins w:id="1174" w:author="Assessor GDSXSR" w:date="2026-10-31T19:51:13Z">
        <w:r>
          <w:rPr>
            <w:rFonts w:ascii="Arial" w:hAnsi="Arial" w:eastAsia="Arial" w:cs="Arial"/>
            <w:color w:val="808080"/>
            <w:sz w:val="28"/>
            <w:szCs w:val="28"/>
          </w:rPr>
          <w:t xml:space="preserve">é</w:t>
        </w:r>
      </w:ins>
      <w:r>
        <w:rPr>
          <w:rFonts w:ascii="Arial" w:hAnsi="Arial" w:eastAsia="Arial" w:cs="Arial"/>
          <w:sz w:val="28"/>
          <w:szCs w:val="28"/>
        </w:rPr>
        <w:t xml:space="preserve"> adequada</w:t>
      </w:r>
      <w:del w:id="1175" w:author="Assessor GDSXSR" w:date="2026-10-31T19:51:13Z">
        <w:r>
          <w:rPr>
            <w:rFonts w:ascii="Arial" w:hAnsi="Arial" w:eastAsia="Arial" w:cs="Arial"/>
            <w:sz w:val="28"/>
            <w:szCs w:val="28"/>
          </w:rPr>
          <w:delText xml:space="preserve">, proporcional</w:delText>
        </w:r>
      </w:del>
      <w:r>
        <w:rPr>
          <w:rFonts w:ascii="Arial" w:hAnsi="Arial" w:eastAsia="Arial" w:cs="Arial"/>
          <w:sz w:val="28"/>
          <w:szCs w:val="28"/>
        </w:rPr>
        <w:t xml:space="preserve"> e </w:t>
      </w:r>
      <w:del w:id="1176" w:author="Assessor GDSXSR" w:date="2026-10-31T19:51:13Z">
        <w:r>
          <w:rPr>
            <w:rFonts w:ascii="Arial" w:hAnsi="Arial" w:eastAsia="Arial" w:cs="Arial"/>
            <w:sz w:val="28"/>
            <w:szCs w:val="28"/>
          </w:rPr>
          <w:delText xml:space="preserve">necessária</w:delText>
        </w:r>
      </w:del>
      <w:ins w:id="1177" w:author="Assessor GDSXSR" w:date="2026-10-31T19:51:13Z">
        <w:r>
          <w:rPr>
            <w:rFonts w:ascii="Arial" w:hAnsi="Arial" w:eastAsia="Arial" w:cs="Arial"/>
            <w:color w:val="808080"/>
            <w:sz w:val="28"/>
            <w:szCs w:val="28"/>
          </w:rPr>
          <w:t xml:space="preserve">proporcional,</w:t>
        </w:r>
      </w:ins>
      <w:r>
        <w:rPr>
          <w:rFonts w:ascii="Arial" w:hAnsi="Arial" w:eastAsia="Arial" w:cs="Arial"/>
          <w:sz w:val="28"/>
          <w:szCs w:val="28"/>
        </w:rPr>
        <w:t xml:space="preserve"> </w:t>
      </w:r>
      <w:del w:id="1178" w:author="Assessor GDSXSR" w:date="2026-10-31T19:51:13Z">
        <w:r>
          <w:rPr>
            <w:rFonts w:ascii="Arial" w:hAnsi="Arial" w:eastAsia="Arial" w:cs="Arial"/>
            <w:sz w:val="28"/>
            <w:szCs w:val="28"/>
          </w:rPr>
          <w:delText xml:space="preserve">à</w:delText>
        </w:r>
      </w:del>
      <w:ins w:id="1179" w:author="Assessor GDSXSR" w:date="2026-10-31T19:51:13Z">
        <w:r>
          <w:rPr>
            <w:rFonts w:ascii="Arial" w:hAnsi="Arial" w:eastAsia="Arial" w:cs="Arial"/>
            <w:color w:val="808080"/>
            <w:sz w:val="28"/>
            <w:szCs w:val="28"/>
          </w:rPr>
          <w:t xml:space="preserve">ainda</w:t>
        </w:r>
      </w:ins>
      <w:r>
        <w:rPr>
          <w:rFonts w:ascii="Arial" w:hAnsi="Arial" w:eastAsia="Arial" w:cs="Arial"/>
          <w:sz w:val="28"/>
          <w:szCs w:val="28"/>
        </w:rPr>
        <w:t xml:space="preserve"> </w:t>
      </w:r>
      <w:del w:id="1180" w:author="Assessor GDSXSR" w:date="2026-10-31T19:51:13Z">
        <w:r>
          <w:rPr>
            <w:rFonts w:ascii="Arial" w:hAnsi="Arial" w:eastAsia="Arial" w:cs="Arial"/>
            <w:sz w:val="28"/>
            <w:szCs w:val="28"/>
          </w:rPr>
          <w:delText xml:space="preserve">efetividade</w:delText>
        </w:r>
      </w:del>
      <w:ins w:id="1181" w:author="Assessor GDSXSR" w:date="2026-10-31T19:51:13Z">
        <w:r>
          <w:rPr>
            <w:rFonts w:ascii="Arial" w:hAnsi="Arial" w:eastAsia="Arial" w:cs="Arial"/>
            <w:color w:val="808080"/>
            <w:sz w:val="28"/>
            <w:szCs w:val="28"/>
          </w:rPr>
          <w:t xml:space="preserve">que</w:t>
        </w:r>
      </w:ins>
      <w:r>
        <w:rPr>
          <w:rFonts w:ascii="Arial" w:hAnsi="Arial" w:eastAsia="Arial" w:cs="Arial"/>
          <w:sz w:val="28"/>
          <w:szCs w:val="28"/>
        </w:rPr>
        <w:t xml:space="preserve"> </w:t>
      </w:r>
      <w:del w:id="1182" w:author="Assessor GDSXSR" w:date="2026-10-31T19:51:13Z">
        <w:r>
          <w:rPr>
            <w:rFonts w:ascii="Arial" w:hAnsi="Arial" w:eastAsia="Arial" w:cs="Arial"/>
            <w:sz w:val="28"/>
            <w:szCs w:val="28"/>
          </w:rPr>
          <w:delText xml:space="preserve">da</w:delText>
        </w:r>
      </w:del>
      <w:ins w:id="1183" w:author="Assessor GDSXSR" w:date="2026-10-31T19:51:13Z">
        <w:r>
          <w:rPr>
            <w:rFonts w:ascii="Arial" w:hAnsi="Arial" w:eastAsia="Arial" w:cs="Arial"/>
            <w:color w:val="808080"/>
            <w:sz w:val="28"/>
            <w:szCs w:val="28"/>
          </w:rPr>
          <w:t xml:space="preserve">dependa</w:t>
        </w:r>
      </w:ins>
      <w:r>
        <w:rPr>
          <w:rFonts w:ascii="Arial" w:hAnsi="Arial" w:eastAsia="Arial" w:cs="Arial"/>
          <w:sz w:val="28"/>
          <w:szCs w:val="28"/>
        </w:rPr>
        <w:t xml:space="preserve"> </w:t>
      </w:r>
      <w:del w:id="1184" w:author="Assessor GDSXSR" w:date="2026-10-31T19:51:13Z">
        <w:r>
          <w:rPr>
            <w:rFonts w:ascii="Arial" w:hAnsi="Arial" w:eastAsia="Arial" w:cs="Arial"/>
            <w:sz w:val="28"/>
            <w:szCs w:val="28"/>
          </w:rPr>
          <w:delText xml:space="preserve">tutela</w:delText>
        </w:r>
      </w:del>
      <w:ins w:id="1185" w:author="Assessor GDSXSR" w:date="2026-10-31T19:51:13Z">
        <w:r>
          <w:rPr>
            <w:rFonts w:ascii="Arial" w:hAnsi="Arial" w:eastAsia="Arial" w:cs="Arial"/>
            <w:color w:val="808080"/>
            <w:sz w:val="28"/>
            <w:szCs w:val="28"/>
          </w:rPr>
          <w:t xml:space="preserve">de</w:t>
        </w:r>
      </w:ins>
      <w:r>
        <w:rPr>
          <w:rFonts w:ascii="Arial" w:hAnsi="Arial" w:eastAsia="Arial" w:cs="Arial"/>
          <w:sz w:val="28"/>
          <w:szCs w:val="28"/>
        </w:rPr>
        <w:t xml:space="preserve"> </w:t>
      </w:r>
      <w:del w:id="1186" w:author="Assessor GDSXSR" w:date="2026-10-31T19:51:13Z">
        <w:r>
          <w:rPr>
            <w:rFonts w:ascii="Arial" w:hAnsi="Arial" w:eastAsia="Arial" w:cs="Arial"/>
            <w:sz w:val="28"/>
            <w:szCs w:val="28"/>
          </w:rPr>
          <w:delText xml:space="preserve">jurisdicional</w:delText>
        </w:r>
      </w:del>
      <w:ins w:id="1187" w:author="Assessor GDSXSR" w:date="2026-10-31T19:51:13Z">
        <w:r>
          <w:rPr>
            <w:rFonts w:ascii="Arial" w:hAnsi="Arial" w:eastAsia="Arial" w:cs="Arial"/>
            <w:color w:val="808080"/>
            <w:sz w:val="28"/>
            <w:szCs w:val="28"/>
          </w:rPr>
          <w:t xml:space="preserve">providências junto ao órgão pagador</w:t>
        </w:r>
      </w:ins>
      <w:r>
        <w:rPr>
          <w:rFonts w:ascii="Arial" w:hAnsi="Arial" w:eastAsia="Arial" w:cs="Arial"/>
          <w:sz w:val="28"/>
          <w:szCs w:val="28"/>
        </w:rPr>
        <w:t xml:space="preserve">.</w:t>
      </w:r>
    </w:p>
    <w:p w:rsidR="00F482F7" w:rsidP="39AEA010" w:rsidRDefault="412FAE1C" w14:paraId="2DECC9FC" w14:textId="30B5350E">
      <w:pPr>
        <w:spacing w:after="0" w:line="360" w:lineRule="auto"/>
        <w:jc w:val="both"/>
        <w:rPr>
          <w:rFonts w:ascii="Arial" w:hAnsi="Arial" w:eastAsia="Arial" w:cs="Arial"/>
          <w:sz w:val="28"/>
          <w:szCs w:val="28"/>
        </w:rPr>
      </w:pPr>
      <w:del w:id="1188" w:author="Assessor GDSXSR" w:date="2026-10-31T19:51:13Z">
        <w:r>
          <w:rPr>
            <w:rFonts w:ascii="Arial" w:hAnsi="Arial" w:eastAsia="Arial" w:cs="Arial"/>
            <w:color w:val="000000" w:themeColor="text1"/>
            <w:sz w:val="28"/>
            <w:szCs w:val="28"/>
          </w:rPr>
          <w:delText xml:space="preserve">9</w:delText>
        </w:r>
      </w:del>
      <w:ins w:id="1189" w:author="Assessor GDSXSR" w:date="2026-10-31T19:51:13Z">
        <w:r>
          <w:rPr>
            <w:rFonts w:ascii="Arial" w:hAnsi="Arial" w:eastAsia="Arial" w:cs="Arial"/>
            <w:color w:val="808080"/>
            <w:sz w:val="28"/>
            <w:szCs w:val="28"/>
          </w:rPr>
          <w:t xml:space="preserve">11</w:t>
        </w:r>
      </w:ins>
      <w:r>
        <w:rPr>
          <w:rFonts w:ascii="Arial" w:hAnsi="Arial" w:eastAsia="Arial" w:cs="Arial"/>
          <w:color w:val="000000" w:themeColor="text1"/>
          <w:sz w:val="28"/>
          <w:szCs w:val="28"/>
        </w:rPr>
        <w:t xml:space="preserve">. </w:t>
      </w:r>
      <w:del w:id="1190" w:author="Assessor GDSXSR" w:date="2026-10-31T19:51:13Z">
        <w:r>
          <w:rPr>
            <w:rFonts w:ascii="Arial" w:hAnsi="Arial" w:eastAsia="Arial" w:cs="Arial"/>
            <w:color w:val="000000" w:themeColor="text1"/>
            <w:sz w:val="28"/>
            <w:szCs w:val="28"/>
          </w:rPr>
          <w:delText xml:space="preserve">A</w:delText>
        </w:r>
      </w:del>
      <w:ins w:id="1191" w:author="Assessor GDSXSR" w:date="2026-10-31T19:51:13Z">
        <w:r>
          <w:rPr>
            <w:rFonts w:ascii="Arial" w:hAnsi="Arial" w:eastAsia="Arial" w:cs="Arial"/>
            <w:color w:val="808080"/>
            <w:sz w:val="28"/>
            <w:szCs w:val="28"/>
          </w:rPr>
          <w:t xml:space="preserve">Os</w:t>
        </w:r>
      </w:ins>
      <w:r>
        <w:rPr>
          <w:rFonts w:ascii="Arial" w:hAnsi="Arial" w:eastAsia="Arial" w:cs="Arial"/>
          <w:color w:val="000000" w:themeColor="text1"/>
          <w:sz w:val="28"/>
          <w:szCs w:val="28"/>
        </w:rPr>
        <w:t xml:space="preserve"> </w:t>
      </w:r>
      <w:del w:id="1192" w:author="Assessor GDSXSR" w:date="2026-10-31T19:51:13Z">
        <w:r>
          <w:rPr>
            <w:rFonts w:ascii="Arial" w:hAnsi="Arial" w:eastAsia="Arial" w:cs="Arial"/>
            <w:color w:val="000000" w:themeColor="text1"/>
            <w:sz w:val="28"/>
            <w:szCs w:val="28"/>
          </w:rPr>
          <w:delText xml:space="preserve">condenação</w:delText>
        </w:r>
      </w:del>
      <w:ins w:id="1193" w:author="Assessor GDSXSR" w:date="2026-10-31T19:51:13Z">
        <w:r>
          <w:rPr>
            <w:rFonts w:ascii="Arial" w:hAnsi="Arial" w:eastAsia="Arial" w:cs="Arial"/>
            <w:color w:val="808080"/>
            <w:sz w:val="28"/>
            <w:szCs w:val="28"/>
          </w:rPr>
          <w:t xml:space="preserve">descontos</w:t>
        </w:r>
      </w:ins>
      <w:r>
        <w:rPr>
          <w:rFonts w:ascii="Arial" w:hAnsi="Arial" w:eastAsia="Arial" w:cs="Arial"/>
          <w:color w:val="000000" w:themeColor="text1"/>
          <w:sz w:val="28"/>
          <w:szCs w:val="28"/>
        </w:rPr>
        <w:t xml:space="preserve"> </w:t>
      </w:r>
      <w:del w:id="1194" w:author="Assessor GDSXSR" w:date="2026-10-31T19:51:13Z">
        <w:r>
          <w:rPr>
            <w:rFonts w:ascii="Arial" w:hAnsi="Arial" w:eastAsia="Arial" w:cs="Arial"/>
            <w:color w:val="000000" w:themeColor="text1"/>
            <w:sz w:val="28"/>
            <w:szCs w:val="28"/>
          </w:rPr>
          <w:delText xml:space="preserve">deve</w:delText>
        </w:r>
      </w:del>
      <w:ins w:id="1195" w:author="Assessor GDSXSR" w:date="2026-10-31T19:51:13Z">
        <w:r>
          <w:rPr>
            <w:rFonts w:ascii="Arial" w:hAnsi="Arial" w:eastAsia="Arial" w:cs="Arial"/>
            <w:color w:val="808080"/>
            <w:sz w:val="28"/>
            <w:szCs w:val="28"/>
          </w:rPr>
          <w:t xml:space="preserve">indevidos</w:t>
        </w:r>
      </w:ins>
      <w:r>
        <w:rPr>
          <w:rFonts w:ascii="Arial" w:hAnsi="Arial" w:eastAsia="Arial" w:cs="Arial"/>
          <w:color w:val="000000" w:themeColor="text1"/>
          <w:sz w:val="28"/>
          <w:szCs w:val="28"/>
        </w:rPr>
        <w:t xml:space="preserve"> </w:t>
      </w:r>
      <w:del w:id="1196" w:author="Assessor GDSXSR" w:date="2026-10-31T19:51:13Z">
        <w:r>
          <w:rPr>
            <w:rFonts w:ascii="Arial" w:hAnsi="Arial" w:eastAsia="Arial" w:cs="Arial"/>
            <w:color w:val="000000" w:themeColor="text1"/>
            <w:sz w:val="28"/>
            <w:szCs w:val="28"/>
          </w:rPr>
          <w:delText xml:space="preserve">ser</w:delText>
        </w:r>
      </w:del>
      <w:ins w:id="1197" w:author="Assessor GDSXSR" w:date="2026-10-31T19:51:13Z">
        <w:r>
          <w:rPr>
            <w:rFonts w:ascii="Arial" w:hAnsi="Arial" w:eastAsia="Arial" w:cs="Arial"/>
            <w:color w:val="808080"/>
            <w:sz w:val="28"/>
            <w:szCs w:val="28"/>
          </w:rPr>
          <w:t xml:space="preserve">ocorreram</w:t>
        </w:r>
      </w:ins>
      <w:r>
        <w:rPr>
          <w:rFonts w:ascii="Arial" w:hAnsi="Arial" w:eastAsia="Arial" w:cs="Arial"/>
          <w:color w:val="000000" w:themeColor="text1"/>
          <w:sz w:val="28"/>
          <w:szCs w:val="28"/>
        </w:rPr>
        <w:t xml:space="preserve"> </w:t>
      </w:r>
      <w:del w:id="1198" w:author="Assessor GDSXSR" w:date="2026-10-31T19:51:13Z">
        <w:r>
          <w:rPr>
            <w:rFonts w:ascii="Arial" w:hAnsi="Arial" w:eastAsia="Arial" w:cs="Arial"/>
            <w:color w:val="000000" w:themeColor="text1"/>
            <w:sz w:val="28"/>
            <w:szCs w:val="28"/>
          </w:rPr>
          <w:delText xml:space="preserve">corrigida pelo INPC e juros de mora de 1% ao mês até 31/08/2024, e,</w:delText>
        </w:r>
      </w:del>
      <w:ins w:id="1199" w:author="Assessor GDSXSR" w:date="2026-10-31T19:51:13Z">
        <w:r>
          <w:rPr>
            <w:rFonts w:ascii="Arial" w:hAnsi="Arial" w:eastAsia="Arial" w:cs="Arial"/>
            <w:color w:val="808080"/>
            <w:sz w:val="28"/>
            <w:szCs w:val="28"/>
          </w:rPr>
          <w:t xml:space="preserve">após</w:t>
        </w:r>
      </w:ins>
      <w:r>
        <w:rPr>
          <w:rFonts w:ascii="Arial" w:hAnsi="Arial" w:eastAsia="Arial" w:cs="Arial"/>
          <w:color w:val="000000" w:themeColor="text1"/>
          <w:sz w:val="28"/>
          <w:szCs w:val="28"/>
        </w:rPr>
        <w:t xml:space="preserve"> a </w:t>
      </w:r>
      <w:del w:id="1200" w:author="Assessor GDSXSR" w:date="2026-10-31T19:51:13Z">
        <w:r>
          <w:rPr>
            <w:rFonts w:ascii="Arial" w:hAnsi="Arial" w:eastAsia="Arial" w:cs="Arial"/>
            <w:color w:val="000000" w:themeColor="text1"/>
            <w:sz w:val="28"/>
            <w:szCs w:val="28"/>
          </w:rPr>
          <w:delText xml:space="preserve">partir</w:delText>
        </w:r>
      </w:del>
      <w:ins w:id="1201" w:author="Assessor GDSXSR" w:date="2026-10-31T19:51:13Z">
        <w:r>
          <w:rPr>
            <w:rFonts w:ascii="Arial" w:hAnsi="Arial" w:eastAsia="Arial" w:cs="Arial"/>
            <w:color w:val="808080"/>
            <w:sz w:val="28"/>
            <w:szCs w:val="28"/>
          </w:rPr>
          <w:t xml:space="preserve">quitação</w:t>
        </w:r>
      </w:ins>
      <w:r>
        <w:rPr>
          <w:rFonts w:ascii="Arial" w:hAnsi="Arial" w:eastAsia="Arial" w:cs="Arial"/>
          <w:color w:val="000000" w:themeColor="text1"/>
          <w:sz w:val="28"/>
          <w:szCs w:val="28"/>
        </w:rPr>
        <w:t xml:space="preserve"> </w:t>
      </w:r>
      <w:del w:id="1202" w:author="Assessor GDSXSR" w:date="2026-10-31T19:51:13Z">
        <w:r>
          <w:rPr>
            <w:rFonts w:ascii="Arial" w:hAnsi="Arial" w:eastAsia="Arial" w:cs="Arial"/>
            <w:color w:val="000000" w:themeColor="text1"/>
            <w:sz w:val="28"/>
            <w:szCs w:val="28"/>
          </w:rPr>
          <w:delText xml:space="preserve">de 01</w:delText>
        </w:r>
      </w:del>
      <w:ins w:id="1203" w:author="Assessor GDSXSR" w:date="2026-10-31T19:51:13Z">
        <w:r>
          <w:rPr>
            <w:rFonts w:ascii="Arial" w:hAnsi="Arial" w:eastAsia="Arial" w:cs="Arial"/>
            <w:color w:val="808080"/>
            <w:sz w:val="28"/>
            <w:szCs w:val="28"/>
          </w:rPr>
          <w:t xml:space="preserve">(9</w:t>
        </w:r>
      </w:ins>
      <w:r>
        <w:rPr>
          <w:rFonts w:ascii="Arial" w:hAnsi="Arial" w:eastAsia="Arial" w:cs="Arial"/>
          <w:color w:val="000000" w:themeColor="text1"/>
          <w:sz w:val="28"/>
          <w:szCs w:val="28"/>
        </w:rPr>
        <w:t xml:space="preserve">/</w:t>
      </w:r>
      <w:del w:id="1204" w:author="Assessor GDSXSR" w:date="2026-10-31T19:51:13Z">
        <w:r>
          <w:rPr>
            <w:rFonts w:ascii="Arial" w:hAnsi="Arial" w:eastAsia="Arial" w:cs="Arial"/>
            <w:color w:val="000000" w:themeColor="text1"/>
            <w:sz w:val="28"/>
            <w:szCs w:val="28"/>
          </w:rPr>
          <w:delText xml:space="preserve">09</w:delText>
        </w:r>
      </w:del>
      <w:ins w:id="1205" w:author="Assessor GDSXSR" w:date="2026-10-31T19:51:13Z">
        <w:r>
          <w:rPr>
            <w:rFonts w:ascii="Arial" w:hAnsi="Arial" w:eastAsia="Arial" w:cs="Arial"/>
            <w:color w:val="808080"/>
            <w:sz w:val="28"/>
            <w:szCs w:val="28"/>
          </w:rPr>
          <w:t xml:space="preserve">12</w:t>
        </w:r>
      </w:ins>
      <w:r>
        <w:rPr>
          <w:rFonts w:ascii="Arial" w:hAnsi="Arial" w:eastAsia="Arial" w:cs="Arial"/>
          <w:color w:val="000000" w:themeColor="text1"/>
          <w:sz w:val="28"/>
          <w:szCs w:val="28"/>
        </w:rPr>
        <w:t xml:space="preserve">/2024</w:t>
      </w:r>
      <w:ins w:id="1206" w:author="Assessor GDSXSR" w:date="2026-10-31T19:51:13Z">
        <w:r>
          <w:rPr>
            <w:rFonts w:ascii="Arial" w:hAnsi="Arial" w:eastAsia="Arial" w:cs="Arial"/>
            <w:color w:val="808080"/>
            <w:sz w:val="28"/>
            <w:szCs w:val="28"/>
          </w:rPr>
          <w:t xml:space="preserve">),</w:t>
        </w:r>
      </w:ins>
      <w:r>
        <w:rPr>
          <w:rFonts w:ascii="Arial" w:hAnsi="Arial" w:eastAsia="Arial" w:cs="Arial"/>
          <w:color w:val="000000" w:themeColor="text1"/>
          <w:sz w:val="28"/>
          <w:szCs w:val="28"/>
        </w:rPr>
        <w:t xml:space="preserve"> </w:t>
      </w:r>
      <w:del w:id="1207" w:author="Assessor GDSXSR" w:date="2026-10-31T19:51:13Z">
        <w:r>
          <w:rPr>
            <w:rFonts w:ascii="Arial" w:hAnsi="Arial" w:eastAsia="Arial" w:cs="Arial"/>
            <w:color w:val="000000" w:themeColor="text1"/>
            <w:sz w:val="28"/>
            <w:szCs w:val="28"/>
          </w:rPr>
          <w:delText xml:space="preserve">(</w:delText>
        </w:r>
      </w:del>
      <w:ins w:id="1208" w:author="Assessor GDSXSR" w:date="2026-10-31T19:51:13Z">
        <w:r>
          <w:rPr>
            <w:rFonts w:ascii="Arial" w:hAnsi="Arial" w:eastAsia="Arial" w:cs="Arial"/>
            <w:color w:val="808080"/>
            <w:sz w:val="28"/>
            <w:szCs w:val="28"/>
          </w:rPr>
          <w:t xml:space="preserve">já na </w:t>
        </w:r>
      </w:ins>
      <w:r>
        <w:rPr>
          <w:rFonts w:ascii="Arial" w:hAnsi="Arial" w:eastAsia="Arial" w:cs="Arial"/>
          <w:color w:val="000000" w:themeColor="text1"/>
          <w:sz w:val="28"/>
          <w:szCs w:val="28"/>
        </w:rPr>
        <w:t xml:space="preserve">vigência da Lei </w:t>
      </w:r>
      <w:del w:id="1209" w:author="Assessor GDSXSR" w:date="2026-10-31T19:51:13Z">
        <w:r>
          <w:rPr>
            <w:rFonts w:ascii="Arial" w:hAnsi="Arial" w:eastAsia="Arial" w:cs="Arial"/>
            <w:color w:val="000000" w:themeColor="text1"/>
            <w:sz w:val="28"/>
            <w:szCs w:val="28"/>
          </w:rPr>
          <w:delText xml:space="preserve">n. </w:delText>
        </w:r>
      </w:del>
      <w:r>
        <w:rPr>
          <w:rFonts w:ascii="Arial" w:hAnsi="Arial" w:eastAsia="Arial" w:cs="Arial"/>
          <w:color w:val="000000" w:themeColor="text1"/>
          <w:sz w:val="28"/>
          <w:szCs w:val="28"/>
        </w:rPr>
        <w:t xml:space="preserve">14.905/2024</w:t>
      </w:r>
      <w:del w:id="1210" w:author="Assessor GDSXSR" w:date="2026-10-31T19:51:13Z">
        <w:r>
          <w:rPr>
            <w:rFonts w:ascii="Arial" w:hAnsi="Arial" w:eastAsia="Arial" w:cs="Arial"/>
            <w:color w:val="000000" w:themeColor="text1"/>
            <w:sz w:val="28"/>
            <w:szCs w:val="28"/>
          </w:rPr>
          <w:delText xml:space="preserve">)</w:delText>
        </w:r>
      </w:del>
      <w:r>
        <w:rPr>
          <w:rFonts w:ascii="Arial" w:hAnsi="Arial" w:eastAsia="Arial" w:cs="Arial"/>
          <w:color w:val="000000" w:themeColor="text1"/>
          <w:sz w:val="28"/>
          <w:szCs w:val="28"/>
        </w:rPr>
        <w:t xml:space="preserve">, </w:t>
      </w:r>
      <w:del w:id="1211" w:author="Assessor GDSXSR" w:date="2026-10-31T19:51:13Z">
        <w:r>
          <w:rPr>
            <w:rFonts w:ascii="Arial" w:hAnsi="Arial" w:eastAsia="Arial" w:cs="Arial"/>
            <w:color w:val="000000" w:themeColor="text1"/>
            <w:sz w:val="28"/>
            <w:szCs w:val="28"/>
          </w:rPr>
          <w:delText xml:space="preserve">pelo</w:delText>
        </w:r>
      </w:del>
      <w:ins w:id="1212" w:author="Assessor GDSXSR" w:date="2026-10-31T19:51:13Z">
        <w:r>
          <w:rPr>
            <w:rFonts w:ascii="Arial" w:hAnsi="Arial" w:eastAsia="Arial" w:cs="Arial"/>
            <w:color w:val="808080"/>
            <w:sz w:val="28"/>
            <w:szCs w:val="28"/>
          </w:rPr>
          <w:t xml:space="preserve">e sujeitam-se ao</w:t>
        </w:r>
      </w:ins>
      <w:r>
        <w:rPr>
          <w:rFonts w:ascii="Arial" w:hAnsi="Arial" w:eastAsia="Arial" w:cs="Arial"/>
          <w:color w:val="000000" w:themeColor="text1"/>
          <w:sz w:val="28"/>
          <w:szCs w:val="28"/>
        </w:rPr>
        <w:t xml:space="preserve"> IPCA e </w:t>
      </w:r>
      <w:del w:id="1213" w:author="Assessor GDSXSR" w:date="2026-10-31T19:51:13Z">
        <w:r>
          <w:rPr>
            <w:rFonts w:ascii="Arial" w:hAnsi="Arial" w:eastAsia="Arial" w:cs="Arial"/>
            <w:color w:val="000000" w:themeColor="text1"/>
            <w:sz w:val="28"/>
            <w:szCs w:val="28"/>
          </w:rPr>
          <w:delText xml:space="preserve">juros equivalentes </w:delText>
        </w:r>
      </w:del>
      <w:r>
        <w:rPr>
          <w:rFonts w:ascii="Arial" w:hAnsi="Arial" w:eastAsia="Arial" w:cs="Arial"/>
          <w:color w:val="000000" w:themeColor="text1"/>
          <w:sz w:val="28"/>
          <w:szCs w:val="28"/>
        </w:rPr>
        <w:t xml:space="preserve">à </w:t>
      </w:r>
      <w:del w:id="1214" w:author="Assessor GDSXSR" w:date="2026-10-31T19:51:13Z">
        <w:r>
          <w:rPr>
            <w:rFonts w:ascii="Arial" w:hAnsi="Arial" w:eastAsia="Arial" w:cs="Arial"/>
            <w:color w:val="000000" w:themeColor="text1"/>
            <w:sz w:val="28"/>
            <w:szCs w:val="28"/>
          </w:rPr>
          <w:delText xml:space="preserve">diferença</w:delText>
        </w:r>
      </w:del>
      <w:ins w:id="1215" w:author="Assessor GDSXSR" w:date="2026-10-31T19:51:13Z">
        <w:r>
          <w:rPr>
            <w:rFonts w:ascii="Arial" w:hAnsi="Arial" w:eastAsia="Arial" w:cs="Arial"/>
            <w:color w:val="808080"/>
            <w:sz w:val="28"/>
            <w:szCs w:val="28"/>
          </w:rPr>
          <w:t xml:space="preserve">taxa</w:t>
        </w:r>
      </w:ins>
      <w:r>
        <w:rPr>
          <w:rFonts w:ascii="Arial" w:hAnsi="Arial" w:eastAsia="Arial" w:cs="Arial"/>
          <w:color w:val="000000" w:themeColor="text1"/>
          <w:sz w:val="28"/>
          <w:szCs w:val="28"/>
        </w:rPr>
        <w:t xml:space="preserve"> </w:t>
      </w:r>
      <w:del w:id="1216" w:author="Assessor GDSXSR" w:date="2026-10-31T19:51:13Z">
        <w:r>
          <w:rPr>
            <w:rFonts w:ascii="Arial" w:hAnsi="Arial" w:eastAsia="Arial" w:cs="Arial"/>
            <w:color w:val="000000" w:themeColor="text1"/>
            <w:sz w:val="28"/>
            <w:szCs w:val="28"/>
          </w:rPr>
          <w:delText xml:space="preserve">entre</w:delText>
        </w:r>
      </w:del>
      <w:ins w:id="1217" w:author="Assessor GDSXSR" w:date="2026-10-31T19:51:13Z">
        <w:r>
          <w:rPr>
            <w:rFonts w:ascii="Arial" w:hAnsi="Arial" w:eastAsia="Arial" w:cs="Arial"/>
            <w:color w:val="808080"/>
            <w:sz w:val="28"/>
            <w:szCs w:val="28"/>
          </w:rPr>
          <w:t xml:space="preserve">legal</w:t>
        </w:r>
      </w:ins>
      <w:r>
        <w:rPr>
          <w:rFonts w:ascii="Arial" w:hAnsi="Arial" w:eastAsia="Arial" w:cs="Arial"/>
          <w:color w:val="000000" w:themeColor="text1"/>
          <w:sz w:val="28"/>
          <w:szCs w:val="28"/>
        </w:rPr>
        <w:t xml:space="preserve"> </w:t>
      </w:r>
      <w:del w:id="1218" w:author="Assessor GDSXSR" w:date="2026-10-31T19:51:13Z">
        <w:r>
          <w:rPr>
            <w:rFonts w:ascii="Arial" w:hAnsi="Arial" w:eastAsia="Arial" w:cs="Arial"/>
            <w:color w:val="000000" w:themeColor="text1"/>
            <w:sz w:val="28"/>
            <w:szCs w:val="28"/>
          </w:rPr>
          <w:delText xml:space="preserve">a</w:delText>
        </w:r>
      </w:del>
      <w:ins w:id="1219" w:author="Assessor GDSXSR" w:date="2026-10-31T19:51:13Z">
        <w:r>
          <w:rPr>
            <w:rFonts w:ascii="Arial" w:hAnsi="Arial" w:eastAsia="Arial" w:cs="Arial"/>
            <w:color w:val="808080"/>
            <w:sz w:val="28"/>
            <w:szCs w:val="28"/>
          </w:rPr>
          <w:t xml:space="preserve">(Selic</w:t>
        </w:r>
      </w:ins>
      <w:r>
        <w:rPr>
          <w:rFonts w:ascii="Arial" w:hAnsi="Arial" w:eastAsia="Arial" w:cs="Arial"/>
          <w:color w:val="000000" w:themeColor="text1"/>
          <w:sz w:val="28"/>
          <w:szCs w:val="28"/>
        </w:rPr>
        <w:t xml:space="preserve"> </w:t>
      </w:r>
      <w:del w:id="1220" w:author="Assessor GDSXSR" w:date="2026-10-31T19:51:13Z">
        <w:r>
          <w:rPr>
            <w:rFonts w:ascii="Arial" w:hAnsi="Arial" w:eastAsia="Arial" w:cs="Arial"/>
            <w:color w:val="000000" w:themeColor="text1"/>
            <w:sz w:val="28"/>
            <w:szCs w:val="28"/>
          </w:rPr>
          <w:delText xml:space="preserve">SELIC e</w:delText>
        </w:r>
      </w:del>
      <w:ins w:id="1221" w:author="Assessor GDSXSR" w:date="2026-10-31T19:51:13Z">
        <w:r>
          <w:rPr>
            <w:rFonts w:ascii="Arial" w:hAnsi="Arial" w:eastAsia="Arial" w:cs="Arial"/>
            <w:color w:val="808080"/>
            <w:sz w:val="28"/>
            <w:szCs w:val="28"/>
          </w:rPr>
          <w:t xml:space="preserve">deduzido</w:t>
        </w:r>
      </w:ins>
      <w:r>
        <w:rPr>
          <w:rFonts w:ascii="Arial" w:hAnsi="Arial" w:eastAsia="Arial" w:cs="Arial"/>
          <w:color w:val="000000" w:themeColor="text1"/>
          <w:sz w:val="28"/>
          <w:szCs w:val="28"/>
        </w:rPr>
        <w:t xml:space="preserve"> o IPCA</w:t>
      </w:r>
      <w:ins w:id="1222" w:author="Assessor GDSXSR" w:date="2026-10-31T19:51:13Z">
        <w:r>
          <w:rPr>
            <w:rFonts w:ascii="Arial" w:hAnsi="Arial" w:eastAsia="Arial" w:cs="Arial"/>
            <w:color w:val="808080"/>
            <w:sz w:val="28"/>
            <w:szCs w:val="28"/>
          </w:rPr>
          <w:t xml:space="preserve">), e não à Selic como índice único (CC 389 parágrafo único e 406 § 1º)</w:t>
        </w:r>
      </w:ins>
      <w:r>
        <w:rPr>
          <w:rFonts w:ascii="Arial" w:hAnsi="Arial" w:eastAsia="Arial" w:cs="Arial"/>
          <w:color w:val="000000" w:themeColor="text1"/>
          <w:sz w:val="28"/>
          <w:szCs w:val="28"/>
        </w:rPr>
        <w:t xml:space="preserve">.</w:t>
      </w:r>
    </w:p>
    <w:p w:rsidR="0FB3349F" w:rsidP="39AEA010" w:rsidRDefault="5F3A4AA7" w14:paraId="02147AC9" w14:textId="340B3E51">
      <w:pPr>
        <w:spacing w:after="0" w:line="360" w:lineRule="auto"/>
        <w:jc w:val="both"/>
        <w:rPr>
          <w:del w:id="1225" w:author="Assessor GDSXSR" w:date="2026-10-31T19:51:13Z"/>
          <w:rFonts w:ascii="Arial" w:hAnsi="Arial" w:eastAsia="Arial" w:cs="Arial"/>
          <w:sz w:val="28"/>
          <w:szCs w:val="28"/>
        </w:rPr>
      </w:pPr>
      <w:del w:id="1223" w:author="Assessor GDSXSR" w:date="2026-10-31T19:51:13Z">
        <w:r w:rsidRPr="39AEA010">
          <w:rPr>
            <w:rFonts w:ascii="Arial" w:hAnsi="Arial" w:eastAsia="Arial" w:cs="Arial"/>
            <w:sz w:val="28"/>
            <w:szCs w:val="28"/>
          </w:rPr>
          <w:delText>10. Corrige-se, de ofício, por se tratar de matéria de ordem pública, o</w:delText>
        </w:r>
      </w:del>
      <w:del w:id="1224" w:author="Assessor GDSXSR" w:date="2026-10-31T19:51:13Z">
        <w:r w:rsidRPr="39AEA010" w:rsidR="790DD912">
          <w:rPr>
            <w:rFonts w:ascii="Arial" w:hAnsi="Arial" w:eastAsia="Arial" w:cs="Arial"/>
            <w:sz w:val="28"/>
            <w:szCs w:val="28"/>
          </w:rPr>
          <w:delText xml:space="preserve"> marco temporal de incidência da Lei nº 14.905/2024, para estabelecer a aplicação da sistemática anterior até 31/08/2024 e dos novos critérios legais a partir de 01/09/2024.</w:delText>
        </w:r>
      </w:del>
    </w:p>
    <w:p w:rsidRPr="0034247B" w:rsidR="00886ABA" w:rsidP="000A3C0A" w:rsidRDefault="00886ABA" w14:paraId="61C39010" w14:textId="7D508C9C">
      <w:pPr>
        <w:pStyle w:val="ListParagraph"/>
        <w:spacing w:after="0" w:line="360" w:lineRule="auto"/>
        <w:ind w:left="0"/>
        <w:jc w:val="both"/>
        <w:rPr>
          <w:rFonts w:ascii="Arial" w:hAnsi="Arial" w:eastAsia="Arial" w:cs="Arial"/>
          <w:b/>
          <w:bCs/>
          <w:sz w:val="28"/>
          <w:szCs w:val="28"/>
        </w:rPr>
      </w:pPr>
      <w:r w:rsidRPr="3A9A9753">
        <w:rPr>
          <w:rFonts w:ascii="Arial" w:hAnsi="Arial" w:eastAsia="Arial" w:cs="Arial"/>
          <w:b/>
          <w:bCs/>
          <w:sz w:val="28"/>
          <w:szCs w:val="28"/>
        </w:rPr>
        <w:t>IV. Dispositivo</w:t>
      </w:r>
    </w:p>
    <w:p w:rsidRPr="005434ED" w:rsidR="00886ABA" w:rsidP="31C61043" w:rsidRDefault="00663C05" w14:paraId="267AB3B2" w14:textId="173EC275">
      <w:pPr>
        <w:spacing w:after="0" w:line="360" w:lineRule="auto"/>
        <w:jc w:val="both"/>
        <w:rPr>
          <w:rFonts w:ascii="Arial" w:hAnsi="Arial" w:eastAsia="Arial" w:cs="Arial"/>
          <w:sz w:val="28"/>
          <w:szCs w:val="28"/>
        </w:rPr>
      </w:pPr>
      <w:del w:id="1226" w:author="Assessor GDSXSR" w:date="2026-10-31T19:51:13Z">
        <w:r>
          <w:rPr>
            <w:rFonts w:ascii="Arial" w:hAnsi="Arial" w:eastAsia="Arial" w:cs="Arial"/>
            <w:sz w:val="28"/>
            <w:szCs w:val="28"/>
          </w:rPr>
          <w:delText xml:space="preserve">11</w:delText>
        </w:r>
      </w:del>
      <w:ins w:id="1227" w:author="Assessor GDSXSR" w:date="2026-10-31T19:51:13Z">
        <w:r>
          <w:rPr>
            <w:rFonts w:ascii="Arial" w:hAnsi="Arial" w:eastAsia="Arial" w:cs="Arial"/>
            <w:color w:val="808080"/>
            <w:sz w:val="28"/>
            <w:szCs w:val="28"/>
          </w:rPr>
          <w:t xml:space="preserve">12</w:t>
        </w:r>
      </w:ins>
      <w:r>
        <w:rPr>
          <w:rFonts w:ascii="Arial" w:hAnsi="Arial" w:eastAsia="Arial" w:cs="Arial"/>
          <w:sz w:val="28"/>
          <w:szCs w:val="28"/>
        </w:rPr>
        <w:t xml:space="preserve">. </w:t>
      </w:r>
      <w:r>
        <w:rPr>
          <w:rFonts w:ascii="Arial" w:hAnsi="Arial" w:eastAsia="Arial" w:cs="Arial"/>
          <w:sz w:val="28"/>
          <w:szCs w:val="28"/>
        </w:rPr>
        <w:t xml:space="preserve">Rejeit</w:t>
      </w:r>
      <w:r>
        <w:rPr>
          <w:rFonts w:ascii="Arial" w:hAnsi="Arial" w:eastAsia="Arial" w:cs="Arial"/>
          <w:sz w:val="28"/>
          <w:szCs w:val="28"/>
        </w:rPr>
        <w:t xml:space="preserve">ou-se a preliminar de ilegitimidade passiva</w:t>
      </w:r>
      <w:r>
        <w:rPr>
          <w:rFonts w:ascii="Arial" w:hAnsi="Arial" w:eastAsia="Arial" w:cs="Arial"/>
          <w:sz w:val="28"/>
          <w:szCs w:val="28"/>
        </w:rPr>
        <w:t xml:space="preserve"> do Banco Pan S.A.</w:t>
      </w:r>
      <w:r>
        <w:rPr>
          <w:rFonts w:ascii="Arial" w:hAnsi="Arial" w:eastAsia="Arial" w:cs="Arial"/>
          <w:sz w:val="28"/>
          <w:szCs w:val="28"/>
        </w:rPr>
        <w:t xml:space="preserve"> e</w:t>
      </w:r>
      <w:ins w:id="1228" w:author="Assessor GDSXSR" w:date="2026-10-31T19:51:13Z">
        <w:r>
          <w:rPr>
            <w:rFonts w:ascii="Arial" w:hAnsi="Arial" w:eastAsia="Arial" w:cs="Arial"/>
            <w:color w:val="808080"/>
            <w:sz w:val="28"/>
            <w:szCs w:val="28"/>
          </w:rPr>
          <w:t xml:space="preserve">, no mérito,</w:t>
        </w:r>
      </w:ins>
      <w:r>
        <w:rPr>
          <w:rFonts w:ascii="Arial" w:hAnsi="Arial" w:eastAsia="Arial" w:cs="Arial"/>
          <w:sz w:val="28"/>
          <w:szCs w:val="28"/>
        </w:rPr>
        <w:t xml:space="preserve"> negou-se provimento aos apelos dos réus.</w:t>
      </w:r>
      <w:del w:id="1229" w:author="Assessor GDSXSR" w:date="2026-10-31T19:51:13Z">
        <w:r>
          <w:rPr>
            <w:rFonts w:ascii="Arial" w:hAnsi="Arial" w:eastAsia="Arial" w:cs="Arial"/>
            <w:sz w:val="28"/>
            <w:szCs w:val="28"/>
          </w:rPr>
          <w:delText xml:space="preserve"> Correção, de ofício, dos consectários legais,</w:delText>
        </w:r>
        <w:r>
          <w:rPr>
            <w:rFonts w:ascii="Arial" w:hAnsi="Arial" w:eastAsia="Arial" w:cs="Arial"/>
            <w:sz w:val="28"/>
            <w:szCs w:val="28"/>
          </w:rPr>
          <w:delText xml:space="preserve"> apenas para ajustar o marco temporal de incidência da Lei nº 14.905/2024, estabelecendo a aplicação da sistemática anterior </w:delText>
        </w:r>
        <w:r>
          <w:rPr>
            <w:rFonts w:ascii="Arial" w:hAnsi="Arial" w:eastAsia="Arial" w:cs="Arial"/>
            <w:sz w:val="28"/>
            <w:szCs w:val="28"/>
          </w:rPr>
          <w:delText xml:space="preserve">até 31/08/2024 e dos critérios da referida lei a partir de 01/09/2024. </w:delText>
        </w:r>
      </w:del>
    </w:p>
    <w:p w:rsidRPr="00E87018" w:rsidR="00886ABA" w:rsidP="00886ABA" w:rsidRDefault="008B62DA" w14:paraId="4C4C6D22" w14:textId="4AF1698F">
      <w:pPr>
        <w:spacing w:after="0" w:line="360" w:lineRule="auto"/>
        <w:jc w:val="both"/>
        <w:rPr>
          <w:rFonts w:ascii="Arial" w:hAnsi="Arial" w:eastAsia="Arial" w:cs="Arial"/>
          <w:color w:val="000000" w:themeColor="text1"/>
          <w:sz w:val="28"/>
          <w:szCs w:val="28"/>
        </w:rPr>
      </w:pPr>
      <w:r w:rsidRPr="3A9A9753">
        <w:rPr>
          <w:rFonts w:ascii="Arial" w:hAnsi="Arial" w:eastAsia="Arial" w:cs="Arial"/>
          <w:color w:val="000000" w:themeColor="text1"/>
          <w:sz w:val="28"/>
          <w:szCs w:val="28"/>
        </w:rPr>
        <w:t>_______</w:t>
      </w:r>
    </w:p>
    <w:p w:rsidRPr="00FE7B7E" w:rsidR="00886ABA" w:rsidP="31C61043" w:rsidRDefault="0C5104FD" w14:paraId="1382325E" w14:textId="2E927430">
      <w:pPr>
        <w:spacing w:after="0" w:line="360" w:lineRule="auto"/>
        <w:jc w:val="both"/>
        <w:rPr>
          <w:rFonts w:ascii="Arial" w:hAnsi="Arial" w:eastAsia="Arial" w:cs="Arial"/>
          <w:sz w:val="26"/>
          <w:szCs w:val="26"/>
        </w:rPr>
      </w:pPr>
      <w:r>
        <w:rPr>
          <w:rFonts w:ascii="Arial" w:hAnsi="Arial" w:eastAsia="Arial" w:cs="Arial"/>
          <w:i/>
          <w:iCs/>
          <w:color w:val="000000" w:themeColor="text1"/>
          <w:sz w:val="26"/>
          <w:szCs w:val="26"/>
        </w:rPr>
        <w:t xml:space="preserve">Dispositivos relevantes citados: </w:t>
      </w:r>
      <w:r>
        <w:rPr>
          <w:rFonts w:ascii="Arial" w:hAnsi="Arial" w:eastAsia="Arial" w:cs="Arial"/>
          <w:color w:val="000000" w:themeColor="text1"/>
          <w:sz w:val="26"/>
          <w:szCs w:val="26"/>
        </w:rPr>
        <w:t xml:space="preserve">C</w:t>
      </w:r>
      <w:r>
        <w:rPr>
          <w:rFonts w:ascii="Arial" w:hAnsi="Arial" w:eastAsia="Arial" w:cs="Arial"/>
          <w:color w:val="000000" w:themeColor="text1"/>
          <w:sz w:val="26"/>
          <w:szCs w:val="26"/>
        </w:rPr>
        <w:t xml:space="preserve">DC</w:t>
      </w:r>
      <w:del w:id="1230" w:author="Assessor GDSXSR" w:date="2026-10-31T19:51:13Z">
        <w:r>
          <w:rPr>
            <w:rFonts w:ascii="Arial" w:hAnsi="Arial" w:eastAsia="Arial" w:cs="Arial"/>
            <w:color w:val="000000" w:themeColor="text1"/>
            <w:sz w:val="26"/>
            <w:szCs w:val="26"/>
          </w:rPr>
          <w:delText xml:space="preserve">, arts.</w:delText>
        </w:r>
      </w:del>
      <w:r>
        <w:rPr>
          <w:rFonts w:ascii="Arial" w:hAnsi="Arial" w:eastAsia="Arial" w:cs="Arial"/>
          <w:color w:val="000000" w:themeColor="text1"/>
          <w:sz w:val="26"/>
          <w:szCs w:val="26"/>
        </w:rPr>
        <w:t xml:space="preserve"> 14</w:t>
      </w:r>
      <w:del w:id="1231" w:author="Assessor GDSXSR" w:date="2026-10-31T19:51:13Z">
        <w:r>
          <w:rPr>
            <w:rFonts w:ascii="Arial" w:hAnsi="Arial" w:eastAsia="Arial" w:cs="Arial"/>
            <w:color w:val="000000" w:themeColor="text1"/>
            <w:sz w:val="26"/>
            <w:szCs w:val="26"/>
          </w:rPr>
          <w:delText xml:space="preserve">,</w:delText>
        </w:r>
      </w:del>
      <w:r>
        <w:rPr>
          <w:rFonts w:ascii="Arial" w:hAnsi="Arial" w:eastAsia="Arial" w:cs="Arial"/>
          <w:color w:val="000000" w:themeColor="text1"/>
          <w:sz w:val="26"/>
          <w:szCs w:val="26"/>
        </w:rPr>
        <w:t xml:space="preserve"> § 3º</w:t>
      </w:r>
      <w:del w:id="1232" w:author="Assessor GDSXSR" w:date="2026-10-31T19:51:13Z">
        <w:r>
          <w:rPr>
            <w:rFonts w:ascii="Arial" w:hAnsi="Arial" w:eastAsia="Arial" w:cs="Arial"/>
            <w:color w:val="000000" w:themeColor="text1"/>
            <w:sz w:val="26"/>
            <w:szCs w:val="26"/>
          </w:rPr>
          <w:delText xml:space="preserve">,</w:delText>
        </w:r>
      </w:del>
      <w:r>
        <w:rPr>
          <w:rFonts w:ascii="Arial" w:hAnsi="Arial" w:eastAsia="Arial" w:cs="Arial"/>
          <w:color w:val="000000" w:themeColor="text1"/>
          <w:sz w:val="26"/>
          <w:szCs w:val="26"/>
        </w:rPr>
        <w:t xml:space="preserve"> II</w:t>
      </w:r>
      <w:del w:id="1233" w:author="Assessor GDSXSR" w:date="2026-10-31T19:51:13Z">
        <w:r>
          <w:rPr>
            <w:rFonts w:ascii="Arial" w:hAnsi="Arial" w:eastAsia="Arial" w:cs="Arial"/>
            <w:color w:val="000000" w:themeColor="text1"/>
            <w:sz w:val="26"/>
            <w:szCs w:val="26"/>
          </w:rPr>
          <w:delText xml:space="preserve">,</w:delText>
        </w:r>
      </w:del>
      <w:ins w:id="1234" w:author="Assessor GDSXSR" w:date="2026-10-31T19:51:13Z">
        <w:r>
          <w:rPr>
            <w:rFonts w:ascii="Arial" w:hAnsi="Arial" w:eastAsia="Arial" w:cs="Arial"/>
            <w:color w:val="808080"/>
            <w:sz w:val="26"/>
            <w:szCs w:val="26"/>
          </w:rPr>
          <w:t xml:space="preserve">;</w:t>
        </w:r>
      </w:ins>
      <w:r>
        <w:rPr>
          <w:rFonts w:ascii="Arial" w:hAnsi="Arial" w:eastAsia="Arial" w:cs="Arial"/>
          <w:color w:val="000000" w:themeColor="text1"/>
          <w:sz w:val="26"/>
          <w:szCs w:val="26"/>
        </w:rPr>
        <w:t xml:space="preserve"> </w:t>
      </w:r>
      <w:del w:id="1235" w:author="Assessor GDSXSR" w:date="2026-10-31T19:51:13Z">
        <w:r>
          <w:rPr>
            <w:rFonts w:ascii="Arial" w:hAnsi="Arial" w:eastAsia="Arial" w:cs="Arial"/>
            <w:color w:val="000000" w:themeColor="text1"/>
            <w:sz w:val="26"/>
            <w:szCs w:val="26"/>
          </w:rPr>
          <w:delText xml:space="preserve">e</w:delText>
        </w:r>
      </w:del>
      <w:ins w:id="1236" w:author="Assessor GDSXSR" w:date="2026-10-31T19:51:13Z">
        <w:r>
          <w:rPr>
            <w:rFonts w:ascii="Arial" w:hAnsi="Arial" w:eastAsia="Arial" w:cs="Arial"/>
            <w:color w:val="808080"/>
            <w:sz w:val="26"/>
            <w:szCs w:val="26"/>
          </w:rPr>
          <w:t xml:space="preserve">CDC</w:t>
        </w:r>
      </w:ins>
      <w:r>
        <w:rPr>
          <w:rFonts w:ascii="Arial" w:hAnsi="Arial" w:eastAsia="Arial" w:cs="Arial"/>
          <w:color w:val="000000" w:themeColor="text1"/>
          <w:sz w:val="26"/>
          <w:szCs w:val="26"/>
        </w:rPr>
        <w:t xml:space="preserve"> 42</w:t>
      </w:r>
      <w:del w:id="1237" w:author="Assessor GDSXSR" w:date="2026-10-31T19:51:13Z">
        <w:r>
          <w:rPr>
            <w:rFonts w:ascii="Arial" w:hAnsi="Arial" w:eastAsia="Arial" w:cs="Arial"/>
            <w:color w:val="000000" w:themeColor="text1"/>
            <w:sz w:val="26"/>
            <w:szCs w:val="26"/>
          </w:rPr>
          <w:delText xml:space="preserve">,</w:delText>
        </w:r>
      </w:del>
      <w:r>
        <w:rPr>
          <w:rFonts w:ascii="Arial" w:hAnsi="Arial" w:eastAsia="Arial" w:cs="Arial"/>
          <w:color w:val="000000" w:themeColor="text1"/>
          <w:sz w:val="26"/>
          <w:szCs w:val="26"/>
        </w:rPr>
        <w:t xml:space="preserve"> parágrafo único; CC</w:t>
      </w:r>
      <w:del w:id="1238" w:author="Assessor GDSXSR" w:date="2026-10-31T19:51:13Z">
        <w:r>
          <w:rPr>
            <w:rFonts w:ascii="Arial" w:hAnsi="Arial" w:eastAsia="Arial" w:cs="Arial"/>
            <w:color w:val="000000" w:themeColor="text1"/>
            <w:sz w:val="26"/>
            <w:szCs w:val="26"/>
          </w:rPr>
          <w:delText xml:space="preserve">, arts.</w:delText>
        </w:r>
      </w:del>
      <w:r>
        <w:rPr>
          <w:rFonts w:ascii="Arial" w:hAnsi="Arial" w:eastAsia="Arial" w:cs="Arial"/>
          <w:color w:val="000000" w:themeColor="text1"/>
          <w:sz w:val="26"/>
          <w:szCs w:val="26"/>
        </w:rPr>
        <w:t xml:space="preserve"> 389 </w:t>
      </w:r>
      <w:del w:id="1239" w:author="Assessor GDSXSR" w:date="2026-10-31T19:51:13Z">
        <w:r>
          <w:rPr>
            <w:rFonts w:ascii="Arial" w:hAnsi="Arial" w:eastAsia="Arial" w:cs="Arial"/>
            <w:color w:val="000000" w:themeColor="text1"/>
            <w:sz w:val="26"/>
            <w:szCs w:val="26"/>
          </w:rPr>
          <w:delText xml:space="preserve">e</w:delText>
        </w:r>
      </w:del>
      <w:ins w:id="1240" w:author="Assessor GDSXSR" w:date="2026-10-31T19:51:13Z">
        <w:r>
          <w:rPr>
            <w:rFonts w:ascii="Arial" w:hAnsi="Arial" w:eastAsia="Arial" w:cs="Arial"/>
            <w:color w:val="808080"/>
            <w:sz w:val="26"/>
            <w:szCs w:val="26"/>
          </w:rPr>
          <w:t xml:space="preserve">parágrafo único; CC</w:t>
        </w:r>
      </w:ins>
      <w:r>
        <w:rPr>
          <w:rFonts w:ascii="Arial" w:hAnsi="Arial" w:eastAsia="Arial" w:cs="Arial"/>
          <w:color w:val="000000" w:themeColor="text1"/>
          <w:sz w:val="26"/>
          <w:szCs w:val="26"/>
        </w:rPr>
        <w:t xml:space="preserve"> 406</w:t>
      </w:r>
      <w:ins w:id="1241" w:author="Assessor GDSXSR" w:date="2026-10-31T19:51:13Z">
        <w:r>
          <w:rPr>
            <w:rFonts w:ascii="Arial" w:hAnsi="Arial" w:eastAsia="Arial" w:cs="Arial"/>
            <w:color w:val="808080"/>
            <w:sz w:val="26"/>
            <w:szCs w:val="26"/>
          </w:rPr>
          <w:t xml:space="preserve"> § 1º</w:t>
        </w:r>
      </w:ins>
      <w:r>
        <w:rPr>
          <w:rFonts w:ascii="Arial" w:hAnsi="Arial" w:eastAsia="Arial" w:cs="Arial"/>
          <w:color w:val="000000" w:themeColor="text1"/>
          <w:sz w:val="26"/>
          <w:szCs w:val="26"/>
        </w:rPr>
        <w:t xml:space="preserve">; Lei 14.905/2024</w:t>
      </w:r>
      <w:ins w:id="1242" w:author="Assessor GDSXSR" w:date="2026-10-31T19:51:13Z">
        <w:r>
          <w:rPr>
            <w:rFonts w:ascii="Arial" w:hAnsi="Arial" w:eastAsia="Arial" w:cs="Arial"/>
            <w:color w:val="808080"/>
            <w:sz w:val="26"/>
            <w:szCs w:val="26"/>
          </w:rPr>
          <w:t xml:space="preserve"> 5º II; CPC 373 II; CPC 85 § 11</w:t>
        </w:r>
      </w:ins>
      <w:r>
        <w:rPr>
          <w:rFonts w:ascii="Arial" w:hAnsi="Arial" w:eastAsia="Arial" w:cs="Arial"/>
          <w:color w:val="000000" w:themeColor="text1"/>
          <w:sz w:val="26"/>
          <w:szCs w:val="26"/>
        </w:rPr>
        <w:t xml:space="preserve">.</w:t>
      </w:r>
      <w:del w:id="1243" w:author="Assessor GDSXSR" w:date="2026-10-31T19:51:13Z">
        <w:r>
          <w:rPr>
            <w:rFonts w:ascii="Arial" w:hAnsi="Arial" w:eastAsia="Arial" w:cs="Arial"/>
            <w:i/>
            <w:iCs/>
            <w:color w:val="000000" w:themeColor="text1"/>
            <w:sz w:val="26"/>
            <w:szCs w:val="26"/>
          </w:rPr>
          <w:delText xml:space="preserve"> </w:delText>
        </w:r>
      </w:del>
    </w:p>
    <w:p w:rsidR="0C5104FD" w:rsidP="39AEA010" w:rsidRDefault="0C5104FD" w14:paraId="6F111092" w14:textId="1782B339">
      <w:pPr>
        <w:spacing w:after="0" w:line="360" w:lineRule="auto"/>
        <w:jc w:val="both"/>
        <w:rPr>
          <w:rFonts w:ascii="Arial" w:hAnsi="Arial" w:eastAsia="Arial" w:cs="Arial"/>
          <w:sz w:val="26"/>
          <w:szCs w:val="26"/>
        </w:rPr>
      </w:pPr>
      <w:r>
        <w:rPr>
          <w:rFonts w:ascii="Arial" w:hAnsi="Arial" w:eastAsia="Arial" w:cs="Arial"/>
          <w:i/>
          <w:iCs/>
          <w:color w:val="000000" w:themeColor="text1"/>
          <w:sz w:val="26"/>
          <w:szCs w:val="26"/>
        </w:rPr>
        <w:t xml:space="preserve">Jurisprudência relevante citada: </w:t>
      </w:r>
      <w:del w:id="1244" w:author="Assessor GDSXSR" w:date="2026-10-31T19:51:13Z">
        <w:r>
          <w:rPr>
            <w:rFonts w:ascii="Arial" w:hAnsi="Arial" w:eastAsia="Arial" w:cs="Arial"/>
            <w:sz w:val="26"/>
            <w:szCs w:val="26"/>
          </w:rPr>
          <w:delText xml:space="preserve">TJDFT,</w:delText>
        </w:r>
        <w:r>
          <w:rPr>
            <w:rFonts w:ascii="Arial" w:hAnsi="Arial" w:eastAsia="Arial" w:cs="Arial"/>
            <w:sz w:val="26"/>
            <w:szCs w:val="26"/>
          </w:rPr>
          <w:delText xml:space="preserve"> </w:delText>
        </w:r>
      </w:del>
      <w:r>
        <w:rPr>
          <w:rFonts w:ascii="Arial" w:hAnsi="Arial" w:eastAsia="Arial" w:cs="Arial"/>
          <w:sz w:val="26"/>
          <w:szCs w:val="26"/>
        </w:rPr>
        <w:t xml:space="preserve">Acórdão 1892638, </w:t>
      </w:r>
      <w:del w:id="1245" w:author="Assessor GDSXSR" w:date="2026-10-31T19:51:13Z">
        <w:r>
          <w:rPr>
            <w:rFonts w:ascii="Arial" w:hAnsi="Arial" w:eastAsia="Arial" w:cs="Arial"/>
            <w:sz w:val="26"/>
            <w:szCs w:val="26"/>
          </w:rPr>
          <w:delText xml:space="preserve">APC</w:delText>
        </w:r>
      </w:del>
      <w:ins w:id="1246" w:author="Assessor GDSXSR" w:date="2026-10-31T19:51:13Z">
        <w:r>
          <w:rPr>
            <w:rFonts w:ascii="Arial" w:hAnsi="Arial" w:eastAsia="Arial" w:cs="Arial"/>
            <w:color w:val="808080"/>
            <w:sz w:val="26"/>
            <w:szCs w:val="26"/>
          </w:rPr>
          <w:t xml:space="preserve">Processo nº</w:t>
        </w:r>
      </w:ins>
      <w:r>
        <w:rPr>
          <w:rFonts w:ascii="Arial" w:hAnsi="Arial" w:eastAsia="Arial" w:cs="Arial"/>
          <w:sz w:val="26"/>
          <w:szCs w:val="26"/>
        </w:rPr>
        <w:t xml:space="preserve"> </w:t>
      </w:r>
      <w:r>
        <w:rPr>
          <w:rFonts w:ascii="Arial" w:hAnsi="Arial" w:eastAsia="Arial" w:cs="Arial"/>
          <w:sz w:val="26"/>
          <w:szCs w:val="26"/>
        </w:rPr>
        <w:t xml:space="preserve">0738884-82.2023.8.07.0001, Rel. Des. Arnoldo Camanho de Assis, 4ª Turma Cível, j.</w:t>
      </w:r>
      <w:del w:id="1247" w:author="Assessor GDSXSR" w:date="2026-10-31T19:51:13Z">
        <w:r>
          <w:rPr>
            <w:rFonts w:ascii="Arial" w:hAnsi="Arial" w:eastAsia="Arial" w:cs="Arial"/>
            <w:sz w:val="26"/>
            <w:szCs w:val="26"/>
          </w:rPr>
          <w:delText xml:space="preserve">  </w:delText>
        </w:r>
      </w:del>
      <w:ins w:id="1248" w:author="Assessor GDSXSR" w:date="2026-10-31T19:51:13Z">
        <w:r>
          <w:rPr>
            <w:rFonts w:ascii="Arial" w:hAnsi="Arial" w:eastAsia="Arial" w:cs="Arial"/>
            <w:color w:val="808080"/>
            <w:sz w:val="26"/>
            <w:szCs w:val="26"/>
          </w:rPr>
          <w:t xml:space="preserve"> </w:t>
        </w:r>
      </w:ins>
      <w:r>
        <w:rPr>
          <w:rFonts w:ascii="Arial" w:hAnsi="Arial" w:eastAsia="Arial" w:cs="Arial"/>
          <w:sz w:val="26"/>
          <w:szCs w:val="26"/>
        </w:rPr>
        <w:t xml:space="preserve">24/07/2024, DJe</w:t>
      </w:r>
      <w:del w:id="1249" w:author="Assessor GDSXSR" w:date="2026-10-31T19:51:13Z">
        <w:r>
          <w:rPr>
            <w:rFonts w:ascii="Arial" w:hAnsi="Arial" w:eastAsia="Arial" w:cs="Arial"/>
            <w:sz w:val="26"/>
            <w:szCs w:val="26"/>
          </w:rPr>
          <w:delText xml:space="preserve">:</w:delText>
        </w:r>
      </w:del>
      <w:r>
        <w:rPr>
          <w:rFonts w:ascii="Arial" w:hAnsi="Arial" w:eastAsia="Arial" w:cs="Arial"/>
          <w:sz w:val="26"/>
          <w:szCs w:val="26"/>
        </w:rPr>
        <w:t xml:space="preserve"> 30/07/2024</w:t>
      </w:r>
      <w:del w:id="1250" w:author="Assessor GDSXSR" w:date="2026-10-31T19:51:13Z">
        <w:r>
          <w:rPr>
            <w:rFonts w:ascii="Arial" w:hAnsi="Arial" w:eastAsia="Arial" w:cs="Arial"/>
            <w:sz w:val="26"/>
            <w:szCs w:val="26"/>
          </w:rPr>
          <w:delText xml:space="preserve">; TJDFT,</w:delText>
        </w:r>
        <w:r>
          <w:rPr>
            <w:rFonts w:ascii="Arial" w:hAnsi="Arial" w:eastAsia="Arial" w:cs="Arial"/>
            <w:sz w:val="26"/>
            <w:szCs w:val="26"/>
          </w:rPr>
          <w:delText xml:space="preserve"> </w:delText>
        </w:r>
        <w:r>
          <w:rPr>
            <w:rFonts w:ascii="Arial" w:hAnsi="Arial" w:eastAsia="Arial" w:cs="Arial"/>
            <w:sz w:val="26"/>
            <w:szCs w:val="26"/>
          </w:rPr>
          <w:delText xml:space="preserve">Acórdão </w:delText>
        </w:r>
        <w:r>
          <w:rPr>
            <w:rFonts w:ascii="Arial" w:hAnsi="Arial" w:eastAsia="Arial" w:cs="Arial"/>
            <w:sz w:val="26"/>
            <w:szCs w:val="26"/>
          </w:rPr>
          <w:delText xml:space="preserve">2</w:delText>
        </w:r>
        <w:r>
          <w:rPr>
            <w:rFonts w:ascii="Arial" w:hAnsi="Arial" w:eastAsia="Arial" w:cs="Arial"/>
            <w:sz w:val="26"/>
            <w:szCs w:val="26"/>
          </w:rPr>
          <w:delText xml:space="preserve">036854</w:delText>
        </w:r>
        <w:r>
          <w:rPr>
            <w:rFonts w:ascii="Arial" w:hAnsi="Arial" w:eastAsia="Arial" w:cs="Arial"/>
            <w:sz w:val="26"/>
            <w:szCs w:val="26"/>
          </w:rPr>
          <w:delText xml:space="preserve">, </w:delText>
        </w:r>
        <w:r>
          <w:rPr>
            <w:rFonts w:ascii="Arial" w:hAnsi="Arial" w:eastAsia="Arial" w:cs="Arial"/>
            <w:sz w:val="26"/>
            <w:szCs w:val="26"/>
          </w:rPr>
          <w:delText xml:space="preserve">APC </w:delText>
        </w:r>
        <w:r>
          <w:rPr>
            <w:rFonts w:ascii="Arial" w:hAnsi="Arial" w:eastAsia="Arial" w:cs="Arial"/>
            <w:sz w:val="26"/>
            <w:szCs w:val="26"/>
          </w:rPr>
          <w:delText xml:space="preserve">0734431-04</w:delText>
        </w:r>
      </w:del>
      <w:r>
        <w:rPr>
          <w:rFonts w:ascii="Arial" w:hAnsi="Arial" w:eastAsia="Arial" w:cs="Arial"/>
          <w:sz w:val="26"/>
          <w:szCs w:val="26"/>
        </w:rPr>
        <w:t xml:space="preserve">.</w:t>
      </w:r>
      <w:del w:id="1251" w:author="Assessor GDSXSR" w:date="2026-10-31T19:51:13Z">
        <w:r>
          <w:rPr>
            <w:rFonts w:ascii="Arial" w:hAnsi="Arial" w:eastAsia="Arial" w:cs="Arial"/>
            <w:sz w:val="26"/>
            <w:szCs w:val="26"/>
          </w:rPr>
          <w:delText xml:space="preserve">2024.8.07.0003</w:delText>
        </w:r>
        <w:r>
          <w:rPr>
            <w:rFonts w:ascii="Arial" w:hAnsi="Arial" w:eastAsia="Arial" w:cs="Arial"/>
            <w:sz w:val="26"/>
            <w:szCs w:val="26"/>
          </w:rPr>
          <w:delText xml:space="preserve">, Rel. Des. A</w:delText>
        </w:r>
        <w:r>
          <w:rPr>
            <w:rFonts w:ascii="Arial" w:hAnsi="Arial" w:eastAsia="Arial" w:cs="Arial"/>
            <w:sz w:val="26"/>
            <w:szCs w:val="26"/>
          </w:rPr>
          <w:delText xml:space="preserve">iston Henrique de Sousa, 4ª Turma Cível, </w:delText>
        </w:r>
        <w:r>
          <w:rPr>
            <w:rFonts w:ascii="Arial" w:hAnsi="Arial" w:eastAsia="Arial" w:cs="Arial"/>
            <w:sz w:val="26"/>
            <w:szCs w:val="26"/>
          </w:rPr>
          <w:delText xml:space="preserve">j. 2</w:delText>
        </w:r>
        <w:r>
          <w:rPr>
            <w:rFonts w:ascii="Arial" w:hAnsi="Arial" w:eastAsia="Arial" w:cs="Arial"/>
            <w:sz w:val="26"/>
            <w:szCs w:val="26"/>
          </w:rPr>
          <w:delText xml:space="preserve">1</w:delText>
        </w:r>
        <w:r>
          <w:rPr>
            <w:rFonts w:ascii="Arial" w:hAnsi="Arial" w:eastAsia="Arial" w:cs="Arial"/>
            <w:sz w:val="26"/>
            <w:szCs w:val="26"/>
          </w:rPr>
          <w:delText xml:space="preserve">/0</w:delText>
        </w:r>
        <w:r>
          <w:rPr>
            <w:rFonts w:ascii="Arial" w:hAnsi="Arial" w:eastAsia="Arial" w:cs="Arial"/>
            <w:sz w:val="26"/>
            <w:szCs w:val="26"/>
          </w:rPr>
          <w:delText xml:space="preserve">8</w:delText>
        </w:r>
        <w:r>
          <w:rPr>
            <w:rFonts w:ascii="Arial" w:hAnsi="Arial" w:eastAsia="Arial" w:cs="Arial"/>
            <w:sz w:val="26"/>
            <w:szCs w:val="26"/>
          </w:rPr>
          <w:delText xml:space="preserve">/202</w:delText>
        </w:r>
        <w:r>
          <w:rPr>
            <w:rFonts w:ascii="Arial" w:hAnsi="Arial" w:eastAsia="Arial" w:cs="Arial"/>
            <w:sz w:val="26"/>
            <w:szCs w:val="26"/>
          </w:rPr>
          <w:delText xml:space="preserve">5</w:delText>
        </w:r>
        <w:r>
          <w:rPr>
            <w:rFonts w:ascii="Arial" w:hAnsi="Arial" w:eastAsia="Arial" w:cs="Arial"/>
            <w:sz w:val="26"/>
            <w:szCs w:val="26"/>
          </w:rPr>
          <w:delText xml:space="preserve">,</w:delText>
        </w:r>
        <w:r>
          <w:rPr>
            <w:rFonts w:ascii="Arial" w:hAnsi="Arial" w:eastAsia="Arial" w:cs="Arial"/>
            <w:sz w:val="26"/>
            <w:szCs w:val="26"/>
          </w:rPr>
          <w:delText xml:space="preserve"> DJe: </w:delText>
        </w:r>
        <w:r>
          <w:rPr>
            <w:rFonts w:ascii="Arial" w:hAnsi="Arial" w:eastAsia="Arial" w:cs="Arial"/>
            <w:sz w:val="26"/>
            <w:szCs w:val="26"/>
          </w:rPr>
          <w:delText xml:space="preserve">09</w:delText>
        </w:r>
        <w:r>
          <w:rPr>
            <w:rFonts w:ascii="Arial" w:hAnsi="Arial" w:eastAsia="Arial" w:cs="Arial"/>
            <w:sz w:val="26"/>
            <w:szCs w:val="26"/>
          </w:rPr>
          <w:delText xml:space="preserve">/0</w:delText>
        </w:r>
        <w:r>
          <w:rPr>
            <w:rFonts w:ascii="Arial" w:hAnsi="Arial" w:eastAsia="Arial" w:cs="Arial"/>
            <w:sz w:val="26"/>
            <w:szCs w:val="26"/>
          </w:rPr>
          <w:delText xml:space="preserve">9</w:delText>
        </w:r>
        <w:r>
          <w:rPr>
            <w:rFonts w:ascii="Arial" w:hAnsi="Arial" w:eastAsia="Arial" w:cs="Arial"/>
            <w:sz w:val="26"/>
            <w:szCs w:val="26"/>
          </w:rPr>
          <w:delText xml:space="preserve">/202</w:delText>
        </w:r>
        <w:r>
          <w:rPr>
            <w:rFonts w:ascii="Arial" w:hAnsi="Arial" w:eastAsia="Arial" w:cs="Arial"/>
            <w:sz w:val="26"/>
            <w:szCs w:val="26"/>
          </w:rPr>
          <w:delText xml:space="preserve">5; </w:delText>
        </w:r>
        <w:r>
          <w:rPr>
            <w:rFonts w:ascii="Arial" w:hAnsi="Arial" w:eastAsia="Arial" w:cs="Arial"/>
            <w:sz w:val="26"/>
            <w:szCs w:val="26"/>
          </w:rPr>
          <w:delText xml:space="preserve">TJDFT, Acórdão 1986221, </w:delText>
        </w:r>
        <w:r>
          <w:rPr>
            <w:rFonts w:ascii="Arial" w:hAnsi="Arial" w:eastAsia="Arial" w:cs="Arial"/>
            <w:sz w:val="26"/>
            <w:szCs w:val="26"/>
          </w:rPr>
          <w:delText xml:space="preserve">APC </w:delText>
        </w:r>
        <w:r>
          <w:rPr>
            <w:rFonts w:ascii="Arial" w:hAnsi="Arial" w:eastAsia="Arial" w:cs="Arial"/>
            <w:sz w:val="26"/>
            <w:szCs w:val="26"/>
          </w:rPr>
          <w:delText xml:space="preserve">0732430-80.2023.8.07.0003, Rel</w:delText>
        </w:r>
        <w:r>
          <w:rPr>
            <w:rFonts w:ascii="Arial" w:hAnsi="Arial" w:eastAsia="Arial" w:cs="Arial"/>
            <w:sz w:val="26"/>
            <w:szCs w:val="26"/>
          </w:rPr>
          <w:delText xml:space="preserve">(a)</w:delText>
        </w:r>
        <w:r>
          <w:rPr>
            <w:rFonts w:ascii="Arial" w:hAnsi="Arial" w:eastAsia="Arial" w:cs="Arial"/>
            <w:sz w:val="26"/>
            <w:szCs w:val="26"/>
          </w:rPr>
          <w:delText xml:space="preserve">. Des</w:delText>
        </w:r>
        <w:r>
          <w:rPr>
            <w:rFonts w:ascii="Arial" w:hAnsi="Arial" w:eastAsia="Arial" w:cs="Arial"/>
            <w:sz w:val="26"/>
            <w:szCs w:val="26"/>
          </w:rPr>
          <w:delText xml:space="preserve">(a)</w:delText>
        </w:r>
        <w:r>
          <w:rPr>
            <w:rFonts w:ascii="Arial" w:hAnsi="Arial" w:eastAsia="Arial" w:cs="Arial"/>
            <w:sz w:val="26"/>
            <w:szCs w:val="26"/>
          </w:rPr>
          <w:delText xml:space="preserve">. Sandra Reves, 7ª Turma Cível, j. 02/04/2025,</w:delText>
        </w:r>
        <w:r>
          <w:rPr>
            <w:rFonts w:ascii="Arial" w:hAnsi="Arial" w:eastAsia="Arial" w:cs="Arial"/>
            <w:sz w:val="26"/>
            <w:szCs w:val="26"/>
          </w:rPr>
          <w:delText xml:space="preserve"> DJe:</w:delText>
        </w:r>
        <w:r>
          <w:rPr>
            <w:rFonts w:ascii="Arial" w:hAnsi="Arial" w:eastAsia="Arial" w:cs="Arial"/>
            <w:sz w:val="26"/>
            <w:szCs w:val="26"/>
          </w:rPr>
          <w:delText xml:space="preserve"> 2</w:delText>
        </w:r>
        <w:r>
          <w:rPr>
            <w:rFonts w:ascii="Arial" w:hAnsi="Arial" w:eastAsia="Arial" w:cs="Arial"/>
            <w:sz w:val="26"/>
            <w:szCs w:val="26"/>
          </w:rPr>
          <w:delText xml:space="preserve">5/0</w:delText>
        </w:r>
        <w:r>
          <w:rPr>
            <w:rFonts w:ascii="Arial" w:hAnsi="Arial" w:eastAsia="Arial" w:cs="Arial"/>
            <w:sz w:val="26"/>
            <w:szCs w:val="26"/>
          </w:rPr>
          <w:delText xml:space="preserve">4/2025</w:delText>
        </w:r>
        <w:r>
          <w:rPr>
            <w:rFonts w:ascii="Arial" w:hAnsi="Arial" w:eastAsia="Arial" w:cs="Arial"/>
            <w:sz w:val="26"/>
            <w:szCs w:val="26"/>
          </w:rPr>
          <w:delText xml:space="preserve">; TJDFT, Acórdão 1981978, </w:delText>
        </w:r>
        <w:r>
          <w:rPr>
            <w:rFonts w:ascii="Arial" w:hAnsi="Arial" w:eastAsia="Arial" w:cs="Arial"/>
            <w:sz w:val="26"/>
            <w:szCs w:val="26"/>
          </w:rPr>
          <w:delText xml:space="preserve">APC </w:delText>
        </w:r>
        <w:r>
          <w:rPr>
            <w:rFonts w:ascii="Arial" w:hAnsi="Arial" w:eastAsia="Arial" w:cs="Arial"/>
            <w:sz w:val="26"/>
            <w:szCs w:val="26"/>
          </w:rPr>
          <w:delText xml:space="preserve">0706316-59.2023.8.07.0018, Rel</w:delText>
        </w:r>
        <w:r>
          <w:rPr>
            <w:rFonts w:ascii="Arial" w:hAnsi="Arial" w:eastAsia="Arial" w:cs="Arial"/>
            <w:sz w:val="26"/>
            <w:szCs w:val="26"/>
          </w:rPr>
          <w:delText xml:space="preserve">(a)</w:delText>
        </w:r>
        <w:r>
          <w:rPr>
            <w:rFonts w:ascii="Arial" w:hAnsi="Arial" w:eastAsia="Arial" w:cs="Arial"/>
            <w:sz w:val="26"/>
            <w:szCs w:val="26"/>
          </w:rPr>
          <w:delText xml:space="preserve">. Des</w:delText>
        </w:r>
        <w:r>
          <w:rPr>
            <w:rFonts w:ascii="Arial" w:hAnsi="Arial" w:eastAsia="Arial" w:cs="Arial"/>
            <w:sz w:val="26"/>
            <w:szCs w:val="26"/>
          </w:rPr>
          <w:delText xml:space="preserve">(a)</w:delText>
        </w:r>
        <w:r>
          <w:rPr>
            <w:rFonts w:ascii="Arial" w:hAnsi="Arial" w:eastAsia="Arial" w:cs="Arial"/>
            <w:sz w:val="26"/>
            <w:szCs w:val="26"/>
          </w:rPr>
          <w:delText xml:space="preserve">. Maria de Lourdes Abreu, 3ª Turma Cível, j. 20/03/2025, DJe: 04/04/2025</w:delText>
        </w:r>
        <w:r>
          <w:rPr>
            <w:rFonts w:ascii="Arial" w:hAnsi="Arial" w:eastAsia="Arial" w:cs="Arial"/>
            <w:sz w:val="26"/>
            <w:szCs w:val="26"/>
          </w:rPr>
          <w:delText xml:space="preserve">; TJDFT, Acórdão 978193, </w:delText>
        </w:r>
        <w:r>
          <w:rPr>
            <w:rFonts w:ascii="Arial" w:hAnsi="Arial" w:eastAsia="Arial" w:cs="Arial"/>
            <w:sz w:val="26"/>
            <w:szCs w:val="26"/>
          </w:rPr>
          <w:delText xml:space="preserve">APC </w:delText>
        </w:r>
        <w:r>
          <w:rPr>
            <w:rFonts w:ascii="Arial" w:hAnsi="Arial" w:eastAsia="Arial" w:cs="Arial"/>
            <w:sz w:val="26"/>
            <w:szCs w:val="26"/>
          </w:rPr>
          <w:delText xml:space="preserve">0752103-65.2023.8.07.0001, Rel. Des. Fernando Tavernard, 2ª Turma Cível, j. 12/03/2025, DJe: 26/03/2025.</w:delText>
        </w:r>
      </w:del>
    </w:p>
    <w:p w:rsidR="0FB3349F" w:rsidP="0FB3349F" w:rsidRDefault="0FB3349F" w14:paraId="5C4F9C5C" w14:textId="5E77B932">
      <w:pPr>
        <w:spacing w:after="0" w:line="360" w:lineRule="auto"/>
        <w:jc w:val="both"/>
        <w:rPr>
          <w:rFonts w:ascii="Arial" w:hAnsi="Arial" w:eastAsia="Arial" w:cs="Arial"/>
          <w:sz w:val="26"/>
          <w:szCs w:val="26"/>
        </w:rPr>
      </w:pPr>
    </w:p>
    <w:p w:rsidR="0FB3349F" w:rsidP="0FB3349F" w:rsidRDefault="0FB3349F" w14:paraId="638EE4C9" w14:textId="13F9C8BE">
      <w:pPr>
        <w:spacing w:after="0" w:line="360" w:lineRule="auto"/>
        <w:jc w:val="both"/>
        <w:rPr>
          <w:rFonts w:ascii="Arial" w:hAnsi="Arial" w:eastAsia="Arial" w:cs="Arial"/>
          <w:sz w:val="26"/>
          <w:szCs w:val="26"/>
        </w:rPr>
      </w:pPr>
    </w:p>
    <w:p w:rsidRPr="00E63A24" w:rsidR="00E87018" w:rsidP="100CB99B" w:rsidRDefault="52BC26FC" w14:paraId="38C16038" w14:textId="22751F84">
      <w:pPr>
        <w:spacing w:after="0" w:line="360" w:lineRule="auto"/>
        <w:rPr>
          <w:del w:id="2332" w:author="Assessor GDSXSR" w:date="2026-10-31T19:51:13Z"/>
          <w:rFonts w:cstheme="minorHAnsi"/>
          <w:color w:val="FF0000"/>
        </w:rPr>
      </w:pPr>
      <w:del w:id="2330" w:author="Assessor GDSXSR" w:date="2026-10-31T19:51:13Z">
        <w:r w:rsidRPr="00E63A24">
          <w:rPr>
            <w:rFonts w:cstheme="minorHAnsi"/>
            <w:color w:val="FF0000"/>
          </w:rPr>
          <w:delText xml:space="preserve">RESUMO </w:delText>
        </w:r>
      </w:del>
      <w:del w:id="2331" w:author="Assessor GDSXSR" w:date="2026-10-31T19:51:13Z">
        <w:r w:rsidRPr="00E63A24" w:rsidR="10AFF351">
          <w:rPr>
            <w:rFonts w:cstheme="minorHAnsi"/>
            <w:color w:val="FF0000"/>
          </w:rPr>
          <w:delText>COPILOT</w:delText>
        </w:r>
      </w:del>
    </w:p>
    <w:p w:rsidRPr="00663C05" w:rsidR="41E7F256" w:rsidP="39AEA010" w:rsidRDefault="77ABD027" w14:paraId="296C7AD2" w14:textId="4306775A">
      <w:pPr>
        <w:pStyle w:val="Heading2"/>
        <w:spacing w:before="261" w:after="261" w:line="300" w:lineRule="auto"/>
        <w:rPr>
          <w:rFonts w:eastAsia="Segoe UI" w:asciiTheme="minorHAnsi" w:hAnsiTheme="minorHAnsi" w:cstheme="minorHAnsi"/>
          <w:b/>
          <w:bCs/>
          <w:color w:val="EE0000"/>
          <w:sz w:val="22"/>
          <w:szCs w:val="22"/>
        </w:rPr>
      </w:pPr>
      <w:r w:rsidRPr="00E63A24">
        <w:rPr>
          <w:rFonts w:eastAsia="Segoe UI" w:asciiTheme="minorHAnsi" w:hAnsiTheme="minorHAnsi" w:cstheme="minorHAnsi"/>
          <w:b/>
          <w:bCs/>
          <w:color w:val="FF0000"/>
          <w:sz w:val="22"/>
          <w:szCs w:val="22"/>
        </w:rPr>
        <w:t>RESUMO DA APELAÇÃO DO RÉU</w:t>
      </w:r>
      <w:r w:rsidR="00663C05">
        <w:rPr>
          <w:rFonts w:eastAsia="Segoe UI" w:asciiTheme="minorHAnsi" w:hAnsiTheme="minorHAnsi" w:cstheme="minorHAnsi"/>
          <w:b/>
          <w:bCs/>
          <w:color w:val="FF0000"/>
          <w:sz w:val="22"/>
          <w:szCs w:val="22"/>
        </w:rPr>
        <w:t xml:space="preserve">, </w:t>
      </w:r>
      <w:r w:rsidRPr="00663C05" w:rsidR="00663C05">
        <w:rPr>
          <w:rFonts w:asciiTheme="minorHAnsi" w:hAnsiTheme="minorHAnsi" w:cstheme="minorHAnsi"/>
          <w:color w:val="EE0000"/>
          <w:sz w:val="22"/>
          <w:szCs w:val="22"/>
        </w:rPr>
        <w:t>Banco do Estado do Rio Grande do Sul S.A.</w:t>
      </w:r>
    </w:p>
    <w:p w:rsidRPr="00E63A24" w:rsidR="41E7F256" w:rsidP="39AEA010" w:rsidRDefault="77ABD027" w14:paraId="2D2BF85F" w14:textId="286E6D19">
      <w:pPr>
        <w:pStyle w:val="Heading3"/>
        <w:spacing w:before="246" w:after="246" w:line="300" w:lineRule="auto"/>
        <w:rPr>
          <w:rFonts w:eastAsia="Segoe UI" w:cstheme="minorHAnsi"/>
          <w:b/>
          <w:bCs/>
          <w:color w:val="FF0000"/>
          <w:sz w:val="22"/>
          <w:szCs w:val="22"/>
        </w:rPr>
      </w:pPr>
      <w:r w:rsidRPr="00E63A24">
        <w:rPr>
          <w:rFonts w:eastAsia="Segoe UI" w:cstheme="minorHAnsi"/>
          <w:b/>
          <w:bCs/>
          <w:color w:val="FF0000"/>
          <w:sz w:val="22"/>
          <w:szCs w:val="22"/>
        </w:rPr>
        <w:t>I. RAZÕES RECURSAIS</w:t>
      </w:r>
    </w:p>
    <w:p w:rsidRPr="00E63A24" w:rsidR="41E7F256" w:rsidP="39AEA010" w:rsidRDefault="77ABD027" w14:paraId="7B1DA081" w14:textId="3793FABC">
      <w:pPr>
        <w:spacing w:after="0" w:line="300" w:lineRule="auto"/>
        <w:rPr>
          <w:rFonts w:eastAsia="Segoe UI" w:cstheme="minorHAnsi"/>
          <w:b/>
          <w:bCs/>
          <w:color w:val="FF0000"/>
        </w:rPr>
      </w:pPr>
      <w:r w:rsidRPr="00E63A24">
        <w:rPr>
          <w:rFonts w:eastAsia="Segoe UI" w:cstheme="minorHAnsi"/>
          <w:b/>
          <w:bCs/>
          <w:color w:val="FF0000"/>
        </w:rPr>
        <w:t>Licitude da cessão de crédito e fato exclusivo do Banco PAN</w:t>
      </w:r>
    </w:p>
    <w:p w:rsidRPr="00E63A24" w:rsidR="41E7F256" w:rsidP="39AEA010" w:rsidRDefault="77ABD027" w14:paraId="78C60DAD" w14:textId="1841FD9E">
      <w:pPr>
        <w:pStyle w:val="ListParagraph"/>
        <w:numPr>
          <w:ilvl w:val="0"/>
          <w:numId w:val="7"/>
        </w:numPr>
        <w:spacing w:after="0" w:line="300" w:lineRule="auto"/>
        <w:rPr>
          <w:rFonts w:eastAsia="Segoe UI" w:cstheme="minorHAnsi"/>
          <w:color w:val="FF0000"/>
        </w:rPr>
      </w:pPr>
      <w:r w:rsidRPr="00E63A24">
        <w:rPr>
          <w:rFonts w:eastAsia="Segoe UI" w:cstheme="minorHAnsi"/>
          <w:color w:val="FF0000"/>
        </w:rPr>
        <w:t xml:space="preserve">Sustenta que adquiriu regularmente o contrato por cessão de crédito celebrada com o Banco PAN em 04/12/2024, com averbação perante o INSS. Afirma que eventual quitação posteriormente concedida pelo Banco PAN à autora não lhe foi comunicada, configurando fato exclusivo de terceiro (art. 14, § 3º, II, do CDC). Defende que, na qualidade de cessionário de boa-fé, não participou da emissão do termo de quitação nem recebeu informações sobre a alegada liquidação do débito, razão pela qual deve ser excluída sua responsabilidade pelos descontos posteriores. </w:t>
      </w:r>
    </w:p>
    <w:p w:rsidRPr="00E63A24" w:rsidR="41E7F256" w:rsidP="39AEA010" w:rsidRDefault="77ABD027" w14:paraId="40FEDDE3" w14:textId="5CC6EBBB">
      <w:pPr>
        <w:spacing w:after="0" w:line="300" w:lineRule="auto"/>
        <w:rPr>
          <w:rFonts w:eastAsia="Segoe UI" w:cstheme="minorHAnsi"/>
          <w:b/>
          <w:bCs/>
          <w:color w:val="FF0000"/>
        </w:rPr>
      </w:pPr>
      <w:r w:rsidRPr="00E63A24">
        <w:rPr>
          <w:rFonts w:eastAsia="Segoe UI" w:cstheme="minorHAnsi"/>
          <w:b/>
          <w:bCs/>
          <w:color w:val="FF0000"/>
        </w:rPr>
        <w:t>Inexistência de má-fé e impossibilidade de repetição em dobro</w:t>
      </w:r>
    </w:p>
    <w:p w:rsidRPr="00E63A24" w:rsidR="41E7F256" w:rsidP="39AEA010" w:rsidRDefault="77ABD027" w14:paraId="01E33AEE" w14:textId="010506EC">
      <w:pPr>
        <w:pStyle w:val="ListParagraph"/>
        <w:numPr>
          <w:ilvl w:val="0"/>
          <w:numId w:val="6"/>
        </w:numPr>
        <w:spacing w:after="0" w:line="300" w:lineRule="auto"/>
        <w:rPr>
          <w:rFonts w:eastAsia="Segoe UI" w:cstheme="minorHAnsi"/>
          <w:color w:val="FF0000"/>
        </w:rPr>
      </w:pPr>
      <w:r w:rsidRPr="00E63A24">
        <w:rPr>
          <w:rFonts w:eastAsia="Segoe UI" w:cstheme="minorHAnsi"/>
          <w:color w:val="FF0000"/>
        </w:rPr>
        <w:t xml:space="preserve">Argumenta que a cobrança decorreu do exercício regular de direito fundado em crédito regularmente adquirido e averbado perante o INSS. Sustenta a existência de engano justificável, decorrente da ausência de comunicação da quitação pelo Banco PAN, o que afasta a caracterização de conduta contrária à boa-fé objetiva. Requer, subsidiariamente, a substituição da restituição em dobro pela restituição simples. </w:t>
      </w:r>
      <w:hyperlink r:id="rId15">
        <w:r w:rsidRPr="00E63A24">
          <w:rPr>
            <w:rStyle w:val="Hyperlink"/>
            <w:rFonts w:eastAsia="Segoe UI" w:cstheme="minorHAnsi"/>
            <w:color w:val="FF0000"/>
            <w:u w:val="none"/>
          </w:rPr>
          <w:t>[APC BANRISUL | PDF]</w:t>
        </w:r>
      </w:hyperlink>
    </w:p>
    <w:p w:rsidRPr="00E63A24" w:rsidR="41E7F256" w:rsidP="39AEA010" w:rsidRDefault="77ABD027" w14:paraId="5CD02A3A" w14:textId="7E532129">
      <w:pPr>
        <w:spacing w:after="0" w:line="300" w:lineRule="auto"/>
        <w:rPr>
          <w:rFonts w:eastAsia="Segoe UI" w:cstheme="minorHAnsi"/>
          <w:b/>
          <w:bCs/>
          <w:color w:val="FF0000"/>
        </w:rPr>
      </w:pPr>
      <w:r w:rsidRPr="00E63A24">
        <w:rPr>
          <w:rFonts w:eastAsia="Segoe UI" w:cstheme="minorHAnsi"/>
          <w:b/>
          <w:bCs/>
          <w:color w:val="FF0000"/>
        </w:rPr>
        <w:t>Inexistência de dano moral</w:t>
      </w:r>
    </w:p>
    <w:p w:rsidRPr="00E63A24" w:rsidR="41E7F256" w:rsidP="39AEA010" w:rsidRDefault="77ABD027" w14:paraId="5033D103" w14:textId="40EBC5AF">
      <w:pPr>
        <w:pStyle w:val="ListParagraph"/>
        <w:numPr>
          <w:ilvl w:val="0"/>
          <w:numId w:val="5"/>
        </w:numPr>
        <w:spacing w:after="0" w:line="300" w:lineRule="auto"/>
        <w:rPr>
          <w:rFonts w:eastAsia="Segoe UI" w:cstheme="minorHAnsi"/>
          <w:color w:val="FF0000"/>
        </w:rPr>
      </w:pPr>
      <w:r w:rsidRPr="00E63A24">
        <w:rPr>
          <w:rFonts w:eastAsia="Segoe UI" w:cstheme="minorHAnsi"/>
          <w:color w:val="FF0000"/>
        </w:rPr>
        <w:t xml:space="preserve">Defende que os descontos decorreram de falha operacional no fluxo da cessão de crédito entre as instituições financeiras, configurando mero dissabor administrativo e patrimonial. Alega inexistência de ofensa a direitos da personalidade, bem como ausência de dolo, negligência ou comportamento abusivo do Banrisul, requerendo a exclusão da condenação por danos morais. </w:t>
      </w:r>
    </w:p>
    <w:p w:rsidRPr="00E63A24" w:rsidR="41E7F256" w:rsidP="39AEA010" w:rsidRDefault="77ABD027" w14:paraId="3E014F0A" w14:textId="0521107F">
      <w:pPr>
        <w:spacing w:after="0" w:line="300" w:lineRule="auto"/>
        <w:rPr>
          <w:rFonts w:eastAsia="Segoe UI" w:cstheme="minorHAnsi"/>
          <w:b/>
          <w:bCs/>
          <w:color w:val="FF0000"/>
        </w:rPr>
      </w:pPr>
      <w:r w:rsidRPr="00E63A24">
        <w:rPr>
          <w:rFonts w:eastAsia="Segoe UI" w:cstheme="minorHAnsi"/>
          <w:b/>
          <w:bCs/>
          <w:color w:val="FF0000"/>
        </w:rPr>
        <w:t>Descabimento da multa cominatória (astreintes)</w:t>
      </w:r>
    </w:p>
    <w:p w:rsidRPr="00E63A24" w:rsidR="41E7F256" w:rsidP="39AEA010" w:rsidRDefault="77ABD027" w14:paraId="05C2616E" w14:textId="300BA2EA">
      <w:pPr>
        <w:pStyle w:val="ListParagraph"/>
        <w:numPr>
          <w:ilvl w:val="0"/>
          <w:numId w:val="4"/>
        </w:numPr>
        <w:spacing w:after="0" w:line="300" w:lineRule="auto"/>
        <w:rPr>
          <w:rFonts w:eastAsia="Segoe UI" w:cstheme="minorHAnsi"/>
          <w:color w:val="FF0000"/>
        </w:rPr>
      </w:pPr>
      <w:r w:rsidRPr="00E63A24">
        <w:rPr>
          <w:rFonts w:eastAsia="Segoe UI" w:cstheme="minorHAnsi"/>
          <w:color w:val="FF0000"/>
        </w:rPr>
        <w:t xml:space="preserve">Sustenta que a exclusão de empréstimo consignado depende de procedimento administrativo realizado pelo INSS/Dataprev, não havendo ingerência direta da instituição financeira sobre a efetiva desaverbação. Afirma que a multa fixada é desproporcional e requer sua exclusão ou substituição pela expedição de ofício judicial ao INSS para cancelamento da consignação. </w:t>
      </w:r>
    </w:p>
    <w:p w:rsidRPr="00E63A24" w:rsidR="41E7F256" w:rsidP="39AEA010" w:rsidRDefault="77ABD027" w14:paraId="5EE8D2BD" w14:textId="5D0CE6CF">
      <w:pPr>
        <w:pStyle w:val="Heading3"/>
        <w:spacing w:before="246" w:after="246" w:line="300" w:lineRule="auto"/>
        <w:rPr>
          <w:rFonts w:eastAsia="Segoe UI" w:cstheme="minorHAnsi"/>
          <w:b/>
          <w:bCs/>
          <w:color w:val="FF0000"/>
          <w:sz w:val="22"/>
          <w:szCs w:val="22"/>
        </w:rPr>
      </w:pPr>
      <w:r w:rsidRPr="00E63A24">
        <w:rPr>
          <w:rFonts w:eastAsia="Segoe UI" w:cstheme="minorHAnsi"/>
          <w:b/>
          <w:bCs/>
          <w:color w:val="FF0000"/>
          <w:sz w:val="22"/>
          <w:szCs w:val="22"/>
        </w:rPr>
        <w:t>II. PEDIDO</w:t>
      </w:r>
    </w:p>
    <w:p w:rsidRPr="00E63A24" w:rsidR="41E7F256" w:rsidP="39AEA010" w:rsidRDefault="77ABD027" w14:paraId="3330E2B5" w14:textId="53241C92">
      <w:pPr>
        <w:pStyle w:val="ListParagraph"/>
        <w:numPr>
          <w:ilvl w:val="0"/>
          <w:numId w:val="3"/>
        </w:numPr>
        <w:spacing w:after="0" w:line="300" w:lineRule="auto"/>
        <w:rPr>
          <w:rFonts w:eastAsia="Segoe UI" w:cstheme="minorHAnsi"/>
          <w:color w:val="FF0000"/>
        </w:rPr>
      </w:pPr>
      <w:r w:rsidRPr="00E63A24">
        <w:rPr>
          <w:rFonts w:eastAsia="Segoe UI" w:cstheme="minorHAnsi"/>
          <w:color w:val="FF0000"/>
        </w:rPr>
        <w:t>Requer o provimento da apelação para reformar integralmente a sentença, julgando improcedentes os pedidos formulados em face do Banrisul, com o reconhecimento da excludente de responsabilidade por fato exclusivo de terceiro e a redistribuição dos ônus sucumbenciais. Subsidiariamente, requer o afastamento da condenação por danos morais, a conversão da repetição do indébito em restituição simples e a exclusão das astreintes impostas à instituição financeira</w:t>
      </w:r>
    </w:p>
    <w:p w:rsidRPr="00E63A24" w:rsidR="41E7F256" w:rsidP="39AEA010" w:rsidRDefault="41E7F256" w14:paraId="207571B5" w14:textId="4DE00B74">
      <w:pPr>
        <w:spacing w:after="0" w:line="300" w:lineRule="auto"/>
        <w:rPr>
          <w:rFonts w:eastAsia="Segoe UI" w:cstheme="minorHAnsi"/>
          <w:b/>
          <w:bCs/>
          <w:color w:val="FF0000"/>
        </w:rPr>
      </w:pPr>
    </w:p>
    <w:p w:rsidRPr="00E63A24" w:rsidR="41E7F256" w:rsidP="39AEA010" w:rsidRDefault="41E7F256" w14:paraId="4F8343AD" w14:textId="08975312">
      <w:pPr>
        <w:spacing w:after="0" w:line="300" w:lineRule="auto"/>
        <w:rPr>
          <w:rFonts w:eastAsia="Segoe UI" w:cstheme="minorHAnsi"/>
          <w:b/>
          <w:bCs/>
          <w:color w:val="FF0000"/>
        </w:rPr>
      </w:pPr>
    </w:p>
    <w:p w:rsidRPr="00E63A24" w:rsidR="41E7F256" w:rsidP="39AEA010" w:rsidRDefault="41E7F256" w14:paraId="362B046A" w14:textId="737E8F59">
      <w:pPr>
        <w:spacing w:after="0" w:line="300" w:lineRule="auto"/>
        <w:rPr>
          <w:rFonts w:eastAsia="Segoe UI" w:cstheme="minorHAnsi"/>
          <w:b/>
          <w:bCs/>
          <w:color w:val="FF0000"/>
        </w:rPr>
      </w:pPr>
    </w:p>
    <w:p w:rsidRPr="00E63A24" w:rsidR="41E7F256" w:rsidP="39AEA010" w:rsidRDefault="2FDBD16A" w14:paraId="16908F49" w14:textId="740A0EEE">
      <w:pPr>
        <w:spacing w:after="0" w:line="300" w:lineRule="auto"/>
        <w:rPr>
          <w:rFonts w:eastAsia="Segoe UI" w:cstheme="minorHAnsi"/>
          <w:b/>
          <w:bCs/>
          <w:color w:val="FF0000"/>
        </w:rPr>
      </w:pPr>
      <w:r w:rsidRPr="00E63A24">
        <w:rPr>
          <w:rFonts w:eastAsia="Segoe UI" w:cstheme="minorHAnsi"/>
          <w:b/>
          <w:bCs/>
          <w:color w:val="FF0000"/>
        </w:rPr>
        <w:t>RESUMO DA APELAÇÃO DO RÉU</w:t>
      </w:r>
      <w:r w:rsidR="00663C05">
        <w:rPr>
          <w:rFonts w:eastAsia="Segoe UI" w:cstheme="minorHAnsi"/>
          <w:b/>
          <w:bCs/>
          <w:color w:val="FF0000"/>
        </w:rPr>
        <w:t>,</w:t>
      </w:r>
      <w:r w:rsidRPr="00E63A24">
        <w:rPr>
          <w:rFonts w:eastAsia="Segoe UI" w:cstheme="minorHAnsi"/>
          <w:b/>
          <w:bCs/>
          <w:color w:val="FF0000"/>
        </w:rPr>
        <w:t xml:space="preserve"> BANCO PAN</w:t>
      </w:r>
      <w:r w:rsidR="00663C05">
        <w:rPr>
          <w:rFonts w:eastAsia="Segoe UI" w:cstheme="minorHAnsi"/>
          <w:b/>
          <w:bCs/>
          <w:color w:val="FF0000"/>
        </w:rPr>
        <w:t xml:space="preserve"> S.A.</w:t>
      </w:r>
    </w:p>
    <w:p w:rsidRPr="00E63A24" w:rsidR="41E7F256" w:rsidP="39AEA010" w:rsidRDefault="2FDBD16A" w14:paraId="577FECF1" w14:textId="7C4758C5">
      <w:pPr>
        <w:spacing w:after="0" w:line="300" w:lineRule="auto"/>
        <w:rPr>
          <w:rFonts w:eastAsia="Segoe UI" w:cstheme="minorHAnsi"/>
          <w:b/>
          <w:bCs/>
          <w:color w:val="FF0000"/>
        </w:rPr>
      </w:pPr>
      <w:r w:rsidRPr="00E63A24">
        <w:rPr>
          <w:rFonts w:eastAsia="Segoe UI" w:cstheme="minorHAnsi"/>
          <w:color w:val="FF0000"/>
        </w:rPr>
        <w:t xml:space="preserve">I. </w:t>
      </w:r>
      <w:r w:rsidRPr="00E63A24">
        <w:rPr>
          <w:rFonts w:eastAsia="Segoe UI" w:cstheme="minorHAnsi"/>
          <w:b/>
          <w:bCs/>
          <w:color w:val="FF0000"/>
        </w:rPr>
        <w:t>RAZÕES RECURSAIS</w:t>
      </w:r>
    </w:p>
    <w:p w:rsidRPr="00E63A24" w:rsidR="41E7F256" w:rsidP="39AEA010" w:rsidRDefault="2FDBD16A" w14:paraId="3F7A2EB7" w14:textId="52AF4451">
      <w:pPr>
        <w:spacing w:after="0" w:line="300" w:lineRule="auto"/>
        <w:rPr>
          <w:rFonts w:eastAsia="Segoe UI" w:cstheme="minorHAnsi"/>
          <w:b/>
          <w:bCs/>
          <w:color w:val="FF0000"/>
        </w:rPr>
      </w:pPr>
      <w:r w:rsidRPr="00E63A24">
        <w:rPr>
          <w:rFonts w:eastAsia="Segoe UI" w:cstheme="minorHAnsi"/>
          <w:b/>
          <w:bCs/>
          <w:color w:val="FF0000"/>
        </w:rPr>
        <w:t>Ilegitimidade passiva do Banco PAN</w:t>
      </w:r>
    </w:p>
    <w:p w:rsidRPr="00E63A24" w:rsidR="41E7F256" w:rsidP="39AEA010" w:rsidRDefault="2FDBD16A" w14:paraId="64A2C080" w14:textId="43592194">
      <w:pPr>
        <w:pStyle w:val="ListParagraph"/>
        <w:numPr>
          <w:ilvl w:val="0"/>
          <w:numId w:val="14"/>
        </w:numPr>
        <w:spacing w:after="0" w:line="300" w:lineRule="auto"/>
        <w:rPr>
          <w:rFonts w:eastAsia="Segoe UI" w:cstheme="minorHAnsi"/>
          <w:color w:val="FF0000"/>
        </w:rPr>
      </w:pPr>
      <w:r w:rsidRPr="00E63A24">
        <w:rPr>
          <w:rFonts w:eastAsia="Segoe UI" w:cstheme="minorHAnsi"/>
          <w:color w:val="FF0000"/>
        </w:rPr>
        <w:t xml:space="preserve">Sustenta que o contrato de empréstimo consignado foi regularmente cedido ao Banrisul, com transferência da titularidade do crédito e da gestão da operação. Afirma que, após a cessão, deixou de possuir ingerência sobre a manutenção ou exclusão dos descontos consignados, razão pela qual não pode responder por eventuais irregularidades posteriores, requerendo o reconhecimento de sua ilegitimidade passiva e a extinção do processo em seu favor, nos termos do art. 485, VI, do CPC. </w:t>
      </w:r>
      <w:hyperlink r:id="rId16">
        <w:r w:rsidRPr="00E63A24">
          <w:rPr>
            <w:rStyle w:val="Hyperlink"/>
            <w:rFonts w:eastAsia="Segoe UI" w:cstheme="minorHAnsi"/>
            <w:color w:val="FF0000"/>
            <w:u w:val="none"/>
          </w:rPr>
          <w:t>[APC BANCO PAN | PDF]</w:t>
        </w:r>
      </w:hyperlink>
    </w:p>
    <w:p w:rsidRPr="00E63A24" w:rsidR="41E7F256" w:rsidP="39AEA010" w:rsidRDefault="2FDBD16A" w14:paraId="06D002B3" w14:textId="0F96C4EA">
      <w:pPr>
        <w:spacing w:after="0" w:line="300" w:lineRule="auto"/>
        <w:rPr>
          <w:rFonts w:eastAsia="Segoe UI" w:cstheme="minorHAnsi"/>
          <w:b/>
          <w:bCs/>
          <w:color w:val="FF0000"/>
        </w:rPr>
      </w:pPr>
      <w:r w:rsidRPr="00E63A24">
        <w:rPr>
          <w:rFonts w:eastAsia="Segoe UI" w:cstheme="minorHAnsi"/>
          <w:b/>
          <w:bCs/>
          <w:color w:val="FF0000"/>
        </w:rPr>
        <w:t>Ausência de ato ilícito e de nexo causal</w:t>
      </w:r>
    </w:p>
    <w:p w:rsidRPr="00E63A24" w:rsidR="41E7F256" w:rsidP="39AEA010" w:rsidRDefault="2FDBD16A" w14:paraId="13456786" w14:textId="6F5766AC">
      <w:pPr>
        <w:pStyle w:val="ListParagraph"/>
        <w:numPr>
          <w:ilvl w:val="0"/>
          <w:numId w:val="13"/>
        </w:numPr>
        <w:spacing w:after="0" w:line="300" w:lineRule="auto"/>
        <w:rPr>
          <w:rFonts w:eastAsia="Segoe UI" w:cstheme="minorHAnsi"/>
          <w:color w:val="FF0000"/>
        </w:rPr>
      </w:pPr>
      <w:r w:rsidRPr="00E63A24">
        <w:rPr>
          <w:rFonts w:eastAsia="Segoe UI" w:cstheme="minorHAnsi"/>
          <w:color w:val="FF0000"/>
        </w:rPr>
        <w:t xml:space="preserve">Defende que não praticou qualquer conduta ilícita relacionada aos descontos impugnados. Argumenta que o termo de quitação apenas demonstra a liquidação da operação perante o Banco PAN, não implicando extinção da obrigação perante o Banrisul, atual titular do crédito após a cessão. Sustenta que a sentença desconsiderou os registros do INSS que demonstram a migração da operação e atribuiu responsabilidade ao apelante por fatos sobre os quais não possuía controle. </w:t>
      </w:r>
      <w:hyperlink r:id="rId17">
        <w:r w:rsidRPr="00E63A24">
          <w:rPr>
            <w:rStyle w:val="Hyperlink"/>
            <w:rFonts w:eastAsia="Segoe UI" w:cstheme="minorHAnsi"/>
            <w:color w:val="FF0000"/>
            <w:u w:val="none"/>
          </w:rPr>
          <w:t>[APC BANCO PAN | PDF]</w:t>
        </w:r>
      </w:hyperlink>
    </w:p>
    <w:p w:rsidRPr="00E63A24" w:rsidR="41E7F256" w:rsidP="39AEA010" w:rsidRDefault="2FDBD16A" w14:paraId="79353694" w14:textId="00632314">
      <w:pPr>
        <w:spacing w:after="0" w:line="300" w:lineRule="auto"/>
        <w:rPr>
          <w:rFonts w:eastAsia="Segoe UI" w:cstheme="minorHAnsi"/>
          <w:b/>
          <w:bCs/>
          <w:color w:val="FF0000"/>
        </w:rPr>
      </w:pPr>
      <w:r w:rsidRPr="00E63A24">
        <w:rPr>
          <w:rFonts w:eastAsia="Segoe UI" w:cstheme="minorHAnsi"/>
          <w:b/>
          <w:bCs/>
          <w:color w:val="FF0000"/>
        </w:rPr>
        <w:t>Ausência de comprovação da quitação integral da operação</w:t>
      </w:r>
    </w:p>
    <w:p w:rsidRPr="00E63A24" w:rsidR="41E7F256" w:rsidP="39AEA010" w:rsidRDefault="2FDBD16A" w14:paraId="08BA4387" w14:textId="1523C1CE">
      <w:pPr>
        <w:pStyle w:val="ListParagraph"/>
        <w:numPr>
          <w:ilvl w:val="0"/>
          <w:numId w:val="12"/>
        </w:numPr>
        <w:spacing w:after="0" w:line="300" w:lineRule="auto"/>
        <w:rPr>
          <w:rFonts w:eastAsia="Segoe UI" w:cstheme="minorHAnsi"/>
          <w:color w:val="FF0000"/>
        </w:rPr>
      </w:pPr>
      <w:r w:rsidRPr="00E63A24">
        <w:rPr>
          <w:rFonts w:eastAsia="Segoe UI" w:cstheme="minorHAnsi"/>
          <w:color w:val="FF0000"/>
        </w:rPr>
        <w:t xml:space="preserve">Alega que a parte autora não comprovou o pagamento necessário à liquidação antecipada do contrato, originalmente pactuado em 84 parcelas. Afirma que inexiste nos autos comprovante do valor supostamente pago para quitação integral da dívida, sendo insuficiente o termo de quitação, isoladamente considerado, para demonstrar a extinção total da obrigação. Sustenta a existência de dúvida razoável acerca da exigibilidade do débito. </w:t>
      </w:r>
      <w:hyperlink r:id="rId18">
        <w:r w:rsidRPr="00E63A24">
          <w:rPr>
            <w:rStyle w:val="Hyperlink"/>
            <w:rFonts w:eastAsia="Segoe UI" w:cstheme="minorHAnsi"/>
            <w:color w:val="FF0000"/>
            <w:u w:val="none"/>
          </w:rPr>
          <w:t>[APC BANCO PAN | PDF]</w:t>
        </w:r>
      </w:hyperlink>
    </w:p>
    <w:p w:rsidRPr="00E63A24" w:rsidR="41E7F256" w:rsidP="39AEA010" w:rsidRDefault="2FDBD16A" w14:paraId="6192764B" w14:textId="2921A11A">
      <w:pPr>
        <w:spacing w:after="0" w:line="300" w:lineRule="auto"/>
        <w:rPr>
          <w:rFonts w:eastAsia="Segoe UI" w:cstheme="minorHAnsi"/>
          <w:b/>
          <w:bCs/>
          <w:color w:val="FF0000"/>
        </w:rPr>
      </w:pPr>
      <w:r w:rsidRPr="00E63A24">
        <w:rPr>
          <w:rFonts w:eastAsia="Segoe UI" w:cstheme="minorHAnsi"/>
          <w:b/>
          <w:bCs/>
          <w:color w:val="FF0000"/>
        </w:rPr>
        <w:t>Engano justificável e impossibilidade de repetição em dobro</w:t>
      </w:r>
    </w:p>
    <w:p w:rsidRPr="00E63A24" w:rsidR="41E7F256" w:rsidP="39AEA010" w:rsidRDefault="2FDBD16A" w14:paraId="67EE4F14" w14:textId="390E266B">
      <w:pPr>
        <w:pStyle w:val="ListParagraph"/>
        <w:numPr>
          <w:ilvl w:val="0"/>
          <w:numId w:val="11"/>
        </w:numPr>
        <w:spacing w:after="0" w:line="300" w:lineRule="auto"/>
        <w:rPr>
          <w:rFonts w:eastAsia="Segoe UI" w:cstheme="minorHAnsi"/>
          <w:color w:val="FF0000"/>
        </w:rPr>
      </w:pPr>
      <w:r w:rsidRPr="00E63A24">
        <w:rPr>
          <w:rFonts w:eastAsia="Segoe UI" w:cstheme="minorHAnsi"/>
          <w:color w:val="FF0000"/>
        </w:rPr>
        <w:t xml:space="preserve">Argumenta que eventual cobrança decorreu de dúvida razoável gerada pela cessão da operação e pela permanência da averbação junto ao Banrisul, inexistindo ofensa à boa-fé objetiva. Defende a inaplicabilidade da repetição em dobro, por ausência de má-fé ou conduta contrária à boa-fé, requerendo, subsidiariamente, que eventual restituição seja realizada de forma simples. </w:t>
      </w:r>
      <w:hyperlink r:id="rId19">
        <w:r w:rsidRPr="00E63A24">
          <w:rPr>
            <w:rStyle w:val="Hyperlink"/>
            <w:rFonts w:eastAsia="Segoe UI" w:cstheme="minorHAnsi"/>
            <w:color w:val="FF0000"/>
            <w:u w:val="none"/>
          </w:rPr>
          <w:t>[APC BANCO PAN | PDF]</w:t>
        </w:r>
      </w:hyperlink>
    </w:p>
    <w:p w:rsidRPr="00E63A24" w:rsidR="41E7F256" w:rsidP="39AEA010" w:rsidRDefault="2FDBD16A" w14:paraId="0834455E" w14:textId="46540215">
      <w:pPr>
        <w:spacing w:after="0" w:line="300" w:lineRule="auto"/>
        <w:rPr>
          <w:rFonts w:eastAsia="Segoe UI" w:cstheme="minorHAnsi"/>
          <w:b/>
          <w:bCs/>
          <w:color w:val="FF0000"/>
        </w:rPr>
      </w:pPr>
      <w:r w:rsidRPr="00E63A24">
        <w:rPr>
          <w:rFonts w:eastAsia="Segoe UI" w:cstheme="minorHAnsi"/>
          <w:b/>
          <w:bCs/>
          <w:color w:val="FF0000"/>
        </w:rPr>
        <w:t>Inexistência de danos morais</w:t>
      </w:r>
    </w:p>
    <w:p w:rsidRPr="00E63A24" w:rsidR="41E7F256" w:rsidP="39AEA010" w:rsidRDefault="2FDBD16A" w14:paraId="36E602B8" w14:textId="3F639BB9">
      <w:pPr>
        <w:pStyle w:val="ListParagraph"/>
        <w:numPr>
          <w:ilvl w:val="0"/>
          <w:numId w:val="10"/>
        </w:numPr>
        <w:spacing w:after="0" w:line="300" w:lineRule="auto"/>
        <w:rPr>
          <w:rFonts w:eastAsia="Segoe UI" w:cstheme="minorHAnsi"/>
          <w:color w:val="FF0000"/>
        </w:rPr>
      </w:pPr>
      <w:r w:rsidRPr="00E63A24">
        <w:rPr>
          <w:rFonts w:eastAsia="Segoe UI" w:cstheme="minorHAnsi"/>
          <w:color w:val="FF0000"/>
        </w:rPr>
        <w:t xml:space="preserve">Sustenta a ausência de prova de qualquer conduta do Banco PAN apta a causar abalo moral à parte autora. Aduz que não realizou os descontos posteriores à cessão, inexistindo ato ofensivo à esfera extrapatrimonial da demandante. Requer o afastamento da condenação por danos morais ou, subsidiariamente, a redução do valor arbitrado para montante não superior a R$ 1.000,00. </w:t>
      </w:r>
      <w:hyperlink r:id="rId20">
        <w:r w:rsidRPr="00E63A24">
          <w:rPr>
            <w:rStyle w:val="Hyperlink"/>
            <w:rFonts w:eastAsia="Segoe UI" w:cstheme="minorHAnsi"/>
            <w:color w:val="FF0000"/>
            <w:u w:val="none"/>
          </w:rPr>
          <w:t>[APC BANCO PAN | PDF]</w:t>
        </w:r>
      </w:hyperlink>
    </w:p>
    <w:p w:rsidRPr="00E63A24" w:rsidR="41E7F256" w:rsidP="39AEA010" w:rsidRDefault="2FDBD16A" w14:paraId="32970FE3" w14:textId="426EFF8A">
      <w:pPr>
        <w:spacing w:after="0" w:line="300" w:lineRule="auto"/>
        <w:rPr>
          <w:rFonts w:eastAsia="Segoe UI" w:cstheme="minorHAnsi"/>
          <w:b/>
          <w:bCs/>
          <w:color w:val="FF0000"/>
        </w:rPr>
      </w:pPr>
      <w:r w:rsidRPr="00E63A24">
        <w:rPr>
          <w:rFonts w:eastAsia="Segoe UI" w:cstheme="minorHAnsi"/>
          <w:b/>
          <w:bCs/>
          <w:color w:val="FF0000"/>
        </w:rPr>
        <w:t>Reforma dos consectários legais</w:t>
      </w:r>
    </w:p>
    <w:p w:rsidRPr="00E63A24" w:rsidR="41E7F256" w:rsidP="39AEA010" w:rsidRDefault="2FDBD16A" w14:paraId="585BF36A" w14:textId="197FF88E">
      <w:pPr>
        <w:pStyle w:val="ListParagraph"/>
        <w:numPr>
          <w:ilvl w:val="0"/>
          <w:numId w:val="9"/>
        </w:numPr>
        <w:spacing w:after="0" w:line="300" w:lineRule="auto"/>
        <w:rPr>
          <w:rFonts w:eastAsia="Segoe UI" w:cstheme="minorHAnsi"/>
          <w:color w:val="FF0000"/>
        </w:rPr>
      </w:pPr>
      <w:r w:rsidRPr="00E63A24">
        <w:rPr>
          <w:rFonts w:eastAsia="Segoe UI" w:cstheme="minorHAnsi"/>
          <w:color w:val="FF0000"/>
        </w:rPr>
        <w:t xml:space="preserve">Insurge-se contra os critérios de atualização monetária e juros de mora fixados na sentença. Defende a aplicação integral da taxa SELIC como índice único de atualização, em substituição à cumulação de correção monetária e juros moratórios, em observância à Lei nº 14.905/2024 e ao entendimento do STJ. </w:t>
      </w:r>
      <w:hyperlink r:id="rId21">
        <w:r w:rsidRPr="00E63A24">
          <w:rPr>
            <w:rStyle w:val="Hyperlink"/>
            <w:rFonts w:eastAsia="Segoe UI" w:cstheme="minorHAnsi"/>
            <w:color w:val="FF0000"/>
            <w:u w:val="none"/>
          </w:rPr>
          <w:t>[APC BANCO PAN | PDF]</w:t>
        </w:r>
      </w:hyperlink>
    </w:p>
    <w:p w:rsidRPr="00E63A24" w:rsidR="41E7F256" w:rsidP="39AEA010" w:rsidRDefault="2FDBD16A" w14:paraId="21C97029" w14:textId="3825E1F1">
      <w:pPr>
        <w:spacing w:after="0" w:line="300" w:lineRule="auto"/>
        <w:rPr>
          <w:rFonts w:eastAsia="Segoe UI" w:cstheme="minorHAnsi"/>
          <w:b/>
          <w:bCs/>
          <w:color w:val="FF0000"/>
        </w:rPr>
      </w:pPr>
      <w:r w:rsidRPr="00E63A24">
        <w:rPr>
          <w:rFonts w:eastAsia="Segoe UI" w:cstheme="minorHAnsi"/>
          <w:color w:val="FF0000"/>
        </w:rPr>
        <w:t xml:space="preserve">II. </w:t>
      </w:r>
      <w:r w:rsidRPr="00E63A24">
        <w:rPr>
          <w:rFonts w:eastAsia="Segoe UI" w:cstheme="minorHAnsi"/>
          <w:b/>
          <w:bCs/>
          <w:color w:val="FF0000"/>
        </w:rPr>
        <w:t>PEDIDO</w:t>
      </w:r>
    </w:p>
    <w:p w:rsidRPr="00E63A24" w:rsidR="41E7F256" w:rsidP="39AEA010" w:rsidRDefault="2FDBD16A" w14:paraId="2314A5BC" w14:textId="1C97590B">
      <w:pPr>
        <w:pStyle w:val="ListParagraph"/>
        <w:numPr>
          <w:ilvl w:val="0"/>
          <w:numId w:val="8"/>
        </w:numPr>
        <w:spacing w:after="0" w:line="300" w:lineRule="auto"/>
        <w:rPr>
          <w:rFonts w:eastAsia="Segoe UI" w:cstheme="minorHAnsi"/>
          <w:color w:val="FF0000"/>
        </w:rPr>
      </w:pPr>
      <w:r w:rsidRPr="00E63A24">
        <w:rPr>
          <w:rFonts w:eastAsia="Segoe UI" w:cstheme="minorHAnsi"/>
          <w:color w:val="FF0000"/>
        </w:rPr>
        <w:t>Requer o provimento da apelação para reconhecer a ilegitimidade passiva do Banco PAN e extinguir o processo sem resolução do mérito em relação à instituição; subsidiariamente, para julgar improcedentes os pedidos formulados contra o banco, afastar a restituição em dobro, excluir ou reduzir a indenização por danos morais, adequar os consectários legais à aplicação da taxa SELIC e redistribuir os ônus sucumbenciais</w:t>
      </w:r>
    </w:p>
    <w:p w:rsidRPr="00E63A24" w:rsidR="41E7F256" w:rsidP="39AEA010" w:rsidRDefault="41E7F256" w14:paraId="2E71DE68" w14:textId="0318F53C">
      <w:pPr>
        <w:spacing w:after="0" w:line="300" w:lineRule="auto"/>
        <w:rPr>
          <w:del w:id="2367" w:author="Assessor GDSXSR" w:date="2026-10-31T19:51:13Z"/>
          <w:rFonts w:eastAsia="Segoe UI" w:cstheme="minorHAnsi"/>
          <w:color w:val="FF0000"/>
        </w:rPr>
      </w:pPr>
    </w:p>
    <w:p w:rsidR="100CB99B" w:rsidP="100CB99B" w:rsidRDefault="100CB99B" w14:paraId="71A7967D" w14:textId="3CD8226B">
      <w:pPr>
        <w:spacing w:after="0" w:line="300" w:lineRule="auto"/>
        <w:ind w:left="708"/>
        <w:rPr>
          <w:del w:id="2368" w:author="Assessor GDSXSR" w:date="2026-10-31T19:51:13Z"/>
          <w:rFonts w:ascii="Segoe UI" w:hAnsi="Segoe UI" w:eastAsia="Segoe UI" w:cs="Segoe UI"/>
          <w:color w:val="FF0000"/>
          <w:sz w:val="21"/>
          <w:szCs w:val="21"/>
        </w:rPr>
      </w:pPr>
    </w:p>
    <w:p w:rsidR="0057424A" w:rsidP="2DA83262" w:rsidRDefault="0057424A" w14:paraId="49312471" w14:textId="77777777">
      <w:pPr>
        <w:spacing w:after="0" w:line="360" w:lineRule="auto"/>
        <w:jc w:val="center"/>
        <w:outlineLvl w:val="0"/>
        <w:rPr>
          <w:del w:id="2369" w:author="Assessor GDSXSR" w:date="2026-10-31T19:51:13Z"/>
          <w:rFonts w:ascii="Arial" w:hAnsi="Arial" w:cs="Arial"/>
          <w:b/>
          <w:bCs/>
          <w:sz w:val="28"/>
          <w:szCs w:val="28"/>
        </w:rPr>
      </w:pPr>
    </w:p>
    <w:p w:rsidR="0057424A" w:rsidP="2DA83262" w:rsidRDefault="0057424A" w14:paraId="7A307BA3" w14:textId="77777777">
      <w:pPr>
        <w:spacing w:after="0" w:line="360" w:lineRule="auto"/>
        <w:jc w:val="center"/>
        <w:outlineLvl w:val="0"/>
        <w:rPr>
          <w:del w:id="2370" w:author="Assessor GDSXSR" w:date="2026-10-31T19:51:13Z"/>
          <w:rFonts w:ascii="Arial" w:hAnsi="Arial" w:cs="Arial"/>
          <w:b/>
          <w:bCs/>
          <w:sz w:val="28"/>
          <w:szCs w:val="28"/>
        </w:rPr>
      </w:pPr>
    </w:p>
    <w:p w:rsidR="00DB1301" w:rsidP="00355C73" w:rsidRDefault="686F4ABB" w14:paraId="63358632" w14:textId="21ACD170">
      <w:pPr>
        <w:pageBreakBefore/>
        <w:spacing w:after="0" w:line="360" w:lineRule="auto"/>
        <w:jc w:val="center"/>
        <w:outlineLvl w:val="0"/>
        <w:rPr>
          <w:rFonts w:ascii="Arial" w:hAnsi="Arial" w:cs="Arial"/>
          <w:b/>
          <w:bCs/>
          <w:sz w:val="28"/>
          <w:szCs w:val="28"/>
        </w:rPr>
      </w:pPr>
      <w:r w:rsidRPr="629D9D30">
        <w:rPr>
          <w:rFonts w:ascii="Arial" w:hAnsi="Arial" w:cs="Arial"/>
          <w:b/>
          <w:bCs/>
          <w:sz w:val="28"/>
          <w:szCs w:val="28"/>
        </w:rPr>
        <w:t>RELATÓRIO</w:t>
      </w:r>
    </w:p>
    <w:p w:rsidR="00DB1301" w:rsidP="00DB1301" w:rsidRDefault="00DB1301" w14:paraId="5B804E7F" w14:textId="77777777">
      <w:pPr>
        <w:spacing w:after="0" w:line="360" w:lineRule="auto"/>
        <w:ind w:firstLine="2268"/>
        <w:jc w:val="both"/>
        <w:rPr>
          <w:rFonts w:ascii="Arial" w:hAnsi="Arial" w:cs="Arial"/>
          <w:sz w:val="28"/>
          <w:szCs w:val="28"/>
        </w:rPr>
      </w:pPr>
    </w:p>
    <w:p w:rsidR="00DB1301" w:rsidP="00C0721F" w:rsidRDefault="00F63CDB" w14:paraId="354DD0FB" w14:textId="04C87392">
      <w:pPr>
        <w:spacing w:after="0" w:line="360" w:lineRule="auto"/>
        <w:ind w:firstLine="2268"/>
        <w:jc w:val="both"/>
        <w:rPr>
          <w:rFonts w:ascii="Arial" w:hAnsi="Arial" w:cs="Arial"/>
          <w:sz w:val="28"/>
          <w:szCs w:val="28"/>
        </w:rPr>
      </w:pPr>
      <w:r>
        <w:rPr>
          <w:rFonts w:ascii="Arial" w:hAnsi="Arial" w:cs="Arial"/>
          <w:sz w:val="28"/>
          <w:szCs w:val="28"/>
        </w:rPr>
        <w:t>Adoto o relatório da r. sentença</w:t>
      </w:r>
      <w:r w:rsidR="00167F3A">
        <w:rPr>
          <w:rFonts w:ascii="Arial" w:hAnsi="Arial" w:cs="Arial"/>
          <w:sz w:val="28"/>
          <w:szCs w:val="28"/>
        </w:rPr>
        <w:t>:</w:t>
      </w:r>
    </w:p>
    <w:p w:rsidR="00167F3A" w:rsidP="00C0721F" w:rsidRDefault="00167F3A" w14:paraId="21AD02C0" w14:textId="77777777">
      <w:pPr>
        <w:spacing w:after="0" w:line="360" w:lineRule="auto"/>
        <w:ind w:firstLine="2268"/>
        <w:jc w:val="both"/>
        <w:rPr>
          <w:rFonts w:ascii="Arial" w:hAnsi="Arial" w:cs="Arial"/>
          <w:sz w:val="28"/>
          <w:szCs w:val="28"/>
        </w:rPr>
      </w:pPr>
    </w:p>
    <w:p w:rsidR="24636D0D" w:rsidP="50965F70" w:rsidRDefault="646BD5CF" w14:paraId="51984882" w14:textId="7A6E9CCF">
      <w:pPr>
        <w:spacing w:after="0" w:line="360" w:lineRule="auto"/>
        <w:ind w:left="2268" w:firstLine="1134"/>
        <w:jc w:val="both"/>
      </w:pPr>
      <w:r w:rsidRPr="607428EB">
        <w:rPr>
          <w:rFonts w:ascii="Arial" w:hAnsi="Arial" w:cs="Arial"/>
          <w:i/>
          <w:iCs/>
          <w:sz w:val="26"/>
          <w:szCs w:val="26"/>
        </w:rPr>
        <w:t>“</w:t>
      </w:r>
      <w:r w:rsidRPr="607428EB" w:rsidR="2BDD2F4C">
        <w:rPr>
          <w:rFonts w:ascii="Arial" w:hAnsi="Arial" w:eastAsia="Arial" w:cs="Arial"/>
          <w:i/>
          <w:iCs/>
          <w:sz w:val="26"/>
          <w:szCs w:val="26"/>
        </w:rPr>
        <w:t>Trata-se de ação declaratória de inexistência de relação jurídica, com pedido de tutela de urgência, submetida ao procedimento comum, ajuizada por Albiracy Soares Monte em desfavor de Banco Pan S.A. e Banco do Estado do Rio Grande do Sul S.A. – Banrisul, partes qualificadas.</w:t>
      </w:r>
    </w:p>
    <w:p w:rsidR="24636D0D" w:rsidP="50965F70" w:rsidRDefault="2BDD2F4C" w14:paraId="09B1B9D4" w14:textId="0D6E3F5A">
      <w:pPr>
        <w:spacing w:after="0" w:line="360" w:lineRule="auto"/>
        <w:ind w:left="2268" w:firstLine="1134"/>
        <w:jc w:val="both"/>
      </w:pPr>
      <w:r w:rsidRPr="607428EB">
        <w:rPr>
          <w:rFonts w:ascii="Arial" w:hAnsi="Arial" w:eastAsia="Arial" w:cs="Arial"/>
          <w:i/>
          <w:iCs/>
          <w:sz w:val="26"/>
          <w:szCs w:val="26"/>
        </w:rPr>
        <w:t xml:space="preserve">Alega a autora que, em 9 de abril de 2024, firmou com o Banco Pan S.A. contrato de empréstimo consignado n.º 386166280-1, no valor bruto de R$ 2.754,24, a ser pago em 84 parcelas de R$ 63,76, com descontos diretamente incidentes sobre seu benefício previdenciário. </w:t>
      </w:r>
    </w:p>
    <w:p w:rsidR="24636D0D" w:rsidP="50965F70" w:rsidRDefault="2BDD2F4C" w14:paraId="0D074EF8" w14:textId="53A490E5">
      <w:pPr>
        <w:spacing w:after="0" w:line="360" w:lineRule="auto"/>
        <w:ind w:left="2268" w:firstLine="1134"/>
        <w:jc w:val="both"/>
      </w:pPr>
      <w:r w:rsidRPr="607428EB">
        <w:rPr>
          <w:rFonts w:ascii="Arial" w:hAnsi="Arial" w:eastAsia="Arial" w:cs="Arial"/>
          <w:i/>
          <w:iCs/>
          <w:sz w:val="26"/>
          <w:szCs w:val="26"/>
        </w:rPr>
        <w:t>Narra que as prestações começaram a ser descontadas a partir da competência de maio de 2024.</w:t>
      </w:r>
    </w:p>
    <w:p w:rsidR="24636D0D" w:rsidP="50965F70" w:rsidRDefault="2BDD2F4C" w14:paraId="0D7A36D6" w14:textId="7A6D8B09">
      <w:pPr>
        <w:spacing w:after="0" w:line="360" w:lineRule="auto"/>
        <w:ind w:left="2268" w:firstLine="1134"/>
        <w:jc w:val="both"/>
      </w:pPr>
      <w:r w:rsidRPr="607428EB">
        <w:rPr>
          <w:rFonts w:ascii="Arial" w:hAnsi="Arial" w:eastAsia="Arial" w:cs="Arial"/>
          <w:i/>
          <w:iCs/>
          <w:sz w:val="26"/>
          <w:szCs w:val="26"/>
        </w:rPr>
        <w:t>Sustenta a requerente que, em dezembro de 2024, após o pagamento de parcelas do empréstimo, quitou antecipadamente o saldo devedor da operação.</w:t>
      </w:r>
    </w:p>
    <w:p w:rsidR="24636D0D" w:rsidP="50965F70" w:rsidRDefault="2BDD2F4C" w14:paraId="7C2A694F" w14:textId="06AFFDD3">
      <w:pPr>
        <w:spacing w:after="0" w:line="360" w:lineRule="auto"/>
        <w:ind w:left="2268" w:firstLine="1134"/>
        <w:jc w:val="both"/>
      </w:pPr>
      <w:r w:rsidRPr="607428EB">
        <w:rPr>
          <w:rFonts w:ascii="Arial" w:hAnsi="Arial" w:eastAsia="Arial" w:cs="Arial"/>
          <w:i/>
          <w:iCs/>
          <w:sz w:val="26"/>
          <w:szCs w:val="26"/>
        </w:rPr>
        <w:t xml:space="preserve">Afirma que recebeu do Banco Pan S.A. termo de quitação do contrato n.º 386166280-1, no qual constou a data de liquidação em 9 de dezembro de 2024, documento emitido em 16 de junho de 2025, precedido de comunicação eletrônica encaminhada pelo banco. </w:t>
      </w:r>
    </w:p>
    <w:p w:rsidR="24636D0D" w:rsidP="50965F70" w:rsidRDefault="2BDD2F4C" w14:paraId="2701D43F" w14:textId="66787018">
      <w:pPr>
        <w:spacing w:after="0" w:line="360" w:lineRule="auto"/>
        <w:ind w:left="2268" w:firstLine="1134"/>
        <w:jc w:val="both"/>
      </w:pPr>
      <w:r w:rsidRPr="607428EB">
        <w:rPr>
          <w:rFonts w:ascii="Arial" w:hAnsi="Arial" w:eastAsia="Arial" w:cs="Arial"/>
          <w:i/>
          <w:iCs/>
          <w:sz w:val="26"/>
          <w:szCs w:val="26"/>
        </w:rPr>
        <w:t xml:space="preserve">Informa, contudo, que, mesmo após a quitação, continuou a sofrer descontos mensais de R$ 63,76 em seu benefício previdenciário. </w:t>
      </w:r>
    </w:p>
    <w:p w:rsidR="24636D0D" w:rsidP="50965F70" w:rsidRDefault="2BDD2F4C" w14:paraId="784509A1" w14:textId="2EBC247D">
      <w:pPr>
        <w:spacing w:after="0" w:line="360" w:lineRule="auto"/>
        <w:ind w:left="2268" w:firstLine="1134"/>
        <w:jc w:val="both"/>
      </w:pPr>
      <w:r w:rsidRPr="607428EB">
        <w:rPr>
          <w:rFonts w:ascii="Arial" w:hAnsi="Arial" w:eastAsia="Arial" w:cs="Arial"/>
          <w:i/>
          <w:iCs/>
          <w:sz w:val="26"/>
          <w:szCs w:val="26"/>
        </w:rPr>
        <w:t xml:space="preserve">Salienta que, ao consultar seu histórico de empréstimos consignados, verificou que o contrato havia sido cedido ao Banrisul, sem comunicação prévia, e que a instituição cessionária permaneceu efetuando os descontos. </w:t>
      </w:r>
    </w:p>
    <w:p w:rsidR="24636D0D" w:rsidP="50965F70" w:rsidRDefault="2BDD2F4C" w14:paraId="7F6963CF" w14:textId="7D952968">
      <w:pPr>
        <w:spacing w:after="0" w:line="360" w:lineRule="auto"/>
        <w:ind w:left="2268" w:firstLine="1134"/>
        <w:jc w:val="both"/>
      </w:pPr>
      <w:r w:rsidRPr="607428EB">
        <w:rPr>
          <w:rFonts w:ascii="Arial" w:hAnsi="Arial" w:eastAsia="Arial" w:cs="Arial"/>
          <w:i/>
          <w:iCs/>
          <w:sz w:val="26"/>
          <w:szCs w:val="26"/>
        </w:rPr>
        <w:t xml:space="preserve">Declara que os descontos posteriores à quitação somavam R$ 765,12 até o ajuizamento da ação, conforme contracheques e histórico de créditos. </w:t>
      </w:r>
    </w:p>
    <w:p w:rsidR="24636D0D" w:rsidP="50965F70" w:rsidRDefault="2BDD2F4C" w14:paraId="4F846441" w14:textId="2390DE54">
      <w:pPr>
        <w:spacing w:after="0" w:line="360" w:lineRule="auto"/>
        <w:ind w:left="2268" w:firstLine="1134"/>
        <w:jc w:val="both"/>
      </w:pPr>
      <w:r w:rsidRPr="607428EB">
        <w:rPr>
          <w:rFonts w:ascii="Arial" w:hAnsi="Arial" w:eastAsia="Arial" w:cs="Arial"/>
          <w:i/>
          <w:iCs/>
          <w:sz w:val="26"/>
          <w:szCs w:val="26"/>
        </w:rPr>
        <w:t xml:space="preserve">A autora requer a concessão da gratuidade de justiça e da tramitação prioritária, bem como a concessão de tutela de urgência para que os réus suspendessem os descontos relativos ao contrato de empréstimo consignado n.º 386166280, sob pena de multa diária. No mérito, pede a declaração de quitação da dívida referente ao contrato firmado com o Banco Pan S.A., com interrupção de quaisquer descontos consignados em seu benefício previdenciário; a condenação solidária dos réus à devolução em dobro dos valores descontados indevidamente, indicados na inicial como R$ 1.530,24, sem prejuízo de apuração do total em liquidação; a condenação solidária ao pagamento de indenização por danos morais no valor de R$ 5.000,00; e a condenação ao pagamento de custas e honorários advocatícios em favor do PRODEF. </w:t>
      </w:r>
    </w:p>
    <w:p w:rsidR="24636D0D" w:rsidP="50965F70" w:rsidRDefault="2BDD2F4C" w14:paraId="027071E0" w14:textId="25B3BDC7">
      <w:pPr>
        <w:spacing w:after="0" w:line="360" w:lineRule="auto"/>
        <w:ind w:left="2268" w:firstLine="1134"/>
        <w:jc w:val="both"/>
      </w:pPr>
      <w:r w:rsidRPr="607428EB">
        <w:rPr>
          <w:rFonts w:ascii="Arial" w:hAnsi="Arial" w:eastAsia="Arial" w:cs="Arial"/>
          <w:i/>
          <w:iCs/>
          <w:sz w:val="26"/>
          <w:szCs w:val="26"/>
        </w:rPr>
        <w:t xml:space="preserve">O pedido de tutela de urgência foi indeferido, sob o fundamento de que, naquele momento processual, a relação entre o pagamento indicado e o contrato questionado demandava dilação probatória. Na mesma decisão, foram deferidas a gratuidade de justiça e a tramitação prioritária à autora, ID 260851544. </w:t>
      </w:r>
    </w:p>
    <w:p w:rsidR="24636D0D" w:rsidP="50965F70" w:rsidRDefault="2BDD2F4C" w14:paraId="56E803C5" w14:textId="4811A892">
      <w:pPr>
        <w:spacing w:after="0" w:line="360" w:lineRule="auto"/>
        <w:ind w:left="2268" w:firstLine="1134"/>
        <w:jc w:val="both"/>
      </w:pPr>
      <w:r w:rsidRPr="607428EB">
        <w:rPr>
          <w:rFonts w:ascii="Arial" w:hAnsi="Arial" w:eastAsia="Arial" w:cs="Arial"/>
          <w:i/>
          <w:iCs/>
          <w:sz w:val="26"/>
          <w:szCs w:val="26"/>
        </w:rPr>
        <w:t xml:space="preserve">O Banco Pan S.A. apresentou contestação, ID 264823819. </w:t>
      </w:r>
    </w:p>
    <w:p w:rsidR="24636D0D" w:rsidP="50965F70" w:rsidRDefault="2BDD2F4C" w14:paraId="06B301BE" w14:textId="30E848E2">
      <w:pPr>
        <w:spacing w:after="0" w:line="360" w:lineRule="auto"/>
        <w:ind w:left="2268" w:firstLine="1134"/>
        <w:jc w:val="both"/>
      </w:pPr>
      <w:r w:rsidRPr="607428EB">
        <w:rPr>
          <w:rFonts w:ascii="Arial" w:hAnsi="Arial" w:eastAsia="Arial" w:cs="Arial"/>
          <w:i/>
          <w:iCs/>
          <w:sz w:val="26"/>
          <w:szCs w:val="26"/>
        </w:rPr>
        <w:t xml:space="preserve">Em preliminar, arguiu ilegitimidade passiva, ao argumento de que o crédito teria sido cedido ao Banrisul, motivo pelo qual não teria gestão sobre a operação nem responsabilidade por descontos posteriores. No mérito, sustentou a regularidade da contratação, a existência de autorização para desconto em benefício previdenciário, a possibilidade contratual de cessão do crédito, a ausência de ato ilícito, a inexistência de dano moral indenizável e o não cabimento da repetição em dobro. </w:t>
      </w:r>
    </w:p>
    <w:p w:rsidR="24636D0D" w:rsidP="50965F70" w:rsidRDefault="2BDD2F4C" w14:paraId="1E25D57A" w14:textId="696B42C1">
      <w:pPr>
        <w:spacing w:after="0" w:line="360" w:lineRule="auto"/>
        <w:ind w:left="2268" w:firstLine="1134"/>
        <w:jc w:val="both"/>
      </w:pPr>
      <w:r w:rsidRPr="607428EB">
        <w:rPr>
          <w:rFonts w:ascii="Arial" w:hAnsi="Arial" w:eastAsia="Arial" w:cs="Arial"/>
          <w:i/>
          <w:iCs/>
          <w:sz w:val="26"/>
          <w:szCs w:val="26"/>
        </w:rPr>
        <w:t>O Banco do Estado do Rio Grande do Sul S.A. – Banrisul apresentou contestação, ID 264828797.</w:t>
      </w:r>
    </w:p>
    <w:p w:rsidR="24636D0D" w:rsidP="50965F70" w:rsidRDefault="2BDD2F4C" w14:paraId="25B3F91C" w14:textId="710EA904">
      <w:pPr>
        <w:spacing w:after="0" w:line="360" w:lineRule="auto"/>
        <w:ind w:left="2268" w:firstLine="1134"/>
        <w:jc w:val="both"/>
      </w:pPr>
      <w:r w:rsidRPr="607428EB">
        <w:rPr>
          <w:rFonts w:ascii="Arial" w:hAnsi="Arial" w:eastAsia="Arial" w:cs="Arial"/>
          <w:i/>
          <w:iCs/>
          <w:sz w:val="26"/>
          <w:szCs w:val="26"/>
        </w:rPr>
        <w:t xml:space="preserve"> Alegou, em síntese, a validade da cessão do crédito, a regularidade da operação, a inexistência de falha na prestação do serviço, a ausência de má-fé e a inexistência de dano moral. Defendeu, ainda, que não estariam presentes os requisitos para devolução em dobro e para responsabilização civil. </w:t>
      </w:r>
    </w:p>
    <w:p w:rsidR="24636D0D" w:rsidP="50965F70" w:rsidRDefault="2BDD2F4C" w14:paraId="1ADA760F" w14:textId="091DCD30">
      <w:pPr>
        <w:spacing w:after="0" w:line="360" w:lineRule="auto"/>
        <w:ind w:left="2268" w:firstLine="1134"/>
        <w:jc w:val="both"/>
      </w:pPr>
      <w:r w:rsidRPr="607428EB">
        <w:rPr>
          <w:rFonts w:ascii="Arial" w:hAnsi="Arial" w:eastAsia="Arial" w:cs="Arial"/>
          <w:i/>
          <w:iCs/>
          <w:sz w:val="26"/>
          <w:szCs w:val="26"/>
        </w:rPr>
        <w:t>A autora apresentou réplica, ID 270640357.</w:t>
      </w:r>
    </w:p>
    <w:p w:rsidR="24636D0D" w:rsidP="50965F70" w:rsidRDefault="2BDD2F4C" w14:paraId="59D334AC" w14:textId="2B9C8C43">
      <w:pPr>
        <w:spacing w:after="0" w:line="360" w:lineRule="auto"/>
        <w:ind w:left="2268" w:firstLine="1134"/>
        <w:jc w:val="both"/>
      </w:pPr>
      <w:r w:rsidRPr="607428EB">
        <w:rPr>
          <w:rFonts w:ascii="Arial" w:hAnsi="Arial" w:eastAsia="Arial" w:cs="Arial"/>
          <w:i/>
          <w:iCs/>
          <w:sz w:val="26"/>
          <w:szCs w:val="26"/>
        </w:rPr>
        <w:t xml:space="preserve">Em seguida, foi proferida decisão de saneamento e organização do processo, ID 272508933. </w:t>
      </w:r>
    </w:p>
    <w:p w:rsidR="24636D0D" w:rsidP="50965F70" w:rsidRDefault="2BDD2F4C" w14:paraId="6FFAED63" w14:textId="07B75FAA">
      <w:pPr>
        <w:spacing w:after="0" w:line="360" w:lineRule="auto"/>
        <w:ind w:left="2268" w:firstLine="1134"/>
        <w:jc w:val="both"/>
      </w:pPr>
      <w:r w:rsidRPr="607428EB">
        <w:rPr>
          <w:rFonts w:ascii="Arial" w:hAnsi="Arial" w:eastAsia="Arial" w:cs="Arial"/>
          <w:i/>
          <w:iCs/>
          <w:sz w:val="26"/>
          <w:szCs w:val="26"/>
        </w:rPr>
        <w:t xml:space="preserve">As partes foram intimadas a se manifestarem sobre a necessidade de produção de novas provas, tendo apresentado manifestações nos IDs 273617084, 275143759 e 275541602. </w:t>
      </w:r>
    </w:p>
    <w:p w:rsidR="24636D0D" w:rsidP="50965F70" w:rsidRDefault="2BDD2F4C" w14:paraId="05D7641A" w14:textId="697C45A6">
      <w:pPr>
        <w:spacing w:after="0" w:line="360" w:lineRule="auto"/>
        <w:ind w:left="2268" w:firstLine="1134"/>
        <w:jc w:val="both"/>
      </w:pPr>
      <w:r w:rsidRPr="607428EB">
        <w:rPr>
          <w:rFonts w:ascii="Arial" w:hAnsi="Arial" w:eastAsia="Arial" w:cs="Arial"/>
          <w:i/>
          <w:iCs/>
          <w:sz w:val="26"/>
          <w:szCs w:val="26"/>
        </w:rPr>
        <w:t xml:space="preserve">Não havendo prova oral ou pericial a produzir, os autos vieram conclusos para sentença. </w:t>
      </w:r>
    </w:p>
    <w:p w:rsidR="24636D0D" w:rsidP="607428EB" w:rsidRDefault="2BDD2F4C" w14:paraId="3B93FDB0" w14:textId="45D3FD4D">
      <w:pPr>
        <w:spacing w:after="0" w:line="360" w:lineRule="auto"/>
        <w:ind w:left="2268" w:firstLine="1134"/>
        <w:jc w:val="both"/>
        <w:rPr>
          <w:rFonts w:ascii="Arial" w:hAnsi="Arial" w:eastAsia="Arial" w:cs="Arial"/>
          <w:i/>
          <w:iCs/>
          <w:sz w:val="26"/>
          <w:szCs w:val="26"/>
        </w:rPr>
      </w:pPr>
      <w:r w:rsidRPr="607428EB">
        <w:rPr>
          <w:rFonts w:ascii="Arial" w:hAnsi="Arial" w:eastAsia="Arial" w:cs="Arial"/>
          <w:i/>
          <w:iCs/>
          <w:sz w:val="26"/>
          <w:szCs w:val="26"/>
        </w:rPr>
        <w:t>É o relatório. Decido</w:t>
      </w:r>
      <w:r w:rsidRPr="607428EB" w:rsidR="29985A41">
        <w:rPr>
          <w:rFonts w:ascii="Arial" w:hAnsi="Arial" w:eastAsia="Arial" w:cs="Arial"/>
          <w:i/>
          <w:iCs/>
          <w:sz w:val="26"/>
          <w:szCs w:val="26"/>
        </w:rPr>
        <w:t xml:space="preserve">”. </w:t>
      </w:r>
    </w:p>
    <w:p w:rsidR="31C61043" w:rsidP="427C02D4" w:rsidRDefault="31C61043" w14:paraId="5480CA3F" w14:textId="62CF8499">
      <w:pPr>
        <w:spacing w:after="0" w:line="360" w:lineRule="auto"/>
        <w:ind w:left="2268" w:firstLine="1134"/>
        <w:jc w:val="both"/>
        <w:rPr>
          <w:rFonts w:ascii="Arial" w:hAnsi="Arial" w:eastAsia="Arial" w:cs="Arial"/>
          <w:i/>
          <w:iCs/>
          <w:sz w:val="26"/>
          <w:szCs w:val="26"/>
        </w:rPr>
      </w:pPr>
    </w:p>
    <w:p w:rsidR="0061262D" w:rsidP="00C0721F" w:rsidRDefault="3BA8A8A4" w14:paraId="04E520D9" w14:textId="045991AB">
      <w:pPr>
        <w:spacing w:after="0" w:line="360" w:lineRule="auto"/>
        <w:ind w:firstLine="2268"/>
        <w:jc w:val="both"/>
        <w:rPr>
          <w:rFonts w:ascii="Arial" w:hAnsi="Arial" w:cs="Arial"/>
          <w:sz w:val="28"/>
          <w:szCs w:val="28"/>
        </w:rPr>
      </w:pPr>
      <w:r>
        <w:rPr>
          <w:rFonts w:ascii="Arial" w:hAnsi="Arial" w:cs="Arial"/>
          <w:sz w:val="28"/>
          <w:szCs w:val="28"/>
        </w:rPr>
        <w:t xml:space="preserve">O </w:t>
      </w:r>
      <w:r>
        <w:rPr>
          <w:rFonts w:ascii="Arial" w:hAnsi="Arial" w:cs="Arial"/>
          <w:sz w:val="28"/>
          <w:szCs w:val="28"/>
        </w:rPr>
        <w:t xml:space="preserve">MM</w:t>
      </w:r>
      <w:ins w:id="1256" w:author="Assessor GDSXSR" w:date="2026-10-31T19:51:13Z">
        <w:r>
          <w:rPr>
            <w:rFonts w:ascii="Arial" w:hAnsi="Arial" w:cs="Arial"/>
            <w:color w:val="808080"/>
            <w:sz w:val="28"/>
            <w:szCs w:val="28"/>
          </w:rPr>
          <w:t xml:space="preserve">.</w:t>
        </w:r>
      </w:ins>
      <w:r>
        <w:rPr>
          <w:rFonts w:ascii="Arial" w:hAnsi="Arial" w:cs="Arial"/>
          <w:sz w:val="28"/>
          <w:szCs w:val="28"/>
        </w:rPr>
        <w:t xml:space="preserve"> Ju</w:t>
      </w:r>
      <w:r>
        <w:rPr>
          <w:rFonts w:ascii="Arial" w:hAnsi="Arial" w:cs="Arial"/>
          <w:sz w:val="28"/>
          <w:szCs w:val="28"/>
        </w:rPr>
        <w:t xml:space="preserve">iz</w:t>
      </w:r>
      <w:r>
        <w:rPr>
          <w:rFonts w:ascii="Arial" w:hAnsi="Arial" w:cs="Arial"/>
          <w:sz w:val="28"/>
          <w:szCs w:val="28"/>
        </w:rPr>
        <w:t xml:space="preserve"> sentenciante</w:t>
      </w:r>
      <w:r>
        <w:rPr>
          <w:rFonts w:ascii="Arial" w:hAnsi="Arial" w:cs="Arial"/>
          <w:sz w:val="28"/>
          <w:szCs w:val="28"/>
        </w:rPr>
        <w:t xml:space="preserve">, Dr. </w:t>
      </w:r>
      <w:r>
        <w:rPr>
          <w:rFonts w:ascii="Arial" w:hAnsi="Arial" w:cs="Arial"/>
          <w:sz w:val="28"/>
          <w:szCs w:val="28"/>
        </w:rPr>
        <w:t xml:space="preserve">Rômulo </w:t>
      </w:r>
      <w:r>
        <w:rPr>
          <w:rFonts w:ascii="Arial" w:hAnsi="Arial" w:cs="Arial"/>
          <w:sz w:val="28"/>
          <w:szCs w:val="28"/>
        </w:rPr>
        <w:t xml:space="preserve">Batista </w:t>
      </w:r>
      <w:r>
        <w:rPr>
          <w:rFonts w:ascii="Arial" w:hAnsi="Arial" w:cs="Arial"/>
          <w:sz w:val="28"/>
          <w:szCs w:val="28"/>
        </w:rPr>
        <w:t xml:space="preserve">Teles</w:t>
      </w:r>
      <w:r>
        <w:rPr>
          <w:rFonts w:ascii="Arial" w:hAnsi="Arial" w:cs="Arial"/>
          <w:sz w:val="28"/>
          <w:szCs w:val="28"/>
        </w:rPr>
        <w:t xml:space="preserve">, da</w:t>
      </w:r>
      <w:r>
        <w:rPr>
          <w:rFonts w:ascii="Arial" w:hAnsi="Arial" w:cs="Arial"/>
          <w:sz w:val="28"/>
          <w:szCs w:val="28"/>
        </w:rPr>
        <w:t xml:space="preserve"> Vara Cível do Recanto das Emas</w:t>
      </w:r>
      <w:r>
        <w:rPr>
          <w:rFonts w:ascii="Arial" w:hAnsi="Arial" w:cs="Arial"/>
          <w:sz w:val="28"/>
          <w:szCs w:val="28"/>
        </w:rPr>
        <w:t xml:space="preserve">, julgou no seguinte sentido:</w:t>
      </w:r>
    </w:p>
    <w:p w:rsidR="0061262D" w:rsidP="00C0721F" w:rsidRDefault="0061262D" w14:paraId="12E5EEA8" w14:textId="77777777">
      <w:pPr>
        <w:spacing w:after="0" w:line="360" w:lineRule="auto"/>
        <w:ind w:firstLine="2268"/>
        <w:jc w:val="both"/>
        <w:rPr>
          <w:rFonts w:ascii="Arial" w:hAnsi="Arial" w:cs="Arial"/>
          <w:sz w:val="28"/>
          <w:szCs w:val="28"/>
        </w:rPr>
      </w:pPr>
    </w:p>
    <w:p w:rsidRPr="000A7009" w:rsidR="0006080C" w:rsidP="50965F70" w:rsidRDefault="1BE23585" w14:paraId="0CD35237" w14:textId="2908E53F">
      <w:pPr>
        <w:spacing w:after="0" w:line="360" w:lineRule="auto"/>
        <w:ind w:left="2268" w:firstLine="1134"/>
        <w:jc w:val="both"/>
      </w:pPr>
      <w:r w:rsidRPr="41697F72">
        <w:rPr>
          <w:rFonts w:ascii="Arial" w:hAnsi="Arial" w:cs="Arial"/>
          <w:i/>
          <w:iCs/>
          <w:sz w:val="26"/>
          <w:szCs w:val="26"/>
        </w:rPr>
        <w:t>“</w:t>
      </w:r>
      <w:r w:rsidRPr="41697F72" w:rsidR="1598E522">
        <w:rPr>
          <w:rFonts w:ascii="Arial" w:hAnsi="Arial" w:cs="Arial"/>
          <w:i/>
          <w:iCs/>
          <w:sz w:val="26"/>
          <w:szCs w:val="26"/>
        </w:rPr>
        <w:t xml:space="preserve">Ante o exposto, julgo procedentes os pedidos formulados por Albiracy Soares Monte </w:t>
      </w:r>
      <w:r w:rsidRPr="41697F72" w:rsidR="1598E522">
        <w:rPr>
          <w:rFonts w:ascii="Arial" w:hAnsi="Arial" w:eastAsia="Arial" w:cs="Arial"/>
          <w:i/>
          <w:iCs/>
          <w:sz w:val="26"/>
          <w:szCs w:val="26"/>
        </w:rPr>
        <w:t xml:space="preserve"> em face de Banco Pan S.A. e Banco do Estado do Rio Grande do Sul S.A. – Banrisul, com resolução do mérito, nos termos do art. 487, inciso I, do CPC, para: </w:t>
      </w:r>
    </w:p>
    <w:p w:rsidRPr="000A7009" w:rsidR="0006080C" w:rsidP="005246A1" w:rsidRDefault="1598E522" w14:paraId="1B809913" w14:textId="19014D90">
      <w:pPr>
        <w:spacing w:after="0" w:line="360" w:lineRule="auto"/>
        <w:ind w:left="2268" w:firstLine="1134"/>
        <w:jc w:val="both"/>
      </w:pPr>
      <w:r w:rsidRPr="41697F72">
        <w:rPr>
          <w:rFonts w:ascii="Arial" w:hAnsi="Arial" w:eastAsia="Arial" w:cs="Arial"/>
          <w:i/>
          <w:iCs/>
          <w:sz w:val="26"/>
          <w:szCs w:val="26"/>
        </w:rPr>
        <w:t xml:space="preserve">1. declarar quitada a obrigação referente ao contrato de empréstimo consignado n.º 386166280-1, a partir da data de liquidação indicada no termo de quitação emitido pelo Banco Pan S.A., isto é, 9 de dezembro de 2024, ID 259842052; </w:t>
      </w:r>
    </w:p>
    <w:p w:rsidRPr="000A7009" w:rsidR="0006080C" w:rsidP="005246A1" w:rsidRDefault="1598E522" w14:paraId="70755453" w14:textId="1DA8460B">
      <w:pPr>
        <w:spacing w:after="0" w:line="360" w:lineRule="auto"/>
        <w:ind w:left="2268" w:firstLine="1134"/>
        <w:jc w:val="both"/>
      </w:pPr>
      <w:r w:rsidRPr="41697F72">
        <w:rPr>
          <w:rFonts w:ascii="Arial" w:hAnsi="Arial" w:eastAsia="Arial" w:cs="Arial"/>
          <w:i/>
          <w:iCs/>
          <w:sz w:val="26"/>
          <w:szCs w:val="26"/>
        </w:rPr>
        <w:t xml:space="preserve">2. declarar inexigíveis todos os descontos incidentes sobre o benefício previdenciário da autora relativos ao contrato n.º 386166280-1 após a quitação reconhecida no item anterior; </w:t>
      </w:r>
    </w:p>
    <w:p w:rsidRPr="000A7009" w:rsidR="0006080C" w:rsidP="005246A1" w:rsidRDefault="1598E522" w14:paraId="43613214" w14:textId="61AB847E">
      <w:pPr>
        <w:spacing w:after="0" w:line="360" w:lineRule="auto"/>
        <w:ind w:left="2268" w:firstLine="1134"/>
        <w:jc w:val="both"/>
      </w:pPr>
      <w:r w:rsidRPr="41697F72">
        <w:rPr>
          <w:rFonts w:ascii="Arial" w:hAnsi="Arial" w:eastAsia="Arial" w:cs="Arial"/>
          <w:i/>
          <w:iCs/>
          <w:sz w:val="26"/>
          <w:szCs w:val="26"/>
        </w:rPr>
        <w:t xml:space="preserve">3. determinar que os réus providenciem a cessação definitiva de qualquer desconto vinculado ao contrato n.º 386166280-1 no benefício previdenciário da autora, se ainda subsistente, no prazo de 10 dias, sob pena de multa de R$ 200,00 por desconto indevido comprovado após a intimação desta sentença, limitada inicialmente a R$ 5.000,00; </w:t>
      </w:r>
    </w:p>
    <w:p w:rsidRPr="000A7009" w:rsidR="0006080C" w:rsidP="005246A1" w:rsidRDefault="1598E522" w14:paraId="7AEE4077" w14:textId="7A9ABE6A">
      <w:pPr>
        <w:spacing w:after="0" w:line="360" w:lineRule="auto"/>
        <w:ind w:left="2268" w:firstLine="1134"/>
        <w:jc w:val="both"/>
      </w:pPr>
      <w:r w:rsidRPr="41697F72">
        <w:rPr>
          <w:rFonts w:ascii="Arial" w:hAnsi="Arial" w:eastAsia="Arial" w:cs="Arial"/>
          <w:i/>
          <w:iCs/>
          <w:sz w:val="26"/>
          <w:szCs w:val="26"/>
        </w:rPr>
        <w:t xml:space="preserve">4. condenar solidariamente os réus a restituírem à autora, em dobro, todos os valores descontados após 9 de dezembro de 2024 em razão do contrato n.º 386166280-1, inclusive os eventualmente descontados no curso do processo, quantia a ser apurada em liquidação de sentença; </w:t>
      </w:r>
    </w:p>
    <w:p w:rsidRPr="000A7009" w:rsidR="0006080C" w:rsidP="005246A1" w:rsidRDefault="1598E522" w14:paraId="21474929" w14:textId="3F45B929">
      <w:pPr>
        <w:spacing w:after="0" w:line="360" w:lineRule="auto"/>
        <w:ind w:left="2268" w:firstLine="1134"/>
        <w:jc w:val="both"/>
      </w:pPr>
      <w:r w:rsidRPr="41697F72">
        <w:rPr>
          <w:rFonts w:ascii="Arial" w:hAnsi="Arial" w:eastAsia="Arial" w:cs="Arial"/>
          <w:i/>
          <w:iCs/>
          <w:sz w:val="26"/>
          <w:szCs w:val="26"/>
        </w:rPr>
        <w:t xml:space="preserve">5. condenar solidariamente os réus ao pagamento de indenização por danos morais em favor da autora, no valor de R$ 5.000,00. </w:t>
      </w:r>
    </w:p>
    <w:p w:rsidRPr="000A7009" w:rsidR="0006080C" w:rsidP="005246A1" w:rsidRDefault="427B4F20" w14:paraId="7F1D6B7E" w14:textId="0999920A">
      <w:pPr>
        <w:spacing w:after="0" w:line="360" w:lineRule="auto"/>
        <w:ind w:left="2268" w:firstLine="1134"/>
        <w:jc w:val="both"/>
      </w:pPr>
      <w:r w:rsidRPr="41697F72">
        <w:rPr>
          <w:rFonts w:ascii="Arial" w:hAnsi="Arial" w:eastAsia="Arial" w:cs="Arial"/>
          <w:i/>
          <w:iCs/>
          <w:sz w:val="26"/>
          <w:szCs w:val="26"/>
        </w:rPr>
        <w:t>C</w:t>
      </w:r>
      <w:r w:rsidRPr="41697F72" w:rsidR="1598E522">
        <w:rPr>
          <w:rFonts w:ascii="Arial" w:hAnsi="Arial" w:eastAsia="Arial" w:cs="Arial"/>
          <w:i/>
          <w:iCs/>
          <w:sz w:val="26"/>
          <w:szCs w:val="26"/>
        </w:rPr>
        <w:t xml:space="preserve">ondeno os réus ao pagamento das custas processuais e dos honorários advocatícios, que fixo em 10% sobre o valor atualizado da condenação, nos termos do art. 85, § 2º, do CPC, em favor do Fundo de Apoio e Aparelhamento da Defensoria Pública do Distrito Federal – PRODEF. </w:t>
      </w:r>
    </w:p>
    <w:p w:rsidRPr="000A7009" w:rsidR="0006080C" w:rsidP="005246A1" w:rsidRDefault="1598E522" w14:paraId="7E9A8A82" w14:textId="6F626EA6">
      <w:pPr>
        <w:spacing w:after="0" w:line="360" w:lineRule="auto"/>
        <w:ind w:left="2268" w:firstLine="1134"/>
        <w:jc w:val="both"/>
      </w:pPr>
      <w:r w:rsidRPr="41697F72">
        <w:rPr>
          <w:rFonts w:ascii="Arial" w:hAnsi="Arial" w:eastAsia="Arial" w:cs="Arial"/>
          <w:i/>
          <w:iCs/>
          <w:sz w:val="26"/>
          <w:szCs w:val="26"/>
        </w:rPr>
        <w:t xml:space="preserve">Os valores devidos a título de danos materiais deverão ser corrigidos monetariamente desde cada desconto indevido e acrescidos de juros de mora a partir da citação. </w:t>
      </w:r>
    </w:p>
    <w:p w:rsidRPr="000A7009" w:rsidR="0006080C" w:rsidP="005246A1" w:rsidRDefault="1598E522" w14:paraId="0FB01FD8" w14:textId="70C30963">
      <w:pPr>
        <w:spacing w:after="0" w:line="360" w:lineRule="auto"/>
        <w:ind w:left="2268" w:firstLine="1134"/>
        <w:jc w:val="both"/>
      </w:pPr>
      <w:r w:rsidRPr="41697F72">
        <w:rPr>
          <w:rFonts w:ascii="Arial" w:hAnsi="Arial" w:eastAsia="Arial" w:cs="Arial"/>
          <w:i/>
          <w:iCs/>
          <w:sz w:val="26"/>
          <w:szCs w:val="26"/>
        </w:rPr>
        <w:t xml:space="preserve">A seu turno, o valor devido a título de danos morais deverá ser corrigido monetariamente desde a data desta sentença e acrescido de juros de mora a partir da citação. </w:t>
      </w:r>
    </w:p>
    <w:p w:rsidRPr="000A7009" w:rsidR="0006080C" w:rsidP="005246A1" w:rsidRDefault="1598E522" w14:paraId="221C275A" w14:textId="17B6ACE1">
      <w:pPr>
        <w:spacing w:after="0" w:line="360" w:lineRule="auto"/>
        <w:ind w:left="2268" w:firstLine="1134"/>
        <w:jc w:val="both"/>
      </w:pPr>
      <w:r w:rsidRPr="41697F72">
        <w:rPr>
          <w:rFonts w:ascii="Arial" w:hAnsi="Arial" w:eastAsia="Arial" w:cs="Arial"/>
          <w:i/>
          <w:iCs/>
          <w:sz w:val="26"/>
          <w:szCs w:val="26"/>
        </w:rPr>
        <w:t xml:space="preserve">Quanto aos índices, aplica-se o INPC para correção monetária até 29 de agosto de 2024, conjugado com juros de mora de 1% ao mês até a mesma data. A partir de 30 de agosto de 2024, aplica-se o IPCA para correção monetária e a taxa SELIC para juros de mora, com dedução do IPCA já aplicado na correção. </w:t>
      </w:r>
    </w:p>
    <w:p w:rsidRPr="000A7009" w:rsidR="0006080C" w:rsidP="005246A1" w:rsidRDefault="1598E522" w14:paraId="31BD9C10" w14:textId="15C45409">
      <w:pPr>
        <w:spacing w:after="0" w:line="360" w:lineRule="auto"/>
        <w:ind w:left="2268" w:firstLine="1134"/>
        <w:jc w:val="both"/>
      </w:pPr>
      <w:r w:rsidRPr="41697F72">
        <w:rPr>
          <w:rFonts w:ascii="Arial" w:hAnsi="Arial" w:eastAsia="Arial" w:cs="Arial"/>
          <w:i/>
          <w:iCs/>
          <w:sz w:val="26"/>
          <w:szCs w:val="26"/>
        </w:rPr>
        <w:t xml:space="preserve">Resolvo o pedido de tutela de urgência no próprio julgamento de mérito. </w:t>
      </w:r>
    </w:p>
    <w:p w:rsidRPr="000A7009" w:rsidR="0006080C" w:rsidP="005246A1" w:rsidRDefault="1598E522" w14:paraId="6D25C412" w14:textId="43648C1F">
      <w:pPr>
        <w:spacing w:after="0" w:line="360" w:lineRule="auto"/>
        <w:ind w:left="2268" w:firstLine="1134"/>
        <w:jc w:val="both"/>
      </w:pPr>
      <w:r w:rsidRPr="41697F72">
        <w:rPr>
          <w:rFonts w:ascii="Arial" w:hAnsi="Arial" w:eastAsia="Arial" w:cs="Arial"/>
          <w:i/>
          <w:iCs/>
          <w:sz w:val="26"/>
          <w:szCs w:val="26"/>
        </w:rPr>
        <w:t xml:space="preserve">Caso ainda haja desconto ativo, a obrigação de cessação deverá ser cumprida nos termos fixados no dispositivo. </w:t>
      </w:r>
    </w:p>
    <w:p w:rsidRPr="000A7009" w:rsidR="0006080C" w:rsidP="005246A1" w:rsidRDefault="4AC94AAF" w14:paraId="163354A9" w14:textId="77ADEE74">
      <w:pPr>
        <w:spacing w:after="0" w:line="360" w:lineRule="auto"/>
        <w:ind w:left="2268" w:firstLine="1134"/>
        <w:jc w:val="both"/>
      </w:pPr>
      <w:r w:rsidRPr="39AEA010">
        <w:rPr>
          <w:rFonts w:ascii="Arial" w:hAnsi="Arial" w:eastAsia="Arial" w:cs="Arial"/>
          <w:i/>
          <w:iCs/>
          <w:sz w:val="26"/>
          <w:szCs w:val="26"/>
        </w:rPr>
        <w:t>Publique-se. Intimem-se</w:t>
      </w:r>
      <w:r w:rsidRPr="39AEA010" w:rsidR="3EA24ABA">
        <w:rPr>
          <w:rFonts w:ascii="Arial" w:hAnsi="Arial" w:cs="Arial"/>
          <w:i/>
          <w:iCs/>
          <w:sz w:val="26"/>
          <w:szCs w:val="26"/>
        </w:rPr>
        <w:t>”</w:t>
      </w:r>
      <w:r w:rsidRPr="39AEA010" w:rsidR="5B68B03E">
        <w:rPr>
          <w:rFonts w:ascii="Arial" w:hAnsi="Arial" w:cs="Arial"/>
          <w:i/>
          <w:iCs/>
          <w:sz w:val="26"/>
          <w:szCs w:val="26"/>
        </w:rPr>
        <w:t xml:space="preserve">. </w:t>
      </w:r>
    </w:p>
    <w:p w:rsidR="39AEA010" w:rsidP="39AEA010" w:rsidRDefault="39AEA010" w14:paraId="4F906215" w14:textId="4F139A7F">
      <w:pPr>
        <w:spacing w:after="0" w:line="360" w:lineRule="auto"/>
        <w:ind w:left="2268"/>
        <w:jc w:val="both"/>
        <w:rPr>
          <w:rFonts w:ascii="Arial" w:hAnsi="Arial" w:cs="Arial"/>
          <w:i/>
          <w:iCs/>
          <w:sz w:val="26"/>
          <w:szCs w:val="26"/>
        </w:rPr>
      </w:pPr>
    </w:p>
    <w:p w:rsidR="0061262D" w:rsidP="41697F72" w:rsidRDefault="3E9E7D78" w14:paraId="79BFF883" w14:textId="5561E080">
      <w:pPr>
        <w:spacing w:after="0" w:line="360" w:lineRule="auto"/>
        <w:ind w:firstLine="2268"/>
        <w:jc w:val="both"/>
        <w:rPr>
          <w:rFonts w:ascii="Arial" w:hAnsi="Arial" w:eastAsia="Arial" w:cs="Arial"/>
          <w:sz w:val="28"/>
          <w:szCs w:val="28"/>
        </w:rPr>
      </w:pPr>
      <w:r>
        <w:rPr>
          <w:rFonts w:ascii="Arial" w:hAnsi="Arial" w:eastAsia="Arial" w:cs="Arial"/>
          <w:color w:val="000000" w:themeColor="text1"/>
          <w:sz w:val="28"/>
          <w:szCs w:val="28"/>
        </w:rPr>
        <w:t xml:space="preserve">Os réus, </w:t>
      </w:r>
      <w:r>
        <w:rPr>
          <w:rFonts w:ascii="Arial" w:hAnsi="Arial" w:eastAsia="Arial" w:cs="Arial"/>
          <w:sz w:val="28"/>
          <w:szCs w:val="28"/>
        </w:rPr>
        <w:t xml:space="preserve">Banco do Estado do Rio Grande do Sul</w:t>
      </w:r>
      <w:r>
        <w:rPr>
          <w:rFonts w:ascii="Arial" w:hAnsi="Arial" w:eastAsia="Arial" w:cs="Arial"/>
          <w:sz w:val="28"/>
          <w:szCs w:val="28"/>
        </w:rPr>
        <w:t xml:space="preserve"> S.A. </w:t>
      </w:r>
      <w:r>
        <w:rPr>
          <w:rFonts w:ascii="Arial" w:hAnsi="Arial" w:eastAsia="Arial" w:cs="Arial"/>
          <w:color w:val="000000" w:themeColor="text1"/>
          <w:sz w:val="28"/>
          <w:szCs w:val="28"/>
        </w:rPr>
        <w:t xml:space="preserve">e Banco Pan S.A., opuseram embargos de declaração</w:t>
      </w:r>
      <w:del w:id="1252" w:author="Assessor GDSXSR" w:date="2026-10-31T19:51:13Z">
        <w:r>
          <w:rPr>
            <w:rFonts w:ascii="Arial" w:hAnsi="Arial" w:eastAsia="Arial" w:cs="Arial"/>
            <w:color w:val="000000" w:themeColor="text1"/>
            <w:sz w:val="28"/>
            <w:szCs w:val="28"/>
          </w:rPr>
          <w:delText xml:space="preserve"> (ID 88809804</w:delText>
        </w:r>
        <w:r>
          <w:rPr>
            <w:rFonts w:ascii="Arial" w:hAnsi="Arial" w:eastAsia="Arial" w:cs="Arial"/>
            <w:color w:val="000000" w:themeColor="text1"/>
            <w:sz w:val="28"/>
            <w:szCs w:val="28"/>
          </w:rPr>
          <w:delText xml:space="preserve"> e</w:delText>
        </w:r>
        <w:r>
          <w:rPr>
            <w:rFonts w:ascii="Arial" w:hAnsi="Arial" w:eastAsia="Arial" w:cs="Arial"/>
            <w:color w:val="000000" w:themeColor="text1"/>
            <w:sz w:val="28"/>
            <w:szCs w:val="28"/>
          </w:rPr>
          <w:delText xml:space="preserve"> 88809802)</w:delText>
        </w:r>
      </w:del>
      <w:r>
        <w:rPr>
          <w:rFonts w:ascii="Arial" w:hAnsi="Arial" w:eastAsia="Arial" w:cs="Arial"/>
          <w:color w:val="000000" w:themeColor="text1"/>
          <w:sz w:val="28"/>
          <w:szCs w:val="28"/>
        </w:rPr>
        <w:t xml:space="preserve">, </w:t>
      </w:r>
      <w:del w:id="1253" w:author="Assessor GDSXSR" w:date="2026-10-31T19:51:13Z">
        <w:r>
          <w:rPr>
            <w:rFonts w:ascii="Arial" w:hAnsi="Arial" w:eastAsia="Arial" w:cs="Arial"/>
            <w:color w:val="000000" w:themeColor="text1"/>
            <w:sz w:val="28"/>
            <w:szCs w:val="28"/>
          </w:rPr>
          <w:delText xml:space="preserve">os quais</w:delText>
        </w:r>
      </w:del>
      <w:ins w:id="1254" w:author="Assessor GDSXSR" w:date="2026-10-31T19:51:13Z">
        <w:r>
          <w:rPr>
            <w:rFonts w:ascii="Arial" w:hAnsi="Arial" w:eastAsia="Arial" w:cs="Arial"/>
            <w:color w:val="808080"/>
            <w:sz w:val="28"/>
            <w:szCs w:val="28"/>
          </w:rPr>
          <w:t xml:space="preserve">que</w:t>
        </w:r>
      </w:ins>
      <w:r>
        <w:rPr>
          <w:rFonts w:ascii="Arial" w:hAnsi="Arial" w:eastAsia="Arial" w:cs="Arial"/>
          <w:color w:val="000000" w:themeColor="text1"/>
          <w:sz w:val="28"/>
          <w:szCs w:val="28"/>
        </w:rPr>
        <w:t xml:space="preserve"> foram acolhidos parcialmente, apenas para prestar os esclarecimentos constantes da fundamentação, sem atribuição de efeitos modificativos ao julgado</w:t>
      </w:r>
      <w:r>
        <w:rPr>
          <w:rFonts w:ascii="Arial" w:hAnsi="Arial" w:eastAsia="Arial" w:cs="Arial"/>
          <w:color w:val="7030A0"/>
          <w:sz w:val="28"/>
          <w:szCs w:val="28"/>
        </w:rPr>
        <w:t xml:space="preserve"> </w:t>
      </w:r>
      <w:r>
        <w:rPr>
          <w:rFonts w:ascii="Arial" w:hAnsi="Arial" w:eastAsia="Arial" w:cs="Arial"/>
          <w:color w:val="000000" w:themeColor="text1"/>
          <w:sz w:val="28"/>
          <w:szCs w:val="28"/>
        </w:rPr>
        <w:t xml:space="preserve">(ID </w:t>
      </w:r>
      <w:ins w:id="1255" w:author="Assessor GDSXSR" w:date="2026-10-31T19:51:13Z">
        <w:r>
          <w:rPr>
            <w:rFonts w:ascii="Arial" w:hAnsi="Arial" w:eastAsia="Arial" w:cs="Arial"/>
            <w:color w:val="808080"/>
            <w:sz w:val="28"/>
            <w:szCs w:val="28"/>
          </w:rPr>
          <w:t xml:space="preserve">88809802, 88809804 e </w:t>
        </w:r>
      </w:ins>
      <w:r>
        <w:rPr>
          <w:rFonts w:ascii="Arial" w:hAnsi="Arial" w:eastAsia="Arial" w:cs="Arial"/>
          <w:color w:val="000000" w:themeColor="text1"/>
          <w:sz w:val="28"/>
          <w:szCs w:val="28"/>
        </w:rPr>
        <w:t xml:space="preserve">88809859).</w:t>
      </w:r>
    </w:p>
    <w:p w:rsidR="0061262D" w:rsidP="00C0721F" w:rsidRDefault="0061262D" w14:paraId="41F018EC" w14:textId="510453E5">
      <w:pPr>
        <w:spacing w:after="0" w:line="360" w:lineRule="auto"/>
        <w:ind w:firstLine="2268"/>
        <w:jc w:val="both"/>
        <w:rPr>
          <w:rFonts w:ascii="Arial" w:hAnsi="Arial" w:cs="Arial"/>
          <w:sz w:val="28"/>
          <w:szCs w:val="28"/>
        </w:rPr>
      </w:pPr>
    </w:p>
    <w:p w:rsidR="00D36B6F" w:rsidP="41697F72" w:rsidRDefault="0D81ED1F" w14:paraId="520E69BF" w14:textId="76FC46E5">
      <w:pPr>
        <w:spacing w:after="0" w:line="360" w:lineRule="auto"/>
        <w:ind w:firstLine="2268"/>
        <w:jc w:val="both"/>
      </w:pPr>
      <w:r>
        <w:rPr>
          <w:rFonts w:ascii="Arial" w:hAnsi="Arial" w:eastAsia="Arial" w:cs="Arial"/>
          <w:sz w:val="28"/>
          <w:szCs w:val="28"/>
        </w:rPr>
        <w:t xml:space="preserve">Apelo d</w:t>
      </w:r>
      <w:r>
        <w:rPr>
          <w:rFonts w:ascii="Arial" w:hAnsi="Arial" w:eastAsia="Arial" w:cs="Arial"/>
          <w:sz w:val="28"/>
          <w:szCs w:val="28"/>
        </w:rPr>
        <w:t xml:space="preserve">o</w:t>
      </w:r>
      <w:r>
        <w:rPr>
          <w:rFonts w:ascii="Arial" w:hAnsi="Arial" w:eastAsia="Arial" w:cs="Arial"/>
          <w:sz w:val="28"/>
          <w:szCs w:val="28"/>
        </w:rPr>
        <w:t xml:space="preserve"> ré</w:t>
      </w:r>
      <w:r>
        <w:rPr>
          <w:rFonts w:ascii="Arial" w:hAnsi="Arial" w:eastAsia="Arial" w:cs="Arial"/>
          <w:sz w:val="28"/>
          <w:szCs w:val="28"/>
        </w:rPr>
        <w:t xml:space="preserve">u</w:t>
      </w:r>
      <w:r>
        <w:rPr>
          <w:rFonts w:ascii="Arial" w:hAnsi="Arial" w:eastAsia="Arial" w:cs="Arial"/>
          <w:sz w:val="28"/>
          <w:szCs w:val="28"/>
        </w:rPr>
        <w:t xml:space="preserve">,</w:t>
      </w:r>
      <w:r>
        <w:rPr>
          <w:rFonts w:ascii="Arial" w:hAnsi="Arial" w:eastAsia="Arial" w:cs="Arial"/>
          <w:sz w:val="28"/>
          <w:szCs w:val="28"/>
        </w:rPr>
        <w:t xml:space="preserve"> </w:t>
      </w:r>
      <w:r>
        <w:rPr>
          <w:rFonts w:ascii="Arial" w:hAnsi="Arial" w:eastAsia="Arial" w:cs="Arial"/>
          <w:sz w:val="28"/>
          <w:szCs w:val="28"/>
        </w:rPr>
        <w:t xml:space="preserve">Banco do Estado do Rio Grande do Sul</w:t>
      </w:r>
      <w:r>
        <w:rPr>
          <w:rFonts w:ascii="Arial" w:hAnsi="Arial" w:eastAsia="Arial" w:cs="Arial"/>
          <w:sz w:val="28"/>
          <w:szCs w:val="28"/>
        </w:rPr>
        <w:t xml:space="preserve"> </w:t>
      </w:r>
      <w:r>
        <w:rPr>
          <w:rFonts w:ascii="Arial" w:hAnsi="Arial" w:eastAsia="Arial" w:cs="Arial"/>
          <w:sz w:val="28"/>
          <w:szCs w:val="28"/>
        </w:rPr>
        <w:t xml:space="preserve">S.A. </w:t>
      </w:r>
      <w:del w:id="1257" w:author="Assessor GDSXSR" w:date="2026-10-31T19:51:13Z">
        <w:r>
          <w:rPr>
            <w:rFonts w:ascii="Arial" w:hAnsi="Arial" w:eastAsia="Arial" w:cs="Arial"/>
            <w:sz w:val="28"/>
            <w:szCs w:val="28"/>
          </w:rPr>
          <w:delText xml:space="preserve">-</w:delText>
        </w:r>
      </w:del>
      <w:ins w:id="1258" w:author="Assessor GDSXSR" w:date="2026-10-31T19:51:13Z">
        <w:r>
          <w:rPr>
            <w:rFonts w:ascii="Arial" w:hAnsi="Arial" w:eastAsia="Arial" w:cs="Arial"/>
            <w:color w:val="808080"/>
            <w:sz w:val="28"/>
            <w:szCs w:val="28"/>
          </w:rPr>
          <w:t xml:space="preserve">–</w:t>
        </w:r>
      </w:ins>
      <w:r>
        <w:rPr>
          <w:rFonts w:ascii="Arial" w:hAnsi="Arial" w:eastAsia="Arial" w:cs="Arial"/>
          <w:sz w:val="28"/>
          <w:szCs w:val="28"/>
        </w:rPr>
        <w:t xml:space="preserve"> Banrisul</w:t>
      </w:r>
      <w:r>
        <w:rPr>
          <w:rFonts w:ascii="Arial" w:hAnsi="Arial" w:eastAsia="Arial" w:cs="Arial"/>
          <w:sz w:val="28"/>
          <w:szCs w:val="28"/>
        </w:rPr>
        <w:t xml:space="preserve"> </w:t>
      </w:r>
      <w:r>
        <w:rPr>
          <w:rFonts w:ascii="Arial" w:hAnsi="Arial" w:eastAsia="Arial" w:cs="Arial"/>
          <w:sz w:val="28"/>
          <w:szCs w:val="28"/>
        </w:rPr>
        <w:t xml:space="preserve">(I</w:t>
      </w:r>
      <w:r>
        <w:rPr>
          <w:rFonts w:ascii="Arial" w:hAnsi="Arial" w:eastAsia="Arial" w:cs="Arial"/>
          <w:sz w:val="28"/>
          <w:szCs w:val="28"/>
        </w:rPr>
        <w:t xml:space="preserve">D </w:t>
      </w:r>
      <w:del w:id="1259" w:author="Assessor GDSXSR" w:date="2026-10-31T19:51:13Z">
        <w:r>
          <w:rPr>
            <w:rFonts w:ascii="Arial" w:hAnsi="Arial" w:eastAsia="Arial" w:cs="Arial"/>
            <w:sz w:val="28"/>
            <w:szCs w:val="28"/>
          </w:rPr>
          <w:delText xml:space="preserve">8809802</w:delText>
        </w:r>
      </w:del>
      <w:ins w:id="1260" w:author="Assessor GDSXSR" w:date="2026-10-31T19:51:13Z">
        <w:r>
          <w:rPr>
            <w:rFonts w:ascii="Arial" w:hAnsi="Arial" w:eastAsia="Arial" w:cs="Arial"/>
            <w:color w:val="808080"/>
            <w:sz w:val="28"/>
            <w:szCs w:val="28"/>
          </w:rPr>
          <w:t xml:space="preserve">88809863</w:t>
        </w:r>
      </w:ins>
      <w:r>
        <w:rPr>
          <w:rFonts w:ascii="Arial" w:hAnsi="Arial" w:eastAsia="Arial" w:cs="Arial"/>
          <w:sz w:val="28"/>
          <w:szCs w:val="28"/>
        </w:rPr>
        <w:t xml:space="preserve">)</w:t>
      </w:r>
      <w:r>
        <w:rPr>
          <w:rFonts w:ascii="Arial" w:hAnsi="Arial" w:eastAsia="Arial" w:cs="Arial"/>
          <w:sz w:val="28"/>
          <w:szCs w:val="28"/>
        </w:rPr>
        <w:t xml:space="preserve">,</w:t>
      </w:r>
      <w:r>
        <w:rPr>
          <w:rFonts w:ascii="Arial" w:hAnsi="Arial" w:eastAsia="Arial" w:cs="Arial"/>
          <w:sz w:val="28"/>
          <w:szCs w:val="28"/>
        </w:rPr>
        <w:t xml:space="preserve"> em que alega, em síntese, que: </w:t>
      </w:r>
      <w:r>
        <w:rPr>
          <w:rFonts w:ascii="Arial" w:hAnsi="Arial" w:eastAsia="Arial" w:cs="Arial"/>
          <w:b/>
          <w:bCs/>
          <w:sz w:val="28"/>
          <w:szCs w:val="28"/>
        </w:rPr>
        <w:t xml:space="preserve">1)</w:t>
      </w:r>
      <w:r>
        <w:rPr>
          <w:rFonts w:ascii="Arial" w:hAnsi="Arial" w:eastAsia="Arial" w:cs="Arial"/>
          <w:sz w:val="28"/>
          <w:szCs w:val="28"/>
        </w:rPr>
        <w:t xml:space="preserve"> </w:t>
      </w:r>
      <w:r>
        <w:rPr>
          <w:rFonts w:ascii="Arial" w:hAnsi="Arial" w:eastAsia="Arial" w:cs="Arial"/>
          <w:sz w:val="28"/>
          <w:szCs w:val="28"/>
        </w:rPr>
        <w:t xml:space="preserve">não pode ser responsabilizado pelos descontos questionados, pois</w:t>
      </w:r>
      <w:r>
        <w:rPr>
          <w:rFonts w:ascii="Arial" w:hAnsi="Arial" w:eastAsia="Arial" w:cs="Arial"/>
          <w:sz w:val="28"/>
          <w:szCs w:val="28"/>
        </w:rPr>
        <w:t xml:space="preserve"> </w:t>
      </w:r>
      <w:r>
        <w:rPr>
          <w:rFonts w:ascii="Arial" w:hAnsi="Arial" w:eastAsia="Arial" w:cs="Arial"/>
          <w:sz w:val="28"/>
          <w:szCs w:val="28"/>
        </w:rPr>
        <w:t xml:space="preserve">a alegada</w:t>
      </w:r>
      <w:r>
        <w:rPr>
          <w:rFonts w:ascii="Arial" w:hAnsi="Arial" w:eastAsia="Arial" w:cs="Arial"/>
          <w:sz w:val="28"/>
          <w:szCs w:val="28"/>
        </w:rPr>
        <w:t xml:space="preserve"> falha decorre</w:t>
      </w:r>
      <w:r>
        <w:rPr>
          <w:rFonts w:ascii="Arial" w:hAnsi="Arial" w:eastAsia="Arial" w:cs="Arial"/>
          <w:sz w:val="28"/>
          <w:szCs w:val="28"/>
        </w:rPr>
        <w:t xml:space="preserve">u</w:t>
      </w:r>
      <w:r>
        <w:rPr>
          <w:rFonts w:ascii="Arial" w:hAnsi="Arial" w:eastAsia="Arial" w:cs="Arial"/>
          <w:sz w:val="28"/>
          <w:szCs w:val="28"/>
        </w:rPr>
        <w:t xml:space="preserve"> de fato exclusivo da instituição cedente</w:t>
      </w:r>
      <w:r>
        <w:rPr>
          <w:rFonts w:ascii="Arial" w:hAnsi="Arial" w:eastAsia="Arial" w:cs="Arial"/>
          <w:sz w:val="28"/>
          <w:szCs w:val="28"/>
        </w:rPr>
        <w:t xml:space="preserve">, </w:t>
      </w:r>
      <w:r>
        <w:rPr>
          <w:rFonts w:ascii="Arial" w:hAnsi="Arial" w:eastAsia="Arial" w:cs="Arial"/>
          <w:sz w:val="28"/>
          <w:szCs w:val="28"/>
        </w:rPr>
        <w:t xml:space="preserve"> à luz da excludente prevista no art. 14, § 3º, II, do CDC</w:t>
      </w:r>
      <w:r>
        <w:rPr>
          <w:rFonts w:ascii="Arial" w:hAnsi="Arial" w:eastAsia="Arial" w:cs="Arial"/>
          <w:sz w:val="28"/>
          <w:szCs w:val="28"/>
        </w:rPr>
        <w:t xml:space="preserve">;</w:t>
      </w:r>
      <w:r>
        <w:rPr>
          <w:rFonts w:ascii="Arial" w:hAnsi="Arial" w:eastAsia="Arial" w:cs="Arial"/>
          <w:b/>
          <w:bCs/>
          <w:sz w:val="28"/>
          <w:szCs w:val="28"/>
        </w:rPr>
        <w:t xml:space="preserve"> 2)</w:t>
      </w:r>
      <w:r>
        <w:rPr>
          <w:rFonts w:ascii="Arial" w:hAnsi="Arial" w:eastAsia="Arial" w:cs="Arial"/>
          <w:sz w:val="28"/>
          <w:szCs w:val="28"/>
        </w:rPr>
        <w:t xml:space="preserve"> a restituição deve ocorrer de forma simples, e não em dobro, diante da boa-fé e do engano justificável na cobrança; </w:t>
      </w:r>
      <w:r>
        <w:rPr>
          <w:rFonts w:ascii="Arial" w:hAnsi="Arial" w:eastAsia="Arial" w:cs="Arial"/>
          <w:b/>
          <w:bCs/>
          <w:sz w:val="28"/>
          <w:szCs w:val="28"/>
        </w:rPr>
        <w:t xml:space="preserve">3)</w:t>
      </w:r>
      <w:r>
        <w:rPr>
          <w:rFonts w:ascii="Arial" w:hAnsi="Arial" w:eastAsia="Arial" w:cs="Arial"/>
          <w:sz w:val="28"/>
          <w:szCs w:val="28"/>
        </w:rPr>
        <w:t xml:space="preserve"> não houve dano moral indenizável, por se tratar de mero aborrecimento decorrente de falha administrativa relacionada à cessão do crédito; e</w:t>
      </w:r>
      <w:r>
        <w:rPr>
          <w:rFonts w:ascii="Arial" w:hAnsi="Arial" w:eastAsia="Arial" w:cs="Arial"/>
          <w:sz w:val="28"/>
          <w:szCs w:val="28"/>
        </w:rPr>
        <w:t xml:space="preserve"> </w:t>
      </w:r>
      <w:r>
        <w:rPr>
          <w:rFonts w:ascii="Arial" w:hAnsi="Arial" w:eastAsia="Arial" w:cs="Arial"/>
          <w:b/>
          <w:bCs/>
          <w:sz w:val="28"/>
          <w:szCs w:val="28"/>
        </w:rPr>
        <w:t xml:space="preserve">4)</w:t>
      </w:r>
      <w:r>
        <w:rPr>
          <w:rFonts w:ascii="Arial" w:hAnsi="Arial" w:eastAsia="Arial" w:cs="Arial"/>
          <w:sz w:val="28"/>
          <w:szCs w:val="28"/>
        </w:rPr>
        <w:t xml:space="preserve"> </w:t>
      </w:r>
      <w:r>
        <w:rPr>
          <w:rFonts w:ascii="Arial" w:hAnsi="Arial" w:eastAsia="Arial" w:cs="Arial"/>
          <w:sz w:val="28"/>
          <w:szCs w:val="28"/>
        </w:rPr>
        <w:t xml:space="preserve">deve ser afastada a multa cominatória, pois a exclusão da consignação depende de procedimento administrativo perante o INSS</w:t>
      </w:r>
      <w:r>
        <w:rPr>
          <w:rFonts w:ascii="Arial" w:hAnsi="Arial" w:eastAsia="Arial" w:cs="Arial"/>
          <w:sz w:val="28"/>
          <w:szCs w:val="28"/>
        </w:rPr>
        <w:t xml:space="preserve"> ou do envio de</w:t>
      </w:r>
      <w:r>
        <w:rPr>
          <w:rFonts w:ascii="Arial" w:hAnsi="Arial" w:eastAsia="Arial" w:cs="Arial"/>
          <w:sz w:val="28"/>
          <w:szCs w:val="28"/>
        </w:rPr>
        <w:t xml:space="preserve"> ofício à autarquia previdenciária.</w:t>
      </w:r>
    </w:p>
    <w:p w:rsidR="00D36B6F" w:rsidP="41697F72" w:rsidRDefault="00D36B6F" w14:paraId="61E27E37" w14:textId="1DD284EE">
      <w:pPr>
        <w:spacing w:after="0" w:line="360" w:lineRule="auto"/>
        <w:ind w:firstLine="2268"/>
        <w:jc w:val="both"/>
        <w:rPr>
          <w:rFonts w:ascii="Arial" w:hAnsi="Arial" w:eastAsia="Arial" w:cs="Arial"/>
          <w:sz w:val="28"/>
          <w:szCs w:val="28"/>
        </w:rPr>
      </w:pPr>
    </w:p>
    <w:p w:rsidR="00D36B6F" w:rsidP="41697F72" w:rsidRDefault="2E3ADF63" w14:paraId="707BDA32" w14:textId="0AC2B787">
      <w:pPr>
        <w:spacing w:after="0" w:line="360" w:lineRule="auto"/>
        <w:ind w:firstLine="2268"/>
        <w:jc w:val="both"/>
      </w:pPr>
      <w:r w:rsidRPr="39AEA010">
        <w:rPr>
          <w:rFonts w:ascii="Arial" w:hAnsi="Arial" w:eastAsia="Arial" w:cs="Arial"/>
          <w:sz w:val="28"/>
          <w:szCs w:val="28"/>
        </w:rPr>
        <w:t>Requer</w:t>
      </w:r>
      <w:r w:rsidRPr="39AEA010" w:rsidR="5F763C17">
        <w:rPr>
          <w:rFonts w:ascii="Arial" w:hAnsi="Arial" w:eastAsia="Arial" w:cs="Arial"/>
          <w:sz w:val="28"/>
          <w:szCs w:val="28"/>
        </w:rPr>
        <w:t xml:space="preserve"> o provimento do recurso para que sejam</w:t>
      </w:r>
      <w:r w:rsidRPr="39AEA010" w:rsidR="7E070091">
        <w:rPr>
          <w:rFonts w:ascii="Arial" w:hAnsi="Arial" w:eastAsia="Arial" w:cs="Arial"/>
          <w:sz w:val="28"/>
          <w:szCs w:val="28"/>
        </w:rPr>
        <w:t xml:space="preserve"> julgados improcedentes os pedidos formulados </w:t>
      </w:r>
      <w:r w:rsidRPr="39AEA010" w:rsidR="01843495">
        <w:rPr>
          <w:rFonts w:ascii="Arial" w:hAnsi="Arial" w:eastAsia="Arial" w:cs="Arial"/>
          <w:sz w:val="28"/>
          <w:szCs w:val="28"/>
        </w:rPr>
        <w:t>pelo autor</w:t>
      </w:r>
      <w:r w:rsidRPr="39AEA010" w:rsidR="3E46ABAC">
        <w:rPr>
          <w:rFonts w:ascii="Arial" w:hAnsi="Arial" w:eastAsia="Arial" w:cs="Arial"/>
          <w:sz w:val="28"/>
          <w:szCs w:val="28"/>
        </w:rPr>
        <w:t xml:space="preserve">. </w:t>
      </w:r>
      <w:r w:rsidRPr="39AEA010" w:rsidR="7F452D95">
        <w:rPr>
          <w:rFonts w:ascii="Arial" w:hAnsi="Arial" w:eastAsia="Arial" w:cs="Arial"/>
          <w:sz w:val="28"/>
          <w:szCs w:val="28"/>
        </w:rPr>
        <w:t xml:space="preserve">Subsidiariamente, requer o afastamento da condenação por danos morais, da repetição em dobro do indébito e da multa cominatória. </w:t>
      </w:r>
    </w:p>
    <w:p w:rsidR="41697F72" w:rsidP="41697F72" w:rsidRDefault="41697F72" w14:paraId="6F50D8B3" w14:textId="37C76EE6">
      <w:pPr>
        <w:spacing w:after="0" w:line="360" w:lineRule="auto"/>
        <w:ind w:firstLine="2268"/>
        <w:jc w:val="both"/>
        <w:rPr>
          <w:rFonts w:ascii="Arial" w:hAnsi="Arial" w:eastAsia="Arial" w:cs="Arial"/>
          <w:sz w:val="28"/>
          <w:szCs w:val="28"/>
        </w:rPr>
      </w:pPr>
    </w:p>
    <w:p w:rsidRPr="00EC6220" w:rsidR="41697F72" w:rsidP="00EC6220" w:rsidRDefault="41733088" w14:paraId="08037780" w14:textId="5C6DBE1C">
      <w:pPr>
        <w:spacing w:after="0" w:line="360" w:lineRule="auto"/>
        <w:ind w:firstLine="2268"/>
        <w:jc w:val="both"/>
        <w:rPr>
          <w:rFonts w:ascii="Arial" w:hAnsi="Arial" w:eastAsia="Arial" w:cs="Arial"/>
          <w:b/>
          <w:bCs/>
          <w:sz w:val="28"/>
          <w:szCs w:val="28"/>
        </w:rPr>
      </w:pPr>
      <w:r w:rsidRPr="41697F72">
        <w:rPr>
          <w:rFonts w:ascii="Arial" w:hAnsi="Arial" w:eastAsia="Arial" w:cs="Arial"/>
          <w:sz w:val="28"/>
          <w:szCs w:val="28"/>
        </w:rPr>
        <w:t xml:space="preserve">Apelo do </w:t>
      </w:r>
      <w:r w:rsidRPr="41697F72" w:rsidR="709E3E55">
        <w:rPr>
          <w:rFonts w:ascii="Arial" w:hAnsi="Arial" w:eastAsia="Arial" w:cs="Arial"/>
          <w:sz w:val="28"/>
          <w:szCs w:val="28"/>
        </w:rPr>
        <w:t>réu</w:t>
      </w:r>
      <w:r w:rsidRPr="41697F72">
        <w:rPr>
          <w:rFonts w:ascii="Arial" w:hAnsi="Arial" w:eastAsia="Arial" w:cs="Arial"/>
          <w:sz w:val="28"/>
          <w:szCs w:val="28"/>
        </w:rPr>
        <w:t>,</w:t>
      </w:r>
      <w:r w:rsidRPr="41697F72" w:rsidR="587941FA">
        <w:rPr>
          <w:rFonts w:ascii="Arial" w:hAnsi="Arial" w:eastAsia="Arial" w:cs="Arial"/>
          <w:sz w:val="28"/>
          <w:szCs w:val="28"/>
        </w:rPr>
        <w:t xml:space="preserve"> Banco Pan S.A.</w:t>
      </w:r>
      <w:r w:rsidRPr="41697F72" w:rsidR="50A9ACCC">
        <w:rPr>
          <w:rFonts w:ascii="Arial" w:hAnsi="Arial" w:eastAsia="Arial" w:cs="Arial"/>
          <w:sz w:val="28"/>
          <w:szCs w:val="28"/>
        </w:rPr>
        <w:t xml:space="preserve"> (ID 8</w:t>
      </w:r>
      <w:r w:rsidRPr="41697F72" w:rsidR="6E9A7DD1">
        <w:rPr>
          <w:rFonts w:ascii="Arial" w:hAnsi="Arial" w:eastAsia="Arial" w:cs="Arial"/>
          <w:sz w:val="28"/>
          <w:szCs w:val="28"/>
        </w:rPr>
        <w:t>8809867</w:t>
      </w:r>
      <w:r w:rsidRPr="41697F72" w:rsidR="50A9ACCC">
        <w:rPr>
          <w:rFonts w:ascii="Arial" w:hAnsi="Arial" w:eastAsia="Arial" w:cs="Arial"/>
          <w:sz w:val="28"/>
          <w:szCs w:val="28"/>
        </w:rPr>
        <w:t>), em que alega, em síntese,</w:t>
      </w:r>
      <w:r w:rsidRPr="41697F72" w:rsidR="2D8C2BF4">
        <w:rPr>
          <w:rFonts w:ascii="Arial" w:hAnsi="Arial" w:eastAsia="Arial" w:cs="Arial"/>
          <w:sz w:val="28"/>
          <w:szCs w:val="28"/>
        </w:rPr>
        <w:t xml:space="preserve"> que:</w:t>
      </w:r>
      <w:r w:rsidRPr="41697F72" w:rsidR="50A9ACCC">
        <w:rPr>
          <w:rFonts w:ascii="Arial" w:hAnsi="Arial" w:eastAsia="Arial" w:cs="Arial"/>
          <w:sz w:val="28"/>
          <w:szCs w:val="28"/>
        </w:rPr>
        <w:t xml:space="preserve"> </w:t>
      </w:r>
      <w:r w:rsidRPr="41697F72" w:rsidR="12773F75">
        <w:rPr>
          <w:rFonts w:ascii="Arial" w:hAnsi="Arial" w:eastAsia="Arial" w:cs="Arial"/>
          <w:b/>
          <w:bCs/>
          <w:sz w:val="28"/>
          <w:szCs w:val="28"/>
        </w:rPr>
        <w:t>1)</w:t>
      </w:r>
      <w:r w:rsidRPr="41697F72" w:rsidR="5755731B">
        <w:rPr>
          <w:rFonts w:ascii="Arial" w:hAnsi="Arial" w:eastAsia="Arial" w:cs="Arial"/>
          <w:b/>
          <w:bCs/>
          <w:sz w:val="28"/>
          <w:szCs w:val="28"/>
        </w:rPr>
        <w:t xml:space="preserve"> </w:t>
      </w:r>
      <w:r w:rsidRPr="41697F72" w:rsidR="688E7821">
        <w:rPr>
          <w:rFonts w:ascii="Arial" w:hAnsi="Arial" w:eastAsia="Arial" w:cs="Arial"/>
          <w:sz w:val="28"/>
          <w:szCs w:val="28"/>
        </w:rPr>
        <w:t xml:space="preserve">é parte ilegítima para figurar no polo passivo, pois, após a cessão do crédito ao Banrisul, deixou de ter ingerência sobre a operação e sobre os descontos consignados; </w:t>
      </w:r>
      <w:r w:rsidRPr="41697F72" w:rsidR="688E7821">
        <w:rPr>
          <w:rFonts w:ascii="Arial" w:hAnsi="Arial" w:eastAsia="Arial" w:cs="Arial"/>
          <w:b/>
          <w:bCs/>
          <w:sz w:val="28"/>
          <w:szCs w:val="28"/>
        </w:rPr>
        <w:t>2)</w:t>
      </w:r>
      <w:r w:rsidRPr="41697F72" w:rsidR="688E7821">
        <w:rPr>
          <w:rFonts w:ascii="Arial" w:hAnsi="Arial" w:eastAsia="Arial" w:cs="Arial"/>
          <w:sz w:val="28"/>
          <w:szCs w:val="28"/>
        </w:rPr>
        <w:t xml:space="preserve"> não praticou ato ilícito nem contribuiu para os descontos posteriores à cessão, inexistindo nexo causal apto a justificar sua responsabilização;</w:t>
      </w:r>
      <w:r w:rsidRPr="41697F72" w:rsidR="0605F09A">
        <w:rPr>
          <w:rFonts w:ascii="Arial" w:hAnsi="Arial" w:eastAsia="Arial" w:cs="Arial"/>
          <w:sz w:val="28"/>
          <w:szCs w:val="28"/>
        </w:rPr>
        <w:t xml:space="preserve"> </w:t>
      </w:r>
      <w:r w:rsidRPr="41697F72" w:rsidR="0605F09A">
        <w:rPr>
          <w:rFonts w:ascii="Arial" w:hAnsi="Arial" w:eastAsia="Arial" w:cs="Arial"/>
          <w:b/>
          <w:bCs/>
          <w:sz w:val="28"/>
          <w:szCs w:val="28"/>
        </w:rPr>
        <w:t>3)</w:t>
      </w:r>
      <w:r w:rsidRPr="41697F72" w:rsidR="0605F09A">
        <w:rPr>
          <w:rFonts w:ascii="Arial" w:hAnsi="Arial" w:eastAsia="Arial" w:cs="Arial"/>
          <w:sz w:val="28"/>
          <w:szCs w:val="28"/>
        </w:rPr>
        <w:t xml:space="preserve"> </w:t>
      </w:r>
      <w:r w:rsidRPr="41697F72" w:rsidR="688E7821">
        <w:rPr>
          <w:rFonts w:ascii="Arial" w:hAnsi="Arial" w:eastAsia="Arial" w:cs="Arial"/>
          <w:sz w:val="28"/>
          <w:szCs w:val="28"/>
        </w:rPr>
        <w:t>o termo de quitação demonstra apenas a liquidação da operação perante o Banco Pan, não implicando a extinção da obrigação perante o Banrisul, atual titular do crédito;</w:t>
      </w:r>
      <w:r w:rsidRPr="41697F72" w:rsidR="64EA9DA0">
        <w:rPr>
          <w:rFonts w:ascii="Arial" w:hAnsi="Arial" w:eastAsia="Arial" w:cs="Arial"/>
          <w:sz w:val="28"/>
          <w:szCs w:val="28"/>
        </w:rPr>
        <w:t xml:space="preserve"> </w:t>
      </w:r>
      <w:r w:rsidRPr="41697F72" w:rsidR="64EA9DA0">
        <w:rPr>
          <w:rFonts w:ascii="Arial" w:hAnsi="Arial" w:eastAsia="Arial" w:cs="Arial"/>
          <w:b/>
          <w:bCs/>
          <w:sz w:val="28"/>
          <w:szCs w:val="28"/>
        </w:rPr>
        <w:t>4)</w:t>
      </w:r>
      <w:r w:rsidRPr="41697F72" w:rsidR="64EA9DA0">
        <w:rPr>
          <w:rFonts w:ascii="Arial" w:hAnsi="Arial" w:eastAsia="Arial" w:cs="Arial"/>
          <w:sz w:val="28"/>
          <w:szCs w:val="28"/>
        </w:rPr>
        <w:t xml:space="preserve"> </w:t>
      </w:r>
      <w:r w:rsidRPr="41697F72" w:rsidR="688E7821">
        <w:rPr>
          <w:rFonts w:ascii="Arial" w:hAnsi="Arial" w:eastAsia="Arial" w:cs="Arial"/>
          <w:sz w:val="28"/>
          <w:szCs w:val="28"/>
        </w:rPr>
        <w:t>não há prova suficiente da quitação integral da operação, subsistindo dúvida razoável quanto à exigibilidade do débito;</w:t>
      </w:r>
      <w:r w:rsidRPr="41697F72" w:rsidR="20CC39F4">
        <w:rPr>
          <w:rFonts w:ascii="Arial" w:hAnsi="Arial" w:eastAsia="Arial" w:cs="Arial"/>
          <w:b/>
          <w:bCs/>
          <w:sz w:val="28"/>
          <w:szCs w:val="28"/>
        </w:rPr>
        <w:t xml:space="preserve"> 5)</w:t>
      </w:r>
      <w:r w:rsidRPr="41697F72" w:rsidR="20CC39F4">
        <w:rPr>
          <w:rFonts w:ascii="Arial" w:hAnsi="Arial" w:eastAsia="Arial" w:cs="Arial"/>
          <w:sz w:val="28"/>
          <w:szCs w:val="28"/>
        </w:rPr>
        <w:t xml:space="preserve"> </w:t>
      </w:r>
      <w:r w:rsidRPr="41697F72" w:rsidR="688E7821">
        <w:rPr>
          <w:rFonts w:ascii="Arial" w:hAnsi="Arial" w:eastAsia="Arial" w:cs="Arial"/>
          <w:sz w:val="28"/>
          <w:szCs w:val="28"/>
        </w:rPr>
        <w:t>é incabível a repetição do indébito em dobro, diante da existência de engano justificável e da ausência de violação à boa-fé objetiva;</w:t>
      </w:r>
      <w:r w:rsidRPr="41697F72" w:rsidR="43265AB7">
        <w:rPr>
          <w:rFonts w:ascii="Arial" w:hAnsi="Arial" w:eastAsia="Arial" w:cs="Arial"/>
          <w:b/>
          <w:bCs/>
          <w:sz w:val="28"/>
          <w:szCs w:val="28"/>
        </w:rPr>
        <w:t xml:space="preserve"> 6) </w:t>
      </w:r>
      <w:r w:rsidRPr="41697F72" w:rsidR="688E7821">
        <w:rPr>
          <w:rFonts w:ascii="Arial" w:hAnsi="Arial" w:eastAsia="Arial" w:cs="Arial"/>
          <w:sz w:val="28"/>
          <w:szCs w:val="28"/>
        </w:rPr>
        <w:t>deve ser afastada a condenação por danos morais, por inexistir demonstração de conduta lesiva atribuível ao Banco Pan ou de efetiva lesão a direito da personalidade;</w:t>
      </w:r>
      <w:r w:rsidRPr="41697F72" w:rsidR="48B9D538">
        <w:rPr>
          <w:rFonts w:ascii="Arial" w:hAnsi="Arial" w:eastAsia="Arial" w:cs="Arial"/>
          <w:sz w:val="28"/>
          <w:szCs w:val="28"/>
        </w:rPr>
        <w:t xml:space="preserve"> </w:t>
      </w:r>
      <w:r w:rsidRPr="41697F72" w:rsidR="48B9D538">
        <w:rPr>
          <w:rFonts w:ascii="Arial" w:hAnsi="Arial" w:eastAsia="Arial" w:cs="Arial"/>
          <w:b/>
          <w:bCs/>
          <w:sz w:val="28"/>
          <w:szCs w:val="28"/>
        </w:rPr>
        <w:t xml:space="preserve">7) </w:t>
      </w:r>
      <w:r w:rsidRPr="41697F72" w:rsidR="48B9D538">
        <w:rPr>
          <w:rFonts w:ascii="Arial" w:hAnsi="Arial" w:eastAsia="Arial" w:cs="Arial"/>
          <w:sz w:val="28"/>
          <w:szCs w:val="28"/>
        </w:rPr>
        <w:t>o valor atribuído a título de danos morais deve ser reduzido, em observância aos p</w:t>
      </w:r>
      <w:r w:rsidRPr="41697F72" w:rsidR="42AD5DBA">
        <w:rPr>
          <w:rFonts w:ascii="Arial" w:hAnsi="Arial" w:eastAsia="Arial" w:cs="Arial"/>
          <w:sz w:val="28"/>
          <w:szCs w:val="28"/>
        </w:rPr>
        <w:t>rincípios da proporcionalidade e razoabilidade</w:t>
      </w:r>
      <w:r w:rsidRPr="41697F72" w:rsidR="79EE9F88">
        <w:rPr>
          <w:rFonts w:ascii="Arial" w:hAnsi="Arial" w:eastAsia="Arial" w:cs="Arial"/>
          <w:sz w:val="28"/>
          <w:szCs w:val="28"/>
        </w:rPr>
        <w:t>;</w:t>
      </w:r>
      <w:r w:rsidRPr="41697F72" w:rsidR="79EE9F88">
        <w:rPr>
          <w:rFonts w:ascii="Arial" w:hAnsi="Arial" w:eastAsia="Arial" w:cs="Arial"/>
          <w:b/>
          <w:bCs/>
          <w:sz w:val="28"/>
          <w:szCs w:val="28"/>
        </w:rPr>
        <w:t xml:space="preserve"> </w:t>
      </w:r>
      <w:r w:rsidRPr="00EC6220" w:rsidR="79EE9F88">
        <w:rPr>
          <w:rFonts w:ascii="Arial" w:hAnsi="Arial" w:eastAsia="Arial" w:cs="Arial"/>
          <w:sz w:val="28"/>
          <w:szCs w:val="28"/>
        </w:rPr>
        <w:t>e</w:t>
      </w:r>
      <w:r w:rsidRPr="41697F72" w:rsidR="79EE9F88">
        <w:rPr>
          <w:rFonts w:ascii="Arial" w:hAnsi="Arial" w:eastAsia="Arial" w:cs="Arial"/>
          <w:b/>
          <w:bCs/>
          <w:sz w:val="28"/>
          <w:szCs w:val="28"/>
        </w:rPr>
        <w:t xml:space="preserve"> </w:t>
      </w:r>
      <w:r w:rsidRPr="41697F72" w:rsidR="26A5E510">
        <w:rPr>
          <w:rFonts w:ascii="Arial" w:hAnsi="Arial" w:eastAsia="Arial" w:cs="Arial"/>
          <w:b/>
          <w:bCs/>
          <w:sz w:val="28"/>
          <w:szCs w:val="28"/>
        </w:rPr>
        <w:t xml:space="preserve">8) </w:t>
      </w:r>
      <w:r w:rsidRPr="41697F72" w:rsidR="26A5E510">
        <w:rPr>
          <w:rFonts w:ascii="Arial" w:hAnsi="Arial" w:eastAsia="Arial" w:cs="Arial"/>
          <w:sz w:val="28"/>
          <w:szCs w:val="28"/>
        </w:rPr>
        <w:t>deve ser aplicada a taxa SELIC como índice único de atualização do débito.</w:t>
      </w:r>
      <w:r w:rsidRPr="41697F72" w:rsidR="26A5E510">
        <w:rPr>
          <w:rFonts w:ascii="Arial" w:hAnsi="Arial" w:eastAsia="Arial" w:cs="Arial"/>
          <w:b/>
          <w:bCs/>
          <w:sz w:val="28"/>
          <w:szCs w:val="28"/>
        </w:rPr>
        <w:t xml:space="preserve"> </w:t>
      </w:r>
    </w:p>
    <w:p w:rsidR="00D36B6F" w:rsidP="427C02D4" w:rsidRDefault="50356E7C" w14:paraId="2F30E1E7" w14:textId="1DA5BFDB">
      <w:pPr>
        <w:spacing w:after="0" w:line="360" w:lineRule="auto"/>
        <w:ind w:firstLine="2268"/>
        <w:jc w:val="both"/>
      </w:pPr>
      <w:r w:rsidRPr="0FB3349F">
        <w:rPr>
          <w:rFonts w:ascii="Arial" w:hAnsi="Arial" w:eastAsia="Arial" w:cs="Arial"/>
          <w:sz w:val="28"/>
          <w:szCs w:val="28"/>
        </w:rPr>
        <w:t xml:space="preserve"> </w:t>
      </w:r>
    </w:p>
    <w:p w:rsidR="4CC24661" w:rsidP="41697F72" w:rsidRDefault="4CC24661" w14:paraId="4B65750A" w14:textId="1F20A184">
      <w:pPr>
        <w:spacing w:after="0" w:line="360" w:lineRule="auto"/>
        <w:ind w:firstLine="2268"/>
        <w:jc w:val="both"/>
        <w:rPr>
          <w:rFonts w:ascii="Arial" w:hAnsi="Arial" w:eastAsia="Arial" w:cs="Arial"/>
          <w:sz w:val="28"/>
          <w:szCs w:val="28"/>
        </w:rPr>
      </w:pPr>
      <w:r w:rsidRPr="41697F72">
        <w:rPr>
          <w:rFonts w:ascii="Arial" w:hAnsi="Arial" w:eastAsia="Arial" w:cs="Arial"/>
          <w:sz w:val="28"/>
          <w:szCs w:val="28"/>
        </w:rPr>
        <w:t>Requer</w:t>
      </w:r>
      <w:r w:rsidRPr="41697F72" w:rsidR="55CFAC00">
        <w:rPr>
          <w:rFonts w:ascii="Arial" w:hAnsi="Arial" w:eastAsia="Arial" w:cs="Arial"/>
          <w:sz w:val="28"/>
          <w:szCs w:val="28"/>
        </w:rPr>
        <w:t xml:space="preserve">, preliminarmente, o reconhecimento de sua ilegitimidade passiva. </w:t>
      </w:r>
      <w:r w:rsidRPr="41697F72">
        <w:rPr>
          <w:rFonts w:ascii="Arial" w:hAnsi="Arial" w:eastAsia="Arial" w:cs="Arial"/>
          <w:sz w:val="28"/>
          <w:szCs w:val="28"/>
        </w:rPr>
        <w:t xml:space="preserve"> </w:t>
      </w:r>
      <w:r w:rsidRPr="41697F72" w:rsidR="21C099D4">
        <w:rPr>
          <w:rFonts w:ascii="Arial" w:hAnsi="Arial" w:eastAsia="Arial" w:cs="Arial"/>
          <w:sz w:val="28"/>
          <w:szCs w:val="28"/>
        </w:rPr>
        <w:t>Caso rejeitada a preliminar, requer que sejam julgados improcedentes os pedidos formulados em seu desfavor. Subsidiariamente, pugna pelo afastamento da restituição em dobro do indébito e da condenação por danos morais ou,</w:t>
      </w:r>
      <w:r w:rsidRPr="41697F72" w:rsidR="50CDBCF6">
        <w:rPr>
          <w:rFonts w:ascii="Arial" w:hAnsi="Arial" w:eastAsia="Arial" w:cs="Arial"/>
          <w:sz w:val="28"/>
          <w:szCs w:val="28"/>
        </w:rPr>
        <w:t xml:space="preserve"> sucessivamente, pela redução do </w:t>
      </w:r>
      <w:r w:rsidRPr="41697F72" w:rsidR="50CDBCF6">
        <w:rPr>
          <w:rFonts w:ascii="Arial" w:hAnsi="Arial" w:eastAsia="Arial" w:cs="Arial"/>
          <w:i/>
          <w:iCs/>
          <w:sz w:val="28"/>
          <w:szCs w:val="28"/>
        </w:rPr>
        <w:t xml:space="preserve">quantum </w:t>
      </w:r>
      <w:r w:rsidRPr="41697F72" w:rsidR="50CDBCF6">
        <w:rPr>
          <w:rFonts w:ascii="Arial" w:hAnsi="Arial" w:eastAsia="Arial" w:cs="Arial"/>
          <w:sz w:val="28"/>
          <w:szCs w:val="28"/>
        </w:rPr>
        <w:t>indenizatório, bem como pela revisão dos consectários legais da condenação</w:t>
      </w:r>
      <w:r w:rsidRPr="41697F72" w:rsidR="61C1FE7D">
        <w:rPr>
          <w:rFonts w:ascii="Arial" w:hAnsi="Arial" w:eastAsia="Arial" w:cs="Arial"/>
          <w:sz w:val="28"/>
          <w:szCs w:val="28"/>
        </w:rPr>
        <w:t xml:space="preserve">. </w:t>
      </w:r>
    </w:p>
    <w:p w:rsidR="427C02D4" w:rsidP="427C02D4" w:rsidRDefault="427C02D4" w14:paraId="6F6EF7A3" w14:textId="4912B9BE">
      <w:pPr>
        <w:spacing w:after="0" w:line="360" w:lineRule="auto"/>
        <w:ind w:firstLine="2268"/>
        <w:jc w:val="both"/>
        <w:rPr>
          <w:rFonts w:ascii="Arial" w:hAnsi="Arial" w:eastAsia="Arial" w:cs="Arial"/>
          <w:sz w:val="28"/>
          <w:szCs w:val="28"/>
        </w:rPr>
      </w:pPr>
    </w:p>
    <w:p w:rsidR="641C0575" w:rsidP="41697F72" w:rsidRDefault="5F6E1128" w14:paraId="071F8691" w14:textId="10C8C79C">
      <w:pPr>
        <w:spacing w:after="0" w:line="360" w:lineRule="auto"/>
        <w:ind w:firstLine="2268"/>
        <w:jc w:val="both"/>
        <w:rPr>
          <w:rFonts w:ascii="Arial" w:hAnsi="Arial" w:eastAsia="Arial" w:cs="Arial"/>
          <w:sz w:val="28"/>
          <w:szCs w:val="28"/>
        </w:rPr>
      </w:pPr>
      <w:commentRangeStart w:id="2"/>
      <w:r>
        <w:rPr>
          <w:rFonts w:ascii="Arial" w:hAnsi="Arial" w:eastAsia="Arial" w:cs="Arial"/>
          <w:sz w:val="28"/>
          <w:szCs w:val="28"/>
        </w:rPr>
        <w:t xml:space="preserve"> </w:t>
      </w:r>
      <w:r>
        <w:rPr>
          <w:rFonts w:ascii="Arial" w:hAnsi="Arial" w:eastAsia="Arial" w:cs="Arial"/>
          <w:sz w:val="28"/>
          <w:szCs w:val="28"/>
        </w:rPr>
        <w:t xml:space="preserve">Contrarrazões, em que </w:t>
      </w:r>
      <w:del w:id="1261" w:author="Assessor GDSXSR" w:date="2026-10-31T19:51:13Z">
        <w:r>
          <w:rPr>
            <w:rFonts w:ascii="Arial" w:hAnsi="Arial" w:eastAsia="Arial" w:cs="Arial"/>
            <w:sz w:val="28"/>
            <w:szCs w:val="28"/>
          </w:rPr>
          <w:delText xml:space="preserve">o</w:delText>
        </w:r>
      </w:del>
      <w:ins w:id="1262"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w:t>
      </w:r>
      <w:del w:id="1263" w:author="Assessor GDSXSR" w:date="2026-10-31T19:51:13Z">
        <w:r>
          <w:rPr>
            <w:rFonts w:ascii="Arial" w:hAnsi="Arial" w:eastAsia="Arial" w:cs="Arial"/>
            <w:sz w:val="28"/>
            <w:szCs w:val="28"/>
          </w:rPr>
          <w:delText xml:space="preserve">autor</w:delText>
        </w:r>
      </w:del>
      <w:ins w:id="1264" w:author="Assessor GDSXSR" w:date="2026-10-31T19:51:13Z">
        <w:r>
          <w:rPr>
            <w:rFonts w:ascii="Arial" w:hAnsi="Arial" w:eastAsia="Arial" w:cs="Arial"/>
            <w:color w:val="808080"/>
            <w:sz w:val="28"/>
            <w:szCs w:val="28"/>
          </w:rPr>
          <w:t xml:space="preserve">autora</w:t>
        </w:r>
      </w:ins>
      <w:r>
        <w:rPr>
          <w:rFonts w:ascii="Arial" w:hAnsi="Arial" w:eastAsia="Arial" w:cs="Arial"/>
          <w:sz w:val="28"/>
          <w:szCs w:val="28"/>
        </w:rPr>
        <w:t xml:space="preserve">,</w:t>
      </w:r>
      <w:r>
        <w:rPr>
          <w:rFonts w:ascii="Arial" w:hAnsi="Arial" w:eastAsia="Arial" w:cs="Arial"/>
          <w:sz w:val="28"/>
          <w:szCs w:val="28"/>
        </w:rPr>
        <w:t xml:space="preserve"> Albiracy Soares Monte</w:t>
      </w:r>
      <w:r>
        <w:rPr>
          <w:rFonts w:ascii="Arial" w:hAnsi="Arial" w:eastAsia="Arial" w:cs="Arial"/>
          <w:sz w:val="28"/>
          <w:szCs w:val="28"/>
        </w:rPr>
        <w:t xml:space="preserve"> (ID 8</w:t>
      </w:r>
      <w:r>
        <w:rPr>
          <w:rFonts w:ascii="Arial" w:hAnsi="Arial" w:eastAsia="Arial" w:cs="Arial"/>
          <w:sz w:val="28"/>
          <w:szCs w:val="28"/>
        </w:rPr>
        <w:t xml:space="preserve">8809870</w:t>
      </w:r>
      <w:r>
        <w:rPr>
          <w:rFonts w:ascii="Arial" w:hAnsi="Arial" w:eastAsia="Arial" w:cs="Arial"/>
          <w:sz w:val="28"/>
          <w:szCs w:val="28"/>
        </w:rPr>
        <w:t xml:space="preserve">), </w:t>
      </w:r>
      <w:r>
        <w:rPr>
          <w:rFonts w:ascii="Arial" w:hAnsi="Arial" w:eastAsia="Arial" w:cs="Arial"/>
          <w:sz w:val="28"/>
          <w:szCs w:val="28"/>
        </w:rPr>
        <w:t xml:space="preserve">pugna pela manutenção da sentença. </w:t>
      </w:r>
      <w:commentRangeEnd w:id="2"/>
      <w:r w:rsidR="641C0575">
        <w:rPr>
          <w:rStyle w:val="CommentReference"/>
          <w:rFonts w:ascii="Arial" w:hAnsi="Arial" w:eastAsia="Arial" w:cs="Arial"/>
          <w:sz w:val="28"/>
          <w:szCs w:val="28"/>
        </w:rPr>
        <w:commentReference w:id="2"/>
      </w:r>
    </w:p>
    <w:p w:rsidR="00D36B6F" w:rsidP="31C61043" w:rsidRDefault="00D36B6F" w14:paraId="36009474" w14:textId="1C2A732E">
      <w:pPr>
        <w:spacing w:after="0" w:line="360" w:lineRule="auto"/>
        <w:ind w:firstLine="2268"/>
        <w:jc w:val="both"/>
        <w:rPr>
          <w:rFonts w:ascii="Arial" w:hAnsi="Arial" w:eastAsia="Arial" w:cs="Arial"/>
          <w:sz w:val="28"/>
          <w:szCs w:val="28"/>
        </w:rPr>
      </w:pPr>
    </w:p>
    <w:p w:rsidR="0057424A" w:rsidP="100CB99B" w:rsidRDefault="52F0F6E8" w14:paraId="5289AB68" w14:textId="4CED8340">
      <w:pPr>
        <w:spacing w:after="0" w:line="360" w:lineRule="auto"/>
        <w:ind w:firstLine="2268"/>
        <w:jc w:val="both"/>
      </w:pPr>
      <w:r w:rsidRPr="100CB99B">
        <w:rPr>
          <w:rFonts w:ascii="Arial" w:hAnsi="Arial" w:cs="Arial"/>
          <w:sz w:val="28"/>
          <w:szCs w:val="28"/>
        </w:rPr>
        <w:t>É o relatório.</w:t>
      </w:r>
    </w:p>
    <w:p w:rsidR="0057424A" w:rsidP="00344AED" w:rsidRDefault="0057424A" w14:paraId="201C542C" w14:textId="77777777">
      <w:pPr>
        <w:spacing w:after="0" w:line="360" w:lineRule="auto"/>
        <w:rPr>
          <w:rFonts w:ascii="Arial" w:hAnsi="Arial" w:cs="Arial"/>
          <w:b/>
          <w:bCs/>
          <w:sz w:val="28"/>
          <w:szCs w:val="28"/>
        </w:rPr>
      </w:pPr>
    </w:p>
    <w:p w:rsidR="2DA83262" w:rsidP="2DA83262" w:rsidRDefault="2DA83262" w14:paraId="25BB96D5" w14:textId="06261EF1">
      <w:pPr>
        <w:spacing w:after="0" w:line="360" w:lineRule="auto"/>
        <w:jc w:val="center"/>
        <w:rPr>
          <w:rFonts w:ascii="Arial" w:hAnsi="Arial" w:cs="Arial"/>
          <w:b/>
          <w:bCs/>
          <w:sz w:val="28"/>
          <w:szCs w:val="28"/>
        </w:rPr>
      </w:pPr>
    </w:p>
    <w:p w:rsidR="006B7EE9" w:rsidP="00355C73" w:rsidRDefault="006B7EE9" w14:paraId="4B3F51D1" w14:textId="77777777">
      <w:pPr>
        <w:spacing w:after="0" w:line="360" w:lineRule="auto"/>
        <w:jc w:val="center"/>
        <w:rPr>
          <w:rFonts w:ascii="Arial" w:hAnsi="Arial" w:cs="Arial"/>
          <w:b/>
          <w:bCs/>
          <w:sz w:val="28"/>
          <w:szCs w:val="28"/>
        </w:rPr>
      </w:pPr>
    </w:p>
    <w:p w:rsidR="006B7EE9" w:rsidP="00355C73" w:rsidRDefault="006B7EE9" w14:paraId="4CC7B59B" w14:textId="77777777">
      <w:pPr>
        <w:spacing w:after="0" w:line="360" w:lineRule="auto"/>
        <w:jc w:val="center"/>
        <w:rPr>
          <w:rFonts w:ascii="Arial" w:hAnsi="Arial" w:cs="Arial"/>
          <w:b/>
          <w:bCs/>
          <w:sz w:val="28"/>
          <w:szCs w:val="28"/>
        </w:rPr>
      </w:pPr>
    </w:p>
    <w:p w:rsidR="006B7EE9" w:rsidP="00355C73" w:rsidRDefault="006B7EE9" w14:paraId="167A05A5" w14:textId="77777777">
      <w:pPr>
        <w:spacing w:after="0" w:line="360" w:lineRule="auto"/>
        <w:jc w:val="center"/>
        <w:rPr>
          <w:rFonts w:ascii="Arial" w:hAnsi="Arial" w:cs="Arial"/>
          <w:b/>
          <w:bCs/>
          <w:sz w:val="28"/>
          <w:szCs w:val="28"/>
        </w:rPr>
      </w:pPr>
    </w:p>
    <w:p w:rsidR="006B7EE9" w:rsidP="00355C73" w:rsidRDefault="006B7EE9" w14:paraId="7C204384" w14:textId="77777777">
      <w:pPr>
        <w:spacing w:after="0" w:line="360" w:lineRule="auto"/>
        <w:jc w:val="center"/>
        <w:rPr>
          <w:rFonts w:ascii="Arial" w:hAnsi="Arial" w:cs="Arial"/>
          <w:b/>
          <w:bCs/>
          <w:sz w:val="28"/>
          <w:szCs w:val="28"/>
        </w:rPr>
      </w:pPr>
    </w:p>
    <w:p w:rsidR="006B7EE9" w:rsidP="00355C73" w:rsidRDefault="006B7EE9" w14:paraId="145AD72E" w14:textId="77777777">
      <w:pPr>
        <w:spacing w:after="0" w:line="360" w:lineRule="auto"/>
        <w:jc w:val="center"/>
        <w:rPr>
          <w:rFonts w:ascii="Arial" w:hAnsi="Arial" w:cs="Arial"/>
          <w:b/>
          <w:bCs/>
          <w:sz w:val="28"/>
          <w:szCs w:val="28"/>
        </w:rPr>
      </w:pPr>
    </w:p>
    <w:p w:rsidR="006B7EE9" w:rsidP="00355C73" w:rsidRDefault="006B7EE9" w14:paraId="4F7102DE" w14:textId="77777777">
      <w:pPr>
        <w:spacing w:after="0" w:line="360" w:lineRule="auto"/>
        <w:jc w:val="center"/>
        <w:rPr>
          <w:rFonts w:ascii="Arial" w:hAnsi="Arial" w:cs="Arial"/>
          <w:b/>
          <w:bCs/>
          <w:sz w:val="28"/>
          <w:szCs w:val="28"/>
        </w:rPr>
      </w:pPr>
    </w:p>
    <w:p w:rsidR="006B7EE9" w:rsidP="00355C73" w:rsidRDefault="006B7EE9" w14:paraId="1F6686A3" w14:textId="77777777">
      <w:pPr>
        <w:spacing w:after="0" w:line="360" w:lineRule="auto"/>
        <w:jc w:val="center"/>
        <w:rPr>
          <w:rFonts w:ascii="Arial" w:hAnsi="Arial" w:cs="Arial"/>
          <w:b/>
          <w:bCs/>
          <w:sz w:val="28"/>
          <w:szCs w:val="28"/>
        </w:rPr>
      </w:pPr>
    </w:p>
    <w:p w:rsidR="006B7EE9" w:rsidP="00355C73" w:rsidRDefault="006B7EE9" w14:paraId="4E695B9C" w14:textId="77777777">
      <w:pPr>
        <w:spacing w:after="0" w:line="360" w:lineRule="auto"/>
        <w:jc w:val="center"/>
        <w:rPr>
          <w:rFonts w:ascii="Arial" w:hAnsi="Arial" w:cs="Arial"/>
          <w:b/>
          <w:bCs/>
          <w:sz w:val="28"/>
          <w:szCs w:val="28"/>
        </w:rPr>
      </w:pPr>
    </w:p>
    <w:p w:rsidR="006B7EE9" w:rsidP="00355C73" w:rsidRDefault="006B7EE9" w14:paraId="144609DA" w14:textId="77777777">
      <w:pPr>
        <w:spacing w:after="0" w:line="360" w:lineRule="auto"/>
        <w:jc w:val="center"/>
        <w:rPr>
          <w:rFonts w:ascii="Arial" w:hAnsi="Arial" w:cs="Arial"/>
          <w:b/>
          <w:bCs/>
          <w:sz w:val="28"/>
          <w:szCs w:val="28"/>
        </w:rPr>
      </w:pPr>
    </w:p>
    <w:p w:rsidR="006B7EE9" w:rsidP="00355C73" w:rsidRDefault="006B7EE9" w14:paraId="10A76796" w14:textId="77777777">
      <w:pPr>
        <w:spacing w:after="0" w:line="360" w:lineRule="auto"/>
        <w:jc w:val="center"/>
        <w:rPr>
          <w:rFonts w:ascii="Arial" w:hAnsi="Arial" w:cs="Arial"/>
          <w:b/>
          <w:bCs/>
          <w:sz w:val="28"/>
          <w:szCs w:val="28"/>
        </w:rPr>
      </w:pPr>
    </w:p>
    <w:p w:rsidR="006B7EE9" w:rsidP="00355C73" w:rsidRDefault="006B7EE9" w14:paraId="33CEAC02" w14:textId="77777777">
      <w:pPr>
        <w:spacing w:after="0" w:line="360" w:lineRule="auto"/>
        <w:jc w:val="center"/>
        <w:rPr>
          <w:rFonts w:ascii="Arial" w:hAnsi="Arial" w:cs="Arial"/>
          <w:b/>
          <w:bCs/>
          <w:sz w:val="28"/>
          <w:szCs w:val="28"/>
        </w:rPr>
      </w:pPr>
    </w:p>
    <w:p w:rsidR="006B7EE9" w:rsidP="00355C73" w:rsidRDefault="006B7EE9" w14:paraId="762DD01C" w14:textId="77777777">
      <w:pPr>
        <w:spacing w:after="0" w:line="360" w:lineRule="auto"/>
        <w:jc w:val="center"/>
        <w:rPr>
          <w:rFonts w:ascii="Arial" w:hAnsi="Arial" w:cs="Arial"/>
          <w:b/>
          <w:bCs/>
          <w:sz w:val="28"/>
          <w:szCs w:val="28"/>
        </w:rPr>
      </w:pPr>
    </w:p>
    <w:p w:rsidR="006B7EE9" w:rsidP="00355C73" w:rsidRDefault="006B7EE9" w14:paraId="4778DF50" w14:textId="77777777">
      <w:pPr>
        <w:spacing w:after="0" w:line="360" w:lineRule="auto"/>
        <w:jc w:val="center"/>
        <w:rPr>
          <w:rFonts w:ascii="Arial" w:hAnsi="Arial" w:cs="Arial"/>
          <w:b/>
          <w:bCs/>
          <w:sz w:val="28"/>
          <w:szCs w:val="28"/>
        </w:rPr>
      </w:pPr>
    </w:p>
    <w:p w:rsidR="006B7EE9" w:rsidP="00355C73" w:rsidRDefault="006B7EE9" w14:paraId="60B98B1C" w14:textId="77777777">
      <w:pPr>
        <w:spacing w:after="0" w:line="360" w:lineRule="auto"/>
        <w:jc w:val="center"/>
        <w:rPr>
          <w:rFonts w:ascii="Arial" w:hAnsi="Arial" w:cs="Arial"/>
          <w:b/>
          <w:bCs/>
          <w:sz w:val="28"/>
          <w:szCs w:val="28"/>
        </w:rPr>
      </w:pPr>
    </w:p>
    <w:p w:rsidR="006B7EE9" w:rsidP="00355C73" w:rsidRDefault="006B7EE9" w14:paraId="1F13C410" w14:textId="77777777">
      <w:pPr>
        <w:spacing w:after="0" w:line="360" w:lineRule="auto"/>
        <w:jc w:val="center"/>
        <w:rPr>
          <w:rFonts w:ascii="Arial" w:hAnsi="Arial" w:cs="Arial"/>
          <w:b/>
          <w:bCs/>
          <w:sz w:val="28"/>
          <w:szCs w:val="28"/>
        </w:rPr>
      </w:pPr>
    </w:p>
    <w:p w:rsidR="006B7EE9" w:rsidP="00355C73" w:rsidRDefault="006B7EE9" w14:paraId="694ECCDC" w14:textId="77777777">
      <w:pPr>
        <w:spacing w:after="0" w:line="360" w:lineRule="auto"/>
        <w:jc w:val="center"/>
        <w:rPr>
          <w:rFonts w:ascii="Arial" w:hAnsi="Arial" w:cs="Arial"/>
          <w:b/>
          <w:bCs/>
          <w:sz w:val="28"/>
          <w:szCs w:val="28"/>
        </w:rPr>
      </w:pPr>
    </w:p>
    <w:p w:rsidR="006B7EE9" w:rsidP="00355C73" w:rsidRDefault="006B7EE9" w14:paraId="5BE9AE7D" w14:textId="77777777">
      <w:pPr>
        <w:spacing w:after="0" w:line="360" w:lineRule="auto"/>
        <w:jc w:val="center"/>
        <w:rPr>
          <w:rFonts w:ascii="Arial" w:hAnsi="Arial" w:cs="Arial"/>
          <w:b/>
          <w:bCs/>
          <w:sz w:val="28"/>
          <w:szCs w:val="28"/>
        </w:rPr>
      </w:pPr>
    </w:p>
    <w:p w:rsidR="006B7EE9" w:rsidP="00355C73" w:rsidRDefault="006B7EE9" w14:paraId="274CAB8B" w14:textId="77777777">
      <w:pPr>
        <w:spacing w:after="0" w:line="360" w:lineRule="auto"/>
        <w:jc w:val="center"/>
        <w:rPr>
          <w:rFonts w:ascii="Arial" w:hAnsi="Arial" w:cs="Arial"/>
          <w:b/>
          <w:bCs/>
          <w:sz w:val="28"/>
          <w:szCs w:val="28"/>
        </w:rPr>
      </w:pPr>
    </w:p>
    <w:p w:rsidR="006B7EE9" w:rsidP="00355C73" w:rsidRDefault="006B7EE9" w14:paraId="00956E2D" w14:textId="77777777">
      <w:pPr>
        <w:spacing w:after="0" w:line="360" w:lineRule="auto"/>
        <w:jc w:val="center"/>
        <w:rPr>
          <w:rFonts w:ascii="Arial" w:hAnsi="Arial" w:cs="Arial"/>
          <w:b/>
          <w:bCs/>
          <w:sz w:val="28"/>
          <w:szCs w:val="28"/>
        </w:rPr>
      </w:pPr>
    </w:p>
    <w:p w:rsidR="006B7EE9" w:rsidP="00355C73" w:rsidRDefault="006B7EE9" w14:paraId="2EB6CDE0" w14:textId="77777777">
      <w:pPr>
        <w:spacing w:after="0" w:line="360" w:lineRule="auto"/>
        <w:jc w:val="center"/>
        <w:rPr>
          <w:rFonts w:ascii="Arial" w:hAnsi="Arial" w:cs="Arial"/>
          <w:b/>
          <w:bCs/>
          <w:sz w:val="28"/>
          <w:szCs w:val="28"/>
        </w:rPr>
      </w:pPr>
    </w:p>
    <w:p w:rsidR="006B7EE9" w:rsidP="00355C73" w:rsidRDefault="006B7EE9" w14:paraId="75605BE4" w14:textId="77777777">
      <w:pPr>
        <w:spacing w:after="0" w:line="360" w:lineRule="auto"/>
        <w:jc w:val="center"/>
        <w:rPr>
          <w:rFonts w:ascii="Arial" w:hAnsi="Arial" w:cs="Arial"/>
          <w:b/>
          <w:bCs/>
          <w:sz w:val="28"/>
          <w:szCs w:val="28"/>
        </w:rPr>
      </w:pPr>
    </w:p>
    <w:p w:rsidR="006B7EE9" w:rsidP="00355C73" w:rsidRDefault="006B7EE9" w14:paraId="29C874EB" w14:textId="77777777">
      <w:pPr>
        <w:spacing w:after="0" w:line="360" w:lineRule="auto"/>
        <w:jc w:val="center"/>
        <w:rPr>
          <w:rFonts w:ascii="Arial" w:hAnsi="Arial" w:cs="Arial"/>
          <w:b/>
          <w:bCs/>
          <w:sz w:val="28"/>
          <w:szCs w:val="28"/>
        </w:rPr>
      </w:pPr>
    </w:p>
    <w:p w:rsidR="006B7EE9" w:rsidP="00355C73" w:rsidRDefault="006B7EE9" w14:paraId="721BB832" w14:textId="77777777">
      <w:pPr>
        <w:spacing w:after="0" w:line="360" w:lineRule="auto"/>
        <w:jc w:val="center"/>
        <w:rPr>
          <w:rFonts w:ascii="Arial" w:hAnsi="Arial" w:cs="Arial"/>
          <w:b/>
          <w:bCs/>
          <w:sz w:val="28"/>
          <w:szCs w:val="28"/>
        </w:rPr>
      </w:pPr>
    </w:p>
    <w:p w:rsidRPr="00355C73" w:rsidR="00882188" w:rsidP="00355C73" w:rsidRDefault="00355C73" w14:paraId="1869B69C" w14:textId="0A3A1A9D">
      <w:pPr>
        <w:spacing w:after="0" w:line="360" w:lineRule="auto"/>
        <w:jc w:val="center"/>
        <w:rPr>
          <w:rFonts w:ascii="Arial" w:hAnsi="Arial" w:cs="Arial"/>
          <w:b/>
          <w:bCs/>
          <w:sz w:val="28"/>
          <w:szCs w:val="28"/>
        </w:rPr>
      </w:pPr>
      <w:r w:rsidRPr="00355C73">
        <w:rPr>
          <w:rFonts w:ascii="Arial" w:hAnsi="Arial" w:cs="Arial"/>
          <w:b/>
          <w:bCs/>
          <w:sz w:val="28"/>
          <w:szCs w:val="28"/>
        </w:rPr>
        <w:t>VOTO</w:t>
      </w:r>
    </w:p>
    <w:p w:rsidR="00882188" w:rsidP="00AB1CCC" w:rsidRDefault="00882188" w14:paraId="5518CFBB" w14:textId="77777777">
      <w:pPr>
        <w:spacing w:after="0" w:line="360" w:lineRule="auto"/>
        <w:ind w:firstLine="2268"/>
        <w:jc w:val="both"/>
        <w:rPr>
          <w:rFonts w:ascii="Arial" w:hAnsi="Arial" w:cs="Arial"/>
          <w:sz w:val="28"/>
          <w:szCs w:val="28"/>
        </w:rPr>
      </w:pPr>
    </w:p>
    <w:p w:rsidRPr="00355C73" w:rsidR="00355C73" w:rsidP="00AB1CCC" w:rsidRDefault="00355C73" w14:paraId="39B1C8E2" w14:textId="1BE1B14E">
      <w:pPr>
        <w:spacing w:after="0" w:line="360" w:lineRule="auto"/>
        <w:jc w:val="both"/>
        <w:rPr>
          <w:rFonts w:ascii="Arial" w:hAnsi="Arial" w:cs="Arial"/>
          <w:b/>
          <w:bCs/>
          <w:sz w:val="28"/>
          <w:szCs w:val="28"/>
        </w:rPr>
      </w:pPr>
      <w:r w:rsidRPr="00355C73">
        <w:rPr>
          <w:rFonts w:ascii="Arial" w:hAnsi="Arial" w:cs="Arial"/>
          <w:b/>
          <w:bCs/>
          <w:sz w:val="28"/>
          <w:szCs w:val="28"/>
        </w:rPr>
        <w:t>O Senhor Desembargador SÉRGIO ROCHA – Relator.</w:t>
      </w:r>
    </w:p>
    <w:p w:rsidR="00355C73" w:rsidP="00AB1CCC" w:rsidRDefault="00355C73" w14:paraId="2F38563C" w14:textId="77777777">
      <w:pPr>
        <w:spacing w:after="0" w:line="360" w:lineRule="auto"/>
        <w:ind w:firstLine="2268"/>
        <w:jc w:val="both"/>
        <w:rPr>
          <w:rFonts w:ascii="Arial" w:hAnsi="Arial" w:cs="Arial"/>
          <w:sz w:val="28"/>
          <w:szCs w:val="28"/>
        </w:rPr>
      </w:pPr>
    </w:p>
    <w:p w:rsidR="00923B9F" w:rsidP="0060024C" w:rsidRDefault="4D8C173A" w14:paraId="1EB4910C" w14:textId="64231B4C">
      <w:pPr>
        <w:spacing w:after="0" w:line="360" w:lineRule="auto"/>
        <w:ind w:firstLine="2268"/>
        <w:jc w:val="both"/>
        <w:rPr>
          <w:rFonts w:ascii="Arial" w:hAnsi="Arial" w:cs="Arial"/>
          <w:sz w:val="28"/>
          <w:szCs w:val="28"/>
        </w:rPr>
      </w:pPr>
      <w:r>
        <w:rPr>
          <w:rFonts w:ascii="Arial" w:hAnsi="Arial" w:cs="Arial"/>
          <w:sz w:val="28"/>
          <w:szCs w:val="28"/>
        </w:rPr>
        <w:t xml:space="preserve">Ação ajuizada em </w:t>
      </w:r>
      <w:r>
        <w:rPr>
          <w:rFonts w:ascii="Arial" w:hAnsi="Arial" w:cs="Arial"/>
          <w:sz w:val="28"/>
          <w:szCs w:val="28"/>
        </w:rPr>
        <w:t xml:space="preserve">12</w:t>
      </w:r>
      <w:r>
        <w:rPr>
          <w:rFonts w:ascii="Arial" w:hAnsi="Arial" w:cs="Arial"/>
          <w:sz w:val="28"/>
          <w:szCs w:val="28"/>
        </w:rPr>
        <w:t xml:space="preserve">/</w:t>
      </w:r>
      <w:r>
        <w:rPr>
          <w:rFonts w:ascii="Arial" w:hAnsi="Arial" w:cs="Arial"/>
          <w:sz w:val="28"/>
          <w:szCs w:val="28"/>
        </w:rPr>
        <w:t xml:space="preserve">12</w:t>
      </w:r>
      <w:r>
        <w:rPr>
          <w:rFonts w:ascii="Arial" w:hAnsi="Arial" w:cs="Arial"/>
          <w:sz w:val="28"/>
          <w:szCs w:val="28"/>
        </w:rPr>
        <w:t xml:space="preserve">/</w:t>
      </w:r>
      <w:r>
        <w:rPr>
          <w:rFonts w:ascii="Arial" w:hAnsi="Arial" w:cs="Arial"/>
          <w:sz w:val="28"/>
          <w:szCs w:val="28"/>
        </w:rPr>
        <w:t xml:space="preserve">202</w:t>
      </w:r>
      <w:r>
        <w:rPr>
          <w:rFonts w:ascii="Arial" w:hAnsi="Arial" w:cs="Arial"/>
          <w:sz w:val="28"/>
          <w:szCs w:val="28"/>
        </w:rPr>
        <w:t xml:space="preserve">5</w:t>
      </w:r>
      <w:r>
        <w:rPr>
          <w:rFonts w:ascii="Arial" w:hAnsi="Arial" w:cs="Arial"/>
          <w:sz w:val="28"/>
          <w:szCs w:val="28"/>
        </w:rPr>
        <w:t xml:space="preserve">. Sentença proferida em </w:t>
      </w:r>
      <w:r>
        <w:rPr>
          <w:rFonts w:ascii="Arial" w:hAnsi="Arial" w:cs="Arial"/>
          <w:sz w:val="28"/>
          <w:szCs w:val="28"/>
        </w:rPr>
        <w:t xml:space="preserve">01</w:t>
      </w:r>
      <w:r>
        <w:rPr>
          <w:rFonts w:ascii="Arial" w:hAnsi="Arial" w:cs="Arial"/>
          <w:sz w:val="28"/>
          <w:szCs w:val="28"/>
        </w:rPr>
        <w:t xml:space="preserve">/</w:t>
      </w:r>
      <w:r>
        <w:rPr>
          <w:rFonts w:ascii="Arial" w:hAnsi="Arial" w:cs="Arial"/>
          <w:sz w:val="28"/>
          <w:szCs w:val="28"/>
        </w:rPr>
        <w:t xml:space="preserve">0</w:t>
      </w:r>
      <w:r>
        <w:rPr>
          <w:rFonts w:ascii="Arial" w:hAnsi="Arial" w:cs="Arial"/>
          <w:sz w:val="28"/>
          <w:szCs w:val="28"/>
        </w:rPr>
        <w:t xml:space="preserve">6</w:t>
      </w:r>
      <w:r>
        <w:rPr>
          <w:rFonts w:ascii="Arial" w:hAnsi="Arial" w:cs="Arial"/>
          <w:sz w:val="28"/>
          <w:szCs w:val="28"/>
        </w:rPr>
        <w:t xml:space="preserve">/</w:t>
      </w:r>
      <w:r>
        <w:rPr>
          <w:rFonts w:ascii="Arial" w:hAnsi="Arial" w:cs="Arial"/>
          <w:sz w:val="28"/>
          <w:szCs w:val="28"/>
        </w:rPr>
        <w:t xml:space="preserve">2026</w:t>
      </w:r>
      <w:r>
        <w:rPr>
          <w:rFonts w:ascii="Arial" w:hAnsi="Arial" w:cs="Arial"/>
          <w:sz w:val="28"/>
          <w:szCs w:val="28"/>
        </w:rPr>
        <w:t xml:space="preserve">. Apelo</w:t>
      </w:r>
      <w:r>
        <w:rPr>
          <w:rFonts w:ascii="Arial" w:hAnsi="Arial" w:cs="Arial"/>
          <w:sz w:val="28"/>
          <w:szCs w:val="28"/>
        </w:rPr>
        <w:t xml:space="preserve">s</w:t>
      </w:r>
      <w:r>
        <w:rPr>
          <w:rFonts w:ascii="Arial" w:hAnsi="Arial" w:cs="Arial"/>
          <w:sz w:val="28"/>
          <w:szCs w:val="28"/>
        </w:rPr>
        <w:t xml:space="preserve"> do</w:t>
      </w:r>
      <w:r>
        <w:rPr>
          <w:rFonts w:ascii="Arial" w:hAnsi="Arial" w:cs="Arial"/>
          <w:sz w:val="28"/>
          <w:szCs w:val="28"/>
        </w:rPr>
        <w:t xml:space="preserve">s</w:t>
      </w:r>
      <w:r>
        <w:rPr>
          <w:rFonts w:ascii="Arial" w:hAnsi="Arial" w:cs="Arial"/>
          <w:sz w:val="28"/>
          <w:szCs w:val="28"/>
        </w:rPr>
        <w:t xml:space="preserve"> réu</w:t>
      </w:r>
      <w:r>
        <w:rPr>
          <w:rFonts w:ascii="Arial" w:hAnsi="Arial" w:cs="Arial"/>
          <w:sz w:val="28"/>
          <w:szCs w:val="28"/>
        </w:rPr>
        <w:t xml:space="preserve">s, Banrisul e Banco Pan S.A</w:t>
      </w:r>
      <w:ins w:id="1265" w:author="Assessor GDSXSR" w:date="2026-10-31T19:51:13Z">
        <w:r>
          <w:rPr>
            <w:rFonts w:ascii="Arial" w:hAnsi="Arial" w:cs="Arial"/>
            <w:color w:val="808080"/>
            <w:sz w:val="28"/>
            <w:szCs w:val="28"/>
          </w:rPr>
          <w:t xml:space="preserve">.</w:t>
        </w:r>
      </w:ins>
      <w:r>
        <w:rPr>
          <w:rFonts w:ascii="Arial" w:hAnsi="Arial" w:cs="Arial"/>
          <w:sz w:val="28"/>
          <w:szCs w:val="28"/>
        </w:rPr>
        <w:t xml:space="preserve">,</w:t>
      </w:r>
      <w:r>
        <w:rPr>
          <w:rFonts w:ascii="Arial" w:hAnsi="Arial" w:cs="Arial"/>
          <w:sz w:val="28"/>
          <w:szCs w:val="28"/>
        </w:rPr>
        <w:t xml:space="preserve"> interposto</w:t>
      </w:r>
      <w:r>
        <w:rPr>
          <w:rFonts w:ascii="Arial" w:hAnsi="Arial" w:cs="Arial"/>
          <w:sz w:val="28"/>
          <w:szCs w:val="28"/>
        </w:rPr>
        <w:t xml:space="preserve">s, respectivamente,</w:t>
      </w:r>
      <w:r>
        <w:rPr>
          <w:rFonts w:ascii="Arial" w:hAnsi="Arial" w:cs="Arial"/>
          <w:sz w:val="28"/>
          <w:szCs w:val="28"/>
        </w:rPr>
        <w:t xml:space="preserve"> em </w:t>
      </w:r>
      <w:r>
        <w:rPr>
          <w:rFonts w:ascii="Arial" w:hAnsi="Arial" w:cs="Arial"/>
          <w:sz w:val="28"/>
          <w:szCs w:val="28"/>
        </w:rPr>
        <w:t xml:space="preserve">04/08/2026 e 12/08/2026</w:t>
      </w:r>
      <w:r>
        <w:rPr>
          <w:rFonts w:ascii="Arial" w:hAnsi="Arial" w:cs="Arial"/>
          <w:sz w:val="28"/>
          <w:szCs w:val="28"/>
        </w:rPr>
        <w:t xml:space="preserve">. Valor da causa: R$ </w:t>
      </w:r>
      <w:r>
        <w:rPr>
          <w:rFonts w:ascii="Arial" w:hAnsi="Arial" w:cs="Arial"/>
          <w:sz w:val="28"/>
          <w:szCs w:val="28"/>
        </w:rPr>
        <w:t xml:space="preserve">9.284,48</w:t>
      </w:r>
      <w:r>
        <w:rPr>
          <w:rFonts w:ascii="Arial" w:hAnsi="Arial" w:cs="Arial"/>
          <w:sz w:val="28"/>
          <w:szCs w:val="28"/>
        </w:rPr>
        <w:t xml:space="preserve">.</w:t>
      </w:r>
    </w:p>
    <w:p w:rsidR="00355C73" w:rsidP="00AB1CCC" w:rsidRDefault="00355C73" w14:paraId="58BDE931" w14:textId="77777777">
      <w:pPr>
        <w:spacing w:after="0" w:line="360" w:lineRule="auto"/>
        <w:ind w:firstLine="2268"/>
        <w:jc w:val="both"/>
        <w:rPr>
          <w:rFonts w:ascii="Arial" w:hAnsi="Arial" w:cs="Arial"/>
          <w:sz w:val="28"/>
          <w:szCs w:val="28"/>
        </w:rPr>
      </w:pPr>
    </w:p>
    <w:p w:rsidR="00355C73" w:rsidP="00AB1CCC" w:rsidRDefault="4D8C173A" w14:paraId="2C5A86CD" w14:textId="583915F6">
      <w:pPr>
        <w:spacing w:after="0" w:line="360" w:lineRule="auto"/>
        <w:jc w:val="center"/>
        <w:rPr>
          <w:rFonts w:ascii="Arial" w:hAnsi="Arial" w:eastAsia="Arial" w:cs="Arial"/>
          <w:b/>
          <w:bCs/>
          <w:sz w:val="28"/>
          <w:szCs w:val="28"/>
        </w:rPr>
      </w:pPr>
      <w:r w:rsidRPr="00A055C6">
        <w:rPr>
          <w:rFonts w:ascii="Arial" w:hAnsi="Arial" w:cs="Arial"/>
          <w:b/>
          <w:bCs/>
          <w:color w:val="000000" w:themeColor="text1"/>
          <w:sz w:val="28"/>
          <w:szCs w:val="28"/>
        </w:rPr>
        <w:t>APELO D</w:t>
      </w:r>
      <w:r w:rsidRPr="00A055C6" w:rsidR="458A2992">
        <w:rPr>
          <w:rFonts w:ascii="Arial" w:hAnsi="Arial" w:cs="Arial"/>
          <w:b/>
          <w:bCs/>
          <w:color w:val="000000" w:themeColor="text1"/>
          <w:sz w:val="28"/>
          <w:szCs w:val="28"/>
        </w:rPr>
        <w:t>O</w:t>
      </w:r>
      <w:r w:rsidRPr="00A055C6" w:rsidR="1561C817">
        <w:rPr>
          <w:rFonts w:ascii="Arial" w:hAnsi="Arial" w:cs="Arial"/>
          <w:b/>
          <w:bCs/>
          <w:color w:val="000000" w:themeColor="text1"/>
          <w:sz w:val="28"/>
          <w:szCs w:val="28"/>
        </w:rPr>
        <w:t xml:space="preserve"> RÉ</w:t>
      </w:r>
      <w:r w:rsidRPr="00A055C6" w:rsidR="66A4EC6F">
        <w:rPr>
          <w:rFonts w:ascii="Arial" w:hAnsi="Arial" w:cs="Arial"/>
          <w:b/>
          <w:bCs/>
          <w:color w:val="000000" w:themeColor="text1"/>
          <w:sz w:val="28"/>
          <w:szCs w:val="28"/>
        </w:rPr>
        <w:t>U</w:t>
      </w:r>
      <w:r w:rsidRPr="00A055C6">
        <w:rPr>
          <w:rFonts w:ascii="Arial" w:hAnsi="Arial" w:cs="Arial"/>
          <w:b/>
          <w:bCs/>
          <w:color w:val="000000" w:themeColor="text1"/>
          <w:sz w:val="28"/>
          <w:szCs w:val="28"/>
        </w:rPr>
        <w:t>,</w:t>
      </w:r>
      <w:r w:rsidRPr="00A055C6" w:rsidR="74E290F3">
        <w:rPr>
          <w:rFonts w:ascii="Arial" w:hAnsi="Arial" w:cs="Arial"/>
          <w:b/>
          <w:bCs/>
          <w:color w:val="000000" w:themeColor="text1"/>
          <w:sz w:val="28"/>
          <w:szCs w:val="28"/>
        </w:rPr>
        <w:t xml:space="preserve"> </w:t>
      </w:r>
      <w:r w:rsidRPr="00A055C6" w:rsidR="00A055C6">
        <w:rPr>
          <w:rFonts w:ascii="Arial" w:hAnsi="Arial" w:eastAsia="Arial" w:cs="Arial"/>
          <w:b/>
          <w:bCs/>
          <w:sz w:val="28"/>
          <w:szCs w:val="28"/>
        </w:rPr>
        <w:t xml:space="preserve">BANCO DO ESTADO DO RIO GRANDE DO SUL S.A. - BANRISUL </w:t>
      </w:r>
    </w:p>
    <w:p w:rsidR="00A81BE9" w:rsidP="00AB1CCC" w:rsidRDefault="00A81BE9" w14:paraId="03A28617" w14:textId="77777777">
      <w:pPr>
        <w:spacing w:after="0" w:line="360" w:lineRule="auto"/>
        <w:jc w:val="center"/>
        <w:rPr>
          <w:rFonts w:ascii="Arial" w:hAnsi="Arial" w:eastAsia="Arial" w:cs="Arial"/>
          <w:b/>
          <w:bCs/>
          <w:sz w:val="28"/>
          <w:szCs w:val="28"/>
        </w:rPr>
      </w:pPr>
    </w:p>
    <w:p w:rsidRPr="00A81BE9" w:rsidR="00A81BE9" w:rsidP="00AB1CCC" w:rsidRDefault="00A81BE9" w14:paraId="270304B3" w14:textId="0B3A8D82">
      <w:pPr>
        <w:spacing w:after="0" w:line="360" w:lineRule="auto"/>
        <w:ind w:firstLine="2268"/>
        <w:jc w:val="both"/>
      </w:pPr>
      <w:r w:rsidRPr="626B6416">
        <w:rPr>
          <w:rFonts w:ascii="Arial" w:hAnsi="Arial" w:cs="Arial"/>
          <w:sz w:val="28"/>
          <w:szCs w:val="28"/>
        </w:rPr>
        <w:t xml:space="preserve">Presentes os pressupostos de admissibilidade, conheço do apelo interposto. </w:t>
      </w:r>
    </w:p>
    <w:p w:rsidR="00506A7D" w:rsidP="00AB1CCC" w:rsidRDefault="00506A7D" w14:paraId="478FA7E6" w14:textId="77777777">
      <w:pPr>
        <w:spacing w:after="0" w:line="360" w:lineRule="auto"/>
        <w:jc w:val="center"/>
        <w:rPr>
          <w:rFonts w:ascii="Arial" w:hAnsi="Arial" w:cs="Arial"/>
          <w:sz w:val="28"/>
          <w:szCs w:val="28"/>
        </w:rPr>
      </w:pPr>
    </w:p>
    <w:p w:rsidRPr="0057424A" w:rsidR="00B73FAD" w:rsidP="00AB1CCC" w:rsidRDefault="7D77152A" w14:paraId="5A15312C" w14:textId="4C727084">
      <w:pPr>
        <w:spacing w:after="0" w:line="360" w:lineRule="auto"/>
        <w:jc w:val="center"/>
      </w:pPr>
      <w:r>
        <w:rPr>
          <w:rFonts w:ascii="Arial" w:hAnsi="Arial" w:cs="Arial"/>
          <w:sz w:val="28"/>
          <w:szCs w:val="28"/>
          <w:highlight w:val="yellow"/>
          <w:rPrChange w:id="1274" w:author="Assessor GDSXSR" w:date="2026-10-31T19:51:13Z">
            <w:rPr>
              <w:rFonts w:ascii="Arial" w:hAnsi="Arial" w:cs="Arial"/>
              <w:sz w:val="28"/>
              <w:szCs w:val="28"/>
            </w:rPr>
          </w:rPrChange>
        </w:rPr>
        <w:t xml:space="preserve">DA </w:t>
      </w:r>
      <w:r>
        <w:rPr>
          <w:rFonts w:ascii="Arial" w:hAnsi="Arial" w:cs="Arial"/>
          <w:sz w:val="28"/>
          <w:szCs w:val="28"/>
          <w:highlight w:val="yellow"/>
          <w:rPrChange w:id="1275" w:author="Assessor GDSXSR" w:date="2026-10-31T19:51:13Z">
            <w:rPr>
              <w:rFonts w:ascii="Arial" w:hAnsi="Arial" w:cs="Arial"/>
              <w:sz w:val="28"/>
              <w:szCs w:val="28"/>
            </w:rPr>
          </w:rPrChange>
        </w:rPr>
        <w:t xml:space="preserve">IN</w:t>
      </w:r>
      <w:r>
        <w:rPr>
          <w:rFonts w:ascii="Arial" w:hAnsi="Arial" w:cs="Arial"/>
          <w:sz w:val="28"/>
          <w:szCs w:val="28"/>
          <w:highlight w:val="yellow"/>
          <w:rPrChange w:id="1276" w:author="Assessor GDSXSR" w:date="2026-10-31T19:51:13Z">
            <w:rPr>
              <w:rFonts w:ascii="Arial" w:hAnsi="Arial" w:cs="Arial"/>
              <w:sz w:val="28"/>
              <w:szCs w:val="28"/>
            </w:rPr>
          </w:rPrChange>
        </w:rPr>
        <w:t xml:space="preserve">APLICABILIDADE DA EXCLUDENTE DE </w:t>
      </w:r>
      <w:del w:id="1266" w:author="Assessor GDSXSR" w:date="2026-10-31T19:51:13Z">
        <w:r>
          <w:rPr>
            <w:rFonts w:ascii="Arial" w:hAnsi="Arial" w:cs="Arial"/>
            <w:sz w:val="28"/>
            <w:szCs w:val="28"/>
          </w:rPr>
          <w:delText xml:space="preserve">RESPONSABILIDADE</w:delText>
        </w:r>
      </w:del>
      <w:ins w:id="1267" w:author="Assessor GDSXSR" w:date="2026-10-31T19:51:13Z">
        <w:r>
          <w:rPr>
            <w:rFonts w:ascii="Arial" w:hAnsi="Arial" w:cs="Arial"/>
            <w:color w:val="808080"/>
            <w:sz w:val="28"/>
            <w:szCs w:val="28"/>
          </w:rPr>
          <w:t xml:space="preserve">FATO</w:t>
        </w:r>
      </w:ins>
      <w:r>
        <w:rPr>
          <w:rFonts w:ascii="Arial" w:hAnsi="Arial" w:cs="Arial"/>
          <w:sz w:val="28"/>
          <w:szCs w:val="28"/>
          <w:highlight w:val="yellow"/>
          <w:rPrChange w:id="1277" w:author="Assessor GDSXSR" w:date="2026-10-31T19:51:13Z">
            <w:rPr>
              <w:rFonts w:ascii="Arial" w:hAnsi="Arial" w:cs="Arial"/>
              <w:sz w:val="28"/>
              <w:szCs w:val="28"/>
            </w:rPr>
          </w:rPrChange>
        </w:rPr>
        <w:t xml:space="preserve"> </w:t>
      </w:r>
      <w:del w:id="1268" w:author="Assessor GDSXSR" w:date="2026-10-31T19:51:13Z">
        <w:r>
          <w:rPr>
            <w:rFonts w:ascii="Arial" w:hAnsi="Arial" w:cs="Arial"/>
            <w:sz w:val="28"/>
            <w:szCs w:val="28"/>
          </w:rPr>
          <w:delText xml:space="preserve">PREVISTA</w:delText>
        </w:r>
      </w:del>
      <w:ins w:id="1269" w:author="Assessor GDSXSR" w:date="2026-10-31T19:51:13Z">
        <w:r>
          <w:rPr>
            <w:rFonts w:ascii="Arial" w:hAnsi="Arial" w:cs="Arial"/>
            <w:color w:val="808080"/>
            <w:sz w:val="28"/>
            <w:szCs w:val="28"/>
          </w:rPr>
          <w:t xml:space="preserve">EXCLUSIVO</w:t>
        </w:r>
      </w:ins>
      <w:r>
        <w:rPr>
          <w:rFonts w:ascii="Arial" w:hAnsi="Arial" w:cs="Arial"/>
          <w:sz w:val="28"/>
          <w:szCs w:val="28"/>
          <w:highlight w:val="yellow"/>
          <w:rPrChange w:id="1278" w:author="Assessor GDSXSR" w:date="2026-10-31T19:51:13Z">
            <w:rPr>
              <w:rFonts w:ascii="Arial" w:hAnsi="Arial" w:cs="Arial"/>
              <w:sz w:val="28"/>
              <w:szCs w:val="28"/>
            </w:rPr>
          </w:rPrChange>
        </w:rPr>
        <w:t xml:space="preserve"> </w:t>
      </w:r>
      <w:del w:id="1270" w:author="Assessor GDSXSR" w:date="2026-10-31T19:51:13Z">
        <w:r>
          <w:rPr>
            <w:rFonts w:ascii="Arial" w:hAnsi="Arial" w:cs="Arial"/>
            <w:sz w:val="28"/>
            <w:szCs w:val="28"/>
          </w:rPr>
          <w:delText xml:space="preserve">NO</w:delText>
        </w:r>
      </w:del>
      <w:ins w:id="1271" w:author="Assessor GDSXSR" w:date="2026-10-31T19:51:13Z">
        <w:r>
          <w:rPr>
            <w:rFonts w:ascii="Arial" w:hAnsi="Arial" w:cs="Arial"/>
            <w:color w:val="808080"/>
            <w:sz w:val="28"/>
            <w:szCs w:val="28"/>
          </w:rPr>
          <w:t xml:space="preserve">DE</w:t>
        </w:r>
      </w:ins>
      <w:r>
        <w:rPr>
          <w:rFonts w:ascii="Arial" w:hAnsi="Arial" w:cs="Arial"/>
          <w:sz w:val="28"/>
          <w:szCs w:val="28"/>
          <w:highlight w:val="yellow"/>
          <w:rPrChange w:id="1279" w:author="Assessor GDSXSR" w:date="2026-10-31T19:51:13Z">
            <w:rPr>
              <w:rFonts w:ascii="Arial" w:hAnsi="Arial" w:cs="Arial"/>
              <w:sz w:val="28"/>
              <w:szCs w:val="28"/>
            </w:rPr>
          </w:rPrChange>
        </w:rPr>
        <w:t xml:space="preserve"> </w:t>
      </w:r>
      <w:del w:id="1272" w:author="Assessor GDSXSR" w:date="2026-10-31T19:51:13Z">
        <w:r>
          <w:rPr>
            <w:rFonts w:ascii="Arial" w:hAnsi="Arial" w:cs="Arial"/>
            <w:sz w:val="28"/>
            <w:szCs w:val="28"/>
          </w:rPr>
          <w:delText xml:space="preserve">ART. 14, § 3º, II, DO CDC</w:delText>
        </w:r>
      </w:del>
      <w:ins w:id="1273" w:author="Assessor GDSXSR" w:date="2026-10-31T19:51:13Z">
        <w:r>
          <w:rPr>
            <w:rFonts w:ascii="Arial" w:hAnsi="Arial" w:cs="Arial"/>
            <w:color w:val="808080"/>
            <w:sz w:val="28"/>
            <w:szCs w:val="28"/>
          </w:rPr>
          <w:t xml:space="preserve">TERCEIRO</w:t>
        </w:r>
      </w:ins>
    </w:p>
    <w:p w:rsidR="41697F72" w:rsidP="00AB1CCC" w:rsidRDefault="41697F72" w14:paraId="53B0AC78" w14:textId="67EB61AA">
      <w:pPr>
        <w:spacing w:after="0" w:line="360" w:lineRule="auto"/>
        <w:ind w:firstLine="2268"/>
        <w:jc w:val="both"/>
        <w:rPr>
          <w:rFonts w:ascii="Arial" w:hAnsi="Arial" w:cs="Arial"/>
          <w:sz w:val="28"/>
          <w:szCs w:val="28"/>
        </w:rPr>
      </w:pPr>
    </w:p>
    <w:p w:rsidR="0FA8D4D4" w:rsidP="00AB1CCC" w:rsidRDefault="769B88D1" w14:paraId="23A661CE" w14:textId="2C9C0DFE">
      <w:pPr>
        <w:spacing w:after="0" w:line="360" w:lineRule="auto"/>
        <w:ind w:firstLine="2268"/>
        <w:jc w:val="both"/>
        <w:rPr>
          <w:rFonts w:ascii="Arial" w:hAnsi="Arial" w:eastAsia="Arial" w:cs="Arial"/>
          <w:sz w:val="28"/>
          <w:szCs w:val="28"/>
        </w:rPr>
      </w:pPr>
      <w:r>
        <w:rPr>
          <w:rFonts w:ascii="Arial" w:hAnsi="Arial" w:eastAsia="Arial" w:cs="Arial"/>
          <w:sz w:val="28"/>
          <w:szCs w:val="28"/>
        </w:rPr>
        <w:t xml:space="preserve">O</w:t>
      </w:r>
      <w:r>
        <w:rPr>
          <w:rFonts w:ascii="Arial" w:hAnsi="Arial" w:eastAsia="Arial" w:cs="Arial"/>
          <w:sz w:val="28"/>
          <w:szCs w:val="28"/>
        </w:rPr>
        <w:t xml:space="preserve"> </w:t>
      </w:r>
      <w:ins w:id="1282" w:author="Assessor GDSXSR" w:date="2026-10-31T19:51:13Z">
        <w:r>
          <w:rPr>
            <w:rFonts w:ascii="Arial" w:hAnsi="Arial" w:eastAsia="Arial" w:cs="Arial"/>
            <w:color w:val="808080"/>
            <w:sz w:val="28"/>
            <w:szCs w:val="28"/>
          </w:rPr>
          <w:t xml:space="preserve">réu/</w:t>
        </w:r>
      </w:ins>
      <w:r>
        <w:rPr>
          <w:rFonts w:ascii="Arial" w:hAnsi="Arial" w:eastAsia="Arial" w:cs="Arial"/>
          <w:sz w:val="28"/>
          <w:szCs w:val="28"/>
        </w:rPr>
        <w:t xml:space="preserve">apelante </w:t>
      </w:r>
      <w:del w:id="1283" w:author="Assessor GDSXSR" w:date="2026-10-31T19:51:13Z">
        <w:r>
          <w:rPr>
            <w:rFonts w:ascii="Arial" w:hAnsi="Arial" w:eastAsia="Arial" w:cs="Arial"/>
            <w:sz w:val="28"/>
            <w:szCs w:val="28"/>
          </w:rPr>
          <w:delText xml:space="preserve">sustenta, em síntese</w:delText>
        </w:r>
        <w:r>
          <w:rPr>
            <w:rFonts w:ascii="Arial" w:hAnsi="Arial" w:eastAsia="Arial" w:cs="Arial"/>
            <w:sz w:val="28"/>
            <w:szCs w:val="28"/>
          </w:rPr>
          <w:delText xml:space="preserve">,</w:delText>
        </w:r>
      </w:del>
      <w:ins w:id="1284" w:author="Assessor GDSXSR" w:date="2026-10-31T19:51:13Z">
        <w:r>
          <w:rPr>
            <w:rFonts w:ascii="Arial" w:hAnsi="Arial" w:eastAsia="Arial" w:cs="Arial"/>
            <w:color w:val="808080"/>
            <w:sz w:val="28"/>
            <w:szCs w:val="28"/>
          </w:rPr>
          <w:t xml:space="preserve">alega</w:t>
        </w:r>
      </w:ins>
      <w:r>
        <w:rPr>
          <w:rFonts w:ascii="Arial" w:hAnsi="Arial" w:eastAsia="Arial" w:cs="Arial"/>
          <w:sz w:val="28"/>
          <w:szCs w:val="28"/>
        </w:rPr>
        <w:t xml:space="preserve"> que: </w:t>
      </w:r>
      <w:r>
        <w:rPr>
          <w:rFonts w:ascii="Arial" w:hAnsi="Arial" w:eastAsia="Arial" w:cs="Arial"/>
          <w:b/>
          <w:bCs/>
          <w:sz w:val="28"/>
          <w:szCs w:val="28"/>
          <w:rPrChange w:id="1285" w:author="Assessor GDSXSR" w:date="2026-10-31T19:51:13Z">
            <w:rPr>
              <w:rFonts w:ascii="Arial" w:hAnsi="Arial" w:eastAsia="Arial" w:cs="Arial"/>
              <w:b/>
              <w:bCs/>
              <w:sz w:val="28"/>
              <w:szCs w:val="28"/>
            </w:rPr>
          </w:rPrChange>
        </w:rPr>
        <w:t xml:space="preserve">1)</w:t>
      </w:r>
      <w:r>
        <w:rPr>
          <w:rFonts w:ascii="Arial" w:hAnsi="Arial" w:eastAsia="Arial" w:cs="Arial"/>
          <w:sz w:val="28"/>
          <w:szCs w:val="28"/>
        </w:rPr>
        <w:t xml:space="preserve"> </w:t>
      </w:r>
      <w:r>
        <w:rPr>
          <w:rFonts w:ascii="Arial" w:hAnsi="Arial" w:eastAsia="Arial" w:cs="Arial"/>
          <w:sz w:val="28"/>
          <w:szCs w:val="28"/>
        </w:rPr>
        <w:t xml:space="preserve">os descontos</w:t>
      </w:r>
      <w:del w:id="1286" w:author="Assessor GDSXSR" w:date="2026-10-31T19:51:13Z">
        <w:r>
          <w:rPr>
            <w:rFonts w:ascii="Arial" w:hAnsi="Arial" w:eastAsia="Arial" w:cs="Arial"/>
            <w:sz w:val="28"/>
            <w:szCs w:val="28"/>
          </w:rPr>
          <w:delText xml:space="preserve"> questionados</w:delText>
        </w:r>
      </w:del>
      <w:r>
        <w:rPr>
          <w:rFonts w:ascii="Arial" w:hAnsi="Arial" w:eastAsia="Arial" w:cs="Arial"/>
          <w:sz w:val="28"/>
          <w:szCs w:val="28"/>
        </w:rPr>
        <w:t xml:space="preserve"> decorreram de falha exclusiva do Banco </w:t>
      </w:r>
      <w:r>
        <w:rPr>
          <w:rFonts w:ascii="Arial" w:hAnsi="Arial" w:eastAsia="Arial" w:cs="Arial"/>
          <w:sz w:val="28"/>
          <w:szCs w:val="28"/>
        </w:rPr>
        <w:t xml:space="preserve">Pan S.A., que </w:t>
      </w:r>
      <w:del w:id="1287" w:author="Assessor GDSXSR" w:date="2026-10-31T19:51:13Z">
        <w:r>
          <w:rPr>
            <w:rFonts w:ascii="Arial" w:hAnsi="Arial" w:eastAsia="Arial" w:cs="Arial"/>
            <w:sz w:val="28"/>
            <w:szCs w:val="28"/>
          </w:rPr>
          <w:delText xml:space="preserve">teria</w:delText>
        </w:r>
      </w:del>
      <w:ins w:id="1288" w:author="Assessor GDSXSR" w:date="2026-10-31T19:51:13Z">
        <w:r>
          <w:rPr>
            <w:rFonts w:ascii="Arial" w:hAnsi="Arial" w:eastAsia="Arial" w:cs="Arial"/>
            <w:color w:val="808080"/>
            <w:sz w:val="28"/>
            <w:szCs w:val="28"/>
          </w:rPr>
          <w:t xml:space="preserve">emitiu</w:t>
        </w:r>
      </w:ins>
      <w:r>
        <w:rPr>
          <w:rFonts w:ascii="Arial" w:hAnsi="Arial" w:eastAsia="Arial" w:cs="Arial"/>
          <w:sz w:val="28"/>
          <w:szCs w:val="28"/>
        </w:rPr>
        <w:t xml:space="preserve"> </w:t>
      </w:r>
      <w:del w:id="1289" w:author="Assessor GDSXSR" w:date="2026-10-31T19:51:13Z">
        <w:r>
          <w:rPr>
            <w:rFonts w:ascii="Arial" w:hAnsi="Arial" w:eastAsia="Arial" w:cs="Arial"/>
            <w:sz w:val="28"/>
            <w:szCs w:val="28"/>
          </w:rPr>
          <w:delText xml:space="preserve">emitido</w:delText>
        </w:r>
      </w:del>
      <w:ins w:id="1290"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termo de quitação</w:t>
      </w:r>
      <w:del w:id="1291" w:author="Assessor GDSXSR" w:date="2026-10-31T19:51:13Z">
        <w:r>
          <w:rPr>
            <w:rFonts w:ascii="Arial" w:hAnsi="Arial" w:eastAsia="Arial" w:cs="Arial"/>
            <w:sz w:val="28"/>
            <w:szCs w:val="28"/>
          </w:rPr>
          <w:delText xml:space="preserve"> após a cessão do crédito,</w:delText>
        </w:r>
      </w:del>
      <w:r>
        <w:rPr>
          <w:rFonts w:ascii="Arial" w:hAnsi="Arial" w:eastAsia="Arial" w:cs="Arial"/>
          <w:sz w:val="28"/>
          <w:szCs w:val="28"/>
        </w:rPr>
        <w:t xml:space="preserve"> sem comunicar o cessionário; e </w:t>
      </w:r>
      <w:r>
        <w:rPr>
          <w:rFonts w:ascii="Arial" w:hAnsi="Arial" w:eastAsia="Arial" w:cs="Arial"/>
          <w:b/>
          <w:bCs/>
          <w:sz w:val="28"/>
          <w:szCs w:val="28"/>
          <w:rPrChange w:id="1292" w:author="Assessor GDSXSR" w:date="2026-10-31T19:51:13Z">
            <w:rPr>
              <w:rFonts w:ascii="Arial" w:hAnsi="Arial" w:eastAsia="Arial" w:cs="Arial"/>
              <w:b/>
              <w:bCs/>
              <w:sz w:val="28"/>
              <w:szCs w:val="28"/>
            </w:rPr>
          </w:rPrChange>
        </w:rPr>
        <w:t xml:space="preserve">2)</w:t>
      </w:r>
      <w:r>
        <w:rPr>
          <w:rFonts w:ascii="Arial" w:hAnsi="Arial" w:eastAsia="Arial" w:cs="Arial"/>
          <w:sz w:val="28"/>
          <w:szCs w:val="28"/>
        </w:rPr>
        <w:t xml:space="preserve"> </w:t>
      </w:r>
      <w:del w:id="1293" w:author="Assessor GDSXSR" w:date="2026-10-31T19:51:13Z">
        <w:r>
          <w:rPr>
            <w:rFonts w:ascii="Arial" w:hAnsi="Arial" w:eastAsia="Arial" w:cs="Arial"/>
            <w:sz w:val="28"/>
            <w:szCs w:val="28"/>
          </w:rPr>
          <w:delText xml:space="preserve">está configurada</w:delText>
        </w:r>
      </w:del>
      <w:ins w:id="1294" w:author="Assessor GDSXSR" w:date="2026-10-31T19:51:13Z">
        <w:r>
          <w:rPr>
            <w:rFonts w:ascii="Arial" w:hAnsi="Arial" w:eastAsia="Arial" w:cs="Arial"/>
            <w:color w:val="808080"/>
            <w:sz w:val="28"/>
            <w:szCs w:val="28"/>
          </w:rPr>
          <w:t xml:space="preserve">incide</w:t>
        </w:r>
      </w:ins>
      <w:r>
        <w:rPr>
          <w:rFonts w:ascii="Arial" w:hAnsi="Arial" w:eastAsia="Arial" w:cs="Arial"/>
          <w:sz w:val="28"/>
          <w:szCs w:val="28"/>
        </w:rPr>
        <w:t xml:space="preserve"> a excludente de</w:t>
      </w:r>
      <w:del w:id="1295" w:author="Assessor GDSXSR" w:date="2026-10-31T19:51:13Z">
        <w:r>
          <w:rPr>
            <w:rFonts w:ascii="Arial" w:hAnsi="Arial" w:eastAsia="Arial" w:cs="Arial"/>
            <w:sz w:val="28"/>
            <w:szCs w:val="28"/>
          </w:rPr>
          <w:delText xml:space="preserve"> responsabilidade por</w:delText>
        </w:r>
      </w:del>
      <w:r>
        <w:rPr>
          <w:rFonts w:ascii="Arial" w:hAnsi="Arial" w:eastAsia="Arial" w:cs="Arial"/>
          <w:sz w:val="28"/>
          <w:szCs w:val="28"/>
        </w:rPr>
        <w:t xml:space="preserve"> fato exclusivo de terceiro (</w:t>
      </w:r>
      <w:del w:id="1296" w:author="Assessor GDSXSR" w:date="2026-10-31T19:51:13Z">
        <w:r>
          <w:rPr>
            <w:rFonts w:ascii="Arial" w:hAnsi="Arial" w:eastAsia="Arial" w:cs="Arial"/>
            <w:sz w:val="28"/>
            <w:szCs w:val="28"/>
          </w:rPr>
          <w:delText xml:space="preserve">CDC</w:delText>
        </w:r>
      </w:del>
      <w:ins w:id="1297" w:author="Assessor GDSXSR" w:date="2026-10-31T19:51:13Z">
        <w:r>
          <w:rPr>
            <w:rFonts w:ascii="Arial" w:hAnsi="Arial" w:eastAsia="Arial" w:cs="Arial"/>
            <w:color w:val="808080"/>
            <w:sz w:val="28"/>
            <w:szCs w:val="28"/>
          </w:rPr>
          <w:t xml:space="preserve">ID</w:t>
        </w:r>
      </w:ins>
      <w:r>
        <w:rPr>
          <w:rFonts w:ascii="Arial" w:hAnsi="Arial" w:eastAsia="Arial" w:cs="Arial"/>
          <w:sz w:val="28"/>
          <w:szCs w:val="28"/>
        </w:rPr>
        <w:t xml:space="preserve"> </w:t>
      </w:r>
      <w:del w:id="1298" w:author="Assessor GDSXSR" w:date="2026-10-31T19:51:13Z">
        <w:r>
          <w:rPr>
            <w:rFonts w:ascii="Arial" w:hAnsi="Arial" w:eastAsia="Arial" w:cs="Arial"/>
            <w:sz w:val="28"/>
            <w:szCs w:val="28"/>
          </w:rPr>
          <w:delText xml:space="preserve">14</w:delText>
        </w:r>
        <w:r>
          <w:rPr>
            <w:rFonts w:ascii="Arial" w:hAnsi="Arial" w:eastAsia="Arial" w:cs="Arial"/>
            <w:sz w:val="28"/>
            <w:szCs w:val="28"/>
          </w:rPr>
          <w:delText xml:space="preserve"> § 3º II</w:delText>
        </w:r>
      </w:del>
      <w:ins w:id="1299" w:author="Assessor GDSXSR" w:date="2026-10-31T19:51:13Z">
        <w:r>
          <w:rPr>
            <w:rFonts w:ascii="Arial" w:hAnsi="Arial" w:eastAsia="Arial" w:cs="Arial"/>
            <w:color w:val="808080"/>
            <w:sz w:val="28"/>
            <w:szCs w:val="28"/>
          </w:rPr>
          <w:t xml:space="preserve">88809863</w:t>
        </w:r>
      </w:ins>
      <w:r>
        <w:rPr>
          <w:rFonts w:ascii="Arial" w:hAnsi="Arial" w:eastAsia="Arial" w:cs="Arial"/>
          <w:sz w:val="28"/>
          <w:szCs w:val="28"/>
        </w:rPr>
        <w:t xml:space="preserve">)</w:t>
      </w:r>
      <w:del w:id="1300" w:author="Assessor GDSXSR" w:date="2026-10-31T19:51:13Z">
        <w:r>
          <w:rPr>
            <w:rFonts w:ascii="Arial" w:hAnsi="Arial" w:eastAsia="Arial" w:cs="Arial"/>
            <w:sz w:val="28"/>
            <w:szCs w:val="28"/>
          </w:rPr>
          <w:delText xml:space="preserve">, razão pela qual requer a reforma da sentença para afastar sua condenação</w:delText>
        </w:r>
      </w:del>
      <w:r>
        <w:rPr>
          <w:rFonts w:ascii="Arial" w:hAnsi="Arial" w:eastAsia="Arial" w:cs="Arial"/>
          <w:sz w:val="28"/>
          <w:szCs w:val="28"/>
        </w:rPr>
        <w:t xml:space="preserve">.</w:t>
      </w:r>
    </w:p>
    <w:p w:rsidR="41697F72" w:rsidP="00AB1CCC" w:rsidRDefault="41697F72" w14:paraId="690BE431" w14:textId="084446CB">
      <w:pPr>
        <w:spacing w:after="0" w:line="360" w:lineRule="auto"/>
        <w:ind w:firstLine="2268"/>
        <w:jc w:val="both"/>
        <w:rPr>
          <w:rFonts w:ascii="Arial" w:hAnsi="Arial" w:eastAsia="Arial" w:cs="Arial"/>
          <w:sz w:val="28"/>
          <w:szCs w:val="28"/>
        </w:rPr>
      </w:pPr>
    </w:p>
    <w:p w:rsidR="4D25B92B" w:rsidP="00AB1CCC" w:rsidRDefault="4D25B92B" w14:paraId="33184414" w14:textId="0344B203">
      <w:pPr>
        <w:spacing w:after="0" w:line="360" w:lineRule="auto"/>
        <w:ind w:firstLine="2268"/>
        <w:jc w:val="both"/>
      </w:pPr>
      <w:r w:rsidRPr="41697F72">
        <w:rPr>
          <w:rFonts w:ascii="Arial" w:hAnsi="Arial" w:eastAsia="Arial" w:cs="Arial"/>
          <w:sz w:val="28"/>
          <w:szCs w:val="28"/>
          <w:highlight w:val="yellow"/>
          <w:rPrChange w:id="1301" w:author="Assessor GDSXSR" w:date="2026-10-31T19:51:13Z">
            <w:rPr>
              <w:rFonts w:ascii="Arial" w:hAnsi="Arial" w:eastAsia="Arial" w:cs="Arial"/>
              <w:sz w:val="28"/>
              <w:szCs w:val="28"/>
            </w:rPr>
          </w:rPrChange>
        </w:rPr>
        <w:t>Sem razão</w:t>
      </w:r>
      <w:r w:rsidRPr="41697F72" w:rsidR="777778C2">
        <w:rPr>
          <w:rFonts w:ascii="Arial" w:hAnsi="Arial" w:eastAsia="Arial" w:cs="Arial"/>
          <w:sz w:val="28"/>
          <w:szCs w:val="28"/>
          <w:highlight w:val="yellow"/>
          <w:rPrChange w:id="1302" w:author="Assessor GDSXSR" w:date="2026-10-31T19:51:13Z">
            <w:rPr>
              <w:rFonts w:ascii="Arial" w:hAnsi="Arial" w:eastAsia="Arial" w:cs="Arial"/>
              <w:sz w:val="28"/>
              <w:szCs w:val="28"/>
            </w:rPr>
          </w:rPrChange>
        </w:rPr>
        <w:t xml:space="preserve"> o apelante</w:t>
      </w:r>
      <w:r w:rsidRPr="41697F72">
        <w:rPr>
          <w:rFonts w:ascii="Arial" w:hAnsi="Arial" w:eastAsia="Arial" w:cs="Arial"/>
          <w:sz w:val="28"/>
          <w:szCs w:val="28"/>
          <w:highlight w:val="yellow"/>
          <w:rPrChange w:id="1303" w:author="Assessor GDSXSR" w:date="2026-10-31T19:51:13Z">
            <w:rPr>
              <w:rFonts w:ascii="Arial" w:hAnsi="Arial" w:eastAsia="Arial" w:cs="Arial"/>
              <w:sz w:val="28"/>
              <w:szCs w:val="28"/>
            </w:rPr>
          </w:rPrChange>
        </w:rPr>
        <w:t>.</w:t>
      </w:r>
    </w:p>
    <w:p w:rsidR="41697F72" w:rsidP="00AB1CCC" w:rsidRDefault="41697F72" w14:paraId="26D5C2FF" w14:textId="25D93BEC">
      <w:pPr>
        <w:spacing w:after="0" w:line="360" w:lineRule="auto"/>
        <w:ind w:firstLine="2268"/>
        <w:jc w:val="both"/>
        <w:rPr>
          <w:rFonts w:ascii="Arial" w:hAnsi="Arial" w:eastAsia="Arial" w:cs="Arial"/>
          <w:sz w:val="28"/>
          <w:szCs w:val="28"/>
        </w:rPr>
      </w:pPr>
    </w:p>
    <w:p w:rsidR="3673B5CC" w:rsidP="00AB1CCC" w:rsidRDefault="5A52B8C8" w14:paraId="6C925178" w14:textId="25364952">
      <w:pPr>
        <w:spacing w:after="0" w:line="360" w:lineRule="auto"/>
        <w:ind w:firstLine="2268"/>
        <w:jc w:val="both"/>
      </w:pPr>
      <w:r>
        <w:rPr>
          <w:rFonts w:ascii="Arial" w:hAnsi="Arial" w:eastAsia="Arial" w:cs="Arial"/>
          <w:sz w:val="28"/>
          <w:szCs w:val="28"/>
        </w:rPr>
        <w:t xml:space="preserve">A controvérsia </w:t>
      </w:r>
      <w:del w:id="1304" w:author="Assessor GDSXSR" w:date="2026-10-31T19:51:13Z">
        <w:r>
          <w:rPr>
            <w:rFonts w:ascii="Arial" w:hAnsi="Arial" w:eastAsia="Arial" w:cs="Arial"/>
            <w:sz w:val="28"/>
            <w:szCs w:val="28"/>
          </w:rPr>
          <w:delText xml:space="preserve">não </w:delText>
        </w:r>
      </w:del>
      <w:r>
        <w:rPr>
          <w:rFonts w:ascii="Arial" w:hAnsi="Arial" w:eastAsia="Arial" w:cs="Arial"/>
          <w:sz w:val="28"/>
          <w:szCs w:val="28"/>
        </w:rPr>
        <w:t xml:space="preserve">decorre</w:t>
      </w:r>
      <w:del w:id="1305" w:author="Assessor GDSXSR" w:date="2026-10-31T19:51:13Z">
        <w:r>
          <w:rPr>
            <w:rFonts w:ascii="Arial" w:hAnsi="Arial" w:eastAsia="Arial" w:cs="Arial"/>
            <w:sz w:val="28"/>
            <w:szCs w:val="28"/>
          </w:rPr>
          <w:delText xml:space="preserve"> de fato exclusivo de terceiro, mas</w:delText>
        </w:r>
      </w:del>
      <w:r>
        <w:rPr>
          <w:rFonts w:ascii="Arial" w:hAnsi="Arial" w:eastAsia="Arial" w:cs="Arial"/>
          <w:sz w:val="28"/>
          <w:szCs w:val="28"/>
        </w:rPr>
        <w:t xml:space="preserve"> da manutenção de descontos</w:t>
      </w:r>
      <w:del w:id="1306" w:author="Assessor GDSXSR" w:date="2026-10-31T19:51:13Z">
        <w:r>
          <w:rPr>
            <w:rFonts w:ascii="Arial" w:hAnsi="Arial" w:eastAsia="Arial" w:cs="Arial"/>
            <w:sz w:val="28"/>
            <w:szCs w:val="28"/>
          </w:rPr>
          <w:delText xml:space="preserve"> incidentes</w:delText>
        </w:r>
      </w:del>
      <w:r>
        <w:rPr>
          <w:rFonts w:ascii="Arial" w:hAnsi="Arial" w:eastAsia="Arial" w:cs="Arial"/>
          <w:sz w:val="28"/>
          <w:szCs w:val="28"/>
        </w:rPr>
        <w:t xml:space="preserve"> sobre benefício previdenciário após a quitação </w:t>
      </w:r>
      <w:del w:id="1307" w:author="Assessor GDSXSR" w:date="2026-10-31T19:51:13Z">
        <w:r>
          <w:rPr>
            <w:rFonts w:ascii="Arial" w:hAnsi="Arial" w:eastAsia="Arial" w:cs="Arial"/>
            <w:sz w:val="28"/>
            <w:szCs w:val="28"/>
          </w:rPr>
          <w:delText xml:space="preserve">da obrigação. Embora o Ban</w:delText>
        </w:r>
        <w:r>
          <w:rPr>
            <w:rFonts w:ascii="Arial" w:hAnsi="Arial" w:eastAsia="Arial" w:cs="Arial"/>
            <w:sz w:val="28"/>
            <w:szCs w:val="28"/>
          </w:rPr>
          <w:delText xml:space="preserve">co </w:delText>
        </w:r>
      </w:del>
      <w:r>
        <w:rPr>
          <w:rFonts w:ascii="Arial" w:hAnsi="Arial" w:eastAsia="Arial" w:cs="Arial"/>
          <w:sz w:val="28"/>
          <w:szCs w:val="28"/>
        </w:rPr>
        <w:t xml:space="preserve">do </w:t>
      </w:r>
      <w:del w:id="1308" w:author="Assessor GDSXSR" w:date="2026-10-31T19:51:13Z">
        <w:r>
          <w:rPr>
            <w:rFonts w:ascii="Arial" w:hAnsi="Arial" w:eastAsia="Arial" w:cs="Arial"/>
            <w:sz w:val="28"/>
            <w:szCs w:val="28"/>
          </w:rPr>
          <w:delText xml:space="preserve">Rio Grande do Sul S</w:delText>
        </w:r>
        <w:r>
          <w:rPr>
            <w:rFonts w:ascii="Arial" w:hAnsi="Arial" w:eastAsia="Arial" w:cs="Arial"/>
            <w:sz w:val="28"/>
            <w:szCs w:val="28"/>
          </w:rPr>
          <w:delText xml:space="preserve">.A.</w:delText>
        </w:r>
        <w:r>
          <w:rPr>
            <w:rFonts w:ascii="Arial" w:hAnsi="Arial" w:eastAsia="Arial" w:cs="Arial"/>
            <w:sz w:val="28"/>
            <w:szCs w:val="28"/>
          </w:rPr>
          <w:delText xml:space="preserve"> alegue que o Banco Pan S.A. recebeu o pagamento d</w:delText>
        </w:r>
        <w:r>
          <w:rPr>
            <w:rFonts w:ascii="Arial" w:hAnsi="Arial" w:eastAsia="Arial" w:cs="Arial"/>
            <w:sz w:val="28"/>
            <w:szCs w:val="28"/>
          </w:rPr>
          <w:delText xml:space="preserve">o</w:delText>
        </w:r>
        <w:r>
          <w:rPr>
            <w:rFonts w:ascii="Arial" w:hAnsi="Arial" w:eastAsia="Arial" w:cs="Arial"/>
            <w:sz w:val="28"/>
            <w:szCs w:val="28"/>
          </w:rPr>
          <w:delText xml:space="preserve"> autor</w:delText>
        </w:r>
      </w:del>
      <w:ins w:id="1309" w:author="Assessor GDSXSR" w:date="2026-10-31T19:51:13Z">
        <w:r>
          <w:rPr>
            <w:rFonts w:ascii="Arial" w:hAnsi="Arial" w:eastAsia="Arial" w:cs="Arial"/>
            <w:color w:val="808080"/>
            <w:sz w:val="28"/>
            <w:szCs w:val="28"/>
          </w:rPr>
          <w:t xml:space="preserve">contrato,</w:t>
        </w:r>
      </w:ins>
      <w:r>
        <w:rPr>
          <w:rFonts w:ascii="Arial" w:hAnsi="Arial" w:eastAsia="Arial" w:cs="Arial"/>
          <w:sz w:val="28"/>
          <w:szCs w:val="28"/>
        </w:rPr>
        <w:t xml:space="preserve"> e </w:t>
      </w:r>
      <w:del w:id="1310" w:author="Assessor GDSXSR" w:date="2026-10-31T19:51:13Z">
        <w:r>
          <w:rPr>
            <w:rFonts w:ascii="Arial" w:hAnsi="Arial" w:eastAsia="Arial" w:cs="Arial"/>
            <w:sz w:val="28"/>
            <w:szCs w:val="28"/>
          </w:rPr>
          <w:delText xml:space="preserve">deixou</w:delText>
        </w:r>
      </w:del>
      <w:ins w:id="1311" w:author="Assessor GDSXSR" w:date="2026-10-31T19:51:13Z">
        <w:r>
          <w:rPr>
            <w:rFonts w:ascii="Arial" w:hAnsi="Arial" w:eastAsia="Arial" w:cs="Arial"/>
            <w:color w:val="808080"/>
            <w:sz w:val="28"/>
            <w:szCs w:val="28"/>
          </w:rPr>
          <w:t xml:space="preserve">não</w:t>
        </w:r>
      </w:ins>
      <w:r>
        <w:rPr>
          <w:rFonts w:ascii="Arial" w:hAnsi="Arial" w:eastAsia="Arial" w:cs="Arial"/>
          <w:sz w:val="28"/>
          <w:szCs w:val="28"/>
        </w:rPr>
        <w:t xml:space="preserve"> de </w:t>
      </w:r>
      <w:del w:id="1312" w:author="Assessor GDSXSR" w:date="2026-10-31T19:51:13Z">
        <w:r>
          <w:rPr>
            <w:rFonts w:ascii="Arial" w:hAnsi="Arial" w:eastAsia="Arial" w:cs="Arial"/>
            <w:sz w:val="28"/>
            <w:szCs w:val="28"/>
          </w:rPr>
          <w:delText xml:space="preserve">comunicar</w:delText>
        </w:r>
      </w:del>
      <w:ins w:id="1313" w:author="Assessor GDSXSR" w:date="2026-10-31T19:51:13Z">
        <w:r>
          <w:rPr>
            <w:rFonts w:ascii="Arial" w:hAnsi="Arial" w:eastAsia="Arial" w:cs="Arial"/>
            <w:color w:val="808080"/>
            <w:sz w:val="28"/>
            <w:szCs w:val="28"/>
          </w:rPr>
          <w:t xml:space="preserve">fato</w:t>
        </w:r>
      </w:ins>
      <w:r>
        <w:rPr>
          <w:rFonts w:ascii="Arial" w:hAnsi="Arial" w:eastAsia="Arial" w:cs="Arial"/>
          <w:sz w:val="28"/>
          <w:szCs w:val="28"/>
        </w:rPr>
        <w:t xml:space="preserve"> </w:t>
      </w:r>
      <w:del w:id="1314" w:author="Assessor GDSXSR" w:date="2026-10-31T19:51:13Z">
        <w:r>
          <w:rPr>
            <w:rFonts w:ascii="Arial" w:hAnsi="Arial" w:eastAsia="Arial" w:cs="Arial"/>
            <w:sz w:val="28"/>
            <w:szCs w:val="28"/>
          </w:rPr>
          <w:delText xml:space="preserve">ao cessionário a extinção da dívida, tal circunstância não tem o condão</w:delText>
        </w:r>
      </w:del>
      <w:ins w:id="1315" w:author="Assessor GDSXSR" w:date="2026-10-31T19:51:13Z">
        <w:r>
          <w:rPr>
            <w:rFonts w:ascii="Arial" w:hAnsi="Arial" w:eastAsia="Arial" w:cs="Arial"/>
            <w:color w:val="808080"/>
            <w:sz w:val="28"/>
            <w:szCs w:val="28"/>
          </w:rPr>
          <w:t xml:space="preserve">exclusivo</w:t>
        </w:r>
      </w:ins>
      <w:r>
        <w:rPr>
          <w:rFonts w:ascii="Arial" w:hAnsi="Arial" w:eastAsia="Arial" w:cs="Arial"/>
          <w:sz w:val="28"/>
          <w:szCs w:val="28"/>
        </w:rPr>
        <w:t xml:space="preserve"> de </w:t>
      </w:r>
      <w:del w:id="1316" w:author="Assessor GDSXSR" w:date="2026-10-31T19:51:13Z">
        <w:r>
          <w:rPr>
            <w:rFonts w:ascii="Arial" w:hAnsi="Arial" w:eastAsia="Arial" w:cs="Arial"/>
            <w:sz w:val="28"/>
            <w:szCs w:val="28"/>
          </w:rPr>
          <w:delText xml:space="preserve">afastar</w:delText>
        </w:r>
      </w:del>
      <w:ins w:id="1317" w:author="Assessor GDSXSR" w:date="2026-10-31T19:51:13Z">
        <w:r>
          <w:rPr>
            <w:rFonts w:ascii="Arial" w:hAnsi="Arial" w:eastAsia="Arial" w:cs="Arial"/>
            <w:color w:val="808080"/>
            <w:sz w:val="28"/>
            <w:szCs w:val="28"/>
          </w:rPr>
          <w:t xml:space="preserve">terceiro</w:t>
        </w:r>
      </w:ins>
      <w:r>
        <w:rPr>
          <w:rFonts w:ascii="Arial" w:hAnsi="Arial" w:eastAsia="Arial" w:cs="Arial"/>
          <w:sz w:val="28"/>
          <w:szCs w:val="28"/>
        </w:rPr>
        <w:t xml:space="preserve"> </w:t>
      </w:r>
      <w:del w:id="1318" w:author="Assessor GDSXSR" w:date="2026-10-31T19:51:13Z">
        <w:r>
          <w:rPr>
            <w:rFonts w:ascii="Arial" w:hAnsi="Arial" w:eastAsia="Arial" w:cs="Arial"/>
            <w:sz w:val="28"/>
            <w:szCs w:val="28"/>
          </w:rPr>
          <w:delText xml:space="preserve">sua</w:delText>
        </w:r>
      </w:del>
      <w:ins w:id="1319" w:author="Assessor GDSXSR" w:date="2026-10-31T19:51:13Z">
        <w:r>
          <w:rPr>
            <w:rFonts w:ascii="Arial" w:hAnsi="Arial" w:eastAsia="Arial" w:cs="Arial"/>
            <w:color w:val="808080"/>
            <w:sz w:val="28"/>
            <w:szCs w:val="28"/>
          </w:rPr>
          <w:t xml:space="preserve">(ID</w:t>
        </w:r>
      </w:ins>
      <w:r>
        <w:rPr>
          <w:rFonts w:ascii="Arial" w:hAnsi="Arial" w:eastAsia="Arial" w:cs="Arial"/>
          <w:sz w:val="28"/>
          <w:szCs w:val="28"/>
        </w:rPr>
        <w:t xml:space="preserve"> </w:t>
      </w:r>
      <w:del w:id="1320" w:author="Assessor GDSXSR" w:date="2026-10-31T19:51:13Z">
        <w:r>
          <w:rPr>
            <w:rFonts w:ascii="Arial" w:hAnsi="Arial" w:eastAsia="Arial" w:cs="Arial"/>
            <w:sz w:val="28"/>
            <w:szCs w:val="28"/>
          </w:rPr>
          <w:delText xml:space="preserve">responsabilidade</w:delText>
        </w:r>
      </w:del>
      <w:ins w:id="1321" w:author="Assessor GDSXSR" w:date="2026-10-31T19:51:13Z">
        <w:r>
          <w:rPr>
            <w:rFonts w:ascii="Arial" w:hAnsi="Arial" w:eastAsia="Arial" w:cs="Arial"/>
            <w:color w:val="808080"/>
            <w:sz w:val="28"/>
            <w:szCs w:val="28"/>
          </w:rPr>
          <w:t xml:space="preserve">88809768</w:t>
        </w:r>
      </w:ins>
      <w:r>
        <w:rPr>
          <w:rFonts w:ascii="Arial" w:hAnsi="Arial" w:eastAsia="Arial" w:cs="Arial"/>
          <w:sz w:val="28"/>
          <w:szCs w:val="28"/>
        </w:rPr>
        <w:t xml:space="preserve"> </w:t>
      </w:r>
      <w:del w:id="1322" w:author="Assessor GDSXSR" w:date="2026-10-31T19:51:13Z">
        <w:r>
          <w:rPr>
            <w:rFonts w:ascii="Arial" w:hAnsi="Arial" w:eastAsia="Arial" w:cs="Arial"/>
            <w:sz w:val="28"/>
            <w:szCs w:val="28"/>
          </w:rPr>
          <w:delText xml:space="preserve">perante</w:delText>
        </w:r>
      </w:del>
      <w:ins w:id="1323" w:author="Assessor GDSXSR" w:date="2026-10-31T19:51:13Z">
        <w:r>
          <w:rPr>
            <w:rFonts w:ascii="Arial" w:hAnsi="Arial" w:eastAsia="Arial" w:cs="Arial"/>
            <w:color w:val="808080"/>
            <w:sz w:val="28"/>
            <w:szCs w:val="28"/>
          </w:rPr>
          <w:t xml:space="preserve">e</w:t>
        </w:r>
      </w:ins>
      <w:r>
        <w:rPr>
          <w:rFonts w:ascii="Arial" w:hAnsi="Arial" w:eastAsia="Arial" w:cs="Arial"/>
          <w:sz w:val="28"/>
          <w:szCs w:val="28"/>
        </w:rPr>
        <w:t xml:space="preserve"> </w:t>
      </w:r>
      <w:del w:id="1324" w:author="Assessor GDSXSR" w:date="2026-10-31T19:51:13Z">
        <w:r>
          <w:rPr>
            <w:rFonts w:ascii="Arial" w:hAnsi="Arial" w:eastAsia="Arial" w:cs="Arial"/>
            <w:sz w:val="28"/>
            <w:szCs w:val="28"/>
          </w:rPr>
          <w:delText xml:space="preserve">o</w:delText>
        </w:r>
        <w:r>
          <w:rPr>
            <w:rFonts w:ascii="Arial" w:hAnsi="Arial" w:eastAsia="Arial" w:cs="Arial"/>
            <w:sz w:val="28"/>
            <w:szCs w:val="28"/>
          </w:rPr>
          <w:delText xml:space="preserve"> consumidor</w:delText>
        </w:r>
      </w:del>
      <w:ins w:id="1325" w:author="Assessor GDSXSR" w:date="2026-10-31T19:51:13Z">
        <w:r>
          <w:rPr>
            <w:rFonts w:ascii="Arial" w:hAnsi="Arial" w:eastAsia="Arial" w:cs="Arial"/>
            <w:color w:val="808080"/>
            <w:sz w:val="28"/>
            <w:szCs w:val="28"/>
          </w:rPr>
          <w:t xml:space="preserve">88809772)</w:t>
        </w:r>
      </w:ins>
      <w:r>
        <w:rPr>
          <w:rFonts w:ascii="Arial" w:hAnsi="Arial" w:eastAsia="Arial" w:cs="Arial"/>
          <w:sz w:val="28"/>
          <w:szCs w:val="28"/>
        </w:rPr>
        <w:t xml:space="preserve">.</w:t>
      </w:r>
    </w:p>
    <w:p w:rsidR="41697F72" w:rsidP="00AB1CCC" w:rsidRDefault="41697F72" w14:paraId="073FE015" w14:textId="44C9EF74">
      <w:pPr>
        <w:spacing w:after="0" w:line="360" w:lineRule="auto"/>
        <w:ind w:firstLine="2268"/>
        <w:jc w:val="both"/>
        <w:rPr>
          <w:rFonts w:ascii="Arial" w:hAnsi="Arial" w:eastAsia="Arial" w:cs="Arial"/>
          <w:sz w:val="28"/>
          <w:szCs w:val="28"/>
        </w:rPr>
      </w:pPr>
    </w:p>
    <w:p w:rsidR="3673B5CC" w:rsidP="00AB1CCC" w:rsidRDefault="3673B5CC" w14:paraId="0A2E07D9" w14:textId="4C75B53A">
      <w:pPr>
        <w:spacing w:after="0" w:line="360" w:lineRule="auto"/>
        <w:ind w:firstLine="2268"/>
        <w:jc w:val="both"/>
      </w:pPr>
      <w:del w:id="1326" w:author="Assessor GDSXSR" w:date="2026-10-31T19:51:13Z">
        <w:r>
          <w:rPr>
            <w:rFonts w:ascii="Arial" w:hAnsi="Arial" w:eastAsia="Arial" w:cs="Arial"/>
            <w:sz w:val="28"/>
            <w:szCs w:val="28"/>
          </w:rPr>
          <w:delText xml:space="preserve">Ao</w:delText>
        </w:r>
      </w:del>
      <w:ins w:id="1327" w:author="Assessor GDSXSR" w:date="2026-10-31T19:51:13Z">
        <w:r>
          <w:rPr>
            <w:rFonts w:ascii="Arial" w:hAnsi="Arial" w:eastAsia="Arial" w:cs="Arial"/>
            <w:color w:val="808080"/>
            <w:sz w:val="28"/>
            <w:szCs w:val="28"/>
          </w:rPr>
          <w:t xml:space="preserve">No caso, ao</w:t>
        </w:r>
      </w:ins>
      <w:r>
        <w:rPr>
          <w:rFonts w:ascii="Arial" w:hAnsi="Arial" w:eastAsia="Arial" w:cs="Arial"/>
          <w:sz w:val="28"/>
          <w:szCs w:val="28"/>
        </w:rPr>
        <w:t xml:space="preserve"> adquirir o crédito por cessão, o </w:t>
      </w:r>
      <w:del w:id="1328" w:author="Assessor GDSXSR" w:date="2026-10-31T19:51:13Z">
        <w:r>
          <w:rPr>
            <w:rFonts w:ascii="Arial" w:hAnsi="Arial" w:eastAsia="Arial" w:cs="Arial"/>
            <w:sz w:val="28"/>
            <w:szCs w:val="28"/>
          </w:rPr>
          <w:delText xml:space="preserve">réu/</w:delText>
        </w:r>
        <w:r>
          <w:rPr>
            <w:rFonts w:ascii="Arial" w:hAnsi="Arial" w:eastAsia="Arial" w:cs="Arial"/>
            <w:sz w:val="28"/>
            <w:szCs w:val="28"/>
          </w:rPr>
          <w:delText xml:space="preserve">apelante </w:delText>
        </w:r>
      </w:del>
      <w:r>
        <w:rPr>
          <w:rFonts w:ascii="Arial" w:hAnsi="Arial" w:eastAsia="Arial" w:cs="Arial"/>
          <w:sz w:val="28"/>
          <w:szCs w:val="28"/>
        </w:rPr>
        <w:t xml:space="preserve">Banrisul </w:t>
      </w:r>
      <w:r>
        <w:rPr>
          <w:rFonts w:ascii="Arial" w:hAnsi="Arial" w:eastAsia="Arial" w:cs="Arial"/>
          <w:sz w:val="28"/>
          <w:szCs w:val="28"/>
        </w:rPr>
        <w:t xml:space="preserve">assumiu a </w:t>
      </w:r>
      <w:del w:id="1329" w:author="Assessor GDSXSR" w:date="2026-10-31T19:51:13Z">
        <w:r>
          <w:rPr>
            <w:rFonts w:ascii="Arial" w:hAnsi="Arial" w:eastAsia="Arial" w:cs="Arial"/>
            <w:sz w:val="28"/>
            <w:szCs w:val="28"/>
          </w:rPr>
          <w:delText xml:space="preserve">posição de titular</w:delText>
        </w:r>
      </w:del>
      <w:ins w:id="1330" w:author="Assessor GDSXSR" w:date="2026-10-31T19:51:13Z">
        <w:r>
          <w:rPr>
            <w:rFonts w:ascii="Arial" w:hAnsi="Arial" w:eastAsia="Arial" w:cs="Arial"/>
            <w:color w:val="808080"/>
            <w:sz w:val="28"/>
            <w:szCs w:val="28"/>
          </w:rPr>
          <w:t xml:space="preserve">titularidade</w:t>
        </w:r>
      </w:ins>
      <w:r>
        <w:rPr>
          <w:rFonts w:ascii="Arial" w:hAnsi="Arial" w:eastAsia="Arial" w:cs="Arial"/>
          <w:sz w:val="28"/>
          <w:szCs w:val="28"/>
        </w:rPr>
        <w:t xml:space="preserve"> da relação obrigacional</w:t>
      </w:r>
      <w:del w:id="1331" w:author="Assessor GDSXSR" w:date="2026-10-31T19:51:13Z">
        <w:r>
          <w:rPr>
            <w:rFonts w:ascii="Arial" w:hAnsi="Arial" w:eastAsia="Arial" w:cs="Arial"/>
            <w:sz w:val="28"/>
            <w:szCs w:val="28"/>
          </w:rPr>
          <w:delText xml:space="preserve">,</w:delText>
        </w:r>
      </w:del>
      <w:r>
        <w:rPr>
          <w:rFonts w:ascii="Arial" w:hAnsi="Arial" w:eastAsia="Arial" w:cs="Arial"/>
          <w:sz w:val="28"/>
          <w:szCs w:val="28"/>
        </w:rPr>
        <w:t xml:space="preserve"> </w:t>
      </w:r>
      <w:del w:id="1332" w:author="Assessor GDSXSR" w:date="2026-10-31T19:51:13Z">
        <w:r>
          <w:rPr>
            <w:rFonts w:ascii="Arial" w:hAnsi="Arial" w:eastAsia="Arial" w:cs="Arial"/>
            <w:sz w:val="28"/>
            <w:szCs w:val="28"/>
          </w:rPr>
          <w:delText xml:space="preserve">bem como</w:delText>
        </w:r>
      </w:del>
      <w:ins w:id="1333" w:author="Assessor GDSXSR" w:date="2026-10-31T19:51:13Z">
        <w:r>
          <w:rPr>
            <w:rFonts w:ascii="Arial" w:hAnsi="Arial" w:eastAsia="Arial" w:cs="Arial"/>
            <w:color w:val="808080"/>
            <w:sz w:val="28"/>
            <w:szCs w:val="28"/>
          </w:rPr>
          <w:t xml:space="preserve">e</w:t>
        </w:r>
      </w:ins>
      <w:r>
        <w:rPr>
          <w:rFonts w:ascii="Arial" w:hAnsi="Arial" w:eastAsia="Arial" w:cs="Arial"/>
          <w:sz w:val="28"/>
          <w:szCs w:val="28"/>
        </w:rPr>
        <w:t xml:space="preserve"> os riscos</w:t>
      </w:r>
      <w:del w:id="1334" w:author="Assessor GDSXSR" w:date="2026-10-31T19:51:13Z">
        <w:r>
          <w:rPr>
            <w:rFonts w:ascii="Arial" w:hAnsi="Arial" w:eastAsia="Arial" w:cs="Arial"/>
            <w:sz w:val="28"/>
            <w:szCs w:val="28"/>
          </w:rPr>
          <w:delText xml:space="preserve"> inerentes à operação e à regularidade</w:delText>
        </w:r>
      </w:del>
      <w:r>
        <w:rPr>
          <w:rFonts w:ascii="Arial" w:hAnsi="Arial" w:eastAsia="Arial" w:cs="Arial"/>
          <w:sz w:val="28"/>
          <w:szCs w:val="28"/>
        </w:rPr>
        <w:t xml:space="preserve"> das cobranças dela decorrentes.</w:t>
      </w:r>
      <w:del w:id="1335" w:author="Assessor GDSXSR" w:date="2026-10-31T19:51:13Z">
        <w:r>
          <w:rPr>
            <w:rFonts w:ascii="Arial" w:hAnsi="Arial" w:eastAsia="Arial" w:cs="Arial"/>
            <w:sz w:val="28"/>
            <w:szCs w:val="28"/>
          </w:rPr>
          <w:delText xml:space="preserve"> Eventual falha de comunicação entre cedente e cessionário constitui questão interna entre as instituições financeiras, insuscetível de ser oposta ao consumidor para eximir a responsabilidade pelos descontos indevidamente mantidos.</w:delText>
        </w:r>
      </w:del>
    </w:p>
    <w:p w:rsidR="41697F72" w:rsidP="00AB1CCC" w:rsidRDefault="41697F72" w14:paraId="015BB3DF" w14:textId="024534F4">
      <w:pPr>
        <w:spacing w:after="0" w:line="360" w:lineRule="auto"/>
        <w:ind w:firstLine="2268"/>
        <w:jc w:val="both"/>
        <w:rPr>
          <w:rFonts w:ascii="Arial" w:hAnsi="Arial" w:eastAsia="Arial" w:cs="Arial"/>
          <w:sz w:val="28"/>
          <w:szCs w:val="28"/>
        </w:rPr>
      </w:pPr>
    </w:p>
    <w:p w:rsidR="00CF68F4" w:rsidP="00AB1CCC" w:rsidRDefault="5A52B8C8" w14:paraId="1F6B3FE1" w14:textId="77777777">
      <w:pPr>
        <w:spacing w:after="0" w:line="360" w:lineRule="auto"/>
        <w:ind w:firstLine="2268"/>
        <w:jc w:val="both"/>
        <w:rPr>
          <w:ins w:id="1342" w:author="Assessor GDSXSR" w:date="2026-10-31T19:51:13Z"/>
          <w:rFonts w:ascii="Arial" w:hAnsi="Arial" w:eastAsia="Arial" w:cs="Arial"/>
          <w:sz w:val="28"/>
          <w:szCs w:val="28"/>
        </w:rPr>
      </w:pPr>
      <w:del w:id="1336" w:author="Assessor GDSXSR" w:date="2026-10-31T19:51:13Z">
        <w:r>
          <w:rPr>
            <w:rFonts w:ascii="Arial" w:hAnsi="Arial" w:eastAsia="Arial" w:cs="Arial"/>
            <w:sz w:val="28"/>
            <w:szCs w:val="28"/>
          </w:rPr>
          <w:delText xml:space="preserve">A</w:delText>
        </w:r>
      </w:del>
      <w:ins w:id="1337" w:author="Assessor GDSXSR" w:date="2026-10-31T19:51:13Z">
        <w:r>
          <w:rPr>
            <w:rFonts w:ascii="Arial" w:hAnsi="Arial" w:eastAsia="Arial" w:cs="Arial"/>
            <w:color w:val="808080"/>
            <w:sz w:val="28"/>
            <w:szCs w:val="28"/>
          </w:rPr>
          <w:t xml:space="preserve">Por outro lado, a</w:t>
        </w:r>
      </w:ins>
      <w:r>
        <w:rPr>
          <w:rFonts w:ascii="Arial" w:hAnsi="Arial" w:eastAsia="Arial" w:cs="Arial"/>
          <w:sz w:val="28"/>
          <w:szCs w:val="28"/>
        </w:rPr>
        <w:t xml:space="preserve"> excludente prevista no art. 14, § 3º, </w:t>
      </w:r>
      <w:del w:id="1338" w:author="Assessor GDSXSR" w:date="2026-10-31T19:51:13Z">
        <w:r>
          <w:rPr>
            <w:rFonts w:ascii="Arial" w:hAnsi="Arial" w:eastAsia="Arial" w:cs="Arial"/>
            <w:sz w:val="28"/>
            <w:szCs w:val="28"/>
          </w:rPr>
          <w:delText xml:space="preserve">II, </w:delText>
        </w:r>
      </w:del>
      <w:r>
        <w:rPr>
          <w:rFonts w:ascii="Arial" w:hAnsi="Arial" w:eastAsia="Arial" w:cs="Arial"/>
          <w:sz w:val="28"/>
          <w:szCs w:val="28"/>
        </w:rPr>
        <w:t xml:space="preserve">do CDC</w:t>
      </w:r>
      <w:del w:id="1339" w:author="Assessor GDSXSR" w:date="2026-10-31T19:51:13Z">
        <w:r>
          <w:rPr>
            <w:rFonts w:ascii="Arial" w:hAnsi="Arial" w:eastAsia="Arial" w:cs="Arial"/>
            <w:sz w:val="28"/>
            <w:szCs w:val="28"/>
          </w:rPr>
          <w:delText xml:space="preserve">,</w:delText>
        </w:r>
      </w:del>
      <w:r>
        <w:rPr>
          <w:rFonts w:ascii="Arial" w:hAnsi="Arial" w:eastAsia="Arial" w:cs="Arial"/>
          <w:sz w:val="28"/>
          <w:szCs w:val="28"/>
        </w:rPr>
        <w:t xml:space="preserve"> </w:t>
      </w:r>
      <w:r>
        <w:rPr>
          <w:rFonts w:ascii="Arial" w:hAnsi="Arial" w:eastAsia="Arial" w:cs="Arial"/>
          <w:sz w:val="28"/>
          <w:szCs w:val="28"/>
        </w:rPr>
        <w:t xml:space="preserve">somente se configura quando o dano decorre exclusivamente da atuação de terceiro</w:t>
      </w:r>
      <w:del w:id="1340" w:author="Assessor GDSXSR" w:date="2026-10-31T19:51:13Z">
        <w:r>
          <w:rPr>
            <w:rFonts w:ascii="Arial" w:hAnsi="Arial" w:eastAsia="Arial" w:cs="Arial"/>
            <w:sz w:val="28"/>
            <w:szCs w:val="28"/>
          </w:rPr>
          <w:delText xml:space="preserve">, sem qualquer vinculação com a atividade desenvolvida pelo fornecedor demandado. </w:delText>
        </w:r>
      </w:del>
      <w:ins w:id="1341" w:author="Assessor GDSXSR" w:date="2026-10-31T19:51:13Z">
        <w:r>
          <w:rPr>
            <w:rFonts w:ascii="Arial" w:hAnsi="Arial" w:eastAsia="Arial" w:cs="Arial"/>
            <w:color w:val="808080"/>
            <w:sz w:val="28"/>
            <w:szCs w:val="28"/>
          </w:rPr>
          <w:t xml:space="preserve">:</w:t>
        </w:r>
      </w:ins>
    </w:p>
    <w:p>
      <w:pPr>
        <w:spacing w:after="0" w:line="360" w:lineRule="auto"/>
        <w:ind w:firstLine="2268"/>
        <w:jc w:val="both"/>
        <w:rPr>
          <w:ins w:id="1343" w:author="Assessor GDSXSR" w:date="2026-10-31T19:51:13Z"/>
          <w:rFonts w:ascii="Arial" w:hAnsi="Arial" w:eastAsia="Arial" w:cs="Arial"/>
          <w:sz w:val="28"/>
          <w:szCs w:val="28"/>
        </w:rPr>
      </w:pPr>
    </w:p>
    <w:p>
      <w:pPr>
        <w:spacing w:after="0" w:line="360" w:lineRule="auto"/>
        <w:ind w:left="2268"/>
        <w:jc w:val="both"/>
        <w:rPr>
          <w:rFonts w:ascii="Arial" w:hAnsi="Arial" w:eastAsia="Arial" w:cs="Arial"/>
          <w:sz w:val="28"/>
          <w:szCs w:val="28"/>
        </w:rPr>
      </w:pPr>
      <w:ins w:id="1344" w:author="Assessor GDSXSR" w:date="2026-10-31T19:51:13Z">
        <w:r>
          <w:rPr>
            <w:rFonts w:ascii="Arial" w:hAnsi="Arial" w:eastAsia="Arial" w:cs="Arial"/>
            <w:i/>
            <w:color w:val="808080"/>
            <w:sz w:val="26"/>
            <w:szCs w:val="28"/>
          </w:rPr>
          <w:t xml:space="preserve">“Art. 14. (...) § 3° O fornecedor de serviços só não será responsabilizado quando provar: (...) II - a culpa exclusiva do consumidor ou de terceiro.”</w:t>
        </w:r>
      </w:ins>
    </w:p>
    <w:p w:rsidR="00CF68F4" w:rsidP="00AB1CCC" w:rsidRDefault="00CF68F4" w14:paraId="38F5C0DE" w14:textId="77777777">
      <w:pPr>
        <w:spacing w:after="0" w:line="360" w:lineRule="auto"/>
        <w:ind w:firstLine="2268"/>
        <w:jc w:val="both"/>
        <w:rPr>
          <w:rFonts w:ascii="Arial" w:hAnsi="Arial" w:eastAsia="Arial" w:cs="Arial"/>
          <w:sz w:val="28"/>
          <w:szCs w:val="28"/>
        </w:rPr>
      </w:pPr>
    </w:p>
    <w:p w:rsidR="3673B5CC" w:rsidP="00AB1CCC" w:rsidRDefault="5A52B8C8" w14:paraId="7218B330" w14:textId="1F9518ED">
      <w:pPr>
        <w:spacing w:after="0" w:line="360" w:lineRule="auto"/>
        <w:ind w:firstLine="2268"/>
        <w:jc w:val="both"/>
        <w:rPr>
          <w:rFonts w:ascii="Arial" w:hAnsi="Arial" w:eastAsia="Arial" w:cs="Arial"/>
          <w:sz w:val="28"/>
          <w:szCs w:val="28"/>
        </w:rPr>
      </w:pPr>
      <w:del w:id="1345" w:author="Assessor GDSXSR" w:date="2026-10-31T19:51:13Z">
        <w:r>
          <w:rPr>
            <w:rFonts w:ascii="Arial" w:hAnsi="Arial" w:eastAsia="Arial" w:cs="Arial"/>
            <w:sz w:val="28"/>
            <w:szCs w:val="28"/>
          </w:rPr>
          <w:delText xml:space="preserve">No caso</w:delText>
        </w:r>
      </w:del>
      <w:ins w:id="1346" w:author="Assessor GDSXSR" w:date="2026-10-31T19:51:13Z">
        <w:r>
          <w:rPr>
            <w:rFonts w:ascii="Arial" w:hAnsi="Arial" w:eastAsia="Arial" w:cs="Arial"/>
            <w:color w:val="808080"/>
            <w:sz w:val="28"/>
            <w:szCs w:val="28"/>
          </w:rPr>
          <w:t xml:space="preserve">Portanto</w:t>
        </w:r>
      </w:ins>
      <w:r>
        <w:rPr>
          <w:rFonts w:ascii="Arial" w:hAnsi="Arial" w:eastAsia="Arial" w:cs="Arial"/>
          <w:sz w:val="28"/>
          <w:szCs w:val="28"/>
          <w:highlight w:val="yellow"/>
          <w:rPrChange w:id="1374" w:author="Assessor GDSXSR" w:date="2026-10-31T19:51:13Z">
            <w:rPr>
              <w:rFonts w:ascii="Arial" w:hAnsi="Arial" w:eastAsia="Arial" w:cs="Arial"/>
              <w:sz w:val="28"/>
              <w:szCs w:val="28"/>
            </w:rPr>
          </w:rPrChange>
        </w:rPr>
        <w:t xml:space="preserve">, </w:t>
      </w:r>
      <w:del w:id="1347" w:author="Assessor GDSXSR" w:date="2026-10-31T19:51:13Z">
        <w:r>
          <w:rPr>
            <w:rFonts w:ascii="Arial" w:hAnsi="Arial" w:eastAsia="Arial" w:cs="Arial"/>
            <w:sz w:val="28"/>
            <w:szCs w:val="28"/>
          </w:rPr>
          <w:delText xml:space="preserve">os descontos permaneceram sendo realizados após a quitação da dívida, evidenciando</w:delText>
        </w:r>
      </w:del>
      <w:ins w:id="1348" w:author="Assessor GDSXSR" w:date="2026-10-31T19:51:13Z">
        <w:r>
          <w:rPr>
            <w:rFonts w:ascii="Arial" w:hAnsi="Arial" w:eastAsia="Arial" w:cs="Arial"/>
            <w:color w:val="808080"/>
            <w:sz w:val="28"/>
            <w:szCs w:val="28"/>
          </w:rPr>
          <w:t xml:space="preserve">eventual</w:t>
        </w:r>
      </w:ins>
      <w:r>
        <w:rPr>
          <w:rFonts w:ascii="Arial" w:hAnsi="Arial" w:eastAsia="Arial" w:cs="Arial"/>
          <w:sz w:val="28"/>
          <w:szCs w:val="28"/>
          <w:highlight w:val="yellow"/>
          <w:rPrChange w:id="1375" w:author="Assessor GDSXSR" w:date="2026-10-31T19:51:13Z">
            <w:rPr>
              <w:rFonts w:ascii="Arial" w:hAnsi="Arial" w:eastAsia="Arial" w:cs="Arial"/>
              <w:sz w:val="28"/>
              <w:szCs w:val="28"/>
            </w:rPr>
          </w:rPrChange>
        </w:rPr>
        <w:t xml:space="preserve"> falha </w:t>
      </w:r>
      <w:del w:id="1349" w:author="Assessor GDSXSR" w:date="2026-10-31T19:51:13Z">
        <w:r>
          <w:rPr>
            <w:rFonts w:ascii="Arial" w:hAnsi="Arial" w:eastAsia="Arial" w:cs="Arial"/>
            <w:sz w:val="28"/>
            <w:szCs w:val="28"/>
          </w:rPr>
          <w:delText xml:space="preserve">na</w:delText>
        </w:r>
      </w:del>
      <w:ins w:id="1350" w:author="Assessor GDSXSR" w:date="2026-10-31T19:51:13Z">
        <w:r>
          <w:rPr>
            <w:rFonts w:ascii="Arial" w:hAnsi="Arial" w:eastAsia="Arial" w:cs="Arial"/>
            <w:color w:val="808080"/>
            <w:sz w:val="28"/>
            <w:szCs w:val="28"/>
          </w:rPr>
          <w:t xml:space="preserve">de</w:t>
        </w:r>
      </w:ins>
      <w:r>
        <w:rPr>
          <w:rFonts w:ascii="Arial" w:hAnsi="Arial" w:eastAsia="Arial" w:cs="Arial"/>
          <w:sz w:val="28"/>
          <w:szCs w:val="28"/>
          <w:highlight w:val="yellow"/>
          <w:rPrChange w:id="1376" w:author="Assessor GDSXSR" w:date="2026-10-31T19:51:13Z">
            <w:rPr>
              <w:rFonts w:ascii="Arial" w:hAnsi="Arial" w:eastAsia="Arial" w:cs="Arial"/>
              <w:sz w:val="28"/>
              <w:szCs w:val="28"/>
            </w:rPr>
          </w:rPrChange>
        </w:rPr>
        <w:t xml:space="preserve"> </w:t>
      </w:r>
      <w:del w:id="1351" w:author="Assessor GDSXSR" w:date="2026-10-31T19:51:13Z">
        <w:r>
          <w:rPr>
            <w:rFonts w:ascii="Arial" w:hAnsi="Arial" w:eastAsia="Arial" w:cs="Arial"/>
            <w:sz w:val="28"/>
            <w:szCs w:val="28"/>
          </w:rPr>
          <w:delText xml:space="preserve">prestação</w:delText>
        </w:r>
      </w:del>
      <w:ins w:id="1352" w:author="Assessor GDSXSR" w:date="2026-10-31T19:51:13Z">
        <w:r>
          <w:rPr>
            <w:rFonts w:ascii="Arial" w:hAnsi="Arial" w:eastAsia="Arial" w:cs="Arial"/>
            <w:color w:val="808080"/>
            <w:sz w:val="28"/>
            <w:szCs w:val="28"/>
          </w:rPr>
          <w:t xml:space="preserve">comunicação</w:t>
        </w:r>
      </w:ins>
      <w:r>
        <w:rPr>
          <w:rFonts w:ascii="Arial" w:hAnsi="Arial" w:eastAsia="Arial" w:cs="Arial"/>
          <w:sz w:val="28"/>
          <w:szCs w:val="28"/>
          <w:highlight w:val="yellow"/>
          <w:rPrChange w:id="1377" w:author="Assessor GDSXSR" w:date="2026-10-31T19:51:13Z">
            <w:rPr>
              <w:rFonts w:ascii="Arial" w:hAnsi="Arial" w:eastAsia="Arial" w:cs="Arial"/>
              <w:sz w:val="28"/>
              <w:szCs w:val="28"/>
            </w:rPr>
          </w:rPrChange>
        </w:rPr>
        <w:t xml:space="preserve"> do</w:t>
      </w:r>
      <w:del w:id="1353" w:author="Assessor GDSXSR" w:date="2026-10-31T19:51:13Z">
        <w:r>
          <w:rPr>
            <w:rFonts w:ascii="Arial" w:hAnsi="Arial" w:eastAsia="Arial" w:cs="Arial"/>
            <w:sz w:val="28"/>
            <w:szCs w:val="28"/>
          </w:rPr>
          <w:delText xml:space="preserve"> serviço relacionada à própria gestão do contrato cedido. </w:delText>
        </w:r>
        <w:r>
          <w:rPr>
            <w:rFonts w:ascii="Arial" w:hAnsi="Arial" w:eastAsia="Arial" w:cs="Arial"/>
            <w:sz w:val="28"/>
            <w:szCs w:val="28"/>
          </w:rPr>
          <w:delText xml:space="preserve">Portanto</w:delText>
        </w:r>
        <w:r>
          <w:rPr>
            <w:rFonts w:ascii="Arial" w:hAnsi="Arial" w:eastAsia="Arial" w:cs="Arial"/>
            <w:sz w:val="28"/>
            <w:szCs w:val="28"/>
          </w:rPr>
          <w:delText xml:space="preserve">, ainda que o</w:delText>
        </w:r>
      </w:del>
      <w:r>
        <w:rPr>
          <w:rFonts w:ascii="Arial" w:hAnsi="Arial" w:eastAsia="Arial" w:cs="Arial"/>
          <w:sz w:val="28"/>
          <w:szCs w:val="28"/>
          <w:highlight w:val="yellow"/>
          <w:rPrChange w:id="1378" w:author="Assessor GDSXSR" w:date="2026-10-31T19:51:13Z">
            <w:rPr>
              <w:rFonts w:ascii="Arial" w:hAnsi="Arial" w:eastAsia="Arial" w:cs="Arial"/>
              <w:sz w:val="28"/>
              <w:szCs w:val="28"/>
            </w:rPr>
          </w:rPrChange>
        </w:rPr>
        <w:t xml:space="preserve"> Banco Pan S.A. </w:t>
      </w:r>
      <w:del w:id="1354" w:author="Assessor GDSXSR" w:date="2026-10-31T19:51:13Z">
        <w:r>
          <w:rPr>
            <w:rFonts w:ascii="Arial" w:hAnsi="Arial" w:eastAsia="Arial" w:cs="Arial"/>
            <w:sz w:val="28"/>
            <w:szCs w:val="28"/>
          </w:rPr>
          <w:delText xml:space="preserve">não</w:delText>
        </w:r>
      </w:del>
      <w:ins w:id="1355" w:author="Assessor GDSXSR" w:date="2026-10-31T19:51:13Z">
        <w:r>
          <w:rPr>
            <w:rFonts w:ascii="Arial" w:hAnsi="Arial" w:eastAsia="Arial" w:cs="Arial"/>
            <w:color w:val="808080"/>
            <w:sz w:val="28"/>
            <w:szCs w:val="28"/>
          </w:rPr>
          <w:t xml:space="preserve">é</w:t>
        </w:r>
      </w:ins>
      <w:r>
        <w:rPr>
          <w:rFonts w:ascii="Arial" w:hAnsi="Arial" w:eastAsia="Arial" w:cs="Arial"/>
          <w:sz w:val="28"/>
          <w:szCs w:val="28"/>
          <w:highlight w:val="yellow"/>
          <w:rPrChange w:id="1379" w:author="Assessor GDSXSR" w:date="2026-10-31T19:51:13Z">
            <w:rPr>
              <w:rFonts w:ascii="Arial" w:hAnsi="Arial" w:eastAsia="Arial" w:cs="Arial"/>
              <w:sz w:val="28"/>
              <w:szCs w:val="28"/>
            </w:rPr>
          </w:rPrChange>
        </w:rPr>
        <w:t xml:space="preserve"> </w:t>
      </w:r>
      <w:del w:id="1356" w:author="Assessor GDSXSR" w:date="2026-10-31T19:51:13Z">
        <w:r>
          <w:rPr>
            <w:rFonts w:ascii="Arial" w:hAnsi="Arial" w:eastAsia="Arial" w:cs="Arial"/>
            <w:sz w:val="28"/>
            <w:szCs w:val="28"/>
          </w:rPr>
          <w:delText xml:space="preserve">tenha</w:delText>
        </w:r>
      </w:del>
      <w:ins w:id="1357" w:author="Assessor GDSXSR" w:date="2026-10-31T19:51:13Z">
        <w:r>
          <w:rPr>
            <w:rFonts w:ascii="Arial" w:hAnsi="Arial" w:eastAsia="Arial" w:cs="Arial"/>
            <w:color w:val="808080"/>
            <w:sz w:val="28"/>
            <w:szCs w:val="28"/>
          </w:rPr>
          <w:t xml:space="preserve">questão</w:t>
        </w:r>
      </w:ins>
      <w:r>
        <w:rPr>
          <w:rFonts w:ascii="Arial" w:hAnsi="Arial" w:eastAsia="Arial" w:cs="Arial"/>
          <w:sz w:val="28"/>
          <w:szCs w:val="28"/>
          <w:highlight w:val="yellow"/>
          <w:rPrChange w:id="1380" w:author="Assessor GDSXSR" w:date="2026-10-31T19:51:13Z">
            <w:rPr>
              <w:rFonts w:ascii="Arial" w:hAnsi="Arial" w:eastAsia="Arial" w:cs="Arial"/>
              <w:sz w:val="28"/>
              <w:szCs w:val="28"/>
            </w:rPr>
          </w:rPrChange>
        </w:rPr>
        <w:t xml:space="preserve"> </w:t>
      </w:r>
      <w:del w:id="1358" w:author="Assessor GDSXSR" w:date="2026-10-31T19:51:13Z">
        <w:r>
          <w:rPr>
            <w:rFonts w:ascii="Arial" w:hAnsi="Arial" w:eastAsia="Arial" w:cs="Arial"/>
            <w:sz w:val="28"/>
            <w:szCs w:val="28"/>
          </w:rPr>
          <w:delText xml:space="preserve">informado</w:delText>
        </w:r>
      </w:del>
      <w:ins w:id="1359" w:author="Assessor GDSXSR" w:date="2026-10-31T19:51:13Z">
        <w:r>
          <w:rPr>
            <w:rFonts w:ascii="Arial" w:hAnsi="Arial" w:eastAsia="Arial" w:cs="Arial"/>
            <w:color w:val="808080"/>
            <w:sz w:val="28"/>
            <w:szCs w:val="28"/>
          </w:rPr>
          <w:t xml:space="preserve">interna</w:t>
        </w:r>
      </w:ins>
      <w:r>
        <w:rPr>
          <w:rFonts w:ascii="Arial" w:hAnsi="Arial" w:eastAsia="Arial" w:cs="Arial"/>
          <w:sz w:val="28"/>
          <w:szCs w:val="28"/>
          <w:highlight w:val="yellow"/>
          <w:rPrChange w:id="1381" w:author="Assessor GDSXSR" w:date="2026-10-31T19:51:13Z">
            <w:rPr>
              <w:rFonts w:ascii="Arial" w:hAnsi="Arial" w:eastAsia="Arial" w:cs="Arial"/>
              <w:sz w:val="28"/>
              <w:szCs w:val="28"/>
            </w:rPr>
          </w:rPrChange>
        </w:rPr>
        <w:t xml:space="preserve"> </w:t>
      </w:r>
      <w:del w:id="1360" w:author="Assessor GDSXSR" w:date="2026-10-31T19:51:13Z">
        <w:r>
          <w:rPr>
            <w:rFonts w:ascii="Arial" w:hAnsi="Arial" w:eastAsia="Arial" w:cs="Arial"/>
            <w:sz w:val="28"/>
            <w:szCs w:val="28"/>
          </w:rPr>
          <w:delText xml:space="preserve">tempestivamente</w:delText>
        </w:r>
      </w:del>
      <w:ins w:id="1361" w:author="Assessor GDSXSR" w:date="2026-10-31T19:51:13Z">
        <w:r>
          <w:rPr>
            <w:rFonts w:ascii="Arial" w:hAnsi="Arial" w:eastAsia="Arial" w:cs="Arial"/>
            <w:color w:val="808080"/>
            <w:sz w:val="28"/>
            <w:szCs w:val="28"/>
          </w:rPr>
          <w:t xml:space="preserve">entre</w:t>
        </w:r>
      </w:ins>
      <w:r>
        <w:rPr>
          <w:rFonts w:ascii="Arial" w:hAnsi="Arial" w:eastAsia="Arial" w:cs="Arial"/>
          <w:sz w:val="28"/>
          <w:szCs w:val="28"/>
          <w:highlight w:val="yellow"/>
          <w:rPrChange w:id="1382" w:author="Assessor GDSXSR" w:date="2026-10-31T19:51:13Z">
            <w:rPr>
              <w:rFonts w:ascii="Arial" w:hAnsi="Arial" w:eastAsia="Arial" w:cs="Arial"/>
              <w:sz w:val="28"/>
              <w:szCs w:val="28"/>
            </w:rPr>
          </w:rPrChange>
        </w:rPr>
        <w:t xml:space="preserve"> </w:t>
      </w:r>
      <w:del w:id="1362" w:author="Assessor GDSXSR" w:date="2026-10-31T19:51:13Z">
        <w:r>
          <w:rPr>
            <w:rFonts w:ascii="Arial" w:hAnsi="Arial" w:eastAsia="Arial" w:cs="Arial"/>
            <w:sz w:val="28"/>
            <w:szCs w:val="28"/>
          </w:rPr>
          <w:delText xml:space="preserve">a</w:delText>
        </w:r>
      </w:del>
      <w:ins w:id="1363" w:author="Assessor GDSXSR" w:date="2026-10-31T19:51:13Z">
        <w:r>
          <w:rPr>
            <w:rFonts w:ascii="Arial" w:hAnsi="Arial" w:eastAsia="Arial" w:cs="Arial"/>
            <w:color w:val="808080"/>
            <w:sz w:val="28"/>
            <w:szCs w:val="28"/>
          </w:rPr>
          <w:t xml:space="preserve">as</w:t>
        </w:r>
      </w:ins>
      <w:r>
        <w:rPr>
          <w:rFonts w:ascii="Arial" w:hAnsi="Arial" w:eastAsia="Arial" w:cs="Arial"/>
          <w:sz w:val="28"/>
          <w:szCs w:val="28"/>
          <w:highlight w:val="yellow"/>
          <w:rPrChange w:id="1383" w:author="Assessor GDSXSR" w:date="2026-10-31T19:51:13Z">
            <w:rPr>
              <w:rFonts w:ascii="Arial" w:hAnsi="Arial" w:eastAsia="Arial" w:cs="Arial"/>
              <w:sz w:val="28"/>
              <w:szCs w:val="28"/>
            </w:rPr>
          </w:rPrChange>
        </w:rPr>
        <w:t xml:space="preserve"> </w:t>
      </w:r>
      <w:del w:id="1364" w:author="Assessor GDSXSR" w:date="2026-10-31T19:51:13Z">
        <w:r>
          <w:rPr>
            <w:rFonts w:ascii="Arial" w:hAnsi="Arial" w:eastAsia="Arial" w:cs="Arial"/>
            <w:sz w:val="28"/>
            <w:szCs w:val="28"/>
          </w:rPr>
          <w:delText xml:space="preserve">quitação</w:delText>
        </w:r>
      </w:del>
      <w:ins w:id="1365" w:author="Assessor GDSXSR" w:date="2026-10-31T19:51:13Z">
        <w:r>
          <w:rPr>
            <w:rFonts w:ascii="Arial" w:hAnsi="Arial" w:eastAsia="Arial" w:cs="Arial"/>
            <w:color w:val="808080"/>
            <w:sz w:val="28"/>
            <w:szCs w:val="28"/>
          </w:rPr>
          <w:t xml:space="preserve">instituições</w:t>
        </w:r>
      </w:ins>
      <w:r>
        <w:rPr>
          <w:rFonts w:ascii="Arial" w:hAnsi="Arial" w:eastAsia="Arial" w:cs="Arial"/>
          <w:sz w:val="28"/>
          <w:szCs w:val="28"/>
          <w:highlight w:val="yellow"/>
          <w:rPrChange w:id="1384" w:author="Assessor GDSXSR" w:date="2026-10-31T19:51:13Z">
            <w:rPr>
              <w:rFonts w:ascii="Arial" w:hAnsi="Arial" w:eastAsia="Arial" w:cs="Arial"/>
              <w:sz w:val="28"/>
              <w:szCs w:val="28"/>
            </w:rPr>
          </w:rPrChange>
        </w:rPr>
        <w:t xml:space="preserve"> </w:t>
      </w:r>
      <w:del w:id="1366" w:author="Assessor GDSXSR" w:date="2026-10-31T19:51:13Z">
        <w:r>
          <w:rPr>
            <w:rFonts w:ascii="Arial" w:hAnsi="Arial" w:eastAsia="Arial" w:cs="Arial"/>
            <w:sz w:val="28"/>
            <w:szCs w:val="28"/>
          </w:rPr>
          <w:delText xml:space="preserve">ao Banrisul</w:delText>
        </w:r>
      </w:del>
      <w:ins w:id="1367" w:author="Assessor GDSXSR" w:date="2026-10-31T19:51:13Z">
        <w:r>
          <w:rPr>
            <w:rFonts w:ascii="Arial" w:hAnsi="Arial" w:eastAsia="Arial" w:cs="Arial"/>
            <w:color w:val="808080"/>
            <w:sz w:val="28"/>
            <w:szCs w:val="28"/>
          </w:rPr>
          <w:t xml:space="preserve">financeiras</w:t>
        </w:r>
      </w:ins>
      <w:r>
        <w:rPr>
          <w:rFonts w:ascii="Arial" w:hAnsi="Arial" w:eastAsia="Arial" w:cs="Arial"/>
          <w:sz w:val="28"/>
          <w:szCs w:val="28"/>
          <w:highlight w:val="yellow"/>
          <w:rPrChange w:id="1385" w:author="Assessor GDSXSR" w:date="2026-10-31T19:51:13Z">
            <w:rPr>
              <w:rFonts w:ascii="Arial" w:hAnsi="Arial" w:eastAsia="Arial" w:cs="Arial"/>
              <w:sz w:val="28"/>
              <w:szCs w:val="28"/>
            </w:rPr>
          </w:rPrChange>
        </w:rPr>
        <w:t xml:space="preserve">, </w:t>
      </w:r>
      <w:del w:id="1368" w:author="Assessor GDSXSR" w:date="2026-10-31T19:51:13Z">
        <w:r>
          <w:rPr>
            <w:rFonts w:ascii="Arial" w:hAnsi="Arial" w:eastAsia="Arial" w:cs="Arial"/>
            <w:sz w:val="28"/>
            <w:szCs w:val="28"/>
          </w:rPr>
          <w:delText xml:space="preserve">tal</w:delText>
        </w:r>
      </w:del>
      <w:ins w:id="1369" w:author="Assessor GDSXSR" w:date="2026-10-31T19:51:13Z">
        <w:r>
          <w:rPr>
            <w:rFonts w:ascii="Arial" w:hAnsi="Arial" w:eastAsia="Arial" w:cs="Arial"/>
            <w:color w:val="808080"/>
            <w:sz w:val="28"/>
            <w:szCs w:val="28"/>
          </w:rPr>
          <w:t xml:space="preserve">inoponível</w:t>
        </w:r>
      </w:ins>
      <w:r>
        <w:rPr>
          <w:rFonts w:ascii="Arial" w:hAnsi="Arial" w:eastAsia="Arial" w:cs="Arial"/>
          <w:sz w:val="28"/>
          <w:szCs w:val="28"/>
          <w:highlight w:val="yellow"/>
          <w:rPrChange w:id="1386" w:author="Assessor GDSXSR" w:date="2026-10-31T19:51:13Z">
            <w:rPr>
              <w:rFonts w:ascii="Arial" w:hAnsi="Arial" w:eastAsia="Arial" w:cs="Arial"/>
              <w:sz w:val="28"/>
              <w:szCs w:val="28"/>
            </w:rPr>
          </w:rPrChange>
        </w:rPr>
        <w:t xml:space="preserve"> </w:t>
      </w:r>
      <w:del w:id="1370" w:author="Assessor GDSXSR" w:date="2026-10-31T19:51:13Z">
        <w:r>
          <w:rPr>
            <w:rFonts w:ascii="Arial" w:hAnsi="Arial" w:eastAsia="Arial" w:cs="Arial"/>
            <w:sz w:val="28"/>
            <w:szCs w:val="28"/>
          </w:rPr>
          <w:delText xml:space="preserve">fato</w:delText>
        </w:r>
      </w:del>
      <w:ins w:id="1371" w:author="Assessor GDSXSR" w:date="2026-10-31T19:51:13Z">
        <w:r>
          <w:rPr>
            <w:rFonts w:ascii="Arial" w:hAnsi="Arial" w:eastAsia="Arial" w:cs="Arial"/>
            <w:color w:val="808080"/>
            <w:sz w:val="28"/>
            <w:szCs w:val="28"/>
          </w:rPr>
          <w:t xml:space="preserve">à consumidora, e</w:t>
        </w:r>
      </w:ins>
      <w:r>
        <w:rPr>
          <w:rFonts w:ascii="Arial" w:hAnsi="Arial" w:eastAsia="Arial" w:cs="Arial"/>
          <w:sz w:val="28"/>
          <w:szCs w:val="28"/>
          <w:highlight w:val="yellow"/>
          <w:rPrChange w:id="1387" w:author="Assessor GDSXSR" w:date="2026-10-31T19:51:13Z">
            <w:rPr>
              <w:rFonts w:ascii="Arial" w:hAnsi="Arial" w:eastAsia="Arial" w:cs="Arial"/>
              <w:sz w:val="28"/>
              <w:szCs w:val="28"/>
            </w:rPr>
          </w:rPrChange>
        </w:rPr>
        <w:t xml:space="preserve"> não rompe o nexo causal</w:t>
      </w:r>
      <w:del w:id="1372" w:author="Assessor GDSXSR" w:date="2026-10-31T19:51:13Z">
        <w:r>
          <w:rPr>
            <w:rFonts w:ascii="Arial" w:hAnsi="Arial" w:eastAsia="Arial" w:cs="Arial"/>
            <w:sz w:val="28"/>
            <w:szCs w:val="28"/>
          </w:rPr>
          <w:delText xml:space="preserve"> nem afasta a responsabilidade da instituição que figurava como titular do crédito perante </w:delText>
        </w:r>
        <w:r>
          <w:rPr>
            <w:rFonts w:ascii="Arial" w:hAnsi="Arial" w:eastAsia="Arial" w:cs="Arial"/>
            <w:sz w:val="28"/>
            <w:szCs w:val="28"/>
          </w:rPr>
          <w:delText xml:space="preserve">o</w:delText>
        </w:r>
        <w:r>
          <w:rPr>
            <w:rFonts w:ascii="Arial" w:hAnsi="Arial" w:eastAsia="Arial" w:cs="Arial"/>
            <w:sz w:val="28"/>
            <w:szCs w:val="28"/>
          </w:rPr>
          <w:delText xml:space="preserve"> consumidor</w:delText>
        </w:r>
      </w:del>
      <w:r>
        <w:rPr>
          <w:rFonts w:ascii="Arial" w:hAnsi="Arial" w:eastAsia="Arial" w:cs="Arial"/>
          <w:sz w:val="28"/>
          <w:szCs w:val="28"/>
          <w:highlight w:val="yellow"/>
          <w:rPrChange w:id="1388" w:author="Assessor GDSXSR" w:date="2026-10-31T19:51:13Z">
            <w:rPr>
              <w:rFonts w:ascii="Arial" w:hAnsi="Arial" w:eastAsia="Arial" w:cs="Arial"/>
              <w:sz w:val="28"/>
              <w:szCs w:val="28"/>
            </w:rPr>
          </w:rPrChange>
        </w:rPr>
        <w:t xml:space="preserve">.</w:t>
      </w:r>
      <w:del w:id="1373" w:author="Assessor GDSXSR" w:date="2026-10-31T19:51:13Z">
        <w:r>
          <w:rPr>
            <w:rFonts w:ascii="Arial" w:hAnsi="Arial" w:eastAsia="Arial" w:cs="Arial"/>
            <w:sz w:val="28"/>
            <w:szCs w:val="28"/>
          </w:rPr>
          <w:delText xml:space="preserve"> </w:delText>
        </w:r>
      </w:del>
    </w:p>
    <w:p w:rsidR="41697F72" w:rsidP="00AB1CCC" w:rsidRDefault="41697F72" w14:paraId="367B7752" w14:textId="3246E7BA">
      <w:pPr>
        <w:spacing w:after="0" w:line="360" w:lineRule="auto"/>
        <w:ind w:firstLine="2268"/>
        <w:jc w:val="both"/>
        <w:rPr>
          <w:rFonts w:ascii="Arial" w:hAnsi="Arial" w:eastAsia="Arial" w:cs="Arial"/>
          <w:sz w:val="28"/>
          <w:szCs w:val="28"/>
        </w:rPr>
      </w:pPr>
    </w:p>
    <w:p w:rsidRPr="00CB11B8" w:rsidR="4350AADC" w:rsidP="00AB1CCC" w:rsidRDefault="00CB11B8" w14:paraId="4206568D" w14:textId="49511E1D">
      <w:pPr>
        <w:spacing w:after="0" w:line="360" w:lineRule="auto"/>
        <w:ind w:firstLine="2268"/>
        <w:jc w:val="both"/>
        <w:rPr>
          <w:rFonts w:ascii="Arial" w:hAnsi="Arial" w:eastAsia="Arial" w:cs="Arial"/>
          <w:sz w:val="28"/>
          <w:szCs w:val="28"/>
          <w:u w:val="single"/>
        </w:rPr>
      </w:pPr>
      <w:commentRangeStart w:id="13"/>
      <w:r>
        <w:rPr>
          <w:rFonts w:ascii="Arial" w:hAnsi="Arial" w:eastAsia="Arial" w:cs="Arial"/>
          <w:sz w:val="28"/>
          <w:szCs w:val="28"/>
          <w:highlight w:val="yellow"/>
          <w:u w:val="single"/>
          <w:rPrChange w:id="1391" w:author="Assessor GDSXSR" w:date="2026-10-31T19:51:13Z">
            <w:rPr>
              <w:rFonts w:ascii="Arial" w:hAnsi="Arial" w:eastAsia="Arial" w:cs="Arial"/>
              <w:sz w:val="28"/>
              <w:szCs w:val="28"/>
              <w:u w:val="single"/>
            </w:rPr>
          </w:rPrChange>
        </w:rPr>
        <w:t xml:space="preserve">Assim</w:t>
      </w:r>
      <w:r>
        <w:rPr>
          <w:rFonts w:ascii="Arial" w:hAnsi="Arial" w:eastAsia="Arial" w:cs="Arial"/>
          <w:sz w:val="28"/>
          <w:szCs w:val="28"/>
          <w:highlight w:val="yellow"/>
          <w:u w:val="single"/>
          <w:rPrChange w:id="1392" w:author="Assessor GDSXSR" w:date="2026-10-31T19:51:13Z">
            <w:rPr>
              <w:rFonts w:ascii="Arial" w:hAnsi="Arial" w:eastAsia="Arial" w:cs="Arial"/>
              <w:sz w:val="28"/>
              <w:szCs w:val="28"/>
              <w:u w:val="single"/>
            </w:rPr>
          </w:rPrChange>
        </w:rPr>
        <w:t xml:space="preserve">, </w:t>
      </w:r>
      <w:r>
        <w:rPr>
          <w:rFonts w:ascii="Arial" w:hAnsi="Arial" w:eastAsia="Arial" w:cs="Arial"/>
          <w:sz w:val="28"/>
          <w:szCs w:val="28"/>
          <w:highlight w:val="yellow"/>
          <w:u w:val="single"/>
          <w:rPrChange w:id="1393" w:author="Assessor GDSXSR" w:date="2026-10-31T19:51:13Z">
            <w:rPr>
              <w:rFonts w:ascii="Arial" w:hAnsi="Arial" w:eastAsia="Arial" w:cs="Arial"/>
              <w:sz w:val="28"/>
              <w:szCs w:val="28"/>
              <w:u w:val="single"/>
            </w:rPr>
          </w:rPrChange>
        </w:rPr>
        <w:t xml:space="preserve">nego provimento ao apelo</w:t>
      </w:r>
      <w:ins w:id="1389" w:author="Assessor GDSXSR" w:date="2026-10-31T19:51:13Z">
        <w:r>
          <w:rPr>
            <w:rFonts w:ascii="Arial" w:hAnsi="Arial" w:eastAsia="Arial" w:cs="Arial"/>
            <w:color w:val="808080"/>
            <w:sz w:val="28"/>
            <w:szCs w:val="28"/>
            <w:u w:val="single"/>
          </w:rPr>
          <w:t xml:space="preserve">,</w:t>
        </w:r>
      </w:ins>
      <w:r>
        <w:rPr>
          <w:rFonts w:ascii="Arial" w:hAnsi="Arial" w:eastAsia="Arial" w:cs="Arial"/>
          <w:sz w:val="28"/>
          <w:szCs w:val="28"/>
          <w:highlight w:val="yellow"/>
          <w:u w:val="single"/>
          <w:rPrChange w:id="1394" w:author="Assessor GDSXSR" w:date="2026-10-31T19:51:13Z">
            <w:rPr>
              <w:rFonts w:ascii="Arial" w:hAnsi="Arial" w:eastAsia="Arial" w:cs="Arial"/>
              <w:sz w:val="28"/>
              <w:szCs w:val="28"/>
              <w:u w:val="single"/>
            </w:rPr>
          </w:rPrChange>
        </w:rPr>
        <w:t xml:space="preserve"> nesse ponto</w:t>
      </w:r>
      <w:r>
        <w:rPr>
          <w:rFonts w:ascii="Arial" w:hAnsi="Arial" w:eastAsia="Arial" w:cs="Arial"/>
          <w:sz w:val="28"/>
          <w:szCs w:val="28"/>
          <w:highlight w:val="yellow"/>
          <w:u w:val="single"/>
          <w:rPrChange w:id="1395" w:author="Assessor GDSXSR" w:date="2026-10-31T19:51:13Z">
            <w:rPr>
              <w:rFonts w:ascii="Arial" w:hAnsi="Arial" w:eastAsia="Arial" w:cs="Arial"/>
              <w:sz w:val="28"/>
              <w:szCs w:val="28"/>
              <w:u w:val="single"/>
            </w:rPr>
          </w:rPrChange>
        </w:rPr>
        <w:t xml:space="preserve">.</w:t>
      </w:r>
      <w:del w:id="1390" w:author="Assessor GDSXSR" w:date="2026-10-31T19:51:13Z">
        <w:r>
          <w:rPr>
            <w:rFonts w:ascii="Arial" w:hAnsi="Arial" w:eastAsia="Arial" w:cs="Arial"/>
            <w:sz w:val="28"/>
            <w:szCs w:val="28"/>
            <w:u w:val="single"/>
          </w:rPr>
          <w:delText xml:space="preserve"> </w:delText>
        </w:r>
      </w:del>
      <w:commentRangeEnd w:id="13"/>
      <w:r>
        <w:rPr>
          <w:rStyle w:val="CommentReference"/>
        </w:rPr>
        <w:commentReference w:id="13"/>
      </w:r>
    </w:p>
    <w:p w:rsidR="427C02D4" w:rsidP="00AB1CCC" w:rsidRDefault="427C02D4" w14:paraId="62148255" w14:textId="342F1C7B">
      <w:pPr>
        <w:spacing w:after="0" w:line="360" w:lineRule="auto"/>
        <w:ind w:firstLine="2268"/>
        <w:jc w:val="both"/>
        <w:rPr>
          <w:rFonts w:ascii="Arial" w:hAnsi="Arial" w:eastAsia="Arial" w:cs="Arial"/>
          <w:sz w:val="28"/>
          <w:szCs w:val="28"/>
        </w:rPr>
      </w:pPr>
    </w:p>
    <w:p w:rsidR="001298F9" w:rsidP="00AB1CCC" w:rsidRDefault="58E847DF" w14:paraId="4AA8C76A" w14:textId="77AE7361">
      <w:pPr>
        <w:spacing w:after="0" w:line="360" w:lineRule="auto"/>
        <w:jc w:val="center"/>
        <w:rPr>
          <w:rFonts w:ascii="Arial" w:hAnsi="Arial" w:cs="Arial"/>
          <w:sz w:val="28"/>
          <w:szCs w:val="28"/>
        </w:rPr>
      </w:pPr>
      <w:r w:rsidRPr="39AEA010">
        <w:rPr>
          <w:rFonts w:ascii="Arial" w:hAnsi="Arial" w:cs="Arial"/>
          <w:sz w:val="28"/>
          <w:szCs w:val="28"/>
          <w:highlight w:val="yellow"/>
          <w:rPrChange w:id="1396" w:author="Assessor GDSXSR" w:date="2026-10-31T19:51:13Z">
            <w:rPr>
              <w:rFonts w:ascii="Arial" w:hAnsi="Arial" w:cs="Arial"/>
              <w:sz w:val="28"/>
              <w:szCs w:val="28"/>
            </w:rPr>
          </w:rPrChange>
        </w:rPr>
        <w:t xml:space="preserve">DA </w:t>
      </w:r>
      <w:r w:rsidRPr="39AEA010" w:rsidR="7C04C704">
        <w:rPr>
          <w:rFonts w:ascii="Arial" w:hAnsi="Arial" w:cs="Arial"/>
          <w:sz w:val="28"/>
          <w:szCs w:val="28"/>
          <w:highlight w:val="yellow"/>
          <w:rPrChange w:id="1397" w:author="Assessor GDSXSR" w:date="2026-10-31T19:51:13Z">
            <w:rPr>
              <w:rFonts w:ascii="Arial" w:hAnsi="Arial" w:cs="Arial"/>
              <w:sz w:val="28"/>
              <w:szCs w:val="28"/>
            </w:rPr>
          </w:rPrChange>
        </w:rPr>
        <w:t>MANUTENÇÃO DA RESTITUIÇÃO EM DOBRO DOS VALORES INDEVIDAMENTE DESCONTADOS</w:t>
      </w:r>
    </w:p>
    <w:p w:rsidR="427C02D4" w:rsidP="00AB1CCC" w:rsidRDefault="427C02D4" w14:paraId="46639D7B" w14:textId="4CE71B52">
      <w:pPr>
        <w:spacing w:after="0" w:line="360" w:lineRule="auto"/>
        <w:ind w:firstLine="2268"/>
        <w:jc w:val="both"/>
        <w:rPr>
          <w:rFonts w:ascii="Arial" w:hAnsi="Arial" w:cs="Arial"/>
          <w:sz w:val="28"/>
          <w:szCs w:val="28"/>
        </w:rPr>
      </w:pPr>
    </w:p>
    <w:p w:rsidR="5F668D53" w:rsidP="00AB1CCC" w:rsidRDefault="62216AFD" w14:paraId="6358156A" w14:textId="602800C0">
      <w:pPr>
        <w:spacing w:after="0" w:line="360" w:lineRule="auto"/>
        <w:ind w:firstLine="2268"/>
        <w:jc w:val="both"/>
        <w:rPr>
          <w:rFonts w:ascii="Arial" w:hAnsi="Arial" w:cs="Arial"/>
          <w:b/>
          <w:bCs/>
          <w:sz w:val="28"/>
          <w:szCs w:val="28"/>
        </w:rPr>
      </w:pPr>
      <w:r>
        <w:rPr>
          <w:rFonts w:ascii="Arial" w:hAnsi="Arial" w:cs="Arial"/>
          <w:sz w:val="28"/>
          <w:szCs w:val="28"/>
        </w:rPr>
        <w:t xml:space="preserve">O apelante alega</w:t>
      </w:r>
      <w:del w:id="1401" w:author="Assessor GDSXSR" w:date="2026-10-31T19:51:13Z">
        <w:r>
          <w:rPr>
            <w:rFonts w:ascii="Arial" w:hAnsi="Arial" w:cs="Arial"/>
            <w:sz w:val="28"/>
            <w:szCs w:val="28"/>
          </w:rPr>
          <w:delText xml:space="preserve">, em síntese,</w:delText>
        </w:r>
      </w:del>
      <w:r>
        <w:rPr>
          <w:rFonts w:ascii="Arial" w:hAnsi="Arial" w:cs="Arial"/>
          <w:sz w:val="28"/>
          <w:szCs w:val="28"/>
        </w:rPr>
        <w:t xml:space="preserve"> que: </w:t>
      </w:r>
      <w:r>
        <w:rPr>
          <w:rFonts w:ascii="Arial" w:hAnsi="Arial" w:cs="Arial"/>
          <w:b/>
          <w:bCs/>
          <w:sz w:val="28"/>
          <w:szCs w:val="28"/>
          <w:rPrChange w:id="1402" w:author="Assessor GDSXSR" w:date="2026-10-31T19:51:13Z">
            <w:rPr>
              <w:rFonts w:ascii="Arial" w:hAnsi="Arial" w:cs="Arial"/>
              <w:b/>
              <w:bCs/>
              <w:sz w:val="28"/>
              <w:szCs w:val="28"/>
            </w:rPr>
          </w:rPrChange>
        </w:rPr>
        <w:t xml:space="preserve">1)</w:t>
      </w:r>
      <w:r>
        <w:rPr>
          <w:rFonts w:ascii="Arial" w:hAnsi="Arial" w:cs="Arial"/>
          <w:sz w:val="28"/>
          <w:szCs w:val="28"/>
        </w:rPr>
        <w:t xml:space="preserve"> a restituição em dobro exige </w:t>
      </w:r>
      <w:del w:id="1403" w:author="Assessor GDSXSR" w:date="2026-10-31T19:51:13Z">
        <w:r>
          <w:rPr>
            <w:rFonts w:ascii="Arial" w:hAnsi="Arial" w:cs="Arial"/>
            <w:sz w:val="28"/>
            <w:szCs w:val="28"/>
          </w:rPr>
          <w:delText xml:space="preserve">cobrança indevida realizada em </w:delText>
        </w:r>
      </w:del>
      <w:r>
        <w:rPr>
          <w:rFonts w:ascii="Arial" w:hAnsi="Arial" w:cs="Arial"/>
          <w:sz w:val="28"/>
          <w:szCs w:val="28"/>
        </w:rPr>
        <w:t xml:space="preserve">violação à boa-fé objetiva, </w:t>
      </w:r>
      <w:del w:id="1404" w:author="Assessor GDSXSR" w:date="2026-10-31T19:51:13Z">
        <w:r>
          <w:rPr>
            <w:rFonts w:ascii="Arial" w:hAnsi="Arial" w:cs="Arial"/>
            <w:sz w:val="28"/>
            <w:szCs w:val="28"/>
          </w:rPr>
          <w:delText xml:space="preserve">o</w:delText>
        </w:r>
      </w:del>
      <w:ins w:id="1405" w:author="Assessor GDSXSR" w:date="2026-10-31T19:51:13Z">
        <w:r>
          <w:rPr>
            <w:rFonts w:ascii="Arial" w:hAnsi="Arial" w:cs="Arial"/>
            <w:color w:val="808080"/>
            <w:sz w:val="28"/>
            <w:szCs w:val="28"/>
          </w:rPr>
          <w:t xml:space="preserve">inexistente</w:t>
        </w:r>
      </w:ins>
      <w:r>
        <w:rPr>
          <w:rFonts w:ascii="Arial" w:hAnsi="Arial" w:cs="Arial"/>
          <w:sz w:val="28"/>
          <w:szCs w:val="28"/>
        </w:rPr>
        <w:t xml:space="preserve"> </w:t>
      </w:r>
      <w:del w:id="1406" w:author="Assessor GDSXSR" w:date="2026-10-31T19:51:13Z">
        <w:r>
          <w:rPr>
            <w:rFonts w:ascii="Arial" w:hAnsi="Arial" w:cs="Arial"/>
            <w:sz w:val="28"/>
            <w:szCs w:val="28"/>
          </w:rPr>
          <w:delText xml:space="preserve">que </w:delText>
        </w:r>
        <w:r>
          <w:rPr>
            <w:rFonts w:ascii="Arial" w:hAnsi="Arial" w:cs="Arial"/>
            <w:sz w:val="28"/>
            <w:szCs w:val="28"/>
          </w:rPr>
          <w:delText xml:space="preserve">afirma não ser o</w:delText>
        </w:r>
      </w:del>
      <w:ins w:id="1407" w:author="Assessor GDSXSR" w:date="2026-10-31T19:51:13Z">
        <w:r>
          <w:rPr>
            <w:rFonts w:ascii="Arial" w:hAnsi="Arial" w:cs="Arial"/>
            <w:color w:val="808080"/>
            <w:sz w:val="28"/>
            <w:szCs w:val="28"/>
          </w:rPr>
          <w:t xml:space="preserve">no</w:t>
        </w:r>
      </w:ins>
      <w:r>
        <w:rPr>
          <w:rFonts w:ascii="Arial" w:hAnsi="Arial" w:cs="Arial"/>
          <w:sz w:val="28"/>
          <w:szCs w:val="28"/>
        </w:rPr>
        <w:t xml:space="preserve"> caso</w:t>
      </w:r>
      <w:del w:id="1408" w:author="Assessor GDSXSR" w:date="2026-10-31T19:51:13Z">
        <w:r>
          <w:rPr>
            <w:rFonts w:ascii="Arial" w:hAnsi="Arial" w:cs="Arial"/>
            <w:sz w:val="28"/>
            <w:szCs w:val="28"/>
          </w:rPr>
          <w:delText xml:space="preserve"> dos autos</w:delText>
        </w:r>
      </w:del>
      <w:r>
        <w:rPr>
          <w:rFonts w:ascii="Arial" w:hAnsi="Arial" w:cs="Arial"/>
          <w:sz w:val="28"/>
          <w:szCs w:val="28"/>
        </w:rPr>
        <w:t xml:space="preserve">; </w:t>
      </w:r>
      <w:r>
        <w:rPr>
          <w:rFonts w:ascii="Arial" w:hAnsi="Arial" w:cs="Arial"/>
          <w:b/>
          <w:bCs/>
          <w:sz w:val="28"/>
          <w:szCs w:val="28"/>
          <w:rPrChange w:id="1409" w:author="Assessor GDSXSR" w:date="2026-10-31T19:51:13Z">
            <w:rPr>
              <w:rFonts w:ascii="Arial" w:hAnsi="Arial" w:cs="Arial"/>
              <w:b/>
              <w:bCs/>
              <w:sz w:val="28"/>
              <w:szCs w:val="28"/>
            </w:rPr>
          </w:rPrChange>
        </w:rPr>
        <w:t xml:space="preserve">2)</w:t>
      </w:r>
      <w:r>
        <w:rPr>
          <w:rFonts w:ascii="Arial" w:hAnsi="Arial" w:cs="Arial"/>
          <w:sz w:val="28"/>
          <w:szCs w:val="28"/>
        </w:rPr>
        <w:t xml:space="preserve"> os descontos </w:t>
      </w:r>
      <w:del w:id="1410" w:author="Assessor GDSXSR" w:date="2026-10-31T19:51:13Z">
        <w:r>
          <w:rPr>
            <w:rFonts w:ascii="Arial" w:hAnsi="Arial" w:cs="Arial"/>
            <w:sz w:val="28"/>
            <w:szCs w:val="28"/>
          </w:rPr>
          <w:delText xml:space="preserve">foram</w:delText>
        </w:r>
      </w:del>
      <w:ins w:id="1411" w:author="Assessor GDSXSR" w:date="2026-10-31T19:51:13Z">
        <w:r>
          <w:rPr>
            <w:rFonts w:ascii="Arial" w:hAnsi="Arial" w:cs="Arial"/>
            <w:color w:val="808080"/>
            <w:sz w:val="28"/>
            <w:szCs w:val="28"/>
          </w:rPr>
          <w:t xml:space="preserve">decorreram</w:t>
        </w:r>
      </w:ins>
      <w:r>
        <w:rPr>
          <w:rFonts w:ascii="Arial" w:hAnsi="Arial" w:cs="Arial"/>
          <w:sz w:val="28"/>
          <w:szCs w:val="28"/>
        </w:rPr>
        <w:t xml:space="preserve"> </w:t>
      </w:r>
      <w:del w:id="1412" w:author="Assessor GDSXSR" w:date="2026-10-31T19:51:13Z">
        <w:r>
          <w:rPr>
            <w:rFonts w:ascii="Arial" w:hAnsi="Arial" w:cs="Arial"/>
            <w:sz w:val="28"/>
            <w:szCs w:val="28"/>
          </w:rPr>
          <w:delText xml:space="preserve">efetuados </w:delText>
        </w:r>
        <w:r>
          <w:rPr>
            <w:rFonts w:ascii="Arial" w:hAnsi="Arial" w:cs="Arial"/>
            <w:sz w:val="28"/>
            <w:szCs w:val="28"/>
          </w:rPr>
          <w:delText xml:space="preserve">com base em</w:delText>
        </w:r>
      </w:del>
      <w:ins w:id="1413" w:author="Assessor GDSXSR" w:date="2026-10-31T19:51:13Z">
        <w:r>
          <w:rPr>
            <w:rFonts w:ascii="Arial" w:hAnsi="Arial" w:cs="Arial"/>
            <w:color w:val="808080"/>
            <w:sz w:val="28"/>
            <w:szCs w:val="28"/>
          </w:rPr>
          <w:t xml:space="preserve">de</w:t>
        </w:r>
      </w:ins>
      <w:r>
        <w:rPr>
          <w:rFonts w:ascii="Arial" w:hAnsi="Arial" w:cs="Arial"/>
          <w:sz w:val="28"/>
          <w:szCs w:val="28"/>
        </w:rPr>
        <w:t xml:space="preserve"> crédito regularmente adquirido por cessão e </w:t>
      </w:r>
      <w:del w:id="1414" w:author="Assessor GDSXSR" w:date="2026-10-31T19:51:13Z">
        <w:r>
          <w:rPr>
            <w:rFonts w:ascii="Arial" w:hAnsi="Arial" w:cs="Arial"/>
            <w:sz w:val="28"/>
            <w:szCs w:val="28"/>
          </w:rPr>
          <w:delText xml:space="preserve">devidamente </w:delText>
        </w:r>
      </w:del>
      <w:r>
        <w:rPr>
          <w:rFonts w:ascii="Arial" w:hAnsi="Arial" w:cs="Arial"/>
          <w:sz w:val="28"/>
          <w:szCs w:val="28"/>
        </w:rPr>
        <w:t xml:space="preserve">averbado </w:t>
      </w:r>
      <w:del w:id="1415" w:author="Assessor GDSXSR" w:date="2026-10-31T19:51:13Z">
        <w:r>
          <w:rPr>
            <w:rFonts w:ascii="Arial" w:hAnsi="Arial" w:cs="Arial"/>
            <w:sz w:val="28"/>
            <w:szCs w:val="28"/>
          </w:rPr>
          <w:delText xml:space="preserve">junto ao</w:delText>
        </w:r>
      </w:del>
      <w:ins w:id="1416" w:author="Assessor GDSXSR" w:date="2026-10-31T19:51:13Z">
        <w:r>
          <w:rPr>
            <w:rFonts w:ascii="Arial" w:hAnsi="Arial" w:cs="Arial"/>
            <w:color w:val="808080"/>
            <w:sz w:val="28"/>
            <w:szCs w:val="28"/>
          </w:rPr>
          <w:t xml:space="preserve">no</w:t>
        </w:r>
      </w:ins>
      <w:r>
        <w:rPr>
          <w:rFonts w:ascii="Arial" w:hAnsi="Arial" w:cs="Arial"/>
          <w:sz w:val="28"/>
          <w:szCs w:val="28"/>
        </w:rPr>
        <w:t xml:space="preserve"> INSS; </w:t>
      </w:r>
      <w:r>
        <w:rPr>
          <w:rFonts w:ascii="Arial" w:hAnsi="Arial" w:cs="Arial"/>
          <w:sz w:val="28"/>
          <w:szCs w:val="28"/>
        </w:rPr>
        <w:t xml:space="preserve">e </w:t>
      </w:r>
      <w:r>
        <w:rPr>
          <w:rFonts w:ascii="Arial" w:hAnsi="Arial" w:cs="Arial"/>
          <w:b/>
          <w:bCs/>
          <w:sz w:val="28"/>
          <w:szCs w:val="28"/>
          <w:rPrChange w:id="1417" w:author="Assessor GDSXSR" w:date="2026-10-31T19:51:13Z">
            <w:rPr>
              <w:rFonts w:ascii="Arial" w:hAnsi="Arial" w:cs="Arial"/>
              <w:b/>
              <w:bCs/>
              <w:sz w:val="28"/>
              <w:szCs w:val="28"/>
            </w:rPr>
          </w:rPrChange>
        </w:rPr>
        <w:t xml:space="preserve">3)</w:t>
      </w:r>
      <w:r>
        <w:rPr>
          <w:rFonts w:ascii="Arial" w:hAnsi="Arial" w:cs="Arial"/>
          <w:sz w:val="28"/>
          <w:szCs w:val="28"/>
        </w:rPr>
        <w:t xml:space="preserve"> </w:t>
      </w:r>
      <w:del w:id="1418" w:author="Assessor GDSXSR" w:date="2026-10-31T19:51:13Z">
        <w:r>
          <w:rPr>
            <w:rFonts w:ascii="Arial" w:hAnsi="Arial" w:cs="Arial"/>
            <w:sz w:val="28"/>
            <w:szCs w:val="28"/>
          </w:rPr>
          <w:delText xml:space="preserve">eventual cobrança indevida decorreu da</w:delText>
        </w:r>
      </w:del>
      <w:ins w:id="1419" w:author="Assessor GDSXSR" w:date="2026-10-31T19:51:13Z">
        <w:r>
          <w:rPr>
            <w:rFonts w:ascii="Arial" w:hAnsi="Arial" w:cs="Arial"/>
            <w:color w:val="808080"/>
            <w:sz w:val="28"/>
            <w:szCs w:val="28"/>
          </w:rPr>
          <w:t xml:space="preserve">a</w:t>
        </w:r>
      </w:ins>
      <w:r>
        <w:rPr>
          <w:rFonts w:ascii="Arial" w:hAnsi="Arial" w:cs="Arial"/>
          <w:sz w:val="28"/>
          <w:szCs w:val="28"/>
        </w:rPr>
        <w:t xml:space="preserve"> falta de comunicação </w:t>
      </w:r>
      <w:del w:id="1420" w:author="Assessor GDSXSR" w:date="2026-10-31T19:51:13Z">
        <w:r>
          <w:rPr>
            <w:rFonts w:ascii="Arial" w:hAnsi="Arial" w:cs="Arial"/>
            <w:sz w:val="28"/>
            <w:szCs w:val="28"/>
          </w:rPr>
          <w:delText xml:space="preserve">pelo</w:delText>
        </w:r>
      </w:del>
      <w:ins w:id="1421" w:author="Assessor GDSXSR" w:date="2026-10-31T19:51:13Z">
        <w:r>
          <w:rPr>
            <w:rFonts w:ascii="Arial" w:hAnsi="Arial" w:cs="Arial"/>
            <w:color w:val="808080"/>
            <w:sz w:val="28"/>
            <w:szCs w:val="28"/>
          </w:rPr>
          <w:t xml:space="preserve">do</w:t>
        </w:r>
      </w:ins>
      <w:r>
        <w:rPr>
          <w:rFonts w:ascii="Arial" w:hAnsi="Arial" w:cs="Arial"/>
          <w:sz w:val="28"/>
          <w:szCs w:val="28"/>
        </w:rPr>
        <w:t xml:space="preserve"> Banco Pan S.A.</w:t>
      </w:r>
      <w:del w:id="1422" w:author="Assessor GDSXSR" w:date="2026-10-31T19:51:13Z">
        <w:r>
          <w:rPr>
            <w:rFonts w:ascii="Arial" w:hAnsi="Arial" w:cs="Arial"/>
            <w:sz w:val="28"/>
            <w:szCs w:val="28"/>
          </w:rPr>
          <w:delText xml:space="preserve">,</w:delText>
        </w:r>
      </w:del>
      <w:r>
        <w:rPr>
          <w:rFonts w:ascii="Arial" w:hAnsi="Arial" w:cs="Arial"/>
          <w:sz w:val="28"/>
          <w:szCs w:val="28"/>
        </w:rPr>
        <w:t xml:space="preserve"> </w:t>
      </w:r>
      <w:del w:id="1423" w:author="Assessor GDSXSR" w:date="2026-10-31T19:51:13Z">
        <w:r>
          <w:rPr>
            <w:rFonts w:ascii="Arial" w:hAnsi="Arial" w:cs="Arial"/>
            <w:sz w:val="28"/>
            <w:szCs w:val="28"/>
          </w:rPr>
          <w:delText xml:space="preserve">acerca</w:delText>
        </w:r>
      </w:del>
      <w:ins w:id="1424" w:author="Assessor GDSXSR" w:date="2026-10-31T19:51:13Z">
        <w:r>
          <w:rPr>
            <w:rFonts w:ascii="Arial" w:hAnsi="Arial" w:cs="Arial"/>
            <w:color w:val="808080"/>
            <w:sz w:val="28"/>
            <w:szCs w:val="28"/>
          </w:rPr>
          <w:t xml:space="preserve">sobre</w:t>
        </w:r>
      </w:ins>
      <w:r>
        <w:rPr>
          <w:rFonts w:ascii="Arial" w:hAnsi="Arial" w:cs="Arial"/>
          <w:sz w:val="28"/>
          <w:szCs w:val="28"/>
        </w:rPr>
        <w:t xml:space="preserve"> </w:t>
      </w:r>
      <w:del w:id="1425" w:author="Assessor GDSXSR" w:date="2026-10-31T19:51:13Z">
        <w:r>
          <w:rPr>
            <w:rFonts w:ascii="Arial" w:hAnsi="Arial" w:cs="Arial"/>
            <w:sz w:val="28"/>
            <w:szCs w:val="28"/>
          </w:rPr>
          <w:delText xml:space="preserve">da</w:delText>
        </w:r>
      </w:del>
      <w:ins w:id="1426" w:author="Assessor GDSXSR" w:date="2026-10-31T19:51:13Z">
        <w:r>
          <w:rPr>
            <w:rFonts w:ascii="Arial" w:hAnsi="Arial" w:cs="Arial"/>
            <w:color w:val="808080"/>
            <w:sz w:val="28"/>
            <w:szCs w:val="28"/>
          </w:rPr>
          <w:t xml:space="preserve">a</w:t>
        </w:r>
      </w:ins>
      <w:r>
        <w:rPr>
          <w:rFonts w:ascii="Arial" w:hAnsi="Arial" w:cs="Arial"/>
          <w:sz w:val="28"/>
          <w:szCs w:val="28"/>
        </w:rPr>
        <w:t xml:space="preserve"> quitação</w:t>
      </w:r>
      <w:del w:id="1427" w:author="Assessor GDSXSR" w:date="2026-10-31T19:51:13Z">
        <w:r>
          <w:rPr>
            <w:rFonts w:ascii="Arial" w:hAnsi="Arial" w:cs="Arial"/>
            <w:sz w:val="28"/>
            <w:szCs w:val="28"/>
          </w:rPr>
          <w:delText xml:space="preserve"> do contrato</w:delText>
        </w:r>
        <w:r>
          <w:rPr>
            <w:rFonts w:ascii="Arial" w:hAnsi="Arial" w:cs="Arial"/>
            <w:sz w:val="28"/>
            <w:szCs w:val="28"/>
          </w:rPr>
          <w:delText xml:space="preserve">, circunstância que</w:delText>
        </w:r>
      </w:del>
      <w:r>
        <w:rPr>
          <w:rFonts w:ascii="Arial" w:hAnsi="Arial" w:cs="Arial"/>
          <w:sz w:val="28"/>
          <w:szCs w:val="28"/>
        </w:rPr>
        <w:t xml:space="preserve"> configura engano justificável</w:t>
      </w:r>
      <w:ins w:id="1428" w:author="Assessor GDSXSR" w:date="2026-10-31T19:51:13Z">
        <w:r>
          <w:rPr>
            <w:rFonts w:ascii="Arial" w:hAnsi="Arial" w:cs="Arial"/>
            <w:color w:val="808080"/>
            <w:sz w:val="28"/>
            <w:szCs w:val="28"/>
          </w:rPr>
          <w:t xml:space="preserve"> (ID 88809863)</w:t>
        </w:r>
      </w:ins>
      <w:r>
        <w:rPr>
          <w:rFonts w:ascii="Arial" w:hAnsi="Arial" w:cs="Arial"/>
          <w:sz w:val="28"/>
          <w:szCs w:val="28"/>
        </w:rPr>
        <w:t xml:space="preserve">.</w:t>
      </w:r>
      <w:del w:id="1429" w:author="Assessor GDSXSR" w:date="2026-10-31T19:51:13Z">
        <w:r>
          <w:rPr>
            <w:rFonts w:ascii="Arial" w:hAnsi="Arial" w:cs="Arial"/>
            <w:sz w:val="28"/>
            <w:szCs w:val="28"/>
          </w:rPr>
          <w:delText xml:space="preserve"> </w:delText>
        </w:r>
      </w:del>
    </w:p>
    <w:p w:rsidR="626B6416" w:rsidP="00AB1CCC" w:rsidRDefault="626B6416" w14:paraId="3A5F925F" w14:textId="73B321FC">
      <w:pPr>
        <w:spacing w:after="0" w:line="360" w:lineRule="auto"/>
        <w:ind w:firstLine="2268"/>
        <w:jc w:val="both"/>
        <w:rPr>
          <w:rFonts w:ascii="Arial" w:hAnsi="Arial" w:cs="Arial"/>
          <w:sz w:val="28"/>
          <w:szCs w:val="28"/>
        </w:rPr>
      </w:pPr>
    </w:p>
    <w:p w:rsidR="4F78AC27" w:rsidP="00AB1CCC" w:rsidRDefault="4F78AC27" w14:paraId="583ED8EE" w14:textId="28D877DD">
      <w:pPr>
        <w:spacing w:after="0" w:line="360" w:lineRule="auto"/>
        <w:ind w:firstLine="2268"/>
        <w:jc w:val="both"/>
      </w:pPr>
      <w:r w:rsidRPr="626B6416">
        <w:rPr>
          <w:rFonts w:ascii="Arial" w:hAnsi="Arial" w:cs="Arial"/>
          <w:sz w:val="28"/>
          <w:szCs w:val="28"/>
          <w:highlight w:val="yellow"/>
          <w:rPrChange w:id="1430" w:author="Assessor GDSXSR" w:date="2026-10-31T19:51:13Z">
            <w:rPr>
              <w:rFonts w:ascii="Arial" w:hAnsi="Arial" w:cs="Arial"/>
              <w:sz w:val="28"/>
              <w:szCs w:val="28"/>
            </w:rPr>
          </w:rPrChange>
        </w:rPr>
        <w:t xml:space="preserve">Sem razão o apelante. </w:t>
      </w:r>
    </w:p>
    <w:p w:rsidR="626B6416" w:rsidP="00AB1CCC" w:rsidRDefault="626B6416" w14:paraId="1CC2DF17" w14:textId="1C8D64B2">
      <w:pPr>
        <w:spacing w:after="0" w:line="360" w:lineRule="auto"/>
        <w:ind w:firstLine="2268"/>
        <w:jc w:val="both"/>
        <w:rPr>
          <w:rFonts w:ascii="Arial" w:hAnsi="Arial" w:cs="Arial"/>
          <w:sz w:val="28"/>
          <w:szCs w:val="28"/>
        </w:rPr>
      </w:pPr>
    </w:p>
    <w:p w:rsidR="1C7224E1" w:rsidP="00AB1CCC" w:rsidRDefault="6887F4C3" w14:paraId="7663E374" w14:textId="2143C6A2">
      <w:pPr>
        <w:spacing w:after="0" w:line="360" w:lineRule="auto"/>
        <w:ind w:firstLine="2268"/>
        <w:jc w:val="both"/>
      </w:pPr>
      <w:del w:id="1431" w:author="Assessor GDSXSR" w:date="2026-10-31T19:51:13Z">
        <w:r>
          <w:rPr>
            <w:rFonts w:ascii="Arial" w:hAnsi="Arial" w:eastAsia="Arial" w:cs="Arial"/>
            <w:sz w:val="28"/>
            <w:szCs w:val="28"/>
          </w:rPr>
          <w:delText xml:space="preserve">A sentença reconheceu que</w:delText>
        </w:r>
      </w:del>
      <w:ins w:id="1432" w:author="Assessor GDSXSR" w:date="2026-10-31T19:51:13Z">
        <w:r>
          <w:rPr>
            <w:rFonts w:ascii="Arial" w:hAnsi="Arial" w:eastAsia="Arial" w:cs="Arial"/>
            <w:color w:val="808080"/>
            <w:sz w:val="28"/>
            <w:szCs w:val="28"/>
          </w:rPr>
          <w:t xml:space="preserve">Quitada</w:t>
        </w:r>
      </w:ins>
      <w:r>
        <w:rPr>
          <w:rFonts w:ascii="Arial" w:hAnsi="Arial" w:eastAsia="Arial" w:cs="Arial"/>
          <w:sz w:val="28"/>
          <w:szCs w:val="28"/>
        </w:rPr>
        <w:t xml:space="preserve"> a obrigação</w:t>
      </w:r>
      <w:del w:id="1433" w:author="Assessor GDSXSR" w:date="2026-10-31T19:51:13Z">
        <w:r>
          <w:rPr>
            <w:rFonts w:ascii="Arial" w:hAnsi="Arial" w:eastAsia="Arial" w:cs="Arial"/>
            <w:sz w:val="28"/>
            <w:szCs w:val="28"/>
          </w:rPr>
          <w:delText xml:space="preserve"> foi quitada</w:delText>
        </w:r>
      </w:del>
      <w:r>
        <w:rPr>
          <w:rFonts w:ascii="Arial" w:hAnsi="Arial" w:eastAsia="Arial" w:cs="Arial"/>
          <w:sz w:val="28"/>
          <w:szCs w:val="28"/>
        </w:rPr>
        <w:t xml:space="preserve"> em 9/12/2024</w:t>
      </w:r>
      <w:del w:id="1434" w:author="Assessor GDSXSR" w:date="2026-10-31T19:51:13Z">
        <w:r>
          <w:rPr>
            <w:rFonts w:ascii="Arial" w:hAnsi="Arial" w:eastAsia="Arial" w:cs="Arial"/>
            <w:sz w:val="28"/>
            <w:szCs w:val="28"/>
          </w:rPr>
          <w:delText xml:space="preserve"> e declarou inexigíveis</w:delText>
        </w:r>
      </w:del>
      <w:ins w:id="1435" w:author="Assessor GDSXSR" w:date="2026-10-31T19:51:13Z">
        <w:r>
          <w:rPr>
            <w:rFonts w:ascii="Arial" w:hAnsi="Arial" w:eastAsia="Arial" w:cs="Arial"/>
            <w:color w:val="808080"/>
            <w:sz w:val="28"/>
            <w:szCs w:val="28"/>
          </w:rPr>
          <w:t xml:space="preserve">,</w:t>
        </w:r>
      </w:ins>
      <w:r>
        <w:rPr>
          <w:rFonts w:ascii="Arial" w:hAnsi="Arial" w:eastAsia="Arial" w:cs="Arial"/>
          <w:sz w:val="28"/>
          <w:szCs w:val="28"/>
        </w:rPr>
        <w:t xml:space="preserve"> os descontos</w:t>
      </w:r>
      <w:del w:id="1436" w:author="Assessor GDSXSR" w:date="2026-10-31T19:51:13Z">
        <w:r>
          <w:rPr>
            <w:rFonts w:ascii="Arial" w:hAnsi="Arial" w:eastAsia="Arial" w:cs="Arial"/>
            <w:sz w:val="28"/>
            <w:szCs w:val="28"/>
          </w:rPr>
          <w:delText xml:space="preserve"> posteriormente realizados. Ainda assim, as cobranças</w:delText>
        </w:r>
      </w:del>
      <w:r>
        <w:rPr>
          <w:rFonts w:ascii="Arial" w:hAnsi="Arial" w:eastAsia="Arial" w:cs="Arial"/>
          <w:sz w:val="28"/>
          <w:szCs w:val="28"/>
        </w:rPr>
        <w:t xml:space="preserve"> continuaram incidindo sobre o benefício previdenciário </w:t>
      </w:r>
      <w:del w:id="1437" w:author="Assessor GDSXSR" w:date="2026-10-31T19:51:13Z">
        <w:r>
          <w:rPr>
            <w:rFonts w:ascii="Arial" w:hAnsi="Arial" w:eastAsia="Arial" w:cs="Arial"/>
            <w:sz w:val="28"/>
            <w:szCs w:val="28"/>
          </w:rPr>
          <w:delText xml:space="preserve">d</w:delText>
        </w:r>
        <w:r>
          <w:rPr>
            <w:rFonts w:ascii="Arial" w:hAnsi="Arial" w:eastAsia="Arial" w:cs="Arial"/>
            <w:sz w:val="28"/>
            <w:szCs w:val="28"/>
          </w:rPr>
          <w:delText xml:space="preserve">o</w:delText>
        </w:r>
        <w:r>
          <w:rPr>
            <w:rFonts w:ascii="Arial" w:hAnsi="Arial" w:eastAsia="Arial" w:cs="Arial"/>
            <w:sz w:val="28"/>
            <w:szCs w:val="28"/>
          </w:rPr>
          <w:delText xml:space="preserve"> autor após a liquidação </w:delText>
        </w:r>
      </w:del>
      <w:r>
        <w:rPr>
          <w:rFonts w:ascii="Arial" w:hAnsi="Arial" w:eastAsia="Arial" w:cs="Arial"/>
          <w:sz w:val="28"/>
          <w:szCs w:val="28"/>
        </w:rPr>
        <w:t xml:space="preserve">da </w:t>
      </w:r>
      <w:del w:id="1438" w:author="Assessor GDSXSR" w:date="2026-10-31T19:51:13Z">
        <w:r>
          <w:rPr>
            <w:rFonts w:ascii="Arial" w:hAnsi="Arial" w:eastAsia="Arial" w:cs="Arial"/>
            <w:sz w:val="28"/>
            <w:szCs w:val="28"/>
          </w:rPr>
          <w:delText xml:space="preserve">operação</w:delText>
        </w:r>
      </w:del>
      <w:ins w:id="1439" w:author="Assessor GDSXSR" w:date="2026-10-31T19:51:13Z">
        <w:r>
          <w:rPr>
            <w:rFonts w:ascii="Arial" w:hAnsi="Arial" w:eastAsia="Arial" w:cs="Arial"/>
            <w:color w:val="808080"/>
            <w:sz w:val="28"/>
            <w:szCs w:val="28"/>
          </w:rPr>
          <w:t xml:space="preserve">autora (ID 88809768 e 88809772)</w:t>
        </w:r>
      </w:ins>
      <w:r>
        <w:rPr>
          <w:rFonts w:ascii="Arial" w:hAnsi="Arial" w:eastAsia="Arial" w:cs="Arial"/>
          <w:sz w:val="28"/>
          <w:szCs w:val="28"/>
        </w:rPr>
        <w:t xml:space="preserve">.</w:t>
      </w:r>
      <w:del w:id="1440" w:author="Assessor GDSXSR" w:date="2026-10-31T19:51:13Z">
        <w:r>
          <w:rPr>
            <w:rFonts w:ascii="Arial" w:hAnsi="Arial" w:eastAsia="Arial" w:cs="Arial"/>
            <w:sz w:val="28"/>
            <w:szCs w:val="28"/>
          </w:rPr>
          <w:delText xml:space="preserve"> </w:delText>
        </w:r>
      </w:del>
    </w:p>
    <w:p w:rsidR="41697F72" w:rsidP="00AB1CCC" w:rsidRDefault="41697F72" w14:paraId="397A9E4D" w14:textId="4911D902">
      <w:pPr>
        <w:spacing w:after="0" w:line="360" w:lineRule="auto"/>
        <w:ind w:firstLine="2268"/>
        <w:jc w:val="both"/>
        <w:rPr>
          <w:rFonts w:ascii="Arial" w:hAnsi="Arial" w:eastAsia="Arial" w:cs="Arial"/>
          <w:sz w:val="28"/>
          <w:szCs w:val="28"/>
        </w:rPr>
      </w:pPr>
    </w:p>
    <w:p w:rsidR="00CA07A7" w:rsidP="00AB1CCC" w:rsidRDefault="1C7224E1" w14:paraId="19078C50" w14:textId="77777777">
      <w:pPr>
        <w:spacing w:after="0" w:line="360" w:lineRule="auto"/>
        <w:ind w:firstLine="2268"/>
        <w:jc w:val="both"/>
        <w:rPr>
          <w:ins w:id="1445" w:author="Assessor GDSXSR" w:date="2026-10-31T19:51:13Z"/>
          <w:rFonts w:ascii="Arial" w:hAnsi="Arial" w:eastAsia="Arial" w:cs="Arial"/>
          <w:sz w:val="28"/>
          <w:szCs w:val="28"/>
        </w:rPr>
      </w:pPr>
      <w:del w:id="1441" w:author="Assessor GDSXSR" w:date="2026-10-31T19:51:13Z">
        <w:r>
          <w:rPr>
            <w:rFonts w:ascii="Arial" w:hAnsi="Arial" w:eastAsia="Arial" w:cs="Arial"/>
            <w:sz w:val="28"/>
            <w:szCs w:val="28"/>
          </w:rPr>
          <w:delText xml:space="preserve">Nos</w:delText>
        </w:r>
      </w:del>
      <w:ins w:id="1442" w:author="Assessor GDSXSR" w:date="2026-10-31T19:51:13Z">
        <w:r>
          <w:rPr>
            <w:rFonts w:ascii="Arial" w:hAnsi="Arial" w:eastAsia="Arial" w:cs="Arial"/>
            <w:color w:val="808080"/>
            <w:sz w:val="28"/>
            <w:szCs w:val="28"/>
          </w:rPr>
          <w:t xml:space="preserve">A restituição em dobro só é afastada diante de engano justificável, nos</w:t>
        </w:r>
      </w:ins>
      <w:r>
        <w:rPr>
          <w:rFonts w:ascii="Arial" w:hAnsi="Arial" w:eastAsia="Arial" w:cs="Arial"/>
          <w:sz w:val="28"/>
          <w:szCs w:val="28"/>
        </w:rPr>
        <w:t xml:space="preserve"> termos do art. 42, parágrafo único, do CDC</w:t>
      </w:r>
      <w:del w:id="1443" w:author="Assessor GDSXSR" w:date="2026-10-31T19:51:13Z">
        <w:r>
          <w:rPr>
            <w:rFonts w:ascii="Arial" w:hAnsi="Arial" w:eastAsia="Arial" w:cs="Arial"/>
            <w:sz w:val="28"/>
            <w:szCs w:val="28"/>
          </w:rPr>
          <w:delText xml:space="preserve">, a restituição em dobro somente pode ser afastada quando demonstrado engano justificável. </w:delText>
        </w:r>
      </w:del>
      <w:ins w:id="1444" w:author="Assessor GDSXSR" w:date="2026-10-31T19:51:13Z">
        <w:r>
          <w:rPr>
            <w:rFonts w:ascii="Arial" w:hAnsi="Arial" w:eastAsia="Arial" w:cs="Arial"/>
            <w:color w:val="808080"/>
            <w:sz w:val="28"/>
            <w:szCs w:val="28"/>
          </w:rPr>
          <w:t xml:space="preserve">:</w:t>
        </w:r>
      </w:ins>
    </w:p>
    <w:p>
      <w:pPr>
        <w:spacing w:after="0" w:line="360" w:lineRule="auto"/>
        <w:ind w:firstLine="2268"/>
        <w:jc w:val="both"/>
        <w:rPr>
          <w:ins w:id="1446" w:author="Assessor GDSXSR" w:date="2026-10-31T19:51:13Z"/>
          <w:rFonts w:ascii="Arial" w:hAnsi="Arial" w:eastAsia="Arial" w:cs="Arial"/>
          <w:sz w:val="28"/>
          <w:szCs w:val="28"/>
        </w:rPr>
      </w:pPr>
    </w:p>
    <w:p>
      <w:pPr>
        <w:spacing w:after="0" w:line="360" w:lineRule="auto"/>
        <w:ind w:left="2268"/>
        <w:jc w:val="both"/>
        <w:rPr>
          <w:rFonts w:ascii="Arial" w:hAnsi="Arial" w:eastAsia="Arial" w:cs="Arial"/>
          <w:sz w:val="28"/>
          <w:szCs w:val="28"/>
        </w:rPr>
      </w:pPr>
      <w:ins w:id="1447" w:author="Assessor GDSXSR" w:date="2026-10-31T19:51:13Z">
        <w:r>
          <w:rPr>
            <w:rFonts w:ascii="Arial" w:hAnsi="Arial" w:eastAsia="Arial" w:cs="Arial"/>
            <w:i/>
            <w:color w:val="808080"/>
            <w:sz w:val="26"/>
            <w:szCs w:val="28"/>
          </w:rPr>
          <w:t xml:space="preserve">“Art. 42. (...) Parágrafo único. O consumidor cobrado em quantia indevida tem direito à repetição do indébito, por valor igual ao dobro do que pagou em excesso, acrescido de correção monetária e juros legais, salvo hipótese de engano justificável.”</w:t>
        </w:r>
      </w:ins>
    </w:p>
    <w:p w:rsidR="00CA07A7" w:rsidP="00AB1CCC" w:rsidRDefault="00CA07A7" w14:paraId="4A431EA6" w14:textId="77777777">
      <w:pPr>
        <w:spacing w:after="0" w:line="360" w:lineRule="auto"/>
        <w:ind w:firstLine="2268"/>
        <w:jc w:val="both"/>
        <w:rPr>
          <w:rFonts w:ascii="Arial" w:hAnsi="Arial" w:eastAsia="Arial" w:cs="Arial"/>
          <w:sz w:val="28"/>
          <w:szCs w:val="28"/>
        </w:rPr>
      </w:pPr>
    </w:p>
    <w:p w:rsidR="1C7224E1" w:rsidP="00AB1CCC" w:rsidRDefault="1C7224E1" w14:paraId="33C23FF9" w14:textId="519E8AE4">
      <w:pPr>
        <w:spacing w:after="0" w:line="360" w:lineRule="auto"/>
        <w:ind w:firstLine="2268"/>
        <w:jc w:val="both"/>
      </w:pPr>
      <w:r>
        <w:rPr>
          <w:rFonts w:ascii="Arial" w:hAnsi="Arial" w:eastAsia="Arial" w:cs="Arial"/>
          <w:sz w:val="28"/>
          <w:szCs w:val="28"/>
          <w:highlight w:val="yellow"/>
          <w:rPrChange w:id="1460" w:author="Assessor GDSXSR" w:date="2026-10-31T19:51:13Z">
            <w:rPr>
              <w:rFonts w:ascii="Arial" w:hAnsi="Arial" w:eastAsia="Arial" w:cs="Arial"/>
              <w:sz w:val="28"/>
              <w:szCs w:val="28"/>
            </w:rPr>
          </w:rPrChange>
        </w:rPr>
        <w:t xml:space="preserve">No caso, a continuidade dos descontos após a quitação </w:t>
      </w:r>
      <w:del w:id="1448" w:author="Assessor GDSXSR" w:date="2026-10-31T19:51:13Z">
        <w:r>
          <w:rPr>
            <w:rFonts w:ascii="Arial" w:hAnsi="Arial" w:eastAsia="Arial" w:cs="Arial"/>
            <w:sz w:val="28"/>
            <w:szCs w:val="28"/>
          </w:rPr>
          <w:delText xml:space="preserve">da dívida </w:delText>
        </w:r>
      </w:del>
      <w:r>
        <w:rPr>
          <w:rFonts w:ascii="Arial" w:hAnsi="Arial" w:eastAsia="Arial" w:cs="Arial"/>
          <w:sz w:val="28"/>
          <w:szCs w:val="28"/>
          <w:highlight w:val="yellow"/>
          <w:rPrChange w:id="1461" w:author="Assessor GDSXSR" w:date="2026-10-31T19:51:13Z">
            <w:rPr>
              <w:rFonts w:ascii="Arial" w:hAnsi="Arial" w:eastAsia="Arial" w:cs="Arial"/>
              <w:sz w:val="28"/>
              <w:szCs w:val="28"/>
            </w:rPr>
          </w:rPrChange>
        </w:rPr>
        <w:t xml:space="preserve">revela falha operacional que não </w:t>
      </w:r>
      <w:del w:id="1449" w:author="Assessor GDSXSR" w:date="2026-10-31T19:51:13Z">
        <w:r>
          <w:rPr>
            <w:rFonts w:ascii="Arial" w:hAnsi="Arial" w:eastAsia="Arial" w:cs="Arial"/>
            <w:sz w:val="28"/>
            <w:szCs w:val="28"/>
          </w:rPr>
          <w:delText xml:space="preserve">se</w:delText>
        </w:r>
      </w:del>
      <w:ins w:id="1450" w:author="Assessor GDSXSR" w:date="2026-10-31T19:51:13Z">
        <w:r>
          <w:rPr>
            <w:rFonts w:ascii="Arial" w:hAnsi="Arial" w:eastAsia="Arial" w:cs="Arial"/>
            <w:color w:val="808080"/>
            <w:sz w:val="28"/>
            <w:szCs w:val="28"/>
          </w:rPr>
          <w:t xml:space="preserve">configura</w:t>
        </w:r>
      </w:ins>
      <w:r>
        <w:rPr>
          <w:rFonts w:ascii="Arial" w:hAnsi="Arial" w:eastAsia="Arial" w:cs="Arial"/>
          <w:sz w:val="28"/>
          <w:szCs w:val="28"/>
          <w:highlight w:val="yellow"/>
          <w:rPrChange w:id="1462" w:author="Assessor GDSXSR" w:date="2026-10-31T19:51:13Z">
            <w:rPr>
              <w:rFonts w:ascii="Arial" w:hAnsi="Arial" w:eastAsia="Arial" w:cs="Arial"/>
              <w:sz w:val="28"/>
              <w:szCs w:val="28"/>
            </w:rPr>
          </w:rPrChange>
        </w:rPr>
        <w:t xml:space="preserve"> </w:t>
      </w:r>
      <w:del w:id="1451" w:author="Assessor GDSXSR" w:date="2026-10-31T19:51:13Z">
        <w:r>
          <w:rPr>
            <w:rFonts w:ascii="Arial" w:hAnsi="Arial" w:eastAsia="Arial" w:cs="Arial"/>
            <w:sz w:val="28"/>
            <w:szCs w:val="28"/>
          </w:rPr>
          <w:delText xml:space="preserve">enquadra</w:delText>
        </w:r>
      </w:del>
      <w:ins w:id="1452" w:author="Assessor GDSXSR" w:date="2026-10-31T19:51:13Z">
        <w:r>
          <w:rPr>
            <w:rFonts w:ascii="Arial" w:hAnsi="Arial" w:eastAsia="Arial" w:cs="Arial"/>
            <w:color w:val="808080"/>
            <w:sz w:val="28"/>
            <w:szCs w:val="28"/>
          </w:rPr>
          <w:t xml:space="preserve">engano</w:t>
        </w:r>
      </w:ins>
      <w:r>
        <w:rPr>
          <w:rFonts w:ascii="Arial" w:hAnsi="Arial" w:eastAsia="Arial" w:cs="Arial"/>
          <w:sz w:val="28"/>
          <w:szCs w:val="28"/>
          <w:highlight w:val="yellow"/>
          <w:rPrChange w:id="1463" w:author="Assessor GDSXSR" w:date="2026-10-31T19:51:13Z">
            <w:rPr>
              <w:rFonts w:ascii="Arial" w:hAnsi="Arial" w:eastAsia="Arial" w:cs="Arial"/>
              <w:sz w:val="28"/>
              <w:szCs w:val="28"/>
            </w:rPr>
          </w:rPrChange>
        </w:rPr>
        <w:t xml:space="preserve"> </w:t>
      </w:r>
      <w:del w:id="1453" w:author="Assessor GDSXSR" w:date="2026-10-31T19:51:13Z">
        <w:r>
          <w:rPr>
            <w:rFonts w:ascii="Arial" w:hAnsi="Arial" w:eastAsia="Arial" w:cs="Arial"/>
            <w:sz w:val="28"/>
            <w:szCs w:val="28"/>
          </w:rPr>
          <w:delText xml:space="preserve">no</w:delText>
        </w:r>
      </w:del>
      <w:ins w:id="1454" w:author="Assessor GDSXSR" w:date="2026-10-31T19:51:13Z">
        <w:r>
          <w:rPr>
            <w:rFonts w:ascii="Arial" w:hAnsi="Arial" w:eastAsia="Arial" w:cs="Arial"/>
            <w:color w:val="808080"/>
            <w:sz w:val="28"/>
            <w:szCs w:val="28"/>
          </w:rPr>
          <w:t xml:space="preserve">justificável</w:t>
        </w:r>
      </w:ins>
      <w:r>
        <w:rPr>
          <w:rFonts w:ascii="Arial" w:hAnsi="Arial" w:eastAsia="Arial" w:cs="Arial"/>
          <w:sz w:val="28"/>
          <w:szCs w:val="28"/>
          <w:highlight w:val="yellow"/>
          <w:rPrChange w:id="1464" w:author="Assessor GDSXSR" w:date="2026-10-31T19:51:13Z">
            <w:rPr>
              <w:rFonts w:ascii="Arial" w:hAnsi="Arial" w:eastAsia="Arial" w:cs="Arial"/>
              <w:sz w:val="28"/>
              <w:szCs w:val="28"/>
            </w:rPr>
          </w:rPrChange>
        </w:rPr>
        <w:t xml:space="preserve"> </w:t>
      </w:r>
      <w:del w:id="1455" w:author="Assessor GDSXSR" w:date="2026-10-31T19:51:13Z">
        <w:r>
          <w:rPr>
            <w:rFonts w:ascii="Arial" w:hAnsi="Arial" w:eastAsia="Arial" w:cs="Arial"/>
            <w:sz w:val="28"/>
            <w:szCs w:val="28"/>
          </w:rPr>
          <w:delText xml:space="preserve">conceito</w:delText>
        </w:r>
      </w:del>
      <w:ins w:id="1456" w:author="Assessor GDSXSR" w:date="2026-10-31T19:51:13Z">
        <w:r>
          <w:rPr>
            <w:rFonts w:ascii="Arial" w:hAnsi="Arial" w:eastAsia="Arial" w:cs="Arial"/>
            <w:color w:val="808080"/>
            <w:sz w:val="28"/>
            <w:szCs w:val="28"/>
          </w:rPr>
          <w:t xml:space="preserve">e</w:t>
        </w:r>
      </w:ins>
      <w:r>
        <w:rPr>
          <w:rFonts w:ascii="Arial" w:hAnsi="Arial" w:eastAsia="Arial" w:cs="Arial"/>
          <w:sz w:val="28"/>
          <w:szCs w:val="28"/>
          <w:highlight w:val="yellow"/>
          <w:rPrChange w:id="1465" w:author="Assessor GDSXSR" w:date="2026-10-31T19:51:13Z">
            <w:rPr>
              <w:rFonts w:ascii="Arial" w:hAnsi="Arial" w:eastAsia="Arial" w:cs="Arial"/>
              <w:sz w:val="28"/>
              <w:szCs w:val="28"/>
            </w:rPr>
          </w:rPrChange>
        </w:rPr>
        <w:t xml:space="preserve"> </w:t>
      </w:r>
      <w:del w:id="1457" w:author="Assessor GDSXSR" w:date="2026-10-31T19:51:13Z">
        <w:r>
          <w:rPr>
            <w:rFonts w:ascii="Arial" w:hAnsi="Arial" w:eastAsia="Arial" w:cs="Arial"/>
            <w:sz w:val="28"/>
            <w:szCs w:val="28"/>
          </w:rPr>
          <w:delText xml:space="preserve">de erro escusável apto a afastar a sanção legal. A cobrança persistiu mesmo depois da extinção da obrigação contratual, circunstância</w:delText>
        </w:r>
      </w:del>
      <w:ins w:id="1458" w:author="Assessor GDSXSR" w:date="2026-10-31T19:51:13Z">
        <w:r>
          <w:rPr>
            <w:rFonts w:ascii="Arial" w:hAnsi="Arial" w:eastAsia="Arial" w:cs="Arial"/>
            <w:color w:val="808080"/>
            <w:sz w:val="28"/>
            <w:szCs w:val="28"/>
          </w:rPr>
          <w:t xml:space="preserve">é</w:t>
        </w:r>
      </w:ins>
      <w:r>
        <w:rPr>
          <w:rFonts w:ascii="Arial" w:hAnsi="Arial" w:eastAsia="Arial" w:cs="Arial"/>
          <w:sz w:val="28"/>
          <w:szCs w:val="28"/>
          <w:highlight w:val="yellow"/>
          <w:rPrChange w:id="1466" w:author="Assessor GDSXSR" w:date="2026-10-31T19:51:13Z">
            <w:rPr>
              <w:rFonts w:ascii="Arial" w:hAnsi="Arial" w:eastAsia="Arial" w:cs="Arial"/>
              <w:sz w:val="28"/>
              <w:szCs w:val="28"/>
            </w:rPr>
          </w:rPrChange>
        </w:rPr>
        <w:t xml:space="preserve"> incompatível com o dever de diligência </w:t>
      </w:r>
      <w:del w:id="1459" w:author="Assessor GDSXSR" w:date="2026-10-31T19:51:13Z">
        <w:r>
          <w:rPr>
            <w:rFonts w:ascii="Arial" w:hAnsi="Arial" w:eastAsia="Arial" w:cs="Arial"/>
            <w:sz w:val="28"/>
            <w:szCs w:val="28"/>
          </w:rPr>
          <w:delText xml:space="preserve">esperado </w:delText>
        </w:r>
      </w:del>
      <w:r>
        <w:rPr>
          <w:rFonts w:ascii="Arial" w:hAnsi="Arial" w:eastAsia="Arial" w:cs="Arial"/>
          <w:sz w:val="28"/>
          <w:szCs w:val="28"/>
          <w:highlight w:val="yellow"/>
          <w:rPrChange w:id="1467" w:author="Assessor GDSXSR" w:date="2026-10-31T19:51:13Z">
            <w:rPr>
              <w:rFonts w:ascii="Arial" w:hAnsi="Arial" w:eastAsia="Arial" w:cs="Arial"/>
              <w:sz w:val="28"/>
              <w:szCs w:val="28"/>
            </w:rPr>
          </w:rPrChange>
        </w:rPr>
        <w:t xml:space="preserve">das instituições financeiras.</w:t>
      </w:r>
    </w:p>
    <w:p w:rsidR="41697F72" w:rsidP="00AB1CCC" w:rsidRDefault="41697F72" w14:paraId="7433648D" w14:textId="68283BDE">
      <w:pPr>
        <w:spacing w:after="0" w:line="360" w:lineRule="auto"/>
        <w:ind w:firstLine="2268"/>
        <w:jc w:val="both"/>
        <w:rPr>
          <w:rFonts w:ascii="Arial" w:hAnsi="Arial" w:eastAsia="Arial" w:cs="Arial"/>
          <w:sz w:val="28"/>
          <w:szCs w:val="28"/>
        </w:rPr>
      </w:pPr>
    </w:p>
    <w:p w:rsidRPr="00CB11B8" w:rsidR="1C7224E1" w:rsidP="00AB1CCC" w:rsidRDefault="1C7224E1" w14:paraId="2363C1C4" w14:textId="001756D3">
      <w:pPr>
        <w:spacing w:after="0" w:line="360" w:lineRule="auto"/>
        <w:ind w:firstLine="2268"/>
        <w:jc w:val="both"/>
        <w:rPr>
          <w:rFonts w:ascii="Arial" w:hAnsi="Arial" w:eastAsia="Arial" w:cs="Arial"/>
          <w:sz w:val="28"/>
          <w:szCs w:val="28"/>
          <w:u w:val="single"/>
        </w:rPr>
      </w:pPr>
      <w:r>
        <w:rPr>
          <w:rFonts w:ascii="Arial" w:hAnsi="Arial" w:eastAsia="Arial" w:cs="Arial"/>
          <w:sz w:val="28"/>
          <w:szCs w:val="28"/>
          <w:highlight w:val="yellow"/>
          <w:u w:val="single"/>
          <w:rPrChange w:id="1469" w:author="Assessor GDSXSR" w:date="2026-10-31T19:51:13Z">
            <w:rPr>
              <w:rFonts w:ascii="Arial" w:hAnsi="Arial" w:eastAsia="Arial" w:cs="Arial"/>
              <w:sz w:val="28"/>
              <w:szCs w:val="28"/>
              <w:u w:val="single"/>
            </w:rPr>
          </w:rPrChange>
        </w:rPr>
        <w:t xml:space="preserve">Assim, </w:t>
      </w:r>
      <w:r>
        <w:rPr>
          <w:rFonts w:ascii="Arial" w:hAnsi="Arial" w:eastAsia="Arial" w:cs="Arial"/>
          <w:sz w:val="28"/>
          <w:szCs w:val="28"/>
          <w:highlight w:val="yellow"/>
          <w:u w:val="single"/>
          <w:rPrChange w:id="1470" w:author="Assessor GDSXSR" w:date="2026-10-31T19:51:13Z">
            <w:rPr>
              <w:rFonts w:ascii="Arial" w:hAnsi="Arial" w:eastAsia="Arial" w:cs="Arial"/>
              <w:sz w:val="28"/>
              <w:szCs w:val="28"/>
              <w:u w:val="single"/>
            </w:rPr>
          </w:rPrChange>
        </w:rPr>
        <w:t xml:space="preserve">nego provimento ao apelo</w:t>
      </w:r>
      <w:ins w:id="1468" w:author="Assessor GDSXSR" w:date="2026-10-31T19:51:13Z">
        <w:r>
          <w:rPr>
            <w:rFonts w:ascii="Arial" w:hAnsi="Arial" w:eastAsia="Arial" w:cs="Arial"/>
            <w:color w:val="808080"/>
            <w:sz w:val="28"/>
            <w:szCs w:val="28"/>
            <w:u w:val="single"/>
          </w:rPr>
          <w:t xml:space="preserve">,</w:t>
        </w:r>
      </w:ins>
      <w:r>
        <w:rPr>
          <w:rFonts w:ascii="Arial" w:hAnsi="Arial" w:eastAsia="Arial" w:cs="Arial"/>
          <w:sz w:val="28"/>
          <w:szCs w:val="28"/>
          <w:highlight w:val="yellow"/>
          <w:u w:val="single"/>
          <w:rPrChange w:id="1471" w:author="Assessor GDSXSR" w:date="2026-10-31T19:51:13Z">
            <w:rPr>
              <w:rFonts w:ascii="Arial" w:hAnsi="Arial" w:eastAsia="Arial" w:cs="Arial"/>
              <w:sz w:val="28"/>
              <w:szCs w:val="28"/>
              <w:u w:val="single"/>
            </w:rPr>
          </w:rPrChange>
        </w:rPr>
        <w:t xml:space="preserve"> nesse ponto</w:t>
      </w:r>
      <w:r>
        <w:rPr>
          <w:rFonts w:ascii="Arial" w:hAnsi="Arial" w:eastAsia="Arial" w:cs="Arial"/>
          <w:sz w:val="28"/>
          <w:szCs w:val="28"/>
          <w:highlight w:val="yellow"/>
          <w:u w:val="single"/>
          <w:rPrChange w:id="1472" w:author="Assessor GDSXSR" w:date="2026-10-31T19:51:13Z">
            <w:rPr>
              <w:rFonts w:ascii="Arial" w:hAnsi="Arial" w:eastAsia="Arial" w:cs="Arial"/>
              <w:sz w:val="28"/>
              <w:szCs w:val="28"/>
              <w:u w:val="single"/>
            </w:rPr>
          </w:rPrChange>
        </w:rPr>
        <w:t xml:space="preserve">.</w:t>
      </w:r>
    </w:p>
    <w:p w:rsidR="41697F72" w:rsidP="00AB1CCC" w:rsidRDefault="41697F72" w14:paraId="1D4288D6" w14:textId="6DBF03CD">
      <w:pPr>
        <w:spacing w:after="0" w:line="360" w:lineRule="auto"/>
        <w:ind w:firstLine="2268"/>
        <w:jc w:val="both"/>
        <w:rPr>
          <w:rFonts w:ascii="Arial" w:hAnsi="Arial" w:cs="Arial"/>
          <w:sz w:val="28"/>
          <w:szCs w:val="28"/>
        </w:rPr>
      </w:pPr>
    </w:p>
    <w:p w:rsidR="4E93C943" w:rsidP="00AB1CCC" w:rsidRDefault="06728B7A" w14:paraId="10574EE6" w14:textId="5753B399">
      <w:pPr>
        <w:spacing w:after="0" w:line="360" w:lineRule="auto"/>
        <w:jc w:val="center"/>
        <w:rPr>
          <w:rFonts w:ascii="Arial" w:hAnsi="Arial" w:cs="Arial"/>
          <w:sz w:val="28"/>
          <w:szCs w:val="28"/>
        </w:rPr>
      </w:pPr>
      <w:r w:rsidRPr="39AEA010">
        <w:rPr>
          <w:rFonts w:ascii="Arial" w:hAnsi="Arial" w:cs="Arial"/>
          <w:sz w:val="28"/>
          <w:szCs w:val="28"/>
          <w:highlight w:val="yellow"/>
          <w:rPrChange w:id="1473" w:author="Assessor GDSXSR" w:date="2026-10-31T19:51:13Z">
            <w:rPr>
              <w:rFonts w:ascii="Arial" w:hAnsi="Arial" w:cs="Arial"/>
              <w:sz w:val="28"/>
              <w:szCs w:val="28"/>
            </w:rPr>
          </w:rPrChange>
        </w:rPr>
        <w:t xml:space="preserve">DA </w:t>
      </w:r>
      <w:r w:rsidRPr="39AEA010" w:rsidR="485D39F1">
        <w:rPr>
          <w:rFonts w:ascii="Arial" w:hAnsi="Arial" w:cs="Arial"/>
          <w:sz w:val="28"/>
          <w:szCs w:val="28"/>
          <w:highlight w:val="yellow"/>
          <w:rPrChange w:id="1474" w:author="Assessor GDSXSR" w:date="2026-10-31T19:51:13Z">
            <w:rPr>
              <w:rFonts w:ascii="Arial" w:hAnsi="Arial" w:cs="Arial"/>
              <w:sz w:val="28"/>
              <w:szCs w:val="28"/>
            </w:rPr>
          </w:rPrChange>
        </w:rPr>
        <w:t>CONFIGURAÇÃO DO DANO MORAL</w:t>
      </w:r>
      <w:r w:rsidR="00CB11B8">
        <w:rPr>
          <w:rFonts w:ascii="Arial" w:hAnsi="Arial" w:cs="Arial"/>
          <w:sz w:val="28"/>
          <w:szCs w:val="28"/>
          <w:highlight w:val="yellow"/>
          <w:rPrChange w:id="1475" w:author="Assessor GDSXSR" w:date="2026-10-31T19:51:13Z">
            <w:rPr>
              <w:rFonts w:ascii="Arial" w:hAnsi="Arial" w:cs="Arial"/>
              <w:sz w:val="28"/>
              <w:szCs w:val="28"/>
            </w:rPr>
          </w:rPrChange>
        </w:rPr>
        <w:t xml:space="preserve"> </w:t>
      </w:r>
      <w:r w:rsidRPr="39AEA010" w:rsidR="485D39F1">
        <w:rPr>
          <w:rFonts w:ascii="Arial" w:hAnsi="Arial" w:cs="Arial"/>
          <w:sz w:val="28"/>
          <w:szCs w:val="28"/>
          <w:highlight w:val="yellow"/>
          <w:rPrChange w:id="1476" w:author="Assessor GDSXSR" w:date="2026-10-31T19:51:13Z">
            <w:rPr>
              <w:rFonts w:ascii="Arial" w:hAnsi="Arial" w:cs="Arial"/>
              <w:sz w:val="28"/>
              <w:szCs w:val="28"/>
            </w:rPr>
          </w:rPrChange>
        </w:rPr>
        <w:t>INDENIZÁVEL</w:t>
      </w:r>
    </w:p>
    <w:p w:rsidR="427C02D4" w:rsidP="00AB1CCC" w:rsidRDefault="427C02D4" w14:paraId="6B28545C" w14:textId="5BE300B5">
      <w:pPr>
        <w:spacing w:after="0" w:line="360" w:lineRule="auto"/>
        <w:ind w:firstLine="2268"/>
        <w:jc w:val="center"/>
        <w:rPr>
          <w:rFonts w:ascii="Arial" w:hAnsi="Arial" w:cs="Arial"/>
          <w:sz w:val="28"/>
          <w:szCs w:val="28"/>
        </w:rPr>
      </w:pPr>
    </w:p>
    <w:p w:rsidR="00102EC2" w:rsidP="00AB1CCC" w:rsidRDefault="39BE5659" w14:paraId="607DF530" w14:textId="57782A4C">
      <w:pPr>
        <w:spacing w:after="0" w:line="360" w:lineRule="auto"/>
        <w:ind w:firstLine="2268"/>
        <w:jc w:val="both"/>
        <w:rPr>
          <w:rFonts w:ascii="Arial" w:hAnsi="Arial" w:eastAsia="Arial" w:cs="Arial"/>
          <w:sz w:val="28"/>
          <w:szCs w:val="28"/>
        </w:rPr>
      </w:pPr>
      <w:r>
        <w:rPr>
          <w:rFonts w:ascii="Arial" w:hAnsi="Arial" w:eastAsia="Arial" w:cs="Arial"/>
          <w:sz w:val="28"/>
          <w:szCs w:val="28"/>
        </w:rPr>
        <w:t xml:space="preserve">O</w:t>
      </w:r>
      <w:r>
        <w:rPr>
          <w:rFonts w:ascii="Arial" w:hAnsi="Arial" w:eastAsia="Arial" w:cs="Arial"/>
          <w:sz w:val="28"/>
          <w:szCs w:val="28"/>
        </w:rPr>
        <w:t xml:space="preserve"> apelante</w:t>
      </w:r>
      <w:del w:id="1479" w:author="Assessor GDSXSR" w:date="2026-10-31T19:51:13Z">
        <w:r>
          <w:rPr>
            <w:rFonts w:ascii="Arial" w:hAnsi="Arial" w:eastAsia="Arial" w:cs="Arial"/>
            <w:sz w:val="28"/>
            <w:szCs w:val="28"/>
          </w:rPr>
          <w:delText xml:space="preserve">, em suas razões,</w:delText>
        </w:r>
      </w:del>
      <w:r>
        <w:rPr>
          <w:rFonts w:ascii="Arial" w:hAnsi="Arial" w:eastAsia="Arial" w:cs="Arial"/>
          <w:sz w:val="28"/>
          <w:szCs w:val="28"/>
        </w:rPr>
        <w:t xml:space="preserve"> alega</w:t>
      </w:r>
      <w:del w:id="1480" w:author="Assessor GDSXSR" w:date="2026-10-31T19:51:13Z">
        <w:r>
          <w:rPr>
            <w:rFonts w:ascii="Arial" w:hAnsi="Arial" w:eastAsia="Arial" w:cs="Arial"/>
            <w:sz w:val="28"/>
            <w:szCs w:val="28"/>
          </w:rPr>
          <w:delText xml:space="preserve">, em síntese,</w:delText>
        </w:r>
      </w:del>
      <w:r>
        <w:rPr>
          <w:rFonts w:ascii="Arial" w:hAnsi="Arial" w:eastAsia="Arial" w:cs="Arial"/>
          <w:sz w:val="28"/>
          <w:szCs w:val="28"/>
        </w:rPr>
        <w:t xml:space="preserve"> que</w:t>
      </w:r>
      <w:r>
        <w:rPr>
          <w:rFonts w:ascii="Arial" w:hAnsi="Arial" w:eastAsia="Arial" w:cs="Arial"/>
          <w:sz w:val="28"/>
          <w:szCs w:val="28"/>
        </w:rPr>
        <w:t xml:space="preserve">:</w:t>
      </w:r>
      <w:r>
        <w:rPr>
          <w:rFonts w:ascii="Arial" w:hAnsi="Arial" w:eastAsia="Arial" w:cs="Arial"/>
          <w:b/>
          <w:bCs/>
          <w:sz w:val="28"/>
          <w:szCs w:val="28"/>
        </w:rPr>
        <w:t xml:space="preserve"> </w:t>
      </w:r>
      <w:r>
        <w:rPr>
          <w:rFonts w:ascii="Arial" w:hAnsi="Arial" w:eastAsia="Arial" w:cs="Arial"/>
          <w:b/>
          <w:bCs/>
          <w:sz w:val="28"/>
          <w:szCs w:val="28"/>
          <w:rPrChange w:id="1481" w:author="Assessor GDSXSR" w:date="2026-10-31T19:51:13Z">
            <w:rPr>
              <w:rFonts w:ascii="Arial" w:hAnsi="Arial" w:eastAsia="Arial" w:cs="Arial"/>
              <w:b/>
              <w:bCs/>
              <w:sz w:val="28"/>
              <w:szCs w:val="28"/>
            </w:rPr>
          </w:rPrChange>
        </w:rPr>
        <w:t xml:space="preserve">1)</w:t>
      </w:r>
      <w:r>
        <w:rPr>
          <w:rFonts w:ascii="Arial" w:hAnsi="Arial" w:eastAsia="Arial" w:cs="Arial"/>
          <w:sz w:val="28"/>
          <w:szCs w:val="28"/>
        </w:rPr>
        <w:t xml:space="preserve"> a situação </w:t>
      </w:r>
      <w:del w:id="1482" w:author="Assessor GDSXSR" w:date="2026-10-31T19:51:13Z">
        <w:r>
          <w:rPr>
            <w:rFonts w:ascii="Arial" w:hAnsi="Arial" w:eastAsia="Arial" w:cs="Arial"/>
            <w:sz w:val="28"/>
            <w:szCs w:val="28"/>
          </w:rPr>
          <w:delText xml:space="preserve">vivenciada pelo apelado </w:delText>
        </w:r>
      </w:del>
      <w:r>
        <w:rPr>
          <w:rFonts w:ascii="Arial" w:hAnsi="Arial" w:eastAsia="Arial" w:cs="Arial"/>
          <w:sz w:val="28"/>
          <w:szCs w:val="28"/>
        </w:rPr>
        <w:t xml:space="preserve">configura mero dissabor, sem </w:t>
      </w:r>
      <w:del w:id="1483" w:author="Assessor GDSXSR" w:date="2026-10-31T19:51:13Z">
        <w:r>
          <w:rPr>
            <w:rFonts w:ascii="Arial" w:hAnsi="Arial" w:eastAsia="Arial" w:cs="Arial"/>
            <w:sz w:val="28"/>
            <w:szCs w:val="28"/>
          </w:rPr>
          <w:delText xml:space="preserve">caracteriza</w:delText>
        </w:r>
        <w:r>
          <w:rPr>
            <w:rFonts w:ascii="Arial" w:hAnsi="Arial" w:eastAsia="Arial" w:cs="Arial"/>
            <w:sz w:val="28"/>
            <w:szCs w:val="28"/>
          </w:rPr>
          <w:delText xml:space="preserve">r </w:delText>
        </w:r>
      </w:del>
      <w:r>
        <w:rPr>
          <w:rFonts w:ascii="Arial" w:hAnsi="Arial" w:eastAsia="Arial" w:cs="Arial"/>
          <w:sz w:val="28"/>
          <w:szCs w:val="28"/>
        </w:rPr>
        <w:t xml:space="preserve">ofensa a </w:t>
      </w:r>
      <w:del w:id="1484" w:author="Assessor GDSXSR" w:date="2026-10-31T19:51:13Z">
        <w:r>
          <w:rPr>
            <w:rFonts w:ascii="Arial" w:hAnsi="Arial" w:eastAsia="Arial" w:cs="Arial"/>
            <w:sz w:val="28"/>
            <w:szCs w:val="28"/>
          </w:rPr>
          <w:delText xml:space="preserve">direitos</w:delText>
        </w:r>
      </w:del>
      <w:ins w:id="1485" w:author="Assessor GDSXSR" w:date="2026-10-31T19:51:13Z">
        <w:r>
          <w:rPr>
            <w:rFonts w:ascii="Arial" w:hAnsi="Arial" w:eastAsia="Arial" w:cs="Arial"/>
            <w:color w:val="808080"/>
            <w:sz w:val="28"/>
            <w:szCs w:val="28"/>
          </w:rPr>
          <w:t xml:space="preserve">direito</w:t>
        </w:r>
      </w:ins>
      <w:r>
        <w:rPr>
          <w:rFonts w:ascii="Arial" w:hAnsi="Arial" w:eastAsia="Arial" w:cs="Arial"/>
          <w:sz w:val="28"/>
          <w:szCs w:val="28"/>
        </w:rPr>
        <w:t xml:space="preserve"> da personalidade;</w:t>
      </w:r>
      <w:r>
        <w:rPr>
          <w:rFonts w:ascii="Arial" w:hAnsi="Arial" w:eastAsia="Arial" w:cs="Arial"/>
          <w:b/>
          <w:bCs/>
          <w:sz w:val="28"/>
          <w:szCs w:val="28"/>
        </w:rPr>
        <w:t xml:space="preserve"> </w:t>
      </w:r>
      <w:r>
        <w:rPr>
          <w:rFonts w:ascii="Arial" w:hAnsi="Arial" w:eastAsia="Arial" w:cs="Arial"/>
          <w:sz w:val="28"/>
          <w:szCs w:val="28"/>
        </w:rPr>
        <w:t xml:space="preserve">e </w:t>
      </w:r>
      <w:r>
        <w:rPr>
          <w:rFonts w:ascii="Arial" w:hAnsi="Arial" w:eastAsia="Arial" w:cs="Arial"/>
          <w:b/>
          <w:bCs/>
          <w:sz w:val="28"/>
          <w:szCs w:val="28"/>
          <w:rPrChange w:id="1486" w:author="Assessor GDSXSR" w:date="2026-10-31T19:51:13Z">
            <w:rPr>
              <w:rFonts w:ascii="Arial" w:hAnsi="Arial" w:eastAsia="Arial" w:cs="Arial"/>
              <w:b/>
              <w:bCs/>
              <w:sz w:val="28"/>
              <w:szCs w:val="28"/>
            </w:rPr>
          </w:rPrChange>
        </w:rPr>
        <w:t xml:space="preserve">2)</w:t>
      </w:r>
      <w:r>
        <w:rPr>
          <w:rFonts w:ascii="Arial" w:hAnsi="Arial" w:eastAsia="Arial" w:cs="Arial"/>
          <w:b/>
          <w:bCs/>
          <w:sz w:val="28"/>
          <w:szCs w:val="28"/>
        </w:rPr>
        <w:t xml:space="preserve"> </w:t>
      </w:r>
      <w:r>
        <w:rPr>
          <w:rFonts w:ascii="Arial" w:hAnsi="Arial" w:eastAsia="Arial" w:cs="Arial"/>
          <w:sz w:val="28"/>
          <w:szCs w:val="28"/>
        </w:rPr>
        <w:t xml:space="preserve">não houve </w:t>
      </w:r>
      <w:del w:id="1487" w:author="Assessor GDSXSR" w:date="2026-10-31T19:51:13Z">
        <w:r>
          <w:rPr>
            <w:rFonts w:ascii="Arial" w:hAnsi="Arial" w:eastAsia="Arial" w:cs="Arial"/>
            <w:sz w:val="28"/>
            <w:szCs w:val="28"/>
          </w:rPr>
          <w:delText xml:space="preserve">demonstração de </w:delText>
        </w:r>
      </w:del>
      <w:r>
        <w:rPr>
          <w:rFonts w:ascii="Arial" w:hAnsi="Arial" w:eastAsia="Arial" w:cs="Arial"/>
          <w:sz w:val="28"/>
          <w:szCs w:val="28"/>
        </w:rPr>
        <w:t xml:space="preserve">dano moral indenizável</w:t>
      </w:r>
      <w:ins w:id="1488" w:author="Assessor GDSXSR" w:date="2026-10-31T19:51:13Z">
        <w:r>
          <w:rPr>
            <w:rFonts w:ascii="Arial" w:hAnsi="Arial" w:eastAsia="Arial" w:cs="Arial"/>
            <w:color w:val="808080"/>
            <w:sz w:val="28"/>
            <w:szCs w:val="28"/>
          </w:rPr>
          <w:t xml:space="preserve"> (ID 88809863)</w:t>
        </w:r>
      </w:ins>
      <w:r>
        <w:rPr>
          <w:rFonts w:ascii="Arial" w:hAnsi="Arial" w:eastAsia="Arial" w:cs="Arial"/>
          <w:sz w:val="28"/>
          <w:szCs w:val="28"/>
        </w:rPr>
        <w:t xml:space="preserve">.</w:t>
      </w:r>
      <w:del w:id="1489" w:author="Assessor GDSXSR" w:date="2026-10-31T19:51:13Z">
        <w:r>
          <w:rPr>
            <w:rFonts w:ascii="Arial" w:hAnsi="Arial" w:eastAsia="Arial" w:cs="Arial"/>
            <w:sz w:val="28"/>
            <w:szCs w:val="28"/>
          </w:rPr>
          <w:delText xml:space="preserve"> </w:delText>
        </w:r>
      </w:del>
    </w:p>
    <w:p w:rsidR="00102EC2" w:rsidP="00AB1CCC" w:rsidRDefault="00102EC2" w14:paraId="484B300C" w14:textId="765E484D">
      <w:pPr>
        <w:spacing w:after="0" w:line="360" w:lineRule="auto"/>
        <w:ind w:firstLine="2268"/>
        <w:jc w:val="both"/>
        <w:rPr>
          <w:rFonts w:ascii="Arial" w:hAnsi="Arial" w:eastAsia="Arial" w:cs="Arial"/>
          <w:sz w:val="28"/>
          <w:szCs w:val="28"/>
        </w:rPr>
      </w:pPr>
    </w:p>
    <w:p w:rsidR="00102EC2" w:rsidP="00AB1CCC" w:rsidRDefault="0E85FE63" w14:paraId="380488CF" w14:textId="2083CEB2">
      <w:pPr>
        <w:spacing w:after="0" w:line="360" w:lineRule="auto"/>
        <w:ind w:firstLine="2268"/>
        <w:jc w:val="both"/>
      </w:pPr>
      <w:r w:rsidRPr="626B6416">
        <w:rPr>
          <w:rFonts w:ascii="Arial" w:hAnsi="Arial" w:eastAsia="Arial" w:cs="Arial"/>
          <w:sz w:val="28"/>
          <w:szCs w:val="28"/>
          <w:highlight w:val="yellow"/>
          <w:rPrChange w:id="1490" w:author="Assessor GDSXSR" w:date="2026-10-31T19:51:13Z">
            <w:rPr>
              <w:rFonts w:ascii="Arial" w:hAnsi="Arial" w:eastAsia="Arial" w:cs="Arial"/>
              <w:sz w:val="28"/>
              <w:szCs w:val="28"/>
            </w:rPr>
          </w:rPrChange>
        </w:rPr>
        <w:t xml:space="preserve">Sem razão </w:t>
      </w:r>
      <w:r w:rsidRPr="626B6416" w:rsidR="28B5B964">
        <w:rPr>
          <w:rFonts w:ascii="Arial" w:hAnsi="Arial" w:eastAsia="Arial" w:cs="Arial"/>
          <w:sz w:val="28"/>
          <w:szCs w:val="28"/>
          <w:highlight w:val="yellow"/>
          <w:rPrChange w:id="1491" w:author="Assessor GDSXSR" w:date="2026-10-31T19:51:13Z">
            <w:rPr>
              <w:rFonts w:ascii="Arial" w:hAnsi="Arial" w:eastAsia="Arial" w:cs="Arial"/>
              <w:sz w:val="28"/>
              <w:szCs w:val="28"/>
            </w:rPr>
          </w:rPrChange>
        </w:rPr>
        <w:t>o</w:t>
      </w:r>
      <w:r w:rsidRPr="626B6416">
        <w:rPr>
          <w:rFonts w:ascii="Arial" w:hAnsi="Arial" w:eastAsia="Arial" w:cs="Arial"/>
          <w:sz w:val="28"/>
          <w:szCs w:val="28"/>
          <w:highlight w:val="yellow"/>
          <w:rPrChange w:id="1492" w:author="Assessor GDSXSR" w:date="2026-10-31T19:51:13Z">
            <w:rPr>
              <w:rFonts w:ascii="Arial" w:hAnsi="Arial" w:eastAsia="Arial" w:cs="Arial"/>
              <w:sz w:val="28"/>
              <w:szCs w:val="28"/>
            </w:rPr>
          </w:rPrChange>
        </w:rPr>
        <w:t xml:space="preserve"> apelante. </w:t>
      </w:r>
    </w:p>
    <w:p w:rsidR="626B6416" w:rsidP="00AB1CCC" w:rsidRDefault="626B6416" w14:paraId="3A247A6A" w14:textId="2E2ACA6F">
      <w:pPr>
        <w:spacing w:after="0" w:line="360" w:lineRule="auto"/>
        <w:ind w:firstLine="2268"/>
        <w:jc w:val="both"/>
        <w:rPr>
          <w:rFonts w:ascii="Arial" w:hAnsi="Arial" w:eastAsia="Arial" w:cs="Arial"/>
          <w:sz w:val="28"/>
          <w:szCs w:val="28"/>
        </w:rPr>
      </w:pPr>
    </w:p>
    <w:p w:rsidR="626B6416" w:rsidP="00AB1CCC" w:rsidRDefault="43E533D3" w14:paraId="042D9058" w14:textId="5B633849">
      <w:pPr>
        <w:spacing w:after="0" w:line="360" w:lineRule="auto"/>
        <w:ind w:firstLine="2268"/>
        <w:jc w:val="both"/>
      </w:pPr>
      <w:r>
        <w:rPr>
          <w:rFonts w:ascii="Arial" w:hAnsi="Arial" w:eastAsia="Arial" w:cs="Arial"/>
          <w:sz w:val="28"/>
          <w:szCs w:val="28"/>
        </w:rPr>
        <w:t xml:space="preserve">A</w:t>
      </w:r>
      <w:del w:id="1493" w:author="Assessor GDSXSR" w:date="2026-10-31T19:51:13Z">
        <w:r>
          <w:rPr>
            <w:rFonts w:ascii="Arial" w:hAnsi="Arial" w:eastAsia="Arial" w:cs="Arial"/>
            <w:sz w:val="28"/>
            <w:szCs w:val="28"/>
          </w:rPr>
          <w:delText xml:space="preserve"> hipótese dos autos não se restringe a simples inconveniente cotidiano. Houve</w:delText>
        </w:r>
      </w:del>
      <w:r>
        <w:rPr>
          <w:rFonts w:ascii="Arial" w:hAnsi="Arial" w:eastAsia="Arial" w:cs="Arial"/>
          <w:sz w:val="28"/>
          <w:szCs w:val="28"/>
        </w:rPr>
        <w:t xml:space="preserve"> manutenção de descontos sobre benefício previdenciário </w:t>
      </w:r>
      <w:del w:id="1494" w:author="Assessor GDSXSR" w:date="2026-10-31T19:51:13Z">
        <w:r>
          <w:rPr>
            <w:rFonts w:ascii="Arial" w:hAnsi="Arial" w:eastAsia="Arial" w:cs="Arial"/>
            <w:sz w:val="28"/>
            <w:szCs w:val="28"/>
          </w:rPr>
          <w:delText xml:space="preserve">mesmo </w:delText>
        </w:r>
      </w:del>
      <w:r>
        <w:rPr>
          <w:rFonts w:ascii="Arial" w:hAnsi="Arial" w:eastAsia="Arial" w:cs="Arial"/>
          <w:sz w:val="28"/>
          <w:szCs w:val="28"/>
        </w:rPr>
        <w:t xml:space="preserve">após a quitação integral do contrato</w:t>
      </w:r>
      <w:del w:id="1495" w:author="Assessor GDSXSR" w:date="2026-10-31T19:51:13Z">
        <w:r>
          <w:rPr>
            <w:rFonts w:ascii="Arial" w:hAnsi="Arial" w:eastAsia="Arial" w:cs="Arial"/>
            <w:sz w:val="28"/>
            <w:szCs w:val="28"/>
          </w:rPr>
          <w:delText xml:space="preserve">,</w:delText>
        </w:r>
      </w:del>
      <w:r>
        <w:rPr>
          <w:rFonts w:ascii="Arial" w:hAnsi="Arial" w:eastAsia="Arial" w:cs="Arial"/>
          <w:sz w:val="28"/>
          <w:szCs w:val="28"/>
        </w:rPr>
        <w:t xml:space="preserve"> </w:t>
      </w:r>
      <w:del w:id="1496" w:author="Assessor GDSXSR" w:date="2026-10-31T19:51:13Z">
        <w:r>
          <w:rPr>
            <w:rFonts w:ascii="Arial" w:hAnsi="Arial" w:eastAsia="Arial" w:cs="Arial"/>
            <w:sz w:val="28"/>
            <w:szCs w:val="28"/>
          </w:rPr>
          <w:delText xml:space="preserve">comprometendo</w:delText>
        </w:r>
      </w:del>
      <w:ins w:id="1497" w:author="Assessor GDSXSR" w:date="2026-10-31T19:51:13Z">
        <w:r>
          <w:rPr>
            <w:rFonts w:ascii="Arial" w:hAnsi="Arial" w:eastAsia="Arial" w:cs="Arial"/>
            <w:color w:val="808080"/>
            <w:sz w:val="28"/>
            <w:szCs w:val="28"/>
          </w:rPr>
          <w:t xml:space="preserve">compromete</w:t>
        </w:r>
      </w:ins>
      <w:r>
        <w:rPr>
          <w:rFonts w:ascii="Arial" w:hAnsi="Arial" w:eastAsia="Arial" w:cs="Arial"/>
          <w:sz w:val="28"/>
          <w:szCs w:val="28"/>
        </w:rPr>
        <w:t xml:space="preserve"> verba destinada à subsistência </w:t>
      </w:r>
      <w:del w:id="1498" w:author="Assessor GDSXSR" w:date="2026-10-31T19:51:13Z">
        <w:r>
          <w:rPr>
            <w:rFonts w:ascii="Arial" w:hAnsi="Arial" w:eastAsia="Arial" w:cs="Arial"/>
            <w:sz w:val="28"/>
            <w:szCs w:val="28"/>
          </w:rPr>
          <w:delText xml:space="preserve">d</w:delText>
        </w:r>
        <w:r>
          <w:rPr>
            <w:rFonts w:ascii="Arial" w:hAnsi="Arial" w:eastAsia="Arial" w:cs="Arial"/>
            <w:sz w:val="28"/>
            <w:szCs w:val="28"/>
          </w:rPr>
          <w:delText xml:space="preserve">o</w:delText>
        </w:r>
      </w:del>
      <w:ins w:id="1499" w:author="Assessor GDSXSR" w:date="2026-10-31T19:51:13Z">
        <w:r>
          <w:rPr>
            <w:rFonts w:ascii="Arial" w:hAnsi="Arial" w:eastAsia="Arial" w:cs="Arial"/>
            <w:color w:val="808080"/>
            <w:sz w:val="28"/>
            <w:szCs w:val="28"/>
          </w:rPr>
          <w:t xml:space="preserve">da</w:t>
        </w:r>
      </w:ins>
      <w:r>
        <w:rPr>
          <w:rFonts w:ascii="Arial" w:hAnsi="Arial" w:eastAsia="Arial" w:cs="Arial"/>
          <w:sz w:val="28"/>
          <w:szCs w:val="28"/>
        </w:rPr>
        <w:t xml:space="preserve"> </w:t>
      </w:r>
      <w:del w:id="1500" w:author="Assessor GDSXSR" w:date="2026-10-31T19:51:13Z">
        <w:r>
          <w:rPr>
            <w:rFonts w:ascii="Arial" w:hAnsi="Arial" w:eastAsia="Arial" w:cs="Arial"/>
            <w:sz w:val="28"/>
            <w:szCs w:val="28"/>
          </w:rPr>
          <w:delText xml:space="preserve">consumidor.</w:delText>
        </w:r>
      </w:del>
      <w:ins w:id="1501" w:author="Assessor GDSXSR" w:date="2026-10-31T19:51:13Z">
        <w:r>
          <w:rPr>
            <w:rFonts w:ascii="Arial" w:hAnsi="Arial" w:eastAsia="Arial" w:cs="Arial"/>
            <w:color w:val="808080"/>
            <w:sz w:val="28"/>
            <w:szCs w:val="28"/>
          </w:rPr>
          <w:t xml:space="preserve">autora</w:t>
        </w:r>
      </w:ins>
      <w:r>
        <w:rPr>
          <w:rFonts w:ascii="Arial" w:hAnsi="Arial" w:eastAsia="Arial" w:cs="Arial"/>
          <w:sz w:val="28"/>
          <w:szCs w:val="28"/>
        </w:rPr>
        <w:t xml:space="preserve"> </w:t>
      </w:r>
      <w:del w:id="1502" w:author="Assessor GDSXSR" w:date="2026-10-31T19:51:13Z">
        <w:r>
          <w:rPr>
            <w:rFonts w:ascii="Arial" w:hAnsi="Arial" w:eastAsia="Arial" w:cs="Arial"/>
            <w:sz w:val="28"/>
            <w:szCs w:val="28"/>
          </w:rPr>
          <w:delText xml:space="preserve">Conforme</w:delText>
        </w:r>
      </w:del>
      <w:ins w:id="1503" w:author="Assessor GDSXSR" w:date="2026-10-31T19:51:13Z">
        <w:r>
          <w:rPr>
            <w:rFonts w:ascii="Arial" w:hAnsi="Arial" w:eastAsia="Arial" w:cs="Arial"/>
            <w:color w:val="808080"/>
            <w:sz w:val="28"/>
            <w:szCs w:val="28"/>
          </w:rPr>
          <w:t xml:space="preserve">e</w:t>
        </w:r>
      </w:ins>
      <w:r>
        <w:rPr>
          <w:rFonts w:ascii="Arial" w:hAnsi="Arial" w:eastAsia="Arial" w:cs="Arial"/>
          <w:sz w:val="28"/>
          <w:szCs w:val="28"/>
        </w:rPr>
        <w:t xml:space="preserve"> </w:t>
      </w:r>
      <w:del w:id="1504" w:author="Assessor GDSXSR" w:date="2026-10-31T19:51:13Z">
        <w:r>
          <w:rPr>
            <w:rFonts w:ascii="Arial" w:hAnsi="Arial" w:eastAsia="Arial" w:cs="Arial"/>
            <w:sz w:val="28"/>
            <w:szCs w:val="28"/>
          </w:rPr>
          <w:delText xml:space="preserve">reconhecido na sentença, a cobrança indevida persistiu após</w:delText>
        </w:r>
      </w:del>
      <w:ins w:id="1505" w:author="Assessor GDSXSR" w:date="2026-10-31T19:51:13Z">
        <w:r>
          <w:rPr>
            <w:rFonts w:ascii="Arial" w:hAnsi="Arial" w:eastAsia="Arial" w:cs="Arial"/>
            <w:color w:val="808080"/>
            <w:sz w:val="28"/>
            <w:szCs w:val="28"/>
          </w:rPr>
          <w:t xml:space="preserve">ultrapassa</w:t>
        </w:r>
      </w:ins>
      <w:r>
        <w:rPr>
          <w:rFonts w:ascii="Arial" w:hAnsi="Arial" w:eastAsia="Arial" w:cs="Arial"/>
          <w:sz w:val="28"/>
          <w:szCs w:val="28"/>
        </w:rPr>
        <w:t xml:space="preserve"> o </w:t>
      </w:r>
      <w:del w:id="1506" w:author="Assessor GDSXSR" w:date="2026-10-31T19:51:13Z">
        <w:r>
          <w:rPr>
            <w:rFonts w:ascii="Arial" w:hAnsi="Arial" w:eastAsia="Arial" w:cs="Arial"/>
            <w:sz w:val="28"/>
            <w:szCs w:val="28"/>
          </w:rPr>
          <w:delText xml:space="preserve">encerramento</w:delText>
        </w:r>
      </w:del>
      <w:ins w:id="1507" w:author="Assessor GDSXSR" w:date="2026-10-31T19:51:13Z">
        <w:r>
          <w:rPr>
            <w:rFonts w:ascii="Arial" w:hAnsi="Arial" w:eastAsia="Arial" w:cs="Arial"/>
            <w:color w:val="808080"/>
            <w:sz w:val="28"/>
            <w:szCs w:val="28"/>
          </w:rPr>
          <w:t xml:space="preserve">simples</w:t>
        </w:r>
      </w:ins>
      <w:r>
        <w:rPr>
          <w:rFonts w:ascii="Arial" w:hAnsi="Arial" w:eastAsia="Arial" w:cs="Arial"/>
          <w:sz w:val="28"/>
          <w:szCs w:val="28"/>
        </w:rPr>
        <w:t xml:space="preserve"> </w:t>
      </w:r>
      <w:del w:id="1508" w:author="Assessor GDSXSR" w:date="2026-10-31T19:51:13Z">
        <w:r>
          <w:rPr>
            <w:rFonts w:ascii="Arial" w:hAnsi="Arial" w:eastAsia="Arial" w:cs="Arial"/>
            <w:sz w:val="28"/>
            <w:szCs w:val="28"/>
          </w:rPr>
          <w:delText xml:space="preserve">da</w:delText>
        </w:r>
      </w:del>
      <w:ins w:id="1509" w:author="Assessor GDSXSR" w:date="2026-10-31T19:51:13Z">
        <w:r>
          <w:rPr>
            <w:rFonts w:ascii="Arial" w:hAnsi="Arial" w:eastAsia="Arial" w:cs="Arial"/>
            <w:color w:val="808080"/>
            <w:sz w:val="28"/>
            <w:szCs w:val="28"/>
          </w:rPr>
          <w:t xml:space="preserve">dissabor</w:t>
        </w:r>
      </w:ins>
      <w:r>
        <w:rPr>
          <w:rFonts w:ascii="Arial" w:hAnsi="Arial" w:eastAsia="Arial" w:cs="Arial"/>
          <w:sz w:val="28"/>
          <w:szCs w:val="28"/>
        </w:rPr>
        <w:t xml:space="preserve"> </w:t>
      </w:r>
      <w:del w:id="1510" w:author="Assessor GDSXSR" w:date="2026-10-31T19:51:13Z">
        <w:r>
          <w:rPr>
            <w:rFonts w:ascii="Arial" w:hAnsi="Arial" w:eastAsia="Arial" w:cs="Arial"/>
            <w:sz w:val="28"/>
            <w:szCs w:val="28"/>
          </w:rPr>
          <w:delText xml:space="preserve">relação</w:delText>
        </w:r>
      </w:del>
      <w:ins w:id="1511" w:author="Assessor GDSXSR" w:date="2026-10-31T19:51:13Z">
        <w:r>
          <w:rPr>
            <w:rFonts w:ascii="Arial" w:hAnsi="Arial" w:eastAsia="Arial" w:cs="Arial"/>
            <w:color w:val="808080"/>
            <w:sz w:val="28"/>
            <w:szCs w:val="28"/>
          </w:rPr>
          <w:t xml:space="preserve">(ID</w:t>
        </w:r>
      </w:ins>
      <w:r>
        <w:rPr>
          <w:rFonts w:ascii="Arial" w:hAnsi="Arial" w:eastAsia="Arial" w:cs="Arial"/>
          <w:sz w:val="28"/>
          <w:szCs w:val="28"/>
        </w:rPr>
        <w:t xml:space="preserve"> </w:t>
      </w:r>
      <w:del w:id="1512" w:author="Assessor GDSXSR" w:date="2026-10-31T19:51:13Z">
        <w:r>
          <w:rPr>
            <w:rFonts w:ascii="Arial" w:hAnsi="Arial" w:eastAsia="Arial" w:cs="Arial"/>
            <w:sz w:val="28"/>
            <w:szCs w:val="28"/>
          </w:rPr>
          <w:delText xml:space="preserve">obrigacional, impondo </w:delText>
        </w:r>
        <w:r>
          <w:rPr>
            <w:rFonts w:ascii="Arial" w:hAnsi="Arial" w:eastAsia="Arial" w:cs="Arial"/>
            <w:sz w:val="28"/>
            <w:szCs w:val="28"/>
          </w:rPr>
          <w:delText xml:space="preserve">ao</w:delText>
        </w:r>
        <w:r>
          <w:rPr>
            <w:rFonts w:ascii="Arial" w:hAnsi="Arial" w:eastAsia="Arial" w:cs="Arial"/>
            <w:sz w:val="28"/>
            <w:szCs w:val="28"/>
          </w:rPr>
          <w:delText xml:space="preserve"> autor a necessidade de buscar tutela jurisdicional para cessar os descontos</w:delText>
        </w:r>
      </w:del>
      <w:ins w:id="1513" w:author="Assessor GDSXSR" w:date="2026-10-31T19:51:13Z">
        <w:r>
          <w:rPr>
            <w:rFonts w:ascii="Arial" w:hAnsi="Arial" w:eastAsia="Arial" w:cs="Arial"/>
            <w:color w:val="808080"/>
            <w:sz w:val="28"/>
            <w:szCs w:val="28"/>
          </w:rPr>
          <w:t xml:space="preserve">88809768</w:t>
        </w:r>
      </w:ins>
      <w:r>
        <w:rPr>
          <w:rFonts w:ascii="Arial" w:hAnsi="Arial" w:eastAsia="Arial" w:cs="Arial"/>
          <w:sz w:val="28"/>
          <w:szCs w:val="28"/>
        </w:rPr>
        <w:t xml:space="preserve"> e </w:t>
      </w:r>
      <w:del w:id="1514" w:author="Assessor GDSXSR" w:date="2026-10-31T19:51:13Z">
        <w:r>
          <w:rPr>
            <w:rFonts w:ascii="Arial" w:hAnsi="Arial" w:eastAsia="Arial" w:cs="Arial"/>
            <w:sz w:val="28"/>
            <w:szCs w:val="28"/>
          </w:rPr>
          <w:delText xml:space="preserve">obter a restituição dos valores indevidamente retidos</w:delText>
        </w:r>
      </w:del>
      <w:ins w:id="1515" w:author="Assessor GDSXSR" w:date="2026-10-31T19:51:13Z">
        <w:r>
          <w:rPr>
            <w:rFonts w:ascii="Arial" w:hAnsi="Arial" w:eastAsia="Arial" w:cs="Arial"/>
            <w:color w:val="808080"/>
            <w:sz w:val="28"/>
            <w:szCs w:val="28"/>
          </w:rPr>
          <w:t xml:space="preserve">88809772)</w:t>
        </w:r>
      </w:ins>
      <w:r>
        <w:rPr>
          <w:rFonts w:ascii="Arial" w:hAnsi="Arial" w:eastAsia="Arial" w:cs="Arial"/>
          <w:sz w:val="28"/>
          <w:szCs w:val="28"/>
        </w:rPr>
        <w:t xml:space="preserve">.</w:t>
      </w:r>
      <w:del w:id="1516" w:author="Assessor GDSXSR" w:date="2026-10-31T19:51:13Z">
        <w:r>
          <w:rPr>
            <w:rFonts w:ascii="Arial" w:hAnsi="Arial" w:eastAsia="Arial" w:cs="Arial"/>
            <w:sz w:val="28"/>
            <w:szCs w:val="28"/>
          </w:rPr>
          <w:delText xml:space="preserve"> </w:delText>
        </w:r>
      </w:del>
    </w:p>
    <w:p w:rsidR="626B6416" w:rsidP="00AB1CCC" w:rsidRDefault="626B6416" w14:paraId="52F937DB" w14:textId="05DA24D7">
      <w:pPr>
        <w:spacing w:after="0" w:line="360" w:lineRule="auto"/>
        <w:ind w:firstLine="2268"/>
        <w:jc w:val="both"/>
        <w:rPr>
          <w:rFonts w:ascii="Arial" w:hAnsi="Arial" w:eastAsia="Arial" w:cs="Arial"/>
          <w:sz w:val="28"/>
          <w:szCs w:val="28"/>
        </w:rPr>
      </w:pPr>
    </w:p>
    <w:p w:rsidR="626B6416" w:rsidP="00AB1CCC" w:rsidRDefault="7431BE7B" w14:paraId="1F9B6DE7" w14:textId="6DB77413">
      <w:pPr>
        <w:spacing w:after="0" w:line="360" w:lineRule="auto"/>
        <w:ind w:firstLine="2268"/>
        <w:jc w:val="both"/>
        <w:rPr>
          <w:rFonts w:ascii="Arial" w:hAnsi="Arial" w:eastAsia="Arial" w:cs="Arial"/>
          <w:sz w:val="28"/>
          <w:szCs w:val="28"/>
        </w:rPr>
      </w:pPr>
      <w:del w:id="1517" w:author="Assessor GDSXSR" w:date="2026-10-31T19:51:13Z">
        <w:r>
          <w:rPr>
            <w:rFonts w:ascii="Arial" w:hAnsi="Arial" w:eastAsia="Arial" w:cs="Arial"/>
            <w:sz w:val="28"/>
            <w:szCs w:val="28"/>
          </w:rPr>
          <w:delText xml:space="preserve">Em</w:delText>
        </w:r>
      </w:del>
      <w:ins w:id="1518" w:author="Assessor GDSXSR" w:date="2026-10-31T19:51:13Z">
        <w:r>
          <w:rPr>
            <w:rFonts w:ascii="Arial" w:hAnsi="Arial" w:eastAsia="Arial" w:cs="Arial"/>
            <w:color w:val="808080"/>
            <w:sz w:val="28"/>
            <w:szCs w:val="28"/>
          </w:rPr>
          <w:t xml:space="preserve">Decerto, nessas</w:t>
        </w:r>
      </w:ins>
      <w:r>
        <w:rPr>
          <w:rFonts w:ascii="Arial" w:hAnsi="Arial" w:eastAsia="Arial" w:cs="Arial"/>
          <w:sz w:val="28"/>
          <w:szCs w:val="28"/>
          <w:highlight w:val="yellow"/>
          <w:rPrChange w:id="1529" w:author="Assessor GDSXSR" w:date="2026-10-31T19:51:13Z">
            <w:rPr>
              <w:rFonts w:ascii="Arial" w:hAnsi="Arial" w:eastAsia="Arial" w:cs="Arial"/>
              <w:sz w:val="28"/>
              <w:szCs w:val="28"/>
            </w:rPr>
          </w:rPrChange>
        </w:rPr>
        <w:t xml:space="preserve"> situações</w:t>
      </w:r>
      <w:del w:id="1519" w:author="Assessor GDSXSR" w:date="2026-10-31T19:51:13Z">
        <w:r>
          <w:rPr>
            <w:rFonts w:ascii="Arial" w:hAnsi="Arial" w:eastAsia="Arial" w:cs="Arial"/>
            <w:sz w:val="28"/>
            <w:szCs w:val="28"/>
          </w:rPr>
          <w:delText xml:space="preserve"> dessa natureza,</w:delText>
        </w:r>
      </w:del>
      <w:r>
        <w:rPr>
          <w:rFonts w:ascii="Arial" w:hAnsi="Arial" w:eastAsia="Arial" w:cs="Arial"/>
          <w:sz w:val="28"/>
          <w:szCs w:val="28"/>
          <w:highlight w:val="yellow"/>
          <w:rPrChange w:id="1530" w:author="Assessor GDSXSR" w:date="2026-10-31T19:51:13Z">
            <w:rPr>
              <w:rFonts w:ascii="Arial" w:hAnsi="Arial" w:eastAsia="Arial" w:cs="Arial"/>
              <w:sz w:val="28"/>
              <w:szCs w:val="28"/>
            </w:rPr>
          </w:rPrChange>
        </w:rPr>
        <w:t xml:space="preserve"> o dano moral decorre da própria gravidade da conduta e da indevida redução </w:t>
      </w:r>
      <w:del w:id="1520" w:author="Assessor GDSXSR" w:date="2026-10-31T19:51:13Z">
        <w:r>
          <w:rPr>
            <w:rFonts w:ascii="Arial" w:hAnsi="Arial" w:eastAsia="Arial" w:cs="Arial"/>
            <w:sz w:val="28"/>
            <w:szCs w:val="28"/>
          </w:rPr>
          <w:delText xml:space="preserve">dos recursos disponibilizados ao beneficiário </w:delText>
        </w:r>
      </w:del>
      <w:r>
        <w:rPr>
          <w:rFonts w:ascii="Arial" w:hAnsi="Arial" w:eastAsia="Arial" w:cs="Arial"/>
          <w:sz w:val="28"/>
          <w:szCs w:val="28"/>
          <w:highlight w:val="yellow"/>
          <w:rPrChange w:id="1531" w:author="Assessor GDSXSR" w:date="2026-10-31T19:51:13Z">
            <w:rPr>
              <w:rFonts w:ascii="Arial" w:hAnsi="Arial" w:eastAsia="Arial" w:cs="Arial"/>
              <w:sz w:val="28"/>
              <w:szCs w:val="28"/>
            </w:rPr>
          </w:rPrChange>
        </w:rPr>
        <w:t xml:space="preserve">da</w:t>
      </w:r>
      <w:del w:id="1521" w:author="Assessor GDSXSR" w:date="2026-10-31T19:51:13Z">
        <w:r>
          <w:rPr>
            <w:rFonts w:ascii="Arial" w:hAnsi="Arial" w:eastAsia="Arial" w:cs="Arial"/>
            <w:sz w:val="28"/>
            <w:szCs w:val="28"/>
          </w:rPr>
          <w:delText xml:space="preserve"> previdência, ultrapassando o limite do mero dissabor. A retenção de valores vinculados à</w:delText>
        </w:r>
      </w:del>
      <w:r>
        <w:rPr>
          <w:rFonts w:ascii="Arial" w:hAnsi="Arial" w:eastAsia="Arial" w:cs="Arial"/>
          <w:sz w:val="28"/>
          <w:szCs w:val="28"/>
          <w:highlight w:val="yellow"/>
          <w:rPrChange w:id="1532" w:author="Assessor GDSXSR" w:date="2026-10-31T19:51:13Z">
            <w:rPr>
              <w:rFonts w:ascii="Arial" w:hAnsi="Arial" w:eastAsia="Arial" w:cs="Arial"/>
              <w:sz w:val="28"/>
              <w:szCs w:val="28"/>
            </w:rPr>
          </w:rPrChange>
        </w:rPr>
        <w:t xml:space="preserve"> renda previdenciária</w:t>
      </w:r>
      <w:ins w:id="1522" w:author="Assessor GDSXSR" w:date="2026-10-31T19:51:13Z">
        <w:r>
          <w:rPr>
            <w:rFonts w:ascii="Arial" w:hAnsi="Arial" w:eastAsia="Arial" w:cs="Arial"/>
            <w:color w:val="808080"/>
            <w:sz w:val="28"/>
            <w:szCs w:val="28"/>
          </w:rPr>
          <w:t xml:space="preserve">,</w:t>
        </w:r>
      </w:ins>
      <w:r>
        <w:rPr>
          <w:rFonts w:ascii="Arial" w:hAnsi="Arial" w:eastAsia="Arial" w:cs="Arial"/>
          <w:sz w:val="28"/>
          <w:szCs w:val="28"/>
          <w:highlight w:val="yellow"/>
          <w:rPrChange w:id="1533" w:author="Assessor GDSXSR" w:date="2026-10-31T19:51:13Z">
            <w:rPr>
              <w:rFonts w:ascii="Arial" w:hAnsi="Arial" w:eastAsia="Arial" w:cs="Arial"/>
              <w:sz w:val="28"/>
              <w:szCs w:val="28"/>
            </w:rPr>
          </w:rPrChange>
        </w:rPr>
        <w:t xml:space="preserve"> </w:t>
      </w:r>
      <w:del w:id="1523" w:author="Assessor GDSXSR" w:date="2026-10-31T19:51:13Z">
        <w:r>
          <w:rPr>
            <w:rFonts w:ascii="Arial" w:hAnsi="Arial" w:eastAsia="Arial" w:cs="Arial"/>
            <w:sz w:val="28"/>
            <w:szCs w:val="28"/>
          </w:rPr>
          <w:delText xml:space="preserve">afeta</w:delText>
        </w:r>
      </w:del>
      <w:ins w:id="1524" w:author="Assessor GDSXSR" w:date="2026-10-31T19:51:13Z">
        <w:r>
          <w:rPr>
            <w:rFonts w:ascii="Arial" w:hAnsi="Arial" w:eastAsia="Arial" w:cs="Arial"/>
            <w:color w:val="808080"/>
            <w:sz w:val="28"/>
            <w:szCs w:val="28"/>
          </w:rPr>
          <w:t xml:space="preserve">o</w:t>
        </w:r>
      </w:ins>
      <w:r>
        <w:rPr>
          <w:rFonts w:ascii="Arial" w:hAnsi="Arial" w:eastAsia="Arial" w:cs="Arial"/>
          <w:sz w:val="28"/>
          <w:szCs w:val="28"/>
          <w:highlight w:val="yellow"/>
          <w:rPrChange w:id="1534" w:author="Assessor GDSXSR" w:date="2026-10-31T19:51:13Z">
            <w:rPr>
              <w:rFonts w:ascii="Arial" w:hAnsi="Arial" w:eastAsia="Arial" w:cs="Arial"/>
              <w:sz w:val="28"/>
              <w:szCs w:val="28"/>
            </w:rPr>
          </w:rPrChange>
        </w:rPr>
        <w:t xml:space="preserve"> </w:t>
      </w:r>
      <w:del w:id="1525" w:author="Assessor GDSXSR" w:date="2026-10-31T19:51:13Z">
        <w:r>
          <w:rPr>
            <w:rFonts w:ascii="Arial" w:hAnsi="Arial" w:eastAsia="Arial" w:cs="Arial"/>
            <w:sz w:val="28"/>
            <w:szCs w:val="28"/>
          </w:rPr>
          <w:delText xml:space="preserve">diretamente a esfera jurídica do consumidor e</w:delText>
        </w:r>
      </w:del>
      <w:ins w:id="1526" w:author="Assessor GDSXSR" w:date="2026-10-31T19:51:13Z">
        <w:r>
          <w:rPr>
            <w:rFonts w:ascii="Arial" w:hAnsi="Arial" w:eastAsia="Arial" w:cs="Arial"/>
            <w:color w:val="808080"/>
            <w:sz w:val="28"/>
            <w:szCs w:val="28"/>
          </w:rPr>
          <w:t xml:space="preserve">que</w:t>
        </w:r>
      </w:ins>
      <w:r>
        <w:rPr>
          <w:rFonts w:ascii="Arial" w:hAnsi="Arial" w:eastAsia="Arial" w:cs="Arial"/>
          <w:sz w:val="28"/>
          <w:szCs w:val="28"/>
          <w:highlight w:val="yellow"/>
          <w:rPrChange w:id="1535" w:author="Assessor GDSXSR" w:date="2026-10-31T19:51:13Z">
            <w:rPr>
              <w:rFonts w:ascii="Arial" w:hAnsi="Arial" w:eastAsia="Arial" w:cs="Arial"/>
              <w:sz w:val="28"/>
              <w:szCs w:val="28"/>
            </w:rPr>
          </w:rPrChange>
        </w:rPr>
        <w:t xml:space="preserve"> justifica a compensação fixada </w:t>
      </w:r>
      <w:del w:id="1527" w:author="Assessor GDSXSR" w:date="2026-10-31T19:51:13Z">
        <w:r>
          <w:rPr>
            <w:rFonts w:ascii="Arial" w:hAnsi="Arial" w:eastAsia="Arial" w:cs="Arial"/>
            <w:sz w:val="28"/>
            <w:szCs w:val="28"/>
          </w:rPr>
          <w:delText xml:space="preserve">pelo Juízo de</w:delText>
        </w:r>
      </w:del>
      <w:ins w:id="1528" w:author="Assessor GDSXSR" w:date="2026-10-31T19:51:13Z">
        <w:r>
          <w:rPr>
            <w:rFonts w:ascii="Arial" w:hAnsi="Arial" w:eastAsia="Arial" w:cs="Arial"/>
            <w:color w:val="808080"/>
            <w:sz w:val="28"/>
            <w:szCs w:val="28"/>
          </w:rPr>
          <w:t xml:space="preserve">na</w:t>
        </w:r>
      </w:ins>
      <w:r>
        <w:rPr>
          <w:rFonts w:ascii="Arial" w:hAnsi="Arial" w:eastAsia="Arial" w:cs="Arial"/>
          <w:sz w:val="28"/>
          <w:szCs w:val="28"/>
          <w:highlight w:val="yellow"/>
          <w:rPrChange w:id="1536" w:author="Assessor GDSXSR" w:date="2026-10-31T19:51:13Z">
            <w:rPr>
              <w:rFonts w:ascii="Arial" w:hAnsi="Arial" w:eastAsia="Arial" w:cs="Arial"/>
              <w:sz w:val="28"/>
              <w:szCs w:val="28"/>
            </w:rPr>
          </w:rPrChange>
        </w:rPr>
        <w:t xml:space="preserve"> origem.</w:t>
      </w:r>
    </w:p>
    <w:p w:rsidR="626B6416" w:rsidP="00AB1CCC" w:rsidRDefault="626B6416" w14:paraId="5CB5AB76" w14:textId="27E2A834">
      <w:pPr>
        <w:spacing w:after="0" w:line="360" w:lineRule="auto"/>
        <w:ind w:firstLine="2268"/>
        <w:jc w:val="both"/>
        <w:rPr>
          <w:rFonts w:ascii="Arial" w:hAnsi="Arial" w:eastAsia="Arial" w:cs="Arial"/>
          <w:sz w:val="28"/>
          <w:szCs w:val="28"/>
        </w:rPr>
      </w:pPr>
    </w:p>
    <w:p w:rsidR="4660AEDE" w:rsidP="00AB1CCC" w:rsidRDefault="03D5766F" w14:paraId="302315DD" w14:textId="3A555DB3">
      <w:pPr>
        <w:spacing w:after="0" w:line="360" w:lineRule="auto"/>
        <w:ind w:firstLine="2268"/>
        <w:jc w:val="both"/>
      </w:pPr>
      <w:del w:id="1537" w:author="Assessor GDSXSR" w:date="2026-10-31T19:51:13Z">
        <w:r>
          <w:rPr>
            <w:rFonts w:ascii="Arial" w:hAnsi="Arial" w:eastAsia="Arial" w:cs="Arial"/>
            <w:sz w:val="28"/>
            <w:szCs w:val="28"/>
          </w:rPr>
          <w:delText xml:space="preserve">A</w:delText>
        </w:r>
      </w:del>
      <w:ins w:id="1538" w:author="Assessor GDSXSR" w:date="2026-10-31T19:51:13Z">
        <w:r>
          <w:rPr>
            <w:rFonts w:ascii="Arial" w:hAnsi="Arial" w:eastAsia="Arial" w:cs="Arial"/>
            <w:color w:val="808080"/>
            <w:sz w:val="28"/>
            <w:szCs w:val="28"/>
          </w:rPr>
          <w:t xml:space="preserve">Nesse</w:t>
        </w:r>
      </w:ins>
      <w:r>
        <w:rPr>
          <w:rFonts w:ascii="Arial" w:hAnsi="Arial" w:eastAsia="Arial" w:cs="Arial"/>
          <w:sz w:val="28"/>
          <w:szCs w:val="28"/>
        </w:rPr>
        <w:t xml:space="preserve"> </w:t>
      </w:r>
      <w:del w:id="1539" w:author="Assessor GDSXSR" w:date="2026-10-31T19:51:13Z">
        <w:r>
          <w:rPr>
            <w:rFonts w:ascii="Arial" w:hAnsi="Arial" w:eastAsia="Arial" w:cs="Arial"/>
            <w:sz w:val="28"/>
            <w:szCs w:val="28"/>
          </w:rPr>
          <w:delText xml:space="preserve">respeito, confira-se o entendimento deste egrégio Tribunal de Justiça, </w:delText>
        </w:r>
        <w:r>
          <w:rPr>
            <w:rFonts w:ascii="Arial" w:hAnsi="Arial" w:eastAsia="Arial" w:cs="Arial"/>
            <w:i/>
            <w:iCs/>
            <w:sz w:val="28"/>
            <w:szCs w:val="28"/>
          </w:rPr>
          <w:delText xml:space="preserve">in verbis</w:delText>
        </w:r>
      </w:del>
      <w:ins w:id="1540" w:author="Assessor GDSXSR" w:date="2026-10-31T19:51:13Z">
        <w:r>
          <w:rPr>
            <w:rFonts w:ascii="Arial" w:hAnsi="Arial" w:eastAsia="Arial" w:cs="Arial"/>
            <w:color w:val="808080"/>
            <w:sz w:val="28"/>
            <w:szCs w:val="28"/>
          </w:rPr>
          <w:t xml:space="preserve">sentido</w:t>
        </w:r>
      </w:ins>
      <w:r>
        <w:rPr>
          <w:rFonts w:ascii="Arial" w:hAnsi="Arial" w:eastAsia="Arial" w:cs="Arial"/>
          <w:i/>
          <w:iCs/>
          <w:sz w:val="28"/>
          <w:szCs w:val="28"/>
        </w:rPr>
        <w:t xml:space="preserve">:</w:t>
      </w:r>
      <w:del w:id="1541" w:author="Assessor GDSXSR" w:date="2026-10-31T19:51:13Z">
        <w:r>
          <w:rPr>
            <w:rFonts w:ascii="Arial" w:hAnsi="Arial" w:eastAsia="Arial" w:cs="Arial"/>
            <w:i/>
            <w:iCs/>
            <w:sz w:val="28"/>
            <w:szCs w:val="28"/>
          </w:rPr>
          <w:delText xml:space="preserve"> </w:delText>
        </w:r>
      </w:del>
    </w:p>
    <w:p w:rsidR="39AEA010" w:rsidP="00AB1CCC" w:rsidRDefault="39AEA010" w14:paraId="11CEA3E2" w14:textId="54DB8AFF">
      <w:pPr>
        <w:spacing w:after="0" w:line="360" w:lineRule="auto"/>
        <w:ind w:firstLine="2268"/>
        <w:jc w:val="both"/>
        <w:rPr>
          <w:rFonts w:ascii="Arial" w:hAnsi="Arial" w:eastAsia="Arial" w:cs="Arial"/>
          <w:i/>
          <w:iCs/>
          <w:sz w:val="28"/>
          <w:szCs w:val="28"/>
        </w:rPr>
      </w:pPr>
    </w:p>
    <w:p w:rsidR="78B5B5F6" w:rsidP="00AB1CCC" w:rsidRDefault="78B5B5F6" w14:paraId="0153A30D" w14:textId="3A824F35">
      <w:pPr>
        <w:spacing w:after="0" w:line="360" w:lineRule="auto"/>
        <w:ind w:left="2268"/>
        <w:jc w:val="both"/>
        <w:rPr>
          <w:rFonts w:ascii="Arial" w:hAnsi="Arial" w:eastAsia="Arial" w:cs="Arial"/>
          <w:i/>
          <w:iCs/>
          <w:sz w:val="26"/>
          <w:szCs w:val="26"/>
        </w:rPr>
      </w:pPr>
      <w:commentRangeStart w:id="12"/>
      <w:del w:id="1542" w:author="Assessor GDSXSR" w:date="2026-10-31T19:51:13Z">
        <w:r>
          <w:rPr>
            <w:rFonts w:ascii="Arial" w:hAnsi="Arial" w:eastAsia="Arial" w:cs="Arial"/>
            <w:i/>
            <w:iCs/>
            <w:sz w:val="26"/>
            <w:szCs w:val="26"/>
          </w:rPr>
          <w:delText xml:space="preserve">"</w:delText>
        </w:r>
      </w:del>
      <w:ins w:id="1543" w:author="Assessor GDSXSR" w:date="2026-10-31T19:51:13Z">
        <w:r>
          <w:rPr>
            <w:rFonts w:ascii="Arial" w:hAnsi="Arial" w:eastAsia="Arial" w:cs="Arial"/>
            <w:i/>
            <w:iCs/>
            <w:color w:val="808080"/>
            <w:sz w:val="26"/>
            <w:szCs w:val="26"/>
          </w:rPr>
          <w:t xml:space="preserve">“</w:t>
        </w:r>
      </w:ins>
      <w:r>
        <w:rPr>
          <w:rFonts w:ascii="Arial" w:hAnsi="Arial" w:eastAsia="Arial" w:cs="Arial"/>
          <w:i/>
          <w:iCs/>
          <w:sz w:val="26"/>
          <w:szCs w:val="26"/>
        </w:rPr>
        <w:t xml:space="preserve">(...) 4. Se a instituição financeira realizou descontos indevidos em benefício previdenciário, cabível a indenização por danos morais, diante do comprometimento da subsistência do consumidor.</w:t>
      </w:r>
      <w:del w:id="1544" w:author="Assessor GDSXSR" w:date="2026-10-31T19:51:13Z">
        <w:r>
          <w:rPr>
            <w:rFonts w:ascii="Arial" w:hAnsi="Arial" w:eastAsia="Arial" w:cs="Arial"/>
            <w:i/>
            <w:iCs/>
            <w:sz w:val="26"/>
            <w:szCs w:val="26"/>
          </w:rPr>
          <w:delText xml:space="preserve"> </w:delText>
        </w:r>
        <w:r>
          <w:rPr>
            <w:rFonts w:ascii="Arial" w:hAnsi="Arial" w:eastAsia="Arial" w:cs="Arial"/>
            <w:i/>
            <w:iCs/>
            <w:sz w:val="26"/>
            <w:szCs w:val="26"/>
          </w:rPr>
          <w:delText xml:space="preserve"> </w:delText>
        </w:r>
      </w:del>
      <w:ins w:id="1545" w:author="Assessor GDSXSR" w:date="2026-10-31T19:51:13Z">
        <w:r>
          <w:rPr>
            <w:rFonts w:ascii="Arial" w:hAnsi="Arial" w:eastAsia="Arial" w:cs="Arial"/>
            <w:i/>
            <w:iCs/>
            <w:color w:val="808080"/>
            <w:sz w:val="26"/>
            <w:szCs w:val="26"/>
          </w:rPr>
          <w:t xml:space="preserve"> </w:t>
        </w:r>
      </w:ins>
      <w:r>
        <w:rPr>
          <w:rFonts w:ascii="Arial" w:hAnsi="Arial" w:eastAsia="Arial" w:cs="Arial"/>
          <w:i/>
          <w:iCs/>
          <w:sz w:val="26"/>
          <w:szCs w:val="26"/>
        </w:rPr>
        <w:t xml:space="preserve">Referida situação extrapola ao mero dissabor, diante do abalo psicológico que a desordem financeira pode causar.</w:t>
      </w:r>
      <w:del w:id="1546" w:author="Assessor GDSXSR" w:date="2026-10-31T19:51:13Z">
        <w:r>
          <w:rPr>
            <w:rFonts w:ascii="Arial" w:hAnsi="Arial" w:eastAsia="Arial" w:cs="Arial"/>
            <w:i/>
            <w:iCs/>
            <w:sz w:val="26"/>
            <w:szCs w:val="26"/>
          </w:rPr>
          <w:delText xml:space="preserve">  </w:delText>
        </w:r>
      </w:del>
      <w:commentRangeEnd w:id="12"/>
      <w:r>
        <w:rPr>
          <w:rStyle w:val="CommentReference"/>
        </w:rPr>
        <w:commentReference w:id="12"/>
      </w:r>
    </w:p>
    <w:p w:rsidR="78B5B5F6" w:rsidP="00AB1CCC" w:rsidRDefault="78B5B5F6" w14:paraId="3AF4EB9E" w14:textId="41CB43F2">
      <w:pPr>
        <w:spacing w:after="0" w:line="360" w:lineRule="auto"/>
        <w:ind w:left="2268"/>
        <w:jc w:val="both"/>
        <w:rPr>
          <w:rFonts w:ascii="Arial" w:hAnsi="Arial" w:eastAsia="Arial" w:cs="Arial"/>
          <w:i/>
          <w:iCs/>
          <w:sz w:val="26"/>
          <w:szCs w:val="26"/>
        </w:rPr>
      </w:pPr>
      <w:r>
        <w:rPr>
          <w:rFonts w:ascii="Arial" w:hAnsi="Arial" w:eastAsia="Arial" w:cs="Arial"/>
          <w:i/>
          <w:iCs/>
          <w:sz w:val="26"/>
          <w:szCs w:val="26"/>
        </w:rPr>
        <w:t xml:space="preserve">5. O quantum indenizatório a título de danos morais deve atender aos princípios da razoabilidade e proporcionalidade, considerando, no caso concreto, a extensão e a gravidade do dano, a capacidade econômica do agente, além do caráter punitivo-pedagógico da medida.</w:t>
      </w:r>
      <w:del w:id="1547" w:author="Assessor GDSXSR" w:date="2026-10-31T19:51:13Z">
        <w:r>
          <w:rPr>
            <w:rFonts w:ascii="Arial" w:hAnsi="Arial" w:eastAsia="Arial" w:cs="Arial"/>
            <w:i/>
            <w:iCs/>
            <w:sz w:val="26"/>
            <w:szCs w:val="26"/>
          </w:rPr>
          <w:delText xml:space="preserve">  </w:delText>
        </w:r>
      </w:del>
      <w:ins w:id="1548" w:author="Assessor GDSXSR" w:date="2026-10-31T19:51:13Z">
        <w:r>
          <w:rPr>
            <w:rFonts w:ascii="Arial" w:hAnsi="Arial" w:eastAsia="Arial" w:cs="Arial"/>
            <w:i/>
            <w:iCs/>
            <w:color w:val="808080"/>
            <w:sz w:val="26"/>
            <w:szCs w:val="26"/>
          </w:rPr>
          <w:t xml:space="preserve"> (...)” (Acórdão 1892638, 0738884-82.2023.8.07.0001, Relator(a): ARNOLDO CAMANHO DE ASSIS, 4ª TURMA CÍVEL, data de julgamento: 24/07/2024, publicado no DJe: 30/07/2024.) – Grifei</w:t>
        </w:r>
      </w:ins>
    </w:p>
    <w:p w:rsidR="78B5B5F6" w:rsidP="00AB1CCC" w:rsidRDefault="78B5B5F6" w14:paraId="71528483" w14:textId="4015E512">
      <w:pPr>
        <w:spacing w:after="0" w:line="360" w:lineRule="auto"/>
        <w:ind w:left="2268"/>
        <w:jc w:val="both"/>
        <w:rPr>
          <w:del w:id="1550" w:author="Assessor GDSXSR" w:date="2026-10-31T19:51:13Z"/>
        </w:rPr>
      </w:pPr>
      <w:del w:id="1549" w:author="Assessor GDSXSR" w:date="2026-10-31T19:51:13Z">
        <w:r w:rsidRPr="39AEA010">
          <w:rPr>
            <w:rFonts w:ascii="Arial" w:hAnsi="Arial" w:eastAsia="Arial" w:cs="Arial"/>
            <w:i/>
            <w:iCs/>
            <w:sz w:val="26"/>
            <w:szCs w:val="26"/>
          </w:rPr>
          <w:delText>(...)</w:delText>
        </w:r>
      </w:del>
    </w:p>
    <w:p w:rsidR="78B5B5F6" w:rsidP="00AB1CCC" w:rsidRDefault="78B5B5F6" w14:paraId="1FEED919" w14:textId="09362386">
      <w:pPr>
        <w:spacing w:after="0" w:line="360" w:lineRule="auto"/>
        <w:ind w:left="2268"/>
        <w:jc w:val="both"/>
        <w:rPr>
          <w:del w:id="1554" w:author="Assessor GDSXSR" w:date="2026-10-31T19:51:13Z"/>
          <w:rFonts w:ascii="Arial" w:hAnsi="Arial" w:eastAsia="Arial" w:cs="Arial"/>
          <w:i/>
          <w:iCs/>
          <w:sz w:val="26"/>
          <w:szCs w:val="26"/>
        </w:rPr>
      </w:pPr>
      <w:del w:id="1551" w:author="Assessor GDSXSR" w:date="2026-10-31T19:51:13Z">
        <w:r w:rsidRPr="39AEA010">
          <w:rPr>
            <w:rFonts w:ascii="Arial" w:hAnsi="Arial" w:eastAsia="Arial" w:cs="Arial"/>
            <w:i/>
            <w:iCs/>
            <w:sz w:val="26"/>
            <w:szCs w:val="26"/>
          </w:rPr>
          <w:delText>7. Apelo do réu não provido. Apelo do autor provido</w:delText>
        </w:r>
      </w:del>
      <w:del w:id="1552" w:author="Assessor GDSXSR" w:date="2026-10-31T19:51:13Z">
        <w:r w:rsidR="00E606DE">
          <w:rPr>
            <w:rFonts w:ascii="Arial" w:hAnsi="Arial" w:eastAsia="Arial" w:cs="Arial"/>
            <w:i/>
            <w:iCs/>
            <w:sz w:val="26"/>
            <w:szCs w:val="26"/>
          </w:rPr>
          <w:delText xml:space="preserve">” </w:delText>
        </w:r>
      </w:del>
      <w:del w:id="1553" w:author="Assessor GDSXSR" w:date="2026-10-31T19:51:13Z">
        <w:r w:rsidRPr="39AEA010">
          <w:rPr>
            <w:rFonts w:ascii="Arial" w:hAnsi="Arial" w:eastAsia="Arial" w:cs="Arial"/>
            <w:i/>
            <w:iCs/>
            <w:sz w:val="26"/>
            <w:szCs w:val="26"/>
          </w:rPr>
          <w:delText xml:space="preserve">(Acórdão 1892638, 0738884-82.2023.8.07.0001, Relator(a): ARNOLDO CAMANHO DE ASSIS, 4ª TURMA CÍVEL, data de julgamento: 24/07/2024, publicado no DJe: 30/07/2024). </w:delText>
        </w:r>
      </w:del>
    </w:p>
    <w:p w:rsidR="00102EC2" w:rsidP="00AB1CCC" w:rsidRDefault="00102EC2" w14:paraId="60A8EDAE" w14:textId="59B45A6A">
      <w:pPr>
        <w:spacing w:after="0" w:line="360" w:lineRule="auto"/>
        <w:ind w:firstLine="2268"/>
        <w:jc w:val="both"/>
        <w:rPr>
          <w:rFonts w:ascii="Arial" w:hAnsi="Arial" w:eastAsia="Arial" w:cs="Arial"/>
          <w:sz w:val="28"/>
          <w:szCs w:val="28"/>
        </w:rPr>
      </w:pPr>
    </w:p>
    <w:p w:rsidRPr="00E606DE" w:rsidR="1947B50F" w:rsidP="00AB1CCC" w:rsidRDefault="1947B50F" w14:paraId="368B428A" w14:textId="5E127C95">
      <w:pPr>
        <w:spacing w:after="0" w:line="360" w:lineRule="auto"/>
        <w:ind w:firstLine="2268"/>
        <w:jc w:val="both"/>
        <w:rPr>
          <w:u w:val="single"/>
        </w:rPr>
      </w:pPr>
      <w:r>
        <w:rPr>
          <w:rFonts w:ascii="Arial" w:hAnsi="Arial" w:eastAsia="Arial" w:cs="Arial"/>
          <w:sz w:val="28"/>
          <w:szCs w:val="28"/>
          <w:highlight w:val="yellow"/>
          <w:u w:val="single"/>
          <w:rPrChange w:id="1557" w:author="Assessor GDSXSR" w:date="2026-10-31T19:51:13Z">
            <w:rPr>
              <w:rFonts w:ascii="Arial" w:hAnsi="Arial" w:eastAsia="Arial" w:cs="Arial"/>
              <w:sz w:val="28"/>
              <w:szCs w:val="28"/>
              <w:u w:val="single"/>
            </w:rPr>
          </w:rPrChange>
        </w:rPr>
        <w:t xml:space="preserve">Assim, nego provimento ao apelo</w:t>
      </w:r>
      <w:ins w:id="1555" w:author="Assessor GDSXSR" w:date="2026-10-31T19:51:13Z">
        <w:r>
          <w:rPr>
            <w:rFonts w:ascii="Arial" w:hAnsi="Arial" w:eastAsia="Arial" w:cs="Arial"/>
            <w:color w:val="808080"/>
            <w:sz w:val="28"/>
            <w:szCs w:val="28"/>
            <w:u w:val="single"/>
          </w:rPr>
          <w:t xml:space="preserve">,</w:t>
        </w:r>
      </w:ins>
      <w:r>
        <w:rPr>
          <w:rFonts w:ascii="Arial" w:hAnsi="Arial" w:eastAsia="Arial" w:cs="Arial"/>
          <w:sz w:val="28"/>
          <w:szCs w:val="28"/>
          <w:highlight w:val="yellow"/>
          <w:u w:val="single"/>
          <w:rPrChange w:id="1558" w:author="Assessor GDSXSR" w:date="2026-10-31T19:51:13Z">
            <w:rPr>
              <w:rFonts w:ascii="Arial" w:hAnsi="Arial" w:eastAsia="Arial" w:cs="Arial"/>
              <w:sz w:val="28"/>
              <w:szCs w:val="28"/>
              <w:u w:val="single"/>
            </w:rPr>
          </w:rPrChange>
        </w:rPr>
        <w:t xml:space="preserve"> nesse ponto.</w:t>
      </w:r>
      <w:del w:id="1556" w:author="Assessor GDSXSR" w:date="2026-10-31T19:51:13Z">
        <w:r>
          <w:rPr>
            <w:rFonts w:ascii="Arial" w:hAnsi="Arial" w:eastAsia="Arial" w:cs="Arial"/>
            <w:sz w:val="28"/>
            <w:szCs w:val="28"/>
            <w:u w:val="single"/>
          </w:rPr>
          <w:delText xml:space="preserve"> </w:delText>
        </w:r>
      </w:del>
    </w:p>
    <w:p w:rsidR="41697F72" w:rsidP="00AB1CCC" w:rsidRDefault="41697F72" w14:paraId="6A268B98" w14:textId="6CE9F669">
      <w:pPr>
        <w:spacing w:after="0" w:line="360" w:lineRule="auto"/>
        <w:ind w:firstLine="2268"/>
        <w:jc w:val="both"/>
        <w:rPr>
          <w:rFonts w:ascii="Arial" w:hAnsi="Arial" w:eastAsia="Arial" w:cs="Arial"/>
          <w:sz w:val="28"/>
          <w:szCs w:val="28"/>
        </w:rPr>
      </w:pPr>
    </w:p>
    <w:p w:rsidR="701FCCDD" w:rsidP="00AB1CCC" w:rsidRDefault="53749603" w14:paraId="749DC564" w14:textId="232127A9">
      <w:pPr>
        <w:spacing w:after="0" w:line="360" w:lineRule="auto"/>
        <w:jc w:val="center"/>
      </w:pPr>
      <w:r w:rsidRPr="39AEA010">
        <w:rPr>
          <w:rFonts w:ascii="Arial" w:hAnsi="Arial" w:eastAsia="Arial" w:cs="Arial"/>
          <w:sz w:val="28"/>
          <w:szCs w:val="28"/>
          <w:highlight w:val="yellow"/>
          <w:rPrChange w:id="1559" w:author="Assessor GDSXSR" w:date="2026-10-31T19:51:13Z">
            <w:rPr>
              <w:rFonts w:ascii="Arial" w:hAnsi="Arial" w:eastAsia="Arial" w:cs="Arial"/>
              <w:sz w:val="28"/>
              <w:szCs w:val="28"/>
            </w:rPr>
          </w:rPrChange>
        </w:rPr>
        <w:t xml:space="preserve">DA </w:t>
      </w:r>
      <w:r w:rsidR="006B7EE9">
        <w:rPr>
          <w:rFonts w:ascii="Arial" w:hAnsi="Arial" w:eastAsia="Arial" w:cs="Arial"/>
          <w:sz w:val="28"/>
          <w:szCs w:val="28"/>
          <w:highlight w:val="yellow"/>
          <w:rPrChange w:id="1560" w:author="Assessor GDSXSR" w:date="2026-10-31T19:51:13Z">
            <w:rPr>
              <w:rFonts w:ascii="Arial" w:hAnsi="Arial" w:eastAsia="Arial" w:cs="Arial"/>
              <w:sz w:val="28"/>
              <w:szCs w:val="28"/>
            </w:rPr>
          </w:rPrChange>
        </w:rPr>
        <w:t>MANUTENÇÃO</w:t>
      </w:r>
      <w:r w:rsidRPr="39AEA010">
        <w:rPr>
          <w:rFonts w:ascii="Arial" w:hAnsi="Arial" w:eastAsia="Arial" w:cs="Arial"/>
          <w:sz w:val="28"/>
          <w:szCs w:val="28"/>
          <w:highlight w:val="yellow"/>
          <w:rPrChange w:id="1561" w:author="Assessor GDSXSR" w:date="2026-10-31T19:51:13Z">
            <w:rPr>
              <w:rFonts w:ascii="Arial" w:hAnsi="Arial" w:eastAsia="Arial" w:cs="Arial"/>
              <w:sz w:val="28"/>
              <w:szCs w:val="28"/>
            </w:rPr>
          </w:rPrChange>
        </w:rPr>
        <w:t xml:space="preserve"> DA MULT</w:t>
      </w:r>
      <w:r w:rsidRPr="39AEA010" w:rsidR="3D7522C5">
        <w:rPr>
          <w:rFonts w:ascii="Arial" w:hAnsi="Arial" w:eastAsia="Arial" w:cs="Arial"/>
          <w:sz w:val="28"/>
          <w:szCs w:val="28"/>
          <w:highlight w:val="yellow"/>
          <w:rPrChange w:id="1562" w:author="Assessor GDSXSR" w:date="2026-10-31T19:51:13Z">
            <w:rPr>
              <w:rFonts w:ascii="Arial" w:hAnsi="Arial" w:eastAsia="Arial" w:cs="Arial"/>
              <w:sz w:val="28"/>
              <w:szCs w:val="28"/>
            </w:rPr>
          </w:rPrChange>
        </w:rPr>
        <w:t>A COMINATÓRIA FIXADA PARA CESSAÇÃO DOS DESCONTOS</w:t>
      </w:r>
    </w:p>
    <w:p w:rsidR="41697F72" w:rsidP="00AB1CCC" w:rsidRDefault="41697F72" w14:paraId="1D697FFC" w14:textId="21B0B1E6">
      <w:pPr>
        <w:spacing w:after="0" w:line="360" w:lineRule="auto"/>
        <w:ind w:firstLine="2268"/>
        <w:jc w:val="both"/>
        <w:rPr>
          <w:rFonts w:ascii="Arial" w:hAnsi="Arial" w:eastAsia="Arial" w:cs="Arial"/>
          <w:sz w:val="28"/>
          <w:szCs w:val="28"/>
        </w:rPr>
      </w:pPr>
    </w:p>
    <w:p w:rsidR="38AB6852" w:rsidP="00AB1CCC" w:rsidRDefault="38AB6852" w14:paraId="4CBF1594" w14:textId="5190C71C">
      <w:pPr>
        <w:spacing w:after="0" w:line="360" w:lineRule="auto"/>
        <w:ind w:firstLine="2268"/>
        <w:jc w:val="both"/>
        <w:rPr>
          <w:ins w:id="1592" w:author="Assessor GDSXSR" w:date="2026-10-31T19:51:13Z"/>
        </w:rPr>
      </w:pPr>
      <w:r>
        <w:rPr>
          <w:rFonts w:ascii="Arial" w:hAnsi="Arial" w:eastAsia="Arial" w:cs="Arial"/>
          <w:sz w:val="28"/>
          <w:szCs w:val="28"/>
        </w:rPr>
        <w:t xml:space="preserve">O apelante </w:t>
      </w:r>
      <w:del w:id="1565" w:author="Assessor GDSXSR" w:date="2026-10-31T19:51:13Z">
        <w:r>
          <w:rPr>
            <w:rFonts w:ascii="Arial" w:hAnsi="Arial" w:eastAsia="Arial" w:cs="Arial"/>
            <w:sz w:val="28"/>
            <w:szCs w:val="28"/>
          </w:rPr>
          <w:delText xml:space="preserve">sustenta, em síntese,</w:delText>
        </w:r>
      </w:del>
      <w:ins w:id="1566" w:author="Assessor GDSXSR" w:date="2026-10-31T19:51:13Z">
        <w:r>
          <w:rPr>
            <w:rFonts w:ascii="Arial" w:hAnsi="Arial" w:eastAsia="Arial" w:cs="Arial"/>
            <w:color w:val="808080"/>
            <w:sz w:val="28"/>
            <w:szCs w:val="28"/>
          </w:rPr>
          <w:t xml:space="preserve">alega</w:t>
        </w:r>
      </w:ins>
      <w:r>
        <w:rPr>
          <w:rFonts w:ascii="Arial" w:hAnsi="Arial" w:eastAsia="Arial" w:cs="Arial"/>
          <w:sz w:val="28"/>
          <w:szCs w:val="28"/>
        </w:rPr>
        <w:t xml:space="preserve"> que: </w:t>
      </w:r>
      <w:r>
        <w:rPr>
          <w:rFonts w:ascii="Arial" w:hAnsi="Arial" w:eastAsia="Arial" w:cs="Arial"/>
          <w:b/>
          <w:bCs/>
          <w:sz w:val="28"/>
          <w:szCs w:val="28"/>
          <w:rPrChange w:id="1567" w:author="Assessor GDSXSR" w:date="2026-10-31T19:51:13Z">
            <w:rPr>
              <w:rFonts w:ascii="Arial" w:hAnsi="Arial" w:eastAsia="Arial" w:cs="Arial"/>
              <w:b/>
              <w:bCs/>
              <w:sz w:val="28"/>
              <w:szCs w:val="28"/>
            </w:rPr>
          </w:rPrChange>
        </w:rPr>
        <w:t xml:space="preserve">1)</w:t>
      </w:r>
      <w:r>
        <w:rPr>
          <w:rFonts w:ascii="Arial" w:hAnsi="Arial" w:eastAsia="Arial" w:cs="Arial"/>
          <w:sz w:val="28"/>
          <w:szCs w:val="28"/>
        </w:rPr>
        <w:t xml:space="preserve"> o cancelamento da consignaçã</w:t>
      </w:r>
      <w:r>
        <w:rPr>
          <w:rFonts w:ascii="Arial" w:hAnsi="Arial" w:eastAsia="Arial" w:cs="Arial"/>
          <w:sz w:val="28"/>
          <w:szCs w:val="28"/>
        </w:rPr>
        <w:t xml:space="preserve">o </w:t>
      </w:r>
      <w:del w:id="1568" w:author="Assessor GDSXSR" w:date="2026-10-31T19:51:13Z">
        <w:r>
          <w:rPr>
            <w:rFonts w:ascii="Arial" w:hAnsi="Arial" w:eastAsia="Arial" w:cs="Arial"/>
            <w:sz w:val="28"/>
            <w:szCs w:val="28"/>
          </w:rPr>
          <w:delText xml:space="preserve">junto ao INSS </w:delText>
        </w:r>
      </w:del>
      <w:r>
        <w:rPr>
          <w:rFonts w:ascii="Arial" w:hAnsi="Arial" w:eastAsia="Arial" w:cs="Arial"/>
          <w:sz w:val="28"/>
          <w:szCs w:val="28"/>
        </w:rPr>
        <w:t xml:space="preserve">depende de procedimento </w:t>
      </w:r>
      <w:del w:id="1569" w:author="Assessor GDSXSR" w:date="2026-10-31T19:51:13Z">
        <w:r>
          <w:rPr>
            <w:rFonts w:ascii="Arial" w:hAnsi="Arial" w:eastAsia="Arial" w:cs="Arial"/>
            <w:sz w:val="28"/>
            <w:szCs w:val="28"/>
          </w:rPr>
          <w:delText xml:space="preserve">administrativo</w:delText>
        </w:r>
      </w:del>
      <w:ins w:id="1570" w:author="Assessor GDSXSR" w:date="2026-10-31T19:51:13Z">
        <w:r>
          <w:rPr>
            <w:rFonts w:ascii="Arial" w:hAnsi="Arial" w:eastAsia="Arial" w:cs="Arial"/>
            <w:color w:val="808080"/>
            <w:sz w:val="28"/>
            <w:szCs w:val="28"/>
          </w:rPr>
          <w:t xml:space="preserve">do</w:t>
        </w:r>
      </w:ins>
      <w:r>
        <w:rPr>
          <w:rFonts w:ascii="Arial" w:hAnsi="Arial" w:eastAsia="Arial" w:cs="Arial"/>
          <w:sz w:val="28"/>
          <w:szCs w:val="28"/>
        </w:rPr>
        <w:t xml:space="preserve"> </w:t>
      </w:r>
      <w:del w:id="1571" w:author="Assessor GDSXSR" w:date="2026-10-31T19:51:13Z">
        <w:r>
          <w:rPr>
            <w:rFonts w:ascii="Arial" w:hAnsi="Arial" w:eastAsia="Arial" w:cs="Arial"/>
            <w:sz w:val="28"/>
            <w:szCs w:val="28"/>
          </w:rPr>
          <w:delText xml:space="preserve">realizado pela autarquia previdenciári</w:delText>
        </w:r>
        <w:r>
          <w:rPr>
            <w:rFonts w:ascii="Arial" w:hAnsi="Arial" w:eastAsia="Arial" w:cs="Arial"/>
            <w:sz w:val="28"/>
            <w:szCs w:val="28"/>
          </w:rPr>
          <w:delText xml:space="preserve">a</w:delText>
        </w:r>
      </w:del>
      <w:ins w:id="1572" w:author="Assessor GDSXSR" w:date="2026-10-31T19:51:13Z">
        <w:r>
          <w:rPr>
            <w:rFonts w:ascii="Arial" w:hAnsi="Arial" w:eastAsia="Arial" w:cs="Arial"/>
            <w:color w:val="808080"/>
            <w:sz w:val="28"/>
            <w:szCs w:val="28"/>
          </w:rPr>
          <w:t xml:space="preserve">INSS</w:t>
        </w:r>
      </w:ins>
      <w:r>
        <w:rPr>
          <w:rFonts w:ascii="Arial" w:hAnsi="Arial" w:eastAsia="Arial" w:cs="Arial"/>
          <w:sz w:val="28"/>
          <w:szCs w:val="28"/>
        </w:rPr>
        <w:t xml:space="preserve">, </w:t>
      </w:r>
      <w:del w:id="1573" w:author="Assessor GDSXSR" w:date="2026-10-31T19:51:13Z">
        <w:r>
          <w:rPr>
            <w:rFonts w:ascii="Arial" w:hAnsi="Arial" w:eastAsia="Arial" w:cs="Arial"/>
            <w:sz w:val="28"/>
            <w:szCs w:val="28"/>
          </w:rPr>
          <w:delText xml:space="preserve">não</w:delText>
        </w:r>
      </w:del>
      <w:ins w:id="1574" w:author="Assessor GDSXSR" w:date="2026-10-31T19:51:13Z">
        <w:r>
          <w:rPr>
            <w:rFonts w:ascii="Arial" w:hAnsi="Arial" w:eastAsia="Arial" w:cs="Arial"/>
            <w:color w:val="808080"/>
            <w:sz w:val="28"/>
            <w:szCs w:val="28"/>
          </w:rPr>
          <w:t xml:space="preserve">fora</w:t>
        </w:r>
      </w:ins>
      <w:r>
        <w:rPr>
          <w:rFonts w:ascii="Arial" w:hAnsi="Arial" w:eastAsia="Arial" w:cs="Arial"/>
          <w:sz w:val="28"/>
          <w:szCs w:val="28"/>
        </w:rPr>
        <w:t xml:space="preserve"> </w:t>
      </w:r>
      <w:del w:id="1575" w:author="Assessor GDSXSR" w:date="2026-10-31T19:51:13Z">
        <w:r>
          <w:rPr>
            <w:rFonts w:ascii="Arial" w:hAnsi="Arial" w:eastAsia="Arial" w:cs="Arial"/>
            <w:sz w:val="28"/>
            <w:szCs w:val="28"/>
          </w:rPr>
          <w:delText xml:space="preserve">estando</w:delText>
        </w:r>
      </w:del>
      <w:ins w:id="1576" w:author="Assessor GDSXSR" w:date="2026-10-31T19:51:13Z">
        <w:r>
          <w:rPr>
            <w:rFonts w:ascii="Arial" w:hAnsi="Arial" w:eastAsia="Arial" w:cs="Arial"/>
            <w:color w:val="808080"/>
            <w:sz w:val="28"/>
            <w:szCs w:val="28"/>
          </w:rPr>
          <w:t xml:space="preserve">de</w:t>
        </w:r>
      </w:ins>
      <w:r>
        <w:rPr>
          <w:rFonts w:ascii="Arial" w:hAnsi="Arial" w:eastAsia="Arial" w:cs="Arial"/>
          <w:sz w:val="28"/>
          <w:szCs w:val="28"/>
        </w:rPr>
        <w:t xml:space="preserve"> </w:t>
      </w:r>
      <w:del w:id="1577" w:author="Assessor GDSXSR" w:date="2026-10-31T19:51:13Z">
        <w:r>
          <w:rPr>
            <w:rFonts w:ascii="Arial" w:hAnsi="Arial" w:eastAsia="Arial" w:cs="Arial"/>
            <w:sz w:val="28"/>
            <w:szCs w:val="28"/>
          </w:rPr>
          <w:delText xml:space="preserve">sob</w:delText>
        </w:r>
      </w:del>
      <w:ins w:id="1578" w:author="Assessor GDSXSR" w:date="2026-10-31T19:51:13Z">
        <w:r>
          <w:rPr>
            <w:rFonts w:ascii="Arial" w:hAnsi="Arial" w:eastAsia="Arial" w:cs="Arial"/>
            <w:color w:val="808080"/>
            <w:sz w:val="28"/>
            <w:szCs w:val="28"/>
          </w:rPr>
          <w:t xml:space="preserve">seu</w:t>
        </w:r>
      </w:ins>
      <w:r>
        <w:rPr>
          <w:rFonts w:ascii="Arial" w:hAnsi="Arial" w:eastAsia="Arial" w:cs="Arial"/>
          <w:sz w:val="28"/>
          <w:szCs w:val="28"/>
        </w:rPr>
        <w:t xml:space="preserve"> controle</w:t>
      </w:r>
      <w:del w:id="1579" w:author="Assessor GDSXSR" w:date="2026-10-31T19:51:13Z">
        <w:r>
          <w:rPr>
            <w:rFonts w:ascii="Arial" w:hAnsi="Arial" w:eastAsia="Arial" w:cs="Arial"/>
            <w:sz w:val="28"/>
            <w:szCs w:val="28"/>
          </w:rPr>
          <w:delText xml:space="preserve"> direto da instituição financeira</w:delText>
        </w:r>
      </w:del>
      <w:r>
        <w:rPr>
          <w:rFonts w:ascii="Arial" w:hAnsi="Arial" w:eastAsia="Arial" w:cs="Arial"/>
          <w:sz w:val="28"/>
          <w:szCs w:val="28"/>
        </w:rPr>
        <w:t xml:space="preserve">; </w:t>
      </w:r>
      <w:r>
        <w:rPr>
          <w:rFonts w:ascii="Arial" w:hAnsi="Arial" w:eastAsia="Arial" w:cs="Arial"/>
          <w:sz w:val="28"/>
          <w:szCs w:val="28"/>
        </w:rPr>
        <w:t xml:space="preserve">e </w:t>
      </w:r>
      <w:r>
        <w:rPr>
          <w:rFonts w:ascii="Arial" w:hAnsi="Arial" w:eastAsia="Arial" w:cs="Arial"/>
          <w:b/>
          <w:bCs/>
          <w:sz w:val="28"/>
          <w:szCs w:val="28"/>
          <w:rPrChange w:id="1580" w:author="Assessor GDSXSR" w:date="2026-10-31T19:51:13Z">
            <w:rPr>
              <w:rFonts w:ascii="Arial" w:hAnsi="Arial" w:eastAsia="Arial" w:cs="Arial"/>
              <w:b/>
              <w:bCs/>
              <w:sz w:val="28"/>
              <w:szCs w:val="28"/>
            </w:rPr>
          </w:rPrChange>
        </w:rPr>
        <w:t xml:space="preserve">2)</w:t>
      </w:r>
      <w:r>
        <w:rPr>
          <w:rFonts w:ascii="Arial" w:hAnsi="Arial" w:eastAsia="Arial" w:cs="Arial"/>
          <w:b/>
          <w:bCs/>
          <w:sz w:val="28"/>
          <w:szCs w:val="28"/>
        </w:rPr>
        <w:t xml:space="preserve"> </w:t>
      </w:r>
      <w:ins w:id="1581" w:author="Assessor GDSXSR" w:date="2026-10-31T19:51:13Z">
        <w:r>
          <w:rPr>
            <w:rFonts w:ascii="Arial" w:hAnsi="Arial" w:eastAsia="Arial" w:cs="Arial"/>
            <w:b/>
            <w:bCs/>
            <w:color w:val="808080"/>
            <w:sz w:val="28"/>
            <w:szCs w:val="28"/>
          </w:rPr>
          <w:t xml:space="preserve">a multa </w:t>
        </w:r>
      </w:ins>
      <w:r>
        <w:rPr>
          <w:rFonts w:ascii="Arial" w:hAnsi="Arial" w:eastAsia="Arial" w:cs="Arial"/>
          <w:sz w:val="28"/>
          <w:szCs w:val="28"/>
        </w:rPr>
        <w:t xml:space="preserve">deve ser afastada </w:t>
      </w:r>
      <w:del w:id="1582" w:author="Assessor GDSXSR" w:date="2026-10-31T19:51:13Z">
        <w:r>
          <w:rPr>
            <w:rFonts w:ascii="Arial" w:hAnsi="Arial" w:eastAsia="Arial" w:cs="Arial"/>
            <w:sz w:val="28"/>
            <w:szCs w:val="28"/>
          </w:rPr>
          <w:delText xml:space="preserve">a multa fixada para compelir a cessação dos descontos </w:delText>
        </w:r>
      </w:del>
      <w:r>
        <w:rPr>
          <w:rFonts w:ascii="Arial" w:hAnsi="Arial" w:eastAsia="Arial" w:cs="Arial"/>
          <w:sz w:val="28"/>
          <w:szCs w:val="28"/>
        </w:rPr>
        <w:t xml:space="preserve">ou </w:t>
      </w:r>
      <w:del w:id="1583" w:author="Assessor GDSXSR" w:date="2026-10-31T19:51:13Z">
        <w:r>
          <w:rPr>
            <w:rFonts w:ascii="Arial" w:hAnsi="Arial" w:eastAsia="Arial" w:cs="Arial"/>
            <w:sz w:val="28"/>
            <w:szCs w:val="28"/>
          </w:rPr>
          <w:delText xml:space="preserve">determinada</w:delText>
        </w:r>
      </w:del>
      <w:ins w:id="1584" w:author="Assessor GDSXSR" w:date="2026-10-31T19:51:13Z">
        <w:r>
          <w:rPr>
            <w:rFonts w:ascii="Arial" w:hAnsi="Arial" w:eastAsia="Arial" w:cs="Arial"/>
            <w:color w:val="808080"/>
            <w:sz w:val="28"/>
            <w:szCs w:val="28"/>
          </w:rPr>
          <w:t xml:space="preserve">substituída</w:t>
        </w:r>
      </w:ins>
      <w:r>
        <w:rPr>
          <w:rFonts w:ascii="Arial" w:hAnsi="Arial" w:eastAsia="Arial" w:cs="Arial"/>
          <w:sz w:val="28"/>
          <w:szCs w:val="28"/>
        </w:rPr>
        <w:t xml:space="preserve"> </w:t>
      </w:r>
      <w:del w:id="1585" w:author="Assessor GDSXSR" w:date="2026-10-31T19:51:13Z">
        <w:r>
          <w:rPr>
            <w:rFonts w:ascii="Arial" w:hAnsi="Arial" w:eastAsia="Arial" w:cs="Arial"/>
            <w:sz w:val="28"/>
            <w:szCs w:val="28"/>
          </w:rPr>
          <w:delText xml:space="preserve">sua substituição pela expedição de</w:delText>
        </w:r>
      </w:del>
      <w:ins w:id="1586" w:author="Assessor GDSXSR" w:date="2026-10-31T19:51:13Z">
        <w:r>
          <w:rPr>
            <w:rFonts w:ascii="Arial" w:hAnsi="Arial" w:eastAsia="Arial" w:cs="Arial"/>
            <w:color w:val="808080"/>
            <w:sz w:val="28"/>
            <w:szCs w:val="28"/>
          </w:rPr>
          <w:t xml:space="preserve">por</w:t>
        </w:r>
      </w:ins>
      <w:r>
        <w:rPr>
          <w:rFonts w:ascii="Arial" w:hAnsi="Arial" w:eastAsia="Arial" w:cs="Arial"/>
          <w:sz w:val="28"/>
          <w:szCs w:val="28"/>
        </w:rPr>
        <w:t xml:space="preserve"> ofício ao INSS </w:t>
      </w:r>
      <w:del w:id="1587" w:author="Assessor GDSXSR" w:date="2026-10-31T19:51:13Z">
        <w:r>
          <w:rPr>
            <w:rFonts w:ascii="Arial" w:hAnsi="Arial" w:eastAsia="Arial" w:cs="Arial"/>
            <w:sz w:val="28"/>
            <w:szCs w:val="28"/>
          </w:rPr>
          <w:delText xml:space="preserve">para</w:delText>
        </w:r>
      </w:del>
      <w:ins w:id="1588" w:author="Assessor GDSXSR" w:date="2026-10-31T19:51:13Z">
        <w:r>
          <w:rPr>
            <w:rFonts w:ascii="Arial" w:hAnsi="Arial" w:eastAsia="Arial" w:cs="Arial"/>
            <w:color w:val="808080"/>
            <w:sz w:val="28"/>
            <w:szCs w:val="28"/>
          </w:rPr>
          <w:t xml:space="preserve">(ID</w:t>
        </w:r>
      </w:ins>
      <w:r>
        <w:rPr>
          <w:rFonts w:ascii="Arial" w:hAnsi="Arial" w:eastAsia="Arial" w:cs="Arial"/>
          <w:sz w:val="28"/>
          <w:szCs w:val="28"/>
        </w:rPr>
        <w:t xml:space="preserve"> </w:t>
      </w:r>
      <w:del w:id="1589" w:author="Assessor GDSXSR" w:date="2026-10-31T19:51:13Z">
        <w:r>
          <w:rPr>
            <w:rFonts w:ascii="Arial" w:hAnsi="Arial" w:eastAsia="Arial" w:cs="Arial"/>
            <w:sz w:val="28"/>
            <w:szCs w:val="28"/>
          </w:rPr>
          <w:delText xml:space="preserve">cancelamento da consignação</w:delText>
        </w:r>
      </w:del>
      <w:ins w:id="1590" w:author="Assessor GDSXSR" w:date="2026-10-31T19:51:13Z">
        <w:r>
          <w:rPr>
            <w:rFonts w:ascii="Arial" w:hAnsi="Arial" w:eastAsia="Arial" w:cs="Arial"/>
            <w:color w:val="808080"/>
            <w:sz w:val="28"/>
            <w:szCs w:val="28"/>
          </w:rPr>
          <w:t xml:space="preserve">88809863)</w:t>
        </w:r>
      </w:ins>
      <w:r>
        <w:rPr>
          <w:rFonts w:ascii="Arial" w:hAnsi="Arial" w:eastAsia="Arial" w:cs="Arial"/>
          <w:sz w:val="28"/>
          <w:szCs w:val="28"/>
        </w:rPr>
        <w:t xml:space="preserve">.</w:t>
      </w:r>
      <w:del w:id="1591" w:author="Assessor GDSXSR" w:date="2026-10-31T19:51:13Z">
        <w:r>
          <w:rPr>
            <w:rFonts w:ascii="Arial" w:hAnsi="Arial" w:eastAsia="Arial" w:cs="Arial"/>
            <w:sz w:val="28"/>
            <w:szCs w:val="28"/>
          </w:rPr>
          <w:delText xml:space="preserve"> </w:delText>
        </w:r>
      </w:del>
    </w:p>
    <w:p>
      <w:pPr>
        <w:spacing w:after="0" w:line="360" w:lineRule="auto"/>
        <w:ind w:firstLine="2268"/>
        <w:jc w:val="both"/>
        <w:rPr>
          <w:ins w:id="1593" w:author="Assessor GDSXSR" w:date="2026-10-31T19:51:13Z"/>
        </w:rPr>
      </w:pPr>
    </w:p>
    <w:p>
      <w:pPr>
        <w:spacing w:after="0" w:line="360" w:lineRule="auto"/>
        <w:ind w:firstLine="2268"/>
        <w:jc w:val="both"/>
        <w:rPr/>
      </w:pPr>
      <w:ins w:id="1594" w:author="Assessor GDSXSR" w:date="2026-10-31T19:51:13Z">
        <w:r>
          <w:rPr>
            <w:rFonts w:ascii="Arial" w:hAnsi="Arial" w:eastAsia="Arial" w:cs="Arial"/>
            <w:color w:val="808080"/>
            <w:sz w:val="28"/>
            <w:szCs w:val="28"/>
          </w:rPr>
          <w:t xml:space="preserve">Sem razão o apelante.</w:t>
        </w:r>
      </w:ins>
    </w:p>
    <w:p w:rsidR="41697F72" w:rsidP="00AB1CCC" w:rsidRDefault="41697F72" w14:paraId="0AF5F2A3" w14:textId="7E2CC241">
      <w:pPr>
        <w:spacing w:after="0" w:line="360" w:lineRule="auto"/>
        <w:ind w:firstLine="2268"/>
        <w:jc w:val="both"/>
        <w:rPr>
          <w:rFonts w:ascii="Arial" w:hAnsi="Arial" w:eastAsia="Arial" w:cs="Arial"/>
          <w:sz w:val="28"/>
          <w:szCs w:val="28"/>
        </w:rPr>
      </w:pPr>
    </w:p>
    <w:p w:rsidR="3CB82F35" w:rsidP="00AB1CCC" w:rsidRDefault="3CB82F35" w14:paraId="6F4DF6DA" w14:textId="38F9F994">
      <w:pPr>
        <w:spacing w:after="0" w:line="360" w:lineRule="auto"/>
        <w:ind w:firstLine="2268"/>
        <w:jc w:val="both"/>
      </w:pPr>
      <w:del w:id="1595" w:author="Assessor GDSXSR" w:date="2026-10-31T19:51:13Z">
        <w:r>
          <w:rPr>
            <w:rFonts w:ascii="Arial" w:hAnsi="Arial" w:eastAsia="Arial" w:cs="Arial"/>
            <w:sz w:val="28"/>
            <w:szCs w:val="28"/>
          </w:rPr>
          <w:delText xml:space="preserve">A imposição de</w:delText>
        </w:r>
      </w:del>
      <w:ins w:id="1596" w:author="Assessor GDSXSR" w:date="2026-10-31T19:51:13Z">
        <w:r>
          <w:rPr>
            <w:rFonts w:ascii="Arial" w:hAnsi="Arial" w:eastAsia="Arial" w:cs="Arial"/>
            <w:color w:val="808080"/>
            <w:sz w:val="28"/>
            <w:szCs w:val="28"/>
          </w:rPr>
          <w:t xml:space="preserve">As</w:t>
        </w:r>
      </w:ins>
      <w:r>
        <w:rPr>
          <w:rFonts w:ascii="Arial" w:hAnsi="Arial" w:eastAsia="Arial" w:cs="Arial"/>
          <w:sz w:val="28"/>
          <w:szCs w:val="28"/>
          <w:highlight w:val="yellow"/>
          <w:rPrChange w:id="1612" w:author="Assessor GDSXSR" w:date="2026-10-31T19:51:13Z">
            <w:rPr>
              <w:rFonts w:ascii="Arial" w:hAnsi="Arial" w:eastAsia="Arial" w:cs="Arial"/>
              <w:sz w:val="28"/>
              <w:szCs w:val="28"/>
            </w:rPr>
          </w:rPrChange>
        </w:rPr>
        <w:t xml:space="preserve"> astreintes </w:t>
      </w:r>
      <w:del w:id="1597" w:author="Assessor GDSXSR" w:date="2026-10-31T19:51:13Z">
        <w:r>
          <w:rPr>
            <w:rFonts w:ascii="Arial" w:hAnsi="Arial" w:eastAsia="Arial" w:cs="Arial"/>
            <w:sz w:val="28"/>
            <w:szCs w:val="28"/>
          </w:rPr>
          <w:delText xml:space="preserve">constitui</w:delText>
        </w:r>
      </w:del>
      <w:ins w:id="1598" w:author="Assessor GDSXSR" w:date="2026-10-31T19:51:13Z">
        <w:r>
          <w:rPr>
            <w:rFonts w:ascii="Arial" w:hAnsi="Arial" w:eastAsia="Arial" w:cs="Arial"/>
            <w:color w:val="808080"/>
            <w:sz w:val="28"/>
            <w:szCs w:val="28"/>
          </w:rPr>
          <w:t xml:space="preserve">são</w:t>
        </w:r>
      </w:ins>
      <w:r>
        <w:rPr>
          <w:rFonts w:ascii="Arial" w:hAnsi="Arial" w:eastAsia="Arial" w:cs="Arial"/>
          <w:sz w:val="28"/>
          <w:szCs w:val="28"/>
          <w:highlight w:val="yellow"/>
          <w:rPrChange w:id="1613" w:author="Assessor GDSXSR" w:date="2026-10-31T19:51:13Z">
            <w:rPr>
              <w:rFonts w:ascii="Arial" w:hAnsi="Arial" w:eastAsia="Arial" w:cs="Arial"/>
              <w:sz w:val="28"/>
              <w:szCs w:val="28"/>
            </w:rPr>
          </w:rPrChange>
        </w:rPr>
        <w:t xml:space="preserve"> medida</w:t>
      </w:r>
      <w:del w:id="1599" w:author="Assessor GDSXSR" w:date="2026-10-31T19:51:13Z">
        <w:r>
          <w:rPr>
            <w:rFonts w:ascii="Arial" w:hAnsi="Arial" w:eastAsia="Arial" w:cs="Arial"/>
            <w:sz w:val="28"/>
            <w:szCs w:val="28"/>
          </w:rPr>
          <w:delText xml:space="preserve"> expressamente</w:delText>
        </w:r>
      </w:del>
      <w:r>
        <w:rPr>
          <w:rFonts w:ascii="Arial" w:hAnsi="Arial" w:eastAsia="Arial" w:cs="Arial"/>
          <w:sz w:val="28"/>
          <w:szCs w:val="28"/>
          <w:highlight w:val="yellow"/>
          <w:rPrChange w:id="1614" w:author="Assessor GDSXSR" w:date="2026-10-31T19:51:13Z">
            <w:rPr>
              <w:rFonts w:ascii="Arial" w:hAnsi="Arial" w:eastAsia="Arial" w:cs="Arial"/>
              <w:sz w:val="28"/>
              <w:szCs w:val="28"/>
            </w:rPr>
          </w:rPrChange>
        </w:rPr>
        <w:t xml:space="preserve"> autorizada pelo ordenamento processual para assegurar a efetividade das obrigações de fazer</w:t>
      </w:r>
      <w:del w:id="1600" w:author="Assessor GDSXSR" w:date="2026-10-31T19:51:13Z">
        <w:r>
          <w:rPr>
            <w:rFonts w:ascii="Arial" w:hAnsi="Arial" w:eastAsia="Arial" w:cs="Arial"/>
            <w:sz w:val="28"/>
            <w:szCs w:val="28"/>
          </w:rPr>
          <w:delText xml:space="preserve">.</w:delText>
        </w:r>
      </w:del>
      <w:ins w:id="1601" w:author="Assessor GDSXSR" w:date="2026-10-31T19:51:13Z">
        <w:r>
          <w:rPr>
            <w:rFonts w:ascii="Arial" w:hAnsi="Arial" w:eastAsia="Arial" w:cs="Arial"/>
            <w:color w:val="808080"/>
            <w:sz w:val="28"/>
            <w:szCs w:val="28"/>
          </w:rPr>
          <w:t xml:space="preserve">,</w:t>
        </w:r>
      </w:ins>
      <w:r>
        <w:rPr>
          <w:rFonts w:ascii="Arial" w:hAnsi="Arial" w:eastAsia="Arial" w:cs="Arial"/>
          <w:sz w:val="28"/>
          <w:szCs w:val="28"/>
          <w:highlight w:val="yellow"/>
          <w:rPrChange w:id="1615" w:author="Assessor GDSXSR" w:date="2026-10-31T19:51:13Z">
            <w:rPr>
              <w:rFonts w:ascii="Arial" w:hAnsi="Arial" w:eastAsia="Arial" w:cs="Arial"/>
              <w:sz w:val="28"/>
              <w:szCs w:val="28"/>
            </w:rPr>
          </w:rPrChange>
        </w:rPr>
        <w:t xml:space="preserve"> </w:t>
      </w:r>
      <w:del w:id="1602" w:author="Assessor GDSXSR" w:date="2026-10-31T19:51:13Z">
        <w:r>
          <w:rPr>
            <w:rFonts w:ascii="Arial" w:hAnsi="Arial" w:eastAsia="Arial" w:cs="Arial"/>
            <w:sz w:val="28"/>
            <w:szCs w:val="28"/>
          </w:rPr>
          <w:delText xml:space="preserve">A circunstância de o cumprimento da determinação demandar</w:delText>
        </w:r>
      </w:del>
      <w:ins w:id="1603" w:author="Assessor GDSXSR" w:date="2026-10-31T19:51:13Z">
        <w:r>
          <w:rPr>
            <w:rFonts w:ascii="Arial" w:hAnsi="Arial" w:eastAsia="Arial" w:cs="Arial"/>
            <w:color w:val="808080"/>
            <w:sz w:val="28"/>
            <w:szCs w:val="28"/>
          </w:rPr>
          <w:t xml:space="preserve">e</w:t>
        </w:r>
      </w:ins>
      <w:r>
        <w:rPr>
          <w:rFonts w:ascii="Arial" w:hAnsi="Arial" w:eastAsia="Arial" w:cs="Arial"/>
          <w:sz w:val="28"/>
          <w:szCs w:val="28"/>
          <w:highlight w:val="yellow"/>
          <w:rPrChange w:id="1616" w:author="Assessor GDSXSR" w:date="2026-10-31T19:51:13Z">
            <w:rPr>
              <w:rFonts w:ascii="Arial" w:hAnsi="Arial" w:eastAsia="Arial" w:cs="Arial"/>
              <w:sz w:val="28"/>
              <w:szCs w:val="28"/>
            </w:rPr>
          </w:rPrChange>
        </w:rPr>
        <w:t xml:space="preserve"> a </w:t>
      </w:r>
      <w:del w:id="1604" w:author="Assessor GDSXSR" w:date="2026-10-31T19:51:13Z">
        <w:r>
          <w:rPr>
            <w:rFonts w:ascii="Arial" w:hAnsi="Arial" w:eastAsia="Arial" w:cs="Arial"/>
            <w:sz w:val="28"/>
            <w:szCs w:val="28"/>
          </w:rPr>
          <w:delText xml:space="preserve">adoção</w:delText>
        </w:r>
      </w:del>
      <w:ins w:id="1605" w:author="Assessor GDSXSR" w:date="2026-10-31T19:51:13Z">
        <w:r>
          <w:rPr>
            <w:rFonts w:ascii="Arial" w:hAnsi="Arial" w:eastAsia="Arial" w:cs="Arial"/>
            <w:color w:val="808080"/>
            <w:sz w:val="28"/>
            <w:szCs w:val="28"/>
          </w:rPr>
          <w:t xml:space="preserve">necessidade</w:t>
        </w:r>
      </w:ins>
      <w:r>
        <w:rPr>
          <w:rFonts w:ascii="Arial" w:hAnsi="Arial" w:eastAsia="Arial" w:cs="Arial"/>
          <w:sz w:val="28"/>
          <w:szCs w:val="28"/>
          <w:highlight w:val="yellow"/>
          <w:rPrChange w:id="1617" w:author="Assessor GDSXSR" w:date="2026-10-31T19:51:13Z">
            <w:rPr>
              <w:rFonts w:ascii="Arial" w:hAnsi="Arial" w:eastAsia="Arial" w:cs="Arial"/>
              <w:sz w:val="28"/>
              <w:szCs w:val="28"/>
            </w:rPr>
          </w:rPrChange>
        </w:rPr>
        <w:t xml:space="preserve"> de providências</w:t>
      </w:r>
      <w:del w:id="1606" w:author="Assessor GDSXSR" w:date="2026-10-31T19:51:13Z">
        <w:r>
          <w:rPr>
            <w:rFonts w:ascii="Arial" w:hAnsi="Arial" w:eastAsia="Arial" w:cs="Arial"/>
            <w:sz w:val="28"/>
            <w:szCs w:val="28"/>
          </w:rPr>
          <w:delText xml:space="preserve"> administrativas</w:delText>
        </w:r>
      </w:del>
      <w:r>
        <w:rPr>
          <w:rFonts w:ascii="Arial" w:hAnsi="Arial" w:eastAsia="Arial" w:cs="Arial"/>
          <w:sz w:val="28"/>
          <w:szCs w:val="28"/>
          <w:highlight w:val="yellow"/>
          <w:rPrChange w:id="1618" w:author="Assessor GDSXSR" w:date="2026-10-31T19:51:13Z">
            <w:rPr>
              <w:rFonts w:ascii="Arial" w:hAnsi="Arial" w:eastAsia="Arial" w:cs="Arial"/>
              <w:sz w:val="28"/>
              <w:szCs w:val="28"/>
            </w:rPr>
          </w:rPrChange>
        </w:rPr>
        <w:t xml:space="preserve"> junto ao órgão pagador não </w:t>
      </w:r>
      <w:ins w:id="1607" w:author="Assessor GDSXSR" w:date="2026-10-31T19:51:13Z">
        <w:r>
          <w:rPr>
            <w:rFonts w:ascii="Arial" w:hAnsi="Arial" w:eastAsia="Arial" w:cs="Arial"/>
            <w:color w:val="808080"/>
            <w:sz w:val="28"/>
            <w:szCs w:val="28"/>
          </w:rPr>
          <w:t xml:space="preserve">as </w:t>
        </w:r>
      </w:ins>
      <w:r>
        <w:rPr>
          <w:rFonts w:ascii="Arial" w:hAnsi="Arial" w:eastAsia="Arial" w:cs="Arial"/>
          <w:sz w:val="28"/>
          <w:szCs w:val="28"/>
          <w:highlight w:val="yellow"/>
          <w:rPrChange w:id="1619" w:author="Assessor GDSXSR" w:date="2026-10-31T19:51:13Z">
            <w:rPr>
              <w:rFonts w:ascii="Arial" w:hAnsi="Arial" w:eastAsia="Arial" w:cs="Arial"/>
              <w:sz w:val="28"/>
              <w:szCs w:val="28"/>
            </w:rPr>
          </w:rPrChange>
        </w:rPr>
        <w:t xml:space="preserve">afasta</w:t>
      </w:r>
      <w:del w:id="1608" w:author="Assessor GDSXSR" w:date="2026-10-31T19:51:13Z">
        <w:r>
          <w:rPr>
            <w:rFonts w:ascii="Arial" w:hAnsi="Arial" w:eastAsia="Arial" w:cs="Arial"/>
            <w:sz w:val="28"/>
            <w:szCs w:val="28"/>
          </w:rPr>
          <w:delText xml:space="preserve"> a possibilidade de incidência da multa</w:delText>
        </w:r>
      </w:del>
      <w:r>
        <w:rPr>
          <w:rFonts w:ascii="Arial" w:hAnsi="Arial" w:eastAsia="Arial" w:cs="Arial"/>
          <w:sz w:val="28"/>
          <w:szCs w:val="28"/>
          <w:highlight w:val="yellow"/>
          <w:rPrChange w:id="1620" w:author="Assessor GDSXSR" w:date="2026-10-31T19:51:13Z">
            <w:rPr>
              <w:rFonts w:ascii="Arial" w:hAnsi="Arial" w:eastAsia="Arial" w:cs="Arial"/>
              <w:sz w:val="28"/>
              <w:szCs w:val="28"/>
            </w:rPr>
          </w:rPrChange>
        </w:rPr>
        <w:t xml:space="preserve">, </w:t>
      </w:r>
      <w:del w:id="1609" w:author="Assessor GDSXSR" w:date="2026-10-31T19:51:13Z">
        <w:r>
          <w:rPr>
            <w:rFonts w:ascii="Arial" w:hAnsi="Arial" w:eastAsia="Arial" w:cs="Arial"/>
            <w:sz w:val="28"/>
            <w:szCs w:val="28"/>
          </w:rPr>
          <w:delText xml:space="preserve">sobretudo porque tais providências</w:delText>
        </w:r>
      </w:del>
      <w:ins w:id="1610" w:author="Assessor GDSXSR" w:date="2026-10-31T19:51:13Z">
        <w:r>
          <w:rPr>
            <w:rFonts w:ascii="Arial" w:hAnsi="Arial" w:eastAsia="Arial" w:cs="Arial"/>
            <w:color w:val="808080"/>
            <w:sz w:val="28"/>
            <w:szCs w:val="28"/>
          </w:rPr>
          <w:t xml:space="preserve">pois</w:t>
        </w:r>
      </w:ins>
      <w:r>
        <w:rPr>
          <w:rFonts w:ascii="Arial" w:hAnsi="Arial" w:eastAsia="Arial" w:cs="Arial"/>
          <w:sz w:val="28"/>
          <w:szCs w:val="28"/>
          <w:highlight w:val="yellow"/>
          <w:rPrChange w:id="1621" w:author="Assessor GDSXSR" w:date="2026-10-31T19:51:13Z">
            <w:rPr>
              <w:rFonts w:ascii="Arial" w:hAnsi="Arial" w:eastAsia="Arial" w:cs="Arial"/>
              <w:sz w:val="28"/>
              <w:szCs w:val="28"/>
            </w:rPr>
          </w:rPrChange>
        </w:rPr>
        <w:t xml:space="preserve"> se inserem na esfera de atuação </w:t>
      </w:r>
      <w:del w:id="1611" w:author="Assessor GDSXSR" w:date="2026-10-31T19:51:13Z">
        <w:r>
          <w:rPr>
            <w:rFonts w:ascii="Arial" w:hAnsi="Arial" w:eastAsia="Arial" w:cs="Arial"/>
            <w:sz w:val="28"/>
            <w:szCs w:val="28"/>
          </w:rPr>
          <w:delText xml:space="preserve">e controle </w:delText>
        </w:r>
      </w:del>
      <w:r>
        <w:rPr>
          <w:rFonts w:ascii="Arial" w:hAnsi="Arial" w:eastAsia="Arial" w:cs="Arial"/>
          <w:sz w:val="28"/>
          <w:szCs w:val="28"/>
          <w:highlight w:val="yellow"/>
          <w:rPrChange w:id="1622" w:author="Assessor GDSXSR" w:date="2026-10-31T19:51:13Z">
            <w:rPr>
              <w:rFonts w:ascii="Arial" w:hAnsi="Arial" w:eastAsia="Arial" w:cs="Arial"/>
              <w:sz w:val="28"/>
              <w:szCs w:val="28"/>
            </w:rPr>
          </w:rPrChange>
        </w:rPr>
        <w:t xml:space="preserve">das próprias instituições financeiras</w:t>
      </w:r>
      <w:r>
        <w:rPr>
          <w:rFonts w:ascii="Arial" w:hAnsi="Arial" w:eastAsia="Arial" w:cs="Arial"/>
          <w:sz w:val="28"/>
          <w:szCs w:val="28"/>
          <w:highlight w:val="yellow"/>
          <w:rPrChange w:id="1623" w:author="Assessor GDSXSR" w:date="2026-10-31T19:51:13Z">
            <w:rPr>
              <w:rFonts w:ascii="Arial" w:hAnsi="Arial" w:eastAsia="Arial" w:cs="Arial"/>
              <w:sz w:val="28"/>
              <w:szCs w:val="28"/>
            </w:rPr>
          </w:rPrChange>
        </w:rPr>
        <w:t xml:space="preserve">.</w:t>
      </w:r>
    </w:p>
    <w:p w:rsidR="41697F72" w:rsidP="00AB1CCC" w:rsidRDefault="41697F72" w14:paraId="5563D6E7" w14:textId="64BBC791">
      <w:pPr>
        <w:spacing w:after="0" w:line="360" w:lineRule="auto"/>
        <w:ind w:firstLine="2268"/>
        <w:jc w:val="both"/>
        <w:rPr>
          <w:rFonts w:ascii="Arial" w:hAnsi="Arial" w:eastAsia="Arial" w:cs="Arial"/>
          <w:sz w:val="28"/>
          <w:szCs w:val="28"/>
        </w:rPr>
      </w:pPr>
    </w:p>
    <w:p w:rsidR="3CB82F35" w:rsidP="00AB1CCC" w:rsidRDefault="3CB82F35" w14:paraId="52F1F958" w14:textId="7ABC5247">
      <w:pPr>
        <w:spacing w:after="0" w:line="360" w:lineRule="auto"/>
        <w:ind w:firstLine="2268"/>
        <w:jc w:val="both"/>
        <w:rPr>
          <w:rFonts w:ascii="Arial" w:hAnsi="Arial" w:eastAsia="Arial" w:cs="Arial"/>
          <w:sz w:val="28"/>
          <w:szCs w:val="28"/>
        </w:rPr>
      </w:pPr>
      <w:del w:id="1624" w:author="Assessor GDSXSR" w:date="2026-10-31T19:51:13Z">
        <w:r>
          <w:rPr>
            <w:rFonts w:ascii="Arial" w:hAnsi="Arial" w:eastAsia="Arial" w:cs="Arial"/>
            <w:sz w:val="28"/>
            <w:szCs w:val="28"/>
          </w:rPr>
          <w:delText xml:space="preserve">Além</w:delText>
        </w:r>
      </w:del>
      <w:ins w:id="1625" w:author="Assessor GDSXSR" w:date="2026-10-31T19:51:13Z">
        <w:r>
          <w:rPr>
            <w:rFonts w:ascii="Arial" w:hAnsi="Arial" w:eastAsia="Arial" w:cs="Arial"/>
            <w:color w:val="808080"/>
            <w:sz w:val="28"/>
            <w:szCs w:val="28"/>
          </w:rPr>
          <w:t xml:space="preserve">No</w:t>
        </w:r>
      </w:ins>
      <w:r>
        <w:rPr>
          <w:rFonts w:ascii="Arial" w:hAnsi="Arial" w:eastAsia="Arial" w:cs="Arial"/>
          <w:sz w:val="28"/>
          <w:szCs w:val="28"/>
        </w:rPr>
        <w:t xml:space="preserve"> </w:t>
      </w:r>
      <w:del w:id="1626" w:author="Assessor GDSXSR" w:date="2026-10-31T19:51:13Z">
        <w:r>
          <w:rPr>
            <w:rFonts w:ascii="Arial" w:hAnsi="Arial" w:eastAsia="Arial" w:cs="Arial"/>
            <w:sz w:val="28"/>
            <w:szCs w:val="28"/>
          </w:rPr>
          <w:delText xml:space="preserve">disso</w:delText>
        </w:r>
      </w:del>
      <w:ins w:id="1627" w:author="Assessor GDSXSR" w:date="2026-10-31T19:51:13Z">
        <w:r>
          <w:rPr>
            <w:rFonts w:ascii="Arial" w:hAnsi="Arial" w:eastAsia="Arial" w:cs="Arial"/>
            <w:color w:val="808080"/>
            <w:sz w:val="28"/>
            <w:szCs w:val="28"/>
          </w:rPr>
          <w:t xml:space="preserve">mais</w:t>
        </w:r>
      </w:ins>
      <w:r>
        <w:rPr>
          <w:rFonts w:ascii="Arial" w:hAnsi="Arial" w:eastAsia="Arial" w:cs="Arial"/>
          <w:sz w:val="28"/>
          <w:szCs w:val="28"/>
        </w:rPr>
        <w:t xml:space="preserve">, a multa foi fixada em valor moderado </w:t>
      </w:r>
      <w:ins w:id="1628" w:author="Assessor GDSXSR" w:date="2026-10-31T19:51:13Z">
        <w:r>
          <w:rPr>
            <w:rFonts w:ascii="Arial" w:hAnsi="Arial" w:eastAsia="Arial" w:cs="Arial"/>
            <w:color w:val="808080"/>
            <w:sz w:val="28"/>
            <w:szCs w:val="28"/>
          </w:rPr>
          <w:t xml:space="preserve">(R$ 200,00 por desconto indevido, limitada inicialmente a R$ 5.000,00) </w:t>
        </w:r>
      </w:ins>
      <w:r>
        <w:rPr>
          <w:rFonts w:ascii="Arial" w:hAnsi="Arial" w:eastAsia="Arial" w:cs="Arial"/>
          <w:sz w:val="28"/>
          <w:szCs w:val="28"/>
        </w:rPr>
        <w:t xml:space="preserve">e </w:t>
      </w:r>
      <w:del w:id="1629" w:author="Assessor GDSXSR" w:date="2026-10-31T19:51:13Z">
        <w:r>
          <w:rPr>
            <w:rFonts w:ascii="Arial" w:hAnsi="Arial" w:eastAsia="Arial" w:cs="Arial"/>
            <w:sz w:val="28"/>
            <w:szCs w:val="28"/>
          </w:rPr>
          <w:delText xml:space="preserve">somente</w:delText>
        </w:r>
      </w:del>
      <w:ins w:id="1630" w:author="Assessor GDSXSR" w:date="2026-10-31T19:51:13Z">
        <w:r>
          <w:rPr>
            <w:rFonts w:ascii="Arial" w:hAnsi="Arial" w:eastAsia="Arial" w:cs="Arial"/>
            <w:color w:val="808080"/>
            <w:sz w:val="28"/>
            <w:szCs w:val="28"/>
          </w:rPr>
          <w:t xml:space="preserve">só</w:t>
        </w:r>
      </w:ins>
      <w:r>
        <w:rPr>
          <w:rFonts w:ascii="Arial" w:hAnsi="Arial" w:eastAsia="Arial" w:cs="Arial"/>
          <w:sz w:val="28"/>
          <w:szCs w:val="28"/>
        </w:rPr>
        <w:t xml:space="preserve"> </w:t>
      </w:r>
      <w:del w:id="1631" w:author="Assessor GDSXSR" w:date="2026-10-31T19:51:13Z">
        <w:r>
          <w:rPr>
            <w:rFonts w:ascii="Arial" w:hAnsi="Arial" w:eastAsia="Arial" w:cs="Arial"/>
            <w:sz w:val="28"/>
            <w:szCs w:val="28"/>
          </w:rPr>
          <w:delText xml:space="preserve">incidirá</w:delText>
        </w:r>
      </w:del>
      <w:ins w:id="1632" w:author="Assessor GDSXSR" w:date="2026-10-31T19:51:13Z">
        <w:r>
          <w:rPr>
            <w:rFonts w:ascii="Arial" w:hAnsi="Arial" w:eastAsia="Arial" w:cs="Arial"/>
            <w:color w:val="808080"/>
            <w:sz w:val="28"/>
            <w:szCs w:val="28"/>
          </w:rPr>
          <w:t xml:space="preserve">incide</w:t>
        </w:r>
      </w:ins>
      <w:r>
        <w:rPr>
          <w:rFonts w:ascii="Arial" w:hAnsi="Arial" w:eastAsia="Arial" w:cs="Arial"/>
          <w:sz w:val="28"/>
          <w:szCs w:val="28"/>
        </w:rPr>
        <w:t xml:space="preserve"> </w:t>
      </w:r>
      <w:del w:id="1633" w:author="Assessor GDSXSR" w:date="2026-10-31T19:51:13Z">
        <w:r>
          <w:rPr>
            <w:rFonts w:ascii="Arial" w:hAnsi="Arial" w:eastAsia="Arial" w:cs="Arial"/>
            <w:sz w:val="28"/>
            <w:szCs w:val="28"/>
          </w:rPr>
          <w:delText xml:space="preserve">na</w:delText>
        </w:r>
      </w:del>
      <w:ins w:id="1634" w:author="Assessor GDSXSR" w:date="2026-10-31T19:51:13Z">
        <w:r>
          <w:rPr>
            <w:rFonts w:ascii="Arial" w:hAnsi="Arial" w:eastAsia="Arial" w:cs="Arial"/>
            <w:color w:val="808080"/>
            <w:sz w:val="28"/>
            <w:szCs w:val="28"/>
          </w:rPr>
          <w:t xml:space="preserve">em</w:t>
        </w:r>
      </w:ins>
      <w:r>
        <w:rPr>
          <w:rFonts w:ascii="Arial" w:hAnsi="Arial" w:eastAsia="Arial" w:cs="Arial"/>
          <w:sz w:val="28"/>
          <w:szCs w:val="28"/>
        </w:rPr>
        <w:t xml:space="preserve"> </w:t>
      </w:r>
      <w:del w:id="1635" w:author="Assessor GDSXSR" w:date="2026-10-31T19:51:13Z">
        <w:r>
          <w:rPr>
            <w:rFonts w:ascii="Arial" w:hAnsi="Arial" w:eastAsia="Arial" w:cs="Arial"/>
            <w:sz w:val="28"/>
            <w:szCs w:val="28"/>
          </w:rPr>
          <w:delText xml:space="preserve">hipótese</w:delText>
        </w:r>
      </w:del>
      <w:ins w:id="1636" w:author="Assessor GDSXSR" w:date="2026-10-31T19:51:13Z">
        <w:r>
          <w:rPr>
            <w:rFonts w:ascii="Arial" w:hAnsi="Arial" w:eastAsia="Arial" w:cs="Arial"/>
            <w:color w:val="808080"/>
            <w:sz w:val="28"/>
            <w:szCs w:val="28"/>
          </w:rPr>
          <w:t xml:space="preserve">caso</w:t>
        </w:r>
      </w:ins>
      <w:r>
        <w:rPr>
          <w:rFonts w:ascii="Arial" w:hAnsi="Arial" w:eastAsia="Arial" w:cs="Arial"/>
          <w:sz w:val="28"/>
          <w:szCs w:val="28"/>
        </w:rPr>
        <w:t xml:space="preserve"> de descumprimento da ordem </w:t>
      </w:r>
      <w:del w:id="1637" w:author="Assessor GDSXSR" w:date="2026-10-31T19:51:13Z">
        <w:r>
          <w:rPr>
            <w:rFonts w:ascii="Arial" w:hAnsi="Arial" w:eastAsia="Arial" w:cs="Arial"/>
            <w:sz w:val="28"/>
            <w:szCs w:val="28"/>
          </w:rPr>
          <w:delText xml:space="preserve">judicial,</w:delText>
        </w:r>
      </w:del>
      <w:ins w:id="1638" w:author="Assessor GDSXSR" w:date="2026-10-31T19:51:13Z">
        <w:r>
          <w:rPr>
            <w:rFonts w:ascii="Arial" w:hAnsi="Arial" w:eastAsia="Arial" w:cs="Arial"/>
            <w:color w:val="808080"/>
            <w:sz w:val="28"/>
            <w:szCs w:val="28"/>
          </w:rPr>
          <w:t xml:space="preserve">(ID</w:t>
        </w:r>
      </w:ins>
      <w:r>
        <w:rPr>
          <w:rFonts w:ascii="Arial" w:hAnsi="Arial" w:eastAsia="Arial" w:cs="Arial"/>
          <w:sz w:val="28"/>
          <w:szCs w:val="28"/>
        </w:rPr>
        <w:t xml:space="preserve"> </w:t>
      </w:r>
      <w:del w:id="1639" w:author="Assessor GDSXSR" w:date="2026-10-31T19:51:13Z">
        <w:r>
          <w:rPr>
            <w:rFonts w:ascii="Arial" w:hAnsi="Arial" w:eastAsia="Arial" w:cs="Arial"/>
            <w:sz w:val="28"/>
            <w:szCs w:val="28"/>
          </w:rPr>
          <w:delText xml:space="preserve">revelando-se adequada aos princípios da proporcionalidade e da razoabilidade</w:delText>
        </w:r>
      </w:del>
      <w:ins w:id="1640" w:author="Assessor GDSXSR" w:date="2026-10-31T19:51:13Z">
        <w:r>
          <w:rPr>
            <w:rFonts w:ascii="Arial" w:hAnsi="Arial" w:eastAsia="Arial" w:cs="Arial"/>
            <w:color w:val="808080"/>
            <w:sz w:val="28"/>
            <w:szCs w:val="28"/>
          </w:rPr>
          <w:t xml:space="preserve">88809799)</w:t>
        </w:r>
      </w:ins>
      <w:r>
        <w:rPr>
          <w:rFonts w:ascii="Arial" w:hAnsi="Arial" w:eastAsia="Arial" w:cs="Arial"/>
          <w:sz w:val="28"/>
          <w:szCs w:val="28"/>
        </w:rPr>
        <w:t xml:space="preserve">.</w:t>
      </w:r>
    </w:p>
    <w:p w:rsidR="41697F72" w:rsidP="00AB1CCC" w:rsidRDefault="41697F72" w14:paraId="788280C5" w14:textId="14A00E72">
      <w:pPr>
        <w:spacing w:after="0" w:line="360" w:lineRule="auto"/>
        <w:ind w:firstLine="2268"/>
        <w:jc w:val="both"/>
        <w:rPr>
          <w:rFonts w:ascii="Arial" w:hAnsi="Arial" w:eastAsia="Arial" w:cs="Arial"/>
          <w:sz w:val="28"/>
          <w:szCs w:val="28"/>
        </w:rPr>
      </w:pPr>
    </w:p>
    <w:p w:rsidRPr="006B7EE9" w:rsidR="49E22E7A" w:rsidP="00AB1CCC" w:rsidRDefault="49E22E7A" w14:paraId="385BF591" w14:textId="2C135F15">
      <w:pPr>
        <w:spacing w:after="0" w:line="360" w:lineRule="auto"/>
        <w:ind w:firstLine="2268"/>
        <w:jc w:val="both"/>
        <w:rPr>
          <w:u w:val="single"/>
        </w:rPr>
      </w:pPr>
      <w:r>
        <w:rPr>
          <w:rFonts w:ascii="Arial" w:hAnsi="Arial" w:eastAsia="Arial" w:cs="Arial"/>
          <w:sz w:val="28"/>
          <w:szCs w:val="28"/>
          <w:highlight w:val="yellow"/>
          <w:u w:val="single"/>
          <w:rPrChange w:id="1643" w:author="Assessor GDSXSR" w:date="2026-10-31T19:51:13Z">
            <w:rPr>
              <w:rFonts w:ascii="Arial" w:hAnsi="Arial" w:eastAsia="Arial" w:cs="Arial"/>
              <w:sz w:val="28"/>
              <w:szCs w:val="28"/>
              <w:u w:val="single"/>
            </w:rPr>
          </w:rPrChange>
        </w:rPr>
        <w:t xml:space="preserve">Assim, nego provimento ao apelo</w:t>
      </w:r>
      <w:ins w:id="1641" w:author="Assessor GDSXSR" w:date="2026-10-31T19:51:13Z">
        <w:r>
          <w:rPr>
            <w:rFonts w:ascii="Arial" w:hAnsi="Arial" w:eastAsia="Arial" w:cs="Arial"/>
            <w:color w:val="808080"/>
            <w:sz w:val="28"/>
            <w:szCs w:val="28"/>
            <w:u w:val="single"/>
          </w:rPr>
          <w:t xml:space="preserve">,</w:t>
        </w:r>
      </w:ins>
      <w:r>
        <w:rPr>
          <w:rFonts w:ascii="Arial" w:hAnsi="Arial" w:eastAsia="Arial" w:cs="Arial"/>
          <w:sz w:val="28"/>
          <w:szCs w:val="28"/>
          <w:highlight w:val="yellow"/>
          <w:u w:val="single"/>
          <w:rPrChange w:id="1644" w:author="Assessor GDSXSR" w:date="2026-10-31T19:51:13Z">
            <w:rPr>
              <w:rFonts w:ascii="Arial" w:hAnsi="Arial" w:eastAsia="Arial" w:cs="Arial"/>
              <w:sz w:val="28"/>
              <w:szCs w:val="28"/>
              <w:u w:val="single"/>
            </w:rPr>
          </w:rPrChange>
        </w:rPr>
        <w:t xml:space="preserve"> nesse ponto.</w:t>
      </w:r>
      <w:del w:id="1642" w:author="Assessor GDSXSR" w:date="2026-10-31T19:51:13Z">
        <w:r>
          <w:rPr>
            <w:rFonts w:ascii="Arial" w:hAnsi="Arial" w:eastAsia="Arial" w:cs="Arial"/>
            <w:sz w:val="28"/>
            <w:szCs w:val="28"/>
            <w:u w:val="single"/>
          </w:rPr>
          <w:delText xml:space="preserve"> </w:delText>
        </w:r>
      </w:del>
    </w:p>
    <w:p w:rsidR="00A42F93" w:rsidP="00A42F93" w:rsidRDefault="00A42F93" w14:paraId="76F61C87" w14:textId="77777777">
      <w:pPr>
        <w:spacing w:after="0" w:line="360" w:lineRule="auto"/>
        <w:jc w:val="center"/>
        <w:rPr>
          <w:rFonts w:ascii="Arial" w:hAnsi="Arial" w:cs="Arial"/>
          <w:b/>
          <w:bCs/>
          <w:sz w:val="28"/>
          <w:szCs w:val="28"/>
        </w:rPr>
      </w:pPr>
    </w:p>
    <w:p w:rsidR="6B8BB67F" w:rsidP="00A42F93" w:rsidRDefault="73422356" w14:paraId="4EB7B5DF" w14:textId="3DB229B0">
      <w:pPr>
        <w:spacing w:after="0" w:line="360" w:lineRule="auto"/>
        <w:jc w:val="center"/>
        <w:rPr>
          <w:rFonts w:ascii="Arial" w:hAnsi="Arial" w:cs="Arial"/>
          <w:b/>
          <w:bCs/>
          <w:sz w:val="28"/>
          <w:szCs w:val="28"/>
        </w:rPr>
      </w:pPr>
      <w:r w:rsidRPr="39AEA010">
        <w:rPr>
          <w:rFonts w:ascii="Arial" w:hAnsi="Arial" w:cs="Arial"/>
          <w:b/>
          <w:bCs/>
          <w:sz w:val="28"/>
          <w:szCs w:val="28"/>
        </w:rPr>
        <w:t xml:space="preserve">APELO DO </w:t>
      </w:r>
      <w:r w:rsidRPr="39AEA010" w:rsidR="12B5139F">
        <w:rPr>
          <w:rFonts w:ascii="Arial" w:hAnsi="Arial" w:cs="Arial"/>
          <w:b/>
          <w:bCs/>
          <w:sz w:val="28"/>
          <w:szCs w:val="28"/>
        </w:rPr>
        <w:t>RÉU</w:t>
      </w:r>
      <w:r w:rsidRPr="39AEA010">
        <w:rPr>
          <w:rFonts w:ascii="Arial" w:hAnsi="Arial" w:cs="Arial"/>
          <w:b/>
          <w:bCs/>
          <w:sz w:val="28"/>
          <w:szCs w:val="28"/>
        </w:rPr>
        <w:t xml:space="preserve">, </w:t>
      </w:r>
      <w:r w:rsidRPr="39AEA010" w:rsidR="029308C8">
        <w:rPr>
          <w:rFonts w:ascii="Arial" w:hAnsi="Arial" w:cs="Arial"/>
          <w:b/>
          <w:bCs/>
          <w:sz w:val="28"/>
          <w:szCs w:val="28"/>
        </w:rPr>
        <w:t>BANCO PAN S.A.</w:t>
      </w:r>
    </w:p>
    <w:p w:rsidR="626B6416" w:rsidP="00AB1CCC" w:rsidRDefault="626B6416" w14:paraId="1ECEBE0C" w14:textId="15C45C38">
      <w:pPr>
        <w:spacing w:after="0" w:line="360" w:lineRule="auto"/>
        <w:ind w:firstLine="2268"/>
        <w:jc w:val="both"/>
        <w:rPr>
          <w:rFonts w:ascii="Arial" w:hAnsi="Arial" w:cs="Arial"/>
          <w:b/>
          <w:bCs/>
          <w:sz w:val="28"/>
          <w:szCs w:val="28"/>
        </w:rPr>
      </w:pPr>
    </w:p>
    <w:p w:rsidR="6B8BB67F" w:rsidP="00AB1CCC" w:rsidRDefault="6B8BB67F" w14:paraId="451D9F3F" w14:textId="56E2108D">
      <w:pPr>
        <w:spacing w:after="0" w:line="360" w:lineRule="auto"/>
        <w:ind w:firstLine="2268"/>
        <w:jc w:val="both"/>
      </w:pPr>
      <w:r w:rsidRPr="626B6416">
        <w:rPr>
          <w:rFonts w:ascii="Arial" w:hAnsi="Arial" w:cs="Arial"/>
          <w:sz w:val="28"/>
          <w:szCs w:val="28"/>
        </w:rPr>
        <w:t xml:space="preserve">Presentes os pressupostos de admissibilidade, conheço do apelo interposto. </w:t>
      </w:r>
    </w:p>
    <w:p w:rsidR="626B6416" w:rsidP="00AB1CCC" w:rsidRDefault="626B6416" w14:paraId="154DDDB2" w14:textId="7A9D7971">
      <w:pPr>
        <w:spacing w:after="0" w:line="360" w:lineRule="auto"/>
        <w:ind w:firstLine="2268"/>
        <w:jc w:val="both"/>
        <w:rPr>
          <w:rFonts w:ascii="Arial" w:hAnsi="Arial" w:cs="Arial"/>
          <w:sz w:val="28"/>
          <w:szCs w:val="28"/>
        </w:rPr>
      </w:pPr>
    </w:p>
    <w:p w:rsidR="08536396" w:rsidP="00AB1CCC" w:rsidRDefault="5D97E837" w14:paraId="31CDA4A5" w14:textId="7CF767F4">
      <w:pPr>
        <w:spacing w:after="0" w:line="360" w:lineRule="auto"/>
        <w:jc w:val="center"/>
        <w:rPr>
          <w:rFonts w:ascii="Arial" w:hAnsi="Arial" w:cs="Arial"/>
          <w:sz w:val="28"/>
          <w:szCs w:val="28"/>
        </w:rPr>
      </w:pPr>
      <w:r w:rsidRPr="1BA377DA">
        <w:rPr>
          <w:rFonts w:ascii="Arial" w:hAnsi="Arial" w:cs="Arial"/>
          <w:sz w:val="28"/>
          <w:szCs w:val="28"/>
          <w:highlight w:val="yellow"/>
          <w:rPrChange w:id="1645" w:author="Assessor GDSXSR" w:date="2026-10-31T19:51:13Z">
            <w:rPr>
              <w:rFonts w:ascii="Arial" w:hAnsi="Arial" w:cs="Arial"/>
              <w:sz w:val="28"/>
              <w:szCs w:val="28"/>
            </w:rPr>
          </w:rPrChange>
        </w:rPr>
        <w:t>DA</w:t>
      </w:r>
      <w:r w:rsidRPr="1BA377DA" w:rsidR="1ADADCEF">
        <w:rPr>
          <w:rFonts w:ascii="Arial" w:hAnsi="Arial" w:cs="Arial"/>
          <w:sz w:val="28"/>
          <w:szCs w:val="28"/>
          <w:highlight w:val="yellow"/>
          <w:rPrChange w:id="1646" w:author="Assessor GDSXSR" w:date="2026-10-31T19:51:13Z">
            <w:rPr>
              <w:rFonts w:ascii="Arial" w:hAnsi="Arial" w:cs="Arial"/>
              <w:sz w:val="28"/>
              <w:szCs w:val="28"/>
            </w:rPr>
          </w:rPrChange>
        </w:rPr>
        <w:t xml:space="preserve"> REJEIÇÃO DA PRELIMINAR DE </w:t>
      </w:r>
      <w:r w:rsidRPr="1BA377DA" w:rsidR="34D273E6">
        <w:rPr>
          <w:rFonts w:ascii="Arial" w:hAnsi="Arial" w:cs="Arial"/>
          <w:sz w:val="28"/>
          <w:szCs w:val="28"/>
          <w:highlight w:val="yellow"/>
          <w:rPrChange w:id="1647" w:author="Assessor GDSXSR" w:date="2026-10-31T19:51:13Z">
            <w:rPr>
              <w:rFonts w:ascii="Arial" w:hAnsi="Arial" w:cs="Arial"/>
              <w:sz w:val="28"/>
              <w:szCs w:val="28"/>
            </w:rPr>
          </w:rPrChange>
        </w:rPr>
        <w:t>I</w:t>
      </w:r>
      <w:r w:rsidRPr="1BA377DA" w:rsidR="7ACAC865">
        <w:rPr>
          <w:rFonts w:ascii="Arial" w:hAnsi="Arial" w:cs="Arial"/>
          <w:sz w:val="28"/>
          <w:szCs w:val="28"/>
          <w:highlight w:val="yellow"/>
          <w:rPrChange w:id="1648" w:author="Assessor GDSXSR" w:date="2026-10-31T19:51:13Z">
            <w:rPr>
              <w:rFonts w:ascii="Arial" w:hAnsi="Arial" w:cs="Arial"/>
              <w:sz w:val="28"/>
              <w:szCs w:val="28"/>
            </w:rPr>
          </w:rPrChange>
        </w:rPr>
        <w:t xml:space="preserve">LEGITIMIDADE PASSIVA </w:t>
      </w:r>
    </w:p>
    <w:p w:rsidR="08536396" w:rsidP="00AB1CCC" w:rsidRDefault="08536396" w14:paraId="79677F19" w14:textId="5C33EFA6">
      <w:pPr>
        <w:spacing w:after="0" w:line="360" w:lineRule="auto"/>
        <w:ind w:firstLine="2268"/>
        <w:jc w:val="both"/>
        <w:rPr>
          <w:rFonts w:ascii="Arial" w:hAnsi="Arial" w:cs="Arial"/>
          <w:sz w:val="28"/>
          <w:szCs w:val="28"/>
        </w:rPr>
      </w:pPr>
    </w:p>
    <w:p w:rsidR="09F02EF7" w:rsidP="00AB1CCC" w:rsidRDefault="7E6E0EC6" w14:paraId="287CD593" w14:textId="70B9492C">
      <w:pPr>
        <w:spacing w:after="0" w:line="360" w:lineRule="auto"/>
        <w:ind w:firstLine="2268"/>
        <w:jc w:val="both"/>
      </w:pPr>
      <w:r>
        <w:rPr>
          <w:rFonts w:ascii="Arial" w:hAnsi="Arial" w:cs="Arial"/>
          <w:sz w:val="28"/>
          <w:szCs w:val="28"/>
        </w:rPr>
        <w:t xml:space="preserve">O apelante alega</w:t>
      </w:r>
      <w:del w:id="1652" w:author="Assessor GDSXSR" w:date="2026-10-31T19:51:13Z">
        <w:r>
          <w:rPr>
            <w:rFonts w:ascii="Arial" w:hAnsi="Arial" w:cs="Arial"/>
            <w:sz w:val="28"/>
            <w:szCs w:val="28"/>
          </w:rPr>
          <w:delText xml:space="preserve">, em síntese,</w:delText>
        </w:r>
      </w:del>
      <w:r>
        <w:rPr>
          <w:rFonts w:ascii="Arial" w:hAnsi="Arial" w:cs="Arial"/>
          <w:sz w:val="28"/>
          <w:szCs w:val="28"/>
        </w:rPr>
        <w:t xml:space="preserve"> que</w:t>
      </w:r>
      <w:r>
        <w:rPr>
          <w:rFonts w:ascii="Arial" w:hAnsi="Arial" w:cs="Arial"/>
          <w:sz w:val="28"/>
          <w:szCs w:val="28"/>
        </w:rPr>
        <w:t xml:space="preserve">: </w:t>
      </w:r>
      <w:r>
        <w:rPr>
          <w:rFonts w:ascii="Arial" w:hAnsi="Arial" w:cs="Arial"/>
          <w:b/>
          <w:bCs/>
          <w:sz w:val="28"/>
          <w:szCs w:val="28"/>
          <w:rPrChange w:id="1653" w:author="Assessor GDSXSR" w:date="2026-10-31T19:51:13Z">
            <w:rPr>
              <w:rFonts w:ascii="Arial" w:hAnsi="Arial" w:cs="Arial"/>
              <w:b/>
              <w:bCs/>
              <w:sz w:val="28"/>
              <w:szCs w:val="28"/>
            </w:rPr>
          </w:rPrChange>
        </w:rPr>
        <w:t xml:space="preserve">1)</w:t>
      </w:r>
      <w:r>
        <w:rPr>
          <w:rFonts w:ascii="Arial" w:hAnsi="Arial" w:eastAsia="Arial" w:cs="Arial"/>
          <w:sz w:val="28"/>
          <w:szCs w:val="28"/>
        </w:rPr>
        <w:t xml:space="preserve"> é parte ilegítima</w:t>
      </w:r>
      <w:del w:id="1654" w:author="Assessor GDSXSR" w:date="2026-10-31T19:51:13Z">
        <w:r>
          <w:rPr>
            <w:rFonts w:ascii="Arial" w:hAnsi="Arial" w:eastAsia="Arial" w:cs="Arial"/>
            <w:sz w:val="28"/>
            <w:szCs w:val="28"/>
          </w:rPr>
          <w:delText xml:space="preserve"> para figurar no polo passivo</w:delText>
        </w:r>
      </w:del>
      <w:r>
        <w:rPr>
          <w:rFonts w:ascii="Arial" w:hAnsi="Arial" w:eastAsia="Arial" w:cs="Arial"/>
          <w:sz w:val="28"/>
          <w:szCs w:val="28"/>
        </w:rPr>
        <w:t xml:space="preserve">, pois, após a cessão do crédito ao Banrisul, deixou de </w:t>
      </w:r>
      <w:del w:id="1655" w:author="Assessor GDSXSR" w:date="2026-10-31T19:51:13Z">
        <w:r>
          <w:rPr>
            <w:rFonts w:ascii="Arial" w:hAnsi="Arial" w:eastAsia="Arial" w:cs="Arial"/>
            <w:sz w:val="28"/>
            <w:szCs w:val="28"/>
          </w:rPr>
          <w:delText xml:space="preserve">deter</w:delText>
        </w:r>
      </w:del>
      <w:ins w:id="1656" w:author="Assessor GDSXSR" w:date="2026-10-31T19:51:13Z">
        <w:r>
          <w:rPr>
            <w:rFonts w:ascii="Arial" w:hAnsi="Arial" w:eastAsia="Arial" w:cs="Arial"/>
            <w:color w:val="808080"/>
            <w:sz w:val="28"/>
            <w:szCs w:val="28"/>
          </w:rPr>
          <w:t xml:space="preserve">gerir</w:t>
        </w:r>
      </w:ins>
      <w:r>
        <w:rPr>
          <w:rFonts w:ascii="Arial" w:hAnsi="Arial" w:eastAsia="Arial" w:cs="Arial"/>
          <w:sz w:val="28"/>
          <w:szCs w:val="28"/>
        </w:rPr>
        <w:t xml:space="preserve"> a </w:t>
      </w:r>
      <w:del w:id="1657" w:author="Assessor GDSXSR" w:date="2026-10-31T19:51:13Z">
        <w:r>
          <w:rPr>
            <w:rFonts w:ascii="Arial" w:hAnsi="Arial" w:eastAsia="Arial" w:cs="Arial"/>
            <w:sz w:val="28"/>
            <w:szCs w:val="28"/>
          </w:rPr>
          <w:delText xml:space="preserve">titularidade</w:delText>
        </w:r>
      </w:del>
      <w:ins w:id="1658" w:author="Assessor GDSXSR" w:date="2026-10-31T19:51:13Z">
        <w:r>
          <w:rPr>
            <w:rFonts w:ascii="Arial" w:hAnsi="Arial" w:eastAsia="Arial" w:cs="Arial"/>
            <w:color w:val="808080"/>
            <w:sz w:val="28"/>
            <w:szCs w:val="28"/>
          </w:rPr>
          <w:t xml:space="preserve">operação</w:t>
        </w:r>
      </w:ins>
      <w:r>
        <w:rPr>
          <w:rFonts w:ascii="Arial" w:hAnsi="Arial" w:eastAsia="Arial" w:cs="Arial"/>
          <w:sz w:val="28"/>
          <w:szCs w:val="28"/>
        </w:rPr>
        <w:t xml:space="preserve"> e </w:t>
      </w:r>
      <w:del w:id="1659" w:author="Assessor GDSXSR" w:date="2026-10-31T19:51:13Z">
        <w:r>
          <w:rPr>
            <w:rFonts w:ascii="Arial" w:hAnsi="Arial" w:eastAsia="Arial" w:cs="Arial"/>
            <w:sz w:val="28"/>
            <w:szCs w:val="28"/>
          </w:rPr>
          <w:delText xml:space="preserve">a</w:delText>
        </w:r>
      </w:del>
      <w:ins w:id="1660" w:author="Assessor GDSXSR" w:date="2026-10-31T19:51:13Z">
        <w:r>
          <w:rPr>
            <w:rFonts w:ascii="Arial" w:hAnsi="Arial" w:eastAsia="Arial" w:cs="Arial"/>
            <w:color w:val="808080"/>
            <w:sz w:val="28"/>
            <w:szCs w:val="28"/>
          </w:rPr>
          <w:t xml:space="preserve">de</w:t>
        </w:r>
      </w:ins>
      <w:r>
        <w:rPr>
          <w:rFonts w:ascii="Arial" w:hAnsi="Arial" w:eastAsia="Arial" w:cs="Arial"/>
          <w:sz w:val="28"/>
          <w:szCs w:val="28"/>
        </w:rPr>
        <w:t xml:space="preserve"> </w:t>
      </w:r>
      <w:del w:id="1661" w:author="Assessor GDSXSR" w:date="2026-10-31T19:51:13Z">
        <w:r>
          <w:rPr>
            <w:rFonts w:ascii="Arial" w:hAnsi="Arial" w:eastAsia="Arial" w:cs="Arial"/>
            <w:sz w:val="28"/>
            <w:szCs w:val="28"/>
          </w:rPr>
          <w:delText xml:space="preserve">gestão da operação, não tendo participado</w:delText>
        </w:r>
      </w:del>
      <w:ins w:id="1662" w:author="Assessor GDSXSR" w:date="2026-10-31T19:51:13Z">
        <w:r>
          <w:rPr>
            <w:rFonts w:ascii="Arial" w:hAnsi="Arial" w:eastAsia="Arial" w:cs="Arial"/>
            <w:color w:val="808080"/>
            <w:sz w:val="28"/>
            <w:szCs w:val="28"/>
          </w:rPr>
          <w:t xml:space="preserve">participar</w:t>
        </w:r>
      </w:ins>
      <w:r>
        <w:rPr>
          <w:rFonts w:ascii="Arial" w:hAnsi="Arial" w:eastAsia="Arial" w:cs="Arial"/>
          <w:sz w:val="28"/>
          <w:szCs w:val="28"/>
        </w:rPr>
        <w:t xml:space="preserve"> dos descontos</w:t>
      </w:r>
      <w:del w:id="1663" w:author="Assessor GDSXSR" w:date="2026-10-31T19:51:13Z">
        <w:r>
          <w:rPr>
            <w:rFonts w:ascii="Arial" w:hAnsi="Arial" w:eastAsia="Arial" w:cs="Arial"/>
            <w:sz w:val="28"/>
            <w:szCs w:val="28"/>
          </w:rPr>
          <w:delText xml:space="preserve"> posteriormente realizados</w:delText>
        </w:r>
      </w:del>
      <w:r>
        <w:rPr>
          <w:rFonts w:ascii="Arial" w:hAnsi="Arial" w:eastAsia="Arial" w:cs="Arial"/>
          <w:sz w:val="28"/>
          <w:szCs w:val="28"/>
        </w:rPr>
        <w:t xml:space="preserve">; </w:t>
      </w:r>
      <w:r>
        <w:rPr>
          <w:rFonts w:ascii="Arial" w:hAnsi="Arial" w:eastAsia="Arial" w:cs="Arial"/>
          <w:b/>
          <w:bCs/>
          <w:sz w:val="28"/>
          <w:szCs w:val="28"/>
          <w:rPrChange w:id="1664" w:author="Assessor GDSXSR" w:date="2026-10-31T19:51:13Z">
            <w:rPr>
              <w:rFonts w:ascii="Arial" w:hAnsi="Arial" w:eastAsia="Arial" w:cs="Arial"/>
              <w:b/>
              <w:bCs/>
              <w:sz w:val="28"/>
              <w:szCs w:val="28"/>
            </w:rPr>
          </w:rPrChange>
        </w:rPr>
        <w:t xml:space="preserve">2)</w:t>
      </w:r>
      <w:r>
        <w:rPr>
          <w:rFonts w:ascii="Arial" w:hAnsi="Arial" w:eastAsia="Arial" w:cs="Arial"/>
          <w:sz w:val="28"/>
          <w:szCs w:val="28"/>
        </w:rPr>
        <w:t xml:space="preserve"> </w:t>
      </w:r>
      <w:del w:id="1665" w:author="Assessor GDSXSR" w:date="2026-10-31T19:51:13Z">
        <w:r>
          <w:rPr>
            <w:rFonts w:ascii="Arial" w:hAnsi="Arial" w:eastAsia="Arial" w:cs="Arial"/>
            <w:sz w:val="28"/>
            <w:szCs w:val="28"/>
          </w:rPr>
          <w:delText xml:space="preserve">eventual</w:delText>
        </w:r>
      </w:del>
      <w:ins w:id="1666"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irregularidade </w:t>
      </w:r>
      <w:del w:id="1667" w:author="Assessor GDSXSR" w:date="2026-10-31T19:51:13Z">
        <w:r>
          <w:rPr>
            <w:rFonts w:ascii="Arial" w:hAnsi="Arial" w:eastAsia="Arial" w:cs="Arial"/>
            <w:sz w:val="28"/>
            <w:szCs w:val="28"/>
          </w:rPr>
          <w:delText xml:space="preserve">relacionada à manutenção dos descontos </w:delText>
        </w:r>
      </w:del>
      <w:r>
        <w:rPr>
          <w:rFonts w:ascii="Arial" w:hAnsi="Arial" w:eastAsia="Arial" w:cs="Arial"/>
          <w:sz w:val="28"/>
          <w:szCs w:val="28"/>
        </w:rPr>
        <w:t xml:space="preserve">ocorreu </w:t>
      </w:r>
      <w:del w:id="1668" w:author="Assessor GDSXSR" w:date="2026-10-31T19:51:13Z">
        <w:r>
          <w:rPr>
            <w:rFonts w:ascii="Arial" w:hAnsi="Arial" w:eastAsia="Arial" w:cs="Arial"/>
            <w:sz w:val="28"/>
            <w:szCs w:val="28"/>
          </w:rPr>
          <w:delText xml:space="preserve">após</w:delText>
        </w:r>
      </w:del>
      <w:ins w:id="1669" w:author="Assessor GDSXSR" w:date="2026-10-31T19:51:13Z">
        <w:r>
          <w:rPr>
            <w:rFonts w:ascii="Arial" w:hAnsi="Arial" w:eastAsia="Arial" w:cs="Arial"/>
            <w:color w:val="808080"/>
            <w:sz w:val="28"/>
            <w:szCs w:val="28"/>
          </w:rPr>
          <w:t xml:space="preserve">depois</w:t>
        </w:r>
      </w:ins>
      <w:r>
        <w:rPr>
          <w:rFonts w:ascii="Arial" w:hAnsi="Arial" w:eastAsia="Arial" w:cs="Arial"/>
          <w:sz w:val="28"/>
          <w:szCs w:val="28"/>
        </w:rPr>
        <w:t xml:space="preserve"> </w:t>
      </w:r>
      <w:del w:id="1670" w:author="Assessor GDSXSR" w:date="2026-10-31T19:51:13Z">
        <w:r>
          <w:rPr>
            <w:rFonts w:ascii="Arial" w:hAnsi="Arial" w:eastAsia="Arial" w:cs="Arial"/>
            <w:sz w:val="28"/>
            <w:szCs w:val="28"/>
          </w:rPr>
          <w:delText xml:space="preserve">a</w:delText>
        </w:r>
      </w:del>
      <w:ins w:id="1671" w:author="Assessor GDSXSR" w:date="2026-10-31T19:51:13Z">
        <w:r>
          <w:rPr>
            <w:rFonts w:ascii="Arial" w:hAnsi="Arial" w:eastAsia="Arial" w:cs="Arial"/>
            <w:color w:val="808080"/>
            <w:sz w:val="28"/>
            <w:szCs w:val="28"/>
          </w:rPr>
          <w:t xml:space="preserve">da</w:t>
        </w:r>
      </w:ins>
      <w:r>
        <w:rPr>
          <w:rFonts w:ascii="Arial" w:hAnsi="Arial" w:eastAsia="Arial" w:cs="Arial"/>
          <w:sz w:val="28"/>
          <w:szCs w:val="28"/>
        </w:rPr>
        <w:t xml:space="preserve"> cessão</w:t>
      </w:r>
      <w:del w:id="1672" w:author="Assessor GDSXSR" w:date="2026-10-31T19:51:13Z">
        <w:r>
          <w:rPr>
            <w:rFonts w:ascii="Arial" w:hAnsi="Arial" w:eastAsia="Arial" w:cs="Arial"/>
            <w:sz w:val="28"/>
            <w:szCs w:val="28"/>
          </w:rPr>
          <w:delText xml:space="preserve"> do contrato</w:delText>
        </w:r>
      </w:del>
      <w:r>
        <w:rPr>
          <w:rFonts w:ascii="Arial" w:hAnsi="Arial" w:eastAsia="Arial" w:cs="Arial"/>
          <w:sz w:val="28"/>
          <w:szCs w:val="28"/>
        </w:rPr>
        <w:t xml:space="preserve">, quando a</w:t>
      </w:r>
      <w:del w:id="1673" w:author="Assessor GDSXSR" w:date="2026-10-31T19:51:13Z">
        <w:r>
          <w:rPr>
            <w:rFonts w:ascii="Arial" w:hAnsi="Arial" w:eastAsia="Arial" w:cs="Arial"/>
            <w:sz w:val="28"/>
            <w:szCs w:val="28"/>
          </w:rPr>
          <w:delText xml:space="preserve"> responsabilidade pela</w:delText>
        </w:r>
      </w:del>
      <w:r>
        <w:rPr>
          <w:rFonts w:ascii="Arial" w:hAnsi="Arial" w:eastAsia="Arial" w:cs="Arial"/>
          <w:sz w:val="28"/>
          <w:szCs w:val="28"/>
        </w:rPr>
        <w:t xml:space="preserve"> administração da operação já competia ao Banrisul; </w:t>
      </w:r>
      <w:del w:id="1674" w:author="Assessor GDSXSR" w:date="2026-10-31T19:51:13Z">
        <w:r>
          <w:rPr>
            <w:rFonts w:ascii="Arial" w:hAnsi="Arial" w:eastAsia="Arial" w:cs="Arial"/>
            <w:b/>
            <w:bCs/>
            <w:sz w:val="28"/>
            <w:szCs w:val="28"/>
          </w:rPr>
          <w:delText xml:space="preserve">3)</w:delText>
        </w:r>
        <w:r>
          <w:rPr>
            <w:rFonts w:ascii="Arial" w:hAnsi="Arial" w:eastAsia="Arial" w:cs="Arial"/>
            <w:sz w:val="28"/>
            <w:szCs w:val="28"/>
          </w:rPr>
          <w:delText xml:space="preserve"> não praticou ato ilícito nem deu causa aos prejuízos alegados</w:delText>
        </w:r>
        <w:r>
          <w:rPr>
            <w:rFonts w:ascii="Arial" w:hAnsi="Arial" w:eastAsia="Arial" w:cs="Arial"/>
            <w:sz w:val="28"/>
            <w:szCs w:val="28"/>
          </w:rPr>
          <w:delText xml:space="preserve">, pois</w:delText>
        </w:r>
        <w:r>
          <w:rPr>
            <w:rFonts w:ascii="Arial" w:hAnsi="Arial" w:eastAsia="Arial" w:cs="Arial"/>
            <w:sz w:val="28"/>
            <w:szCs w:val="28"/>
          </w:rPr>
          <w:delText xml:space="preserve"> a cessão do crédito foi regularmente formalizada </w:delText>
        </w:r>
      </w:del>
      <w:r>
        <w:rPr>
          <w:rFonts w:ascii="Arial" w:hAnsi="Arial" w:eastAsia="Arial" w:cs="Arial"/>
          <w:sz w:val="28"/>
          <w:szCs w:val="28"/>
        </w:rPr>
        <w:t xml:space="preserve">e </w:t>
      </w:r>
      <w:del w:id="1675" w:author="Assessor GDSXSR" w:date="2026-10-31T19:51:13Z">
        <w:r>
          <w:rPr>
            <w:rFonts w:ascii="Arial" w:hAnsi="Arial" w:eastAsia="Arial" w:cs="Arial"/>
            <w:sz w:val="28"/>
            <w:szCs w:val="28"/>
          </w:rPr>
          <w:delText xml:space="preserve">a continuidade dos descontos não estava sob sua ingerência;</w:delText>
        </w:r>
        <w:r>
          <w:rPr>
            <w:rFonts w:ascii="Arial" w:hAnsi="Arial" w:eastAsia="Arial" w:cs="Arial"/>
            <w:sz w:val="28"/>
            <w:szCs w:val="28"/>
          </w:rPr>
          <w:delText xml:space="preserve"> e</w:delText>
        </w:r>
        <w:r>
          <w:rPr>
            <w:rFonts w:ascii="Arial" w:hAnsi="Arial" w:eastAsia="Arial" w:cs="Arial"/>
            <w:sz w:val="28"/>
            <w:szCs w:val="28"/>
          </w:rPr>
          <w:delText xml:space="preserve"> </w:delText>
        </w:r>
        <w:r>
          <w:rPr>
            <w:rFonts w:ascii="Arial" w:hAnsi="Arial" w:eastAsia="Arial" w:cs="Arial"/>
            <w:b/>
            <w:bCs/>
            <w:sz w:val="28"/>
            <w:szCs w:val="28"/>
          </w:rPr>
          <w:delText xml:space="preserve">4</w:delText>
        </w:r>
      </w:del>
      <w:ins w:id="1676" w:author="Assessor GDSXSR" w:date="2026-10-31T19:51:13Z">
        <w:r>
          <w:rPr>
            <w:b/>
            <w:rFonts w:ascii="Arial" w:hAnsi="Arial" w:eastAsia="Arial" w:cs="Arial"/>
            <w:color w:val="808080"/>
            <w:sz w:val="28"/>
            <w:szCs w:val="28"/>
          </w:rPr>
          <w:t xml:space="preserve">3</w:t>
        </w:r>
      </w:ins>
      <w:r>
        <w:rPr>
          <w:rFonts w:ascii="Arial" w:hAnsi="Arial" w:eastAsia="Arial" w:cs="Arial"/>
          <w:b/>
          <w:bCs/>
          <w:sz w:val="28"/>
          <w:szCs w:val="28"/>
        </w:rPr>
        <w:t xml:space="preserve">) </w:t>
      </w:r>
      <w:r>
        <w:rPr>
          <w:rFonts w:ascii="Arial" w:hAnsi="Arial" w:eastAsia="Arial" w:cs="Arial"/>
          <w:b/>
          <w:bCs/>
          <w:sz w:val="28"/>
          <w:szCs w:val="28"/>
        </w:rPr>
        <w:t xml:space="preserve">)</w:t>
      </w:r>
      <w:r>
        <w:rPr>
          <w:rFonts w:ascii="Arial" w:hAnsi="Arial" w:eastAsia="Arial" w:cs="Arial"/>
          <w:b/>
          <w:bCs/>
          <w:sz w:val="28"/>
          <w:szCs w:val="28"/>
        </w:rPr>
        <w:t xml:space="preserve"> </w:t>
      </w:r>
      <w:r>
        <w:rPr>
          <w:rFonts w:ascii="Arial" w:hAnsi="Arial" w:eastAsia="Arial" w:cs="Arial"/>
          <w:sz w:val="28"/>
          <w:szCs w:val="28"/>
        </w:rPr>
        <w:t xml:space="preserve">o termo de quitação </w:t>
      </w:r>
      <w:ins w:id="1677" w:author="Assessor GDSXSR" w:date="2026-10-31T19:51:13Z">
        <w:r>
          <w:rPr>
            <w:rFonts w:ascii="Arial" w:hAnsi="Arial" w:eastAsia="Arial" w:cs="Arial"/>
            <w:color w:val="808080"/>
            <w:sz w:val="28"/>
            <w:szCs w:val="28"/>
          </w:rPr>
          <w:t xml:space="preserve">demonstra </w:t>
        </w:r>
      </w:ins>
      <w:r>
        <w:rPr>
          <w:rFonts w:ascii="Arial" w:hAnsi="Arial" w:eastAsia="Arial" w:cs="Arial"/>
          <w:sz w:val="28"/>
          <w:szCs w:val="28"/>
        </w:rPr>
        <w:t xml:space="preserve">apenas</w:t>
      </w:r>
      <w:del w:id="1678" w:author="Assessor GDSXSR" w:date="2026-10-31T19:51:13Z">
        <w:r>
          <w:rPr>
            <w:rFonts w:ascii="Arial" w:hAnsi="Arial" w:eastAsia="Arial" w:cs="Arial"/>
            <w:sz w:val="28"/>
            <w:szCs w:val="28"/>
          </w:rPr>
          <w:delText xml:space="preserve"> demonstra</w:delText>
        </w:r>
      </w:del>
      <w:r>
        <w:rPr>
          <w:rFonts w:ascii="Arial" w:hAnsi="Arial" w:eastAsia="Arial" w:cs="Arial"/>
          <w:sz w:val="28"/>
          <w:szCs w:val="28"/>
        </w:rPr>
        <w:t xml:space="preserve"> a liquidação</w:t>
      </w:r>
      <w:del w:id="1679" w:author="Assessor GDSXSR" w:date="2026-10-31T19:51:13Z">
        <w:r>
          <w:rPr>
            <w:rFonts w:ascii="Arial" w:hAnsi="Arial" w:eastAsia="Arial" w:cs="Arial"/>
            <w:sz w:val="28"/>
            <w:szCs w:val="28"/>
          </w:rPr>
          <w:delText xml:space="preserve"> da obrigação</w:delText>
        </w:r>
      </w:del>
      <w:r>
        <w:rPr>
          <w:rFonts w:ascii="Arial" w:hAnsi="Arial" w:eastAsia="Arial" w:cs="Arial"/>
          <w:sz w:val="28"/>
          <w:szCs w:val="28"/>
        </w:rPr>
        <w:t xml:space="preserve"> perante o Banco Pan, </w:t>
      </w:r>
      <w:del w:id="1680" w:author="Assessor GDSXSR" w:date="2026-10-31T19:51:13Z">
        <w:r>
          <w:rPr>
            <w:rFonts w:ascii="Arial" w:hAnsi="Arial" w:eastAsia="Arial" w:cs="Arial"/>
            <w:sz w:val="28"/>
            <w:szCs w:val="28"/>
          </w:rPr>
          <w:delText xml:space="preserve">não</w:delText>
        </w:r>
      </w:del>
      <w:ins w:id="1681" w:author="Assessor GDSXSR" w:date="2026-10-31T19:51:13Z">
        <w:r>
          <w:rPr>
            <w:rFonts w:ascii="Arial" w:hAnsi="Arial" w:eastAsia="Arial" w:cs="Arial"/>
            <w:color w:val="808080"/>
            <w:sz w:val="28"/>
            <w:szCs w:val="28"/>
          </w:rPr>
          <w:t xml:space="preserve">sem</w:t>
        </w:r>
      </w:ins>
      <w:r>
        <w:rPr>
          <w:rFonts w:ascii="Arial" w:hAnsi="Arial" w:eastAsia="Arial" w:cs="Arial"/>
          <w:sz w:val="28"/>
          <w:szCs w:val="28"/>
        </w:rPr>
        <w:t xml:space="preserve"> </w:t>
      </w:r>
      <w:del w:id="1682" w:author="Assessor GDSXSR" w:date="2026-10-31T19:51:13Z">
        <w:r>
          <w:rPr>
            <w:rFonts w:ascii="Arial" w:hAnsi="Arial" w:eastAsia="Arial" w:cs="Arial"/>
            <w:sz w:val="28"/>
            <w:szCs w:val="28"/>
          </w:rPr>
          <w:delText xml:space="preserve">implicando,</w:delText>
        </w:r>
      </w:del>
      <w:ins w:id="1683" w:author="Assessor GDSXSR" w:date="2026-10-31T19:51:13Z">
        <w:r>
          <w:rPr>
            <w:rFonts w:ascii="Arial" w:hAnsi="Arial" w:eastAsia="Arial" w:cs="Arial"/>
            <w:color w:val="808080"/>
            <w:sz w:val="28"/>
            <w:szCs w:val="28"/>
          </w:rPr>
          <w:t xml:space="preserve">extinguir</w:t>
        </w:r>
      </w:ins>
      <w:r>
        <w:rPr>
          <w:rFonts w:ascii="Arial" w:hAnsi="Arial" w:eastAsia="Arial" w:cs="Arial"/>
          <w:sz w:val="28"/>
          <w:szCs w:val="28"/>
        </w:rPr>
        <w:t xml:space="preserve"> </w:t>
      </w:r>
      <w:del w:id="1684" w:author="Assessor GDSXSR" w:date="2026-10-31T19:51:13Z">
        <w:r>
          <w:rPr>
            <w:rFonts w:ascii="Arial" w:hAnsi="Arial" w:eastAsia="Arial" w:cs="Arial"/>
            <w:sz w:val="28"/>
            <w:szCs w:val="28"/>
          </w:rPr>
          <w:delText xml:space="preserve">por</w:delText>
        </w:r>
      </w:del>
      <w:ins w:id="1685"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w:t>
      </w:r>
      <w:del w:id="1686" w:author="Assessor GDSXSR" w:date="2026-10-31T19:51:13Z">
        <w:r>
          <w:rPr>
            <w:rFonts w:ascii="Arial" w:hAnsi="Arial" w:eastAsia="Arial" w:cs="Arial"/>
            <w:sz w:val="28"/>
            <w:szCs w:val="28"/>
          </w:rPr>
          <w:delText xml:space="preserve">si só, extinção</w:delText>
        </w:r>
      </w:del>
      <w:ins w:id="1687" w:author="Assessor GDSXSR" w:date="2026-10-31T19:51:13Z">
        <w:r>
          <w:rPr>
            <w:rFonts w:ascii="Arial" w:hAnsi="Arial" w:eastAsia="Arial" w:cs="Arial"/>
            <w:color w:val="808080"/>
            <w:sz w:val="28"/>
            <w:szCs w:val="28"/>
          </w:rPr>
          <w:t xml:space="preserve">crédito</w:t>
        </w:r>
      </w:ins>
      <w:r>
        <w:rPr>
          <w:rFonts w:ascii="Arial" w:hAnsi="Arial" w:eastAsia="Arial" w:cs="Arial"/>
          <w:sz w:val="28"/>
          <w:szCs w:val="28"/>
        </w:rPr>
        <w:t xml:space="preserve"> do </w:t>
      </w:r>
      <w:del w:id="1688" w:author="Assessor GDSXSR" w:date="2026-10-31T19:51:13Z">
        <w:r>
          <w:rPr>
            <w:rFonts w:ascii="Arial" w:hAnsi="Arial" w:eastAsia="Arial" w:cs="Arial"/>
            <w:sz w:val="28"/>
            <w:szCs w:val="28"/>
          </w:rPr>
          <w:delText xml:space="preserve">crédito</w:delText>
        </w:r>
      </w:del>
      <w:ins w:id="1689" w:author="Assessor GDSXSR" w:date="2026-10-31T19:51:13Z">
        <w:r>
          <w:rPr>
            <w:rFonts w:ascii="Arial" w:hAnsi="Arial" w:eastAsia="Arial" w:cs="Arial"/>
            <w:color w:val="808080"/>
            <w:sz w:val="28"/>
            <w:szCs w:val="28"/>
          </w:rPr>
          <w:t xml:space="preserve">Banrisul</w:t>
        </w:r>
      </w:ins>
      <w:r>
        <w:rPr>
          <w:rFonts w:ascii="Arial" w:hAnsi="Arial" w:eastAsia="Arial" w:cs="Arial"/>
          <w:sz w:val="28"/>
          <w:szCs w:val="28"/>
        </w:rPr>
        <w:t xml:space="preserve"> </w:t>
      </w:r>
      <w:del w:id="1690" w:author="Assessor GDSXSR" w:date="2026-10-31T19:51:13Z">
        <w:r>
          <w:rPr>
            <w:rFonts w:ascii="Arial" w:hAnsi="Arial" w:eastAsia="Arial" w:cs="Arial"/>
            <w:sz w:val="28"/>
            <w:szCs w:val="28"/>
          </w:rPr>
          <w:delText xml:space="preserve">perante</w:delText>
        </w:r>
      </w:del>
      <w:ins w:id="1691" w:author="Assessor GDSXSR" w:date="2026-10-31T19:51:13Z">
        <w:r>
          <w:rPr>
            <w:rFonts w:ascii="Arial" w:hAnsi="Arial" w:eastAsia="Arial" w:cs="Arial"/>
            <w:color w:val="808080"/>
            <w:sz w:val="28"/>
            <w:szCs w:val="28"/>
          </w:rPr>
          <w:t xml:space="preserve">(ID</w:t>
        </w:r>
      </w:ins>
      <w:r>
        <w:rPr>
          <w:rFonts w:ascii="Arial" w:hAnsi="Arial" w:eastAsia="Arial" w:cs="Arial"/>
          <w:sz w:val="28"/>
          <w:szCs w:val="28"/>
        </w:rPr>
        <w:t xml:space="preserve"> </w:t>
      </w:r>
      <w:del w:id="1692" w:author="Assessor GDSXSR" w:date="2026-10-31T19:51:13Z">
        <w:r>
          <w:rPr>
            <w:rFonts w:ascii="Arial" w:hAnsi="Arial" w:eastAsia="Arial" w:cs="Arial"/>
            <w:sz w:val="28"/>
            <w:szCs w:val="28"/>
          </w:rPr>
          <w:delText xml:space="preserve">o Banrisul, que passou a figurar como titular da operação após a cessão</w:delText>
        </w:r>
      </w:del>
      <w:ins w:id="1693" w:author="Assessor GDSXSR" w:date="2026-10-31T19:51:13Z">
        <w:r>
          <w:rPr>
            <w:rFonts w:ascii="Arial" w:hAnsi="Arial" w:eastAsia="Arial" w:cs="Arial"/>
            <w:color w:val="808080"/>
            <w:sz w:val="28"/>
            <w:szCs w:val="28"/>
          </w:rPr>
          <w:t xml:space="preserve">88809867)</w:t>
        </w:r>
      </w:ins>
      <w:r>
        <w:rPr>
          <w:rFonts w:ascii="Arial" w:hAnsi="Arial" w:eastAsia="Arial" w:cs="Arial"/>
          <w:sz w:val="28"/>
          <w:szCs w:val="28"/>
        </w:rPr>
        <w:t xml:space="preserve">.</w:t>
      </w:r>
    </w:p>
    <w:p w:rsidR="08536396" w:rsidP="00AB1CCC" w:rsidRDefault="08536396" w14:paraId="00E99717" w14:textId="14721C8A">
      <w:pPr>
        <w:spacing w:after="0" w:line="360" w:lineRule="auto"/>
        <w:ind w:firstLine="2268"/>
        <w:jc w:val="both"/>
        <w:rPr>
          <w:rFonts w:ascii="Arial" w:hAnsi="Arial" w:cs="Arial"/>
          <w:sz w:val="28"/>
          <w:szCs w:val="28"/>
        </w:rPr>
      </w:pPr>
    </w:p>
    <w:p w:rsidR="08536396" w:rsidP="00AB1CCC" w:rsidRDefault="1C903E5F" w14:paraId="174B4E7A" w14:textId="336264A4">
      <w:pPr>
        <w:spacing w:after="0" w:line="360" w:lineRule="auto"/>
        <w:ind w:firstLine="2268"/>
        <w:jc w:val="both"/>
      </w:pPr>
      <w:r w:rsidRPr="39AEA010">
        <w:rPr>
          <w:rFonts w:ascii="Arial" w:hAnsi="Arial" w:cs="Arial"/>
          <w:sz w:val="28"/>
          <w:szCs w:val="28"/>
          <w:highlight w:val="yellow"/>
          <w:rPrChange w:id="1694" w:author="Assessor GDSXSR" w:date="2026-10-31T19:51:13Z">
            <w:rPr>
              <w:rFonts w:ascii="Arial" w:hAnsi="Arial" w:cs="Arial"/>
              <w:sz w:val="28"/>
              <w:szCs w:val="28"/>
            </w:rPr>
          </w:rPrChange>
        </w:rPr>
        <w:t xml:space="preserve">Sem razão o apelante. </w:t>
      </w:r>
    </w:p>
    <w:p w:rsidR="39AEA010" w:rsidP="00AB1CCC" w:rsidRDefault="39AEA010" w14:paraId="6F337741" w14:textId="60CA81B1">
      <w:pPr>
        <w:spacing w:after="0" w:line="360" w:lineRule="auto"/>
        <w:ind w:firstLine="2268"/>
        <w:jc w:val="both"/>
        <w:rPr>
          <w:rFonts w:ascii="Arial" w:hAnsi="Arial" w:cs="Arial"/>
          <w:sz w:val="28"/>
          <w:szCs w:val="28"/>
        </w:rPr>
      </w:pPr>
    </w:p>
    <w:p w:rsidR="5C0D6CDA" w:rsidP="00AB1CCC" w:rsidRDefault="7B6546A0" w14:paraId="3D1551BD" w14:textId="3DE85683">
      <w:pPr>
        <w:spacing w:after="0" w:line="360" w:lineRule="auto"/>
        <w:ind w:firstLine="2268"/>
        <w:jc w:val="both"/>
      </w:pPr>
      <w:del w:id="1695" w:author="Assessor GDSXSR" w:date="2026-10-31T19:51:13Z">
        <w:r>
          <w:rPr>
            <w:rFonts w:ascii="Arial" w:hAnsi="Arial" w:eastAsia="Arial" w:cs="Arial"/>
            <w:sz w:val="28"/>
            <w:szCs w:val="28"/>
          </w:rPr>
          <w:delText xml:space="preserve">O</w:delText>
        </w:r>
      </w:del>
      <w:ins w:id="1696"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w:t>
      </w:r>
      <w:del w:id="1697" w:author="Assessor GDSXSR" w:date="2026-10-31T19:51:13Z">
        <w:r>
          <w:rPr>
            <w:rFonts w:ascii="Arial" w:hAnsi="Arial" w:eastAsia="Arial" w:cs="Arial"/>
            <w:sz w:val="28"/>
            <w:szCs w:val="28"/>
          </w:rPr>
          <w:delText xml:space="preserve">autor</w:delText>
        </w:r>
      </w:del>
      <w:ins w:id="1698" w:author="Assessor GDSXSR" w:date="2026-10-31T19:51:13Z">
        <w:r>
          <w:rPr>
            <w:rFonts w:ascii="Arial" w:hAnsi="Arial" w:eastAsia="Arial" w:cs="Arial"/>
            <w:color w:val="808080"/>
            <w:sz w:val="28"/>
            <w:szCs w:val="28"/>
          </w:rPr>
          <w:t xml:space="preserve">autora</w:t>
        </w:r>
      </w:ins>
      <w:r>
        <w:rPr>
          <w:rFonts w:ascii="Arial" w:hAnsi="Arial" w:eastAsia="Arial" w:cs="Arial"/>
          <w:sz w:val="28"/>
          <w:szCs w:val="28"/>
        </w:rPr>
        <w:t xml:space="preserve"> </w:t>
      </w:r>
      <w:r>
        <w:rPr>
          <w:rFonts w:ascii="Arial" w:hAnsi="Arial" w:eastAsia="Arial" w:cs="Arial"/>
          <w:sz w:val="28"/>
          <w:szCs w:val="28"/>
        </w:rPr>
        <w:t xml:space="preserve">atribui ao Banco Pan participação direta nos fatos</w:t>
      </w:r>
      <w:del w:id="1699" w:author="Assessor GDSXSR" w:date="2026-10-31T19:51:13Z">
        <w:r>
          <w:rPr>
            <w:rFonts w:ascii="Arial" w:hAnsi="Arial" w:eastAsia="Arial" w:cs="Arial"/>
            <w:sz w:val="28"/>
            <w:szCs w:val="28"/>
          </w:rPr>
          <w:delText xml:space="preserve"> que deram origem à demanda</w:delText>
        </w:r>
      </w:del>
      <w:r>
        <w:rPr>
          <w:rFonts w:ascii="Arial" w:hAnsi="Arial" w:eastAsia="Arial" w:cs="Arial"/>
          <w:sz w:val="28"/>
          <w:szCs w:val="28"/>
        </w:rPr>
        <w:t xml:space="preserve">, </w:t>
      </w:r>
      <w:del w:id="1700" w:author="Assessor GDSXSR" w:date="2026-10-31T19:51:13Z">
        <w:r>
          <w:rPr>
            <w:rFonts w:ascii="Arial" w:hAnsi="Arial" w:eastAsia="Arial" w:cs="Arial"/>
            <w:sz w:val="28"/>
            <w:szCs w:val="28"/>
          </w:rPr>
          <w:delText xml:space="preserve">uma</w:delText>
        </w:r>
      </w:del>
      <w:ins w:id="1701" w:author="Assessor GDSXSR" w:date="2026-10-31T19:51:13Z">
        <w:r>
          <w:rPr>
            <w:rFonts w:ascii="Arial" w:hAnsi="Arial" w:eastAsia="Arial" w:cs="Arial"/>
            <w:color w:val="808080"/>
            <w:sz w:val="28"/>
            <w:szCs w:val="28"/>
          </w:rPr>
          <w:t xml:space="preserve">pois</w:t>
        </w:r>
      </w:ins>
      <w:r>
        <w:rPr>
          <w:rFonts w:ascii="Arial" w:hAnsi="Arial" w:eastAsia="Arial" w:cs="Arial"/>
          <w:sz w:val="28"/>
          <w:szCs w:val="28"/>
        </w:rPr>
        <w:t xml:space="preserve"> </w:t>
      </w:r>
      <w:del w:id="1702" w:author="Assessor GDSXSR" w:date="2026-10-31T19:51:13Z">
        <w:r>
          <w:rPr>
            <w:rFonts w:ascii="Arial" w:hAnsi="Arial" w:eastAsia="Arial" w:cs="Arial"/>
            <w:sz w:val="28"/>
            <w:szCs w:val="28"/>
          </w:rPr>
          <w:delText xml:space="preserve">vez</w:delText>
        </w:r>
      </w:del>
      <w:ins w:id="1703" w:author="Assessor GDSXSR" w:date="2026-10-31T19:51:13Z">
        <w:r>
          <w:rPr>
            <w:rFonts w:ascii="Arial" w:hAnsi="Arial" w:eastAsia="Arial" w:cs="Arial"/>
            <w:color w:val="808080"/>
            <w:sz w:val="28"/>
            <w:szCs w:val="28"/>
          </w:rPr>
          <w:t xml:space="preserve">foi</w:t>
        </w:r>
      </w:ins>
      <w:r>
        <w:rPr>
          <w:rFonts w:ascii="Arial" w:hAnsi="Arial" w:eastAsia="Arial" w:cs="Arial"/>
          <w:sz w:val="28"/>
          <w:szCs w:val="28"/>
        </w:rPr>
        <w:t xml:space="preserve"> </w:t>
      </w:r>
      <w:del w:id="1704" w:author="Assessor GDSXSR" w:date="2026-10-31T19:51:13Z">
        <w:r>
          <w:rPr>
            <w:rFonts w:ascii="Arial" w:hAnsi="Arial" w:eastAsia="Arial" w:cs="Arial"/>
            <w:sz w:val="28"/>
            <w:szCs w:val="28"/>
          </w:rPr>
          <w:delText xml:space="preserve">que a instituição figurou como</w:delText>
        </w:r>
      </w:del>
      <w:ins w:id="1705"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contratante </w:t>
      </w:r>
      <w:del w:id="1706" w:author="Assessor GDSXSR" w:date="2026-10-31T19:51:13Z">
        <w:r>
          <w:rPr>
            <w:rFonts w:ascii="Arial" w:hAnsi="Arial" w:eastAsia="Arial" w:cs="Arial"/>
            <w:sz w:val="28"/>
            <w:szCs w:val="28"/>
          </w:rPr>
          <w:delText xml:space="preserve">originária da operação</w:delText>
        </w:r>
      </w:del>
      <w:ins w:id="1707" w:author="Assessor GDSXSR" w:date="2026-10-31T19:51:13Z">
        <w:r>
          <w:rPr>
            <w:rFonts w:ascii="Arial" w:hAnsi="Arial" w:eastAsia="Arial" w:cs="Arial"/>
            <w:color w:val="808080"/>
            <w:sz w:val="28"/>
            <w:szCs w:val="28"/>
          </w:rPr>
          <w:t xml:space="preserve">originário</w:t>
        </w:r>
      </w:ins>
      <w:r>
        <w:rPr>
          <w:rFonts w:ascii="Arial" w:hAnsi="Arial" w:eastAsia="Arial" w:cs="Arial"/>
          <w:sz w:val="28"/>
          <w:szCs w:val="28"/>
        </w:rPr>
        <w:t xml:space="preserve">, </w:t>
      </w:r>
      <w:del w:id="1708" w:author="Assessor GDSXSR" w:date="2026-10-31T19:51:13Z">
        <w:r>
          <w:rPr>
            <w:rFonts w:ascii="Arial" w:hAnsi="Arial" w:eastAsia="Arial" w:cs="Arial"/>
            <w:sz w:val="28"/>
            <w:szCs w:val="28"/>
          </w:rPr>
          <w:delText xml:space="preserve">realizou</w:delText>
        </w:r>
      </w:del>
      <w:ins w:id="1709" w:author="Assessor GDSXSR" w:date="2026-10-31T19:51:13Z">
        <w:r>
          <w:rPr>
            <w:rFonts w:ascii="Arial" w:hAnsi="Arial" w:eastAsia="Arial" w:cs="Arial"/>
            <w:color w:val="808080"/>
            <w:sz w:val="28"/>
            <w:szCs w:val="28"/>
          </w:rPr>
          <w:t xml:space="preserve">cedeu</w:t>
        </w:r>
      </w:ins>
      <w:r>
        <w:rPr>
          <w:rFonts w:ascii="Arial" w:hAnsi="Arial" w:eastAsia="Arial" w:cs="Arial"/>
          <w:sz w:val="28"/>
          <w:szCs w:val="28"/>
        </w:rPr>
        <w:t xml:space="preserve"> </w:t>
      </w:r>
      <w:del w:id="1710" w:author="Assessor GDSXSR" w:date="2026-10-31T19:51:13Z">
        <w:r>
          <w:rPr>
            <w:rFonts w:ascii="Arial" w:hAnsi="Arial" w:eastAsia="Arial" w:cs="Arial"/>
            <w:sz w:val="28"/>
            <w:szCs w:val="28"/>
          </w:rPr>
          <w:delText xml:space="preserve">a cessão do</w:delText>
        </w:r>
      </w:del>
      <w:ins w:id="1711"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crédito ao Banrisul e </w:t>
      </w:r>
      <w:del w:id="1712" w:author="Assessor GDSXSR" w:date="2026-10-31T19:51:13Z">
        <w:r>
          <w:rPr>
            <w:rFonts w:ascii="Arial" w:hAnsi="Arial" w:eastAsia="Arial" w:cs="Arial"/>
            <w:sz w:val="28"/>
            <w:szCs w:val="28"/>
          </w:rPr>
          <w:delText xml:space="preserve">posteriormente</w:delText>
        </w:r>
      </w:del>
      <w:ins w:id="1713" w:author="Assessor GDSXSR" w:date="2026-10-31T19:51:13Z">
        <w:r>
          <w:rPr>
            <w:rFonts w:ascii="Arial" w:hAnsi="Arial" w:eastAsia="Arial" w:cs="Arial"/>
            <w:color w:val="808080"/>
            <w:sz w:val="28"/>
            <w:szCs w:val="28"/>
          </w:rPr>
          <w:t xml:space="preserve">emitiu</w:t>
        </w:r>
      </w:ins>
      <w:r>
        <w:rPr>
          <w:rFonts w:ascii="Arial" w:hAnsi="Arial" w:eastAsia="Arial" w:cs="Arial"/>
          <w:sz w:val="28"/>
          <w:szCs w:val="28"/>
        </w:rPr>
        <w:t xml:space="preserve"> </w:t>
      </w:r>
      <w:del w:id="1714" w:author="Assessor GDSXSR" w:date="2026-10-31T19:51:13Z">
        <w:r>
          <w:rPr>
            <w:rFonts w:ascii="Arial" w:hAnsi="Arial" w:eastAsia="Arial" w:cs="Arial"/>
            <w:sz w:val="28"/>
            <w:szCs w:val="28"/>
          </w:rPr>
          <w:delText xml:space="preserve">emitiu</w:delText>
        </w:r>
      </w:del>
      <w:ins w:id="1715"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termo de quitação</w:t>
      </w:r>
      <w:ins w:id="1716" w:author="Assessor GDSXSR" w:date="2026-10-31T19:51:13Z">
        <w:r>
          <w:rPr>
            <w:rFonts w:ascii="Arial" w:hAnsi="Arial" w:eastAsia="Arial" w:cs="Arial"/>
            <w:color w:val="808080"/>
            <w:sz w:val="28"/>
            <w:szCs w:val="28"/>
          </w:rPr>
          <w:t xml:space="preserve">,</w:t>
        </w:r>
      </w:ins>
      <w:r>
        <w:rPr>
          <w:rFonts w:ascii="Arial" w:hAnsi="Arial" w:eastAsia="Arial" w:cs="Arial"/>
          <w:sz w:val="28"/>
          <w:szCs w:val="28"/>
        </w:rPr>
        <w:t xml:space="preserve"> </w:t>
      </w:r>
      <w:del w:id="1717" w:author="Assessor GDSXSR" w:date="2026-10-31T19:51:13Z">
        <w:r>
          <w:rPr>
            <w:rFonts w:ascii="Arial" w:hAnsi="Arial" w:eastAsia="Arial" w:cs="Arial"/>
            <w:sz w:val="28"/>
            <w:szCs w:val="28"/>
          </w:rPr>
          <w:delText xml:space="preserve">em</w:delText>
        </w:r>
      </w:del>
      <w:ins w:id="1718"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w:t>
      </w:r>
      <w:del w:id="1719" w:author="Assessor GDSXSR" w:date="2026-10-31T19:51:13Z">
        <w:r>
          <w:rPr>
            <w:rFonts w:ascii="Arial" w:hAnsi="Arial" w:eastAsia="Arial" w:cs="Arial"/>
            <w:sz w:val="28"/>
            <w:szCs w:val="28"/>
          </w:rPr>
          <w:delText xml:space="preserve">favor</w:delText>
        </w:r>
      </w:del>
      <w:ins w:id="1720" w:author="Assessor GDSXSR" w:date="2026-10-31T19:51:13Z">
        <w:r>
          <w:rPr>
            <w:rFonts w:ascii="Arial" w:hAnsi="Arial" w:eastAsia="Arial" w:cs="Arial"/>
            <w:color w:val="808080"/>
            <w:sz w:val="28"/>
            <w:szCs w:val="28"/>
          </w:rPr>
          <w:t xml:space="preserve">que</w:t>
        </w:r>
      </w:ins>
      <w:r>
        <w:rPr>
          <w:rFonts w:ascii="Arial" w:hAnsi="Arial" w:eastAsia="Arial" w:cs="Arial"/>
          <w:sz w:val="28"/>
          <w:szCs w:val="28"/>
        </w:rPr>
        <w:t xml:space="preserve"> </w:t>
      </w:r>
      <w:del w:id="1721" w:author="Assessor GDSXSR" w:date="2026-10-31T19:51:13Z">
        <w:r>
          <w:rPr>
            <w:rFonts w:ascii="Arial" w:hAnsi="Arial" w:eastAsia="Arial" w:cs="Arial"/>
            <w:sz w:val="28"/>
            <w:szCs w:val="28"/>
          </w:rPr>
          <w:delText xml:space="preserve">d</w:delText>
        </w:r>
        <w:r>
          <w:rPr>
            <w:rFonts w:ascii="Arial" w:hAnsi="Arial" w:eastAsia="Arial" w:cs="Arial"/>
            <w:sz w:val="28"/>
            <w:szCs w:val="28"/>
          </w:rPr>
          <w:delText xml:space="preserve">o</w:delText>
        </w:r>
        <w:r>
          <w:rPr>
            <w:rFonts w:ascii="Arial" w:hAnsi="Arial" w:eastAsia="Arial" w:cs="Arial"/>
            <w:sz w:val="28"/>
            <w:szCs w:val="28"/>
          </w:rPr>
          <w:delText xml:space="preserve"> consumidor. Tais circunstâncias evidenciam</w:delText>
        </w:r>
      </w:del>
      <w:ins w:id="1722" w:author="Assessor GDSXSR" w:date="2026-10-31T19:51:13Z">
        <w:r>
          <w:rPr>
            <w:rFonts w:ascii="Arial" w:hAnsi="Arial" w:eastAsia="Arial" w:cs="Arial"/>
            <w:color w:val="808080"/>
            <w:sz w:val="28"/>
            <w:szCs w:val="28"/>
          </w:rPr>
          <w:t xml:space="preserve">evidencia</w:t>
        </w:r>
      </w:ins>
      <w:r>
        <w:rPr>
          <w:rFonts w:ascii="Arial" w:hAnsi="Arial" w:eastAsia="Arial" w:cs="Arial"/>
          <w:sz w:val="28"/>
          <w:szCs w:val="28"/>
        </w:rPr>
        <w:t xml:space="preserve"> a pertinência subjetiva </w:t>
      </w:r>
      <w:del w:id="1723" w:author="Assessor GDSXSR" w:date="2026-10-31T19:51:13Z">
        <w:r>
          <w:rPr>
            <w:rFonts w:ascii="Arial" w:hAnsi="Arial" w:eastAsia="Arial" w:cs="Arial"/>
            <w:sz w:val="28"/>
            <w:szCs w:val="28"/>
          </w:rPr>
          <w:delText xml:space="preserve">necessária </w:delText>
        </w:r>
      </w:del>
      <w:r>
        <w:rPr>
          <w:rFonts w:ascii="Arial" w:hAnsi="Arial" w:eastAsia="Arial" w:cs="Arial"/>
          <w:sz w:val="28"/>
          <w:szCs w:val="28"/>
        </w:rPr>
        <w:t xml:space="preserve">para sua </w:t>
      </w:r>
      <w:del w:id="1724" w:author="Assessor GDSXSR" w:date="2026-10-31T19:51:13Z">
        <w:r>
          <w:rPr>
            <w:rFonts w:ascii="Arial" w:hAnsi="Arial" w:eastAsia="Arial" w:cs="Arial"/>
            <w:sz w:val="28"/>
            <w:szCs w:val="28"/>
          </w:rPr>
          <w:delText xml:space="preserve">manutenção</w:delText>
        </w:r>
      </w:del>
      <w:ins w:id="1725" w:author="Assessor GDSXSR" w:date="2026-10-31T19:51:13Z">
        <w:r>
          <w:rPr>
            <w:rFonts w:ascii="Arial" w:hAnsi="Arial" w:eastAsia="Arial" w:cs="Arial"/>
            <w:color w:val="808080"/>
            <w:sz w:val="28"/>
            <w:szCs w:val="28"/>
          </w:rPr>
          <w:t xml:space="preserve">permanência</w:t>
        </w:r>
      </w:ins>
      <w:r>
        <w:rPr>
          <w:rFonts w:ascii="Arial" w:hAnsi="Arial" w:eastAsia="Arial" w:cs="Arial"/>
          <w:sz w:val="28"/>
          <w:szCs w:val="28"/>
        </w:rPr>
        <w:t xml:space="preserve"> no polo passivo </w:t>
      </w:r>
      <w:del w:id="1726" w:author="Assessor GDSXSR" w:date="2026-10-31T19:51:13Z">
        <w:r>
          <w:rPr>
            <w:rFonts w:ascii="Arial" w:hAnsi="Arial" w:eastAsia="Arial" w:cs="Arial"/>
            <w:sz w:val="28"/>
            <w:szCs w:val="28"/>
          </w:rPr>
          <w:delText xml:space="preserve">da</w:delText>
        </w:r>
      </w:del>
      <w:ins w:id="1727" w:author="Assessor GDSXSR" w:date="2026-10-31T19:51:13Z">
        <w:r>
          <w:rPr>
            <w:rFonts w:ascii="Arial" w:hAnsi="Arial" w:eastAsia="Arial" w:cs="Arial"/>
            <w:color w:val="808080"/>
            <w:sz w:val="28"/>
            <w:szCs w:val="28"/>
          </w:rPr>
          <w:t xml:space="preserve">(ID</w:t>
        </w:r>
      </w:ins>
      <w:r>
        <w:rPr>
          <w:rFonts w:ascii="Arial" w:hAnsi="Arial" w:eastAsia="Arial" w:cs="Arial"/>
          <w:sz w:val="28"/>
          <w:szCs w:val="28"/>
        </w:rPr>
        <w:t xml:space="preserve"> </w:t>
      </w:r>
      <w:del w:id="1728" w:author="Assessor GDSXSR" w:date="2026-10-31T19:51:13Z">
        <w:r>
          <w:rPr>
            <w:rFonts w:ascii="Arial" w:hAnsi="Arial" w:eastAsia="Arial" w:cs="Arial"/>
            <w:sz w:val="28"/>
            <w:szCs w:val="28"/>
          </w:rPr>
          <w:delText xml:space="preserve">demanda</w:delText>
        </w:r>
      </w:del>
      <w:ins w:id="1729" w:author="Assessor GDSXSR" w:date="2026-10-31T19:51:13Z">
        <w:r>
          <w:rPr>
            <w:rFonts w:ascii="Arial" w:hAnsi="Arial" w:eastAsia="Arial" w:cs="Arial"/>
            <w:color w:val="808080"/>
            <w:sz w:val="28"/>
            <w:szCs w:val="28"/>
          </w:rPr>
          <w:t xml:space="preserve">88809772)</w:t>
        </w:r>
      </w:ins>
      <w:r>
        <w:rPr>
          <w:rFonts w:ascii="Arial" w:hAnsi="Arial" w:eastAsia="Arial" w:cs="Arial"/>
          <w:sz w:val="28"/>
          <w:szCs w:val="28"/>
        </w:rPr>
        <w:t xml:space="preserve">.</w:t>
      </w:r>
    </w:p>
    <w:p w:rsidR="41697F72" w:rsidP="00AB1CCC" w:rsidRDefault="41697F72" w14:paraId="110BE1CE" w14:textId="600E3617">
      <w:pPr>
        <w:spacing w:after="0" w:line="360" w:lineRule="auto"/>
        <w:ind w:firstLine="2268"/>
        <w:jc w:val="both"/>
        <w:rPr>
          <w:rFonts w:ascii="Arial" w:hAnsi="Arial" w:eastAsia="Arial" w:cs="Arial"/>
          <w:sz w:val="28"/>
          <w:szCs w:val="28"/>
        </w:rPr>
      </w:pPr>
    </w:p>
    <w:p w:rsidR="5C0D6CDA" w:rsidP="00AB1CCC" w:rsidRDefault="5C0D6CDA" w14:paraId="072EA85E" w14:textId="739E4D46">
      <w:pPr>
        <w:spacing w:after="0" w:line="360" w:lineRule="auto"/>
        <w:ind w:firstLine="2268"/>
        <w:jc w:val="both"/>
      </w:pPr>
      <w:del w:id="1730" w:author="Assessor GDSXSR" w:date="2026-10-31T19:51:13Z">
        <w:r>
          <w:rPr>
            <w:rFonts w:ascii="Arial" w:hAnsi="Arial" w:eastAsia="Arial" w:cs="Arial"/>
            <w:sz w:val="28"/>
            <w:szCs w:val="28"/>
          </w:rPr>
          <w:delText xml:space="preserve">Além</w:delText>
        </w:r>
      </w:del>
      <w:ins w:id="1731"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w:t>
      </w:r>
      <w:del w:id="1732" w:author="Assessor GDSXSR" w:date="2026-10-31T19:51:13Z">
        <w:r>
          <w:rPr>
            <w:rFonts w:ascii="Arial" w:hAnsi="Arial" w:eastAsia="Arial" w:cs="Arial"/>
            <w:sz w:val="28"/>
            <w:szCs w:val="28"/>
          </w:rPr>
          <w:delText xml:space="preserve">disso,</w:delText>
        </w:r>
      </w:del>
      <w:ins w:id="1733" w:author="Assessor GDSXSR" w:date="2026-10-31T19:51:13Z">
        <w:r>
          <w:rPr>
            <w:rFonts w:ascii="Arial" w:hAnsi="Arial" w:eastAsia="Arial" w:cs="Arial"/>
            <w:color w:val="808080"/>
            <w:sz w:val="28"/>
            <w:szCs w:val="28"/>
          </w:rPr>
          <w:t xml:space="preserve">cessão</w:t>
        </w:r>
      </w:ins>
      <w:r>
        <w:rPr>
          <w:rFonts w:ascii="Arial" w:hAnsi="Arial" w:eastAsia="Arial" w:cs="Arial"/>
          <w:sz w:val="28"/>
          <w:szCs w:val="28"/>
        </w:rPr>
        <w:t xml:space="preserve"> </w:t>
      </w:r>
      <w:del w:id="1734" w:author="Assessor GDSXSR" w:date="2026-10-31T19:51:13Z">
        <w:r>
          <w:rPr>
            <w:rFonts w:ascii="Arial" w:hAnsi="Arial" w:eastAsia="Arial" w:cs="Arial"/>
            <w:sz w:val="28"/>
            <w:szCs w:val="28"/>
          </w:rPr>
          <w:delText xml:space="preserve">a</w:delText>
        </w:r>
      </w:del>
      <w:ins w:id="1735" w:author="Assessor GDSXSR" w:date="2026-10-31T19:51:13Z">
        <w:r>
          <w:rPr>
            <w:rFonts w:ascii="Arial" w:hAnsi="Arial" w:eastAsia="Arial" w:cs="Arial"/>
            <w:color w:val="808080"/>
            <w:sz w:val="28"/>
            <w:szCs w:val="28"/>
          </w:rPr>
          <w:t xml:space="preserve">do</w:t>
        </w:r>
      </w:ins>
      <w:r>
        <w:rPr>
          <w:rFonts w:ascii="Arial" w:hAnsi="Arial" w:eastAsia="Arial" w:cs="Arial"/>
          <w:sz w:val="28"/>
          <w:szCs w:val="28"/>
        </w:rPr>
        <w:t xml:space="preserve"> </w:t>
      </w:r>
      <w:del w:id="1736" w:author="Assessor GDSXSR" w:date="2026-10-31T19:51:13Z">
        <w:r>
          <w:rPr>
            <w:rFonts w:ascii="Arial" w:hAnsi="Arial" w:eastAsia="Arial" w:cs="Arial"/>
            <w:sz w:val="28"/>
            <w:szCs w:val="28"/>
          </w:rPr>
          <w:delText xml:space="preserve">pretensão</w:delText>
        </w:r>
      </w:del>
      <w:ins w:id="1737" w:author="Assessor GDSXSR" w:date="2026-10-31T19:51:13Z">
        <w:r>
          <w:rPr>
            <w:rFonts w:ascii="Arial" w:hAnsi="Arial" w:eastAsia="Arial" w:cs="Arial"/>
            <w:color w:val="808080"/>
            <w:sz w:val="28"/>
            <w:szCs w:val="28"/>
          </w:rPr>
          <w:t xml:space="preserve">crédito</w:t>
        </w:r>
      </w:ins>
      <w:r>
        <w:rPr>
          <w:rFonts w:ascii="Arial" w:hAnsi="Arial" w:eastAsia="Arial" w:cs="Arial"/>
          <w:sz w:val="28"/>
          <w:szCs w:val="28"/>
        </w:rPr>
        <w:t xml:space="preserve"> </w:t>
      </w:r>
      <w:del w:id="1738" w:author="Assessor GDSXSR" w:date="2026-10-31T19:51:13Z">
        <w:r>
          <w:rPr>
            <w:rFonts w:ascii="Arial" w:hAnsi="Arial" w:eastAsia="Arial" w:cs="Arial"/>
            <w:sz w:val="28"/>
            <w:szCs w:val="28"/>
          </w:rPr>
          <w:delText xml:space="preserve">de</w:delText>
        </w:r>
      </w:del>
      <w:ins w:id="1739" w:author="Assessor GDSXSR" w:date="2026-10-31T19:51:13Z">
        <w:r>
          <w:rPr>
            <w:rFonts w:ascii="Arial" w:hAnsi="Arial" w:eastAsia="Arial" w:cs="Arial"/>
            <w:color w:val="808080"/>
            <w:sz w:val="28"/>
            <w:szCs w:val="28"/>
          </w:rPr>
          <w:t xml:space="preserve">não</w:t>
        </w:r>
      </w:ins>
      <w:r>
        <w:rPr>
          <w:rFonts w:ascii="Arial" w:hAnsi="Arial" w:eastAsia="Arial" w:cs="Arial"/>
          <w:sz w:val="28"/>
          <w:szCs w:val="28"/>
        </w:rPr>
        <w:t xml:space="preserve"> </w:t>
      </w:r>
      <w:del w:id="1740" w:author="Assessor GDSXSR" w:date="2026-10-31T19:51:13Z">
        <w:r>
          <w:rPr>
            <w:rFonts w:ascii="Arial" w:hAnsi="Arial" w:eastAsia="Arial" w:cs="Arial"/>
            <w:sz w:val="28"/>
            <w:szCs w:val="28"/>
          </w:rPr>
          <w:delText xml:space="preserve">afastar</w:delText>
        </w:r>
      </w:del>
      <w:ins w:id="1741" w:author="Assessor GDSXSR" w:date="2026-10-31T19:51:13Z">
        <w:r>
          <w:rPr>
            <w:rFonts w:ascii="Arial" w:hAnsi="Arial" w:eastAsia="Arial" w:cs="Arial"/>
            <w:color w:val="808080"/>
            <w:sz w:val="28"/>
            <w:szCs w:val="28"/>
          </w:rPr>
          <w:t xml:space="preserve">afasta</w:t>
        </w:r>
      </w:ins>
      <w:r>
        <w:rPr>
          <w:rFonts w:ascii="Arial" w:hAnsi="Arial" w:eastAsia="Arial" w:cs="Arial"/>
          <w:sz w:val="28"/>
          <w:szCs w:val="28"/>
        </w:rPr>
        <w:t xml:space="preserve"> a responsabilidade do</w:t>
      </w:r>
      <w:del w:id="1742" w:author="Assessor GDSXSR" w:date="2026-10-31T19:51:13Z">
        <w:r>
          <w:rPr>
            <w:rFonts w:ascii="Arial" w:hAnsi="Arial" w:eastAsia="Arial" w:cs="Arial"/>
            <w:sz w:val="28"/>
            <w:szCs w:val="28"/>
          </w:rPr>
          <w:delText xml:space="preserve"> Banco Pan sob o argumento de que a cessão transferiu integralmente a gestão da operação ao Banrisul não merece acolhimento. Embora a cessão de crédito constitua negócio jurídico regularmente admitido pelo ordenamento jurídico, seus efeitos não têm o condão de afastar a responsabilidade da instituição</w:delText>
        </w:r>
      </w:del>
      <w:r>
        <w:rPr>
          <w:rFonts w:ascii="Arial" w:hAnsi="Arial" w:eastAsia="Arial" w:cs="Arial"/>
          <w:sz w:val="28"/>
          <w:szCs w:val="28"/>
        </w:rPr>
        <w:t xml:space="preserve"> cedente pelos fatos relacionados à própria transferência </w:t>
      </w:r>
      <w:del w:id="1743" w:author="Assessor GDSXSR" w:date="2026-10-31T19:51:13Z">
        <w:r>
          <w:rPr>
            <w:rFonts w:ascii="Arial" w:hAnsi="Arial" w:eastAsia="Arial" w:cs="Arial"/>
            <w:sz w:val="28"/>
            <w:szCs w:val="28"/>
          </w:rPr>
          <w:delText xml:space="preserve">do crédito </w:delText>
        </w:r>
      </w:del>
      <w:r>
        <w:rPr>
          <w:rFonts w:ascii="Arial" w:hAnsi="Arial" w:eastAsia="Arial" w:cs="Arial"/>
          <w:sz w:val="28"/>
          <w:szCs w:val="28"/>
        </w:rPr>
        <w:t xml:space="preserve">e às informações prestadas </w:t>
      </w:r>
      <w:del w:id="1744" w:author="Assessor GDSXSR" w:date="2026-10-31T19:51:13Z">
        <w:r>
          <w:rPr>
            <w:rFonts w:ascii="Arial" w:hAnsi="Arial" w:eastAsia="Arial" w:cs="Arial"/>
            <w:sz w:val="28"/>
            <w:szCs w:val="28"/>
          </w:rPr>
          <w:delText xml:space="preserve">ao</w:delText>
        </w:r>
      </w:del>
      <w:ins w:id="1745" w:author="Assessor GDSXSR" w:date="2026-10-31T19:51:13Z">
        <w:r>
          <w:rPr>
            <w:rFonts w:ascii="Arial" w:hAnsi="Arial" w:eastAsia="Arial" w:cs="Arial"/>
            <w:color w:val="808080"/>
            <w:sz w:val="28"/>
            <w:szCs w:val="28"/>
          </w:rPr>
          <w:t xml:space="preserve">à</w:t>
        </w:r>
      </w:ins>
      <w:r>
        <w:rPr>
          <w:rFonts w:ascii="Arial" w:hAnsi="Arial" w:eastAsia="Arial" w:cs="Arial"/>
          <w:sz w:val="28"/>
          <w:szCs w:val="28"/>
        </w:rPr>
        <w:t xml:space="preserve"> </w:t>
      </w:r>
      <w:del w:id="1746" w:author="Assessor GDSXSR" w:date="2026-10-31T19:51:13Z">
        <w:r>
          <w:rPr>
            <w:rFonts w:ascii="Arial" w:hAnsi="Arial" w:eastAsia="Arial" w:cs="Arial"/>
            <w:sz w:val="28"/>
            <w:szCs w:val="28"/>
          </w:rPr>
          <w:delText xml:space="preserve">consumidor</w:delText>
        </w:r>
      </w:del>
      <w:ins w:id="1747" w:author="Assessor GDSXSR" w:date="2026-10-31T19:51:13Z">
        <w:r>
          <w:rPr>
            <w:rFonts w:ascii="Arial" w:hAnsi="Arial" w:eastAsia="Arial" w:cs="Arial"/>
            <w:color w:val="808080"/>
            <w:sz w:val="28"/>
            <w:szCs w:val="28"/>
          </w:rPr>
          <w:t xml:space="preserve">consumidora</w:t>
        </w:r>
      </w:ins>
      <w:r>
        <w:rPr>
          <w:rFonts w:ascii="Arial" w:hAnsi="Arial" w:eastAsia="Arial" w:cs="Arial"/>
          <w:sz w:val="28"/>
          <w:szCs w:val="28"/>
        </w:rPr>
        <w:t xml:space="preserve">.</w:t>
      </w:r>
    </w:p>
    <w:p w:rsidR="41697F72" w:rsidP="00AB1CCC" w:rsidRDefault="41697F72" w14:paraId="3B8A1B75" w14:textId="1B43A261">
      <w:pPr>
        <w:spacing w:after="0" w:line="360" w:lineRule="auto"/>
        <w:ind w:firstLine="2268"/>
        <w:jc w:val="both"/>
        <w:rPr>
          <w:rFonts w:ascii="Arial" w:hAnsi="Arial" w:eastAsia="Arial" w:cs="Arial"/>
          <w:sz w:val="28"/>
          <w:szCs w:val="28"/>
        </w:rPr>
      </w:pPr>
    </w:p>
    <w:p w:rsidR="5C0D6CDA" w:rsidP="00AB1CCC" w:rsidRDefault="5C0D6CDA" w14:paraId="207A9F84" w14:textId="4EE97948">
      <w:pPr>
        <w:spacing w:after="0" w:line="360" w:lineRule="auto"/>
        <w:ind w:firstLine="2268"/>
        <w:jc w:val="both"/>
      </w:pPr>
      <w:r>
        <w:rPr>
          <w:rFonts w:ascii="Arial" w:hAnsi="Arial" w:eastAsia="Arial" w:cs="Arial"/>
          <w:sz w:val="28"/>
          <w:szCs w:val="28"/>
          <w:highlight w:val="yellow"/>
          <w:rPrChange w:id="1789" w:author="Assessor GDSXSR" w:date="2026-10-31T19:51:13Z">
            <w:rPr>
              <w:rFonts w:ascii="Arial" w:hAnsi="Arial" w:eastAsia="Arial" w:cs="Arial"/>
              <w:sz w:val="28"/>
              <w:szCs w:val="28"/>
            </w:rPr>
          </w:rPrChange>
        </w:rPr>
        <w:t xml:space="preserve">No caso</w:t>
      </w:r>
      <w:del w:id="1748" w:author="Assessor GDSXSR" w:date="2026-10-31T19:51:13Z">
        <w:r>
          <w:rPr>
            <w:rFonts w:ascii="Arial" w:hAnsi="Arial" w:eastAsia="Arial" w:cs="Arial"/>
            <w:sz w:val="28"/>
            <w:szCs w:val="28"/>
          </w:rPr>
          <w:delText xml:space="preserve"> concreto</w:delText>
        </w:r>
      </w:del>
      <w:r>
        <w:rPr>
          <w:rFonts w:ascii="Arial" w:hAnsi="Arial" w:eastAsia="Arial" w:cs="Arial"/>
          <w:sz w:val="28"/>
          <w:szCs w:val="28"/>
          <w:highlight w:val="yellow"/>
          <w:rPrChange w:id="1790" w:author="Assessor GDSXSR" w:date="2026-10-31T19:51:13Z">
            <w:rPr>
              <w:rFonts w:ascii="Arial" w:hAnsi="Arial" w:eastAsia="Arial" w:cs="Arial"/>
              <w:sz w:val="28"/>
              <w:szCs w:val="28"/>
            </w:rPr>
          </w:rPrChange>
        </w:rPr>
        <w:t xml:space="preserve">, é incontroverso que o Banco Pan emitiu </w:t>
      </w:r>
      <w:del w:id="1749" w:author="Assessor GDSXSR" w:date="2026-10-31T19:51:13Z">
        <w:r>
          <w:rPr>
            <w:rFonts w:ascii="Arial" w:hAnsi="Arial" w:eastAsia="Arial" w:cs="Arial"/>
            <w:sz w:val="28"/>
            <w:szCs w:val="28"/>
          </w:rPr>
          <w:delText xml:space="preserve">documento</w:delText>
        </w:r>
      </w:del>
      <w:ins w:id="1750" w:author="Assessor GDSXSR" w:date="2026-10-31T19:51:13Z">
        <w:r>
          <w:rPr>
            <w:rFonts w:ascii="Arial" w:hAnsi="Arial" w:eastAsia="Arial" w:cs="Arial"/>
            <w:color w:val="808080"/>
            <w:sz w:val="28"/>
            <w:szCs w:val="28"/>
          </w:rPr>
          <w:t xml:space="preserve">o</w:t>
        </w:r>
      </w:ins>
      <w:r>
        <w:rPr>
          <w:rFonts w:ascii="Arial" w:hAnsi="Arial" w:eastAsia="Arial" w:cs="Arial"/>
          <w:sz w:val="28"/>
          <w:szCs w:val="28"/>
          <w:highlight w:val="yellow"/>
          <w:rPrChange w:id="1791" w:author="Assessor GDSXSR" w:date="2026-10-31T19:51:13Z">
            <w:rPr>
              <w:rFonts w:ascii="Arial" w:hAnsi="Arial" w:eastAsia="Arial" w:cs="Arial"/>
              <w:sz w:val="28"/>
              <w:szCs w:val="28"/>
            </w:rPr>
          </w:rPrChange>
        </w:rPr>
        <w:t xml:space="preserve"> </w:t>
      </w:r>
      <w:del w:id="1751" w:author="Assessor GDSXSR" w:date="2026-10-31T19:51:13Z">
        <w:r>
          <w:rPr>
            <w:rFonts w:ascii="Arial" w:hAnsi="Arial" w:eastAsia="Arial" w:cs="Arial"/>
            <w:sz w:val="28"/>
            <w:szCs w:val="28"/>
          </w:rPr>
          <w:delText xml:space="preserve">informando</w:delText>
        </w:r>
      </w:del>
      <w:ins w:id="1752" w:author="Assessor GDSXSR" w:date="2026-10-31T19:51:13Z">
        <w:r>
          <w:rPr>
            <w:rFonts w:ascii="Arial" w:hAnsi="Arial" w:eastAsia="Arial" w:cs="Arial"/>
            <w:color w:val="808080"/>
            <w:sz w:val="28"/>
            <w:szCs w:val="28"/>
          </w:rPr>
          <w:t xml:space="preserve">termo</w:t>
        </w:r>
      </w:ins>
      <w:r>
        <w:rPr>
          <w:rFonts w:ascii="Arial" w:hAnsi="Arial" w:eastAsia="Arial" w:cs="Arial"/>
          <w:sz w:val="28"/>
          <w:szCs w:val="28"/>
          <w:highlight w:val="yellow"/>
          <w:rPrChange w:id="1792" w:author="Assessor GDSXSR" w:date="2026-10-31T19:51:13Z">
            <w:rPr>
              <w:rFonts w:ascii="Arial" w:hAnsi="Arial" w:eastAsia="Arial" w:cs="Arial"/>
              <w:sz w:val="28"/>
              <w:szCs w:val="28"/>
            </w:rPr>
          </w:rPrChange>
        </w:rPr>
        <w:t xml:space="preserve"> </w:t>
      </w:r>
      <w:del w:id="1753" w:author="Assessor GDSXSR" w:date="2026-10-31T19:51:13Z">
        <w:r>
          <w:rPr>
            <w:rFonts w:ascii="Arial" w:hAnsi="Arial" w:eastAsia="Arial" w:cs="Arial"/>
            <w:sz w:val="28"/>
            <w:szCs w:val="28"/>
          </w:rPr>
          <w:delText xml:space="preserve">a</w:delText>
        </w:r>
      </w:del>
      <w:ins w:id="1754" w:author="Assessor GDSXSR" w:date="2026-10-31T19:51:13Z">
        <w:r>
          <w:rPr>
            <w:rFonts w:ascii="Arial" w:hAnsi="Arial" w:eastAsia="Arial" w:cs="Arial"/>
            <w:color w:val="808080"/>
            <w:sz w:val="28"/>
            <w:szCs w:val="28"/>
          </w:rPr>
          <w:t xml:space="preserve">de</w:t>
        </w:r>
      </w:ins>
      <w:r>
        <w:rPr>
          <w:rFonts w:ascii="Arial" w:hAnsi="Arial" w:eastAsia="Arial" w:cs="Arial"/>
          <w:sz w:val="28"/>
          <w:szCs w:val="28"/>
          <w:highlight w:val="yellow"/>
          <w:rPrChange w:id="1793" w:author="Assessor GDSXSR" w:date="2026-10-31T19:51:13Z">
            <w:rPr>
              <w:rFonts w:ascii="Arial" w:hAnsi="Arial" w:eastAsia="Arial" w:cs="Arial"/>
              <w:sz w:val="28"/>
              <w:szCs w:val="28"/>
            </w:rPr>
          </w:rPrChange>
        </w:rPr>
        <w:t xml:space="preserve"> quitação </w:t>
      </w:r>
      <w:del w:id="1755" w:author="Assessor GDSXSR" w:date="2026-10-31T19:51:13Z">
        <w:r>
          <w:rPr>
            <w:rFonts w:ascii="Arial" w:hAnsi="Arial" w:eastAsia="Arial" w:cs="Arial"/>
            <w:sz w:val="28"/>
            <w:szCs w:val="28"/>
          </w:rPr>
          <w:delText xml:space="preserve">da obrigação</w:delText>
        </w:r>
        <w:r>
          <w:rPr>
            <w:rFonts w:ascii="Arial" w:hAnsi="Arial" w:eastAsia="Arial" w:cs="Arial"/>
            <w:sz w:val="28"/>
            <w:szCs w:val="28"/>
          </w:rPr>
          <w:delText xml:space="preserve"> (ID 88809772)</w:delText>
        </w:r>
        <w:r>
          <w:rPr>
            <w:rFonts w:ascii="Arial" w:hAnsi="Arial" w:eastAsia="Arial" w:cs="Arial"/>
            <w:sz w:val="28"/>
            <w:szCs w:val="28"/>
          </w:rPr>
          <w:delText xml:space="preserve">, ao mesmo tempo em</w:delText>
        </w:r>
      </w:del>
      <w:ins w:id="1756" w:author="Assessor GDSXSR" w:date="2026-10-31T19:51:13Z">
        <w:r>
          <w:rPr>
            <w:rFonts w:ascii="Arial" w:hAnsi="Arial" w:eastAsia="Arial" w:cs="Arial"/>
            <w:color w:val="808080"/>
            <w:sz w:val="28"/>
            <w:szCs w:val="28"/>
          </w:rPr>
          <w:t xml:space="preserve">e</w:t>
        </w:r>
      </w:ins>
      <w:r>
        <w:rPr>
          <w:rFonts w:ascii="Arial" w:hAnsi="Arial" w:eastAsia="Arial" w:cs="Arial"/>
          <w:sz w:val="28"/>
          <w:szCs w:val="28"/>
          <w:highlight w:val="yellow"/>
          <w:rPrChange w:id="1794" w:author="Assessor GDSXSR" w:date="2026-10-31T19:51:13Z">
            <w:rPr>
              <w:rFonts w:ascii="Arial" w:hAnsi="Arial" w:eastAsia="Arial" w:cs="Arial"/>
              <w:sz w:val="28"/>
              <w:szCs w:val="28"/>
            </w:rPr>
          </w:rPrChange>
        </w:rPr>
        <w:t xml:space="preserve"> que os descontos </w:t>
      </w:r>
      <w:del w:id="1757" w:author="Assessor GDSXSR" w:date="2026-10-31T19:51:13Z">
        <w:r>
          <w:rPr>
            <w:rFonts w:ascii="Arial" w:hAnsi="Arial" w:eastAsia="Arial" w:cs="Arial"/>
            <w:sz w:val="28"/>
            <w:szCs w:val="28"/>
          </w:rPr>
          <w:delText xml:space="preserve">permaneceram sendo realizados</w:delText>
        </w:r>
      </w:del>
      <w:ins w:id="1758" w:author="Assessor GDSXSR" w:date="2026-10-31T19:51:13Z">
        <w:r>
          <w:rPr>
            <w:rFonts w:ascii="Arial" w:hAnsi="Arial" w:eastAsia="Arial" w:cs="Arial"/>
            <w:color w:val="808080"/>
            <w:sz w:val="28"/>
            <w:szCs w:val="28"/>
          </w:rPr>
          <w:t xml:space="preserve">continuaram</w:t>
        </w:r>
      </w:ins>
      <w:r>
        <w:rPr>
          <w:rFonts w:ascii="Arial" w:hAnsi="Arial" w:eastAsia="Arial" w:cs="Arial"/>
          <w:sz w:val="28"/>
          <w:szCs w:val="28"/>
          <w:highlight w:val="yellow"/>
          <w:rPrChange w:id="1795" w:author="Assessor GDSXSR" w:date="2026-10-31T19:51:13Z">
            <w:rPr>
              <w:rFonts w:ascii="Arial" w:hAnsi="Arial" w:eastAsia="Arial" w:cs="Arial"/>
              <w:sz w:val="28"/>
              <w:szCs w:val="28"/>
            </w:rPr>
          </w:rPrChange>
        </w:rPr>
        <w:t xml:space="preserve"> em favor </w:t>
      </w:r>
      <w:del w:id="1759" w:author="Assessor GDSXSR" w:date="2026-10-31T19:51:13Z">
        <w:r>
          <w:rPr>
            <w:rFonts w:ascii="Arial" w:hAnsi="Arial" w:eastAsia="Arial" w:cs="Arial"/>
            <w:sz w:val="28"/>
            <w:szCs w:val="28"/>
          </w:rPr>
          <w:delText xml:space="preserve">da</w:delText>
        </w:r>
      </w:del>
      <w:ins w:id="1760" w:author="Assessor GDSXSR" w:date="2026-10-31T19:51:13Z">
        <w:r>
          <w:rPr>
            <w:rFonts w:ascii="Arial" w:hAnsi="Arial" w:eastAsia="Arial" w:cs="Arial"/>
            <w:color w:val="808080"/>
            <w:sz w:val="28"/>
            <w:szCs w:val="28"/>
          </w:rPr>
          <w:t xml:space="preserve">do</w:t>
        </w:r>
      </w:ins>
      <w:r>
        <w:rPr>
          <w:rFonts w:ascii="Arial" w:hAnsi="Arial" w:eastAsia="Arial" w:cs="Arial"/>
          <w:sz w:val="28"/>
          <w:szCs w:val="28"/>
          <w:highlight w:val="yellow"/>
          <w:rPrChange w:id="1796" w:author="Assessor GDSXSR" w:date="2026-10-31T19:51:13Z">
            <w:rPr>
              <w:rFonts w:ascii="Arial" w:hAnsi="Arial" w:eastAsia="Arial" w:cs="Arial"/>
              <w:sz w:val="28"/>
              <w:szCs w:val="28"/>
            </w:rPr>
          </w:rPrChange>
        </w:rPr>
        <w:t xml:space="preserve"> </w:t>
      </w:r>
      <w:del w:id="1761" w:author="Assessor GDSXSR" w:date="2026-10-31T19:51:13Z">
        <w:r>
          <w:rPr>
            <w:rFonts w:ascii="Arial" w:hAnsi="Arial" w:eastAsia="Arial" w:cs="Arial"/>
            <w:sz w:val="28"/>
            <w:szCs w:val="28"/>
          </w:rPr>
          <w:delText xml:space="preserve">instituição</w:delText>
        </w:r>
      </w:del>
      <w:ins w:id="1762" w:author="Assessor GDSXSR" w:date="2026-10-31T19:51:13Z">
        <w:r>
          <w:rPr>
            <w:rFonts w:ascii="Arial" w:hAnsi="Arial" w:eastAsia="Arial" w:cs="Arial"/>
            <w:color w:val="808080"/>
            <w:sz w:val="28"/>
            <w:szCs w:val="28"/>
          </w:rPr>
          <w:t xml:space="preserve">cessionário,</w:t>
        </w:r>
      </w:ins>
      <w:r>
        <w:rPr>
          <w:rFonts w:ascii="Arial" w:hAnsi="Arial" w:eastAsia="Arial" w:cs="Arial"/>
          <w:sz w:val="28"/>
          <w:szCs w:val="28"/>
          <w:highlight w:val="yellow"/>
          <w:rPrChange w:id="1797" w:author="Assessor GDSXSR" w:date="2026-10-31T19:51:13Z">
            <w:rPr>
              <w:rFonts w:ascii="Arial" w:hAnsi="Arial" w:eastAsia="Arial" w:cs="Arial"/>
              <w:sz w:val="28"/>
              <w:szCs w:val="28"/>
            </w:rPr>
          </w:rPrChange>
        </w:rPr>
        <w:t xml:space="preserve"> </w:t>
      </w:r>
      <w:del w:id="1763" w:author="Assessor GDSXSR" w:date="2026-10-31T19:51:13Z">
        <w:r>
          <w:rPr>
            <w:rFonts w:ascii="Arial" w:hAnsi="Arial" w:eastAsia="Arial" w:cs="Arial"/>
            <w:sz w:val="28"/>
            <w:szCs w:val="28"/>
          </w:rPr>
          <w:delText xml:space="preserve">cessionária.</w:delText>
        </w:r>
      </w:del>
      <w:ins w:id="1764" w:author="Assessor GDSXSR" w:date="2026-10-31T19:51:13Z">
        <w:r>
          <w:rPr>
            <w:rFonts w:ascii="Arial" w:hAnsi="Arial" w:eastAsia="Arial" w:cs="Arial"/>
            <w:color w:val="808080"/>
            <w:sz w:val="28"/>
            <w:szCs w:val="28"/>
          </w:rPr>
          <w:t xml:space="preserve">sendo</w:t>
        </w:r>
      </w:ins>
      <w:r>
        <w:rPr>
          <w:rFonts w:ascii="Arial" w:hAnsi="Arial" w:eastAsia="Arial" w:cs="Arial"/>
          <w:sz w:val="28"/>
          <w:szCs w:val="28"/>
          <w:highlight w:val="yellow"/>
          <w:rPrChange w:id="1798" w:author="Assessor GDSXSR" w:date="2026-10-31T19:51:13Z">
            <w:rPr>
              <w:rFonts w:ascii="Arial" w:hAnsi="Arial" w:eastAsia="Arial" w:cs="Arial"/>
              <w:sz w:val="28"/>
              <w:szCs w:val="28"/>
            </w:rPr>
          </w:rPrChange>
        </w:rPr>
        <w:t xml:space="preserve"> </w:t>
      </w:r>
      <w:del w:id="1765" w:author="Assessor GDSXSR" w:date="2026-10-31T19:51:13Z">
        <w:r>
          <w:rPr>
            <w:rFonts w:ascii="Arial" w:hAnsi="Arial" w:eastAsia="Arial" w:cs="Arial"/>
            <w:sz w:val="28"/>
            <w:szCs w:val="28"/>
          </w:rPr>
          <w:delText xml:space="preserve">A</w:delText>
        </w:r>
      </w:del>
      <w:ins w:id="1766" w:author="Assessor GDSXSR" w:date="2026-10-31T19:51:13Z">
        <w:r>
          <w:rPr>
            <w:rFonts w:ascii="Arial" w:hAnsi="Arial" w:eastAsia="Arial" w:cs="Arial"/>
            <w:color w:val="808080"/>
            <w:sz w:val="28"/>
            <w:szCs w:val="28"/>
          </w:rPr>
          <w:t xml:space="preserve">a</w:t>
        </w:r>
      </w:ins>
      <w:r>
        <w:rPr>
          <w:rFonts w:ascii="Arial" w:hAnsi="Arial" w:eastAsia="Arial" w:cs="Arial"/>
          <w:sz w:val="28"/>
          <w:szCs w:val="28"/>
          <w:highlight w:val="yellow"/>
          <w:rPrChange w:id="1799" w:author="Assessor GDSXSR" w:date="2026-10-31T19:51:13Z">
            <w:rPr>
              <w:rFonts w:ascii="Arial" w:hAnsi="Arial" w:eastAsia="Arial" w:cs="Arial"/>
              <w:sz w:val="28"/>
              <w:szCs w:val="28"/>
            </w:rPr>
          </w:rPrChange>
        </w:rPr>
        <w:t xml:space="preserve"> </w:t>
      </w:r>
      <w:del w:id="1767" w:author="Assessor GDSXSR" w:date="2026-10-31T19:51:13Z">
        <w:r>
          <w:rPr>
            <w:rFonts w:ascii="Arial" w:hAnsi="Arial" w:eastAsia="Arial" w:cs="Arial"/>
            <w:sz w:val="28"/>
            <w:szCs w:val="28"/>
          </w:rPr>
          <w:delText xml:space="preserve">circunstância</w:delText>
        </w:r>
      </w:del>
      <w:ins w:id="1768" w:author="Assessor GDSXSR" w:date="2026-10-31T19:51:13Z">
        <w:r>
          <w:rPr>
            <w:rFonts w:ascii="Arial" w:hAnsi="Arial" w:eastAsia="Arial" w:cs="Arial"/>
            <w:color w:val="808080"/>
            <w:sz w:val="28"/>
            <w:szCs w:val="28"/>
          </w:rPr>
          <w:t xml:space="preserve">falha</w:t>
        </w:r>
      </w:ins>
      <w:r>
        <w:rPr>
          <w:rFonts w:ascii="Arial" w:hAnsi="Arial" w:eastAsia="Arial" w:cs="Arial"/>
          <w:sz w:val="28"/>
          <w:szCs w:val="28"/>
          <w:highlight w:val="yellow"/>
          <w:rPrChange w:id="1800" w:author="Assessor GDSXSR" w:date="2026-10-31T19:51:13Z">
            <w:rPr>
              <w:rFonts w:ascii="Arial" w:hAnsi="Arial" w:eastAsia="Arial" w:cs="Arial"/>
              <w:sz w:val="28"/>
              <w:szCs w:val="28"/>
            </w:rPr>
          </w:rPrChange>
        </w:rPr>
        <w:t xml:space="preserve"> de </w:t>
      </w:r>
      <w:del w:id="1769" w:author="Assessor GDSXSR" w:date="2026-10-31T19:51:13Z">
        <w:r>
          <w:rPr>
            <w:rFonts w:ascii="Arial" w:hAnsi="Arial" w:eastAsia="Arial" w:cs="Arial"/>
            <w:sz w:val="28"/>
            <w:szCs w:val="28"/>
          </w:rPr>
          <w:delText xml:space="preserve">o</w:delText>
        </w:r>
      </w:del>
      <w:ins w:id="1770" w:author="Assessor GDSXSR" w:date="2026-10-31T19:51:13Z">
        <w:r>
          <w:rPr>
            <w:rFonts w:ascii="Arial" w:hAnsi="Arial" w:eastAsia="Arial" w:cs="Arial"/>
            <w:color w:val="808080"/>
            <w:sz w:val="28"/>
            <w:szCs w:val="28"/>
          </w:rPr>
          <w:t xml:space="preserve">comunicação</w:t>
        </w:r>
      </w:ins>
      <w:r>
        <w:rPr>
          <w:rFonts w:ascii="Arial" w:hAnsi="Arial" w:eastAsia="Arial" w:cs="Arial"/>
          <w:sz w:val="28"/>
          <w:szCs w:val="28"/>
          <w:highlight w:val="yellow"/>
          <w:rPrChange w:id="1801" w:author="Assessor GDSXSR" w:date="2026-10-31T19:51:13Z">
            <w:rPr>
              <w:rFonts w:ascii="Arial" w:hAnsi="Arial" w:eastAsia="Arial" w:cs="Arial"/>
              <w:sz w:val="28"/>
              <w:szCs w:val="28"/>
            </w:rPr>
          </w:rPrChange>
        </w:rPr>
        <w:t xml:space="preserve"> </w:t>
      </w:r>
      <w:del w:id="1771" w:author="Assessor GDSXSR" w:date="2026-10-31T19:51:13Z">
        <w:r>
          <w:rPr>
            <w:rFonts w:ascii="Arial" w:hAnsi="Arial" w:eastAsia="Arial" w:cs="Arial"/>
            <w:sz w:val="28"/>
            <w:szCs w:val="28"/>
          </w:rPr>
          <w:delText xml:space="preserve">apelante</w:delText>
        </w:r>
      </w:del>
      <w:ins w:id="1772" w:author="Assessor GDSXSR" w:date="2026-10-31T19:51:13Z">
        <w:r>
          <w:rPr>
            <w:rFonts w:ascii="Arial" w:hAnsi="Arial" w:eastAsia="Arial" w:cs="Arial"/>
            <w:color w:val="808080"/>
            <w:sz w:val="28"/>
            <w:szCs w:val="28"/>
          </w:rPr>
          <w:t xml:space="preserve">entre</w:t>
        </w:r>
      </w:ins>
      <w:r>
        <w:rPr>
          <w:rFonts w:ascii="Arial" w:hAnsi="Arial" w:eastAsia="Arial" w:cs="Arial"/>
          <w:sz w:val="28"/>
          <w:szCs w:val="28"/>
          <w:highlight w:val="yellow"/>
          <w:rPrChange w:id="1802" w:author="Assessor GDSXSR" w:date="2026-10-31T19:51:13Z">
            <w:rPr>
              <w:rFonts w:ascii="Arial" w:hAnsi="Arial" w:eastAsia="Arial" w:cs="Arial"/>
              <w:sz w:val="28"/>
              <w:szCs w:val="28"/>
            </w:rPr>
          </w:rPrChange>
        </w:rPr>
        <w:t xml:space="preserve"> </w:t>
      </w:r>
      <w:del w:id="1773" w:author="Assessor GDSXSR" w:date="2026-10-31T19:51:13Z">
        <w:r>
          <w:rPr>
            <w:rFonts w:ascii="Arial" w:hAnsi="Arial" w:eastAsia="Arial" w:cs="Arial"/>
            <w:sz w:val="28"/>
            <w:szCs w:val="28"/>
          </w:rPr>
          <w:delText xml:space="preserve">sustentar</w:delText>
        </w:r>
      </w:del>
      <w:ins w:id="1774" w:author="Assessor GDSXSR" w:date="2026-10-31T19:51:13Z">
        <w:r>
          <w:rPr>
            <w:rFonts w:ascii="Arial" w:hAnsi="Arial" w:eastAsia="Arial" w:cs="Arial"/>
            <w:color w:val="808080"/>
            <w:sz w:val="28"/>
            <w:szCs w:val="28"/>
          </w:rPr>
          <w:t xml:space="preserve">eles</w:t>
        </w:r>
      </w:ins>
      <w:r>
        <w:rPr>
          <w:rFonts w:ascii="Arial" w:hAnsi="Arial" w:eastAsia="Arial" w:cs="Arial"/>
          <w:sz w:val="28"/>
          <w:szCs w:val="28"/>
          <w:highlight w:val="yellow"/>
          <w:rPrChange w:id="1803" w:author="Assessor GDSXSR" w:date="2026-10-31T19:51:13Z">
            <w:rPr>
              <w:rFonts w:ascii="Arial" w:hAnsi="Arial" w:eastAsia="Arial" w:cs="Arial"/>
              <w:sz w:val="28"/>
              <w:szCs w:val="28"/>
            </w:rPr>
          </w:rPrChange>
        </w:rPr>
        <w:t xml:space="preserve"> </w:t>
      </w:r>
      <w:del w:id="1775" w:author="Assessor GDSXSR" w:date="2026-10-31T19:51:13Z">
        <w:r>
          <w:rPr>
            <w:rFonts w:ascii="Arial" w:hAnsi="Arial" w:eastAsia="Arial" w:cs="Arial"/>
            <w:sz w:val="28"/>
            <w:szCs w:val="28"/>
          </w:rPr>
          <w:delText xml:space="preserve">que</w:delText>
        </w:r>
      </w:del>
      <w:ins w:id="1776" w:author="Assessor GDSXSR" w:date="2026-10-31T19:51:13Z">
        <w:r>
          <w:rPr>
            <w:rFonts w:ascii="Arial" w:hAnsi="Arial" w:eastAsia="Arial" w:cs="Arial"/>
            <w:color w:val="808080"/>
            <w:sz w:val="28"/>
            <w:szCs w:val="28"/>
          </w:rPr>
          <w:t xml:space="preserve">questão</w:t>
        </w:r>
      </w:ins>
      <w:r>
        <w:rPr>
          <w:rFonts w:ascii="Arial" w:hAnsi="Arial" w:eastAsia="Arial" w:cs="Arial"/>
          <w:sz w:val="28"/>
          <w:szCs w:val="28"/>
          <w:highlight w:val="yellow"/>
          <w:rPrChange w:id="1804" w:author="Assessor GDSXSR" w:date="2026-10-31T19:51:13Z">
            <w:rPr>
              <w:rFonts w:ascii="Arial" w:hAnsi="Arial" w:eastAsia="Arial" w:cs="Arial"/>
              <w:sz w:val="28"/>
              <w:szCs w:val="28"/>
            </w:rPr>
          </w:rPrChange>
        </w:rPr>
        <w:t xml:space="preserve"> </w:t>
      </w:r>
      <w:del w:id="1777" w:author="Assessor GDSXSR" w:date="2026-10-31T19:51:13Z">
        <w:r>
          <w:rPr>
            <w:rFonts w:ascii="Arial" w:hAnsi="Arial" w:eastAsia="Arial" w:cs="Arial"/>
            <w:sz w:val="28"/>
            <w:szCs w:val="28"/>
          </w:rPr>
          <w:delText xml:space="preserve">a quitação produziu efeitos apenas em sua esfera jurídica</w:delText>
        </w:r>
      </w:del>
      <w:ins w:id="1778" w:author="Assessor GDSXSR" w:date="2026-10-31T19:51:13Z">
        <w:r>
          <w:rPr>
            <w:rFonts w:ascii="Arial" w:hAnsi="Arial" w:eastAsia="Arial" w:cs="Arial"/>
            <w:color w:val="808080"/>
            <w:sz w:val="28"/>
            <w:szCs w:val="28"/>
          </w:rPr>
          <w:t xml:space="preserve">interna</w:t>
        </w:r>
      </w:ins>
      <w:r>
        <w:rPr>
          <w:rFonts w:ascii="Arial" w:hAnsi="Arial" w:eastAsia="Arial" w:cs="Arial"/>
          <w:sz w:val="28"/>
          <w:szCs w:val="28"/>
          <w:highlight w:val="yellow"/>
          <w:rPrChange w:id="1805" w:author="Assessor GDSXSR" w:date="2026-10-31T19:51:13Z">
            <w:rPr>
              <w:rFonts w:ascii="Arial" w:hAnsi="Arial" w:eastAsia="Arial" w:cs="Arial"/>
              <w:sz w:val="28"/>
              <w:szCs w:val="28"/>
            </w:rPr>
          </w:rPrChange>
        </w:rPr>
        <w:t xml:space="preserve">, </w:t>
      </w:r>
      <w:del w:id="1779" w:author="Assessor GDSXSR" w:date="2026-10-31T19:51:13Z">
        <w:r>
          <w:rPr>
            <w:rFonts w:ascii="Arial" w:hAnsi="Arial" w:eastAsia="Arial" w:cs="Arial"/>
            <w:sz w:val="28"/>
            <w:szCs w:val="28"/>
          </w:rPr>
          <w:delText xml:space="preserve">sem</w:delText>
        </w:r>
      </w:del>
      <w:ins w:id="1780" w:author="Assessor GDSXSR" w:date="2026-10-31T19:51:13Z">
        <w:r>
          <w:rPr>
            <w:rFonts w:ascii="Arial" w:hAnsi="Arial" w:eastAsia="Arial" w:cs="Arial"/>
            <w:color w:val="808080"/>
            <w:sz w:val="28"/>
            <w:szCs w:val="28"/>
          </w:rPr>
          <w:t xml:space="preserve">inoponível</w:t>
        </w:r>
      </w:ins>
      <w:r>
        <w:rPr>
          <w:rFonts w:ascii="Arial" w:hAnsi="Arial" w:eastAsia="Arial" w:cs="Arial"/>
          <w:sz w:val="28"/>
          <w:szCs w:val="28"/>
          <w:highlight w:val="yellow"/>
          <w:rPrChange w:id="1806" w:author="Assessor GDSXSR" w:date="2026-10-31T19:51:13Z">
            <w:rPr>
              <w:rFonts w:ascii="Arial" w:hAnsi="Arial" w:eastAsia="Arial" w:cs="Arial"/>
              <w:sz w:val="28"/>
              <w:szCs w:val="28"/>
            </w:rPr>
          </w:rPrChange>
        </w:rPr>
        <w:t xml:space="preserve"> </w:t>
      </w:r>
      <w:del w:id="1781" w:author="Assessor GDSXSR" w:date="2026-10-31T19:51:13Z">
        <w:r>
          <w:rPr>
            <w:rFonts w:ascii="Arial" w:hAnsi="Arial" w:eastAsia="Arial" w:cs="Arial"/>
            <w:sz w:val="28"/>
            <w:szCs w:val="28"/>
          </w:rPr>
          <w:delText xml:space="preserve">extinguir</w:delText>
        </w:r>
      </w:del>
      <w:ins w:id="1782" w:author="Assessor GDSXSR" w:date="2026-10-31T19:51:13Z">
        <w:r>
          <w:rPr>
            <w:rFonts w:ascii="Arial" w:hAnsi="Arial" w:eastAsia="Arial" w:cs="Arial"/>
            <w:color w:val="808080"/>
            <w:sz w:val="28"/>
            <w:szCs w:val="28"/>
          </w:rPr>
          <w:t xml:space="preserve">à</w:t>
        </w:r>
      </w:ins>
      <w:r>
        <w:rPr>
          <w:rFonts w:ascii="Arial" w:hAnsi="Arial" w:eastAsia="Arial" w:cs="Arial"/>
          <w:sz w:val="28"/>
          <w:szCs w:val="28"/>
          <w:highlight w:val="yellow"/>
          <w:rPrChange w:id="1807" w:author="Assessor GDSXSR" w:date="2026-10-31T19:51:13Z">
            <w:rPr>
              <w:rFonts w:ascii="Arial" w:hAnsi="Arial" w:eastAsia="Arial" w:cs="Arial"/>
              <w:sz w:val="28"/>
              <w:szCs w:val="28"/>
            </w:rPr>
          </w:rPrChange>
        </w:rPr>
        <w:t xml:space="preserve"> </w:t>
      </w:r>
      <w:del w:id="1783" w:author="Assessor GDSXSR" w:date="2026-10-31T19:51:13Z">
        <w:r>
          <w:rPr>
            <w:rFonts w:ascii="Arial" w:hAnsi="Arial" w:eastAsia="Arial" w:cs="Arial"/>
            <w:sz w:val="28"/>
            <w:szCs w:val="28"/>
          </w:rPr>
          <w:delText xml:space="preserve">a</w:delText>
        </w:r>
      </w:del>
      <w:ins w:id="1784" w:author="Assessor GDSXSR" w:date="2026-10-31T19:51:13Z">
        <w:r>
          <w:rPr>
            <w:rFonts w:ascii="Arial" w:hAnsi="Arial" w:eastAsia="Arial" w:cs="Arial"/>
            <w:color w:val="808080"/>
            <w:sz w:val="28"/>
            <w:szCs w:val="28"/>
          </w:rPr>
          <w:t xml:space="preserve">consumidora</w:t>
        </w:r>
      </w:ins>
      <w:r>
        <w:rPr>
          <w:rFonts w:ascii="Arial" w:hAnsi="Arial" w:eastAsia="Arial" w:cs="Arial"/>
          <w:sz w:val="28"/>
          <w:szCs w:val="28"/>
          <w:highlight w:val="yellow"/>
          <w:rPrChange w:id="1808" w:author="Assessor GDSXSR" w:date="2026-10-31T19:51:13Z">
            <w:rPr>
              <w:rFonts w:ascii="Arial" w:hAnsi="Arial" w:eastAsia="Arial" w:cs="Arial"/>
              <w:sz w:val="28"/>
              <w:szCs w:val="28"/>
            </w:rPr>
          </w:rPrChange>
        </w:rPr>
        <w:t xml:space="preserve"> </w:t>
      </w:r>
      <w:del w:id="1785" w:author="Assessor GDSXSR" w:date="2026-10-31T19:51:13Z">
        <w:r>
          <w:rPr>
            <w:rFonts w:ascii="Arial" w:hAnsi="Arial" w:eastAsia="Arial" w:cs="Arial"/>
            <w:sz w:val="28"/>
            <w:szCs w:val="28"/>
          </w:rPr>
          <w:delText xml:space="preserve">obrigação</w:delText>
        </w:r>
      </w:del>
      <w:ins w:id="1786" w:author="Assessor GDSXSR" w:date="2026-10-31T19:51:13Z">
        <w:r>
          <w:rPr>
            <w:rFonts w:ascii="Arial" w:hAnsi="Arial" w:eastAsia="Arial" w:cs="Arial"/>
            <w:color w:val="808080"/>
            <w:sz w:val="28"/>
            <w:szCs w:val="28"/>
          </w:rPr>
          <w:t xml:space="preserve">(ID</w:t>
        </w:r>
      </w:ins>
      <w:r>
        <w:rPr>
          <w:rFonts w:ascii="Arial" w:hAnsi="Arial" w:eastAsia="Arial" w:cs="Arial"/>
          <w:sz w:val="28"/>
          <w:szCs w:val="28"/>
          <w:highlight w:val="yellow"/>
          <w:rPrChange w:id="1809" w:author="Assessor GDSXSR" w:date="2026-10-31T19:51:13Z">
            <w:rPr>
              <w:rFonts w:ascii="Arial" w:hAnsi="Arial" w:eastAsia="Arial" w:cs="Arial"/>
              <w:sz w:val="28"/>
              <w:szCs w:val="28"/>
            </w:rPr>
          </w:rPrChange>
        </w:rPr>
        <w:t xml:space="preserve"> </w:t>
      </w:r>
      <w:del w:id="1787" w:author="Assessor GDSXSR" w:date="2026-10-31T19:51:13Z">
        <w:r>
          <w:rPr>
            <w:rFonts w:ascii="Arial" w:hAnsi="Arial" w:eastAsia="Arial" w:cs="Arial"/>
            <w:sz w:val="28"/>
            <w:szCs w:val="28"/>
          </w:rPr>
          <w:delText xml:space="preserve">perante o Banrisul, não afasta sua participação nos fatos que ensejaram a demanda</w:delText>
        </w:r>
      </w:del>
      <w:ins w:id="1788" w:author="Assessor GDSXSR" w:date="2026-10-31T19:51:13Z">
        <w:r>
          <w:rPr>
            <w:rFonts w:ascii="Arial" w:hAnsi="Arial" w:eastAsia="Arial" w:cs="Arial"/>
            <w:color w:val="808080"/>
            <w:sz w:val="28"/>
            <w:szCs w:val="28"/>
          </w:rPr>
          <w:t xml:space="preserve">88809772)</w:t>
        </w:r>
      </w:ins>
      <w:r>
        <w:rPr>
          <w:rFonts w:ascii="Arial" w:hAnsi="Arial" w:eastAsia="Arial" w:cs="Arial"/>
          <w:sz w:val="28"/>
          <w:szCs w:val="28"/>
          <w:highlight w:val="yellow"/>
          <w:rPrChange w:id="1810" w:author="Assessor GDSXSR" w:date="2026-10-31T19:51:13Z">
            <w:rPr>
              <w:rFonts w:ascii="Arial" w:hAnsi="Arial" w:eastAsia="Arial" w:cs="Arial"/>
              <w:sz w:val="28"/>
              <w:szCs w:val="28"/>
            </w:rPr>
          </w:rPrChange>
        </w:rPr>
        <w:t xml:space="preserve">.</w:t>
      </w:r>
    </w:p>
    <w:p w:rsidR="41697F72" w:rsidP="00AB1CCC" w:rsidRDefault="41697F72" w14:paraId="6DD7C77D" w14:textId="7BFFD55E">
      <w:pPr>
        <w:spacing w:after="0" w:line="360" w:lineRule="auto"/>
        <w:ind w:firstLine="2268"/>
        <w:jc w:val="both"/>
        <w:rPr>
          <w:rFonts w:ascii="Arial" w:hAnsi="Arial" w:eastAsia="Arial" w:cs="Arial"/>
          <w:sz w:val="28"/>
          <w:szCs w:val="28"/>
        </w:rPr>
      </w:pPr>
    </w:p>
    <w:p w:rsidR="5C0D6CDA" w:rsidP="00AB1CCC" w:rsidRDefault="5C0D6CDA" w14:paraId="22952BE5" w14:textId="0E9636E7">
      <w:pPr>
        <w:spacing w:after="0" w:line="360" w:lineRule="auto"/>
        <w:ind w:firstLine="2268"/>
        <w:jc w:val="both"/>
      </w:pPr>
      <w:del w:id="1811" w:author="Assessor GDSXSR" w:date="2026-10-31T19:51:13Z">
        <w:r>
          <w:rPr>
            <w:rFonts w:ascii="Arial" w:hAnsi="Arial" w:eastAsia="Arial" w:cs="Arial"/>
            <w:sz w:val="28"/>
            <w:szCs w:val="28"/>
          </w:rPr>
          <w:delText xml:space="preserve">Com</w:delText>
        </w:r>
      </w:del>
      <w:ins w:id="1812" w:author="Assessor GDSXSR" w:date="2026-10-31T19:51:13Z">
        <w:r>
          <w:rPr>
            <w:rFonts w:ascii="Arial" w:hAnsi="Arial" w:eastAsia="Arial" w:cs="Arial"/>
            <w:color w:val="808080"/>
            <w:sz w:val="28"/>
            <w:szCs w:val="28"/>
          </w:rPr>
          <w:t xml:space="preserve">Por</w:t>
        </w:r>
      </w:ins>
      <w:r>
        <w:rPr>
          <w:rFonts w:ascii="Arial" w:hAnsi="Arial" w:eastAsia="Arial" w:cs="Arial"/>
          <w:sz w:val="28"/>
          <w:szCs w:val="28"/>
        </w:rPr>
        <w:t xml:space="preserve"> </w:t>
      </w:r>
      <w:del w:id="1813" w:author="Assessor GDSXSR" w:date="2026-10-31T19:51:13Z">
        <w:r>
          <w:rPr>
            <w:rFonts w:ascii="Arial" w:hAnsi="Arial" w:eastAsia="Arial" w:cs="Arial"/>
            <w:sz w:val="28"/>
            <w:szCs w:val="28"/>
          </w:rPr>
          <w:delText xml:space="preserve">efeito</w:delText>
        </w:r>
      </w:del>
      <w:ins w:id="1814" w:author="Assessor GDSXSR" w:date="2026-10-31T19:51:13Z">
        <w:r>
          <w:rPr>
            <w:rFonts w:ascii="Arial" w:hAnsi="Arial" w:eastAsia="Arial" w:cs="Arial"/>
            <w:color w:val="808080"/>
            <w:sz w:val="28"/>
            <w:szCs w:val="28"/>
          </w:rPr>
          <w:t xml:space="preserve">fim</w:t>
        </w:r>
      </w:ins>
      <w:r>
        <w:rPr>
          <w:rFonts w:ascii="Arial" w:hAnsi="Arial" w:eastAsia="Arial" w:cs="Arial"/>
          <w:sz w:val="28"/>
          <w:szCs w:val="28"/>
        </w:rPr>
        <w:t xml:space="preserve">, </w:t>
      </w:r>
      <w:del w:id="1815" w:author="Assessor GDSXSR" w:date="2026-10-31T19:51:13Z">
        <w:r>
          <w:rPr>
            <w:rFonts w:ascii="Arial" w:hAnsi="Arial" w:eastAsia="Arial" w:cs="Arial"/>
            <w:sz w:val="28"/>
            <w:szCs w:val="28"/>
          </w:rPr>
          <w:delText xml:space="preserve">eventual</w:delText>
        </w:r>
      </w:del>
      <w:ins w:id="1816"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w:t>
      </w:r>
      <w:del w:id="1817" w:author="Assessor GDSXSR" w:date="2026-10-31T19:51:13Z">
        <w:r>
          <w:rPr>
            <w:rFonts w:ascii="Arial" w:hAnsi="Arial" w:eastAsia="Arial" w:cs="Arial"/>
            <w:sz w:val="28"/>
            <w:szCs w:val="28"/>
          </w:rPr>
          <w:delText xml:space="preserve">falha</w:delText>
        </w:r>
      </w:del>
      <w:ins w:id="1818" w:author="Assessor GDSXSR" w:date="2026-10-31T19:51:13Z">
        <w:r>
          <w:rPr>
            <w:rFonts w:ascii="Arial" w:hAnsi="Arial" w:eastAsia="Arial" w:cs="Arial"/>
            <w:color w:val="808080"/>
            <w:sz w:val="28"/>
            <w:szCs w:val="28"/>
          </w:rPr>
          <w:t xml:space="preserve">alegação</w:t>
        </w:r>
      </w:ins>
      <w:r>
        <w:rPr>
          <w:rFonts w:ascii="Arial" w:hAnsi="Arial" w:eastAsia="Arial" w:cs="Arial"/>
          <w:sz w:val="28"/>
          <w:szCs w:val="28"/>
        </w:rPr>
        <w:t xml:space="preserve"> de </w:t>
      </w:r>
      <w:del w:id="1819" w:author="Assessor GDSXSR" w:date="2026-10-31T19:51:13Z">
        <w:r>
          <w:rPr>
            <w:rFonts w:ascii="Arial" w:hAnsi="Arial" w:eastAsia="Arial" w:cs="Arial"/>
            <w:sz w:val="28"/>
            <w:szCs w:val="28"/>
          </w:rPr>
          <w:delText xml:space="preserve">comunicação</w:delText>
        </w:r>
      </w:del>
      <w:ins w:id="1820" w:author="Assessor GDSXSR" w:date="2026-10-31T19:51:13Z">
        <w:r>
          <w:rPr>
            <w:rFonts w:ascii="Arial" w:hAnsi="Arial" w:eastAsia="Arial" w:cs="Arial"/>
            <w:color w:val="808080"/>
            <w:sz w:val="28"/>
            <w:szCs w:val="28"/>
          </w:rPr>
          <w:t xml:space="preserve">que não realizou os descontos não conduz à ilegitimidade, pois a controvérsia decorre da incompatibilidade</w:t>
        </w:r>
      </w:ins>
      <w:r>
        <w:rPr>
          <w:rFonts w:ascii="Arial" w:hAnsi="Arial" w:eastAsia="Arial" w:cs="Arial"/>
          <w:sz w:val="28"/>
          <w:szCs w:val="28"/>
        </w:rPr>
        <w:t xml:space="preserve"> entre </w:t>
      </w:r>
      <w:del w:id="1821" w:author="Assessor GDSXSR" w:date="2026-10-31T19:51:13Z">
        <w:r>
          <w:rPr>
            <w:rFonts w:ascii="Arial" w:hAnsi="Arial" w:eastAsia="Arial" w:cs="Arial"/>
            <w:sz w:val="28"/>
            <w:szCs w:val="28"/>
          </w:rPr>
          <w:delText xml:space="preserve">cedente</w:delText>
        </w:r>
      </w:del>
      <w:ins w:id="1822" w:author="Assessor GDSXSR" w:date="2026-10-31T19:51:13Z">
        <w:r>
          <w:rPr>
            <w:rFonts w:ascii="Arial" w:hAnsi="Arial" w:eastAsia="Arial" w:cs="Arial"/>
            <w:color w:val="808080"/>
            <w:sz w:val="28"/>
            <w:szCs w:val="28"/>
          </w:rPr>
          <w:t xml:space="preserve">a quitação informada à consumidora</w:t>
        </w:r>
      </w:ins>
      <w:r>
        <w:rPr>
          <w:rFonts w:ascii="Arial" w:hAnsi="Arial" w:eastAsia="Arial" w:cs="Arial"/>
          <w:sz w:val="28"/>
          <w:szCs w:val="28"/>
        </w:rPr>
        <w:t xml:space="preserve"> e </w:t>
      </w:r>
      <w:del w:id="1823" w:author="Assessor GDSXSR" w:date="2026-10-31T19:51:13Z">
        <w:r>
          <w:rPr>
            <w:rFonts w:ascii="Arial" w:hAnsi="Arial" w:eastAsia="Arial" w:cs="Arial"/>
            <w:sz w:val="28"/>
            <w:szCs w:val="28"/>
          </w:rPr>
          <w:delText xml:space="preserve">cessionário</w:delText>
        </w:r>
      </w:del>
      <w:ins w:id="1824"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w:t>
      </w:r>
      <w:del w:id="1825" w:author="Assessor GDSXSR" w:date="2026-10-31T19:51:13Z">
        <w:r>
          <w:rPr>
            <w:rFonts w:ascii="Arial" w:hAnsi="Arial" w:eastAsia="Arial" w:cs="Arial"/>
            <w:sz w:val="28"/>
            <w:szCs w:val="28"/>
          </w:rPr>
          <w:delText xml:space="preserve">acerca da situação do contrato, bem como os desdobramentos decorrentes da cessão do crédito e da emissão do termo de quitação, constituem questões internas</w:delText>
        </w:r>
      </w:del>
      <w:ins w:id="1826" w:author="Assessor GDSXSR" w:date="2026-10-31T19:51:13Z">
        <w:r>
          <w:rPr>
            <w:rFonts w:ascii="Arial" w:hAnsi="Arial" w:eastAsia="Arial" w:cs="Arial"/>
            <w:color w:val="808080"/>
            <w:sz w:val="28"/>
            <w:szCs w:val="28"/>
          </w:rPr>
          <w:t xml:space="preserve">continuidade</w:t>
        </w:r>
      </w:ins>
      <w:r>
        <w:rPr>
          <w:rFonts w:ascii="Arial" w:hAnsi="Arial" w:eastAsia="Arial" w:cs="Arial"/>
          <w:sz w:val="28"/>
          <w:szCs w:val="28"/>
        </w:rPr>
        <w:t xml:space="preserve"> das </w:t>
      </w:r>
      <w:del w:id="1827" w:author="Assessor GDSXSR" w:date="2026-10-31T19:51:13Z">
        <w:r>
          <w:rPr>
            <w:rFonts w:ascii="Arial" w:hAnsi="Arial" w:eastAsia="Arial" w:cs="Arial"/>
            <w:sz w:val="28"/>
            <w:szCs w:val="28"/>
          </w:rPr>
          <w:delText xml:space="preserve">instituições financeiras, insuscetíveis de serem opostas ao consumidor para exclusão de responsabilidade</w:delText>
        </w:r>
      </w:del>
      <w:ins w:id="1828" w:author="Assessor GDSXSR" w:date="2026-10-31T19:51:13Z">
        <w:r>
          <w:rPr>
            <w:rFonts w:ascii="Arial" w:hAnsi="Arial" w:eastAsia="Arial" w:cs="Arial"/>
            <w:color w:val="808080"/>
            <w:sz w:val="28"/>
            <w:szCs w:val="28"/>
          </w:rPr>
          <w:t xml:space="preserve">cobranças</w:t>
        </w:r>
      </w:ins>
      <w:r>
        <w:rPr>
          <w:rFonts w:ascii="Arial" w:hAnsi="Arial" w:eastAsia="Arial" w:cs="Arial"/>
          <w:sz w:val="28"/>
          <w:szCs w:val="28"/>
        </w:rPr>
        <w:t xml:space="preserve">.</w:t>
      </w:r>
    </w:p>
    <w:p w:rsidR="41697F72" w:rsidP="00AB1CCC" w:rsidRDefault="41697F72" w14:paraId="0898C166" w14:textId="31097615">
      <w:pPr>
        <w:spacing w:after="0" w:line="360" w:lineRule="auto"/>
        <w:ind w:firstLine="2268"/>
        <w:jc w:val="both"/>
        <w:rPr>
          <w:rFonts w:ascii="Arial" w:hAnsi="Arial" w:eastAsia="Arial" w:cs="Arial"/>
          <w:sz w:val="28"/>
          <w:szCs w:val="28"/>
        </w:rPr>
      </w:pPr>
    </w:p>
    <w:p w:rsidR="5C0D6CDA" w:rsidP="00AB1CCC" w:rsidRDefault="20174D0B" w14:paraId="666D345A" w14:textId="77AFF785">
      <w:pPr>
        <w:spacing w:after="0" w:line="360" w:lineRule="auto"/>
        <w:ind w:firstLine="2268"/>
        <w:jc w:val="both"/>
        <w:rPr>
          <w:del w:id="1832" w:author="Assessor GDSXSR" w:date="2026-10-31T19:51:13Z"/>
        </w:rPr>
      </w:pPr>
      <w:del w:id="1829" w:author="Assessor GDSXSR" w:date="2026-10-31T19:51:13Z">
        <w:r w:rsidRPr="39AEA010">
          <w:rPr>
            <w:rFonts w:ascii="Arial" w:hAnsi="Arial" w:eastAsia="Arial" w:cs="Arial"/>
            <w:sz w:val="28"/>
            <w:szCs w:val="28"/>
          </w:rPr>
          <w:delText xml:space="preserve">A alegação de que o Banco Pan não realizou diretamente os descontos posteriores à cessão também não conduz ao reconhecimento da ilegitimidade passiva. A controvérsia não decorre exclusivamente da operacionalização dos descontos, mas da incompatibilidade entre a quitação informada </w:delText>
        </w:r>
      </w:del>
      <w:del w:id="1830" w:author="Assessor GDSXSR" w:date="2026-10-31T19:51:13Z">
        <w:r w:rsidRPr="39AEA010" w:rsidR="31E309A6">
          <w:rPr>
            <w:rFonts w:ascii="Arial" w:hAnsi="Arial" w:eastAsia="Arial" w:cs="Arial"/>
            <w:sz w:val="28"/>
            <w:szCs w:val="28"/>
          </w:rPr>
          <w:delText>ao</w:delText>
        </w:r>
      </w:del>
      <w:del w:id="1831" w:author="Assessor GDSXSR" w:date="2026-10-31T19:51:13Z">
        <w:r w:rsidRPr="39AEA010">
          <w:rPr>
            <w:rFonts w:ascii="Arial" w:hAnsi="Arial" w:eastAsia="Arial" w:cs="Arial"/>
            <w:sz w:val="28"/>
            <w:szCs w:val="28"/>
          </w:rPr>
          <w:delText xml:space="preserve"> consumidor e a continuidade das cobranças posteriormente efetuadas. Nesse contexto, a análise da atuação do Banco Pan revela-se indispensável para a solução da lide.</w:delText>
        </w:r>
      </w:del>
    </w:p>
    <w:p w:rsidR="41697F72" w:rsidP="00AB1CCC" w:rsidRDefault="41697F72" w14:paraId="00D861B8" w14:textId="36B74A79">
      <w:pPr>
        <w:spacing w:after="0" w:line="360" w:lineRule="auto"/>
        <w:ind w:firstLine="2268"/>
        <w:jc w:val="both"/>
        <w:rPr>
          <w:del w:id="1833" w:author="Assessor GDSXSR" w:date="2026-10-31T19:51:13Z"/>
          <w:rFonts w:ascii="Arial" w:hAnsi="Arial" w:eastAsia="Arial" w:cs="Arial"/>
          <w:sz w:val="28"/>
          <w:szCs w:val="28"/>
        </w:rPr>
      </w:pPr>
    </w:p>
    <w:p w:rsidR="5C0D6CDA" w:rsidP="00AB1CCC" w:rsidRDefault="5C0D6CDA" w14:paraId="3AFBE83A" w14:textId="02E1DA62">
      <w:pPr>
        <w:spacing w:after="0" w:line="360" w:lineRule="auto"/>
        <w:ind w:firstLine="2268"/>
        <w:jc w:val="both"/>
        <w:rPr>
          <w:del w:id="1835" w:author="Assessor GDSXSR" w:date="2026-10-31T19:51:13Z"/>
          <w:rFonts w:ascii="Arial" w:hAnsi="Arial" w:eastAsia="Arial" w:cs="Arial"/>
          <w:sz w:val="28"/>
          <w:szCs w:val="28"/>
        </w:rPr>
      </w:pPr>
      <w:del w:id="1834" w:author="Assessor GDSXSR" w:date="2026-10-31T19:51:13Z">
        <w:r w:rsidRPr="41697F72">
          <w:rPr>
            <w:rFonts w:ascii="Arial" w:hAnsi="Arial" w:eastAsia="Arial" w:cs="Arial"/>
            <w:sz w:val="28"/>
            <w:szCs w:val="28"/>
          </w:rPr>
          <w:delText>Desse modo, verifica-se a existência de vínculo entre a conduta atribuída ao apelante e a pretensão deduzida na inicial.</w:delText>
        </w:r>
      </w:del>
    </w:p>
    <w:p w:rsidR="41697F72" w:rsidP="00AB1CCC" w:rsidRDefault="41697F72" w14:paraId="2CB37735" w14:textId="698B450A">
      <w:pPr>
        <w:spacing w:after="0" w:line="360" w:lineRule="auto"/>
        <w:ind w:firstLine="2268"/>
        <w:jc w:val="both"/>
        <w:rPr>
          <w:del w:id="1836" w:author="Assessor GDSXSR" w:date="2026-10-31T19:51:13Z"/>
          <w:rFonts w:ascii="Arial" w:hAnsi="Arial" w:cs="Arial"/>
          <w:sz w:val="28"/>
          <w:szCs w:val="28"/>
        </w:rPr>
      </w:pPr>
    </w:p>
    <w:p w:rsidRPr="009278AF" w:rsidR="08536396" w:rsidP="00AB1CCC" w:rsidRDefault="2E080A0A" w14:paraId="4EB88962" w14:textId="0A601799">
      <w:pPr>
        <w:spacing w:after="0" w:line="360" w:lineRule="auto"/>
        <w:ind w:firstLine="2268"/>
        <w:jc w:val="both"/>
        <w:rPr>
          <w:u w:val="single"/>
        </w:rPr>
      </w:pPr>
      <w:r>
        <w:rPr>
          <w:rFonts w:ascii="Arial" w:hAnsi="Arial" w:cs="Arial"/>
          <w:sz w:val="28"/>
          <w:szCs w:val="28"/>
          <w:highlight w:val="yellow"/>
          <w:u w:val="single"/>
          <w:rPrChange w:id="1839" w:author="Assessor GDSXSR" w:date="2026-10-31T19:51:13Z">
            <w:rPr>
              <w:rFonts w:ascii="Arial" w:hAnsi="Arial" w:cs="Arial"/>
              <w:sz w:val="28"/>
              <w:szCs w:val="28"/>
              <w:u w:val="single"/>
            </w:rPr>
          </w:rPrChange>
        </w:rPr>
        <w:t xml:space="preserve">Assim, rejeito a preliminar</w:t>
      </w:r>
      <w:r>
        <w:rPr>
          <w:rFonts w:ascii="Arial" w:hAnsi="Arial" w:cs="Arial"/>
          <w:sz w:val="28"/>
          <w:szCs w:val="28"/>
          <w:highlight w:val="yellow"/>
          <w:u w:val="single"/>
          <w:rPrChange w:id="1840" w:author="Assessor GDSXSR" w:date="2026-10-31T19:51:13Z">
            <w:rPr>
              <w:rFonts w:ascii="Arial" w:hAnsi="Arial" w:cs="Arial"/>
              <w:sz w:val="28"/>
              <w:szCs w:val="28"/>
              <w:u w:val="single"/>
            </w:rPr>
          </w:rPrChange>
        </w:rPr>
        <w:t xml:space="preserve"> de ilegitimidade</w:t>
      </w:r>
      <w:r>
        <w:rPr>
          <w:rFonts w:ascii="Arial" w:hAnsi="Arial" w:cs="Arial"/>
          <w:sz w:val="28"/>
          <w:szCs w:val="28"/>
          <w:highlight w:val="yellow"/>
          <w:u w:val="single"/>
          <w:rPrChange w:id="1841" w:author="Assessor GDSXSR" w:date="2026-10-31T19:51:13Z">
            <w:rPr>
              <w:rFonts w:ascii="Arial" w:hAnsi="Arial" w:cs="Arial"/>
              <w:sz w:val="28"/>
              <w:szCs w:val="28"/>
              <w:u w:val="single"/>
            </w:rPr>
          </w:rPrChange>
        </w:rPr>
        <w:t xml:space="preserve"> passiva</w:t>
      </w:r>
      <w:del w:id="1837" w:author="Assessor GDSXSR" w:date="2026-10-31T19:51:13Z">
        <w:r>
          <w:rPr>
            <w:rFonts w:ascii="Arial" w:hAnsi="Arial" w:cs="Arial"/>
            <w:sz w:val="28"/>
            <w:szCs w:val="28"/>
            <w:u w:val="single"/>
          </w:rPr>
          <w:delText xml:space="preserve"> </w:delText>
        </w:r>
        <w:r>
          <w:rPr>
            <w:rFonts w:ascii="Arial" w:hAnsi="Arial" w:cs="Arial"/>
            <w:sz w:val="28"/>
            <w:szCs w:val="28"/>
            <w:u w:val="single"/>
          </w:rPr>
          <w:delText xml:space="preserve">suscitada</w:delText>
        </w:r>
      </w:del>
      <w:r>
        <w:rPr>
          <w:rFonts w:ascii="Arial" w:hAnsi="Arial" w:cs="Arial"/>
          <w:sz w:val="28"/>
          <w:szCs w:val="28"/>
          <w:highlight w:val="yellow"/>
          <w:u w:val="single"/>
          <w:rPrChange w:id="1842" w:author="Assessor GDSXSR" w:date="2026-10-31T19:51:13Z">
            <w:rPr>
              <w:rFonts w:ascii="Arial" w:hAnsi="Arial" w:cs="Arial"/>
              <w:sz w:val="28"/>
              <w:szCs w:val="28"/>
              <w:u w:val="single"/>
            </w:rPr>
          </w:rPrChange>
        </w:rPr>
        <w:t xml:space="preserve">.</w:t>
      </w:r>
      <w:del w:id="1838" w:author="Assessor GDSXSR" w:date="2026-10-31T19:51:13Z">
        <w:r>
          <w:rPr>
            <w:rFonts w:ascii="Arial" w:hAnsi="Arial" w:cs="Arial"/>
            <w:sz w:val="28"/>
            <w:szCs w:val="28"/>
            <w:u w:val="single"/>
          </w:rPr>
          <w:delText xml:space="preserve"> </w:delText>
        </w:r>
      </w:del>
    </w:p>
    <w:p w:rsidR="1BA377DA" w:rsidP="00AB1CCC" w:rsidRDefault="1BA377DA" w14:paraId="2B2C602C" w14:textId="66AAC84F">
      <w:pPr>
        <w:spacing w:after="0" w:line="360" w:lineRule="auto"/>
        <w:ind w:firstLine="2268"/>
        <w:jc w:val="both"/>
        <w:rPr>
          <w:rFonts w:ascii="Arial" w:hAnsi="Arial" w:cs="Arial"/>
          <w:sz w:val="28"/>
          <w:szCs w:val="28"/>
        </w:rPr>
      </w:pPr>
    </w:p>
    <w:p w:rsidRPr="009278AF" w:rsidR="08536396" w:rsidP="00AB1CCC" w:rsidRDefault="22F8E244" w14:paraId="0915A9F8" w14:textId="050107A1">
      <w:pPr>
        <w:spacing w:after="0" w:line="360" w:lineRule="auto"/>
        <w:jc w:val="center"/>
        <w:rPr>
          <w:b/>
          <w:bCs/>
        </w:rPr>
      </w:pPr>
      <w:r w:rsidRPr="009278AF">
        <w:rPr>
          <w:rFonts w:ascii="Arial" w:hAnsi="Arial" w:cs="Arial"/>
          <w:b/>
          <w:bCs/>
          <w:sz w:val="28"/>
          <w:szCs w:val="28"/>
        </w:rPr>
        <w:t>MÉRITO</w:t>
      </w:r>
    </w:p>
    <w:p w:rsidR="1BA377DA" w:rsidP="00AB1CCC" w:rsidRDefault="1BA377DA" w14:paraId="1EA71F02" w14:textId="644EA6FA">
      <w:pPr>
        <w:spacing w:after="0" w:line="360" w:lineRule="auto"/>
        <w:ind w:firstLine="2268"/>
        <w:jc w:val="both"/>
        <w:rPr>
          <w:rFonts w:ascii="Arial" w:hAnsi="Arial" w:cs="Arial"/>
          <w:sz w:val="28"/>
          <w:szCs w:val="28"/>
        </w:rPr>
      </w:pPr>
    </w:p>
    <w:p w:rsidR="08536396" w:rsidP="00AB1CCC" w:rsidRDefault="7E6E0EC6" w14:paraId="05B22835" w14:textId="2805365B">
      <w:pPr>
        <w:spacing w:after="0" w:line="360" w:lineRule="auto"/>
        <w:jc w:val="center"/>
        <w:rPr>
          <w:rFonts w:ascii="Arial" w:hAnsi="Arial" w:cs="Arial"/>
          <w:sz w:val="28"/>
          <w:szCs w:val="28"/>
        </w:rPr>
      </w:pPr>
      <w:r w:rsidRPr="39AEA010">
        <w:rPr>
          <w:rFonts w:ascii="Arial" w:hAnsi="Arial" w:cs="Arial"/>
          <w:sz w:val="28"/>
          <w:szCs w:val="28"/>
          <w:highlight w:val="yellow"/>
          <w:rPrChange w:id="1843" w:author="Assessor GDSXSR" w:date="2026-10-31T19:51:13Z">
            <w:rPr>
              <w:rFonts w:ascii="Arial" w:hAnsi="Arial" w:cs="Arial"/>
              <w:sz w:val="28"/>
              <w:szCs w:val="28"/>
            </w:rPr>
          </w:rPrChange>
        </w:rPr>
        <w:t>DA</w:t>
      </w:r>
      <w:r w:rsidRPr="39AEA010" w:rsidR="7640C268">
        <w:rPr>
          <w:rFonts w:ascii="Arial" w:hAnsi="Arial" w:cs="Arial"/>
          <w:sz w:val="28"/>
          <w:szCs w:val="28"/>
          <w:highlight w:val="yellow"/>
          <w:rPrChange w:id="1844" w:author="Assessor GDSXSR" w:date="2026-10-31T19:51:13Z">
            <w:rPr>
              <w:rFonts w:ascii="Arial" w:hAnsi="Arial" w:cs="Arial"/>
              <w:sz w:val="28"/>
              <w:szCs w:val="28"/>
            </w:rPr>
          </w:rPrChange>
        </w:rPr>
        <w:t xml:space="preserve"> </w:t>
      </w:r>
      <w:r w:rsidRPr="39AEA010" w:rsidR="2611972A">
        <w:rPr>
          <w:rFonts w:ascii="Arial" w:hAnsi="Arial" w:cs="Arial"/>
          <w:sz w:val="28"/>
          <w:szCs w:val="28"/>
          <w:highlight w:val="yellow"/>
          <w:rPrChange w:id="1845" w:author="Assessor GDSXSR" w:date="2026-10-31T19:51:13Z">
            <w:rPr>
              <w:rFonts w:ascii="Arial" w:hAnsi="Arial" w:cs="Arial"/>
              <w:sz w:val="28"/>
              <w:szCs w:val="28"/>
            </w:rPr>
          </w:rPrChange>
        </w:rPr>
        <w:t>COMPROVAÇÃO DA QUITAÇÃO INTEGRAL DA OPERAÇÃO E DA EXISTÊNCIA DE ATO ILÍCITO</w:t>
      </w:r>
    </w:p>
    <w:p w:rsidR="100CB99B" w:rsidP="00AB1CCC" w:rsidRDefault="100CB99B" w14:paraId="517D719D" w14:textId="08B4DB6C">
      <w:pPr>
        <w:spacing w:after="0" w:line="360" w:lineRule="auto"/>
        <w:ind w:firstLine="2268"/>
        <w:jc w:val="center"/>
        <w:rPr>
          <w:rFonts w:ascii="Arial" w:hAnsi="Arial" w:cs="Arial"/>
          <w:sz w:val="28"/>
          <w:szCs w:val="28"/>
        </w:rPr>
      </w:pPr>
    </w:p>
    <w:p w:rsidR="17235732" w:rsidP="00AB1CCC" w:rsidRDefault="50B05EFD" w14:paraId="3C5C0321" w14:textId="568DB607">
      <w:pPr>
        <w:spacing w:after="0" w:line="360" w:lineRule="auto"/>
        <w:ind w:firstLine="2268"/>
        <w:jc w:val="both"/>
      </w:pPr>
      <w:r>
        <w:rPr>
          <w:rFonts w:ascii="Arial" w:hAnsi="Arial" w:cs="Arial"/>
          <w:sz w:val="28"/>
          <w:szCs w:val="28"/>
        </w:rPr>
        <w:t xml:space="preserve">O</w:t>
      </w:r>
      <w:r>
        <w:rPr>
          <w:rFonts w:ascii="Arial" w:hAnsi="Arial" w:cs="Arial"/>
          <w:sz w:val="28"/>
          <w:szCs w:val="28"/>
        </w:rPr>
        <w:t xml:space="preserve"> apela</w:t>
      </w:r>
      <w:r>
        <w:rPr>
          <w:rFonts w:ascii="Arial" w:hAnsi="Arial" w:cs="Arial"/>
          <w:sz w:val="28"/>
          <w:szCs w:val="28"/>
        </w:rPr>
        <w:t xml:space="preserve">nte</w:t>
      </w:r>
      <w:r>
        <w:rPr>
          <w:rFonts w:ascii="Arial" w:hAnsi="Arial" w:cs="Arial"/>
          <w:sz w:val="28"/>
          <w:szCs w:val="28"/>
        </w:rPr>
        <w:t xml:space="preserve"> alega</w:t>
      </w:r>
      <w:del w:id="1850" w:author="Assessor GDSXSR" w:date="2026-10-31T19:51:13Z">
        <w:r>
          <w:rPr>
            <w:rFonts w:ascii="Arial" w:hAnsi="Arial" w:cs="Arial"/>
            <w:sz w:val="28"/>
            <w:szCs w:val="28"/>
          </w:rPr>
          <w:delText xml:space="preserve">, em síntese,</w:delText>
        </w:r>
      </w:del>
      <w:r>
        <w:rPr>
          <w:rFonts w:ascii="Arial" w:hAnsi="Arial" w:cs="Arial"/>
          <w:sz w:val="28"/>
          <w:szCs w:val="28"/>
        </w:rPr>
        <w:t xml:space="preserve"> que: </w:t>
      </w:r>
      <w:r>
        <w:rPr>
          <w:rFonts w:ascii="Arial" w:hAnsi="Arial" w:eastAsia="Arial" w:cs="Arial"/>
          <w:b/>
          <w:bCs/>
          <w:sz w:val="28"/>
          <w:szCs w:val="28"/>
          <w:rPrChange w:id="1851" w:author="Assessor GDSXSR" w:date="2026-10-31T19:51:13Z">
            <w:rPr>
              <w:rFonts w:ascii="Arial" w:hAnsi="Arial" w:eastAsia="Arial" w:cs="Arial"/>
              <w:b/>
              <w:bCs/>
              <w:sz w:val="28"/>
              <w:szCs w:val="28"/>
            </w:rPr>
          </w:rPrChange>
        </w:rPr>
        <w:t xml:space="preserve">1)</w:t>
      </w:r>
      <w:r>
        <w:rPr>
          <w:rFonts w:ascii="Arial" w:hAnsi="Arial" w:eastAsia="Arial" w:cs="Arial"/>
          <w:sz w:val="28"/>
          <w:szCs w:val="28"/>
        </w:rPr>
        <w:t xml:space="preserve"> </w:t>
      </w:r>
      <w:r>
        <w:rPr>
          <w:rFonts w:ascii="Arial" w:hAnsi="Arial" w:eastAsia="Arial" w:cs="Arial"/>
          <w:sz w:val="28"/>
          <w:szCs w:val="28"/>
        </w:rPr>
        <w:t xml:space="preserve">não praticou ato ilícito</w:t>
      </w:r>
      <w:del w:id="1852" w:author="Assessor GDSXSR" w:date="2026-10-31T19:51:13Z">
        <w:r>
          <w:rPr>
            <w:rFonts w:ascii="Arial" w:hAnsi="Arial" w:eastAsia="Arial" w:cs="Arial"/>
            <w:sz w:val="28"/>
            <w:szCs w:val="28"/>
          </w:rPr>
          <w:delText xml:space="preserve"> apto a justificar sua responsabilização</w:delText>
        </w:r>
      </w:del>
      <w:r>
        <w:rPr>
          <w:rFonts w:ascii="Arial" w:hAnsi="Arial" w:eastAsia="Arial" w:cs="Arial"/>
          <w:sz w:val="28"/>
          <w:szCs w:val="28"/>
        </w:rPr>
        <w:t xml:space="preserve">; </w:t>
      </w:r>
      <w:r>
        <w:rPr>
          <w:rFonts w:ascii="Arial" w:hAnsi="Arial" w:eastAsia="Arial" w:cs="Arial"/>
          <w:b/>
          <w:bCs/>
          <w:sz w:val="28"/>
          <w:szCs w:val="28"/>
          <w:rPrChange w:id="1853" w:author="Assessor GDSXSR" w:date="2026-10-31T19:51:13Z">
            <w:rPr>
              <w:rFonts w:ascii="Arial" w:hAnsi="Arial" w:eastAsia="Arial" w:cs="Arial"/>
              <w:b/>
              <w:bCs/>
              <w:sz w:val="28"/>
              <w:szCs w:val="28"/>
            </w:rPr>
          </w:rPrChange>
        </w:rPr>
        <w:t xml:space="preserve">2)</w:t>
      </w:r>
      <w:r>
        <w:rPr>
          <w:rFonts w:ascii="Arial" w:hAnsi="Arial" w:eastAsia="Arial" w:cs="Arial"/>
          <w:sz w:val="28"/>
          <w:szCs w:val="28"/>
        </w:rPr>
        <w:t xml:space="preserve"> </w:t>
      </w:r>
      <w:r>
        <w:rPr>
          <w:rFonts w:ascii="Arial" w:hAnsi="Arial" w:eastAsia="Arial" w:cs="Arial"/>
          <w:sz w:val="28"/>
          <w:szCs w:val="28"/>
        </w:rPr>
        <w:t xml:space="preserve">não há prova suficiente da quitação integral da operação; </w:t>
      </w:r>
      <w:r>
        <w:rPr>
          <w:rFonts w:ascii="Arial" w:hAnsi="Arial" w:eastAsia="Arial" w:cs="Arial"/>
          <w:sz w:val="28"/>
          <w:szCs w:val="28"/>
        </w:rPr>
        <w:t xml:space="preserve">e </w:t>
      </w:r>
      <w:r>
        <w:rPr>
          <w:rFonts w:ascii="Arial" w:hAnsi="Arial" w:eastAsia="Arial" w:cs="Arial"/>
          <w:b/>
          <w:bCs/>
          <w:sz w:val="28"/>
          <w:szCs w:val="28"/>
          <w:rPrChange w:id="1854" w:author="Assessor GDSXSR" w:date="2026-10-31T19:51:13Z">
            <w:rPr>
              <w:rFonts w:ascii="Arial" w:hAnsi="Arial" w:eastAsia="Arial" w:cs="Arial"/>
              <w:b/>
              <w:bCs/>
              <w:sz w:val="28"/>
              <w:szCs w:val="28"/>
            </w:rPr>
          </w:rPrChange>
        </w:rPr>
        <w:t xml:space="preserve">3)</w:t>
      </w:r>
      <w:r>
        <w:rPr>
          <w:rFonts w:ascii="Arial" w:hAnsi="Arial" w:eastAsia="Arial" w:cs="Arial"/>
          <w:sz w:val="28"/>
          <w:szCs w:val="28"/>
        </w:rPr>
        <w:t xml:space="preserve"> o termo de quitação, isoladamente, não </w:t>
      </w:r>
      <w:del w:id="1856" w:author="Assessor GDSXSR" w:date="2026-10-31T19:51:13Z">
        <w:r>
          <w:rPr>
            <w:rFonts w:ascii="Arial" w:hAnsi="Arial" w:eastAsia="Arial" w:cs="Arial"/>
            <w:sz w:val="28"/>
            <w:szCs w:val="28"/>
          </w:rPr>
          <w:delText xml:space="preserve">é apto a comprovar</w:delText>
        </w:r>
      </w:del>
      <w:ins w:id="1857" w:author="Assessor GDSXSR" w:date="2026-10-31T19:51:13Z">
        <w:r>
          <w:rPr>
            <w:rFonts w:ascii="Arial" w:hAnsi="Arial" w:eastAsia="Arial" w:cs="Arial"/>
            <w:color w:val="808080"/>
            <w:sz w:val="28"/>
            <w:szCs w:val="28"/>
          </w:rPr>
          <w:t xml:space="preserve">comprova</w:t>
        </w:r>
      </w:ins>
      <w:r>
        <w:rPr>
          <w:rFonts w:ascii="Arial" w:hAnsi="Arial" w:eastAsia="Arial" w:cs="Arial"/>
          <w:sz w:val="28"/>
          <w:szCs w:val="28"/>
        </w:rPr>
        <w:t xml:space="preserve"> a inexigibilidade </w:t>
      </w:r>
      <w:del w:id="1858" w:author="Assessor GDSXSR" w:date="2026-10-31T19:51:13Z">
        <w:r>
          <w:rPr>
            <w:rFonts w:ascii="Arial" w:hAnsi="Arial" w:eastAsia="Arial" w:cs="Arial"/>
            <w:sz w:val="28"/>
            <w:szCs w:val="28"/>
          </w:rPr>
          <w:delText xml:space="preserve">integral </w:delText>
        </w:r>
      </w:del>
      <w:r>
        <w:rPr>
          <w:rFonts w:ascii="Arial" w:hAnsi="Arial" w:eastAsia="Arial" w:cs="Arial"/>
          <w:sz w:val="28"/>
          <w:szCs w:val="28"/>
        </w:rPr>
        <w:t xml:space="preserve">do débito</w:t>
      </w:r>
      <w:ins w:id="1859" w:author="Assessor GDSXSR" w:date="2026-10-31T19:51:13Z">
        <w:r>
          <w:rPr>
            <w:rFonts w:ascii="Arial" w:hAnsi="Arial" w:eastAsia="Arial" w:cs="Arial"/>
            <w:color w:val="808080"/>
            <w:sz w:val="28"/>
            <w:szCs w:val="28"/>
          </w:rPr>
          <w:t xml:space="preserve"> (ID 88809867)</w:t>
        </w:r>
      </w:ins>
      <w:r>
        <w:rPr>
          <w:rFonts w:ascii="Arial" w:hAnsi="Arial" w:eastAsia="Arial" w:cs="Arial"/>
          <w:sz w:val="28"/>
          <w:szCs w:val="28"/>
        </w:rPr>
        <w:t xml:space="preserve">.</w:t>
      </w:r>
      <w:del w:id="1860" w:author="Assessor GDSXSR" w:date="2026-10-31T19:51:13Z">
        <w:r>
          <w:rPr>
            <w:rFonts w:ascii="Arial" w:hAnsi="Arial" w:eastAsia="Arial" w:cs="Arial"/>
            <w:sz w:val="28"/>
            <w:szCs w:val="28"/>
          </w:rPr>
          <w:delText xml:space="preserve"> </w:delText>
        </w:r>
      </w:del>
    </w:p>
    <w:p w:rsidR="17235732" w:rsidP="00AB1CCC" w:rsidRDefault="17235732" w14:paraId="4FC0ED80" w14:textId="23F6C66B">
      <w:pPr>
        <w:spacing w:after="0" w:line="360" w:lineRule="auto"/>
        <w:ind w:firstLine="2268"/>
        <w:jc w:val="both"/>
        <w:rPr>
          <w:rFonts w:ascii="Arial" w:hAnsi="Arial" w:cs="Arial"/>
          <w:sz w:val="28"/>
          <w:szCs w:val="28"/>
        </w:rPr>
      </w:pPr>
    </w:p>
    <w:p w:rsidR="17235732" w:rsidP="00AB1CCC" w:rsidRDefault="252EC4C6" w14:paraId="4FB5B213" w14:textId="73074614">
      <w:pPr>
        <w:spacing w:after="0" w:line="360" w:lineRule="auto"/>
        <w:ind w:firstLine="2268"/>
        <w:jc w:val="both"/>
      </w:pPr>
      <w:r w:rsidRPr="39AEA010">
        <w:rPr>
          <w:rFonts w:ascii="Arial" w:hAnsi="Arial" w:cs="Arial"/>
          <w:sz w:val="28"/>
          <w:szCs w:val="28"/>
          <w:highlight w:val="yellow"/>
          <w:rPrChange w:id="1861" w:author="Assessor GDSXSR" w:date="2026-10-31T19:51:13Z">
            <w:rPr>
              <w:rFonts w:ascii="Arial" w:hAnsi="Arial" w:cs="Arial"/>
              <w:sz w:val="28"/>
              <w:szCs w:val="28"/>
            </w:rPr>
          </w:rPrChange>
        </w:rPr>
        <w:t xml:space="preserve">Sem razão o apelante. </w:t>
      </w:r>
    </w:p>
    <w:p w:rsidR="41697F72" w:rsidP="00AB1CCC" w:rsidRDefault="41697F72" w14:paraId="13F35E2C" w14:textId="277F596B">
      <w:pPr>
        <w:spacing w:after="0" w:line="360" w:lineRule="auto"/>
        <w:jc w:val="both"/>
        <w:rPr>
          <w:rFonts w:ascii="Arial" w:hAnsi="Arial" w:cs="Arial"/>
          <w:sz w:val="28"/>
          <w:szCs w:val="28"/>
        </w:rPr>
      </w:pPr>
    </w:p>
    <w:p w:rsidR="196CD665" w:rsidP="00AB1CCC" w:rsidRDefault="196CD665" w14:paraId="4D73AB60" w14:textId="6F76430D">
      <w:pPr>
        <w:spacing w:after="0" w:line="360" w:lineRule="auto"/>
        <w:ind w:firstLine="2268"/>
        <w:jc w:val="both"/>
      </w:pPr>
      <w:del w:id="1862" w:author="Assessor GDSXSR" w:date="2026-10-31T19:51:13Z">
        <w:r>
          <w:rPr>
            <w:rFonts w:ascii="Arial" w:hAnsi="Arial" w:eastAsia="Arial" w:cs="Arial"/>
            <w:sz w:val="28"/>
            <w:szCs w:val="28"/>
          </w:rPr>
          <w:delText xml:space="preserve">A alegação de ausência de comprovação da quitação integral da operação não encontra amparo nos autos. </w:delText>
        </w:r>
      </w:del>
      <w:r>
        <w:rPr>
          <w:rFonts w:ascii="Arial" w:hAnsi="Arial" w:eastAsia="Arial" w:cs="Arial"/>
          <w:sz w:val="28"/>
          <w:szCs w:val="28"/>
        </w:rPr>
        <w:t xml:space="preserve">O próprio Banco Pan emitiu documento declarando a quitação do contrato, </w:t>
      </w:r>
      <w:del w:id="1863" w:author="Assessor GDSXSR" w:date="2026-10-31T19:51:13Z">
        <w:r>
          <w:rPr>
            <w:rFonts w:ascii="Arial" w:hAnsi="Arial" w:eastAsia="Arial" w:cs="Arial"/>
            <w:sz w:val="28"/>
            <w:szCs w:val="28"/>
          </w:rPr>
          <w:delText xml:space="preserve">circunstância</w:delText>
        </w:r>
      </w:del>
      <w:ins w:id="1864"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w:t>
      </w:r>
      <w:del w:id="1865" w:author="Assessor GDSXSR" w:date="2026-10-31T19:51:13Z">
        <w:r>
          <w:rPr>
            <w:rFonts w:ascii="Arial" w:hAnsi="Arial" w:eastAsia="Arial" w:cs="Arial"/>
            <w:sz w:val="28"/>
            <w:szCs w:val="28"/>
          </w:rPr>
          <w:delText xml:space="preserve">apta</w:delText>
        </w:r>
      </w:del>
      <w:ins w:id="1866" w:author="Assessor GDSXSR" w:date="2026-10-31T19:51:13Z">
        <w:r>
          <w:rPr>
            <w:rFonts w:ascii="Arial" w:hAnsi="Arial" w:eastAsia="Arial" w:cs="Arial"/>
            <w:color w:val="808080"/>
            <w:sz w:val="28"/>
            <w:szCs w:val="28"/>
          </w:rPr>
          <w:t xml:space="preserve">que</w:t>
        </w:r>
      </w:ins>
      <w:r>
        <w:rPr>
          <w:rFonts w:ascii="Arial" w:hAnsi="Arial" w:eastAsia="Arial" w:cs="Arial"/>
          <w:sz w:val="28"/>
          <w:szCs w:val="28"/>
        </w:rPr>
        <w:t xml:space="preserve"> </w:t>
      </w:r>
      <w:del w:id="1867" w:author="Assessor GDSXSR" w:date="2026-10-31T19:51:13Z">
        <w:r>
          <w:rPr>
            <w:rFonts w:ascii="Arial" w:hAnsi="Arial" w:eastAsia="Arial" w:cs="Arial"/>
            <w:sz w:val="28"/>
            <w:szCs w:val="28"/>
          </w:rPr>
          <w:delText xml:space="preserve">a demonstrar</w:delText>
        </w:r>
      </w:del>
      <w:ins w:id="1868" w:author="Assessor GDSXSR" w:date="2026-10-31T19:51:13Z">
        <w:r>
          <w:rPr>
            <w:rFonts w:ascii="Arial" w:hAnsi="Arial" w:eastAsia="Arial" w:cs="Arial"/>
            <w:color w:val="808080"/>
            <w:sz w:val="28"/>
            <w:szCs w:val="28"/>
          </w:rPr>
          <w:t xml:space="preserve">demonstra</w:t>
        </w:r>
      </w:ins>
      <w:r>
        <w:rPr>
          <w:rFonts w:ascii="Arial" w:hAnsi="Arial" w:eastAsia="Arial" w:cs="Arial"/>
          <w:sz w:val="28"/>
          <w:szCs w:val="28"/>
        </w:rPr>
        <w:t xml:space="preserve"> a extinção da obrigação perante a consumidora</w:t>
      </w:r>
      <w:r>
        <w:rPr>
          <w:rFonts w:ascii="Arial" w:hAnsi="Arial" w:eastAsia="Arial" w:cs="Arial"/>
          <w:sz w:val="28"/>
          <w:szCs w:val="28"/>
        </w:rPr>
        <w:t xml:space="preserve"> (ID 88809772)</w:t>
      </w:r>
      <w:r>
        <w:rPr>
          <w:rFonts w:ascii="Arial" w:hAnsi="Arial" w:eastAsia="Arial" w:cs="Arial"/>
          <w:sz w:val="28"/>
          <w:szCs w:val="28"/>
        </w:rPr>
        <w:t xml:space="preserve">.</w:t>
      </w:r>
    </w:p>
    <w:p w:rsidR="41697F72" w:rsidP="00AB1CCC" w:rsidRDefault="41697F72" w14:paraId="289830FC" w14:textId="64235729">
      <w:pPr>
        <w:spacing w:after="0" w:line="360" w:lineRule="auto"/>
        <w:ind w:firstLine="2268"/>
        <w:jc w:val="both"/>
        <w:rPr>
          <w:rFonts w:ascii="Arial" w:hAnsi="Arial" w:eastAsia="Arial" w:cs="Arial"/>
          <w:sz w:val="28"/>
          <w:szCs w:val="28"/>
        </w:rPr>
      </w:pPr>
    </w:p>
    <w:p w:rsidR="196CD665" w:rsidP="00AB1CCC" w:rsidRDefault="196CD665" w14:paraId="7785813A" w14:textId="11C676E3">
      <w:pPr>
        <w:spacing w:after="0" w:line="360" w:lineRule="auto"/>
        <w:ind w:firstLine="2268"/>
        <w:jc w:val="both"/>
      </w:pPr>
      <w:commentRangeStart w:id="8"/>
      <w:del w:id="1869" w:author="Assessor GDSXSR" w:date="2026-10-31T19:51:13Z">
        <w:r>
          <w:rPr>
            <w:rFonts w:ascii="Arial" w:hAnsi="Arial" w:eastAsia="Arial" w:cs="Arial"/>
            <w:sz w:val="28"/>
            <w:szCs w:val="28"/>
          </w:rPr>
          <w:delText xml:space="preserve">Também não prospera a alegação de ausência de prova do pagamento apto a ensejar a liquidação antecipada. Uma vez emitida</w:delText>
        </w:r>
      </w:del>
      <w:ins w:id="1870" w:author="Assessor GDSXSR" w:date="2026-10-31T19:51:13Z">
        <w:r>
          <w:rPr>
            <w:rFonts w:ascii="Arial" w:hAnsi="Arial" w:eastAsia="Arial" w:cs="Arial"/>
            <w:color w:val="808080"/>
            <w:sz w:val="28"/>
            <w:szCs w:val="28"/>
          </w:rPr>
          <w:t xml:space="preserve">Emitida</w:t>
        </w:r>
      </w:ins>
      <w:r>
        <w:rPr>
          <w:rFonts w:ascii="Arial" w:hAnsi="Arial" w:eastAsia="Arial" w:cs="Arial"/>
          <w:sz w:val="28"/>
          <w:szCs w:val="28"/>
        </w:rPr>
        <w:t xml:space="preserve"> declaração formal de quitação pelo próprio credor, cabia </w:t>
      </w:r>
      <w:del w:id="1871" w:author="Assessor GDSXSR" w:date="2026-10-31T19:51:13Z">
        <w:r>
          <w:rPr>
            <w:rFonts w:ascii="Arial" w:hAnsi="Arial" w:eastAsia="Arial" w:cs="Arial"/>
            <w:sz w:val="28"/>
            <w:szCs w:val="28"/>
          </w:rPr>
          <w:delText xml:space="preserve">à</w:delText>
        </w:r>
      </w:del>
      <w:ins w:id="1872" w:author="Assessor GDSXSR" w:date="2026-10-31T19:51:13Z">
        <w:r>
          <w:rPr>
            <w:rFonts w:ascii="Arial" w:hAnsi="Arial" w:eastAsia="Arial" w:cs="Arial"/>
            <w:color w:val="808080"/>
            <w:sz w:val="28"/>
            <w:szCs w:val="28"/>
          </w:rPr>
          <w:t xml:space="preserve">ao</w:t>
        </w:r>
      </w:ins>
      <w:r>
        <w:rPr>
          <w:rFonts w:ascii="Arial" w:hAnsi="Arial" w:eastAsia="Arial" w:cs="Arial"/>
          <w:sz w:val="28"/>
          <w:szCs w:val="28"/>
        </w:rPr>
        <w:t xml:space="preserve"> </w:t>
      </w:r>
      <w:del w:id="1873" w:author="Assessor GDSXSR" w:date="2026-10-31T19:51:13Z">
        <w:r>
          <w:rPr>
            <w:rFonts w:ascii="Arial" w:hAnsi="Arial" w:eastAsia="Arial" w:cs="Arial"/>
            <w:sz w:val="28"/>
            <w:szCs w:val="28"/>
          </w:rPr>
          <w:delText xml:space="preserve">instituição financeira</w:delText>
        </w:r>
      </w:del>
      <w:ins w:id="1874" w:author="Assessor GDSXSR" w:date="2026-10-31T19:51:13Z">
        <w:r>
          <w:rPr>
            <w:rFonts w:ascii="Arial" w:hAnsi="Arial" w:eastAsia="Arial" w:cs="Arial"/>
            <w:color w:val="808080"/>
            <w:sz w:val="28"/>
            <w:szCs w:val="28"/>
          </w:rPr>
          <w:t xml:space="preserve">banco</w:t>
        </w:r>
      </w:ins>
      <w:r>
        <w:rPr>
          <w:rFonts w:ascii="Arial" w:hAnsi="Arial" w:eastAsia="Arial" w:cs="Arial"/>
          <w:sz w:val="28"/>
          <w:szCs w:val="28"/>
        </w:rPr>
        <w:t xml:space="preserve"> demonstrar</w:t>
      </w:r>
      <w:del w:id="1875" w:author="Assessor GDSXSR" w:date="2026-10-31T19:51:13Z">
        <w:r>
          <w:rPr>
            <w:rFonts w:ascii="Arial" w:hAnsi="Arial" w:eastAsia="Arial" w:cs="Arial"/>
            <w:sz w:val="28"/>
            <w:szCs w:val="28"/>
          </w:rPr>
          <w:delText xml:space="preserve">, de forma inequívoca, a existência de</w:delText>
        </w:r>
      </w:del>
      <w:r>
        <w:rPr>
          <w:rFonts w:ascii="Arial" w:hAnsi="Arial" w:eastAsia="Arial" w:cs="Arial"/>
          <w:sz w:val="28"/>
          <w:szCs w:val="28"/>
        </w:rPr>
        <w:t xml:space="preserve"> erro material</w:t>
      </w:r>
      <w:del w:id="1876" w:author="Assessor GDSXSR" w:date="2026-10-31T19:51:13Z">
        <w:r>
          <w:rPr>
            <w:rFonts w:ascii="Arial" w:hAnsi="Arial" w:eastAsia="Arial" w:cs="Arial"/>
            <w:sz w:val="28"/>
            <w:szCs w:val="28"/>
          </w:rPr>
          <w:delText xml:space="preserve">,</w:delText>
        </w:r>
      </w:del>
      <w:ins w:id="1877" w:author="Assessor GDSXSR" w:date="2026-10-31T19:51:13Z">
        <w:r>
          <w:rPr>
            <w:rFonts w:ascii="Arial" w:hAnsi="Arial" w:eastAsia="Arial" w:cs="Arial"/>
            <w:color w:val="808080"/>
            <w:sz w:val="28"/>
            <w:szCs w:val="28"/>
          </w:rPr>
          <w:t xml:space="preserve"> ou</w:t>
        </w:r>
      </w:ins>
      <w:r>
        <w:rPr>
          <w:rFonts w:ascii="Arial" w:hAnsi="Arial" w:eastAsia="Arial" w:cs="Arial"/>
          <w:sz w:val="28"/>
          <w:szCs w:val="28"/>
        </w:rPr>
        <w:t xml:space="preserve"> limitação dos efeitos do documento</w:t>
      </w:r>
      <w:ins w:id="1878" w:author="Assessor GDSXSR" w:date="2026-10-31T19:51:13Z">
        <w:r>
          <w:rPr>
            <w:rFonts w:ascii="Arial" w:hAnsi="Arial" w:eastAsia="Arial" w:cs="Arial"/>
            <w:color w:val="808080"/>
            <w:sz w:val="28"/>
            <w:szCs w:val="28"/>
          </w:rPr>
          <w:t xml:space="preserve">,</w:t>
        </w:r>
      </w:ins>
      <w:r>
        <w:rPr>
          <w:rFonts w:ascii="Arial" w:hAnsi="Arial" w:eastAsia="Arial" w:cs="Arial"/>
          <w:sz w:val="28"/>
          <w:szCs w:val="28"/>
        </w:rPr>
        <w:t xml:space="preserve"> </w:t>
      </w:r>
      <w:del w:id="1879" w:author="Assessor GDSXSR" w:date="2026-10-31T19:51:13Z">
        <w:r>
          <w:rPr>
            <w:rFonts w:ascii="Arial" w:hAnsi="Arial" w:eastAsia="Arial" w:cs="Arial"/>
            <w:sz w:val="28"/>
            <w:szCs w:val="28"/>
          </w:rPr>
          <w:delText xml:space="preserve">ou</w:delText>
        </w:r>
      </w:del>
      <w:ins w:id="1880"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w:t>
      </w:r>
      <w:del w:id="1881" w:author="Assessor GDSXSR" w:date="2026-10-31T19:51:13Z">
        <w:r>
          <w:rPr>
            <w:rFonts w:ascii="Arial" w:hAnsi="Arial" w:eastAsia="Arial" w:cs="Arial"/>
            <w:sz w:val="28"/>
            <w:szCs w:val="28"/>
          </w:rPr>
          <w:delText xml:space="preserve">qualquer circunstância apta a afastar a conclusão nele consignada. </w:delText>
        </w:r>
        <w:r>
          <w:rPr>
            <w:rFonts w:ascii="Arial" w:hAnsi="Arial" w:eastAsia="Arial" w:cs="Arial"/>
            <w:sz w:val="28"/>
            <w:szCs w:val="28"/>
          </w:rPr>
          <w:delText xml:space="preserve">Contudo,</w:delText>
        </w:r>
      </w:del>
      <w:ins w:id="1882" w:author="Assessor GDSXSR" w:date="2026-10-31T19:51:13Z">
        <w:r>
          <w:rPr>
            <w:rFonts w:ascii="Arial" w:hAnsi="Arial" w:eastAsia="Arial" w:cs="Arial"/>
            <w:color w:val="808080"/>
            <w:sz w:val="28"/>
            <w:szCs w:val="28"/>
          </w:rPr>
          <w:t xml:space="preserve">que</w:t>
        </w:r>
      </w:ins>
      <w:r>
        <w:rPr>
          <w:rFonts w:ascii="Arial" w:hAnsi="Arial" w:eastAsia="Arial" w:cs="Arial"/>
          <w:sz w:val="28"/>
          <w:szCs w:val="28"/>
        </w:rPr>
        <w:t xml:space="preserve"> não </w:t>
      </w:r>
      <w:del w:id="1883" w:author="Assessor GDSXSR" w:date="2026-10-31T19:51:13Z">
        <w:r>
          <w:rPr>
            <w:rFonts w:ascii="Arial" w:hAnsi="Arial" w:eastAsia="Arial" w:cs="Arial"/>
            <w:sz w:val="28"/>
            <w:szCs w:val="28"/>
          </w:rPr>
          <w:delText xml:space="preserve">comprovou</w:delText>
        </w:r>
        <w:r>
          <w:rPr>
            <w:rFonts w:ascii="Arial" w:hAnsi="Arial" w:eastAsia="Arial" w:cs="Arial"/>
            <w:sz w:val="28"/>
            <w:szCs w:val="28"/>
          </w:rPr>
          <w:delText xml:space="preserve"> suas alegações</w:delText>
        </w:r>
      </w:del>
      <w:ins w:id="1884" w:author="Assessor GDSXSR" w:date="2026-10-31T19:51:13Z">
        <w:r>
          <w:rPr>
            <w:rFonts w:ascii="Arial" w:hAnsi="Arial" w:eastAsia="Arial" w:cs="Arial"/>
            <w:color w:val="808080"/>
            <w:sz w:val="28"/>
            <w:szCs w:val="28"/>
          </w:rPr>
          <w:t xml:space="preserve">fez</w:t>
        </w:r>
      </w:ins>
      <w:r>
        <w:rPr>
          <w:rFonts w:ascii="Arial" w:hAnsi="Arial" w:eastAsia="Arial" w:cs="Arial"/>
          <w:sz w:val="28"/>
          <w:szCs w:val="28"/>
        </w:rPr>
        <w:t xml:space="preserve"> (CPC 373 II)</w:t>
      </w:r>
      <w:r>
        <w:rPr>
          <w:rFonts w:ascii="Arial" w:hAnsi="Arial" w:eastAsia="Arial" w:cs="Arial"/>
          <w:sz w:val="28"/>
          <w:szCs w:val="28"/>
        </w:rPr>
        <w:t xml:space="preserve">.</w:t>
      </w:r>
      <w:commentRangeEnd w:id="8"/>
      <w:r>
        <w:rPr>
          <w:rStyle w:val="CommentReference"/>
        </w:rPr>
        <w:commentReference w:id="8"/>
      </w:r>
    </w:p>
    <w:p w:rsidR="41697F72" w:rsidP="00AB1CCC" w:rsidRDefault="41697F72" w14:paraId="52D4890A" w14:textId="55314CEF">
      <w:pPr>
        <w:spacing w:after="0" w:line="360" w:lineRule="auto"/>
        <w:ind w:firstLine="2268"/>
        <w:jc w:val="both"/>
        <w:rPr>
          <w:rFonts w:ascii="Arial" w:hAnsi="Arial" w:eastAsia="Arial" w:cs="Arial"/>
          <w:sz w:val="28"/>
          <w:szCs w:val="28"/>
        </w:rPr>
      </w:pPr>
    </w:p>
    <w:p w:rsidR="2105FFB9" w:rsidP="00AB1CCC" w:rsidRDefault="2105FFB9" w14:paraId="6672E706" w14:textId="46D7FE19">
      <w:pPr>
        <w:spacing w:after="0" w:line="360" w:lineRule="auto"/>
        <w:ind w:firstLine="2268"/>
        <w:jc w:val="both"/>
        <w:rPr>
          <w:rFonts w:ascii="Arial" w:hAnsi="Arial" w:eastAsia="Arial" w:cs="Arial"/>
          <w:sz w:val="28"/>
          <w:szCs w:val="28"/>
        </w:rPr>
      </w:pPr>
      <w:del w:id="1885" w:author="Assessor GDSXSR" w:date="2026-10-31T19:51:13Z">
        <w:r>
          <w:rPr>
            <w:rFonts w:ascii="Arial" w:hAnsi="Arial" w:eastAsia="Arial" w:cs="Arial"/>
            <w:sz w:val="28"/>
            <w:szCs w:val="28"/>
          </w:rPr>
          <w:delText xml:space="preserve">Desse modo</w:delText>
        </w:r>
      </w:del>
      <w:ins w:id="1886" w:author="Assessor GDSXSR" w:date="2026-10-31T19:51:13Z">
        <w:r>
          <w:rPr>
            <w:rFonts w:ascii="Arial" w:hAnsi="Arial" w:eastAsia="Arial" w:cs="Arial"/>
            <w:color w:val="808080"/>
            <w:sz w:val="28"/>
            <w:szCs w:val="28"/>
          </w:rPr>
          <w:t xml:space="preserve">Portanto</w:t>
        </w:r>
      </w:ins>
      <w:r>
        <w:rPr>
          <w:rFonts w:ascii="Arial" w:hAnsi="Arial" w:eastAsia="Arial" w:cs="Arial"/>
          <w:sz w:val="28"/>
          <w:szCs w:val="28"/>
          <w:highlight w:val="yellow"/>
          <w:rPrChange w:id="1893" w:author="Assessor GDSXSR" w:date="2026-10-31T19:51:13Z">
            <w:rPr>
              <w:rFonts w:ascii="Arial" w:hAnsi="Arial" w:eastAsia="Arial" w:cs="Arial"/>
              <w:sz w:val="28"/>
              <w:szCs w:val="28"/>
            </w:rPr>
          </w:rPrChange>
        </w:rPr>
        <w:t xml:space="preserve">, reconhecida a quitação</w:t>
      </w:r>
      <w:del w:id="1887" w:author="Assessor GDSXSR" w:date="2026-10-31T19:51:13Z">
        <w:r>
          <w:rPr>
            <w:rFonts w:ascii="Arial" w:hAnsi="Arial" w:eastAsia="Arial" w:cs="Arial"/>
            <w:sz w:val="28"/>
            <w:szCs w:val="28"/>
          </w:rPr>
          <w:delText xml:space="preserve"> da obrigação pelo próprio credor</w:delText>
        </w:r>
      </w:del>
      <w:r>
        <w:rPr>
          <w:rFonts w:ascii="Arial" w:hAnsi="Arial" w:eastAsia="Arial" w:cs="Arial"/>
          <w:sz w:val="28"/>
          <w:szCs w:val="28"/>
          <w:highlight w:val="yellow"/>
          <w:rPrChange w:id="1894" w:author="Assessor GDSXSR" w:date="2026-10-31T19:51:13Z">
            <w:rPr>
              <w:rFonts w:ascii="Arial" w:hAnsi="Arial" w:eastAsia="Arial" w:cs="Arial"/>
              <w:sz w:val="28"/>
              <w:szCs w:val="28"/>
            </w:rPr>
          </w:rPrChange>
        </w:rPr>
        <w:t xml:space="preserve">,</w:t>
      </w:r>
      <w:del w:id="1888" w:author="Assessor GDSXSR" w:date="2026-10-31T19:51:13Z">
        <w:r>
          <w:rPr>
            <w:rFonts w:ascii="Arial" w:hAnsi="Arial" w:eastAsia="Arial" w:cs="Arial"/>
            <w:sz w:val="28"/>
            <w:szCs w:val="28"/>
          </w:rPr>
          <w:delText xml:space="preserve"> não era legítima</w:delText>
        </w:r>
      </w:del>
      <w:r>
        <w:rPr>
          <w:rFonts w:ascii="Arial" w:hAnsi="Arial" w:eastAsia="Arial" w:cs="Arial"/>
          <w:sz w:val="28"/>
          <w:szCs w:val="28"/>
          <w:highlight w:val="yellow"/>
          <w:rPrChange w:id="1895" w:author="Assessor GDSXSR" w:date="2026-10-31T19:51:13Z">
            <w:rPr>
              <w:rFonts w:ascii="Arial" w:hAnsi="Arial" w:eastAsia="Arial" w:cs="Arial"/>
              <w:sz w:val="28"/>
              <w:szCs w:val="28"/>
            </w:rPr>
          </w:rPrChange>
        </w:rPr>
        <w:t xml:space="preserve"> a continuidade das cobranças</w:t>
      </w:r>
      <w:del w:id="1889" w:author="Assessor GDSXSR" w:date="2026-10-31T19:51:13Z">
        <w:r>
          <w:rPr>
            <w:rFonts w:ascii="Arial" w:hAnsi="Arial" w:eastAsia="Arial" w:cs="Arial"/>
            <w:sz w:val="28"/>
            <w:szCs w:val="28"/>
          </w:rPr>
          <w:delText xml:space="preserve">. A manutenção dos descontos após a emissão do termo de quitação</w:delText>
        </w:r>
      </w:del>
      <w:r>
        <w:rPr>
          <w:rFonts w:ascii="Arial" w:hAnsi="Arial" w:eastAsia="Arial" w:cs="Arial"/>
          <w:sz w:val="28"/>
          <w:szCs w:val="28"/>
          <w:highlight w:val="yellow"/>
          <w:rPrChange w:id="1896" w:author="Assessor GDSXSR" w:date="2026-10-31T19:51:13Z">
            <w:rPr>
              <w:rFonts w:ascii="Arial" w:hAnsi="Arial" w:eastAsia="Arial" w:cs="Arial"/>
              <w:sz w:val="28"/>
              <w:szCs w:val="28"/>
            </w:rPr>
          </w:rPrChange>
        </w:rPr>
        <w:t xml:space="preserve"> configura ato ilícito e</w:t>
      </w:r>
      <w:del w:id="1890" w:author="Assessor GDSXSR" w:date="2026-10-31T19:51:13Z">
        <w:r>
          <w:rPr>
            <w:rFonts w:ascii="Arial" w:hAnsi="Arial" w:eastAsia="Arial" w:cs="Arial"/>
            <w:sz w:val="28"/>
            <w:szCs w:val="28"/>
          </w:rPr>
          <w:delText xml:space="preserve"> evidencia a</w:delText>
        </w:r>
      </w:del>
      <w:r>
        <w:rPr>
          <w:rFonts w:ascii="Arial" w:hAnsi="Arial" w:eastAsia="Arial" w:cs="Arial"/>
          <w:sz w:val="28"/>
          <w:szCs w:val="28"/>
          <w:highlight w:val="yellow"/>
          <w:rPrChange w:id="1897" w:author="Assessor GDSXSR" w:date="2026-10-31T19:51:13Z">
            <w:rPr>
              <w:rFonts w:ascii="Arial" w:hAnsi="Arial" w:eastAsia="Arial" w:cs="Arial"/>
              <w:sz w:val="28"/>
              <w:szCs w:val="28"/>
            </w:rPr>
          </w:rPrChange>
        </w:rPr>
        <w:t xml:space="preserve"> falha na prestação do serviço, independentemente das relações internas </w:t>
      </w:r>
      <w:del w:id="1891" w:author="Assessor GDSXSR" w:date="2026-10-31T19:51:13Z">
        <w:r>
          <w:rPr>
            <w:rFonts w:ascii="Arial" w:hAnsi="Arial" w:eastAsia="Arial" w:cs="Arial"/>
            <w:sz w:val="28"/>
            <w:szCs w:val="28"/>
          </w:rPr>
          <w:delText xml:space="preserve">estabelecidas </w:delText>
        </w:r>
      </w:del>
      <w:r>
        <w:rPr>
          <w:rFonts w:ascii="Arial" w:hAnsi="Arial" w:eastAsia="Arial" w:cs="Arial"/>
          <w:sz w:val="28"/>
          <w:szCs w:val="28"/>
          <w:highlight w:val="yellow"/>
          <w:rPrChange w:id="1898" w:author="Assessor GDSXSR" w:date="2026-10-31T19:51:13Z">
            <w:rPr>
              <w:rFonts w:ascii="Arial" w:hAnsi="Arial" w:eastAsia="Arial" w:cs="Arial"/>
              <w:sz w:val="28"/>
              <w:szCs w:val="28"/>
            </w:rPr>
          </w:rPrChange>
        </w:rPr>
        <w:t xml:space="preserve">entre as instituições</w:t>
      </w:r>
      <w:del w:id="1892" w:author="Assessor GDSXSR" w:date="2026-10-31T19:51:13Z">
        <w:r>
          <w:rPr>
            <w:rFonts w:ascii="Arial" w:hAnsi="Arial" w:eastAsia="Arial" w:cs="Arial"/>
            <w:sz w:val="28"/>
            <w:szCs w:val="28"/>
          </w:rPr>
          <w:delText xml:space="preserve"> financeiras envolvidas na operação</w:delText>
        </w:r>
      </w:del>
      <w:r>
        <w:rPr>
          <w:rFonts w:ascii="Arial" w:hAnsi="Arial" w:eastAsia="Arial" w:cs="Arial"/>
          <w:sz w:val="28"/>
          <w:szCs w:val="28"/>
          <w:highlight w:val="yellow"/>
          <w:rPrChange w:id="1899" w:author="Assessor GDSXSR" w:date="2026-10-31T19:51:13Z">
            <w:rPr>
              <w:rFonts w:ascii="Arial" w:hAnsi="Arial" w:eastAsia="Arial" w:cs="Arial"/>
              <w:sz w:val="28"/>
              <w:szCs w:val="28"/>
            </w:rPr>
          </w:rPrChange>
        </w:rPr>
        <w:t xml:space="preserve">.</w:t>
      </w:r>
    </w:p>
    <w:p w:rsidR="41697F72" w:rsidP="00AB1CCC" w:rsidRDefault="41697F72" w14:paraId="62B39D23" w14:textId="68334426">
      <w:pPr>
        <w:spacing w:after="0" w:line="360" w:lineRule="auto"/>
        <w:ind w:firstLine="2268"/>
        <w:jc w:val="both"/>
        <w:rPr>
          <w:rFonts w:ascii="Arial" w:hAnsi="Arial" w:eastAsia="Arial" w:cs="Arial"/>
          <w:sz w:val="28"/>
          <w:szCs w:val="28"/>
        </w:rPr>
      </w:pPr>
    </w:p>
    <w:p w:rsidRPr="009278AF" w:rsidR="100CB99B" w:rsidP="00AB1CCC" w:rsidRDefault="1CA84E6D" w14:paraId="7B3A6C83" w14:textId="5945A1B5">
      <w:pPr>
        <w:spacing w:after="0" w:line="360" w:lineRule="auto"/>
        <w:ind w:firstLine="2268"/>
        <w:jc w:val="both"/>
        <w:rPr>
          <w:u w:val="single"/>
        </w:rPr>
      </w:pPr>
      <w:r>
        <w:rPr>
          <w:rFonts w:ascii="Arial" w:hAnsi="Arial" w:cs="Arial"/>
          <w:sz w:val="28"/>
          <w:szCs w:val="28"/>
          <w:highlight w:val="yellow"/>
          <w:u w:val="single"/>
          <w:rPrChange w:id="1902" w:author="Assessor GDSXSR" w:date="2026-10-31T19:51:13Z">
            <w:rPr>
              <w:rFonts w:ascii="Arial" w:hAnsi="Arial" w:cs="Arial"/>
              <w:sz w:val="28"/>
              <w:szCs w:val="28"/>
              <w:u w:val="single"/>
            </w:rPr>
          </w:rPrChange>
        </w:rPr>
        <w:t xml:space="preserve">Assim, nego provimento ao apelo</w:t>
      </w:r>
      <w:ins w:id="1900" w:author="Assessor GDSXSR" w:date="2026-10-31T19:51:13Z">
        <w:r>
          <w:rPr>
            <w:rFonts w:ascii="Arial" w:hAnsi="Arial" w:cs="Arial"/>
            <w:color w:val="808080"/>
            <w:sz w:val="28"/>
            <w:szCs w:val="28"/>
            <w:u w:val="single"/>
          </w:rPr>
          <w:t xml:space="preserve">,</w:t>
        </w:r>
      </w:ins>
      <w:r>
        <w:rPr>
          <w:rFonts w:ascii="Arial" w:hAnsi="Arial" w:cs="Arial"/>
          <w:sz w:val="28"/>
          <w:szCs w:val="28"/>
          <w:highlight w:val="yellow"/>
          <w:u w:val="single"/>
          <w:rPrChange w:id="1903" w:author="Assessor GDSXSR" w:date="2026-10-31T19:51:13Z">
            <w:rPr>
              <w:rFonts w:ascii="Arial" w:hAnsi="Arial" w:cs="Arial"/>
              <w:sz w:val="28"/>
              <w:szCs w:val="28"/>
              <w:u w:val="single"/>
            </w:rPr>
          </w:rPrChange>
        </w:rPr>
        <w:t xml:space="preserve"> </w:t>
      </w:r>
      <w:r>
        <w:rPr>
          <w:rFonts w:ascii="Arial" w:hAnsi="Arial" w:cs="Arial"/>
          <w:sz w:val="28"/>
          <w:szCs w:val="28"/>
          <w:highlight w:val="yellow"/>
          <w:u w:val="single"/>
          <w:rPrChange w:id="1904" w:author="Assessor GDSXSR" w:date="2026-10-31T19:51:13Z">
            <w:rPr>
              <w:rFonts w:ascii="Arial" w:hAnsi="Arial" w:cs="Arial"/>
              <w:sz w:val="28"/>
              <w:szCs w:val="28"/>
              <w:u w:val="single"/>
            </w:rPr>
          </w:rPrChange>
        </w:rPr>
        <w:t xml:space="preserve">nesse ponto</w:t>
      </w:r>
      <w:r>
        <w:rPr>
          <w:rFonts w:ascii="Arial" w:hAnsi="Arial" w:cs="Arial"/>
          <w:sz w:val="28"/>
          <w:szCs w:val="28"/>
          <w:highlight w:val="yellow"/>
          <w:u w:val="single"/>
          <w:rPrChange w:id="1905" w:author="Assessor GDSXSR" w:date="2026-10-31T19:51:13Z">
            <w:rPr>
              <w:rFonts w:ascii="Arial" w:hAnsi="Arial" w:cs="Arial"/>
              <w:sz w:val="28"/>
              <w:szCs w:val="28"/>
              <w:u w:val="single"/>
            </w:rPr>
          </w:rPrChange>
        </w:rPr>
        <w:t xml:space="preserve">.</w:t>
      </w:r>
      <w:del w:id="1901" w:author="Assessor GDSXSR" w:date="2026-10-31T19:51:13Z">
        <w:r>
          <w:rPr>
            <w:rFonts w:ascii="Arial" w:hAnsi="Arial" w:cs="Arial"/>
            <w:sz w:val="28"/>
            <w:szCs w:val="28"/>
            <w:u w:val="single"/>
          </w:rPr>
          <w:delText xml:space="preserve"> </w:delText>
        </w:r>
      </w:del>
    </w:p>
    <w:p w:rsidR="41697F72" w:rsidP="00AB1CCC" w:rsidRDefault="41697F72" w14:paraId="1AB542ED" w14:textId="02F8DDEF">
      <w:pPr>
        <w:spacing w:after="0" w:line="360" w:lineRule="auto"/>
        <w:ind w:firstLine="2268"/>
        <w:jc w:val="both"/>
        <w:rPr>
          <w:rFonts w:ascii="Arial" w:hAnsi="Arial" w:cs="Arial"/>
          <w:sz w:val="28"/>
          <w:szCs w:val="28"/>
        </w:rPr>
      </w:pPr>
    </w:p>
    <w:p w:rsidR="6932C4D1" w:rsidP="00AB1CCC" w:rsidRDefault="2209B423" w14:paraId="3BC52F09" w14:textId="158D20C4">
      <w:pPr>
        <w:spacing w:after="0" w:line="360" w:lineRule="auto"/>
        <w:jc w:val="center"/>
        <w:rPr>
          <w:rFonts w:ascii="Arial" w:hAnsi="Arial" w:cs="Arial"/>
          <w:sz w:val="28"/>
          <w:szCs w:val="28"/>
        </w:rPr>
      </w:pPr>
      <w:r w:rsidRPr="39AEA010">
        <w:rPr>
          <w:rFonts w:ascii="Arial" w:hAnsi="Arial" w:cs="Arial"/>
          <w:sz w:val="28"/>
          <w:szCs w:val="28"/>
          <w:highlight w:val="yellow"/>
          <w:rPrChange w:id="1906" w:author="Assessor GDSXSR" w:date="2026-10-31T19:51:13Z">
            <w:rPr>
              <w:rFonts w:ascii="Arial" w:hAnsi="Arial" w:cs="Arial"/>
              <w:sz w:val="28"/>
              <w:szCs w:val="28"/>
            </w:rPr>
          </w:rPrChange>
        </w:rPr>
        <w:t xml:space="preserve">DA INEXISTÊNCIA DE ENGANO JUSTIFICÁVEL E DA MANUTENÇÃO </w:t>
      </w:r>
      <w:commentRangeStart w:id="3"/>
      <w:r w:rsidRPr="39AEA010">
        <w:rPr>
          <w:rFonts w:ascii="Arial" w:hAnsi="Arial" w:cs="Arial"/>
          <w:sz w:val="28"/>
          <w:szCs w:val="28"/>
          <w:highlight w:val="yellow"/>
          <w:rPrChange w:id="1907" w:author="Assessor GDSXSR" w:date="2026-10-31T19:51:13Z">
            <w:rPr>
              <w:rFonts w:ascii="Arial" w:hAnsi="Arial" w:cs="Arial"/>
              <w:sz w:val="28"/>
              <w:szCs w:val="28"/>
            </w:rPr>
          </w:rPrChange>
        </w:rPr>
        <w:t>DA REPETIÇÃO EM DOBRO</w:t>
      </w:r>
      <w:commentRangeEnd w:id="3"/>
      <w:r w:rsidR="6932C4D1">
        <w:rPr>
          <w:rStyle w:val="CommentReference"/>
          <w:rFonts w:ascii="Arial" w:hAnsi="Arial" w:cs="Arial"/>
          <w:sz w:val="28"/>
          <w:szCs w:val="28"/>
        </w:rPr>
        <w:commentReference w:id="3"/>
      </w:r>
    </w:p>
    <w:p w:rsidR="41697F72" w:rsidP="00AB1CCC" w:rsidRDefault="41697F72" w14:paraId="382E9710" w14:textId="764D5C0F">
      <w:pPr>
        <w:spacing w:after="0" w:line="360" w:lineRule="auto"/>
        <w:ind w:firstLine="2268"/>
        <w:jc w:val="both"/>
        <w:rPr>
          <w:rFonts w:ascii="Arial" w:hAnsi="Arial" w:cs="Arial"/>
          <w:sz w:val="28"/>
          <w:szCs w:val="28"/>
        </w:rPr>
      </w:pPr>
    </w:p>
    <w:p w:rsidR="6932C4D1" w:rsidP="00AB1CCC" w:rsidRDefault="6932C4D1" w14:paraId="55CCB5F0" w14:textId="339539E0">
      <w:pPr>
        <w:spacing w:after="0" w:line="360" w:lineRule="auto"/>
        <w:ind w:firstLine="2268"/>
        <w:jc w:val="both"/>
      </w:pPr>
      <w:r>
        <w:rPr>
          <w:rFonts w:ascii="Arial" w:hAnsi="Arial" w:cs="Arial"/>
          <w:sz w:val="28"/>
          <w:szCs w:val="28"/>
        </w:rPr>
        <w:t xml:space="preserve">O apelante alega</w:t>
      </w:r>
      <w:del w:id="1910" w:author="Assessor GDSXSR" w:date="2026-10-31T19:51:13Z">
        <w:r>
          <w:rPr>
            <w:rFonts w:ascii="Arial" w:hAnsi="Arial" w:cs="Arial"/>
            <w:sz w:val="28"/>
            <w:szCs w:val="28"/>
          </w:rPr>
          <w:delText xml:space="preserve">, em síntese</w:delText>
        </w:r>
      </w:del>
      <w:r>
        <w:rPr>
          <w:rFonts w:ascii="Arial" w:hAnsi="Arial" w:cs="Arial"/>
          <w:sz w:val="28"/>
          <w:szCs w:val="28"/>
        </w:rPr>
        <w:t xml:space="preserve"> que: </w:t>
      </w:r>
      <w:r>
        <w:rPr>
          <w:rFonts w:ascii="Arial" w:hAnsi="Arial" w:cs="Arial"/>
          <w:b/>
          <w:bCs/>
          <w:sz w:val="28"/>
          <w:szCs w:val="28"/>
          <w:rPrChange w:id="1911" w:author="Assessor GDSXSR" w:date="2026-10-31T19:51:13Z">
            <w:rPr>
              <w:rFonts w:ascii="Arial" w:hAnsi="Arial" w:cs="Arial"/>
              <w:b/>
              <w:bCs/>
              <w:sz w:val="28"/>
              <w:szCs w:val="28"/>
            </w:rPr>
          </w:rPrChange>
        </w:rPr>
        <w:t xml:space="preserve">1)</w:t>
      </w:r>
      <w:r>
        <w:rPr>
          <w:rFonts w:ascii="Arial" w:hAnsi="Arial" w:cs="Arial"/>
          <w:sz w:val="28"/>
          <w:szCs w:val="28"/>
        </w:rPr>
        <w:t xml:space="preserve"> </w:t>
      </w:r>
      <w:del w:id="1912" w:author="Assessor GDSXSR" w:date="2026-10-31T19:51:13Z">
        <w:r>
          <w:rPr>
            <w:rFonts w:ascii="Arial" w:hAnsi="Arial" w:cs="Arial"/>
            <w:sz w:val="28"/>
            <w:szCs w:val="28"/>
          </w:rPr>
          <w:delText xml:space="preserve">a restituição em dobro é indevida, pois </w:delText>
        </w:r>
      </w:del>
      <w:r>
        <w:rPr>
          <w:rFonts w:ascii="Arial" w:hAnsi="Arial" w:cs="Arial"/>
          <w:sz w:val="28"/>
          <w:szCs w:val="28"/>
        </w:rPr>
        <w:t xml:space="preserve">havia dúvida </w:t>
      </w:r>
      <w:del w:id="1913" w:author="Assessor GDSXSR" w:date="2026-10-31T19:51:13Z">
        <w:r>
          <w:rPr>
            <w:rFonts w:ascii="Arial" w:hAnsi="Arial" w:cs="Arial"/>
            <w:sz w:val="28"/>
            <w:szCs w:val="28"/>
          </w:rPr>
          <w:delText xml:space="preserve">com</w:delText>
        </w:r>
      </w:del>
      <w:ins w:id="1914" w:author="Assessor GDSXSR" w:date="2026-10-31T19:51:13Z">
        <w:r>
          <w:rPr>
            <w:rFonts w:ascii="Arial" w:hAnsi="Arial" w:cs="Arial"/>
            <w:color w:val="808080"/>
            <w:sz w:val="28"/>
            <w:szCs w:val="28"/>
          </w:rPr>
          <w:t xml:space="preserve">razoável</w:t>
        </w:r>
      </w:ins>
      <w:r>
        <w:rPr>
          <w:rFonts w:ascii="Arial" w:hAnsi="Arial" w:cs="Arial"/>
          <w:sz w:val="28"/>
          <w:szCs w:val="28"/>
        </w:rPr>
        <w:t xml:space="preserve"> </w:t>
      </w:r>
      <w:del w:id="1915" w:author="Assessor GDSXSR" w:date="2026-10-31T19:51:13Z">
        <w:r>
          <w:rPr>
            <w:rFonts w:ascii="Arial" w:hAnsi="Arial" w:cs="Arial"/>
            <w:sz w:val="28"/>
            <w:szCs w:val="28"/>
          </w:rPr>
          <w:delText xml:space="preserve">relação</w:delText>
        </w:r>
      </w:del>
      <w:ins w:id="1916" w:author="Assessor GDSXSR" w:date="2026-10-31T19:51:13Z">
        <w:r>
          <w:rPr>
            <w:rFonts w:ascii="Arial" w:hAnsi="Arial" w:cs="Arial"/>
            <w:color w:val="808080"/>
            <w:sz w:val="28"/>
            <w:szCs w:val="28"/>
          </w:rPr>
          <w:t xml:space="preserve">sobre</w:t>
        </w:r>
      </w:ins>
      <w:r>
        <w:rPr>
          <w:rFonts w:ascii="Arial" w:hAnsi="Arial" w:cs="Arial"/>
          <w:sz w:val="28"/>
          <w:szCs w:val="28"/>
        </w:rPr>
        <w:t xml:space="preserve"> </w:t>
      </w:r>
      <w:del w:id="1917" w:author="Assessor GDSXSR" w:date="2026-10-31T19:51:13Z">
        <w:r>
          <w:rPr>
            <w:rFonts w:ascii="Arial" w:hAnsi="Arial" w:cs="Arial"/>
            <w:sz w:val="28"/>
            <w:szCs w:val="28"/>
          </w:rPr>
          <w:delText xml:space="preserve">à</w:delText>
        </w:r>
      </w:del>
      <w:ins w:id="1918" w:author="Assessor GDSXSR" w:date="2026-10-31T19:51:13Z">
        <w:r>
          <w:rPr>
            <w:rFonts w:ascii="Arial" w:hAnsi="Arial" w:cs="Arial"/>
            <w:color w:val="808080"/>
            <w:sz w:val="28"/>
            <w:szCs w:val="28"/>
          </w:rPr>
          <w:t xml:space="preserve">a</w:t>
        </w:r>
      </w:ins>
      <w:r>
        <w:rPr>
          <w:rFonts w:ascii="Arial" w:hAnsi="Arial" w:cs="Arial"/>
          <w:sz w:val="28"/>
          <w:szCs w:val="28"/>
        </w:rPr>
        <w:t xml:space="preserve"> exigibilidade do débito</w:t>
      </w:r>
      <w:ins w:id="1919" w:author="Assessor GDSXSR" w:date="2026-10-31T19:51:13Z">
        <w:r>
          <w:rPr>
            <w:rFonts w:ascii="Arial" w:hAnsi="Arial" w:cs="Arial"/>
            <w:color w:val="808080"/>
            <w:sz w:val="28"/>
            <w:szCs w:val="28"/>
          </w:rPr>
          <w:t xml:space="preserve">, o que configura engano justificável decorrente da cessão</w:t>
        </w:r>
      </w:ins>
      <w:r>
        <w:rPr>
          <w:rFonts w:ascii="Arial" w:hAnsi="Arial" w:cs="Arial"/>
          <w:sz w:val="28"/>
          <w:szCs w:val="28"/>
        </w:rPr>
        <w:t xml:space="preserve">;</w:t>
      </w:r>
      <w:ins w:id="1920" w:author="Assessor GDSXSR" w:date="2026-10-31T19:51:13Z">
        <w:r>
          <w:rPr>
            <w:rFonts w:ascii="Arial" w:hAnsi="Arial" w:cs="Arial"/>
            <w:color w:val="808080"/>
            <w:sz w:val="28"/>
            <w:szCs w:val="28"/>
          </w:rPr>
          <w:t xml:space="preserve"> e</w:t>
        </w:r>
      </w:ins>
      <w:r>
        <w:rPr>
          <w:rFonts w:ascii="Arial" w:hAnsi="Arial" w:cs="Arial"/>
          <w:sz w:val="28"/>
          <w:szCs w:val="28"/>
        </w:rPr>
        <w:t xml:space="preserve"> </w:t>
      </w:r>
      <w:r>
        <w:rPr>
          <w:rFonts w:ascii="Arial" w:hAnsi="Arial" w:cs="Arial"/>
          <w:b/>
          <w:bCs/>
          <w:sz w:val="28"/>
          <w:szCs w:val="28"/>
          <w:rPrChange w:id="1921" w:author="Assessor GDSXSR" w:date="2026-10-31T19:51:13Z">
            <w:rPr>
              <w:rFonts w:ascii="Arial" w:hAnsi="Arial" w:cs="Arial"/>
              <w:b/>
              <w:bCs/>
              <w:sz w:val="28"/>
              <w:szCs w:val="28"/>
            </w:rPr>
          </w:rPrChange>
        </w:rPr>
        <w:t xml:space="preserve">2)</w:t>
      </w:r>
      <w:r>
        <w:rPr>
          <w:rFonts w:ascii="Arial" w:hAnsi="Arial" w:cs="Arial"/>
          <w:sz w:val="28"/>
          <w:szCs w:val="28"/>
        </w:rPr>
        <w:t xml:space="preserve"> </w:t>
      </w:r>
      <w:del w:id="1922" w:author="Assessor GDSXSR" w:date="2026-10-31T19:51:13Z">
        <w:r>
          <w:rPr>
            <w:rFonts w:ascii="Arial" w:hAnsi="Arial" w:cs="Arial"/>
            <w:sz w:val="28"/>
            <w:szCs w:val="28"/>
          </w:rPr>
          <w:delText xml:space="preserve">eventual cobrança decorreu de erro justificável relacionado à cessão do crédito e à interpretação dos </w:delText>
        </w:r>
        <w:r>
          <w:rPr>
            <w:rFonts w:ascii="Arial" w:hAnsi="Arial" w:cs="Arial"/>
            <w:sz w:val="28"/>
            <w:szCs w:val="28"/>
          </w:rPr>
          <w:delText xml:space="preserve">documentos constantes dos autos; </w:delText>
        </w:r>
        <w:r>
          <w:rPr>
            <w:rFonts w:ascii="Arial" w:hAnsi="Arial" w:cs="Arial"/>
            <w:sz w:val="28"/>
            <w:szCs w:val="28"/>
          </w:rPr>
          <w:delText xml:space="preserve">e </w:delText>
        </w:r>
        <w:r>
          <w:rPr>
            <w:rFonts w:ascii="Arial" w:hAnsi="Arial" w:cs="Arial"/>
            <w:b/>
            <w:bCs/>
            <w:sz w:val="28"/>
            <w:szCs w:val="28"/>
          </w:rPr>
          <w:delText xml:space="preserve">3)</w:delText>
        </w:r>
        <w:r>
          <w:rPr>
            <w:rFonts w:ascii="Arial" w:hAnsi="Arial" w:cs="Arial"/>
            <w:sz w:val="28"/>
            <w:szCs w:val="28"/>
          </w:rPr>
          <w:delText xml:space="preserve"> eventual</w:delText>
        </w:r>
      </w:del>
      <w:ins w:id="1923" w:author="Assessor GDSXSR" w:date="2026-10-31T19:51:13Z">
        <w:r>
          <w:rPr>
            <w:rFonts w:ascii="Arial" w:hAnsi="Arial" w:cs="Arial"/>
            <w:color w:val="808080"/>
            <w:sz w:val="28"/>
            <w:szCs w:val="28"/>
          </w:rPr>
          <w:t xml:space="preserve">a</w:t>
        </w:r>
      </w:ins>
      <w:r>
        <w:rPr>
          <w:rFonts w:ascii="Arial" w:hAnsi="Arial" w:cs="Arial"/>
          <w:sz w:val="28"/>
          <w:szCs w:val="28"/>
        </w:rPr>
        <w:t xml:space="preserve"> restituição deve ocorrer na forma simples</w:t>
      </w:r>
      <w:ins w:id="1924" w:author="Assessor GDSXSR" w:date="2026-10-31T19:51:13Z">
        <w:r>
          <w:rPr>
            <w:rFonts w:ascii="Arial" w:hAnsi="Arial" w:cs="Arial"/>
            <w:color w:val="808080"/>
            <w:sz w:val="28"/>
            <w:szCs w:val="28"/>
          </w:rPr>
          <w:t xml:space="preserve"> (ID 88809867)</w:t>
        </w:r>
      </w:ins>
      <w:r>
        <w:rPr>
          <w:rFonts w:ascii="Arial" w:hAnsi="Arial" w:cs="Arial"/>
          <w:sz w:val="28"/>
          <w:szCs w:val="28"/>
        </w:rPr>
        <w:t xml:space="preserve">.</w:t>
      </w:r>
      <w:del w:id="1925" w:author="Assessor GDSXSR" w:date="2026-10-31T19:51:13Z">
        <w:r>
          <w:rPr>
            <w:rFonts w:ascii="Arial" w:hAnsi="Arial" w:cs="Arial"/>
            <w:sz w:val="28"/>
            <w:szCs w:val="28"/>
          </w:rPr>
          <w:delText xml:space="preserve"> </w:delText>
        </w:r>
      </w:del>
    </w:p>
    <w:p w:rsidR="41697F72" w:rsidP="00AB1CCC" w:rsidRDefault="41697F72" w14:paraId="7E8DBD46" w14:textId="00041465">
      <w:pPr>
        <w:spacing w:after="0" w:line="360" w:lineRule="auto"/>
        <w:ind w:firstLine="2268"/>
        <w:jc w:val="both"/>
        <w:rPr>
          <w:rFonts w:ascii="Arial" w:hAnsi="Arial" w:cs="Arial"/>
          <w:sz w:val="28"/>
          <w:szCs w:val="28"/>
        </w:rPr>
      </w:pPr>
    </w:p>
    <w:p w:rsidR="5D165154" w:rsidP="00AB1CCC" w:rsidRDefault="5D165154" w14:paraId="24AEC86F" w14:textId="7D57FBED">
      <w:pPr>
        <w:spacing w:after="0" w:line="360" w:lineRule="auto"/>
        <w:ind w:firstLine="2268"/>
        <w:jc w:val="both"/>
      </w:pPr>
      <w:r w:rsidRPr="41697F72">
        <w:rPr>
          <w:rFonts w:ascii="Arial" w:hAnsi="Arial" w:cs="Arial"/>
          <w:sz w:val="28"/>
          <w:szCs w:val="28"/>
          <w:highlight w:val="yellow"/>
          <w:rPrChange w:id="1926" w:author="Assessor GDSXSR" w:date="2026-10-31T19:51:13Z">
            <w:rPr>
              <w:rFonts w:ascii="Arial" w:hAnsi="Arial" w:cs="Arial"/>
              <w:sz w:val="28"/>
              <w:szCs w:val="28"/>
            </w:rPr>
          </w:rPrChange>
        </w:rPr>
        <w:t xml:space="preserve">Sem razão o apelante. </w:t>
      </w:r>
    </w:p>
    <w:p w:rsidR="41697F72" w:rsidP="00AB1CCC" w:rsidRDefault="41697F72" w14:paraId="3D917507" w14:textId="5D86276F">
      <w:pPr>
        <w:spacing w:after="0" w:line="360" w:lineRule="auto"/>
        <w:ind w:firstLine="2268"/>
        <w:jc w:val="both"/>
        <w:rPr>
          <w:rFonts w:ascii="Arial" w:hAnsi="Arial" w:cs="Arial"/>
          <w:sz w:val="28"/>
          <w:szCs w:val="28"/>
        </w:rPr>
      </w:pPr>
    </w:p>
    <w:p w:rsidR="5D165154" w:rsidP="00AB1CCC" w:rsidRDefault="5D165154" w14:paraId="142942E7" w14:textId="7E120FF5">
      <w:pPr>
        <w:spacing w:after="0" w:line="360" w:lineRule="auto"/>
        <w:ind w:firstLine="2268"/>
        <w:jc w:val="both"/>
      </w:pPr>
      <w:del w:id="1927" w:author="Assessor GDSXSR" w:date="2026-10-31T19:51:13Z">
        <w:r>
          <w:rPr>
            <w:rFonts w:ascii="Arial" w:hAnsi="Arial" w:eastAsia="Arial" w:cs="Arial"/>
            <w:sz w:val="28"/>
            <w:szCs w:val="28"/>
          </w:rPr>
          <w:delText xml:space="preserve">Não</w:delText>
        </w:r>
      </w:del>
      <w:ins w:id="1928" w:author="Assessor GDSXSR" w:date="2026-10-31T19:51:13Z">
        <w:r>
          <w:rPr>
            <w:rFonts w:ascii="Arial" w:hAnsi="Arial" w:eastAsia="Arial" w:cs="Arial"/>
            <w:color w:val="808080"/>
            <w:sz w:val="28"/>
            <w:szCs w:val="28"/>
          </w:rPr>
          <w:t xml:space="preserve">Como</w:t>
        </w:r>
      </w:ins>
      <w:r>
        <w:rPr>
          <w:rFonts w:ascii="Arial" w:hAnsi="Arial" w:eastAsia="Arial" w:cs="Arial"/>
          <w:sz w:val="28"/>
          <w:szCs w:val="28"/>
        </w:rPr>
        <w:t xml:space="preserve"> </w:t>
      </w:r>
      <w:del w:id="1929" w:author="Assessor GDSXSR" w:date="2026-10-31T19:51:13Z">
        <w:r>
          <w:rPr>
            <w:rFonts w:ascii="Arial" w:hAnsi="Arial" w:eastAsia="Arial" w:cs="Arial"/>
            <w:sz w:val="28"/>
            <w:szCs w:val="28"/>
          </w:rPr>
          <w:delText xml:space="preserve">se verifica</w:delText>
        </w:r>
      </w:del>
      <w:ins w:id="1930" w:author="Assessor GDSXSR" w:date="2026-10-31T19:51:13Z">
        <w:r>
          <w:rPr>
            <w:rFonts w:ascii="Arial" w:hAnsi="Arial" w:eastAsia="Arial" w:cs="Arial"/>
            <w:color w:val="808080"/>
            <w:sz w:val="28"/>
            <w:szCs w:val="28"/>
          </w:rPr>
          <w:t xml:space="preserve">visto</w:t>
        </w:r>
      </w:ins>
      <w:r>
        <w:rPr>
          <w:rFonts w:ascii="Arial" w:hAnsi="Arial" w:eastAsia="Arial" w:cs="Arial"/>
          <w:sz w:val="28"/>
          <w:szCs w:val="28"/>
        </w:rPr>
        <w:t xml:space="preserve">, </w:t>
      </w:r>
      <w:del w:id="1931" w:author="Assessor GDSXSR" w:date="2026-10-31T19:51:13Z">
        <w:r>
          <w:rPr>
            <w:rFonts w:ascii="Arial" w:hAnsi="Arial" w:eastAsia="Arial" w:cs="Arial"/>
            <w:sz w:val="28"/>
            <w:szCs w:val="28"/>
          </w:rPr>
          <w:delText xml:space="preserve">no</w:delText>
        </w:r>
      </w:del>
      <w:ins w:id="1932" w:author="Assessor GDSXSR" w:date="2026-10-31T19:51:13Z">
        <w:r>
          <w:rPr>
            <w:rFonts w:ascii="Arial" w:hAnsi="Arial" w:eastAsia="Arial" w:cs="Arial"/>
            <w:color w:val="808080"/>
            <w:sz w:val="28"/>
            <w:szCs w:val="28"/>
          </w:rPr>
          <w:t xml:space="preserve">não</w:t>
        </w:r>
      </w:ins>
      <w:r>
        <w:rPr>
          <w:rFonts w:ascii="Arial" w:hAnsi="Arial" w:eastAsia="Arial" w:cs="Arial"/>
          <w:sz w:val="28"/>
          <w:szCs w:val="28"/>
        </w:rPr>
        <w:t xml:space="preserve"> </w:t>
      </w:r>
      <w:del w:id="1933" w:author="Assessor GDSXSR" w:date="2026-10-31T19:51:13Z">
        <w:r>
          <w:rPr>
            <w:rFonts w:ascii="Arial" w:hAnsi="Arial" w:eastAsia="Arial" w:cs="Arial"/>
            <w:sz w:val="28"/>
            <w:szCs w:val="28"/>
          </w:rPr>
          <w:delText xml:space="preserve">caso, a alegada hipótese de</w:delText>
        </w:r>
      </w:del>
      <w:ins w:id="1934" w:author="Assessor GDSXSR" w:date="2026-10-31T19:51:13Z">
        <w:r>
          <w:rPr>
            <w:rFonts w:ascii="Arial" w:hAnsi="Arial" w:eastAsia="Arial" w:cs="Arial"/>
            <w:color w:val="808080"/>
            <w:sz w:val="28"/>
            <w:szCs w:val="28"/>
          </w:rPr>
          <w:t xml:space="preserve">há</w:t>
        </w:r>
      </w:ins>
      <w:r>
        <w:rPr>
          <w:rFonts w:ascii="Arial" w:hAnsi="Arial" w:eastAsia="Arial" w:cs="Arial"/>
          <w:sz w:val="28"/>
          <w:szCs w:val="28"/>
        </w:rPr>
        <w:t xml:space="preserve"> engano justificável</w:t>
      </w:r>
      <w:del w:id="1935" w:author="Assessor GDSXSR" w:date="2026-10-31T19:51:13Z">
        <w:r>
          <w:rPr>
            <w:rFonts w:ascii="Arial" w:hAnsi="Arial" w:eastAsia="Arial" w:cs="Arial"/>
            <w:sz w:val="28"/>
            <w:szCs w:val="28"/>
          </w:rPr>
          <w:delText xml:space="preserve">.</w:delText>
        </w:r>
      </w:del>
      <w:ins w:id="1936" w:author="Assessor GDSXSR" w:date="2026-10-31T19:51:13Z">
        <w:r>
          <w:rPr>
            <w:rFonts w:ascii="Arial" w:hAnsi="Arial" w:eastAsia="Arial" w:cs="Arial"/>
            <w:color w:val="808080"/>
            <w:sz w:val="28"/>
            <w:szCs w:val="28"/>
          </w:rPr>
          <w:t xml:space="preserve">,</w:t>
        </w:r>
      </w:ins>
      <w:r>
        <w:rPr>
          <w:rFonts w:ascii="Arial" w:hAnsi="Arial" w:eastAsia="Arial" w:cs="Arial"/>
          <w:sz w:val="28"/>
          <w:szCs w:val="28"/>
        </w:rPr>
        <w:t xml:space="preserve"> </w:t>
      </w:r>
      <w:del w:id="1937" w:author="Assessor GDSXSR" w:date="2026-10-31T19:51:13Z">
        <w:r>
          <w:rPr>
            <w:rFonts w:ascii="Arial" w:hAnsi="Arial" w:eastAsia="Arial" w:cs="Arial"/>
            <w:sz w:val="28"/>
            <w:szCs w:val="28"/>
          </w:rPr>
          <w:delText xml:space="preserve">O</w:delText>
        </w:r>
      </w:del>
      <w:ins w:id="1938" w:author="Assessor GDSXSR" w:date="2026-10-31T19:51:13Z">
        <w:r>
          <w:rPr>
            <w:rFonts w:ascii="Arial" w:hAnsi="Arial" w:eastAsia="Arial" w:cs="Arial"/>
            <w:color w:val="808080"/>
            <w:sz w:val="28"/>
            <w:szCs w:val="28"/>
          </w:rPr>
          <w:t xml:space="preserve">pois o</w:t>
        </w:r>
      </w:ins>
      <w:r>
        <w:rPr>
          <w:rFonts w:ascii="Arial" w:hAnsi="Arial" w:eastAsia="Arial" w:cs="Arial"/>
          <w:sz w:val="28"/>
          <w:szCs w:val="28"/>
        </w:rPr>
        <w:t xml:space="preserve"> próprio Banco Pan emitiu </w:t>
      </w:r>
      <w:del w:id="1939" w:author="Assessor GDSXSR" w:date="2026-10-31T19:51:13Z">
        <w:r>
          <w:rPr>
            <w:rFonts w:ascii="Arial" w:hAnsi="Arial" w:eastAsia="Arial" w:cs="Arial"/>
            <w:sz w:val="28"/>
            <w:szCs w:val="28"/>
          </w:rPr>
          <w:delText xml:space="preserve">documento</w:delText>
        </w:r>
      </w:del>
      <w:ins w:id="1940"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w:t>
      </w:r>
      <w:del w:id="1941" w:author="Assessor GDSXSR" w:date="2026-10-31T19:51:13Z">
        <w:r>
          <w:rPr>
            <w:rFonts w:ascii="Arial" w:hAnsi="Arial" w:eastAsia="Arial" w:cs="Arial"/>
            <w:sz w:val="28"/>
            <w:szCs w:val="28"/>
          </w:rPr>
          <w:delText xml:space="preserve">declarando</w:delText>
        </w:r>
      </w:del>
      <w:ins w:id="1942" w:author="Assessor GDSXSR" w:date="2026-10-31T19:51:13Z">
        <w:r>
          <w:rPr>
            <w:rFonts w:ascii="Arial" w:hAnsi="Arial" w:eastAsia="Arial" w:cs="Arial"/>
            <w:color w:val="808080"/>
            <w:sz w:val="28"/>
            <w:szCs w:val="28"/>
          </w:rPr>
          <w:t xml:space="preserve">termo</w:t>
        </w:r>
      </w:ins>
      <w:r>
        <w:rPr>
          <w:rFonts w:ascii="Arial" w:hAnsi="Arial" w:eastAsia="Arial" w:cs="Arial"/>
          <w:sz w:val="28"/>
          <w:szCs w:val="28"/>
        </w:rPr>
        <w:t xml:space="preserve"> </w:t>
      </w:r>
      <w:del w:id="1943" w:author="Assessor GDSXSR" w:date="2026-10-31T19:51:13Z">
        <w:r>
          <w:rPr>
            <w:rFonts w:ascii="Arial" w:hAnsi="Arial" w:eastAsia="Arial" w:cs="Arial"/>
            <w:sz w:val="28"/>
            <w:szCs w:val="28"/>
          </w:rPr>
          <w:delText xml:space="preserve">a</w:delText>
        </w:r>
      </w:del>
      <w:ins w:id="1944" w:author="Assessor GDSXSR" w:date="2026-10-31T19:51:13Z">
        <w:r>
          <w:rPr>
            <w:rFonts w:ascii="Arial" w:hAnsi="Arial" w:eastAsia="Arial" w:cs="Arial"/>
            <w:color w:val="808080"/>
            <w:sz w:val="28"/>
            <w:szCs w:val="28"/>
          </w:rPr>
          <w:t xml:space="preserve">de</w:t>
        </w:r>
      </w:ins>
      <w:r>
        <w:rPr>
          <w:rFonts w:ascii="Arial" w:hAnsi="Arial" w:eastAsia="Arial" w:cs="Arial"/>
          <w:sz w:val="28"/>
          <w:szCs w:val="28"/>
        </w:rPr>
        <w:t xml:space="preserve"> quitação</w:t>
      </w:r>
      <w:del w:id="1945" w:author="Assessor GDSXSR" w:date="2026-10-31T19:51:13Z">
        <w:r>
          <w:rPr>
            <w:rFonts w:ascii="Arial" w:hAnsi="Arial" w:eastAsia="Arial" w:cs="Arial"/>
            <w:sz w:val="28"/>
            <w:szCs w:val="28"/>
          </w:rPr>
          <w:delText xml:space="preserve"> da obrigação</w:delText>
        </w:r>
      </w:del>
      <w:r>
        <w:rPr>
          <w:rFonts w:ascii="Arial" w:hAnsi="Arial" w:eastAsia="Arial" w:cs="Arial"/>
          <w:sz w:val="28"/>
          <w:szCs w:val="28"/>
        </w:rPr>
        <w:t xml:space="preserve">, sem demonstrar</w:t>
      </w:r>
      <w:del w:id="1946" w:author="Assessor GDSXSR" w:date="2026-10-31T19:51:13Z">
        <w:r>
          <w:rPr>
            <w:rFonts w:ascii="Arial" w:hAnsi="Arial" w:eastAsia="Arial" w:cs="Arial"/>
            <w:sz w:val="28"/>
            <w:szCs w:val="28"/>
          </w:rPr>
          <w:delText xml:space="preserve"> posteriormente qualquer</w:delText>
        </w:r>
      </w:del>
      <w:r>
        <w:rPr>
          <w:rFonts w:ascii="Arial" w:hAnsi="Arial" w:eastAsia="Arial" w:cs="Arial"/>
          <w:sz w:val="28"/>
          <w:szCs w:val="28"/>
        </w:rPr>
        <w:t xml:space="preserve"> erro material ou </w:t>
      </w:r>
      <w:del w:id="1947" w:author="Assessor GDSXSR" w:date="2026-10-31T19:51:13Z">
        <w:r>
          <w:rPr>
            <w:rFonts w:ascii="Arial" w:hAnsi="Arial" w:eastAsia="Arial" w:cs="Arial"/>
            <w:sz w:val="28"/>
            <w:szCs w:val="28"/>
          </w:rPr>
          <w:delText xml:space="preserve">circunstância</w:delText>
        </w:r>
      </w:del>
      <w:ins w:id="1948" w:author="Assessor GDSXSR" w:date="2026-10-31T19:51:13Z">
        <w:r>
          <w:rPr>
            <w:rFonts w:ascii="Arial" w:hAnsi="Arial" w:eastAsia="Arial" w:cs="Arial"/>
            <w:color w:val="808080"/>
            <w:sz w:val="28"/>
            <w:szCs w:val="28"/>
          </w:rPr>
          <w:t xml:space="preserve">restrição</w:t>
        </w:r>
      </w:ins>
      <w:r>
        <w:rPr>
          <w:rFonts w:ascii="Arial" w:hAnsi="Arial" w:eastAsia="Arial" w:cs="Arial"/>
          <w:sz w:val="28"/>
          <w:szCs w:val="28"/>
        </w:rPr>
        <w:t xml:space="preserve"> </w:t>
      </w:r>
      <w:del w:id="1949" w:author="Assessor GDSXSR" w:date="2026-10-31T19:51:13Z">
        <w:r>
          <w:rPr>
            <w:rFonts w:ascii="Arial" w:hAnsi="Arial" w:eastAsia="Arial" w:cs="Arial"/>
            <w:sz w:val="28"/>
            <w:szCs w:val="28"/>
          </w:rPr>
          <w:delText xml:space="preserve">apta</w:delText>
        </w:r>
      </w:del>
      <w:ins w:id="1950" w:author="Assessor GDSXSR" w:date="2026-10-31T19:51:13Z">
        <w:r>
          <w:rPr>
            <w:rFonts w:ascii="Arial" w:hAnsi="Arial" w:eastAsia="Arial" w:cs="Arial"/>
            <w:color w:val="808080"/>
            <w:sz w:val="28"/>
            <w:szCs w:val="28"/>
          </w:rPr>
          <w:t xml:space="preserve">de</w:t>
        </w:r>
      </w:ins>
      <w:r>
        <w:rPr>
          <w:rFonts w:ascii="Arial" w:hAnsi="Arial" w:eastAsia="Arial" w:cs="Arial"/>
          <w:sz w:val="28"/>
          <w:szCs w:val="28"/>
        </w:rPr>
        <w:t xml:space="preserve"> </w:t>
      </w:r>
      <w:del w:id="1951" w:author="Assessor GDSXSR" w:date="2026-10-31T19:51:13Z">
        <w:r>
          <w:rPr>
            <w:rFonts w:ascii="Arial" w:hAnsi="Arial" w:eastAsia="Arial" w:cs="Arial"/>
            <w:sz w:val="28"/>
            <w:szCs w:val="28"/>
          </w:rPr>
          <w:delText xml:space="preserve">a restringir os</w:delText>
        </w:r>
      </w:del>
      <w:ins w:id="1952" w:author="Assessor GDSXSR" w:date="2026-10-31T19:51:13Z">
        <w:r>
          <w:rPr>
            <w:rFonts w:ascii="Arial" w:hAnsi="Arial" w:eastAsia="Arial" w:cs="Arial"/>
            <w:color w:val="808080"/>
            <w:sz w:val="28"/>
            <w:szCs w:val="28"/>
          </w:rPr>
          <w:t xml:space="preserve">seus</w:t>
        </w:r>
      </w:ins>
      <w:r>
        <w:rPr>
          <w:rFonts w:ascii="Arial" w:hAnsi="Arial" w:eastAsia="Arial" w:cs="Arial"/>
          <w:sz w:val="28"/>
          <w:szCs w:val="28"/>
        </w:rPr>
        <w:t xml:space="preserve"> efeitos </w:t>
      </w:r>
      <w:del w:id="1953" w:author="Assessor GDSXSR" w:date="2026-10-31T19:51:13Z">
        <w:r>
          <w:rPr>
            <w:rFonts w:ascii="Arial" w:hAnsi="Arial" w:eastAsia="Arial" w:cs="Arial"/>
            <w:sz w:val="28"/>
            <w:szCs w:val="28"/>
          </w:rPr>
          <w:delText xml:space="preserve">da</w:delText>
        </w:r>
      </w:del>
      <w:ins w:id="1954" w:author="Assessor GDSXSR" w:date="2026-10-31T19:51:13Z">
        <w:r>
          <w:rPr>
            <w:rFonts w:ascii="Arial" w:hAnsi="Arial" w:eastAsia="Arial" w:cs="Arial"/>
            <w:color w:val="808080"/>
            <w:sz w:val="28"/>
            <w:szCs w:val="28"/>
          </w:rPr>
          <w:t xml:space="preserve">(ID</w:t>
        </w:r>
      </w:ins>
      <w:r>
        <w:rPr>
          <w:rFonts w:ascii="Arial" w:hAnsi="Arial" w:eastAsia="Arial" w:cs="Arial"/>
          <w:sz w:val="28"/>
          <w:szCs w:val="28"/>
        </w:rPr>
        <w:t xml:space="preserve"> </w:t>
      </w:r>
      <w:del w:id="1955" w:author="Assessor GDSXSR" w:date="2026-10-31T19:51:13Z">
        <w:r>
          <w:rPr>
            <w:rFonts w:ascii="Arial" w:hAnsi="Arial" w:eastAsia="Arial" w:cs="Arial"/>
            <w:sz w:val="28"/>
            <w:szCs w:val="28"/>
          </w:rPr>
          <w:delText xml:space="preserve">declaração emitida</w:delText>
        </w:r>
      </w:del>
      <w:ins w:id="1956" w:author="Assessor GDSXSR" w:date="2026-10-31T19:51:13Z">
        <w:r>
          <w:rPr>
            <w:rFonts w:ascii="Arial" w:hAnsi="Arial" w:eastAsia="Arial" w:cs="Arial"/>
            <w:color w:val="808080"/>
            <w:sz w:val="28"/>
            <w:szCs w:val="28"/>
          </w:rPr>
          <w:t xml:space="preserve">88809772)</w:t>
        </w:r>
      </w:ins>
      <w:r>
        <w:rPr>
          <w:rFonts w:ascii="Arial" w:hAnsi="Arial" w:eastAsia="Arial" w:cs="Arial"/>
          <w:sz w:val="28"/>
          <w:szCs w:val="28"/>
        </w:rPr>
        <w:t xml:space="preserve">.</w:t>
      </w:r>
    </w:p>
    <w:p w:rsidR="41697F72" w:rsidP="00AB1CCC" w:rsidRDefault="41697F72" w14:paraId="3D45FA65" w14:textId="65707534">
      <w:pPr>
        <w:spacing w:after="0" w:line="360" w:lineRule="auto"/>
        <w:ind w:firstLine="2268"/>
        <w:jc w:val="both"/>
        <w:rPr>
          <w:rFonts w:ascii="Arial" w:hAnsi="Arial" w:eastAsia="Arial" w:cs="Arial"/>
          <w:sz w:val="28"/>
          <w:szCs w:val="28"/>
        </w:rPr>
      </w:pPr>
    </w:p>
    <w:p w:rsidR="5D165154" w:rsidP="00AB1CCC" w:rsidRDefault="009278AF" w14:paraId="41368880" w14:textId="0DE108CE">
      <w:pPr>
        <w:spacing w:after="0" w:line="360" w:lineRule="auto"/>
        <w:ind w:firstLine="2268"/>
        <w:jc w:val="both"/>
      </w:pPr>
      <w:del w:id="1957" w:author="Assessor GDSXSR" w:date="2026-10-31T19:51:13Z">
        <w:r>
          <w:rPr>
            <w:rFonts w:ascii="Arial" w:hAnsi="Arial" w:eastAsia="Arial" w:cs="Arial"/>
            <w:sz w:val="28"/>
            <w:szCs w:val="28"/>
          </w:rPr>
          <w:delText xml:space="preserve">Além</w:delText>
        </w:r>
      </w:del>
      <w:ins w:id="1958" w:author="Assessor GDSXSR" w:date="2026-10-31T19:51:13Z">
        <w:r>
          <w:rPr>
            <w:rFonts w:ascii="Arial" w:hAnsi="Arial" w:eastAsia="Arial" w:cs="Arial"/>
            <w:color w:val="808080"/>
            <w:sz w:val="28"/>
            <w:szCs w:val="28"/>
          </w:rPr>
          <w:t xml:space="preserve">Quitado</w:t>
        </w:r>
      </w:ins>
      <w:r>
        <w:rPr>
          <w:rFonts w:ascii="Arial" w:hAnsi="Arial" w:eastAsia="Arial" w:cs="Arial"/>
          <w:sz w:val="28"/>
          <w:szCs w:val="28"/>
          <w:highlight w:val="yellow"/>
          <w:rPrChange w:id="1984" w:author="Assessor GDSXSR" w:date="2026-10-31T19:51:13Z">
            <w:rPr>
              <w:rFonts w:ascii="Arial" w:hAnsi="Arial" w:eastAsia="Arial" w:cs="Arial"/>
              <w:sz w:val="28"/>
              <w:szCs w:val="28"/>
            </w:rPr>
          </w:rPrChange>
        </w:rPr>
        <w:t xml:space="preserve"> </w:t>
      </w:r>
      <w:del w:id="1959" w:author="Assessor GDSXSR" w:date="2026-10-31T19:51:13Z">
        <w:r>
          <w:rPr>
            <w:rFonts w:ascii="Arial" w:hAnsi="Arial" w:eastAsia="Arial" w:cs="Arial"/>
            <w:sz w:val="28"/>
            <w:szCs w:val="28"/>
          </w:rPr>
          <w:delText xml:space="preserve">disso</w:delText>
        </w:r>
        <w:r>
          <w:rPr>
            <w:rFonts w:ascii="Arial" w:hAnsi="Arial" w:eastAsia="Arial" w:cs="Arial"/>
            <w:sz w:val="28"/>
            <w:szCs w:val="28"/>
          </w:rPr>
          <w:delText xml:space="preserve">, uma vez reconhecida a quitação do</w:delText>
        </w:r>
      </w:del>
      <w:ins w:id="1960" w:author="Assessor GDSXSR" w:date="2026-10-31T19:51:13Z">
        <w:r>
          <w:rPr>
            <w:rFonts w:ascii="Arial" w:hAnsi="Arial" w:eastAsia="Arial" w:cs="Arial"/>
            <w:color w:val="808080"/>
            <w:sz w:val="28"/>
            <w:szCs w:val="28"/>
          </w:rPr>
          <w:t xml:space="preserve">o</w:t>
        </w:r>
      </w:ins>
      <w:r>
        <w:rPr>
          <w:rFonts w:ascii="Arial" w:hAnsi="Arial" w:eastAsia="Arial" w:cs="Arial"/>
          <w:sz w:val="28"/>
          <w:szCs w:val="28"/>
          <w:highlight w:val="yellow"/>
          <w:rPrChange w:id="1985" w:author="Assessor GDSXSR" w:date="2026-10-31T19:51:13Z">
            <w:rPr>
              <w:rFonts w:ascii="Arial" w:hAnsi="Arial" w:eastAsia="Arial" w:cs="Arial"/>
              <w:sz w:val="28"/>
              <w:szCs w:val="28"/>
            </w:rPr>
          </w:rPrChange>
        </w:rPr>
        <w:t xml:space="preserve"> contrato,</w:t>
      </w:r>
      <w:ins w:id="1961" w:author="Assessor GDSXSR" w:date="2026-10-31T19:51:13Z">
        <w:r>
          <w:rPr>
            <w:rFonts w:ascii="Arial" w:hAnsi="Arial" w:eastAsia="Arial" w:cs="Arial"/>
            <w:color w:val="808080"/>
            <w:sz w:val="28"/>
            <w:szCs w:val="28"/>
          </w:rPr>
          <w:t xml:space="preserve"> os descontos</w:t>
        </w:r>
      </w:ins>
      <w:r>
        <w:rPr>
          <w:rFonts w:ascii="Arial" w:hAnsi="Arial" w:eastAsia="Arial" w:cs="Arial"/>
          <w:sz w:val="28"/>
          <w:szCs w:val="28"/>
          <w:highlight w:val="yellow"/>
          <w:rPrChange w:id="1986" w:author="Assessor GDSXSR" w:date="2026-10-31T19:51:13Z">
            <w:rPr>
              <w:rFonts w:ascii="Arial" w:hAnsi="Arial" w:eastAsia="Arial" w:cs="Arial"/>
              <w:sz w:val="28"/>
              <w:szCs w:val="28"/>
            </w:rPr>
          </w:rPrChange>
        </w:rPr>
        <w:t xml:space="preserve"> tornaram-se inexigíveis</w:t>
      </w:r>
      <w:ins w:id="1962" w:author="Assessor GDSXSR" w:date="2026-10-31T19:51:13Z">
        <w:r>
          <w:rPr>
            <w:rFonts w:ascii="Arial" w:hAnsi="Arial" w:eastAsia="Arial" w:cs="Arial"/>
            <w:color w:val="808080"/>
            <w:sz w:val="28"/>
            <w:szCs w:val="28"/>
          </w:rPr>
          <w:t xml:space="preserve">,</w:t>
        </w:r>
      </w:ins>
      <w:r>
        <w:rPr>
          <w:rFonts w:ascii="Arial" w:hAnsi="Arial" w:eastAsia="Arial" w:cs="Arial"/>
          <w:sz w:val="28"/>
          <w:szCs w:val="28"/>
          <w:highlight w:val="yellow"/>
          <w:rPrChange w:id="1987" w:author="Assessor GDSXSR" w:date="2026-10-31T19:51:13Z">
            <w:rPr>
              <w:rFonts w:ascii="Arial" w:hAnsi="Arial" w:eastAsia="Arial" w:cs="Arial"/>
              <w:sz w:val="28"/>
              <w:szCs w:val="28"/>
            </w:rPr>
          </w:rPrChange>
        </w:rPr>
        <w:t xml:space="preserve"> </w:t>
      </w:r>
      <w:del w:id="1963" w:author="Assessor GDSXSR" w:date="2026-10-31T19:51:13Z">
        <w:r>
          <w:rPr>
            <w:rFonts w:ascii="Arial" w:hAnsi="Arial" w:eastAsia="Arial" w:cs="Arial"/>
            <w:sz w:val="28"/>
            <w:szCs w:val="28"/>
          </w:rPr>
          <w:delText xml:space="preserve">os</w:delText>
        </w:r>
      </w:del>
      <w:ins w:id="1964" w:author="Assessor GDSXSR" w:date="2026-10-31T19:51:13Z">
        <w:r>
          <w:rPr>
            <w:rFonts w:ascii="Arial" w:hAnsi="Arial" w:eastAsia="Arial" w:cs="Arial"/>
            <w:color w:val="808080"/>
            <w:sz w:val="28"/>
            <w:szCs w:val="28"/>
          </w:rPr>
          <w:t xml:space="preserve">e</w:t>
        </w:r>
      </w:ins>
      <w:r>
        <w:rPr>
          <w:rFonts w:ascii="Arial" w:hAnsi="Arial" w:eastAsia="Arial" w:cs="Arial"/>
          <w:sz w:val="28"/>
          <w:szCs w:val="28"/>
          <w:highlight w:val="yellow"/>
          <w:rPrChange w:id="1988" w:author="Assessor GDSXSR" w:date="2026-10-31T19:51:13Z">
            <w:rPr>
              <w:rFonts w:ascii="Arial" w:hAnsi="Arial" w:eastAsia="Arial" w:cs="Arial"/>
              <w:sz w:val="28"/>
              <w:szCs w:val="28"/>
            </w:rPr>
          </w:rPrChange>
        </w:rPr>
        <w:t xml:space="preserve"> </w:t>
      </w:r>
      <w:del w:id="1965" w:author="Assessor GDSXSR" w:date="2026-10-31T19:51:13Z">
        <w:r>
          <w:rPr>
            <w:rFonts w:ascii="Arial" w:hAnsi="Arial" w:eastAsia="Arial" w:cs="Arial"/>
            <w:sz w:val="28"/>
            <w:szCs w:val="28"/>
          </w:rPr>
          <w:delText xml:space="preserve">descontos a ele vinculados. A</w:delText>
        </w:r>
      </w:del>
      <w:ins w:id="1966" w:author="Assessor GDSXSR" w:date="2026-10-31T19:51:13Z">
        <w:r>
          <w:rPr>
            <w:rFonts w:ascii="Arial" w:hAnsi="Arial" w:eastAsia="Arial" w:cs="Arial"/>
            <w:color w:val="808080"/>
            <w:sz w:val="28"/>
            <w:szCs w:val="28"/>
          </w:rPr>
          <w:t xml:space="preserve">sua</w:t>
        </w:r>
      </w:ins>
      <w:r>
        <w:rPr>
          <w:rFonts w:ascii="Arial" w:hAnsi="Arial" w:eastAsia="Arial" w:cs="Arial"/>
          <w:sz w:val="28"/>
          <w:szCs w:val="28"/>
          <w:highlight w:val="yellow"/>
          <w:rPrChange w:id="1989" w:author="Assessor GDSXSR" w:date="2026-10-31T19:51:13Z">
            <w:rPr>
              <w:rFonts w:ascii="Arial" w:hAnsi="Arial" w:eastAsia="Arial" w:cs="Arial"/>
              <w:sz w:val="28"/>
              <w:szCs w:val="28"/>
            </w:rPr>
          </w:rPrChange>
        </w:rPr>
        <w:t xml:space="preserve"> manutenção </w:t>
      </w:r>
      <w:del w:id="1967" w:author="Assessor GDSXSR" w:date="2026-10-31T19:51:13Z">
        <w:r>
          <w:rPr>
            <w:rFonts w:ascii="Arial" w:hAnsi="Arial" w:eastAsia="Arial" w:cs="Arial"/>
            <w:sz w:val="28"/>
            <w:szCs w:val="28"/>
          </w:rPr>
          <w:delText xml:space="preserve">das cobranças após a emissão do termo de quitação evidencia falha na prestação do serviço e revela conduta</w:delText>
        </w:r>
      </w:del>
      <w:ins w:id="1968" w:author="Assessor GDSXSR" w:date="2026-10-31T19:51:13Z">
        <w:r>
          <w:rPr>
            <w:rFonts w:ascii="Arial" w:hAnsi="Arial" w:eastAsia="Arial" w:cs="Arial"/>
            <w:color w:val="808080"/>
            <w:sz w:val="28"/>
            <w:szCs w:val="28"/>
          </w:rPr>
          <w:t xml:space="preserve">é</w:t>
        </w:r>
      </w:ins>
      <w:r>
        <w:rPr>
          <w:rFonts w:ascii="Arial" w:hAnsi="Arial" w:eastAsia="Arial" w:cs="Arial"/>
          <w:sz w:val="28"/>
          <w:szCs w:val="28"/>
          <w:highlight w:val="yellow"/>
          <w:rPrChange w:id="1990" w:author="Assessor GDSXSR" w:date="2026-10-31T19:51:13Z">
            <w:rPr>
              <w:rFonts w:ascii="Arial" w:hAnsi="Arial" w:eastAsia="Arial" w:cs="Arial"/>
              <w:sz w:val="28"/>
              <w:szCs w:val="28"/>
            </w:rPr>
          </w:rPrChange>
        </w:rPr>
        <w:t xml:space="preserve"> incompatível com a boa-fé objetiva, </w:t>
      </w:r>
      <w:del w:id="1969" w:author="Assessor GDSXSR" w:date="2026-10-31T19:51:13Z">
        <w:r>
          <w:rPr>
            <w:rFonts w:ascii="Arial" w:hAnsi="Arial" w:eastAsia="Arial" w:cs="Arial"/>
            <w:sz w:val="28"/>
            <w:szCs w:val="28"/>
          </w:rPr>
          <w:delText xml:space="preserve">circunstância</w:delText>
        </w:r>
      </w:del>
      <w:ins w:id="1970" w:author="Assessor GDSXSR" w:date="2026-10-31T19:51:13Z">
        <w:r>
          <w:rPr>
            <w:rFonts w:ascii="Arial" w:hAnsi="Arial" w:eastAsia="Arial" w:cs="Arial"/>
            <w:color w:val="808080"/>
            <w:sz w:val="28"/>
            <w:szCs w:val="28"/>
          </w:rPr>
          <w:t xml:space="preserve">o</w:t>
        </w:r>
      </w:ins>
      <w:r>
        <w:rPr>
          <w:rFonts w:ascii="Arial" w:hAnsi="Arial" w:eastAsia="Arial" w:cs="Arial"/>
          <w:sz w:val="28"/>
          <w:szCs w:val="28"/>
          <w:highlight w:val="yellow"/>
          <w:rPrChange w:id="1991" w:author="Assessor GDSXSR" w:date="2026-10-31T19:51:13Z">
            <w:rPr>
              <w:rFonts w:ascii="Arial" w:hAnsi="Arial" w:eastAsia="Arial" w:cs="Arial"/>
              <w:sz w:val="28"/>
              <w:szCs w:val="28"/>
            </w:rPr>
          </w:rPrChange>
        </w:rPr>
        <w:t xml:space="preserve"> </w:t>
      </w:r>
      <w:del w:id="1971" w:author="Assessor GDSXSR" w:date="2026-10-31T19:51:13Z">
        <w:r>
          <w:rPr>
            <w:rFonts w:ascii="Arial" w:hAnsi="Arial" w:eastAsia="Arial" w:cs="Arial"/>
            <w:sz w:val="28"/>
            <w:szCs w:val="28"/>
          </w:rPr>
          <w:delText xml:space="preserve">suficiente</w:delText>
        </w:r>
      </w:del>
      <w:ins w:id="1972" w:author="Assessor GDSXSR" w:date="2026-10-31T19:51:13Z">
        <w:r>
          <w:rPr>
            <w:rFonts w:ascii="Arial" w:hAnsi="Arial" w:eastAsia="Arial" w:cs="Arial"/>
            <w:color w:val="808080"/>
            <w:sz w:val="28"/>
            <w:szCs w:val="28"/>
          </w:rPr>
          <w:t xml:space="preserve">que</w:t>
        </w:r>
      </w:ins>
      <w:r>
        <w:rPr>
          <w:rFonts w:ascii="Arial" w:hAnsi="Arial" w:eastAsia="Arial" w:cs="Arial"/>
          <w:sz w:val="28"/>
          <w:szCs w:val="28"/>
          <w:highlight w:val="yellow"/>
          <w:rPrChange w:id="1992" w:author="Assessor GDSXSR" w:date="2026-10-31T19:51:13Z">
            <w:rPr>
              <w:rFonts w:ascii="Arial" w:hAnsi="Arial" w:eastAsia="Arial" w:cs="Arial"/>
              <w:sz w:val="28"/>
              <w:szCs w:val="28"/>
            </w:rPr>
          </w:rPrChange>
        </w:rPr>
        <w:t xml:space="preserve"> </w:t>
      </w:r>
      <w:del w:id="1973" w:author="Assessor GDSXSR" w:date="2026-10-31T19:51:13Z">
        <w:r>
          <w:rPr>
            <w:rFonts w:ascii="Arial" w:hAnsi="Arial" w:eastAsia="Arial" w:cs="Arial"/>
            <w:sz w:val="28"/>
            <w:szCs w:val="28"/>
          </w:rPr>
          <w:delText xml:space="preserve">para autorizar</w:delText>
        </w:r>
      </w:del>
      <w:ins w:id="1974" w:author="Assessor GDSXSR" w:date="2026-10-31T19:51:13Z">
        <w:r>
          <w:rPr>
            <w:rFonts w:ascii="Arial" w:hAnsi="Arial" w:eastAsia="Arial" w:cs="Arial"/>
            <w:color w:val="808080"/>
            <w:sz w:val="28"/>
            <w:szCs w:val="28"/>
          </w:rPr>
          <w:t xml:space="preserve">autoriza</w:t>
        </w:r>
      </w:ins>
      <w:r>
        <w:rPr>
          <w:rFonts w:ascii="Arial" w:hAnsi="Arial" w:eastAsia="Arial" w:cs="Arial"/>
          <w:sz w:val="28"/>
          <w:szCs w:val="28"/>
          <w:highlight w:val="yellow"/>
          <w:rPrChange w:id="1993" w:author="Assessor GDSXSR" w:date="2026-10-31T19:51:13Z">
            <w:rPr>
              <w:rFonts w:ascii="Arial" w:hAnsi="Arial" w:eastAsia="Arial" w:cs="Arial"/>
              <w:sz w:val="28"/>
              <w:szCs w:val="28"/>
            </w:rPr>
          </w:rPrChange>
        </w:rPr>
        <w:t xml:space="preserve"> a </w:t>
      </w:r>
      <w:del w:id="1975" w:author="Assessor GDSXSR" w:date="2026-10-31T19:51:13Z">
        <w:r>
          <w:rPr>
            <w:rFonts w:ascii="Arial" w:hAnsi="Arial" w:eastAsia="Arial" w:cs="Arial"/>
            <w:sz w:val="28"/>
            <w:szCs w:val="28"/>
          </w:rPr>
          <w:delText xml:space="preserve">incidência</w:delText>
        </w:r>
      </w:del>
      <w:ins w:id="1976" w:author="Assessor GDSXSR" w:date="2026-10-31T19:51:13Z">
        <w:r>
          <w:rPr>
            <w:rFonts w:ascii="Arial" w:hAnsi="Arial" w:eastAsia="Arial" w:cs="Arial"/>
            <w:color w:val="808080"/>
            <w:sz w:val="28"/>
            <w:szCs w:val="28"/>
          </w:rPr>
          <w:t xml:space="preserve">restituição</w:t>
        </w:r>
      </w:ins>
      <w:r>
        <w:rPr>
          <w:rFonts w:ascii="Arial" w:hAnsi="Arial" w:eastAsia="Arial" w:cs="Arial"/>
          <w:sz w:val="28"/>
          <w:szCs w:val="28"/>
          <w:highlight w:val="yellow"/>
          <w:rPrChange w:id="1994" w:author="Assessor GDSXSR" w:date="2026-10-31T19:51:13Z">
            <w:rPr>
              <w:rFonts w:ascii="Arial" w:hAnsi="Arial" w:eastAsia="Arial" w:cs="Arial"/>
              <w:sz w:val="28"/>
              <w:szCs w:val="28"/>
            </w:rPr>
          </w:rPrChange>
        </w:rPr>
        <w:t xml:space="preserve"> </w:t>
      </w:r>
      <w:del w:id="1977" w:author="Assessor GDSXSR" w:date="2026-10-31T19:51:13Z">
        <w:r>
          <w:rPr>
            <w:rFonts w:ascii="Arial" w:hAnsi="Arial" w:eastAsia="Arial" w:cs="Arial"/>
            <w:sz w:val="28"/>
            <w:szCs w:val="28"/>
          </w:rPr>
          <w:delText xml:space="preserve">do</w:delText>
        </w:r>
      </w:del>
      <w:ins w:id="1978" w:author="Assessor GDSXSR" w:date="2026-10-31T19:51:13Z">
        <w:r>
          <w:rPr>
            <w:rFonts w:ascii="Arial" w:hAnsi="Arial" w:eastAsia="Arial" w:cs="Arial"/>
            <w:color w:val="808080"/>
            <w:sz w:val="28"/>
            <w:szCs w:val="28"/>
          </w:rPr>
          <w:t xml:space="preserve">em</w:t>
        </w:r>
      </w:ins>
      <w:r>
        <w:rPr>
          <w:rFonts w:ascii="Arial" w:hAnsi="Arial" w:eastAsia="Arial" w:cs="Arial"/>
          <w:sz w:val="28"/>
          <w:szCs w:val="28"/>
          <w:highlight w:val="yellow"/>
          <w:rPrChange w:id="1995" w:author="Assessor GDSXSR" w:date="2026-10-31T19:51:13Z">
            <w:rPr>
              <w:rFonts w:ascii="Arial" w:hAnsi="Arial" w:eastAsia="Arial" w:cs="Arial"/>
              <w:sz w:val="28"/>
              <w:szCs w:val="28"/>
            </w:rPr>
          </w:rPrChange>
        </w:rPr>
        <w:t xml:space="preserve"> </w:t>
      </w:r>
      <w:del w:id="1979" w:author="Assessor GDSXSR" w:date="2026-10-31T19:51:13Z">
        <w:r>
          <w:rPr>
            <w:rFonts w:ascii="Arial" w:hAnsi="Arial" w:eastAsia="Arial" w:cs="Arial"/>
            <w:sz w:val="28"/>
            <w:szCs w:val="28"/>
          </w:rPr>
          <w:delText xml:space="preserve">art.</w:delText>
        </w:r>
      </w:del>
      <w:ins w:id="1980" w:author="Assessor GDSXSR" w:date="2026-10-31T19:51:13Z">
        <w:r>
          <w:rPr>
            <w:rFonts w:ascii="Arial" w:hAnsi="Arial" w:eastAsia="Arial" w:cs="Arial"/>
            <w:color w:val="808080"/>
            <w:sz w:val="28"/>
            <w:szCs w:val="28"/>
          </w:rPr>
          <w:t xml:space="preserve">dobro (CDC</w:t>
        </w:r>
      </w:ins>
      <w:r>
        <w:rPr>
          <w:rFonts w:ascii="Arial" w:hAnsi="Arial" w:eastAsia="Arial" w:cs="Arial"/>
          <w:sz w:val="28"/>
          <w:szCs w:val="28"/>
          <w:highlight w:val="yellow"/>
          <w:rPrChange w:id="1996" w:author="Assessor GDSXSR" w:date="2026-10-31T19:51:13Z">
            <w:rPr>
              <w:rFonts w:ascii="Arial" w:hAnsi="Arial" w:eastAsia="Arial" w:cs="Arial"/>
              <w:sz w:val="28"/>
              <w:szCs w:val="28"/>
            </w:rPr>
          </w:rPrChange>
        </w:rPr>
        <w:t xml:space="preserve"> 42</w:t>
      </w:r>
      <w:del w:id="1981" w:author="Assessor GDSXSR" w:date="2026-10-31T19:51:13Z">
        <w:r>
          <w:rPr>
            <w:rFonts w:ascii="Arial" w:hAnsi="Arial" w:eastAsia="Arial" w:cs="Arial"/>
            <w:sz w:val="28"/>
            <w:szCs w:val="28"/>
          </w:rPr>
          <w:delText xml:space="preserve">,</w:delText>
        </w:r>
      </w:del>
      <w:r>
        <w:rPr>
          <w:rFonts w:ascii="Arial" w:hAnsi="Arial" w:eastAsia="Arial" w:cs="Arial"/>
          <w:sz w:val="28"/>
          <w:szCs w:val="28"/>
          <w:highlight w:val="yellow"/>
          <w:rPrChange w:id="1997" w:author="Assessor GDSXSR" w:date="2026-10-31T19:51:13Z">
            <w:rPr>
              <w:rFonts w:ascii="Arial" w:hAnsi="Arial" w:eastAsia="Arial" w:cs="Arial"/>
              <w:sz w:val="28"/>
              <w:szCs w:val="28"/>
            </w:rPr>
          </w:rPrChange>
        </w:rPr>
        <w:t xml:space="preserve"> parágrafo único</w:t>
      </w:r>
      <w:del w:id="1982" w:author="Assessor GDSXSR" w:date="2026-10-31T19:51:13Z">
        <w:r>
          <w:rPr>
            <w:rFonts w:ascii="Arial" w:hAnsi="Arial" w:eastAsia="Arial" w:cs="Arial"/>
            <w:sz w:val="28"/>
            <w:szCs w:val="28"/>
          </w:rPr>
          <w:delText xml:space="preserve">, do CDC</w:delText>
        </w:r>
      </w:del>
      <w:ins w:id="1983" w:author="Assessor GDSXSR" w:date="2026-10-31T19:51:13Z">
        <w:r>
          <w:rPr>
            <w:rFonts w:ascii="Arial" w:hAnsi="Arial" w:eastAsia="Arial" w:cs="Arial"/>
            <w:color w:val="808080"/>
            <w:sz w:val="28"/>
            <w:szCs w:val="28"/>
          </w:rPr>
          <w:t xml:space="preserve">)</w:t>
        </w:r>
      </w:ins>
      <w:r>
        <w:rPr>
          <w:rFonts w:ascii="Arial" w:hAnsi="Arial" w:eastAsia="Arial" w:cs="Arial"/>
          <w:sz w:val="28"/>
          <w:szCs w:val="28"/>
          <w:highlight w:val="yellow"/>
          <w:rPrChange w:id="1998" w:author="Assessor GDSXSR" w:date="2026-10-31T19:51:13Z">
            <w:rPr>
              <w:rFonts w:ascii="Arial" w:hAnsi="Arial" w:eastAsia="Arial" w:cs="Arial"/>
              <w:sz w:val="28"/>
              <w:szCs w:val="28"/>
            </w:rPr>
          </w:rPrChange>
        </w:rPr>
        <w:t xml:space="preserve">.</w:t>
      </w:r>
    </w:p>
    <w:p w:rsidR="41697F72" w:rsidP="00AB1CCC" w:rsidRDefault="41697F72" w14:paraId="06DD6067" w14:textId="6A91AE67">
      <w:pPr>
        <w:spacing w:after="0" w:line="360" w:lineRule="auto"/>
        <w:ind w:firstLine="2268"/>
        <w:jc w:val="both"/>
        <w:rPr>
          <w:rFonts w:ascii="Arial" w:hAnsi="Arial" w:eastAsia="Arial" w:cs="Arial"/>
          <w:sz w:val="28"/>
          <w:szCs w:val="28"/>
        </w:rPr>
      </w:pPr>
    </w:p>
    <w:p w:rsidR="5D165154" w:rsidP="00AB1CCC" w:rsidRDefault="063ED382" w14:paraId="258AEBCD" w14:textId="3AF9A89D">
      <w:pPr>
        <w:spacing w:after="0" w:line="360" w:lineRule="auto"/>
        <w:ind w:firstLine="2268"/>
        <w:jc w:val="both"/>
      </w:pPr>
      <w:r>
        <w:rPr>
          <w:rFonts w:ascii="Arial" w:hAnsi="Arial" w:eastAsia="Arial" w:cs="Arial"/>
          <w:sz w:val="28"/>
          <w:szCs w:val="28"/>
        </w:rPr>
        <w:t xml:space="preserve">Eventuais divergências decorrentes da cessão</w:t>
      </w:r>
      <w:del w:id="1999" w:author="Assessor GDSXSR" w:date="2026-10-31T19:51:13Z">
        <w:r>
          <w:rPr>
            <w:rFonts w:ascii="Arial" w:hAnsi="Arial" w:eastAsia="Arial" w:cs="Arial"/>
            <w:sz w:val="28"/>
            <w:szCs w:val="28"/>
          </w:rPr>
          <w:delText xml:space="preserve"> do crédito</w:delText>
        </w:r>
      </w:del>
      <w:r>
        <w:rPr>
          <w:rFonts w:ascii="Arial" w:hAnsi="Arial" w:eastAsia="Arial" w:cs="Arial"/>
          <w:sz w:val="28"/>
          <w:szCs w:val="28"/>
        </w:rPr>
        <w:t xml:space="preserve"> ou da comunicação entre cedente e cessionário </w:t>
      </w:r>
      <w:del w:id="2000" w:author="Assessor GDSXSR" w:date="2026-10-31T19:51:13Z">
        <w:r>
          <w:rPr>
            <w:rFonts w:ascii="Arial" w:hAnsi="Arial" w:eastAsia="Arial" w:cs="Arial"/>
            <w:sz w:val="28"/>
            <w:szCs w:val="28"/>
          </w:rPr>
          <w:delText xml:space="preserve">constituem</w:delText>
        </w:r>
      </w:del>
      <w:ins w:id="2001" w:author="Assessor GDSXSR" w:date="2026-10-31T19:51:13Z">
        <w:r>
          <w:rPr>
            <w:rFonts w:ascii="Arial" w:hAnsi="Arial" w:eastAsia="Arial" w:cs="Arial"/>
            <w:color w:val="808080"/>
            <w:sz w:val="28"/>
            <w:szCs w:val="28"/>
          </w:rPr>
          <w:t xml:space="preserve">são</w:t>
        </w:r>
      </w:ins>
      <w:r>
        <w:rPr>
          <w:rFonts w:ascii="Arial" w:hAnsi="Arial" w:eastAsia="Arial" w:cs="Arial"/>
          <w:sz w:val="28"/>
          <w:szCs w:val="28"/>
        </w:rPr>
        <w:t xml:space="preserve"> questões internas das instituições financeiras e não </w:t>
      </w:r>
      <w:del w:id="2002" w:author="Assessor GDSXSR" w:date="2026-10-31T19:51:13Z">
        <w:r>
          <w:rPr>
            <w:rFonts w:ascii="Arial" w:hAnsi="Arial" w:eastAsia="Arial" w:cs="Arial"/>
            <w:sz w:val="28"/>
            <w:szCs w:val="28"/>
          </w:rPr>
          <w:delText xml:space="preserve">possuem aptidão para caracterizar</w:delText>
        </w:r>
      </w:del>
      <w:ins w:id="2003" w:author="Assessor GDSXSR" w:date="2026-10-31T19:51:13Z">
        <w:r>
          <w:rPr>
            <w:rFonts w:ascii="Arial" w:hAnsi="Arial" w:eastAsia="Arial" w:cs="Arial"/>
            <w:color w:val="808080"/>
            <w:sz w:val="28"/>
            <w:szCs w:val="28"/>
          </w:rPr>
          <w:t xml:space="preserve">caracterizam</w:t>
        </w:r>
      </w:ins>
      <w:r>
        <w:rPr>
          <w:rFonts w:ascii="Arial" w:hAnsi="Arial" w:eastAsia="Arial" w:cs="Arial"/>
          <w:sz w:val="28"/>
          <w:szCs w:val="28"/>
        </w:rPr>
        <w:t xml:space="preserve"> engano justificável perante a consumidora.</w:t>
      </w:r>
    </w:p>
    <w:p w:rsidR="39AEA010" w:rsidP="00AB1CCC" w:rsidRDefault="39AEA010" w14:paraId="57A31FAC" w14:textId="7E12E88E">
      <w:pPr>
        <w:spacing w:after="0" w:line="360" w:lineRule="auto"/>
        <w:ind w:firstLine="2268"/>
        <w:jc w:val="both"/>
        <w:rPr>
          <w:rFonts w:ascii="Arial" w:hAnsi="Arial" w:eastAsia="Arial" w:cs="Arial"/>
          <w:sz w:val="28"/>
          <w:szCs w:val="28"/>
        </w:rPr>
      </w:pPr>
    </w:p>
    <w:p w:rsidRPr="009278AF" w:rsidR="5D165154" w:rsidP="00AB1CCC" w:rsidRDefault="5D165154" w14:paraId="0E042F65" w14:textId="3D5C7870">
      <w:pPr>
        <w:spacing w:after="0" w:line="360" w:lineRule="auto"/>
        <w:ind w:firstLine="2268"/>
        <w:jc w:val="both"/>
        <w:rPr>
          <w:u w:val="single"/>
        </w:rPr>
      </w:pPr>
      <w:r>
        <w:rPr>
          <w:rFonts w:ascii="Arial" w:hAnsi="Arial" w:eastAsia="Arial" w:cs="Arial"/>
          <w:sz w:val="28"/>
          <w:szCs w:val="28"/>
          <w:highlight w:val="yellow"/>
          <w:u w:val="single"/>
          <w:rPrChange w:id="2006" w:author="Assessor GDSXSR" w:date="2026-10-31T19:51:13Z">
            <w:rPr>
              <w:rFonts w:ascii="Arial" w:hAnsi="Arial" w:eastAsia="Arial" w:cs="Arial"/>
              <w:sz w:val="28"/>
              <w:szCs w:val="28"/>
              <w:u w:val="single"/>
            </w:rPr>
          </w:rPrChange>
        </w:rPr>
        <w:t xml:space="preserve">Assim, nego provimento ao apelo</w:t>
      </w:r>
      <w:ins w:id="2004" w:author="Assessor GDSXSR" w:date="2026-10-31T19:51:13Z">
        <w:r>
          <w:rPr>
            <w:rFonts w:ascii="Arial" w:hAnsi="Arial" w:eastAsia="Arial" w:cs="Arial"/>
            <w:color w:val="808080"/>
            <w:sz w:val="28"/>
            <w:szCs w:val="28"/>
            <w:u w:val="single"/>
          </w:rPr>
          <w:t xml:space="preserve">,</w:t>
        </w:r>
      </w:ins>
      <w:r>
        <w:rPr>
          <w:rFonts w:ascii="Arial" w:hAnsi="Arial" w:eastAsia="Arial" w:cs="Arial"/>
          <w:sz w:val="28"/>
          <w:szCs w:val="28"/>
          <w:highlight w:val="yellow"/>
          <w:u w:val="single"/>
          <w:rPrChange w:id="2007" w:author="Assessor GDSXSR" w:date="2026-10-31T19:51:13Z">
            <w:rPr>
              <w:rFonts w:ascii="Arial" w:hAnsi="Arial" w:eastAsia="Arial" w:cs="Arial"/>
              <w:sz w:val="28"/>
              <w:szCs w:val="28"/>
              <w:u w:val="single"/>
            </w:rPr>
          </w:rPrChange>
        </w:rPr>
        <w:t xml:space="preserve"> nesse ponto.</w:t>
      </w:r>
      <w:del w:id="2005" w:author="Assessor GDSXSR" w:date="2026-10-31T19:51:13Z">
        <w:r>
          <w:rPr>
            <w:rFonts w:ascii="Arial" w:hAnsi="Arial" w:eastAsia="Arial" w:cs="Arial"/>
            <w:sz w:val="28"/>
            <w:szCs w:val="28"/>
            <w:u w:val="single"/>
          </w:rPr>
          <w:delText xml:space="preserve"> </w:delText>
        </w:r>
      </w:del>
    </w:p>
    <w:p w:rsidR="41697F72" w:rsidP="00AB1CCC" w:rsidRDefault="41697F72" w14:paraId="7E6DED53" w14:textId="663EC730">
      <w:pPr>
        <w:spacing w:after="0" w:line="360" w:lineRule="auto"/>
        <w:ind w:firstLine="2268"/>
        <w:jc w:val="both"/>
        <w:rPr>
          <w:rFonts w:ascii="Arial" w:hAnsi="Arial" w:eastAsia="Arial" w:cs="Arial"/>
          <w:sz w:val="28"/>
          <w:szCs w:val="28"/>
        </w:rPr>
      </w:pPr>
    </w:p>
    <w:p w:rsidR="5D165154" w:rsidP="00AB1CCC" w:rsidRDefault="063ED382" w14:paraId="44B2D35F" w14:textId="1B541D98">
      <w:pPr>
        <w:spacing w:after="0" w:line="360" w:lineRule="auto"/>
        <w:jc w:val="center"/>
        <w:rPr>
          <w:rFonts w:ascii="Arial" w:hAnsi="Arial" w:eastAsia="Arial" w:cs="Arial"/>
          <w:sz w:val="28"/>
          <w:szCs w:val="28"/>
        </w:rPr>
      </w:pPr>
      <w:r w:rsidRPr="39AEA010">
        <w:rPr>
          <w:rFonts w:ascii="Arial" w:hAnsi="Arial" w:eastAsia="Arial" w:cs="Arial"/>
          <w:sz w:val="28"/>
          <w:szCs w:val="28"/>
          <w:highlight w:val="yellow"/>
          <w:rPrChange w:id="2008" w:author="Assessor GDSXSR" w:date="2026-10-31T19:51:13Z">
            <w:rPr>
              <w:rFonts w:ascii="Arial" w:hAnsi="Arial" w:eastAsia="Arial" w:cs="Arial"/>
              <w:sz w:val="28"/>
              <w:szCs w:val="28"/>
            </w:rPr>
          </w:rPrChange>
        </w:rPr>
        <w:t>DA CONFIGURAÇÃO DOS DANOS MORAIS E D</w:t>
      </w:r>
      <w:r w:rsidRPr="39AEA010" w:rsidR="34234AA3">
        <w:rPr>
          <w:rFonts w:ascii="Arial" w:hAnsi="Arial" w:eastAsia="Arial" w:cs="Arial"/>
          <w:sz w:val="28"/>
          <w:szCs w:val="28"/>
          <w:highlight w:val="yellow"/>
          <w:rPrChange w:id="2009" w:author="Assessor GDSXSR" w:date="2026-10-31T19:51:13Z">
            <w:rPr>
              <w:rFonts w:ascii="Arial" w:hAnsi="Arial" w:eastAsia="Arial" w:cs="Arial"/>
              <w:sz w:val="28"/>
              <w:szCs w:val="28"/>
            </w:rPr>
          </w:rPrChange>
        </w:rPr>
        <w:t>O NÃO CABIMENTO DA REDUÇÃO</w:t>
      </w:r>
      <w:r w:rsidRPr="39AEA010">
        <w:rPr>
          <w:rFonts w:ascii="Arial" w:hAnsi="Arial" w:eastAsia="Arial" w:cs="Arial"/>
          <w:sz w:val="28"/>
          <w:szCs w:val="28"/>
          <w:highlight w:val="yellow"/>
          <w:rPrChange w:id="2010" w:author="Assessor GDSXSR" w:date="2026-10-31T19:51:13Z">
            <w:rPr>
              <w:rFonts w:ascii="Arial" w:hAnsi="Arial" w:eastAsia="Arial" w:cs="Arial"/>
              <w:sz w:val="28"/>
              <w:szCs w:val="28"/>
            </w:rPr>
          </w:rPrChange>
        </w:rPr>
        <w:t xml:space="preserve"> DO </w:t>
      </w:r>
      <w:r w:rsidRPr="39AEA010">
        <w:rPr>
          <w:rFonts w:ascii="Arial" w:hAnsi="Arial" w:eastAsia="Arial" w:cs="Arial"/>
          <w:i/>
          <w:iCs/>
          <w:sz w:val="28"/>
          <w:szCs w:val="28"/>
          <w:highlight w:val="yellow"/>
          <w:rPrChange w:id="2011" w:author="Assessor GDSXSR" w:date="2026-10-31T19:51:13Z">
            <w:rPr>
              <w:rFonts w:ascii="Arial" w:hAnsi="Arial" w:eastAsia="Arial" w:cs="Arial"/>
              <w:i/>
              <w:iCs/>
              <w:sz w:val="28"/>
              <w:szCs w:val="28"/>
            </w:rPr>
          </w:rPrChange>
        </w:rPr>
        <w:t xml:space="preserve">QUANTUM </w:t>
      </w:r>
      <w:r w:rsidRPr="39AEA010">
        <w:rPr>
          <w:rFonts w:ascii="Arial" w:hAnsi="Arial" w:eastAsia="Arial" w:cs="Arial"/>
          <w:sz w:val="28"/>
          <w:szCs w:val="28"/>
          <w:highlight w:val="yellow"/>
          <w:rPrChange w:id="2012" w:author="Assessor GDSXSR" w:date="2026-10-31T19:51:13Z">
            <w:rPr>
              <w:rFonts w:ascii="Arial" w:hAnsi="Arial" w:eastAsia="Arial" w:cs="Arial"/>
              <w:sz w:val="28"/>
              <w:szCs w:val="28"/>
            </w:rPr>
          </w:rPrChange>
        </w:rPr>
        <w:t>INDENIZATÓRIO</w:t>
      </w:r>
    </w:p>
    <w:p w:rsidR="41697F72" w:rsidP="00AB1CCC" w:rsidRDefault="41697F72" w14:paraId="15542C9B" w14:textId="6DA00726">
      <w:pPr>
        <w:spacing w:after="0" w:line="360" w:lineRule="auto"/>
        <w:ind w:firstLine="2268"/>
        <w:jc w:val="both"/>
        <w:rPr>
          <w:rFonts w:ascii="Arial" w:hAnsi="Arial" w:cs="Arial"/>
          <w:sz w:val="28"/>
          <w:szCs w:val="28"/>
        </w:rPr>
      </w:pPr>
    </w:p>
    <w:p w:rsidR="100CB99B" w:rsidP="00AB1CCC" w:rsidRDefault="063ED382" w14:paraId="267DC9AE" w14:textId="7C7CED2D">
      <w:pPr>
        <w:spacing w:after="0" w:line="360" w:lineRule="auto"/>
        <w:ind w:firstLine="2268"/>
        <w:jc w:val="both"/>
        <w:rPr>
          <w:ins w:id="2033" w:author="Assessor GDSXSR" w:date="2026-10-31T19:51:13Z"/>
        </w:rPr>
      </w:pPr>
      <w:del w:id="2015" w:author="Assessor GDSXSR" w:date="2026-10-31T19:51:13Z">
        <w:r>
          <w:rPr>
            <w:rFonts w:ascii="Arial" w:hAnsi="Arial" w:cs="Arial"/>
            <w:sz w:val="28"/>
            <w:szCs w:val="28"/>
          </w:rPr>
          <w:delText xml:space="preserve"> </w:delText>
        </w:r>
      </w:del>
      <w:r>
        <w:rPr>
          <w:rFonts w:ascii="Arial" w:hAnsi="Arial" w:cs="Arial"/>
          <w:sz w:val="28"/>
          <w:szCs w:val="28"/>
        </w:rPr>
        <w:t xml:space="preserve">O apelante </w:t>
      </w:r>
      <w:del w:id="2016" w:author="Assessor GDSXSR" w:date="2026-10-31T19:51:13Z">
        <w:r>
          <w:rPr>
            <w:rFonts w:ascii="Arial" w:hAnsi="Arial" w:cs="Arial"/>
            <w:sz w:val="28"/>
            <w:szCs w:val="28"/>
          </w:rPr>
          <w:delText xml:space="preserve">sustenta, em síntese,</w:delText>
        </w:r>
      </w:del>
      <w:ins w:id="2017" w:author="Assessor GDSXSR" w:date="2026-10-31T19:51:13Z">
        <w:r>
          <w:rPr>
            <w:rFonts w:ascii="Arial" w:hAnsi="Arial" w:cs="Arial"/>
            <w:color w:val="808080"/>
            <w:sz w:val="28"/>
            <w:szCs w:val="28"/>
          </w:rPr>
          <w:t xml:space="preserve">alega</w:t>
        </w:r>
      </w:ins>
      <w:r>
        <w:rPr>
          <w:rFonts w:ascii="Arial" w:hAnsi="Arial" w:cs="Arial"/>
          <w:sz w:val="28"/>
          <w:szCs w:val="28"/>
        </w:rPr>
        <w:t xml:space="preserve"> que: </w:t>
      </w:r>
      <w:r>
        <w:rPr>
          <w:rFonts w:ascii="Arial" w:hAnsi="Arial" w:cs="Arial"/>
          <w:b/>
          <w:bCs/>
          <w:sz w:val="28"/>
          <w:szCs w:val="28"/>
          <w:rPrChange w:id="2018" w:author="Assessor GDSXSR" w:date="2026-10-31T19:51:13Z">
            <w:rPr>
              <w:rFonts w:ascii="Arial" w:hAnsi="Arial" w:cs="Arial"/>
              <w:b/>
              <w:bCs/>
              <w:sz w:val="28"/>
              <w:szCs w:val="28"/>
            </w:rPr>
          </w:rPrChange>
        </w:rPr>
        <w:t xml:space="preserve">1)</w:t>
      </w:r>
      <w:r>
        <w:rPr>
          <w:rFonts w:ascii="Arial" w:hAnsi="Arial" w:cs="Arial"/>
          <w:sz w:val="28"/>
          <w:szCs w:val="28"/>
        </w:rPr>
        <w:t xml:space="preserve"> não </w:t>
      </w:r>
      <w:del w:id="2019" w:author="Assessor GDSXSR" w:date="2026-10-31T19:51:13Z">
        <w:r>
          <w:rPr>
            <w:rFonts w:ascii="Arial" w:hAnsi="Arial" w:cs="Arial"/>
            <w:sz w:val="28"/>
            <w:szCs w:val="28"/>
          </w:rPr>
          <w:delText xml:space="preserve">restou demonstrado</w:delText>
        </w:r>
      </w:del>
      <w:ins w:id="2020" w:author="Assessor GDSXSR" w:date="2026-10-31T19:51:13Z">
        <w:r>
          <w:rPr>
            <w:rFonts w:ascii="Arial" w:hAnsi="Arial" w:cs="Arial"/>
            <w:color w:val="808080"/>
            <w:sz w:val="28"/>
            <w:szCs w:val="28"/>
          </w:rPr>
          <w:t xml:space="preserve">houve</w:t>
        </w:r>
      </w:ins>
      <w:r>
        <w:rPr>
          <w:rFonts w:ascii="Arial" w:hAnsi="Arial" w:cs="Arial"/>
          <w:sz w:val="28"/>
          <w:szCs w:val="28"/>
        </w:rPr>
        <w:t xml:space="preserve"> abalo psicológico relevante </w:t>
      </w:r>
      <w:del w:id="2021" w:author="Assessor GDSXSR" w:date="2026-10-31T19:51:13Z">
        <w:r>
          <w:rPr>
            <w:rFonts w:ascii="Arial" w:hAnsi="Arial" w:cs="Arial"/>
            <w:sz w:val="28"/>
            <w:szCs w:val="28"/>
          </w:rPr>
          <w:delText xml:space="preserve">ou sofrimento extraordinário </w:delText>
        </w:r>
      </w:del>
      <w:r>
        <w:rPr>
          <w:rFonts w:ascii="Arial" w:hAnsi="Arial" w:cs="Arial"/>
          <w:sz w:val="28"/>
          <w:szCs w:val="28"/>
        </w:rPr>
        <w:t xml:space="preserve">capaz de </w:t>
      </w:r>
      <w:del w:id="2022" w:author="Assessor GDSXSR" w:date="2026-10-31T19:51:13Z">
        <w:r>
          <w:rPr>
            <w:rFonts w:ascii="Arial" w:hAnsi="Arial" w:cs="Arial"/>
            <w:sz w:val="28"/>
            <w:szCs w:val="28"/>
          </w:rPr>
          <w:delText xml:space="preserve">configurar</w:delText>
        </w:r>
      </w:del>
      <w:ins w:id="2023" w:author="Assessor GDSXSR" w:date="2026-10-31T19:51:13Z">
        <w:r>
          <w:rPr>
            <w:rFonts w:ascii="Arial" w:hAnsi="Arial" w:cs="Arial"/>
            <w:color w:val="808080"/>
            <w:sz w:val="28"/>
            <w:szCs w:val="28"/>
          </w:rPr>
          <w:t xml:space="preserve">gerar</w:t>
        </w:r>
      </w:ins>
      <w:r>
        <w:rPr>
          <w:rFonts w:ascii="Arial" w:hAnsi="Arial" w:cs="Arial"/>
          <w:sz w:val="28"/>
          <w:szCs w:val="28"/>
        </w:rPr>
        <w:t xml:space="preserve"> </w:t>
      </w:r>
      <w:del w:id="2024" w:author="Assessor GDSXSR" w:date="2026-10-31T19:51:13Z">
        <w:r>
          <w:rPr>
            <w:rFonts w:ascii="Arial" w:hAnsi="Arial" w:cs="Arial"/>
            <w:sz w:val="28"/>
            <w:szCs w:val="28"/>
          </w:rPr>
          <w:delText xml:space="preserve">danos</w:delText>
        </w:r>
      </w:del>
      <w:ins w:id="2025" w:author="Assessor GDSXSR" w:date="2026-10-31T19:51:13Z">
        <w:r>
          <w:rPr>
            <w:rFonts w:ascii="Arial" w:hAnsi="Arial" w:cs="Arial"/>
            <w:color w:val="808080"/>
            <w:sz w:val="28"/>
            <w:szCs w:val="28"/>
          </w:rPr>
          <w:t xml:space="preserve">dano</w:t>
        </w:r>
      </w:ins>
      <w:r>
        <w:rPr>
          <w:rFonts w:ascii="Arial" w:hAnsi="Arial" w:cs="Arial"/>
          <w:sz w:val="28"/>
          <w:szCs w:val="28"/>
        </w:rPr>
        <w:t xml:space="preserve"> </w:t>
      </w:r>
      <w:del w:id="2026" w:author="Assessor GDSXSR" w:date="2026-10-31T19:51:13Z">
        <w:r>
          <w:rPr>
            <w:rFonts w:ascii="Arial" w:hAnsi="Arial" w:cs="Arial"/>
            <w:sz w:val="28"/>
            <w:szCs w:val="28"/>
          </w:rPr>
          <w:delText xml:space="preserve">mora</w:delText>
        </w:r>
        <w:r>
          <w:rPr>
            <w:rFonts w:ascii="Arial" w:hAnsi="Arial" w:cs="Arial"/>
            <w:sz w:val="28"/>
            <w:szCs w:val="28"/>
          </w:rPr>
          <w:delText xml:space="preserve">is</w:delText>
        </w:r>
      </w:del>
      <w:ins w:id="2027" w:author="Assessor GDSXSR" w:date="2026-10-31T19:51:13Z">
        <w:r>
          <w:rPr>
            <w:rFonts w:ascii="Arial" w:hAnsi="Arial" w:cs="Arial"/>
            <w:color w:val="808080"/>
            <w:sz w:val="28"/>
            <w:szCs w:val="28"/>
          </w:rPr>
          <w:t xml:space="preserve">moral</w:t>
        </w:r>
      </w:ins>
      <w:r>
        <w:rPr>
          <w:rFonts w:ascii="Arial" w:hAnsi="Arial" w:cs="Arial"/>
          <w:sz w:val="28"/>
          <w:szCs w:val="28"/>
        </w:rPr>
        <w:t xml:space="preserve"> </w:t>
      </w:r>
      <w:del w:id="2028" w:author="Assessor GDSXSR" w:date="2026-10-31T19:51:13Z">
        <w:r>
          <w:rPr>
            <w:rFonts w:ascii="Arial" w:hAnsi="Arial" w:cs="Arial"/>
            <w:sz w:val="28"/>
            <w:szCs w:val="28"/>
          </w:rPr>
          <w:delText xml:space="preserve">passíveis de indenização</w:delText>
        </w:r>
      </w:del>
      <w:ins w:id="2029" w:author="Assessor GDSXSR" w:date="2026-10-31T19:51:13Z">
        <w:r>
          <w:rPr>
            <w:rFonts w:ascii="Arial" w:hAnsi="Arial" w:cs="Arial"/>
            <w:color w:val="808080"/>
            <w:sz w:val="28"/>
            <w:szCs w:val="28"/>
          </w:rPr>
          <w:t xml:space="preserve">indenizável</w:t>
        </w:r>
      </w:ins>
      <w:r>
        <w:rPr>
          <w:rFonts w:ascii="Arial" w:hAnsi="Arial" w:cs="Arial"/>
          <w:sz w:val="28"/>
          <w:szCs w:val="28"/>
        </w:rPr>
        <w:t xml:space="preserve">; e </w:t>
      </w:r>
      <w:r>
        <w:rPr>
          <w:rFonts w:ascii="Arial" w:hAnsi="Arial" w:cs="Arial"/>
          <w:b/>
          <w:bCs/>
          <w:sz w:val="28"/>
          <w:szCs w:val="28"/>
          <w:rPrChange w:id="2030" w:author="Assessor GDSXSR" w:date="2026-10-31T19:51:13Z">
            <w:rPr>
              <w:rFonts w:ascii="Arial" w:hAnsi="Arial" w:cs="Arial"/>
              <w:b/>
              <w:bCs/>
              <w:sz w:val="28"/>
              <w:szCs w:val="28"/>
            </w:rPr>
          </w:rPrChange>
        </w:rPr>
        <w:t xml:space="preserve">2)</w:t>
      </w:r>
      <w:r>
        <w:rPr>
          <w:rFonts w:ascii="Arial" w:hAnsi="Arial" w:cs="Arial"/>
          <w:sz w:val="28"/>
          <w:szCs w:val="28"/>
        </w:rPr>
        <w:t xml:space="preserve"> o valor da indenização deve ser reduzido</w:t>
      </w:r>
      <w:ins w:id="2031" w:author="Assessor GDSXSR" w:date="2026-10-31T19:51:13Z">
        <w:r>
          <w:rPr>
            <w:rFonts w:ascii="Arial" w:hAnsi="Arial" w:cs="Arial"/>
            <w:color w:val="808080"/>
            <w:sz w:val="28"/>
            <w:szCs w:val="28"/>
          </w:rPr>
          <w:t xml:space="preserve"> (ID 88809867)</w:t>
        </w:r>
      </w:ins>
      <w:r>
        <w:rPr>
          <w:rFonts w:ascii="Arial" w:hAnsi="Arial" w:cs="Arial"/>
          <w:sz w:val="28"/>
          <w:szCs w:val="28"/>
        </w:rPr>
        <w:t xml:space="preserve">.</w:t>
      </w:r>
      <w:del w:id="2032" w:author="Assessor GDSXSR" w:date="2026-10-31T19:51:13Z">
        <w:r>
          <w:rPr>
            <w:rFonts w:ascii="Arial" w:hAnsi="Arial" w:cs="Arial"/>
            <w:sz w:val="28"/>
            <w:szCs w:val="28"/>
          </w:rPr>
          <w:delText xml:space="preserve"> </w:delText>
        </w:r>
      </w:del>
    </w:p>
    <w:p>
      <w:pPr>
        <w:spacing w:after="0" w:line="360" w:lineRule="auto"/>
        <w:ind w:firstLine="2268"/>
        <w:jc w:val="both"/>
        <w:rPr>
          <w:ins w:id="2034" w:author="Assessor GDSXSR" w:date="2026-10-31T19:51:13Z"/>
        </w:rPr>
      </w:pPr>
    </w:p>
    <w:p>
      <w:pPr>
        <w:spacing w:after="0" w:line="360" w:lineRule="auto"/>
        <w:ind w:firstLine="2268"/>
        <w:jc w:val="both"/>
        <w:rPr/>
      </w:pPr>
      <w:ins w:id="2035" w:author="Assessor GDSXSR" w:date="2026-10-31T19:51:13Z">
        <w:r>
          <w:rPr>
            <w:rFonts w:ascii="Arial" w:hAnsi="Arial" w:cs="Arial"/>
            <w:color w:val="808080"/>
            <w:sz w:val="28"/>
            <w:szCs w:val="28"/>
          </w:rPr>
          <w:t xml:space="preserve">Sem razão o apelante.</w:t>
        </w:r>
      </w:ins>
    </w:p>
    <w:p w:rsidR="41697F72" w:rsidP="00AB1CCC" w:rsidRDefault="41697F72" w14:paraId="42693EF6" w14:textId="42E30726">
      <w:pPr>
        <w:spacing w:after="0" w:line="360" w:lineRule="auto"/>
        <w:jc w:val="both"/>
        <w:rPr>
          <w:rFonts w:ascii="Arial" w:hAnsi="Arial" w:cs="Arial"/>
          <w:sz w:val="28"/>
          <w:szCs w:val="28"/>
        </w:rPr>
      </w:pPr>
    </w:p>
    <w:p w:rsidR="0B0979C8" w:rsidP="00AB1CCC" w:rsidRDefault="02F47CCF" w14:paraId="47F14BFA" w14:textId="20BF6DD6">
      <w:pPr>
        <w:spacing w:after="0" w:line="360" w:lineRule="auto"/>
        <w:ind w:firstLine="2268"/>
        <w:jc w:val="both"/>
      </w:pPr>
      <w:del w:id="2036" w:author="Assessor GDSXSR" w:date="2026-10-31T19:51:13Z">
        <w:r>
          <w:rPr>
            <w:rFonts w:ascii="Arial" w:hAnsi="Arial" w:eastAsia="Arial" w:cs="Arial"/>
            <w:sz w:val="28"/>
            <w:szCs w:val="28"/>
          </w:rPr>
          <w:delText xml:space="preserve">A hipótese dos autos ultrapassa o mero inadimplemento contratual ou simples dissabor cotidiano. </w:delText>
        </w:r>
      </w:del>
      <w:r>
        <w:rPr>
          <w:rFonts w:ascii="Arial" w:hAnsi="Arial" w:eastAsia="Arial" w:cs="Arial"/>
          <w:sz w:val="28"/>
          <w:szCs w:val="28"/>
        </w:rPr>
        <w:t xml:space="preserve">Os descontos incidiram sobre benefício previdenciário </w:t>
      </w:r>
      <w:del w:id="2037" w:author="Assessor GDSXSR" w:date="2026-10-31T19:51:13Z">
        <w:r>
          <w:rPr>
            <w:rFonts w:ascii="Arial" w:hAnsi="Arial" w:eastAsia="Arial" w:cs="Arial"/>
            <w:sz w:val="28"/>
            <w:szCs w:val="28"/>
          </w:rPr>
          <w:delText xml:space="preserve">d</w:delText>
        </w:r>
        <w:r>
          <w:rPr>
            <w:rFonts w:ascii="Arial" w:hAnsi="Arial" w:eastAsia="Arial" w:cs="Arial"/>
            <w:sz w:val="28"/>
            <w:szCs w:val="28"/>
          </w:rPr>
          <w:delText xml:space="preserve">o</w:delText>
        </w:r>
        <w:r>
          <w:rPr>
            <w:rFonts w:ascii="Arial" w:hAnsi="Arial" w:eastAsia="Arial" w:cs="Arial"/>
            <w:sz w:val="28"/>
            <w:szCs w:val="28"/>
          </w:rPr>
          <w:delText xml:space="preserve"> autor </w:delText>
        </w:r>
      </w:del>
      <w:r>
        <w:rPr>
          <w:rFonts w:ascii="Arial" w:hAnsi="Arial" w:eastAsia="Arial" w:cs="Arial"/>
          <w:sz w:val="28"/>
          <w:szCs w:val="28"/>
        </w:rPr>
        <w:t xml:space="preserve">e persistiram </w:t>
      </w:r>
      <w:del w:id="2038" w:author="Assessor GDSXSR" w:date="2026-10-31T19:51:13Z">
        <w:r>
          <w:rPr>
            <w:rFonts w:ascii="Arial" w:hAnsi="Arial" w:eastAsia="Arial" w:cs="Arial"/>
            <w:sz w:val="28"/>
            <w:szCs w:val="28"/>
          </w:rPr>
          <w:delText xml:space="preserve">mesmo </w:delText>
        </w:r>
      </w:del>
      <w:r>
        <w:rPr>
          <w:rFonts w:ascii="Arial" w:hAnsi="Arial" w:eastAsia="Arial" w:cs="Arial"/>
          <w:sz w:val="28"/>
          <w:szCs w:val="28"/>
        </w:rPr>
        <w:t xml:space="preserve">após </w:t>
      </w:r>
      <w:del w:id="2039" w:author="Assessor GDSXSR" w:date="2026-10-31T19:51:13Z">
        <w:r>
          <w:rPr>
            <w:rFonts w:ascii="Arial" w:hAnsi="Arial" w:eastAsia="Arial" w:cs="Arial"/>
            <w:sz w:val="28"/>
            <w:szCs w:val="28"/>
          </w:rPr>
          <w:delText xml:space="preserve">a emissão de</w:delText>
        </w:r>
      </w:del>
      <w:ins w:id="2040"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termo de quitação</w:t>
      </w:r>
      <w:ins w:id="2041" w:author="Assessor GDSXSR" w:date="2026-10-31T19:51:13Z">
        <w:r>
          <w:rPr>
            <w:rFonts w:ascii="Arial" w:hAnsi="Arial" w:eastAsia="Arial" w:cs="Arial"/>
            <w:color w:val="808080"/>
            <w:sz w:val="28"/>
            <w:szCs w:val="28"/>
          </w:rPr>
          <w:t xml:space="preserve"> emitido</w:t>
        </w:r>
      </w:ins>
      <w:r>
        <w:rPr>
          <w:rFonts w:ascii="Arial" w:hAnsi="Arial" w:eastAsia="Arial" w:cs="Arial"/>
          <w:sz w:val="28"/>
          <w:szCs w:val="28"/>
        </w:rPr>
        <w:t xml:space="preserve"> pelo próprio credor originário, </w:t>
      </w:r>
      <w:del w:id="2042" w:author="Assessor GDSXSR" w:date="2026-10-31T19:51:13Z">
        <w:r>
          <w:rPr>
            <w:rFonts w:ascii="Arial" w:hAnsi="Arial" w:eastAsia="Arial" w:cs="Arial"/>
            <w:sz w:val="28"/>
            <w:szCs w:val="28"/>
          </w:rPr>
          <w:delText xml:space="preserve">circunstância</w:delText>
        </w:r>
      </w:del>
      <w:ins w:id="2043"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w:t>
      </w:r>
      <w:del w:id="2044" w:author="Assessor GDSXSR" w:date="2026-10-31T19:51:13Z">
        <w:r>
          <w:rPr>
            <w:rFonts w:ascii="Arial" w:hAnsi="Arial" w:eastAsia="Arial" w:cs="Arial"/>
            <w:sz w:val="28"/>
            <w:szCs w:val="28"/>
          </w:rPr>
          <w:delText xml:space="preserve">apta</w:delText>
        </w:r>
      </w:del>
      <w:ins w:id="2045" w:author="Assessor GDSXSR" w:date="2026-10-31T19:51:13Z">
        <w:r>
          <w:rPr>
            <w:rFonts w:ascii="Arial" w:hAnsi="Arial" w:eastAsia="Arial" w:cs="Arial"/>
            <w:color w:val="808080"/>
            <w:sz w:val="28"/>
            <w:szCs w:val="28"/>
          </w:rPr>
          <w:t xml:space="preserve">que</w:t>
        </w:r>
      </w:ins>
      <w:r>
        <w:rPr>
          <w:rFonts w:ascii="Arial" w:hAnsi="Arial" w:eastAsia="Arial" w:cs="Arial"/>
          <w:sz w:val="28"/>
          <w:szCs w:val="28"/>
        </w:rPr>
        <w:t xml:space="preserve"> </w:t>
      </w:r>
      <w:del w:id="2046" w:author="Assessor GDSXSR" w:date="2026-10-31T19:51:13Z">
        <w:r>
          <w:rPr>
            <w:rFonts w:ascii="Arial" w:hAnsi="Arial" w:eastAsia="Arial" w:cs="Arial"/>
            <w:sz w:val="28"/>
            <w:szCs w:val="28"/>
          </w:rPr>
          <w:delText xml:space="preserve">a</w:delText>
        </w:r>
      </w:del>
      <w:ins w:id="2047" w:author="Assessor GDSXSR" w:date="2026-10-31T19:51:13Z">
        <w:r>
          <w:rPr>
            <w:rFonts w:ascii="Arial" w:hAnsi="Arial" w:eastAsia="Arial" w:cs="Arial"/>
            <w:color w:val="808080"/>
            <w:sz w:val="28"/>
            <w:szCs w:val="28"/>
          </w:rPr>
          <w:t xml:space="preserve">ultrapassa</w:t>
        </w:r>
      </w:ins>
      <w:r>
        <w:rPr>
          <w:rFonts w:ascii="Arial" w:hAnsi="Arial" w:eastAsia="Arial" w:cs="Arial"/>
          <w:sz w:val="28"/>
          <w:szCs w:val="28"/>
        </w:rPr>
        <w:t xml:space="preserve"> </w:t>
      </w:r>
      <w:del w:id="2048" w:author="Assessor GDSXSR" w:date="2026-10-31T19:51:13Z">
        <w:r>
          <w:rPr>
            <w:rFonts w:ascii="Arial" w:hAnsi="Arial" w:eastAsia="Arial" w:cs="Arial"/>
            <w:sz w:val="28"/>
            <w:szCs w:val="28"/>
          </w:rPr>
          <w:delText xml:space="preserve">gerar</w:delText>
        </w:r>
      </w:del>
      <w:ins w:id="2049" w:author="Assessor GDSXSR" w:date="2026-10-31T19:51:13Z">
        <w:r>
          <w:rPr>
            <w:rFonts w:ascii="Arial" w:hAnsi="Arial" w:eastAsia="Arial" w:cs="Arial"/>
            <w:color w:val="808080"/>
            <w:sz w:val="28"/>
            <w:szCs w:val="28"/>
          </w:rPr>
          <w:t xml:space="preserve">o mero inadimplemento e gera</w:t>
        </w:r>
      </w:ins>
      <w:r>
        <w:rPr>
          <w:rFonts w:ascii="Arial" w:hAnsi="Arial" w:eastAsia="Arial" w:cs="Arial"/>
          <w:sz w:val="28"/>
          <w:szCs w:val="28"/>
        </w:rPr>
        <w:t xml:space="preserve"> insegurança </w:t>
      </w:r>
      <w:del w:id="2050" w:author="Assessor GDSXSR" w:date="2026-10-31T19:51:13Z">
        <w:r>
          <w:rPr>
            <w:rFonts w:ascii="Arial" w:hAnsi="Arial" w:eastAsia="Arial" w:cs="Arial"/>
            <w:sz w:val="28"/>
            <w:szCs w:val="28"/>
          </w:rPr>
          <w:delText xml:space="preserve">e aflição </w:delText>
        </w:r>
      </w:del>
      <w:r>
        <w:rPr>
          <w:rFonts w:ascii="Arial" w:hAnsi="Arial" w:eastAsia="Arial" w:cs="Arial"/>
          <w:sz w:val="28"/>
          <w:szCs w:val="28"/>
        </w:rPr>
        <w:t xml:space="preserve">que </w:t>
      </w:r>
      <w:del w:id="2051" w:author="Assessor GDSXSR" w:date="2026-10-31T19:51:13Z">
        <w:r>
          <w:rPr>
            <w:rFonts w:ascii="Arial" w:hAnsi="Arial" w:eastAsia="Arial" w:cs="Arial"/>
            <w:sz w:val="28"/>
            <w:szCs w:val="28"/>
          </w:rPr>
          <w:delText xml:space="preserve">extrapolam</w:delText>
        </w:r>
      </w:del>
      <w:ins w:id="2052" w:author="Assessor GDSXSR" w:date="2026-10-31T19:51:13Z">
        <w:r>
          <w:rPr>
            <w:rFonts w:ascii="Arial" w:hAnsi="Arial" w:eastAsia="Arial" w:cs="Arial"/>
            <w:color w:val="808080"/>
            <w:sz w:val="28"/>
            <w:szCs w:val="28"/>
          </w:rPr>
          <w:t xml:space="preserve">extrapola</w:t>
        </w:r>
      </w:ins>
      <w:r>
        <w:rPr>
          <w:rFonts w:ascii="Arial" w:hAnsi="Arial" w:eastAsia="Arial" w:cs="Arial"/>
          <w:sz w:val="28"/>
          <w:szCs w:val="28"/>
        </w:rPr>
        <w:t xml:space="preserve"> os aborrecimentos </w:t>
      </w:r>
      <w:del w:id="2053" w:author="Assessor GDSXSR" w:date="2026-10-31T19:51:13Z">
        <w:r>
          <w:rPr>
            <w:rFonts w:ascii="Arial" w:hAnsi="Arial" w:eastAsia="Arial" w:cs="Arial"/>
            <w:sz w:val="28"/>
            <w:szCs w:val="28"/>
          </w:rPr>
          <w:delText xml:space="preserve">inerentes às relações </w:delText>
        </w:r>
      </w:del>
      <w:r>
        <w:rPr>
          <w:rFonts w:ascii="Arial" w:hAnsi="Arial" w:eastAsia="Arial" w:cs="Arial"/>
          <w:sz w:val="28"/>
          <w:szCs w:val="28"/>
        </w:rPr>
        <w:t xml:space="preserve">negociais.</w:t>
      </w:r>
    </w:p>
    <w:p w:rsidR="41697F72" w:rsidP="00AB1CCC" w:rsidRDefault="41697F72" w14:paraId="5CB0E98C" w14:textId="4FBD9E61">
      <w:pPr>
        <w:spacing w:after="0" w:line="360" w:lineRule="auto"/>
        <w:ind w:firstLine="2268"/>
        <w:jc w:val="both"/>
        <w:rPr>
          <w:rFonts w:ascii="Arial" w:hAnsi="Arial" w:eastAsia="Arial" w:cs="Arial"/>
          <w:sz w:val="28"/>
          <w:szCs w:val="28"/>
        </w:rPr>
      </w:pPr>
    </w:p>
    <w:p w:rsidR="0B0979C8" w:rsidP="00AB1CCC" w:rsidRDefault="0B0979C8" w14:paraId="089AF24E" w14:textId="35EBE016">
      <w:pPr>
        <w:spacing w:after="0" w:line="360" w:lineRule="auto"/>
        <w:ind w:firstLine="2268"/>
        <w:jc w:val="both"/>
      </w:pPr>
      <w:del w:id="2054" w:author="Assessor GDSXSR" w:date="2026-10-31T19:51:13Z">
        <w:r>
          <w:rPr>
            <w:rFonts w:ascii="Arial" w:hAnsi="Arial" w:eastAsia="Arial" w:cs="Arial"/>
            <w:sz w:val="28"/>
            <w:szCs w:val="28"/>
          </w:rPr>
          <w:delText xml:space="preserve">Além disso, a manutenção das cobranças após o reconhecimento da quitação da obrigação evidencia falha na prestação do serviço. Ainda que os descontos tenham sido operacionalizados pelo cessionário, o</w:delText>
        </w:r>
      </w:del>
      <w:ins w:id="2055" w:author="Assessor GDSXSR" w:date="2026-10-31T19:51:13Z">
        <w:r>
          <w:rPr>
            <w:rFonts w:ascii="Arial" w:hAnsi="Arial" w:eastAsia="Arial" w:cs="Arial"/>
            <w:color w:val="808080"/>
            <w:sz w:val="28"/>
            <w:szCs w:val="28"/>
          </w:rPr>
          <w:t xml:space="preserve">O</w:t>
        </w:r>
      </w:ins>
      <w:r>
        <w:rPr>
          <w:rFonts w:ascii="Arial" w:hAnsi="Arial" w:eastAsia="Arial" w:cs="Arial"/>
          <w:sz w:val="28"/>
          <w:szCs w:val="28"/>
        </w:rPr>
        <w:t xml:space="preserve"> Banco Pan contribuiu para </w:t>
      </w:r>
      <w:del w:id="2056" w:author="Assessor GDSXSR" w:date="2026-10-31T19:51:13Z">
        <w:r>
          <w:rPr>
            <w:rFonts w:ascii="Arial" w:hAnsi="Arial" w:eastAsia="Arial" w:cs="Arial"/>
            <w:sz w:val="28"/>
            <w:szCs w:val="28"/>
          </w:rPr>
          <w:delText xml:space="preserve">a</w:delText>
        </w:r>
      </w:del>
      <w:ins w:id="2057" w:author="Assessor GDSXSR" w:date="2026-10-31T19:51:13Z">
        <w:r>
          <w:rPr>
            <w:rFonts w:ascii="Arial" w:hAnsi="Arial" w:eastAsia="Arial" w:cs="Arial"/>
            <w:color w:val="808080"/>
            <w:sz w:val="28"/>
            <w:szCs w:val="28"/>
          </w:rPr>
          <w:t xml:space="preserve">essa</w:t>
        </w:r>
      </w:ins>
      <w:r>
        <w:rPr>
          <w:rFonts w:ascii="Arial" w:hAnsi="Arial" w:eastAsia="Arial" w:cs="Arial"/>
          <w:sz w:val="28"/>
          <w:szCs w:val="28"/>
        </w:rPr>
        <w:t xml:space="preserve"> situação</w:t>
      </w:r>
      <w:del w:id="2058" w:author="Assessor GDSXSR" w:date="2026-10-31T19:51:13Z">
        <w:r>
          <w:rPr>
            <w:rFonts w:ascii="Arial" w:hAnsi="Arial" w:eastAsia="Arial" w:cs="Arial"/>
            <w:sz w:val="28"/>
            <w:szCs w:val="28"/>
          </w:rPr>
          <w:delText xml:space="preserve"> que deu origem à demanda</w:delText>
        </w:r>
      </w:del>
      <w:r>
        <w:rPr>
          <w:rFonts w:ascii="Arial" w:hAnsi="Arial" w:eastAsia="Arial" w:cs="Arial"/>
          <w:sz w:val="28"/>
          <w:szCs w:val="28"/>
        </w:rPr>
        <w:t xml:space="preserve"> ao emitir declaração de quitação sem </w:t>
      </w:r>
      <w:del w:id="2059" w:author="Assessor GDSXSR" w:date="2026-10-31T19:51:13Z">
        <w:r>
          <w:rPr>
            <w:rFonts w:ascii="Arial" w:hAnsi="Arial" w:eastAsia="Arial" w:cs="Arial"/>
            <w:sz w:val="28"/>
            <w:szCs w:val="28"/>
          </w:rPr>
          <w:delText xml:space="preserve">que</w:delText>
        </w:r>
      </w:del>
      <w:ins w:id="2060" w:author="Assessor GDSXSR" w:date="2026-10-31T19:51:13Z">
        <w:r>
          <w:rPr>
            <w:rFonts w:ascii="Arial" w:hAnsi="Arial" w:eastAsia="Arial" w:cs="Arial"/>
            <w:color w:val="808080"/>
            <w:sz w:val="28"/>
            <w:szCs w:val="28"/>
          </w:rPr>
          <w:t xml:space="preserve">regularizar</w:t>
        </w:r>
      </w:ins>
      <w:r>
        <w:rPr>
          <w:rFonts w:ascii="Arial" w:hAnsi="Arial" w:eastAsia="Arial" w:cs="Arial"/>
          <w:sz w:val="28"/>
          <w:szCs w:val="28"/>
        </w:rPr>
        <w:t xml:space="preserve"> a </w:t>
      </w:r>
      <w:del w:id="2061" w:author="Assessor GDSXSR" w:date="2026-10-31T19:51:13Z">
        <w:r>
          <w:rPr>
            <w:rFonts w:ascii="Arial" w:hAnsi="Arial" w:eastAsia="Arial" w:cs="Arial"/>
            <w:sz w:val="28"/>
            <w:szCs w:val="28"/>
          </w:rPr>
          <w:delText xml:space="preserve">situação da </w:delText>
        </w:r>
      </w:del>
      <w:r>
        <w:rPr>
          <w:rFonts w:ascii="Arial" w:hAnsi="Arial" w:eastAsia="Arial" w:cs="Arial"/>
          <w:sz w:val="28"/>
          <w:szCs w:val="28"/>
        </w:rPr>
        <w:t xml:space="preserve">operação</w:t>
      </w:r>
      <w:del w:id="2062" w:author="Assessor GDSXSR" w:date="2026-10-31T19:51:13Z">
        <w:r>
          <w:rPr>
            <w:rFonts w:ascii="Arial" w:hAnsi="Arial" w:eastAsia="Arial" w:cs="Arial"/>
            <w:sz w:val="28"/>
            <w:szCs w:val="28"/>
          </w:rPr>
          <w:delText xml:space="preserve"> estivesse adequadamente regularizada</w:delText>
        </w:r>
      </w:del>
      <w:r>
        <w:rPr>
          <w:rFonts w:ascii="Arial" w:hAnsi="Arial" w:eastAsia="Arial" w:cs="Arial"/>
          <w:sz w:val="28"/>
          <w:szCs w:val="28"/>
        </w:rPr>
        <w:t xml:space="preserve"> perante as </w:t>
      </w:r>
      <w:ins w:id="2063" w:author="Assessor GDSXSR" w:date="2026-10-31T19:51:13Z">
        <w:r>
          <w:rPr>
            <w:rFonts w:ascii="Arial" w:hAnsi="Arial" w:eastAsia="Arial" w:cs="Arial"/>
            <w:color w:val="808080"/>
            <w:sz w:val="28"/>
            <w:szCs w:val="28"/>
          </w:rPr>
          <w:t xml:space="preserve">demais </w:t>
        </w:r>
      </w:ins>
      <w:r>
        <w:rPr>
          <w:rFonts w:ascii="Arial" w:hAnsi="Arial" w:eastAsia="Arial" w:cs="Arial"/>
          <w:sz w:val="28"/>
          <w:szCs w:val="28"/>
        </w:rPr>
        <w:t xml:space="preserve">instituições envolvidas.</w:t>
      </w:r>
    </w:p>
    <w:p w:rsidR="41697F72" w:rsidP="00AB1CCC" w:rsidRDefault="41697F72" w14:paraId="1DF22BD3" w14:textId="15B4FA5B">
      <w:pPr>
        <w:spacing w:after="0" w:line="360" w:lineRule="auto"/>
        <w:ind w:firstLine="2268"/>
        <w:jc w:val="both"/>
        <w:rPr>
          <w:rFonts w:ascii="Arial" w:hAnsi="Arial" w:eastAsia="Arial" w:cs="Arial"/>
          <w:sz w:val="28"/>
          <w:szCs w:val="28"/>
        </w:rPr>
      </w:pPr>
    </w:p>
    <w:p w:rsidR="0B0979C8" w:rsidP="00AB1CCC" w:rsidRDefault="02F47CCF" w14:paraId="454AE84E" w14:textId="4153A2DC">
      <w:pPr>
        <w:spacing w:after="0" w:line="360" w:lineRule="auto"/>
        <w:ind w:firstLine="2268"/>
        <w:jc w:val="both"/>
      </w:pPr>
      <w:r>
        <w:rPr>
          <w:rFonts w:ascii="Arial" w:hAnsi="Arial" w:eastAsia="Arial" w:cs="Arial"/>
          <w:sz w:val="28"/>
          <w:szCs w:val="28"/>
          <w:highlight w:val="yellow"/>
          <w:rPrChange w:id="2071" w:author="Assessor GDSXSR" w:date="2026-10-31T19:51:13Z">
            <w:rPr>
              <w:rFonts w:ascii="Arial" w:hAnsi="Arial" w:eastAsia="Arial" w:cs="Arial"/>
              <w:sz w:val="28"/>
              <w:szCs w:val="28"/>
            </w:rPr>
          </w:rPrChange>
        </w:rPr>
        <w:t xml:space="preserve">Nesse contexto, o dano moral decorre da indevida diminuição de verba de natureza alimentar após a quitação</w:t>
      </w:r>
      <w:del w:id="2064" w:author="Assessor GDSXSR" w:date="2026-10-31T19:51:13Z">
        <w:r>
          <w:rPr>
            <w:rFonts w:ascii="Arial" w:hAnsi="Arial" w:eastAsia="Arial" w:cs="Arial"/>
            <w:sz w:val="28"/>
            <w:szCs w:val="28"/>
          </w:rPr>
          <w:delText xml:space="preserve"> da obrigação</w:delText>
        </w:r>
      </w:del>
      <w:r>
        <w:rPr>
          <w:rFonts w:ascii="Arial" w:hAnsi="Arial" w:eastAsia="Arial" w:cs="Arial"/>
          <w:sz w:val="28"/>
          <w:szCs w:val="28"/>
          <w:highlight w:val="yellow"/>
          <w:rPrChange w:id="2072" w:author="Assessor GDSXSR" w:date="2026-10-31T19:51:13Z">
            <w:rPr>
              <w:rFonts w:ascii="Arial" w:hAnsi="Arial" w:eastAsia="Arial" w:cs="Arial"/>
              <w:sz w:val="28"/>
              <w:szCs w:val="28"/>
            </w:rPr>
          </w:rPrChange>
        </w:rPr>
        <w:t xml:space="preserve">,</w:t>
      </w:r>
      <w:del w:id="2065" w:author="Assessor GDSXSR" w:date="2026-10-31T19:51:13Z">
        <w:r>
          <w:rPr>
            <w:rFonts w:ascii="Arial" w:hAnsi="Arial" w:eastAsia="Arial" w:cs="Arial"/>
            <w:sz w:val="28"/>
            <w:szCs w:val="28"/>
          </w:rPr>
          <w:delText xml:space="preserve"> circunstância</w:delText>
        </w:r>
      </w:del>
      <w:r>
        <w:rPr>
          <w:rFonts w:ascii="Arial" w:hAnsi="Arial" w:eastAsia="Arial" w:cs="Arial"/>
          <w:sz w:val="28"/>
          <w:szCs w:val="28"/>
          <w:highlight w:val="yellow"/>
          <w:rPrChange w:id="2073" w:author="Assessor GDSXSR" w:date="2026-10-31T19:51:13Z">
            <w:rPr>
              <w:rFonts w:ascii="Arial" w:hAnsi="Arial" w:eastAsia="Arial" w:cs="Arial"/>
              <w:sz w:val="28"/>
              <w:szCs w:val="28"/>
            </w:rPr>
          </w:rPrChange>
        </w:rPr>
        <w:t xml:space="preserve"> que afeta</w:t>
      </w:r>
      <w:del w:id="2066" w:author="Assessor GDSXSR" w:date="2026-10-31T19:51:13Z">
        <w:r>
          <w:rPr>
            <w:rFonts w:ascii="Arial" w:hAnsi="Arial" w:eastAsia="Arial" w:cs="Arial"/>
            <w:sz w:val="28"/>
            <w:szCs w:val="28"/>
          </w:rPr>
          <w:delText xml:space="preserve"> diretamente</w:delText>
        </w:r>
      </w:del>
      <w:r>
        <w:rPr>
          <w:rFonts w:ascii="Arial" w:hAnsi="Arial" w:eastAsia="Arial" w:cs="Arial"/>
          <w:sz w:val="28"/>
          <w:szCs w:val="28"/>
          <w:highlight w:val="yellow"/>
          <w:rPrChange w:id="2074" w:author="Assessor GDSXSR" w:date="2026-10-31T19:51:13Z">
            <w:rPr>
              <w:rFonts w:ascii="Arial" w:hAnsi="Arial" w:eastAsia="Arial" w:cs="Arial"/>
              <w:sz w:val="28"/>
              <w:szCs w:val="28"/>
            </w:rPr>
          </w:rPrChange>
        </w:rPr>
        <w:t xml:space="preserve"> a tranquilidade e a segurança financeira </w:t>
      </w:r>
      <w:del w:id="2067" w:author="Assessor GDSXSR" w:date="2026-10-31T19:51:13Z">
        <w:r>
          <w:rPr>
            <w:rFonts w:ascii="Arial" w:hAnsi="Arial" w:eastAsia="Arial" w:cs="Arial"/>
            <w:sz w:val="28"/>
            <w:szCs w:val="28"/>
          </w:rPr>
          <w:delText xml:space="preserve">do</w:delText>
        </w:r>
      </w:del>
      <w:ins w:id="2068" w:author="Assessor GDSXSR" w:date="2026-10-31T19:51:13Z">
        <w:r>
          <w:rPr>
            <w:rFonts w:ascii="Arial" w:hAnsi="Arial" w:eastAsia="Arial" w:cs="Arial"/>
            <w:color w:val="808080"/>
            <w:sz w:val="28"/>
            <w:szCs w:val="28"/>
          </w:rPr>
          <w:t xml:space="preserve">da</w:t>
        </w:r>
      </w:ins>
      <w:r>
        <w:rPr>
          <w:rFonts w:ascii="Arial" w:hAnsi="Arial" w:eastAsia="Arial" w:cs="Arial"/>
          <w:sz w:val="28"/>
          <w:szCs w:val="28"/>
          <w:highlight w:val="yellow"/>
          <w:rPrChange w:id="2075" w:author="Assessor GDSXSR" w:date="2026-10-31T19:51:13Z">
            <w:rPr>
              <w:rFonts w:ascii="Arial" w:hAnsi="Arial" w:eastAsia="Arial" w:cs="Arial"/>
              <w:sz w:val="28"/>
              <w:szCs w:val="28"/>
            </w:rPr>
          </w:rPrChange>
        </w:rPr>
        <w:t xml:space="preserve"> </w:t>
      </w:r>
      <w:del w:id="2069" w:author="Assessor GDSXSR" w:date="2026-10-31T19:51:13Z">
        <w:r>
          <w:rPr>
            <w:rFonts w:ascii="Arial" w:hAnsi="Arial" w:eastAsia="Arial" w:cs="Arial"/>
            <w:sz w:val="28"/>
            <w:szCs w:val="28"/>
          </w:rPr>
          <w:delText xml:space="preserve">consumidor</w:delText>
        </w:r>
      </w:del>
      <w:ins w:id="2070" w:author="Assessor GDSXSR" w:date="2026-10-31T19:51:13Z">
        <w:r>
          <w:rPr>
            <w:rFonts w:ascii="Arial" w:hAnsi="Arial" w:eastAsia="Arial" w:cs="Arial"/>
            <w:color w:val="808080"/>
            <w:sz w:val="28"/>
            <w:szCs w:val="28"/>
          </w:rPr>
          <w:t xml:space="preserve">consumidora</w:t>
        </w:r>
      </w:ins>
      <w:r>
        <w:rPr>
          <w:rFonts w:ascii="Arial" w:hAnsi="Arial" w:eastAsia="Arial" w:cs="Arial"/>
          <w:sz w:val="28"/>
          <w:szCs w:val="28"/>
          <w:highlight w:val="yellow"/>
          <w:rPrChange w:id="2076" w:author="Assessor GDSXSR" w:date="2026-10-31T19:51:13Z">
            <w:rPr>
              <w:rFonts w:ascii="Arial" w:hAnsi="Arial" w:eastAsia="Arial" w:cs="Arial"/>
              <w:sz w:val="28"/>
              <w:szCs w:val="28"/>
            </w:rPr>
          </w:rPrChange>
        </w:rPr>
        <w:t xml:space="preserve">.</w:t>
      </w:r>
    </w:p>
    <w:p w:rsidR="41697F72" w:rsidP="00AB1CCC" w:rsidRDefault="41697F72" w14:paraId="1E4D717E" w14:textId="4C6C4691">
      <w:pPr>
        <w:spacing w:after="0" w:line="360" w:lineRule="auto"/>
        <w:ind w:firstLine="2268"/>
        <w:jc w:val="both"/>
        <w:rPr>
          <w:rFonts w:ascii="Arial" w:hAnsi="Arial" w:eastAsia="Arial" w:cs="Arial"/>
          <w:sz w:val="28"/>
          <w:szCs w:val="28"/>
        </w:rPr>
      </w:pPr>
    </w:p>
    <w:p w:rsidR="0B0979C8" w:rsidP="00AB1CCC" w:rsidRDefault="0B0979C8" w14:paraId="60376C53" w14:textId="67CA86E9">
      <w:pPr>
        <w:spacing w:after="0" w:line="360" w:lineRule="auto"/>
        <w:ind w:firstLine="2268"/>
        <w:jc w:val="both"/>
      </w:pPr>
      <w:r>
        <w:rPr>
          <w:rFonts w:ascii="Arial" w:hAnsi="Arial" w:eastAsia="Arial" w:cs="Arial"/>
          <w:sz w:val="28"/>
          <w:szCs w:val="28"/>
        </w:rPr>
        <w:t xml:space="preserve">Por fim, o valor </w:t>
      </w:r>
      <w:del w:id="2077" w:author="Assessor GDSXSR" w:date="2026-10-31T19:51:13Z">
        <w:r>
          <w:rPr>
            <w:rFonts w:ascii="Arial" w:hAnsi="Arial" w:eastAsia="Arial" w:cs="Arial"/>
            <w:sz w:val="28"/>
            <w:szCs w:val="28"/>
          </w:rPr>
          <w:delText xml:space="preserve">fixado</w:delText>
        </w:r>
      </w:del>
      <w:ins w:id="2078" w:author="Assessor GDSXSR" w:date="2026-10-31T19:51:13Z">
        <w:r>
          <w:rPr>
            <w:rFonts w:ascii="Arial" w:hAnsi="Arial" w:eastAsia="Arial" w:cs="Arial"/>
            <w:color w:val="808080"/>
            <w:sz w:val="28"/>
            <w:szCs w:val="28"/>
          </w:rPr>
          <w:t xml:space="preserve">de</w:t>
        </w:r>
      </w:ins>
      <w:r>
        <w:rPr>
          <w:rFonts w:ascii="Arial" w:hAnsi="Arial" w:eastAsia="Arial" w:cs="Arial"/>
          <w:sz w:val="28"/>
          <w:szCs w:val="28"/>
        </w:rPr>
        <w:t xml:space="preserve"> </w:t>
      </w:r>
      <w:del w:id="2079" w:author="Assessor GDSXSR" w:date="2026-10-31T19:51:13Z">
        <w:r>
          <w:rPr>
            <w:rFonts w:ascii="Arial" w:hAnsi="Arial" w:eastAsia="Arial" w:cs="Arial"/>
            <w:sz w:val="28"/>
            <w:szCs w:val="28"/>
          </w:rPr>
          <w:delText xml:space="preserve">na sentença (</w:delText>
        </w:r>
      </w:del>
      <w:r>
        <w:rPr>
          <w:rFonts w:ascii="Arial" w:hAnsi="Arial" w:eastAsia="Arial" w:cs="Arial"/>
          <w:sz w:val="28"/>
          <w:szCs w:val="28"/>
        </w:rPr>
        <w:t xml:space="preserve">R$ 5</w:t>
      </w:r>
      <w:r>
        <w:rPr>
          <w:rFonts w:ascii="Arial" w:hAnsi="Arial" w:eastAsia="Arial" w:cs="Arial"/>
          <w:sz w:val="28"/>
          <w:szCs w:val="28"/>
        </w:rPr>
        <w:t xml:space="preserve">.000,00</w:t>
      </w:r>
      <w:del w:id="2080" w:author="Assessor GDSXSR" w:date="2026-10-31T19:51:13Z">
        <w:r>
          <w:rPr>
            <w:rFonts w:ascii="Arial" w:hAnsi="Arial" w:eastAsia="Arial" w:cs="Arial"/>
            <w:sz w:val="28"/>
            <w:szCs w:val="28"/>
          </w:rPr>
          <w:delText xml:space="preserve">)</w:delText>
        </w:r>
      </w:del>
      <w:r>
        <w:rPr>
          <w:rFonts w:ascii="Arial" w:hAnsi="Arial" w:eastAsia="Arial" w:cs="Arial"/>
          <w:sz w:val="28"/>
          <w:szCs w:val="28"/>
        </w:rPr>
        <w:t xml:space="preserve"> </w:t>
      </w:r>
      <w:del w:id="2081" w:author="Assessor GDSXSR" w:date="2026-10-31T19:51:13Z">
        <w:r>
          <w:rPr>
            <w:rFonts w:ascii="Arial" w:hAnsi="Arial" w:eastAsia="Arial" w:cs="Arial"/>
            <w:sz w:val="28"/>
            <w:szCs w:val="28"/>
          </w:rPr>
          <w:delText xml:space="preserve">mostra-se</w:delText>
        </w:r>
      </w:del>
      <w:ins w:id="2082" w:author="Assessor GDSXSR" w:date="2026-10-31T19:51:13Z">
        <w:r>
          <w:rPr>
            <w:rFonts w:ascii="Arial" w:hAnsi="Arial" w:eastAsia="Arial" w:cs="Arial"/>
            <w:color w:val="808080"/>
            <w:sz w:val="28"/>
            <w:szCs w:val="28"/>
          </w:rPr>
          <w:t xml:space="preserve">é</w:t>
        </w:r>
      </w:ins>
      <w:r>
        <w:rPr>
          <w:rFonts w:ascii="Arial" w:hAnsi="Arial" w:eastAsia="Arial" w:cs="Arial"/>
          <w:sz w:val="28"/>
          <w:szCs w:val="28"/>
        </w:rPr>
        <w:t xml:space="preserve"> compatível com </w:t>
      </w:r>
      <w:del w:id="2083" w:author="Assessor GDSXSR" w:date="2026-10-31T19:51:13Z">
        <w:r>
          <w:rPr>
            <w:rFonts w:ascii="Arial" w:hAnsi="Arial" w:eastAsia="Arial" w:cs="Arial"/>
            <w:sz w:val="28"/>
            <w:szCs w:val="28"/>
          </w:rPr>
          <w:delText xml:space="preserve">os princípios da</w:delText>
        </w:r>
      </w:del>
      <w:ins w:id="2084"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razoabilidade e </w:t>
      </w:r>
      <w:del w:id="2085" w:author="Assessor GDSXSR" w:date="2026-10-31T19:51:13Z">
        <w:r>
          <w:rPr>
            <w:rFonts w:ascii="Arial" w:hAnsi="Arial" w:eastAsia="Arial" w:cs="Arial"/>
            <w:sz w:val="28"/>
            <w:szCs w:val="28"/>
          </w:rPr>
          <w:delText xml:space="preserve">da</w:delText>
        </w:r>
      </w:del>
      <w:ins w:id="2086"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proporcionalidade, </w:t>
      </w:r>
      <w:del w:id="2087" w:author="Assessor GDSXSR" w:date="2026-10-31T19:51:13Z">
        <w:r>
          <w:rPr>
            <w:rFonts w:ascii="Arial" w:hAnsi="Arial" w:eastAsia="Arial" w:cs="Arial"/>
            <w:sz w:val="28"/>
            <w:szCs w:val="28"/>
          </w:rPr>
          <w:delText xml:space="preserve">atendendo</w:delText>
        </w:r>
      </w:del>
      <w:ins w:id="2088" w:author="Assessor GDSXSR" w:date="2026-10-31T19:51:13Z">
        <w:r>
          <w:rPr>
            <w:rFonts w:ascii="Arial" w:hAnsi="Arial" w:eastAsia="Arial" w:cs="Arial"/>
            <w:color w:val="808080"/>
            <w:sz w:val="28"/>
            <w:szCs w:val="28"/>
          </w:rPr>
          <w:t xml:space="preserve">atende</w:t>
        </w:r>
      </w:ins>
      <w:r>
        <w:rPr>
          <w:rFonts w:ascii="Arial" w:hAnsi="Arial" w:eastAsia="Arial" w:cs="Arial"/>
          <w:sz w:val="28"/>
          <w:szCs w:val="28"/>
        </w:rPr>
        <w:t xml:space="preserve"> às funções compensatória e pedagógica </w:t>
      </w:r>
      <w:del w:id="2089" w:author="Assessor GDSXSR" w:date="2026-10-31T19:51:13Z">
        <w:r>
          <w:rPr>
            <w:rFonts w:ascii="Arial" w:hAnsi="Arial" w:eastAsia="Arial" w:cs="Arial"/>
            <w:sz w:val="28"/>
            <w:szCs w:val="28"/>
          </w:rPr>
          <w:delText xml:space="preserve">da</w:delText>
        </w:r>
      </w:del>
      <w:ins w:id="2090" w:author="Assessor GDSXSR" w:date="2026-10-31T19:51:13Z">
        <w:r>
          <w:rPr>
            <w:rFonts w:ascii="Arial" w:hAnsi="Arial" w:eastAsia="Arial" w:cs="Arial"/>
            <w:color w:val="808080"/>
            <w:sz w:val="28"/>
            <w:szCs w:val="28"/>
          </w:rPr>
          <w:t xml:space="preserve">e</w:t>
        </w:r>
      </w:ins>
      <w:r>
        <w:rPr>
          <w:rFonts w:ascii="Arial" w:hAnsi="Arial" w:eastAsia="Arial" w:cs="Arial"/>
          <w:sz w:val="28"/>
          <w:szCs w:val="28"/>
        </w:rPr>
        <w:t xml:space="preserve"> </w:t>
      </w:r>
      <w:del w:id="2091" w:author="Assessor GDSXSR" w:date="2026-10-31T19:51:13Z">
        <w:r>
          <w:rPr>
            <w:rFonts w:ascii="Arial" w:hAnsi="Arial" w:eastAsia="Arial" w:cs="Arial"/>
            <w:sz w:val="28"/>
            <w:szCs w:val="28"/>
          </w:rPr>
          <w:delText xml:space="preserve">indenização,</w:delText>
        </w:r>
      </w:del>
      <w:ins w:id="2092" w:author="Assessor GDSXSR" w:date="2026-10-31T19:51:13Z">
        <w:r>
          <w:rPr>
            <w:rFonts w:ascii="Arial" w:hAnsi="Arial" w:eastAsia="Arial" w:cs="Arial"/>
            <w:color w:val="808080"/>
            <w:sz w:val="28"/>
            <w:szCs w:val="28"/>
          </w:rPr>
          <w:t xml:space="preserve">não</w:t>
        </w:r>
      </w:ins>
      <w:r>
        <w:rPr>
          <w:rFonts w:ascii="Arial" w:hAnsi="Arial" w:eastAsia="Arial" w:cs="Arial"/>
          <w:sz w:val="28"/>
          <w:szCs w:val="28"/>
        </w:rPr>
        <w:t xml:space="preserve"> </w:t>
      </w:r>
      <w:del w:id="2093" w:author="Assessor GDSXSR" w:date="2026-10-31T19:51:13Z">
        <w:r>
          <w:rPr>
            <w:rFonts w:ascii="Arial" w:hAnsi="Arial" w:eastAsia="Arial" w:cs="Arial"/>
            <w:sz w:val="28"/>
            <w:szCs w:val="28"/>
          </w:rPr>
          <w:delText xml:space="preserve">sem ensejar</w:delText>
        </w:r>
      </w:del>
      <w:ins w:id="2094" w:author="Assessor GDSXSR" w:date="2026-10-31T19:51:13Z">
        <w:r>
          <w:rPr>
            <w:rFonts w:ascii="Arial" w:hAnsi="Arial" w:eastAsia="Arial" w:cs="Arial"/>
            <w:color w:val="808080"/>
            <w:sz w:val="28"/>
            <w:szCs w:val="28"/>
          </w:rPr>
          <w:t xml:space="preserve">enseja</w:t>
        </w:r>
      </w:ins>
      <w:r>
        <w:rPr>
          <w:rFonts w:ascii="Arial" w:hAnsi="Arial" w:eastAsia="Arial" w:cs="Arial"/>
          <w:sz w:val="28"/>
          <w:szCs w:val="28"/>
        </w:rPr>
        <w:t xml:space="preserve"> enriquecimento sem causa.</w:t>
      </w:r>
    </w:p>
    <w:p w:rsidR="41697F72" w:rsidP="00AB1CCC" w:rsidRDefault="41697F72" w14:paraId="52E3D58D" w14:textId="66812691">
      <w:pPr>
        <w:spacing w:after="0" w:line="360" w:lineRule="auto"/>
        <w:ind w:firstLine="2268"/>
        <w:jc w:val="both"/>
        <w:rPr>
          <w:rFonts w:ascii="Arial" w:hAnsi="Arial" w:eastAsia="Arial" w:cs="Arial"/>
          <w:sz w:val="28"/>
          <w:szCs w:val="28"/>
        </w:rPr>
      </w:pPr>
    </w:p>
    <w:p w:rsidRPr="00FA4B0D" w:rsidR="606198B3" w:rsidP="00AB1CCC" w:rsidRDefault="606198B3" w14:paraId="2E29873D" w14:textId="2FA9F0E8">
      <w:pPr>
        <w:spacing w:after="0" w:line="360" w:lineRule="auto"/>
        <w:ind w:firstLine="2268"/>
        <w:jc w:val="both"/>
        <w:rPr>
          <w:u w:val="single"/>
        </w:rPr>
      </w:pPr>
      <w:r>
        <w:rPr>
          <w:rFonts w:ascii="Arial" w:hAnsi="Arial" w:eastAsia="Arial" w:cs="Arial"/>
          <w:sz w:val="28"/>
          <w:szCs w:val="28"/>
          <w:highlight w:val="yellow"/>
          <w:u w:val="single"/>
          <w:rPrChange w:id="2097" w:author="Assessor GDSXSR" w:date="2026-10-31T19:51:13Z">
            <w:rPr>
              <w:rFonts w:ascii="Arial" w:hAnsi="Arial" w:eastAsia="Arial" w:cs="Arial"/>
              <w:sz w:val="28"/>
              <w:szCs w:val="28"/>
              <w:u w:val="single"/>
            </w:rPr>
          </w:rPrChange>
        </w:rPr>
        <w:t xml:space="preserve">Assim, nego provimento ao apelo</w:t>
      </w:r>
      <w:ins w:id="2095" w:author="Assessor GDSXSR" w:date="2026-10-31T19:51:13Z">
        <w:r>
          <w:rPr>
            <w:rFonts w:ascii="Arial" w:hAnsi="Arial" w:eastAsia="Arial" w:cs="Arial"/>
            <w:color w:val="808080"/>
            <w:sz w:val="28"/>
            <w:szCs w:val="28"/>
            <w:u w:val="single"/>
          </w:rPr>
          <w:t xml:space="preserve">,</w:t>
        </w:r>
      </w:ins>
      <w:r>
        <w:rPr>
          <w:rFonts w:ascii="Arial" w:hAnsi="Arial" w:eastAsia="Arial" w:cs="Arial"/>
          <w:sz w:val="28"/>
          <w:szCs w:val="28"/>
          <w:highlight w:val="yellow"/>
          <w:u w:val="single"/>
          <w:rPrChange w:id="2098" w:author="Assessor GDSXSR" w:date="2026-10-31T19:51:13Z">
            <w:rPr>
              <w:rFonts w:ascii="Arial" w:hAnsi="Arial" w:eastAsia="Arial" w:cs="Arial"/>
              <w:sz w:val="28"/>
              <w:szCs w:val="28"/>
              <w:u w:val="single"/>
            </w:rPr>
          </w:rPrChange>
        </w:rPr>
        <w:t xml:space="preserve"> nesse ponto.</w:t>
      </w:r>
      <w:del w:id="2096" w:author="Assessor GDSXSR" w:date="2026-10-31T19:51:13Z">
        <w:r>
          <w:rPr>
            <w:rFonts w:ascii="Arial" w:hAnsi="Arial" w:eastAsia="Arial" w:cs="Arial"/>
            <w:sz w:val="28"/>
            <w:szCs w:val="28"/>
            <w:u w:val="single"/>
          </w:rPr>
          <w:delText xml:space="preserve"> </w:delText>
        </w:r>
      </w:del>
    </w:p>
    <w:p w:rsidR="41697F72" w:rsidP="00AB1CCC" w:rsidRDefault="41697F72" w14:paraId="418DE932" w14:textId="315076FF">
      <w:pPr>
        <w:spacing w:after="0" w:line="360" w:lineRule="auto"/>
        <w:ind w:firstLine="2268"/>
        <w:jc w:val="both"/>
        <w:rPr>
          <w:rFonts w:ascii="Arial" w:hAnsi="Arial" w:eastAsia="Arial" w:cs="Arial"/>
          <w:sz w:val="28"/>
          <w:szCs w:val="28"/>
        </w:rPr>
      </w:pPr>
    </w:p>
    <w:p w:rsidR="2A256AF9" w:rsidP="00AB1CCC" w:rsidRDefault="73F05C96" w14:paraId="6689553B" w14:textId="2B6B0509">
      <w:pPr>
        <w:spacing w:after="0" w:line="360" w:lineRule="auto"/>
        <w:jc w:val="center"/>
        <w:rPr>
          <w:rFonts w:ascii="Arial" w:hAnsi="Arial" w:eastAsia="Arial" w:cs="Arial"/>
          <w:sz w:val="28"/>
          <w:szCs w:val="28"/>
        </w:rPr>
      </w:pPr>
      <w:r>
        <w:rPr>
          <w:rFonts w:ascii="Arial" w:hAnsi="Arial" w:eastAsia="Arial" w:cs="Arial"/>
          <w:sz w:val="28"/>
          <w:szCs w:val="28"/>
          <w:highlight w:val="yellow"/>
          <w:rPrChange w:id="2111" w:author="Assessor GDSXSR" w:date="2026-10-31T19:51:13Z">
            <w:rPr>
              <w:rFonts w:ascii="Arial" w:hAnsi="Arial" w:eastAsia="Arial" w:cs="Arial"/>
              <w:sz w:val="28"/>
              <w:szCs w:val="28"/>
            </w:rPr>
          </w:rPrChange>
        </w:rPr>
        <w:t xml:space="preserve">D</w:t>
      </w:r>
      <w:r>
        <w:rPr>
          <w:rFonts w:ascii="Arial" w:hAnsi="Arial" w:eastAsia="Arial" w:cs="Arial"/>
          <w:sz w:val="28"/>
          <w:szCs w:val="28"/>
          <w:highlight w:val="yellow"/>
          <w:rPrChange w:id="2112" w:author="Assessor GDSXSR" w:date="2026-10-31T19:51:13Z">
            <w:rPr>
              <w:rFonts w:ascii="Arial" w:hAnsi="Arial" w:eastAsia="Arial" w:cs="Arial"/>
              <w:sz w:val="28"/>
              <w:szCs w:val="28"/>
            </w:rPr>
          </w:rPrChange>
        </w:rPr>
        <w:t xml:space="preserve">A</w:t>
      </w:r>
      <w:r>
        <w:rPr>
          <w:rFonts w:ascii="Arial" w:hAnsi="Arial" w:eastAsia="Arial" w:cs="Arial"/>
          <w:sz w:val="28"/>
          <w:szCs w:val="28"/>
          <w:highlight w:val="yellow"/>
          <w:rPrChange w:id="2113" w:author="Assessor GDSXSR" w:date="2026-10-31T19:51:13Z">
            <w:rPr>
              <w:rFonts w:ascii="Arial" w:hAnsi="Arial" w:eastAsia="Arial" w:cs="Arial"/>
              <w:sz w:val="28"/>
              <w:szCs w:val="28"/>
            </w:rPr>
          </w:rPrChange>
        </w:rPr>
        <w:t xml:space="preserve"> </w:t>
      </w:r>
      <w:del w:id="2099" w:author="Assessor GDSXSR" w:date="2026-10-31T19:51:13Z">
        <w:r>
          <w:rPr>
            <w:rFonts w:ascii="Arial" w:hAnsi="Arial" w:eastAsia="Arial" w:cs="Arial"/>
            <w:sz w:val="28"/>
            <w:szCs w:val="28"/>
          </w:rPr>
          <w:delText xml:space="preserve">APLICAÇÃO DO INPC E DE JUROS DE MORA DE 1% ANTES DA VIGÊNCIA DA LEI Nº 14.905/2024</w:delText>
        </w:r>
        <w:r>
          <w:rPr>
            <w:rFonts w:ascii="Arial" w:hAnsi="Arial" w:eastAsia="Arial" w:cs="Arial"/>
            <w:sz w:val="28"/>
            <w:szCs w:val="28"/>
          </w:rPr>
          <w:delText xml:space="preserve"> E </w:delText>
        </w:r>
        <w:r>
          <w:rPr>
            <w:rFonts w:ascii="Arial" w:hAnsi="Arial" w:eastAsia="Arial" w:cs="Arial"/>
            <w:sz w:val="28"/>
            <w:szCs w:val="28"/>
          </w:rPr>
          <w:delText xml:space="preserve">DO IPCA E</w:delText>
        </w:r>
      </w:del>
      <w:ins w:id="2100" w:author="Assessor GDSXSR" w:date="2026-10-31T19:51:13Z">
        <w:r>
          <w:rPr>
            <w:rFonts w:ascii="Arial" w:hAnsi="Arial" w:eastAsia="Arial" w:cs="Arial"/>
            <w:color w:val="808080"/>
            <w:sz w:val="28"/>
            <w:szCs w:val="28"/>
          </w:rPr>
          <w:t xml:space="preserve">MANUTENÇÃO</w:t>
        </w:r>
      </w:ins>
      <w:r>
        <w:rPr>
          <w:rFonts w:ascii="Arial" w:hAnsi="Arial" w:eastAsia="Arial" w:cs="Arial"/>
          <w:sz w:val="28"/>
          <w:szCs w:val="28"/>
          <w:highlight w:val="yellow"/>
          <w:rPrChange w:id="2114" w:author="Assessor GDSXSR" w:date="2026-10-31T19:51:13Z">
            <w:rPr>
              <w:rFonts w:ascii="Arial" w:hAnsi="Arial" w:eastAsia="Arial" w:cs="Arial"/>
              <w:sz w:val="28"/>
              <w:szCs w:val="28"/>
            </w:rPr>
          </w:rPrChange>
        </w:rPr>
        <w:t xml:space="preserve"> DOS </w:t>
      </w:r>
      <w:del w:id="2101" w:author="Assessor GDSXSR" w:date="2026-10-31T19:51:13Z">
        <w:r>
          <w:rPr>
            <w:rFonts w:ascii="Arial" w:hAnsi="Arial" w:eastAsia="Arial" w:cs="Arial"/>
            <w:sz w:val="28"/>
            <w:szCs w:val="28"/>
          </w:rPr>
          <w:delText xml:space="preserve">JUROS</w:delText>
        </w:r>
      </w:del>
      <w:ins w:id="2102" w:author="Assessor GDSXSR" w:date="2026-10-31T19:51:13Z">
        <w:r>
          <w:rPr>
            <w:rFonts w:ascii="Arial" w:hAnsi="Arial" w:eastAsia="Arial" w:cs="Arial"/>
            <w:color w:val="808080"/>
            <w:sz w:val="28"/>
            <w:szCs w:val="28"/>
          </w:rPr>
          <w:t xml:space="preserve">CONSECTÁRIOS</w:t>
        </w:r>
      </w:ins>
      <w:r>
        <w:rPr>
          <w:rFonts w:ascii="Arial" w:hAnsi="Arial" w:eastAsia="Arial" w:cs="Arial"/>
          <w:sz w:val="28"/>
          <w:szCs w:val="28"/>
          <w:highlight w:val="yellow"/>
          <w:rPrChange w:id="2115" w:author="Assessor GDSXSR" w:date="2026-10-31T19:51:13Z">
            <w:rPr>
              <w:rFonts w:ascii="Arial" w:hAnsi="Arial" w:eastAsia="Arial" w:cs="Arial"/>
              <w:sz w:val="28"/>
              <w:szCs w:val="28"/>
            </w:rPr>
          </w:rPrChange>
        </w:rPr>
        <w:t xml:space="preserve"> </w:t>
      </w:r>
      <w:del w:id="2103" w:author="Assessor GDSXSR" w:date="2026-10-31T19:51:13Z">
        <w:r>
          <w:rPr>
            <w:rFonts w:ascii="Arial" w:hAnsi="Arial" w:eastAsia="Arial" w:cs="Arial"/>
            <w:sz w:val="28"/>
            <w:szCs w:val="28"/>
          </w:rPr>
          <w:delText xml:space="preserve">DE</w:delText>
        </w:r>
      </w:del>
      <w:ins w:id="2104" w:author="Assessor GDSXSR" w:date="2026-10-31T19:51:13Z">
        <w:r>
          <w:rPr>
            <w:rFonts w:ascii="Arial" w:hAnsi="Arial" w:eastAsia="Arial" w:cs="Arial"/>
            <w:color w:val="808080"/>
            <w:sz w:val="28"/>
            <w:szCs w:val="28"/>
          </w:rPr>
          <w:t xml:space="preserve">LEGAIS</w:t>
        </w:r>
      </w:ins>
      <w:r>
        <w:rPr>
          <w:rFonts w:ascii="Arial" w:hAnsi="Arial" w:eastAsia="Arial" w:cs="Arial"/>
          <w:sz w:val="28"/>
          <w:szCs w:val="28"/>
          <w:highlight w:val="yellow"/>
          <w:rPrChange w:id="2116" w:author="Assessor GDSXSR" w:date="2026-10-31T19:51:13Z">
            <w:rPr>
              <w:rFonts w:ascii="Arial" w:hAnsi="Arial" w:eastAsia="Arial" w:cs="Arial"/>
              <w:sz w:val="28"/>
              <w:szCs w:val="28"/>
            </w:rPr>
          </w:rPrChange>
        </w:rPr>
        <w:t xml:space="preserve"> </w:t>
      </w:r>
      <w:del w:id="2105" w:author="Assessor GDSXSR" w:date="2026-10-31T19:51:13Z">
        <w:r>
          <w:rPr>
            <w:rFonts w:ascii="Arial" w:hAnsi="Arial" w:eastAsia="Arial" w:cs="Arial"/>
            <w:sz w:val="28"/>
            <w:szCs w:val="28"/>
          </w:rPr>
          <w:delText xml:space="preserve">MORA</w:delText>
        </w:r>
      </w:del>
      <w:ins w:id="2106" w:author="Assessor GDSXSR" w:date="2026-10-31T19:51:13Z">
        <w:r>
          <w:rPr>
            <w:rFonts w:ascii="Arial" w:hAnsi="Arial" w:eastAsia="Arial" w:cs="Arial"/>
            <w:color w:val="808080"/>
            <w:sz w:val="28"/>
            <w:szCs w:val="28"/>
          </w:rPr>
          <w:t xml:space="preserve">FIXADOS</w:t>
        </w:r>
      </w:ins>
      <w:r>
        <w:rPr>
          <w:rFonts w:ascii="Arial" w:hAnsi="Arial" w:eastAsia="Arial" w:cs="Arial"/>
          <w:sz w:val="28"/>
          <w:szCs w:val="28"/>
          <w:highlight w:val="yellow"/>
          <w:rPrChange w:id="2117" w:author="Assessor GDSXSR" w:date="2026-10-31T19:51:13Z">
            <w:rPr>
              <w:rFonts w:ascii="Arial" w:hAnsi="Arial" w:eastAsia="Arial" w:cs="Arial"/>
              <w:sz w:val="28"/>
              <w:szCs w:val="28"/>
            </w:rPr>
          </w:rPrChange>
        </w:rPr>
        <w:t xml:space="preserve"> </w:t>
      </w:r>
      <w:del w:id="2107" w:author="Assessor GDSXSR" w:date="2026-10-31T19:51:13Z">
        <w:r>
          <w:rPr>
            <w:rFonts w:ascii="Arial" w:hAnsi="Arial" w:eastAsia="Arial" w:cs="Arial"/>
            <w:sz w:val="28"/>
            <w:szCs w:val="28"/>
          </w:rPr>
          <w:delText xml:space="preserve">CALCULADOS</w:delText>
        </w:r>
      </w:del>
      <w:ins w:id="2108" w:author="Assessor GDSXSR" w:date="2026-10-31T19:51:13Z">
        <w:r>
          <w:rPr>
            <w:rFonts w:ascii="Arial" w:hAnsi="Arial" w:eastAsia="Arial" w:cs="Arial"/>
            <w:color w:val="808080"/>
            <w:sz w:val="28"/>
            <w:szCs w:val="28"/>
          </w:rPr>
          <w:t xml:space="preserve">NA</w:t>
        </w:r>
      </w:ins>
      <w:r>
        <w:rPr>
          <w:rFonts w:ascii="Arial" w:hAnsi="Arial" w:eastAsia="Arial" w:cs="Arial"/>
          <w:sz w:val="28"/>
          <w:szCs w:val="28"/>
          <w:highlight w:val="yellow"/>
          <w:rPrChange w:id="2118" w:author="Assessor GDSXSR" w:date="2026-10-31T19:51:13Z">
            <w:rPr>
              <w:rFonts w:ascii="Arial" w:hAnsi="Arial" w:eastAsia="Arial" w:cs="Arial"/>
              <w:sz w:val="28"/>
              <w:szCs w:val="28"/>
            </w:rPr>
          </w:rPrChange>
        </w:rPr>
        <w:t xml:space="preserve"> </w:t>
      </w:r>
      <w:del w:id="2109" w:author="Assessor GDSXSR" w:date="2026-10-31T19:51:13Z">
        <w:r>
          <w:rPr>
            <w:rFonts w:ascii="Arial" w:hAnsi="Arial" w:eastAsia="Arial" w:cs="Arial"/>
            <w:sz w:val="28"/>
            <w:szCs w:val="28"/>
          </w:rPr>
          <w:delText xml:space="preserve">SEGUNDO A TAXA SELIC, DEDUZIDO O </w:delText>
        </w:r>
        <w:r>
          <w:rPr>
            <w:rFonts w:ascii="Arial" w:hAnsi="Arial" w:eastAsia="Arial" w:cs="Arial"/>
            <w:sz w:val="28"/>
            <w:szCs w:val="28"/>
          </w:rPr>
          <w:delText xml:space="preserve">IPCA, A PARTIR DE 3</w:delText>
        </w:r>
        <w:r>
          <w:rPr>
            <w:rFonts w:ascii="Arial" w:hAnsi="Arial" w:eastAsia="Arial" w:cs="Arial"/>
            <w:sz w:val="28"/>
            <w:szCs w:val="28"/>
          </w:rPr>
          <w:delText xml:space="preserve">1</w:delText>
        </w:r>
        <w:r>
          <w:rPr>
            <w:rFonts w:ascii="Arial" w:hAnsi="Arial" w:eastAsia="Arial" w:cs="Arial"/>
            <w:sz w:val="28"/>
            <w:szCs w:val="28"/>
          </w:rPr>
          <w:delText xml:space="preserve">/08/2024 - IMPOSSIBILIDADE DE APLICAÇÃO ISOLADA DA TAXA SELIC PARA ATUALIZAÇÃO DO DÉBITO</w:delText>
        </w:r>
      </w:del>
      <w:ins w:id="2110" w:author="Assessor GDSXSR" w:date="2026-10-31T19:51:13Z">
        <w:r>
          <w:rPr>
            <w:rFonts w:ascii="Arial" w:hAnsi="Arial" w:eastAsia="Arial" w:cs="Arial"/>
            <w:color w:val="808080"/>
            <w:sz w:val="28"/>
            <w:szCs w:val="28"/>
          </w:rPr>
          <w:t xml:space="preserve">SENTENÇA</w:t>
        </w:r>
      </w:ins>
    </w:p>
    <w:p w:rsidR="41697F72" w:rsidP="00AB1CCC" w:rsidRDefault="41697F72" w14:paraId="40EB882C" w14:textId="61A9D126">
      <w:pPr>
        <w:spacing w:after="0" w:line="360" w:lineRule="auto"/>
        <w:ind w:firstLine="2268"/>
        <w:jc w:val="both"/>
        <w:rPr>
          <w:rFonts w:ascii="Arial" w:hAnsi="Arial" w:eastAsia="Arial" w:cs="Arial"/>
          <w:sz w:val="28"/>
          <w:szCs w:val="28"/>
        </w:rPr>
      </w:pPr>
    </w:p>
    <w:p w:rsidR="2A256AF9" w:rsidP="00AB1CCC" w:rsidRDefault="52ECEF78" w14:paraId="5C3DF73D" w14:textId="602FDEF4">
      <w:pPr>
        <w:spacing w:after="0" w:line="360" w:lineRule="auto"/>
        <w:ind w:firstLine="2268"/>
        <w:jc w:val="both"/>
      </w:pPr>
      <w:commentRangeStart w:id="4"/>
      <w:r>
        <w:rPr>
          <w:rFonts w:ascii="Arial" w:hAnsi="Arial" w:eastAsia="Arial" w:cs="Arial"/>
          <w:sz w:val="28"/>
          <w:szCs w:val="28"/>
        </w:rPr>
        <w:t xml:space="preserve">O</w:t>
      </w:r>
      <w:r>
        <w:rPr>
          <w:rFonts w:ascii="Arial" w:hAnsi="Arial" w:eastAsia="Arial" w:cs="Arial"/>
          <w:sz w:val="28"/>
          <w:szCs w:val="28"/>
        </w:rPr>
        <w:t xml:space="preserve"> apelante </w:t>
      </w:r>
      <w:del w:id="2121" w:author="Assessor GDSXSR" w:date="2026-10-31T19:51:13Z">
        <w:r>
          <w:rPr>
            <w:rFonts w:ascii="Arial" w:hAnsi="Arial" w:eastAsia="Arial" w:cs="Arial"/>
            <w:sz w:val="28"/>
            <w:szCs w:val="28"/>
          </w:rPr>
          <w:delText xml:space="preserve">sustenta, em síntese,</w:delText>
        </w:r>
      </w:del>
      <w:ins w:id="2122" w:author="Assessor GDSXSR" w:date="2026-10-31T19:51:13Z">
        <w:r>
          <w:rPr>
            <w:rFonts w:ascii="Arial" w:hAnsi="Arial" w:eastAsia="Arial" w:cs="Arial"/>
            <w:color w:val="808080"/>
            <w:sz w:val="28"/>
            <w:szCs w:val="28"/>
          </w:rPr>
          <w:t xml:space="preserve">alega</w:t>
        </w:r>
      </w:ins>
      <w:r>
        <w:rPr>
          <w:rFonts w:ascii="Arial" w:hAnsi="Arial" w:eastAsia="Arial" w:cs="Arial"/>
          <w:sz w:val="28"/>
          <w:szCs w:val="28"/>
        </w:rPr>
        <w:t xml:space="preserve"> que: </w:t>
      </w:r>
      <w:r>
        <w:rPr>
          <w:rFonts w:ascii="Arial" w:hAnsi="Arial" w:eastAsia="Arial" w:cs="Arial"/>
          <w:b/>
          <w:bCs/>
          <w:sz w:val="28"/>
          <w:szCs w:val="28"/>
          <w:rPrChange w:id="2123" w:author="Assessor GDSXSR" w:date="2026-10-31T19:51:13Z">
            <w:rPr>
              <w:rFonts w:ascii="Arial" w:hAnsi="Arial" w:eastAsia="Arial" w:cs="Arial"/>
              <w:b/>
              <w:bCs/>
              <w:sz w:val="28"/>
              <w:szCs w:val="28"/>
            </w:rPr>
          </w:rPrChange>
        </w:rPr>
        <w:t xml:space="preserve">1)</w:t>
      </w:r>
      <w:r>
        <w:rPr>
          <w:rFonts w:ascii="Arial" w:hAnsi="Arial" w:eastAsia="Arial" w:cs="Arial"/>
          <w:sz w:val="28"/>
          <w:szCs w:val="28"/>
        </w:rPr>
        <w:t xml:space="preserve"> </w:t>
      </w:r>
      <w:del w:id="2124" w:author="Assessor GDSXSR" w:date="2026-10-31T19:51:13Z">
        <w:r>
          <w:rPr>
            <w:rFonts w:ascii="Arial" w:hAnsi="Arial" w:eastAsia="Arial" w:cs="Arial"/>
            <w:sz w:val="28"/>
            <w:szCs w:val="28"/>
          </w:rPr>
          <w:delText xml:space="preserve">os consectários legais fixados na</w:delText>
        </w:r>
      </w:del>
      <w:ins w:id="2125" w:author="Assessor GDSXSR" w:date="2026-10-31T19:51:13Z">
        <w:r>
          <w:rPr>
            <w:rFonts w:ascii="Arial" w:hAnsi="Arial" w:eastAsia="Arial" w:cs="Arial"/>
            <w:color w:val="808080"/>
            <w:sz w:val="28"/>
            <w:szCs w:val="28"/>
          </w:rPr>
          <w:t xml:space="preserve">a</w:t>
        </w:r>
      </w:ins>
      <w:r>
        <w:rPr>
          <w:rFonts w:ascii="Arial" w:hAnsi="Arial" w:eastAsia="Arial" w:cs="Arial"/>
          <w:sz w:val="28"/>
          <w:szCs w:val="28"/>
        </w:rPr>
        <w:t xml:space="preserve"> sentença </w:t>
      </w:r>
      <w:del w:id="2126" w:author="Assessor GDSXSR" w:date="2026-10-31T19:51:13Z">
        <w:r>
          <w:rPr>
            <w:rFonts w:ascii="Arial" w:hAnsi="Arial" w:eastAsia="Arial" w:cs="Arial"/>
            <w:sz w:val="28"/>
            <w:szCs w:val="28"/>
          </w:rPr>
          <w:delText xml:space="preserve">não observam </w:delText>
        </w:r>
        <w:r>
          <w:rPr>
            <w:rFonts w:ascii="Arial" w:hAnsi="Arial" w:eastAsia="Arial" w:cs="Arial"/>
            <w:sz w:val="28"/>
            <w:szCs w:val="28"/>
          </w:rPr>
          <w:delText xml:space="preserve">corretamente</w:delText>
        </w:r>
        <w:r>
          <w:rPr>
            <w:rFonts w:ascii="Arial" w:hAnsi="Arial" w:eastAsia="Arial" w:cs="Arial"/>
            <w:sz w:val="28"/>
            <w:szCs w:val="28"/>
          </w:rPr>
          <w:delText xml:space="preserve"> a sistemática introduzida pela Lei nº 14.905/2024; </w:delText>
        </w:r>
        <w:r>
          <w:rPr>
            <w:rFonts w:ascii="Arial" w:hAnsi="Arial" w:eastAsia="Arial" w:cs="Arial"/>
            <w:b/>
            <w:bCs/>
            <w:sz w:val="28"/>
            <w:szCs w:val="28"/>
          </w:rPr>
          <w:delText xml:space="preserve">2)</w:delText>
        </w:r>
        <w:r>
          <w:rPr>
            <w:rFonts w:ascii="Arial" w:hAnsi="Arial" w:eastAsia="Arial" w:cs="Arial"/>
            <w:sz w:val="28"/>
            <w:szCs w:val="28"/>
          </w:rPr>
          <w:delText xml:space="preserve"> houve adoção de</w:delText>
        </w:r>
      </w:del>
      <w:ins w:id="2127" w:author="Assessor GDSXSR" w:date="2026-10-31T19:51:13Z">
        <w:r>
          <w:rPr>
            <w:rFonts w:ascii="Arial" w:hAnsi="Arial" w:eastAsia="Arial" w:cs="Arial"/>
            <w:color w:val="808080"/>
            <w:sz w:val="28"/>
            <w:szCs w:val="28"/>
          </w:rPr>
          <w:t xml:space="preserve">adotou</w:t>
        </w:r>
      </w:ins>
      <w:r>
        <w:rPr>
          <w:rFonts w:ascii="Arial" w:hAnsi="Arial" w:eastAsia="Arial" w:cs="Arial"/>
          <w:sz w:val="28"/>
          <w:szCs w:val="28"/>
        </w:rPr>
        <w:t xml:space="preserve"> regime híbrido de atualização</w:t>
      </w:r>
      <w:del w:id="2128" w:author="Assessor GDSXSR" w:date="2026-10-31T19:51:13Z">
        <w:r>
          <w:rPr>
            <w:rFonts w:ascii="Arial" w:hAnsi="Arial" w:eastAsia="Arial" w:cs="Arial"/>
            <w:sz w:val="28"/>
            <w:szCs w:val="28"/>
          </w:rPr>
          <w:delText xml:space="preserve"> do débito</w:delText>
        </w:r>
      </w:del>
      <w:r>
        <w:rPr>
          <w:rFonts w:ascii="Arial" w:hAnsi="Arial" w:eastAsia="Arial" w:cs="Arial"/>
          <w:sz w:val="28"/>
          <w:szCs w:val="28"/>
        </w:rPr>
        <w:t xml:space="preserve">, com cumulação indevida de índices; </w:t>
      </w:r>
      <w:del w:id="2129" w:author="Assessor GDSXSR" w:date="2026-10-31T19:51:13Z">
        <w:r>
          <w:rPr>
            <w:rFonts w:ascii="Arial" w:hAnsi="Arial" w:eastAsia="Arial" w:cs="Arial"/>
            <w:b/>
            <w:bCs/>
            <w:sz w:val="28"/>
            <w:szCs w:val="28"/>
          </w:rPr>
          <w:delText xml:space="preserve">3</w:delText>
        </w:r>
      </w:del>
      <w:ins w:id="2130" w:author="Assessor GDSXSR" w:date="2026-10-31T19:51:13Z">
        <w:r>
          <w:rPr>
            <w:rFonts w:ascii="Arial" w:hAnsi="Arial" w:eastAsia="Arial" w:cs="Arial"/>
            <w:color w:val="808080"/>
            <w:sz w:val="28"/>
            <w:szCs w:val="28"/>
          </w:rPr>
          <w:t xml:space="preserve">e </w:t>
        </w:r>
        <w:r>
          <w:rPr>
            <w:b/>
            <w:rFonts w:ascii="Arial" w:hAnsi="Arial" w:eastAsia="Arial" w:cs="Arial"/>
            <w:color w:val="808080"/>
            <w:sz w:val="28"/>
            <w:szCs w:val="28"/>
          </w:rPr>
          <w:t xml:space="preserve">2</w:t>
        </w:r>
      </w:ins>
      <w:r>
        <w:rPr>
          <w:rFonts w:ascii="Arial" w:hAnsi="Arial" w:eastAsia="Arial" w:cs="Arial"/>
          <w:b/>
          <w:bCs/>
          <w:sz w:val="28"/>
          <w:szCs w:val="28"/>
        </w:rPr>
        <w:t xml:space="preserve">)</w:t>
      </w:r>
      <w:r>
        <w:rPr>
          <w:rFonts w:ascii="Arial" w:hAnsi="Arial" w:eastAsia="Arial" w:cs="Arial"/>
          <w:sz w:val="28"/>
          <w:szCs w:val="28"/>
        </w:rPr>
        <w:t xml:space="preserve"> a </w:t>
      </w:r>
      <w:del w:id="2131" w:author="Assessor GDSXSR" w:date="2026-10-31T19:51:13Z">
        <w:r>
          <w:rPr>
            <w:rFonts w:ascii="Arial" w:hAnsi="Arial" w:eastAsia="Arial" w:cs="Arial"/>
            <w:sz w:val="28"/>
            <w:szCs w:val="28"/>
          </w:rPr>
          <w:delText xml:space="preserve">taxa SELIC</w:delText>
        </w:r>
      </w:del>
      <w:ins w:id="2132" w:author="Assessor GDSXSR" w:date="2026-10-31T19:51:13Z">
        <w:r>
          <w:rPr>
            <w:rFonts w:ascii="Arial" w:hAnsi="Arial" w:eastAsia="Arial" w:cs="Arial"/>
            <w:color w:val="808080"/>
            <w:sz w:val="28"/>
            <w:szCs w:val="28"/>
          </w:rPr>
          <w:t xml:space="preserve">Selic</w:t>
        </w:r>
      </w:ins>
      <w:r>
        <w:rPr>
          <w:rFonts w:ascii="Arial" w:hAnsi="Arial" w:eastAsia="Arial" w:cs="Arial"/>
          <w:sz w:val="28"/>
          <w:szCs w:val="28"/>
        </w:rPr>
        <w:t xml:space="preserve"> deve incidir como índice único de </w:t>
      </w:r>
      <w:del w:id="2133" w:author="Assessor GDSXSR" w:date="2026-10-31T19:51:13Z">
        <w:r>
          <w:rPr>
            <w:rFonts w:ascii="Arial" w:hAnsi="Arial" w:eastAsia="Arial" w:cs="Arial"/>
            <w:sz w:val="28"/>
            <w:szCs w:val="28"/>
          </w:rPr>
          <w:delText xml:space="preserve">atualização</w:delText>
        </w:r>
      </w:del>
      <w:ins w:id="2134" w:author="Assessor GDSXSR" w:date="2026-10-31T19:51:13Z">
        <w:r>
          <w:rPr>
            <w:rFonts w:ascii="Arial" w:hAnsi="Arial" w:eastAsia="Arial" w:cs="Arial"/>
            <w:color w:val="808080"/>
            <w:sz w:val="28"/>
            <w:szCs w:val="28"/>
          </w:rPr>
          <w:t xml:space="preserve">correção</w:t>
        </w:r>
      </w:ins>
      <w:r>
        <w:rPr>
          <w:rFonts w:ascii="Arial" w:hAnsi="Arial" w:eastAsia="Arial" w:cs="Arial"/>
          <w:sz w:val="28"/>
          <w:szCs w:val="28"/>
        </w:rPr>
        <w:t xml:space="preserve"> e juros</w:t>
      </w:r>
      <w:del w:id="2135" w:author="Assessor GDSXSR" w:date="2026-10-31T19:51:13Z">
        <w:r>
          <w:rPr>
            <w:rFonts w:ascii="Arial" w:hAnsi="Arial" w:eastAsia="Arial" w:cs="Arial"/>
            <w:sz w:val="28"/>
            <w:szCs w:val="28"/>
          </w:rPr>
          <w:delText xml:space="preserve">,</w:delText>
        </w:r>
      </w:del>
      <w:r>
        <w:rPr>
          <w:rFonts w:ascii="Arial" w:hAnsi="Arial" w:eastAsia="Arial" w:cs="Arial"/>
          <w:sz w:val="28"/>
          <w:szCs w:val="28"/>
        </w:rPr>
        <w:t xml:space="preserve"> </w:t>
      </w:r>
      <w:del w:id="2136" w:author="Assessor GDSXSR" w:date="2026-10-31T19:51:13Z">
        <w:r>
          <w:rPr>
            <w:rFonts w:ascii="Arial" w:hAnsi="Arial" w:eastAsia="Arial" w:cs="Arial"/>
            <w:sz w:val="28"/>
            <w:szCs w:val="28"/>
          </w:rPr>
          <w:delText xml:space="preserve">em</w:delText>
        </w:r>
      </w:del>
      <w:ins w:id="2137" w:author="Assessor GDSXSR" w:date="2026-10-31T19:51:13Z">
        <w:r>
          <w:rPr>
            <w:rFonts w:ascii="Arial" w:hAnsi="Arial" w:eastAsia="Arial" w:cs="Arial"/>
            <w:color w:val="808080"/>
            <w:sz w:val="28"/>
            <w:szCs w:val="28"/>
          </w:rPr>
          <w:t xml:space="preserve">(ID</w:t>
        </w:r>
      </w:ins>
      <w:r>
        <w:rPr>
          <w:rFonts w:ascii="Arial" w:hAnsi="Arial" w:eastAsia="Arial" w:cs="Arial"/>
          <w:sz w:val="28"/>
          <w:szCs w:val="28"/>
        </w:rPr>
        <w:t xml:space="preserve"> </w:t>
      </w:r>
      <w:del w:id="2138" w:author="Assessor GDSXSR" w:date="2026-10-31T19:51:13Z">
        <w:r>
          <w:rPr>
            <w:rFonts w:ascii="Arial" w:hAnsi="Arial" w:eastAsia="Arial" w:cs="Arial"/>
            <w:sz w:val="28"/>
            <w:szCs w:val="28"/>
          </w:rPr>
          <w:delText xml:space="preserve">substituição aos demais encargos; </w:delText>
        </w:r>
        <w:r>
          <w:rPr>
            <w:rFonts w:ascii="Arial" w:hAnsi="Arial" w:eastAsia="Arial" w:cs="Arial"/>
            <w:sz w:val="28"/>
            <w:szCs w:val="28"/>
          </w:rPr>
          <w:delText xml:space="preserve">e </w:delText>
        </w:r>
        <w:r>
          <w:rPr>
            <w:rFonts w:ascii="Arial" w:hAnsi="Arial" w:eastAsia="Arial" w:cs="Arial"/>
            <w:b/>
            <w:bCs/>
            <w:sz w:val="28"/>
            <w:szCs w:val="28"/>
          </w:rPr>
          <w:delText xml:space="preserve">4</w:delText>
        </w:r>
      </w:del>
      <w:ins w:id="2139" w:author="Assessor GDSXSR" w:date="2026-10-31T19:51:13Z">
        <w:r>
          <w:rPr>
            <w:rFonts w:ascii="Arial" w:hAnsi="Arial" w:eastAsia="Arial" w:cs="Arial"/>
            <w:color w:val="808080"/>
            <w:sz w:val="28"/>
            <w:szCs w:val="28"/>
          </w:rPr>
          <w:t xml:space="preserve">88809867</w:t>
        </w:r>
      </w:ins>
      <w:r>
        <w:rPr>
          <w:rFonts w:ascii="Arial" w:hAnsi="Arial" w:eastAsia="Arial" w:cs="Arial"/>
          <w:b/>
          <w:bCs/>
          <w:sz w:val="28"/>
          <w:szCs w:val="28"/>
        </w:rPr>
        <w:t xml:space="preserve">)</w:t>
      </w:r>
      <w:del w:id="2140" w:author="Assessor GDSXSR" w:date="2026-10-31T19:51:13Z">
        <w:r>
          <w:rPr>
            <w:rFonts w:ascii="Arial" w:hAnsi="Arial" w:eastAsia="Arial" w:cs="Arial"/>
            <w:sz w:val="28"/>
            <w:szCs w:val="28"/>
          </w:rPr>
          <w:delText xml:space="preserve"> o entendimento firmado pelo STJ acerca do art</w:delText>
        </w:r>
      </w:del>
      <w:r>
        <w:rPr>
          <w:rFonts w:ascii="Arial" w:hAnsi="Arial" w:eastAsia="Arial" w:cs="Arial"/>
          <w:sz w:val="28"/>
          <w:szCs w:val="28"/>
        </w:rPr>
        <w:t xml:space="preserve">.</w:t>
      </w:r>
      <w:del w:id="2141" w:author="Assessor GDSXSR" w:date="2026-10-31T19:51:13Z">
        <w:r>
          <w:rPr>
            <w:rFonts w:ascii="Arial" w:hAnsi="Arial" w:eastAsia="Arial" w:cs="Arial"/>
            <w:sz w:val="28"/>
            <w:szCs w:val="28"/>
          </w:rPr>
          <w:delText xml:space="preserve"> 406 do Código Civil reforça a aplicação da SELIC às dívidas civis. </w:delText>
        </w:r>
      </w:del>
      <w:commentRangeEnd w:id="4"/>
      <w:r w:rsidRPr="39AEA010" w:rsidR="2A256AF9">
        <w:rPr>
          <w:rStyle w:val="CommentReference"/>
          <w:rFonts w:ascii="Arial" w:hAnsi="Arial" w:eastAsia="Arial" w:cs="Arial"/>
          <w:sz w:val="28"/>
          <w:szCs w:val="28"/>
        </w:rPr>
        <w:commentReference w:id="4"/>
      </w:r>
    </w:p>
    <w:p w:rsidR="41697F72" w:rsidP="00AB1CCC" w:rsidRDefault="41697F72" w14:paraId="08328CE0" w14:textId="742D3A11">
      <w:pPr>
        <w:spacing w:after="0" w:line="360" w:lineRule="auto"/>
        <w:ind w:firstLine="2268"/>
        <w:jc w:val="both"/>
        <w:rPr>
          <w:rFonts w:ascii="Arial" w:hAnsi="Arial" w:eastAsia="Arial" w:cs="Arial"/>
          <w:sz w:val="28"/>
          <w:szCs w:val="28"/>
        </w:rPr>
      </w:pPr>
    </w:p>
    <w:p w:rsidR="4136EC0F" w:rsidP="00AB1CCC" w:rsidRDefault="4136EC0F" w14:paraId="1914CA92" w14:textId="5A7F1625">
      <w:pPr>
        <w:spacing w:after="0" w:line="360" w:lineRule="auto"/>
        <w:ind w:firstLine="2268"/>
        <w:jc w:val="both"/>
      </w:pPr>
      <w:r w:rsidRPr="41697F72">
        <w:rPr>
          <w:rFonts w:ascii="Arial" w:hAnsi="Arial" w:eastAsia="Arial" w:cs="Arial"/>
          <w:sz w:val="28"/>
          <w:szCs w:val="28"/>
          <w:highlight w:val="yellow"/>
          <w:rPrChange w:id="2142" w:author="Assessor GDSXSR" w:date="2026-10-31T19:51:13Z">
            <w:rPr>
              <w:rFonts w:ascii="Arial" w:hAnsi="Arial" w:eastAsia="Arial" w:cs="Arial"/>
              <w:sz w:val="28"/>
              <w:szCs w:val="28"/>
            </w:rPr>
          </w:rPrChange>
        </w:rPr>
        <w:t xml:space="preserve">Sem razão </w:t>
      </w:r>
      <w:r w:rsidRPr="41697F72" w:rsidR="5CBFFE16">
        <w:rPr>
          <w:rFonts w:ascii="Arial" w:hAnsi="Arial" w:eastAsia="Arial" w:cs="Arial"/>
          <w:sz w:val="28"/>
          <w:szCs w:val="28"/>
          <w:highlight w:val="yellow"/>
          <w:rPrChange w:id="2143" w:author="Assessor GDSXSR" w:date="2026-10-31T19:51:13Z">
            <w:rPr>
              <w:rFonts w:ascii="Arial" w:hAnsi="Arial" w:eastAsia="Arial" w:cs="Arial"/>
              <w:sz w:val="28"/>
              <w:szCs w:val="28"/>
            </w:rPr>
          </w:rPrChange>
        </w:rPr>
        <w:t>o</w:t>
      </w:r>
      <w:r w:rsidRPr="41697F72">
        <w:rPr>
          <w:rFonts w:ascii="Arial" w:hAnsi="Arial" w:eastAsia="Arial" w:cs="Arial"/>
          <w:sz w:val="28"/>
          <w:szCs w:val="28"/>
          <w:highlight w:val="yellow"/>
          <w:rPrChange w:id="2144" w:author="Assessor GDSXSR" w:date="2026-10-31T19:51:13Z">
            <w:rPr>
              <w:rFonts w:ascii="Arial" w:hAnsi="Arial" w:eastAsia="Arial" w:cs="Arial"/>
              <w:sz w:val="28"/>
              <w:szCs w:val="28"/>
            </w:rPr>
          </w:rPrChange>
        </w:rPr>
        <w:t xml:space="preserve"> apelante. </w:t>
      </w:r>
    </w:p>
    <w:p w:rsidR="41697F72" w:rsidP="00AB1CCC" w:rsidRDefault="41697F72" w14:paraId="22D3B8E4" w14:textId="7DFB0BF7">
      <w:pPr>
        <w:spacing w:after="0" w:line="360" w:lineRule="auto"/>
        <w:ind w:firstLine="2268"/>
        <w:jc w:val="both"/>
        <w:rPr>
          <w:rFonts w:ascii="Arial" w:hAnsi="Arial" w:eastAsia="Arial" w:cs="Arial"/>
          <w:sz w:val="28"/>
          <w:szCs w:val="28"/>
        </w:rPr>
      </w:pPr>
    </w:p>
    <w:p w:rsidR="0AFA908B" w:rsidP="00AB1CCC" w:rsidRDefault="226DDFA1" w14:paraId="5F34B9BD" w14:textId="1A6E1A5D">
      <w:pPr>
        <w:shd w:val="clear" w:color="auto" w:fill="FFFFFF" w:themeFill="background1"/>
        <w:spacing w:after="0" w:line="360" w:lineRule="auto"/>
        <w:ind w:firstLine="2268"/>
        <w:jc w:val="both"/>
      </w:pPr>
      <w:commentRangeStart w:id="7"/>
      <w:r>
        <w:rPr>
          <w:rFonts w:ascii="Arial" w:hAnsi="Arial" w:eastAsia="Arial" w:cs="Arial"/>
          <w:color w:val="000000" w:themeColor="text1"/>
          <w:sz w:val="28"/>
          <w:szCs w:val="28"/>
        </w:rPr>
        <w:t xml:space="preserve">A Lei</w:t>
      </w:r>
      <w:del w:id="2145" w:author="Assessor GDSXSR" w:date="2026-10-31T19:51:13Z">
        <w:r>
          <w:rPr>
            <w:rFonts w:ascii="Arial" w:hAnsi="Arial" w:eastAsia="Arial" w:cs="Arial"/>
            <w:color w:val="000000" w:themeColor="text1"/>
            <w:sz w:val="28"/>
            <w:szCs w:val="28"/>
          </w:rPr>
          <w:delText xml:space="preserve"> n.</w:delText>
        </w:r>
      </w:del>
      <w:r>
        <w:rPr>
          <w:rFonts w:ascii="Arial" w:hAnsi="Arial" w:eastAsia="Arial" w:cs="Arial"/>
          <w:color w:val="000000" w:themeColor="text1"/>
          <w:sz w:val="28"/>
          <w:szCs w:val="28"/>
        </w:rPr>
        <w:t xml:space="preserve"> 14.905/2024</w:t>
      </w:r>
      <w:del w:id="2146" w:author="Assessor GDSXSR" w:date="2026-10-31T19:51:13Z">
        <w:r>
          <w:rPr>
            <w:rFonts w:ascii="Arial" w:hAnsi="Arial" w:eastAsia="Arial" w:cs="Arial"/>
            <w:color w:val="000000" w:themeColor="text1"/>
            <w:sz w:val="28"/>
            <w:szCs w:val="28"/>
          </w:rPr>
          <w:delText xml:space="preserve">, que</w:delText>
        </w:r>
      </w:del>
      <w:r>
        <w:rPr>
          <w:rFonts w:ascii="Arial" w:hAnsi="Arial" w:eastAsia="Arial" w:cs="Arial"/>
          <w:color w:val="000000" w:themeColor="text1"/>
          <w:sz w:val="28"/>
          <w:szCs w:val="28"/>
        </w:rPr>
        <w:t xml:space="preserve"> alterou</w:t>
      </w:r>
      <w:del w:id="2147" w:author="Assessor GDSXSR" w:date="2026-10-31T19:51:13Z">
        <w:r>
          <w:rPr>
            <w:rFonts w:ascii="Arial" w:hAnsi="Arial" w:eastAsia="Arial" w:cs="Arial"/>
            <w:color w:val="000000" w:themeColor="text1"/>
            <w:sz w:val="28"/>
            <w:szCs w:val="28"/>
          </w:rPr>
          <w:delText xml:space="preserve">, entre outros,</w:delText>
        </w:r>
      </w:del>
      <w:r>
        <w:rPr>
          <w:rFonts w:ascii="Arial" w:hAnsi="Arial" w:eastAsia="Arial" w:cs="Arial"/>
          <w:color w:val="000000" w:themeColor="text1"/>
          <w:sz w:val="28"/>
          <w:szCs w:val="28"/>
        </w:rPr>
        <w:t xml:space="preserve"> os arts. 389 e 406 do Código Civil</w:t>
      </w:r>
      <w:ins w:id="2148" w:author="Assessor GDSXSR" w:date="2026-10-31T19:51:13Z">
        <w:r>
          <w:rPr>
            <w:rFonts w:ascii="Arial" w:hAnsi="Arial" w:eastAsia="Arial" w:cs="Arial"/>
            <w:color w:val="808080"/>
            <w:sz w:val="28"/>
            <w:szCs w:val="28"/>
          </w:rPr>
          <w:t xml:space="preserve"> e produz efeitos desde 30/08/2024</w:t>
        </w:r>
      </w:ins>
      <w:r>
        <w:rPr>
          <w:rFonts w:ascii="Arial" w:hAnsi="Arial" w:eastAsia="Arial" w:cs="Arial"/>
          <w:color w:val="000000" w:themeColor="text1"/>
          <w:sz w:val="28"/>
          <w:szCs w:val="28"/>
        </w:rPr>
        <w:t xml:space="preserve">, </w:t>
      </w:r>
      <w:del w:id="2149" w:author="Assessor GDSXSR" w:date="2026-10-31T19:51:13Z">
        <w:r>
          <w:rPr>
            <w:rFonts w:ascii="Arial" w:hAnsi="Arial" w:eastAsia="Arial" w:cs="Arial"/>
            <w:color w:val="000000" w:themeColor="text1"/>
            <w:sz w:val="28"/>
            <w:szCs w:val="28"/>
          </w:rPr>
          <w:delText xml:space="preserve">estabeleceu</w:delText>
        </w:r>
      </w:del>
      <w:ins w:id="2150" w:author="Assessor GDSXSR" w:date="2026-10-31T19:51:13Z">
        <w:r>
          <w:rPr>
            <w:rFonts w:ascii="Arial" w:hAnsi="Arial" w:eastAsia="Arial" w:cs="Arial"/>
            <w:color w:val="808080"/>
            <w:sz w:val="28"/>
            <w:szCs w:val="28"/>
          </w:rPr>
          <w:t xml:space="preserve">sessenta</w:t>
        </w:r>
      </w:ins>
      <w:r>
        <w:rPr>
          <w:rFonts w:ascii="Arial" w:hAnsi="Arial" w:eastAsia="Arial" w:cs="Arial"/>
          <w:color w:val="000000" w:themeColor="text1"/>
          <w:sz w:val="28"/>
          <w:szCs w:val="28"/>
        </w:rPr>
        <w:t xml:space="preserve"> </w:t>
      </w:r>
      <w:del w:id="2151" w:author="Assessor GDSXSR" w:date="2026-10-31T19:51:13Z">
        <w:r>
          <w:rPr>
            <w:rFonts w:ascii="Arial" w:hAnsi="Arial" w:eastAsia="Arial" w:cs="Arial"/>
            <w:color w:val="000000" w:themeColor="text1"/>
            <w:sz w:val="28"/>
            <w:szCs w:val="28"/>
          </w:rPr>
          <w:delText xml:space="preserve">que,</w:delText>
        </w:r>
      </w:del>
      <w:ins w:id="2152" w:author="Assessor GDSXSR" w:date="2026-10-31T19:51:13Z">
        <w:r>
          <w:rPr>
            <w:rFonts w:ascii="Arial" w:hAnsi="Arial" w:eastAsia="Arial" w:cs="Arial"/>
            <w:color w:val="808080"/>
            <w:sz w:val="28"/>
            <w:szCs w:val="28"/>
          </w:rPr>
          <w:t xml:space="preserve">dias</w:t>
        </w:r>
      </w:ins>
      <w:r>
        <w:rPr>
          <w:rFonts w:ascii="Arial" w:hAnsi="Arial" w:eastAsia="Arial" w:cs="Arial"/>
          <w:color w:val="000000" w:themeColor="text1"/>
          <w:sz w:val="28"/>
          <w:szCs w:val="28"/>
        </w:rPr>
        <w:t xml:space="preserve"> </w:t>
      </w:r>
      <w:del w:id="2153" w:author="Assessor GDSXSR" w:date="2026-10-31T19:51:13Z">
        <w:r>
          <w:rPr>
            <w:rFonts w:ascii="Arial" w:hAnsi="Arial" w:eastAsia="Arial" w:cs="Arial"/>
            <w:color w:val="000000" w:themeColor="text1"/>
            <w:sz w:val="28"/>
            <w:szCs w:val="28"/>
          </w:rPr>
          <w:delText xml:space="preserve">na ausência de previsão contratual,</w:delText>
        </w:r>
      </w:del>
      <w:ins w:id="2154" w:author="Assessor GDSXSR" w:date="2026-10-31T19:51:13Z">
        <w:r>
          <w:rPr>
            <w:rFonts w:ascii="Arial" w:hAnsi="Arial" w:eastAsia="Arial" w:cs="Arial"/>
            <w:color w:val="808080"/>
            <w:sz w:val="28"/>
            <w:szCs w:val="28"/>
          </w:rPr>
          <w:t xml:space="preserve">após</w:t>
        </w:r>
      </w:ins>
      <w:r>
        <w:rPr>
          <w:rFonts w:ascii="Arial" w:hAnsi="Arial" w:eastAsia="Arial" w:cs="Arial"/>
          <w:color w:val="000000" w:themeColor="text1"/>
          <w:sz w:val="28"/>
          <w:szCs w:val="28"/>
        </w:rPr>
        <w:t xml:space="preserve"> a </w:t>
      </w:r>
      <w:del w:id="2155" w:author="Assessor GDSXSR" w:date="2026-10-31T19:51:13Z">
        <w:r>
          <w:rPr>
            <w:rFonts w:ascii="Arial" w:hAnsi="Arial" w:eastAsia="Arial" w:cs="Arial"/>
            <w:color w:val="000000" w:themeColor="text1"/>
            <w:sz w:val="28"/>
            <w:szCs w:val="28"/>
          </w:rPr>
          <w:delText xml:space="preserve">correção monetária se dará pelo Índice Nacional de Preços ao Consumidor Amplo</w:delText>
        </w:r>
      </w:del>
      <w:ins w:id="2156" w:author="Assessor GDSXSR" w:date="2026-10-31T19:51:13Z">
        <w:r>
          <w:rPr>
            <w:rFonts w:ascii="Arial" w:hAnsi="Arial" w:eastAsia="Arial" w:cs="Arial"/>
            <w:color w:val="808080"/>
            <w:sz w:val="28"/>
            <w:szCs w:val="28"/>
          </w:rPr>
          <w:t xml:space="preserve">publicação</w:t>
        </w:r>
      </w:ins>
      <w:r>
        <w:rPr>
          <w:rFonts w:ascii="Arial" w:hAnsi="Arial" w:eastAsia="Arial" w:cs="Arial"/>
          <w:color w:val="000000" w:themeColor="text1"/>
          <w:sz w:val="28"/>
          <w:szCs w:val="28"/>
        </w:rPr>
        <w:t xml:space="preserve"> (</w:t>
      </w:r>
      <w:del w:id="2157" w:author="Assessor GDSXSR" w:date="2026-10-31T19:51:13Z">
        <w:r>
          <w:rPr>
            <w:rFonts w:ascii="Arial" w:hAnsi="Arial" w:eastAsia="Arial" w:cs="Arial"/>
            <w:color w:val="000000" w:themeColor="text1"/>
            <w:sz w:val="28"/>
            <w:szCs w:val="28"/>
          </w:rPr>
          <w:delText xml:space="preserve">IPCA</w:delText>
        </w:r>
      </w:del>
      <w:ins w:id="2158" w:author="Assessor GDSXSR" w:date="2026-10-31T19:51:13Z">
        <w:r>
          <w:rPr>
            <w:rFonts w:ascii="Arial" w:hAnsi="Arial" w:eastAsia="Arial" w:cs="Arial"/>
            <w:color w:val="808080"/>
            <w:sz w:val="28"/>
            <w:szCs w:val="28"/>
          </w:rPr>
          <w:t xml:space="preserve">Lei 14.905/2024 5º II</w:t>
        </w:r>
      </w:ins>
      <w:r>
        <w:rPr>
          <w:rFonts w:ascii="Arial" w:hAnsi="Arial" w:eastAsia="Arial" w:cs="Arial"/>
          <w:color w:val="000000" w:themeColor="text1"/>
          <w:sz w:val="28"/>
          <w:szCs w:val="28"/>
        </w:rPr>
        <w:t xml:space="preserve">)</w:t>
      </w:r>
      <w:del w:id="2159" w:author="Assessor GDSXSR" w:date="2026-10-31T19:51:13Z">
        <w:r>
          <w:rPr>
            <w:rFonts w:ascii="Arial" w:hAnsi="Arial" w:eastAsia="Arial" w:cs="Arial"/>
            <w:color w:val="000000" w:themeColor="text1"/>
            <w:sz w:val="28"/>
            <w:szCs w:val="28"/>
          </w:rPr>
          <w:delText xml:space="preserve">, e os juros de mora, pela taxa referencial do Sistema Especial de Liquidação e de Custódia (Selic), deduzido o índice de atualização monetária</w:delText>
        </w:r>
      </w:del>
      <w:r>
        <w:rPr>
          <w:rFonts w:ascii="Arial" w:hAnsi="Arial" w:eastAsia="Arial" w:cs="Arial"/>
          <w:color w:val="000000" w:themeColor="text1"/>
          <w:sz w:val="28"/>
          <w:szCs w:val="28"/>
        </w:rPr>
        <w:t xml:space="preserve">.</w:t>
      </w:r>
      <w:commentRangeEnd w:id="7"/>
      <w:r>
        <w:rPr>
          <w:rStyle w:val="CommentReference"/>
        </w:rPr>
        <w:commentReference w:id="7"/>
      </w:r>
    </w:p>
    <w:p w:rsidR="39AEA010" w:rsidP="00AB1CCC" w:rsidRDefault="39AEA010" w14:paraId="4D669E80" w14:textId="50DBF960">
      <w:pPr>
        <w:shd w:val="clear" w:color="auto" w:fill="FFFFFF" w:themeFill="background1"/>
        <w:spacing w:after="0" w:line="360" w:lineRule="auto"/>
        <w:ind w:firstLine="2268"/>
        <w:jc w:val="both"/>
        <w:rPr>
          <w:rFonts w:ascii="Arial" w:hAnsi="Arial" w:eastAsia="Arial" w:cs="Arial"/>
          <w:color w:val="000000" w:themeColor="text1"/>
          <w:sz w:val="28"/>
          <w:szCs w:val="28"/>
        </w:rPr>
      </w:pPr>
    </w:p>
    <w:p w:rsidR="0AFA908B" w:rsidP="00AB1CCC" w:rsidRDefault="0AFA908B" w14:paraId="3AF1549C" w14:textId="5C51776E">
      <w:pPr>
        <w:shd w:val="clear" w:color="auto" w:fill="FFFFFF" w:themeFill="background1"/>
        <w:spacing w:after="0" w:line="360" w:lineRule="auto"/>
        <w:ind w:firstLine="2268"/>
        <w:jc w:val="both"/>
        <w:rPr>
          <w:ins w:id="2190" w:author="Assessor GDSXSR" w:date="2026-10-31T19:51:13Z"/>
        </w:rPr>
      </w:pPr>
      <w:del w:id="2160" w:author="Assessor GDSXSR" w:date="2026-10-31T19:51:13Z">
        <w:r>
          <w:rPr>
            <w:rFonts w:ascii="Arial" w:hAnsi="Arial" w:eastAsia="Arial" w:cs="Arial"/>
            <w:color w:val="000000" w:themeColor="text1"/>
            <w:sz w:val="28"/>
            <w:szCs w:val="28"/>
          </w:rPr>
          <w:delText xml:space="preserve">Assim</w:delText>
        </w:r>
      </w:del>
      <w:ins w:id="2161" w:author="Assessor GDSXSR" w:date="2026-10-31T19:51:13Z">
        <w:r>
          <w:rPr>
            <w:rFonts w:ascii="Arial" w:hAnsi="Arial" w:eastAsia="Arial" w:cs="Arial"/>
            <w:color w:val="808080"/>
            <w:sz w:val="28"/>
            <w:szCs w:val="28"/>
          </w:rPr>
          <w:t xml:space="preserve">Desde então</w:t>
        </w:r>
      </w:ins>
      <w:r>
        <w:rPr>
          <w:rFonts w:ascii="Arial" w:hAnsi="Arial" w:eastAsia="Arial" w:cs="Arial"/>
          <w:color w:val="000000" w:themeColor="text1"/>
          <w:sz w:val="28"/>
          <w:szCs w:val="28"/>
        </w:rPr>
        <w:t xml:space="preserve">, </w:t>
      </w:r>
      <w:del w:id="2162" w:author="Assessor GDSXSR" w:date="2026-10-31T19:51:13Z">
        <w:r>
          <w:rPr>
            <w:rFonts w:ascii="Arial" w:hAnsi="Arial" w:eastAsia="Arial" w:cs="Arial"/>
            <w:color w:val="000000" w:themeColor="text1"/>
            <w:sz w:val="28"/>
            <w:szCs w:val="28"/>
          </w:rPr>
          <w:delText xml:space="preserve">até</w:delText>
        </w:r>
      </w:del>
      <w:ins w:id="2163" w:author="Assessor GDSXSR" w:date="2026-10-31T19:51:13Z">
        <w:r>
          <w:rPr>
            <w:rFonts w:ascii="Arial" w:hAnsi="Arial" w:eastAsia="Arial" w:cs="Arial"/>
            <w:color w:val="808080"/>
            <w:sz w:val="28"/>
            <w:szCs w:val="28"/>
          </w:rPr>
          <w:t xml:space="preserve">na</w:t>
        </w:r>
      </w:ins>
      <w:r>
        <w:rPr>
          <w:rFonts w:ascii="Arial" w:hAnsi="Arial" w:eastAsia="Arial" w:cs="Arial"/>
          <w:color w:val="000000" w:themeColor="text1"/>
          <w:sz w:val="28"/>
          <w:szCs w:val="28"/>
        </w:rPr>
        <w:t xml:space="preserve"> </w:t>
      </w:r>
      <w:del w:id="2164" w:author="Assessor GDSXSR" w:date="2026-10-31T19:51:13Z">
        <w:r>
          <w:rPr>
            <w:rFonts w:ascii="Arial" w:hAnsi="Arial" w:eastAsia="Arial" w:cs="Arial"/>
            <w:color w:val="000000" w:themeColor="text1"/>
            <w:sz w:val="28"/>
            <w:szCs w:val="28"/>
          </w:rPr>
          <w:delText xml:space="preserve">31/08/2024</w:delText>
        </w:r>
      </w:del>
      <w:ins w:id="2165" w:author="Assessor GDSXSR" w:date="2026-10-31T19:51:13Z">
        <w:r>
          <w:rPr>
            <w:rFonts w:ascii="Arial" w:hAnsi="Arial" w:eastAsia="Arial" w:cs="Arial"/>
            <w:color w:val="808080"/>
            <w:sz w:val="28"/>
            <w:szCs w:val="28"/>
          </w:rPr>
          <w:t xml:space="preserve">ausência</w:t>
        </w:r>
      </w:ins>
      <w:r>
        <w:rPr>
          <w:rFonts w:ascii="Arial" w:hAnsi="Arial" w:eastAsia="Arial" w:cs="Arial"/>
          <w:color w:val="000000" w:themeColor="text1"/>
          <w:sz w:val="28"/>
          <w:szCs w:val="28"/>
        </w:rPr>
        <w:t xml:space="preserve"> </w:t>
      </w:r>
      <w:del w:id="2166" w:author="Assessor GDSXSR" w:date="2026-10-31T19:51:13Z">
        <w:r>
          <w:rPr>
            <w:rFonts w:ascii="Arial" w:hAnsi="Arial" w:eastAsia="Arial" w:cs="Arial"/>
            <w:color w:val="000000" w:themeColor="text1"/>
            <w:sz w:val="28"/>
            <w:szCs w:val="28"/>
          </w:rPr>
          <w:delText xml:space="preserve">–</w:delText>
        </w:r>
      </w:del>
      <w:ins w:id="2167" w:author="Assessor GDSXSR" w:date="2026-10-31T19:51:13Z">
        <w:r>
          <w:rPr>
            <w:rFonts w:ascii="Arial" w:hAnsi="Arial" w:eastAsia="Arial" w:cs="Arial"/>
            <w:color w:val="808080"/>
            <w:sz w:val="28"/>
            <w:szCs w:val="28"/>
          </w:rPr>
          <w:t xml:space="preserve">de</w:t>
        </w:r>
      </w:ins>
      <w:r>
        <w:rPr>
          <w:rFonts w:ascii="Arial" w:hAnsi="Arial" w:eastAsia="Arial" w:cs="Arial"/>
          <w:color w:val="000000" w:themeColor="text1"/>
          <w:sz w:val="28"/>
          <w:szCs w:val="28"/>
        </w:rPr>
        <w:t xml:space="preserve"> </w:t>
      </w:r>
      <w:del w:id="2168" w:author="Assessor GDSXSR" w:date="2026-10-31T19:51:13Z">
        <w:r>
          <w:rPr>
            <w:rFonts w:ascii="Arial" w:hAnsi="Arial" w:eastAsia="Arial" w:cs="Arial"/>
            <w:color w:val="000000" w:themeColor="text1"/>
            <w:sz w:val="28"/>
            <w:szCs w:val="28"/>
          </w:rPr>
          <w:delText xml:space="preserve">véspera</w:delText>
        </w:r>
      </w:del>
      <w:ins w:id="2169" w:author="Assessor GDSXSR" w:date="2026-10-31T19:51:13Z">
        <w:r>
          <w:rPr>
            <w:rFonts w:ascii="Arial" w:hAnsi="Arial" w:eastAsia="Arial" w:cs="Arial"/>
            <w:color w:val="808080"/>
            <w:sz w:val="28"/>
            <w:szCs w:val="28"/>
          </w:rPr>
          <w:t xml:space="preserve">convenção,</w:t>
        </w:r>
      </w:ins>
      <w:r>
        <w:rPr>
          <w:rFonts w:ascii="Arial" w:hAnsi="Arial" w:eastAsia="Arial" w:cs="Arial"/>
          <w:color w:val="000000" w:themeColor="text1"/>
          <w:sz w:val="28"/>
          <w:szCs w:val="28"/>
        </w:rPr>
        <w:t xml:space="preserve"> </w:t>
      </w:r>
      <w:del w:id="2170" w:author="Assessor GDSXSR" w:date="2026-10-31T19:51:13Z">
        <w:r>
          <w:rPr>
            <w:rFonts w:ascii="Arial" w:hAnsi="Arial" w:eastAsia="Arial" w:cs="Arial"/>
            <w:color w:val="000000" w:themeColor="text1"/>
            <w:sz w:val="28"/>
            <w:szCs w:val="28"/>
          </w:rPr>
          <w:delText xml:space="preserve">da vigência da referida Lei n. 14.905/2024 –</w:delText>
        </w:r>
      </w:del>
      <w:ins w:id="2171" w:author="Assessor GDSXSR" w:date="2026-10-31T19:51:13Z">
        <w:r>
          <w:rPr>
            <w:rFonts w:ascii="Arial" w:hAnsi="Arial" w:eastAsia="Arial" w:cs="Arial"/>
            <w:color w:val="808080"/>
            <w:sz w:val="28"/>
            <w:szCs w:val="28"/>
          </w:rPr>
          <w:t xml:space="preserve">dispõem</w:t>
        </w:r>
      </w:ins>
      <w:r>
        <w:rPr>
          <w:rFonts w:ascii="Arial" w:hAnsi="Arial" w:eastAsia="Arial" w:cs="Arial"/>
          <w:color w:val="000000" w:themeColor="text1"/>
          <w:sz w:val="28"/>
          <w:szCs w:val="28"/>
        </w:rPr>
        <w:t xml:space="preserve"> os </w:t>
      </w:r>
      <w:del w:id="2172" w:author="Assessor GDSXSR" w:date="2026-10-31T19:51:13Z">
        <w:r>
          <w:rPr>
            <w:rFonts w:ascii="Arial" w:hAnsi="Arial" w:eastAsia="Arial" w:cs="Arial"/>
            <w:color w:val="000000" w:themeColor="text1"/>
            <w:sz w:val="28"/>
            <w:szCs w:val="28"/>
          </w:rPr>
          <w:delText xml:space="preserve">valores</w:delText>
        </w:r>
      </w:del>
      <w:ins w:id="2173" w:author="Assessor GDSXSR" w:date="2026-10-31T19:51:13Z">
        <w:r>
          <w:rPr>
            <w:rFonts w:ascii="Arial" w:hAnsi="Arial" w:eastAsia="Arial" w:cs="Arial"/>
            <w:color w:val="808080"/>
            <w:sz w:val="28"/>
            <w:szCs w:val="28"/>
          </w:rPr>
          <w:t xml:space="preserve">arts.</w:t>
        </w:r>
      </w:ins>
      <w:r>
        <w:rPr>
          <w:rFonts w:ascii="Arial" w:hAnsi="Arial" w:eastAsia="Arial" w:cs="Arial"/>
          <w:color w:val="000000" w:themeColor="text1"/>
          <w:sz w:val="28"/>
          <w:szCs w:val="28"/>
        </w:rPr>
        <w:t xml:space="preserve"> </w:t>
      </w:r>
      <w:del w:id="2174" w:author="Assessor GDSXSR" w:date="2026-10-31T19:51:13Z">
        <w:r>
          <w:rPr>
            <w:rFonts w:ascii="Arial" w:hAnsi="Arial" w:eastAsia="Arial" w:cs="Arial"/>
            <w:color w:val="000000" w:themeColor="text1"/>
            <w:sz w:val="28"/>
            <w:szCs w:val="28"/>
          </w:rPr>
          <w:delText xml:space="preserve">devidos</w:delText>
        </w:r>
      </w:del>
      <w:ins w:id="2175" w:author="Assessor GDSXSR" w:date="2026-10-31T19:51:13Z">
        <w:r>
          <w:rPr>
            <w:rFonts w:ascii="Arial" w:hAnsi="Arial" w:eastAsia="Arial" w:cs="Arial"/>
            <w:color w:val="808080"/>
            <w:sz w:val="28"/>
            <w:szCs w:val="28"/>
          </w:rPr>
          <w:t xml:space="preserve">389,</w:t>
        </w:r>
      </w:ins>
      <w:r>
        <w:rPr>
          <w:rFonts w:ascii="Arial" w:hAnsi="Arial" w:eastAsia="Arial" w:cs="Arial"/>
          <w:color w:val="000000" w:themeColor="text1"/>
          <w:sz w:val="28"/>
          <w:szCs w:val="28"/>
        </w:rPr>
        <w:t xml:space="preserve"> </w:t>
      </w:r>
      <w:del w:id="2176" w:author="Assessor GDSXSR" w:date="2026-10-31T19:51:13Z">
        <w:r>
          <w:rPr>
            <w:rFonts w:ascii="Arial" w:hAnsi="Arial" w:eastAsia="Arial" w:cs="Arial"/>
            <w:color w:val="000000" w:themeColor="text1"/>
            <w:sz w:val="28"/>
            <w:szCs w:val="28"/>
          </w:rPr>
          <w:delText xml:space="preserve">devem</w:delText>
        </w:r>
      </w:del>
      <w:ins w:id="2177" w:author="Assessor GDSXSR" w:date="2026-10-31T19:51:13Z">
        <w:r>
          <w:rPr>
            <w:rFonts w:ascii="Arial" w:hAnsi="Arial" w:eastAsia="Arial" w:cs="Arial"/>
            <w:color w:val="808080"/>
            <w:sz w:val="28"/>
            <w:szCs w:val="28"/>
          </w:rPr>
          <w:t xml:space="preserve">parágrafo</w:t>
        </w:r>
      </w:ins>
      <w:r>
        <w:rPr>
          <w:rFonts w:ascii="Arial" w:hAnsi="Arial" w:eastAsia="Arial" w:cs="Arial"/>
          <w:color w:val="000000" w:themeColor="text1"/>
          <w:sz w:val="28"/>
          <w:szCs w:val="28"/>
        </w:rPr>
        <w:t xml:space="preserve"> </w:t>
      </w:r>
      <w:del w:id="2178" w:author="Assessor GDSXSR" w:date="2026-10-31T19:51:13Z">
        <w:r>
          <w:rPr>
            <w:rFonts w:ascii="Arial" w:hAnsi="Arial" w:eastAsia="Arial" w:cs="Arial"/>
            <w:color w:val="000000" w:themeColor="text1"/>
            <w:sz w:val="28"/>
            <w:szCs w:val="28"/>
          </w:rPr>
          <w:delText xml:space="preserve">ser corrigidos monetariamente pelo INPC</w:delText>
        </w:r>
      </w:del>
      <w:ins w:id="2179" w:author="Assessor GDSXSR" w:date="2026-10-31T19:51:13Z">
        <w:r>
          <w:rPr>
            <w:rFonts w:ascii="Arial" w:hAnsi="Arial" w:eastAsia="Arial" w:cs="Arial"/>
            <w:color w:val="808080"/>
            <w:sz w:val="28"/>
            <w:szCs w:val="28"/>
          </w:rPr>
          <w:t xml:space="preserve">único,</w:t>
        </w:r>
      </w:ins>
      <w:r>
        <w:rPr>
          <w:rFonts w:ascii="Arial" w:hAnsi="Arial" w:eastAsia="Arial" w:cs="Arial"/>
          <w:color w:val="000000" w:themeColor="text1"/>
          <w:sz w:val="28"/>
          <w:szCs w:val="28"/>
        </w:rPr>
        <w:t xml:space="preserve"> e </w:t>
      </w:r>
      <w:del w:id="2180" w:author="Assessor GDSXSR" w:date="2026-10-31T19:51:13Z">
        <w:r>
          <w:rPr>
            <w:rFonts w:ascii="Arial" w:hAnsi="Arial" w:eastAsia="Arial" w:cs="Arial"/>
            <w:color w:val="000000" w:themeColor="text1"/>
            <w:sz w:val="28"/>
            <w:szCs w:val="28"/>
          </w:rPr>
          <w:delText xml:space="preserve">acrescidos</w:delText>
        </w:r>
      </w:del>
      <w:ins w:id="2181" w:author="Assessor GDSXSR" w:date="2026-10-31T19:51:13Z">
        <w:r>
          <w:rPr>
            <w:rFonts w:ascii="Arial" w:hAnsi="Arial" w:eastAsia="Arial" w:cs="Arial"/>
            <w:color w:val="808080"/>
            <w:sz w:val="28"/>
            <w:szCs w:val="28"/>
          </w:rPr>
          <w:t xml:space="preserve">406,</w:t>
        </w:r>
      </w:ins>
      <w:r>
        <w:rPr>
          <w:rFonts w:ascii="Arial" w:hAnsi="Arial" w:eastAsia="Arial" w:cs="Arial"/>
          <w:color w:val="000000" w:themeColor="text1"/>
          <w:sz w:val="28"/>
          <w:szCs w:val="28"/>
        </w:rPr>
        <w:t xml:space="preserve"> </w:t>
      </w:r>
      <w:del w:id="2182" w:author="Assessor GDSXSR" w:date="2026-10-31T19:51:13Z">
        <w:r>
          <w:rPr>
            <w:rFonts w:ascii="Arial" w:hAnsi="Arial" w:eastAsia="Arial" w:cs="Arial"/>
            <w:color w:val="000000" w:themeColor="text1"/>
            <w:sz w:val="28"/>
            <w:szCs w:val="28"/>
          </w:rPr>
          <w:delText xml:space="preserve">de</w:delText>
        </w:r>
      </w:del>
      <w:ins w:id="2183" w:author="Assessor GDSXSR" w:date="2026-10-31T19:51:13Z">
        <w:r>
          <w:rPr>
            <w:rFonts w:ascii="Arial" w:hAnsi="Arial" w:eastAsia="Arial" w:cs="Arial"/>
            <w:color w:val="808080"/>
            <w:sz w:val="28"/>
            <w:szCs w:val="28"/>
          </w:rPr>
          <w:t xml:space="preserve">§</w:t>
        </w:r>
      </w:ins>
      <w:r>
        <w:rPr>
          <w:rFonts w:ascii="Arial" w:hAnsi="Arial" w:eastAsia="Arial" w:cs="Arial"/>
          <w:color w:val="000000" w:themeColor="text1"/>
          <w:sz w:val="28"/>
          <w:szCs w:val="28"/>
        </w:rPr>
        <w:t xml:space="preserve"> </w:t>
      </w:r>
      <w:del w:id="2184" w:author="Assessor GDSXSR" w:date="2026-10-31T19:51:13Z">
        <w:r>
          <w:rPr>
            <w:rFonts w:ascii="Arial" w:hAnsi="Arial" w:eastAsia="Arial" w:cs="Arial"/>
            <w:color w:val="000000" w:themeColor="text1"/>
            <w:sz w:val="28"/>
            <w:szCs w:val="28"/>
          </w:rPr>
          <w:delText xml:space="preserve">juros</w:delText>
        </w:r>
      </w:del>
      <w:ins w:id="2185" w:author="Assessor GDSXSR" w:date="2026-10-31T19:51:13Z">
        <w:r>
          <w:rPr>
            <w:rFonts w:ascii="Arial" w:hAnsi="Arial" w:eastAsia="Arial" w:cs="Arial"/>
            <w:color w:val="808080"/>
            <w:sz w:val="28"/>
            <w:szCs w:val="28"/>
          </w:rPr>
          <w:t xml:space="preserve">1º,</w:t>
        </w:r>
      </w:ins>
      <w:r>
        <w:rPr>
          <w:rFonts w:ascii="Arial" w:hAnsi="Arial" w:eastAsia="Arial" w:cs="Arial"/>
          <w:color w:val="000000" w:themeColor="text1"/>
          <w:sz w:val="28"/>
          <w:szCs w:val="28"/>
        </w:rPr>
        <w:t xml:space="preserve"> </w:t>
      </w:r>
      <w:del w:id="2186" w:author="Assessor GDSXSR" w:date="2026-10-31T19:51:13Z">
        <w:r>
          <w:rPr>
            <w:rFonts w:ascii="Arial" w:hAnsi="Arial" w:eastAsia="Arial" w:cs="Arial"/>
            <w:color w:val="000000" w:themeColor="text1"/>
            <w:sz w:val="28"/>
            <w:szCs w:val="28"/>
          </w:rPr>
          <w:delText xml:space="preserve">de</w:delText>
        </w:r>
      </w:del>
      <w:ins w:id="2187" w:author="Assessor GDSXSR" w:date="2026-10-31T19:51:13Z">
        <w:r>
          <w:rPr>
            <w:rFonts w:ascii="Arial" w:hAnsi="Arial" w:eastAsia="Arial" w:cs="Arial"/>
            <w:color w:val="808080"/>
            <w:sz w:val="28"/>
            <w:szCs w:val="28"/>
          </w:rPr>
          <w:t xml:space="preserve">do</w:t>
        </w:r>
      </w:ins>
      <w:r>
        <w:rPr>
          <w:rFonts w:ascii="Arial" w:hAnsi="Arial" w:eastAsia="Arial" w:cs="Arial"/>
          <w:color w:val="000000" w:themeColor="text1"/>
          <w:sz w:val="28"/>
          <w:szCs w:val="28"/>
        </w:rPr>
        <w:t xml:space="preserve"> </w:t>
      </w:r>
      <w:del w:id="2188" w:author="Assessor GDSXSR" w:date="2026-10-31T19:51:13Z">
        <w:r>
          <w:rPr>
            <w:rFonts w:ascii="Arial" w:hAnsi="Arial" w:eastAsia="Arial" w:cs="Arial"/>
            <w:color w:val="000000" w:themeColor="text1"/>
            <w:sz w:val="28"/>
            <w:szCs w:val="28"/>
          </w:rPr>
          <w:delText xml:space="preserve">mora de 1%. Somente a partir de 01/09/2024 a dívida deve observar os parâmetros da nova legislação.</w:delText>
        </w:r>
      </w:del>
      <w:ins w:id="2189" w:author="Assessor GDSXSR" w:date="2026-10-31T19:51:13Z">
        <w:r>
          <w:rPr>
            <w:rFonts w:ascii="Arial" w:hAnsi="Arial" w:eastAsia="Arial" w:cs="Arial"/>
            <w:color w:val="808080"/>
            <w:sz w:val="28"/>
            <w:szCs w:val="28"/>
          </w:rPr>
          <w:t xml:space="preserve">CC:</w:t>
        </w:r>
      </w:ins>
    </w:p>
    <w:p>
      <w:pPr>
        <w:shd w:val="clear" w:color="auto" w:fill="FFFFFF" w:themeFill="background1"/>
        <w:spacing w:after="0" w:line="360" w:lineRule="auto"/>
        <w:ind w:firstLine="2268"/>
        <w:jc w:val="both"/>
        <w:rPr>
          <w:ins w:id="2191" w:author="Assessor GDSXSR" w:date="2026-10-31T19:51:13Z"/>
        </w:rPr>
      </w:pPr>
    </w:p>
    <w:p>
      <w:pPr>
        <w:shd w:val="clear" w:color="auto" w:fill="FFFFFF" w:themeFill="background1"/>
        <w:spacing w:after="0" w:line="360" w:lineRule="auto"/>
        <w:ind w:left="2268"/>
        <w:jc w:val="both"/>
        <w:rPr>
          <w:ins w:id="2193" w:author="Assessor GDSXSR" w:date="2026-10-31T19:51:13Z"/>
        </w:rPr>
      </w:pPr>
      <w:ins w:id="2192" w:author="Assessor GDSXSR" w:date="2026-10-31T19:51:13Z">
        <w:r>
          <w:rPr>
            <w:rFonts w:ascii="Arial" w:hAnsi="Arial" w:eastAsia="Arial" w:cs="Arial"/>
            <w:i/>
            <w:color w:val="808080"/>
            <w:sz w:val="26"/>
            <w:szCs w:val="28"/>
          </w:rPr>
          <w:t xml:space="preserve">“Art. 389. (...) Parágrafo único. Na hipótese de o índice de atualização monetária não ter sido convencionado ou não estar previsto em lei específica, será aplicada a variação do Índice Nacional de Preços ao Consumidor Amplo (IPCA) (...).”</w:t>
        </w:r>
      </w:ins>
    </w:p>
    <w:p>
      <w:pPr>
        <w:shd w:val="clear" w:color="auto" w:fill="FFFFFF" w:themeFill="background1"/>
        <w:spacing w:after="0" w:line="360" w:lineRule="auto"/>
        <w:ind w:left="2268"/>
        <w:jc w:val="both"/>
        <w:rPr>
          <w:ins w:id="2194" w:author="Assessor GDSXSR" w:date="2026-10-31T19:51:13Z"/>
        </w:rPr>
      </w:pPr>
    </w:p>
    <w:p>
      <w:pPr>
        <w:shd w:val="clear" w:color="auto" w:fill="FFFFFF" w:themeFill="background1"/>
        <w:spacing w:after="0" w:line="360" w:lineRule="auto"/>
        <w:ind w:left="2268"/>
        <w:jc w:val="both"/>
        <w:rPr/>
      </w:pPr>
      <w:ins w:id="2195" w:author="Assessor GDSXSR" w:date="2026-10-31T19:51:13Z">
        <w:r>
          <w:rPr>
            <w:i/>
            <w:color w:val="808080"/>
            <w:sz w:val="26"/>
          </w:rPr>
          <w:t xml:space="preserve">“Art. 406. (...) § 1º A taxa legal corresponderá à taxa referencial do Sistema Especial de Liquidação e de Custódia (Selic), deduzido o índice de atualização monetária de que trata o parágrafo único do art. 389 deste Código.”</w:t>
        </w:r>
      </w:ins>
    </w:p>
    <w:p w:rsidR="0AFA908B" w:rsidP="00AB1CCC" w:rsidRDefault="0AFA908B" w14:paraId="2C1476DE" w14:textId="0D59C387">
      <w:pPr>
        <w:shd w:val="clear" w:color="auto" w:fill="FFFFFF" w:themeFill="background1"/>
        <w:spacing w:after="0" w:line="360" w:lineRule="auto"/>
        <w:ind w:firstLine="2268"/>
        <w:jc w:val="both"/>
        <w:rPr>
          <w:del w:id="2213" w:author="Assessor GDSXSR" w:date="2026-10-31T19:51:13Z"/>
        </w:rPr>
      </w:pPr>
      <w:del w:id="2212" w:author="Assessor GDSXSR" w:date="2026-10-31T19:51:13Z">
        <w:r w:rsidRPr="41697F72">
          <w:rPr>
            <w:rFonts w:ascii="Arial" w:hAnsi="Arial" w:eastAsia="Arial" w:cs="Arial"/>
            <w:color w:val="000000" w:themeColor="text1"/>
            <w:sz w:val="28"/>
            <w:szCs w:val="28"/>
          </w:rPr>
          <w:delText xml:space="preserve"> </w:delText>
        </w:r>
      </w:del>
    </w:p>
    <w:p w:rsidR="0AFA908B" w:rsidP="00AB1CCC" w:rsidRDefault="0AFA908B" w14:paraId="09A1E9D9" w14:textId="1A216DCF">
      <w:pPr>
        <w:shd w:val="clear" w:color="auto" w:fill="FFFFFF" w:themeFill="background1"/>
        <w:spacing w:after="0" w:line="360" w:lineRule="auto"/>
        <w:ind w:firstLine="2268"/>
        <w:jc w:val="both"/>
        <w:rPr>
          <w:del w:id="2197" w:author="Assessor GDSXSR" w:date="2026-10-31T19:51:13Z"/>
        </w:rPr>
      </w:pPr>
      <w:del w:id="2196" w:author="Assessor GDSXSR" w:date="2026-10-31T19:51:13Z">
        <w:r w:rsidRPr="41697F72">
          <w:rPr>
            <w:rFonts w:ascii="Arial" w:hAnsi="Arial" w:eastAsia="Arial" w:cs="Arial"/>
            <w:color w:val="000000" w:themeColor="text1"/>
            <w:sz w:val="28"/>
            <w:szCs w:val="28"/>
          </w:rPr>
          <w:delText>Nesse sentido:</w:delText>
        </w:r>
      </w:del>
    </w:p>
    <w:p w:rsidR="0AFA908B" w:rsidP="00AB1CCC" w:rsidRDefault="0AFA908B" w14:paraId="7DC1014C" w14:textId="2E266013">
      <w:pPr>
        <w:shd w:val="clear" w:color="auto" w:fill="FFFFFF" w:themeFill="background1"/>
        <w:spacing w:after="0" w:line="360" w:lineRule="auto"/>
        <w:ind w:firstLine="2268"/>
        <w:jc w:val="both"/>
        <w:rPr>
          <w:del w:id="2215" w:author="Assessor GDSXSR" w:date="2026-10-31T19:51:13Z"/>
        </w:rPr>
      </w:pPr>
      <w:del w:id="2214" w:author="Assessor GDSXSR" w:date="2026-10-31T19:51:13Z">
        <w:r w:rsidRPr="41697F72">
          <w:rPr>
            <w:rFonts w:ascii="Arial" w:hAnsi="Arial" w:eastAsia="Arial" w:cs="Arial"/>
            <w:color w:val="000000" w:themeColor="text1"/>
            <w:sz w:val="28"/>
            <w:szCs w:val="28"/>
          </w:rPr>
          <w:delText xml:space="preserve"> </w:delText>
        </w:r>
      </w:del>
    </w:p>
    <w:p w:rsidR="0AFA908B" w:rsidP="00AB1CCC" w:rsidRDefault="226DDFA1" w14:paraId="65CDF404" w14:textId="4693BD8E">
      <w:pPr>
        <w:shd w:val="clear" w:color="auto" w:fill="FFFFFF" w:themeFill="background1"/>
        <w:spacing w:after="0" w:line="360" w:lineRule="auto"/>
        <w:ind w:left="2268"/>
        <w:jc w:val="both"/>
        <w:rPr>
          <w:del w:id="2201" w:author="Assessor GDSXSR" w:date="2026-10-31T19:51:13Z"/>
          <w:rFonts w:ascii="Arial" w:hAnsi="Arial" w:eastAsia="Arial" w:cs="Arial"/>
          <w:i/>
          <w:iCs/>
          <w:color w:val="000000" w:themeColor="text1"/>
          <w:sz w:val="26"/>
          <w:szCs w:val="26"/>
        </w:rPr>
      </w:pPr>
      <w:del w:id="2198" w:author="Assessor GDSXSR" w:date="2026-10-31T19:51:13Z">
        <w:r w:rsidRPr="39AEA010">
          <w:rPr>
            <w:rFonts w:ascii="Arial" w:hAnsi="Arial" w:eastAsia="Arial" w:cs="Arial"/>
            <w:i/>
            <w:iCs/>
            <w:color w:val="000000" w:themeColor="text1"/>
            <w:sz w:val="26"/>
            <w:szCs w:val="26"/>
          </w:rPr>
          <w:delText xml:space="preserve">“(...) 13. Diante da ausência de ajuste entre as partes quanto à aplicação do INCC, que reflete a variação do custo da construção civil, </w:delText>
        </w:r>
      </w:del>
      <w:del w:id="2199" w:author="Assessor GDSXSR" w:date="2026-10-31T19:51:13Z">
        <w:r w:rsidRPr="39AEA010">
          <w:rPr>
            <w:rFonts w:ascii="Arial" w:hAnsi="Arial" w:eastAsia="Arial" w:cs="Arial"/>
            <w:i/>
            <w:iCs/>
            <w:color w:val="000000" w:themeColor="text1"/>
            <w:sz w:val="26"/>
            <w:szCs w:val="26"/>
            <w:u w:val="single"/>
          </w:rPr>
          <w:delText>as parcelas a serem restituídas devem ser corrigidas monetariamente pelo INPC, índice que melhor representa a recomposição da moeda, até a data da entrada em vigor e produção dos efeitos pela Lei n. 14.905/2024, momento em que passará a incidir o IPCA, na forma do art. 389, parágrafo único, do CC</w:delText>
        </w:r>
      </w:del>
      <w:del w:id="2200" w:author="Assessor GDSXSR" w:date="2026-10-31T19:51:13Z">
        <w:r w:rsidRPr="39AEA010">
          <w:rPr>
            <w:rFonts w:ascii="Arial" w:hAnsi="Arial" w:eastAsia="Arial" w:cs="Arial"/>
            <w:i/>
            <w:iCs/>
            <w:color w:val="000000" w:themeColor="text1"/>
            <w:sz w:val="26"/>
            <w:szCs w:val="26"/>
          </w:rPr>
          <w:delText>. Reforma do decisum que não se verifica no ponto. (...)” (Acórdão 1986221, 0732430-80.2023.8.07.0003, Relator(a): SANDRA REVES, 7ª TURMA CÍVEL, data de julgamento: 02/04/2025, publicado no DJe: 25/04/2025.) – Grifei</w:delText>
        </w:r>
      </w:del>
    </w:p>
    <w:p w:rsidRPr="009E0C19" w:rsidR="41697F72" w:rsidP="009E0C19" w:rsidRDefault="226DDFA1" w14:paraId="42F58027" w14:textId="6A104387">
      <w:pPr>
        <w:shd w:val="clear" w:color="auto" w:fill="FFFFFF" w:themeFill="background1"/>
        <w:spacing w:after="0" w:line="360" w:lineRule="auto"/>
        <w:ind w:left="2268"/>
        <w:jc w:val="both"/>
        <w:rPr>
          <w:del w:id="2217" w:author="Assessor GDSXSR" w:date="2026-10-31T19:51:13Z"/>
          <w:rFonts w:ascii="Arial" w:hAnsi="Arial" w:eastAsia="Arial" w:cs="Arial"/>
          <w:i/>
          <w:iCs/>
          <w:color w:val="000000" w:themeColor="text1"/>
          <w:sz w:val="26"/>
          <w:szCs w:val="26"/>
        </w:rPr>
      </w:pPr>
      <w:del w:id="2216" w:author="Assessor GDSXSR" w:date="2026-10-31T19:51:13Z">
        <w:r w:rsidRPr="39AEA010">
          <w:rPr>
            <w:rFonts w:ascii="Arial" w:hAnsi="Arial" w:eastAsia="Arial" w:cs="Arial"/>
            <w:i/>
            <w:iCs/>
            <w:color w:val="000000" w:themeColor="text1"/>
            <w:sz w:val="26"/>
            <w:szCs w:val="26"/>
          </w:rPr>
          <w:delText xml:space="preserve"> </w:delText>
        </w:r>
      </w:del>
    </w:p>
    <w:p w:rsidR="0AFA908B" w:rsidP="00AB1CCC" w:rsidRDefault="226DDFA1" w14:paraId="5CCBF94C" w14:textId="27E6D3FB">
      <w:pPr>
        <w:shd w:val="clear" w:color="auto" w:fill="FFFFFF" w:themeFill="background1"/>
        <w:spacing w:after="0" w:line="360" w:lineRule="auto"/>
        <w:ind w:left="2268"/>
        <w:jc w:val="both"/>
        <w:rPr>
          <w:del w:id="2205" w:author="Assessor GDSXSR" w:date="2026-10-31T19:51:13Z"/>
          <w:rFonts w:ascii="Arial" w:hAnsi="Arial" w:eastAsia="Arial" w:cs="Arial"/>
          <w:i/>
          <w:iCs/>
          <w:color w:val="000000" w:themeColor="text1"/>
          <w:sz w:val="26"/>
          <w:szCs w:val="26"/>
        </w:rPr>
      </w:pPr>
      <w:del w:id="2202" w:author="Assessor GDSXSR" w:date="2026-10-31T19:51:13Z">
        <w:r w:rsidRPr="39AEA010">
          <w:rPr>
            <w:rFonts w:ascii="Arial" w:hAnsi="Arial" w:eastAsia="Arial" w:cs="Arial"/>
            <w:i/>
            <w:iCs/>
            <w:color w:val="000000" w:themeColor="text1"/>
            <w:sz w:val="26"/>
            <w:szCs w:val="26"/>
          </w:rPr>
          <w:delText xml:space="preserve">“(...) </w:delText>
        </w:r>
      </w:del>
      <w:del w:id="2203" w:author="Assessor GDSXSR" w:date="2026-10-31T19:51:13Z">
        <w:r w:rsidRPr="39AEA010">
          <w:rPr>
            <w:rFonts w:ascii="Arial" w:hAnsi="Arial" w:eastAsia="Arial" w:cs="Arial"/>
            <w:i/>
            <w:iCs/>
            <w:color w:val="000000" w:themeColor="text1"/>
            <w:sz w:val="26"/>
            <w:szCs w:val="26"/>
            <w:u w:val="single"/>
          </w:rPr>
          <w:delText>No que concerne à aplicação do INPC como índice de correção monetária, o entendimento está de acordo com o atualmente adotado por esta Corte de Justiça, que o entende como o que espelha com melhores parâmetros a recomposição monetária. 4.A partir da entrada em vigor da Lei nº 14.905/2024, o IPCA deve ser índice de atualização monetária do valor da causa como base de cálculo dos honorários advocatícios ou de reprimenda processual, incidindo, a partir da referida data, os juros legais, equivalentes à  diferença entre a taxa Selic e o IPCA</w:delText>
        </w:r>
      </w:del>
      <w:del w:id="2204" w:author="Assessor GDSXSR" w:date="2026-10-31T19:51:13Z">
        <w:r w:rsidRPr="39AEA010">
          <w:rPr>
            <w:rFonts w:ascii="Arial" w:hAnsi="Arial" w:eastAsia="Arial" w:cs="Arial"/>
            <w:i/>
            <w:iCs/>
            <w:color w:val="000000" w:themeColor="text1"/>
            <w:sz w:val="26"/>
            <w:szCs w:val="26"/>
          </w:rPr>
          <w:delText>, nos termos do artigo 406, § 1º, do Código Civil. (...)” (Acórdão 1981978, 0706316-59.2023.8.07.0018, Relator(a): MARIA DE LOURDES ABREU, 3ª TURMA CÍVEL, data de julgamento: 20/03/2025, publicado no DJe: 04/04/2025.) – Grifei</w:delText>
        </w:r>
      </w:del>
    </w:p>
    <w:p w:rsidR="0AFA908B" w:rsidP="00AB1CCC" w:rsidRDefault="226DDFA1" w14:paraId="36694F5E" w14:textId="3D025ADB">
      <w:pPr>
        <w:shd w:val="clear" w:color="auto" w:fill="FFFFFF" w:themeFill="background1"/>
        <w:spacing w:after="0" w:line="360" w:lineRule="auto"/>
        <w:ind w:left="2268"/>
        <w:jc w:val="both"/>
        <w:rPr>
          <w:del w:id="2219" w:author="Assessor GDSXSR" w:date="2026-10-31T19:51:13Z"/>
          <w:rFonts w:ascii="Arial" w:hAnsi="Arial" w:eastAsia="Arial" w:cs="Arial"/>
          <w:i/>
          <w:iCs/>
          <w:color w:val="000000" w:themeColor="text1"/>
          <w:sz w:val="26"/>
          <w:szCs w:val="26"/>
        </w:rPr>
      </w:pPr>
      <w:del w:id="2218" w:author="Assessor GDSXSR" w:date="2026-10-31T19:51:13Z">
        <w:r w:rsidRPr="39AEA010">
          <w:rPr>
            <w:rFonts w:ascii="Arial" w:hAnsi="Arial" w:eastAsia="Arial" w:cs="Arial"/>
            <w:i/>
            <w:iCs/>
            <w:color w:val="000000" w:themeColor="text1"/>
            <w:sz w:val="26"/>
            <w:szCs w:val="26"/>
          </w:rPr>
          <w:delText xml:space="preserve"> </w:delText>
        </w:r>
      </w:del>
    </w:p>
    <w:p w:rsidR="41697F72" w:rsidP="00AB1CCC" w:rsidRDefault="41697F72" w14:paraId="72E17922" w14:textId="6060ADEC">
      <w:pPr>
        <w:shd w:val="clear" w:color="auto" w:fill="FFFFFF" w:themeFill="background1"/>
        <w:spacing w:after="0" w:line="360" w:lineRule="auto"/>
        <w:ind w:left="2268"/>
        <w:jc w:val="both"/>
        <w:rPr>
          <w:del w:id="2220" w:author="Assessor GDSXSR" w:date="2026-10-31T19:51:13Z"/>
          <w:rFonts w:ascii="Arial" w:hAnsi="Arial" w:eastAsia="Arial" w:cs="Arial"/>
          <w:sz w:val="26"/>
          <w:szCs w:val="26"/>
        </w:rPr>
      </w:pPr>
    </w:p>
    <w:p w:rsidR="0AFA908B" w:rsidP="00AB1CCC" w:rsidRDefault="226DDFA1" w14:paraId="46E3D7EC" w14:textId="57E2ACC9">
      <w:pPr>
        <w:shd w:val="clear" w:color="auto" w:fill="FFFFFF" w:themeFill="background1"/>
        <w:spacing w:after="0" w:line="360" w:lineRule="auto"/>
        <w:ind w:left="2268"/>
        <w:jc w:val="both"/>
        <w:rPr>
          <w:del w:id="2211" w:author="Assessor GDSXSR" w:date="2026-10-31T19:51:13Z"/>
          <w:rFonts w:ascii="Arial" w:hAnsi="Arial" w:eastAsia="Arial" w:cs="Arial"/>
          <w:i/>
          <w:iCs/>
          <w:color w:val="000000" w:themeColor="text1"/>
          <w:sz w:val="26"/>
          <w:szCs w:val="26"/>
        </w:rPr>
      </w:pPr>
      <w:del w:id="2206" w:author="Assessor GDSXSR" w:date="2026-10-31T19:51:13Z">
        <w:r w:rsidRPr="39AEA010">
          <w:rPr>
            <w:rFonts w:ascii="Arial" w:hAnsi="Arial" w:eastAsia="Arial" w:cs="Arial"/>
            <w:i/>
            <w:iCs/>
            <w:color w:val="000000" w:themeColor="text1"/>
            <w:sz w:val="26"/>
            <w:szCs w:val="26"/>
          </w:rPr>
          <w:delText xml:space="preserve">“(...) 9. </w:delText>
        </w:r>
      </w:del>
      <w:del w:id="2207" w:author="Assessor GDSXSR" w:date="2026-10-31T19:51:13Z">
        <w:r w:rsidRPr="39AEA010">
          <w:rPr>
            <w:rFonts w:ascii="Arial" w:hAnsi="Arial" w:eastAsia="Arial" w:cs="Arial"/>
            <w:i/>
            <w:iCs/>
            <w:color w:val="000000" w:themeColor="text1"/>
            <w:sz w:val="26"/>
            <w:szCs w:val="26"/>
            <w:u w:val="single"/>
          </w:rPr>
          <w:delText>Os valores cobrados devem ser corrigidos monetariamente pelo INPC e acrescidos de juros de mora de 1% (um por cento) ao mês</w:delText>
        </w:r>
      </w:del>
      <w:del w:id="2208" w:author="Assessor GDSXSR" w:date="2026-10-31T19:51:13Z">
        <w:r w:rsidRPr="39AEA010">
          <w:rPr>
            <w:rFonts w:ascii="Arial" w:hAnsi="Arial" w:eastAsia="Arial" w:cs="Arial"/>
            <w:i/>
            <w:iCs/>
            <w:color w:val="000000" w:themeColor="text1"/>
            <w:sz w:val="26"/>
            <w:szCs w:val="26"/>
          </w:rPr>
          <w:delText xml:space="preserve">, a contar do evento danoso (17.9.2022). </w:delText>
        </w:r>
      </w:del>
      <w:del w:id="2209" w:author="Assessor GDSXSR" w:date="2026-10-31T19:51:13Z">
        <w:r w:rsidRPr="39AEA010">
          <w:rPr>
            <w:rFonts w:ascii="Arial" w:hAnsi="Arial" w:eastAsia="Arial" w:cs="Arial"/>
            <w:i/>
            <w:iCs/>
            <w:color w:val="000000" w:themeColor="text1"/>
            <w:sz w:val="26"/>
            <w:szCs w:val="26"/>
            <w:u w:val="single"/>
          </w:rPr>
          <w:delText>E a partir de 1° de setembro de 2024, com a entrada em vigor da Lei nº. 14.905/2024, a correção da moeda seguirá o Índice Nacional de Preços ao Consumidor Amplo (IPCA), e os juros de mora de acordo com a taxa legal, correspondente à diferença entre a taxa Selic e o IPCA (Código Civil, art. 406, § 1º).</w:delText>
        </w:r>
      </w:del>
      <w:del w:id="2210" w:author="Assessor GDSXSR" w:date="2026-10-31T19:51:13Z">
        <w:r w:rsidRPr="39AEA010">
          <w:rPr>
            <w:rFonts w:ascii="Arial" w:hAnsi="Arial" w:eastAsia="Arial" w:cs="Arial"/>
            <w:i/>
            <w:iCs/>
            <w:color w:val="000000" w:themeColor="text1"/>
            <w:sz w:val="26"/>
            <w:szCs w:val="26"/>
          </w:rPr>
          <w:delText xml:space="preserve">  (...)” (Acórdão 1978193, 0752103-65.2023.8.07.0001, Relator(a): FERNANDO TAVERNARD, 2ª TURMA CÍVEL, data de julgamento: 12/03/2025, publicado no DJe: 26/03/2025.) – Grifei</w:delText>
        </w:r>
      </w:del>
    </w:p>
    <w:p w:rsidR="0AFA908B" w:rsidP="00AB1CCC" w:rsidRDefault="0AFA908B" w14:paraId="3BB785AD" w14:textId="499AFBD2">
      <w:pPr>
        <w:shd w:val="clear" w:color="auto" w:fill="FFFFFF" w:themeFill="background1"/>
        <w:spacing w:after="0" w:line="360" w:lineRule="auto"/>
        <w:ind w:firstLine="2268"/>
        <w:jc w:val="both"/>
        <w:rPr>
          <w:del w:id="2222" w:author="Assessor GDSXSR" w:date="2026-10-31T19:51:13Z"/>
        </w:rPr>
      </w:pPr>
      <w:del w:id="2221" w:author="Assessor GDSXSR" w:date="2026-10-31T19:51:13Z">
        <w:r w:rsidRPr="41697F72">
          <w:rPr>
            <w:rFonts w:ascii="Arial" w:hAnsi="Arial" w:eastAsia="Arial" w:cs="Arial"/>
            <w:color w:val="000000" w:themeColor="text1"/>
            <w:sz w:val="28"/>
            <w:szCs w:val="28"/>
          </w:rPr>
          <w:delText xml:space="preserve"> </w:delText>
        </w:r>
      </w:del>
    </w:p>
    <w:p w:rsidR="0AFA908B" w:rsidP="00AB1CCC" w:rsidRDefault="00AB1CCC" w14:paraId="77A6EF1F" w14:textId="3BDED28F">
      <w:pPr>
        <w:shd w:val="clear" w:color="auto" w:fill="FFFFFF" w:themeFill="background1"/>
        <w:spacing w:after="0" w:line="360" w:lineRule="auto"/>
        <w:ind w:firstLine="2268"/>
        <w:jc w:val="both"/>
        <w:rPr>
          <w:rFonts w:ascii="Arial" w:hAnsi="Arial" w:eastAsia="Arial" w:cs="Arial"/>
          <w:color w:val="000000" w:themeColor="text1"/>
          <w:sz w:val="28"/>
          <w:szCs w:val="28"/>
        </w:rPr>
      </w:pPr>
      <w:del w:id="2223" w:author="Assessor GDSXSR" w:date="2026-10-31T19:51:13Z">
        <w:r>
          <w:rPr>
            <w:rFonts w:ascii="Arial" w:hAnsi="Arial" w:eastAsia="Arial" w:cs="Arial"/>
            <w:sz w:val="28"/>
            <w:szCs w:val="28"/>
          </w:rPr>
          <w:delText xml:space="preserve">Anoto</w:delText>
        </w:r>
      </w:del>
      <w:ins w:id="2224" w:author="Assessor GDSXSR" w:date="2026-10-31T19:51:13Z">
        <w:r>
          <w:rPr>
            <w:rFonts w:ascii="Arial" w:hAnsi="Arial" w:eastAsia="Arial" w:cs="Arial"/>
            <w:color w:val="808080"/>
            <w:sz w:val="28"/>
            <w:szCs w:val="28"/>
          </w:rPr>
          <w:t xml:space="preserve">No caso</w:t>
        </w:r>
      </w:ins>
      <w:r>
        <w:rPr>
          <w:rFonts w:ascii="Arial" w:hAnsi="Arial" w:eastAsia="Arial" w:cs="Arial"/>
          <w:sz w:val="28"/>
          <w:szCs w:val="28"/>
        </w:rPr>
        <w:t xml:space="preserve">, </w:t>
      </w:r>
      <w:del w:id="2225" w:author="Assessor GDSXSR" w:date="2026-10-31T19:51:13Z">
        <w:r>
          <w:rPr>
            <w:rFonts w:ascii="Arial" w:hAnsi="Arial" w:eastAsia="Arial" w:cs="Arial"/>
            <w:sz w:val="28"/>
            <w:szCs w:val="28"/>
          </w:rPr>
          <w:delText xml:space="preserve">ainda</w:delText>
        </w:r>
        <w:r>
          <w:rPr>
            <w:rFonts w:ascii="Arial" w:hAnsi="Arial" w:eastAsia="Arial" w:cs="Arial"/>
            <w:sz w:val="28"/>
            <w:szCs w:val="28"/>
          </w:rPr>
          <w:delText xml:space="preserve">,</w:delText>
        </w:r>
      </w:del>
      <w:ins w:id="2226" w:author="Assessor GDSXSR" w:date="2026-10-31T19:51:13Z">
        <w:r>
          <w:rPr>
            <w:rFonts w:ascii="Arial" w:hAnsi="Arial" w:eastAsia="Arial" w:cs="Arial"/>
            <w:color w:val="808080"/>
            <w:sz w:val="28"/>
            <w:szCs w:val="28"/>
          </w:rPr>
          <w:t xml:space="preserve">os</w:t>
        </w:r>
      </w:ins>
      <w:r>
        <w:rPr>
          <w:rFonts w:ascii="Arial" w:hAnsi="Arial" w:eastAsia="Arial" w:cs="Arial"/>
          <w:sz w:val="28"/>
          <w:szCs w:val="28"/>
        </w:rPr>
        <w:t xml:space="preserve"> </w:t>
      </w:r>
      <w:del w:id="2227" w:author="Assessor GDSXSR" w:date="2026-10-31T19:51:13Z">
        <w:r>
          <w:rPr>
            <w:rFonts w:ascii="Arial" w:hAnsi="Arial" w:eastAsia="Arial" w:cs="Arial"/>
            <w:sz w:val="28"/>
            <w:szCs w:val="28"/>
          </w:rPr>
          <w:delText xml:space="preserve">que</w:delText>
        </w:r>
      </w:del>
      <w:ins w:id="2228" w:author="Assessor GDSXSR" w:date="2026-10-31T19:51:13Z">
        <w:r>
          <w:rPr>
            <w:rFonts w:ascii="Arial" w:hAnsi="Arial" w:eastAsia="Arial" w:cs="Arial"/>
            <w:color w:val="808080"/>
            <w:sz w:val="28"/>
            <w:szCs w:val="28"/>
          </w:rPr>
          <w:t xml:space="preserve">descontos indevidos ocorreram após</w:t>
        </w:r>
      </w:ins>
      <w:r>
        <w:rPr>
          <w:rFonts w:ascii="Arial" w:hAnsi="Arial" w:eastAsia="Arial" w:cs="Arial"/>
          <w:sz w:val="28"/>
          <w:szCs w:val="28"/>
        </w:rPr>
        <w:t xml:space="preserve"> </w:t>
      </w:r>
      <w:r>
        <w:rPr>
          <w:rFonts w:ascii="Arial" w:hAnsi="Arial" w:eastAsia="Arial" w:cs="Arial"/>
          <w:sz w:val="28"/>
          <w:szCs w:val="28"/>
        </w:rPr>
        <w:t xml:space="preserve">a</w:t>
      </w:r>
      <w:r>
        <w:rPr>
          <w:rFonts w:ascii="Arial" w:hAnsi="Arial" w:eastAsia="Arial" w:cs="Arial"/>
          <w:color w:val="000000" w:themeColor="text1"/>
          <w:sz w:val="28"/>
          <w:szCs w:val="28"/>
        </w:rPr>
        <w:t xml:space="preserve"> </w:t>
      </w:r>
      <w:del w:id="2229" w:author="Assessor GDSXSR" w:date="2026-10-31T19:51:13Z">
        <w:r>
          <w:rPr>
            <w:rFonts w:ascii="Arial" w:hAnsi="Arial" w:eastAsia="Arial" w:cs="Arial"/>
            <w:color w:val="000000" w:themeColor="text1"/>
            <w:sz w:val="28"/>
            <w:szCs w:val="28"/>
          </w:rPr>
          <w:delText xml:space="preserve">aplicação</w:delText>
        </w:r>
      </w:del>
      <w:ins w:id="2230" w:author="Assessor GDSXSR" w:date="2026-10-31T19:51:13Z">
        <w:r>
          <w:rPr>
            <w:rFonts w:ascii="Arial" w:hAnsi="Arial" w:eastAsia="Arial" w:cs="Arial"/>
            <w:color w:val="808080"/>
            <w:sz w:val="28"/>
            <w:szCs w:val="28"/>
          </w:rPr>
          <w:t xml:space="preserve">quitação,</w:t>
        </w:r>
      </w:ins>
      <w:r>
        <w:rPr>
          <w:rFonts w:ascii="Arial" w:hAnsi="Arial" w:eastAsia="Arial" w:cs="Arial"/>
          <w:color w:val="000000" w:themeColor="text1"/>
          <w:sz w:val="28"/>
          <w:szCs w:val="28"/>
        </w:rPr>
        <w:t xml:space="preserve"> </w:t>
      </w:r>
      <w:del w:id="2231" w:author="Assessor GDSXSR" w:date="2026-10-31T19:51:13Z">
        <w:r>
          <w:rPr>
            <w:rFonts w:ascii="Arial" w:hAnsi="Arial" w:eastAsia="Arial" w:cs="Arial"/>
            <w:color w:val="000000" w:themeColor="text1"/>
            <w:sz w:val="28"/>
            <w:szCs w:val="28"/>
          </w:rPr>
          <w:delText xml:space="preserve">isolada</w:delText>
        </w:r>
      </w:del>
      <w:ins w:id="2232" w:author="Assessor GDSXSR" w:date="2026-10-31T19:51:13Z">
        <w:r>
          <w:rPr>
            <w:rFonts w:ascii="Arial" w:hAnsi="Arial" w:eastAsia="Arial" w:cs="Arial"/>
            <w:color w:val="808080"/>
            <w:sz w:val="28"/>
            <w:szCs w:val="28"/>
          </w:rPr>
          <w:t xml:space="preserve">em 9/12/2024, já na vigência</w:t>
        </w:r>
      </w:ins>
      <w:r>
        <w:rPr>
          <w:rFonts w:ascii="Arial" w:hAnsi="Arial" w:eastAsia="Arial" w:cs="Arial"/>
          <w:color w:val="000000" w:themeColor="text1"/>
          <w:sz w:val="28"/>
          <w:szCs w:val="28"/>
        </w:rPr>
        <w:t xml:space="preserve"> da </w:t>
      </w:r>
      <w:del w:id="2233" w:author="Assessor GDSXSR" w:date="2026-10-31T19:51:13Z">
        <w:r>
          <w:rPr>
            <w:rFonts w:ascii="Arial" w:hAnsi="Arial" w:eastAsia="Arial" w:cs="Arial"/>
            <w:color w:val="000000" w:themeColor="text1"/>
            <w:sz w:val="28"/>
            <w:szCs w:val="28"/>
          </w:rPr>
          <w:delText xml:space="preserve">taxa</w:delText>
        </w:r>
      </w:del>
      <w:ins w:id="2234" w:author="Assessor GDSXSR" w:date="2026-10-31T19:51:13Z">
        <w:r>
          <w:rPr>
            <w:rFonts w:ascii="Arial" w:hAnsi="Arial" w:eastAsia="Arial" w:cs="Arial"/>
            <w:color w:val="808080"/>
            <w:sz w:val="28"/>
            <w:szCs w:val="28"/>
          </w:rPr>
          <w:t xml:space="preserve">Lei</w:t>
        </w:r>
      </w:ins>
      <w:r>
        <w:rPr>
          <w:rFonts w:ascii="Arial" w:hAnsi="Arial" w:eastAsia="Arial" w:cs="Arial"/>
          <w:color w:val="000000" w:themeColor="text1"/>
          <w:sz w:val="28"/>
          <w:szCs w:val="28"/>
        </w:rPr>
        <w:t xml:space="preserve"> </w:t>
      </w:r>
      <w:del w:id="2235" w:author="Assessor GDSXSR" w:date="2026-10-31T19:51:13Z">
        <w:r>
          <w:rPr>
            <w:rFonts w:ascii="Arial" w:hAnsi="Arial" w:eastAsia="Arial" w:cs="Arial"/>
            <w:color w:val="000000" w:themeColor="text1"/>
            <w:sz w:val="28"/>
            <w:szCs w:val="28"/>
          </w:rPr>
          <w:delText xml:space="preserve">SELIC,</w:delText>
        </w:r>
      </w:del>
      <w:ins w:id="2236" w:author="Assessor GDSXSR" w:date="2026-10-31T19:51:13Z">
        <w:r>
          <w:rPr>
            <w:rFonts w:ascii="Arial" w:hAnsi="Arial" w:eastAsia="Arial" w:cs="Arial"/>
            <w:color w:val="808080"/>
            <w:sz w:val="28"/>
            <w:szCs w:val="28"/>
          </w:rPr>
          <w:t xml:space="preserve">14.905/2024</w:t>
        </w:r>
      </w:ins>
      <w:r>
        <w:rPr>
          <w:rFonts w:ascii="Arial" w:hAnsi="Arial" w:eastAsia="Arial" w:cs="Arial"/>
          <w:color w:val="000000" w:themeColor="text1"/>
          <w:sz w:val="28"/>
          <w:szCs w:val="28"/>
        </w:rPr>
        <w:t xml:space="preserve"> </w:t>
      </w:r>
      <w:del w:id="2237" w:author="Assessor GDSXSR" w:date="2026-10-31T19:51:13Z">
        <w:r>
          <w:rPr>
            <w:rFonts w:ascii="Arial" w:hAnsi="Arial" w:eastAsia="Arial" w:cs="Arial"/>
            <w:color w:val="000000" w:themeColor="text1"/>
            <w:sz w:val="28"/>
            <w:szCs w:val="28"/>
          </w:rPr>
          <w:delText xml:space="preserve">conforme</w:delText>
        </w:r>
      </w:del>
      <w:ins w:id="2238" w:author="Assessor GDSXSR" w:date="2026-10-31T19:51:13Z">
        <w:r>
          <w:rPr>
            <w:rFonts w:ascii="Arial" w:hAnsi="Arial" w:eastAsia="Arial" w:cs="Arial"/>
            <w:color w:val="808080"/>
            <w:sz w:val="28"/>
            <w:szCs w:val="28"/>
          </w:rPr>
          <w:t xml:space="preserve">(ID</w:t>
        </w:r>
      </w:ins>
      <w:r>
        <w:rPr>
          <w:rFonts w:ascii="Arial" w:hAnsi="Arial" w:eastAsia="Arial" w:cs="Arial"/>
          <w:color w:val="000000" w:themeColor="text1"/>
          <w:sz w:val="28"/>
          <w:szCs w:val="28"/>
        </w:rPr>
        <w:t xml:space="preserve"> </w:t>
      </w:r>
      <w:del w:id="2239" w:author="Assessor GDSXSR" w:date="2026-10-31T19:51:13Z">
        <w:r>
          <w:rPr>
            <w:rFonts w:ascii="Arial" w:hAnsi="Arial" w:eastAsia="Arial" w:cs="Arial"/>
            <w:color w:val="000000" w:themeColor="text1"/>
            <w:sz w:val="28"/>
            <w:szCs w:val="28"/>
          </w:rPr>
          <w:delText xml:space="preserve">pretendido pel</w:delText>
        </w:r>
        <w:r>
          <w:rPr>
            <w:rFonts w:ascii="Arial" w:hAnsi="Arial" w:eastAsia="Arial" w:cs="Arial"/>
            <w:color w:val="000000" w:themeColor="text1"/>
            <w:sz w:val="28"/>
            <w:szCs w:val="28"/>
          </w:rPr>
          <w:delText xml:space="preserve">o </w:delText>
        </w:r>
        <w:r>
          <w:rPr>
            <w:rFonts w:ascii="Arial" w:hAnsi="Arial" w:eastAsia="Arial" w:cs="Arial"/>
            <w:color w:val="000000" w:themeColor="text1"/>
            <w:sz w:val="28"/>
            <w:szCs w:val="28"/>
          </w:rPr>
          <w:delText xml:space="preserve">apelante, não contempla a atualização monetária do débito que, conforme a alteração legislativa, se faz pela incidência do IPCA</w:delText>
        </w:r>
      </w:del>
      <w:ins w:id="2240" w:author="Assessor GDSXSR" w:date="2026-10-31T19:51:13Z">
        <w:r>
          <w:rPr>
            <w:rFonts w:ascii="Arial" w:hAnsi="Arial" w:eastAsia="Arial" w:cs="Arial"/>
            <w:color w:val="808080"/>
            <w:sz w:val="28"/>
            <w:szCs w:val="28"/>
          </w:rPr>
          <w:t xml:space="preserve">88809772)</w:t>
        </w:r>
      </w:ins>
      <w:r>
        <w:rPr>
          <w:rFonts w:ascii="Arial" w:hAnsi="Arial" w:eastAsia="Arial" w:cs="Arial"/>
          <w:color w:val="000000" w:themeColor="text1"/>
          <w:sz w:val="28"/>
          <w:szCs w:val="28"/>
        </w:rPr>
        <w:t xml:space="preserve">.</w:t>
      </w:r>
    </w:p>
    <w:p w:rsidR="009E0C19" w:rsidP="00AB1CCC" w:rsidRDefault="009E0C19" w14:paraId="295D159D" w14:textId="77777777">
      <w:pPr>
        <w:shd w:val="clear" w:color="auto" w:fill="FFFFFF" w:themeFill="background1"/>
        <w:spacing w:after="0" w:line="360" w:lineRule="auto"/>
        <w:ind w:firstLine="2268"/>
        <w:jc w:val="both"/>
        <w:rPr>
          <w:rFonts w:ascii="Arial" w:hAnsi="Arial" w:eastAsia="Arial" w:cs="Arial"/>
          <w:color w:val="000000" w:themeColor="text1"/>
          <w:sz w:val="28"/>
          <w:szCs w:val="28"/>
        </w:rPr>
      </w:pPr>
    </w:p>
    <w:p w:rsidR="0AFA908B" w:rsidP="00AB1CCC" w:rsidRDefault="226DDFA1" w14:paraId="4A486C72" w14:textId="0CFB8D01">
      <w:pPr>
        <w:shd w:val="clear" w:color="auto" w:fill="FFFFFF" w:themeFill="background1"/>
        <w:spacing w:after="0" w:line="360" w:lineRule="auto"/>
        <w:ind w:firstLine="2268"/>
        <w:jc w:val="both"/>
      </w:pPr>
      <w:del w:id="2241" w:author="Assessor GDSXSR" w:date="2026-10-31T19:51:13Z">
        <w:r>
          <w:rPr>
            <w:rFonts w:ascii="Arial" w:hAnsi="Arial" w:eastAsia="Arial" w:cs="Arial"/>
            <w:color w:val="000000" w:themeColor="text1"/>
            <w:sz w:val="28"/>
            <w:szCs w:val="28"/>
          </w:rPr>
          <w:delText xml:space="preserve">Portanto</w:delText>
        </w:r>
      </w:del>
      <w:ins w:id="2242" w:author="Assessor GDSXSR" w:date="2026-10-31T19:51:13Z">
        <w:r>
          <w:rPr>
            <w:rFonts w:ascii="Arial" w:hAnsi="Arial" w:eastAsia="Arial" w:cs="Arial"/>
            <w:color w:val="808080"/>
            <w:sz w:val="28"/>
            <w:szCs w:val="28"/>
          </w:rPr>
          <w:t xml:space="preserve">Por isso</w:t>
        </w:r>
      </w:ins>
      <w:r>
        <w:rPr>
          <w:rFonts w:ascii="Arial" w:hAnsi="Arial" w:eastAsia="Arial" w:cs="Arial"/>
          <w:color w:val="000000" w:themeColor="text1"/>
          <w:sz w:val="28"/>
          <w:szCs w:val="28"/>
        </w:rPr>
        <w:t xml:space="preserve">, </w:t>
      </w:r>
      <w:del w:id="2243" w:author="Assessor GDSXSR" w:date="2026-10-31T19:51:13Z">
        <w:r>
          <w:rPr>
            <w:rFonts w:ascii="Arial" w:hAnsi="Arial" w:eastAsia="Arial" w:cs="Arial"/>
            <w:color w:val="000000" w:themeColor="text1"/>
            <w:sz w:val="28"/>
            <w:szCs w:val="28"/>
          </w:rPr>
          <w:delText xml:space="preserve">não</w:delText>
        </w:r>
      </w:del>
      <w:ins w:id="2244" w:author="Assessor GDSXSR" w:date="2026-10-31T19:51:13Z">
        <w:r>
          <w:rPr>
            <w:rFonts w:ascii="Arial" w:hAnsi="Arial" w:eastAsia="Arial" w:cs="Arial"/>
            <w:color w:val="808080"/>
            <w:sz w:val="28"/>
            <w:szCs w:val="28"/>
          </w:rPr>
          <w:t xml:space="preserve">a</w:t>
        </w:r>
      </w:ins>
      <w:r>
        <w:rPr>
          <w:rFonts w:ascii="Arial" w:hAnsi="Arial" w:eastAsia="Arial" w:cs="Arial"/>
          <w:color w:val="000000" w:themeColor="text1"/>
          <w:sz w:val="28"/>
          <w:szCs w:val="28"/>
        </w:rPr>
        <w:t xml:space="preserve"> </w:t>
      </w:r>
      <w:del w:id="2245" w:author="Assessor GDSXSR" w:date="2026-10-31T19:51:13Z">
        <w:r>
          <w:rPr>
            <w:rFonts w:ascii="Arial" w:hAnsi="Arial" w:eastAsia="Arial" w:cs="Arial"/>
            <w:color w:val="000000" w:themeColor="text1"/>
            <w:sz w:val="28"/>
            <w:szCs w:val="28"/>
          </w:rPr>
          <w:delText xml:space="preserve">procede</w:delText>
        </w:r>
      </w:del>
      <w:ins w:id="2246" w:author="Assessor GDSXSR" w:date="2026-10-31T19:51:13Z">
        <w:r>
          <w:rPr>
            <w:rFonts w:ascii="Arial" w:hAnsi="Arial" w:eastAsia="Arial" w:cs="Arial"/>
            <w:color w:val="808080"/>
            <w:sz w:val="28"/>
            <w:szCs w:val="28"/>
          </w:rPr>
          <w:t xml:space="preserve">r. sentença, ao determinar</w:t>
        </w:r>
      </w:ins>
      <w:r>
        <w:rPr>
          <w:rFonts w:ascii="Arial" w:hAnsi="Arial" w:eastAsia="Arial" w:cs="Arial"/>
          <w:color w:val="000000" w:themeColor="text1"/>
          <w:sz w:val="28"/>
          <w:szCs w:val="28"/>
        </w:rPr>
        <w:t xml:space="preserve"> o </w:t>
      </w:r>
      <w:del w:id="2247" w:author="Assessor GDSXSR" w:date="2026-10-31T19:51:13Z">
        <w:r>
          <w:rPr>
            <w:rFonts w:ascii="Arial" w:hAnsi="Arial" w:eastAsia="Arial" w:cs="Arial"/>
            <w:color w:val="000000" w:themeColor="text1"/>
            <w:sz w:val="28"/>
            <w:szCs w:val="28"/>
          </w:rPr>
          <w:delText xml:space="preserve">pedido</w:delText>
        </w:r>
      </w:del>
      <w:ins w:id="2248" w:author="Assessor GDSXSR" w:date="2026-10-31T19:51:13Z">
        <w:r>
          <w:rPr>
            <w:rFonts w:ascii="Arial" w:hAnsi="Arial" w:eastAsia="Arial" w:cs="Arial"/>
            <w:color w:val="808080"/>
            <w:sz w:val="28"/>
            <w:szCs w:val="28"/>
          </w:rPr>
          <w:t xml:space="preserve">IPCA e a taxa Selic deduzido o IPCA a partir de 30/08/2024, observou os arts. 389, parágrafo único, e 406, § 1º,</w:t>
        </w:r>
      </w:ins>
      <w:r>
        <w:rPr>
          <w:rFonts w:ascii="Arial" w:hAnsi="Arial" w:eastAsia="Arial" w:cs="Arial"/>
          <w:color w:val="000000" w:themeColor="text1"/>
          <w:sz w:val="28"/>
          <w:szCs w:val="28"/>
        </w:rPr>
        <w:t xml:space="preserve"> d</w:t>
      </w:r>
      <w:r>
        <w:rPr>
          <w:rFonts w:ascii="Arial" w:hAnsi="Arial" w:eastAsia="Arial" w:cs="Arial"/>
          <w:color w:val="000000" w:themeColor="text1"/>
          <w:sz w:val="28"/>
          <w:szCs w:val="28"/>
        </w:rPr>
        <w:t xml:space="preserve">o</w:t>
      </w:r>
      <w:r>
        <w:rPr>
          <w:rFonts w:ascii="Arial" w:hAnsi="Arial" w:eastAsia="Arial" w:cs="Arial"/>
          <w:color w:val="000000" w:themeColor="text1"/>
          <w:sz w:val="28"/>
          <w:szCs w:val="28"/>
        </w:rPr>
        <w:t xml:space="preserve"> </w:t>
      </w:r>
      <w:del w:id="2249" w:author="Assessor GDSXSR" w:date="2026-10-31T19:51:13Z">
        <w:r>
          <w:rPr>
            <w:rFonts w:ascii="Arial" w:hAnsi="Arial" w:eastAsia="Arial" w:cs="Arial"/>
            <w:color w:val="000000" w:themeColor="text1"/>
            <w:sz w:val="28"/>
            <w:szCs w:val="28"/>
          </w:rPr>
          <w:delText xml:space="preserve">ré</w:delText>
        </w:r>
        <w:r>
          <w:rPr>
            <w:rFonts w:ascii="Arial" w:hAnsi="Arial" w:eastAsia="Arial" w:cs="Arial"/>
            <w:color w:val="000000" w:themeColor="text1"/>
            <w:sz w:val="28"/>
            <w:szCs w:val="28"/>
          </w:rPr>
          <w:delText xml:space="preserve">u</w:delText>
        </w:r>
        <w:r>
          <w:rPr>
            <w:rFonts w:ascii="Arial" w:hAnsi="Arial" w:eastAsia="Arial" w:cs="Arial"/>
            <w:color w:val="000000" w:themeColor="text1"/>
            <w:sz w:val="28"/>
            <w:szCs w:val="28"/>
          </w:rPr>
          <w:delText xml:space="preserve"> de aplicação exclusiva da taxa SELIC</w:delText>
        </w:r>
      </w:del>
      <w:ins w:id="2250" w:author="Assessor GDSXSR" w:date="2026-10-31T19:51:13Z">
        <w:r>
          <w:rPr>
            <w:rFonts w:ascii="Arial" w:hAnsi="Arial" w:eastAsia="Arial" w:cs="Arial"/>
            <w:color w:val="808080"/>
            <w:sz w:val="28"/>
            <w:szCs w:val="28"/>
          </w:rPr>
          <w:t xml:space="preserve">CC</w:t>
        </w:r>
      </w:ins>
      <w:r>
        <w:rPr>
          <w:rFonts w:ascii="Arial" w:hAnsi="Arial" w:eastAsia="Arial" w:cs="Arial"/>
          <w:color w:val="000000" w:themeColor="text1"/>
          <w:sz w:val="28"/>
          <w:szCs w:val="28"/>
        </w:rPr>
        <w:t xml:space="preserve">, </w:t>
      </w:r>
      <w:del w:id="2251" w:author="Assessor GDSXSR" w:date="2026-10-31T19:51:13Z">
        <w:r>
          <w:rPr>
            <w:rFonts w:ascii="Arial" w:hAnsi="Arial" w:eastAsia="Arial" w:cs="Arial"/>
            <w:color w:val="000000" w:themeColor="text1"/>
            <w:sz w:val="28"/>
            <w:szCs w:val="28"/>
          </w:rPr>
          <w:delText xml:space="preserve">pois</w:delText>
        </w:r>
      </w:del>
      <w:ins w:id="2252" w:author="Assessor GDSXSR" w:date="2026-10-31T19:51:13Z">
        <w:r>
          <w:rPr>
            <w:rFonts w:ascii="Arial" w:hAnsi="Arial" w:eastAsia="Arial" w:cs="Arial"/>
            <w:color w:val="808080"/>
            <w:sz w:val="28"/>
            <w:szCs w:val="28"/>
          </w:rPr>
          <w:t xml:space="preserve">e</w:t>
        </w:r>
      </w:ins>
      <w:r>
        <w:rPr>
          <w:rFonts w:ascii="Arial" w:hAnsi="Arial" w:eastAsia="Arial" w:cs="Arial"/>
          <w:color w:val="000000" w:themeColor="text1"/>
          <w:sz w:val="28"/>
          <w:szCs w:val="28"/>
        </w:rPr>
        <w:t xml:space="preserve"> </w:t>
      </w:r>
      <w:del w:id="2253" w:author="Assessor GDSXSR" w:date="2026-10-31T19:51:13Z">
        <w:r>
          <w:rPr>
            <w:rFonts w:ascii="Arial" w:hAnsi="Arial" w:eastAsia="Arial" w:cs="Arial"/>
            <w:color w:val="000000" w:themeColor="text1"/>
            <w:sz w:val="28"/>
            <w:szCs w:val="28"/>
          </w:rPr>
          <w:delText xml:space="preserve">esta,</w:delText>
        </w:r>
      </w:del>
      <w:ins w:id="2254" w:author="Assessor GDSXSR" w:date="2026-10-31T19:51:13Z">
        <w:r>
          <w:rPr>
            <w:rFonts w:ascii="Arial" w:hAnsi="Arial" w:eastAsia="Arial" w:cs="Arial"/>
            <w:color w:val="808080"/>
            <w:sz w:val="28"/>
            <w:szCs w:val="28"/>
          </w:rPr>
          <w:t xml:space="preserve">o</w:t>
        </w:r>
      </w:ins>
      <w:r>
        <w:rPr>
          <w:rFonts w:ascii="Arial" w:hAnsi="Arial" w:eastAsia="Arial" w:cs="Arial"/>
          <w:color w:val="000000" w:themeColor="text1"/>
          <w:sz w:val="28"/>
          <w:szCs w:val="28"/>
        </w:rPr>
        <w:t xml:space="preserve"> </w:t>
      </w:r>
      <w:del w:id="2255" w:author="Assessor GDSXSR" w:date="2026-10-31T19:51:13Z">
        <w:r>
          <w:rPr>
            <w:rFonts w:ascii="Arial" w:hAnsi="Arial" w:eastAsia="Arial" w:cs="Arial"/>
            <w:color w:val="000000" w:themeColor="text1"/>
            <w:sz w:val="28"/>
            <w:szCs w:val="28"/>
          </w:rPr>
          <w:delText xml:space="preserve">por</w:delText>
        </w:r>
      </w:del>
      <w:ins w:id="2256" w:author="Assessor GDSXSR" w:date="2026-10-31T19:51:13Z">
        <w:r>
          <w:rPr>
            <w:rFonts w:ascii="Arial" w:hAnsi="Arial" w:eastAsia="Arial" w:cs="Arial"/>
            <w:color w:val="808080"/>
            <w:sz w:val="28"/>
            <w:szCs w:val="28"/>
          </w:rPr>
          <w:t xml:space="preserve">critério</w:t>
        </w:r>
      </w:ins>
      <w:r>
        <w:rPr>
          <w:rFonts w:ascii="Arial" w:hAnsi="Arial" w:eastAsia="Arial" w:cs="Arial"/>
          <w:color w:val="000000" w:themeColor="text1"/>
          <w:sz w:val="28"/>
          <w:szCs w:val="28"/>
        </w:rPr>
        <w:t xml:space="preserve"> </w:t>
      </w:r>
      <w:del w:id="2257" w:author="Assessor GDSXSR" w:date="2026-10-31T19:51:13Z">
        <w:r>
          <w:rPr>
            <w:rFonts w:ascii="Arial" w:hAnsi="Arial" w:eastAsia="Arial" w:cs="Arial"/>
            <w:color w:val="000000" w:themeColor="text1"/>
            <w:sz w:val="28"/>
            <w:szCs w:val="28"/>
          </w:rPr>
          <w:delText xml:space="preserve">força</w:delText>
        </w:r>
      </w:del>
      <w:ins w:id="2258" w:author="Assessor GDSXSR" w:date="2026-10-31T19:51:13Z">
        <w:r>
          <w:rPr>
            <w:rFonts w:ascii="Arial" w:hAnsi="Arial" w:eastAsia="Arial" w:cs="Arial"/>
            <w:color w:val="808080"/>
            <w:sz w:val="28"/>
            <w:szCs w:val="28"/>
          </w:rPr>
          <w:t xml:space="preserve">anterior</w:t>
        </w:r>
      </w:ins>
      <w:r>
        <w:rPr>
          <w:rFonts w:ascii="Arial" w:hAnsi="Arial" w:eastAsia="Arial" w:cs="Arial"/>
          <w:color w:val="000000" w:themeColor="text1"/>
          <w:sz w:val="28"/>
          <w:szCs w:val="28"/>
        </w:rPr>
        <w:t xml:space="preserve"> </w:t>
      </w:r>
      <w:del w:id="2259" w:author="Assessor GDSXSR" w:date="2026-10-31T19:51:13Z">
        <w:r>
          <w:rPr>
            <w:rFonts w:ascii="Arial" w:hAnsi="Arial" w:eastAsia="Arial" w:cs="Arial"/>
            <w:color w:val="000000" w:themeColor="text1"/>
            <w:sz w:val="28"/>
            <w:szCs w:val="28"/>
          </w:rPr>
          <w:delText xml:space="preserve">da</w:delText>
        </w:r>
      </w:del>
      <w:ins w:id="2260" w:author="Assessor GDSXSR" w:date="2026-10-31T19:51:13Z">
        <w:r>
          <w:rPr>
            <w:rFonts w:ascii="Arial" w:hAnsi="Arial" w:eastAsia="Arial" w:cs="Arial"/>
            <w:color w:val="808080"/>
            <w:sz w:val="28"/>
            <w:szCs w:val="28"/>
          </w:rPr>
          <w:t xml:space="preserve">que</w:t>
        </w:r>
      </w:ins>
      <w:r>
        <w:rPr>
          <w:rFonts w:ascii="Arial" w:hAnsi="Arial" w:eastAsia="Arial" w:cs="Arial"/>
          <w:color w:val="000000" w:themeColor="text1"/>
          <w:sz w:val="28"/>
          <w:szCs w:val="28"/>
        </w:rPr>
        <w:t xml:space="preserve"> </w:t>
      </w:r>
      <w:del w:id="2261" w:author="Assessor GDSXSR" w:date="2026-10-31T19:51:13Z">
        <w:r>
          <w:rPr>
            <w:rFonts w:ascii="Arial" w:hAnsi="Arial" w:eastAsia="Arial" w:cs="Arial"/>
            <w:color w:val="000000" w:themeColor="text1"/>
            <w:sz w:val="28"/>
            <w:szCs w:val="28"/>
          </w:rPr>
          <w:delText xml:space="preserve">nova</w:delText>
        </w:r>
      </w:del>
      <w:ins w:id="2262" w:author="Assessor GDSXSR" w:date="2026-10-31T19:51:13Z">
        <w:r>
          <w:rPr>
            <w:rFonts w:ascii="Arial" w:hAnsi="Arial" w:eastAsia="Arial" w:cs="Arial"/>
            <w:color w:val="808080"/>
            <w:sz w:val="28"/>
            <w:szCs w:val="28"/>
          </w:rPr>
          <w:t xml:space="preserve">ressalvou</w:t>
        </w:r>
      </w:ins>
      <w:r>
        <w:rPr>
          <w:rFonts w:ascii="Arial" w:hAnsi="Arial" w:eastAsia="Arial" w:cs="Arial"/>
          <w:color w:val="000000" w:themeColor="text1"/>
          <w:sz w:val="28"/>
          <w:szCs w:val="28"/>
        </w:rPr>
        <w:t xml:space="preserve"> </w:t>
      </w:r>
      <w:del w:id="2263" w:author="Assessor GDSXSR" w:date="2026-10-31T19:51:13Z">
        <w:r>
          <w:rPr>
            <w:rFonts w:ascii="Arial" w:hAnsi="Arial" w:eastAsia="Arial" w:cs="Arial"/>
            <w:color w:val="000000" w:themeColor="text1"/>
            <w:sz w:val="28"/>
            <w:szCs w:val="28"/>
          </w:rPr>
          <w:delText xml:space="preserve">redação</w:delText>
        </w:r>
      </w:del>
      <w:ins w:id="2264" w:author="Assessor GDSXSR" w:date="2026-10-31T19:51:13Z">
        <w:r>
          <w:rPr>
            <w:rFonts w:ascii="Arial" w:hAnsi="Arial" w:eastAsia="Arial" w:cs="Arial"/>
            <w:color w:val="808080"/>
            <w:sz w:val="28"/>
            <w:szCs w:val="28"/>
          </w:rPr>
          <w:t xml:space="preserve">nem</w:t>
        </w:r>
      </w:ins>
      <w:r>
        <w:rPr>
          <w:rFonts w:ascii="Arial" w:hAnsi="Arial" w:eastAsia="Arial" w:cs="Arial"/>
          <w:color w:val="000000" w:themeColor="text1"/>
          <w:sz w:val="28"/>
          <w:szCs w:val="28"/>
        </w:rPr>
        <w:t xml:space="preserve"> </w:t>
      </w:r>
      <w:del w:id="2265" w:author="Assessor GDSXSR" w:date="2026-10-31T19:51:13Z">
        <w:r>
          <w:rPr>
            <w:rFonts w:ascii="Arial" w:hAnsi="Arial" w:eastAsia="Arial" w:cs="Arial"/>
            <w:color w:val="000000" w:themeColor="text1"/>
            <w:sz w:val="28"/>
            <w:szCs w:val="28"/>
          </w:rPr>
          <w:delText xml:space="preserve">legal, se presta</w:delText>
        </w:r>
      </w:del>
      <w:ins w:id="2266" w:author="Assessor GDSXSR" w:date="2026-10-31T19:51:13Z">
        <w:r>
          <w:rPr>
            <w:rFonts w:ascii="Arial" w:hAnsi="Arial" w:eastAsia="Arial" w:cs="Arial"/>
            <w:color w:val="808080"/>
            <w:sz w:val="28"/>
            <w:szCs w:val="28"/>
          </w:rPr>
          <w:t xml:space="preserve">chega</w:t>
        </w:r>
      </w:ins>
      <w:r>
        <w:rPr>
          <w:rFonts w:ascii="Arial" w:hAnsi="Arial" w:eastAsia="Arial" w:cs="Arial"/>
          <w:color w:val="000000" w:themeColor="text1"/>
          <w:sz w:val="28"/>
          <w:szCs w:val="28"/>
        </w:rPr>
        <w:t xml:space="preserve"> a </w:t>
      </w:r>
      <w:del w:id="2267" w:author="Assessor GDSXSR" w:date="2026-10-31T19:51:13Z">
        <w:r>
          <w:rPr>
            <w:rFonts w:ascii="Arial" w:hAnsi="Arial" w:eastAsia="Arial" w:cs="Arial"/>
            <w:color w:val="000000" w:themeColor="text1"/>
            <w:sz w:val="28"/>
            <w:szCs w:val="28"/>
          </w:rPr>
          <w:delText xml:space="preserve">ser</w:delText>
        </w:r>
      </w:del>
      <w:ins w:id="2268" w:author="Assessor GDSXSR" w:date="2026-10-31T19:51:13Z">
        <w:r>
          <w:rPr>
            <w:rFonts w:ascii="Arial" w:hAnsi="Arial" w:eastAsia="Arial" w:cs="Arial"/>
            <w:color w:val="808080"/>
            <w:sz w:val="28"/>
            <w:szCs w:val="28"/>
          </w:rPr>
          <w:t xml:space="preserve">incidir</w:t>
        </w:r>
      </w:ins>
      <w:r>
        <w:rPr>
          <w:rFonts w:ascii="Arial" w:hAnsi="Arial" w:eastAsia="Arial" w:cs="Arial"/>
          <w:color w:val="000000" w:themeColor="text1"/>
          <w:sz w:val="28"/>
          <w:szCs w:val="28"/>
        </w:rPr>
        <w:t xml:space="preserve"> </w:t>
      </w:r>
      <w:del w:id="2269" w:author="Assessor GDSXSR" w:date="2026-10-31T19:51:13Z">
        <w:r>
          <w:rPr>
            <w:rFonts w:ascii="Arial" w:hAnsi="Arial" w:eastAsia="Arial" w:cs="Arial"/>
            <w:color w:val="000000" w:themeColor="text1"/>
            <w:sz w:val="28"/>
            <w:szCs w:val="28"/>
          </w:rPr>
          <w:delText xml:space="preserve">utilizada</w:delText>
        </w:r>
      </w:del>
      <w:ins w:id="2270" w:author="Assessor GDSXSR" w:date="2026-10-31T19:51:13Z">
        <w:r>
          <w:rPr>
            <w:rFonts w:ascii="Arial" w:hAnsi="Arial" w:eastAsia="Arial" w:cs="Arial"/>
            <w:color w:val="808080"/>
            <w:sz w:val="28"/>
            <w:szCs w:val="28"/>
          </w:rPr>
          <w:t xml:space="preserve">(ID</w:t>
        </w:r>
      </w:ins>
      <w:r>
        <w:rPr>
          <w:rFonts w:ascii="Arial" w:hAnsi="Arial" w:eastAsia="Arial" w:cs="Arial"/>
          <w:color w:val="000000" w:themeColor="text1"/>
          <w:sz w:val="28"/>
          <w:szCs w:val="28"/>
        </w:rPr>
        <w:t xml:space="preserve"> </w:t>
      </w:r>
      <w:del w:id="2271" w:author="Assessor GDSXSR" w:date="2026-10-31T19:51:13Z">
        <w:r>
          <w:rPr>
            <w:rFonts w:ascii="Arial" w:hAnsi="Arial" w:eastAsia="Arial" w:cs="Arial"/>
            <w:color w:val="000000" w:themeColor="text1"/>
            <w:sz w:val="28"/>
            <w:szCs w:val="28"/>
          </w:rPr>
          <w:delText xml:space="preserve">como taxa de juros de mora</w:delText>
        </w:r>
      </w:del>
      <w:ins w:id="2272" w:author="Assessor GDSXSR" w:date="2026-10-31T19:51:13Z">
        <w:r>
          <w:rPr>
            <w:rFonts w:ascii="Arial" w:hAnsi="Arial" w:eastAsia="Arial" w:cs="Arial"/>
            <w:color w:val="808080"/>
            <w:sz w:val="28"/>
            <w:szCs w:val="28"/>
          </w:rPr>
          <w:t xml:space="preserve">88809799)</w:t>
        </w:r>
      </w:ins>
      <w:r>
        <w:rPr>
          <w:rFonts w:ascii="Arial" w:hAnsi="Arial" w:eastAsia="Arial" w:cs="Arial"/>
          <w:color w:val="000000" w:themeColor="text1"/>
          <w:sz w:val="28"/>
          <w:szCs w:val="28"/>
        </w:rPr>
        <w:t xml:space="preserve">.</w:t>
      </w:r>
    </w:p>
    <w:p w:rsidR="39AEA010" w:rsidP="00AB1CCC" w:rsidRDefault="39AEA010" w14:paraId="42555A8C" w14:textId="3E2A01F5">
      <w:pPr>
        <w:shd w:val="clear" w:color="auto" w:fill="FFFFFF" w:themeFill="background1"/>
        <w:spacing w:after="0" w:line="360" w:lineRule="auto"/>
        <w:ind w:firstLine="2268"/>
        <w:jc w:val="both"/>
        <w:rPr>
          <w:rFonts w:ascii="Arial" w:hAnsi="Arial" w:eastAsia="Arial" w:cs="Arial"/>
          <w:color w:val="000000" w:themeColor="text1"/>
          <w:sz w:val="28"/>
          <w:szCs w:val="28"/>
        </w:rPr>
      </w:pPr>
    </w:p>
    <w:p w:rsidR="347E3304" w:rsidP="00AB1CCC" w:rsidRDefault="347E3304" w14:paraId="47F65516" w14:textId="57C21F18">
      <w:pPr>
        <w:spacing w:after="0" w:line="360" w:lineRule="auto"/>
        <w:ind w:firstLine="2268"/>
        <w:jc w:val="both"/>
        <w:rPr>
          <w:rFonts w:ascii="Arial" w:hAnsi="Arial" w:eastAsia="Arial" w:cs="Arial"/>
          <w:sz w:val="28"/>
          <w:szCs w:val="28"/>
        </w:rPr>
      </w:pPr>
      <w:del w:id="2273" w:author="Assessor GDSXSR" w:date="2026-10-31T19:51:13Z">
        <w:r>
          <w:rPr>
            <w:rFonts w:ascii="Arial" w:hAnsi="Arial" w:eastAsia="Arial" w:cs="Arial"/>
            <w:sz w:val="28"/>
            <w:szCs w:val="28"/>
          </w:rPr>
          <w:delText xml:space="preserve">Não obstante</w:delText>
        </w:r>
      </w:del>
      <w:ins w:id="2274" w:author="Assessor GDSXSR" w:date="2026-10-31T19:51:13Z">
        <w:r>
          <w:rPr>
            <w:rFonts w:ascii="Arial" w:hAnsi="Arial" w:eastAsia="Arial" w:cs="Arial"/>
            <w:color w:val="808080"/>
            <w:sz w:val="28"/>
            <w:szCs w:val="28"/>
          </w:rPr>
          <w:t xml:space="preserve">Portanto</w:t>
        </w:r>
      </w:ins>
      <w:r>
        <w:rPr>
          <w:rFonts w:ascii="Arial" w:hAnsi="Arial" w:eastAsia="Arial" w:cs="Arial"/>
          <w:sz w:val="28"/>
          <w:szCs w:val="28"/>
          <w:highlight w:val="yellow"/>
          <w:rPrChange w:id="2297" w:author="Assessor GDSXSR" w:date="2026-10-31T19:51:13Z">
            <w:rPr>
              <w:rFonts w:ascii="Arial" w:hAnsi="Arial" w:eastAsia="Arial" w:cs="Arial"/>
              <w:sz w:val="28"/>
              <w:szCs w:val="28"/>
            </w:rPr>
          </w:rPrChange>
        </w:rPr>
        <w:t xml:space="preserve">, </w:t>
      </w:r>
      <w:del w:id="2275" w:author="Assessor GDSXSR" w:date="2026-10-31T19:51:13Z">
        <w:r>
          <w:rPr>
            <w:rFonts w:ascii="Arial" w:hAnsi="Arial" w:eastAsia="Arial" w:cs="Arial"/>
            <w:sz w:val="28"/>
            <w:szCs w:val="28"/>
          </w:rPr>
          <w:delText xml:space="preserve">por</w:delText>
        </w:r>
      </w:del>
      <w:ins w:id="2276" w:author="Assessor GDSXSR" w:date="2026-10-31T19:51:13Z">
        <w:r>
          <w:rPr>
            <w:rFonts w:ascii="Arial" w:hAnsi="Arial" w:eastAsia="Arial" w:cs="Arial"/>
            <w:color w:val="808080"/>
            <w:sz w:val="28"/>
            <w:szCs w:val="28"/>
          </w:rPr>
          <w:t xml:space="preserve">não</w:t>
        </w:r>
      </w:ins>
      <w:r>
        <w:rPr>
          <w:rFonts w:ascii="Arial" w:hAnsi="Arial" w:eastAsia="Arial" w:cs="Arial"/>
          <w:sz w:val="28"/>
          <w:szCs w:val="28"/>
          <w:highlight w:val="yellow"/>
          <w:rPrChange w:id="2298" w:author="Assessor GDSXSR" w:date="2026-10-31T19:51:13Z">
            <w:rPr>
              <w:rFonts w:ascii="Arial" w:hAnsi="Arial" w:eastAsia="Arial" w:cs="Arial"/>
              <w:sz w:val="28"/>
              <w:szCs w:val="28"/>
            </w:rPr>
          </w:rPrChange>
        </w:rPr>
        <w:t xml:space="preserve"> </w:t>
      </w:r>
      <w:del w:id="2277" w:author="Assessor GDSXSR" w:date="2026-10-31T19:51:13Z">
        <w:r>
          <w:rPr>
            <w:rFonts w:ascii="Arial" w:hAnsi="Arial" w:eastAsia="Arial" w:cs="Arial"/>
            <w:sz w:val="28"/>
            <w:szCs w:val="28"/>
          </w:rPr>
          <w:delText xml:space="preserve">se</w:delText>
        </w:r>
      </w:del>
      <w:ins w:id="2278" w:author="Assessor GDSXSR" w:date="2026-10-31T19:51:13Z">
        <w:r>
          <w:rPr>
            <w:rFonts w:ascii="Arial" w:hAnsi="Arial" w:eastAsia="Arial" w:cs="Arial"/>
            <w:color w:val="808080"/>
            <w:sz w:val="28"/>
            <w:szCs w:val="28"/>
          </w:rPr>
          <w:t xml:space="preserve">procede</w:t>
        </w:r>
      </w:ins>
      <w:r>
        <w:rPr>
          <w:rFonts w:ascii="Arial" w:hAnsi="Arial" w:eastAsia="Arial" w:cs="Arial"/>
          <w:sz w:val="28"/>
          <w:szCs w:val="28"/>
          <w:highlight w:val="yellow"/>
          <w:rPrChange w:id="2299" w:author="Assessor GDSXSR" w:date="2026-10-31T19:51:13Z">
            <w:rPr>
              <w:rFonts w:ascii="Arial" w:hAnsi="Arial" w:eastAsia="Arial" w:cs="Arial"/>
              <w:sz w:val="28"/>
              <w:szCs w:val="28"/>
            </w:rPr>
          </w:rPrChange>
        </w:rPr>
        <w:t xml:space="preserve"> </w:t>
      </w:r>
      <w:del w:id="2279" w:author="Assessor GDSXSR" w:date="2026-10-31T19:51:13Z">
        <w:r>
          <w:rPr>
            <w:rFonts w:ascii="Arial" w:hAnsi="Arial" w:eastAsia="Arial" w:cs="Arial"/>
            <w:sz w:val="28"/>
            <w:szCs w:val="28"/>
          </w:rPr>
          <w:delText xml:space="preserve">tratar</w:delText>
        </w:r>
      </w:del>
      <w:ins w:id="2280" w:author="Assessor GDSXSR" w:date="2026-10-31T19:51:13Z">
        <w:r>
          <w:rPr>
            <w:rFonts w:ascii="Arial" w:hAnsi="Arial" w:eastAsia="Arial" w:cs="Arial"/>
            <w:color w:val="808080"/>
            <w:sz w:val="28"/>
            <w:szCs w:val="28"/>
          </w:rPr>
          <w:t xml:space="preserve">o pedido</w:t>
        </w:r>
      </w:ins>
      <w:r>
        <w:rPr>
          <w:rFonts w:ascii="Arial" w:hAnsi="Arial" w:eastAsia="Arial" w:cs="Arial"/>
          <w:sz w:val="28"/>
          <w:szCs w:val="28"/>
          <w:highlight w:val="yellow"/>
          <w:rPrChange w:id="2300" w:author="Assessor GDSXSR" w:date="2026-10-31T19:51:13Z">
            <w:rPr>
              <w:rFonts w:ascii="Arial" w:hAnsi="Arial" w:eastAsia="Arial" w:cs="Arial"/>
              <w:sz w:val="28"/>
              <w:szCs w:val="28"/>
            </w:rPr>
          </w:rPrChange>
        </w:rPr>
        <w:t xml:space="preserve"> de </w:t>
      </w:r>
      <w:del w:id="2281" w:author="Assessor GDSXSR" w:date="2026-10-31T19:51:13Z">
        <w:r>
          <w:rPr>
            <w:rFonts w:ascii="Arial" w:hAnsi="Arial" w:eastAsia="Arial" w:cs="Arial"/>
            <w:sz w:val="28"/>
            <w:szCs w:val="28"/>
          </w:rPr>
          <w:delText xml:space="preserve">matéria</w:delText>
        </w:r>
      </w:del>
      <w:ins w:id="2282" w:author="Assessor GDSXSR" w:date="2026-10-31T19:51:13Z">
        <w:r>
          <w:rPr>
            <w:rFonts w:ascii="Arial" w:hAnsi="Arial" w:eastAsia="Arial" w:cs="Arial"/>
            <w:color w:val="808080"/>
            <w:sz w:val="28"/>
            <w:szCs w:val="28"/>
          </w:rPr>
          <w:t xml:space="preserve">aplicação da Selic como índice único, pois a lei a destina aos juros</w:t>
        </w:r>
      </w:ins>
      <w:r>
        <w:rPr>
          <w:rFonts w:ascii="Arial" w:hAnsi="Arial" w:eastAsia="Arial" w:cs="Arial"/>
          <w:sz w:val="28"/>
          <w:szCs w:val="28"/>
          <w:highlight w:val="yellow"/>
          <w:rPrChange w:id="2301" w:author="Assessor GDSXSR" w:date="2026-10-31T19:51:13Z">
            <w:rPr>
              <w:rFonts w:ascii="Arial" w:hAnsi="Arial" w:eastAsia="Arial" w:cs="Arial"/>
              <w:sz w:val="28"/>
              <w:szCs w:val="28"/>
            </w:rPr>
          </w:rPrChange>
        </w:rPr>
        <w:t xml:space="preserve"> de </w:t>
      </w:r>
      <w:del w:id="2283" w:author="Assessor GDSXSR" w:date="2026-10-31T19:51:13Z">
        <w:r>
          <w:rPr>
            <w:rFonts w:ascii="Arial" w:hAnsi="Arial" w:eastAsia="Arial" w:cs="Arial"/>
            <w:sz w:val="28"/>
            <w:szCs w:val="28"/>
          </w:rPr>
          <w:delText xml:space="preserve">ordem pública</w:delText>
        </w:r>
      </w:del>
      <w:ins w:id="2284" w:author="Assessor GDSXSR" w:date="2026-10-31T19:51:13Z">
        <w:r>
          <w:rPr>
            <w:rFonts w:ascii="Arial" w:hAnsi="Arial" w:eastAsia="Arial" w:cs="Arial"/>
            <w:color w:val="808080"/>
            <w:sz w:val="28"/>
            <w:szCs w:val="28"/>
          </w:rPr>
          <w:t xml:space="preserve">mora</w:t>
        </w:r>
      </w:ins>
      <w:r>
        <w:rPr>
          <w:rFonts w:ascii="Arial" w:hAnsi="Arial" w:eastAsia="Arial" w:cs="Arial"/>
          <w:sz w:val="28"/>
          <w:szCs w:val="28"/>
          <w:highlight w:val="yellow"/>
          <w:rPrChange w:id="2302" w:author="Assessor GDSXSR" w:date="2026-10-31T19:51:13Z">
            <w:rPr>
              <w:rFonts w:ascii="Arial" w:hAnsi="Arial" w:eastAsia="Arial" w:cs="Arial"/>
              <w:sz w:val="28"/>
              <w:szCs w:val="28"/>
            </w:rPr>
          </w:rPrChange>
        </w:rPr>
        <w:t xml:space="preserve">, </w:t>
      </w:r>
      <w:del w:id="2285" w:author="Assessor GDSXSR" w:date="2026-10-31T19:51:13Z">
        <w:r>
          <w:rPr>
            <w:rFonts w:ascii="Arial" w:hAnsi="Arial" w:eastAsia="Arial" w:cs="Arial"/>
            <w:sz w:val="28"/>
            <w:szCs w:val="28"/>
          </w:rPr>
          <w:delText xml:space="preserve">impõe-se,</w:delText>
        </w:r>
      </w:del>
      <w:ins w:id="2286" w:author="Assessor GDSXSR" w:date="2026-10-31T19:51:13Z">
        <w:r>
          <w:rPr>
            <w:rFonts w:ascii="Arial" w:hAnsi="Arial" w:eastAsia="Arial" w:cs="Arial"/>
            <w:color w:val="808080"/>
            <w:sz w:val="28"/>
            <w:szCs w:val="28"/>
          </w:rPr>
          <w:t xml:space="preserve">com</w:t>
        </w:r>
      </w:ins>
      <w:r>
        <w:rPr>
          <w:rFonts w:ascii="Arial" w:hAnsi="Arial" w:eastAsia="Arial" w:cs="Arial"/>
          <w:sz w:val="28"/>
          <w:szCs w:val="28"/>
          <w:highlight w:val="yellow"/>
          <w:rPrChange w:id="2303" w:author="Assessor GDSXSR" w:date="2026-10-31T19:51:13Z">
            <w:rPr>
              <w:rFonts w:ascii="Arial" w:hAnsi="Arial" w:eastAsia="Arial" w:cs="Arial"/>
              <w:sz w:val="28"/>
              <w:szCs w:val="28"/>
            </w:rPr>
          </w:rPrChange>
        </w:rPr>
        <w:t xml:space="preserve"> </w:t>
      </w:r>
      <w:del w:id="2287" w:author="Assessor GDSXSR" w:date="2026-10-31T19:51:13Z">
        <w:r>
          <w:rPr>
            <w:rFonts w:ascii="Arial" w:hAnsi="Arial" w:eastAsia="Arial" w:cs="Arial"/>
            <w:sz w:val="28"/>
            <w:szCs w:val="28"/>
          </w:rPr>
          <w:delText xml:space="preserve">de</w:delText>
        </w:r>
      </w:del>
      <w:ins w:id="2288" w:author="Assessor GDSXSR" w:date="2026-10-31T19:51:13Z">
        <w:r>
          <w:rPr>
            <w:rFonts w:ascii="Arial" w:hAnsi="Arial" w:eastAsia="Arial" w:cs="Arial"/>
            <w:color w:val="808080"/>
            <w:sz w:val="28"/>
            <w:szCs w:val="28"/>
          </w:rPr>
          <w:t xml:space="preserve">dedução</w:t>
        </w:r>
      </w:ins>
      <w:r>
        <w:rPr>
          <w:rFonts w:ascii="Arial" w:hAnsi="Arial" w:eastAsia="Arial" w:cs="Arial"/>
          <w:sz w:val="28"/>
          <w:szCs w:val="28"/>
          <w:highlight w:val="yellow"/>
          <w:rPrChange w:id="2304" w:author="Assessor GDSXSR" w:date="2026-10-31T19:51:13Z">
            <w:rPr>
              <w:rFonts w:ascii="Arial" w:hAnsi="Arial" w:eastAsia="Arial" w:cs="Arial"/>
              <w:sz w:val="28"/>
              <w:szCs w:val="28"/>
            </w:rPr>
          </w:rPrChange>
        </w:rPr>
        <w:t xml:space="preserve"> </w:t>
      </w:r>
      <w:del w:id="2289" w:author="Assessor GDSXSR" w:date="2026-10-31T19:51:13Z">
        <w:r>
          <w:rPr>
            <w:rFonts w:ascii="Arial" w:hAnsi="Arial" w:eastAsia="Arial" w:cs="Arial"/>
            <w:sz w:val="28"/>
            <w:szCs w:val="28"/>
          </w:rPr>
          <w:delText xml:space="preserve">ofício,</w:delText>
        </w:r>
      </w:del>
      <w:ins w:id="2290" w:author="Assessor GDSXSR" w:date="2026-10-31T19:51:13Z">
        <w:r>
          <w:rPr>
            <w:rFonts w:ascii="Arial" w:hAnsi="Arial" w:eastAsia="Arial" w:cs="Arial"/>
            <w:color w:val="808080"/>
            <w:sz w:val="28"/>
            <w:szCs w:val="28"/>
          </w:rPr>
          <w:t xml:space="preserve">do</w:t>
        </w:r>
      </w:ins>
      <w:r>
        <w:rPr>
          <w:rFonts w:ascii="Arial" w:hAnsi="Arial" w:eastAsia="Arial" w:cs="Arial"/>
          <w:sz w:val="28"/>
          <w:szCs w:val="28"/>
          <w:highlight w:val="yellow"/>
          <w:rPrChange w:id="2305" w:author="Assessor GDSXSR" w:date="2026-10-31T19:51:13Z">
            <w:rPr>
              <w:rFonts w:ascii="Arial" w:hAnsi="Arial" w:eastAsia="Arial" w:cs="Arial"/>
              <w:sz w:val="28"/>
              <w:szCs w:val="28"/>
            </w:rPr>
          </w:rPrChange>
        </w:rPr>
        <w:t xml:space="preserve"> </w:t>
      </w:r>
      <w:del w:id="2291" w:author="Assessor GDSXSR" w:date="2026-10-31T19:51:13Z">
        <w:r>
          <w:rPr>
            <w:rFonts w:ascii="Arial" w:hAnsi="Arial" w:eastAsia="Arial" w:cs="Arial"/>
            <w:sz w:val="28"/>
            <w:szCs w:val="28"/>
          </w:rPr>
          <w:delText xml:space="preserve">o ajuste dos consectários legais apenas para adequar o marco temporal de incidência da Lei n.º 14.905/2024</w:delText>
        </w:r>
      </w:del>
      <w:ins w:id="2292" w:author="Assessor GDSXSR" w:date="2026-10-31T19:51:13Z">
        <w:r>
          <w:rPr>
            <w:rFonts w:ascii="Arial" w:hAnsi="Arial" w:eastAsia="Arial" w:cs="Arial"/>
            <w:color w:val="808080"/>
            <w:sz w:val="28"/>
            <w:szCs w:val="28"/>
          </w:rPr>
          <w:t xml:space="preserve">IPCA</w:t>
        </w:r>
      </w:ins>
      <w:r>
        <w:rPr>
          <w:rFonts w:ascii="Arial" w:hAnsi="Arial" w:eastAsia="Arial" w:cs="Arial"/>
          <w:sz w:val="28"/>
          <w:szCs w:val="28"/>
          <w:highlight w:val="yellow"/>
          <w:rPrChange w:id="2306" w:author="Assessor GDSXSR" w:date="2026-10-31T19:51:13Z">
            <w:rPr>
              <w:rFonts w:ascii="Arial" w:hAnsi="Arial" w:eastAsia="Arial" w:cs="Arial"/>
              <w:sz w:val="28"/>
              <w:szCs w:val="28"/>
            </w:rPr>
          </w:rPrChange>
        </w:rPr>
        <w:t xml:space="preserve">, que </w:t>
      </w:r>
      <w:del w:id="2293" w:author="Assessor GDSXSR" w:date="2026-10-31T19:51:13Z">
        <w:r>
          <w:rPr>
            <w:rFonts w:ascii="Arial" w:hAnsi="Arial" w:eastAsia="Arial" w:cs="Arial"/>
            <w:sz w:val="28"/>
            <w:szCs w:val="28"/>
          </w:rPr>
          <w:delText xml:space="preserve">passa</w:delText>
        </w:r>
      </w:del>
      <w:ins w:id="2294" w:author="Assessor GDSXSR" w:date="2026-10-31T19:51:13Z">
        <w:r>
          <w:rPr>
            <w:rFonts w:ascii="Arial" w:hAnsi="Arial" w:eastAsia="Arial" w:cs="Arial"/>
            <w:color w:val="808080"/>
            <w:sz w:val="28"/>
            <w:szCs w:val="28"/>
          </w:rPr>
          <w:t xml:space="preserve">atualiza</w:t>
        </w:r>
      </w:ins>
      <w:r>
        <w:rPr>
          <w:rFonts w:ascii="Arial" w:hAnsi="Arial" w:eastAsia="Arial" w:cs="Arial"/>
          <w:sz w:val="28"/>
          <w:szCs w:val="28"/>
          <w:highlight w:val="yellow"/>
          <w:rPrChange w:id="2307" w:author="Assessor GDSXSR" w:date="2026-10-31T19:51:13Z">
            <w:rPr>
              <w:rFonts w:ascii="Arial" w:hAnsi="Arial" w:eastAsia="Arial" w:cs="Arial"/>
              <w:sz w:val="28"/>
              <w:szCs w:val="28"/>
            </w:rPr>
          </w:rPrChange>
        </w:rPr>
        <w:t xml:space="preserve"> a </w:t>
      </w:r>
      <w:del w:id="2295" w:author="Assessor GDSXSR" w:date="2026-10-31T19:51:13Z">
        <w:r>
          <w:rPr>
            <w:rFonts w:ascii="Arial" w:hAnsi="Arial" w:eastAsia="Arial" w:cs="Arial"/>
            <w:sz w:val="28"/>
            <w:szCs w:val="28"/>
          </w:rPr>
          <w:delText xml:space="preserve">ser 01/09/2024, mantidos os demais critérios fixados na sentença</w:delText>
        </w:r>
      </w:del>
      <w:ins w:id="2296" w:author="Assessor GDSXSR" w:date="2026-10-31T19:51:13Z">
        <w:r>
          <w:rPr>
            <w:rFonts w:ascii="Arial" w:hAnsi="Arial" w:eastAsia="Arial" w:cs="Arial"/>
            <w:color w:val="808080"/>
            <w:sz w:val="28"/>
            <w:szCs w:val="28"/>
          </w:rPr>
          <w:t xml:space="preserve">moeda</w:t>
        </w:r>
      </w:ins>
      <w:r>
        <w:rPr>
          <w:rFonts w:ascii="Arial" w:hAnsi="Arial" w:eastAsia="Arial" w:cs="Arial"/>
          <w:sz w:val="28"/>
          <w:szCs w:val="28"/>
          <w:highlight w:val="yellow"/>
          <w:rPrChange w:id="2308" w:author="Assessor GDSXSR" w:date="2026-10-31T19:51:13Z">
            <w:rPr>
              <w:rFonts w:ascii="Arial" w:hAnsi="Arial" w:eastAsia="Arial" w:cs="Arial"/>
              <w:sz w:val="28"/>
              <w:szCs w:val="28"/>
            </w:rPr>
          </w:rPrChange>
        </w:rPr>
        <w:t xml:space="preserve">.</w:t>
      </w:r>
    </w:p>
    <w:p w:rsidR="41697F72" w:rsidP="00AB1CCC" w:rsidRDefault="41697F72" w14:paraId="39D8DDC7" w14:textId="517018BE">
      <w:pPr>
        <w:shd w:val="clear" w:color="auto" w:fill="FFFFFF" w:themeFill="background1"/>
        <w:spacing w:after="0" w:line="360" w:lineRule="auto"/>
        <w:ind w:firstLine="2268"/>
        <w:jc w:val="both"/>
      </w:pPr>
    </w:p>
    <w:p w:rsidRPr="00D516B2" w:rsidR="00B73FAD" w:rsidP="00AB1CCC" w:rsidRDefault="00B73FAD" w14:paraId="72A2F87F" w14:textId="48B4A1ED">
      <w:pPr>
        <w:spacing w:after="0" w:line="360" w:lineRule="auto"/>
        <w:jc w:val="center"/>
        <w:rPr>
          <w:rFonts w:ascii="Arial" w:hAnsi="Arial" w:cs="Arial"/>
          <w:b/>
          <w:bCs/>
          <w:sz w:val="28"/>
          <w:szCs w:val="28"/>
        </w:rPr>
      </w:pPr>
      <w:r w:rsidRPr="00D516B2">
        <w:rPr>
          <w:rFonts w:ascii="Arial" w:hAnsi="Arial" w:cs="Arial"/>
          <w:b/>
          <w:bCs/>
          <w:sz w:val="28"/>
          <w:szCs w:val="28"/>
        </w:rPr>
        <w:t>DIS</w:t>
      </w:r>
      <w:r w:rsidRPr="00D516B2" w:rsidR="00D516B2">
        <w:rPr>
          <w:rFonts w:ascii="Arial" w:hAnsi="Arial" w:cs="Arial"/>
          <w:b/>
          <w:bCs/>
          <w:sz w:val="28"/>
          <w:szCs w:val="28"/>
        </w:rPr>
        <w:t>POSITIVO</w:t>
      </w:r>
    </w:p>
    <w:p w:rsidR="00B73FAD" w:rsidP="00AB1CCC" w:rsidRDefault="00B73FAD" w14:paraId="0E59050E" w14:textId="77777777">
      <w:pPr>
        <w:spacing w:after="0" w:line="360" w:lineRule="auto"/>
        <w:ind w:firstLine="2268"/>
        <w:jc w:val="both"/>
        <w:rPr>
          <w:rFonts w:ascii="Arial" w:hAnsi="Arial" w:cs="Arial"/>
          <w:sz w:val="28"/>
          <w:szCs w:val="28"/>
        </w:rPr>
      </w:pPr>
    </w:p>
    <w:p w:rsidR="008A4445" w:rsidP="00AB1CCC" w:rsidRDefault="18BDDFCF" w14:paraId="0819CE9D" w14:textId="2B4D128F">
      <w:pPr>
        <w:spacing w:after="0" w:line="360" w:lineRule="auto"/>
        <w:ind w:firstLine="2268"/>
        <w:jc w:val="both"/>
      </w:pPr>
      <w:commentRangeStart w:id="11"/>
      <w:r>
        <w:rPr>
          <w:rFonts w:ascii="Arial" w:hAnsi="Arial" w:cs="Arial"/>
          <w:sz w:val="28"/>
          <w:szCs w:val="28"/>
        </w:rPr>
        <w:t xml:space="preserve">Ante o exposto, </w:t>
      </w:r>
      <w:r>
        <w:rPr>
          <w:rFonts w:ascii="Arial" w:hAnsi="Arial" w:cs="Arial"/>
          <w:b w:val="1"/>
          <w:bCs w:val="1"/>
          <w:sz w:val="28"/>
          <w:szCs w:val="28"/>
        </w:rPr>
        <w:t xml:space="preserve">rejeito a preliminar</w:t>
      </w:r>
      <w:r>
        <w:rPr>
          <w:rFonts w:ascii="Arial" w:hAnsi="Arial" w:cs="Arial"/>
          <w:sz w:val="28"/>
          <w:szCs w:val="28"/>
        </w:rPr>
        <w:t xml:space="preserve"> de ilegitimidade passiva suscitada pelo Banco Pan S.</w:t>
      </w:r>
      <w:del w:id="2309" w:author="Assessor GDSXSR" w:date="2026-10-31T19:51:13Z">
        <w:r>
          <w:rPr>
            <w:rFonts w:ascii="Arial" w:hAnsi="Arial" w:cs="Arial"/>
            <w:sz w:val="28"/>
            <w:szCs w:val="28"/>
          </w:rPr>
          <w:delText xml:space="preserve"> </w:delText>
        </w:r>
      </w:del>
      <w:r>
        <w:rPr>
          <w:rFonts w:ascii="Arial" w:hAnsi="Arial" w:cs="Arial"/>
          <w:sz w:val="28"/>
          <w:szCs w:val="28"/>
        </w:rPr>
        <w:t xml:space="preserve">A. e, no mérito, </w:t>
      </w:r>
      <w:r>
        <w:rPr>
          <w:rFonts w:ascii="Arial" w:hAnsi="Arial" w:cs="Arial"/>
          <w:b w:val="1"/>
          <w:bCs w:val="1"/>
          <w:sz w:val="28"/>
          <w:szCs w:val="28"/>
        </w:rPr>
        <w:t xml:space="preserve">nego provimento</w:t>
      </w:r>
      <w:r>
        <w:rPr>
          <w:rFonts w:ascii="Arial" w:hAnsi="Arial" w:cs="Arial"/>
          <w:sz w:val="28"/>
          <w:szCs w:val="28"/>
        </w:rPr>
        <w:t xml:space="preserve"> ao</w:t>
      </w:r>
      <w:r>
        <w:rPr>
          <w:rFonts w:ascii="Arial" w:hAnsi="Arial" w:cs="Arial"/>
          <w:sz w:val="28"/>
          <w:szCs w:val="28"/>
        </w:rPr>
        <w:t xml:space="preserve">s apelos interpostos</w:t>
      </w:r>
      <w:r>
        <w:rPr>
          <w:rFonts w:ascii="Arial" w:hAnsi="Arial" w:cs="Arial"/>
          <w:sz w:val="28"/>
          <w:szCs w:val="28"/>
        </w:rPr>
        <w:t xml:space="preserve"> pelos réus, B</w:t>
      </w:r>
      <w:r>
        <w:rPr>
          <w:rFonts w:ascii="Arial" w:hAnsi="Arial" w:cs="Arial"/>
          <w:sz w:val="28"/>
          <w:szCs w:val="28"/>
        </w:rPr>
        <w:t xml:space="preserve">anco do </w:t>
      </w:r>
      <w:ins w:id="2310" w:author="Assessor GDSXSR" w:date="2026-10-31T19:51:13Z">
        <w:r>
          <w:rPr>
            <w:rFonts w:ascii="Arial" w:hAnsi="Arial" w:cs="Arial"/>
            <w:color w:val="808080"/>
            <w:sz w:val="28"/>
            <w:szCs w:val="28"/>
          </w:rPr>
          <w:t xml:space="preserve">Estado do </w:t>
        </w:r>
      </w:ins>
      <w:r>
        <w:rPr>
          <w:rFonts w:ascii="Arial" w:hAnsi="Arial" w:cs="Arial"/>
          <w:sz w:val="28"/>
          <w:szCs w:val="28"/>
        </w:rPr>
        <w:t xml:space="preserve">Rio Grande do Sul S.A. </w:t>
      </w:r>
      <w:r>
        <w:rPr>
          <w:rFonts w:ascii="Arial" w:hAnsi="Arial" w:cs="Arial"/>
          <w:sz w:val="28"/>
          <w:szCs w:val="28"/>
        </w:rPr>
        <w:t xml:space="preserve">e Banco Pan S.A.</w:t>
      </w:r>
      <w:del w:id="2311" w:author="Assessor GDSXSR" w:date="2026-10-31T19:51:13Z">
        <w:r>
          <w:rPr>
            <w:rFonts w:ascii="Arial" w:hAnsi="Arial" w:cs="Arial"/>
            <w:sz w:val="28"/>
            <w:szCs w:val="28"/>
          </w:rPr>
          <w:delText xml:space="preserve"> </w:delText>
        </w:r>
      </w:del>
      <w:commentRangeEnd w:id="11"/>
      <w:r>
        <w:rPr>
          <w:rStyle w:val="CommentReference"/>
        </w:rPr>
        <w:commentReference w:id="11"/>
      </w:r>
    </w:p>
    <w:p w:rsidR="008A4445" w:rsidP="0AF382BA" w:rsidRDefault="18BDDFCF" w14:paraId="3FE3C38B" w14:textId="7EC1E855">
      <w:pPr>
        <w:spacing w:after="0" w:line="360" w:lineRule="auto"/>
        <w:ind w:firstLine="2268"/>
        <w:jc w:val="both"/>
        <w:rPr>
          <w:rFonts w:ascii="Arial" w:hAnsi="Arial" w:cs="Arial"/>
          <w:b w:val="1"/>
          <w:bCs w:val="1"/>
          <w:sz w:val="28"/>
          <w:szCs w:val="28"/>
        </w:rPr>
      </w:pPr>
    </w:p>
    <w:p w:rsidR="008A4445" w:rsidP="00AB1CCC" w:rsidRDefault="18BDDFCF" w14:paraId="7934776A" w14:textId="35315D30">
      <w:pPr>
        <w:spacing w:after="0" w:line="360" w:lineRule="auto"/>
        <w:ind w:firstLine="2268"/>
        <w:jc w:val="both"/>
        <w:rPr>
          <w:del w:id="2324" w:author="Assessor GDSXSR" w:date="2026-10-31T19:51:13Z"/>
          <w:rFonts w:ascii="Arial" w:hAnsi="Arial" w:cs="Arial"/>
          <w:sz w:val="28"/>
          <w:szCs w:val="28"/>
        </w:rPr>
      </w:pPr>
      <w:del w:id="2312" w:author="Assessor GDSXSR" w:date="2026-10-31T19:51:13Z">
        <w:r w:rsidRPr="0AF382BA" w:rsidR="009E187B">
          <w:rPr>
            <w:rFonts w:ascii="Arial" w:hAnsi="Arial" w:cs="Arial"/>
            <w:b w:val="1"/>
            <w:bCs w:val="1"/>
            <w:sz w:val="28"/>
            <w:szCs w:val="28"/>
          </w:rPr>
          <w:delText>C</w:delText>
        </w:r>
      </w:del>
      <w:del w:id="2313" w:author="Assessor GDSXSR" w:date="2026-10-31T19:51:13Z">
        <w:r w:rsidRPr="0AF382BA" w:rsidR="72231FA2">
          <w:rPr>
            <w:rFonts w:ascii="Arial" w:hAnsi="Arial" w:cs="Arial"/>
            <w:b w:val="1"/>
            <w:bCs w:val="1"/>
            <w:sz w:val="28"/>
            <w:szCs w:val="28"/>
          </w:rPr>
          <w:delText>orrijo</w:delText>
        </w:r>
      </w:del>
      <w:del w:id="2314" w:author="Assessor GDSXSR" w:date="2026-10-31T19:51:13Z">
        <w:r w:rsidRPr="0AF382BA" w:rsidR="009E187B">
          <w:rPr>
            <w:rFonts w:ascii="Arial" w:hAnsi="Arial" w:cs="Arial"/>
            <w:sz w:val="28"/>
            <w:szCs w:val="28"/>
          </w:rPr>
          <w:delText>,</w:delText>
        </w:r>
      </w:del>
      <w:del w:id="2315" w:author="Assessor GDSXSR" w:date="2026-10-31T19:51:13Z">
        <w:r w:rsidRPr="0AF382BA" w:rsidR="2EBF4A13">
          <w:rPr>
            <w:rFonts w:ascii="Arial" w:hAnsi="Arial" w:cs="Arial"/>
            <w:sz w:val="28"/>
            <w:szCs w:val="28"/>
          </w:rPr>
          <w:delText xml:space="preserve"> </w:delText>
        </w:r>
      </w:del>
      <w:del w:id="2316" w:author="Assessor GDSXSR" w:date="2026-10-31T19:51:13Z">
        <w:r w:rsidRPr="0AF382BA" w:rsidR="009E187B">
          <w:rPr>
            <w:rFonts w:ascii="Arial" w:hAnsi="Arial" w:cs="Arial"/>
            <w:sz w:val="28"/>
            <w:szCs w:val="28"/>
          </w:rPr>
          <w:delText>de</w:delText>
        </w:r>
      </w:del>
      <w:del w:id="2317" w:author="Assessor GDSXSR" w:date="2026-10-31T19:51:13Z">
        <w:r w:rsidRPr="0AF382BA" w:rsidR="009E187B">
          <w:rPr>
            <w:rFonts w:ascii="Arial" w:hAnsi="Arial" w:cs="Arial"/>
            <w:sz w:val="28"/>
            <w:szCs w:val="28"/>
          </w:rPr>
          <w:delText xml:space="preserve"> ofício, </w:delText>
        </w:r>
      </w:del>
      <w:del w:id="2318" w:author="Assessor GDSXSR" w:date="2026-10-31T19:51:13Z">
        <w:r w:rsidRPr="0AF382BA" w:rsidR="72231FA2">
          <w:rPr>
            <w:rFonts w:ascii="Arial" w:hAnsi="Arial" w:cs="Arial"/>
            <w:sz w:val="28"/>
            <w:szCs w:val="28"/>
          </w:rPr>
          <w:delText xml:space="preserve">a </w:delText>
        </w:r>
      </w:del>
      <w:del w:id="2319" w:author="Assessor GDSXSR" w:date="2026-10-31T19:51:13Z">
        <w:r w:rsidRPr="0AF382BA" w:rsidR="00A64B4D">
          <w:rPr>
            <w:rFonts w:ascii="Arial" w:hAnsi="Arial" w:cs="Arial"/>
            <w:sz w:val="28"/>
            <w:szCs w:val="28"/>
          </w:rPr>
          <w:delText xml:space="preserve">r. </w:delText>
        </w:r>
      </w:del>
      <w:del w:id="2320" w:author="Assessor GDSXSR" w:date="2026-10-31T19:51:13Z">
        <w:r w:rsidRPr="0AF382BA" w:rsidR="72231FA2">
          <w:rPr>
            <w:rFonts w:ascii="Arial" w:hAnsi="Arial" w:cs="Arial"/>
            <w:sz w:val="28"/>
            <w:szCs w:val="28"/>
          </w:rPr>
          <w:delText xml:space="preserve">sentença apenas para ajustar o marco temporal de incidência da Lei nº 14.905/2024, estabelecendo que a sistemática anterior </w:delText>
        </w:r>
      </w:del>
      <w:del w:id="2321" w:author="Assessor GDSXSR" w:date="2026-10-31T19:51:13Z">
        <w:r w:rsidRPr="0AF382BA" w:rsidR="1323DF5C">
          <w:rPr>
            <w:rFonts w:ascii="Arial" w:hAnsi="Arial" w:cs="Arial"/>
            <w:sz w:val="28"/>
            <w:szCs w:val="28"/>
          </w:rPr>
          <w:delText xml:space="preserve">incide até 31/08/2024 e que os critérios previstos na referida lei passam a incidir a partir de 01/09/2024. </w:delText>
        </w:r>
      </w:del>
      <w:del w:id="2322" w:author="Assessor GDSXSR" w:date="2026-10-31T19:51:13Z">
        <w:r w:rsidRPr="0AF382BA" w:rsidR="72231FA2">
          <w:rPr>
            <w:rFonts w:ascii="Arial" w:hAnsi="Arial" w:cs="Arial"/>
            <w:sz w:val="28"/>
            <w:szCs w:val="28"/>
          </w:rPr>
          <w:delText xml:space="preserve"> </w:delText>
        </w:r>
      </w:del>
      <w:del w:id="2323" w:author="Assessor GDSXSR" w:date="2026-10-31T19:51:13Z">
        <w:r w:rsidRPr="0AF382BA" w:rsidR="659B31BD">
          <w:rPr>
            <w:rFonts w:ascii="Arial" w:hAnsi="Arial" w:cs="Arial"/>
            <w:sz w:val="28"/>
            <w:szCs w:val="28"/>
          </w:rPr>
          <w:delText xml:space="preserve"> </w:delText>
        </w:r>
      </w:del>
    </w:p>
    <w:p w:rsidR="008A4445" w:rsidP="00AB1CCC" w:rsidRDefault="008A4445" w14:paraId="3604CD39" w14:textId="5B8F6347">
      <w:pPr>
        <w:spacing w:after="0" w:line="360" w:lineRule="auto"/>
        <w:ind w:firstLine="2268"/>
        <w:jc w:val="both"/>
        <w:rPr>
          <w:del w:id="2325" w:author="Assessor GDSXSR" w:date="2026-10-31T19:51:13Z"/>
          <w:rFonts w:ascii="Arial" w:hAnsi="Arial" w:cs="Arial"/>
          <w:sz w:val="28"/>
          <w:szCs w:val="28"/>
        </w:rPr>
      </w:pPr>
    </w:p>
    <w:p w:rsidR="008A4445" w:rsidP="00AB1CCC" w:rsidRDefault="001E6896" w14:paraId="76119EA8" w14:textId="7F3A5269">
      <w:pPr>
        <w:spacing w:after="0" w:line="360" w:lineRule="auto"/>
        <w:ind w:firstLine="2268"/>
        <w:jc w:val="both"/>
      </w:pPr>
      <w:commentRangeStart w:id="9"/>
      <w:commentRangeStart w:id="10"/>
      <w:r>
        <w:rPr>
          <w:rFonts w:ascii="Arial" w:hAnsi="Arial" w:cs="Arial"/>
          <w:b w:val="1"/>
          <w:bCs w:val="1"/>
          <w:sz w:val="28"/>
          <w:szCs w:val="28"/>
        </w:rPr>
        <w:t xml:space="preserve">Condeno</w:t>
      </w:r>
      <w:r>
        <w:rPr>
          <w:rFonts w:ascii="Arial" w:hAnsi="Arial" w:cs="Arial"/>
          <w:sz w:val="28"/>
          <w:szCs w:val="28"/>
        </w:rPr>
        <w:t xml:space="preserve"> os réus/apelantes ao pagamento de </w:t>
      </w:r>
      <w:r>
        <w:rPr>
          <w:rFonts w:ascii="Arial" w:hAnsi="Arial" w:cs="Arial"/>
          <w:sz w:val="28"/>
          <w:szCs w:val="28"/>
        </w:rPr>
        <w:t xml:space="preserve">honorários recursais</w:t>
      </w:r>
      <w:ins w:id="2326" w:author="Assessor GDSXSR" w:date="2026-10-31T19:51:13Z">
        <w:r>
          <w:rPr>
            <w:rFonts w:ascii="Arial" w:hAnsi="Arial" w:cs="Arial"/>
            <w:color w:val="808080"/>
            <w:sz w:val="28"/>
            <w:szCs w:val="28"/>
          </w:rPr>
          <w:t xml:space="preserve">,</w:t>
        </w:r>
      </w:ins>
      <w:r>
        <w:rPr>
          <w:rFonts w:ascii="Arial" w:hAnsi="Arial" w:cs="Arial"/>
          <w:sz w:val="28"/>
          <w:szCs w:val="28"/>
        </w:rPr>
        <w:t xml:space="preserve"> que fixo </w:t>
      </w:r>
      <w:r>
        <w:rPr>
          <w:rFonts w:ascii="Arial" w:hAnsi="Arial" w:cs="Arial"/>
          <w:sz w:val="28"/>
          <w:szCs w:val="28"/>
        </w:rPr>
        <w:t xml:space="preserve">em 2% do valor </w:t>
      </w:r>
      <w:r>
        <w:rPr>
          <w:rFonts w:ascii="Arial" w:hAnsi="Arial" w:cs="Arial"/>
          <w:sz w:val="28"/>
          <w:szCs w:val="28"/>
        </w:rPr>
        <w:t xml:space="preserve">atualizado </w:t>
      </w:r>
      <w:r>
        <w:rPr>
          <w:rFonts w:ascii="Arial" w:hAnsi="Arial" w:cs="Arial"/>
          <w:sz w:val="28"/>
          <w:szCs w:val="28"/>
        </w:rPr>
        <w:t xml:space="preserve">da condenação (CPC 85 §</w:t>
      </w:r>
      <w:del w:id="2327" w:author="Assessor GDSXSR" w:date="2026-10-31T19:51:13Z">
        <w:r>
          <w:rPr>
            <w:rFonts w:ascii="Arial" w:hAnsi="Arial" w:cs="Arial"/>
            <w:sz w:val="28"/>
            <w:szCs w:val="28"/>
          </w:rPr>
          <w:delText xml:space="preserve">§ 1º</w:delText>
        </w:r>
      </w:del>
      <w:r>
        <w:rPr>
          <w:rFonts w:ascii="Arial" w:hAnsi="Arial" w:cs="Arial"/>
          <w:sz w:val="28"/>
          <w:szCs w:val="28"/>
        </w:rPr>
        <w:t xml:space="preserve"> 11), </w:t>
      </w:r>
      <w:r>
        <w:rPr>
          <w:rFonts w:ascii="Arial" w:hAnsi="Arial" w:cs="Arial"/>
          <w:sz w:val="28"/>
          <w:szCs w:val="28"/>
        </w:rPr>
        <w:t xml:space="preserve">acrescido</w:t>
      </w:r>
      <w:r>
        <w:rPr>
          <w:rFonts w:ascii="Arial" w:hAnsi="Arial" w:cs="Arial"/>
          <w:sz w:val="28"/>
          <w:szCs w:val="28"/>
        </w:rPr>
        <w:t xml:space="preserve"> </w:t>
      </w:r>
      <w:r>
        <w:rPr>
          <w:rFonts w:ascii="Arial" w:hAnsi="Arial" w:cs="Arial"/>
          <w:sz w:val="28"/>
          <w:szCs w:val="28"/>
        </w:rPr>
        <w:t xml:space="preserve">da quantia</w:t>
      </w:r>
      <w:r>
        <w:rPr>
          <w:rFonts w:ascii="Arial" w:hAnsi="Arial" w:cs="Arial"/>
          <w:sz w:val="28"/>
          <w:szCs w:val="28"/>
        </w:rPr>
        <w:t xml:space="preserve"> fixad</w:t>
      </w:r>
      <w:r>
        <w:rPr>
          <w:rFonts w:ascii="Arial" w:hAnsi="Arial" w:cs="Arial"/>
          <w:sz w:val="28"/>
          <w:szCs w:val="28"/>
        </w:rPr>
        <w:t xml:space="preserve">a</w:t>
      </w:r>
      <w:r>
        <w:rPr>
          <w:rFonts w:ascii="Arial" w:hAnsi="Arial" w:cs="Arial"/>
          <w:sz w:val="28"/>
          <w:szCs w:val="28"/>
        </w:rPr>
        <w:t xml:space="preserve"> na r. sentença.</w:t>
      </w:r>
      <w:del w:id="2328" w:author="Assessor GDSXSR" w:date="2026-10-31T19:51:13Z">
        <w:r>
          <w:rPr>
            <w:rFonts w:ascii="Arial" w:hAnsi="Arial" w:cs="Arial"/>
            <w:sz w:val="28"/>
            <w:szCs w:val="28"/>
          </w:rPr>
          <w:delText xml:space="preserve"> </w:delText>
        </w:r>
      </w:del>
      <w:commentRangeEnd w:id="9"/>
      <w:commentRangeEnd w:id="10"/>
      <w:r>
        <w:rPr>
          <w:rStyle w:val="CommentReference"/>
        </w:rPr>
        <w:commentReference w:id="9"/>
      </w:r>
      <w:r>
        <w:rPr>
          <w:rStyle w:val="CommentReference"/>
        </w:rPr>
        <w:commentReference w:id="10"/>
      </w:r>
    </w:p>
    <w:p w:rsidR="100CB99B" w:rsidP="00AB1CCC" w:rsidRDefault="100CB99B" w14:paraId="04C5249C" w14:textId="5B2108A1">
      <w:pPr>
        <w:spacing w:after="0" w:line="360" w:lineRule="auto"/>
        <w:ind w:firstLine="2268"/>
        <w:jc w:val="both"/>
        <w:rPr>
          <w:rFonts w:ascii="Arial" w:hAnsi="Arial" w:cs="Arial"/>
          <w:sz w:val="28"/>
          <w:szCs w:val="28"/>
        </w:rPr>
      </w:pPr>
    </w:p>
    <w:p w:rsidR="007E1C8C" w:rsidP="00AB1CCC" w:rsidRDefault="007E1C8C" w14:paraId="0DA21613" w14:textId="569A3EA7">
      <w:pPr>
        <w:spacing w:after="0" w:line="360" w:lineRule="auto"/>
        <w:ind w:firstLine="2268"/>
        <w:jc w:val="both"/>
        <w:rPr>
          <w:rFonts w:ascii="Arial" w:hAnsi="Arial" w:cs="Arial"/>
          <w:sz w:val="28"/>
          <w:szCs w:val="28"/>
        </w:rPr>
      </w:pPr>
      <w:r>
        <w:rPr>
          <w:rFonts w:ascii="Arial" w:hAnsi="Arial" w:cs="Arial"/>
          <w:sz w:val="28"/>
          <w:szCs w:val="28"/>
        </w:rPr>
        <w:t>É como voto.</w:t>
      </w:r>
    </w:p>
    <w:p w:rsidR="008B453D" w:rsidP="00DB1301" w:rsidRDefault="008B453D" w14:paraId="7FB4661B" w14:textId="77777777">
      <w:pPr>
        <w:spacing w:after="0" w:line="360" w:lineRule="auto"/>
        <w:ind w:firstLine="2268"/>
        <w:jc w:val="both"/>
        <w:rPr>
          <w:rFonts w:ascii="Arial" w:hAnsi="Arial" w:cs="Arial"/>
          <w:sz w:val="28"/>
          <w:szCs w:val="28"/>
        </w:rPr>
      </w:pPr>
    </w:p>
    <w:p w:rsidR="008B453D" w:rsidP="00DB1301" w:rsidRDefault="008B453D" w14:paraId="070CAA6D" w14:textId="77777777">
      <w:pPr>
        <w:spacing w:after="0" w:line="360" w:lineRule="auto"/>
        <w:ind w:firstLine="2268"/>
        <w:jc w:val="both"/>
        <w:rPr>
          <w:rFonts w:ascii="Arial" w:hAnsi="Arial" w:cs="Arial"/>
          <w:sz w:val="28"/>
          <w:szCs w:val="28"/>
        </w:rPr>
      </w:pPr>
    </w:p>
    <w:p w:rsidR="0AF382BA" w:rsidP="0AF382BA" w:rsidRDefault="0AF382BA" w14:paraId="2177BC08" w14:textId="0EF719AA">
      <w:pPr>
        <w:spacing w:after="0" w:line="360" w:lineRule="auto"/>
        <w:ind w:firstLine="2268"/>
        <w:jc w:val="both"/>
        <w:rPr>
          <w:rFonts w:ascii="Arial" w:hAnsi="Arial" w:cs="Arial"/>
          <w:sz w:val="28"/>
          <w:szCs w:val="28"/>
        </w:rPr>
      </w:pPr>
    </w:p>
    <w:p w:rsidR="00C33F51" w:rsidP="00B46391" w:rsidRDefault="00C33F51" w14:paraId="6E4ACBCA" w14:textId="77777777">
      <w:pPr>
        <w:spacing w:after="0" w:line="240" w:lineRule="auto"/>
        <w:rPr>
          <w:rFonts w:ascii="Arial" w:hAnsi="Arial" w:cs="Arial"/>
          <w:sz w:val="28"/>
          <w:szCs w:val="28"/>
        </w:rPr>
      </w:pPr>
    </w:p>
    <w:p w:rsidRPr="00C33F51" w:rsidR="00693B0D" w:rsidP="00B46391" w:rsidRDefault="6D614B9D" w14:paraId="0C5D2EF7" w14:textId="04EBE9AF">
      <w:pPr>
        <w:pageBreakBefore/>
        <w:spacing w:after="0" w:line="240" w:lineRule="auto"/>
        <w:rPr>
          <w:rFonts w:ascii="Arial" w:hAnsi="Arial" w:cs="Arial"/>
          <w:color w:val="70AD47" w:themeColor="accent6"/>
          <w:sz w:val="28"/>
          <w:szCs w:val="28"/>
        </w:rPr>
      </w:pPr>
      <w:r w:rsidRPr="39AEA010">
        <w:rPr>
          <w:b/>
          <w:bCs/>
          <w:color w:val="00B050"/>
          <w:rPrChange w:id="2333" w:author="Assessor GDSXSR" w:date="2026-10-31T19:51:13Z">
            <w:rPr>
              <w:b/>
              <w:bCs/>
              <w:color w:val="6FAC47"/>
            </w:rPr>
          </w:rPrChange>
        </w:rPr>
        <w:t xml:space="preserve">SENTENÇA </w:t>
      </w:r>
    </w:p>
    <w:p w:rsidR="5B9B3E7F" w:rsidP="00B46391" w:rsidRDefault="483BE754" w14:paraId="661D18C0" w14:textId="075B8CD9">
      <w:pPr>
        <w:spacing w:after="0" w:line="240" w:lineRule="auto"/>
        <w:jc w:val="both"/>
      </w:pPr>
      <w:r w:rsidRPr="39AEA010">
        <w:rPr>
          <w:rFonts w:ascii="Calibri" w:hAnsi="Calibri" w:eastAsia="Calibri" w:cs="Calibri"/>
          <w:color w:val="00B050"/>
          <w:rPrChange w:id="2334" w:author="Assessor GDSXSR" w:date="2026-10-31T19:51:13Z">
            <w:rPr>
              <w:rFonts w:ascii="Calibri" w:hAnsi="Calibri" w:eastAsia="Calibri" w:cs="Calibri"/>
              <w:color w:val="70AD47" w:themeColor="accent6"/>
            </w:rPr>
          </w:rPrChange>
        </w:rPr>
        <w:t xml:space="preserve">I. Relatório </w:t>
      </w:r>
    </w:p>
    <w:p w:rsidR="5B9B3E7F" w:rsidP="00B46391" w:rsidRDefault="483BE754" w14:paraId="267922A4" w14:textId="7B968282">
      <w:pPr>
        <w:spacing w:after="0" w:line="240" w:lineRule="auto"/>
        <w:jc w:val="both"/>
      </w:pPr>
      <w:r w:rsidRPr="39AEA010">
        <w:rPr>
          <w:rFonts w:ascii="Calibri" w:hAnsi="Calibri" w:eastAsia="Calibri" w:cs="Calibri"/>
          <w:color w:val="00B050"/>
          <w:rPrChange w:id="2335" w:author="Assessor GDSXSR" w:date="2026-10-31T19:51:13Z">
            <w:rPr>
              <w:rFonts w:ascii="Calibri" w:hAnsi="Calibri" w:eastAsia="Calibri" w:cs="Calibri"/>
              <w:color w:val="70AD47" w:themeColor="accent6"/>
            </w:rPr>
          </w:rPrChange>
        </w:rPr>
        <w:t>Trata-se de ação declaratória de inexistência de relação jurídica, com pedido de tutela de urgência, submetida ao procedimento comum, ajuizada por Albiracy Soares Monte em desfavor de Banco Pan S.A. e Banco do Estado do Rio Grande do Sul S.A. – Banrisul, partes qualificadas.</w:t>
      </w:r>
    </w:p>
    <w:p w:rsidR="5B9B3E7F" w:rsidP="00B46391" w:rsidRDefault="483BE754" w14:paraId="1FFE5587" w14:textId="37494568">
      <w:pPr>
        <w:spacing w:after="0" w:line="240" w:lineRule="auto"/>
        <w:jc w:val="both"/>
      </w:pPr>
      <w:r w:rsidRPr="39AEA010">
        <w:rPr>
          <w:rFonts w:ascii="Calibri" w:hAnsi="Calibri" w:eastAsia="Calibri" w:cs="Calibri"/>
          <w:color w:val="00B050"/>
          <w:rPrChange w:id="2336" w:author="Assessor GDSXSR" w:date="2026-10-31T19:51:13Z">
            <w:rPr>
              <w:rFonts w:ascii="Calibri" w:hAnsi="Calibri" w:eastAsia="Calibri" w:cs="Calibri"/>
              <w:color w:val="70AD47" w:themeColor="accent6"/>
            </w:rPr>
          </w:rPrChange>
        </w:rPr>
        <w:t xml:space="preserve">Alega a autora que, em 9 de abril de 2024, firmou com o Banco Pan S.A. contrato de empréstimo consignado n.º 386166280-1, no valor bruto de R$ 2.754,24, a ser pago em 84 parcelas de R$ 63,76, com descontos diretamente incidentes sobre seu benefício previdenciário. Narra que as prestações começaram a ser descontadas a partir da competência de maio de 2024. Sustenta a requerente que, em dezembro de 2024, após o pagamento de parcelas do empréstimo, quitou antecipadamente o saldo devedor da operação. Afirma que recebeu do Banco Pan S.A. termo de quitação do contrato n.º 386166280-1, no qual constou a data de liquidação em 9 de dezembro de 2024, documento emitido em 16 de junho de 2025, precedido de comunicação eletrônica encaminhada pelo banco. Informa, contudo, que, mesmo após a quitação, continuou a sofrer descontos mensais de R$ 63,76 em seu benefício previdenciário. Salienta que, ao consultar seu histórico de empréstimos consignados, verificou que o contrato havia sido cedido ao Banrisul, sem comunicação prévia, e que a instituição cessionária permaneceu efetuando os descontos. Declara que os descontos posteriores à quitação somavam R$ 765,12 até o ajuizamento da ação, conforme contracheques e histórico de créditos. </w:t>
      </w:r>
    </w:p>
    <w:p w:rsidR="5B9B3E7F" w:rsidP="00B46391" w:rsidRDefault="483BE754" w14:paraId="6FDB1783" w14:textId="100FC620">
      <w:pPr>
        <w:spacing w:after="0" w:line="240" w:lineRule="auto"/>
        <w:jc w:val="both"/>
      </w:pPr>
      <w:r w:rsidRPr="39AEA010">
        <w:rPr>
          <w:rFonts w:ascii="Calibri" w:hAnsi="Calibri" w:eastAsia="Calibri" w:cs="Calibri"/>
          <w:color w:val="00B050"/>
          <w:rPrChange w:id="2337" w:author="Assessor GDSXSR" w:date="2026-10-31T19:51:13Z">
            <w:rPr>
              <w:rFonts w:ascii="Calibri" w:hAnsi="Calibri" w:eastAsia="Calibri" w:cs="Calibri"/>
              <w:color w:val="70AD47" w:themeColor="accent6"/>
            </w:rPr>
          </w:rPrChange>
        </w:rPr>
        <w:t xml:space="preserve">A autora requer a concessão da gratuidade de justiça e da tramitação prioritária, bem como a concessão de tutela de urgência para que os réus suspendessem os descontos relativos ao contrato de empréstimo consignado n.º 386166280, sob pena de multa diária. </w:t>
      </w:r>
    </w:p>
    <w:p w:rsidR="5B9B3E7F" w:rsidP="00B46391" w:rsidRDefault="483BE754" w14:paraId="0DCD453E" w14:textId="37F982B1">
      <w:pPr>
        <w:spacing w:after="0" w:line="240" w:lineRule="auto"/>
        <w:jc w:val="both"/>
      </w:pPr>
      <w:r w:rsidRPr="39AEA010">
        <w:rPr>
          <w:rFonts w:ascii="Calibri" w:hAnsi="Calibri" w:eastAsia="Calibri" w:cs="Calibri"/>
          <w:color w:val="00B050"/>
          <w:rPrChange w:id="2338" w:author="Assessor GDSXSR" w:date="2026-10-31T19:51:13Z">
            <w:rPr>
              <w:rFonts w:ascii="Calibri" w:hAnsi="Calibri" w:eastAsia="Calibri" w:cs="Calibri"/>
              <w:color w:val="70AD47" w:themeColor="accent6"/>
            </w:rPr>
          </w:rPrChange>
        </w:rPr>
        <w:t xml:space="preserve">No mérito, pede a declaração de quitação da dívida referente ao contrato firmado com o Banco Pan S.A., com interrupção de quaisquer descontos consignados em seu benefício previdenciário; a condenação solidária dos réus à devolução em dobro dos valores descontados indevidamente, indicados na inicial como R$ 1.530,24, sem prejuízo de apuração do total em liquidação; a condenação solidária ao pagamento de indenização por danos morais no valor de R$ 5.000,00; e a condenação ao pagamento de custas e honorários advocatícios em favor do PRODEF. </w:t>
      </w:r>
    </w:p>
    <w:p w:rsidR="5B9B3E7F" w:rsidP="00B46391" w:rsidRDefault="483BE754" w14:paraId="29AF43E7" w14:textId="4BD9AD69">
      <w:pPr>
        <w:spacing w:after="0" w:line="240" w:lineRule="auto"/>
        <w:jc w:val="both"/>
      </w:pPr>
      <w:r w:rsidRPr="39AEA010">
        <w:rPr>
          <w:rFonts w:ascii="Calibri" w:hAnsi="Calibri" w:eastAsia="Calibri" w:cs="Calibri"/>
          <w:color w:val="00B050"/>
          <w:rPrChange w:id="2339" w:author="Assessor GDSXSR" w:date="2026-10-31T19:51:13Z">
            <w:rPr>
              <w:rFonts w:ascii="Calibri" w:hAnsi="Calibri" w:eastAsia="Calibri" w:cs="Calibri"/>
              <w:color w:val="70AD47" w:themeColor="accent6"/>
            </w:rPr>
          </w:rPrChange>
        </w:rPr>
        <w:t xml:space="preserve">O pedido de tutela de urgência foi indeferido, sob o fundamento de que, naquele momento processual, a relação entre o pagamento indicado e o contrato questionado demandava dilação probatória. </w:t>
      </w:r>
    </w:p>
    <w:p w:rsidR="5B9B3E7F" w:rsidP="00B46391" w:rsidRDefault="483BE754" w14:paraId="4D582012" w14:textId="40F43755">
      <w:pPr>
        <w:spacing w:after="0" w:line="240" w:lineRule="auto"/>
        <w:jc w:val="both"/>
      </w:pPr>
      <w:r w:rsidRPr="39AEA010">
        <w:rPr>
          <w:rFonts w:ascii="Calibri" w:hAnsi="Calibri" w:eastAsia="Calibri" w:cs="Calibri"/>
          <w:color w:val="00B050"/>
          <w:rPrChange w:id="2340" w:author="Assessor GDSXSR" w:date="2026-10-31T19:51:13Z">
            <w:rPr>
              <w:rFonts w:ascii="Calibri" w:hAnsi="Calibri" w:eastAsia="Calibri" w:cs="Calibri"/>
              <w:color w:val="70AD47" w:themeColor="accent6"/>
            </w:rPr>
          </w:rPrChange>
        </w:rPr>
        <w:t xml:space="preserve">Na mesma decisão, foram deferidas a gratuidade de justiça e a tramitação prioritária à autora, ID 260851544. </w:t>
      </w:r>
    </w:p>
    <w:p w:rsidR="5B9B3E7F" w:rsidP="00B46391" w:rsidRDefault="483BE754" w14:paraId="163B71C2" w14:textId="212FFE84">
      <w:pPr>
        <w:spacing w:after="0" w:line="240" w:lineRule="auto"/>
        <w:jc w:val="both"/>
      </w:pPr>
      <w:r w:rsidRPr="39AEA010">
        <w:rPr>
          <w:rFonts w:ascii="Calibri" w:hAnsi="Calibri" w:eastAsia="Calibri" w:cs="Calibri"/>
          <w:color w:val="00B050"/>
          <w:rPrChange w:id="2341" w:author="Assessor GDSXSR" w:date="2026-10-31T19:51:13Z">
            <w:rPr>
              <w:rFonts w:ascii="Calibri" w:hAnsi="Calibri" w:eastAsia="Calibri" w:cs="Calibri"/>
              <w:color w:val="70AD47" w:themeColor="accent6"/>
            </w:rPr>
          </w:rPrChange>
        </w:rPr>
        <w:t xml:space="preserve">O Banco Pan S.A. apresentou contestação, ID 264823819. Em preliminar, arguiu ilegitimidade passiva, ao argumento de que o crédito teria sido cedido ao Banrisul, motivo pelo qual não teria gestão sobre a operação nem responsabilidade por descontos posteriores. No mérito, sustentou a regularidade da contratação, a existência de autorização para desconto em benefício previdenciário, a possibilidade contratual de cessão do crédito, a ausência de ato ilícito, a inexistência de dano moral indenizável e o não cabimento da repetição em dobro. </w:t>
      </w:r>
    </w:p>
    <w:p w:rsidR="5B9B3E7F" w:rsidP="00B46391" w:rsidRDefault="483BE754" w14:paraId="59914CA4" w14:textId="73695C26">
      <w:pPr>
        <w:spacing w:after="0" w:line="240" w:lineRule="auto"/>
        <w:jc w:val="both"/>
      </w:pPr>
      <w:r w:rsidRPr="39AEA010">
        <w:rPr>
          <w:rFonts w:ascii="Calibri" w:hAnsi="Calibri" w:eastAsia="Calibri" w:cs="Calibri"/>
          <w:color w:val="00B050"/>
          <w:rPrChange w:id="2342" w:author="Assessor GDSXSR" w:date="2026-10-31T19:51:13Z">
            <w:rPr>
              <w:rFonts w:ascii="Calibri" w:hAnsi="Calibri" w:eastAsia="Calibri" w:cs="Calibri"/>
              <w:color w:val="70AD47" w:themeColor="accent6"/>
            </w:rPr>
          </w:rPrChange>
        </w:rPr>
        <w:t xml:space="preserve">O Banco do Estado do Rio Grande do Sul S.A. – Banrisul apresentou contestação, ID 264828797. Alegou, em síntese, a validade da cessão do crédito, a regularidade da operação, a inexistência de falha na prestação do serviço, a ausência de má-fé e a inexistência de dano moral. Defendeu, ainda, que não estariam presentes os requisitos para devolução em dobro e para responsabilização civil. </w:t>
      </w:r>
    </w:p>
    <w:p w:rsidR="5B9B3E7F" w:rsidP="00B46391" w:rsidRDefault="483BE754" w14:paraId="60FBD4CB" w14:textId="4F7A4C34">
      <w:pPr>
        <w:spacing w:after="0" w:line="240" w:lineRule="auto"/>
        <w:jc w:val="both"/>
      </w:pPr>
      <w:r w:rsidRPr="39AEA010">
        <w:rPr>
          <w:rFonts w:ascii="Calibri" w:hAnsi="Calibri" w:eastAsia="Calibri" w:cs="Calibri"/>
          <w:color w:val="00B050"/>
          <w:rPrChange w:id="2343" w:author="Assessor GDSXSR" w:date="2026-10-31T19:51:13Z">
            <w:rPr>
              <w:rFonts w:ascii="Calibri" w:hAnsi="Calibri" w:eastAsia="Calibri" w:cs="Calibri"/>
              <w:color w:val="70AD47" w:themeColor="accent6"/>
            </w:rPr>
          </w:rPrChange>
        </w:rPr>
        <w:t xml:space="preserve">A autora apresentou réplica, ID 270640357. </w:t>
      </w:r>
    </w:p>
    <w:p w:rsidR="5B9B3E7F" w:rsidP="00B46391" w:rsidRDefault="483BE754" w14:paraId="195C9B70" w14:textId="73826C51">
      <w:pPr>
        <w:spacing w:after="0" w:line="240" w:lineRule="auto"/>
        <w:jc w:val="both"/>
      </w:pPr>
      <w:r w:rsidRPr="39AEA010">
        <w:rPr>
          <w:rFonts w:ascii="Calibri" w:hAnsi="Calibri" w:eastAsia="Calibri" w:cs="Calibri"/>
          <w:color w:val="00B050"/>
          <w:rPrChange w:id="2344" w:author="Assessor GDSXSR" w:date="2026-10-31T19:51:13Z">
            <w:rPr>
              <w:rFonts w:ascii="Calibri" w:hAnsi="Calibri" w:eastAsia="Calibri" w:cs="Calibri"/>
              <w:color w:val="70AD47" w:themeColor="accent6"/>
            </w:rPr>
          </w:rPrChange>
        </w:rPr>
        <w:t xml:space="preserve">Em seguida, foi proferida decisão de saneamento e organização do processo, ID 272508933. </w:t>
      </w:r>
    </w:p>
    <w:p w:rsidR="5B9B3E7F" w:rsidP="00B46391" w:rsidRDefault="483BE754" w14:paraId="79B16BA8" w14:textId="543D45F7">
      <w:pPr>
        <w:spacing w:after="0" w:line="240" w:lineRule="auto"/>
        <w:jc w:val="both"/>
      </w:pPr>
      <w:r w:rsidRPr="39AEA010">
        <w:rPr>
          <w:rFonts w:ascii="Calibri" w:hAnsi="Calibri" w:eastAsia="Calibri" w:cs="Calibri"/>
          <w:color w:val="00B050"/>
          <w:rPrChange w:id="2345" w:author="Assessor GDSXSR" w:date="2026-10-31T19:51:13Z">
            <w:rPr>
              <w:rFonts w:ascii="Calibri" w:hAnsi="Calibri" w:eastAsia="Calibri" w:cs="Calibri"/>
              <w:color w:val="70AD47" w:themeColor="accent6"/>
            </w:rPr>
          </w:rPrChange>
        </w:rPr>
        <w:t xml:space="preserve">As partes foram intimadas a se manifestarem sobre a necessidade de produção de novas provas, tendo apresentado manifestações nos IDs 273617084, 275143759 e 275541602. </w:t>
      </w:r>
    </w:p>
    <w:p w:rsidR="5B9B3E7F" w:rsidP="00B46391" w:rsidRDefault="483BE754" w14:paraId="474B7733" w14:textId="204FB495">
      <w:pPr>
        <w:spacing w:after="0" w:line="240" w:lineRule="auto"/>
        <w:jc w:val="both"/>
      </w:pPr>
      <w:r w:rsidRPr="39AEA010">
        <w:rPr>
          <w:rFonts w:ascii="Calibri" w:hAnsi="Calibri" w:eastAsia="Calibri" w:cs="Calibri"/>
          <w:color w:val="00B050"/>
          <w:rPrChange w:id="2346" w:author="Assessor GDSXSR" w:date="2026-10-31T19:51:13Z">
            <w:rPr>
              <w:rFonts w:ascii="Calibri" w:hAnsi="Calibri" w:eastAsia="Calibri" w:cs="Calibri"/>
              <w:color w:val="70AD47" w:themeColor="accent6"/>
            </w:rPr>
          </w:rPrChange>
        </w:rPr>
        <w:t xml:space="preserve">Não havendo prova oral ou pericial a produzir, os autos vieram conclusos para sentença. </w:t>
      </w:r>
    </w:p>
    <w:p w:rsidR="5B9B3E7F" w:rsidP="00B46391" w:rsidRDefault="483BE754" w14:paraId="004E6D82" w14:textId="6305ED15">
      <w:pPr>
        <w:spacing w:after="0" w:line="240" w:lineRule="auto"/>
        <w:jc w:val="both"/>
      </w:pPr>
      <w:r w:rsidRPr="39AEA010">
        <w:rPr>
          <w:rFonts w:ascii="Calibri" w:hAnsi="Calibri" w:eastAsia="Calibri" w:cs="Calibri"/>
          <w:color w:val="00B050"/>
          <w:rPrChange w:id="2347" w:author="Assessor GDSXSR" w:date="2026-10-31T19:51:13Z">
            <w:rPr>
              <w:rFonts w:ascii="Calibri" w:hAnsi="Calibri" w:eastAsia="Calibri" w:cs="Calibri"/>
              <w:color w:val="70AD47" w:themeColor="accent6"/>
            </w:rPr>
          </w:rPrChange>
        </w:rPr>
        <w:t xml:space="preserve">É o relatório. Decido. </w:t>
      </w:r>
    </w:p>
    <w:p w:rsidR="5B9B3E7F" w:rsidP="00B46391" w:rsidRDefault="483BE754" w14:paraId="1316A130" w14:textId="2056F481">
      <w:pPr>
        <w:spacing w:after="0" w:line="240" w:lineRule="auto"/>
        <w:jc w:val="both"/>
      </w:pPr>
      <w:r w:rsidRPr="39AEA010">
        <w:rPr>
          <w:rFonts w:ascii="Calibri" w:hAnsi="Calibri" w:eastAsia="Calibri" w:cs="Calibri"/>
          <w:color w:val="00B050"/>
          <w:rPrChange w:id="2348" w:author="Assessor GDSXSR" w:date="2026-10-31T19:51:13Z">
            <w:rPr>
              <w:rFonts w:ascii="Calibri" w:hAnsi="Calibri" w:eastAsia="Calibri" w:cs="Calibri"/>
              <w:color w:val="70AD47" w:themeColor="accent6"/>
            </w:rPr>
          </w:rPrChange>
        </w:rPr>
        <w:t xml:space="preserve">II. Fundamentação </w:t>
      </w:r>
    </w:p>
    <w:p w:rsidR="5B9B3E7F" w:rsidP="00B46391" w:rsidRDefault="483BE754" w14:paraId="0467D469" w14:textId="015C7314">
      <w:pPr>
        <w:spacing w:after="0" w:line="240" w:lineRule="auto"/>
        <w:jc w:val="both"/>
      </w:pPr>
      <w:r w:rsidRPr="39AEA010">
        <w:rPr>
          <w:rFonts w:ascii="Calibri" w:hAnsi="Calibri" w:eastAsia="Calibri" w:cs="Calibri"/>
          <w:color w:val="00B050"/>
          <w:rPrChange w:id="2349" w:author="Assessor GDSXSR" w:date="2026-10-31T19:51:13Z">
            <w:rPr>
              <w:rFonts w:ascii="Calibri" w:hAnsi="Calibri" w:eastAsia="Calibri" w:cs="Calibri"/>
              <w:color w:val="70AD47" w:themeColor="accent6"/>
            </w:rPr>
          </w:rPrChange>
        </w:rPr>
        <w:t xml:space="preserve">O processo comporta julgamento no estado em que se encontra, nos termos do art. 355, inciso I, do CPC, pois a controvérsia pode ser resolvida com base nos documentos juntados aos autos e nas manifestações das partes. </w:t>
      </w:r>
    </w:p>
    <w:p w:rsidR="5B9B3E7F" w:rsidP="00B46391" w:rsidRDefault="483BE754" w14:paraId="75A4B8F8" w14:textId="2D4492A0">
      <w:pPr>
        <w:spacing w:after="0" w:line="240" w:lineRule="auto"/>
        <w:jc w:val="both"/>
      </w:pPr>
      <w:r w:rsidRPr="39AEA010">
        <w:rPr>
          <w:rFonts w:ascii="Calibri" w:hAnsi="Calibri" w:eastAsia="Calibri" w:cs="Calibri"/>
          <w:color w:val="00B050"/>
          <w:rPrChange w:id="2350" w:author="Assessor GDSXSR" w:date="2026-10-31T19:51:13Z">
            <w:rPr>
              <w:rFonts w:ascii="Calibri" w:hAnsi="Calibri" w:eastAsia="Calibri" w:cs="Calibri"/>
              <w:color w:val="70AD47" w:themeColor="accent6"/>
            </w:rPr>
          </w:rPrChange>
        </w:rPr>
        <w:t xml:space="preserve">Além disso, não houve requerimento de produção de prova capaz de alterar a solução da causa. Antes do exame do mérito, deve ser apreciada a preliminar de ilegitimidade passiva suscitada pelo Banco Pan S.A., ID 264823819. </w:t>
      </w:r>
    </w:p>
    <w:p w:rsidR="5B9B3E7F" w:rsidP="00B46391" w:rsidRDefault="483BE754" w14:paraId="53097CF7" w14:textId="1F3768F6">
      <w:pPr>
        <w:spacing w:after="0" w:line="240" w:lineRule="auto"/>
        <w:jc w:val="both"/>
      </w:pPr>
      <w:r w:rsidRPr="39AEA010">
        <w:rPr>
          <w:rFonts w:ascii="Calibri" w:hAnsi="Calibri" w:eastAsia="Calibri" w:cs="Calibri"/>
          <w:color w:val="00B050"/>
          <w:rPrChange w:id="2351" w:author="Assessor GDSXSR" w:date="2026-10-31T19:51:13Z">
            <w:rPr>
              <w:rFonts w:ascii="Calibri" w:hAnsi="Calibri" w:eastAsia="Calibri" w:cs="Calibri"/>
              <w:color w:val="70AD47" w:themeColor="accent6"/>
            </w:rPr>
          </w:rPrChange>
        </w:rPr>
        <w:t>A preliminar deve ser rejeitada.</w:t>
      </w:r>
    </w:p>
    <w:p w:rsidR="5B9B3E7F" w:rsidP="00B46391" w:rsidRDefault="483BE754" w14:paraId="19418312" w14:textId="32FA3680">
      <w:pPr>
        <w:spacing w:after="0" w:line="240" w:lineRule="auto"/>
        <w:jc w:val="both"/>
      </w:pPr>
      <w:r w:rsidRPr="39AEA010">
        <w:rPr>
          <w:rFonts w:ascii="Calibri" w:hAnsi="Calibri" w:eastAsia="Calibri" w:cs="Calibri"/>
          <w:color w:val="00B050"/>
          <w:rPrChange w:id="2352" w:author="Assessor GDSXSR" w:date="2026-10-31T19:51:13Z">
            <w:rPr>
              <w:rFonts w:ascii="Calibri" w:hAnsi="Calibri" w:eastAsia="Calibri" w:cs="Calibri"/>
              <w:color w:val="70AD47" w:themeColor="accent6"/>
            </w:rPr>
          </w:rPrChange>
        </w:rPr>
        <w:t xml:space="preserve"> A autora atribui ao Banco Pan S.A. a contratação originária do empréstimo, a emissão do termo de quitação e a posterior cessão do contrato que, segundo sustenta, já se encontrava quitado. </w:t>
      </w:r>
    </w:p>
    <w:p w:rsidR="5B9B3E7F" w:rsidP="00B46391" w:rsidRDefault="483BE754" w14:paraId="0D66AD4B" w14:textId="59E5E45E">
      <w:pPr>
        <w:spacing w:after="0" w:line="240" w:lineRule="auto"/>
        <w:jc w:val="both"/>
      </w:pPr>
      <w:r w:rsidRPr="39AEA010">
        <w:rPr>
          <w:rFonts w:ascii="Calibri" w:hAnsi="Calibri" w:eastAsia="Calibri" w:cs="Calibri"/>
          <w:color w:val="00B050"/>
          <w:rPrChange w:id="2353" w:author="Assessor GDSXSR" w:date="2026-10-31T19:51:13Z">
            <w:rPr>
              <w:rFonts w:ascii="Calibri" w:hAnsi="Calibri" w:eastAsia="Calibri" w:cs="Calibri"/>
              <w:color w:val="70AD47" w:themeColor="accent6"/>
            </w:rPr>
          </w:rPrChange>
        </w:rPr>
        <w:t xml:space="preserve">Assim, a pretensão deduzida em juízo está diretamente relacionada à conduta imputada ao banco cedente, não sendo possível afastar sua pertinência subjetiva apenas porque houve cessão do crédito. </w:t>
      </w:r>
    </w:p>
    <w:p w:rsidR="5B9B3E7F" w:rsidP="00B46391" w:rsidRDefault="483BE754" w14:paraId="74A28DB9" w14:textId="2A8B5041">
      <w:pPr>
        <w:spacing w:after="0" w:line="240" w:lineRule="auto"/>
        <w:jc w:val="both"/>
      </w:pPr>
      <w:r w:rsidRPr="39AEA010">
        <w:rPr>
          <w:rFonts w:ascii="Calibri" w:hAnsi="Calibri" w:eastAsia="Calibri" w:cs="Calibri"/>
          <w:color w:val="00B050"/>
          <w:rPrChange w:id="2354" w:author="Assessor GDSXSR" w:date="2026-10-31T19:51:13Z">
            <w:rPr>
              <w:rFonts w:ascii="Calibri" w:hAnsi="Calibri" w:eastAsia="Calibri" w:cs="Calibri"/>
              <w:color w:val="70AD47" w:themeColor="accent6"/>
            </w:rPr>
          </w:rPrChange>
        </w:rPr>
        <w:t>A legitimidade passiva deve ser aferida a partir da relação jurídica afirmada na petição inicial. No caso, a autora afirma que o Banco Pan S.A. participou da cadeia de fornecimento, recebeu a quitação e, mesmo assim, permitiu ou realizou a cessão da operação que deu causa à continuidade dos descontos. Essa narrativa é suficiente para manter o banco no polo passivo, pois a eventual responsabilidade por tais fatos é questão de mérito.</w:t>
      </w:r>
    </w:p>
    <w:p w:rsidR="5B9B3E7F" w:rsidP="00B46391" w:rsidRDefault="483BE754" w14:paraId="1E0A5BF5" w14:textId="60CF0C38">
      <w:pPr>
        <w:spacing w:after="0" w:line="240" w:lineRule="auto"/>
        <w:jc w:val="both"/>
      </w:pPr>
      <w:r w:rsidRPr="39AEA010">
        <w:rPr>
          <w:rFonts w:ascii="Calibri" w:hAnsi="Calibri" w:eastAsia="Calibri" w:cs="Calibri"/>
          <w:color w:val="00B050"/>
          <w:rPrChange w:id="2355" w:author="Assessor GDSXSR" w:date="2026-10-31T19:51:13Z">
            <w:rPr>
              <w:rFonts w:ascii="Calibri" w:hAnsi="Calibri" w:eastAsia="Calibri" w:cs="Calibri"/>
              <w:color w:val="70AD47" w:themeColor="accent6"/>
            </w:rPr>
          </w:rPrChange>
        </w:rPr>
        <w:t xml:space="preserve">Além disso, a relação discutida é de consumo. A autora é destinatária final do serviço bancário, e os réus são instituições financeiras fornecedoras de crédito. Incide, portanto, o Código de Defesa do Consumidor, conforme a Súmula 297 do Superior Tribunal de Justiça: “O Código de Defesa do Consumidor é aplicável às instituições financeiras.” </w:t>
      </w:r>
    </w:p>
    <w:p w:rsidR="5B9B3E7F" w:rsidP="00B46391" w:rsidRDefault="483BE754" w14:paraId="3CEF137B" w14:textId="485A2FB1">
      <w:pPr>
        <w:spacing w:after="0" w:line="240" w:lineRule="auto"/>
        <w:jc w:val="both"/>
      </w:pPr>
      <w:r w:rsidRPr="39AEA010">
        <w:rPr>
          <w:rFonts w:ascii="Calibri" w:hAnsi="Calibri" w:eastAsia="Calibri" w:cs="Calibri"/>
          <w:color w:val="00B050"/>
          <w:rPrChange w:id="2356" w:author="Assessor GDSXSR" w:date="2026-10-31T19:51:13Z">
            <w:rPr>
              <w:rFonts w:ascii="Calibri" w:hAnsi="Calibri" w:eastAsia="Calibri" w:cs="Calibri"/>
              <w:color w:val="70AD47" w:themeColor="accent6"/>
            </w:rPr>
          </w:rPrChange>
        </w:rPr>
        <w:t xml:space="preserve">Nesse contexto, o art. 7º, parágrafo único, do CDC estabelece que, havendo mais de um responsável pela ofensa, todos responderão solidariamente pela reparação dos danos previstos nas normas de consumo. </w:t>
      </w:r>
    </w:p>
    <w:p w:rsidR="5B9B3E7F" w:rsidP="00B46391" w:rsidRDefault="483BE754" w14:paraId="78F0B0CF" w14:textId="3526EF7F">
      <w:pPr>
        <w:spacing w:after="0" w:line="240" w:lineRule="auto"/>
        <w:jc w:val="both"/>
      </w:pPr>
      <w:r w:rsidRPr="39AEA010">
        <w:rPr>
          <w:rFonts w:ascii="Calibri" w:hAnsi="Calibri" w:eastAsia="Calibri" w:cs="Calibri"/>
          <w:color w:val="00B050"/>
          <w:rPrChange w:id="2357" w:author="Assessor GDSXSR" w:date="2026-10-31T19:51:13Z">
            <w:rPr>
              <w:rFonts w:ascii="Calibri" w:hAnsi="Calibri" w:eastAsia="Calibri" w:cs="Calibri"/>
              <w:color w:val="70AD47" w:themeColor="accent6"/>
            </w:rPr>
          </w:rPrChange>
        </w:rPr>
        <w:t xml:space="preserve">O art. 25, § 1º, do mesmo código também dispõe que, havendo mais de um causador do dano, todos responderão solidariamente pela reparação. Dessa forma, rejeito a preliminar de ilegitimidade passiva do Banco Pan S.A. Não existem outras questões preliminares a serem apreciadas, assim como não verifico a existência de vício que macule o andamento do feito. </w:t>
      </w:r>
    </w:p>
    <w:p w:rsidR="5B9B3E7F" w:rsidP="00B46391" w:rsidRDefault="483BE754" w14:paraId="4C5195D3" w14:textId="3EB75725">
      <w:pPr>
        <w:spacing w:after="0" w:line="240" w:lineRule="auto"/>
        <w:jc w:val="both"/>
      </w:pPr>
      <w:r w:rsidRPr="39AEA010">
        <w:rPr>
          <w:rFonts w:ascii="Calibri" w:hAnsi="Calibri" w:eastAsia="Calibri" w:cs="Calibri"/>
          <w:color w:val="00B050"/>
          <w:rPrChange w:id="2358" w:author="Assessor GDSXSR" w:date="2026-10-31T19:51:13Z">
            <w:rPr>
              <w:rFonts w:ascii="Calibri" w:hAnsi="Calibri" w:eastAsia="Calibri" w:cs="Calibri"/>
              <w:color w:val="70AD47" w:themeColor="accent6"/>
            </w:rPr>
          </w:rPrChange>
        </w:rPr>
        <w:t xml:space="preserve">Desta forma, compreendo estarem presentes os pressupostos processuais de existência e validade da relação processual e as condições da ação, motivo pelo qual procedo ao julgamento do mérito. </w:t>
      </w:r>
    </w:p>
    <w:p w:rsidR="5B9B3E7F" w:rsidP="00B46391" w:rsidRDefault="483BE754" w14:paraId="75CA00BF" w14:textId="75126AF8">
      <w:pPr>
        <w:spacing w:after="0" w:line="240" w:lineRule="auto"/>
        <w:jc w:val="both"/>
      </w:pPr>
      <w:r w:rsidRPr="39AEA010">
        <w:rPr>
          <w:rFonts w:ascii="Calibri" w:hAnsi="Calibri" w:eastAsia="Calibri" w:cs="Calibri"/>
          <w:color w:val="00B050"/>
          <w:rPrChange w:id="2359" w:author="Assessor GDSXSR" w:date="2026-10-31T19:51:13Z">
            <w:rPr>
              <w:rFonts w:ascii="Calibri" w:hAnsi="Calibri" w:eastAsia="Calibri" w:cs="Calibri"/>
              <w:color w:val="70AD47" w:themeColor="accent6"/>
            </w:rPr>
          </w:rPrChange>
        </w:rPr>
        <w:t xml:space="preserve">No mérito, a controvérsia consiste em definir se houve quitação do contrato de empréstimo consignado n.º 386166280-1, se os descontos posteriores eram devidos, se os réus devem restituir valores em dobro e se a situação configura dano moral indenizável. </w:t>
      </w:r>
    </w:p>
    <w:p w:rsidR="5B9B3E7F" w:rsidP="00B46391" w:rsidRDefault="483BE754" w14:paraId="284433BF" w14:textId="38AF077F">
      <w:pPr>
        <w:spacing w:after="0" w:line="240" w:lineRule="auto"/>
        <w:jc w:val="both"/>
      </w:pPr>
      <w:r w:rsidRPr="39AEA010">
        <w:rPr>
          <w:rFonts w:ascii="Calibri" w:hAnsi="Calibri" w:eastAsia="Calibri" w:cs="Calibri"/>
          <w:color w:val="00B050"/>
          <w:rPrChange w:id="2360" w:author="Assessor GDSXSR" w:date="2026-10-31T19:51:13Z">
            <w:rPr>
              <w:rFonts w:ascii="Calibri" w:hAnsi="Calibri" w:eastAsia="Calibri" w:cs="Calibri"/>
              <w:color w:val="70AD47" w:themeColor="accent6"/>
            </w:rPr>
          </w:rPrChange>
        </w:rPr>
        <w:t xml:space="preserve">A contratação originária não é controvertida. </w:t>
      </w:r>
    </w:p>
    <w:p w:rsidR="5B9B3E7F" w:rsidP="00B46391" w:rsidRDefault="483BE754" w14:paraId="0364A506" w14:textId="3CC54E8E">
      <w:pPr>
        <w:spacing w:after="0" w:line="240" w:lineRule="auto"/>
        <w:jc w:val="both"/>
      </w:pPr>
      <w:r w:rsidRPr="39AEA010">
        <w:rPr>
          <w:rFonts w:ascii="Calibri" w:hAnsi="Calibri" w:eastAsia="Calibri" w:cs="Calibri"/>
          <w:color w:val="00B050"/>
          <w:rPrChange w:id="2361" w:author="Assessor GDSXSR" w:date="2026-10-31T19:51:13Z">
            <w:rPr>
              <w:rFonts w:ascii="Calibri" w:hAnsi="Calibri" w:eastAsia="Calibri" w:cs="Calibri"/>
              <w:color w:val="70AD47" w:themeColor="accent6"/>
            </w:rPr>
          </w:rPrChange>
        </w:rPr>
        <w:t xml:space="preserve">O contrato juntado aos autos demonstra que a autora firmou cédula de crédito bancário com o Banco Pan S.A., proposta n.º 386166280, com valor total financiado de R$ 2.754,24, pagamento em 84 parcelas de R$ 63,76, primeiro desconto previsto para 7 de junho de 2024 e último desconto previsto para 7 de maio de 2031, ID 259842049. </w:t>
      </w:r>
    </w:p>
    <w:p w:rsidR="5B9B3E7F" w:rsidP="00B46391" w:rsidRDefault="483BE754" w14:paraId="15169CBD" w14:textId="32DE04A5">
      <w:pPr>
        <w:spacing w:after="0" w:line="240" w:lineRule="auto"/>
        <w:jc w:val="both"/>
      </w:pPr>
      <w:r w:rsidRPr="39AEA010">
        <w:rPr>
          <w:rFonts w:ascii="Calibri" w:hAnsi="Calibri" w:eastAsia="Calibri" w:cs="Calibri"/>
          <w:color w:val="00B050"/>
          <w:rPrChange w:id="2362" w:author="Assessor GDSXSR" w:date="2026-10-31T19:51:13Z">
            <w:rPr>
              <w:rFonts w:ascii="Calibri" w:hAnsi="Calibri" w:eastAsia="Calibri" w:cs="Calibri"/>
              <w:color w:val="70AD47" w:themeColor="accent6"/>
            </w:rPr>
          </w:rPrChange>
        </w:rPr>
        <w:t xml:space="preserve">O próprio Banco Pan S.A., em resposta extrajudicial, confirmou a formalização do contrato n.º 386166280-1 em 9 de abril de 2024, com 84 parcelas de R$ 63,76, ID 259842057. Também está comprovado que o Banco Pan S.A. emitiu termo de quitação do contrato n.º 386166280-1 em nome da autora. </w:t>
      </w:r>
    </w:p>
    <w:p w:rsidR="5B9B3E7F" w:rsidP="00B46391" w:rsidRDefault="483BE754" w14:paraId="31DDB9AE" w14:textId="44C4C9C4">
      <w:pPr>
        <w:spacing w:after="0" w:line="240" w:lineRule="auto"/>
        <w:jc w:val="both"/>
      </w:pPr>
      <w:r w:rsidRPr="39AEA010">
        <w:rPr>
          <w:rFonts w:ascii="Calibri" w:hAnsi="Calibri" w:eastAsia="Calibri" w:cs="Calibri"/>
          <w:color w:val="00B050"/>
          <w:rPrChange w:id="2363" w:author="Assessor GDSXSR" w:date="2026-10-31T19:51:13Z">
            <w:rPr>
              <w:rFonts w:ascii="Calibri" w:hAnsi="Calibri" w:eastAsia="Calibri" w:cs="Calibri"/>
              <w:color w:val="70AD47" w:themeColor="accent6"/>
            </w:rPr>
          </w:rPrChange>
        </w:rPr>
        <w:t xml:space="preserve">O documento de ID 259842052 declara, expressamente, que o contrato se encontrava quitado, indicando a data de liquidação em 9 de dezembro de 2024. O e-mail de ID 259842051 demonstra que a declaração de contrato quitado foi encaminhada pelo próprio banco à autora. Esse documento tem especial relevância probatória, porque foi produzido pelo credor originário e contém declaração direta de extinção da obrigação. </w:t>
      </w:r>
    </w:p>
    <w:p w:rsidR="5B9B3E7F" w:rsidP="00B46391" w:rsidRDefault="483BE754" w14:paraId="5D451B5A" w14:textId="22825891">
      <w:pPr>
        <w:spacing w:after="0" w:line="240" w:lineRule="auto"/>
        <w:jc w:val="both"/>
      </w:pPr>
      <w:r w:rsidRPr="39AEA010">
        <w:rPr>
          <w:rFonts w:ascii="Calibri" w:hAnsi="Calibri" w:eastAsia="Calibri" w:cs="Calibri"/>
          <w:color w:val="00B050"/>
          <w:rPrChange w:id="2364" w:author="Assessor GDSXSR" w:date="2026-10-31T19:51:13Z">
            <w:rPr>
              <w:rFonts w:ascii="Calibri" w:hAnsi="Calibri" w:eastAsia="Calibri" w:cs="Calibri"/>
              <w:color w:val="70AD47" w:themeColor="accent6"/>
            </w:rPr>
          </w:rPrChange>
        </w:rPr>
        <w:t xml:space="preserve">Ainda que a decisão de tutela de urgência tenha destacado, em juízo provisório, inconsistência entre a data indicada no termo de quitação e a data do comprovante de pagamento então analisado, ID 260851544, essa dúvida não se mantém como obstáculo ao julgamento do mérito. Isso porque o fato decisivo não é apenas o comprovante de pagamento, mas a declaração formal do próprio credor originário de que o contrato estava quitado, ID 259842052. </w:t>
      </w:r>
    </w:p>
    <w:p w:rsidR="5B9B3E7F" w:rsidP="00B46391" w:rsidRDefault="483BE754" w14:paraId="6652ED5A" w14:textId="67D305A6">
      <w:pPr>
        <w:spacing w:after="0" w:line="240" w:lineRule="auto"/>
        <w:jc w:val="both"/>
        <w:rPr>
          <w:rFonts w:ascii="Calibri" w:hAnsi="Calibri" w:eastAsia="Calibri" w:cs="Calibri"/>
          <w:color w:val="70AD47" w:themeColor="accent6"/>
        </w:rPr>
      </w:pPr>
      <w:r w:rsidRPr="39AEA010">
        <w:rPr>
          <w:rFonts w:ascii="Calibri" w:hAnsi="Calibri" w:eastAsia="Calibri" w:cs="Calibri"/>
          <w:color w:val="00B050"/>
          <w:rPrChange w:id="2365" w:author="Assessor GDSXSR" w:date="2026-10-31T19:51:13Z">
            <w:rPr>
              <w:rFonts w:ascii="Calibri" w:hAnsi="Calibri" w:eastAsia="Calibri" w:cs="Calibri"/>
              <w:color w:val="70AD47" w:themeColor="accent6"/>
            </w:rPr>
          </w:rPrChange>
        </w:rPr>
        <w:t>Cabia aos réus, especialmente ao Banco Pan S.A., demonstrar fato impeditivo, modificativo ou extintivo do direito da autora, nos termos do art. 373, inciso II, do CPC. Essa narrativa é suficiente para manter o banco no polo passivo, pois a eventual responsabilidade por tais fatos é questão de mérito. Além disso, a relação discutida é de consumo. A autora é destinatária final do serviço bancário, e os réus são instituições financeiras fornecedoras de crédito. Incide, portanto, o Código de Defesa do Consumidor, conforme a Súmula 297 do Superior Tribunal de Justiça: “O Código de Defesa do Consumidor é aplicável às instituições financeiras.” Nesse contexto, o art. 7º, parágrafo único, do CDC estabelece que, havendo mais de um responsável pela ofensa, todos responderão solidariamente pela reparação dos danos previstos nas normas de consumo. O art. 25, § 1º, do mesmo código também dispõe que, havendo mais de um causador do dano, todos responderão solidariamente pela reparação. Dessa forma, rejeito a preliminar de ilegitimidade passiva do Banco Pan S.A. Não existem outras questões preliminares a serem apreciadas, assim como não verifico a existência de vício que macule o andamento do feito. Desta forma, compreendo estarem presentes os pressupostos processuais de existência e validade da relação processual e as condições da ação, motivo pelo qual procedo ao julgamento do mérito. No mérito, a controvérsia consiste em definir se houve quitação do contrato de empréstimo consignado n.º 386166280-1, se os descontos posteriores eram devidos, se os réus devem restituir valores em dobro e se a situação configura dano moral indenizável. A contratação originária não é controvertida. O contrato juntado aos autos demonstra que a autora firmou cédula de crédito bancário com o Banco Pan S.A., proposta n.º 386166280, com valor total financiado de R$ 2.754,24, pagamento em 84 parcelas de R$ 63,76, primeiro desconto previsto para 7 de junho de 2024 e último desconto previsto para 7 de maio de 2031, ID 259842049. O próprio Banco Pan S.A., em resposta extrajudicial, confirmou a formalização do contrato n.º 386166280-1 em 9 de abril de 2024, com 84 parcelas de R$ 63,76, ID 259842057. Também está comprovado que o Banco Pan S.A. emitiu termo de quitação do contrato n.º 386166280-1 em nome da autora. O documento de ID 259842052 declara, expressamente, que o contrato se encontrava quitado, indicando a data de liquidação em 9 de dezembro de 2024. O e-mail de ID 259842051 demonstra que a declaração de contrato quitado foi encaminhada pelo próprio banco à autora. Esse documento tem especial relevância probatória, porque foi produzido pelo credor originário e contém declaração direta de extinção da obrigação. Ainda que a decisão de tutela de urgência tenha destacado, em juízo provisório, inconsistência entre a data indicada no termo de quitação e a data do comprovante de pagamento então analisado, ID 260851544, essa dúvida não se mantém como obstáculo ao julgamento do mérito. Isso porque o fato decisivo não é apenas o comprovante de pagamento, mas a declaração formal do próprio credor originário de que o contrato estava quitado, ID 259842052. Cabia aos réus, especialmente ao Banco Pan S.A., demonstrar fato impeditivo, modificativo ou extintivo do direito da autora, nos termos do art. 373, inciso II, do CPC. Se o banco emitiu termo de quitação e, apesar disso, sustenta que a dívida permanecia exigível ou que a declaração não produziria efeitos, deveria demonstrar de modo claro a razão pela qual o documento por ele próprio expedido não refletiria a situação real da operação. Não o fez. A cessão do crédito também não afasta a conclusão de inexigibilidade dos descontos posteriores. O contrato contém cláusula autorizando a transferência da cédula ou cessão de direitos creditórios, ID 259842049. Contudo, a validade abstrata da cessão não autoriza a cobrança de obrigação já quitada, nem transfere ao consumidor o risco de desorganização interna entre cedente, cessionário e fonte pagadora. O art. 292 do Código Civil dispõe que fica desobrigado o devedor que, antes de ter conhecimento da cessão, paga ao credor primitivo. A norma protege a confiança legítima do devedor e impede que ele seja prejudicado por cessão que não lhe foi comunicada de forma eficaz. No caso, além de a autora afirmar ausência de comunicação prévia da cessão, há termo de quitação emitido pelo próprio credor originário, ID 259842052, o que reforça a inexistência de obrigação remanescente a justificar a continuidade dos descontos. Os documentos dos autos demonstram que a autora continuou sofrendo descontos consignados após a data de quitação indicada no termo emitido pelo Banco Pan S.A.. Os históricos de crédito do INSS registram descontos de empréstimo bancário nos meses posteriores à liquidação declarada, ID 259840994. A própria inicial indicou que os descontos indevidos posteriores à quitação somavam R$ 765,12 até o ajuizamento da demanda, ID 259840987, valor que corresponde ao montante dobrado de R$ 1.530,24 postulado a título de repetição do indébito. A resposta extrajudicial do Banco Pan S.A. não resolveu a inconsistência. O banco apenas afirmou que o contrato havia sido cedido ao Banrisul e orientou a autora a buscar informações perante o cessionário, sem enfrentar o termo de quitação por ele próprio emitido, ID 259842057. O Banrisul, por sua vez, recusou o envio das informações solicitadas pela Defensoria Pública, invocando sigilo bancário, apesar de o ofício mencionar autorização da consumidora para fornecimento das informações, IDs 259842054 e 259842055. Essas circunstâncias revelam falha na prestação do serviço. O consumidor que quita contrato consignado não pode continuar suportando descontos em benefício previdenciário por falhas de comunicação ou de processamento entre instituições financeiras integrantes da cadeia de fornecimento. A responsabilidade dos réus é objetiva, nos termos do art. 14 do CDC, pois o defeito do serviço está na manutenção da cobrança após a extinção da obrigação. A Súmula 479 do Superior Tribunal de Justiça reforça a distribuição do risco da atividade bancária ao estabelecer que “as instituições financeiras respondem objetivamente pelos danos causados por fortuito interno relativo a fraudes e delitos praticados por terceiros no âmbito de operações bancárias.” Embora o caso não dependa do reconhecimento de fraude por terceiro, o enunciado é pertinente porque evidencia que falhas próprias da atividade bancária, inclusive de segurança, controle, averbação, cessão e cobrança, integram o risco do empreendimento e não podem ser transferidas ao consumidor.  Assim, deve ser declarada a quitação do contrato de empréstimo consignado n.º 386166280-1, bem como a inexigibilidade de descontos posteriores à data de liquidação reconhecida no termo de quitação, ID 259842052. Quanto à repetição do indébito, o art. 42, parágrafo único, do CDC prevê que o consumidor cobrado em quantia indevida tem direito à repetição do indébito por valor igual ao dobro do que pagou em excesso, acrescido de correção monetária e juros legais, salvo hipótese de engano justificável. O Superior Tribunal de Justiça, no EAREsp 676.608/RS, firmou a seguinte tese: “A restituição em dobro do indébito, prevista no parágrafo único do art. 42 do CDC, independe da natureza do elemento volitivo do fornecedor que realizou a cobrança indevida, revelando-se cabível quando a referida cobrança consubstanciar conduta contrária à boa-fé objetiva.” No caso, não há engano justificável. A cobrança não decorreu de dúvida razoável simples. O contrato havia sido declarado quitado pelo próprio Banco Pan S.A., ID 259842052; a autora buscou solução extrajudicial por intermédio da Defensoria Pública, IDs 259842054 e 259842056; o Banco Pan S.A. respondeu sem enfrentar a quitação, ID 259842057; e o Banrisul não forneceu os esclarecimentos solicitados, ID 259842055. A manutenção de descontos consignados nesse contexto viola a boa-fé objetiva e justifica a devolução em dobro. A repetição deverá alcançar todos os valores efetivamente descontados após a data de liquidação indicada no termo de quitação, isto é, 9 de dezembro de 2024, ID 259842052, inclusive aqueles que eventualmente tenham ocorrido no curso do processo e não estejam contemplados no valor indicado na petição inicial. O montante deverá ser apurado em liquidação, com base nos contracheques, histórico de créditos e demais documentos que comprovem os descontos. Quanto ao dano moral, a jurisprudência deve ser aplicada com cuidado, pois nem toda cobrança indevida gera indenização extrapatrimonial. Entretanto, o caso ultrapassa o mero aborrecimento cotidiano. A autora é aposentada por incapacidade permanente e os descontos incidiram diretamente sobre benefício previdenciário de natureza alimentar, conforme histórico de créditos do INSS, ID 259840994. Além disso, os descontos persistiram mesmo após termo de quitação emitido pelo credor originário, ID 259842052, e após tentativa de solução extrajudicial, IDs 259842054, 259842056, 259842055 e 259842057. A retirada mensal indevida de parcela de benefício previdenciário, em contexto de empréstimo consignado já quitado, compromete a segurança econômica mínima do consumidor e gera situação objetiva de aflição e insegurança superior ao inadimplemento contratual comum. Não se trata de simples divergência contábil, mas de cobrança automática sobre verba alimentar, cuja cessação não dependia de ato unilateral da consumidora. Estão presentes, portanto, o ato ilícito, o dano e o nexo causal. A responsabilidade dos réus decorre dos arts. 14 e 25, § 1º, do CDC, bem como dos arts. 186, 187 e 927 do Código Civil. Na fixação do valor da indenização, devem ser considerados a natureza alimentar da verba atingida, o valor mensal do desconto, a duração da falha narrada e demonstrada, a necessidade de evitar enriquecimento sem causa e a função pedagógica da responsabilidade civil.  O valor de R$ 5.000,00 mostra-se adequado, proporcional e suficiente para compensar o abalo sofrido, sem representar excesso diante das circunstâncias do caso. A pretensão deve, portanto, ser julgada procedente. No tocante aos consectários legais, os danos materiais correspondentes à repetição do indébito deverão ser corrigidos monetariamente desde cada desconto indevido (Súmula 43 do STJ) e acrescidos de juros de mora a partir da citação (art. 405 do CC). Já a indenização por dano moral deve ser corrigida monetariamente a partir desta sentença, conforme Súmula 362 do Superior Tribunal de Justiça: “A correção monetária do valor da indenização do dano moral incide desde a data do arbitramento.” Os juros de mora, para o dano moral, devem incidir a partir da citação (art. 405 do CC). III. Dispositivo Ante o exposto, julgo procedentes os pedidos formulados por Albiracy Soares Monte em face de Banco Pan S.A. e Banco do Estado do Rio Grande do Sul S.A. – Banrisul, com resolução do mérito, nos termos do art. 487, inciso I, do CPC, para: 1. declarar quitada a obrigação referente ao contrato de empréstimo consignado n.º 386166280-1, a partir da data de liquidação indicada no termo de quitação emitido pelo Banco Pan S.A., isto é, 9 de dezembro de 2024, ID 259842052; 2. declarar inexigíveis todos os descontos incidentes sobre o benefício previdenciário da autora relativos ao contrato n.º 386166280-1 após a quitação reconhecida no item anterior; 3. determinar que os réus providenciem a cessação definitiva de qualquer desconto vinculado ao contrato n.º 386166280-1 no benefício previdenciário da autora, se ainda subsistente, no prazo de 10 dias, sob pena de multa de R$ 200,00 por desconto indevido comprovado após a intimação desta sentença, limitada inicialmente a R$ 5.000,00; 4. condenar solidariamente os réus a restituírem à autora, em dobro, todos os valores descontados após 9 de dezembro de 2024 em razão do contrato n.º 386166280-1, inclusive os eventualmente descontados no curso do processo, quantia a ser apurada em liquidação de sentença; 5. condenar solidariamente os réus ao pagamento de indenização por danos morais em favor da autora, no valor de R$ 5.000,00. Condeno os réus ao pagamento das custas processuais e dos honorários advocatícios, que fixo em 10% sobre o valor atualizado da condenação, nos termos do art. 85, § 2º, do CPC, em favor do Fundo de Apoio e Aparelhamento da Defensoria Pública do Distrito Federal – PRODEF. Os valores devidos a título de danos materiais deverão ser corrigidos monetariamente desde cada desconto indevido e acrescidos de juros de mora a partir da citação. A seu turno, o valor devido a título de danos morais deverá ser corrigido monetariamente desde a data desta sentença e acrescido de juros de mora a partir da citação. Quanto aos índices, aplica-se o INPC para correção monetária até 29 de agosto de 2024, conjugado com juros de mora de 1% ao mês até a mesma data. A partir de 30 de agosto de 2024, aplica-se o IPCA para correção monetária e a taxa SELIC para juros de mora, com dedução do IPCA já aplicado na correção. Resolvo o pedido de tutela de urgência no próprio julgamento de mérito</w:t>
      </w:r>
      <w:r w:rsidRPr="39AEA010" w:rsidR="3DB1FE2A">
        <w:rPr>
          <w:rFonts w:ascii="Calibri" w:hAnsi="Calibri" w:eastAsia="Calibri" w:cs="Calibri"/>
          <w:color w:val="00B050"/>
          <w:rPrChange w:id="2366" w:author="Assessor GDSXSR" w:date="2026-10-31T19:51:13Z">
            <w:rPr>
              <w:rFonts w:ascii="Calibri" w:hAnsi="Calibri" w:eastAsia="Calibri" w:cs="Calibri"/>
              <w:color w:val="70AD47" w:themeColor="accent6"/>
            </w:rPr>
          </w:rPrChange>
        </w:rPr>
        <w:t>. Caso ainda haja desconto ativo, a obrigação de cessação deverá ser cumprida nos termos fixados no dispositivo. Publique-se. Intimem-se. Após o trânsito em julgado, nada mais sendo requerido, arquivem-se.</w:t>
      </w:r>
    </w:p>
    <w:sectPr w:rsidR="5B9B3E7F">
      <w:headerReference w:type="default" r:id="rId22"/>
      <w:footerReference w:type="default" r:id="rId23"/>
      <w:pgSz w:w="11906" w:h="16838" w:orient="portrait"/>
      <w:pgMar w:top="1417" w:right="1701" w:bottom="1417" w:left="1701"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LG" w:author="Lorena Cardoso Ávila Niemeyer - GDACA" w:date="1900-01-01T00:00:00Z" w:id="0">
    <w:p w:rsidR="0048584C" w:rsidP="0048584C" w:rsidRDefault="0048584C" w14:paraId="2A32B5DB" w14:textId="77777777">
      <w:r>
        <w:annotationRef/>
      </w:r>
      <w:r w:rsidRPr="0EF3DE79">
        <w:t>Conclusão: 1/9/2026</w:t>
      </w:r>
    </w:p>
    <w:p w:rsidR="0048584C" w:rsidP="0048584C" w:rsidRDefault="0048584C" w14:paraId="76775744" w14:textId="77777777">
      <w:r w:rsidRPr="3D20ACE0">
        <w:t>Entrega: 11/9/2026</w:t>
      </w:r>
    </w:p>
    <w:p w:rsidR="0048584C" w:rsidP="0048584C" w:rsidRDefault="0048584C" w14:paraId="5B5BBB32" w14:textId="77777777">
      <w:r w:rsidRPr="4A517E58">
        <w:t>Certeza: 9</w:t>
      </w:r>
    </w:p>
  </w:comment>
  <w:comment w:initials="MV" w:author="Marcia Vilela Alves - GDACA" w:date="2026-09-15T15:40:00Z" w:id="1">
    <w:p w:rsidR="00587083" w:rsidP="00587083" w:rsidRDefault="00587083" w14:paraId="2BD4ABB3" w14:textId="77777777">
      <w:pPr>
        <w:pStyle w:val="CommentText"/>
      </w:pPr>
      <w:r>
        <w:rPr>
          <w:rStyle w:val="CommentReference"/>
        </w:rPr>
        <w:annotationRef/>
      </w:r>
      <w:r>
        <w:t>Corrigido.</w:t>
      </w:r>
    </w:p>
  </w:comment>
  <w:comment w:initials="LG" w:author="Lorena Cardoso Ávila Niemeyer - GDACA" w:date="2026-09-10T15:19:00Z" w:id="2">
    <w:p w:rsidR="00BC520C" w:rsidRDefault="00BC520C" w14:paraId="26122EC6" w14:textId="54BB5C2F">
      <w:r>
        <w:annotationRef/>
      </w:r>
      <w:r w:rsidRPr="6EB85EB2">
        <w:t xml:space="preserve">Não foram expostas razões em sede de contrarrazões, tendo a parte recorrida se limitado a pugnar pela manutenção da sentença, por isso não há matéria recursal a ser relatada. </w:t>
      </w:r>
    </w:p>
  </w:comment>
  <w:comment w:initials="LG" w:author="Lorena Cardoso Ávila Niemeyer - GDACA" w:date="2026-09-11T15:54:00Z" w:id="3">
    <w:p w:rsidR="00BC520C" w:rsidRDefault="00BC520C" w14:paraId="514CCCD3" w14:textId="1C481C34">
      <w:r>
        <w:annotationRef/>
      </w:r>
      <w:r w:rsidRPr="1FE9D442">
        <w:t xml:space="preserve">Acórdão 2149330 - adotou a repetição do indébito em dobro em hipótese de descontos indevidos. </w:t>
      </w:r>
    </w:p>
  </w:comment>
  <w:comment w:initials="LG" w:author="Lorena Cardoso Ávila Niemeyer - GDACA" w:date="2026-09-11T13:56:00Z" w:id="4">
    <w:p w:rsidR="00BC520C" w:rsidRDefault="00BC520C" w14:paraId="0AEB48A4" w14:textId="2B202BD3">
      <w:r>
        <w:annotationRef/>
      </w:r>
      <w:r w:rsidRPr="61007263">
        <w:t>Usei como modelo o acórdão 2008240</w:t>
      </w:r>
    </w:p>
  </w:comment>
  <w:comment w:id="5" w:author="Assessor GDSXSR" w:initials="AG" w:date="2026-10-31T19:51:13Z">
    <w:p>
      <w:pPr>
        <w:pStyle w:val="CommentText"/>
      </w:pPr>
      <w:r>
        <w:rPr>
          <w:rStyle w:val="CommentReference"/>
        </w:rPr>
        <w:annotationRef/>
      </w:r>
      <w:r>
        <w:t>ASSESSOR GDSXSR — Enxugamento pedido por Marcos para minutas ACA: ementa e fundamentação do voto reduzidas, sem suprimir citação de lei, ID de documento do processo nem a sentença anexa; cortei alegações repetidas, três acórdãos sobre INPC que não se aplicam ao caso, o cabeçalho e o resultado do acórdão transcrito e transcrições longas, e fundi parágrafos (C-02, C-11, C-65). Ementa reestruturada em Caso em exame 1 a 3, Questão em discussão 4, Razões de decidir 5 a 11 e Dispositivo 12, com a ação, a sentença e os apelos (C-34, C-3P, C-3G). Retirei o rótulo "RESUMO COPILOT" (C-39) e recolori a sentença anexa para o verde 00B050 (C-45). Ajustes mecânicos: IDs do PJe de 2º grau (o apelo do Banrisul é o ID 88809863, não 8809802), "autora" no feminino como na sentença, nome do Banrisul conforme a autuação, referências compactas "(CDC 42 parágrafo único)" (C-20) e vereditos, subtítulos e mini-dispositivos realçados (C-42, C-3A).</w:t>
      </w:r>
    </w:p>
  </w:comment>
  <w:comment w:id="6" w:author="Assessor GDSXSR" w:initials="AG" w:date="2026-10-31T19:51:13Z">
    <w:p>
      <w:pPr>
        <w:pStyle w:val="CommentText"/>
      </w:pPr>
      <w:r>
        <w:rPr>
          <w:rStyle w:val="CommentReference"/>
        </w:rPr>
        <w:annotationRef/>
      </w:r>
      <w:r>
        <w:t>ASSESSOR GDSXSR — Item 1 pela ação, com as partes nomeadas e a condição da autora que consta dos autos (aposentada por invalidez, ID 88809768), sem "pessoa natural" por já haver qualificação (C-34 v60, C-34A); sentença e apelos passam aos itens 2 e 3 (C-3P b). Itens do ID retirados (C-3X).</w:t>
      </w:r>
    </w:p>
  </w:comment>
  <w:comment w:id="7" w:author="Assessor GDSXSR" w:initials="AG" w:date="2026-10-31T19:51:13Z">
    <w:p>
      <w:pPr>
        <w:pStyle w:val="CommentText"/>
      </w:pPr>
      <w:r>
        <w:rPr>
          <w:rStyle w:val="CommentReference"/>
        </w:rPr>
        <w:annotationRef/>
      </w:r>
      <w:r>
        <w:t>ASSESSOR GDSXSR — Alterei o capítulo dos consectários e retirei a correção de ofício do marco temporal (parágrafo do dispositivo e item da ementa) porque a data de 01/09/2024 não confere com a lei. Lei 14.905/2024, art. 5º, II: “Esta Lei entra em vigor na data de sua publicação e produzirá efeitos: (...) II - 60 (sessenta) dias após a data de sua publicação, quanto aos demais dispositivos.” (publicação no DOU de 1º/7/2024; fonte: Planalto) = 30/08/2024. O STJ adota a mesma data: EDcl no REsp 1.942.093, Quarta Turma, Rel. Min. Raul Araújo, j. 12/08/2026 (“a partir de 30/8/2024, incidem correção monetária pelo IPCA e juros moratórios pela taxa legal prevista no art. 406, § 1º, do Código Civil”; fonte: SCON/STJ, via iajus; número do acórdão e DJe a completar no SCON). A r. sentença já fixa 29/08/2024 e 30/08/2024 (ID 88809799), de modo que não havia o que corrigir. Além disso, todos os descontos indevidos são posteriores a 9/12/2024 (ID 88809772), então o regime anterior à lei, que a sentença ressalvou e que o Tema 1.368/STJ (juros pela Selic como índice único antes da Lei 14.905/2024) disciplina, nem chega a incidir; por isso saíram do voto os três acórdãos sobre INPC (Acórdãos 1986221, 1981978 e 1978193), que tratam do período anterior. Resultado mantido: nego provimento (C-03, C-60, C-64).</w:t>
      </w:r>
    </w:p>
  </w:comment>
  <w:comment w:id="8" w:author="Assessor GDSXSR" w:initials="AG" w:date="2026-10-31T19:51:13Z">
    <w:p>
      <w:pPr>
        <w:pStyle w:val="CommentText"/>
      </w:pPr>
      <w:r>
        <w:rPr>
          <w:rStyle w:val="CommentReference"/>
        </w:rPr>
        <w:annotationRef/>
      </w:r>
      <w:r>
        <w:t>ASSESSOR GDSXSR — Texto literal (C-63): CPC, art. 373: “O ônus da prova incumbe: (...) II - ao réu, quanto à existência de fato impeditivo, modificativo ou extintivo do direito do autor.” (fonte: Planalto).</w:t>
      </w:r>
    </w:p>
  </w:comment>
  <w:comment w:id="9" w:author="Assessor GDSXSR" w:initials="AG" w:date="2026-10-31T19:51:13Z">
    <w:p>
      <w:pPr>
        <w:pStyle w:val="CommentText"/>
      </w:pPr>
      <w:r>
        <w:rPr>
          <w:rStyle w:val="CommentReference"/>
        </w:rPr>
        <w:annotationRef/>
      </w:r>
      <w:r>
        <w:t>ASSESSOR GDSXSR — Texto literal (C-63): CPC, art. 85, § 11: “O tribunal, ao julgar recurso, majorará os honorários fixados anteriormente levando em conta o trabalho adicional realizado em grau recursal, observando, conforme o caso, o disposto nos §§ 2º a 6º, sendo vedado ao tribunal, no cômputo geral da fixação de honorários devidos ao advogado do vencedor, ultrapassar os respectivos limites estabelecidos nos §§ 2º e 3º para a fase de conhecimento.” (fonte: Planalto). Corrigi a remissão "§§ 1º 11" para a fórmula do Gabinete (CPC 85 § 11).</w:t>
      </w:r>
    </w:p>
  </w:comment>
  <w:comment w:id="10" w:author="Assessor GDSXSR" w:initials="AG" w:date="2026-10-31T19:51:13Z">
    <w:p>
      <w:pPr>
        <w:pStyle w:val="CommentText"/>
      </w:pPr>
      <w:r>
        <w:rPr>
          <w:rStyle w:val="CommentReference"/>
        </w:rPr>
        <w:annotationRef/>
      </w:r>
      <w:r>
        <w:t>ASSESSOR GDSXSR — Capítulo da r. sentença sobre custas e honorários (ID 88809799): “Condeno os réus ao pagamento das custas processuais e dos honorários advocatícios, que fixo em 10% sobre o valor atualizado da condenação, nos termos do art. 85, § 2º, do CPC, em favor do Fundo de Apoio e Aparelhamento da Defensoria Pública do Distrito Federal – PRODEF.” A condenação ainda é ilíquida (apurada em liquidação), por isso não há valor a indicar (C-51).</w:t>
      </w:r>
    </w:p>
  </w:comment>
  <w:comment w:id="11" w:author="Assessor GDSXSR" w:initials="AG" w:date="2026-10-31T19:51:13Z">
    <w:p>
      <w:pPr>
        <w:pStyle w:val="CommentText"/>
      </w:pPr>
      <w:r>
        <w:rPr>
          <w:rStyle w:val="CommentReference"/>
        </w:rPr>
        <w:annotationRef/>
      </w:r>
      <w:r>
        <w:t>ASSESSOR GDSXSR — Retirei o parágrafo "Corrijo, de ofício, a r. sentença apenas para ajustar o marco temporal…" e o item correspondente da ementa: a sentença já aplica a Lei 14.905/2024 a partir de 30/08/2024, data em que a lei produz efeitos (ver comentário no capítulo dos consectários). Dispositivo mantém o resultado, o desprovimento dos dois apelos (C-03). Troquei "Banco do Rio Grande do Sul S.A." pelo nome da autuação.</w:t>
      </w:r>
    </w:p>
  </w:comment>
  <w:comment w:id="12" w:author="Assessor GDSXSR" w:initials="AG" w:date="2026-10-31T19:51:13Z">
    <w:p>
      <w:pPr>
        <w:pStyle w:val="CommentText"/>
      </w:pPr>
      <w:r>
        <w:rPr>
          <w:rStyle w:val="CommentReference"/>
        </w:rPr>
        <w:annotationRef/>
      </w:r>
      <w:r>
        <w:t>ASSESSOR GDSXSR — Acórdão 1892638 (0738884-82.2023.8.07.0001, Rel. Des. Arnoldo Camanho de Assis, 4ª Turma Cível, j. 24/07/2024) conferido no iajus quanto ao processo, ao relator, ao órgão, à data e aos itens 4 e 5 e 7 da ementa; o iajus não devolve o número do acórdão nem o DJe. Pendência (C-72, C-52): conferir no JurisDF o número 1892638 e o DJe 30/07/2024, que seguem como na minuta. Cortei o cabeçalho e o item 7 (resultado daquele julgamento) e fechei com “(...)” (C-62).</w:t>
      </w:r>
    </w:p>
  </w:comment>
  <w:comment w:id="13" w:author="Assessor GDSXSR" w:initials="AG" w:date="2026-10-31T19:51:13Z">
    <w:p>
      <w:pPr>
        <w:pStyle w:val="CommentText"/>
      </w:pPr>
      <w:r>
        <w:rPr>
          <w:rStyle w:val="CommentReference"/>
        </w:rPr>
        <w:annotationRef/>
      </w:r>
      <w:r>
        <w:t>ASSESSOR GDSXSR — Realce amarelo e sublinhado no mini-dispositivo, com vírgula antes de "nesse ponto" (C-3A, C-42). O mesmo nos demais capítulos.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B5BBB32" w15:done="0"/>
  <w15:commentEx w15:paraId="2BD4ABB3" w15:paraIdParent="5B5BBB32" w15:done="0"/>
  <w15:commentEx w15:paraId="26122EC6" w15:done="0"/>
  <w15:commentEx w15:paraId="514CCCD3" w15:done="0"/>
  <w15:commentEx w15:paraId="0AEB48A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6E264D7" w16cex:dateUtc="2026-08-06T19:48:00Z"/>
  <w16cex:commentExtensible w16cex:durableId="7F8F5D48" w16cex:dateUtc="2026-09-15T18:40:00Z"/>
  <w16cex:commentExtensible w16cex:durableId="6D0FCD44" w16cex:dateUtc="2026-09-10T18:19:00Z"/>
  <w16cex:commentExtensible w16cex:durableId="25D3A7E3" w16cex:dateUtc="2026-09-11T18:54:00Z"/>
  <w16cex:commentExtensible w16cex:durableId="2BECF412" w16cex:dateUtc="2026-09-11T16:56: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B5BBB32" w16cid:durableId="56E264D7"/>
  <w16cid:commentId w16cid:paraId="2BD4ABB3" w16cid:durableId="7F8F5D48"/>
  <w16cid:commentId w16cid:paraId="26122EC6" w16cid:durableId="6D0FCD44"/>
  <w16cid:commentId w16cid:paraId="514CCCD3" w16cid:durableId="25D3A7E3"/>
  <w16cid:commentId w16cid:paraId="0AEB48A4" w16cid:durableId="2BECF41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D481A" w:rsidP="003A42DE" w:rsidRDefault="002D481A" w14:paraId="1EBC3DCE" w14:textId="77777777">
      <w:pPr>
        <w:spacing w:after="0" w:line="240" w:lineRule="auto"/>
      </w:pPr>
      <w:r>
        <w:separator/>
      </w:r>
    </w:p>
  </w:endnote>
  <w:endnote w:type="continuationSeparator" w:id="0">
    <w:p w:rsidR="002D481A" w:rsidP="003A42DE" w:rsidRDefault="002D481A" w14:paraId="12AC785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8394580"/>
      <w:docPartObj>
        <w:docPartGallery w:val="Page Numbers (Bottom of Page)"/>
        <w:docPartUnique/>
      </w:docPartObj>
    </w:sdtPr>
    <w:sdtContent>
      <w:p w:rsidR="003A42DE" w:rsidRDefault="003A42DE" w14:paraId="4A86AAF9" w14:textId="77777777">
        <w:pPr>
          <w:pStyle w:val="Footer"/>
          <w:jc w:val="right"/>
        </w:pPr>
        <w:r>
          <w:fldChar w:fldCharType="begin"/>
        </w:r>
        <w:r>
          <w:instrText>PAGE   \* MERGEFORMAT</w:instrText>
        </w:r>
        <w:r>
          <w:fldChar w:fldCharType="separate"/>
        </w:r>
        <w:r>
          <w:t>2</w:t>
        </w:r>
        <w:r>
          <w:fldChar w:fldCharType="end"/>
        </w:r>
      </w:p>
    </w:sdtContent>
  </w:sdt>
  <w:p w:rsidR="003A42DE" w:rsidRDefault="003A42DE" w14:paraId="2B59F42A"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D481A" w:rsidP="003A42DE" w:rsidRDefault="002D481A" w14:paraId="61CA1024" w14:textId="77777777">
      <w:pPr>
        <w:spacing w:after="0" w:line="240" w:lineRule="auto"/>
      </w:pPr>
      <w:r>
        <w:separator/>
      </w:r>
    </w:p>
  </w:footnote>
  <w:footnote w:type="continuationSeparator" w:id="0">
    <w:p w:rsidR="002D481A" w:rsidP="003A42DE" w:rsidRDefault="002D481A" w14:paraId="0C587517"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830"/>
      <w:gridCol w:w="2830"/>
      <w:gridCol w:w="2830"/>
    </w:tblGrid>
    <w:tr w:rsidR="679AFC05" w:rsidTr="679AFC05" w14:paraId="0700540F" w14:textId="77777777">
      <w:trPr>
        <w:trHeight w:val="300"/>
      </w:trPr>
      <w:tc>
        <w:tcPr>
          <w:tcW w:w="2830" w:type="dxa"/>
        </w:tcPr>
        <w:p w:rsidR="679AFC05" w:rsidP="679AFC05" w:rsidRDefault="679AFC05" w14:paraId="7746DF91" w14:textId="59903D09">
          <w:pPr>
            <w:pStyle w:val="Header"/>
            <w:ind w:left="-115"/>
          </w:pPr>
        </w:p>
      </w:tc>
      <w:tc>
        <w:tcPr>
          <w:tcW w:w="2830" w:type="dxa"/>
        </w:tcPr>
        <w:p w:rsidR="679AFC05" w:rsidP="679AFC05" w:rsidRDefault="679AFC05" w14:paraId="7377885A" w14:textId="4A99C3DD">
          <w:pPr>
            <w:pStyle w:val="Header"/>
            <w:jc w:val="center"/>
          </w:pPr>
        </w:p>
      </w:tc>
      <w:tc>
        <w:tcPr>
          <w:tcW w:w="2830" w:type="dxa"/>
        </w:tcPr>
        <w:p w:rsidR="679AFC05" w:rsidP="679AFC05" w:rsidRDefault="679AFC05" w14:paraId="72FEF56F" w14:textId="0B029991">
          <w:pPr>
            <w:pStyle w:val="Header"/>
            <w:ind w:right="-115"/>
            <w:jc w:val="right"/>
          </w:pPr>
        </w:p>
      </w:tc>
    </w:tr>
  </w:tbl>
  <w:p w:rsidR="679AFC05" w:rsidP="679AFC05" w:rsidRDefault="679AFC05" w14:paraId="1CAD354A" w14:textId="09DCE3E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E162E"/>
    <w:multiLevelType w:val="hybridMultilevel"/>
    <w:tmpl w:val="FE28D69C"/>
    <w:lvl w:ilvl="0" w:tplc="AAD08FCA">
      <w:start w:val="1"/>
      <w:numFmt w:val="bullet"/>
      <w:lvlText w:val=""/>
      <w:lvlJc w:val="left"/>
      <w:pPr>
        <w:ind w:left="720" w:hanging="360"/>
      </w:pPr>
      <w:rPr>
        <w:rFonts w:hint="default" w:ascii="Symbol" w:hAnsi="Symbol"/>
      </w:rPr>
    </w:lvl>
    <w:lvl w:ilvl="1" w:tplc="AB6CCE80">
      <w:start w:val="1"/>
      <w:numFmt w:val="bullet"/>
      <w:lvlText w:val="o"/>
      <w:lvlJc w:val="left"/>
      <w:pPr>
        <w:ind w:left="1440" w:hanging="360"/>
      </w:pPr>
      <w:rPr>
        <w:rFonts w:hint="default" w:ascii="Courier New" w:hAnsi="Courier New"/>
      </w:rPr>
    </w:lvl>
    <w:lvl w:ilvl="2" w:tplc="9ECA19E8">
      <w:start w:val="1"/>
      <w:numFmt w:val="bullet"/>
      <w:lvlText w:val=""/>
      <w:lvlJc w:val="left"/>
      <w:pPr>
        <w:ind w:left="2160" w:hanging="360"/>
      </w:pPr>
      <w:rPr>
        <w:rFonts w:hint="default" w:ascii="Wingdings" w:hAnsi="Wingdings"/>
      </w:rPr>
    </w:lvl>
    <w:lvl w:ilvl="3" w:tplc="604A5F34">
      <w:start w:val="1"/>
      <w:numFmt w:val="bullet"/>
      <w:lvlText w:val=""/>
      <w:lvlJc w:val="left"/>
      <w:pPr>
        <w:ind w:left="2880" w:hanging="360"/>
      </w:pPr>
      <w:rPr>
        <w:rFonts w:hint="default" w:ascii="Symbol" w:hAnsi="Symbol"/>
      </w:rPr>
    </w:lvl>
    <w:lvl w:ilvl="4" w:tplc="B9BC0718">
      <w:start w:val="1"/>
      <w:numFmt w:val="bullet"/>
      <w:lvlText w:val="o"/>
      <w:lvlJc w:val="left"/>
      <w:pPr>
        <w:ind w:left="3600" w:hanging="360"/>
      </w:pPr>
      <w:rPr>
        <w:rFonts w:hint="default" w:ascii="Courier New" w:hAnsi="Courier New"/>
      </w:rPr>
    </w:lvl>
    <w:lvl w:ilvl="5" w:tplc="74EE4D48">
      <w:start w:val="1"/>
      <w:numFmt w:val="bullet"/>
      <w:lvlText w:val=""/>
      <w:lvlJc w:val="left"/>
      <w:pPr>
        <w:ind w:left="4320" w:hanging="360"/>
      </w:pPr>
      <w:rPr>
        <w:rFonts w:hint="default" w:ascii="Wingdings" w:hAnsi="Wingdings"/>
      </w:rPr>
    </w:lvl>
    <w:lvl w:ilvl="6" w:tplc="3E2A40C4">
      <w:start w:val="1"/>
      <w:numFmt w:val="bullet"/>
      <w:lvlText w:val=""/>
      <w:lvlJc w:val="left"/>
      <w:pPr>
        <w:ind w:left="5040" w:hanging="360"/>
      </w:pPr>
      <w:rPr>
        <w:rFonts w:hint="default" w:ascii="Symbol" w:hAnsi="Symbol"/>
      </w:rPr>
    </w:lvl>
    <w:lvl w:ilvl="7" w:tplc="1BB66B16">
      <w:start w:val="1"/>
      <w:numFmt w:val="bullet"/>
      <w:lvlText w:val="o"/>
      <w:lvlJc w:val="left"/>
      <w:pPr>
        <w:ind w:left="5760" w:hanging="360"/>
      </w:pPr>
      <w:rPr>
        <w:rFonts w:hint="default" w:ascii="Courier New" w:hAnsi="Courier New"/>
      </w:rPr>
    </w:lvl>
    <w:lvl w:ilvl="8" w:tplc="A2623750">
      <w:start w:val="1"/>
      <w:numFmt w:val="bullet"/>
      <w:lvlText w:val=""/>
      <w:lvlJc w:val="left"/>
      <w:pPr>
        <w:ind w:left="6480" w:hanging="360"/>
      </w:pPr>
      <w:rPr>
        <w:rFonts w:hint="default" w:ascii="Wingdings" w:hAnsi="Wingdings"/>
      </w:rPr>
    </w:lvl>
  </w:abstractNum>
  <w:abstractNum w:abstractNumId="1" w15:restartNumberingAfterBreak="0">
    <w:nsid w:val="09C27DC7"/>
    <w:multiLevelType w:val="hybridMultilevel"/>
    <w:tmpl w:val="1B1C498E"/>
    <w:lvl w:ilvl="0" w:tplc="614AC5DE">
      <w:start w:val="1"/>
      <w:numFmt w:val="bullet"/>
      <w:lvlText w:val=""/>
      <w:lvlJc w:val="left"/>
      <w:pPr>
        <w:ind w:left="720" w:hanging="360"/>
      </w:pPr>
      <w:rPr>
        <w:rFonts w:hint="default" w:ascii="Symbol" w:hAnsi="Symbol"/>
      </w:rPr>
    </w:lvl>
    <w:lvl w:ilvl="1" w:tplc="7A1880D2">
      <w:start w:val="1"/>
      <w:numFmt w:val="bullet"/>
      <w:lvlText w:val="o"/>
      <w:lvlJc w:val="left"/>
      <w:pPr>
        <w:ind w:left="1440" w:hanging="360"/>
      </w:pPr>
      <w:rPr>
        <w:rFonts w:hint="default" w:ascii="Courier New" w:hAnsi="Courier New"/>
      </w:rPr>
    </w:lvl>
    <w:lvl w:ilvl="2" w:tplc="A11A155A">
      <w:start w:val="1"/>
      <w:numFmt w:val="bullet"/>
      <w:lvlText w:val=""/>
      <w:lvlJc w:val="left"/>
      <w:pPr>
        <w:ind w:left="2160" w:hanging="360"/>
      </w:pPr>
      <w:rPr>
        <w:rFonts w:hint="default" w:ascii="Wingdings" w:hAnsi="Wingdings"/>
      </w:rPr>
    </w:lvl>
    <w:lvl w:ilvl="3" w:tplc="8E90A4BC">
      <w:start w:val="1"/>
      <w:numFmt w:val="bullet"/>
      <w:lvlText w:val=""/>
      <w:lvlJc w:val="left"/>
      <w:pPr>
        <w:ind w:left="2880" w:hanging="360"/>
      </w:pPr>
      <w:rPr>
        <w:rFonts w:hint="default" w:ascii="Symbol" w:hAnsi="Symbol"/>
      </w:rPr>
    </w:lvl>
    <w:lvl w:ilvl="4" w:tplc="7424120C">
      <w:start w:val="1"/>
      <w:numFmt w:val="bullet"/>
      <w:lvlText w:val="o"/>
      <w:lvlJc w:val="left"/>
      <w:pPr>
        <w:ind w:left="3600" w:hanging="360"/>
      </w:pPr>
      <w:rPr>
        <w:rFonts w:hint="default" w:ascii="Courier New" w:hAnsi="Courier New"/>
      </w:rPr>
    </w:lvl>
    <w:lvl w:ilvl="5" w:tplc="9472435E">
      <w:start w:val="1"/>
      <w:numFmt w:val="bullet"/>
      <w:lvlText w:val=""/>
      <w:lvlJc w:val="left"/>
      <w:pPr>
        <w:ind w:left="4320" w:hanging="360"/>
      </w:pPr>
      <w:rPr>
        <w:rFonts w:hint="default" w:ascii="Wingdings" w:hAnsi="Wingdings"/>
      </w:rPr>
    </w:lvl>
    <w:lvl w:ilvl="6" w:tplc="C8027602">
      <w:start w:val="1"/>
      <w:numFmt w:val="bullet"/>
      <w:lvlText w:val=""/>
      <w:lvlJc w:val="left"/>
      <w:pPr>
        <w:ind w:left="5040" w:hanging="360"/>
      </w:pPr>
      <w:rPr>
        <w:rFonts w:hint="default" w:ascii="Symbol" w:hAnsi="Symbol"/>
      </w:rPr>
    </w:lvl>
    <w:lvl w:ilvl="7" w:tplc="A314CBD6">
      <w:start w:val="1"/>
      <w:numFmt w:val="bullet"/>
      <w:lvlText w:val="o"/>
      <w:lvlJc w:val="left"/>
      <w:pPr>
        <w:ind w:left="5760" w:hanging="360"/>
      </w:pPr>
      <w:rPr>
        <w:rFonts w:hint="default" w:ascii="Courier New" w:hAnsi="Courier New"/>
      </w:rPr>
    </w:lvl>
    <w:lvl w:ilvl="8" w:tplc="7BD2CC22">
      <w:start w:val="1"/>
      <w:numFmt w:val="bullet"/>
      <w:lvlText w:val=""/>
      <w:lvlJc w:val="left"/>
      <w:pPr>
        <w:ind w:left="6480" w:hanging="360"/>
      </w:pPr>
      <w:rPr>
        <w:rFonts w:hint="default" w:ascii="Wingdings" w:hAnsi="Wingdings"/>
      </w:rPr>
    </w:lvl>
  </w:abstractNum>
  <w:abstractNum w:abstractNumId="2" w15:restartNumberingAfterBreak="0">
    <w:nsid w:val="0D0DA65F"/>
    <w:multiLevelType w:val="hybridMultilevel"/>
    <w:tmpl w:val="7FBA609C"/>
    <w:lvl w:ilvl="0" w:tplc="9C666308">
      <w:start w:val="8"/>
      <w:numFmt w:val="decimal"/>
      <w:lvlText w:val="%1."/>
      <w:lvlJc w:val="left"/>
      <w:pPr>
        <w:ind w:left="720" w:hanging="360"/>
      </w:pPr>
    </w:lvl>
    <w:lvl w:ilvl="1" w:tplc="A0402E7E">
      <w:start w:val="1"/>
      <w:numFmt w:val="lowerLetter"/>
      <w:lvlText w:val="%2."/>
      <w:lvlJc w:val="left"/>
      <w:pPr>
        <w:ind w:left="1440" w:hanging="360"/>
      </w:pPr>
    </w:lvl>
    <w:lvl w:ilvl="2" w:tplc="13EA4FBC">
      <w:start w:val="1"/>
      <w:numFmt w:val="lowerRoman"/>
      <w:lvlText w:val="%3."/>
      <w:lvlJc w:val="right"/>
      <w:pPr>
        <w:ind w:left="2160" w:hanging="180"/>
      </w:pPr>
    </w:lvl>
    <w:lvl w:ilvl="3" w:tplc="49D29342">
      <w:start w:val="1"/>
      <w:numFmt w:val="decimal"/>
      <w:lvlText w:val="%4."/>
      <w:lvlJc w:val="left"/>
      <w:pPr>
        <w:ind w:left="2880" w:hanging="360"/>
      </w:pPr>
    </w:lvl>
    <w:lvl w:ilvl="4" w:tplc="D9809486">
      <w:start w:val="1"/>
      <w:numFmt w:val="lowerLetter"/>
      <w:lvlText w:val="%5."/>
      <w:lvlJc w:val="left"/>
      <w:pPr>
        <w:ind w:left="3600" w:hanging="360"/>
      </w:pPr>
    </w:lvl>
    <w:lvl w:ilvl="5" w:tplc="3EEC3844">
      <w:start w:val="1"/>
      <w:numFmt w:val="lowerRoman"/>
      <w:lvlText w:val="%6."/>
      <w:lvlJc w:val="right"/>
      <w:pPr>
        <w:ind w:left="4320" w:hanging="180"/>
      </w:pPr>
    </w:lvl>
    <w:lvl w:ilvl="6" w:tplc="FFA29526">
      <w:start w:val="1"/>
      <w:numFmt w:val="decimal"/>
      <w:lvlText w:val="%7."/>
      <w:lvlJc w:val="left"/>
      <w:pPr>
        <w:ind w:left="5040" w:hanging="360"/>
      </w:pPr>
    </w:lvl>
    <w:lvl w:ilvl="7" w:tplc="4F46C65A">
      <w:start w:val="1"/>
      <w:numFmt w:val="lowerLetter"/>
      <w:lvlText w:val="%8."/>
      <w:lvlJc w:val="left"/>
      <w:pPr>
        <w:ind w:left="5760" w:hanging="360"/>
      </w:pPr>
    </w:lvl>
    <w:lvl w:ilvl="8" w:tplc="0D8AC072">
      <w:start w:val="1"/>
      <w:numFmt w:val="lowerRoman"/>
      <w:lvlText w:val="%9."/>
      <w:lvlJc w:val="right"/>
      <w:pPr>
        <w:ind w:left="6480" w:hanging="180"/>
      </w:pPr>
    </w:lvl>
  </w:abstractNum>
  <w:abstractNum w:abstractNumId="3" w15:restartNumberingAfterBreak="0">
    <w:nsid w:val="0E9F6C64"/>
    <w:multiLevelType w:val="hybridMultilevel"/>
    <w:tmpl w:val="94A4D270"/>
    <w:lvl w:ilvl="0" w:tplc="BE4621E0">
      <w:start w:val="1"/>
      <w:numFmt w:val="decimal"/>
      <w:lvlText w:val="%1."/>
      <w:lvlJc w:val="left"/>
      <w:pPr>
        <w:ind w:left="720" w:hanging="360"/>
      </w:pPr>
    </w:lvl>
    <w:lvl w:ilvl="1" w:tplc="FDDA417C">
      <w:start w:val="1"/>
      <w:numFmt w:val="lowerLetter"/>
      <w:lvlText w:val="%2."/>
      <w:lvlJc w:val="left"/>
      <w:pPr>
        <w:ind w:left="1440" w:hanging="360"/>
      </w:pPr>
    </w:lvl>
    <w:lvl w:ilvl="2" w:tplc="B2B69B46">
      <w:start w:val="1"/>
      <w:numFmt w:val="lowerRoman"/>
      <w:lvlText w:val="%3."/>
      <w:lvlJc w:val="right"/>
      <w:pPr>
        <w:ind w:left="2160" w:hanging="180"/>
      </w:pPr>
    </w:lvl>
    <w:lvl w:ilvl="3" w:tplc="7BC264BC">
      <w:start w:val="1"/>
      <w:numFmt w:val="decimal"/>
      <w:lvlText w:val="%4."/>
      <w:lvlJc w:val="left"/>
      <w:pPr>
        <w:ind w:left="2880" w:hanging="360"/>
      </w:pPr>
    </w:lvl>
    <w:lvl w:ilvl="4" w:tplc="0DB2E224">
      <w:start w:val="1"/>
      <w:numFmt w:val="lowerLetter"/>
      <w:lvlText w:val="%5."/>
      <w:lvlJc w:val="left"/>
      <w:pPr>
        <w:ind w:left="3600" w:hanging="360"/>
      </w:pPr>
    </w:lvl>
    <w:lvl w:ilvl="5" w:tplc="3C0CF010">
      <w:start w:val="1"/>
      <w:numFmt w:val="lowerRoman"/>
      <w:lvlText w:val="%6."/>
      <w:lvlJc w:val="right"/>
      <w:pPr>
        <w:ind w:left="4320" w:hanging="180"/>
      </w:pPr>
    </w:lvl>
    <w:lvl w:ilvl="6" w:tplc="522CB1EA">
      <w:start w:val="1"/>
      <w:numFmt w:val="decimal"/>
      <w:lvlText w:val="%7."/>
      <w:lvlJc w:val="left"/>
      <w:pPr>
        <w:ind w:left="5040" w:hanging="360"/>
      </w:pPr>
    </w:lvl>
    <w:lvl w:ilvl="7" w:tplc="14C89F14">
      <w:start w:val="1"/>
      <w:numFmt w:val="lowerLetter"/>
      <w:lvlText w:val="%8."/>
      <w:lvlJc w:val="left"/>
      <w:pPr>
        <w:ind w:left="5760" w:hanging="360"/>
      </w:pPr>
    </w:lvl>
    <w:lvl w:ilvl="8" w:tplc="4C98DE1A">
      <w:start w:val="1"/>
      <w:numFmt w:val="lowerRoman"/>
      <w:lvlText w:val="%9."/>
      <w:lvlJc w:val="right"/>
      <w:pPr>
        <w:ind w:left="6480" w:hanging="180"/>
      </w:pPr>
    </w:lvl>
  </w:abstractNum>
  <w:abstractNum w:abstractNumId="4" w15:restartNumberingAfterBreak="0">
    <w:nsid w:val="16FE833B"/>
    <w:multiLevelType w:val="hybridMultilevel"/>
    <w:tmpl w:val="60DEB6A2"/>
    <w:lvl w:ilvl="0" w:tplc="EEE213D2">
      <w:start w:val="1"/>
      <w:numFmt w:val="decimal"/>
      <w:lvlText w:val="%1."/>
      <w:lvlJc w:val="left"/>
      <w:pPr>
        <w:ind w:left="720" w:hanging="360"/>
      </w:pPr>
    </w:lvl>
    <w:lvl w:ilvl="1" w:tplc="AA700C22">
      <w:start w:val="1"/>
      <w:numFmt w:val="lowerLetter"/>
      <w:lvlText w:val="%2."/>
      <w:lvlJc w:val="left"/>
      <w:pPr>
        <w:ind w:left="1440" w:hanging="360"/>
      </w:pPr>
    </w:lvl>
    <w:lvl w:ilvl="2" w:tplc="EAA0826C">
      <w:start w:val="1"/>
      <w:numFmt w:val="lowerRoman"/>
      <w:lvlText w:val="%3."/>
      <w:lvlJc w:val="right"/>
      <w:pPr>
        <w:ind w:left="2160" w:hanging="180"/>
      </w:pPr>
    </w:lvl>
    <w:lvl w:ilvl="3" w:tplc="EAC2CCFA">
      <w:start w:val="1"/>
      <w:numFmt w:val="decimal"/>
      <w:lvlText w:val="%4."/>
      <w:lvlJc w:val="left"/>
      <w:pPr>
        <w:ind w:left="2880" w:hanging="360"/>
      </w:pPr>
    </w:lvl>
    <w:lvl w:ilvl="4" w:tplc="0F8EF56A">
      <w:start w:val="1"/>
      <w:numFmt w:val="lowerLetter"/>
      <w:lvlText w:val="%5."/>
      <w:lvlJc w:val="left"/>
      <w:pPr>
        <w:ind w:left="3600" w:hanging="360"/>
      </w:pPr>
    </w:lvl>
    <w:lvl w:ilvl="5" w:tplc="7C043F0C">
      <w:start w:val="1"/>
      <w:numFmt w:val="lowerRoman"/>
      <w:lvlText w:val="%6."/>
      <w:lvlJc w:val="right"/>
      <w:pPr>
        <w:ind w:left="4320" w:hanging="180"/>
      </w:pPr>
    </w:lvl>
    <w:lvl w:ilvl="6" w:tplc="3140EF50">
      <w:start w:val="1"/>
      <w:numFmt w:val="decimal"/>
      <w:lvlText w:val="%7."/>
      <w:lvlJc w:val="left"/>
      <w:pPr>
        <w:ind w:left="5040" w:hanging="360"/>
      </w:pPr>
    </w:lvl>
    <w:lvl w:ilvl="7" w:tplc="61EAC54C">
      <w:start w:val="1"/>
      <w:numFmt w:val="lowerLetter"/>
      <w:lvlText w:val="%8."/>
      <w:lvlJc w:val="left"/>
      <w:pPr>
        <w:ind w:left="5760" w:hanging="360"/>
      </w:pPr>
    </w:lvl>
    <w:lvl w:ilvl="8" w:tplc="85767870">
      <w:start w:val="1"/>
      <w:numFmt w:val="lowerRoman"/>
      <w:lvlText w:val="%9."/>
      <w:lvlJc w:val="right"/>
      <w:pPr>
        <w:ind w:left="6480" w:hanging="180"/>
      </w:pPr>
    </w:lvl>
  </w:abstractNum>
  <w:abstractNum w:abstractNumId="5" w15:restartNumberingAfterBreak="0">
    <w:nsid w:val="178B61C7"/>
    <w:multiLevelType w:val="hybridMultilevel"/>
    <w:tmpl w:val="9D3E054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7A3635F"/>
    <w:multiLevelType w:val="hybridMultilevel"/>
    <w:tmpl w:val="8676CB60"/>
    <w:lvl w:ilvl="0" w:tplc="9DE25522">
      <w:start w:val="1"/>
      <w:numFmt w:val="decimal"/>
      <w:lvlText w:val="%1."/>
      <w:lvlJc w:val="left"/>
      <w:pPr>
        <w:ind w:left="720" w:hanging="360"/>
      </w:pPr>
    </w:lvl>
    <w:lvl w:ilvl="1" w:tplc="61349B72">
      <w:start w:val="1"/>
      <w:numFmt w:val="lowerLetter"/>
      <w:lvlText w:val="%2."/>
      <w:lvlJc w:val="left"/>
      <w:pPr>
        <w:ind w:left="1440" w:hanging="360"/>
      </w:pPr>
    </w:lvl>
    <w:lvl w:ilvl="2" w:tplc="CA42CD3A">
      <w:start w:val="1"/>
      <w:numFmt w:val="lowerRoman"/>
      <w:lvlText w:val="%3."/>
      <w:lvlJc w:val="right"/>
      <w:pPr>
        <w:ind w:left="2160" w:hanging="180"/>
      </w:pPr>
    </w:lvl>
    <w:lvl w:ilvl="3" w:tplc="BE86ACFC">
      <w:start w:val="1"/>
      <w:numFmt w:val="decimal"/>
      <w:lvlText w:val="%4."/>
      <w:lvlJc w:val="left"/>
      <w:pPr>
        <w:ind w:left="2880" w:hanging="360"/>
      </w:pPr>
    </w:lvl>
    <w:lvl w:ilvl="4" w:tplc="E45C374C">
      <w:start w:val="1"/>
      <w:numFmt w:val="lowerLetter"/>
      <w:lvlText w:val="%5."/>
      <w:lvlJc w:val="left"/>
      <w:pPr>
        <w:ind w:left="3600" w:hanging="360"/>
      </w:pPr>
    </w:lvl>
    <w:lvl w:ilvl="5" w:tplc="D136BC74">
      <w:start w:val="1"/>
      <w:numFmt w:val="lowerRoman"/>
      <w:lvlText w:val="%6."/>
      <w:lvlJc w:val="right"/>
      <w:pPr>
        <w:ind w:left="4320" w:hanging="180"/>
      </w:pPr>
    </w:lvl>
    <w:lvl w:ilvl="6" w:tplc="5DF60C26">
      <w:start w:val="1"/>
      <w:numFmt w:val="decimal"/>
      <w:lvlText w:val="%7."/>
      <w:lvlJc w:val="left"/>
      <w:pPr>
        <w:ind w:left="5040" w:hanging="360"/>
      </w:pPr>
    </w:lvl>
    <w:lvl w:ilvl="7" w:tplc="59A20B76">
      <w:start w:val="1"/>
      <w:numFmt w:val="lowerLetter"/>
      <w:lvlText w:val="%8."/>
      <w:lvlJc w:val="left"/>
      <w:pPr>
        <w:ind w:left="5760" w:hanging="360"/>
      </w:pPr>
    </w:lvl>
    <w:lvl w:ilvl="8" w:tplc="235A7DC6">
      <w:start w:val="1"/>
      <w:numFmt w:val="lowerRoman"/>
      <w:lvlText w:val="%9."/>
      <w:lvlJc w:val="right"/>
      <w:pPr>
        <w:ind w:left="6480" w:hanging="180"/>
      </w:pPr>
    </w:lvl>
  </w:abstractNum>
  <w:abstractNum w:abstractNumId="7" w15:restartNumberingAfterBreak="0">
    <w:nsid w:val="195F140E"/>
    <w:multiLevelType w:val="hybridMultilevel"/>
    <w:tmpl w:val="8A2E77BC"/>
    <w:lvl w:ilvl="0" w:tplc="FEEAFD4C">
      <w:start w:val="1"/>
      <w:numFmt w:val="decimal"/>
      <w:lvlText w:val="%1."/>
      <w:lvlJc w:val="left"/>
      <w:pPr>
        <w:ind w:left="720" w:hanging="360"/>
      </w:pPr>
    </w:lvl>
    <w:lvl w:ilvl="1" w:tplc="E98C3664">
      <w:start w:val="1"/>
      <w:numFmt w:val="lowerLetter"/>
      <w:lvlText w:val="%2."/>
      <w:lvlJc w:val="left"/>
      <w:pPr>
        <w:ind w:left="1440" w:hanging="360"/>
      </w:pPr>
    </w:lvl>
    <w:lvl w:ilvl="2" w:tplc="16D2C4E4">
      <w:start w:val="1"/>
      <w:numFmt w:val="lowerRoman"/>
      <w:lvlText w:val="%3."/>
      <w:lvlJc w:val="right"/>
      <w:pPr>
        <w:ind w:left="2160" w:hanging="180"/>
      </w:pPr>
    </w:lvl>
    <w:lvl w:ilvl="3" w:tplc="0F349B92">
      <w:start w:val="1"/>
      <w:numFmt w:val="decimal"/>
      <w:lvlText w:val="%4."/>
      <w:lvlJc w:val="left"/>
      <w:pPr>
        <w:ind w:left="2880" w:hanging="360"/>
      </w:pPr>
    </w:lvl>
    <w:lvl w:ilvl="4" w:tplc="998614B0">
      <w:start w:val="1"/>
      <w:numFmt w:val="lowerLetter"/>
      <w:lvlText w:val="%5."/>
      <w:lvlJc w:val="left"/>
      <w:pPr>
        <w:ind w:left="3600" w:hanging="360"/>
      </w:pPr>
    </w:lvl>
    <w:lvl w:ilvl="5" w:tplc="1786D8C0">
      <w:start w:val="1"/>
      <w:numFmt w:val="lowerRoman"/>
      <w:lvlText w:val="%6."/>
      <w:lvlJc w:val="right"/>
      <w:pPr>
        <w:ind w:left="4320" w:hanging="180"/>
      </w:pPr>
    </w:lvl>
    <w:lvl w:ilvl="6" w:tplc="B798DD9E">
      <w:start w:val="1"/>
      <w:numFmt w:val="decimal"/>
      <w:lvlText w:val="%7."/>
      <w:lvlJc w:val="left"/>
      <w:pPr>
        <w:ind w:left="5040" w:hanging="360"/>
      </w:pPr>
    </w:lvl>
    <w:lvl w:ilvl="7" w:tplc="779ACB7A">
      <w:start w:val="1"/>
      <w:numFmt w:val="lowerLetter"/>
      <w:lvlText w:val="%8."/>
      <w:lvlJc w:val="left"/>
      <w:pPr>
        <w:ind w:left="5760" w:hanging="360"/>
      </w:pPr>
    </w:lvl>
    <w:lvl w:ilvl="8" w:tplc="83445964">
      <w:start w:val="1"/>
      <w:numFmt w:val="lowerRoman"/>
      <w:lvlText w:val="%9."/>
      <w:lvlJc w:val="right"/>
      <w:pPr>
        <w:ind w:left="6480" w:hanging="180"/>
      </w:pPr>
    </w:lvl>
  </w:abstractNum>
  <w:abstractNum w:abstractNumId="8" w15:restartNumberingAfterBreak="0">
    <w:nsid w:val="1AF574D9"/>
    <w:multiLevelType w:val="hybridMultilevel"/>
    <w:tmpl w:val="FDD0B458"/>
    <w:lvl w:ilvl="0" w:tplc="0CDA42D6">
      <w:start w:val="1"/>
      <w:numFmt w:val="decimal"/>
      <w:lvlText w:val="%1."/>
      <w:lvlJc w:val="left"/>
      <w:pPr>
        <w:ind w:left="720" w:hanging="360"/>
      </w:pPr>
    </w:lvl>
    <w:lvl w:ilvl="1" w:tplc="76066090">
      <w:start w:val="1"/>
      <w:numFmt w:val="lowerLetter"/>
      <w:lvlText w:val="%2."/>
      <w:lvlJc w:val="left"/>
      <w:pPr>
        <w:ind w:left="1440" w:hanging="360"/>
      </w:pPr>
    </w:lvl>
    <w:lvl w:ilvl="2" w:tplc="01D0D4FE">
      <w:start w:val="1"/>
      <w:numFmt w:val="lowerRoman"/>
      <w:lvlText w:val="%3."/>
      <w:lvlJc w:val="right"/>
      <w:pPr>
        <w:ind w:left="2160" w:hanging="180"/>
      </w:pPr>
    </w:lvl>
    <w:lvl w:ilvl="3" w:tplc="8F7C2100">
      <w:start w:val="1"/>
      <w:numFmt w:val="decimal"/>
      <w:lvlText w:val="%4."/>
      <w:lvlJc w:val="left"/>
      <w:pPr>
        <w:ind w:left="2880" w:hanging="360"/>
      </w:pPr>
    </w:lvl>
    <w:lvl w:ilvl="4" w:tplc="5BB6AC3E">
      <w:start w:val="1"/>
      <w:numFmt w:val="lowerLetter"/>
      <w:lvlText w:val="%5."/>
      <w:lvlJc w:val="left"/>
      <w:pPr>
        <w:ind w:left="3600" w:hanging="360"/>
      </w:pPr>
    </w:lvl>
    <w:lvl w:ilvl="5" w:tplc="71540FBA">
      <w:start w:val="1"/>
      <w:numFmt w:val="lowerRoman"/>
      <w:lvlText w:val="%6."/>
      <w:lvlJc w:val="right"/>
      <w:pPr>
        <w:ind w:left="4320" w:hanging="180"/>
      </w:pPr>
    </w:lvl>
    <w:lvl w:ilvl="6" w:tplc="B6E4F818">
      <w:start w:val="1"/>
      <w:numFmt w:val="decimal"/>
      <w:lvlText w:val="%7."/>
      <w:lvlJc w:val="left"/>
      <w:pPr>
        <w:ind w:left="5040" w:hanging="360"/>
      </w:pPr>
    </w:lvl>
    <w:lvl w:ilvl="7" w:tplc="6EE6F74C">
      <w:start w:val="1"/>
      <w:numFmt w:val="lowerLetter"/>
      <w:lvlText w:val="%8."/>
      <w:lvlJc w:val="left"/>
      <w:pPr>
        <w:ind w:left="5760" w:hanging="360"/>
      </w:pPr>
    </w:lvl>
    <w:lvl w:ilvl="8" w:tplc="9F283F26">
      <w:start w:val="1"/>
      <w:numFmt w:val="lowerRoman"/>
      <w:lvlText w:val="%9."/>
      <w:lvlJc w:val="right"/>
      <w:pPr>
        <w:ind w:left="6480" w:hanging="180"/>
      </w:pPr>
    </w:lvl>
  </w:abstractNum>
  <w:abstractNum w:abstractNumId="9" w15:restartNumberingAfterBreak="0">
    <w:nsid w:val="1D5F7516"/>
    <w:multiLevelType w:val="hybridMultilevel"/>
    <w:tmpl w:val="21B8145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21E62D1F"/>
    <w:multiLevelType w:val="hybridMultilevel"/>
    <w:tmpl w:val="5E265BA0"/>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224EEBC4"/>
    <w:multiLevelType w:val="hybridMultilevel"/>
    <w:tmpl w:val="93EEA75E"/>
    <w:lvl w:ilvl="0" w:tplc="30580B9C">
      <w:start w:val="1"/>
      <w:numFmt w:val="bullet"/>
      <w:lvlText w:val=""/>
      <w:lvlJc w:val="left"/>
      <w:pPr>
        <w:ind w:left="720" w:hanging="360"/>
      </w:pPr>
      <w:rPr>
        <w:rFonts w:hint="default" w:ascii="Symbol" w:hAnsi="Symbol"/>
      </w:rPr>
    </w:lvl>
    <w:lvl w:ilvl="1" w:tplc="CC36C158">
      <w:start w:val="1"/>
      <w:numFmt w:val="bullet"/>
      <w:lvlText w:val="o"/>
      <w:lvlJc w:val="left"/>
      <w:pPr>
        <w:ind w:left="1440" w:hanging="360"/>
      </w:pPr>
      <w:rPr>
        <w:rFonts w:hint="default" w:ascii="Courier New" w:hAnsi="Courier New"/>
      </w:rPr>
    </w:lvl>
    <w:lvl w:ilvl="2" w:tplc="F88845A2">
      <w:start w:val="1"/>
      <w:numFmt w:val="bullet"/>
      <w:lvlText w:val=""/>
      <w:lvlJc w:val="left"/>
      <w:pPr>
        <w:ind w:left="2160" w:hanging="360"/>
      </w:pPr>
      <w:rPr>
        <w:rFonts w:hint="default" w:ascii="Wingdings" w:hAnsi="Wingdings"/>
      </w:rPr>
    </w:lvl>
    <w:lvl w:ilvl="3" w:tplc="EF76138A">
      <w:start w:val="1"/>
      <w:numFmt w:val="bullet"/>
      <w:lvlText w:val=""/>
      <w:lvlJc w:val="left"/>
      <w:pPr>
        <w:ind w:left="2880" w:hanging="360"/>
      </w:pPr>
      <w:rPr>
        <w:rFonts w:hint="default" w:ascii="Symbol" w:hAnsi="Symbol"/>
      </w:rPr>
    </w:lvl>
    <w:lvl w:ilvl="4" w:tplc="EA5426AC">
      <w:start w:val="1"/>
      <w:numFmt w:val="bullet"/>
      <w:lvlText w:val="o"/>
      <w:lvlJc w:val="left"/>
      <w:pPr>
        <w:ind w:left="3600" w:hanging="360"/>
      </w:pPr>
      <w:rPr>
        <w:rFonts w:hint="default" w:ascii="Courier New" w:hAnsi="Courier New"/>
      </w:rPr>
    </w:lvl>
    <w:lvl w:ilvl="5" w:tplc="FE06F31E">
      <w:start w:val="1"/>
      <w:numFmt w:val="bullet"/>
      <w:lvlText w:val=""/>
      <w:lvlJc w:val="left"/>
      <w:pPr>
        <w:ind w:left="4320" w:hanging="360"/>
      </w:pPr>
      <w:rPr>
        <w:rFonts w:hint="default" w:ascii="Wingdings" w:hAnsi="Wingdings"/>
      </w:rPr>
    </w:lvl>
    <w:lvl w:ilvl="6" w:tplc="67849684">
      <w:start w:val="1"/>
      <w:numFmt w:val="bullet"/>
      <w:lvlText w:val=""/>
      <w:lvlJc w:val="left"/>
      <w:pPr>
        <w:ind w:left="5040" w:hanging="360"/>
      </w:pPr>
      <w:rPr>
        <w:rFonts w:hint="default" w:ascii="Symbol" w:hAnsi="Symbol"/>
      </w:rPr>
    </w:lvl>
    <w:lvl w:ilvl="7" w:tplc="C462868E">
      <w:start w:val="1"/>
      <w:numFmt w:val="bullet"/>
      <w:lvlText w:val="o"/>
      <w:lvlJc w:val="left"/>
      <w:pPr>
        <w:ind w:left="5760" w:hanging="360"/>
      </w:pPr>
      <w:rPr>
        <w:rFonts w:hint="default" w:ascii="Courier New" w:hAnsi="Courier New"/>
      </w:rPr>
    </w:lvl>
    <w:lvl w:ilvl="8" w:tplc="A0A20B60">
      <w:start w:val="1"/>
      <w:numFmt w:val="bullet"/>
      <w:lvlText w:val=""/>
      <w:lvlJc w:val="left"/>
      <w:pPr>
        <w:ind w:left="6480" w:hanging="360"/>
      </w:pPr>
      <w:rPr>
        <w:rFonts w:hint="default" w:ascii="Wingdings" w:hAnsi="Wingdings"/>
      </w:rPr>
    </w:lvl>
  </w:abstractNum>
  <w:abstractNum w:abstractNumId="12" w15:restartNumberingAfterBreak="0">
    <w:nsid w:val="24D7E128"/>
    <w:multiLevelType w:val="hybridMultilevel"/>
    <w:tmpl w:val="4E0A2A16"/>
    <w:lvl w:ilvl="0" w:tplc="DCC039A8">
      <w:start w:val="1"/>
      <w:numFmt w:val="decimal"/>
      <w:lvlText w:val="%1."/>
      <w:lvlJc w:val="left"/>
      <w:pPr>
        <w:ind w:left="720" w:hanging="360"/>
      </w:pPr>
    </w:lvl>
    <w:lvl w:ilvl="1" w:tplc="4A7CED14">
      <w:start w:val="1"/>
      <w:numFmt w:val="lowerLetter"/>
      <w:lvlText w:val="%2."/>
      <w:lvlJc w:val="left"/>
      <w:pPr>
        <w:ind w:left="1440" w:hanging="360"/>
      </w:pPr>
    </w:lvl>
    <w:lvl w:ilvl="2" w:tplc="DEF6FFB0">
      <w:start w:val="1"/>
      <w:numFmt w:val="lowerRoman"/>
      <w:lvlText w:val="%3."/>
      <w:lvlJc w:val="right"/>
      <w:pPr>
        <w:ind w:left="2160" w:hanging="180"/>
      </w:pPr>
    </w:lvl>
    <w:lvl w:ilvl="3" w:tplc="C40EE24E">
      <w:start w:val="1"/>
      <w:numFmt w:val="decimal"/>
      <w:lvlText w:val="%4."/>
      <w:lvlJc w:val="left"/>
      <w:pPr>
        <w:ind w:left="2880" w:hanging="360"/>
      </w:pPr>
    </w:lvl>
    <w:lvl w:ilvl="4" w:tplc="7C2880D2">
      <w:start w:val="1"/>
      <w:numFmt w:val="lowerLetter"/>
      <w:lvlText w:val="%5."/>
      <w:lvlJc w:val="left"/>
      <w:pPr>
        <w:ind w:left="3600" w:hanging="360"/>
      </w:pPr>
    </w:lvl>
    <w:lvl w:ilvl="5" w:tplc="75F0E5F6">
      <w:start w:val="1"/>
      <w:numFmt w:val="lowerRoman"/>
      <w:lvlText w:val="%6."/>
      <w:lvlJc w:val="right"/>
      <w:pPr>
        <w:ind w:left="4320" w:hanging="180"/>
      </w:pPr>
    </w:lvl>
    <w:lvl w:ilvl="6" w:tplc="D01C5A62">
      <w:start w:val="1"/>
      <w:numFmt w:val="decimal"/>
      <w:lvlText w:val="%7."/>
      <w:lvlJc w:val="left"/>
      <w:pPr>
        <w:ind w:left="5040" w:hanging="360"/>
      </w:pPr>
    </w:lvl>
    <w:lvl w:ilvl="7" w:tplc="D82EE834">
      <w:start w:val="1"/>
      <w:numFmt w:val="lowerLetter"/>
      <w:lvlText w:val="%8."/>
      <w:lvlJc w:val="left"/>
      <w:pPr>
        <w:ind w:left="5760" w:hanging="360"/>
      </w:pPr>
    </w:lvl>
    <w:lvl w:ilvl="8" w:tplc="C9AEB510">
      <w:start w:val="1"/>
      <w:numFmt w:val="lowerRoman"/>
      <w:lvlText w:val="%9."/>
      <w:lvlJc w:val="right"/>
      <w:pPr>
        <w:ind w:left="6480" w:hanging="180"/>
      </w:pPr>
    </w:lvl>
  </w:abstractNum>
  <w:abstractNum w:abstractNumId="13" w15:restartNumberingAfterBreak="0">
    <w:nsid w:val="27820C6A"/>
    <w:multiLevelType w:val="hybridMultilevel"/>
    <w:tmpl w:val="4678B87C"/>
    <w:lvl w:ilvl="0" w:tplc="FDE62F2E">
      <w:start w:val="1"/>
      <w:numFmt w:val="decimal"/>
      <w:lvlText w:val="%1."/>
      <w:lvlJc w:val="left"/>
      <w:pPr>
        <w:ind w:left="720" w:hanging="360"/>
      </w:pPr>
    </w:lvl>
    <w:lvl w:ilvl="1" w:tplc="5F4E9AC6">
      <w:start w:val="1"/>
      <w:numFmt w:val="lowerLetter"/>
      <w:lvlText w:val="%2."/>
      <w:lvlJc w:val="left"/>
      <w:pPr>
        <w:ind w:left="1440" w:hanging="360"/>
      </w:pPr>
    </w:lvl>
    <w:lvl w:ilvl="2" w:tplc="4CACEE00">
      <w:start w:val="1"/>
      <w:numFmt w:val="lowerRoman"/>
      <w:lvlText w:val="%3."/>
      <w:lvlJc w:val="right"/>
      <w:pPr>
        <w:ind w:left="2160" w:hanging="180"/>
      </w:pPr>
    </w:lvl>
    <w:lvl w:ilvl="3" w:tplc="3BB03AD0">
      <w:start w:val="1"/>
      <w:numFmt w:val="decimal"/>
      <w:lvlText w:val="%4."/>
      <w:lvlJc w:val="left"/>
      <w:pPr>
        <w:ind w:left="2880" w:hanging="360"/>
      </w:pPr>
    </w:lvl>
    <w:lvl w:ilvl="4" w:tplc="C6F0653A">
      <w:start w:val="1"/>
      <w:numFmt w:val="lowerLetter"/>
      <w:lvlText w:val="%5."/>
      <w:lvlJc w:val="left"/>
      <w:pPr>
        <w:ind w:left="3600" w:hanging="360"/>
      </w:pPr>
    </w:lvl>
    <w:lvl w:ilvl="5" w:tplc="B9F697B6">
      <w:start w:val="1"/>
      <w:numFmt w:val="lowerRoman"/>
      <w:lvlText w:val="%6."/>
      <w:lvlJc w:val="right"/>
      <w:pPr>
        <w:ind w:left="4320" w:hanging="180"/>
      </w:pPr>
    </w:lvl>
    <w:lvl w:ilvl="6" w:tplc="CC3EE640">
      <w:start w:val="1"/>
      <w:numFmt w:val="decimal"/>
      <w:lvlText w:val="%7."/>
      <w:lvlJc w:val="left"/>
      <w:pPr>
        <w:ind w:left="5040" w:hanging="360"/>
      </w:pPr>
    </w:lvl>
    <w:lvl w:ilvl="7" w:tplc="D9C04320">
      <w:start w:val="1"/>
      <w:numFmt w:val="lowerLetter"/>
      <w:lvlText w:val="%8."/>
      <w:lvlJc w:val="left"/>
      <w:pPr>
        <w:ind w:left="5760" w:hanging="360"/>
      </w:pPr>
    </w:lvl>
    <w:lvl w:ilvl="8" w:tplc="6EF06E76">
      <w:start w:val="1"/>
      <w:numFmt w:val="lowerRoman"/>
      <w:lvlText w:val="%9."/>
      <w:lvlJc w:val="right"/>
      <w:pPr>
        <w:ind w:left="6480" w:hanging="180"/>
      </w:pPr>
    </w:lvl>
  </w:abstractNum>
  <w:abstractNum w:abstractNumId="14" w15:restartNumberingAfterBreak="0">
    <w:nsid w:val="2DA5A1C0"/>
    <w:multiLevelType w:val="hybridMultilevel"/>
    <w:tmpl w:val="604CB218"/>
    <w:lvl w:ilvl="0" w:tplc="C5A85DB4">
      <w:start w:val="1"/>
      <w:numFmt w:val="decimal"/>
      <w:lvlText w:val="%1."/>
      <w:lvlJc w:val="left"/>
      <w:pPr>
        <w:ind w:left="720" w:hanging="360"/>
      </w:pPr>
    </w:lvl>
    <w:lvl w:ilvl="1" w:tplc="2E1EA6F8">
      <w:start w:val="1"/>
      <w:numFmt w:val="lowerLetter"/>
      <w:lvlText w:val="%2."/>
      <w:lvlJc w:val="left"/>
      <w:pPr>
        <w:ind w:left="1440" w:hanging="360"/>
      </w:pPr>
    </w:lvl>
    <w:lvl w:ilvl="2" w:tplc="1A20BC34">
      <w:start w:val="1"/>
      <w:numFmt w:val="lowerRoman"/>
      <w:lvlText w:val="%3."/>
      <w:lvlJc w:val="right"/>
      <w:pPr>
        <w:ind w:left="2160" w:hanging="180"/>
      </w:pPr>
    </w:lvl>
    <w:lvl w:ilvl="3" w:tplc="BEB0FBAA">
      <w:start w:val="1"/>
      <w:numFmt w:val="decimal"/>
      <w:lvlText w:val="%4."/>
      <w:lvlJc w:val="left"/>
      <w:pPr>
        <w:ind w:left="2880" w:hanging="360"/>
      </w:pPr>
    </w:lvl>
    <w:lvl w:ilvl="4" w:tplc="72ACBB5A">
      <w:start w:val="1"/>
      <w:numFmt w:val="lowerLetter"/>
      <w:lvlText w:val="%5."/>
      <w:lvlJc w:val="left"/>
      <w:pPr>
        <w:ind w:left="3600" w:hanging="360"/>
      </w:pPr>
    </w:lvl>
    <w:lvl w:ilvl="5" w:tplc="14E27C9E">
      <w:start w:val="1"/>
      <w:numFmt w:val="lowerRoman"/>
      <w:lvlText w:val="%6."/>
      <w:lvlJc w:val="right"/>
      <w:pPr>
        <w:ind w:left="4320" w:hanging="180"/>
      </w:pPr>
    </w:lvl>
    <w:lvl w:ilvl="6" w:tplc="51D257C2">
      <w:start w:val="1"/>
      <w:numFmt w:val="decimal"/>
      <w:lvlText w:val="%7."/>
      <w:lvlJc w:val="left"/>
      <w:pPr>
        <w:ind w:left="5040" w:hanging="360"/>
      </w:pPr>
    </w:lvl>
    <w:lvl w:ilvl="7" w:tplc="084E1CC0">
      <w:start w:val="1"/>
      <w:numFmt w:val="lowerLetter"/>
      <w:lvlText w:val="%8."/>
      <w:lvlJc w:val="left"/>
      <w:pPr>
        <w:ind w:left="5760" w:hanging="360"/>
      </w:pPr>
    </w:lvl>
    <w:lvl w:ilvl="8" w:tplc="53BE22B8">
      <w:start w:val="1"/>
      <w:numFmt w:val="lowerRoman"/>
      <w:lvlText w:val="%9."/>
      <w:lvlJc w:val="right"/>
      <w:pPr>
        <w:ind w:left="6480" w:hanging="180"/>
      </w:pPr>
    </w:lvl>
  </w:abstractNum>
  <w:abstractNum w:abstractNumId="15" w15:restartNumberingAfterBreak="0">
    <w:nsid w:val="304879A6"/>
    <w:multiLevelType w:val="hybridMultilevel"/>
    <w:tmpl w:val="DE68D2F2"/>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37A5F319"/>
    <w:multiLevelType w:val="hybridMultilevel"/>
    <w:tmpl w:val="11625B06"/>
    <w:lvl w:ilvl="0" w:tplc="5980D902">
      <w:start w:val="1"/>
      <w:numFmt w:val="decimal"/>
      <w:lvlText w:val="%1."/>
      <w:lvlJc w:val="left"/>
      <w:pPr>
        <w:ind w:left="720" w:hanging="360"/>
      </w:pPr>
    </w:lvl>
    <w:lvl w:ilvl="1" w:tplc="C49C0758">
      <w:start w:val="1"/>
      <w:numFmt w:val="lowerLetter"/>
      <w:lvlText w:val="%2."/>
      <w:lvlJc w:val="left"/>
      <w:pPr>
        <w:ind w:left="1440" w:hanging="360"/>
      </w:pPr>
    </w:lvl>
    <w:lvl w:ilvl="2" w:tplc="29FAB3C0">
      <w:start w:val="1"/>
      <w:numFmt w:val="lowerRoman"/>
      <w:lvlText w:val="%3."/>
      <w:lvlJc w:val="right"/>
      <w:pPr>
        <w:ind w:left="2160" w:hanging="180"/>
      </w:pPr>
    </w:lvl>
    <w:lvl w:ilvl="3" w:tplc="557847FA">
      <w:start w:val="1"/>
      <w:numFmt w:val="decimal"/>
      <w:lvlText w:val="%4."/>
      <w:lvlJc w:val="left"/>
      <w:pPr>
        <w:ind w:left="2880" w:hanging="360"/>
      </w:pPr>
    </w:lvl>
    <w:lvl w:ilvl="4" w:tplc="CF466204">
      <w:start w:val="1"/>
      <w:numFmt w:val="lowerLetter"/>
      <w:lvlText w:val="%5."/>
      <w:lvlJc w:val="left"/>
      <w:pPr>
        <w:ind w:left="3600" w:hanging="360"/>
      </w:pPr>
    </w:lvl>
    <w:lvl w:ilvl="5" w:tplc="D19A925A">
      <w:start w:val="1"/>
      <w:numFmt w:val="lowerRoman"/>
      <w:lvlText w:val="%6."/>
      <w:lvlJc w:val="right"/>
      <w:pPr>
        <w:ind w:left="4320" w:hanging="180"/>
      </w:pPr>
    </w:lvl>
    <w:lvl w:ilvl="6" w:tplc="26887AC2">
      <w:start w:val="1"/>
      <w:numFmt w:val="decimal"/>
      <w:lvlText w:val="%7."/>
      <w:lvlJc w:val="left"/>
      <w:pPr>
        <w:ind w:left="5040" w:hanging="360"/>
      </w:pPr>
    </w:lvl>
    <w:lvl w:ilvl="7" w:tplc="DECA6450">
      <w:start w:val="1"/>
      <w:numFmt w:val="lowerLetter"/>
      <w:lvlText w:val="%8."/>
      <w:lvlJc w:val="left"/>
      <w:pPr>
        <w:ind w:left="5760" w:hanging="360"/>
      </w:pPr>
    </w:lvl>
    <w:lvl w:ilvl="8" w:tplc="B2D8758A">
      <w:start w:val="1"/>
      <w:numFmt w:val="lowerRoman"/>
      <w:lvlText w:val="%9."/>
      <w:lvlJc w:val="right"/>
      <w:pPr>
        <w:ind w:left="6480" w:hanging="180"/>
      </w:pPr>
    </w:lvl>
  </w:abstractNum>
  <w:abstractNum w:abstractNumId="17" w15:restartNumberingAfterBreak="0">
    <w:nsid w:val="3959A354"/>
    <w:multiLevelType w:val="hybridMultilevel"/>
    <w:tmpl w:val="BBAC4C30"/>
    <w:lvl w:ilvl="0" w:tplc="47842166">
      <w:start w:val="1"/>
      <w:numFmt w:val="decimal"/>
      <w:lvlText w:val="%1."/>
      <w:lvlJc w:val="left"/>
      <w:pPr>
        <w:ind w:left="720" w:hanging="360"/>
      </w:pPr>
    </w:lvl>
    <w:lvl w:ilvl="1" w:tplc="982C606C">
      <w:start w:val="1"/>
      <w:numFmt w:val="lowerLetter"/>
      <w:lvlText w:val="%2."/>
      <w:lvlJc w:val="left"/>
      <w:pPr>
        <w:ind w:left="1440" w:hanging="360"/>
      </w:pPr>
    </w:lvl>
    <w:lvl w:ilvl="2" w:tplc="6E7E347A">
      <w:start w:val="1"/>
      <w:numFmt w:val="lowerRoman"/>
      <w:lvlText w:val="%3."/>
      <w:lvlJc w:val="right"/>
      <w:pPr>
        <w:ind w:left="2160" w:hanging="180"/>
      </w:pPr>
    </w:lvl>
    <w:lvl w:ilvl="3" w:tplc="7B700690">
      <w:start w:val="1"/>
      <w:numFmt w:val="decimal"/>
      <w:lvlText w:val="%4."/>
      <w:lvlJc w:val="left"/>
      <w:pPr>
        <w:ind w:left="2880" w:hanging="360"/>
      </w:pPr>
    </w:lvl>
    <w:lvl w:ilvl="4" w:tplc="39EA2E54">
      <w:start w:val="1"/>
      <w:numFmt w:val="lowerLetter"/>
      <w:lvlText w:val="%5."/>
      <w:lvlJc w:val="left"/>
      <w:pPr>
        <w:ind w:left="3600" w:hanging="360"/>
      </w:pPr>
    </w:lvl>
    <w:lvl w:ilvl="5" w:tplc="9E7ED462">
      <w:start w:val="1"/>
      <w:numFmt w:val="lowerRoman"/>
      <w:lvlText w:val="%6."/>
      <w:lvlJc w:val="right"/>
      <w:pPr>
        <w:ind w:left="4320" w:hanging="180"/>
      </w:pPr>
    </w:lvl>
    <w:lvl w:ilvl="6" w:tplc="4E9E87DE">
      <w:start w:val="1"/>
      <w:numFmt w:val="decimal"/>
      <w:lvlText w:val="%7."/>
      <w:lvlJc w:val="left"/>
      <w:pPr>
        <w:ind w:left="5040" w:hanging="360"/>
      </w:pPr>
    </w:lvl>
    <w:lvl w:ilvl="7" w:tplc="CC346568">
      <w:start w:val="1"/>
      <w:numFmt w:val="lowerLetter"/>
      <w:lvlText w:val="%8."/>
      <w:lvlJc w:val="left"/>
      <w:pPr>
        <w:ind w:left="5760" w:hanging="360"/>
      </w:pPr>
    </w:lvl>
    <w:lvl w:ilvl="8" w:tplc="A00671BA">
      <w:start w:val="1"/>
      <w:numFmt w:val="lowerRoman"/>
      <w:lvlText w:val="%9."/>
      <w:lvlJc w:val="right"/>
      <w:pPr>
        <w:ind w:left="6480" w:hanging="180"/>
      </w:pPr>
    </w:lvl>
  </w:abstractNum>
  <w:abstractNum w:abstractNumId="18" w15:restartNumberingAfterBreak="0">
    <w:nsid w:val="3BFDFD81"/>
    <w:multiLevelType w:val="hybridMultilevel"/>
    <w:tmpl w:val="4810F1AA"/>
    <w:lvl w:ilvl="0" w:tplc="99D2B402">
      <w:start w:val="1"/>
      <w:numFmt w:val="decimal"/>
      <w:lvlText w:val="%1."/>
      <w:lvlJc w:val="left"/>
      <w:pPr>
        <w:ind w:left="720" w:hanging="360"/>
      </w:pPr>
    </w:lvl>
    <w:lvl w:ilvl="1" w:tplc="309658AE">
      <w:start w:val="1"/>
      <w:numFmt w:val="lowerLetter"/>
      <w:lvlText w:val="%2."/>
      <w:lvlJc w:val="left"/>
      <w:pPr>
        <w:ind w:left="1440" w:hanging="360"/>
      </w:pPr>
    </w:lvl>
    <w:lvl w:ilvl="2" w:tplc="82DA6590">
      <w:start w:val="1"/>
      <w:numFmt w:val="lowerRoman"/>
      <w:lvlText w:val="%3."/>
      <w:lvlJc w:val="right"/>
      <w:pPr>
        <w:ind w:left="2160" w:hanging="180"/>
      </w:pPr>
    </w:lvl>
    <w:lvl w:ilvl="3" w:tplc="C3B6AD5A">
      <w:start w:val="1"/>
      <w:numFmt w:val="decimal"/>
      <w:lvlText w:val="%4."/>
      <w:lvlJc w:val="left"/>
      <w:pPr>
        <w:ind w:left="2880" w:hanging="360"/>
      </w:pPr>
    </w:lvl>
    <w:lvl w:ilvl="4" w:tplc="F3524B4E">
      <w:start w:val="1"/>
      <w:numFmt w:val="lowerLetter"/>
      <w:lvlText w:val="%5."/>
      <w:lvlJc w:val="left"/>
      <w:pPr>
        <w:ind w:left="3600" w:hanging="360"/>
      </w:pPr>
    </w:lvl>
    <w:lvl w:ilvl="5" w:tplc="3FEA8040">
      <w:start w:val="1"/>
      <w:numFmt w:val="lowerRoman"/>
      <w:lvlText w:val="%6."/>
      <w:lvlJc w:val="right"/>
      <w:pPr>
        <w:ind w:left="4320" w:hanging="180"/>
      </w:pPr>
    </w:lvl>
    <w:lvl w:ilvl="6" w:tplc="88F45AAC">
      <w:start w:val="1"/>
      <w:numFmt w:val="decimal"/>
      <w:lvlText w:val="%7."/>
      <w:lvlJc w:val="left"/>
      <w:pPr>
        <w:ind w:left="5040" w:hanging="360"/>
      </w:pPr>
    </w:lvl>
    <w:lvl w:ilvl="7" w:tplc="0EF679E0">
      <w:start w:val="1"/>
      <w:numFmt w:val="lowerLetter"/>
      <w:lvlText w:val="%8."/>
      <w:lvlJc w:val="left"/>
      <w:pPr>
        <w:ind w:left="5760" w:hanging="360"/>
      </w:pPr>
    </w:lvl>
    <w:lvl w:ilvl="8" w:tplc="0380B104">
      <w:start w:val="1"/>
      <w:numFmt w:val="lowerRoman"/>
      <w:lvlText w:val="%9."/>
      <w:lvlJc w:val="right"/>
      <w:pPr>
        <w:ind w:left="6480" w:hanging="180"/>
      </w:pPr>
    </w:lvl>
  </w:abstractNum>
  <w:abstractNum w:abstractNumId="19" w15:restartNumberingAfterBreak="0">
    <w:nsid w:val="3FE88AA3"/>
    <w:multiLevelType w:val="hybridMultilevel"/>
    <w:tmpl w:val="EB6E6556"/>
    <w:lvl w:ilvl="0" w:tplc="232CB91A">
      <w:start w:val="1"/>
      <w:numFmt w:val="decimal"/>
      <w:lvlText w:val="%1."/>
      <w:lvlJc w:val="left"/>
      <w:pPr>
        <w:ind w:left="720" w:hanging="360"/>
      </w:pPr>
    </w:lvl>
    <w:lvl w:ilvl="1" w:tplc="BA18E234">
      <w:start w:val="1"/>
      <w:numFmt w:val="lowerLetter"/>
      <w:lvlText w:val="%2."/>
      <w:lvlJc w:val="left"/>
      <w:pPr>
        <w:ind w:left="1440" w:hanging="360"/>
      </w:pPr>
    </w:lvl>
    <w:lvl w:ilvl="2" w:tplc="A1AA8CBE">
      <w:start w:val="1"/>
      <w:numFmt w:val="lowerRoman"/>
      <w:lvlText w:val="%3."/>
      <w:lvlJc w:val="right"/>
      <w:pPr>
        <w:ind w:left="2160" w:hanging="180"/>
      </w:pPr>
    </w:lvl>
    <w:lvl w:ilvl="3" w:tplc="C492CC04">
      <w:start w:val="1"/>
      <w:numFmt w:val="decimal"/>
      <w:lvlText w:val="%4."/>
      <w:lvlJc w:val="left"/>
      <w:pPr>
        <w:ind w:left="2880" w:hanging="360"/>
      </w:pPr>
    </w:lvl>
    <w:lvl w:ilvl="4" w:tplc="65EC988E">
      <w:start w:val="1"/>
      <w:numFmt w:val="lowerLetter"/>
      <w:lvlText w:val="%5."/>
      <w:lvlJc w:val="left"/>
      <w:pPr>
        <w:ind w:left="3600" w:hanging="360"/>
      </w:pPr>
    </w:lvl>
    <w:lvl w:ilvl="5" w:tplc="1C7AD370">
      <w:start w:val="1"/>
      <w:numFmt w:val="lowerRoman"/>
      <w:lvlText w:val="%6."/>
      <w:lvlJc w:val="right"/>
      <w:pPr>
        <w:ind w:left="4320" w:hanging="180"/>
      </w:pPr>
    </w:lvl>
    <w:lvl w:ilvl="6" w:tplc="10CA7056">
      <w:start w:val="1"/>
      <w:numFmt w:val="decimal"/>
      <w:lvlText w:val="%7."/>
      <w:lvlJc w:val="left"/>
      <w:pPr>
        <w:ind w:left="5040" w:hanging="360"/>
      </w:pPr>
    </w:lvl>
    <w:lvl w:ilvl="7" w:tplc="1074B470">
      <w:start w:val="1"/>
      <w:numFmt w:val="lowerLetter"/>
      <w:lvlText w:val="%8."/>
      <w:lvlJc w:val="left"/>
      <w:pPr>
        <w:ind w:left="5760" w:hanging="360"/>
      </w:pPr>
    </w:lvl>
    <w:lvl w:ilvl="8" w:tplc="B09AAB96">
      <w:start w:val="1"/>
      <w:numFmt w:val="lowerRoman"/>
      <w:lvlText w:val="%9."/>
      <w:lvlJc w:val="right"/>
      <w:pPr>
        <w:ind w:left="6480" w:hanging="180"/>
      </w:pPr>
    </w:lvl>
  </w:abstractNum>
  <w:abstractNum w:abstractNumId="20" w15:restartNumberingAfterBreak="0">
    <w:nsid w:val="41A92E23"/>
    <w:multiLevelType w:val="hybridMultilevel"/>
    <w:tmpl w:val="FDBEF14A"/>
    <w:lvl w:ilvl="0" w:tplc="66A0713A">
      <w:start w:val="1"/>
      <w:numFmt w:val="decimal"/>
      <w:lvlText w:val="%1."/>
      <w:lvlJc w:val="left"/>
      <w:pPr>
        <w:ind w:left="720" w:hanging="360"/>
      </w:pPr>
    </w:lvl>
    <w:lvl w:ilvl="1" w:tplc="22100BA2">
      <w:start w:val="1"/>
      <w:numFmt w:val="lowerLetter"/>
      <w:lvlText w:val="%2."/>
      <w:lvlJc w:val="left"/>
      <w:pPr>
        <w:ind w:left="1440" w:hanging="360"/>
      </w:pPr>
    </w:lvl>
    <w:lvl w:ilvl="2" w:tplc="8F588BAC">
      <w:start w:val="1"/>
      <w:numFmt w:val="lowerRoman"/>
      <w:lvlText w:val="%3."/>
      <w:lvlJc w:val="right"/>
      <w:pPr>
        <w:ind w:left="2160" w:hanging="180"/>
      </w:pPr>
    </w:lvl>
    <w:lvl w:ilvl="3" w:tplc="C2DC06FC">
      <w:start w:val="1"/>
      <w:numFmt w:val="decimal"/>
      <w:lvlText w:val="%4."/>
      <w:lvlJc w:val="left"/>
      <w:pPr>
        <w:ind w:left="2880" w:hanging="360"/>
      </w:pPr>
    </w:lvl>
    <w:lvl w:ilvl="4" w:tplc="4238D134">
      <w:start w:val="1"/>
      <w:numFmt w:val="lowerLetter"/>
      <w:lvlText w:val="%5."/>
      <w:lvlJc w:val="left"/>
      <w:pPr>
        <w:ind w:left="3600" w:hanging="360"/>
      </w:pPr>
    </w:lvl>
    <w:lvl w:ilvl="5" w:tplc="3B8CDD88">
      <w:start w:val="1"/>
      <w:numFmt w:val="lowerRoman"/>
      <w:lvlText w:val="%6."/>
      <w:lvlJc w:val="right"/>
      <w:pPr>
        <w:ind w:left="4320" w:hanging="180"/>
      </w:pPr>
    </w:lvl>
    <w:lvl w:ilvl="6" w:tplc="2558E9E0">
      <w:start w:val="1"/>
      <w:numFmt w:val="decimal"/>
      <w:lvlText w:val="%7."/>
      <w:lvlJc w:val="left"/>
      <w:pPr>
        <w:ind w:left="5040" w:hanging="360"/>
      </w:pPr>
    </w:lvl>
    <w:lvl w:ilvl="7" w:tplc="F81859FE">
      <w:start w:val="1"/>
      <w:numFmt w:val="lowerLetter"/>
      <w:lvlText w:val="%8."/>
      <w:lvlJc w:val="left"/>
      <w:pPr>
        <w:ind w:left="5760" w:hanging="360"/>
      </w:pPr>
    </w:lvl>
    <w:lvl w:ilvl="8" w:tplc="DF487374">
      <w:start w:val="1"/>
      <w:numFmt w:val="lowerRoman"/>
      <w:lvlText w:val="%9."/>
      <w:lvlJc w:val="right"/>
      <w:pPr>
        <w:ind w:left="6480" w:hanging="180"/>
      </w:pPr>
    </w:lvl>
  </w:abstractNum>
  <w:abstractNum w:abstractNumId="21" w15:restartNumberingAfterBreak="0">
    <w:nsid w:val="41DF66E1"/>
    <w:multiLevelType w:val="hybridMultilevel"/>
    <w:tmpl w:val="9D80B246"/>
    <w:lvl w:ilvl="0" w:tplc="AE441A70">
      <w:start w:val="1"/>
      <w:numFmt w:val="decimal"/>
      <w:lvlText w:val="%1."/>
      <w:lvlJc w:val="left"/>
      <w:pPr>
        <w:ind w:left="720" w:hanging="360"/>
      </w:pPr>
    </w:lvl>
    <w:lvl w:ilvl="1" w:tplc="B21208AC">
      <w:start w:val="1"/>
      <w:numFmt w:val="lowerLetter"/>
      <w:lvlText w:val="%2."/>
      <w:lvlJc w:val="left"/>
      <w:pPr>
        <w:ind w:left="1440" w:hanging="360"/>
      </w:pPr>
    </w:lvl>
    <w:lvl w:ilvl="2" w:tplc="214006A4">
      <w:start w:val="1"/>
      <w:numFmt w:val="lowerRoman"/>
      <w:lvlText w:val="%3."/>
      <w:lvlJc w:val="right"/>
      <w:pPr>
        <w:ind w:left="2160" w:hanging="180"/>
      </w:pPr>
    </w:lvl>
    <w:lvl w:ilvl="3" w:tplc="3CF2A010">
      <w:start w:val="1"/>
      <w:numFmt w:val="decimal"/>
      <w:lvlText w:val="%4."/>
      <w:lvlJc w:val="left"/>
      <w:pPr>
        <w:ind w:left="2880" w:hanging="360"/>
      </w:pPr>
    </w:lvl>
    <w:lvl w:ilvl="4" w:tplc="EEC0C728">
      <w:start w:val="1"/>
      <w:numFmt w:val="lowerLetter"/>
      <w:lvlText w:val="%5."/>
      <w:lvlJc w:val="left"/>
      <w:pPr>
        <w:ind w:left="3600" w:hanging="360"/>
      </w:pPr>
    </w:lvl>
    <w:lvl w:ilvl="5" w:tplc="07360C26">
      <w:start w:val="1"/>
      <w:numFmt w:val="lowerRoman"/>
      <w:lvlText w:val="%6."/>
      <w:lvlJc w:val="right"/>
      <w:pPr>
        <w:ind w:left="4320" w:hanging="180"/>
      </w:pPr>
    </w:lvl>
    <w:lvl w:ilvl="6" w:tplc="59A0E6CE">
      <w:start w:val="1"/>
      <w:numFmt w:val="decimal"/>
      <w:lvlText w:val="%7."/>
      <w:lvlJc w:val="left"/>
      <w:pPr>
        <w:ind w:left="5040" w:hanging="360"/>
      </w:pPr>
    </w:lvl>
    <w:lvl w:ilvl="7" w:tplc="219470C8">
      <w:start w:val="1"/>
      <w:numFmt w:val="lowerLetter"/>
      <w:lvlText w:val="%8."/>
      <w:lvlJc w:val="left"/>
      <w:pPr>
        <w:ind w:left="5760" w:hanging="360"/>
      </w:pPr>
    </w:lvl>
    <w:lvl w:ilvl="8" w:tplc="34C258BE">
      <w:start w:val="1"/>
      <w:numFmt w:val="lowerRoman"/>
      <w:lvlText w:val="%9."/>
      <w:lvlJc w:val="right"/>
      <w:pPr>
        <w:ind w:left="6480" w:hanging="180"/>
      </w:pPr>
    </w:lvl>
  </w:abstractNum>
  <w:abstractNum w:abstractNumId="22" w15:restartNumberingAfterBreak="0">
    <w:nsid w:val="48165087"/>
    <w:multiLevelType w:val="hybridMultilevel"/>
    <w:tmpl w:val="64EC52AE"/>
    <w:lvl w:ilvl="0" w:tplc="3FB0BE48">
      <w:start w:val="1"/>
      <w:numFmt w:val="decimal"/>
      <w:lvlText w:val="%1."/>
      <w:lvlJc w:val="left"/>
      <w:pPr>
        <w:ind w:left="720" w:hanging="360"/>
      </w:pPr>
    </w:lvl>
    <w:lvl w:ilvl="1" w:tplc="5506513E">
      <w:start w:val="1"/>
      <w:numFmt w:val="lowerLetter"/>
      <w:lvlText w:val="%2."/>
      <w:lvlJc w:val="left"/>
      <w:pPr>
        <w:ind w:left="1440" w:hanging="360"/>
      </w:pPr>
    </w:lvl>
    <w:lvl w:ilvl="2" w:tplc="1CC063C4">
      <w:start w:val="1"/>
      <w:numFmt w:val="lowerRoman"/>
      <w:lvlText w:val="%3."/>
      <w:lvlJc w:val="right"/>
      <w:pPr>
        <w:ind w:left="2160" w:hanging="180"/>
      </w:pPr>
    </w:lvl>
    <w:lvl w:ilvl="3" w:tplc="E74E2A3E">
      <w:start w:val="1"/>
      <w:numFmt w:val="decimal"/>
      <w:lvlText w:val="%4."/>
      <w:lvlJc w:val="left"/>
      <w:pPr>
        <w:ind w:left="2880" w:hanging="360"/>
      </w:pPr>
    </w:lvl>
    <w:lvl w:ilvl="4" w:tplc="16C26006">
      <w:start w:val="1"/>
      <w:numFmt w:val="lowerLetter"/>
      <w:lvlText w:val="%5."/>
      <w:lvlJc w:val="left"/>
      <w:pPr>
        <w:ind w:left="3600" w:hanging="360"/>
      </w:pPr>
    </w:lvl>
    <w:lvl w:ilvl="5" w:tplc="5FC45FE4">
      <w:start w:val="1"/>
      <w:numFmt w:val="lowerRoman"/>
      <w:lvlText w:val="%6."/>
      <w:lvlJc w:val="right"/>
      <w:pPr>
        <w:ind w:left="4320" w:hanging="180"/>
      </w:pPr>
    </w:lvl>
    <w:lvl w:ilvl="6" w:tplc="04C678DA">
      <w:start w:val="1"/>
      <w:numFmt w:val="decimal"/>
      <w:lvlText w:val="%7."/>
      <w:lvlJc w:val="left"/>
      <w:pPr>
        <w:ind w:left="5040" w:hanging="360"/>
      </w:pPr>
    </w:lvl>
    <w:lvl w:ilvl="7" w:tplc="B276EA50">
      <w:start w:val="1"/>
      <w:numFmt w:val="lowerLetter"/>
      <w:lvlText w:val="%8."/>
      <w:lvlJc w:val="left"/>
      <w:pPr>
        <w:ind w:left="5760" w:hanging="360"/>
      </w:pPr>
    </w:lvl>
    <w:lvl w:ilvl="8" w:tplc="9822D6F0">
      <w:start w:val="1"/>
      <w:numFmt w:val="lowerRoman"/>
      <w:lvlText w:val="%9."/>
      <w:lvlJc w:val="right"/>
      <w:pPr>
        <w:ind w:left="6480" w:hanging="180"/>
      </w:pPr>
    </w:lvl>
  </w:abstractNum>
  <w:abstractNum w:abstractNumId="23" w15:restartNumberingAfterBreak="0">
    <w:nsid w:val="48EEB005"/>
    <w:multiLevelType w:val="hybridMultilevel"/>
    <w:tmpl w:val="6A1296B4"/>
    <w:lvl w:ilvl="0" w:tplc="0DF0EC66">
      <w:start w:val="1"/>
      <w:numFmt w:val="decimal"/>
      <w:lvlText w:val="%1."/>
      <w:lvlJc w:val="left"/>
      <w:pPr>
        <w:ind w:left="720" w:hanging="360"/>
      </w:pPr>
    </w:lvl>
    <w:lvl w:ilvl="1" w:tplc="8320F9CE">
      <w:start w:val="1"/>
      <w:numFmt w:val="lowerLetter"/>
      <w:lvlText w:val="%2."/>
      <w:lvlJc w:val="left"/>
      <w:pPr>
        <w:ind w:left="1440" w:hanging="360"/>
      </w:pPr>
    </w:lvl>
    <w:lvl w:ilvl="2" w:tplc="E4E4C2C4">
      <w:start w:val="1"/>
      <w:numFmt w:val="lowerRoman"/>
      <w:lvlText w:val="%3."/>
      <w:lvlJc w:val="right"/>
      <w:pPr>
        <w:ind w:left="2160" w:hanging="180"/>
      </w:pPr>
    </w:lvl>
    <w:lvl w:ilvl="3" w:tplc="832A4376">
      <w:start w:val="1"/>
      <w:numFmt w:val="decimal"/>
      <w:lvlText w:val="%4."/>
      <w:lvlJc w:val="left"/>
      <w:pPr>
        <w:ind w:left="2880" w:hanging="360"/>
      </w:pPr>
    </w:lvl>
    <w:lvl w:ilvl="4" w:tplc="6C8006A0">
      <w:start w:val="1"/>
      <w:numFmt w:val="lowerLetter"/>
      <w:lvlText w:val="%5."/>
      <w:lvlJc w:val="left"/>
      <w:pPr>
        <w:ind w:left="3600" w:hanging="360"/>
      </w:pPr>
    </w:lvl>
    <w:lvl w:ilvl="5" w:tplc="92C2C832">
      <w:start w:val="1"/>
      <w:numFmt w:val="lowerRoman"/>
      <w:lvlText w:val="%6."/>
      <w:lvlJc w:val="right"/>
      <w:pPr>
        <w:ind w:left="4320" w:hanging="180"/>
      </w:pPr>
    </w:lvl>
    <w:lvl w:ilvl="6" w:tplc="C5B41498">
      <w:start w:val="1"/>
      <w:numFmt w:val="decimal"/>
      <w:lvlText w:val="%7."/>
      <w:lvlJc w:val="left"/>
      <w:pPr>
        <w:ind w:left="5040" w:hanging="360"/>
      </w:pPr>
    </w:lvl>
    <w:lvl w:ilvl="7" w:tplc="92E0197C">
      <w:start w:val="1"/>
      <w:numFmt w:val="lowerLetter"/>
      <w:lvlText w:val="%8."/>
      <w:lvlJc w:val="left"/>
      <w:pPr>
        <w:ind w:left="5760" w:hanging="360"/>
      </w:pPr>
    </w:lvl>
    <w:lvl w:ilvl="8" w:tplc="02E4479C">
      <w:start w:val="1"/>
      <w:numFmt w:val="lowerRoman"/>
      <w:lvlText w:val="%9."/>
      <w:lvlJc w:val="right"/>
      <w:pPr>
        <w:ind w:left="6480" w:hanging="180"/>
      </w:pPr>
    </w:lvl>
  </w:abstractNum>
  <w:abstractNum w:abstractNumId="24" w15:restartNumberingAfterBreak="0">
    <w:nsid w:val="48F3A5EA"/>
    <w:multiLevelType w:val="hybridMultilevel"/>
    <w:tmpl w:val="39E68B48"/>
    <w:lvl w:ilvl="0" w:tplc="CB32C7F2">
      <w:start w:val="1"/>
      <w:numFmt w:val="decimal"/>
      <w:lvlText w:val="%1."/>
      <w:lvlJc w:val="left"/>
      <w:pPr>
        <w:ind w:left="720" w:hanging="360"/>
      </w:pPr>
    </w:lvl>
    <w:lvl w:ilvl="1" w:tplc="3AA6774C">
      <w:start w:val="1"/>
      <w:numFmt w:val="lowerLetter"/>
      <w:lvlText w:val="%2."/>
      <w:lvlJc w:val="left"/>
      <w:pPr>
        <w:ind w:left="1440" w:hanging="360"/>
      </w:pPr>
    </w:lvl>
    <w:lvl w:ilvl="2" w:tplc="104A6D4A">
      <w:start w:val="1"/>
      <w:numFmt w:val="lowerRoman"/>
      <w:lvlText w:val="%3."/>
      <w:lvlJc w:val="right"/>
      <w:pPr>
        <w:ind w:left="2160" w:hanging="180"/>
      </w:pPr>
    </w:lvl>
    <w:lvl w:ilvl="3" w:tplc="4EC8A17C">
      <w:start w:val="1"/>
      <w:numFmt w:val="decimal"/>
      <w:lvlText w:val="%4."/>
      <w:lvlJc w:val="left"/>
      <w:pPr>
        <w:ind w:left="2880" w:hanging="360"/>
      </w:pPr>
    </w:lvl>
    <w:lvl w:ilvl="4" w:tplc="A562428A">
      <w:start w:val="1"/>
      <w:numFmt w:val="lowerLetter"/>
      <w:lvlText w:val="%5."/>
      <w:lvlJc w:val="left"/>
      <w:pPr>
        <w:ind w:left="3600" w:hanging="360"/>
      </w:pPr>
    </w:lvl>
    <w:lvl w:ilvl="5" w:tplc="10C8337E">
      <w:start w:val="1"/>
      <w:numFmt w:val="lowerRoman"/>
      <w:lvlText w:val="%6."/>
      <w:lvlJc w:val="right"/>
      <w:pPr>
        <w:ind w:left="4320" w:hanging="180"/>
      </w:pPr>
    </w:lvl>
    <w:lvl w:ilvl="6" w:tplc="C43828EC">
      <w:start w:val="1"/>
      <w:numFmt w:val="decimal"/>
      <w:lvlText w:val="%7."/>
      <w:lvlJc w:val="left"/>
      <w:pPr>
        <w:ind w:left="5040" w:hanging="360"/>
      </w:pPr>
    </w:lvl>
    <w:lvl w:ilvl="7" w:tplc="3460C4A0">
      <w:start w:val="1"/>
      <w:numFmt w:val="lowerLetter"/>
      <w:lvlText w:val="%8."/>
      <w:lvlJc w:val="left"/>
      <w:pPr>
        <w:ind w:left="5760" w:hanging="360"/>
      </w:pPr>
    </w:lvl>
    <w:lvl w:ilvl="8" w:tplc="CF9AEDC2">
      <w:start w:val="1"/>
      <w:numFmt w:val="lowerRoman"/>
      <w:lvlText w:val="%9."/>
      <w:lvlJc w:val="right"/>
      <w:pPr>
        <w:ind w:left="6480" w:hanging="180"/>
      </w:pPr>
    </w:lvl>
  </w:abstractNum>
  <w:abstractNum w:abstractNumId="25" w15:restartNumberingAfterBreak="0">
    <w:nsid w:val="49BEDB7B"/>
    <w:multiLevelType w:val="hybridMultilevel"/>
    <w:tmpl w:val="B4FCB3C6"/>
    <w:lvl w:ilvl="0" w:tplc="506EE1DA">
      <w:start w:val="1"/>
      <w:numFmt w:val="decimal"/>
      <w:lvlText w:val="%1."/>
      <w:lvlJc w:val="left"/>
      <w:pPr>
        <w:ind w:left="720" w:hanging="360"/>
      </w:pPr>
    </w:lvl>
    <w:lvl w:ilvl="1" w:tplc="0F6E37B2">
      <w:start w:val="1"/>
      <w:numFmt w:val="lowerLetter"/>
      <w:lvlText w:val="%2."/>
      <w:lvlJc w:val="left"/>
      <w:pPr>
        <w:ind w:left="1440" w:hanging="360"/>
      </w:pPr>
    </w:lvl>
    <w:lvl w:ilvl="2" w:tplc="25267FE4">
      <w:start w:val="1"/>
      <w:numFmt w:val="lowerRoman"/>
      <w:lvlText w:val="%3."/>
      <w:lvlJc w:val="right"/>
      <w:pPr>
        <w:ind w:left="2160" w:hanging="180"/>
      </w:pPr>
    </w:lvl>
    <w:lvl w:ilvl="3" w:tplc="CC2AEBB2">
      <w:start w:val="1"/>
      <w:numFmt w:val="decimal"/>
      <w:lvlText w:val="%4."/>
      <w:lvlJc w:val="left"/>
      <w:pPr>
        <w:ind w:left="2880" w:hanging="360"/>
      </w:pPr>
    </w:lvl>
    <w:lvl w:ilvl="4" w:tplc="C218C900">
      <w:start w:val="1"/>
      <w:numFmt w:val="lowerLetter"/>
      <w:lvlText w:val="%5."/>
      <w:lvlJc w:val="left"/>
      <w:pPr>
        <w:ind w:left="3600" w:hanging="360"/>
      </w:pPr>
    </w:lvl>
    <w:lvl w:ilvl="5" w:tplc="BA20FB4C">
      <w:start w:val="1"/>
      <w:numFmt w:val="lowerRoman"/>
      <w:lvlText w:val="%6."/>
      <w:lvlJc w:val="right"/>
      <w:pPr>
        <w:ind w:left="4320" w:hanging="180"/>
      </w:pPr>
    </w:lvl>
    <w:lvl w:ilvl="6" w:tplc="5E507DCC">
      <w:start w:val="1"/>
      <w:numFmt w:val="decimal"/>
      <w:lvlText w:val="%7."/>
      <w:lvlJc w:val="left"/>
      <w:pPr>
        <w:ind w:left="5040" w:hanging="360"/>
      </w:pPr>
    </w:lvl>
    <w:lvl w:ilvl="7" w:tplc="840414BA">
      <w:start w:val="1"/>
      <w:numFmt w:val="lowerLetter"/>
      <w:lvlText w:val="%8."/>
      <w:lvlJc w:val="left"/>
      <w:pPr>
        <w:ind w:left="5760" w:hanging="360"/>
      </w:pPr>
    </w:lvl>
    <w:lvl w:ilvl="8" w:tplc="6062F54C">
      <w:start w:val="1"/>
      <w:numFmt w:val="lowerRoman"/>
      <w:lvlText w:val="%9."/>
      <w:lvlJc w:val="right"/>
      <w:pPr>
        <w:ind w:left="6480" w:hanging="180"/>
      </w:pPr>
    </w:lvl>
  </w:abstractNum>
  <w:abstractNum w:abstractNumId="26" w15:restartNumberingAfterBreak="0">
    <w:nsid w:val="4CFD5538"/>
    <w:multiLevelType w:val="hybridMultilevel"/>
    <w:tmpl w:val="BD4A584E"/>
    <w:lvl w:ilvl="0" w:tplc="43A6C84E">
      <w:start w:val="8"/>
      <w:numFmt w:val="decimal"/>
      <w:lvlText w:val="%1."/>
      <w:lvlJc w:val="left"/>
      <w:pPr>
        <w:ind w:left="720" w:hanging="360"/>
      </w:pPr>
    </w:lvl>
    <w:lvl w:ilvl="1" w:tplc="FBA6B4AE">
      <w:start w:val="1"/>
      <w:numFmt w:val="lowerLetter"/>
      <w:lvlText w:val="%2."/>
      <w:lvlJc w:val="left"/>
      <w:pPr>
        <w:ind w:left="1440" w:hanging="360"/>
      </w:pPr>
    </w:lvl>
    <w:lvl w:ilvl="2" w:tplc="10BECDC2">
      <w:start w:val="1"/>
      <w:numFmt w:val="lowerRoman"/>
      <w:lvlText w:val="%3."/>
      <w:lvlJc w:val="right"/>
      <w:pPr>
        <w:ind w:left="2160" w:hanging="180"/>
      </w:pPr>
    </w:lvl>
    <w:lvl w:ilvl="3" w:tplc="3C700A8E">
      <w:start w:val="1"/>
      <w:numFmt w:val="decimal"/>
      <w:lvlText w:val="%4."/>
      <w:lvlJc w:val="left"/>
      <w:pPr>
        <w:ind w:left="2880" w:hanging="360"/>
      </w:pPr>
    </w:lvl>
    <w:lvl w:ilvl="4" w:tplc="405EE6AE">
      <w:start w:val="1"/>
      <w:numFmt w:val="lowerLetter"/>
      <w:lvlText w:val="%5."/>
      <w:lvlJc w:val="left"/>
      <w:pPr>
        <w:ind w:left="3600" w:hanging="360"/>
      </w:pPr>
    </w:lvl>
    <w:lvl w:ilvl="5" w:tplc="5CCEC14E">
      <w:start w:val="1"/>
      <w:numFmt w:val="lowerRoman"/>
      <w:lvlText w:val="%6."/>
      <w:lvlJc w:val="right"/>
      <w:pPr>
        <w:ind w:left="4320" w:hanging="180"/>
      </w:pPr>
    </w:lvl>
    <w:lvl w:ilvl="6" w:tplc="435A52A6">
      <w:start w:val="1"/>
      <w:numFmt w:val="decimal"/>
      <w:lvlText w:val="%7."/>
      <w:lvlJc w:val="left"/>
      <w:pPr>
        <w:ind w:left="5040" w:hanging="360"/>
      </w:pPr>
    </w:lvl>
    <w:lvl w:ilvl="7" w:tplc="0554E0CE">
      <w:start w:val="1"/>
      <w:numFmt w:val="lowerLetter"/>
      <w:lvlText w:val="%8."/>
      <w:lvlJc w:val="left"/>
      <w:pPr>
        <w:ind w:left="5760" w:hanging="360"/>
      </w:pPr>
    </w:lvl>
    <w:lvl w:ilvl="8" w:tplc="F53CC7F4">
      <w:start w:val="1"/>
      <w:numFmt w:val="lowerRoman"/>
      <w:lvlText w:val="%9."/>
      <w:lvlJc w:val="right"/>
      <w:pPr>
        <w:ind w:left="6480" w:hanging="180"/>
      </w:pPr>
    </w:lvl>
  </w:abstractNum>
  <w:abstractNum w:abstractNumId="27" w15:restartNumberingAfterBreak="0">
    <w:nsid w:val="50D09ADB"/>
    <w:multiLevelType w:val="hybridMultilevel"/>
    <w:tmpl w:val="17D0D304"/>
    <w:lvl w:ilvl="0" w:tplc="E5544E0A">
      <w:start w:val="1"/>
      <w:numFmt w:val="decimal"/>
      <w:lvlText w:val="%1."/>
      <w:lvlJc w:val="left"/>
      <w:pPr>
        <w:ind w:left="720" w:hanging="360"/>
      </w:pPr>
    </w:lvl>
    <w:lvl w:ilvl="1" w:tplc="353E10EA">
      <w:start w:val="1"/>
      <w:numFmt w:val="lowerLetter"/>
      <w:lvlText w:val="%2."/>
      <w:lvlJc w:val="left"/>
      <w:pPr>
        <w:ind w:left="1440" w:hanging="360"/>
      </w:pPr>
    </w:lvl>
    <w:lvl w:ilvl="2" w:tplc="598CC874">
      <w:start w:val="1"/>
      <w:numFmt w:val="lowerRoman"/>
      <w:lvlText w:val="%3."/>
      <w:lvlJc w:val="right"/>
      <w:pPr>
        <w:ind w:left="2160" w:hanging="180"/>
      </w:pPr>
    </w:lvl>
    <w:lvl w:ilvl="3" w:tplc="A05A2976">
      <w:start w:val="1"/>
      <w:numFmt w:val="decimal"/>
      <w:lvlText w:val="%4."/>
      <w:lvlJc w:val="left"/>
      <w:pPr>
        <w:ind w:left="2880" w:hanging="360"/>
      </w:pPr>
    </w:lvl>
    <w:lvl w:ilvl="4" w:tplc="DAC2D258">
      <w:start w:val="1"/>
      <w:numFmt w:val="lowerLetter"/>
      <w:lvlText w:val="%5."/>
      <w:lvlJc w:val="left"/>
      <w:pPr>
        <w:ind w:left="3600" w:hanging="360"/>
      </w:pPr>
    </w:lvl>
    <w:lvl w:ilvl="5" w:tplc="FAD42B1E">
      <w:start w:val="1"/>
      <w:numFmt w:val="lowerRoman"/>
      <w:lvlText w:val="%6."/>
      <w:lvlJc w:val="right"/>
      <w:pPr>
        <w:ind w:left="4320" w:hanging="180"/>
      </w:pPr>
    </w:lvl>
    <w:lvl w:ilvl="6" w:tplc="76728C50">
      <w:start w:val="1"/>
      <w:numFmt w:val="decimal"/>
      <w:lvlText w:val="%7."/>
      <w:lvlJc w:val="left"/>
      <w:pPr>
        <w:ind w:left="5040" w:hanging="360"/>
      </w:pPr>
    </w:lvl>
    <w:lvl w:ilvl="7" w:tplc="5A1C6FD2">
      <w:start w:val="1"/>
      <w:numFmt w:val="lowerLetter"/>
      <w:lvlText w:val="%8."/>
      <w:lvlJc w:val="left"/>
      <w:pPr>
        <w:ind w:left="5760" w:hanging="360"/>
      </w:pPr>
    </w:lvl>
    <w:lvl w:ilvl="8" w:tplc="25164294">
      <w:start w:val="1"/>
      <w:numFmt w:val="lowerRoman"/>
      <w:lvlText w:val="%9."/>
      <w:lvlJc w:val="right"/>
      <w:pPr>
        <w:ind w:left="6480" w:hanging="180"/>
      </w:pPr>
    </w:lvl>
  </w:abstractNum>
  <w:abstractNum w:abstractNumId="28" w15:restartNumberingAfterBreak="0">
    <w:nsid w:val="53B3F9C1"/>
    <w:multiLevelType w:val="hybridMultilevel"/>
    <w:tmpl w:val="B664BFD0"/>
    <w:lvl w:ilvl="0" w:tplc="4856721A">
      <w:start w:val="1"/>
      <w:numFmt w:val="decimal"/>
      <w:lvlText w:val="%1."/>
      <w:lvlJc w:val="left"/>
      <w:pPr>
        <w:ind w:left="720" w:hanging="360"/>
      </w:pPr>
    </w:lvl>
    <w:lvl w:ilvl="1" w:tplc="BC76B2AA">
      <w:start w:val="1"/>
      <w:numFmt w:val="lowerLetter"/>
      <w:lvlText w:val="%2."/>
      <w:lvlJc w:val="left"/>
      <w:pPr>
        <w:ind w:left="1440" w:hanging="360"/>
      </w:pPr>
    </w:lvl>
    <w:lvl w:ilvl="2" w:tplc="D0B2F482">
      <w:start w:val="1"/>
      <w:numFmt w:val="lowerRoman"/>
      <w:lvlText w:val="%3."/>
      <w:lvlJc w:val="right"/>
      <w:pPr>
        <w:ind w:left="2160" w:hanging="180"/>
      </w:pPr>
    </w:lvl>
    <w:lvl w:ilvl="3" w:tplc="B1B896D6">
      <w:start w:val="1"/>
      <w:numFmt w:val="decimal"/>
      <w:lvlText w:val="%4."/>
      <w:lvlJc w:val="left"/>
      <w:pPr>
        <w:ind w:left="2880" w:hanging="360"/>
      </w:pPr>
    </w:lvl>
    <w:lvl w:ilvl="4" w:tplc="3670F1E0">
      <w:start w:val="1"/>
      <w:numFmt w:val="lowerLetter"/>
      <w:lvlText w:val="%5."/>
      <w:lvlJc w:val="left"/>
      <w:pPr>
        <w:ind w:left="3600" w:hanging="360"/>
      </w:pPr>
    </w:lvl>
    <w:lvl w:ilvl="5" w:tplc="DCF8972C">
      <w:start w:val="1"/>
      <w:numFmt w:val="lowerRoman"/>
      <w:lvlText w:val="%6."/>
      <w:lvlJc w:val="right"/>
      <w:pPr>
        <w:ind w:left="4320" w:hanging="180"/>
      </w:pPr>
    </w:lvl>
    <w:lvl w:ilvl="6" w:tplc="F0F6BFAE">
      <w:start w:val="1"/>
      <w:numFmt w:val="decimal"/>
      <w:lvlText w:val="%7."/>
      <w:lvlJc w:val="left"/>
      <w:pPr>
        <w:ind w:left="5040" w:hanging="360"/>
      </w:pPr>
    </w:lvl>
    <w:lvl w:ilvl="7" w:tplc="0570DA10">
      <w:start w:val="1"/>
      <w:numFmt w:val="lowerLetter"/>
      <w:lvlText w:val="%8."/>
      <w:lvlJc w:val="left"/>
      <w:pPr>
        <w:ind w:left="5760" w:hanging="360"/>
      </w:pPr>
    </w:lvl>
    <w:lvl w:ilvl="8" w:tplc="2C0E6CA8">
      <w:start w:val="1"/>
      <w:numFmt w:val="lowerRoman"/>
      <w:lvlText w:val="%9."/>
      <w:lvlJc w:val="right"/>
      <w:pPr>
        <w:ind w:left="6480" w:hanging="180"/>
      </w:pPr>
    </w:lvl>
  </w:abstractNum>
  <w:abstractNum w:abstractNumId="29" w15:restartNumberingAfterBreak="0">
    <w:nsid w:val="55869AC3"/>
    <w:multiLevelType w:val="hybridMultilevel"/>
    <w:tmpl w:val="7CE4DC86"/>
    <w:lvl w:ilvl="0" w:tplc="A53EE586">
      <w:start w:val="1"/>
      <w:numFmt w:val="decimal"/>
      <w:lvlText w:val="%1."/>
      <w:lvlJc w:val="left"/>
      <w:pPr>
        <w:ind w:left="720" w:hanging="360"/>
      </w:pPr>
    </w:lvl>
    <w:lvl w:ilvl="1" w:tplc="DE3C3A5E">
      <w:start w:val="1"/>
      <w:numFmt w:val="lowerLetter"/>
      <w:lvlText w:val="%2."/>
      <w:lvlJc w:val="left"/>
      <w:pPr>
        <w:ind w:left="1440" w:hanging="360"/>
      </w:pPr>
    </w:lvl>
    <w:lvl w:ilvl="2" w:tplc="B0BCD24E">
      <w:start w:val="1"/>
      <w:numFmt w:val="lowerRoman"/>
      <w:lvlText w:val="%3."/>
      <w:lvlJc w:val="right"/>
      <w:pPr>
        <w:ind w:left="2160" w:hanging="180"/>
      </w:pPr>
    </w:lvl>
    <w:lvl w:ilvl="3" w:tplc="B114E9D2">
      <w:start w:val="1"/>
      <w:numFmt w:val="decimal"/>
      <w:lvlText w:val="%4."/>
      <w:lvlJc w:val="left"/>
      <w:pPr>
        <w:ind w:left="2880" w:hanging="360"/>
      </w:pPr>
    </w:lvl>
    <w:lvl w:ilvl="4" w:tplc="DD3843E6">
      <w:start w:val="1"/>
      <w:numFmt w:val="lowerLetter"/>
      <w:lvlText w:val="%5."/>
      <w:lvlJc w:val="left"/>
      <w:pPr>
        <w:ind w:left="3600" w:hanging="360"/>
      </w:pPr>
    </w:lvl>
    <w:lvl w:ilvl="5" w:tplc="4C4EC4A6">
      <w:start w:val="1"/>
      <w:numFmt w:val="lowerRoman"/>
      <w:lvlText w:val="%6."/>
      <w:lvlJc w:val="right"/>
      <w:pPr>
        <w:ind w:left="4320" w:hanging="180"/>
      </w:pPr>
    </w:lvl>
    <w:lvl w:ilvl="6" w:tplc="BF08300A">
      <w:start w:val="1"/>
      <w:numFmt w:val="decimal"/>
      <w:lvlText w:val="%7."/>
      <w:lvlJc w:val="left"/>
      <w:pPr>
        <w:ind w:left="5040" w:hanging="360"/>
      </w:pPr>
    </w:lvl>
    <w:lvl w:ilvl="7" w:tplc="6EF4188C">
      <w:start w:val="1"/>
      <w:numFmt w:val="lowerLetter"/>
      <w:lvlText w:val="%8."/>
      <w:lvlJc w:val="left"/>
      <w:pPr>
        <w:ind w:left="5760" w:hanging="360"/>
      </w:pPr>
    </w:lvl>
    <w:lvl w:ilvl="8" w:tplc="10D28B72">
      <w:start w:val="1"/>
      <w:numFmt w:val="lowerRoman"/>
      <w:lvlText w:val="%9."/>
      <w:lvlJc w:val="right"/>
      <w:pPr>
        <w:ind w:left="6480" w:hanging="180"/>
      </w:pPr>
    </w:lvl>
  </w:abstractNum>
  <w:abstractNum w:abstractNumId="30" w15:restartNumberingAfterBreak="0">
    <w:nsid w:val="5AD61650"/>
    <w:multiLevelType w:val="hybridMultilevel"/>
    <w:tmpl w:val="C3120546"/>
    <w:lvl w:ilvl="0" w:tplc="A468B43A">
      <w:start w:val="1"/>
      <w:numFmt w:val="decimal"/>
      <w:lvlText w:val="%1."/>
      <w:lvlJc w:val="left"/>
      <w:pPr>
        <w:ind w:left="720" w:hanging="360"/>
      </w:pPr>
    </w:lvl>
    <w:lvl w:ilvl="1" w:tplc="AD5410F4">
      <w:start w:val="1"/>
      <w:numFmt w:val="lowerLetter"/>
      <w:lvlText w:val="%2."/>
      <w:lvlJc w:val="left"/>
      <w:pPr>
        <w:ind w:left="3348" w:hanging="360"/>
      </w:pPr>
    </w:lvl>
    <w:lvl w:ilvl="2" w:tplc="D39477C6">
      <w:start w:val="1"/>
      <w:numFmt w:val="lowerRoman"/>
      <w:lvlText w:val="%3."/>
      <w:lvlJc w:val="right"/>
      <w:pPr>
        <w:ind w:left="4068" w:hanging="180"/>
      </w:pPr>
    </w:lvl>
    <w:lvl w:ilvl="3" w:tplc="4A18DECC">
      <w:start w:val="1"/>
      <w:numFmt w:val="decimal"/>
      <w:lvlText w:val="%4."/>
      <w:lvlJc w:val="left"/>
      <w:pPr>
        <w:ind w:left="4788" w:hanging="360"/>
      </w:pPr>
    </w:lvl>
    <w:lvl w:ilvl="4" w:tplc="E428838A">
      <w:start w:val="1"/>
      <w:numFmt w:val="lowerLetter"/>
      <w:lvlText w:val="%5."/>
      <w:lvlJc w:val="left"/>
      <w:pPr>
        <w:ind w:left="5508" w:hanging="360"/>
      </w:pPr>
    </w:lvl>
    <w:lvl w:ilvl="5" w:tplc="B48A7F22">
      <w:start w:val="1"/>
      <w:numFmt w:val="lowerRoman"/>
      <w:lvlText w:val="%6."/>
      <w:lvlJc w:val="right"/>
      <w:pPr>
        <w:ind w:left="6228" w:hanging="180"/>
      </w:pPr>
    </w:lvl>
    <w:lvl w:ilvl="6" w:tplc="E0DAADAC">
      <w:start w:val="1"/>
      <w:numFmt w:val="decimal"/>
      <w:lvlText w:val="%7."/>
      <w:lvlJc w:val="left"/>
      <w:pPr>
        <w:ind w:left="6948" w:hanging="360"/>
      </w:pPr>
    </w:lvl>
    <w:lvl w:ilvl="7" w:tplc="323A6930">
      <w:start w:val="1"/>
      <w:numFmt w:val="lowerLetter"/>
      <w:lvlText w:val="%8."/>
      <w:lvlJc w:val="left"/>
      <w:pPr>
        <w:ind w:left="7668" w:hanging="360"/>
      </w:pPr>
    </w:lvl>
    <w:lvl w:ilvl="8" w:tplc="EEC22EF8">
      <w:start w:val="1"/>
      <w:numFmt w:val="lowerRoman"/>
      <w:lvlText w:val="%9."/>
      <w:lvlJc w:val="right"/>
      <w:pPr>
        <w:ind w:left="8388" w:hanging="180"/>
      </w:pPr>
    </w:lvl>
  </w:abstractNum>
  <w:abstractNum w:abstractNumId="31" w15:restartNumberingAfterBreak="0">
    <w:nsid w:val="5E8759F2"/>
    <w:multiLevelType w:val="hybridMultilevel"/>
    <w:tmpl w:val="27FEC5C2"/>
    <w:lvl w:ilvl="0" w:tplc="3F8EAAFA">
      <w:start w:val="1"/>
      <w:numFmt w:val="bullet"/>
      <w:lvlText w:val=""/>
      <w:lvlJc w:val="left"/>
      <w:pPr>
        <w:ind w:left="720" w:hanging="360"/>
      </w:pPr>
      <w:rPr>
        <w:rFonts w:hint="default" w:ascii="Symbol" w:hAnsi="Symbol"/>
      </w:rPr>
    </w:lvl>
    <w:lvl w:ilvl="1" w:tplc="AA5AF440">
      <w:start w:val="1"/>
      <w:numFmt w:val="bullet"/>
      <w:lvlText w:val="o"/>
      <w:lvlJc w:val="left"/>
      <w:pPr>
        <w:ind w:left="1440" w:hanging="360"/>
      </w:pPr>
      <w:rPr>
        <w:rFonts w:hint="default" w:ascii="Courier New" w:hAnsi="Courier New"/>
      </w:rPr>
    </w:lvl>
    <w:lvl w:ilvl="2" w:tplc="C5AE49CC">
      <w:start w:val="1"/>
      <w:numFmt w:val="bullet"/>
      <w:lvlText w:val=""/>
      <w:lvlJc w:val="left"/>
      <w:pPr>
        <w:ind w:left="2160" w:hanging="360"/>
      </w:pPr>
      <w:rPr>
        <w:rFonts w:hint="default" w:ascii="Wingdings" w:hAnsi="Wingdings"/>
      </w:rPr>
    </w:lvl>
    <w:lvl w:ilvl="3" w:tplc="70A28252">
      <w:start w:val="1"/>
      <w:numFmt w:val="bullet"/>
      <w:lvlText w:val=""/>
      <w:lvlJc w:val="left"/>
      <w:pPr>
        <w:ind w:left="2880" w:hanging="360"/>
      </w:pPr>
      <w:rPr>
        <w:rFonts w:hint="default" w:ascii="Symbol" w:hAnsi="Symbol"/>
      </w:rPr>
    </w:lvl>
    <w:lvl w:ilvl="4" w:tplc="FF4A4470">
      <w:start w:val="1"/>
      <w:numFmt w:val="bullet"/>
      <w:lvlText w:val="o"/>
      <w:lvlJc w:val="left"/>
      <w:pPr>
        <w:ind w:left="3600" w:hanging="360"/>
      </w:pPr>
      <w:rPr>
        <w:rFonts w:hint="default" w:ascii="Courier New" w:hAnsi="Courier New"/>
      </w:rPr>
    </w:lvl>
    <w:lvl w:ilvl="5" w:tplc="CB76E13C">
      <w:start w:val="1"/>
      <w:numFmt w:val="bullet"/>
      <w:lvlText w:val=""/>
      <w:lvlJc w:val="left"/>
      <w:pPr>
        <w:ind w:left="4320" w:hanging="360"/>
      </w:pPr>
      <w:rPr>
        <w:rFonts w:hint="default" w:ascii="Wingdings" w:hAnsi="Wingdings"/>
      </w:rPr>
    </w:lvl>
    <w:lvl w:ilvl="6" w:tplc="7A522970">
      <w:start w:val="1"/>
      <w:numFmt w:val="bullet"/>
      <w:lvlText w:val=""/>
      <w:lvlJc w:val="left"/>
      <w:pPr>
        <w:ind w:left="5040" w:hanging="360"/>
      </w:pPr>
      <w:rPr>
        <w:rFonts w:hint="default" w:ascii="Symbol" w:hAnsi="Symbol"/>
      </w:rPr>
    </w:lvl>
    <w:lvl w:ilvl="7" w:tplc="0168713A">
      <w:start w:val="1"/>
      <w:numFmt w:val="bullet"/>
      <w:lvlText w:val="o"/>
      <w:lvlJc w:val="left"/>
      <w:pPr>
        <w:ind w:left="5760" w:hanging="360"/>
      </w:pPr>
      <w:rPr>
        <w:rFonts w:hint="default" w:ascii="Courier New" w:hAnsi="Courier New"/>
      </w:rPr>
    </w:lvl>
    <w:lvl w:ilvl="8" w:tplc="365003AC">
      <w:start w:val="1"/>
      <w:numFmt w:val="bullet"/>
      <w:lvlText w:val=""/>
      <w:lvlJc w:val="left"/>
      <w:pPr>
        <w:ind w:left="6480" w:hanging="360"/>
      </w:pPr>
      <w:rPr>
        <w:rFonts w:hint="default" w:ascii="Wingdings" w:hAnsi="Wingdings"/>
      </w:rPr>
    </w:lvl>
  </w:abstractNum>
  <w:abstractNum w:abstractNumId="32" w15:restartNumberingAfterBreak="0">
    <w:nsid w:val="5EB04E57"/>
    <w:multiLevelType w:val="hybridMultilevel"/>
    <w:tmpl w:val="63CE7152"/>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5F8CF314"/>
    <w:multiLevelType w:val="hybridMultilevel"/>
    <w:tmpl w:val="345618F2"/>
    <w:lvl w:ilvl="0" w:tplc="449EDAD8">
      <w:start w:val="1"/>
      <w:numFmt w:val="decimal"/>
      <w:lvlText w:val="%1."/>
      <w:lvlJc w:val="left"/>
      <w:pPr>
        <w:ind w:left="720" w:hanging="360"/>
      </w:pPr>
    </w:lvl>
    <w:lvl w:ilvl="1" w:tplc="26B2E9FA">
      <w:start w:val="1"/>
      <w:numFmt w:val="lowerLetter"/>
      <w:lvlText w:val="%2."/>
      <w:lvlJc w:val="left"/>
      <w:pPr>
        <w:ind w:left="1440" w:hanging="360"/>
      </w:pPr>
    </w:lvl>
    <w:lvl w:ilvl="2" w:tplc="AC6C36BE">
      <w:start w:val="1"/>
      <w:numFmt w:val="lowerRoman"/>
      <w:lvlText w:val="%3."/>
      <w:lvlJc w:val="right"/>
      <w:pPr>
        <w:ind w:left="2160" w:hanging="180"/>
      </w:pPr>
    </w:lvl>
    <w:lvl w:ilvl="3" w:tplc="6AD858D0">
      <w:start w:val="1"/>
      <w:numFmt w:val="decimal"/>
      <w:lvlText w:val="%4."/>
      <w:lvlJc w:val="left"/>
      <w:pPr>
        <w:ind w:left="2880" w:hanging="360"/>
      </w:pPr>
    </w:lvl>
    <w:lvl w:ilvl="4" w:tplc="84BCB0E4">
      <w:start w:val="1"/>
      <w:numFmt w:val="lowerLetter"/>
      <w:lvlText w:val="%5."/>
      <w:lvlJc w:val="left"/>
      <w:pPr>
        <w:ind w:left="3600" w:hanging="360"/>
      </w:pPr>
    </w:lvl>
    <w:lvl w:ilvl="5" w:tplc="A0B4CB58">
      <w:start w:val="1"/>
      <w:numFmt w:val="lowerRoman"/>
      <w:lvlText w:val="%6."/>
      <w:lvlJc w:val="right"/>
      <w:pPr>
        <w:ind w:left="4320" w:hanging="180"/>
      </w:pPr>
    </w:lvl>
    <w:lvl w:ilvl="6" w:tplc="89D6514C">
      <w:start w:val="1"/>
      <w:numFmt w:val="decimal"/>
      <w:lvlText w:val="%7."/>
      <w:lvlJc w:val="left"/>
      <w:pPr>
        <w:ind w:left="5040" w:hanging="360"/>
      </w:pPr>
    </w:lvl>
    <w:lvl w:ilvl="7" w:tplc="31B2FA8C">
      <w:start w:val="1"/>
      <w:numFmt w:val="lowerLetter"/>
      <w:lvlText w:val="%8."/>
      <w:lvlJc w:val="left"/>
      <w:pPr>
        <w:ind w:left="5760" w:hanging="360"/>
      </w:pPr>
    </w:lvl>
    <w:lvl w:ilvl="8" w:tplc="7FF428F2">
      <w:start w:val="1"/>
      <w:numFmt w:val="lowerRoman"/>
      <w:lvlText w:val="%9."/>
      <w:lvlJc w:val="right"/>
      <w:pPr>
        <w:ind w:left="6480" w:hanging="180"/>
      </w:pPr>
    </w:lvl>
  </w:abstractNum>
  <w:abstractNum w:abstractNumId="34" w15:restartNumberingAfterBreak="0">
    <w:nsid w:val="60762244"/>
    <w:multiLevelType w:val="hybridMultilevel"/>
    <w:tmpl w:val="BF5C9CC4"/>
    <w:lvl w:ilvl="0" w:tplc="7A6E49B2">
      <w:start w:val="1"/>
      <w:numFmt w:val="decimal"/>
      <w:lvlText w:val="%1."/>
      <w:lvlJc w:val="left"/>
      <w:pPr>
        <w:ind w:left="720" w:hanging="360"/>
      </w:pPr>
    </w:lvl>
    <w:lvl w:ilvl="1" w:tplc="9362BCBA">
      <w:start w:val="1"/>
      <w:numFmt w:val="lowerLetter"/>
      <w:lvlText w:val="%2."/>
      <w:lvlJc w:val="left"/>
      <w:pPr>
        <w:ind w:left="1440" w:hanging="360"/>
      </w:pPr>
    </w:lvl>
    <w:lvl w:ilvl="2" w:tplc="DD406F6A">
      <w:start w:val="1"/>
      <w:numFmt w:val="lowerRoman"/>
      <w:lvlText w:val="%3."/>
      <w:lvlJc w:val="right"/>
      <w:pPr>
        <w:ind w:left="2160" w:hanging="180"/>
      </w:pPr>
    </w:lvl>
    <w:lvl w:ilvl="3" w:tplc="D084E41C">
      <w:start w:val="1"/>
      <w:numFmt w:val="decimal"/>
      <w:lvlText w:val="%4."/>
      <w:lvlJc w:val="left"/>
      <w:pPr>
        <w:ind w:left="2880" w:hanging="360"/>
      </w:pPr>
    </w:lvl>
    <w:lvl w:ilvl="4" w:tplc="C054FA38">
      <w:start w:val="1"/>
      <w:numFmt w:val="lowerLetter"/>
      <w:lvlText w:val="%5."/>
      <w:lvlJc w:val="left"/>
      <w:pPr>
        <w:ind w:left="3600" w:hanging="360"/>
      </w:pPr>
    </w:lvl>
    <w:lvl w:ilvl="5" w:tplc="D7BE3A30">
      <w:start w:val="1"/>
      <w:numFmt w:val="lowerRoman"/>
      <w:lvlText w:val="%6."/>
      <w:lvlJc w:val="right"/>
      <w:pPr>
        <w:ind w:left="4320" w:hanging="180"/>
      </w:pPr>
    </w:lvl>
    <w:lvl w:ilvl="6" w:tplc="D18C6756">
      <w:start w:val="1"/>
      <w:numFmt w:val="decimal"/>
      <w:lvlText w:val="%7."/>
      <w:lvlJc w:val="left"/>
      <w:pPr>
        <w:ind w:left="5040" w:hanging="360"/>
      </w:pPr>
    </w:lvl>
    <w:lvl w:ilvl="7" w:tplc="DAA45B76">
      <w:start w:val="1"/>
      <w:numFmt w:val="lowerLetter"/>
      <w:lvlText w:val="%8."/>
      <w:lvlJc w:val="left"/>
      <w:pPr>
        <w:ind w:left="5760" w:hanging="360"/>
      </w:pPr>
    </w:lvl>
    <w:lvl w:ilvl="8" w:tplc="0FE4DFFA">
      <w:start w:val="1"/>
      <w:numFmt w:val="lowerRoman"/>
      <w:lvlText w:val="%9."/>
      <w:lvlJc w:val="right"/>
      <w:pPr>
        <w:ind w:left="6480" w:hanging="180"/>
      </w:pPr>
    </w:lvl>
  </w:abstractNum>
  <w:abstractNum w:abstractNumId="35" w15:restartNumberingAfterBreak="0">
    <w:nsid w:val="6A34F507"/>
    <w:multiLevelType w:val="hybridMultilevel"/>
    <w:tmpl w:val="6B6C65BC"/>
    <w:lvl w:ilvl="0" w:tplc="49C44B02">
      <w:start w:val="1"/>
      <w:numFmt w:val="decimal"/>
      <w:lvlText w:val="%1."/>
      <w:lvlJc w:val="left"/>
      <w:pPr>
        <w:ind w:left="720" w:hanging="360"/>
      </w:pPr>
    </w:lvl>
    <w:lvl w:ilvl="1" w:tplc="DA0CC178">
      <w:start w:val="1"/>
      <w:numFmt w:val="lowerLetter"/>
      <w:lvlText w:val="%2."/>
      <w:lvlJc w:val="left"/>
      <w:pPr>
        <w:ind w:left="1440" w:hanging="360"/>
      </w:pPr>
    </w:lvl>
    <w:lvl w:ilvl="2" w:tplc="C9D6D16C">
      <w:start w:val="1"/>
      <w:numFmt w:val="lowerRoman"/>
      <w:lvlText w:val="%3."/>
      <w:lvlJc w:val="right"/>
      <w:pPr>
        <w:ind w:left="2160" w:hanging="180"/>
      </w:pPr>
    </w:lvl>
    <w:lvl w:ilvl="3" w:tplc="9E744222">
      <w:start w:val="1"/>
      <w:numFmt w:val="decimal"/>
      <w:lvlText w:val="%4."/>
      <w:lvlJc w:val="left"/>
      <w:pPr>
        <w:ind w:left="2880" w:hanging="360"/>
      </w:pPr>
    </w:lvl>
    <w:lvl w:ilvl="4" w:tplc="9258B720">
      <w:start w:val="1"/>
      <w:numFmt w:val="lowerLetter"/>
      <w:lvlText w:val="%5."/>
      <w:lvlJc w:val="left"/>
      <w:pPr>
        <w:ind w:left="3600" w:hanging="360"/>
      </w:pPr>
    </w:lvl>
    <w:lvl w:ilvl="5" w:tplc="F3AE0DB4">
      <w:start w:val="1"/>
      <w:numFmt w:val="lowerRoman"/>
      <w:lvlText w:val="%6."/>
      <w:lvlJc w:val="right"/>
      <w:pPr>
        <w:ind w:left="4320" w:hanging="180"/>
      </w:pPr>
    </w:lvl>
    <w:lvl w:ilvl="6" w:tplc="11B8360C">
      <w:start w:val="1"/>
      <w:numFmt w:val="decimal"/>
      <w:lvlText w:val="%7."/>
      <w:lvlJc w:val="left"/>
      <w:pPr>
        <w:ind w:left="5040" w:hanging="360"/>
      </w:pPr>
    </w:lvl>
    <w:lvl w:ilvl="7" w:tplc="CDFE061C">
      <w:start w:val="1"/>
      <w:numFmt w:val="lowerLetter"/>
      <w:lvlText w:val="%8."/>
      <w:lvlJc w:val="left"/>
      <w:pPr>
        <w:ind w:left="5760" w:hanging="360"/>
      </w:pPr>
    </w:lvl>
    <w:lvl w:ilvl="8" w:tplc="A3626BD2">
      <w:start w:val="1"/>
      <w:numFmt w:val="lowerRoman"/>
      <w:lvlText w:val="%9."/>
      <w:lvlJc w:val="right"/>
      <w:pPr>
        <w:ind w:left="6480" w:hanging="180"/>
      </w:pPr>
    </w:lvl>
  </w:abstractNum>
  <w:abstractNum w:abstractNumId="36" w15:restartNumberingAfterBreak="0">
    <w:nsid w:val="6BA70404"/>
    <w:multiLevelType w:val="hybridMultilevel"/>
    <w:tmpl w:val="AF84D536"/>
    <w:lvl w:ilvl="0" w:tplc="37DC84AA">
      <w:start w:val="1"/>
      <w:numFmt w:val="decimal"/>
      <w:lvlText w:val="%1."/>
      <w:lvlJc w:val="left"/>
      <w:pPr>
        <w:ind w:left="720" w:hanging="360"/>
      </w:pPr>
    </w:lvl>
    <w:lvl w:ilvl="1" w:tplc="07F0D9C4">
      <w:start w:val="1"/>
      <w:numFmt w:val="lowerLetter"/>
      <w:lvlText w:val="%2."/>
      <w:lvlJc w:val="left"/>
      <w:pPr>
        <w:ind w:left="1440" w:hanging="360"/>
      </w:pPr>
    </w:lvl>
    <w:lvl w:ilvl="2" w:tplc="DC3432DA">
      <w:start w:val="1"/>
      <w:numFmt w:val="lowerRoman"/>
      <w:lvlText w:val="%3."/>
      <w:lvlJc w:val="right"/>
      <w:pPr>
        <w:ind w:left="2160" w:hanging="180"/>
      </w:pPr>
    </w:lvl>
    <w:lvl w:ilvl="3" w:tplc="62061AEE">
      <w:start w:val="1"/>
      <w:numFmt w:val="decimal"/>
      <w:lvlText w:val="%4."/>
      <w:lvlJc w:val="left"/>
      <w:pPr>
        <w:ind w:left="2880" w:hanging="360"/>
      </w:pPr>
    </w:lvl>
    <w:lvl w:ilvl="4" w:tplc="A5009166">
      <w:start w:val="1"/>
      <w:numFmt w:val="lowerLetter"/>
      <w:lvlText w:val="%5."/>
      <w:lvlJc w:val="left"/>
      <w:pPr>
        <w:ind w:left="3600" w:hanging="360"/>
      </w:pPr>
    </w:lvl>
    <w:lvl w:ilvl="5" w:tplc="8D822FCC">
      <w:start w:val="1"/>
      <w:numFmt w:val="lowerRoman"/>
      <w:lvlText w:val="%6."/>
      <w:lvlJc w:val="right"/>
      <w:pPr>
        <w:ind w:left="4320" w:hanging="180"/>
      </w:pPr>
    </w:lvl>
    <w:lvl w:ilvl="6" w:tplc="21FAD79A">
      <w:start w:val="1"/>
      <w:numFmt w:val="decimal"/>
      <w:lvlText w:val="%7."/>
      <w:lvlJc w:val="left"/>
      <w:pPr>
        <w:ind w:left="5040" w:hanging="360"/>
      </w:pPr>
    </w:lvl>
    <w:lvl w:ilvl="7" w:tplc="ECCCFA4E">
      <w:start w:val="1"/>
      <w:numFmt w:val="lowerLetter"/>
      <w:lvlText w:val="%8."/>
      <w:lvlJc w:val="left"/>
      <w:pPr>
        <w:ind w:left="5760" w:hanging="360"/>
      </w:pPr>
    </w:lvl>
    <w:lvl w:ilvl="8" w:tplc="09E849C2">
      <w:start w:val="1"/>
      <w:numFmt w:val="lowerRoman"/>
      <w:lvlText w:val="%9."/>
      <w:lvlJc w:val="right"/>
      <w:pPr>
        <w:ind w:left="6480" w:hanging="180"/>
      </w:pPr>
    </w:lvl>
  </w:abstractNum>
  <w:abstractNum w:abstractNumId="37" w15:restartNumberingAfterBreak="0">
    <w:nsid w:val="6E37697D"/>
    <w:multiLevelType w:val="hybridMultilevel"/>
    <w:tmpl w:val="2B4A1EFE"/>
    <w:lvl w:ilvl="0" w:tplc="58D086E8">
      <w:start w:val="1"/>
      <w:numFmt w:val="decimal"/>
      <w:lvlText w:val="%1."/>
      <w:lvlJc w:val="left"/>
      <w:pPr>
        <w:ind w:left="720" w:hanging="360"/>
      </w:pPr>
    </w:lvl>
    <w:lvl w:ilvl="1" w:tplc="E2940916">
      <w:start w:val="1"/>
      <w:numFmt w:val="lowerLetter"/>
      <w:lvlText w:val="%2."/>
      <w:lvlJc w:val="left"/>
      <w:pPr>
        <w:ind w:left="1440" w:hanging="360"/>
      </w:pPr>
    </w:lvl>
    <w:lvl w:ilvl="2" w:tplc="0D70CE5A">
      <w:start w:val="1"/>
      <w:numFmt w:val="lowerRoman"/>
      <w:lvlText w:val="%3."/>
      <w:lvlJc w:val="right"/>
      <w:pPr>
        <w:ind w:left="2160" w:hanging="180"/>
      </w:pPr>
    </w:lvl>
    <w:lvl w:ilvl="3" w:tplc="E82ECF90">
      <w:start w:val="1"/>
      <w:numFmt w:val="decimal"/>
      <w:lvlText w:val="%4."/>
      <w:lvlJc w:val="left"/>
      <w:pPr>
        <w:ind w:left="2880" w:hanging="360"/>
      </w:pPr>
    </w:lvl>
    <w:lvl w:ilvl="4" w:tplc="5C826992">
      <w:start w:val="1"/>
      <w:numFmt w:val="lowerLetter"/>
      <w:lvlText w:val="%5."/>
      <w:lvlJc w:val="left"/>
      <w:pPr>
        <w:ind w:left="3600" w:hanging="360"/>
      </w:pPr>
    </w:lvl>
    <w:lvl w:ilvl="5" w:tplc="68D895A2">
      <w:start w:val="1"/>
      <w:numFmt w:val="lowerRoman"/>
      <w:lvlText w:val="%6."/>
      <w:lvlJc w:val="right"/>
      <w:pPr>
        <w:ind w:left="4320" w:hanging="180"/>
      </w:pPr>
    </w:lvl>
    <w:lvl w:ilvl="6" w:tplc="0BF62CD0">
      <w:start w:val="1"/>
      <w:numFmt w:val="decimal"/>
      <w:lvlText w:val="%7."/>
      <w:lvlJc w:val="left"/>
      <w:pPr>
        <w:ind w:left="5040" w:hanging="360"/>
      </w:pPr>
    </w:lvl>
    <w:lvl w:ilvl="7" w:tplc="73283130">
      <w:start w:val="1"/>
      <w:numFmt w:val="lowerLetter"/>
      <w:lvlText w:val="%8."/>
      <w:lvlJc w:val="left"/>
      <w:pPr>
        <w:ind w:left="5760" w:hanging="360"/>
      </w:pPr>
    </w:lvl>
    <w:lvl w:ilvl="8" w:tplc="7D080494">
      <w:start w:val="1"/>
      <w:numFmt w:val="lowerRoman"/>
      <w:lvlText w:val="%9."/>
      <w:lvlJc w:val="right"/>
      <w:pPr>
        <w:ind w:left="6480" w:hanging="180"/>
      </w:pPr>
    </w:lvl>
  </w:abstractNum>
  <w:abstractNum w:abstractNumId="38" w15:restartNumberingAfterBreak="0">
    <w:nsid w:val="7625A4C0"/>
    <w:multiLevelType w:val="hybridMultilevel"/>
    <w:tmpl w:val="68561908"/>
    <w:lvl w:ilvl="0" w:tplc="A0C063B4">
      <w:start w:val="1"/>
      <w:numFmt w:val="decimal"/>
      <w:lvlText w:val="%1."/>
      <w:lvlJc w:val="left"/>
      <w:pPr>
        <w:ind w:left="720" w:hanging="360"/>
      </w:pPr>
    </w:lvl>
    <w:lvl w:ilvl="1" w:tplc="7C6E2D5A">
      <w:start w:val="1"/>
      <w:numFmt w:val="lowerLetter"/>
      <w:lvlText w:val="%2."/>
      <w:lvlJc w:val="left"/>
      <w:pPr>
        <w:ind w:left="1440" w:hanging="360"/>
      </w:pPr>
    </w:lvl>
    <w:lvl w:ilvl="2" w:tplc="34E8FBE4">
      <w:start w:val="1"/>
      <w:numFmt w:val="lowerRoman"/>
      <w:lvlText w:val="%3."/>
      <w:lvlJc w:val="right"/>
      <w:pPr>
        <w:ind w:left="2160" w:hanging="180"/>
      </w:pPr>
    </w:lvl>
    <w:lvl w:ilvl="3" w:tplc="20AA77F4">
      <w:start w:val="1"/>
      <w:numFmt w:val="decimal"/>
      <w:lvlText w:val="%4."/>
      <w:lvlJc w:val="left"/>
      <w:pPr>
        <w:ind w:left="2880" w:hanging="360"/>
      </w:pPr>
    </w:lvl>
    <w:lvl w:ilvl="4" w:tplc="3EDCD502">
      <w:start w:val="1"/>
      <w:numFmt w:val="lowerLetter"/>
      <w:lvlText w:val="%5."/>
      <w:lvlJc w:val="left"/>
      <w:pPr>
        <w:ind w:left="3600" w:hanging="360"/>
      </w:pPr>
    </w:lvl>
    <w:lvl w:ilvl="5" w:tplc="33300F2C">
      <w:start w:val="1"/>
      <w:numFmt w:val="lowerRoman"/>
      <w:lvlText w:val="%6."/>
      <w:lvlJc w:val="right"/>
      <w:pPr>
        <w:ind w:left="4320" w:hanging="180"/>
      </w:pPr>
    </w:lvl>
    <w:lvl w:ilvl="6" w:tplc="6E9A6E92">
      <w:start w:val="1"/>
      <w:numFmt w:val="decimal"/>
      <w:lvlText w:val="%7."/>
      <w:lvlJc w:val="left"/>
      <w:pPr>
        <w:ind w:left="5040" w:hanging="360"/>
      </w:pPr>
    </w:lvl>
    <w:lvl w:ilvl="7" w:tplc="5D1EB86C">
      <w:start w:val="1"/>
      <w:numFmt w:val="lowerLetter"/>
      <w:lvlText w:val="%8."/>
      <w:lvlJc w:val="left"/>
      <w:pPr>
        <w:ind w:left="5760" w:hanging="360"/>
      </w:pPr>
    </w:lvl>
    <w:lvl w:ilvl="8" w:tplc="964AFA74">
      <w:start w:val="1"/>
      <w:numFmt w:val="lowerRoman"/>
      <w:lvlText w:val="%9."/>
      <w:lvlJc w:val="right"/>
      <w:pPr>
        <w:ind w:left="6480" w:hanging="180"/>
      </w:pPr>
    </w:lvl>
  </w:abstractNum>
  <w:abstractNum w:abstractNumId="39" w15:restartNumberingAfterBreak="0">
    <w:nsid w:val="7BB18E9B"/>
    <w:multiLevelType w:val="hybridMultilevel"/>
    <w:tmpl w:val="5A56038E"/>
    <w:lvl w:ilvl="0" w:tplc="A4A607CE">
      <w:start w:val="1"/>
      <w:numFmt w:val="decimal"/>
      <w:lvlText w:val="%1."/>
      <w:lvlJc w:val="left"/>
      <w:pPr>
        <w:ind w:left="720" w:hanging="360"/>
      </w:pPr>
    </w:lvl>
    <w:lvl w:ilvl="1" w:tplc="C0CCD048">
      <w:start w:val="1"/>
      <w:numFmt w:val="lowerLetter"/>
      <w:lvlText w:val="%2."/>
      <w:lvlJc w:val="left"/>
      <w:pPr>
        <w:ind w:left="1440" w:hanging="360"/>
      </w:pPr>
    </w:lvl>
    <w:lvl w:ilvl="2" w:tplc="D988F542">
      <w:start w:val="1"/>
      <w:numFmt w:val="lowerRoman"/>
      <w:lvlText w:val="%3."/>
      <w:lvlJc w:val="right"/>
      <w:pPr>
        <w:ind w:left="2160" w:hanging="180"/>
      </w:pPr>
    </w:lvl>
    <w:lvl w:ilvl="3" w:tplc="9BB02050">
      <w:start w:val="1"/>
      <w:numFmt w:val="decimal"/>
      <w:lvlText w:val="%4."/>
      <w:lvlJc w:val="left"/>
      <w:pPr>
        <w:ind w:left="2880" w:hanging="360"/>
      </w:pPr>
    </w:lvl>
    <w:lvl w:ilvl="4" w:tplc="1BA600B4">
      <w:start w:val="1"/>
      <w:numFmt w:val="lowerLetter"/>
      <w:lvlText w:val="%5."/>
      <w:lvlJc w:val="left"/>
      <w:pPr>
        <w:ind w:left="3600" w:hanging="360"/>
      </w:pPr>
    </w:lvl>
    <w:lvl w:ilvl="5" w:tplc="4984B4E6">
      <w:start w:val="1"/>
      <w:numFmt w:val="lowerRoman"/>
      <w:lvlText w:val="%6."/>
      <w:lvlJc w:val="right"/>
      <w:pPr>
        <w:ind w:left="4320" w:hanging="180"/>
      </w:pPr>
    </w:lvl>
    <w:lvl w:ilvl="6" w:tplc="6436EB80">
      <w:start w:val="1"/>
      <w:numFmt w:val="decimal"/>
      <w:lvlText w:val="%7."/>
      <w:lvlJc w:val="left"/>
      <w:pPr>
        <w:ind w:left="5040" w:hanging="360"/>
      </w:pPr>
    </w:lvl>
    <w:lvl w:ilvl="7" w:tplc="0F36DC80">
      <w:start w:val="1"/>
      <w:numFmt w:val="lowerLetter"/>
      <w:lvlText w:val="%8."/>
      <w:lvlJc w:val="left"/>
      <w:pPr>
        <w:ind w:left="5760" w:hanging="360"/>
      </w:pPr>
    </w:lvl>
    <w:lvl w:ilvl="8" w:tplc="AB22DBAE">
      <w:start w:val="1"/>
      <w:numFmt w:val="lowerRoman"/>
      <w:lvlText w:val="%9."/>
      <w:lvlJc w:val="right"/>
      <w:pPr>
        <w:ind w:left="6480" w:hanging="180"/>
      </w:pPr>
    </w:lvl>
  </w:abstractNum>
  <w:abstractNum w:abstractNumId="40" w15:restartNumberingAfterBreak="0">
    <w:nsid w:val="7E6B4F12"/>
    <w:multiLevelType w:val="hybridMultilevel"/>
    <w:tmpl w:val="CFDE07A8"/>
    <w:lvl w:ilvl="0" w:tplc="2308667C">
      <w:start w:val="1"/>
      <w:numFmt w:val="decimal"/>
      <w:lvlText w:val="%1."/>
      <w:lvlJc w:val="left"/>
      <w:pPr>
        <w:ind w:left="720" w:hanging="360"/>
      </w:pPr>
    </w:lvl>
    <w:lvl w:ilvl="1" w:tplc="344C9938">
      <w:start w:val="1"/>
      <w:numFmt w:val="lowerLetter"/>
      <w:lvlText w:val="%2."/>
      <w:lvlJc w:val="left"/>
      <w:pPr>
        <w:ind w:left="1440" w:hanging="360"/>
      </w:pPr>
    </w:lvl>
    <w:lvl w:ilvl="2" w:tplc="9D46EF5C">
      <w:start w:val="1"/>
      <w:numFmt w:val="lowerRoman"/>
      <w:lvlText w:val="%3."/>
      <w:lvlJc w:val="right"/>
      <w:pPr>
        <w:ind w:left="2160" w:hanging="180"/>
      </w:pPr>
    </w:lvl>
    <w:lvl w:ilvl="3" w:tplc="5CC8CEB2">
      <w:start w:val="1"/>
      <w:numFmt w:val="decimal"/>
      <w:lvlText w:val="%4."/>
      <w:lvlJc w:val="left"/>
      <w:pPr>
        <w:ind w:left="2880" w:hanging="360"/>
      </w:pPr>
    </w:lvl>
    <w:lvl w:ilvl="4" w:tplc="35E27276">
      <w:start w:val="1"/>
      <w:numFmt w:val="lowerLetter"/>
      <w:lvlText w:val="%5."/>
      <w:lvlJc w:val="left"/>
      <w:pPr>
        <w:ind w:left="3600" w:hanging="360"/>
      </w:pPr>
    </w:lvl>
    <w:lvl w:ilvl="5" w:tplc="89A05094">
      <w:start w:val="1"/>
      <w:numFmt w:val="lowerRoman"/>
      <w:lvlText w:val="%6."/>
      <w:lvlJc w:val="right"/>
      <w:pPr>
        <w:ind w:left="4320" w:hanging="180"/>
      </w:pPr>
    </w:lvl>
    <w:lvl w:ilvl="6" w:tplc="CCDA4DAE">
      <w:start w:val="1"/>
      <w:numFmt w:val="decimal"/>
      <w:lvlText w:val="%7."/>
      <w:lvlJc w:val="left"/>
      <w:pPr>
        <w:ind w:left="5040" w:hanging="360"/>
      </w:pPr>
    </w:lvl>
    <w:lvl w:ilvl="7" w:tplc="82FA1834">
      <w:start w:val="1"/>
      <w:numFmt w:val="lowerLetter"/>
      <w:lvlText w:val="%8."/>
      <w:lvlJc w:val="left"/>
      <w:pPr>
        <w:ind w:left="5760" w:hanging="360"/>
      </w:pPr>
    </w:lvl>
    <w:lvl w:ilvl="8" w:tplc="D13A466A">
      <w:start w:val="1"/>
      <w:numFmt w:val="lowerRoman"/>
      <w:lvlText w:val="%9."/>
      <w:lvlJc w:val="right"/>
      <w:pPr>
        <w:ind w:left="6480" w:hanging="180"/>
      </w:pPr>
    </w:lvl>
  </w:abstractNum>
  <w:num w:numId="1" w16cid:durableId="1327513133">
    <w:abstractNumId w:val="13"/>
  </w:num>
  <w:num w:numId="2" w16cid:durableId="1041246839">
    <w:abstractNumId w:val="33"/>
  </w:num>
  <w:num w:numId="3" w16cid:durableId="231551866">
    <w:abstractNumId w:val="8"/>
  </w:num>
  <w:num w:numId="4" w16cid:durableId="1106195951">
    <w:abstractNumId w:val="12"/>
  </w:num>
  <w:num w:numId="5" w16cid:durableId="1421490844">
    <w:abstractNumId w:val="38"/>
  </w:num>
  <w:num w:numId="6" w16cid:durableId="258418084">
    <w:abstractNumId w:val="20"/>
  </w:num>
  <w:num w:numId="7" w16cid:durableId="567300137">
    <w:abstractNumId w:val="19"/>
  </w:num>
  <w:num w:numId="8" w16cid:durableId="790244976">
    <w:abstractNumId w:val="28"/>
  </w:num>
  <w:num w:numId="9" w16cid:durableId="1233932940">
    <w:abstractNumId w:val="4"/>
  </w:num>
  <w:num w:numId="10" w16cid:durableId="1046488060">
    <w:abstractNumId w:val="21"/>
  </w:num>
  <w:num w:numId="11" w16cid:durableId="989865606">
    <w:abstractNumId w:val="7"/>
  </w:num>
  <w:num w:numId="12" w16cid:durableId="1607419646">
    <w:abstractNumId w:val="40"/>
  </w:num>
  <w:num w:numId="13" w16cid:durableId="1629387382">
    <w:abstractNumId w:val="23"/>
  </w:num>
  <w:num w:numId="14" w16cid:durableId="95291739">
    <w:abstractNumId w:val="37"/>
  </w:num>
  <w:num w:numId="15" w16cid:durableId="1397824406">
    <w:abstractNumId w:val="1"/>
  </w:num>
  <w:num w:numId="16" w16cid:durableId="1323506594">
    <w:abstractNumId w:val="24"/>
  </w:num>
  <w:num w:numId="17" w16cid:durableId="657348813">
    <w:abstractNumId w:val="29"/>
  </w:num>
  <w:num w:numId="18" w16cid:durableId="1511288526">
    <w:abstractNumId w:val="0"/>
  </w:num>
  <w:num w:numId="19" w16cid:durableId="1833328800">
    <w:abstractNumId w:val="14"/>
  </w:num>
  <w:num w:numId="20" w16cid:durableId="2046296658">
    <w:abstractNumId w:val="27"/>
  </w:num>
  <w:num w:numId="21" w16cid:durableId="193622486">
    <w:abstractNumId w:val="31"/>
  </w:num>
  <w:num w:numId="22" w16cid:durableId="419255354">
    <w:abstractNumId w:val="26"/>
  </w:num>
  <w:num w:numId="23" w16cid:durableId="956181413">
    <w:abstractNumId w:val="35"/>
  </w:num>
  <w:num w:numId="24" w16cid:durableId="882789976">
    <w:abstractNumId w:val="2"/>
  </w:num>
  <w:num w:numId="25" w16cid:durableId="532692393">
    <w:abstractNumId w:val="3"/>
  </w:num>
  <w:num w:numId="26" w16cid:durableId="525599397">
    <w:abstractNumId w:val="39"/>
  </w:num>
  <w:num w:numId="27" w16cid:durableId="177891208">
    <w:abstractNumId w:val="22"/>
  </w:num>
  <w:num w:numId="28" w16cid:durableId="1653218370">
    <w:abstractNumId w:val="25"/>
  </w:num>
  <w:num w:numId="29" w16cid:durableId="778523397">
    <w:abstractNumId w:val="11"/>
  </w:num>
  <w:num w:numId="30" w16cid:durableId="1211989279">
    <w:abstractNumId w:val="30"/>
  </w:num>
  <w:num w:numId="31" w16cid:durableId="355159765">
    <w:abstractNumId w:val="6"/>
  </w:num>
  <w:num w:numId="32" w16cid:durableId="256448631">
    <w:abstractNumId w:val="18"/>
  </w:num>
  <w:num w:numId="33" w16cid:durableId="195388781">
    <w:abstractNumId w:val="17"/>
  </w:num>
  <w:num w:numId="34" w16cid:durableId="1490707345">
    <w:abstractNumId w:val="16"/>
  </w:num>
  <w:num w:numId="35" w16cid:durableId="1100688344">
    <w:abstractNumId w:val="36"/>
  </w:num>
  <w:num w:numId="36" w16cid:durableId="774835257">
    <w:abstractNumId w:val="34"/>
  </w:num>
  <w:num w:numId="37" w16cid:durableId="1892040057">
    <w:abstractNumId w:val="9"/>
  </w:num>
  <w:num w:numId="38" w16cid:durableId="1365403601">
    <w:abstractNumId w:val="5"/>
  </w:num>
  <w:num w:numId="39" w16cid:durableId="1699744316">
    <w:abstractNumId w:val="32"/>
  </w:num>
  <w:num w:numId="40" w16cid:durableId="1036810075">
    <w:abstractNumId w:val="10"/>
  </w:num>
  <w:num w:numId="41" w16cid:durableId="1881167072">
    <w:abstractNumId w:val="1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orena Cardoso Ávila Niemeyer - GDACA">
    <w15:presenceInfo w15:providerId="AD" w15:userId="S::t319383@tjdft.jus.br::7c88176c-1282-4218-896b-4b7b926c4e9c"/>
  </w15:person>
  <w15:person w15:author="Marcia Vilela Alves - GDACA">
    <w15:presenceInfo w15:providerId="AD" w15:userId="S::t308703@tjdft.jus.br::7a63abfe-b68b-4abc-8a9c-163dd7d9a18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val="fals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3398"/>
    <w:rsid w:val="00004C11"/>
    <w:rsid w:val="0000EE53"/>
    <w:rsid w:val="00012123"/>
    <w:rsid w:val="0002188F"/>
    <w:rsid w:val="0002189B"/>
    <w:rsid w:val="00025710"/>
    <w:rsid w:val="0002738F"/>
    <w:rsid w:val="00031AB6"/>
    <w:rsid w:val="00033421"/>
    <w:rsid w:val="00033AFD"/>
    <w:rsid w:val="00035F6D"/>
    <w:rsid w:val="00042E8C"/>
    <w:rsid w:val="00045091"/>
    <w:rsid w:val="00047251"/>
    <w:rsid w:val="0005074D"/>
    <w:rsid w:val="00052AE3"/>
    <w:rsid w:val="00055D8A"/>
    <w:rsid w:val="00057A71"/>
    <w:rsid w:val="0006080C"/>
    <w:rsid w:val="00060C30"/>
    <w:rsid w:val="000619E0"/>
    <w:rsid w:val="00064301"/>
    <w:rsid w:val="00072BFB"/>
    <w:rsid w:val="00076A84"/>
    <w:rsid w:val="00076D7D"/>
    <w:rsid w:val="00081482"/>
    <w:rsid w:val="00083429"/>
    <w:rsid w:val="0009174A"/>
    <w:rsid w:val="00091ABC"/>
    <w:rsid w:val="00097BBF"/>
    <w:rsid w:val="000A3C0A"/>
    <w:rsid w:val="000A49F6"/>
    <w:rsid w:val="000A7009"/>
    <w:rsid w:val="000B06BF"/>
    <w:rsid w:val="000B0FC6"/>
    <w:rsid w:val="000B7AF7"/>
    <w:rsid w:val="000D1F38"/>
    <w:rsid w:val="000D2E62"/>
    <w:rsid w:val="000D59B2"/>
    <w:rsid w:val="000D6283"/>
    <w:rsid w:val="000D7B36"/>
    <w:rsid w:val="000F1358"/>
    <w:rsid w:val="000F1817"/>
    <w:rsid w:val="000F5548"/>
    <w:rsid w:val="000F6570"/>
    <w:rsid w:val="001009CC"/>
    <w:rsid w:val="00102EC2"/>
    <w:rsid w:val="00104C2D"/>
    <w:rsid w:val="00104E3D"/>
    <w:rsid w:val="00111CF6"/>
    <w:rsid w:val="0011527A"/>
    <w:rsid w:val="00115458"/>
    <w:rsid w:val="00115569"/>
    <w:rsid w:val="00122133"/>
    <w:rsid w:val="00125329"/>
    <w:rsid w:val="00126492"/>
    <w:rsid w:val="001298F9"/>
    <w:rsid w:val="00130058"/>
    <w:rsid w:val="00131A63"/>
    <w:rsid w:val="001359FB"/>
    <w:rsid w:val="00137147"/>
    <w:rsid w:val="00137A7E"/>
    <w:rsid w:val="00151611"/>
    <w:rsid w:val="00161CD2"/>
    <w:rsid w:val="001653B2"/>
    <w:rsid w:val="001676A4"/>
    <w:rsid w:val="00167F3A"/>
    <w:rsid w:val="001801E9"/>
    <w:rsid w:val="00183B77"/>
    <w:rsid w:val="001A09B8"/>
    <w:rsid w:val="001A695E"/>
    <w:rsid w:val="001B1196"/>
    <w:rsid w:val="001B4910"/>
    <w:rsid w:val="001C466B"/>
    <w:rsid w:val="001D1828"/>
    <w:rsid w:val="001D2162"/>
    <w:rsid w:val="001E0D41"/>
    <w:rsid w:val="001E4974"/>
    <w:rsid w:val="001E5DDC"/>
    <w:rsid w:val="001E6896"/>
    <w:rsid w:val="001E7903"/>
    <w:rsid w:val="00203B1D"/>
    <w:rsid w:val="0020478E"/>
    <w:rsid w:val="00205489"/>
    <w:rsid w:val="00206304"/>
    <w:rsid w:val="00207617"/>
    <w:rsid w:val="002126F1"/>
    <w:rsid w:val="0021526A"/>
    <w:rsid w:val="00217AFD"/>
    <w:rsid w:val="0022096F"/>
    <w:rsid w:val="00223CCB"/>
    <w:rsid w:val="0022641B"/>
    <w:rsid w:val="00232EEB"/>
    <w:rsid w:val="00234054"/>
    <w:rsid w:val="002437F6"/>
    <w:rsid w:val="002469E5"/>
    <w:rsid w:val="0024A16D"/>
    <w:rsid w:val="002549F2"/>
    <w:rsid w:val="00254E51"/>
    <w:rsid w:val="00264107"/>
    <w:rsid w:val="002738BA"/>
    <w:rsid w:val="00274644"/>
    <w:rsid w:val="00277029"/>
    <w:rsid w:val="00281987"/>
    <w:rsid w:val="0028319F"/>
    <w:rsid w:val="002926F9"/>
    <w:rsid w:val="00292E82"/>
    <w:rsid w:val="00296DAE"/>
    <w:rsid w:val="00296FBA"/>
    <w:rsid w:val="00297834"/>
    <w:rsid w:val="002A2038"/>
    <w:rsid w:val="002A3D11"/>
    <w:rsid w:val="002A5205"/>
    <w:rsid w:val="002B1184"/>
    <w:rsid w:val="002B210E"/>
    <w:rsid w:val="002B7489"/>
    <w:rsid w:val="002C2464"/>
    <w:rsid w:val="002C42D2"/>
    <w:rsid w:val="002D127E"/>
    <w:rsid w:val="002D2D56"/>
    <w:rsid w:val="002D3FF3"/>
    <w:rsid w:val="002D481A"/>
    <w:rsid w:val="002F13AB"/>
    <w:rsid w:val="002F29B8"/>
    <w:rsid w:val="002F65AB"/>
    <w:rsid w:val="002F7666"/>
    <w:rsid w:val="00302029"/>
    <w:rsid w:val="00303FAE"/>
    <w:rsid w:val="0030546C"/>
    <w:rsid w:val="0031063D"/>
    <w:rsid w:val="00312291"/>
    <w:rsid w:val="003140BF"/>
    <w:rsid w:val="00316B1F"/>
    <w:rsid w:val="00321068"/>
    <w:rsid w:val="00323779"/>
    <w:rsid w:val="00323D27"/>
    <w:rsid w:val="0033662E"/>
    <w:rsid w:val="0033735F"/>
    <w:rsid w:val="0033763B"/>
    <w:rsid w:val="00341C30"/>
    <w:rsid w:val="0034247B"/>
    <w:rsid w:val="00342EDA"/>
    <w:rsid w:val="00344AED"/>
    <w:rsid w:val="0034511C"/>
    <w:rsid w:val="00347818"/>
    <w:rsid w:val="00351653"/>
    <w:rsid w:val="003524E5"/>
    <w:rsid w:val="00352D66"/>
    <w:rsid w:val="00354AA2"/>
    <w:rsid w:val="00355C73"/>
    <w:rsid w:val="003624B4"/>
    <w:rsid w:val="003624CF"/>
    <w:rsid w:val="003662E2"/>
    <w:rsid w:val="00370C48"/>
    <w:rsid w:val="00371786"/>
    <w:rsid w:val="003717FC"/>
    <w:rsid w:val="00372369"/>
    <w:rsid w:val="00372397"/>
    <w:rsid w:val="003749AB"/>
    <w:rsid w:val="00384C3D"/>
    <w:rsid w:val="0039416C"/>
    <w:rsid w:val="00394598"/>
    <w:rsid w:val="003A42DE"/>
    <w:rsid w:val="003A4E55"/>
    <w:rsid w:val="003B2946"/>
    <w:rsid w:val="003B3398"/>
    <w:rsid w:val="003D11BE"/>
    <w:rsid w:val="003D3BBF"/>
    <w:rsid w:val="003D3FEE"/>
    <w:rsid w:val="003D72AA"/>
    <w:rsid w:val="003E436D"/>
    <w:rsid w:val="003F1CA2"/>
    <w:rsid w:val="003F6E96"/>
    <w:rsid w:val="00413928"/>
    <w:rsid w:val="0041544E"/>
    <w:rsid w:val="0042022C"/>
    <w:rsid w:val="0042083F"/>
    <w:rsid w:val="00423538"/>
    <w:rsid w:val="00431D36"/>
    <w:rsid w:val="00436294"/>
    <w:rsid w:val="00440F83"/>
    <w:rsid w:val="00445ED9"/>
    <w:rsid w:val="00451A6D"/>
    <w:rsid w:val="00452285"/>
    <w:rsid w:val="00452494"/>
    <w:rsid w:val="00453135"/>
    <w:rsid w:val="00453B7B"/>
    <w:rsid w:val="00465A25"/>
    <w:rsid w:val="004705C1"/>
    <w:rsid w:val="0047216B"/>
    <w:rsid w:val="00474AA5"/>
    <w:rsid w:val="00474D1E"/>
    <w:rsid w:val="004762F1"/>
    <w:rsid w:val="00480A33"/>
    <w:rsid w:val="00485185"/>
    <w:rsid w:val="0048584C"/>
    <w:rsid w:val="0049209C"/>
    <w:rsid w:val="00495EB5"/>
    <w:rsid w:val="00496EB5"/>
    <w:rsid w:val="004B2A9C"/>
    <w:rsid w:val="004B791E"/>
    <w:rsid w:val="004C0465"/>
    <w:rsid w:val="004C3509"/>
    <w:rsid w:val="004C57A5"/>
    <w:rsid w:val="004C591E"/>
    <w:rsid w:val="004C6357"/>
    <w:rsid w:val="004C7418"/>
    <w:rsid w:val="004D40BA"/>
    <w:rsid w:val="004D43C5"/>
    <w:rsid w:val="004D61EA"/>
    <w:rsid w:val="004F3D68"/>
    <w:rsid w:val="004F58A9"/>
    <w:rsid w:val="00503315"/>
    <w:rsid w:val="00504BF5"/>
    <w:rsid w:val="00505D43"/>
    <w:rsid w:val="00506A7D"/>
    <w:rsid w:val="00506D76"/>
    <w:rsid w:val="0051157D"/>
    <w:rsid w:val="00511630"/>
    <w:rsid w:val="00512805"/>
    <w:rsid w:val="00517F10"/>
    <w:rsid w:val="005201E7"/>
    <w:rsid w:val="005246A1"/>
    <w:rsid w:val="00525FCB"/>
    <w:rsid w:val="00530C7C"/>
    <w:rsid w:val="005434ED"/>
    <w:rsid w:val="0055172B"/>
    <w:rsid w:val="0055537A"/>
    <w:rsid w:val="00557342"/>
    <w:rsid w:val="00560427"/>
    <w:rsid w:val="00561827"/>
    <w:rsid w:val="00563C20"/>
    <w:rsid w:val="00565420"/>
    <w:rsid w:val="00566510"/>
    <w:rsid w:val="00573C5D"/>
    <w:rsid w:val="0057424A"/>
    <w:rsid w:val="00576A45"/>
    <w:rsid w:val="0057726B"/>
    <w:rsid w:val="00586EB6"/>
    <w:rsid w:val="00587083"/>
    <w:rsid w:val="005925FC"/>
    <w:rsid w:val="0059689A"/>
    <w:rsid w:val="00597864"/>
    <w:rsid w:val="005A1443"/>
    <w:rsid w:val="005A1AD9"/>
    <w:rsid w:val="005A5A24"/>
    <w:rsid w:val="005B7851"/>
    <w:rsid w:val="005C31C4"/>
    <w:rsid w:val="005C3353"/>
    <w:rsid w:val="005C69F8"/>
    <w:rsid w:val="005D305E"/>
    <w:rsid w:val="005E3F4E"/>
    <w:rsid w:val="005E5A03"/>
    <w:rsid w:val="005F1C50"/>
    <w:rsid w:val="005F53CE"/>
    <w:rsid w:val="0060024C"/>
    <w:rsid w:val="00600ABD"/>
    <w:rsid w:val="00601B09"/>
    <w:rsid w:val="0060333D"/>
    <w:rsid w:val="00605C37"/>
    <w:rsid w:val="00606A37"/>
    <w:rsid w:val="00607AEE"/>
    <w:rsid w:val="00611216"/>
    <w:rsid w:val="0061262D"/>
    <w:rsid w:val="00615051"/>
    <w:rsid w:val="006226C6"/>
    <w:rsid w:val="006240F8"/>
    <w:rsid w:val="00632EAA"/>
    <w:rsid w:val="00633703"/>
    <w:rsid w:val="0063376A"/>
    <w:rsid w:val="00635527"/>
    <w:rsid w:val="00641BB6"/>
    <w:rsid w:val="00646040"/>
    <w:rsid w:val="0065026F"/>
    <w:rsid w:val="006525A3"/>
    <w:rsid w:val="00653D75"/>
    <w:rsid w:val="006602B3"/>
    <w:rsid w:val="00661CF3"/>
    <w:rsid w:val="00661D41"/>
    <w:rsid w:val="00663C05"/>
    <w:rsid w:val="0066478D"/>
    <w:rsid w:val="006658A2"/>
    <w:rsid w:val="00672F6E"/>
    <w:rsid w:val="00675D50"/>
    <w:rsid w:val="00682862"/>
    <w:rsid w:val="00682B9A"/>
    <w:rsid w:val="00687389"/>
    <w:rsid w:val="006921E1"/>
    <w:rsid w:val="00693599"/>
    <w:rsid w:val="00693B0D"/>
    <w:rsid w:val="00695749"/>
    <w:rsid w:val="006A4B0A"/>
    <w:rsid w:val="006B2A89"/>
    <w:rsid w:val="006B555B"/>
    <w:rsid w:val="006B7EE9"/>
    <w:rsid w:val="006C6E29"/>
    <w:rsid w:val="006D0526"/>
    <w:rsid w:val="006D07B9"/>
    <w:rsid w:val="006D0993"/>
    <w:rsid w:val="006D3824"/>
    <w:rsid w:val="006D595E"/>
    <w:rsid w:val="006F725D"/>
    <w:rsid w:val="006F7917"/>
    <w:rsid w:val="00702F45"/>
    <w:rsid w:val="007043DE"/>
    <w:rsid w:val="007106C3"/>
    <w:rsid w:val="00711FE9"/>
    <w:rsid w:val="00726567"/>
    <w:rsid w:val="00730800"/>
    <w:rsid w:val="00744BDF"/>
    <w:rsid w:val="00747176"/>
    <w:rsid w:val="00747222"/>
    <w:rsid w:val="00765709"/>
    <w:rsid w:val="007657FF"/>
    <w:rsid w:val="00770E7F"/>
    <w:rsid w:val="0077693D"/>
    <w:rsid w:val="0077719E"/>
    <w:rsid w:val="00777221"/>
    <w:rsid w:val="00782446"/>
    <w:rsid w:val="007844F9"/>
    <w:rsid w:val="00791D48"/>
    <w:rsid w:val="00795B5D"/>
    <w:rsid w:val="00796C8C"/>
    <w:rsid w:val="007A3F4D"/>
    <w:rsid w:val="007B15B3"/>
    <w:rsid w:val="007B265E"/>
    <w:rsid w:val="007B50BE"/>
    <w:rsid w:val="007B6287"/>
    <w:rsid w:val="007C0FEF"/>
    <w:rsid w:val="007C196D"/>
    <w:rsid w:val="007C40B5"/>
    <w:rsid w:val="007C4990"/>
    <w:rsid w:val="007C6232"/>
    <w:rsid w:val="007D00F1"/>
    <w:rsid w:val="007D27C7"/>
    <w:rsid w:val="007D3BA7"/>
    <w:rsid w:val="007D4432"/>
    <w:rsid w:val="007E1C8C"/>
    <w:rsid w:val="007E3BF9"/>
    <w:rsid w:val="007E7072"/>
    <w:rsid w:val="007F0403"/>
    <w:rsid w:val="007F0F43"/>
    <w:rsid w:val="007F4412"/>
    <w:rsid w:val="007F7839"/>
    <w:rsid w:val="00800051"/>
    <w:rsid w:val="00804386"/>
    <w:rsid w:val="00811184"/>
    <w:rsid w:val="008134CE"/>
    <w:rsid w:val="008151BB"/>
    <w:rsid w:val="008221FC"/>
    <w:rsid w:val="008235A6"/>
    <w:rsid w:val="00825881"/>
    <w:rsid w:val="00825BFF"/>
    <w:rsid w:val="00831641"/>
    <w:rsid w:val="0085425F"/>
    <w:rsid w:val="00857225"/>
    <w:rsid w:val="0086390F"/>
    <w:rsid w:val="00871151"/>
    <w:rsid w:val="00872B72"/>
    <w:rsid w:val="00873DE8"/>
    <w:rsid w:val="00877CCC"/>
    <w:rsid w:val="00877F2B"/>
    <w:rsid w:val="008809C2"/>
    <w:rsid w:val="00882188"/>
    <w:rsid w:val="00884947"/>
    <w:rsid w:val="00886ABA"/>
    <w:rsid w:val="008966E3"/>
    <w:rsid w:val="008A01E9"/>
    <w:rsid w:val="008A4445"/>
    <w:rsid w:val="008A49BC"/>
    <w:rsid w:val="008A56A3"/>
    <w:rsid w:val="008B453D"/>
    <w:rsid w:val="008B45C4"/>
    <w:rsid w:val="008B5F93"/>
    <w:rsid w:val="008B62DA"/>
    <w:rsid w:val="008C29EA"/>
    <w:rsid w:val="008C306F"/>
    <w:rsid w:val="008C34E5"/>
    <w:rsid w:val="008C4183"/>
    <w:rsid w:val="008C641E"/>
    <w:rsid w:val="008D0C9F"/>
    <w:rsid w:val="008D6E50"/>
    <w:rsid w:val="008D721A"/>
    <w:rsid w:val="008D76C3"/>
    <w:rsid w:val="008E02A3"/>
    <w:rsid w:val="008E2877"/>
    <w:rsid w:val="008F43F4"/>
    <w:rsid w:val="008F4440"/>
    <w:rsid w:val="008F754A"/>
    <w:rsid w:val="00904D1C"/>
    <w:rsid w:val="00911601"/>
    <w:rsid w:val="0091518E"/>
    <w:rsid w:val="00923B9F"/>
    <w:rsid w:val="0092538F"/>
    <w:rsid w:val="009278AF"/>
    <w:rsid w:val="009300C5"/>
    <w:rsid w:val="00933600"/>
    <w:rsid w:val="00937017"/>
    <w:rsid w:val="009431B2"/>
    <w:rsid w:val="00945DCA"/>
    <w:rsid w:val="00946FF7"/>
    <w:rsid w:val="009506E0"/>
    <w:rsid w:val="00951666"/>
    <w:rsid w:val="00951CAD"/>
    <w:rsid w:val="009554A5"/>
    <w:rsid w:val="0095855A"/>
    <w:rsid w:val="00962A91"/>
    <w:rsid w:val="009630D2"/>
    <w:rsid w:val="00966A46"/>
    <w:rsid w:val="00972EF3"/>
    <w:rsid w:val="0097780C"/>
    <w:rsid w:val="00977C21"/>
    <w:rsid w:val="00980E27"/>
    <w:rsid w:val="00982F8B"/>
    <w:rsid w:val="00986669"/>
    <w:rsid w:val="00986E84"/>
    <w:rsid w:val="00995640"/>
    <w:rsid w:val="0099680F"/>
    <w:rsid w:val="009975A0"/>
    <w:rsid w:val="009A136D"/>
    <w:rsid w:val="009A37F4"/>
    <w:rsid w:val="009A69E7"/>
    <w:rsid w:val="009B4905"/>
    <w:rsid w:val="009C1026"/>
    <w:rsid w:val="009C4045"/>
    <w:rsid w:val="009C7E92"/>
    <w:rsid w:val="009D0BA0"/>
    <w:rsid w:val="009D1137"/>
    <w:rsid w:val="009D1B91"/>
    <w:rsid w:val="009E0C19"/>
    <w:rsid w:val="009E132C"/>
    <w:rsid w:val="009E187B"/>
    <w:rsid w:val="009E1D8D"/>
    <w:rsid w:val="009E3373"/>
    <w:rsid w:val="009E3BE9"/>
    <w:rsid w:val="009E4581"/>
    <w:rsid w:val="009E4AAF"/>
    <w:rsid w:val="009F2BB1"/>
    <w:rsid w:val="009F36E1"/>
    <w:rsid w:val="009F684C"/>
    <w:rsid w:val="009F6E10"/>
    <w:rsid w:val="009F759D"/>
    <w:rsid w:val="00A026B6"/>
    <w:rsid w:val="00A03057"/>
    <w:rsid w:val="00A055C6"/>
    <w:rsid w:val="00A2661C"/>
    <w:rsid w:val="00A31C13"/>
    <w:rsid w:val="00A32F4D"/>
    <w:rsid w:val="00A330C4"/>
    <w:rsid w:val="00A3595E"/>
    <w:rsid w:val="00A3615A"/>
    <w:rsid w:val="00A424A9"/>
    <w:rsid w:val="00A42F93"/>
    <w:rsid w:val="00A44A87"/>
    <w:rsid w:val="00A6481B"/>
    <w:rsid w:val="00A64B4D"/>
    <w:rsid w:val="00A72414"/>
    <w:rsid w:val="00A773CE"/>
    <w:rsid w:val="00A80091"/>
    <w:rsid w:val="00A8041D"/>
    <w:rsid w:val="00A81BE9"/>
    <w:rsid w:val="00A87227"/>
    <w:rsid w:val="00A914C0"/>
    <w:rsid w:val="00A945D0"/>
    <w:rsid w:val="00A958AF"/>
    <w:rsid w:val="00A96CB3"/>
    <w:rsid w:val="00A97525"/>
    <w:rsid w:val="00A979AB"/>
    <w:rsid w:val="00A97B8E"/>
    <w:rsid w:val="00AA1C23"/>
    <w:rsid w:val="00AA7E81"/>
    <w:rsid w:val="00AB1CCC"/>
    <w:rsid w:val="00AB1DE4"/>
    <w:rsid w:val="00AB7E65"/>
    <w:rsid w:val="00AC20E1"/>
    <w:rsid w:val="00AC6B74"/>
    <w:rsid w:val="00AD20CD"/>
    <w:rsid w:val="00AE4529"/>
    <w:rsid w:val="00AE4EFB"/>
    <w:rsid w:val="00AE6820"/>
    <w:rsid w:val="00B04942"/>
    <w:rsid w:val="00B10385"/>
    <w:rsid w:val="00B17310"/>
    <w:rsid w:val="00B30DAE"/>
    <w:rsid w:val="00B41866"/>
    <w:rsid w:val="00B41BCB"/>
    <w:rsid w:val="00B46391"/>
    <w:rsid w:val="00B554AF"/>
    <w:rsid w:val="00B5663B"/>
    <w:rsid w:val="00B5A5E4"/>
    <w:rsid w:val="00B606B1"/>
    <w:rsid w:val="00B60851"/>
    <w:rsid w:val="00B72BE7"/>
    <w:rsid w:val="00B73FAD"/>
    <w:rsid w:val="00B74FB6"/>
    <w:rsid w:val="00B75D6D"/>
    <w:rsid w:val="00B92533"/>
    <w:rsid w:val="00BA3360"/>
    <w:rsid w:val="00BA65D0"/>
    <w:rsid w:val="00BA700C"/>
    <w:rsid w:val="00BB206D"/>
    <w:rsid w:val="00BB2608"/>
    <w:rsid w:val="00BB6749"/>
    <w:rsid w:val="00BB7C0D"/>
    <w:rsid w:val="00BC520C"/>
    <w:rsid w:val="00BC54B1"/>
    <w:rsid w:val="00BD430D"/>
    <w:rsid w:val="00BE389F"/>
    <w:rsid w:val="00BE4E6C"/>
    <w:rsid w:val="00BE75D7"/>
    <w:rsid w:val="00BE7E99"/>
    <w:rsid w:val="00BF126C"/>
    <w:rsid w:val="00BF1494"/>
    <w:rsid w:val="00BF173F"/>
    <w:rsid w:val="00BF4903"/>
    <w:rsid w:val="00BF7139"/>
    <w:rsid w:val="00C01659"/>
    <w:rsid w:val="00C016C2"/>
    <w:rsid w:val="00C0721F"/>
    <w:rsid w:val="00C12218"/>
    <w:rsid w:val="00C16E65"/>
    <w:rsid w:val="00C16F26"/>
    <w:rsid w:val="00C214CB"/>
    <w:rsid w:val="00C21B40"/>
    <w:rsid w:val="00C22469"/>
    <w:rsid w:val="00C249B8"/>
    <w:rsid w:val="00C3389A"/>
    <w:rsid w:val="00C33B77"/>
    <w:rsid w:val="00C33F51"/>
    <w:rsid w:val="00C341CF"/>
    <w:rsid w:val="00C3465D"/>
    <w:rsid w:val="00C40A19"/>
    <w:rsid w:val="00C4378B"/>
    <w:rsid w:val="00C50616"/>
    <w:rsid w:val="00C57E17"/>
    <w:rsid w:val="00C654C4"/>
    <w:rsid w:val="00C6664A"/>
    <w:rsid w:val="00C829AA"/>
    <w:rsid w:val="00C94119"/>
    <w:rsid w:val="00CA07A7"/>
    <w:rsid w:val="00CA324E"/>
    <w:rsid w:val="00CA6E03"/>
    <w:rsid w:val="00CB0848"/>
    <w:rsid w:val="00CB11B8"/>
    <w:rsid w:val="00CB1A10"/>
    <w:rsid w:val="00CB4E4C"/>
    <w:rsid w:val="00CB7FF8"/>
    <w:rsid w:val="00CC7150"/>
    <w:rsid w:val="00CD6EF9"/>
    <w:rsid w:val="00CE6E36"/>
    <w:rsid w:val="00CF0581"/>
    <w:rsid w:val="00CF247F"/>
    <w:rsid w:val="00CF31B1"/>
    <w:rsid w:val="00CF68F4"/>
    <w:rsid w:val="00D04BD8"/>
    <w:rsid w:val="00D07310"/>
    <w:rsid w:val="00D101EF"/>
    <w:rsid w:val="00D10505"/>
    <w:rsid w:val="00D1067B"/>
    <w:rsid w:val="00D12D71"/>
    <w:rsid w:val="00D135AB"/>
    <w:rsid w:val="00D14D52"/>
    <w:rsid w:val="00D17E79"/>
    <w:rsid w:val="00D2145B"/>
    <w:rsid w:val="00D21983"/>
    <w:rsid w:val="00D22569"/>
    <w:rsid w:val="00D308BA"/>
    <w:rsid w:val="00D3322A"/>
    <w:rsid w:val="00D33C22"/>
    <w:rsid w:val="00D34492"/>
    <w:rsid w:val="00D36B6F"/>
    <w:rsid w:val="00D4030D"/>
    <w:rsid w:val="00D4104B"/>
    <w:rsid w:val="00D42B4A"/>
    <w:rsid w:val="00D516B2"/>
    <w:rsid w:val="00D52E56"/>
    <w:rsid w:val="00D5403E"/>
    <w:rsid w:val="00D57E55"/>
    <w:rsid w:val="00D80EBC"/>
    <w:rsid w:val="00D8190B"/>
    <w:rsid w:val="00D8272E"/>
    <w:rsid w:val="00D8334B"/>
    <w:rsid w:val="00D84490"/>
    <w:rsid w:val="00D85E07"/>
    <w:rsid w:val="00DA7763"/>
    <w:rsid w:val="00DB1301"/>
    <w:rsid w:val="00DB342D"/>
    <w:rsid w:val="00DC25F4"/>
    <w:rsid w:val="00DC50EE"/>
    <w:rsid w:val="00DC6E46"/>
    <w:rsid w:val="00DC71DB"/>
    <w:rsid w:val="00DD1CC8"/>
    <w:rsid w:val="00DDFC11"/>
    <w:rsid w:val="00DE1B48"/>
    <w:rsid w:val="00DE5641"/>
    <w:rsid w:val="00DE7241"/>
    <w:rsid w:val="00DF0654"/>
    <w:rsid w:val="00DF2670"/>
    <w:rsid w:val="00DF2730"/>
    <w:rsid w:val="00DF2C7C"/>
    <w:rsid w:val="00E07B96"/>
    <w:rsid w:val="00E211F5"/>
    <w:rsid w:val="00E26735"/>
    <w:rsid w:val="00E437CF"/>
    <w:rsid w:val="00E46FFB"/>
    <w:rsid w:val="00E53472"/>
    <w:rsid w:val="00E53CAF"/>
    <w:rsid w:val="00E5F52C"/>
    <w:rsid w:val="00E60174"/>
    <w:rsid w:val="00E606DE"/>
    <w:rsid w:val="00E611E9"/>
    <w:rsid w:val="00E633F3"/>
    <w:rsid w:val="00E63A24"/>
    <w:rsid w:val="00E647A0"/>
    <w:rsid w:val="00E806F5"/>
    <w:rsid w:val="00E8154B"/>
    <w:rsid w:val="00E86190"/>
    <w:rsid w:val="00E87018"/>
    <w:rsid w:val="00E87B28"/>
    <w:rsid w:val="00E91CD1"/>
    <w:rsid w:val="00E963CE"/>
    <w:rsid w:val="00E96D12"/>
    <w:rsid w:val="00E97CB9"/>
    <w:rsid w:val="00EB3378"/>
    <w:rsid w:val="00EB3F6A"/>
    <w:rsid w:val="00EB54B5"/>
    <w:rsid w:val="00EB7287"/>
    <w:rsid w:val="00EC2D30"/>
    <w:rsid w:val="00EC5732"/>
    <w:rsid w:val="00EC6220"/>
    <w:rsid w:val="00EC6636"/>
    <w:rsid w:val="00ED0A9E"/>
    <w:rsid w:val="00ED44BA"/>
    <w:rsid w:val="00ED46F1"/>
    <w:rsid w:val="00ED5E8E"/>
    <w:rsid w:val="00EE027D"/>
    <w:rsid w:val="00EE3E97"/>
    <w:rsid w:val="00EE6B2B"/>
    <w:rsid w:val="00EE760E"/>
    <w:rsid w:val="00EF1BBA"/>
    <w:rsid w:val="00EF2715"/>
    <w:rsid w:val="00EF2ED3"/>
    <w:rsid w:val="00EF54E9"/>
    <w:rsid w:val="00F041BA"/>
    <w:rsid w:val="00F06361"/>
    <w:rsid w:val="00F06F59"/>
    <w:rsid w:val="00F07B06"/>
    <w:rsid w:val="00F10D23"/>
    <w:rsid w:val="00F12768"/>
    <w:rsid w:val="00F143F5"/>
    <w:rsid w:val="00F15E79"/>
    <w:rsid w:val="00F1627D"/>
    <w:rsid w:val="00F208A2"/>
    <w:rsid w:val="00F20A80"/>
    <w:rsid w:val="00F25F07"/>
    <w:rsid w:val="00F3251E"/>
    <w:rsid w:val="00F32608"/>
    <w:rsid w:val="00F3644F"/>
    <w:rsid w:val="00F3776A"/>
    <w:rsid w:val="00F43B1E"/>
    <w:rsid w:val="00F43DDE"/>
    <w:rsid w:val="00F482F7"/>
    <w:rsid w:val="00F51BA9"/>
    <w:rsid w:val="00F51F47"/>
    <w:rsid w:val="00F542CD"/>
    <w:rsid w:val="00F54416"/>
    <w:rsid w:val="00F547F1"/>
    <w:rsid w:val="00F63CDB"/>
    <w:rsid w:val="00F66640"/>
    <w:rsid w:val="00F81478"/>
    <w:rsid w:val="00F84974"/>
    <w:rsid w:val="00F87022"/>
    <w:rsid w:val="00F90DC1"/>
    <w:rsid w:val="00F91A5B"/>
    <w:rsid w:val="00F9351B"/>
    <w:rsid w:val="00FA43D2"/>
    <w:rsid w:val="00FA4B0D"/>
    <w:rsid w:val="00FA720B"/>
    <w:rsid w:val="00FB00B6"/>
    <w:rsid w:val="00FC0273"/>
    <w:rsid w:val="00FC0C0F"/>
    <w:rsid w:val="00FC2DF0"/>
    <w:rsid w:val="00FC613E"/>
    <w:rsid w:val="00FD5831"/>
    <w:rsid w:val="00FE2838"/>
    <w:rsid w:val="00FE66C4"/>
    <w:rsid w:val="00FE6DB9"/>
    <w:rsid w:val="00FE7B7E"/>
    <w:rsid w:val="00FF1872"/>
    <w:rsid w:val="00FF5783"/>
    <w:rsid w:val="00FF6C15"/>
    <w:rsid w:val="00FF6C39"/>
    <w:rsid w:val="0100D07F"/>
    <w:rsid w:val="01061476"/>
    <w:rsid w:val="0115F46E"/>
    <w:rsid w:val="011AD670"/>
    <w:rsid w:val="011E69FC"/>
    <w:rsid w:val="012B7E23"/>
    <w:rsid w:val="0130DC6F"/>
    <w:rsid w:val="0131492C"/>
    <w:rsid w:val="01373290"/>
    <w:rsid w:val="0141B970"/>
    <w:rsid w:val="01427B94"/>
    <w:rsid w:val="014571A1"/>
    <w:rsid w:val="01486668"/>
    <w:rsid w:val="015E99B0"/>
    <w:rsid w:val="01669D5A"/>
    <w:rsid w:val="016B780E"/>
    <w:rsid w:val="01704394"/>
    <w:rsid w:val="01843495"/>
    <w:rsid w:val="01874B29"/>
    <w:rsid w:val="01903291"/>
    <w:rsid w:val="01A0A193"/>
    <w:rsid w:val="01A59F61"/>
    <w:rsid w:val="01A65404"/>
    <w:rsid w:val="01B04CD3"/>
    <w:rsid w:val="01B323F8"/>
    <w:rsid w:val="01C772C1"/>
    <w:rsid w:val="01CBF3A7"/>
    <w:rsid w:val="01E579C3"/>
    <w:rsid w:val="01EAF7C9"/>
    <w:rsid w:val="01F89F0A"/>
    <w:rsid w:val="020D5DB5"/>
    <w:rsid w:val="0222ADED"/>
    <w:rsid w:val="023C9C7D"/>
    <w:rsid w:val="02535F51"/>
    <w:rsid w:val="0262A14B"/>
    <w:rsid w:val="026E497E"/>
    <w:rsid w:val="0276A85A"/>
    <w:rsid w:val="027F8CB6"/>
    <w:rsid w:val="0284671C"/>
    <w:rsid w:val="028FEF89"/>
    <w:rsid w:val="029308C8"/>
    <w:rsid w:val="02A52F4E"/>
    <w:rsid w:val="02A95909"/>
    <w:rsid w:val="02B74233"/>
    <w:rsid w:val="02C15E48"/>
    <w:rsid w:val="02E64460"/>
    <w:rsid w:val="02F2DC17"/>
    <w:rsid w:val="02F47CCF"/>
    <w:rsid w:val="02FB82DA"/>
    <w:rsid w:val="02FE23B1"/>
    <w:rsid w:val="0313ABF9"/>
    <w:rsid w:val="0325AF12"/>
    <w:rsid w:val="03260205"/>
    <w:rsid w:val="03549D14"/>
    <w:rsid w:val="035EEA24"/>
    <w:rsid w:val="038C8020"/>
    <w:rsid w:val="0397D0B5"/>
    <w:rsid w:val="03AF211B"/>
    <w:rsid w:val="03B08B77"/>
    <w:rsid w:val="03C5183B"/>
    <w:rsid w:val="03C555A8"/>
    <w:rsid w:val="03D5766F"/>
    <w:rsid w:val="03E1475D"/>
    <w:rsid w:val="040575B4"/>
    <w:rsid w:val="0406F2B1"/>
    <w:rsid w:val="040C9C9A"/>
    <w:rsid w:val="040F7CBB"/>
    <w:rsid w:val="041F9039"/>
    <w:rsid w:val="0427739D"/>
    <w:rsid w:val="0439A679"/>
    <w:rsid w:val="044A07A5"/>
    <w:rsid w:val="045A3568"/>
    <w:rsid w:val="045EB6BD"/>
    <w:rsid w:val="04634893"/>
    <w:rsid w:val="0473CFFE"/>
    <w:rsid w:val="0493A000"/>
    <w:rsid w:val="04943577"/>
    <w:rsid w:val="0494F11B"/>
    <w:rsid w:val="04993F8B"/>
    <w:rsid w:val="049A13AA"/>
    <w:rsid w:val="049D9830"/>
    <w:rsid w:val="04A43E21"/>
    <w:rsid w:val="04ABED50"/>
    <w:rsid w:val="04C5F4D6"/>
    <w:rsid w:val="04D30075"/>
    <w:rsid w:val="04D30371"/>
    <w:rsid w:val="04D9C37E"/>
    <w:rsid w:val="04E63059"/>
    <w:rsid w:val="04EB9BAA"/>
    <w:rsid w:val="04EF7186"/>
    <w:rsid w:val="04FB38B6"/>
    <w:rsid w:val="05136B15"/>
    <w:rsid w:val="0515E2AA"/>
    <w:rsid w:val="0523A27E"/>
    <w:rsid w:val="053C8DC2"/>
    <w:rsid w:val="0544C292"/>
    <w:rsid w:val="055AF17D"/>
    <w:rsid w:val="055B8610"/>
    <w:rsid w:val="05961E9F"/>
    <w:rsid w:val="059E61A5"/>
    <w:rsid w:val="059F8E3A"/>
    <w:rsid w:val="05A0820C"/>
    <w:rsid w:val="05AAC6D6"/>
    <w:rsid w:val="05B6940E"/>
    <w:rsid w:val="05BB2C53"/>
    <w:rsid w:val="05C072E5"/>
    <w:rsid w:val="05D60F53"/>
    <w:rsid w:val="05D6DB02"/>
    <w:rsid w:val="05DE6267"/>
    <w:rsid w:val="05E8E3EF"/>
    <w:rsid w:val="05EB7C10"/>
    <w:rsid w:val="05EE0010"/>
    <w:rsid w:val="05F80D51"/>
    <w:rsid w:val="05F90B8B"/>
    <w:rsid w:val="0605F09A"/>
    <w:rsid w:val="06106113"/>
    <w:rsid w:val="06120F13"/>
    <w:rsid w:val="061EE5CE"/>
    <w:rsid w:val="062A2D9A"/>
    <w:rsid w:val="062D948C"/>
    <w:rsid w:val="062FEBFB"/>
    <w:rsid w:val="063ED382"/>
    <w:rsid w:val="066636ED"/>
    <w:rsid w:val="06728B7A"/>
    <w:rsid w:val="0675E45B"/>
    <w:rsid w:val="068F4C5F"/>
    <w:rsid w:val="06A078C8"/>
    <w:rsid w:val="06A77858"/>
    <w:rsid w:val="06A9615B"/>
    <w:rsid w:val="06C7F0A9"/>
    <w:rsid w:val="06D5450D"/>
    <w:rsid w:val="06D6B534"/>
    <w:rsid w:val="06DFC6BB"/>
    <w:rsid w:val="07046A74"/>
    <w:rsid w:val="0715485C"/>
    <w:rsid w:val="0727C977"/>
    <w:rsid w:val="07359104"/>
    <w:rsid w:val="073D4C6B"/>
    <w:rsid w:val="0741BAA1"/>
    <w:rsid w:val="07430D34"/>
    <w:rsid w:val="07457BB1"/>
    <w:rsid w:val="074854AB"/>
    <w:rsid w:val="076513BC"/>
    <w:rsid w:val="0787F6C4"/>
    <w:rsid w:val="0788693A"/>
    <w:rsid w:val="07949FA0"/>
    <w:rsid w:val="079F37AD"/>
    <w:rsid w:val="07A606AB"/>
    <w:rsid w:val="07B12BAA"/>
    <w:rsid w:val="07BAB62F"/>
    <w:rsid w:val="07C778D0"/>
    <w:rsid w:val="07D44210"/>
    <w:rsid w:val="07E345DE"/>
    <w:rsid w:val="07E79834"/>
    <w:rsid w:val="07EF30D1"/>
    <w:rsid w:val="07F81B46"/>
    <w:rsid w:val="07FD6245"/>
    <w:rsid w:val="08044A3F"/>
    <w:rsid w:val="0820E624"/>
    <w:rsid w:val="082A87D9"/>
    <w:rsid w:val="0833FBF2"/>
    <w:rsid w:val="08536396"/>
    <w:rsid w:val="0855E1FB"/>
    <w:rsid w:val="0857D16C"/>
    <w:rsid w:val="0861C9A4"/>
    <w:rsid w:val="08624999"/>
    <w:rsid w:val="087D60A5"/>
    <w:rsid w:val="08A3DC9C"/>
    <w:rsid w:val="08AFB3A5"/>
    <w:rsid w:val="08B1284C"/>
    <w:rsid w:val="08BDBA2B"/>
    <w:rsid w:val="08C29C9B"/>
    <w:rsid w:val="08D7AAB1"/>
    <w:rsid w:val="08EB3641"/>
    <w:rsid w:val="08FF3291"/>
    <w:rsid w:val="090A724C"/>
    <w:rsid w:val="0913EA8D"/>
    <w:rsid w:val="09233244"/>
    <w:rsid w:val="0924D231"/>
    <w:rsid w:val="093BB859"/>
    <w:rsid w:val="093E67F2"/>
    <w:rsid w:val="0943474D"/>
    <w:rsid w:val="09454B6D"/>
    <w:rsid w:val="0956292A"/>
    <w:rsid w:val="095B633C"/>
    <w:rsid w:val="09728D5F"/>
    <w:rsid w:val="097980B0"/>
    <w:rsid w:val="099BDF4E"/>
    <w:rsid w:val="09A899E1"/>
    <w:rsid w:val="09B5B309"/>
    <w:rsid w:val="09B5BBA5"/>
    <w:rsid w:val="09DEA157"/>
    <w:rsid w:val="09F02EF7"/>
    <w:rsid w:val="0A0C1866"/>
    <w:rsid w:val="0A0CB31E"/>
    <w:rsid w:val="0A0F3701"/>
    <w:rsid w:val="0A413285"/>
    <w:rsid w:val="0A4BD94A"/>
    <w:rsid w:val="0A514AC1"/>
    <w:rsid w:val="0A53BFC8"/>
    <w:rsid w:val="0A75AA89"/>
    <w:rsid w:val="0A795B63"/>
    <w:rsid w:val="0A79EC23"/>
    <w:rsid w:val="0A7DC339"/>
    <w:rsid w:val="0A9AC760"/>
    <w:rsid w:val="0A9CD664"/>
    <w:rsid w:val="0AAA8185"/>
    <w:rsid w:val="0AB972F9"/>
    <w:rsid w:val="0AC65453"/>
    <w:rsid w:val="0AC747AC"/>
    <w:rsid w:val="0AC91CA0"/>
    <w:rsid w:val="0AE31FAF"/>
    <w:rsid w:val="0AE41104"/>
    <w:rsid w:val="0AEB43E9"/>
    <w:rsid w:val="0AF1E34F"/>
    <w:rsid w:val="0AF3521E"/>
    <w:rsid w:val="0AF382BA"/>
    <w:rsid w:val="0AFA908B"/>
    <w:rsid w:val="0B0979C8"/>
    <w:rsid w:val="0B0FF44A"/>
    <w:rsid w:val="0B14F463"/>
    <w:rsid w:val="0B16C387"/>
    <w:rsid w:val="0B180E46"/>
    <w:rsid w:val="0B18C5CB"/>
    <w:rsid w:val="0B18EA23"/>
    <w:rsid w:val="0B1C9AFA"/>
    <w:rsid w:val="0B2079F3"/>
    <w:rsid w:val="0B494A02"/>
    <w:rsid w:val="0B4A6B7F"/>
    <w:rsid w:val="0B4B89CF"/>
    <w:rsid w:val="0B627FF3"/>
    <w:rsid w:val="0B65E01F"/>
    <w:rsid w:val="0B79AB0C"/>
    <w:rsid w:val="0B7C8274"/>
    <w:rsid w:val="0B7D4049"/>
    <w:rsid w:val="0B8DDCC2"/>
    <w:rsid w:val="0B948ABA"/>
    <w:rsid w:val="0B9B895D"/>
    <w:rsid w:val="0BA00111"/>
    <w:rsid w:val="0BA22766"/>
    <w:rsid w:val="0BA57996"/>
    <w:rsid w:val="0BA5AADB"/>
    <w:rsid w:val="0BBA0D4F"/>
    <w:rsid w:val="0BD2B5E1"/>
    <w:rsid w:val="0BD52819"/>
    <w:rsid w:val="0BEE6291"/>
    <w:rsid w:val="0BF8DE55"/>
    <w:rsid w:val="0C062BCF"/>
    <w:rsid w:val="0C3AE986"/>
    <w:rsid w:val="0C5104FD"/>
    <w:rsid w:val="0C629363"/>
    <w:rsid w:val="0C6444C7"/>
    <w:rsid w:val="0C703EEB"/>
    <w:rsid w:val="0C747F8F"/>
    <w:rsid w:val="0C92794E"/>
    <w:rsid w:val="0CAD1E8B"/>
    <w:rsid w:val="0CC048E6"/>
    <w:rsid w:val="0CC15F19"/>
    <w:rsid w:val="0CC33323"/>
    <w:rsid w:val="0CCBCF9F"/>
    <w:rsid w:val="0CE7F8E2"/>
    <w:rsid w:val="0CFFBB61"/>
    <w:rsid w:val="0D003B5C"/>
    <w:rsid w:val="0D193913"/>
    <w:rsid w:val="0D53FCF4"/>
    <w:rsid w:val="0D599B9F"/>
    <w:rsid w:val="0D59DAC2"/>
    <w:rsid w:val="0D604B42"/>
    <w:rsid w:val="0D74E27B"/>
    <w:rsid w:val="0D804424"/>
    <w:rsid w:val="0D81ED1F"/>
    <w:rsid w:val="0DA7B440"/>
    <w:rsid w:val="0DD8B2E5"/>
    <w:rsid w:val="0DE04FAE"/>
    <w:rsid w:val="0DEB6E8C"/>
    <w:rsid w:val="0DF67EB6"/>
    <w:rsid w:val="0E00F18D"/>
    <w:rsid w:val="0E073EDC"/>
    <w:rsid w:val="0E0A72E4"/>
    <w:rsid w:val="0E0DB23A"/>
    <w:rsid w:val="0E18E205"/>
    <w:rsid w:val="0E1D08C0"/>
    <w:rsid w:val="0E30B3BE"/>
    <w:rsid w:val="0E479A06"/>
    <w:rsid w:val="0E4928A4"/>
    <w:rsid w:val="0E692B95"/>
    <w:rsid w:val="0E7F999C"/>
    <w:rsid w:val="0E7FBBD4"/>
    <w:rsid w:val="0E85FE63"/>
    <w:rsid w:val="0E8BA17F"/>
    <w:rsid w:val="0E8BE876"/>
    <w:rsid w:val="0E9010C9"/>
    <w:rsid w:val="0E9B469F"/>
    <w:rsid w:val="0EA4E9FA"/>
    <w:rsid w:val="0EA75ED2"/>
    <w:rsid w:val="0EB0E02C"/>
    <w:rsid w:val="0EB37353"/>
    <w:rsid w:val="0EB54EDD"/>
    <w:rsid w:val="0EB7BA53"/>
    <w:rsid w:val="0EC078F0"/>
    <w:rsid w:val="0EC29288"/>
    <w:rsid w:val="0F07FDD3"/>
    <w:rsid w:val="0F16BAD4"/>
    <w:rsid w:val="0F172F27"/>
    <w:rsid w:val="0F223C7C"/>
    <w:rsid w:val="0F34B6E0"/>
    <w:rsid w:val="0F386E45"/>
    <w:rsid w:val="0F49A558"/>
    <w:rsid w:val="0F4C0E73"/>
    <w:rsid w:val="0F4CCC86"/>
    <w:rsid w:val="0F59F9F5"/>
    <w:rsid w:val="0F5F7DCD"/>
    <w:rsid w:val="0F6252DB"/>
    <w:rsid w:val="0F6355F0"/>
    <w:rsid w:val="0F746B12"/>
    <w:rsid w:val="0F9E5388"/>
    <w:rsid w:val="0FA1E0BD"/>
    <w:rsid w:val="0FA4C37A"/>
    <w:rsid w:val="0FA8D4D4"/>
    <w:rsid w:val="0FB08F6C"/>
    <w:rsid w:val="0FB1417D"/>
    <w:rsid w:val="0FB3349F"/>
    <w:rsid w:val="0FB59580"/>
    <w:rsid w:val="0FD1EE85"/>
    <w:rsid w:val="0FDF397E"/>
    <w:rsid w:val="0FE750A3"/>
    <w:rsid w:val="0FEC5828"/>
    <w:rsid w:val="0FF4514C"/>
    <w:rsid w:val="0FF7AE50"/>
    <w:rsid w:val="0FFC0084"/>
    <w:rsid w:val="10031F65"/>
    <w:rsid w:val="100CB99B"/>
    <w:rsid w:val="100F0B38"/>
    <w:rsid w:val="101088BC"/>
    <w:rsid w:val="101331DC"/>
    <w:rsid w:val="101A14E2"/>
    <w:rsid w:val="101D6504"/>
    <w:rsid w:val="103AF3BF"/>
    <w:rsid w:val="106EB4CA"/>
    <w:rsid w:val="10801DA4"/>
    <w:rsid w:val="1080395C"/>
    <w:rsid w:val="10859729"/>
    <w:rsid w:val="1085D3C1"/>
    <w:rsid w:val="108EE8C2"/>
    <w:rsid w:val="109565A7"/>
    <w:rsid w:val="10981270"/>
    <w:rsid w:val="109B20E1"/>
    <w:rsid w:val="10A22C3A"/>
    <w:rsid w:val="10A7E20E"/>
    <w:rsid w:val="10A93FBD"/>
    <w:rsid w:val="10AAA0BD"/>
    <w:rsid w:val="10AFF351"/>
    <w:rsid w:val="10BAB5E1"/>
    <w:rsid w:val="10BED86C"/>
    <w:rsid w:val="10C996B8"/>
    <w:rsid w:val="10E575B9"/>
    <w:rsid w:val="10E5DAE3"/>
    <w:rsid w:val="10E89CE7"/>
    <w:rsid w:val="10E90384"/>
    <w:rsid w:val="11023C9A"/>
    <w:rsid w:val="111922CE"/>
    <w:rsid w:val="111C202B"/>
    <w:rsid w:val="1121735F"/>
    <w:rsid w:val="11456903"/>
    <w:rsid w:val="11547E18"/>
    <w:rsid w:val="11618F0D"/>
    <w:rsid w:val="116D4BD6"/>
    <w:rsid w:val="11929D32"/>
    <w:rsid w:val="119DADD4"/>
    <w:rsid w:val="11AA044B"/>
    <w:rsid w:val="11C89BBA"/>
    <w:rsid w:val="11C8C5D3"/>
    <w:rsid w:val="11CE1B38"/>
    <w:rsid w:val="11D47460"/>
    <w:rsid w:val="11D9B8BF"/>
    <w:rsid w:val="11DA6EC7"/>
    <w:rsid w:val="11DE2A0C"/>
    <w:rsid w:val="11EB47F9"/>
    <w:rsid w:val="11ED70B1"/>
    <w:rsid w:val="12110070"/>
    <w:rsid w:val="121A30CB"/>
    <w:rsid w:val="1220DB2E"/>
    <w:rsid w:val="125072F3"/>
    <w:rsid w:val="1254A800"/>
    <w:rsid w:val="1256F677"/>
    <w:rsid w:val="12633E49"/>
    <w:rsid w:val="1268E0A6"/>
    <w:rsid w:val="12773F75"/>
    <w:rsid w:val="127A6509"/>
    <w:rsid w:val="1281461A"/>
    <w:rsid w:val="12894A3A"/>
    <w:rsid w:val="128BDDE8"/>
    <w:rsid w:val="12949482"/>
    <w:rsid w:val="1299DD32"/>
    <w:rsid w:val="129AD250"/>
    <w:rsid w:val="129ED493"/>
    <w:rsid w:val="12A17D39"/>
    <w:rsid w:val="12B5139F"/>
    <w:rsid w:val="12BCBC0C"/>
    <w:rsid w:val="12D95A5E"/>
    <w:rsid w:val="12EA89A0"/>
    <w:rsid w:val="12F78E6B"/>
    <w:rsid w:val="1314DDD2"/>
    <w:rsid w:val="131B1DE7"/>
    <w:rsid w:val="1323DF5C"/>
    <w:rsid w:val="1347F3B7"/>
    <w:rsid w:val="1355F6D4"/>
    <w:rsid w:val="13586B64"/>
    <w:rsid w:val="13696445"/>
    <w:rsid w:val="1369EE09"/>
    <w:rsid w:val="13727360"/>
    <w:rsid w:val="1373DD63"/>
    <w:rsid w:val="138C0FF3"/>
    <w:rsid w:val="13A0D7F7"/>
    <w:rsid w:val="13A3EC65"/>
    <w:rsid w:val="13AE1230"/>
    <w:rsid w:val="13B88F77"/>
    <w:rsid w:val="13B8B585"/>
    <w:rsid w:val="13C8CD5E"/>
    <w:rsid w:val="13F3B89D"/>
    <w:rsid w:val="14011CAF"/>
    <w:rsid w:val="14075C11"/>
    <w:rsid w:val="143BCE2B"/>
    <w:rsid w:val="1443C3DF"/>
    <w:rsid w:val="145107D4"/>
    <w:rsid w:val="146EF418"/>
    <w:rsid w:val="1493BC05"/>
    <w:rsid w:val="149BD999"/>
    <w:rsid w:val="14A52754"/>
    <w:rsid w:val="14AD96F6"/>
    <w:rsid w:val="14AF9768"/>
    <w:rsid w:val="14BFCDC4"/>
    <w:rsid w:val="14C2018B"/>
    <w:rsid w:val="14D4F835"/>
    <w:rsid w:val="14D64991"/>
    <w:rsid w:val="14D88E85"/>
    <w:rsid w:val="14DDB8E9"/>
    <w:rsid w:val="14E5067D"/>
    <w:rsid w:val="14E8DB79"/>
    <w:rsid w:val="14ED4227"/>
    <w:rsid w:val="14F0D342"/>
    <w:rsid w:val="15075F5D"/>
    <w:rsid w:val="15143AB2"/>
    <w:rsid w:val="1522D343"/>
    <w:rsid w:val="1522DC33"/>
    <w:rsid w:val="1531ADA2"/>
    <w:rsid w:val="153600B0"/>
    <w:rsid w:val="153E9F0C"/>
    <w:rsid w:val="154332A3"/>
    <w:rsid w:val="1547CE3C"/>
    <w:rsid w:val="155CB1AE"/>
    <w:rsid w:val="1561C817"/>
    <w:rsid w:val="156F2BE5"/>
    <w:rsid w:val="15779613"/>
    <w:rsid w:val="157A73A5"/>
    <w:rsid w:val="157D0A82"/>
    <w:rsid w:val="1583C174"/>
    <w:rsid w:val="159010E4"/>
    <w:rsid w:val="15985878"/>
    <w:rsid w:val="1598E522"/>
    <w:rsid w:val="15C7AE98"/>
    <w:rsid w:val="15D08263"/>
    <w:rsid w:val="15DEBA0B"/>
    <w:rsid w:val="15F2EC94"/>
    <w:rsid w:val="15F52F8F"/>
    <w:rsid w:val="15FBB379"/>
    <w:rsid w:val="1608A50C"/>
    <w:rsid w:val="161220D3"/>
    <w:rsid w:val="161CBBB4"/>
    <w:rsid w:val="161D075D"/>
    <w:rsid w:val="1634F315"/>
    <w:rsid w:val="163C5D1A"/>
    <w:rsid w:val="164CCC02"/>
    <w:rsid w:val="165FB008"/>
    <w:rsid w:val="166473F0"/>
    <w:rsid w:val="1664EEE9"/>
    <w:rsid w:val="1665A987"/>
    <w:rsid w:val="167C1332"/>
    <w:rsid w:val="167FA184"/>
    <w:rsid w:val="1685D88B"/>
    <w:rsid w:val="1686DCEA"/>
    <w:rsid w:val="16885CCD"/>
    <w:rsid w:val="168A50A4"/>
    <w:rsid w:val="16968B45"/>
    <w:rsid w:val="169D0672"/>
    <w:rsid w:val="16A0A069"/>
    <w:rsid w:val="16AC0853"/>
    <w:rsid w:val="16AFD0FD"/>
    <w:rsid w:val="16B596FC"/>
    <w:rsid w:val="16CEA6B5"/>
    <w:rsid w:val="16DB21A8"/>
    <w:rsid w:val="16E489F0"/>
    <w:rsid w:val="16E9B60B"/>
    <w:rsid w:val="171AEE90"/>
    <w:rsid w:val="17235732"/>
    <w:rsid w:val="1754F7B4"/>
    <w:rsid w:val="17561BF1"/>
    <w:rsid w:val="17572C51"/>
    <w:rsid w:val="17755CEC"/>
    <w:rsid w:val="177769A9"/>
    <w:rsid w:val="177E1450"/>
    <w:rsid w:val="177EE6BD"/>
    <w:rsid w:val="1780127A"/>
    <w:rsid w:val="178BC6F6"/>
    <w:rsid w:val="178F3872"/>
    <w:rsid w:val="179D68B7"/>
    <w:rsid w:val="179F902B"/>
    <w:rsid w:val="17CC8E41"/>
    <w:rsid w:val="17D67CB2"/>
    <w:rsid w:val="17DA78A4"/>
    <w:rsid w:val="17E9328A"/>
    <w:rsid w:val="17EDA098"/>
    <w:rsid w:val="17F38F39"/>
    <w:rsid w:val="17F416D1"/>
    <w:rsid w:val="18053C59"/>
    <w:rsid w:val="181E0C26"/>
    <w:rsid w:val="18241843"/>
    <w:rsid w:val="182C3406"/>
    <w:rsid w:val="182D7CB1"/>
    <w:rsid w:val="18551A1E"/>
    <w:rsid w:val="185BC025"/>
    <w:rsid w:val="185EA89D"/>
    <w:rsid w:val="1862D009"/>
    <w:rsid w:val="186403E1"/>
    <w:rsid w:val="186611E1"/>
    <w:rsid w:val="1872A2E1"/>
    <w:rsid w:val="187C5CF5"/>
    <w:rsid w:val="187E3091"/>
    <w:rsid w:val="188186F0"/>
    <w:rsid w:val="1890F6CD"/>
    <w:rsid w:val="189168EE"/>
    <w:rsid w:val="18981D56"/>
    <w:rsid w:val="18A6386C"/>
    <w:rsid w:val="18B3495C"/>
    <w:rsid w:val="18BBA122"/>
    <w:rsid w:val="18BBA766"/>
    <w:rsid w:val="18BDDFCF"/>
    <w:rsid w:val="18C72DAF"/>
    <w:rsid w:val="18D15963"/>
    <w:rsid w:val="18D3572F"/>
    <w:rsid w:val="18E46AC0"/>
    <w:rsid w:val="1907F245"/>
    <w:rsid w:val="19117914"/>
    <w:rsid w:val="191BEE73"/>
    <w:rsid w:val="191F7CDC"/>
    <w:rsid w:val="1928FE3D"/>
    <w:rsid w:val="1929C1AB"/>
    <w:rsid w:val="19307226"/>
    <w:rsid w:val="194071AB"/>
    <w:rsid w:val="1944B375"/>
    <w:rsid w:val="1947B50F"/>
    <w:rsid w:val="19499DF9"/>
    <w:rsid w:val="194C34D7"/>
    <w:rsid w:val="195B438A"/>
    <w:rsid w:val="1962B179"/>
    <w:rsid w:val="196CD665"/>
    <w:rsid w:val="197E1411"/>
    <w:rsid w:val="198D7D2D"/>
    <w:rsid w:val="198F50DC"/>
    <w:rsid w:val="19921E8B"/>
    <w:rsid w:val="19993250"/>
    <w:rsid w:val="199E1562"/>
    <w:rsid w:val="19A300B9"/>
    <w:rsid w:val="19A3F5A7"/>
    <w:rsid w:val="19B9B846"/>
    <w:rsid w:val="19CA7A1A"/>
    <w:rsid w:val="19D3267B"/>
    <w:rsid w:val="19F394CB"/>
    <w:rsid w:val="19FAAF7E"/>
    <w:rsid w:val="19FCA02E"/>
    <w:rsid w:val="1A0335D4"/>
    <w:rsid w:val="1A033900"/>
    <w:rsid w:val="1A057199"/>
    <w:rsid w:val="1A10E554"/>
    <w:rsid w:val="1A14EA4F"/>
    <w:rsid w:val="1A1A8995"/>
    <w:rsid w:val="1A238DA4"/>
    <w:rsid w:val="1A2EC192"/>
    <w:rsid w:val="1A3663CD"/>
    <w:rsid w:val="1A469591"/>
    <w:rsid w:val="1A48D0C2"/>
    <w:rsid w:val="1A4A0E73"/>
    <w:rsid w:val="1A5AD93F"/>
    <w:rsid w:val="1A5E35FA"/>
    <w:rsid w:val="1A66F5C1"/>
    <w:rsid w:val="1A78FB62"/>
    <w:rsid w:val="1A8F930D"/>
    <w:rsid w:val="1A90EB42"/>
    <w:rsid w:val="1ABE5736"/>
    <w:rsid w:val="1AC612A9"/>
    <w:rsid w:val="1AC82461"/>
    <w:rsid w:val="1ADA5269"/>
    <w:rsid w:val="1ADADCEF"/>
    <w:rsid w:val="1AE1E214"/>
    <w:rsid w:val="1B00305C"/>
    <w:rsid w:val="1B04D588"/>
    <w:rsid w:val="1B09F5D8"/>
    <w:rsid w:val="1B1A2B10"/>
    <w:rsid w:val="1B1B2942"/>
    <w:rsid w:val="1B307571"/>
    <w:rsid w:val="1B334765"/>
    <w:rsid w:val="1B3C4988"/>
    <w:rsid w:val="1B4184B6"/>
    <w:rsid w:val="1B441430"/>
    <w:rsid w:val="1B4998B0"/>
    <w:rsid w:val="1B66D180"/>
    <w:rsid w:val="1B790407"/>
    <w:rsid w:val="1B897297"/>
    <w:rsid w:val="1B8A9B11"/>
    <w:rsid w:val="1B8D8EF2"/>
    <w:rsid w:val="1B91007A"/>
    <w:rsid w:val="1B9A0491"/>
    <w:rsid w:val="1BA377DA"/>
    <w:rsid w:val="1BAA0DBC"/>
    <w:rsid w:val="1BAE3D82"/>
    <w:rsid w:val="1BB0E1F1"/>
    <w:rsid w:val="1BB75380"/>
    <w:rsid w:val="1BBDD6EC"/>
    <w:rsid w:val="1BC89D23"/>
    <w:rsid w:val="1BCF7F14"/>
    <w:rsid w:val="1BD743F2"/>
    <w:rsid w:val="1BE23585"/>
    <w:rsid w:val="1BE410D2"/>
    <w:rsid w:val="1BE4BFFB"/>
    <w:rsid w:val="1C0BEA07"/>
    <w:rsid w:val="1C15E491"/>
    <w:rsid w:val="1C173BD9"/>
    <w:rsid w:val="1C2B9176"/>
    <w:rsid w:val="1C36935F"/>
    <w:rsid w:val="1C3A1783"/>
    <w:rsid w:val="1C666201"/>
    <w:rsid w:val="1C7224E1"/>
    <w:rsid w:val="1C7B2D4C"/>
    <w:rsid w:val="1C7B575B"/>
    <w:rsid w:val="1C903E5F"/>
    <w:rsid w:val="1C906D44"/>
    <w:rsid w:val="1CA48CDB"/>
    <w:rsid w:val="1CA84E6D"/>
    <w:rsid w:val="1CB2CB48"/>
    <w:rsid w:val="1CCB47CF"/>
    <w:rsid w:val="1CEB1C02"/>
    <w:rsid w:val="1D175978"/>
    <w:rsid w:val="1D1FF867"/>
    <w:rsid w:val="1D2C2C6C"/>
    <w:rsid w:val="1D2F1846"/>
    <w:rsid w:val="1D31864A"/>
    <w:rsid w:val="1D33B407"/>
    <w:rsid w:val="1D351CE0"/>
    <w:rsid w:val="1D4644B8"/>
    <w:rsid w:val="1D530FB7"/>
    <w:rsid w:val="1D56ACE8"/>
    <w:rsid w:val="1D5ED97C"/>
    <w:rsid w:val="1D70940C"/>
    <w:rsid w:val="1D73FD00"/>
    <w:rsid w:val="1D77FD0A"/>
    <w:rsid w:val="1D8A9227"/>
    <w:rsid w:val="1D911306"/>
    <w:rsid w:val="1D9587E5"/>
    <w:rsid w:val="1D99F332"/>
    <w:rsid w:val="1D9A3220"/>
    <w:rsid w:val="1D9AE7FB"/>
    <w:rsid w:val="1DA5D569"/>
    <w:rsid w:val="1DB58696"/>
    <w:rsid w:val="1DC0C930"/>
    <w:rsid w:val="1DC0FDE5"/>
    <w:rsid w:val="1DCB177C"/>
    <w:rsid w:val="1DCEE9A8"/>
    <w:rsid w:val="1DD3B345"/>
    <w:rsid w:val="1DE1858D"/>
    <w:rsid w:val="1DE275A0"/>
    <w:rsid w:val="1DF99E20"/>
    <w:rsid w:val="1E1E68DF"/>
    <w:rsid w:val="1E26ACF2"/>
    <w:rsid w:val="1E33B319"/>
    <w:rsid w:val="1E3E6500"/>
    <w:rsid w:val="1E49999F"/>
    <w:rsid w:val="1E4C048B"/>
    <w:rsid w:val="1E4C3D0A"/>
    <w:rsid w:val="1E4F33DB"/>
    <w:rsid w:val="1E5B7A3E"/>
    <w:rsid w:val="1E606BBA"/>
    <w:rsid w:val="1E681FD2"/>
    <w:rsid w:val="1E707D2C"/>
    <w:rsid w:val="1E7493C9"/>
    <w:rsid w:val="1E88CC5E"/>
    <w:rsid w:val="1EA76FE4"/>
    <w:rsid w:val="1EAE1E15"/>
    <w:rsid w:val="1EB01030"/>
    <w:rsid w:val="1EC14F23"/>
    <w:rsid w:val="1ED55475"/>
    <w:rsid w:val="1EE0B183"/>
    <w:rsid w:val="1EF45D5B"/>
    <w:rsid w:val="1F010373"/>
    <w:rsid w:val="1F04AC30"/>
    <w:rsid w:val="1F109470"/>
    <w:rsid w:val="1F1776DC"/>
    <w:rsid w:val="1F21FBDF"/>
    <w:rsid w:val="1F2D2D04"/>
    <w:rsid w:val="1F2F4E8B"/>
    <w:rsid w:val="1F2FAC76"/>
    <w:rsid w:val="1F3926E3"/>
    <w:rsid w:val="1F4BEB40"/>
    <w:rsid w:val="1F5836CA"/>
    <w:rsid w:val="1F5E4102"/>
    <w:rsid w:val="1F670FB0"/>
    <w:rsid w:val="1F6E15C2"/>
    <w:rsid w:val="1F9B13AF"/>
    <w:rsid w:val="1FAB9124"/>
    <w:rsid w:val="1FAFCC66"/>
    <w:rsid w:val="1FB56637"/>
    <w:rsid w:val="1FC043A2"/>
    <w:rsid w:val="1FE295B4"/>
    <w:rsid w:val="1FE353E3"/>
    <w:rsid w:val="1FE4213A"/>
    <w:rsid w:val="1FE9E18B"/>
    <w:rsid w:val="1FEB74E2"/>
    <w:rsid w:val="1FEFDCA6"/>
    <w:rsid w:val="20174D0B"/>
    <w:rsid w:val="201C011F"/>
    <w:rsid w:val="202237C2"/>
    <w:rsid w:val="2038EB8E"/>
    <w:rsid w:val="203A6DAF"/>
    <w:rsid w:val="20434C07"/>
    <w:rsid w:val="204ABDB7"/>
    <w:rsid w:val="204C78C0"/>
    <w:rsid w:val="2059D9E8"/>
    <w:rsid w:val="206B22FB"/>
    <w:rsid w:val="20703CBF"/>
    <w:rsid w:val="207BF7D1"/>
    <w:rsid w:val="20843AE5"/>
    <w:rsid w:val="2091DFF6"/>
    <w:rsid w:val="20979B1F"/>
    <w:rsid w:val="20AC8F39"/>
    <w:rsid w:val="20B62C34"/>
    <w:rsid w:val="20BC4DD1"/>
    <w:rsid w:val="20CC39F4"/>
    <w:rsid w:val="20EF5200"/>
    <w:rsid w:val="20F5A93C"/>
    <w:rsid w:val="20F82ACE"/>
    <w:rsid w:val="20FA30D7"/>
    <w:rsid w:val="20FB3EFD"/>
    <w:rsid w:val="2105FFB9"/>
    <w:rsid w:val="2108B152"/>
    <w:rsid w:val="2111B865"/>
    <w:rsid w:val="2112B269"/>
    <w:rsid w:val="2126B326"/>
    <w:rsid w:val="2134D59D"/>
    <w:rsid w:val="213A2E15"/>
    <w:rsid w:val="213F8839"/>
    <w:rsid w:val="21480E8D"/>
    <w:rsid w:val="214BE42D"/>
    <w:rsid w:val="214C27B4"/>
    <w:rsid w:val="2151965E"/>
    <w:rsid w:val="21577F50"/>
    <w:rsid w:val="218000E2"/>
    <w:rsid w:val="2185CE96"/>
    <w:rsid w:val="2196641D"/>
    <w:rsid w:val="21B203A2"/>
    <w:rsid w:val="21BEFD0B"/>
    <w:rsid w:val="21C099D4"/>
    <w:rsid w:val="21D3B298"/>
    <w:rsid w:val="21D587E4"/>
    <w:rsid w:val="21DD47D2"/>
    <w:rsid w:val="21E019B6"/>
    <w:rsid w:val="22010507"/>
    <w:rsid w:val="2203A9BC"/>
    <w:rsid w:val="2209B423"/>
    <w:rsid w:val="22173CF7"/>
    <w:rsid w:val="22215B10"/>
    <w:rsid w:val="2222F0CF"/>
    <w:rsid w:val="22242253"/>
    <w:rsid w:val="223167DB"/>
    <w:rsid w:val="224BF26C"/>
    <w:rsid w:val="224E3DF9"/>
    <w:rsid w:val="2259356D"/>
    <w:rsid w:val="226A14D1"/>
    <w:rsid w:val="226DDFA1"/>
    <w:rsid w:val="2278C834"/>
    <w:rsid w:val="227CA39B"/>
    <w:rsid w:val="22875BC2"/>
    <w:rsid w:val="228FE709"/>
    <w:rsid w:val="22A47114"/>
    <w:rsid w:val="22A829F6"/>
    <w:rsid w:val="22AE6954"/>
    <w:rsid w:val="22CEC76E"/>
    <w:rsid w:val="22D56C43"/>
    <w:rsid w:val="22DC8283"/>
    <w:rsid w:val="22E0FCE5"/>
    <w:rsid w:val="22E5E82B"/>
    <w:rsid w:val="22E97B2E"/>
    <w:rsid w:val="22ECBCEF"/>
    <w:rsid w:val="22ECE1D9"/>
    <w:rsid w:val="22F8E244"/>
    <w:rsid w:val="22FEEA6B"/>
    <w:rsid w:val="230B581A"/>
    <w:rsid w:val="232923D0"/>
    <w:rsid w:val="233095F4"/>
    <w:rsid w:val="23453BC1"/>
    <w:rsid w:val="23459D0C"/>
    <w:rsid w:val="23482E4F"/>
    <w:rsid w:val="234FE2A7"/>
    <w:rsid w:val="235D746A"/>
    <w:rsid w:val="2364754B"/>
    <w:rsid w:val="23768CC1"/>
    <w:rsid w:val="237D625A"/>
    <w:rsid w:val="239B79EF"/>
    <w:rsid w:val="23A50C40"/>
    <w:rsid w:val="23B08793"/>
    <w:rsid w:val="23B2A0DC"/>
    <w:rsid w:val="23B77B1B"/>
    <w:rsid w:val="23BC8E52"/>
    <w:rsid w:val="23CAB803"/>
    <w:rsid w:val="23D90328"/>
    <w:rsid w:val="23DB0B91"/>
    <w:rsid w:val="23E1D7E2"/>
    <w:rsid w:val="23FA9951"/>
    <w:rsid w:val="241054F0"/>
    <w:rsid w:val="24157DBF"/>
    <w:rsid w:val="24360EAF"/>
    <w:rsid w:val="243904BE"/>
    <w:rsid w:val="243BC0B8"/>
    <w:rsid w:val="2456C3F3"/>
    <w:rsid w:val="24636D0D"/>
    <w:rsid w:val="246B727D"/>
    <w:rsid w:val="246DE333"/>
    <w:rsid w:val="2480FC07"/>
    <w:rsid w:val="248A1809"/>
    <w:rsid w:val="248F4127"/>
    <w:rsid w:val="2499D370"/>
    <w:rsid w:val="249E222A"/>
    <w:rsid w:val="24CDF31B"/>
    <w:rsid w:val="24D19D44"/>
    <w:rsid w:val="24E57E2C"/>
    <w:rsid w:val="24E77DD1"/>
    <w:rsid w:val="24F4DEE7"/>
    <w:rsid w:val="250947A7"/>
    <w:rsid w:val="2515641D"/>
    <w:rsid w:val="2519ED9A"/>
    <w:rsid w:val="2520BADC"/>
    <w:rsid w:val="25267EE8"/>
    <w:rsid w:val="252EC4C6"/>
    <w:rsid w:val="2542BD2D"/>
    <w:rsid w:val="2549EF55"/>
    <w:rsid w:val="25587A89"/>
    <w:rsid w:val="255A70A0"/>
    <w:rsid w:val="255D432D"/>
    <w:rsid w:val="255D455A"/>
    <w:rsid w:val="256DCA4C"/>
    <w:rsid w:val="2577578D"/>
    <w:rsid w:val="25877360"/>
    <w:rsid w:val="258F239B"/>
    <w:rsid w:val="25944CFF"/>
    <w:rsid w:val="25961FA2"/>
    <w:rsid w:val="25A0CF95"/>
    <w:rsid w:val="25A5201E"/>
    <w:rsid w:val="25AA5576"/>
    <w:rsid w:val="25AC36FE"/>
    <w:rsid w:val="25ACB603"/>
    <w:rsid w:val="25B9328C"/>
    <w:rsid w:val="25CB0F92"/>
    <w:rsid w:val="25F23F7C"/>
    <w:rsid w:val="25F5F3A6"/>
    <w:rsid w:val="260B57E1"/>
    <w:rsid w:val="260D02B3"/>
    <w:rsid w:val="260D8A46"/>
    <w:rsid w:val="2611972A"/>
    <w:rsid w:val="26121A7F"/>
    <w:rsid w:val="261DA753"/>
    <w:rsid w:val="26245285"/>
    <w:rsid w:val="2649EC77"/>
    <w:rsid w:val="2661D974"/>
    <w:rsid w:val="26646123"/>
    <w:rsid w:val="266EEAA7"/>
    <w:rsid w:val="266F5F93"/>
    <w:rsid w:val="26A5E510"/>
    <w:rsid w:val="26A6E2D1"/>
    <w:rsid w:val="26A9A53C"/>
    <w:rsid w:val="26C3CBB7"/>
    <w:rsid w:val="26DEAF76"/>
    <w:rsid w:val="26E4F904"/>
    <w:rsid w:val="26EC7262"/>
    <w:rsid w:val="26F328E6"/>
    <w:rsid w:val="271AC249"/>
    <w:rsid w:val="272792B0"/>
    <w:rsid w:val="272EDF37"/>
    <w:rsid w:val="27315D2A"/>
    <w:rsid w:val="27518DEC"/>
    <w:rsid w:val="275CB8DD"/>
    <w:rsid w:val="27623DE6"/>
    <w:rsid w:val="2771258C"/>
    <w:rsid w:val="27949614"/>
    <w:rsid w:val="2796B145"/>
    <w:rsid w:val="279E39F0"/>
    <w:rsid w:val="27ABE54B"/>
    <w:rsid w:val="27B708F7"/>
    <w:rsid w:val="27CC6F70"/>
    <w:rsid w:val="27E25E15"/>
    <w:rsid w:val="27E55F19"/>
    <w:rsid w:val="27ED1EC9"/>
    <w:rsid w:val="2809BA33"/>
    <w:rsid w:val="281BA5D4"/>
    <w:rsid w:val="2828D288"/>
    <w:rsid w:val="282F3618"/>
    <w:rsid w:val="285AF014"/>
    <w:rsid w:val="285F0D7A"/>
    <w:rsid w:val="2860AA96"/>
    <w:rsid w:val="2867CCE9"/>
    <w:rsid w:val="28719294"/>
    <w:rsid w:val="287ECFFA"/>
    <w:rsid w:val="289C069B"/>
    <w:rsid w:val="289C927C"/>
    <w:rsid w:val="289D58E2"/>
    <w:rsid w:val="28B5B964"/>
    <w:rsid w:val="28CA971A"/>
    <w:rsid w:val="28CE62B9"/>
    <w:rsid w:val="28CFB766"/>
    <w:rsid w:val="28D1FF8C"/>
    <w:rsid w:val="28EDE9E2"/>
    <w:rsid w:val="28F0EAD6"/>
    <w:rsid w:val="28F1C38C"/>
    <w:rsid w:val="290565C3"/>
    <w:rsid w:val="290B1B15"/>
    <w:rsid w:val="2911586A"/>
    <w:rsid w:val="2937E49B"/>
    <w:rsid w:val="294B3DF8"/>
    <w:rsid w:val="295A4B94"/>
    <w:rsid w:val="295A59CD"/>
    <w:rsid w:val="295BB409"/>
    <w:rsid w:val="295FF54A"/>
    <w:rsid w:val="29691662"/>
    <w:rsid w:val="29712564"/>
    <w:rsid w:val="298B567A"/>
    <w:rsid w:val="2993E454"/>
    <w:rsid w:val="29985A41"/>
    <w:rsid w:val="299A9764"/>
    <w:rsid w:val="29CE07FD"/>
    <w:rsid w:val="29D93BB8"/>
    <w:rsid w:val="29D95D45"/>
    <w:rsid w:val="29DD7CCB"/>
    <w:rsid w:val="29F0B0BF"/>
    <w:rsid w:val="29FC1AE8"/>
    <w:rsid w:val="2A03CC1C"/>
    <w:rsid w:val="2A186ECC"/>
    <w:rsid w:val="2A1D4EEB"/>
    <w:rsid w:val="2A256AF9"/>
    <w:rsid w:val="2A291283"/>
    <w:rsid w:val="2A40995B"/>
    <w:rsid w:val="2A4AE4E6"/>
    <w:rsid w:val="2A6ABBF2"/>
    <w:rsid w:val="2A9E42C4"/>
    <w:rsid w:val="2A9EDF50"/>
    <w:rsid w:val="2AAD0280"/>
    <w:rsid w:val="2AB1B5E6"/>
    <w:rsid w:val="2AD4FBEA"/>
    <w:rsid w:val="2AE1B6B7"/>
    <w:rsid w:val="2AE32FEE"/>
    <w:rsid w:val="2AE66CAD"/>
    <w:rsid w:val="2AE79E71"/>
    <w:rsid w:val="2AF3BB91"/>
    <w:rsid w:val="2AF56792"/>
    <w:rsid w:val="2AF5D78B"/>
    <w:rsid w:val="2AF8717A"/>
    <w:rsid w:val="2B06FB92"/>
    <w:rsid w:val="2B0A6CA2"/>
    <w:rsid w:val="2B1AF1B3"/>
    <w:rsid w:val="2B39D75B"/>
    <w:rsid w:val="2B3C35B4"/>
    <w:rsid w:val="2B3CA25C"/>
    <w:rsid w:val="2B3D0F40"/>
    <w:rsid w:val="2B3F00A0"/>
    <w:rsid w:val="2B570381"/>
    <w:rsid w:val="2B6202EF"/>
    <w:rsid w:val="2B64193E"/>
    <w:rsid w:val="2B668B36"/>
    <w:rsid w:val="2B6AE75F"/>
    <w:rsid w:val="2B6C402A"/>
    <w:rsid w:val="2B7131EA"/>
    <w:rsid w:val="2B7510AF"/>
    <w:rsid w:val="2B81CB64"/>
    <w:rsid w:val="2B8A34B7"/>
    <w:rsid w:val="2B8E7BC4"/>
    <w:rsid w:val="2B93A45C"/>
    <w:rsid w:val="2B990B83"/>
    <w:rsid w:val="2B9A0B8C"/>
    <w:rsid w:val="2BAE099C"/>
    <w:rsid w:val="2BBD4FB6"/>
    <w:rsid w:val="2BC45EC2"/>
    <w:rsid w:val="2BC678D9"/>
    <w:rsid w:val="2BCD5452"/>
    <w:rsid w:val="2BD1108C"/>
    <w:rsid w:val="2BD20940"/>
    <w:rsid w:val="2BD94464"/>
    <w:rsid w:val="2BDD2F4C"/>
    <w:rsid w:val="2BDF0338"/>
    <w:rsid w:val="2BE81E0F"/>
    <w:rsid w:val="2BF0E6D7"/>
    <w:rsid w:val="2BF9CD75"/>
    <w:rsid w:val="2C1C7F7E"/>
    <w:rsid w:val="2C22C0D5"/>
    <w:rsid w:val="2C240FBF"/>
    <w:rsid w:val="2C28222F"/>
    <w:rsid w:val="2C362150"/>
    <w:rsid w:val="2C540851"/>
    <w:rsid w:val="2C6E272A"/>
    <w:rsid w:val="2C72EC79"/>
    <w:rsid w:val="2C94DD79"/>
    <w:rsid w:val="2CA07448"/>
    <w:rsid w:val="2CBB2369"/>
    <w:rsid w:val="2CBD638E"/>
    <w:rsid w:val="2CBE9D8F"/>
    <w:rsid w:val="2CC3E9A7"/>
    <w:rsid w:val="2CC868B8"/>
    <w:rsid w:val="2CCA83B3"/>
    <w:rsid w:val="2CD83661"/>
    <w:rsid w:val="2CE043FC"/>
    <w:rsid w:val="2CE16D2F"/>
    <w:rsid w:val="2CE4FB1D"/>
    <w:rsid w:val="2D06A9EA"/>
    <w:rsid w:val="2D15C152"/>
    <w:rsid w:val="2D255C5E"/>
    <w:rsid w:val="2D325D5C"/>
    <w:rsid w:val="2D37E87C"/>
    <w:rsid w:val="2D43CD4C"/>
    <w:rsid w:val="2D4F0F2F"/>
    <w:rsid w:val="2D6DFE82"/>
    <w:rsid w:val="2D791CFB"/>
    <w:rsid w:val="2D82A94B"/>
    <w:rsid w:val="2D8C2BF4"/>
    <w:rsid w:val="2D927D69"/>
    <w:rsid w:val="2D98FE61"/>
    <w:rsid w:val="2DA59C98"/>
    <w:rsid w:val="2DA83262"/>
    <w:rsid w:val="2DABB2EF"/>
    <w:rsid w:val="2DC67A63"/>
    <w:rsid w:val="2DD602DF"/>
    <w:rsid w:val="2DD61D48"/>
    <w:rsid w:val="2DE4CE2E"/>
    <w:rsid w:val="2E04952B"/>
    <w:rsid w:val="2E080A0A"/>
    <w:rsid w:val="2E150AC9"/>
    <w:rsid w:val="2E2D47E0"/>
    <w:rsid w:val="2E389C7C"/>
    <w:rsid w:val="2E395EC4"/>
    <w:rsid w:val="2E3ADF63"/>
    <w:rsid w:val="2E3E730F"/>
    <w:rsid w:val="2E59724C"/>
    <w:rsid w:val="2E5D45AC"/>
    <w:rsid w:val="2E71921F"/>
    <w:rsid w:val="2E7E9699"/>
    <w:rsid w:val="2E891094"/>
    <w:rsid w:val="2E8AAA42"/>
    <w:rsid w:val="2E8B84F3"/>
    <w:rsid w:val="2E9247A0"/>
    <w:rsid w:val="2EA37DD9"/>
    <w:rsid w:val="2EA5E9D3"/>
    <w:rsid w:val="2EBB89B3"/>
    <w:rsid w:val="2EBB9350"/>
    <w:rsid w:val="2EBF4A13"/>
    <w:rsid w:val="2EC68CB8"/>
    <w:rsid w:val="2ED92807"/>
    <w:rsid w:val="2EE22EBD"/>
    <w:rsid w:val="2EFA0182"/>
    <w:rsid w:val="2EFCF464"/>
    <w:rsid w:val="2F071EEF"/>
    <w:rsid w:val="2F19010F"/>
    <w:rsid w:val="2F1C19A9"/>
    <w:rsid w:val="2F228901"/>
    <w:rsid w:val="2F2769EE"/>
    <w:rsid w:val="2F66ECF4"/>
    <w:rsid w:val="2F70F681"/>
    <w:rsid w:val="2F81FCE4"/>
    <w:rsid w:val="2F8AA39E"/>
    <w:rsid w:val="2F9E14CA"/>
    <w:rsid w:val="2FAE9911"/>
    <w:rsid w:val="2FC42F7E"/>
    <w:rsid w:val="2FD3EC33"/>
    <w:rsid w:val="2FD52319"/>
    <w:rsid w:val="2FDB708F"/>
    <w:rsid w:val="2FDBD16A"/>
    <w:rsid w:val="2FDF55D9"/>
    <w:rsid w:val="2FEFF38C"/>
    <w:rsid w:val="2FF182D0"/>
    <w:rsid w:val="300AB02E"/>
    <w:rsid w:val="3011D423"/>
    <w:rsid w:val="3013C3DB"/>
    <w:rsid w:val="301E8172"/>
    <w:rsid w:val="303D000C"/>
    <w:rsid w:val="303ED86D"/>
    <w:rsid w:val="30495E61"/>
    <w:rsid w:val="30508782"/>
    <w:rsid w:val="30587508"/>
    <w:rsid w:val="3069AC48"/>
    <w:rsid w:val="30928002"/>
    <w:rsid w:val="30A1B026"/>
    <w:rsid w:val="30B89525"/>
    <w:rsid w:val="30BBF361"/>
    <w:rsid w:val="30BD2CC6"/>
    <w:rsid w:val="30C25DC6"/>
    <w:rsid w:val="30CD169A"/>
    <w:rsid w:val="30D290E5"/>
    <w:rsid w:val="30D9B3A2"/>
    <w:rsid w:val="30EE14A1"/>
    <w:rsid w:val="3112C0DA"/>
    <w:rsid w:val="3119FDD7"/>
    <w:rsid w:val="311C9575"/>
    <w:rsid w:val="31268CAD"/>
    <w:rsid w:val="31272853"/>
    <w:rsid w:val="312AEF01"/>
    <w:rsid w:val="312D9FB7"/>
    <w:rsid w:val="31458490"/>
    <w:rsid w:val="314BE35B"/>
    <w:rsid w:val="31723852"/>
    <w:rsid w:val="31731B3D"/>
    <w:rsid w:val="3173D0E8"/>
    <w:rsid w:val="31833F04"/>
    <w:rsid w:val="3183A9D2"/>
    <w:rsid w:val="318C0850"/>
    <w:rsid w:val="319ABC46"/>
    <w:rsid w:val="31AC88A8"/>
    <w:rsid w:val="31AE1325"/>
    <w:rsid w:val="31C61043"/>
    <w:rsid w:val="31D916EA"/>
    <w:rsid w:val="31DFAA6C"/>
    <w:rsid w:val="31E309A6"/>
    <w:rsid w:val="31E9B6AB"/>
    <w:rsid w:val="31E9F3A2"/>
    <w:rsid w:val="31EC57E3"/>
    <w:rsid w:val="31FE8369"/>
    <w:rsid w:val="3212ECD4"/>
    <w:rsid w:val="3217C747"/>
    <w:rsid w:val="321D8D1F"/>
    <w:rsid w:val="322DB763"/>
    <w:rsid w:val="3234C7A9"/>
    <w:rsid w:val="32373DB9"/>
    <w:rsid w:val="324EEA9D"/>
    <w:rsid w:val="3264C276"/>
    <w:rsid w:val="326B1A8B"/>
    <w:rsid w:val="326C47CA"/>
    <w:rsid w:val="326D4347"/>
    <w:rsid w:val="32846266"/>
    <w:rsid w:val="3289FD75"/>
    <w:rsid w:val="328A457E"/>
    <w:rsid w:val="328A9BA9"/>
    <w:rsid w:val="32980985"/>
    <w:rsid w:val="32A0BC30"/>
    <w:rsid w:val="32AB715F"/>
    <w:rsid w:val="32B9E431"/>
    <w:rsid w:val="32CAB099"/>
    <w:rsid w:val="32D639C2"/>
    <w:rsid w:val="32EB6B0A"/>
    <w:rsid w:val="32F8859A"/>
    <w:rsid w:val="33004E6F"/>
    <w:rsid w:val="331B359B"/>
    <w:rsid w:val="3326D5D1"/>
    <w:rsid w:val="332754CA"/>
    <w:rsid w:val="334A0104"/>
    <w:rsid w:val="335C6300"/>
    <w:rsid w:val="335CD975"/>
    <w:rsid w:val="336F8EBE"/>
    <w:rsid w:val="3373AF3A"/>
    <w:rsid w:val="33A68AA5"/>
    <w:rsid w:val="33A81379"/>
    <w:rsid w:val="33A82712"/>
    <w:rsid w:val="33B424D2"/>
    <w:rsid w:val="33DB4DB2"/>
    <w:rsid w:val="33E20408"/>
    <w:rsid w:val="33EB4588"/>
    <w:rsid w:val="33F561D0"/>
    <w:rsid w:val="3402F7E8"/>
    <w:rsid w:val="34066C50"/>
    <w:rsid w:val="341CDC5E"/>
    <w:rsid w:val="341FD1E6"/>
    <w:rsid w:val="3421E6E1"/>
    <w:rsid w:val="34234AA3"/>
    <w:rsid w:val="344198E7"/>
    <w:rsid w:val="3447E354"/>
    <w:rsid w:val="34766AA9"/>
    <w:rsid w:val="3478B07D"/>
    <w:rsid w:val="347B261A"/>
    <w:rsid w:val="347E3304"/>
    <w:rsid w:val="348DB4EB"/>
    <w:rsid w:val="34969D49"/>
    <w:rsid w:val="3496DAAE"/>
    <w:rsid w:val="34BE9896"/>
    <w:rsid w:val="34BF9F94"/>
    <w:rsid w:val="34C78BEF"/>
    <w:rsid w:val="34D273E6"/>
    <w:rsid w:val="34D83522"/>
    <w:rsid w:val="34D88647"/>
    <w:rsid w:val="34DCCBBB"/>
    <w:rsid w:val="34F39B9D"/>
    <w:rsid w:val="350DDA84"/>
    <w:rsid w:val="35123EA9"/>
    <w:rsid w:val="35210AC9"/>
    <w:rsid w:val="352EFF57"/>
    <w:rsid w:val="35307730"/>
    <w:rsid w:val="3557783A"/>
    <w:rsid w:val="3560E548"/>
    <w:rsid w:val="3578D9F2"/>
    <w:rsid w:val="357B66DD"/>
    <w:rsid w:val="357F93F7"/>
    <w:rsid w:val="3581AF7E"/>
    <w:rsid w:val="358711A0"/>
    <w:rsid w:val="358806BB"/>
    <w:rsid w:val="358DB3F3"/>
    <w:rsid w:val="359B3DFB"/>
    <w:rsid w:val="35A198EF"/>
    <w:rsid w:val="35B5A524"/>
    <w:rsid w:val="35C73899"/>
    <w:rsid w:val="35E03700"/>
    <w:rsid w:val="35E4F5C8"/>
    <w:rsid w:val="35FE03E4"/>
    <w:rsid w:val="3601BA69"/>
    <w:rsid w:val="36120BD5"/>
    <w:rsid w:val="36144B36"/>
    <w:rsid w:val="361A1976"/>
    <w:rsid w:val="362C254B"/>
    <w:rsid w:val="362DBFBB"/>
    <w:rsid w:val="36323E42"/>
    <w:rsid w:val="363E03D7"/>
    <w:rsid w:val="3642877A"/>
    <w:rsid w:val="36539538"/>
    <w:rsid w:val="365A1D5C"/>
    <w:rsid w:val="36719F80"/>
    <w:rsid w:val="367267F9"/>
    <w:rsid w:val="3673B5CC"/>
    <w:rsid w:val="367D5590"/>
    <w:rsid w:val="36917F1C"/>
    <w:rsid w:val="36A1889B"/>
    <w:rsid w:val="36A7054F"/>
    <w:rsid w:val="36CA94C4"/>
    <w:rsid w:val="36D68F91"/>
    <w:rsid w:val="36FF9E85"/>
    <w:rsid w:val="37096078"/>
    <w:rsid w:val="370C73D9"/>
    <w:rsid w:val="370C73F2"/>
    <w:rsid w:val="370D0412"/>
    <w:rsid w:val="37322292"/>
    <w:rsid w:val="3732B173"/>
    <w:rsid w:val="37408DCC"/>
    <w:rsid w:val="374821E7"/>
    <w:rsid w:val="3753FFBA"/>
    <w:rsid w:val="3754734E"/>
    <w:rsid w:val="3757F389"/>
    <w:rsid w:val="376DB72F"/>
    <w:rsid w:val="377499C5"/>
    <w:rsid w:val="377ACF23"/>
    <w:rsid w:val="3780A758"/>
    <w:rsid w:val="3787C01B"/>
    <w:rsid w:val="378FDDC2"/>
    <w:rsid w:val="37934BD3"/>
    <w:rsid w:val="37987B71"/>
    <w:rsid w:val="3799D822"/>
    <w:rsid w:val="379F53D3"/>
    <w:rsid w:val="37ABE9D0"/>
    <w:rsid w:val="37B659E5"/>
    <w:rsid w:val="37C5988C"/>
    <w:rsid w:val="37C68E21"/>
    <w:rsid w:val="37DFEAA5"/>
    <w:rsid w:val="37E5F629"/>
    <w:rsid w:val="37E92CA6"/>
    <w:rsid w:val="37E972E3"/>
    <w:rsid w:val="37EBC240"/>
    <w:rsid w:val="3803B585"/>
    <w:rsid w:val="380F8E10"/>
    <w:rsid w:val="381355F8"/>
    <w:rsid w:val="383AA979"/>
    <w:rsid w:val="383E8E1A"/>
    <w:rsid w:val="3849DC25"/>
    <w:rsid w:val="386D8984"/>
    <w:rsid w:val="38701D9F"/>
    <w:rsid w:val="387B9FA2"/>
    <w:rsid w:val="38949C24"/>
    <w:rsid w:val="389C8879"/>
    <w:rsid w:val="389CBDFE"/>
    <w:rsid w:val="38AB6852"/>
    <w:rsid w:val="38B1167F"/>
    <w:rsid w:val="38B434F7"/>
    <w:rsid w:val="38D8F994"/>
    <w:rsid w:val="38EEAB87"/>
    <w:rsid w:val="391BAFB4"/>
    <w:rsid w:val="392C698A"/>
    <w:rsid w:val="3937D229"/>
    <w:rsid w:val="395B40BE"/>
    <w:rsid w:val="3985A94B"/>
    <w:rsid w:val="398804BB"/>
    <w:rsid w:val="398BB003"/>
    <w:rsid w:val="39918B85"/>
    <w:rsid w:val="39AE4A8D"/>
    <w:rsid w:val="39AEA010"/>
    <w:rsid w:val="39BA2F0D"/>
    <w:rsid w:val="39BE5659"/>
    <w:rsid w:val="39CA2B01"/>
    <w:rsid w:val="39CAF099"/>
    <w:rsid w:val="39DB63E4"/>
    <w:rsid w:val="39F8B5BE"/>
    <w:rsid w:val="39F93856"/>
    <w:rsid w:val="39FF574E"/>
    <w:rsid w:val="3A17D996"/>
    <w:rsid w:val="3A2D3A2A"/>
    <w:rsid w:val="3A3292FE"/>
    <w:rsid w:val="3A4B8976"/>
    <w:rsid w:val="3A521E47"/>
    <w:rsid w:val="3A64A309"/>
    <w:rsid w:val="3A75214A"/>
    <w:rsid w:val="3A8939C1"/>
    <w:rsid w:val="3A9A9753"/>
    <w:rsid w:val="3AA89AB7"/>
    <w:rsid w:val="3AB57671"/>
    <w:rsid w:val="3AC2E2BE"/>
    <w:rsid w:val="3AD2045E"/>
    <w:rsid w:val="3AD329C9"/>
    <w:rsid w:val="3ADF67D6"/>
    <w:rsid w:val="3ADFFD9E"/>
    <w:rsid w:val="3AE1FB7A"/>
    <w:rsid w:val="3AE6869D"/>
    <w:rsid w:val="3AE76F4C"/>
    <w:rsid w:val="3B086971"/>
    <w:rsid w:val="3B1674DB"/>
    <w:rsid w:val="3B20A3CC"/>
    <w:rsid w:val="3B219E93"/>
    <w:rsid w:val="3B35725E"/>
    <w:rsid w:val="3B5FD69B"/>
    <w:rsid w:val="3B66F828"/>
    <w:rsid w:val="3B96919C"/>
    <w:rsid w:val="3B9A2F34"/>
    <w:rsid w:val="3B9A8F3C"/>
    <w:rsid w:val="3B9DD802"/>
    <w:rsid w:val="3BA8A8A4"/>
    <w:rsid w:val="3BAB964B"/>
    <w:rsid w:val="3BB47562"/>
    <w:rsid w:val="3BB5FA4D"/>
    <w:rsid w:val="3BC3878E"/>
    <w:rsid w:val="3BC90E7E"/>
    <w:rsid w:val="3BCA17EA"/>
    <w:rsid w:val="3BCE77D8"/>
    <w:rsid w:val="3BD63728"/>
    <w:rsid w:val="3BE53E70"/>
    <w:rsid w:val="3BE88696"/>
    <w:rsid w:val="3BEDD813"/>
    <w:rsid w:val="3BFE9579"/>
    <w:rsid w:val="3C009E29"/>
    <w:rsid w:val="3C051B63"/>
    <w:rsid w:val="3C0CAF17"/>
    <w:rsid w:val="3C0F00ED"/>
    <w:rsid w:val="3C183E83"/>
    <w:rsid w:val="3C217F54"/>
    <w:rsid w:val="3C38C15A"/>
    <w:rsid w:val="3C41DB4E"/>
    <w:rsid w:val="3C48845A"/>
    <w:rsid w:val="3C4932E7"/>
    <w:rsid w:val="3C562475"/>
    <w:rsid w:val="3C59A863"/>
    <w:rsid w:val="3C5D9607"/>
    <w:rsid w:val="3C7075CC"/>
    <w:rsid w:val="3C727725"/>
    <w:rsid w:val="3C8F9DC3"/>
    <w:rsid w:val="3CA1DD31"/>
    <w:rsid w:val="3CB2C651"/>
    <w:rsid w:val="3CB82F35"/>
    <w:rsid w:val="3CC48450"/>
    <w:rsid w:val="3CD31617"/>
    <w:rsid w:val="3CDC6D8D"/>
    <w:rsid w:val="3CDDAD00"/>
    <w:rsid w:val="3D07318E"/>
    <w:rsid w:val="3D0B6844"/>
    <w:rsid w:val="3D0E4152"/>
    <w:rsid w:val="3D1A2DB7"/>
    <w:rsid w:val="3D27DCDE"/>
    <w:rsid w:val="3D2B6308"/>
    <w:rsid w:val="3D2BBA67"/>
    <w:rsid w:val="3D3D2FC1"/>
    <w:rsid w:val="3D7522C5"/>
    <w:rsid w:val="3D823959"/>
    <w:rsid w:val="3D892A17"/>
    <w:rsid w:val="3D8B8E55"/>
    <w:rsid w:val="3D8C83F2"/>
    <w:rsid w:val="3D8FE9EB"/>
    <w:rsid w:val="3DAD2089"/>
    <w:rsid w:val="3DB1FE2A"/>
    <w:rsid w:val="3DBF9BCA"/>
    <w:rsid w:val="3DC2544C"/>
    <w:rsid w:val="3DC7A04B"/>
    <w:rsid w:val="3DD0D668"/>
    <w:rsid w:val="3DD52F0B"/>
    <w:rsid w:val="3DD6B61B"/>
    <w:rsid w:val="3DD9F76F"/>
    <w:rsid w:val="3DE18B4A"/>
    <w:rsid w:val="3DEEAF06"/>
    <w:rsid w:val="3DF4658B"/>
    <w:rsid w:val="3DFB4A05"/>
    <w:rsid w:val="3DFFAA89"/>
    <w:rsid w:val="3E023E6D"/>
    <w:rsid w:val="3E126886"/>
    <w:rsid w:val="3E2483D9"/>
    <w:rsid w:val="3E2A8A3D"/>
    <w:rsid w:val="3E2BE76C"/>
    <w:rsid w:val="3E2FEB2C"/>
    <w:rsid w:val="3E3F1D74"/>
    <w:rsid w:val="3E3FF1B6"/>
    <w:rsid w:val="3E40D903"/>
    <w:rsid w:val="3E467D21"/>
    <w:rsid w:val="3E46ABAC"/>
    <w:rsid w:val="3E4DD4A2"/>
    <w:rsid w:val="3E7A8B00"/>
    <w:rsid w:val="3E874EE4"/>
    <w:rsid w:val="3E915E34"/>
    <w:rsid w:val="3E9344B1"/>
    <w:rsid w:val="3E937B72"/>
    <w:rsid w:val="3E956EF5"/>
    <w:rsid w:val="3E9E7D78"/>
    <w:rsid w:val="3EA24ABA"/>
    <w:rsid w:val="3EA958DA"/>
    <w:rsid w:val="3EBCB446"/>
    <w:rsid w:val="3EBE611C"/>
    <w:rsid w:val="3EC944FE"/>
    <w:rsid w:val="3ED80905"/>
    <w:rsid w:val="3EE7F488"/>
    <w:rsid w:val="3EEE0FB0"/>
    <w:rsid w:val="3EF7B61F"/>
    <w:rsid w:val="3F000CE0"/>
    <w:rsid w:val="3F05BF90"/>
    <w:rsid w:val="3F233A6E"/>
    <w:rsid w:val="3F29DCB7"/>
    <w:rsid w:val="3F2CDD4C"/>
    <w:rsid w:val="3F3209A1"/>
    <w:rsid w:val="3F41727B"/>
    <w:rsid w:val="3F49BC39"/>
    <w:rsid w:val="3F512AFD"/>
    <w:rsid w:val="3F745022"/>
    <w:rsid w:val="3F80D10D"/>
    <w:rsid w:val="3F83A0B8"/>
    <w:rsid w:val="3F8CC345"/>
    <w:rsid w:val="3F8CF7A9"/>
    <w:rsid w:val="3F9A5E2A"/>
    <w:rsid w:val="3FA528CC"/>
    <w:rsid w:val="3FBD6A61"/>
    <w:rsid w:val="3FCAFBF9"/>
    <w:rsid w:val="3FCF2443"/>
    <w:rsid w:val="3FD06354"/>
    <w:rsid w:val="3FE24389"/>
    <w:rsid w:val="3FE70047"/>
    <w:rsid w:val="3FFE3DCC"/>
    <w:rsid w:val="4008DA58"/>
    <w:rsid w:val="401A95C3"/>
    <w:rsid w:val="4024F84E"/>
    <w:rsid w:val="402CB0AB"/>
    <w:rsid w:val="40314AB6"/>
    <w:rsid w:val="4040432C"/>
    <w:rsid w:val="40579E6C"/>
    <w:rsid w:val="4076C8DE"/>
    <w:rsid w:val="407FAF24"/>
    <w:rsid w:val="40804315"/>
    <w:rsid w:val="408E2E3D"/>
    <w:rsid w:val="4099EE68"/>
    <w:rsid w:val="409FBDB7"/>
    <w:rsid w:val="40A76B4E"/>
    <w:rsid w:val="40B71999"/>
    <w:rsid w:val="40BBCED1"/>
    <w:rsid w:val="40C38008"/>
    <w:rsid w:val="40C6043A"/>
    <w:rsid w:val="40CFD0FB"/>
    <w:rsid w:val="40D48285"/>
    <w:rsid w:val="40D629EA"/>
    <w:rsid w:val="40DF2A29"/>
    <w:rsid w:val="40EFBF7C"/>
    <w:rsid w:val="40F1F08A"/>
    <w:rsid w:val="40F56079"/>
    <w:rsid w:val="4104F9F1"/>
    <w:rsid w:val="411DDACF"/>
    <w:rsid w:val="412406F0"/>
    <w:rsid w:val="4125997D"/>
    <w:rsid w:val="412FAE1C"/>
    <w:rsid w:val="4136EC0F"/>
    <w:rsid w:val="4137B6F3"/>
    <w:rsid w:val="4138BE96"/>
    <w:rsid w:val="413F42B9"/>
    <w:rsid w:val="413FE707"/>
    <w:rsid w:val="414D8A77"/>
    <w:rsid w:val="414F59FC"/>
    <w:rsid w:val="415CF31E"/>
    <w:rsid w:val="416357BB"/>
    <w:rsid w:val="41697F72"/>
    <w:rsid w:val="41733088"/>
    <w:rsid w:val="4178C9FA"/>
    <w:rsid w:val="41815951"/>
    <w:rsid w:val="41865B27"/>
    <w:rsid w:val="4192367D"/>
    <w:rsid w:val="41A43A04"/>
    <w:rsid w:val="41DBC997"/>
    <w:rsid w:val="41DE9E5C"/>
    <w:rsid w:val="41E1021E"/>
    <w:rsid w:val="41E7F256"/>
    <w:rsid w:val="41EA424F"/>
    <w:rsid w:val="41F47666"/>
    <w:rsid w:val="42004F87"/>
    <w:rsid w:val="4206B582"/>
    <w:rsid w:val="420A70F1"/>
    <w:rsid w:val="420B1C65"/>
    <w:rsid w:val="420D9061"/>
    <w:rsid w:val="4211D7AD"/>
    <w:rsid w:val="42158F5F"/>
    <w:rsid w:val="421C73E5"/>
    <w:rsid w:val="42203AE1"/>
    <w:rsid w:val="422287E6"/>
    <w:rsid w:val="42277E81"/>
    <w:rsid w:val="4228454C"/>
    <w:rsid w:val="42473286"/>
    <w:rsid w:val="424A82F9"/>
    <w:rsid w:val="425C6390"/>
    <w:rsid w:val="427B4F20"/>
    <w:rsid w:val="427C02D4"/>
    <w:rsid w:val="427D990D"/>
    <w:rsid w:val="427FE72E"/>
    <w:rsid w:val="428320B8"/>
    <w:rsid w:val="42870D7F"/>
    <w:rsid w:val="42993AB7"/>
    <w:rsid w:val="429F8C10"/>
    <w:rsid w:val="42A207C5"/>
    <w:rsid w:val="42A64F0E"/>
    <w:rsid w:val="42ACAE2C"/>
    <w:rsid w:val="42AD5DBA"/>
    <w:rsid w:val="42B0B20B"/>
    <w:rsid w:val="42C622C1"/>
    <w:rsid w:val="42C840EB"/>
    <w:rsid w:val="42CAE5D0"/>
    <w:rsid w:val="42CBC590"/>
    <w:rsid w:val="42D77824"/>
    <w:rsid w:val="42E56399"/>
    <w:rsid w:val="42F57D7C"/>
    <w:rsid w:val="42F63EA0"/>
    <w:rsid w:val="43004F0D"/>
    <w:rsid w:val="431412DB"/>
    <w:rsid w:val="431CE707"/>
    <w:rsid w:val="43265AB7"/>
    <w:rsid w:val="4328E8FD"/>
    <w:rsid w:val="433108A9"/>
    <w:rsid w:val="433D9EA3"/>
    <w:rsid w:val="4346B2DC"/>
    <w:rsid w:val="4350AADC"/>
    <w:rsid w:val="436D14BA"/>
    <w:rsid w:val="437480CE"/>
    <w:rsid w:val="4378EEF5"/>
    <w:rsid w:val="4380C41B"/>
    <w:rsid w:val="438AC3B6"/>
    <w:rsid w:val="43993368"/>
    <w:rsid w:val="439A2956"/>
    <w:rsid w:val="43A5E759"/>
    <w:rsid w:val="43A63994"/>
    <w:rsid w:val="43A67A0B"/>
    <w:rsid w:val="43A76384"/>
    <w:rsid w:val="43B2E009"/>
    <w:rsid w:val="43B6AE89"/>
    <w:rsid w:val="43B96F2C"/>
    <w:rsid w:val="43CF5092"/>
    <w:rsid w:val="43D0E548"/>
    <w:rsid w:val="43E515AE"/>
    <w:rsid w:val="43E533D3"/>
    <w:rsid w:val="43E565D9"/>
    <w:rsid w:val="43E84757"/>
    <w:rsid w:val="43FC89C0"/>
    <w:rsid w:val="4405C796"/>
    <w:rsid w:val="4413AADE"/>
    <w:rsid w:val="442CE75E"/>
    <w:rsid w:val="44305534"/>
    <w:rsid w:val="443F342B"/>
    <w:rsid w:val="444F0772"/>
    <w:rsid w:val="44595D15"/>
    <w:rsid w:val="445ABE1B"/>
    <w:rsid w:val="445E6C44"/>
    <w:rsid w:val="44688134"/>
    <w:rsid w:val="446C00E6"/>
    <w:rsid w:val="447301A3"/>
    <w:rsid w:val="4495E49D"/>
    <w:rsid w:val="44A7A9EB"/>
    <w:rsid w:val="44B02326"/>
    <w:rsid w:val="44B7A3D9"/>
    <w:rsid w:val="44BE2EED"/>
    <w:rsid w:val="44D2A813"/>
    <w:rsid w:val="44D4F7A9"/>
    <w:rsid w:val="44F1754D"/>
    <w:rsid w:val="44F20823"/>
    <w:rsid w:val="44FB16D4"/>
    <w:rsid w:val="44FB5E80"/>
    <w:rsid w:val="44FF731C"/>
    <w:rsid w:val="452A80E6"/>
    <w:rsid w:val="4530D3EF"/>
    <w:rsid w:val="4539C791"/>
    <w:rsid w:val="4554310A"/>
    <w:rsid w:val="455C8DFB"/>
    <w:rsid w:val="457B50B8"/>
    <w:rsid w:val="457D3801"/>
    <w:rsid w:val="458A2992"/>
    <w:rsid w:val="458F5AC4"/>
    <w:rsid w:val="459F73E9"/>
    <w:rsid w:val="45A7FFA1"/>
    <w:rsid w:val="45BABEF0"/>
    <w:rsid w:val="45CC8256"/>
    <w:rsid w:val="45CD353B"/>
    <w:rsid w:val="45CD35B2"/>
    <w:rsid w:val="45D7D81A"/>
    <w:rsid w:val="45EE95F0"/>
    <w:rsid w:val="45F00BC5"/>
    <w:rsid w:val="45F1137A"/>
    <w:rsid w:val="45F2836D"/>
    <w:rsid w:val="45FDD029"/>
    <w:rsid w:val="4614B705"/>
    <w:rsid w:val="461F6C76"/>
    <w:rsid w:val="46223337"/>
    <w:rsid w:val="4624C3CB"/>
    <w:rsid w:val="4627050D"/>
    <w:rsid w:val="462A2DAC"/>
    <w:rsid w:val="46353ACB"/>
    <w:rsid w:val="463AD933"/>
    <w:rsid w:val="46439AA6"/>
    <w:rsid w:val="4660AEDE"/>
    <w:rsid w:val="466F91A8"/>
    <w:rsid w:val="467A7EE2"/>
    <w:rsid w:val="46890760"/>
    <w:rsid w:val="469D0051"/>
    <w:rsid w:val="469ED315"/>
    <w:rsid w:val="469ED829"/>
    <w:rsid w:val="46A53D34"/>
    <w:rsid w:val="46AB5718"/>
    <w:rsid w:val="46C7D927"/>
    <w:rsid w:val="46DE1ACD"/>
    <w:rsid w:val="46DE7701"/>
    <w:rsid w:val="46E0C464"/>
    <w:rsid w:val="46F0791D"/>
    <w:rsid w:val="470AD62D"/>
    <w:rsid w:val="47131784"/>
    <w:rsid w:val="47143E2E"/>
    <w:rsid w:val="47242FE8"/>
    <w:rsid w:val="4724CA27"/>
    <w:rsid w:val="4725425A"/>
    <w:rsid w:val="472C4E72"/>
    <w:rsid w:val="47351844"/>
    <w:rsid w:val="473844B9"/>
    <w:rsid w:val="47461B0A"/>
    <w:rsid w:val="4750706A"/>
    <w:rsid w:val="47557AA8"/>
    <w:rsid w:val="476E6423"/>
    <w:rsid w:val="47753F4A"/>
    <w:rsid w:val="47B02DC6"/>
    <w:rsid w:val="47BAF3BA"/>
    <w:rsid w:val="47CA7B4D"/>
    <w:rsid w:val="47DBB747"/>
    <w:rsid w:val="47DD96C1"/>
    <w:rsid w:val="47F3EDD8"/>
    <w:rsid w:val="47F3EED3"/>
    <w:rsid w:val="47F7B65C"/>
    <w:rsid w:val="47F97C29"/>
    <w:rsid w:val="4810F253"/>
    <w:rsid w:val="4814D163"/>
    <w:rsid w:val="48159130"/>
    <w:rsid w:val="4828B28E"/>
    <w:rsid w:val="483BE754"/>
    <w:rsid w:val="484D0F46"/>
    <w:rsid w:val="484DAF8C"/>
    <w:rsid w:val="4854B854"/>
    <w:rsid w:val="485D39F1"/>
    <w:rsid w:val="485FF78B"/>
    <w:rsid w:val="486AF03D"/>
    <w:rsid w:val="48903E04"/>
    <w:rsid w:val="48B605E5"/>
    <w:rsid w:val="48B9C34E"/>
    <w:rsid w:val="48B9D538"/>
    <w:rsid w:val="48C3AA8C"/>
    <w:rsid w:val="48C6E510"/>
    <w:rsid w:val="48CBB809"/>
    <w:rsid w:val="48D07F37"/>
    <w:rsid w:val="48DE8E01"/>
    <w:rsid w:val="48E2E466"/>
    <w:rsid w:val="48F47A77"/>
    <w:rsid w:val="49055D0D"/>
    <w:rsid w:val="490B335F"/>
    <w:rsid w:val="490DB3A9"/>
    <w:rsid w:val="490FADC4"/>
    <w:rsid w:val="491CFD89"/>
    <w:rsid w:val="49301F85"/>
    <w:rsid w:val="493CFFB6"/>
    <w:rsid w:val="49420DA2"/>
    <w:rsid w:val="494CAD01"/>
    <w:rsid w:val="4957178F"/>
    <w:rsid w:val="4962903A"/>
    <w:rsid w:val="49672C8C"/>
    <w:rsid w:val="49703036"/>
    <w:rsid w:val="49852BED"/>
    <w:rsid w:val="4989095F"/>
    <w:rsid w:val="49A14A54"/>
    <w:rsid w:val="49AAD572"/>
    <w:rsid w:val="49AD66F8"/>
    <w:rsid w:val="49B58870"/>
    <w:rsid w:val="49B8A578"/>
    <w:rsid w:val="49BAAE8B"/>
    <w:rsid w:val="49BAEDB6"/>
    <w:rsid w:val="49BF9493"/>
    <w:rsid w:val="49C5A61C"/>
    <w:rsid w:val="49C77971"/>
    <w:rsid w:val="49CC91C8"/>
    <w:rsid w:val="49D73EF0"/>
    <w:rsid w:val="49DEB97E"/>
    <w:rsid w:val="49DF86A3"/>
    <w:rsid w:val="49E22E7A"/>
    <w:rsid w:val="4A01A1D9"/>
    <w:rsid w:val="4A2D7916"/>
    <w:rsid w:val="4A3157D0"/>
    <w:rsid w:val="4A324136"/>
    <w:rsid w:val="4A36E1A9"/>
    <w:rsid w:val="4A3B7E2E"/>
    <w:rsid w:val="4A50AE65"/>
    <w:rsid w:val="4A6BC99A"/>
    <w:rsid w:val="4A76D1AD"/>
    <w:rsid w:val="4A7B46E4"/>
    <w:rsid w:val="4A9C69E2"/>
    <w:rsid w:val="4AA4512A"/>
    <w:rsid w:val="4AAC2BC2"/>
    <w:rsid w:val="4AAC3173"/>
    <w:rsid w:val="4AC94AAF"/>
    <w:rsid w:val="4ACB278F"/>
    <w:rsid w:val="4AD04B79"/>
    <w:rsid w:val="4AD1DFAA"/>
    <w:rsid w:val="4AD7B8E8"/>
    <w:rsid w:val="4ADFE226"/>
    <w:rsid w:val="4AEA8385"/>
    <w:rsid w:val="4AF142D3"/>
    <w:rsid w:val="4AF457DF"/>
    <w:rsid w:val="4B15A100"/>
    <w:rsid w:val="4B1DA4B2"/>
    <w:rsid w:val="4B207A70"/>
    <w:rsid w:val="4B242943"/>
    <w:rsid w:val="4B3E46A1"/>
    <w:rsid w:val="4B409B22"/>
    <w:rsid w:val="4B4307DA"/>
    <w:rsid w:val="4B475A1D"/>
    <w:rsid w:val="4B4C6F84"/>
    <w:rsid w:val="4B6A8698"/>
    <w:rsid w:val="4B70CB76"/>
    <w:rsid w:val="4B721FA4"/>
    <w:rsid w:val="4B7B79AC"/>
    <w:rsid w:val="4B7F083D"/>
    <w:rsid w:val="4B8C48E9"/>
    <w:rsid w:val="4B93B4FA"/>
    <w:rsid w:val="4BA62530"/>
    <w:rsid w:val="4BA7F4A6"/>
    <w:rsid w:val="4BAEF6BF"/>
    <w:rsid w:val="4BD62697"/>
    <w:rsid w:val="4BDE35A3"/>
    <w:rsid w:val="4BEA8940"/>
    <w:rsid w:val="4BED7FB0"/>
    <w:rsid w:val="4BEFD39C"/>
    <w:rsid w:val="4BFF6BF8"/>
    <w:rsid w:val="4C006697"/>
    <w:rsid w:val="4C0423E7"/>
    <w:rsid w:val="4C12D653"/>
    <w:rsid w:val="4C2819B5"/>
    <w:rsid w:val="4C3D05D5"/>
    <w:rsid w:val="4C997586"/>
    <w:rsid w:val="4CA46A20"/>
    <w:rsid w:val="4CA4FDCB"/>
    <w:rsid w:val="4CB82F77"/>
    <w:rsid w:val="4CC24661"/>
    <w:rsid w:val="4CC92B1E"/>
    <w:rsid w:val="4CC9E5DB"/>
    <w:rsid w:val="4CD1940A"/>
    <w:rsid w:val="4CD1AD81"/>
    <w:rsid w:val="4CD4C8FF"/>
    <w:rsid w:val="4CD784FA"/>
    <w:rsid w:val="4CE980EA"/>
    <w:rsid w:val="4D25B92B"/>
    <w:rsid w:val="4D26773C"/>
    <w:rsid w:val="4D2F2215"/>
    <w:rsid w:val="4D2F9A5B"/>
    <w:rsid w:val="4D3433F4"/>
    <w:rsid w:val="4D45AE2A"/>
    <w:rsid w:val="4D4B3575"/>
    <w:rsid w:val="4D51D8BB"/>
    <w:rsid w:val="4D56EB17"/>
    <w:rsid w:val="4D5A9ABD"/>
    <w:rsid w:val="4D69B91F"/>
    <w:rsid w:val="4D890F4F"/>
    <w:rsid w:val="4D8A0864"/>
    <w:rsid w:val="4D8C173A"/>
    <w:rsid w:val="4D982CC4"/>
    <w:rsid w:val="4DAB24C6"/>
    <w:rsid w:val="4DCA05D8"/>
    <w:rsid w:val="4DCFE147"/>
    <w:rsid w:val="4DD32506"/>
    <w:rsid w:val="4DE17E1C"/>
    <w:rsid w:val="4DE4107E"/>
    <w:rsid w:val="4E0742DF"/>
    <w:rsid w:val="4E0D052A"/>
    <w:rsid w:val="4E1EB014"/>
    <w:rsid w:val="4E2BDEE8"/>
    <w:rsid w:val="4E3D9CC3"/>
    <w:rsid w:val="4E4A15E8"/>
    <w:rsid w:val="4E4BD8A6"/>
    <w:rsid w:val="4E4DBFBB"/>
    <w:rsid w:val="4E551708"/>
    <w:rsid w:val="4E64286D"/>
    <w:rsid w:val="4E6495E5"/>
    <w:rsid w:val="4E683450"/>
    <w:rsid w:val="4E7642BB"/>
    <w:rsid w:val="4E7E8908"/>
    <w:rsid w:val="4E849B96"/>
    <w:rsid w:val="4E85461E"/>
    <w:rsid w:val="4E93C943"/>
    <w:rsid w:val="4E985609"/>
    <w:rsid w:val="4EB5970F"/>
    <w:rsid w:val="4EBC177E"/>
    <w:rsid w:val="4EBC3558"/>
    <w:rsid w:val="4EBCCA31"/>
    <w:rsid w:val="4EBDAA8F"/>
    <w:rsid w:val="4EFD42B6"/>
    <w:rsid w:val="4F0C8B05"/>
    <w:rsid w:val="4F3CC75C"/>
    <w:rsid w:val="4F5355DA"/>
    <w:rsid w:val="4F6B3BD4"/>
    <w:rsid w:val="4F769B1D"/>
    <w:rsid w:val="4F78AC27"/>
    <w:rsid w:val="4F7FECAD"/>
    <w:rsid w:val="4F8B7FF8"/>
    <w:rsid w:val="4F98D1E1"/>
    <w:rsid w:val="4FA57491"/>
    <w:rsid w:val="4FA8ECA7"/>
    <w:rsid w:val="4FB84383"/>
    <w:rsid w:val="4FBB171A"/>
    <w:rsid w:val="4FC8002D"/>
    <w:rsid w:val="4FD2E00E"/>
    <w:rsid w:val="4FDB66D8"/>
    <w:rsid w:val="4FDBC302"/>
    <w:rsid w:val="4FF00D1D"/>
    <w:rsid w:val="4FFD3291"/>
    <w:rsid w:val="5014FA85"/>
    <w:rsid w:val="50246A85"/>
    <w:rsid w:val="502C525A"/>
    <w:rsid w:val="50356E7C"/>
    <w:rsid w:val="5046E83F"/>
    <w:rsid w:val="50489575"/>
    <w:rsid w:val="504F274A"/>
    <w:rsid w:val="505024BB"/>
    <w:rsid w:val="505FC862"/>
    <w:rsid w:val="5086F8B8"/>
    <w:rsid w:val="5089621D"/>
    <w:rsid w:val="508ABB76"/>
    <w:rsid w:val="50945154"/>
    <w:rsid w:val="50965F70"/>
    <w:rsid w:val="50A31BF7"/>
    <w:rsid w:val="50A333F5"/>
    <w:rsid w:val="50A9ACCC"/>
    <w:rsid w:val="50B05EFD"/>
    <w:rsid w:val="50CDBCF6"/>
    <w:rsid w:val="50CE4C3F"/>
    <w:rsid w:val="50D1A8C4"/>
    <w:rsid w:val="50D1B392"/>
    <w:rsid w:val="50E0006E"/>
    <w:rsid w:val="50EA71CE"/>
    <w:rsid w:val="50EBD52B"/>
    <w:rsid w:val="50FAF824"/>
    <w:rsid w:val="510527B0"/>
    <w:rsid w:val="51475CFE"/>
    <w:rsid w:val="514DFCD6"/>
    <w:rsid w:val="515937B3"/>
    <w:rsid w:val="515F5732"/>
    <w:rsid w:val="5160F984"/>
    <w:rsid w:val="5177FBE2"/>
    <w:rsid w:val="517F6134"/>
    <w:rsid w:val="5190829B"/>
    <w:rsid w:val="5195232B"/>
    <w:rsid w:val="5196F1BD"/>
    <w:rsid w:val="519A90F8"/>
    <w:rsid w:val="51A37C4B"/>
    <w:rsid w:val="51ABF175"/>
    <w:rsid w:val="51AE0497"/>
    <w:rsid w:val="51B62342"/>
    <w:rsid w:val="51B7907E"/>
    <w:rsid w:val="51C6AF2F"/>
    <w:rsid w:val="51C940C0"/>
    <w:rsid w:val="51C96261"/>
    <w:rsid w:val="51D6CCFC"/>
    <w:rsid w:val="51D916FA"/>
    <w:rsid w:val="51E1D20E"/>
    <w:rsid w:val="51E6E4A1"/>
    <w:rsid w:val="51E72112"/>
    <w:rsid w:val="51EA5220"/>
    <w:rsid w:val="51EF2398"/>
    <w:rsid w:val="5212BFAD"/>
    <w:rsid w:val="524609BA"/>
    <w:rsid w:val="524DEA13"/>
    <w:rsid w:val="52505D15"/>
    <w:rsid w:val="525FAD74"/>
    <w:rsid w:val="52609F46"/>
    <w:rsid w:val="52658D8D"/>
    <w:rsid w:val="52741D4A"/>
    <w:rsid w:val="5284887E"/>
    <w:rsid w:val="52890ABF"/>
    <w:rsid w:val="528E476E"/>
    <w:rsid w:val="5291FB2B"/>
    <w:rsid w:val="52A179DA"/>
    <w:rsid w:val="52A50365"/>
    <w:rsid w:val="52B4A490"/>
    <w:rsid w:val="52BC26FC"/>
    <w:rsid w:val="52BDE79C"/>
    <w:rsid w:val="52C60A71"/>
    <w:rsid w:val="52C83377"/>
    <w:rsid w:val="52DE83D6"/>
    <w:rsid w:val="52E52664"/>
    <w:rsid w:val="52E5B4E0"/>
    <w:rsid w:val="52ECEF78"/>
    <w:rsid w:val="52F0F6E8"/>
    <w:rsid w:val="52F6D26F"/>
    <w:rsid w:val="5308E50B"/>
    <w:rsid w:val="532BBAE0"/>
    <w:rsid w:val="532C2BB8"/>
    <w:rsid w:val="533FA532"/>
    <w:rsid w:val="53424B8A"/>
    <w:rsid w:val="5347D0B1"/>
    <w:rsid w:val="5355933C"/>
    <w:rsid w:val="535FCBB1"/>
    <w:rsid w:val="536E638E"/>
    <w:rsid w:val="536EB8DD"/>
    <w:rsid w:val="537416D0"/>
    <w:rsid w:val="53749603"/>
    <w:rsid w:val="537AADB1"/>
    <w:rsid w:val="5389131B"/>
    <w:rsid w:val="538A2135"/>
    <w:rsid w:val="53A37578"/>
    <w:rsid w:val="53A735A0"/>
    <w:rsid w:val="53B03C90"/>
    <w:rsid w:val="53BA122A"/>
    <w:rsid w:val="53BA78CB"/>
    <w:rsid w:val="53C954B3"/>
    <w:rsid w:val="53FAADCB"/>
    <w:rsid w:val="53FCFBCB"/>
    <w:rsid w:val="541E900C"/>
    <w:rsid w:val="5431E82B"/>
    <w:rsid w:val="5438D9F1"/>
    <w:rsid w:val="5445F546"/>
    <w:rsid w:val="54490B1E"/>
    <w:rsid w:val="544CE87B"/>
    <w:rsid w:val="546BCDB4"/>
    <w:rsid w:val="546F1B96"/>
    <w:rsid w:val="547042BE"/>
    <w:rsid w:val="547C7083"/>
    <w:rsid w:val="54836280"/>
    <w:rsid w:val="549EE72F"/>
    <w:rsid w:val="549F65CE"/>
    <w:rsid w:val="54AA8E1C"/>
    <w:rsid w:val="54AAEF1D"/>
    <w:rsid w:val="54CD080A"/>
    <w:rsid w:val="54CF55BB"/>
    <w:rsid w:val="54DA0B37"/>
    <w:rsid w:val="54E1F0E6"/>
    <w:rsid w:val="54EA8324"/>
    <w:rsid w:val="54FD05C2"/>
    <w:rsid w:val="5501FDD1"/>
    <w:rsid w:val="5503AAAF"/>
    <w:rsid w:val="551387B6"/>
    <w:rsid w:val="55296345"/>
    <w:rsid w:val="5529D1C0"/>
    <w:rsid w:val="553E6387"/>
    <w:rsid w:val="553F6B08"/>
    <w:rsid w:val="55575EBE"/>
    <w:rsid w:val="555D2711"/>
    <w:rsid w:val="55608E49"/>
    <w:rsid w:val="556A77A4"/>
    <w:rsid w:val="556D0429"/>
    <w:rsid w:val="557770E8"/>
    <w:rsid w:val="557B03D0"/>
    <w:rsid w:val="55809539"/>
    <w:rsid w:val="55A8B174"/>
    <w:rsid w:val="55AC17E7"/>
    <w:rsid w:val="55BEE35E"/>
    <w:rsid w:val="55CA2C70"/>
    <w:rsid w:val="55CFAC00"/>
    <w:rsid w:val="55D52C7F"/>
    <w:rsid w:val="55DE10EB"/>
    <w:rsid w:val="55E31292"/>
    <w:rsid w:val="55F9D69D"/>
    <w:rsid w:val="55FEB25E"/>
    <w:rsid w:val="5608A708"/>
    <w:rsid w:val="56314251"/>
    <w:rsid w:val="5634D017"/>
    <w:rsid w:val="563CAF58"/>
    <w:rsid w:val="5644299E"/>
    <w:rsid w:val="564F95FD"/>
    <w:rsid w:val="565A5A23"/>
    <w:rsid w:val="56673408"/>
    <w:rsid w:val="566A1902"/>
    <w:rsid w:val="56761DE9"/>
    <w:rsid w:val="567BB1E0"/>
    <w:rsid w:val="569CD3EC"/>
    <w:rsid w:val="56A08EB2"/>
    <w:rsid w:val="56A73F4C"/>
    <w:rsid w:val="56BA7482"/>
    <w:rsid w:val="56D0366F"/>
    <w:rsid w:val="56D1FD55"/>
    <w:rsid w:val="56D459AD"/>
    <w:rsid w:val="56F3BE4B"/>
    <w:rsid w:val="56FDEC1B"/>
    <w:rsid w:val="5711D2CE"/>
    <w:rsid w:val="5716E0D4"/>
    <w:rsid w:val="571F9451"/>
    <w:rsid w:val="5721CBB9"/>
    <w:rsid w:val="5723A9FF"/>
    <w:rsid w:val="5737FA62"/>
    <w:rsid w:val="573AE165"/>
    <w:rsid w:val="5755731B"/>
    <w:rsid w:val="5759DF9F"/>
    <w:rsid w:val="575AC683"/>
    <w:rsid w:val="57608C97"/>
    <w:rsid w:val="5761668F"/>
    <w:rsid w:val="576C1A5F"/>
    <w:rsid w:val="576DF157"/>
    <w:rsid w:val="5774762B"/>
    <w:rsid w:val="577B9ACD"/>
    <w:rsid w:val="57903CC0"/>
    <w:rsid w:val="57939152"/>
    <w:rsid w:val="57BB33C4"/>
    <w:rsid w:val="57BF0B12"/>
    <w:rsid w:val="57CB3D6A"/>
    <w:rsid w:val="57D200D8"/>
    <w:rsid w:val="57D21AB9"/>
    <w:rsid w:val="57DFFA10"/>
    <w:rsid w:val="57F4EC41"/>
    <w:rsid w:val="57F7BDBE"/>
    <w:rsid w:val="57F9DA6D"/>
    <w:rsid w:val="57FF8541"/>
    <w:rsid w:val="58044F84"/>
    <w:rsid w:val="5809C2A5"/>
    <w:rsid w:val="58100D89"/>
    <w:rsid w:val="58269E14"/>
    <w:rsid w:val="58277F7D"/>
    <w:rsid w:val="583EA89C"/>
    <w:rsid w:val="5842223D"/>
    <w:rsid w:val="5843FF91"/>
    <w:rsid w:val="5846D53D"/>
    <w:rsid w:val="584DFB61"/>
    <w:rsid w:val="5875AD74"/>
    <w:rsid w:val="587941FA"/>
    <w:rsid w:val="58855CA0"/>
    <w:rsid w:val="58895487"/>
    <w:rsid w:val="588AE328"/>
    <w:rsid w:val="58965AB2"/>
    <w:rsid w:val="58995FEB"/>
    <w:rsid w:val="58ABB7E5"/>
    <w:rsid w:val="58BC1B45"/>
    <w:rsid w:val="58C45BB2"/>
    <w:rsid w:val="58C60D3E"/>
    <w:rsid w:val="58C6E1DA"/>
    <w:rsid w:val="58CE911B"/>
    <w:rsid w:val="58D4B7FD"/>
    <w:rsid w:val="58E271A6"/>
    <w:rsid w:val="58E847DF"/>
    <w:rsid w:val="58EC0462"/>
    <w:rsid w:val="58ED3895"/>
    <w:rsid w:val="58F8F0D0"/>
    <w:rsid w:val="59084E30"/>
    <w:rsid w:val="591B8812"/>
    <w:rsid w:val="5924E013"/>
    <w:rsid w:val="5937B6CF"/>
    <w:rsid w:val="594740E1"/>
    <w:rsid w:val="5950A3B7"/>
    <w:rsid w:val="595140BA"/>
    <w:rsid w:val="5952DB41"/>
    <w:rsid w:val="595E9587"/>
    <w:rsid w:val="59634FA6"/>
    <w:rsid w:val="596A9935"/>
    <w:rsid w:val="598814F9"/>
    <w:rsid w:val="599D0309"/>
    <w:rsid w:val="599E22A8"/>
    <w:rsid w:val="59C0FAB5"/>
    <w:rsid w:val="59C430FE"/>
    <w:rsid w:val="59C4FDA8"/>
    <w:rsid w:val="59CFA9EC"/>
    <w:rsid w:val="59D540DA"/>
    <w:rsid w:val="59E60E6E"/>
    <w:rsid w:val="5A012BAF"/>
    <w:rsid w:val="5A0A544C"/>
    <w:rsid w:val="5A0E7FB8"/>
    <w:rsid w:val="5A1E0188"/>
    <w:rsid w:val="5A226564"/>
    <w:rsid w:val="5A271152"/>
    <w:rsid w:val="5A4E0676"/>
    <w:rsid w:val="5A4E9A4D"/>
    <w:rsid w:val="5A52B8C8"/>
    <w:rsid w:val="5A664EF4"/>
    <w:rsid w:val="5A67390E"/>
    <w:rsid w:val="5A67F78A"/>
    <w:rsid w:val="5A69E1C6"/>
    <w:rsid w:val="5A6BBBE8"/>
    <w:rsid w:val="5A6C9B23"/>
    <w:rsid w:val="5A7CAE38"/>
    <w:rsid w:val="5A7ED3E8"/>
    <w:rsid w:val="5A87AC33"/>
    <w:rsid w:val="5A933E1C"/>
    <w:rsid w:val="5A9492A6"/>
    <w:rsid w:val="5AB4D572"/>
    <w:rsid w:val="5ABE5F0C"/>
    <w:rsid w:val="5AD7F9EA"/>
    <w:rsid w:val="5ADBB261"/>
    <w:rsid w:val="5ADC856F"/>
    <w:rsid w:val="5AEBE57D"/>
    <w:rsid w:val="5AECC190"/>
    <w:rsid w:val="5B0921BC"/>
    <w:rsid w:val="5B103C89"/>
    <w:rsid w:val="5B134AEC"/>
    <w:rsid w:val="5B184D9F"/>
    <w:rsid w:val="5B188E3D"/>
    <w:rsid w:val="5B293138"/>
    <w:rsid w:val="5B60B647"/>
    <w:rsid w:val="5B68B03E"/>
    <w:rsid w:val="5B746240"/>
    <w:rsid w:val="5B75E1E6"/>
    <w:rsid w:val="5B8EDA13"/>
    <w:rsid w:val="5B9775A0"/>
    <w:rsid w:val="5B9B3E7F"/>
    <w:rsid w:val="5BACD2B8"/>
    <w:rsid w:val="5BC4BF39"/>
    <w:rsid w:val="5BE4204A"/>
    <w:rsid w:val="5BEE92A6"/>
    <w:rsid w:val="5C0614C6"/>
    <w:rsid w:val="5C0B49DE"/>
    <w:rsid w:val="5C0D6CDA"/>
    <w:rsid w:val="5C20DE60"/>
    <w:rsid w:val="5C25351A"/>
    <w:rsid w:val="5C303DD1"/>
    <w:rsid w:val="5C488360"/>
    <w:rsid w:val="5C6446D3"/>
    <w:rsid w:val="5C64FCFC"/>
    <w:rsid w:val="5C6D6A4B"/>
    <w:rsid w:val="5C6FECA4"/>
    <w:rsid w:val="5C7823E5"/>
    <w:rsid w:val="5C88A82B"/>
    <w:rsid w:val="5CAF6ADB"/>
    <w:rsid w:val="5CB2000E"/>
    <w:rsid w:val="5CBB465A"/>
    <w:rsid w:val="5CBFFE16"/>
    <w:rsid w:val="5CDCC18A"/>
    <w:rsid w:val="5CE1A0B5"/>
    <w:rsid w:val="5CE87B8C"/>
    <w:rsid w:val="5CED81AC"/>
    <w:rsid w:val="5CFDEC0F"/>
    <w:rsid w:val="5CFF22F8"/>
    <w:rsid w:val="5D00DB6B"/>
    <w:rsid w:val="5D03D9EE"/>
    <w:rsid w:val="5D0B289D"/>
    <w:rsid w:val="5D149849"/>
    <w:rsid w:val="5D151945"/>
    <w:rsid w:val="5D15373A"/>
    <w:rsid w:val="5D165154"/>
    <w:rsid w:val="5D20196F"/>
    <w:rsid w:val="5D24FEE7"/>
    <w:rsid w:val="5D2AE6AD"/>
    <w:rsid w:val="5D2BE7B0"/>
    <w:rsid w:val="5D311D6F"/>
    <w:rsid w:val="5D37D7FE"/>
    <w:rsid w:val="5D3FE07D"/>
    <w:rsid w:val="5D44D9AE"/>
    <w:rsid w:val="5D567DFF"/>
    <w:rsid w:val="5D65B6A0"/>
    <w:rsid w:val="5D735C33"/>
    <w:rsid w:val="5D7FB104"/>
    <w:rsid w:val="5D81996B"/>
    <w:rsid w:val="5D8DD8F4"/>
    <w:rsid w:val="5D8F63BB"/>
    <w:rsid w:val="5D953B71"/>
    <w:rsid w:val="5D97CCBC"/>
    <w:rsid w:val="5D97E837"/>
    <w:rsid w:val="5DB3F189"/>
    <w:rsid w:val="5DBFDD7A"/>
    <w:rsid w:val="5DC026D6"/>
    <w:rsid w:val="5DC0DAE8"/>
    <w:rsid w:val="5DC7BB1E"/>
    <w:rsid w:val="5DE5F2C6"/>
    <w:rsid w:val="5DFBFD7D"/>
    <w:rsid w:val="5DFC79A1"/>
    <w:rsid w:val="5E044D69"/>
    <w:rsid w:val="5E0D0925"/>
    <w:rsid w:val="5E1C1311"/>
    <w:rsid w:val="5E22F839"/>
    <w:rsid w:val="5E263975"/>
    <w:rsid w:val="5E27D90B"/>
    <w:rsid w:val="5E37020F"/>
    <w:rsid w:val="5E3CB254"/>
    <w:rsid w:val="5E3E0024"/>
    <w:rsid w:val="5E495BAB"/>
    <w:rsid w:val="5E5DDB59"/>
    <w:rsid w:val="5E6879DC"/>
    <w:rsid w:val="5E6947F9"/>
    <w:rsid w:val="5E69BEF5"/>
    <w:rsid w:val="5E88DC65"/>
    <w:rsid w:val="5ECB7166"/>
    <w:rsid w:val="5EDA69FB"/>
    <w:rsid w:val="5EE629E3"/>
    <w:rsid w:val="5EEC9581"/>
    <w:rsid w:val="5EF5CAA6"/>
    <w:rsid w:val="5EF71C38"/>
    <w:rsid w:val="5EFA9822"/>
    <w:rsid w:val="5F05E840"/>
    <w:rsid w:val="5F1409FE"/>
    <w:rsid w:val="5F19E185"/>
    <w:rsid w:val="5F23BA15"/>
    <w:rsid w:val="5F2C3A32"/>
    <w:rsid w:val="5F3A4AA7"/>
    <w:rsid w:val="5F3E965D"/>
    <w:rsid w:val="5F493BF4"/>
    <w:rsid w:val="5F4CDEC3"/>
    <w:rsid w:val="5F668D53"/>
    <w:rsid w:val="5F6E1128"/>
    <w:rsid w:val="5F762BB4"/>
    <w:rsid w:val="5F763C17"/>
    <w:rsid w:val="5F94D7E9"/>
    <w:rsid w:val="5FC62BCE"/>
    <w:rsid w:val="5FCADCE8"/>
    <w:rsid w:val="5FDCE197"/>
    <w:rsid w:val="5FDE1CD4"/>
    <w:rsid w:val="5FE819F2"/>
    <w:rsid w:val="5FEA4B0E"/>
    <w:rsid w:val="5FF03BF5"/>
    <w:rsid w:val="5FFE05E5"/>
    <w:rsid w:val="5FFF3C09"/>
    <w:rsid w:val="6000676A"/>
    <w:rsid w:val="6005FB54"/>
    <w:rsid w:val="600C0D08"/>
    <w:rsid w:val="602136FE"/>
    <w:rsid w:val="6021EFB7"/>
    <w:rsid w:val="602F8EF7"/>
    <w:rsid w:val="603183F3"/>
    <w:rsid w:val="60344DA9"/>
    <w:rsid w:val="6039D9A3"/>
    <w:rsid w:val="604B48C4"/>
    <w:rsid w:val="6051E85E"/>
    <w:rsid w:val="60520F10"/>
    <w:rsid w:val="605229B5"/>
    <w:rsid w:val="60542930"/>
    <w:rsid w:val="606198B3"/>
    <w:rsid w:val="606F78C0"/>
    <w:rsid w:val="607321A5"/>
    <w:rsid w:val="607428EB"/>
    <w:rsid w:val="607DBD27"/>
    <w:rsid w:val="607E5636"/>
    <w:rsid w:val="60836C3D"/>
    <w:rsid w:val="6093905A"/>
    <w:rsid w:val="60A87179"/>
    <w:rsid w:val="60D1B9FC"/>
    <w:rsid w:val="60D42BBA"/>
    <w:rsid w:val="60D66955"/>
    <w:rsid w:val="60D6CCA4"/>
    <w:rsid w:val="60D920B7"/>
    <w:rsid w:val="61088F1C"/>
    <w:rsid w:val="610905BF"/>
    <w:rsid w:val="610AA267"/>
    <w:rsid w:val="61108FD1"/>
    <w:rsid w:val="612BE811"/>
    <w:rsid w:val="612F02EE"/>
    <w:rsid w:val="61405689"/>
    <w:rsid w:val="61415E26"/>
    <w:rsid w:val="616689BE"/>
    <w:rsid w:val="617046D8"/>
    <w:rsid w:val="61735F7A"/>
    <w:rsid w:val="6173BBE8"/>
    <w:rsid w:val="6173CC05"/>
    <w:rsid w:val="61757AFC"/>
    <w:rsid w:val="61859889"/>
    <w:rsid w:val="618DB7BB"/>
    <w:rsid w:val="619228FE"/>
    <w:rsid w:val="61B2700C"/>
    <w:rsid w:val="61B5588A"/>
    <w:rsid w:val="61C1FE7D"/>
    <w:rsid w:val="61C5AA6C"/>
    <w:rsid w:val="61CDCDFA"/>
    <w:rsid w:val="61D85A0F"/>
    <w:rsid w:val="61DDCDC9"/>
    <w:rsid w:val="6204D30B"/>
    <w:rsid w:val="620A5B72"/>
    <w:rsid w:val="620B4921"/>
    <w:rsid w:val="62216AFD"/>
    <w:rsid w:val="6245D082"/>
    <w:rsid w:val="62470E2B"/>
    <w:rsid w:val="626B6416"/>
    <w:rsid w:val="628B862E"/>
    <w:rsid w:val="628D6928"/>
    <w:rsid w:val="629C2E4D"/>
    <w:rsid w:val="629D9D30"/>
    <w:rsid w:val="62AAAE4B"/>
    <w:rsid w:val="62ABBA87"/>
    <w:rsid w:val="62B8F368"/>
    <w:rsid w:val="62BE0A85"/>
    <w:rsid w:val="62C261FF"/>
    <w:rsid w:val="62C8906C"/>
    <w:rsid w:val="62D464E9"/>
    <w:rsid w:val="62D9DB11"/>
    <w:rsid w:val="62DBC504"/>
    <w:rsid w:val="62F27B2A"/>
    <w:rsid w:val="63064715"/>
    <w:rsid w:val="630F13D1"/>
    <w:rsid w:val="632756A2"/>
    <w:rsid w:val="63342658"/>
    <w:rsid w:val="63364A37"/>
    <w:rsid w:val="634805B0"/>
    <w:rsid w:val="635971B4"/>
    <w:rsid w:val="636631C9"/>
    <w:rsid w:val="63727BD6"/>
    <w:rsid w:val="637D429A"/>
    <w:rsid w:val="638ED00C"/>
    <w:rsid w:val="639A4BA7"/>
    <w:rsid w:val="639E29B8"/>
    <w:rsid w:val="63AAEF93"/>
    <w:rsid w:val="63C11CD1"/>
    <w:rsid w:val="63C2EF9E"/>
    <w:rsid w:val="63C99CDE"/>
    <w:rsid w:val="63E40A17"/>
    <w:rsid w:val="63ECF782"/>
    <w:rsid w:val="63F773D5"/>
    <w:rsid w:val="63FCD4DA"/>
    <w:rsid w:val="641C0575"/>
    <w:rsid w:val="64242DF5"/>
    <w:rsid w:val="643043B2"/>
    <w:rsid w:val="64355201"/>
    <w:rsid w:val="6439005D"/>
    <w:rsid w:val="643ABB1A"/>
    <w:rsid w:val="64436D85"/>
    <w:rsid w:val="646079BD"/>
    <w:rsid w:val="64624320"/>
    <w:rsid w:val="64631328"/>
    <w:rsid w:val="6465318A"/>
    <w:rsid w:val="6467570D"/>
    <w:rsid w:val="646BD5CF"/>
    <w:rsid w:val="64751545"/>
    <w:rsid w:val="647C9A5A"/>
    <w:rsid w:val="6487F04E"/>
    <w:rsid w:val="64971A8F"/>
    <w:rsid w:val="649A7C88"/>
    <w:rsid w:val="649DDFD2"/>
    <w:rsid w:val="64A16816"/>
    <w:rsid w:val="64B60017"/>
    <w:rsid w:val="64BEBE7C"/>
    <w:rsid w:val="64C39E75"/>
    <w:rsid w:val="64D1D3F7"/>
    <w:rsid w:val="64E4658A"/>
    <w:rsid w:val="64E63EB0"/>
    <w:rsid w:val="64EA9DA0"/>
    <w:rsid w:val="64F58BF1"/>
    <w:rsid w:val="64FBBC8E"/>
    <w:rsid w:val="6514708E"/>
    <w:rsid w:val="6524D7FD"/>
    <w:rsid w:val="652D7960"/>
    <w:rsid w:val="653DFE93"/>
    <w:rsid w:val="65416838"/>
    <w:rsid w:val="6542E9E3"/>
    <w:rsid w:val="65469E41"/>
    <w:rsid w:val="654DB448"/>
    <w:rsid w:val="6555403E"/>
    <w:rsid w:val="6556966D"/>
    <w:rsid w:val="6558B540"/>
    <w:rsid w:val="6558F0D7"/>
    <w:rsid w:val="65632146"/>
    <w:rsid w:val="65646C0D"/>
    <w:rsid w:val="656A5BD4"/>
    <w:rsid w:val="656AE6DE"/>
    <w:rsid w:val="6581E566"/>
    <w:rsid w:val="658A492F"/>
    <w:rsid w:val="659B31BD"/>
    <w:rsid w:val="65A28C7B"/>
    <w:rsid w:val="65AD34AA"/>
    <w:rsid w:val="65B16AD1"/>
    <w:rsid w:val="65B187B4"/>
    <w:rsid w:val="65BC7471"/>
    <w:rsid w:val="65C26DF6"/>
    <w:rsid w:val="65C4E756"/>
    <w:rsid w:val="65C58712"/>
    <w:rsid w:val="65CEA49A"/>
    <w:rsid w:val="65D3B440"/>
    <w:rsid w:val="65EDD5AD"/>
    <w:rsid w:val="65F20F86"/>
    <w:rsid w:val="662F223C"/>
    <w:rsid w:val="66330CFC"/>
    <w:rsid w:val="6634E3A3"/>
    <w:rsid w:val="666768FE"/>
    <w:rsid w:val="666DB890"/>
    <w:rsid w:val="666FB38E"/>
    <w:rsid w:val="667AA634"/>
    <w:rsid w:val="6697072C"/>
    <w:rsid w:val="669CCC5C"/>
    <w:rsid w:val="66A35F9B"/>
    <w:rsid w:val="66A4EC6F"/>
    <w:rsid w:val="66A65482"/>
    <w:rsid w:val="66A893B7"/>
    <w:rsid w:val="66ADA113"/>
    <w:rsid w:val="66B0E798"/>
    <w:rsid w:val="66BB4CF6"/>
    <w:rsid w:val="66CB3474"/>
    <w:rsid w:val="66E85DE5"/>
    <w:rsid w:val="66EF7DE6"/>
    <w:rsid w:val="66FA7266"/>
    <w:rsid w:val="670047B0"/>
    <w:rsid w:val="670A8342"/>
    <w:rsid w:val="670E07A6"/>
    <w:rsid w:val="6718CDF6"/>
    <w:rsid w:val="6723B0F1"/>
    <w:rsid w:val="672DF2A7"/>
    <w:rsid w:val="6733E51C"/>
    <w:rsid w:val="6734FB8F"/>
    <w:rsid w:val="673FD322"/>
    <w:rsid w:val="675A84C2"/>
    <w:rsid w:val="6763F755"/>
    <w:rsid w:val="676A2AC5"/>
    <w:rsid w:val="67843821"/>
    <w:rsid w:val="6785F744"/>
    <w:rsid w:val="678E18A9"/>
    <w:rsid w:val="679AFC05"/>
    <w:rsid w:val="67A31B3C"/>
    <w:rsid w:val="67C470E3"/>
    <w:rsid w:val="67CD25E1"/>
    <w:rsid w:val="67CD610C"/>
    <w:rsid w:val="67E6C22F"/>
    <w:rsid w:val="67F12AC1"/>
    <w:rsid w:val="67F1C422"/>
    <w:rsid w:val="67F6D54A"/>
    <w:rsid w:val="67FA80B9"/>
    <w:rsid w:val="67FE1B02"/>
    <w:rsid w:val="67FED8CB"/>
    <w:rsid w:val="6814D2FC"/>
    <w:rsid w:val="681EAFA0"/>
    <w:rsid w:val="681F2948"/>
    <w:rsid w:val="682969F7"/>
    <w:rsid w:val="682EBDE4"/>
    <w:rsid w:val="68379573"/>
    <w:rsid w:val="6842C398"/>
    <w:rsid w:val="6847DF0D"/>
    <w:rsid w:val="684A6A57"/>
    <w:rsid w:val="686E8745"/>
    <w:rsid w:val="686F3514"/>
    <w:rsid w:val="686F4ABB"/>
    <w:rsid w:val="686F7AB0"/>
    <w:rsid w:val="6874D04E"/>
    <w:rsid w:val="687F656B"/>
    <w:rsid w:val="6887F4C3"/>
    <w:rsid w:val="688A4A48"/>
    <w:rsid w:val="688E7821"/>
    <w:rsid w:val="68A73CF3"/>
    <w:rsid w:val="68AC7692"/>
    <w:rsid w:val="68B73F63"/>
    <w:rsid w:val="68C91E82"/>
    <w:rsid w:val="68CD19C8"/>
    <w:rsid w:val="68D83744"/>
    <w:rsid w:val="68DD4860"/>
    <w:rsid w:val="68E3B7EA"/>
    <w:rsid w:val="69072140"/>
    <w:rsid w:val="691C6FDD"/>
    <w:rsid w:val="692629FA"/>
    <w:rsid w:val="692A5104"/>
    <w:rsid w:val="6932C4D1"/>
    <w:rsid w:val="6941979D"/>
    <w:rsid w:val="695C2C22"/>
    <w:rsid w:val="6976BEFA"/>
    <w:rsid w:val="698C1910"/>
    <w:rsid w:val="6992E10C"/>
    <w:rsid w:val="69A19B70"/>
    <w:rsid w:val="69B64AD6"/>
    <w:rsid w:val="69BB10D8"/>
    <w:rsid w:val="69BE1D50"/>
    <w:rsid w:val="69C65313"/>
    <w:rsid w:val="69D561AB"/>
    <w:rsid w:val="69E92D0E"/>
    <w:rsid w:val="69EEE3F6"/>
    <w:rsid w:val="69F60237"/>
    <w:rsid w:val="69F8855D"/>
    <w:rsid w:val="6A03C221"/>
    <w:rsid w:val="6A15FD28"/>
    <w:rsid w:val="6A1CED46"/>
    <w:rsid w:val="6A2A15AA"/>
    <w:rsid w:val="6A2D38E3"/>
    <w:rsid w:val="6A35EEB4"/>
    <w:rsid w:val="6A380753"/>
    <w:rsid w:val="6A5D8E28"/>
    <w:rsid w:val="6A60A675"/>
    <w:rsid w:val="6A6C668F"/>
    <w:rsid w:val="6A8E5AA5"/>
    <w:rsid w:val="6A9DED67"/>
    <w:rsid w:val="6AB77733"/>
    <w:rsid w:val="6AE6CBF1"/>
    <w:rsid w:val="6AE6CDF8"/>
    <w:rsid w:val="6AE867FA"/>
    <w:rsid w:val="6AEA4323"/>
    <w:rsid w:val="6AF4B7AD"/>
    <w:rsid w:val="6B011B4F"/>
    <w:rsid w:val="6B027200"/>
    <w:rsid w:val="6B0EE57B"/>
    <w:rsid w:val="6B1D5077"/>
    <w:rsid w:val="6B3D2EFE"/>
    <w:rsid w:val="6B4DA62F"/>
    <w:rsid w:val="6B528C57"/>
    <w:rsid w:val="6B579C93"/>
    <w:rsid w:val="6B5E86CF"/>
    <w:rsid w:val="6B68CE5D"/>
    <w:rsid w:val="6B722CD9"/>
    <w:rsid w:val="6B80CF3B"/>
    <w:rsid w:val="6B835A29"/>
    <w:rsid w:val="6B8BB67F"/>
    <w:rsid w:val="6BAC9D6C"/>
    <w:rsid w:val="6BB80DE8"/>
    <w:rsid w:val="6BB8BDA7"/>
    <w:rsid w:val="6BBCD45E"/>
    <w:rsid w:val="6BC51F58"/>
    <w:rsid w:val="6BCB35B3"/>
    <w:rsid w:val="6BD739B7"/>
    <w:rsid w:val="6BDBEAFD"/>
    <w:rsid w:val="6BDE535F"/>
    <w:rsid w:val="6BEEA669"/>
    <w:rsid w:val="6BF7207E"/>
    <w:rsid w:val="6C04D3E8"/>
    <w:rsid w:val="6C1A7E56"/>
    <w:rsid w:val="6C2721A8"/>
    <w:rsid w:val="6C27426F"/>
    <w:rsid w:val="6C405E4E"/>
    <w:rsid w:val="6C82D976"/>
    <w:rsid w:val="6C904C92"/>
    <w:rsid w:val="6C930496"/>
    <w:rsid w:val="6CA75EDB"/>
    <w:rsid w:val="6CAA19FA"/>
    <w:rsid w:val="6CACBBAA"/>
    <w:rsid w:val="6CB19CB9"/>
    <w:rsid w:val="6CB8E6AF"/>
    <w:rsid w:val="6CCC158C"/>
    <w:rsid w:val="6CCDED69"/>
    <w:rsid w:val="6CD4DFCB"/>
    <w:rsid w:val="6CD56094"/>
    <w:rsid w:val="6CD763B5"/>
    <w:rsid w:val="6CDDC9CB"/>
    <w:rsid w:val="6CE05EBD"/>
    <w:rsid w:val="6CE1A594"/>
    <w:rsid w:val="6CED56AF"/>
    <w:rsid w:val="6CEF3913"/>
    <w:rsid w:val="6CEF4ED4"/>
    <w:rsid w:val="6CF1EE70"/>
    <w:rsid w:val="6CF2A4BF"/>
    <w:rsid w:val="6CF6C173"/>
    <w:rsid w:val="6CF779AF"/>
    <w:rsid w:val="6CFCA5F4"/>
    <w:rsid w:val="6D03A63C"/>
    <w:rsid w:val="6D059D3A"/>
    <w:rsid w:val="6D09AFC2"/>
    <w:rsid w:val="6D0BB8E9"/>
    <w:rsid w:val="6D1E6CD6"/>
    <w:rsid w:val="6D21E7FF"/>
    <w:rsid w:val="6D2A277A"/>
    <w:rsid w:val="6D2F0200"/>
    <w:rsid w:val="6D43CAA0"/>
    <w:rsid w:val="6D445A81"/>
    <w:rsid w:val="6D49DF38"/>
    <w:rsid w:val="6D50AA13"/>
    <w:rsid w:val="6D53E1DA"/>
    <w:rsid w:val="6D56F338"/>
    <w:rsid w:val="6D5B9A63"/>
    <w:rsid w:val="6D5BE279"/>
    <w:rsid w:val="6D5D4916"/>
    <w:rsid w:val="6D614B9D"/>
    <w:rsid w:val="6D75FB02"/>
    <w:rsid w:val="6D83DE1B"/>
    <w:rsid w:val="6D89F65D"/>
    <w:rsid w:val="6D912A4E"/>
    <w:rsid w:val="6D991D5C"/>
    <w:rsid w:val="6D9DAD22"/>
    <w:rsid w:val="6DD20637"/>
    <w:rsid w:val="6DDED18A"/>
    <w:rsid w:val="6DE8DED2"/>
    <w:rsid w:val="6DED7680"/>
    <w:rsid w:val="6E047B8A"/>
    <w:rsid w:val="6E11BCC9"/>
    <w:rsid w:val="6E3896BF"/>
    <w:rsid w:val="6E41686A"/>
    <w:rsid w:val="6E5CFDF6"/>
    <w:rsid w:val="6E5DA96A"/>
    <w:rsid w:val="6E5EF580"/>
    <w:rsid w:val="6E5FC951"/>
    <w:rsid w:val="6E776DB3"/>
    <w:rsid w:val="6E837B65"/>
    <w:rsid w:val="6E9A7DD1"/>
    <w:rsid w:val="6EAE6C1A"/>
    <w:rsid w:val="6EAF783A"/>
    <w:rsid w:val="6EC01B34"/>
    <w:rsid w:val="6EC47160"/>
    <w:rsid w:val="6EC51B16"/>
    <w:rsid w:val="6EC7FFBA"/>
    <w:rsid w:val="6EE9C512"/>
    <w:rsid w:val="6EECBF70"/>
    <w:rsid w:val="6EEDC1C5"/>
    <w:rsid w:val="6EF5A3CE"/>
    <w:rsid w:val="6EF6271C"/>
    <w:rsid w:val="6F008908"/>
    <w:rsid w:val="6F07A162"/>
    <w:rsid w:val="6F08AEA2"/>
    <w:rsid w:val="6F1A59B7"/>
    <w:rsid w:val="6F238233"/>
    <w:rsid w:val="6F2E9BFD"/>
    <w:rsid w:val="6F383266"/>
    <w:rsid w:val="6F3B9977"/>
    <w:rsid w:val="6F6F0C51"/>
    <w:rsid w:val="6F7C4747"/>
    <w:rsid w:val="6F8C9D33"/>
    <w:rsid w:val="6F978CF4"/>
    <w:rsid w:val="6F9D042F"/>
    <w:rsid w:val="6FA1526A"/>
    <w:rsid w:val="6FAA07C2"/>
    <w:rsid w:val="6FAFBA56"/>
    <w:rsid w:val="6FB44F01"/>
    <w:rsid w:val="6FC48ACE"/>
    <w:rsid w:val="6FCD1B90"/>
    <w:rsid w:val="6FDB59A5"/>
    <w:rsid w:val="6FE268E2"/>
    <w:rsid w:val="6FE5C2E7"/>
    <w:rsid w:val="700C8D11"/>
    <w:rsid w:val="700D51F3"/>
    <w:rsid w:val="70125987"/>
    <w:rsid w:val="7015D0D5"/>
    <w:rsid w:val="70193327"/>
    <w:rsid w:val="701FCCDD"/>
    <w:rsid w:val="702BED23"/>
    <w:rsid w:val="704AC1B2"/>
    <w:rsid w:val="705142D0"/>
    <w:rsid w:val="705473B5"/>
    <w:rsid w:val="706A638B"/>
    <w:rsid w:val="707CB714"/>
    <w:rsid w:val="707E6F5F"/>
    <w:rsid w:val="708A0E2E"/>
    <w:rsid w:val="708B15D7"/>
    <w:rsid w:val="709E3E55"/>
    <w:rsid w:val="70A4E5B1"/>
    <w:rsid w:val="70DE922A"/>
    <w:rsid w:val="70F2136D"/>
    <w:rsid w:val="711D5F28"/>
    <w:rsid w:val="712DA350"/>
    <w:rsid w:val="713E35AC"/>
    <w:rsid w:val="7153330D"/>
    <w:rsid w:val="715A9463"/>
    <w:rsid w:val="715C002D"/>
    <w:rsid w:val="71616697"/>
    <w:rsid w:val="7163B1C2"/>
    <w:rsid w:val="716475F5"/>
    <w:rsid w:val="716994EB"/>
    <w:rsid w:val="716B31E1"/>
    <w:rsid w:val="7170D29C"/>
    <w:rsid w:val="7172747F"/>
    <w:rsid w:val="71729DD6"/>
    <w:rsid w:val="7175BCF5"/>
    <w:rsid w:val="71785D21"/>
    <w:rsid w:val="717C5CF5"/>
    <w:rsid w:val="717E9E91"/>
    <w:rsid w:val="7185E622"/>
    <w:rsid w:val="718870B9"/>
    <w:rsid w:val="718A8607"/>
    <w:rsid w:val="718B9F16"/>
    <w:rsid w:val="718F05C0"/>
    <w:rsid w:val="7193A225"/>
    <w:rsid w:val="719BBB6A"/>
    <w:rsid w:val="71A7AB37"/>
    <w:rsid w:val="71A83FA6"/>
    <w:rsid w:val="71BD5601"/>
    <w:rsid w:val="71C19588"/>
    <w:rsid w:val="71C52D98"/>
    <w:rsid w:val="71F54F0C"/>
    <w:rsid w:val="72002C51"/>
    <w:rsid w:val="7203C061"/>
    <w:rsid w:val="7203EE55"/>
    <w:rsid w:val="72091606"/>
    <w:rsid w:val="72231FA2"/>
    <w:rsid w:val="722458E0"/>
    <w:rsid w:val="722488E2"/>
    <w:rsid w:val="723AAEC4"/>
    <w:rsid w:val="7248B96F"/>
    <w:rsid w:val="72591FD6"/>
    <w:rsid w:val="7264FA3D"/>
    <w:rsid w:val="72748A44"/>
    <w:rsid w:val="727C5A55"/>
    <w:rsid w:val="72813F40"/>
    <w:rsid w:val="728B8B5E"/>
    <w:rsid w:val="728DCCF3"/>
    <w:rsid w:val="72915EA8"/>
    <w:rsid w:val="7294DEAB"/>
    <w:rsid w:val="7297A58D"/>
    <w:rsid w:val="72A855CB"/>
    <w:rsid w:val="72AA1BBC"/>
    <w:rsid w:val="72BEAD96"/>
    <w:rsid w:val="72C57686"/>
    <w:rsid w:val="72CA731C"/>
    <w:rsid w:val="72CC14F7"/>
    <w:rsid w:val="72FC4456"/>
    <w:rsid w:val="7306BEE6"/>
    <w:rsid w:val="7309735D"/>
    <w:rsid w:val="7310065F"/>
    <w:rsid w:val="7316EB53"/>
    <w:rsid w:val="731A42FB"/>
    <w:rsid w:val="73214FBA"/>
    <w:rsid w:val="732DA319"/>
    <w:rsid w:val="73338179"/>
    <w:rsid w:val="733A0979"/>
    <w:rsid w:val="733E2D14"/>
    <w:rsid w:val="73422356"/>
    <w:rsid w:val="73448EBD"/>
    <w:rsid w:val="735385CB"/>
    <w:rsid w:val="7378429A"/>
    <w:rsid w:val="737C5EBD"/>
    <w:rsid w:val="73962D6A"/>
    <w:rsid w:val="739A32DA"/>
    <w:rsid w:val="73AB64F8"/>
    <w:rsid w:val="73B12B49"/>
    <w:rsid w:val="73B6D6E8"/>
    <w:rsid w:val="73B862C1"/>
    <w:rsid w:val="73B94FF9"/>
    <w:rsid w:val="73C64456"/>
    <w:rsid w:val="73D7F94B"/>
    <w:rsid w:val="73D9D6C4"/>
    <w:rsid w:val="73DB9FB1"/>
    <w:rsid w:val="73F05C96"/>
    <w:rsid w:val="73F4BE6A"/>
    <w:rsid w:val="73FB5711"/>
    <w:rsid w:val="74134D46"/>
    <w:rsid w:val="7431BE7B"/>
    <w:rsid w:val="7432E4D2"/>
    <w:rsid w:val="746CBF70"/>
    <w:rsid w:val="748052A0"/>
    <w:rsid w:val="7480CE48"/>
    <w:rsid w:val="7483C5E2"/>
    <w:rsid w:val="74A9D616"/>
    <w:rsid w:val="74B9330C"/>
    <w:rsid w:val="74C27C2E"/>
    <w:rsid w:val="74CF6321"/>
    <w:rsid w:val="74E290F3"/>
    <w:rsid w:val="74E39EDC"/>
    <w:rsid w:val="74EDDC6B"/>
    <w:rsid w:val="7500C730"/>
    <w:rsid w:val="750C0936"/>
    <w:rsid w:val="751F7B61"/>
    <w:rsid w:val="752B614A"/>
    <w:rsid w:val="753336D1"/>
    <w:rsid w:val="753B4EC0"/>
    <w:rsid w:val="75535D62"/>
    <w:rsid w:val="7557E461"/>
    <w:rsid w:val="75628CB0"/>
    <w:rsid w:val="756B5B0F"/>
    <w:rsid w:val="756F79F5"/>
    <w:rsid w:val="7578242E"/>
    <w:rsid w:val="75808DEB"/>
    <w:rsid w:val="758630C7"/>
    <w:rsid w:val="758B3989"/>
    <w:rsid w:val="759D4DFF"/>
    <w:rsid w:val="75A4F9CF"/>
    <w:rsid w:val="75B04BC4"/>
    <w:rsid w:val="75B68421"/>
    <w:rsid w:val="75C16F01"/>
    <w:rsid w:val="75C29EA3"/>
    <w:rsid w:val="75CC3746"/>
    <w:rsid w:val="75F9A2D0"/>
    <w:rsid w:val="75FC5E56"/>
    <w:rsid w:val="75FF54A2"/>
    <w:rsid w:val="7607AC2D"/>
    <w:rsid w:val="7608D5E2"/>
    <w:rsid w:val="76273780"/>
    <w:rsid w:val="7628CEF7"/>
    <w:rsid w:val="7628E01D"/>
    <w:rsid w:val="762A69D8"/>
    <w:rsid w:val="762C8E48"/>
    <w:rsid w:val="7639CB8E"/>
    <w:rsid w:val="7640C268"/>
    <w:rsid w:val="764DE905"/>
    <w:rsid w:val="764F00A9"/>
    <w:rsid w:val="765F386A"/>
    <w:rsid w:val="76720D1E"/>
    <w:rsid w:val="7679E3D0"/>
    <w:rsid w:val="767D920A"/>
    <w:rsid w:val="76845822"/>
    <w:rsid w:val="768D796F"/>
    <w:rsid w:val="7693FB87"/>
    <w:rsid w:val="76950676"/>
    <w:rsid w:val="769B88D1"/>
    <w:rsid w:val="76A9F038"/>
    <w:rsid w:val="76B5D0BE"/>
    <w:rsid w:val="76BC5E3F"/>
    <w:rsid w:val="76CC11B8"/>
    <w:rsid w:val="76DD5D75"/>
    <w:rsid w:val="76DEEEF7"/>
    <w:rsid w:val="76F23F2E"/>
    <w:rsid w:val="77061657"/>
    <w:rsid w:val="77254BB8"/>
    <w:rsid w:val="772D2BEE"/>
    <w:rsid w:val="7733B23B"/>
    <w:rsid w:val="776C62BD"/>
    <w:rsid w:val="776D569D"/>
    <w:rsid w:val="777778C2"/>
    <w:rsid w:val="77785A61"/>
    <w:rsid w:val="7794541E"/>
    <w:rsid w:val="77A78C2D"/>
    <w:rsid w:val="77ABD027"/>
    <w:rsid w:val="77BC52E2"/>
    <w:rsid w:val="77BE6183"/>
    <w:rsid w:val="77BFC603"/>
    <w:rsid w:val="77CD9413"/>
    <w:rsid w:val="77D15881"/>
    <w:rsid w:val="77D1E5C9"/>
    <w:rsid w:val="77D7D750"/>
    <w:rsid w:val="77E23F74"/>
    <w:rsid w:val="77EE17BD"/>
    <w:rsid w:val="77F6E093"/>
    <w:rsid w:val="78082953"/>
    <w:rsid w:val="782AA067"/>
    <w:rsid w:val="78307D14"/>
    <w:rsid w:val="7834F57C"/>
    <w:rsid w:val="784667E0"/>
    <w:rsid w:val="78559025"/>
    <w:rsid w:val="7862D29C"/>
    <w:rsid w:val="78718A32"/>
    <w:rsid w:val="78A3E596"/>
    <w:rsid w:val="78B5B5F6"/>
    <w:rsid w:val="78C362D7"/>
    <w:rsid w:val="78E06136"/>
    <w:rsid w:val="78F15F91"/>
    <w:rsid w:val="78FB9181"/>
    <w:rsid w:val="7900E1E6"/>
    <w:rsid w:val="7907588E"/>
    <w:rsid w:val="790B4D48"/>
    <w:rsid w:val="790DD912"/>
    <w:rsid w:val="79169C17"/>
    <w:rsid w:val="791AC492"/>
    <w:rsid w:val="7922FBD9"/>
    <w:rsid w:val="793D980A"/>
    <w:rsid w:val="7941ED7C"/>
    <w:rsid w:val="7947FD3B"/>
    <w:rsid w:val="79603F12"/>
    <w:rsid w:val="79661702"/>
    <w:rsid w:val="7999F4A2"/>
    <w:rsid w:val="79E38434"/>
    <w:rsid w:val="79EE9F88"/>
    <w:rsid w:val="7A1BBB78"/>
    <w:rsid w:val="7A27E0D9"/>
    <w:rsid w:val="7A418C6B"/>
    <w:rsid w:val="7A607ED5"/>
    <w:rsid w:val="7A61058F"/>
    <w:rsid w:val="7A616DA3"/>
    <w:rsid w:val="7A628999"/>
    <w:rsid w:val="7A65A27C"/>
    <w:rsid w:val="7A70465D"/>
    <w:rsid w:val="7A7156FE"/>
    <w:rsid w:val="7A7D12B5"/>
    <w:rsid w:val="7AA512F8"/>
    <w:rsid w:val="7AB34722"/>
    <w:rsid w:val="7ABEBA6D"/>
    <w:rsid w:val="7AC2931A"/>
    <w:rsid w:val="7AC9CF28"/>
    <w:rsid w:val="7ACAC865"/>
    <w:rsid w:val="7AD2C276"/>
    <w:rsid w:val="7ADF89B1"/>
    <w:rsid w:val="7AE0A27C"/>
    <w:rsid w:val="7B0DAA8A"/>
    <w:rsid w:val="7B103AB5"/>
    <w:rsid w:val="7B1C89E0"/>
    <w:rsid w:val="7B26FD4C"/>
    <w:rsid w:val="7B2CB05E"/>
    <w:rsid w:val="7B3051D9"/>
    <w:rsid w:val="7B432A10"/>
    <w:rsid w:val="7B434CE6"/>
    <w:rsid w:val="7B4C8279"/>
    <w:rsid w:val="7B57EDEE"/>
    <w:rsid w:val="7B5CD41C"/>
    <w:rsid w:val="7B5D6704"/>
    <w:rsid w:val="7B62CBC4"/>
    <w:rsid w:val="7B6546A0"/>
    <w:rsid w:val="7B7013D2"/>
    <w:rsid w:val="7B7D4071"/>
    <w:rsid w:val="7B89ABEC"/>
    <w:rsid w:val="7B8DD428"/>
    <w:rsid w:val="7B91F73B"/>
    <w:rsid w:val="7B9A378F"/>
    <w:rsid w:val="7BA35FFB"/>
    <w:rsid w:val="7BD836B9"/>
    <w:rsid w:val="7BE101AC"/>
    <w:rsid w:val="7BE53955"/>
    <w:rsid w:val="7BF802D3"/>
    <w:rsid w:val="7C04C704"/>
    <w:rsid w:val="7C0D5C19"/>
    <w:rsid w:val="7C0E0A40"/>
    <w:rsid w:val="7C156FF4"/>
    <w:rsid w:val="7C2B9821"/>
    <w:rsid w:val="7C2E400B"/>
    <w:rsid w:val="7C2F1AE9"/>
    <w:rsid w:val="7C310B8E"/>
    <w:rsid w:val="7C321DB0"/>
    <w:rsid w:val="7C34C3E0"/>
    <w:rsid w:val="7C3E2EEB"/>
    <w:rsid w:val="7C4E38D4"/>
    <w:rsid w:val="7C53EC67"/>
    <w:rsid w:val="7C544569"/>
    <w:rsid w:val="7C638A6E"/>
    <w:rsid w:val="7C683B1C"/>
    <w:rsid w:val="7C69EFF5"/>
    <w:rsid w:val="7C714399"/>
    <w:rsid w:val="7C79EFB0"/>
    <w:rsid w:val="7C7F7417"/>
    <w:rsid w:val="7C9692E8"/>
    <w:rsid w:val="7C988E75"/>
    <w:rsid w:val="7CA55FC2"/>
    <w:rsid w:val="7CB8D474"/>
    <w:rsid w:val="7CC0A5FC"/>
    <w:rsid w:val="7CDD81BB"/>
    <w:rsid w:val="7CDFBC59"/>
    <w:rsid w:val="7CF2BC37"/>
    <w:rsid w:val="7CFFE597"/>
    <w:rsid w:val="7D031D33"/>
    <w:rsid w:val="7D1E2804"/>
    <w:rsid w:val="7D24999F"/>
    <w:rsid w:val="7D306185"/>
    <w:rsid w:val="7D31FBFF"/>
    <w:rsid w:val="7D3310AB"/>
    <w:rsid w:val="7D38C0B5"/>
    <w:rsid w:val="7D402EEB"/>
    <w:rsid w:val="7D562AD0"/>
    <w:rsid w:val="7D61C0DE"/>
    <w:rsid w:val="7D7563CC"/>
    <w:rsid w:val="7D77152A"/>
    <w:rsid w:val="7D8B7C73"/>
    <w:rsid w:val="7D8D4428"/>
    <w:rsid w:val="7D997E0C"/>
    <w:rsid w:val="7DA2C6FD"/>
    <w:rsid w:val="7DAAECDB"/>
    <w:rsid w:val="7DB576C6"/>
    <w:rsid w:val="7DC5DF7B"/>
    <w:rsid w:val="7DCF9433"/>
    <w:rsid w:val="7DEB4FA5"/>
    <w:rsid w:val="7DF5F66D"/>
    <w:rsid w:val="7E070091"/>
    <w:rsid w:val="7E1A899F"/>
    <w:rsid w:val="7E1CD0F3"/>
    <w:rsid w:val="7E272F86"/>
    <w:rsid w:val="7E544C9F"/>
    <w:rsid w:val="7E57B661"/>
    <w:rsid w:val="7E628463"/>
    <w:rsid w:val="7E63A2BE"/>
    <w:rsid w:val="7E65F309"/>
    <w:rsid w:val="7E6E0EC6"/>
    <w:rsid w:val="7E8CA14E"/>
    <w:rsid w:val="7E95262E"/>
    <w:rsid w:val="7E989228"/>
    <w:rsid w:val="7EE1A386"/>
    <w:rsid w:val="7EE3CB14"/>
    <w:rsid w:val="7EFF2CE6"/>
    <w:rsid w:val="7F023EFE"/>
    <w:rsid w:val="7F19005F"/>
    <w:rsid w:val="7F1ACFA7"/>
    <w:rsid w:val="7F36A8BB"/>
    <w:rsid w:val="7F452D95"/>
    <w:rsid w:val="7F4BD8A2"/>
    <w:rsid w:val="7F62DA1E"/>
    <w:rsid w:val="7F76D838"/>
    <w:rsid w:val="7F794477"/>
    <w:rsid w:val="7F8099AA"/>
    <w:rsid w:val="7F885623"/>
    <w:rsid w:val="7F965D26"/>
    <w:rsid w:val="7FA402A5"/>
    <w:rsid w:val="7FB0E38C"/>
    <w:rsid w:val="7FBAE772"/>
    <w:rsid w:val="7FD2DF78"/>
    <w:rsid w:val="7FD58C7B"/>
    <w:rsid w:val="7FDD26DC"/>
    <w:rsid w:val="7FE890E0"/>
    <w:rsid w:val="7FFEA3A5"/>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49227D"/>
  <w15:chartTrackingRefBased/>
  <w15:docId w15:val="{51C4D7D6-3F2C-4583-B30A-20DB66A41E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lsdException w:name="heading 2" w:uiPriority="9" w:semiHidden="1" w:unhideWhenUsed="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2464"/>
  </w:style>
  <w:style w:type="paragraph" w:styleId="Heading1">
    <w:name w:val="heading 1"/>
    <w:basedOn w:val="Normal"/>
    <w:next w:val="Normal"/>
    <w:link w:val="Heading1Char"/>
    <w:rsid w:val="00012123"/>
    <w:pPr>
      <w:keepNext/>
      <w:spacing w:after="0" w:line="240" w:lineRule="auto"/>
      <w:jc w:val="both"/>
      <w:outlineLvl w:val="0"/>
    </w:pPr>
    <w:rPr>
      <w:rFonts w:ascii="Arial" w:hAnsi="Arial" w:eastAsia="Times New Roman" w:cs="Times New Roman"/>
      <w:b/>
      <w:sz w:val="24"/>
      <w:szCs w:val="20"/>
      <w:lang w:eastAsia="pt-BR"/>
    </w:rPr>
  </w:style>
  <w:style w:type="paragraph" w:styleId="Heading2">
    <w:name w:val="heading 2"/>
    <w:basedOn w:val="Normal"/>
    <w:next w:val="Normal"/>
    <w:uiPriority w:val="9"/>
    <w:unhideWhenUsed/>
    <w:qFormat/>
    <w:rsid w:val="427C02D4"/>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uiPriority w:val="9"/>
    <w:unhideWhenUsed/>
    <w:qFormat/>
    <w:rsid w:val="39AEA010"/>
    <w:pPr>
      <w:keepNext/>
      <w:keepLines/>
      <w:spacing w:before="160" w:after="80"/>
      <w:outlineLvl w:val="2"/>
    </w:pPr>
    <w:rPr>
      <w:rFonts w:eastAsiaTheme="majorEastAsia" w:cstheme="majorBidi"/>
      <w:color w:val="2F5496" w:themeColor="accent1" w:themeShade="BF"/>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rmalWeb">
    <w:name w:val="Normal (Web)"/>
    <w:basedOn w:val="Normal"/>
    <w:uiPriority w:val="99"/>
    <w:semiHidden/>
    <w:unhideWhenUsed/>
    <w:rsid w:val="003B3398"/>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Strong">
    <w:name w:val="Strong"/>
    <w:basedOn w:val="DefaultParagraphFont"/>
    <w:uiPriority w:val="22"/>
    <w:rsid w:val="003B3398"/>
    <w:rPr>
      <w:b/>
      <w:bCs/>
    </w:rPr>
  </w:style>
  <w:style w:type="character" w:styleId="Emphasis">
    <w:name w:val="Emphasis"/>
    <w:basedOn w:val="DefaultParagraphFont"/>
    <w:uiPriority w:val="20"/>
    <w:rsid w:val="003B3398"/>
    <w:rPr>
      <w:i/>
      <w:iCs/>
    </w:rPr>
  </w:style>
  <w:style w:type="character" w:styleId="CommentReference">
    <w:name w:val="annotation reference"/>
    <w:uiPriority w:val="99"/>
    <w:rsid w:val="002D3FF3"/>
    <w:rPr>
      <w:sz w:val="16"/>
      <w:szCs w:val="16"/>
    </w:rPr>
  </w:style>
  <w:style w:type="paragraph" w:styleId="CommentText">
    <w:name w:val="annotation text"/>
    <w:basedOn w:val="Normal"/>
    <w:link w:val="CommentTextChar"/>
    <w:uiPriority w:val="99"/>
    <w:rsid w:val="002D3FF3"/>
    <w:pPr>
      <w:spacing w:after="0" w:line="240" w:lineRule="auto"/>
    </w:pPr>
    <w:rPr>
      <w:rFonts w:ascii="Verdana" w:hAnsi="Verdana" w:eastAsia="Times New Roman" w:cs="Times New Roman"/>
      <w:sz w:val="20"/>
      <w:szCs w:val="20"/>
      <w:lang w:val="x-none" w:eastAsia="x-none"/>
    </w:rPr>
  </w:style>
  <w:style w:type="character" w:styleId="CommentTextChar" w:customStyle="1">
    <w:name w:val="Comment Text Char"/>
    <w:basedOn w:val="DefaultParagraphFont"/>
    <w:link w:val="CommentText"/>
    <w:uiPriority w:val="99"/>
    <w:rsid w:val="002D3FF3"/>
    <w:rPr>
      <w:rFonts w:ascii="Verdana" w:hAnsi="Verdana" w:eastAsia="Times New Roman"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04BD8"/>
    <w:pPr>
      <w:spacing w:after="160"/>
    </w:pPr>
    <w:rPr>
      <w:rFonts w:asciiTheme="minorHAnsi" w:hAnsiTheme="minorHAnsi" w:eastAsiaTheme="minorHAnsi" w:cstheme="minorBidi"/>
      <w:b/>
      <w:bCs/>
      <w:lang w:val="pt-BR" w:eastAsia="en-US"/>
    </w:rPr>
  </w:style>
  <w:style w:type="character" w:styleId="CommentSubjectChar" w:customStyle="1">
    <w:name w:val="Comment Subject Char"/>
    <w:basedOn w:val="CommentTextChar"/>
    <w:link w:val="CommentSubject"/>
    <w:uiPriority w:val="99"/>
    <w:semiHidden/>
    <w:rsid w:val="00D04BD8"/>
    <w:rPr>
      <w:rFonts w:ascii="Verdana" w:hAnsi="Verdana" w:eastAsia="Times New Roman" w:cs="Times New Roman"/>
      <w:b/>
      <w:bCs/>
      <w:sz w:val="20"/>
      <w:szCs w:val="20"/>
      <w:lang w:val="x-none" w:eastAsia="x-none"/>
    </w:rPr>
  </w:style>
  <w:style w:type="character" w:styleId="cf01" w:customStyle="1">
    <w:name w:val="cf01"/>
    <w:basedOn w:val="DefaultParagraphFont"/>
    <w:rsid w:val="00354AA2"/>
    <w:rPr>
      <w:rFonts w:hint="default" w:ascii="Segoe UI" w:hAnsi="Segoe UI" w:cs="Segoe UI"/>
      <w:sz w:val="18"/>
      <w:szCs w:val="18"/>
    </w:rPr>
  </w:style>
  <w:style w:type="character" w:styleId="normaltextrun" w:customStyle="1">
    <w:name w:val="normaltextrun"/>
    <w:basedOn w:val="DefaultParagraphFont"/>
    <w:rsid w:val="00661CF3"/>
  </w:style>
  <w:style w:type="character" w:styleId="eop" w:customStyle="1">
    <w:name w:val="eop"/>
    <w:basedOn w:val="DefaultParagraphFont"/>
    <w:rsid w:val="00661CF3"/>
  </w:style>
  <w:style w:type="paragraph" w:styleId="paragraph" w:customStyle="1">
    <w:name w:val="paragraph"/>
    <w:basedOn w:val="Normal"/>
    <w:rsid w:val="0047216B"/>
    <w:pPr>
      <w:spacing w:before="100" w:beforeAutospacing="1" w:after="100" w:afterAutospacing="1" w:line="240" w:lineRule="auto"/>
    </w:pPr>
    <w:rPr>
      <w:rFonts w:ascii="Times New Roman" w:hAnsi="Times New Roman" w:eastAsia="Times New Roman" w:cs="Times New Roman"/>
      <w:sz w:val="24"/>
      <w:szCs w:val="24"/>
      <w:lang w:eastAsia="pt-BR"/>
    </w:rPr>
  </w:style>
  <w:style w:type="character" w:styleId="Heading1Char" w:customStyle="1">
    <w:name w:val="Heading 1 Char"/>
    <w:basedOn w:val="DefaultParagraphFont"/>
    <w:link w:val="Heading1"/>
    <w:rsid w:val="00012123"/>
    <w:rPr>
      <w:rFonts w:ascii="Arial" w:hAnsi="Arial" w:eastAsia="Times New Roman" w:cs="Times New Roman"/>
      <w:b/>
      <w:sz w:val="24"/>
      <w:szCs w:val="20"/>
      <w:lang w:eastAsia="pt-BR"/>
    </w:rPr>
  </w:style>
  <w:style w:type="character" w:styleId="Hyperlink">
    <w:name w:val="Hyperlink"/>
    <w:uiPriority w:val="99"/>
    <w:unhideWhenUsed/>
    <w:rsid w:val="00012123"/>
    <w:rPr>
      <w:color w:val="0000FF"/>
      <w:u w:val="single"/>
    </w:rPr>
  </w:style>
  <w:style w:type="character" w:styleId="cf11" w:customStyle="1">
    <w:name w:val="cf11"/>
    <w:basedOn w:val="DefaultParagraphFont"/>
    <w:rsid w:val="005B7851"/>
    <w:rPr>
      <w:rFonts w:hint="default" w:ascii="Segoe UI" w:hAnsi="Segoe UI" w:cs="Segoe UI"/>
      <w:b/>
      <w:bCs/>
      <w:sz w:val="18"/>
      <w:szCs w:val="18"/>
    </w:rPr>
  </w:style>
  <w:style w:type="character" w:styleId="UnresolvedMention">
    <w:name w:val="Unresolved Mention"/>
    <w:basedOn w:val="DefaultParagraphFont"/>
    <w:uiPriority w:val="99"/>
    <w:semiHidden/>
    <w:unhideWhenUsed/>
    <w:rsid w:val="00485185"/>
    <w:rPr>
      <w:color w:val="605E5C"/>
      <w:shd w:val="clear" w:color="auto" w:fill="E1DFDD"/>
    </w:rPr>
  </w:style>
  <w:style w:type="paragraph" w:styleId="NoSpacing">
    <w:name w:val="No Spacing"/>
    <w:uiPriority w:val="1"/>
    <w:pPr>
      <w:spacing w:after="0" w:line="240" w:lineRule="auto"/>
    </w:pPr>
  </w:style>
  <w:style w:type="table" w:styleId="TableGrid">
    <w:name w:val="Table Grid"/>
    <w:basedOn w:val="TableNormal"/>
    <w:uiPriority w:val="59"/>
    <w:rsid w:val="00FB4123"/>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paragraph" w:styleId="Header">
    <w:name w:val="header"/>
    <w:basedOn w:val="Normal"/>
    <w:link w:val="HeaderChar"/>
    <w:uiPriority w:val="99"/>
    <w:unhideWhenUsed/>
    <w:rsid w:val="003A42DE"/>
    <w:pPr>
      <w:tabs>
        <w:tab w:val="center" w:pos="4252"/>
        <w:tab w:val="right" w:pos="8504"/>
      </w:tabs>
      <w:spacing w:after="0" w:line="240" w:lineRule="auto"/>
    </w:pPr>
  </w:style>
  <w:style w:type="character" w:styleId="HeaderChar" w:customStyle="1">
    <w:name w:val="Header Char"/>
    <w:basedOn w:val="DefaultParagraphFont"/>
    <w:link w:val="Header"/>
    <w:uiPriority w:val="99"/>
    <w:rsid w:val="003A42DE"/>
  </w:style>
  <w:style w:type="paragraph" w:styleId="Footer">
    <w:name w:val="footer"/>
    <w:basedOn w:val="Normal"/>
    <w:link w:val="FooterChar"/>
    <w:uiPriority w:val="99"/>
    <w:unhideWhenUsed/>
    <w:rsid w:val="003A42DE"/>
    <w:pPr>
      <w:tabs>
        <w:tab w:val="center" w:pos="4252"/>
        <w:tab w:val="right" w:pos="8504"/>
      </w:tabs>
      <w:spacing w:after="0" w:line="240" w:lineRule="auto"/>
    </w:pPr>
  </w:style>
  <w:style w:type="character" w:styleId="FooterChar" w:customStyle="1">
    <w:name w:val="Footer Char"/>
    <w:basedOn w:val="DefaultParagraphFont"/>
    <w:link w:val="Footer"/>
    <w:uiPriority w:val="99"/>
    <w:rsid w:val="003A42DE"/>
  </w:style>
  <w:style w:type="paragraph" w:styleId="Quote">
    <w:name w:val="Quote"/>
    <w:next w:val="Normal"/>
    <w:link w:val="QuoteChar"/>
    <w:autoRedefine/>
    <w:uiPriority w:val="29"/>
    <w:qFormat/>
    <w:rsid w:val="00770E7F"/>
    <w:pPr>
      <w:suppressAutoHyphens/>
      <w:spacing w:before="120" w:after="120" w:line="240" w:lineRule="auto"/>
      <w:ind w:left="2268" w:firstLine="1134"/>
      <w:textboxTightWrap w:val="allLines"/>
    </w:pPr>
    <w:rPr>
      <w:rFonts w:ascii="Arial" w:hAnsi="Arial" w:eastAsia="Times New Roman" w:cs="Verdana"/>
      <w:i/>
      <w:iCs/>
      <w:sz w:val="26"/>
      <w:szCs w:val="24"/>
      <w:lang w:eastAsia="zh-CN"/>
    </w:rPr>
  </w:style>
  <w:style w:type="character" w:styleId="QuoteChar" w:customStyle="1">
    <w:name w:val="Quote Char"/>
    <w:basedOn w:val="DefaultParagraphFont"/>
    <w:link w:val="Quote"/>
    <w:uiPriority w:val="29"/>
    <w:rsid w:val="00770E7F"/>
    <w:rPr>
      <w:rFonts w:ascii="Arial" w:hAnsi="Arial" w:eastAsia="Times New Roman" w:cs="Verdana"/>
      <w:i/>
      <w:iCs/>
      <w:sz w:val="26"/>
      <w:szCs w:val="24"/>
      <w:lang w:eastAsia="zh-CN"/>
    </w:rPr>
  </w:style>
  <w:style w:type="character" w:styleId="PlaceholderText">
    <w:name w:val="Placeholder Text"/>
    <w:basedOn w:val="DefaultParagraphFont"/>
    <w:uiPriority w:val="99"/>
    <w:semiHidden/>
    <w:rsid w:val="00770E7F"/>
    <w:rPr>
      <w:color w:val="808080"/>
    </w:rPr>
  </w:style>
  <w:style w:type="paragraph" w:styleId="Ttulos" w:customStyle="1">
    <w:name w:val="Títulos"/>
    <w:basedOn w:val="Quote"/>
    <w:link w:val="TtulosChar"/>
    <w:qFormat/>
    <w:rsid w:val="002D127E"/>
    <w:pPr>
      <w:suppressAutoHyphens w:val="0"/>
      <w:spacing w:line="360" w:lineRule="auto"/>
      <w:ind w:left="0" w:firstLine="0"/>
      <w:jc w:val="center"/>
    </w:pPr>
    <w:rPr>
      <w:b/>
      <w:i w:val="0"/>
      <w:caps/>
      <w:sz w:val="28"/>
    </w:rPr>
  </w:style>
  <w:style w:type="character" w:styleId="TtulosChar" w:customStyle="1">
    <w:name w:val="Títulos Char"/>
    <w:basedOn w:val="QuoteChar"/>
    <w:link w:val="Ttulos"/>
    <w:rsid w:val="002D127E"/>
    <w:rPr>
      <w:rFonts w:ascii="Arial" w:hAnsi="Arial" w:eastAsia="Times New Roman" w:cs="Verdana"/>
      <w:b/>
      <w:i w:val="0"/>
      <w:iCs/>
      <w:caps/>
      <w:sz w:val="28"/>
      <w:szCs w:val="24"/>
      <w:lang w:eastAsia="zh-CN"/>
    </w:rPr>
  </w:style>
  <w:style w:type="paragraph" w:styleId="ListParagraph">
    <w:name w:val="List Paragraph"/>
    <w:basedOn w:val="Normal"/>
    <w:uiPriority w:val="34"/>
    <w:rsid w:val="003624B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4230347">
      <w:bodyDiv w:val="1"/>
      <w:marLeft w:val="0"/>
      <w:marRight w:val="0"/>
      <w:marTop w:val="0"/>
      <w:marBottom w:val="0"/>
      <w:divBdr>
        <w:top w:val="none" w:sz="0" w:space="0" w:color="auto"/>
        <w:left w:val="none" w:sz="0" w:space="0" w:color="auto"/>
        <w:bottom w:val="none" w:sz="0" w:space="0" w:color="auto"/>
        <w:right w:val="none" w:sz="0" w:space="0" w:color="auto"/>
      </w:divBdr>
    </w:div>
    <w:div w:id="413018091">
      <w:bodyDiv w:val="1"/>
      <w:marLeft w:val="0"/>
      <w:marRight w:val="0"/>
      <w:marTop w:val="0"/>
      <w:marBottom w:val="0"/>
      <w:divBdr>
        <w:top w:val="none" w:sz="0" w:space="0" w:color="auto"/>
        <w:left w:val="none" w:sz="0" w:space="0" w:color="auto"/>
        <w:bottom w:val="none" w:sz="0" w:space="0" w:color="auto"/>
        <w:right w:val="none" w:sz="0" w:space="0" w:color="auto"/>
      </w:divBdr>
      <w:divsChild>
        <w:div w:id="2822071">
          <w:marLeft w:val="0"/>
          <w:marRight w:val="0"/>
          <w:marTop w:val="0"/>
          <w:marBottom w:val="0"/>
          <w:divBdr>
            <w:top w:val="none" w:sz="0" w:space="0" w:color="auto"/>
            <w:left w:val="none" w:sz="0" w:space="0" w:color="auto"/>
            <w:bottom w:val="none" w:sz="0" w:space="0" w:color="auto"/>
            <w:right w:val="none" w:sz="0" w:space="0" w:color="auto"/>
          </w:divBdr>
        </w:div>
        <w:div w:id="66805320">
          <w:marLeft w:val="0"/>
          <w:marRight w:val="0"/>
          <w:marTop w:val="0"/>
          <w:marBottom w:val="0"/>
          <w:divBdr>
            <w:top w:val="none" w:sz="0" w:space="0" w:color="auto"/>
            <w:left w:val="none" w:sz="0" w:space="0" w:color="auto"/>
            <w:bottom w:val="none" w:sz="0" w:space="0" w:color="auto"/>
            <w:right w:val="none" w:sz="0" w:space="0" w:color="auto"/>
          </w:divBdr>
        </w:div>
        <w:div w:id="108937693">
          <w:marLeft w:val="0"/>
          <w:marRight w:val="0"/>
          <w:marTop w:val="0"/>
          <w:marBottom w:val="0"/>
          <w:divBdr>
            <w:top w:val="none" w:sz="0" w:space="0" w:color="auto"/>
            <w:left w:val="none" w:sz="0" w:space="0" w:color="auto"/>
            <w:bottom w:val="none" w:sz="0" w:space="0" w:color="auto"/>
            <w:right w:val="none" w:sz="0" w:space="0" w:color="auto"/>
          </w:divBdr>
        </w:div>
        <w:div w:id="122819581">
          <w:marLeft w:val="0"/>
          <w:marRight w:val="0"/>
          <w:marTop w:val="0"/>
          <w:marBottom w:val="0"/>
          <w:divBdr>
            <w:top w:val="none" w:sz="0" w:space="0" w:color="auto"/>
            <w:left w:val="none" w:sz="0" w:space="0" w:color="auto"/>
            <w:bottom w:val="none" w:sz="0" w:space="0" w:color="auto"/>
            <w:right w:val="none" w:sz="0" w:space="0" w:color="auto"/>
          </w:divBdr>
        </w:div>
        <w:div w:id="123617578">
          <w:marLeft w:val="0"/>
          <w:marRight w:val="0"/>
          <w:marTop w:val="0"/>
          <w:marBottom w:val="0"/>
          <w:divBdr>
            <w:top w:val="none" w:sz="0" w:space="0" w:color="auto"/>
            <w:left w:val="none" w:sz="0" w:space="0" w:color="auto"/>
            <w:bottom w:val="none" w:sz="0" w:space="0" w:color="auto"/>
            <w:right w:val="none" w:sz="0" w:space="0" w:color="auto"/>
          </w:divBdr>
        </w:div>
        <w:div w:id="141508789">
          <w:marLeft w:val="0"/>
          <w:marRight w:val="0"/>
          <w:marTop w:val="0"/>
          <w:marBottom w:val="0"/>
          <w:divBdr>
            <w:top w:val="none" w:sz="0" w:space="0" w:color="auto"/>
            <w:left w:val="none" w:sz="0" w:space="0" w:color="auto"/>
            <w:bottom w:val="none" w:sz="0" w:space="0" w:color="auto"/>
            <w:right w:val="none" w:sz="0" w:space="0" w:color="auto"/>
          </w:divBdr>
        </w:div>
        <w:div w:id="187644767">
          <w:marLeft w:val="0"/>
          <w:marRight w:val="0"/>
          <w:marTop w:val="0"/>
          <w:marBottom w:val="0"/>
          <w:divBdr>
            <w:top w:val="none" w:sz="0" w:space="0" w:color="auto"/>
            <w:left w:val="none" w:sz="0" w:space="0" w:color="auto"/>
            <w:bottom w:val="none" w:sz="0" w:space="0" w:color="auto"/>
            <w:right w:val="none" w:sz="0" w:space="0" w:color="auto"/>
          </w:divBdr>
        </w:div>
        <w:div w:id="200172804">
          <w:marLeft w:val="0"/>
          <w:marRight w:val="0"/>
          <w:marTop w:val="0"/>
          <w:marBottom w:val="0"/>
          <w:divBdr>
            <w:top w:val="none" w:sz="0" w:space="0" w:color="auto"/>
            <w:left w:val="none" w:sz="0" w:space="0" w:color="auto"/>
            <w:bottom w:val="none" w:sz="0" w:space="0" w:color="auto"/>
            <w:right w:val="none" w:sz="0" w:space="0" w:color="auto"/>
          </w:divBdr>
        </w:div>
        <w:div w:id="240874898">
          <w:marLeft w:val="0"/>
          <w:marRight w:val="0"/>
          <w:marTop w:val="0"/>
          <w:marBottom w:val="0"/>
          <w:divBdr>
            <w:top w:val="none" w:sz="0" w:space="0" w:color="auto"/>
            <w:left w:val="none" w:sz="0" w:space="0" w:color="auto"/>
            <w:bottom w:val="none" w:sz="0" w:space="0" w:color="auto"/>
            <w:right w:val="none" w:sz="0" w:space="0" w:color="auto"/>
          </w:divBdr>
        </w:div>
        <w:div w:id="256331791">
          <w:marLeft w:val="0"/>
          <w:marRight w:val="0"/>
          <w:marTop w:val="0"/>
          <w:marBottom w:val="0"/>
          <w:divBdr>
            <w:top w:val="none" w:sz="0" w:space="0" w:color="auto"/>
            <w:left w:val="none" w:sz="0" w:space="0" w:color="auto"/>
            <w:bottom w:val="none" w:sz="0" w:space="0" w:color="auto"/>
            <w:right w:val="none" w:sz="0" w:space="0" w:color="auto"/>
          </w:divBdr>
        </w:div>
        <w:div w:id="257644802">
          <w:marLeft w:val="0"/>
          <w:marRight w:val="0"/>
          <w:marTop w:val="0"/>
          <w:marBottom w:val="0"/>
          <w:divBdr>
            <w:top w:val="none" w:sz="0" w:space="0" w:color="auto"/>
            <w:left w:val="none" w:sz="0" w:space="0" w:color="auto"/>
            <w:bottom w:val="none" w:sz="0" w:space="0" w:color="auto"/>
            <w:right w:val="none" w:sz="0" w:space="0" w:color="auto"/>
          </w:divBdr>
        </w:div>
        <w:div w:id="263197325">
          <w:marLeft w:val="0"/>
          <w:marRight w:val="0"/>
          <w:marTop w:val="0"/>
          <w:marBottom w:val="0"/>
          <w:divBdr>
            <w:top w:val="none" w:sz="0" w:space="0" w:color="auto"/>
            <w:left w:val="none" w:sz="0" w:space="0" w:color="auto"/>
            <w:bottom w:val="none" w:sz="0" w:space="0" w:color="auto"/>
            <w:right w:val="none" w:sz="0" w:space="0" w:color="auto"/>
          </w:divBdr>
        </w:div>
        <w:div w:id="352532577">
          <w:marLeft w:val="0"/>
          <w:marRight w:val="0"/>
          <w:marTop w:val="0"/>
          <w:marBottom w:val="0"/>
          <w:divBdr>
            <w:top w:val="none" w:sz="0" w:space="0" w:color="auto"/>
            <w:left w:val="none" w:sz="0" w:space="0" w:color="auto"/>
            <w:bottom w:val="none" w:sz="0" w:space="0" w:color="auto"/>
            <w:right w:val="none" w:sz="0" w:space="0" w:color="auto"/>
          </w:divBdr>
        </w:div>
        <w:div w:id="359821937">
          <w:marLeft w:val="0"/>
          <w:marRight w:val="0"/>
          <w:marTop w:val="0"/>
          <w:marBottom w:val="0"/>
          <w:divBdr>
            <w:top w:val="none" w:sz="0" w:space="0" w:color="auto"/>
            <w:left w:val="none" w:sz="0" w:space="0" w:color="auto"/>
            <w:bottom w:val="none" w:sz="0" w:space="0" w:color="auto"/>
            <w:right w:val="none" w:sz="0" w:space="0" w:color="auto"/>
          </w:divBdr>
        </w:div>
        <w:div w:id="362561384">
          <w:marLeft w:val="0"/>
          <w:marRight w:val="0"/>
          <w:marTop w:val="0"/>
          <w:marBottom w:val="0"/>
          <w:divBdr>
            <w:top w:val="none" w:sz="0" w:space="0" w:color="auto"/>
            <w:left w:val="none" w:sz="0" w:space="0" w:color="auto"/>
            <w:bottom w:val="none" w:sz="0" w:space="0" w:color="auto"/>
            <w:right w:val="none" w:sz="0" w:space="0" w:color="auto"/>
          </w:divBdr>
        </w:div>
        <w:div w:id="364403558">
          <w:marLeft w:val="0"/>
          <w:marRight w:val="0"/>
          <w:marTop w:val="0"/>
          <w:marBottom w:val="0"/>
          <w:divBdr>
            <w:top w:val="none" w:sz="0" w:space="0" w:color="auto"/>
            <w:left w:val="none" w:sz="0" w:space="0" w:color="auto"/>
            <w:bottom w:val="none" w:sz="0" w:space="0" w:color="auto"/>
            <w:right w:val="none" w:sz="0" w:space="0" w:color="auto"/>
          </w:divBdr>
        </w:div>
        <w:div w:id="429931749">
          <w:marLeft w:val="0"/>
          <w:marRight w:val="0"/>
          <w:marTop w:val="0"/>
          <w:marBottom w:val="0"/>
          <w:divBdr>
            <w:top w:val="none" w:sz="0" w:space="0" w:color="auto"/>
            <w:left w:val="none" w:sz="0" w:space="0" w:color="auto"/>
            <w:bottom w:val="none" w:sz="0" w:space="0" w:color="auto"/>
            <w:right w:val="none" w:sz="0" w:space="0" w:color="auto"/>
          </w:divBdr>
        </w:div>
        <w:div w:id="561019136">
          <w:marLeft w:val="0"/>
          <w:marRight w:val="0"/>
          <w:marTop w:val="0"/>
          <w:marBottom w:val="0"/>
          <w:divBdr>
            <w:top w:val="none" w:sz="0" w:space="0" w:color="auto"/>
            <w:left w:val="none" w:sz="0" w:space="0" w:color="auto"/>
            <w:bottom w:val="none" w:sz="0" w:space="0" w:color="auto"/>
            <w:right w:val="none" w:sz="0" w:space="0" w:color="auto"/>
          </w:divBdr>
        </w:div>
        <w:div w:id="609051298">
          <w:marLeft w:val="0"/>
          <w:marRight w:val="0"/>
          <w:marTop w:val="0"/>
          <w:marBottom w:val="0"/>
          <w:divBdr>
            <w:top w:val="none" w:sz="0" w:space="0" w:color="auto"/>
            <w:left w:val="none" w:sz="0" w:space="0" w:color="auto"/>
            <w:bottom w:val="none" w:sz="0" w:space="0" w:color="auto"/>
            <w:right w:val="none" w:sz="0" w:space="0" w:color="auto"/>
          </w:divBdr>
        </w:div>
        <w:div w:id="954017077">
          <w:marLeft w:val="0"/>
          <w:marRight w:val="0"/>
          <w:marTop w:val="0"/>
          <w:marBottom w:val="0"/>
          <w:divBdr>
            <w:top w:val="none" w:sz="0" w:space="0" w:color="auto"/>
            <w:left w:val="none" w:sz="0" w:space="0" w:color="auto"/>
            <w:bottom w:val="none" w:sz="0" w:space="0" w:color="auto"/>
            <w:right w:val="none" w:sz="0" w:space="0" w:color="auto"/>
          </w:divBdr>
        </w:div>
        <w:div w:id="978535799">
          <w:marLeft w:val="0"/>
          <w:marRight w:val="0"/>
          <w:marTop w:val="0"/>
          <w:marBottom w:val="0"/>
          <w:divBdr>
            <w:top w:val="none" w:sz="0" w:space="0" w:color="auto"/>
            <w:left w:val="none" w:sz="0" w:space="0" w:color="auto"/>
            <w:bottom w:val="none" w:sz="0" w:space="0" w:color="auto"/>
            <w:right w:val="none" w:sz="0" w:space="0" w:color="auto"/>
          </w:divBdr>
        </w:div>
        <w:div w:id="1018892960">
          <w:marLeft w:val="0"/>
          <w:marRight w:val="0"/>
          <w:marTop w:val="0"/>
          <w:marBottom w:val="0"/>
          <w:divBdr>
            <w:top w:val="none" w:sz="0" w:space="0" w:color="auto"/>
            <w:left w:val="none" w:sz="0" w:space="0" w:color="auto"/>
            <w:bottom w:val="none" w:sz="0" w:space="0" w:color="auto"/>
            <w:right w:val="none" w:sz="0" w:space="0" w:color="auto"/>
          </w:divBdr>
        </w:div>
        <w:div w:id="1056008656">
          <w:marLeft w:val="0"/>
          <w:marRight w:val="0"/>
          <w:marTop w:val="0"/>
          <w:marBottom w:val="0"/>
          <w:divBdr>
            <w:top w:val="none" w:sz="0" w:space="0" w:color="auto"/>
            <w:left w:val="none" w:sz="0" w:space="0" w:color="auto"/>
            <w:bottom w:val="none" w:sz="0" w:space="0" w:color="auto"/>
            <w:right w:val="none" w:sz="0" w:space="0" w:color="auto"/>
          </w:divBdr>
        </w:div>
        <w:div w:id="1221676725">
          <w:marLeft w:val="0"/>
          <w:marRight w:val="0"/>
          <w:marTop w:val="0"/>
          <w:marBottom w:val="0"/>
          <w:divBdr>
            <w:top w:val="none" w:sz="0" w:space="0" w:color="auto"/>
            <w:left w:val="none" w:sz="0" w:space="0" w:color="auto"/>
            <w:bottom w:val="none" w:sz="0" w:space="0" w:color="auto"/>
            <w:right w:val="none" w:sz="0" w:space="0" w:color="auto"/>
          </w:divBdr>
        </w:div>
        <w:div w:id="1243641124">
          <w:marLeft w:val="0"/>
          <w:marRight w:val="0"/>
          <w:marTop w:val="0"/>
          <w:marBottom w:val="0"/>
          <w:divBdr>
            <w:top w:val="none" w:sz="0" w:space="0" w:color="auto"/>
            <w:left w:val="none" w:sz="0" w:space="0" w:color="auto"/>
            <w:bottom w:val="none" w:sz="0" w:space="0" w:color="auto"/>
            <w:right w:val="none" w:sz="0" w:space="0" w:color="auto"/>
          </w:divBdr>
        </w:div>
        <w:div w:id="1290091801">
          <w:marLeft w:val="0"/>
          <w:marRight w:val="0"/>
          <w:marTop w:val="0"/>
          <w:marBottom w:val="0"/>
          <w:divBdr>
            <w:top w:val="none" w:sz="0" w:space="0" w:color="auto"/>
            <w:left w:val="none" w:sz="0" w:space="0" w:color="auto"/>
            <w:bottom w:val="none" w:sz="0" w:space="0" w:color="auto"/>
            <w:right w:val="none" w:sz="0" w:space="0" w:color="auto"/>
          </w:divBdr>
        </w:div>
        <w:div w:id="1337809687">
          <w:marLeft w:val="0"/>
          <w:marRight w:val="0"/>
          <w:marTop w:val="0"/>
          <w:marBottom w:val="0"/>
          <w:divBdr>
            <w:top w:val="none" w:sz="0" w:space="0" w:color="auto"/>
            <w:left w:val="none" w:sz="0" w:space="0" w:color="auto"/>
            <w:bottom w:val="none" w:sz="0" w:space="0" w:color="auto"/>
            <w:right w:val="none" w:sz="0" w:space="0" w:color="auto"/>
          </w:divBdr>
        </w:div>
        <w:div w:id="1375811701">
          <w:marLeft w:val="0"/>
          <w:marRight w:val="0"/>
          <w:marTop w:val="0"/>
          <w:marBottom w:val="0"/>
          <w:divBdr>
            <w:top w:val="none" w:sz="0" w:space="0" w:color="auto"/>
            <w:left w:val="none" w:sz="0" w:space="0" w:color="auto"/>
            <w:bottom w:val="none" w:sz="0" w:space="0" w:color="auto"/>
            <w:right w:val="none" w:sz="0" w:space="0" w:color="auto"/>
          </w:divBdr>
        </w:div>
        <w:div w:id="1432582094">
          <w:marLeft w:val="0"/>
          <w:marRight w:val="0"/>
          <w:marTop w:val="0"/>
          <w:marBottom w:val="0"/>
          <w:divBdr>
            <w:top w:val="none" w:sz="0" w:space="0" w:color="auto"/>
            <w:left w:val="none" w:sz="0" w:space="0" w:color="auto"/>
            <w:bottom w:val="none" w:sz="0" w:space="0" w:color="auto"/>
            <w:right w:val="none" w:sz="0" w:space="0" w:color="auto"/>
          </w:divBdr>
        </w:div>
        <w:div w:id="1570073932">
          <w:marLeft w:val="0"/>
          <w:marRight w:val="0"/>
          <w:marTop w:val="0"/>
          <w:marBottom w:val="0"/>
          <w:divBdr>
            <w:top w:val="none" w:sz="0" w:space="0" w:color="auto"/>
            <w:left w:val="none" w:sz="0" w:space="0" w:color="auto"/>
            <w:bottom w:val="none" w:sz="0" w:space="0" w:color="auto"/>
            <w:right w:val="none" w:sz="0" w:space="0" w:color="auto"/>
          </w:divBdr>
        </w:div>
        <w:div w:id="1579247219">
          <w:marLeft w:val="0"/>
          <w:marRight w:val="0"/>
          <w:marTop w:val="0"/>
          <w:marBottom w:val="0"/>
          <w:divBdr>
            <w:top w:val="none" w:sz="0" w:space="0" w:color="auto"/>
            <w:left w:val="none" w:sz="0" w:space="0" w:color="auto"/>
            <w:bottom w:val="none" w:sz="0" w:space="0" w:color="auto"/>
            <w:right w:val="none" w:sz="0" w:space="0" w:color="auto"/>
          </w:divBdr>
        </w:div>
        <w:div w:id="1591425135">
          <w:marLeft w:val="0"/>
          <w:marRight w:val="0"/>
          <w:marTop w:val="0"/>
          <w:marBottom w:val="0"/>
          <w:divBdr>
            <w:top w:val="none" w:sz="0" w:space="0" w:color="auto"/>
            <w:left w:val="none" w:sz="0" w:space="0" w:color="auto"/>
            <w:bottom w:val="none" w:sz="0" w:space="0" w:color="auto"/>
            <w:right w:val="none" w:sz="0" w:space="0" w:color="auto"/>
          </w:divBdr>
        </w:div>
        <w:div w:id="1610888191">
          <w:marLeft w:val="0"/>
          <w:marRight w:val="0"/>
          <w:marTop w:val="0"/>
          <w:marBottom w:val="0"/>
          <w:divBdr>
            <w:top w:val="none" w:sz="0" w:space="0" w:color="auto"/>
            <w:left w:val="none" w:sz="0" w:space="0" w:color="auto"/>
            <w:bottom w:val="none" w:sz="0" w:space="0" w:color="auto"/>
            <w:right w:val="none" w:sz="0" w:space="0" w:color="auto"/>
          </w:divBdr>
        </w:div>
        <w:div w:id="1854763474">
          <w:marLeft w:val="0"/>
          <w:marRight w:val="0"/>
          <w:marTop w:val="0"/>
          <w:marBottom w:val="0"/>
          <w:divBdr>
            <w:top w:val="none" w:sz="0" w:space="0" w:color="auto"/>
            <w:left w:val="none" w:sz="0" w:space="0" w:color="auto"/>
            <w:bottom w:val="none" w:sz="0" w:space="0" w:color="auto"/>
            <w:right w:val="none" w:sz="0" w:space="0" w:color="auto"/>
          </w:divBdr>
        </w:div>
        <w:div w:id="1907299275">
          <w:marLeft w:val="0"/>
          <w:marRight w:val="0"/>
          <w:marTop w:val="0"/>
          <w:marBottom w:val="0"/>
          <w:divBdr>
            <w:top w:val="none" w:sz="0" w:space="0" w:color="auto"/>
            <w:left w:val="none" w:sz="0" w:space="0" w:color="auto"/>
            <w:bottom w:val="none" w:sz="0" w:space="0" w:color="auto"/>
            <w:right w:val="none" w:sz="0" w:space="0" w:color="auto"/>
          </w:divBdr>
        </w:div>
        <w:div w:id="2030640756">
          <w:marLeft w:val="0"/>
          <w:marRight w:val="0"/>
          <w:marTop w:val="0"/>
          <w:marBottom w:val="0"/>
          <w:divBdr>
            <w:top w:val="none" w:sz="0" w:space="0" w:color="auto"/>
            <w:left w:val="none" w:sz="0" w:space="0" w:color="auto"/>
            <w:bottom w:val="none" w:sz="0" w:space="0" w:color="auto"/>
            <w:right w:val="none" w:sz="0" w:space="0" w:color="auto"/>
          </w:divBdr>
        </w:div>
        <w:div w:id="2051102033">
          <w:marLeft w:val="0"/>
          <w:marRight w:val="0"/>
          <w:marTop w:val="0"/>
          <w:marBottom w:val="0"/>
          <w:divBdr>
            <w:top w:val="none" w:sz="0" w:space="0" w:color="auto"/>
            <w:left w:val="none" w:sz="0" w:space="0" w:color="auto"/>
            <w:bottom w:val="none" w:sz="0" w:space="0" w:color="auto"/>
            <w:right w:val="none" w:sz="0" w:space="0" w:color="auto"/>
          </w:divBdr>
        </w:div>
        <w:div w:id="2069106084">
          <w:marLeft w:val="0"/>
          <w:marRight w:val="0"/>
          <w:marTop w:val="0"/>
          <w:marBottom w:val="0"/>
          <w:divBdr>
            <w:top w:val="none" w:sz="0" w:space="0" w:color="auto"/>
            <w:left w:val="none" w:sz="0" w:space="0" w:color="auto"/>
            <w:bottom w:val="none" w:sz="0" w:space="0" w:color="auto"/>
            <w:right w:val="none" w:sz="0" w:space="0" w:color="auto"/>
          </w:divBdr>
        </w:div>
        <w:div w:id="2118787248">
          <w:marLeft w:val="0"/>
          <w:marRight w:val="0"/>
          <w:marTop w:val="0"/>
          <w:marBottom w:val="0"/>
          <w:divBdr>
            <w:top w:val="none" w:sz="0" w:space="0" w:color="auto"/>
            <w:left w:val="none" w:sz="0" w:space="0" w:color="auto"/>
            <w:bottom w:val="none" w:sz="0" w:space="0" w:color="auto"/>
            <w:right w:val="none" w:sz="0" w:space="0" w:color="auto"/>
          </w:divBdr>
        </w:div>
        <w:div w:id="2137484229">
          <w:marLeft w:val="0"/>
          <w:marRight w:val="0"/>
          <w:marTop w:val="0"/>
          <w:marBottom w:val="0"/>
          <w:divBdr>
            <w:top w:val="none" w:sz="0" w:space="0" w:color="auto"/>
            <w:left w:val="none" w:sz="0" w:space="0" w:color="auto"/>
            <w:bottom w:val="none" w:sz="0" w:space="0" w:color="auto"/>
            <w:right w:val="none" w:sz="0" w:space="0" w:color="auto"/>
          </w:divBdr>
        </w:div>
      </w:divsChild>
    </w:div>
    <w:div w:id="861630661">
      <w:bodyDiv w:val="1"/>
      <w:marLeft w:val="0"/>
      <w:marRight w:val="0"/>
      <w:marTop w:val="0"/>
      <w:marBottom w:val="0"/>
      <w:divBdr>
        <w:top w:val="none" w:sz="0" w:space="0" w:color="auto"/>
        <w:left w:val="none" w:sz="0" w:space="0" w:color="auto"/>
        <w:bottom w:val="none" w:sz="0" w:space="0" w:color="auto"/>
        <w:right w:val="none" w:sz="0" w:space="0" w:color="auto"/>
      </w:divBdr>
    </w:div>
    <w:div w:id="1260524813">
      <w:bodyDiv w:val="1"/>
      <w:marLeft w:val="0"/>
      <w:marRight w:val="0"/>
      <w:marTop w:val="0"/>
      <w:marBottom w:val="0"/>
      <w:divBdr>
        <w:top w:val="none" w:sz="0" w:space="0" w:color="auto"/>
        <w:left w:val="none" w:sz="0" w:space="0" w:color="auto"/>
        <w:bottom w:val="none" w:sz="0" w:space="0" w:color="auto"/>
        <w:right w:val="none" w:sz="0" w:space="0" w:color="auto"/>
      </w:divBdr>
    </w:div>
    <w:div w:id="1273198622">
      <w:bodyDiv w:val="1"/>
      <w:marLeft w:val="0"/>
      <w:marRight w:val="0"/>
      <w:marTop w:val="0"/>
      <w:marBottom w:val="0"/>
      <w:divBdr>
        <w:top w:val="none" w:sz="0" w:space="0" w:color="auto"/>
        <w:left w:val="none" w:sz="0" w:space="0" w:color="auto"/>
        <w:bottom w:val="none" w:sz="0" w:space="0" w:color="auto"/>
        <w:right w:val="none" w:sz="0" w:space="0" w:color="auto"/>
      </w:divBdr>
    </w:div>
    <w:div w:id="1468622279">
      <w:bodyDiv w:val="1"/>
      <w:marLeft w:val="0"/>
      <w:marRight w:val="0"/>
      <w:marTop w:val="0"/>
      <w:marBottom w:val="0"/>
      <w:divBdr>
        <w:top w:val="none" w:sz="0" w:space="0" w:color="auto"/>
        <w:left w:val="none" w:sz="0" w:space="0" w:color="auto"/>
        <w:bottom w:val="none" w:sz="0" w:space="0" w:color="auto"/>
        <w:right w:val="none" w:sz="0" w:space="0" w:color="auto"/>
      </w:divBdr>
    </w:div>
    <w:div w:id="1545829368">
      <w:bodyDiv w:val="1"/>
      <w:marLeft w:val="0"/>
      <w:marRight w:val="0"/>
      <w:marTop w:val="0"/>
      <w:marBottom w:val="0"/>
      <w:divBdr>
        <w:top w:val="none" w:sz="0" w:space="0" w:color="auto"/>
        <w:left w:val="none" w:sz="0" w:space="0" w:color="auto"/>
        <w:bottom w:val="none" w:sz="0" w:space="0" w:color="auto"/>
        <w:right w:val="none" w:sz="0" w:space="0" w:color="auto"/>
      </w:divBdr>
      <w:divsChild>
        <w:div w:id="100031289">
          <w:marLeft w:val="0"/>
          <w:marRight w:val="0"/>
          <w:marTop w:val="0"/>
          <w:marBottom w:val="0"/>
          <w:divBdr>
            <w:top w:val="none" w:sz="0" w:space="0" w:color="auto"/>
            <w:left w:val="none" w:sz="0" w:space="0" w:color="auto"/>
            <w:bottom w:val="none" w:sz="0" w:space="0" w:color="auto"/>
            <w:right w:val="none" w:sz="0" w:space="0" w:color="auto"/>
          </w:divBdr>
        </w:div>
        <w:div w:id="264308219">
          <w:marLeft w:val="0"/>
          <w:marRight w:val="0"/>
          <w:marTop w:val="0"/>
          <w:marBottom w:val="0"/>
          <w:divBdr>
            <w:top w:val="none" w:sz="0" w:space="0" w:color="auto"/>
            <w:left w:val="none" w:sz="0" w:space="0" w:color="auto"/>
            <w:bottom w:val="none" w:sz="0" w:space="0" w:color="auto"/>
            <w:right w:val="none" w:sz="0" w:space="0" w:color="auto"/>
          </w:divBdr>
        </w:div>
        <w:div w:id="1011178832">
          <w:marLeft w:val="0"/>
          <w:marRight w:val="0"/>
          <w:marTop w:val="0"/>
          <w:marBottom w:val="0"/>
          <w:divBdr>
            <w:top w:val="none" w:sz="0" w:space="0" w:color="auto"/>
            <w:left w:val="none" w:sz="0" w:space="0" w:color="auto"/>
            <w:bottom w:val="none" w:sz="0" w:space="0" w:color="auto"/>
            <w:right w:val="none" w:sz="0" w:space="0" w:color="auto"/>
          </w:divBdr>
        </w:div>
      </w:divsChild>
    </w:div>
    <w:div w:id="1847401044">
      <w:bodyDiv w:val="1"/>
      <w:marLeft w:val="0"/>
      <w:marRight w:val="0"/>
      <w:marTop w:val="0"/>
      <w:marBottom w:val="0"/>
      <w:divBdr>
        <w:top w:val="none" w:sz="0" w:space="0" w:color="auto"/>
        <w:left w:val="none" w:sz="0" w:space="0" w:color="auto"/>
        <w:bottom w:val="none" w:sz="0" w:space="0" w:color="auto"/>
        <w:right w:val="none" w:sz="0" w:space="0" w:color="auto"/>
      </w:divBdr>
    </w:div>
    <w:div w:id="1884244381">
      <w:bodyDiv w:val="1"/>
      <w:marLeft w:val="0"/>
      <w:marRight w:val="0"/>
      <w:marTop w:val="0"/>
      <w:marBottom w:val="0"/>
      <w:divBdr>
        <w:top w:val="none" w:sz="0" w:space="0" w:color="auto"/>
        <w:left w:val="none" w:sz="0" w:space="0" w:color="auto"/>
        <w:bottom w:val="none" w:sz="0" w:space="0" w:color="auto"/>
        <w:right w:val="none" w:sz="0" w:space="0" w:color="auto"/>
      </w:divBdr>
    </w:div>
    <w:div w:id="1890335944">
      <w:bodyDiv w:val="1"/>
      <w:marLeft w:val="0"/>
      <w:marRight w:val="0"/>
      <w:marTop w:val="0"/>
      <w:marBottom w:val="0"/>
      <w:divBdr>
        <w:top w:val="none" w:sz="0" w:space="0" w:color="auto"/>
        <w:left w:val="none" w:sz="0" w:space="0" w:color="auto"/>
        <w:bottom w:val="none" w:sz="0" w:space="0" w:color="auto"/>
        <w:right w:val="none" w:sz="0" w:space="0" w:color="auto"/>
      </w:divBdr>
      <w:divsChild>
        <w:div w:id="942416594">
          <w:marLeft w:val="0"/>
          <w:marRight w:val="0"/>
          <w:marTop w:val="0"/>
          <w:marBottom w:val="0"/>
          <w:divBdr>
            <w:top w:val="single" w:sz="8" w:space="1" w:color="auto"/>
            <w:left w:val="single" w:sz="8" w:space="4" w:color="auto"/>
            <w:bottom w:val="single" w:sz="8" w:space="1" w:color="auto"/>
            <w:right w:val="single" w:sz="8" w:space="4" w:color="auto"/>
          </w:divBdr>
        </w:div>
      </w:divsChild>
    </w:div>
    <w:div w:id="20910021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tjdf-my.sharepoint.com/personal/t319383_tjdft_jus_br/Documents/Arquivos%20de%20Microsoft%20Copilot%20Chat/APC%20BANCO%20PAN.pdf" TargetMode="Externa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yperlink" Target="https://tjdf-my.sharepoint.com/personal/t319383_tjdft_jus_br/Documents/Arquivos%20de%20Microsoft%20Copilot%20Chat/APC%20BANCO%20PAN.pdf" TargetMode="External"/><Relationship Id="rId7" Type="http://schemas.openxmlformats.org/officeDocument/2006/relationships/webSettings" Target="webSettings.xml"/><Relationship Id="rId12" Type="http://schemas.microsoft.com/office/2011/relationships/commentsExtended" Target="commentsExtended.xml"/><Relationship Id="rId17" Type="http://schemas.openxmlformats.org/officeDocument/2006/relationships/hyperlink" Target="https://tjdf-my.sharepoint.com/personal/t319383_tjdft_jus_br/Documents/Arquivos%20de%20Microsoft%20Copilot%20Chat/APC%20BANCO%20PAN.pdf" TargetMode="External"/><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hyperlink" Target="https://tjdf-my.sharepoint.com/personal/t319383_tjdft_jus_br/Documents/Arquivos%20de%20Microsoft%20Copilot%20Chat/APC%20BANCO%20PAN.pdf" TargetMode="External"/><Relationship Id="rId20" Type="http://schemas.openxmlformats.org/officeDocument/2006/relationships/hyperlink" Target="https://tjdf-my.sharepoint.com/personal/t319383_tjdft_jus_br/Documents/Arquivos%20de%20Microsoft%20Copilot%20Chat/APC%20BANCO%20PAN.pdf"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comments" Target="comments.xml"/><Relationship Id="rId24" Type="http://schemas.openxmlformats.org/officeDocument/2006/relationships/fontTable" Target="fontTable.xml"/><Relationship Id="rId5" Type="http://schemas.openxmlformats.org/officeDocument/2006/relationships/styles" Target="styles.xml"/><Relationship Id="rId15" Type="http://schemas.openxmlformats.org/officeDocument/2006/relationships/hyperlink" Target="https://tjdf-my.sharepoint.com/personal/t319383_tjdft_jus_br/Documents/Arquivos%20de%20Microsoft%20Copilot%20Chat/APC%20BANRISUL.pdf" TargetMode="External"/><Relationship Id="rId23"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hyperlink" Target="https://tjdf-my.sharepoint.com/personal/t319383_tjdft_jus_br/Documents/Arquivos%20de%20Microsoft%20Copilot%20Chat/APC%20BANCO%20PAN.pdf" TargetMode="External"/><Relationship Id="rId4" Type="http://schemas.openxmlformats.org/officeDocument/2006/relationships/numbering" Target="numbering.xml"/><Relationship Id="rId9" Type="http://schemas.openxmlformats.org/officeDocument/2006/relationships/endnotes" Target="endnotes.xml"/><Relationship Id="rId14" Type="http://schemas.microsoft.com/office/2018/08/relationships/commentsExtensible" Target="commentsExtensible.xml"/><Relationship Id="rId22" Type="http://schemas.openxmlformats.org/officeDocument/2006/relationships/header" Target="header1.xml"/><Relationship Id="rId27"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3B9A70FAF5543A087E733AB63B30A08"/>
        <w:category>
          <w:name w:val="Geral"/>
          <w:gallery w:val="placeholder"/>
        </w:category>
        <w:types>
          <w:type w:val="bbPlcHdr"/>
        </w:types>
        <w:behaviors>
          <w:behavior w:val="content"/>
        </w:behaviors>
        <w:guid w:val="{614F65E8-C399-4C8E-BC7F-2966884BFEFF}"/>
      </w:docPartPr>
      <w:docPartBody>
        <w:p w:rsidR="001E2AC0" w:rsidP="00730800" w:rsidRDefault="00730800">
          <w:pPr>
            <w:pStyle w:val="A3B9A70FAF5543A087E733AB63B30A08"/>
          </w:pPr>
          <w:r w:rsidRPr="002A0A13">
            <w:rPr>
              <w:rStyle w:val="PlaceholderText"/>
            </w:rPr>
            <w:t>Escolher um item.</w:t>
          </w:r>
        </w:p>
      </w:docPartBody>
    </w:docPart>
    <w:docPart>
      <w:docPartPr>
        <w:name w:val="3FA3A92DAD524C3DB57C04BE729E38DD"/>
        <w:category>
          <w:name w:val="Geral"/>
          <w:gallery w:val="placeholder"/>
        </w:category>
        <w:types>
          <w:type w:val="bbPlcHdr"/>
        </w:types>
        <w:behaviors>
          <w:behavior w:val="content"/>
        </w:behaviors>
        <w:guid w:val="{817B19AF-A578-4884-9B15-8D4A496A7F29}"/>
      </w:docPartPr>
      <w:docPartBody>
        <w:p w:rsidR="001E2AC0" w:rsidP="00465A25" w:rsidRDefault="00465A25">
          <w:pPr>
            <w:pStyle w:val="3FA3A92DAD524C3DB57C04BE729E38DD2"/>
          </w:pPr>
          <w:r w:rsidRPr="009F36E1">
            <w:rPr>
              <w:rStyle w:val="PlaceholderText"/>
              <w:sz w:val="28"/>
              <w:szCs w:val="28"/>
            </w:rPr>
            <w:t>Escolher um item.</w:t>
          </w:r>
        </w:p>
      </w:docPartBody>
    </w:docPart>
    <w:docPart>
      <w:docPartPr>
        <w:name w:val="D299773260594DFB838BAFD35996AEEF"/>
        <w:category>
          <w:name w:val="Geral"/>
          <w:gallery w:val="placeholder"/>
        </w:category>
        <w:types>
          <w:type w:val="bbPlcHdr"/>
        </w:types>
        <w:behaviors>
          <w:behavior w:val="content"/>
        </w:behaviors>
        <w:guid w:val="{EFEE6B4F-FF6D-41FF-B751-ECEBF2968244}"/>
      </w:docPartPr>
      <w:docPartBody>
        <w:p w:rsidR="001E2AC0" w:rsidP="00465A25" w:rsidRDefault="00465A25">
          <w:pPr>
            <w:pStyle w:val="D299773260594DFB838BAFD35996AEEF1"/>
          </w:pPr>
          <w:r>
            <w:rPr>
              <w:rFonts w:cs="Arial"/>
            </w:rPr>
            <w:t>Escolher um item</w:t>
          </w:r>
        </w:p>
      </w:docPartBody>
    </w:docPart>
    <w:docPart>
      <w:docPartPr>
        <w:name w:val="7AA328237CE04ECF8850841618042D0C"/>
        <w:category>
          <w:name w:val="Geral"/>
          <w:gallery w:val="placeholder"/>
        </w:category>
        <w:types>
          <w:type w:val="bbPlcHdr"/>
        </w:types>
        <w:behaviors>
          <w:behavior w:val="content"/>
        </w:behaviors>
        <w:guid w:val="{92FF1C29-185C-4C34-B1DE-88E8F079CF7E}"/>
      </w:docPartPr>
      <w:docPartBody>
        <w:p w:rsidR="001E2AC0" w:rsidP="00465A25" w:rsidRDefault="00465A25">
          <w:pPr>
            <w:pStyle w:val="7AA328237CE04ECF8850841618042D0C1"/>
          </w:pPr>
          <w:r>
            <w:rPr>
              <w:rFonts w:cs="Arial"/>
            </w:rPr>
            <w:t>Escolher um item</w:t>
          </w:r>
        </w:p>
      </w:docPartBody>
    </w:docPart>
    <w:docPart>
      <w:docPartPr>
        <w:name w:val="62298F36F7764BF4ADEBCB33BEEA4075"/>
        <w:category>
          <w:name w:val="Geral"/>
          <w:gallery w:val="placeholder"/>
        </w:category>
        <w:types>
          <w:type w:val="bbPlcHdr"/>
        </w:types>
        <w:behaviors>
          <w:behavior w:val="content"/>
        </w:behaviors>
        <w:guid w:val="{B3C5309B-F548-436A-946B-24377F46CF95}"/>
      </w:docPartPr>
      <w:docPartBody>
        <w:p w:rsidR="004441AC" w:rsidP="0033662E" w:rsidRDefault="0033662E">
          <w:pPr>
            <w:pStyle w:val="62298F36F7764BF4ADEBCB33BEEA4075"/>
          </w:pPr>
          <w:r>
            <w:rPr>
              <w:rFonts w:cs="Arial"/>
            </w:rPr>
            <w:t>Escolher um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Verdana">
    <w:panose1 w:val="020B0604030504040204"/>
    <w:charset w:val="00"/>
    <w:family w:val="swiss"/>
    <w:pitch w:val="variable"/>
    <w:sig w:usb0="A0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Yu Mincho">
    <w:altName w:val="游明朝"/>
    <w:panose1 w:val="00000000000000000000"/>
    <w:charset w:val="80"/>
    <w:family w:val="roman"/>
    <w:notTrueType/>
    <w:pitch w:val="default"/>
  </w:font>
  <w:font w:name="Aptos">
    <w:panose1 w:val="00000000000000000000"/>
    <w:charset w:val="00"/>
    <w:family w:val="roman"/>
    <w:notTrueType/>
    <w:pitch w:val="default"/>
  </w:font>
  <w:font w:name="Aptos Display">
    <w:panose1 w:val="00000000000000000000"/>
    <w:charset w:val="00"/>
    <w:family w:val="roman"/>
    <w:notTrueType/>
    <w:pitch w:val="default"/>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0800"/>
    <w:rsid w:val="00015EBA"/>
    <w:rsid w:val="00033421"/>
    <w:rsid w:val="0012395D"/>
    <w:rsid w:val="001359FB"/>
    <w:rsid w:val="001A535D"/>
    <w:rsid w:val="001E2AC0"/>
    <w:rsid w:val="00205489"/>
    <w:rsid w:val="00277029"/>
    <w:rsid w:val="002F13AB"/>
    <w:rsid w:val="00317E92"/>
    <w:rsid w:val="0033662E"/>
    <w:rsid w:val="003B38E0"/>
    <w:rsid w:val="004214D0"/>
    <w:rsid w:val="004441AC"/>
    <w:rsid w:val="00465A25"/>
    <w:rsid w:val="00474D1E"/>
    <w:rsid w:val="004C591E"/>
    <w:rsid w:val="00617896"/>
    <w:rsid w:val="00730800"/>
    <w:rsid w:val="00772ED7"/>
    <w:rsid w:val="0077693D"/>
    <w:rsid w:val="007D5396"/>
    <w:rsid w:val="007E66CB"/>
    <w:rsid w:val="008C4978"/>
    <w:rsid w:val="00962A91"/>
    <w:rsid w:val="009A37F4"/>
    <w:rsid w:val="00A8041D"/>
    <w:rsid w:val="00DF51C9"/>
    <w:rsid w:val="00E87B28"/>
    <w:rsid w:val="00FF50BB"/>
  </w:rsids>
  <m:mathPr>
    <m:mathFont m:val="Cambria Math"/>
    <m:brkBin m:val="before"/>
    <m:brkBinSub m:val="--"/>
    <m:smallFrac m:val="0"/>
    <m:dispDef/>
    <m:lMargin m:val="0"/>
    <m:rMargin m:val="0"/>
    <m:defJc m:val="centerGroup"/>
    <m:wrapIndent m:val="1440"/>
    <m:intLim m:val="subSup"/>
    <m:naryLim m:val="undOvr"/>
  </m:mathPr>
  <w:themeFontLang w:val="pt-BR"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pt-BR" w:eastAsia="pt-B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65A25"/>
    <w:rPr>
      <w:color w:val="808080"/>
    </w:rPr>
  </w:style>
  <w:style w:type="paragraph" w:customStyle="1" w:styleId="D299773260594DFB838BAFD35996AEEF1">
    <w:name w:val="D299773260594DFB838BAFD35996AEEF1"/>
    <w:rsid w:val="00465A25"/>
    <w:rPr>
      <w:rFonts w:eastAsiaTheme="minorHAnsi"/>
      <w:lang w:eastAsia="en-US"/>
    </w:rPr>
  </w:style>
  <w:style w:type="paragraph" w:customStyle="1" w:styleId="7AA328237CE04ECF8850841618042D0C1">
    <w:name w:val="7AA328237CE04ECF8850841618042D0C1"/>
    <w:rsid w:val="00465A25"/>
    <w:rPr>
      <w:rFonts w:eastAsiaTheme="minorHAnsi"/>
      <w:lang w:eastAsia="en-US"/>
    </w:rPr>
  </w:style>
  <w:style w:type="paragraph" w:customStyle="1" w:styleId="3FA3A92DAD524C3DB57C04BE729E38DD2">
    <w:name w:val="3FA3A92DAD524C3DB57C04BE729E38DD2"/>
    <w:rsid w:val="00465A25"/>
    <w:pPr>
      <w:suppressAutoHyphens/>
      <w:spacing w:before="120" w:after="120" w:line="240" w:lineRule="auto"/>
      <w:ind w:left="2268" w:firstLine="1134"/>
      <w:textboxTightWrap w:val="allLines"/>
    </w:pPr>
    <w:rPr>
      <w:rFonts w:ascii="Arial" w:eastAsia="Times New Roman" w:hAnsi="Arial" w:cs="Verdana"/>
      <w:i/>
      <w:iCs/>
      <w:sz w:val="26"/>
      <w:szCs w:val="24"/>
      <w:lang w:eastAsia="zh-CN"/>
    </w:rPr>
  </w:style>
  <w:style w:type="paragraph" w:customStyle="1" w:styleId="A3B9A70FAF5543A087E733AB63B30A08">
    <w:name w:val="A3B9A70FAF5543A087E733AB63B30A08"/>
    <w:rsid w:val="00730800"/>
  </w:style>
  <w:style w:type="paragraph" w:customStyle="1" w:styleId="62298F36F7764BF4ADEBCB33BEEA4075">
    <w:name w:val="62298F36F7764BF4ADEBCB33BEEA4075"/>
    <w:rsid w:val="0033662E"/>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Flow_SignoffStatus xmlns="a1502e98-a051-4393-a021-de8709fd5db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D8446F430C8754BA55C94BD5B7A1A3F" ma:contentTypeVersion="10" ma:contentTypeDescription="Crie um novo documento." ma:contentTypeScope="" ma:versionID="2465e9b32c168538d9207cbcc35d84bb">
  <xsd:schema xmlns:xsd="http://www.w3.org/2001/XMLSchema" xmlns:xs="http://www.w3.org/2001/XMLSchema" xmlns:p="http://schemas.microsoft.com/office/2006/metadata/properties" xmlns:ns2="a1502e98-a051-4393-a021-de8709fd5dbd" xmlns:ns3="2aabb5b7-11a6-4edb-b82f-e91ec49f15ec" targetNamespace="http://schemas.microsoft.com/office/2006/metadata/properties" ma:root="true" ma:fieldsID="9b77972753d451347333962a9f4b269c" ns2:_="" ns3:_="">
    <xsd:import namespace="a1502e98-a051-4393-a021-de8709fd5dbd"/>
    <xsd:import namespace="2aabb5b7-11a6-4edb-b82f-e91ec49f15ec"/>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SearchProperties" minOccurs="0"/>
                <xsd:element ref="ns2:MediaServiceObjectDetectorVersion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502e98-a051-4393-a021-de8709fd5db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LengthInSeconds" ma:index="14" nillable="true" ma:displayName="MediaLengthInSeconds" ma:hidden="true" ma:internalName="MediaLengthInSeconds" ma:readOnly="true">
      <xsd:simpleType>
        <xsd:restriction base="dms:Unknown"/>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ObjectDetectorVersions" ma:index="16" nillable="true" ma:displayName="MediaServiceObjectDetectorVersions" ma:hidden="true" ma:indexed="true" ma:internalName="MediaServiceObjectDetectorVersions" ma:readOnly="true">
      <xsd:simpleType>
        <xsd:restriction base="dms:Text"/>
      </xsd:simpleType>
    </xsd:element>
    <xsd:element name="_Flow_SignoffStatus" ma:index="17" nillable="true" ma:displayName="Status de liberação" ma:internalName="Status_x0020_de_x0020_libera_x00e7__x00e3_o">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aabb5b7-11a6-4edb-b82f-e91ec49f15ec" elementFormDefault="qualified">
    <xsd:import namespace="http://schemas.microsoft.com/office/2006/documentManagement/types"/>
    <xsd:import namespace="http://schemas.microsoft.com/office/infopath/2007/PartnerControls"/>
    <xsd:element name="SharedWithUsers" ma:index="1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77EA40C-5804-4EEE-9895-1C1C7F48547D}">
  <ds:schemaRefs>
    <ds:schemaRef ds:uri="http://schemas.microsoft.com/office/2006/metadata/properties"/>
    <ds:schemaRef ds:uri="http://schemas.microsoft.com/office/infopath/2007/PartnerControls"/>
    <ds:schemaRef ds:uri="a1502e98-a051-4393-a021-de8709fd5dbd"/>
  </ds:schemaRefs>
</ds:datastoreItem>
</file>

<file path=customXml/itemProps2.xml><?xml version="1.0" encoding="utf-8"?>
<ds:datastoreItem xmlns:ds="http://schemas.openxmlformats.org/officeDocument/2006/customXml" ds:itemID="{42CF4ECE-4C5A-4517-9175-5AB81DB37CE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502e98-a051-4393-a021-de8709fd5dbd"/>
    <ds:schemaRef ds:uri="2aabb5b7-11a6-4edb-b82f-e91ec49f15e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698B7F2-438F-4346-AAA8-B30D71006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RENAN BARÃO</dc:creator>
  <keywords/>
  <dc:description/>
  <lastModifiedBy>Marcia Vilela Alves - GDACA</lastModifiedBy>
  <revision>388</revision>
  <dcterms:created xsi:type="dcterms:W3CDTF">2024-08-27T10:07:00.0000000Z</dcterms:created>
  <dcterms:modified xsi:type="dcterms:W3CDTF">2026-09-15T19:12:42.8963562Z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0x0101007D8446F430C8754BA55C94BD5B7A1A3F</vt:lpwstr>
  </property>
  <property fmtid="{D5CDD505-2E9C-101B-9397-08002B2CF9AE}" pid="3" name="MediaServiceImageTags">
    <vt:lpwstr/>
  </property>
  <property fmtid="{D5CDD505-2E9C-101B-9397-08002B2CF9AE}" pid="4" name="docLang">
    <vt:lpwstr>pt</vt:lpwstr>
  </property>
</Properties>
</file>