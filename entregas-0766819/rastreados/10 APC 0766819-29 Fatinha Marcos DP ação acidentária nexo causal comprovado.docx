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A535CD" w14:paraId="295784DB" w14:textId="77777777" w:rsidTr="000523D1">
        <w:tc>
          <w:tcPr>
            <w:tcW w:w="2822" w:type="dxa"/>
            <w:tcBorders>
              <w:top w:val="nil"/>
              <w:left w:val="nil"/>
              <w:bottom w:val="nil"/>
              <w:right w:val="nil"/>
            </w:tcBorders>
            <w:hideMark/>
          </w:tcPr>
          <w:p w14:paraId="22D6BCDA" w14:textId="77777777" w:rsidR="00A535CD" w:rsidRDefault="00A535CD" w:rsidP="000523D1">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0ECF7169" wp14:editId="473E77C0">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317BF21" w14:textId="77777777" w:rsidR="00A535CD" w:rsidRDefault="00A535CD"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610C16D9" w14:textId="77777777" w:rsidR="00A535CD" w:rsidRDefault="00A535CD" w:rsidP="000523D1">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r w:rsidRPr="62C261FF">
              <w:rPr>
                <w:rStyle w:val="normaltextrun"/>
                <w:rFonts w:ascii="Calibri" w:hAnsi="Calibri" w:cs="Calibri"/>
                <w:color w:val="595959" w:themeColor="text1" w:themeTint="A6"/>
                <w:sz w:val="20"/>
                <w:szCs w:val="20"/>
              </w:rPr>
              <w:t>o</w:t>
            </w:r>
            <w:commentRangeEnd w:id="0"/>
            <w:r w:rsidR="00BF0876" w:rsidRPr="62C261FF">
              <w:rPr>
                <w:rStyle w:val="Refdecomentrio"/>
                <w:rFonts w:ascii="Calibri" w:hAnsi="Calibri" w:cs="Calibri"/>
                <w:color w:val="595959" w:themeColor="text1" w:themeTint="A6"/>
                <w:sz w:val="20"/>
                <w:szCs w:val="20"/>
              </w:rPr>
              <w:commentReference w:id="0"/>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27D57613" w14:textId="77777777" w:rsidR="00A535CD" w:rsidRDefault="00A535CD"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431F7851" w14:textId="77777777" w:rsidR="00A535CD" w:rsidRDefault="00A535CD"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1D909FB3" w14:textId="77777777" w:rsidR="00A535CD" w:rsidRDefault="00A535CD" w:rsidP="00A535CD">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A535CD" w:rsidRPr="009F36E1" w14:paraId="3DCBD873" w14:textId="77777777" w:rsidTr="000523D1">
        <w:trPr>
          <w:cantSplit/>
          <w:trHeight w:val="397"/>
        </w:trPr>
        <w:tc>
          <w:tcPr>
            <w:tcW w:w="3686" w:type="dxa"/>
            <w:vAlign w:val="center"/>
          </w:tcPr>
          <w:p w14:paraId="504B5D35" w14:textId="77777777" w:rsidR="00A535CD" w:rsidRPr="009F36E1" w:rsidRDefault="00A535CD" w:rsidP="000523D1">
            <w:pPr>
              <w:rPr>
                <w:rFonts w:ascii="Arial" w:hAnsi="Arial" w:cs="Arial"/>
                <w:sz w:val="28"/>
                <w:szCs w:val="28"/>
              </w:rPr>
            </w:pPr>
            <w:r w:rsidRPr="009F36E1">
              <w:rPr>
                <w:rFonts w:ascii="Arial" w:hAnsi="Arial" w:cs="Arial"/>
                <w:sz w:val="28"/>
                <w:szCs w:val="28"/>
              </w:rPr>
              <w:t>Órgão</w:t>
            </w:r>
          </w:p>
        </w:tc>
        <w:tc>
          <w:tcPr>
            <w:tcW w:w="447" w:type="dxa"/>
            <w:vAlign w:val="center"/>
          </w:tcPr>
          <w:p w14:paraId="7643A985" w14:textId="77777777" w:rsidR="00A535CD" w:rsidRPr="009F36E1" w:rsidRDefault="00A535CD" w:rsidP="000523D1">
            <w:pPr>
              <w:rPr>
                <w:rFonts w:ascii="Arial" w:hAnsi="Arial" w:cs="Arial"/>
                <w:sz w:val="28"/>
                <w:szCs w:val="28"/>
              </w:rPr>
            </w:pPr>
            <w:r w:rsidRPr="009F36E1">
              <w:rPr>
                <w:rFonts w:ascii="Arial" w:hAnsi="Arial" w:cs="Arial"/>
                <w:sz w:val="28"/>
                <w:szCs w:val="28"/>
              </w:rPr>
              <w:t>:</w:t>
            </w:r>
          </w:p>
        </w:tc>
        <w:tc>
          <w:tcPr>
            <w:tcW w:w="4590" w:type="dxa"/>
            <w:vAlign w:val="center"/>
          </w:tcPr>
          <w:p w14:paraId="1CCB4968" w14:textId="77777777" w:rsidR="00A535CD" w:rsidRPr="009F36E1" w:rsidRDefault="00000000" w:rsidP="000523D1">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2D0DE9C20317469F8622C29B3018874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A535CD" w:rsidRPr="009F36E1">
                  <w:rPr>
                    <w:rFonts w:ascii="Arial" w:hAnsi="Arial" w:cs="Arial"/>
                    <w:sz w:val="28"/>
                    <w:szCs w:val="28"/>
                  </w:rPr>
                  <w:t>4ª Turma Cível</w:t>
                </w:r>
              </w:sdtContent>
            </w:sdt>
          </w:p>
        </w:tc>
      </w:tr>
      <w:tr w:rsidR="00A535CD" w:rsidRPr="009F36E1" w14:paraId="3266AAC4" w14:textId="77777777" w:rsidTr="000523D1">
        <w:trPr>
          <w:cantSplit/>
          <w:trHeight w:val="570"/>
        </w:trPr>
        <w:tc>
          <w:tcPr>
            <w:tcW w:w="3686" w:type="dxa"/>
            <w:vAlign w:val="center"/>
          </w:tcPr>
          <w:p w14:paraId="503B7A0F" w14:textId="77777777" w:rsidR="00A535CD" w:rsidRPr="009F36E1" w:rsidRDefault="00A535CD" w:rsidP="000523D1">
            <w:pPr>
              <w:rPr>
                <w:rFonts w:ascii="Arial" w:hAnsi="Arial" w:cs="Arial"/>
                <w:sz w:val="28"/>
                <w:szCs w:val="28"/>
              </w:rPr>
            </w:pPr>
            <w:r w:rsidRPr="009F36E1">
              <w:rPr>
                <w:rFonts w:ascii="Arial" w:hAnsi="Arial" w:cs="Arial"/>
                <w:sz w:val="28"/>
                <w:szCs w:val="28"/>
              </w:rPr>
              <w:t>Classe</w:t>
            </w:r>
          </w:p>
        </w:tc>
        <w:tc>
          <w:tcPr>
            <w:tcW w:w="447" w:type="dxa"/>
            <w:vAlign w:val="center"/>
          </w:tcPr>
          <w:p w14:paraId="14C679D4" w14:textId="77777777" w:rsidR="00A535CD" w:rsidRPr="009F36E1" w:rsidRDefault="00A535CD" w:rsidP="000523D1">
            <w:pPr>
              <w:rPr>
                <w:rFonts w:ascii="Arial" w:hAnsi="Arial" w:cs="Arial"/>
                <w:sz w:val="28"/>
                <w:szCs w:val="28"/>
              </w:rPr>
            </w:pPr>
            <w:r w:rsidRPr="009F36E1">
              <w:rPr>
                <w:rFonts w:ascii="Arial" w:hAnsi="Arial" w:cs="Arial"/>
                <w:sz w:val="28"/>
                <w:szCs w:val="28"/>
              </w:rPr>
              <w:t>:</w:t>
            </w:r>
          </w:p>
        </w:tc>
        <w:tc>
          <w:tcPr>
            <w:tcW w:w="4590" w:type="dxa"/>
            <w:vAlign w:val="center"/>
          </w:tcPr>
          <w:sdt>
            <w:sdtPr>
              <w:rPr>
                <w:rFonts w:ascii="Arial" w:hAnsi="Arial" w:cs="Arial"/>
                <w:i/>
                <w:iCs/>
                <w:sz w:val="28"/>
                <w:szCs w:val="28"/>
              </w:rPr>
              <w:id w:val="1558446301"/>
              <w:placeholder>
                <w:docPart w:val="BC87DA9ED807432080E139A8F205ED3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1D3C6E78" w14:textId="77777777" w:rsidR="00A535CD" w:rsidRPr="009F36E1" w:rsidRDefault="00A535CD" w:rsidP="00663FF3">
                <w:pPr>
                  <w:ind w:right="-675"/>
                  <w:rPr>
                    <w:rFonts w:cs="Arial"/>
                    <w:i/>
                    <w:iCs/>
                    <w:sz w:val="28"/>
                    <w:szCs w:val="28"/>
                  </w:rPr>
                </w:pPr>
                <w:r w:rsidRPr="00663FF3">
                  <w:rPr>
                    <w:rFonts w:ascii="Arial" w:hAnsi="Arial" w:cs="Arial"/>
                    <w:sz w:val="28"/>
                    <w:szCs w:val="28"/>
                  </w:rPr>
                  <w:t>Apelação Cível</w:t>
                </w:r>
              </w:p>
            </w:sdtContent>
          </w:sdt>
        </w:tc>
      </w:tr>
      <w:tr w:rsidR="00A535CD" w:rsidRPr="009F36E1" w14:paraId="658B406F" w14:textId="77777777" w:rsidTr="000523D1">
        <w:trPr>
          <w:cantSplit/>
          <w:trHeight w:val="397"/>
        </w:trPr>
        <w:tc>
          <w:tcPr>
            <w:tcW w:w="3686" w:type="dxa"/>
            <w:vAlign w:val="center"/>
          </w:tcPr>
          <w:p w14:paraId="27B1EB62" w14:textId="77777777" w:rsidR="00A535CD" w:rsidRPr="009F36E1" w:rsidRDefault="00A535CD" w:rsidP="000523D1">
            <w:pPr>
              <w:rPr>
                <w:rFonts w:ascii="Arial" w:hAnsi="Arial" w:cs="Arial"/>
                <w:sz w:val="28"/>
                <w:szCs w:val="28"/>
              </w:rPr>
            </w:pPr>
            <w:r w:rsidRPr="009F36E1">
              <w:rPr>
                <w:rFonts w:ascii="Arial" w:hAnsi="Arial" w:cs="Arial"/>
                <w:sz w:val="28"/>
                <w:szCs w:val="28"/>
              </w:rPr>
              <w:t>Processo nº</w:t>
            </w:r>
          </w:p>
        </w:tc>
        <w:tc>
          <w:tcPr>
            <w:tcW w:w="447" w:type="dxa"/>
            <w:vAlign w:val="center"/>
          </w:tcPr>
          <w:p w14:paraId="6F9FE1B2" w14:textId="77777777" w:rsidR="00A535CD" w:rsidRPr="009F36E1" w:rsidRDefault="00A535CD" w:rsidP="000523D1">
            <w:pPr>
              <w:rPr>
                <w:rFonts w:ascii="Arial" w:hAnsi="Arial" w:cs="Arial"/>
                <w:sz w:val="28"/>
                <w:szCs w:val="28"/>
              </w:rPr>
            </w:pPr>
            <w:r w:rsidRPr="20EF5200">
              <w:rPr>
                <w:rFonts w:ascii="Arial" w:hAnsi="Arial" w:cs="Arial"/>
                <w:sz w:val="28"/>
                <w:szCs w:val="28"/>
              </w:rPr>
              <w:t xml:space="preserve">: </w:t>
            </w:r>
          </w:p>
        </w:tc>
        <w:tc>
          <w:tcPr>
            <w:tcW w:w="4590" w:type="dxa"/>
            <w:vAlign w:val="center"/>
          </w:tcPr>
          <w:p w14:paraId="63A2545C" w14:textId="62C5A1F1" w:rsidR="00A535CD" w:rsidRPr="009F36E1" w:rsidRDefault="00A535CD" w:rsidP="000523D1">
            <w:pPr>
              <w:ind w:right="-675"/>
              <w:rPr>
                <w:rFonts w:ascii="Arial" w:hAnsi="Arial" w:cs="Arial"/>
                <w:sz w:val="28"/>
                <w:szCs w:val="28"/>
              </w:rPr>
            </w:pPr>
            <w:r w:rsidRPr="00A535CD">
              <w:rPr>
                <w:rFonts w:ascii="Arial" w:hAnsi="Arial" w:cs="Arial"/>
                <w:sz w:val="28"/>
                <w:szCs w:val="28"/>
              </w:rPr>
              <w:t>0766819-29.2025.8.07.0001</w:t>
            </w:r>
          </w:p>
        </w:tc>
      </w:tr>
      <w:tr w:rsidR="00A535CD" w:rsidRPr="009F36E1" w14:paraId="08B5FD62" w14:textId="77777777" w:rsidTr="000523D1">
        <w:trPr>
          <w:cantSplit/>
          <w:trHeight w:val="397"/>
        </w:trPr>
        <w:tc>
          <w:tcPr>
            <w:tcW w:w="3686" w:type="dxa"/>
            <w:vAlign w:val="center"/>
          </w:tcPr>
          <w:p w14:paraId="2A33DB8F" w14:textId="77777777" w:rsidR="00A535CD" w:rsidRPr="00F63CDB" w:rsidRDefault="00000000" w:rsidP="000523D1">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84B50D6DFCA340918E0EF292585B6E66"/>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A535CD" w:rsidRPr="00F63CDB">
                  <w:rPr>
                    <w:rFonts w:ascii="Arial" w:eastAsia="Times New Roman" w:hAnsi="Arial" w:cs="Arial"/>
                    <w:sz w:val="28"/>
                    <w:szCs w:val="28"/>
                    <w:lang w:eastAsia="zh-CN"/>
                  </w:rPr>
                  <w:t>Apelante</w:t>
                </w:r>
              </w:sdtContent>
            </w:sdt>
            <w:r w:rsidR="00A535CD" w:rsidRPr="00F63CDB">
              <w:rPr>
                <w:rFonts w:ascii="Arial" w:hAnsi="Arial" w:cs="Arial"/>
                <w:sz w:val="28"/>
                <w:szCs w:val="28"/>
              </w:rPr>
              <w:t xml:space="preserve"> (s)</w:t>
            </w:r>
          </w:p>
        </w:tc>
        <w:tc>
          <w:tcPr>
            <w:tcW w:w="447" w:type="dxa"/>
            <w:vAlign w:val="center"/>
          </w:tcPr>
          <w:p w14:paraId="227AD2BF" w14:textId="77777777" w:rsidR="00A535CD" w:rsidRPr="009F36E1" w:rsidRDefault="00A535CD" w:rsidP="000523D1">
            <w:pPr>
              <w:rPr>
                <w:rFonts w:ascii="Arial" w:hAnsi="Arial" w:cs="Arial"/>
                <w:sz w:val="28"/>
                <w:szCs w:val="28"/>
              </w:rPr>
            </w:pPr>
            <w:r w:rsidRPr="009F36E1">
              <w:rPr>
                <w:rFonts w:ascii="Arial" w:hAnsi="Arial" w:cs="Arial"/>
                <w:sz w:val="28"/>
                <w:szCs w:val="28"/>
              </w:rPr>
              <w:t>:</w:t>
            </w:r>
          </w:p>
        </w:tc>
        <w:tc>
          <w:tcPr>
            <w:tcW w:w="4590" w:type="dxa"/>
            <w:vAlign w:val="center"/>
          </w:tcPr>
          <w:p w14:paraId="5CF39C09" w14:textId="0F172BC0" w:rsidR="00A535CD" w:rsidRPr="009F36E1" w:rsidRDefault="00A535CD" w:rsidP="000523D1">
            <w:pPr>
              <w:rPr>
                <w:rFonts w:ascii="Arial" w:hAnsi="Arial" w:cs="Arial"/>
                <w:sz w:val="28"/>
                <w:szCs w:val="28"/>
              </w:rPr>
            </w:pPr>
            <w:r w:rsidRPr="00A535CD">
              <w:rPr>
                <w:rFonts w:ascii="Arial" w:hAnsi="Arial" w:cs="Arial"/>
                <w:sz w:val="28"/>
                <w:szCs w:val="28"/>
              </w:rPr>
              <w:t>JEIMISON DA SILVA</w:t>
            </w:r>
          </w:p>
        </w:tc>
      </w:tr>
      <w:tr w:rsidR="00A535CD" w:rsidRPr="009F36E1" w14:paraId="70E799A1" w14:textId="77777777" w:rsidTr="000523D1">
        <w:trPr>
          <w:cantSplit/>
          <w:trHeight w:val="397"/>
        </w:trPr>
        <w:tc>
          <w:tcPr>
            <w:tcW w:w="3686" w:type="dxa"/>
            <w:vAlign w:val="center"/>
          </w:tcPr>
          <w:p w14:paraId="48C65299" w14:textId="77777777" w:rsidR="00A535CD" w:rsidRPr="009F36E1" w:rsidRDefault="00000000" w:rsidP="000523D1">
            <w:pPr>
              <w:jc w:val="both"/>
              <w:rPr>
                <w:rFonts w:ascii="Arial" w:hAnsi="Arial" w:cs="Arial"/>
                <w:sz w:val="28"/>
                <w:szCs w:val="28"/>
              </w:rPr>
            </w:pPr>
            <w:sdt>
              <w:sdtPr>
                <w:rPr>
                  <w:rFonts w:ascii="Arial" w:eastAsia="Times New Roman" w:hAnsi="Arial" w:cs="Arial"/>
                  <w:sz w:val="28"/>
                  <w:szCs w:val="28"/>
                  <w:lang w:eastAsia="zh-CN"/>
                </w:rPr>
                <w:id w:val="-1351640470"/>
                <w:placeholder>
                  <w:docPart w:val="8464378295384DCBAFD06F0B5B70C75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A535CD">
                  <w:rPr>
                    <w:rFonts w:ascii="Arial" w:eastAsia="Times New Roman" w:hAnsi="Arial" w:cs="Arial"/>
                    <w:sz w:val="28"/>
                    <w:szCs w:val="28"/>
                    <w:lang w:eastAsia="zh-CN"/>
                  </w:rPr>
                  <w:t>Apelado</w:t>
                </w:r>
              </w:sdtContent>
            </w:sdt>
            <w:r w:rsidR="00A535CD" w:rsidRPr="009F36E1">
              <w:rPr>
                <w:rFonts w:ascii="Arial" w:hAnsi="Arial" w:cs="Arial"/>
                <w:sz w:val="28"/>
                <w:szCs w:val="28"/>
              </w:rPr>
              <w:t xml:space="preserve"> </w:t>
            </w:r>
            <w:r w:rsidR="00A535CD">
              <w:rPr>
                <w:rFonts w:ascii="Arial" w:hAnsi="Arial" w:cs="Arial"/>
                <w:sz w:val="28"/>
                <w:szCs w:val="28"/>
              </w:rPr>
              <w:t>(</w:t>
            </w:r>
            <w:r w:rsidR="00A535CD" w:rsidRPr="009F36E1">
              <w:rPr>
                <w:rFonts w:ascii="Arial" w:hAnsi="Arial" w:cs="Arial"/>
                <w:sz w:val="28"/>
                <w:szCs w:val="28"/>
              </w:rPr>
              <w:t>a)(s)</w:t>
            </w:r>
          </w:p>
        </w:tc>
        <w:tc>
          <w:tcPr>
            <w:tcW w:w="447" w:type="dxa"/>
            <w:vAlign w:val="center"/>
          </w:tcPr>
          <w:p w14:paraId="7B5B81AF" w14:textId="77777777" w:rsidR="00A535CD" w:rsidRPr="009F36E1" w:rsidRDefault="00A535CD" w:rsidP="000523D1">
            <w:pPr>
              <w:rPr>
                <w:rFonts w:ascii="Arial" w:hAnsi="Arial" w:cs="Arial"/>
                <w:sz w:val="28"/>
                <w:szCs w:val="28"/>
              </w:rPr>
            </w:pPr>
            <w:r w:rsidRPr="009F36E1">
              <w:rPr>
                <w:rFonts w:ascii="Arial" w:hAnsi="Arial" w:cs="Arial"/>
                <w:sz w:val="28"/>
                <w:szCs w:val="28"/>
              </w:rPr>
              <w:t>:</w:t>
            </w:r>
          </w:p>
        </w:tc>
        <w:tc>
          <w:tcPr>
            <w:tcW w:w="4590" w:type="dxa"/>
            <w:vAlign w:val="center"/>
          </w:tcPr>
          <w:p w14:paraId="008B0912" w14:textId="2AC15299" w:rsidR="00A535CD" w:rsidRPr="009F36E1" w:rsidRDefault="00A535CD" w:rsidP="000523D1">
            <w:pPr>
              <w:ind w:right="-74"/>
              <w:rPr>
                <w:rFonts w:ascii="Arial" w:hAnsi="Arial" w:cs="Arial"/>
                <w:sz w:val="28"/>
                <w:szCs w:val="28"/>
              </w:rPr>
            </w:pPr>
            <w:r w:rsidRPr="00A535CD">
              <w:rPr>
                <w:rFonts w:ascii="Arial" w:hAnsi="Arial" w:cs="Arial"/>
                <w:sz w:val="28"/>
                <w:szCs w:val="28"/>
              </w:rPr>
              <w:t>INSTITUTO NACIONAL DO SEGURO SOCIAL</w:t>
            </w:r>
          </w:p>
        </w:tc>
      </w:tr>
      <w:tr w:rsidR="00A535CD" w:rsidRPr="009F36E1" w14:paraId="1A60EE64" w14:textId="77777777" w:rsidTr="000523D1">
        <w:trPr>
          <w:cantSplit/>
          <w:trHeight w:val="397"/>
        </w:trPr>
        <w:tc>
          <w:tcPr>
            <w:tcW w:w="3686" w:type="dxa"/>
            <w:vAlign w:val="center"/>
          </w:tcPr>
          <w:p w14:paraId="7FFDA820" w14:textId="77777777" w:rsidR="00A535CD" w:rsidRPr="009F36E1" w:rsidRDefault="00A535CD" w:rsidP="000523D1">
            <w:pPr>
              <w:rPr>
                <w:rFonts w:ascii="Arial" w:hAnsi="Arial" w:cs="Arial"/>
                <w:sz w:val="28"/>
                <w:szCs w:val="28"/>
              </w:rPr>
            </w:pPr>
            <w:r w:rsidRPr="009F36E1">
              <w:rPr>
                <w:rFonts w:ascii="Arial" w:hAnsi="Arial" w:cs="Arial"/>
                <w:sz w:val="28"/>
                <w:szCs w:val="28"/>
              </w:rPr>
              <w:t>Relator(a)</w:t>
            </w:r>
          </w:p>
        </w:tc>
        <w:tc>
          <w:tcPr>
            <w:tcW w:w="447" w:type="dxa"/>
            <w:vAlign w:val="center"/>
          </w:tcPr>
          <w:p w14:paraId="4127DBEB" w14:textId="77777777" w:rsidR="00A535CD" w:rsidRPr="009F36E1" w:rsidRDefault="00A535CD" w:rsidP="000523D1">
            <w:pPr>
              <w:ind w:right="-11"/>
              <w:rPr>
                <w:rFonts w:ascii="Arial" w:hAnsi="Arial" w:cs="Arial"/>
                <w:sz w:val="28"/>
                <w:szCs w:val="28"/>
              </w:rPr>
            </w:pPr>
            <w:r w:rsidRPr="009F36E1">
              <w:rPr>
                <w:rFonts w:ascii="Arial" w:hAnsi="Arial" w:cs="Arial"/>
                <w:sz w:val="28"/>
                <w:szCs w:val="28"/>
              </w:rPr>
              <w:t>:</w:t>
            </w:r>
          </w:p>
        </w:tc>
        <w:tc>
          <w:tcPr>
            <w:tcW w:w="4590" w:type="dxa"/>
            <w:vAlign w:val="center"/>
          </w:tcPr>
          <w:p w14:paraId="312CAFCC" w14:textId="77777777" w:rsidR="00A535CD" w:rsidRPr="009F36E1" w:rsidRDefault="00A535CD" w:rsidP="000523D1">
            <w:pPr>
              <w:rPr>
                <w:rFonts w:ascii="Arial" w:hAnsi="Arial" w:cs="Arial"/>
                <w:b/>
                <w:sz w:val="28"/>
                <w:szCs w:val="28"/>
              </w:rPr>
            </w:pPr>
            <w:r w:rsidRPr="009F36E1">
              <w:rPr>
                <w:rFonts w:ascii="Arial" w:hAnsi="Arial" w:cs="Arial"/>
                <w:b/>
                <w:bCs/>
                <w:sz w:val="28"/>
                <w:szCs w:val="28"/>
              </w:rPr>
              <w:t>Des. Sérgio Rocha</w:t>
            </w:r>
          </w:p>
        </w:tc>
      </w:tr>
    </w:tbl>
    <w:p w14:paraId="13A63E89" w14:textId="77777777" w:rsidR="00A535CD" w:rsidRDefault="00A535CD" w:rsidP="00A535CD">
      <w:pPr>
        <w:spacing w:after="0" w:line="360" w:lineRule="auto"/>
        <w:jc w:val="both"/>
        <w:rPr>
          <w:rFonts w:ascii="Arial" w:hAnsi="Arial" w:cs="Arial"/>
          <w:sz w:val="28"/>
          <w:szCs w:val="28"/>
        </w:rPr>
      </w:pPr>
    </w:p>
    <w:p w14:paraId="6BB9B6D4" w14:textId="77777777" w:rsidR="00A535CD" w:rsidRPr="007E1C8C" w:rsidRDefault="00A535CD" w:rsidP="00A535CD">
      <w:pPr>
        <w:spacing w:after="0" w:line="360" w:lineRule="auto"/>
        <w:jc w:val="left"/>
        <w:rPr>
          <w:rFonts w:ascii="Arial" w:hAnsi="Arial" w:cs="Arial"/>
          <w:b/>
          <w:bCs/>
          <w:sz w:val="28"/>
          <w:szCs w:val="28"/>
        </w:rPr>
        <w:pPrChange w:id="1007" w:author="Assessor GDSXSR" w:date="2026-10-29T20:28:55Z">
          <w:pPr>
            <w:spacing w:after="0" w:line="360" w:lineRule="auto"/>
            <w:jc w:val="center"/>
          </w:pPr>
        </w:pPrChange>
      </w:pPr>
      <w:r w:rsidRPr="007E1C8C">
        <w:rPr>
          <w:rFonts w:ascii="Arial" w:hAnsi="Arial" w:cs="Arial"/>
          <w:b/>
          <w:bCs/>
          <w:sz w:val="28"/>
          <w:szCs w:val="28"/>
        </w:rPr>
        <w:t>EMENTA</w:t>
      </w:r>
    </w:p>
    <w:p w14:paraId="4EA7D189" w14:textId="77777777" w:rsidR="00A535CD" w:rsidRDefault="00A535CD" w:rsidP="00A535CD">
      <w:pPr>
        <w:spacing w:after="0" w:line="360" w:lineRule="auto"/>
        <w:jc w:val="both"/>
        <w:rPr>
          <w:rFonts w:ascii="Arial" w:hAnsi="Arial" w:cs="Arial"/>
          <w:sz w:val="28"/>
          <w:szCs w:val="28"/>
        </w:rPr>
      </w:pPr>
    </w:p>
    <w:p w14:paraId="6EDE9E63" w14:textId="77777777" w:rsidR="00542D80" w:rsidRPr="00542D80" w:rsidRDefault="00542D80" w:rsidP="00A95422">
      <w:pPr>
        <w:spacing w:after="0" w:line="360" w:lineRule="auto"/>
        <w:jc w:val="both"/>
        <w:rPr>
          <w:rFonts w:ascii="Arial" w:hAnsi="Arial" w:cs="Arial"/>
          <w:sz w:val="28"/>
          <w:szCs w:val="28"/>
        </w:rPr>
      </w:pPr>
      <w:commentRangeStart w:id="7"/>
      <w:r>
        <w:rPr>
          <w:rFonts w:ascii="Arial" w:hAnsi="Arial" w:cs="Arial"/>
          <w:sz w:val="28"/>
          <w:szCs w:val="28"/>
        </w:rPr>
        <w:t xml:space="preserve">APELAÇÃO CÍVEL. DIREITO PREVIDENCIÁRIO. AÇÃO ACIDENTÁRIA. AUXÍLIO-ACIDENTE. EXTINÇÃO SEM RESOLUÇÃO DE MÉRITO. TEMA 629 DO STJ. INAPLICABILIDADE. REGULAR INSTRUÇÃO PROCESSUAL. PROVA PERICIAL JUDICIAL. ACIDENTE DE TRAJETO. NEXO CAUSAL COMPROVADO. REDUÇÃO PERMANENTE DA CAPACIDADE LABORATIVA. CONCESSÃO DO BENEFÍCIO. CASSAÇÃO DA SENTENÇA. JULGAMENTO IMEDIATO DO MÉRITO. </w:t>
      </w:r>
      <w:del w:id="1008" w:author="Assessor GDSXSR" w:date="2026-10-29T20:28:55Z">
        <w:r>
          <w:rPr>
            <w:rFonts w:ascii="Arial" w:hAnsi="Arial" w:cs="Arial"/>
            <w:sz w:val="28"/>
            <w:szCs w:val="28"/>
          </w:rPr>
          <w:delText xml:space="preserve">PROVIMENTO</w:delText>
        </w:r>
      </w:del>
      <w:ins w:id="1009" w:author="Assessor GDSXSR" w:date="2026-10-29T20:28:55Z">
        <w:r>
          <w:rPr>
            <w:rFonts w:ascii="Arial" w:hAnsi="Arial" w:cs="Arial"/>
            <w:color w:val="808080"/>
            <w:sz w:val="28"/>
            <w:szCs w:val="28"/>
          </w:rPr>
          <w:t xml:space="preserve">RECURSO PROVIDO</w:t>
        </w:r>
      </w:ins>
      <w:r>
        <w:rPr>
          <w:rFonts w:ascii="Arial" w:hAnsi="Arial" w:cs="Arial"/>
          <w:sz w:val="28"/>
          <w:szCs w:val="28"/>
        </w:rPr>
        <w:t xml:space="preserve">.</w:t>
      </w:r>
      <w:commentRangeEnd w:id="7"/>
      <w:r>
        <w:rPr>
          <w:rStyle w:val="CommentReference"/>
        </w:rPr>
        <w:commentReference w:id="7"/>
      </w:r>
    </w:p>
    <w:p w14:paraId="6D6F2038" w14:textId="77777777" w:rsidR="00542D80" w:rsidRPr="00A95422" w:rsidRDefault="00542D80" w:rsidP="00A95422">
      <w:pPr>
        <w:spacing w:after="0" w:line="360" w:lineRule="auto"/>
        <w:jc w:val="both"/>
        <w:rPr>
          <w:rFonts w:ascii="Arial" w:hAnsi="Arial" w:cs="Arial"/>
          <w:b/>
          <w:bCs/>
          <w:sz w:val="28"/>
          <w:szCs w:val="28"/>
        </w:rPr>
      </w:pPr>
      <w:r w:rsidRPr="00A95422">
        <w:rPr>
          <w:rFonts w:ascii="Arial" w:hAnsi="Arial" w:cs="Arial"/>
          <w:b/>
          <w:bCs/>
          <w:sz w:val="28"/>
          <w:szCs w:val="28"/>
        </w:rPr>
        <w:t>I. Caso em exame</w:t>
      </w:r>
    </w:p>
    <w:p w14:paraId="5B33F69C" w14:textId="192B3168" w:rsidR="00542D80" w:rsidRPr="00542D80" w:rsidRDefault="00A95422" w:rsidP="00A95422">
      <w:pPr>
        <w:spacing w:after="0" w:line="360" w:lineRule="auto"/>
        <w:jc w:val="both"/>
        <w:rPr>
          <w:rFonts w:ascii="Arial" w:hAnsi="Arial" w:cs="Arial"/>
          <w:sz w:val="28"/>
          <w:szCs w:val="28"/>
        </w:rPr>
      </w:pPr>
      <w:commentRangeStart w:id="8"/>
      <w:r>
        <w:rPr>
          <w:rFonts w:ascii="Arial" w:hAnsi="Arial" w:cs="Arial"/>
          <w:sz w:val="28"/>
          <w:szCs w:val="28"/>
        </w:rPr>
        <w:t xml:space="preserve">1. </w:t>
      </w:r>
      <w:r>
        <w:rPr>
          <w:rFonts w:ascii="Arial" w:hAnsi="Arial" w:cs="Arial"/>
          <w:sz w:val="28"/>
          <w:szCs w:val="28"/>
        </w:rPr>
        <w:t xml:space="preserve">Ação acidentária proposta por pessoa natural contra o Instituto Nacional do Seguro Social (INSS), pleiteando a concessão de benefício por incapacidade decorrente de acidente de trajeto e, ao final, auxílio-acidente, sob alegação de redução permanente da capacidade laborativa em razão de sequelas resultantes de acidente motociclístico ocorrido em 13/11/2016</w:t>
      </w:r>
      <w:ins w:id="1010" w:author="Assessor GDSXSR" w:date="2026-10-29T20:28:55Z">
        <w:r>
          <w:rPr>
            <w:rFonts w:ascii="Arial" w:hAnsi="Arial" w:cs="Arial"/>
            <w:color w:val="808080"/>
            <w:sz w:val="28"/>
            <w:szCs w:val="28"/>
          </w:rPr>
          <w:t xml:space="preserve"> (R$ 70</w:t>
        </w:r>
      </w:ins>
      <w:r>
        <w:rPr>
          <w:rFonts w:ascii="Arial" w:hAnsi="Arial" w:cs="Arial"/>
          <w:sz w:val="28"/>
          <w:szCs w:val="28"/>
        </w:rPr>
        <w:t xml:space="preserve">.</w:t>
      </w:r>
      <w:ins w:id="1011" w:author="Assessor GDSXSR" w:date="2026-10-29T20:28:55Z">
        <w:r>
          <w:rPr>
            <w:rFonts w:ascii="Arial" w:hAnsi="Arial" w:cs="Arial"/>
            <w:color w:val="808080"/>
            <w:sz w:val="28"/>
            <w:szCs w:val="28"/>
          </w:rPr>
          <w:t xml:space="preserve">013,00).</w:t>
        </w:r>
        <w:commentRangeEnd w:id="8"/>
        <w:r>
          <w:rPr>
            <w:rStyle w:val="CommentReference"/>
            <w:color w:val="808080"/>
          </w:rPr>
          <w:commentReference w:id="8"/>
        </w:r>
      </w:ins>
    </w:p>
    <w:p w14:paraId="738898A8" w14:textId="1251E9D6" w:rsidR="00542D80" w:rsidRPr="00542D80" w:rsidRDefault="00A95422" w:rsidP="00A95422">
      <w:pPr>
        <w:spacing w:after="0" w:line="360" w:lineRule="auto"/>
        <w:jc w:val="both"/>
        <w:rPr>
          <w:rFonts w:ascii="Arial" w:hAnsi="Arial" w:cs="Arial"/>
          <w:sz w:val="28"/>
          <w:szCs w:val="28"/>
        </w:rPr>
      </w:pPr>
      <w:r>
        <w:rPr>
          <w:rFonts w:ascii="Arial" w:hAnsi="Arial" w:cs="Arial"/>
          <w:sz w:val="28"/>
          <w:szCs w:val="28"/>
        </w:rPr>
        <w:t xml:space="preserve">2. </w:t>
      </w:r>
      <w:r>
        <w:rPr>
          <w:rFonts w:ascii="Arial" w:hAnsi="Arial" w:cs="Arial"/>
          <w:sz w:val="28"/>
          <w:szCs w:val="28"/>
        </w:rPr>
        <w:t xml:space="preserve">A sentença julgou extinto o feito sem resolução do mérito, </w:t>
      </w:r>
      <w:del w:id="1012" w:author="Assessor GDSXSR" w:date="2026-10-29T20:28:55Z">
        <w:r>
          <w:rPr>
            <w:rFonts w:ascii="Arial" w:hAnsi="Arial" w:cs="Arial"/>
            <w:sz w:val="28"/>
            <w:szCs w:val="28"/>
          </w:rPr>
          <w:delText xml:space="preserve">com fundamento no art.</w:delText>
        </w:r>
      </w:del>
      <w:ins w:id="1013" w:author="Assessor GDSXSR" w:date="2026-10-29T20:28:55Z">
        <w:r>
          <w:rPr>
            <w:rFonts w:ascii="Arial" w:hAnsi="Arial" w:cs="Arial"/>
            <w:color w:val="808080"/>
            <w:sz w:val="28"/>
            <w:szCs w:val="28"/>
          </w:rPr>
          <w:t xml:space="preserve">(CPC</w:t>
        </w:r>
      </w:ins>
      <w:r>
        <w:rPr>
          <w:rFonts w:ascii="Arial" w:hAnsi="Arial" w:cs="Arial"/>
          <w:sz w:val="28"/>
          <w:szCs w:val="28"/>
        </w:rPr>
        <w:t xml:space="preserve"> 485</w:t>
      </w:r>
      <w:del w:id="1014" w:author="Assessor GDSXSR" w:date="2026-10-29T20:28:55Z">
        <w:r>
          <w:rPr>
            <w:rFonts w:ascii="Arial" w:hAnsi="Arial" w:cs="Arial"/>
            <w:sz w:val="28"/>
            <w:szCs w:val="28"/>
          </w:rPr>
          <w:delText xml:space="preserve">,</w:delText>
        </w:r>
      </w:del>
      <w:r>
        <w:rPr>
          <w:rFonts w:ascii="Arial" w:hAnsi="Arial" w:cs="Arial"/>
          <w:sz w:val="28"/>
          <w:szCs w:val="28"/>
        </w:rPr>
        <w:t xml:space="preserve"> IV</w:t>
      </w:r>
      <w:del w:id="1015" w:author="Assessor GDSXSR" w:date="2026-10-29T20:28:55Z">
        <w:r>
          <w:rPr>
            <w:rFonts w:ascii="Arial" w:hAnsi="Arial" w:cs="Arial"/>
            <w:sz w:val="28"/>
            <w:szCs w:val="28"/>
          </w:rPr>
          <w:delText xml:space="preserve">, do CPC,</w:delText>
        </w:r>
      </w:del>
      <w:ins w:id="1016" w:author="Assessor GDSXSR" w:date="2026-10-29T20:28:55Z">
        <w:r>
          <w:rPr>
            <w:rFonts w:ascii="Arial" w:hAnsi="Arial" w:cs="Arial"/>
            <w:color w:val="808080"/>
            <w:sz w:val="28"/>
            <w:szCs w:val="28"/>
          </w:rPr>
          <w:t xml:space="preserve">)</w:t>
        </w:r>
      </w:ins>
      <w:r>
        <w:rPr>
          <w:rFonts w:ascii="Arial" w:hAnsi="Arial" w:cs="Arial"/>
          <w:sz w:val="28"/>
          <w:szCs w:val="28"/>
        </w:rPr>
        <w:t xml:space="preserve"> por entender ausente prova suficiente do nexo causal entre a incapacidade e o acidente narrado, aplicando o entendimento firmado no Tema 629 do STJ.</w:t>
      </w:r>
    </w:p>
    <w:p w14:paraId="5A556B00" w14:textId="60F2313F" w:rsidR="00542D80" w:rsidRPr="00542D80" w:rsidRDefault="00A95422" w:rsidP="00A95422">
      <w:pPr>
        <w:spacing w:after="0" w:line="360" w:lineRule="auto"/>
        <w:jc w:val="both"/>
        <w:rPr>
          <w:rFonts w:ascii="Arial" w:hAnsi="Arial" w:cs="Arial"/>
          <w:sz w:val="28"/>
          <w:szCs w:val="28"/>
        </w:rPr>
      </w:pPr>
      <w:r>
        <w:rPr>
          <w:rFonts w:ascii="Arial" w:hAnsi="Arial" w:cs="Arial"/>
          <w:sz w:val="28"/>
          <w:szCs w:val="28"/>
        </w:rPr>
        <w:t xml:space="preserve">3. </w:t>
      </w:r>
      <w:r w:rsidR="00542D80" w:rsidRPr="00542D80">
        <w:rPr>
          <w:rFonts w:ascii="Arial" w:hAnsi="Arial" w:cs="Arial"/>
          <w:sz w:val="28"/>
          <w:szCs w:val="28"/>
        </w:rPr>
        <w:t>O autor apelou requerendo a cassação da sentença por inadequada aplicação do Tema 629 do STJ e, subsidiariamente, a procedência do pedido para concessão do auxílio-acidente desde o dia seguinte à cessação do auxílio-doença acidentário (B-91), com pagamento das parcelas vencidas.</w:t>
      </w:r>
    </w:p>
    <w:p w14:paraId="19F6D683" w14:textId="77777777" w:rsidR="00542D80" w:rsidRPr="00A95422" w:rsidRDefault="00542D80" w:rsidP="00A95422">
      <w:pPr>
        <w:spacing w:after="0" w:line="360" w:lineRule="auto"/>
        <w:jc w:val="both"/>
        <w:rPr>
          <w:rFonts w:ascii="Arial" w:hAnsi="Arial" w:cs="Arial"/>
          <w:b/>
          <w:bCs/>
          <w:sz w:val="28"/>
          <w:szCs w:val="28"/>
        </w:rPr>
      </w:pPr>
      <w:r w:rsidRPr="00A95422">
        <w:rPr>
          <w:rFonts w:ascii="Arial" w:hAnsi="Arial" w:cs="Arial"/>
          <w:b/>
          <w:bCs/>
          <w:sz w:val="28"/>
          <w:szCs w:val="28"/>
        </w:rPr>
        <w:t>II. Questão em discussão</w:t>
      </w:r>
    </w:p>
    <w:p w14:paraId="2D902E91" w14:textId="5639AAE8" w:rsidR="00542D80" w:rsidRPr="00542D80" w:rsidRDefault="00A95422" w:rsidP="00A95422">
      <w:pPr>
        <w:spacing w:after="0" w:line="360" w:lineRule="auto"/>
        <w:jc w:val="both"/>
        <w:rPr>
          <w:rFonts w:ascii="Arial" w:hAnsi="Arial" w:cs="Arial"/>
          <w:sz w:val="28"/>
          <w:szCs w:val="28"/>
        </w:rPr>
      </w:pPr>
      <w:r>
        <w:rPr>
          <w:rFonts w:ascii="Arial" w:hAnsi="Arial" w:cs="Arial"/>
          <w:sz w:val="28"/>
          <w:szCs w:val="28"/>
        </w:rPr>
        <w:t xml:space="preserve">4. </w:t>
      </w:r>
      <w:r>
        <w:rPr>
          <w:rFonts w:ascii="Arial" w:hAnsi="Arial" w:cs="Arial"/>
          <w:sz w:val="28"/>
          <w:szCs w:val="28"/>
        </w:rPr>
        <w:t xml:space="preserve">Há duas questões em discussão: (i) saber se a hipótese autoriza a extinção do processo sem resolução do mérito com fundamento no Tema 629 do STJ; e (ii) saber se o conjunto probatório comprova acidente de trajeto equiparado a acidente do trabalho, redução permanente da capacidade laborativa e, consequentemente, o direito ao auxílio-acidente </w:t>
      </w:r>
      <w:del w:id="1017" w:author="Assessor GDSXSR" w:date="2026-10-29T20:28:55Z">
        <w:r>
          <w:rPr>
            <w:rFonts w:ascii="Arial" w:hAnsi="Arial" w:cs="Arial"/>
            <w:sz w:val="28"/>
            <w:szCs w:val="28"/>
          </w:rPr>
          <w:delText xml:space="preserve">previsto no art. 86 da </w:delText>
        </w:r>
      </w:del>
      <w:ins w:id="1018" w:author="Assessor GDSXSR" w:date="2026-10-29T20:28:55Z">
        <w:r>
          <w:rPr>
            <w:rFonts w:ascii="Arial" w:hAnsi="Arial" w:cs="Arial"/>
            <w:color w:val="808080"/>
            <w:sz w:val="28"/>
            <w:szCs w:val="28"/>
          </w:rPr>
          <w:t xml:space="preserve">(</w:t>
        </w:r>
      </w:ins>
      <w:r>
        <w:rPr>
          <w:rFonts w:ascii="Arial" w:hAnsi="Arial" w:cs="Arial"/>
          <w:sz w:val="28"/>
          <w:szCs w:val="28"/>
        </w:rPr>
        <w:t xml:space="preserve">Lei</w:t>
      </w:r>
      <w:del w:id="1019" w:author="Assessor GDSXSR" w:date="2026-10-29T20:28:55Z">
        <w:r>
          <w:rPr>
            <w:rFonts w:ascii="Arial" w:hAnsi="Arial" w:cs="Arial"/>
            <w:sz w:val="28"/>
            <w:szCs w:val="28"/>
          </w:rPr>
          <w:delText xml:space="preserve"> nº</w:delText>
        </w:r>
      </w:del>
      <w:r>
        <w:rPr>
          <w:rFonts w:ascii="Arial" w:hAnsi="Arial" w:cs="Arial"/>
          <w:sz w:val="28"/>
          <w:szCs w:val="28"/>
        </w:rPr>
        <w:t xml:space="preserve"> 8.213/1991</w:t>
      </w:r>
      <w:ins w:id="1020" w:author="Assessor GDSXSR" w:date="2026-10-29T20:28:55Z">
        <w:r>
          <w:rPr>
            <w:rFonts w:ascii="Arial" w:hAnsi="Arial" w:cs="Arial"/>
            <w:color w:val="808080"/>
            <w:sz w:val="28"/>
            <w:szCs w:val="28"/>
          </w:rPr>
          <w:t xml:space="preserve"> 86)</w:t>
        </w:r>
      </w:ins>
      <w:r>
        <w:rPr>
          <w:rFonts w:ascii="Arial" w:hAnsi="Arial" w:cs="Arial"/>
          <w:sz w:val="28"/>
          <w:szCs w:val="28"/>
        </w:rPr>
        <w:t xml:space="preserve">.</w:t>
      </w:r>
    </w:p>
    <w:p w14:paraId="0F573563" w14:textId="77777777" w:rsidR="00542D80" w:rsidRPr="00A95422" w:rsidRDefault="00542D80" w:rsidP="00A95422">
      <w:pPr>
        <w:spacing w:after="0" w:line="360" w:lineRule="auto"/>
        <w:jc w:val="both"/>
        <w:rPr>
          <w:rFonts w:ascii="Arial" w:hAnsi="Arial" w:cs="Arial"/>
          <w:b/>
          <w:bCs/>
          <w:sz w:val="28"/>
          <w:szCs w:val="28"/>
        </w:rPr>
      </w:pPr>
      <w:r w:rsidRPr="00A95422">
        <w:rPr>
          <w:rFonts w:ascii="Arial" w:hAnsi="Arial" w:cs="Arial"/>
          <w:b/>
          <w:bCs/>
          <w:sz w:val="28"/>
          <w:szCs w:val="28"/>
        </w:rPr>
        <w:t>III. Razões de decidir</w:t>
      </w:r>
    </w:p>
    <w:p w14:paraId="1FA7E019" w14:textId="636D123D" w:rsidR="00542D80" w:rsidRPr="00542D80" w:rsidRDefault="00A95422" w:rsidP="00A95422">
      <w:pPr>
        <w:spacing w:after="0" w:line="360" w:lineRule="auto"/>
        <w:jc w:val="both"/>
        <w:rPr>
          <w:rFonts w:ascii="Arial" w:hAnsi="Arial" w:cs="Arial"/>
          <w:sz w:val="28"/>
          <w:szCs w:val="28"/>
        </w:rPr>
      </w:pPr>
      <w:r>
        <w:rPr>
          <w:rFonts w:ascii="Arial" w:hAnsi="Arial" w:cs="Arial"/>
          <w:sz w:val="28"/>
          <w:szCs w:val="28"/>
        </w:rPr>
        <w:t xml:space="preserve">5. </w:t>
      </w:r>
      <w:r w:rsidR="00542D80" w:rsidRPr="00542D80">
        <w:rPr>
          <w:rFonts w:ascii="Arial" w:hAnsi="Arial" w:cs="Arial"/>
          <w:sz w:val="28"/>
          <w:szCs w:val="28"/>
        </w:rPr>
        <w:t>A aplicação do Tema 629 do STJ pressupõe ausência de conteúdo probatório mínimo apto a instruir a petição inicial. Quando há regular instrução processual, com produção de prova pericial judicial e demais elementos de convicção, eventual insuficiência probatória conduz à improcedência do pedido, e não à extinção do feito sem resolução do mérito. A controvérsia, no caso, refere-se à valoração da prova produzida, circunstância que afasta a incidência do precedente repetitivo e impõe a cassação da sentença.</w:t>
      </w:r>
    </w:p>
    <w:p>
      <w:pPr>
        <w:spacing w:after="0" w:line="360" w:lineRule="auto"/>
        <w:jc w:val="both"/>
        <w:rPr>
          <w:ins w:id="1028" w:author="Assessor GDSXSR" w:date="2026-10-29T20:28:55Z"/>
        </w:rPr>
      </w:pPr>
      <w:r>
        <w:rPr>
          <w:rFonts w:ascii="Arial" w:hAnsi="Arial" w:cs="Arial"/>
          <w:sz w:val="28"/>
          <w:szCs w:val="28"/>
        </w:rPr>
        <w:t xml:space="preserve">6. </w:t>
      </w:r>
      <w:r>
        <w:rPr>
          <w:rFonts w:ascii="Arial" w:hAnsi="Arial" w:cs="Arial"/>
          <w:sz w:val="28"/>
          <w:szCs w:val="28"/>
        </w:rPr>
        <w:t xml:space="preserve">Estando a causa madura para julgamento, incide o </w:t>
      </w:r>
      <w:del w:id="1021" w:author="Assessor GDSXSR" w:date="2026-10-29T20:28:55Z">
        <w:r>
          <w:rPr>
            <w:rFonts w:ascii="Arial" w:hAnsi="Arial" w:cs="Arial"/>
            <w:sz w:val="28"/>
            <w:szCs w:val="28"/>
          </w:rPr>
          <w:delText xml:space="preserve">art.</w:delText>
        </w:r>
      </w:del>
      <w:ins w:id="1022" w:author="Assessor GDSXSR" w:date="2026-10-29T20:28:55Z">
        <w:r>
          <w:rPr>
            <w:rFonts w:ascii="Arial" w:hAnsi="Arial" w:cs="Arial"/>
            <w:color w:val="808080"/>
            <w:sz w:val="28"/>
            <w:szCs w:val="28"/>
          </w:rPr>
          <w:t xml:space="preserve">julgamento imediato do mérito (CPC</w:t>
        </w:r>
      </w:ins>
      <w:r>
        <w:rPr>
          <w:rFonts w:ascii="Arial" w:hAnsi="Arial" w:cs="Arial"/>
          <w:sz w:val="28"/>
          <w:szCs w:val="28"/>
        </w:rPr>
        <w:t xml:space="preserve"> 1.013</w:t>
      </w:r>
      <w:del w:id="1023" w:author="Assessor GDSXSR" w:date="2026-10-29T20:28:55Z">
        <w:r>
          <w:rPr>
            <w:rFonts w:ascii="Arial" w:hAnsi="Arial" w:cs="Arial"/>
            <w:sz w:val="28"/>
            <w:szCs w:val="28"/>
          </w:rPr>
          <w:delText xml:space="preserve">,</w:delText>
        </w:r>
      </w:del>
      <w:r>
        <w:rPr>
          <w:rFonts w:ascii="Arial" w:hAnsi="Arial" w:cs="Arial"/>
          <w:sz w:val="28"/>
          <w:szCs w:val="28"/>
        </w:rPr>
        <w:t xml:space="preserve"> § 3º</w:t>
      </w:r>
      <w:del w:id="1024" w:author="Assessor GDSXSR" w:date="2026-10-29T20:28:55Z">
        <w:r>
          <w:rPr>
            <w:rFonts w:ascii="Arial" w:hAnsi="Arial" w:cs="Arial"/>
            <w:sz w:val="28"/>
            <w:szCs w:val="28"/>
          </w:rPr>
          <w:delText xml:space="preserve">,</w:delText>
        </w:r>
      </w:del>
      <w:r>
        <w:rPr>
          <w:rFonts w:ascii="Arial" w:hAnsi="Arial" w:cs="Arial"/>
          <w:sz w:val="28"/>
          <w:szCs w:val="28"/>
        </w:rPr>
        <w:t xml:space="preserve"> I</w:t>
      </w:r>
      <w:del w:id="1025" w:author="Assessor GDSXSR" w:date="2026-10-29T20:28:55Z">
        <w:r>
          <w:rPr>
            <w:rFonts w:ascii="Arial" w:hAnsi="Arial" w:cs="Arial"/>
            <w:sz w:val="28"/>
            <w:szCs w:val="28"/>
          </w:rPr>
          <w:delText xml:space="preserve">, do CPC</w:delText>
        </w:r>
      </w:del>
      <w:ins w:id="1026" w:author="Assessor GDSXSR" w:date="2026-10-29T20:28:55Z">
        <w:r>
          <w:rPr>
            <w:rFonts w:ascii="Arial" w:hAnsi="Arial" w:cs="Arial"/>
            <w:color w:val="808080"/>
            <w:sz w:val="28"/>
            <w:szCs w:val="28"/>
          </w:rPr>
          <w:t xml:space="preserve">).</w:t>
        </w:r>
      </w:ins>
    </w:p>
    <w:p w14:paraId="064CDD5A" w14:textId="4D5AF8DF" w:rsidR="00542D80" w:rsidRPr="00542D80" w:rsidRDefault="00A95422" w:rsidP="00A95422">
      <w:pPr>
        <w:spacing w:after="0" w:line="360" w:lineRule="auto"/>
        <w:jc w:val="both"/>
        <w:rPr>
          <w:rFonts w:ascii="Arial" w:hAnsi="Arial" w:cs="Arial"/>
          <w:sz w:val="28"/>
          <w:szCs w:val="28"/>
        </w:rPr>
      </w:pPr>
      <w:ins w:id="1027" w:author="Assessor GDSXSR" w:date="2026-10-29T20:28:55Z">
        <w:commentRangeStart w:id="9"/>
        <w:r>
          <w:rPr>
            <w:rFonts w:ascii="Arial" w:hAnsi="Arial" w:cs="Arial"/>
            <w:color w:val="808080"/>
            <w:sz w:val="28"/>
            <w:szCs w:val="28"/>
          </w:rPr>
          <w:t xml:space="preserve">7</w:t>
        </w:r>
      </w:ins>
      <w:r>
        <w:rPr>
          <w:rFonts w:ascii="Arial" w:hAnsi="Arial" w:cs="Arial"/>
          <w:sz w:val="28"/>
          <w:szCs w:val="28"/>
        </w:rPr>
        <w:t xml:space="preserve">. O laudo pericial judicial concluiu que o autor apresenta sequelas permanentes no punho esquerdo decorrentes de acidente de trajeto ocorrido em 13/11/2016, com redução parcial e definitiva da capacidade laborativa, caracterizada por limitação funcional residual, diminuição da mobilidade articular, redução da força de preensão e necessidade de maior esforço no desempenho das atividades habituais.</w:t>
      </w:r>
      <w:commentRangeEnd w:id="9"/>
      <w:r>
        <w:rPr>
          <w:rStyle w:val="CommentReference"/>
        </w:rPr>
        <w:commentReference w:id="9"/>
      </w:r>
    </w:p>
    <w:p w14:paraId="4E40A536" w14:textId="6F0B2015" w:rsidR="00A95422" w:rsidRPr="00A95422" w:rsidRDefault="00A95422" w:rsidP="00A95422">
      <w:pPr>
        <w:spacing w:after="0" w:line="360" w:lineRule="auto"/>
        <w:jc w:val="both"/>
        <w:rPr>
          <w:rFonts w:ascii="Arial" w:hAnsi="Arial" w:cs="Arial"/>
          <w:sz w:val="28"/>
          <w:szCs w:val="28"/>
        </w:rPr>
      </w:pPr>
      <w:del w:id="1029" w:author="Assessor GDSXSR" w:date="2026-10-29T20:28:55Z">
        <w:r>
          <w:rPr>
            <w:rFonts w:ascii="Arial" w:hAnsi="Arial" w:cs="Arial"/>
            <w:sz w:val="28"/>
            <w:szCs w:val="28"/>
          </w:rPr>
          <w:delText xml:space="preserve">7</w:delText>
        </w:r>
      </w:del>
      <w:ins w:id="1030" w:author="Assessor GDSXSR" w:date="2026-10-29T20:28:55Z">
        <w:r>
          <w:rPr>
            <w:rFonts w:ascii="Arial" w:hAnsi="Arial" w:cs="Arial"/>
            <w:color w:val="808080"/>
            <w:sz w:val="28"/>
            <w:szCs w:val="28"/>
          </w:rPr>
          <w:t xml:space="preserve">8</w:t>
        </w:r>
      </w:ins>
      <w:r>
        <w:rPr>
          <w:rFonts w:ascii="Arial" w:hAnsi="Arial" w:cs="Arial"/>
          <w:sz w:val="28"/>
          <w:szCs w:val="28"/>
        </w:rPr>
        <w:t xml:space="preserve">. </w:t>
      </w:r>
      <w:r>
        <w:rPr>
          <w:rFonts w:ascii="Arial" w:hAnsi="Arial" w:cs="Arial"/>
          <w:sz w:val="28"/>
          <w:szCs w:val="28"/>
        </w:rPr>
        <w:t xml:space="preserve">O laudo pericial, corroborado pela documentação médica e pelo histórico de concessão de auxílio-doença acidentário (B-91), comprova o nexo causal. A ausência de CAT não impede o reconhecimento da natureza acidentária do evento. Demonstradas a consolidação das lesões e a redução permanente da capacidade laborativa, impõe-se a concessão do auxílio-acidente</w:t>
      </w:r>
      <w:ins w:id="1031" w:author="Assessor GDSXSR" w:date="2026-10-29T20:28:55Z">
        <w:r>
          <w:rPr>
            <w:rFonts w:ascii="Arial" w:hAnsi="Arial" w:cs="Arial"/>
            <w:color w:val="808080"/>
            <w:sz w:val="28"/>
            <w:szCs w:val="28"/>
          </w:rPr>
          <w:t xml:space="preserve"> (Lei 8</w:t>
        </w:r>
      </w:ins>
      <w:r>
        <w:rPr>
          <w:rFonts w:ascii="Arial" w:hAnsi="Arial" w:cs="Arial"/>
          <w:sz w:val="28"/>
          <w:szCs w:val="28"/>
        </w:rPr>
        <w:t xml:space="preserve">.</w:t>
      </w:r>
      <w:ins w:id="1032" w:author="Assessor GDSXSR" w:date="2026-10-29T20:28:55Z">
        <w:r>
          <w:rPr>
            <w:rFonts w:ascii="Arial" w:hAnsi="Arial" w:cs="Arial"/>
            <w:color w:val="808080"/>
            <w:sz w:val="28"/>
            <w:szCs w:val="28"/>
          </w:rPr>
          <w:t xml:space="preserve">213/1991 86).</w:t>
        </w:r>
      </w:ins>
    </w:p>
    <w:p w14:paraId="4DD476FF" w14:textId="210EE9A7" w:rsidR="00542D80" w:rsidRPr="00542D80" w:rsidRDefault="00A95422" w:rsidP="00A95422">
      <w:pPr>
        <w:spacing w:after="0" w:line="360" w:lineRule="auto"/>
        <w:jc w:val="both"/>
        <w:rPr>
          <w:rFonts w:ascii="Arial" w:hAnsi="Arial" w:cs="Arial"/>
          <w:sz w:val="28"/>
          <w:szCs w:val="28"/>
        </w:rPr>
      </w:pPr>
      <w:del w:id="1033" w:author="Assessor GDSXSR" w:date="2026-10-29T20:28:55Z">
        <w:r>
          <w:rPr>
            <w:rFonts w:ascii="Arial" w:hAnsi="Arial" w:cs="Arial"/>
            <w:sz w:val="28"/>
            <w:szCs w:val="28"/>
          </w:rPr>
          <w:delText xml:space="preserve">8</w:delText>
        </w:r>
      </w:del>
      <w:ins w:id="1034" w:author="Assessor GDSXSR" w:date="2026-10-29T20:28:55Z">
        <w:r>
          <w:rPr>
            <w:rFonts w:ascii="Arial" w:hAnsi="Arial" w:cs="Arial"/>
            <w:color w:val="808080"/>
            <w:sz w:val="28"/>
            <w:szCs w:val="28"/>
          </w:rPr>
          <w:t xml:space="preserve">9</w:t>
        </w:r>
      </w:ins>
      <w:r>
        <w:rPr>
          <w:rFonts w:ascii="Arial" w:hAnsi="Arial" w:cs="Arial"/>
          <w:sz w:val="28"/>
          <w:szCs w:val="28"/>
        </w:rPr>
        <w:t xml:space="preserve">. </w:t>
      </w:r>
      <w:r>
        <w:rPr>
          <w:rFonts w:ascii="Arial" w:hAnsi="Arial" w:cs="Arial"/>
          <w:sz w:val="28"/>
          <w:szCs w:val="28"/>
        </w:rPr>
        <w:t xml:space="preserve">O termo inicial do benefício corresponde ao dia seguinte à cessação do auxílio-doença acidentário, em 09/02/2017, observada a prescrição quinquenal</w:t>
      </w:r>
      <w:ins w:id="1035" w:author="Assessor GDSXSR" w:date="2026-10-29T20:28:55Z">
        <w:r>
          <w:rPr>
            <w:rFonts w:ascii="Arial" w:hAnsi="Arial" w:cs="Arial"/>
            <w:color w:val="808080"/>
            <w:sz w:val="28"/>
            <w:szCs w:val="28"/>
          </w:rPr>
          <w:t xml:space="preserve"> (Tema 862/STJ)</w:t>
        </w:r>
      </w:ins>
      <w:r>
        <w:rPr>
          <w:rFonts w:ascii="Arial" w:hAnsi="Arial" w:cs="Arial"/>
          <w:sz w:val="28"/>
          <w:szCs w:val="28"/>
        </w:rPr>
        <w:t xml:space="preserve">.</w:t>
      </w:r>
    </w:p>
    <w:p w14:paraId="6AE60268" w14:textId="77777777" w:rsidR="00542D80" w:rsidRPr="00A95422" w:rsidRDefault="00542D80" w:rsidP="00A95422">
      <w:pPr>
        <w:spacing w:after="0" w:line="360" w:lineRule="auto"/>
        <w:jc w:val="both"/>
        <w:rPr>
          <w:rFonts w:ascii="Arial" w:hAnsi="Arial" w:cs="Arial"/>
          <w:b/>
          <w:bCs/>
          <w:sz w:val="28"/>
          <w:szCs w:val="28"/>
        </w:rPr>
      </w:pPr>
      <w:r w:rsidRPr="00A95422">
        <w:rPr>
          <w:rFonts w:ascii="Arial" w:hAnsi="Arial" w:cs="Arial"/>
          <w:b/>
          <w:bCs/>
          <w:sz w:val="28"/>
          <w:szCs w:val="28"/>
        </w:rPr>
        <w:t>IV. Dispositivo</w:t>
      </w:r>
    </w:p>
    <w:p w14:paraId="14F72D98" w14:textId="30D0C0AB" w:rsidR="00542D80" w:rsidRPr="00542D80" w:rsidRDefault="00A95422" w:rsidP="00A95422">
      <w:pPr>
        <w:spacing w:after="0" w:line="360" w:lineRule="auto"/>
        <w:jc w:val="both"/>
        <w:rPr>
          <w:rFonts w:ascii="Arial" w:hAnsi="Arial" w:cs="Arial"/>
          <w:sz w:val="28"/>
          <w:szCs w:val="28"/>
        </w:rPr>
      </w:pPr>
      <w:r>
        <w:rPr>
          <w:rFonts w:ascii="Arial" w:hAnsi="Arial" w:cs="Arial"/>
          <w:sz w:val="28"/>
          <w:szCs w:val="28"/>
        </w:rPr>
        <w:t xml:space="preserve">10. </w:t>
      </w:r>
      <w:r>
        <w:rPr>
          <w:rFonts w:ascii="Arial" w:hAnsi="Arial" w:cs="Arial"/>
          <w:sz w:val="28"/>
          <w:szCs w:val="28"/>
        </w:rPr>
        <w:t xml:space="preserve">Deu-se provimento </w:t>
      </w:r>
      <w:del w:id="1036" w:author="Assessor GDSXSR" w:date="2026-10-29T20:28:55Z">
        <w:r>
          <w:rPr>
            <w:rFonts w:ascii="Arial" w:hAnsi="Arial" w:cs="Arial"/>
            <w:sz w:val="28"/>
            <w:szCs w:val="28"/>
          </w:rPr>
          <w:delText xml:space="preserve">à</w:delText>
        </w:r>
      </w:del>
      <w:ins w:id="1037" w:author="Assessor GDSXSR" w:date="2026-10-29T20:28:55Z">
        <w:r>
          <w:rPr>
            <w:rFonts w:ascii="Arial" w:hAnsi="Arial" w:cs="Arial"/>
            <w:color w:val="808080"/>
            <w:sz w:val="28"/>
            <w:szCs w:val="28"/>
          </w:rPr>
          <w:t xml:space="preserve">ao</w:t>
        </w:r>
      </w:ins>
      <w:r>
        <w:rPr>
          <w:rFonts w:ascii="Arial" w:hAnsi="Arial" w:cs="Arial"/>
          <w:sz w:val="28"/>
          <w:szCs w:val="28"/>
        </w:rPr>
        <w:t xml:space="preserve"> </w:t>
      </w:r>
      <w:del w:id="1038" w:author="Assessor GDSXSR" w:date="2026-10-29T20:28:55Z">
        <w:r>
          <w:rPr>
            <w:rFonts w:ascii="Arial" w:hAnsi="Arial" w:cs="Arial"/>
            <w:sz w:val="28"/>
            <w:szCs w:val="28"/>
          </w:rPr>
          <w:delText xml:space="preserve">apelação</w:delText>
        </w:r>
      </w:del>
      <w:ins w:id="1039" w:author="Assessor GDSXSR" w:date="2026-10-29T20:28:55Z">
        <w:r>
          <w:rPr>
            <w:rFonts w:ascii="Arial" w:hAnsi="Arial" w:cs="Arial"/>
            <w:color w:val="808080"/>
            <w:sz w:val="28"/>
            <w:szCs w:val="28"/>
          </w:rPr>
          <w:t xml:space="preserve">apelo</w:t>
        </w:r>
      </w:ins>
      <w:r>
        <w:rPr>
          <w:rFonts w:ascii="Arial" w:hAnsi="Arial" w:cs="Arial"/>
          <w:sz w:val="28"/>
          <w:szCs w:val="28"/>
        </w:rPr>
        <w:t xml:space="preserve"> do autor para cassar a sentença extintiva e, </w:t>
      </w:r>
      <w:del w:id="1040" w:author="Assessor GDSXSR" w:date="2026-10-29T20:28:55Z">
        <w:r>
          <w:rPr>
            <w:rFonts w:ascii="Arial" w:hAnsi="Arial" w:cs="Arial"/>
            <w:sz w:val="28"/>
            <w:szCs w:val="28"/>
          </w:rPr>
          <w:delText xml:space="preserve">nos</w:delText>
        </w:r>
      </w:del>
      <w:ins w:id="1041" w:author="Assessor GDSXSR" w:date="2026-10-29T20:28:55Z">
        <w:r>
          <w:rPr>
            <w:rFonts w:ascii="Arial" w:hAnsi="Arial" w:cs="Arial"/>
            <w:color w:val="808080"/>
            <w:sz w:val="28"/>
            <w:szCs w:val="28"/>
          </w:rPr>
          <w:t xml:space="preserve">no</w:t>
        </w:r>
      </w:ins>
      <w:r>
        <w:rPr>
          <w:rFonts w:ascii="Arial" w:hAnsi="Arial" w:cs="Arial"/>
          <w:sz w:val="28"/>
          <w:szCs w:val="28"/>
        </w:rPr>
        <w:t xml:space="preserve"> </w:t>
      </w:r>
      <w:del w:id="1042" w:author="Assessor GDSXSR" w:date="2026-10-29T20:28:55Z">
        <w:r>
          <w:rPr>
            <w:rFonts w:ascii="Arial" w:hAnsi="Arial" w:cs="Arial"/>
            <w:sz w:val="28"/>
            <w:szCs w:val="28"/>
          </w:rPr>
          <w:delText xml:space="preserve">termos</w:delText>
        </w:r>
      </w:del>
      <w:ins w:id="1043" w:author="Assessor GDSXSR" w:date="2026-10-29T20:28:55Z">
        <w:r>
          <w:rPr>
            <w:rFonts w:ascii="Arial" w:hAnsi="Arial" w:cs="Arial"/>
            <w:color w:val="808080"/>
            <w:sz w:val="28"/>
            <w:szCs w:val="28"/>
          </w:rPr>
          <w:t xml:space="preserve">mérito</w:t>
        </w:r>
      </w:ins>
      <w:r>
        <w:rPr>
          <w:rFonts w:ascii="Arial" w:hAnsi="Arial" w:cs="Arial"/>
          <w:sz w:val="28"/>
          <w:szCs w:val="28"/>
        </w:rPr>
        <w:t xml:space="preserve"> </w:t>
      </w:r>
      <w:del w:id="1044" w:author="Assessor GDSXSR" w:date="2026-10-29T20:28:55Z">
        <w:r>
          <w:rPr>
            <w:rFonts w:ascii="Arial" w:hAnsi="Arial" w:cs="Arial"/>
            <w:sz w:val="28"/>
            <w:szCs w:val="28"/>
          </w:rPr>
          <w:delText xml:space="preserve">do art.</w:delText>
        </w:r>
      </w:del>
      <w:ins w:id="1045" w:author="Assessor GDSXSR" w:date="2026-10-29T20:28:55Z">
        <w:r>
          <w:rPr>
            <w:rFonts w:ascii="Arial" w:hAnsi="Arial" w:cs="Arial"/>
            <w:color w:val="808080"/>
            <w:sz w:val="28"/>
            <w:szCs w:val="28"/>
          </w:rPr>
          <w:t xml:space="preserve">(CPC</w:t>
        </w:r>
      </w:ins>
      <w:r>
        <w:rPr>
          <w:rFonts w:ascii="Arial" w:hAnsi="Arial" w:cs="Arial"/>
          <w:sz w:val="28"/>
          <w:szCs w:val="28"/>
        </w:rPr>
        <w:t xml:space="preserve"> 1.013</w:t>
      </w:r>
      <w:del w:id="1046" w:author="Assessor GDSXSR" w:date="2026-10-29T20:28:55Z">
        <w:r>
          <w:rPr>
            <w:rFonts w:ascii="Arial" w:hAnsi="Arial" w:cs="Arial"/>
            <w:sz w:val="28"/>
            <w:szCs w:val="28"/>
          </w:rPr>
          <w:delText xml:space="preserve">,</w:delText>
        </w:r>
      </w:del>
      <w:r>
        <w:rPr>
          <w:rFonts w:ascii="Arial" w:hAnsi="Arial" w:cs="Arial"/>
          <w:sz w:val="28"/>
          <w:szCs w:val="28"/>
        </w:rPr>
        <w:t xml:space="preserve"> § 3º</w:t>
      </w:r>
      <w:del w:id="1047" w:author="Assessor GDSXSR" w:date="2026-10-29T20:28:55Z">
        <w:r>
          <w:rPr>
            <w:rFonts w:ascii="Arial" w:hAnsi="Arial" w:cs="Arial"/>
            <w:sz w:val="28"/>
            <w:szCs w:val="28"/>
          </w:rPr>
          <w:delText xml:space="preserve">,</w:delText>
        </w:r>
      </w:del>
      <w:r>
        <w:rPr>
          <w:rFonts w:ascii="Arial" w:hAnsi="Arial" w:cs="Arial"/>
          <w:sz w:val="28"/>
          <w:szCs w:val="28"/>
        </w:rPr>
        <w:t xml:space="preserve"> I</w:t>
      </w:r>
      <w:del w:id="1048" w:author="Assessor GDSXSR" w:date="2026-10-29T20:28:55Z">
        <w:r>
          <w:rPr>
            <w:rFonts w:ascii="Arial" w:hAnsi="Arial" w:cs="Arial"/>
            <w:sz w:val="28"/>
            <w:szCs w:val="28"/>
          </w:rPr>
          <w:delText xml:space="preserve">, do CPC</w:delText>
        </w:r>
      </w:del>
      <w:ins w:id="1049" w:author="Assessor GDSXSR" w:date="2026-10-29T20:28:55Z">
        <w:r>
          <w:rPr>
            <w:rFonts w:ascii="Arial" w:hAnsi="Arial" w:cs="Arial"/>
            <w:color w:val="808080"/>
            <w:sz w:val="28"/>
            <w:szCs w:val="28"/>
          </w:rPr>
          <w:t xml:space="preserve">)</w:t>
        </w:r>
      </w:ins>
      <w:r>
        <w:rPr>
          <w:rFonts w:ascii="Arial" w:hAnsi="Arial" w:cs="Arial"/>
          <w:sz w:val="28"/>
          <w:szCs w:val="28"/>
        </w:rPr>
        <w:t xml:space="preserve">, julgar procedente o pedido inicial, condenando o INSS a conceder auxílio-acidente desde 09/02/2017, observada a prescrição quinquenal; pagar as parcelas vencidas com atualização monetária e juros de mora nos critérios fixados no voto; e pagar honorários advocatícios fixados em 10% sobre o valor da condenação, a ser apurado em liquidação de sentença.</w:t>
      </w:r>
    </w:p>
    <w:p w14:paraId="6EB6E3F5" w14:textId="22AC0F85" w:rsidR="00A95422" w:rsidRDefault="00A95422" w:rsidP="00A95422">
      <w:pPr>
        <w:spacing w:after="0" w:line="360" w:lineRule="auto"/>
        <w:jc w:val="both"/>
        <w:rPr>
          <w:rFonts w:ascii="Arial" w:hAnsi="Arial" w:cs="Arial"/>
          <w:sz w:val="28"/>
          <w:szCs w:val="28"/>
        </w:rPr>
      </w:pPr>
      <w:r>
        <w:rPr>
          <w:rFonts w:ascii="Arial" w:hAnsi="Arial" w:cs="Arial"/>
          <w:sz w:val="28"/>
          <w:szCs w:val="28"/>
        </w:rPr>
        <w:t>_____</w:t>
      </w:r>
    </w:p>
    <w:p w14:paraId="699CE394" w14:textId="5B5F3667" w:rsidR="00542D80" w:rsidRPr="00542D80" w:rsidRDefault="00542D80" w:rsidP="00A95422">
      <w:pPr>
        <w:spacing w:after="0" w:line="360" w:lineRule="auto"/>
        <w:jc w:val="both"/>
        <w:rPr>
          <w:rFonts w:ascii="Arial" w:hAnsi="Arial" w:cs="Arial"/>
          <w:sz w:val="28"/>
          <w:szCs w:val="28"/>
        </w:rPr>
      </w:pPr>
      <w:r>
        <w:rPr>
          <w:rFonts w:ascii="Arial" w:hAnsi="Arial" w:cs="Arial"/>
          <w:i/>
          <w:iCs/>
          <w:sz w:val="26"/>
          <w:szCs w:val="26"/>
        </w:rPr>
        <w:t xml:space="preserve">Dispositivos relevantes citados:</w:t>
      </w:r>
      <w:r>
        <w:rPr>
          <w:rFonts w:ascii="Arial" w:hAnsi="Arial" w:cs="Arial"/>
          <w:sz w:val="28"/>
          <w:szCs w:val="28"/>
        </w:rPr>
        <w:t xml:space="preserve"> CPC</w:t>
      </w:r>
      <w:del w:id="1050" w:author="Assessor GDSXSR" w:date="2026-10-29T20:28:55Z">
        <w:r>
          <w:rPr>
            <w:rFonts w:ascii="Arial" w:hAnsi="Arial" w:cs="Arial"/>
            <w:sz w:val="28"/>
            <w:szCs w:val="28"/>
          </w:rPr>
          <w:delText xml:space="preserve">,</w:delText>
        </w:r>
      </w:del>
      <w:r>
        <w:rPr>
          <w:rFonts w:ascii="Arial" w:hAnsi="Arial" w:cs="Arial"/>
          <w:sz w:val="28"/>
          <w:szCs w:val="28"/>
        </w:rPr>
        <w:t xml:space="preserve"> </w:t>
      </w:r>
      <w:del w:id="1051" w:author="Assessor GDSXSR" w:date="2026-10-29T20:28:55Z">
        <w:r>
          <w:rPr>
            <w:rFonts w:ascii="Arial" w:hAnsi="Arial" w:cs="Arial"/>
            <w:sz w:val="28"/>
            <w:szCs w:val="28"/>
          </w:rPr>
          <w:delText xml:space="preserve">arts.</w:delText>
        </w:r>
      </w:del>
      <w:ins w:id="1052" w:author="Assessor GDSXSR" w:date="2026-10-29T20:28:55Z">
        <w:r>
          <w:rPr>
            <w:rFonts w:ascii="Arial" w:hAnsi="Arial" w:cs="Arial"/>
            <w:color w:val="808080"/>
            <w:sz w:val="28"/>
            <w:szCs w:val="28"/>
          </w:rPr>
          <w:t xml:space="preserve">85 § 3º I e § 4º II; CPC</w:t>
        </w:r>
      </w:ins>
      <w:r>
        <w:rPr>
          <w:rFonts w:ascii="Arial" w:hAnsi="Arial" w:cs="Arial"/>
          <w:sz w:val="28"/>
          <w:szCs w:val="28"/>
        </w:rPr>
        <w:t xml:space="preserve"> 485</w:t>
      </w:r>
      <w:del w:id="1053" w:author="Assessor GDSXSR" w:date="2026-10-29T20:28:55Z">
        <w:r>
          <w:rPr>
            <w:rFonts w:ascii="Arial" w:hAnsi="Arial" w:cs="Arial"/>
            <w:sz w:val="28"/>
            <w:szCs w:val="28"/>
          </w:rPr>
          <w:delText xml:space="preserve">,</w:delText>
        </w:r>
      </w:del>
      <w:r>
        <w:rPr>
          <w:rFonts w:ascii="Arial" w:hAnsi="Arial" w:cs="Arial"/>
          <w:sz w:val="28"/>
          <w:szCs w:val="28"/>
        </w:rPr>
        <w:t xml:space="preserve"> IV</w:t>
      </w:r>
      <w:del w:id="1054" w:author="Assessor GDSXSR" w:date="2026-10-29T20:28:55Z">
        <w:r>
          <w:rPr>
            <w:rFonts w:ascii="Arial" w:hAnsi="Arial" w:cs="Arial"/>
            <w:sz w:val="28"/>
            <w:szCs w:val="28"/>
          </w:rPr>
          <w:delText xml:space="preserve">,</w:delText>
        </w:r>
      </w:del>
      <w:ins w:id="1055" w:author="Assessor GDSXSR" w:date="2026-10-29T20:28:55Z">
        <w:r>
          <w:rPr>
            <w:rFonts w:ascii="Arial" w:hAnsi="Arial" w:cs="Arial"/>
            <w:color w:val="808080"/>
            <w:sz w:val="28"/>
            <w:szCs w:val="28"/>
          </w:rPr>
          <w:t xml:space="preserve">; CPC</w:t>
        </w:r>
      </w:ins>
      <w:r>
        <w:rPr>
          <w:rFonts w:ascii="Arial" w:hAnsi="Arial" w:cs="Arial"/>
          <w:sz w:val="28"/>
          <w:szCs w:val="28"/>
        </w:rPr>
        <w:t xml:space="preserve"> 1.013</w:t>
      </w:r>
      <w:del w:id="1056" w:author="Assessor GDSXSR" w:date="2026-10-29T20:28:55Z">
        <w:r>
          <w:rPr>
            <w:rFonts w:ascii="Arial" w:hAnsi="Arial" w:cs="Arial"/>
            <w:sz w:val="28"/>
            <w:szCs w:val="28"/>
          </w:rPr>
          <w:delText xml:space="preserve">,</w:delText>
        </w:r>
      </w:del>
      <w:r>
        <w:rPr>
          <w:rFonts w:ascii="Arial" w:hAnsi="Arial" w:cs="Arial"/>
          <w:sz w:val="28"/>
          <w:szCs w:val="28"/>
        </w:rPr>
        <w:t xml:space="preserve"> § 3º</w:t>
      </w:r>
      <w:del w:id="1057" w:author="Assessor GDSXSR" w:date="2026-10-29T20:28:55Z">
        <w:r>
          <w:rPr>
            <w:rFonts w:ascii="Arial" w:hAnsi="Arial" w:cs="Arial"/>
            <w:sz w:val="28"/>
            <w:szCs w:val="28"/>
          </w:rPr>
          <w:delText xml:space="preserve">,</w:delText>
        </w:r>
      </w:del>
      <w:r>
        <w:rPr>
          <w:rFonts w:ascii="Arial" w:hAnsi="Arial" w:cs="Arial"/>
          <w:sz w:val="28"/>
          <w:szCs w:val="28"/>
        </w:rPr>
        <w:t xml:space="preserve"> I</w:t>
      </w:r>
      <w:del w:id="1058" w:author="Assessor GDSXSR" w:date="2026-10-29T20:28:55Z">
        <w:r>
          <w:rPr>
            <w:rFonts w:ascii="Arial" w:hAnsi="Arial" w:cs="Arial"/>
            <w:sz w:val="28"/>
            <w:szCs w:val="28"/>
          </w:rPr>
          <w:delText xml:space="preserve">, e 85, §§ 3º, I, e 4º, II</w:delText>
        </w:r>
      </w:del>
      <w:r>
        <w:rPr>
          <w:rFonts w:ascii="Arial" w:hAnsi="Arial" w:cs="Arial"/>
          <w:sz w:val="28"/>
          <w:szCs w:val="28"/>
        </w:rPr>
        <w:t xml:space="preserve">; Lei</w:t>
      </w:r>
      <w:del w:id="1059" w:author="Assessor GDSXSR" w:date="2026-10-29T20:28:55Z">
        <w:r>
          <w:rPr>
            <w:rFonts w:ascii="Arial" w:hAnsi="Arial" w:cs="Arial"/>
            <w:sz w:val="28"/>
            <w:szCs w:val="28"/>
          </w:rPr>
          <w:delText xml:space="preserve"> nº</w:delText>
        </w:r>
      </w:del>
      <w:r>
        <w:rPr>
          <w:rFonts w:ascii="Arial" w:hAnsi="Arial" w:cs="Arial"/>
          <w:sz w:val="28"/>
          <w:szCs w:val="28"/>
        </w:rPr>
        <w:t xml:space="preserve"> 8.213/1991</w:t>
      </w:r>
      <w:del w:id="1060" w:author="Assessor GDSXSR" w:date="2026-10-29T20:28:55Z">
        <w:r>
          <w:rPr>
            <w:rFonts w:ascii="Arial" w:hAnsi="Arial" w:cs="Arial"/>
            <w:sz w:val="28"/>
            <w:szCs w:val="28"/>
          </w:rPr>
          <w:delText xml:space="preserve">, arts.</w:delText>
        </w:r>
      </w:del>
      <w:r>
        <w:rPr>
          <w:rFonts w:ascii="Arial" w:hAnsi="Arial" w:cs="Arial"/>
          <w:sz w:val="28"/>
          <w:szCs w:val="28"/>
        </w:rPr>
        <w:t xml:space="preserve"> 86 e 129</w:t>
      </w:r>
      <w:del w:id="1061" w:author="Assessor GDSXSR" w:date="2026-10-29T20:28:55Z">
        <w:r>
          <w:rPr>
            <w:rFonts w:ascii="Arial" w:hAnsi="Arial" w:cs="Arial"/>
            <w:sz w:val="28"/>
            <w:szCs w:val="28"/>
          </w:rPr>
          <w:delText xml:space="preserve">,</w:delText>
        </w:r>
      </w:del>
      <w:r>
        <w:rPr>
          <w:rFonts w:ascii="Arial" w:hAnsi="Arial" w:cs="Arial"/>
          <w:sz w:val="28"/>
          <w:szCs w:val="28"/>
        </w:rPr>
        <w:t xml:space="preserve"> parágrafo único</w:t>
      </w:r>
      <w:ins w:id="1062" w:author="Assessor GDSXSR" w:date="2026-10-29T20:28:55Z">
        <w:r>
          <w:rPr>
            <w:rFonts w:ascii="Arial" w:hAnsi="Arial" w:cs="Arial"/>
            <w:color w:val="808080"/>
            <w:sz w:val="28"/>
            <w:szCs w:val="28"/>
          </w:rPr>
          <w:t xml:space="preserve">; EC 113/2021 3; EC 136/2025</w:t>
        </w:r>
      </w:ins>
      <w:r>
        <w:rPr>
          <w:rFonts w:ascii="Arial" w:hAnsi="Arial" w:cs="Arial"/>
          <w:sz w:val="28"/>
          <w:szCs w:val="28"/>
        </w:rPr>
        <w:t xml:space="preserve">.</w:t>
      </w:r>
    </w:p>
    <w:p w14:paraId="30E16F70" w14:textId="42D389EB" w:rsidR="00A535CD" w:rsidRDefault="00542D80" w:rsidP="00A95422">
      <w:pPr>
        <w:spacing w:after="0" w:line="360" w:lineRule="auto"/>
        <w:jc w:val="both"/>
        <w:rPr>
          <w:rFonts w:ascii="Arial" w:hAnsi="Arial" w:cs="Arial"/>
          <w:sz w:val="28"/>
          <w:szCs w:val="28"/>
        </w:rPr>
      </w:pPr>
      <w:commentRangeStart w:id="10"/>
      <w:r>
        <w:rPr>
          <w:rFonts w:ascii="Arial" w:hAnsi="Arial" w:cs="Arial"/>
          <w:i/>
          <w:sz w:val="26"/>
          <w:szCs w:val="26"/>
          <w:rPrChange w:id="1064" w:author="Assessor GDSXSR" w:date="2026-10-29T20:28:55Z">
            <w:rPr>
              <w:rFonts w:ascii="Arial" w:hAnsi="Arial" w:cs="Arial"/>
              <w:sz w:val="26"/>
              <w:szCs w:val="26"/>
            </w:rPr>
          </w:rPrChange>
        </w:rPr>
        <w:t xml:space="preserve">Jurisprudência relevante citada:</w:t>
      </w:r>
      <w:r>
        <w:rPr>
          <w:rFonts w:ascii="Arial" w:hAnsi="Arial" w:cs="Arial"/>
          <w:sz w:val="28"/>
          <w:szCs w:val="28"/>
        </w:rPr>
        <w:t xml:space="preserve"> STJ, </w:t>
      </w:r>
      <w:ins w:id="1065" w:author="Assessor GDSXSR" w:date="2026-10-29T20:28:55Z">
        <w:r>
          <w:rPr>
            <w:rFonts w:ascii="Arial" w:hAnsi="Arial" w:cs="Arial"/>
            <w:color w:val="808080"/>
            <w:sz w:val="28"/>
            <w:szCs w:val="28"/>
          </w:rPr>
          <w:t xml:space="preserve">REsp nº 1.352.721/SP, Rel. Min. Napoleão Nunes Maia Filho, Corte Especial, j. 16/12/2015, DJe 28/04/2016, </w:t>
        </w:r>
      </w:ins>
      <w:r>
        <w:rPr>
          <w:rFonts w:ascii="Arial" w:hAnsi="Arial" w:cs="Arial"/>
          <w:sz w:val="28"/>
          <w:szCs w:val="28"/>
        </w:rPr>
        <w:t xml:space="preserve">Tema 629</w:t>
      </w:r>
      <w:ins w:id="1066" w:author="Assessor GDSXSR" w:date="2026-10-29T20:28:55Z">
        <w:r>
          <w:rPr>
            <w:rFonts w:ascii="Arial" w:hAnsi="Arial" w:cs="Arial"/>
            <w:color w:val="808080"/>
            <w:sz w:val="28"/>
            <w:szCs w:val="28"/>
          </w:rPr>
          <w:t xml:space="preserve">;</w:t>
        </w:r>
      </w:ins>
      <w:r>
        <w:rPr>
          <w:rFonts w:ascii="Arial" w:hAnsi="Arial" w:cs="Arial"/>
          <w:sz w:val="28"/>
          <w:szCs w:val="28"/>
        </w:rPr>
        <w:t xml:space="preserve"> </w:t>
      </w:r>
      <w:del w:id="1067" w:author="Assessor GDSXSR" w:date="2026-10-29T20:28:55Z">
        <w:r>
          <w:rPr>
            <w:rFonts w:ascii="Arial" w:hAnsi="Arial" w:cs="Arial"/>
            <w:sz w:val="28"/>
            <w:szCs w:val="28"/>
          </w:rPr>
          <w:delText xml:space="preserve">dos</w:delText>
        </w:r>
      </w:del>
      <w:ins w:id="1068" w:author="Assessor GDSXSR" w:date="2026-10-29T20:28:55Z">
        <w:r>
          <w:rPr>
            <w:rFonts w:ascii="Arial" w:hAnsi="Arial" w:cs="Arial"/>
            <w:color w:val="808080"/>
            <w:sz w:val="28"/>
            <w:szCs w:val="28"/>
          </w:rPr>
          <w:t xml:space="preserve">STJ,</w:t>
        </w:r>
      </w:ins>
      <w:r>
        <w:rPr>
          <w:rFonts w:ascii="Arial" w:hAnsi="Arial" w:cs="Arial"/>
          <w:sz w:val="28"/>
          <w:szCs w:val="28"/>
        </w:rPr>
        <w:t xml:space="preserve"> </w:t>
      </w:r>
      <w:del w:id="1069" w:author="Assessor GDSXSR" w:date="2026-10-29T20:28:55Z">
        <w:r>
          <w:rPr>
            <w:rFonts w:ascii="Arial" w:hAnsi="Arial" w:cs="Arial"/>
            <w:sz w:val="28"/>
            <w:szCs w:val="28"/>
          </w:rPr>
          <w:delText xml:space="preserve">Recursos</w:delText>
        </w:r>
      </w:del>
      <w:ins w:id="1070" w:author="Assessor GDSXSR" w:date="2026-10-29T20:28:55Z">
        <w:r>
          <w:rPr>
            <w:rFonts w:ascii="Arial" w:hAnsi="Arial" w:cs="Arial"/>
            <w:color w:val="808080"/>
            <w:sz w:val="28"/>
            <w:szCs w:val="28"/>
          </w:rPr>
          <w:t xml:space="preserve">REsp</w:t>
        </w:r>
      </w:ins>
      <w:r>
        <w:rPr>
          <w:rFonts w:ascii="Arial" w:hAnsi="Arial" w:cs="Arial"/>
          <w:sz w:val="28"/>
          <w:szCs w:val="28"/>
        </w:rPr>
        <w:t xml:space="preserve"> </w:t>
      </w:r>
      <w:del w:id="1071" w:author="Assessor GDSXSR" w:date="2026-10-29T20:28:55Z">
        <w:r>
          <w:rPr>
            <w:rFonts w:ascii="Arial" w:hAnsi="Arial" w:cs="Arial"/>
            <w:sz w:val="28"/>
            <w:szCs w:val="28"/>
          </w:rPr>
          <w:delText xml:space="preserve">Repetitivos</w:delText>
        </w:r>
      </w:del>
      <w:ins w:id="1072" w:author="Assessor GDSXSR" w:date="2026-10-29T20:28:55Z">
        <w:r>
          <w:rPr>
            <w:rFonts w:ascii="Arial" w:hAnsi="Arial" w:cs="Arial"/>
            <w:color w:val="808080"/>
            <w:sz w:val="28"/>
            <w:szCs w:val="28"/>
          </w:rPr>
          <w:t xml:space="preserve">nº 1.729.555/SP e REsp nº 1.786.736/SP, Rel. Min. Assusete Magalhães, Primeira Seção, j. 09/06/2021, DJe 01/07/2021, Tema 862</w:t>
        </w:r>
      </w:ins>
      <w:r>
        <w:rPr>
          <w:rFonts w:ascii="Arial" w:hAnsi="Arial" w:cs="Arial"/>
          <w:sz w:val="28"/>
          <w:szCs w:val="28"/>
        </w:rPr>
        <w:t xml:space="preserve">; STJ, Tema </w:t>
      </w:r>
      <w:del w:id="1073" w:author="Assessor GDSXSR" w:date="2026-10-29T20:28:55Z">
        <w:r>
          <w:rPr>
            <w:rFonts w:ascii="Arial" w:hAnsi="Arial" w:cs="Arial"/>
            <w:sz w:val="28"/>
            <w:szCs w:val="28"/>
          </w:rPr>
          <w:delText xml:space="preserve">862</w:delText>
        </w:r>
      </w:del>
      <w:ins w:id="1074" w:author="Assessor GDSXSR" w:date="2026-10-29T20:28:55Z">
        <w:r>
          <w:rPr>
            <w:rFonts w:ascii="Arial" w:hAnsi="Arial" w:cs="Arial"/>
            <w:color w:val="808080"/>
            <w:sz w:val="28"/>
            <w:szCs w:val="28"/>
          </w:rPr>
          <w:t xml:space="preserve">905</w:t>
        </w:r>
      </w:ins>
      <w:r>
        <w:rPr>
          <w:rFonts w:ascii="Arial" w:hAnsi="Arial" w:cs="Arial"/>
          <w:sz w:val="28"/>
          <w:szCs w:val="28"/>
        </w:rPr>
        <w:t xml:space="preserve">.</w:t>
      </w:r>
      <w:commentRangeEnd w:id="10"/>
      <w:r>
        <w:rPr>
          <w:rStyle w:val="CommentReference"/>
        </w:rPr>
        <w:commentReference w:id="10"/>
      </w:r>
    </w:p>
    <w:p w14:paraId="2FF696A8" w14:textId="77777777" w:rsidR="00A95422" w:rsidRDefault="00A95422" w:rsidP="00643D67">
      <w:pPr>
        <w:spacing w:after="0" w:line="360" w:lineRule="auto"/>
        <w:rPr>
          <w:rFonts w:ascii="Arial" w:hAnsi="Arial" w:cs="Arial"/>
          <w:color w:val="FF0000"/>
          <w:sz w:val="28"/>
          <w:szCs w:val="28"/>
        </w:rPr>
      </w:pPr>
    </w:p>
    <w:p w14:paraId="3C30B134" w14:textId="77777777" w:rsidR="00A95422" w:rsidRDefault="00A95422" w:rsidP="00643D67">
      <w:pPr>
        <w:spacing w:after="0" w:line="360" w:lineRule="auto"/>
        <w:rPr>
          <w:rFonts w:ascii="Arial" w:hAnsi="Arial" w:cs="Arial"/>
          <w:color w:val="FF0000"/>
          <w:sz w:val="28"/>
          <w:szCs w:val="28"/>
        </w:rPr>
      </w:pPr>
    </w:p>
    <w:p w14:paraId="428FCB25" w14:textId="77777777" w:rsidR="00A95422" w:rsidRDefault="00A95422" w:rsidP="00643D67">
      <w:pPr>
        <w:spacing w:after="0" w:line="360" w:lineRule="auto"/>
        <w:rPr>
          <w:rFonts w:ascii="Arial" w:hAnsi="Arial" w:cs="Arial"/>
          <w:color w:val="FF0000"/>
          <w:sz w:val="28"/>
          <w:szCs w:val="28"/>
        </w:rPr>
      </w:pPr>
    </w:p>
    <w:p w14:paraId="78F0A886" w14:textId="330ADB67" w:rsidR="00643D67" w:rsidRPr="00643D67" w:rsidRDefault="00643D67" w:rsidP="00A95422">
      <w:pPr>
        <w:spacing w:after="0" w:line="360" w:lineRule="auto"/>
        <w:jc w:val="both"/>
        <w:rPr>
          <w:rFonts w:ascii="Arial" w:hAnsi="Arial" w:cs="Arial"/>
          <w:color w:val="FF0000"/>
          <w:sz w:val="28"/>
          <w:szCs w:val="28"/>
        </w:rPr>
      </w:pPr>
      <w:commentRangeStart w:id="11"/>
      <w:r>
        <w:rPr>
          <w:rFonts w:ascii="Arial" w:hAnsi="Arial" w:cs="Arial"/>
          <w:color w:val="FF0000"/>
          <w:sz w:val="28"/>
          <w:szCs w:val="28"/>
        </w:rPr>
        <w:t xml:space="preserve">RESUMO DA SENTENÇA</w:t>
      </w:r>
      <w:ins w:id="1075" w:author="Assessor GDSXSR" w:date="2026-10-29T20:28:55Z">
        <w:r>
          <w:rPr>
            <w:rFonts w:ascii="Arial" w:hAnsi="Arial" w:cs="Arial"/>
            <w:color w:val="808080"/>
            <w:sz w:val="28"/>
            <w:szCs w:val="28"/>
          </w:rPr>
          <w:t xml:space="preserve"> EM SENTIDO CONTRÁRIO</w:t>
        </w:r>
        <w:commentRangeEnd w:id="11"/>
        <w:r>
          <w:rPr>
            <w:rStyle w:val="CommentReference"/>
            <w:color w:val="808080"/>
          </w:rPr>
          <w:commentReference w:id="11"/>
        </w:r>
      </w:ins>
    </w:p>
    <w:p w14:paraId="437E0BB9"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I. RAZÕES DE DECIDIR</w:t>
      </w:r>
    </w:p>
    <w:p w14:paraId="5594998A"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Incapacidade laborativa reconhecida pela perícia judicial</w:t>
      </w:r>
    </w:p>
    <w:p w14:paraId="40D31B19"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A perícia médica judicial concluiu que o autor apresenta incapacidade laborativa e que essa incapacidade existe desde 08/02/2017.</w:t>
      </w:r>
    </w:p>
    <w:p w14:paraId="7DC3715C"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Ausência de comprovação do nexo causal acidentário 2. Embora o laudo pericial tenha reconhecido a existência de nexo causal entre a incapacidade e o acidente de trabalho alegado, tal conclusão baseou-se exclusivamente no fato de o INSS ter concedido anteriormente auxílio-doença acidentário ao autor.</w:t>
      </w:r>
    </w:p>
    <w:p w14:paraId="4DE0CA1C"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Fragilidade da prova utilizada para caracterização do acidente 3. O juízo verificou que as perícias administrativas do INSS se fundamentaram essencialmente em relato unilateral do segurado acerca das circunstâncias do acidente e das condições de trabalho, sem respaldo em documentação apta a comprovar os fatos alegados.</w:t>
      </w:r>
    </w:p>
    <w:p w14:paraId="43B67F65"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Inexistência de elementos probatórios mínimos sobre o acidente 4. Constatou-se a ausência de CAT (Comunicação de Acidente de Trabalho) emitida pelo empregador ou de qualquer outro elemento probatório que confirmasse a dinâmica do acidente narrada na inicial.</w:t>
      </w:r>
    </w:p>
    <w:p w14:paraId="4B421CC2"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Desinteresse na produção de prova testemunhal 5. Apesar de ter sido facultada a produção de prova testemunhal para apuração das circunstâncias fáticas que serviram de base à conclusão pericial quanto ao nexo causal, o autor manifestou desinteresse em produzir essa prova.</w:t>
      </w:r>
    </w:p>
    <w:p w14:paraId="42561ADD"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Aplicação do Tema 629 do STJ 6. Diante da ausência de conteúdo probatório eficaz para demonstrar o nexo causal entre a incapacidade e o trabalho, o juízo aplicou a tese firmada no Tema 629 dos Recursos Repetitivos do STJ, segundo a qual a falta de prova mínima indispensável à ação acarreta a extinção do processo sem resolução do mérito.</w:t>
      </w:r>
    </w:p>
    <w:p w14:paraId="7C5168B2"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II. DISPOSITIVO DA SENTENÇA</w:t>
      </w:r>
    </w:p>
    <w:p w14:paraId="7BBBCF86" w14:textId="5A2A81C1" w:rsidR="00A535CD" w:rsidRDefault="00643D67" w:rsidP="00A95422">
      <w:pPr>
        <w:spacing w:after="0" w:line="360" w:lineRule="auto"/>
        <w:jc w:val="both"/>
        <w:rPr>
          <w:rFonts w:ascii="Arial" w:hAnsi="Arial" w:cs="Arial"/>
          <w:sz w:val="28"/>
          <w:szCs w:val="28"/>
        </w:rPr>
      </w:pPr>
      <w:r w:rsidRPr="00643D67">
        <w:rPr>
          <w:rFonts w:ascii="Arial" w:hAnsi="Arial" w:cs="Arial"/>
          <w:color w:val="FF0000"/>
          <w:sz w:val="28"/>
          <w:szCs w:val="28"/>
        </w:rPr>
        <w:t>O processo foi extinto sem resolução do mérito, com fundamento no art. 485, IV, do CPC, por ausência de pressupostos de constituição e desenvolvimento válido e regular do processo, ficando ressalvada a possibilidade de nova propositura da ação caso sejam reunidos os elementos probatórios necessários. Sem condenação em custas processuais ou honorários advocatícios, nos termos do art. 129, parágrafo único, da Lei nº 8.213/91. Após o trânsito em julgado, determinou-se vista ao INSS por 5 dias e, posteriormente, o arquivamento dos autos.</w:t>
      </w:r>
    </w:p>
    <w:p w14:paraId="6F153466" w14:textId="77777777" w:rsidR="00A535CD" w:rsidRDefault="00A535CD" w:rsidP="00A95422">
      <w:pPr>
        <w:spacing w:after="0" w:line="360" w:lineRule="auto"/>
        <w:jc w:val="both"/>
        <w:rPr>
          <w:rFonts w:ascii="Arial" w:hAnsi="Arial" w:cs="Arial"/>
          <w:sz w:val="28"/>
          <w:szCs w:val="28"/>
        </w:rPr>
      </w:pPr>
    </w:p>
    <w:p w14:paraId="1B881C7A" w14:textId="77777777" w:rsidR="00A535CD" w:rsidRDefault="00A535CD" w:rsidP="00A535CD">
      <w:pPr>
        <w:pageBreakBefore/>
        <w:spacing w:after="0" w:line="360" w:lineRule="auto"/>
        <w:jc w:val="center"/>
        <w:outlineLvl w:val="0"/>
        <w:rPr>
          <w:rFonts w:ascii="Arial" w:hAnsi="Arial" w:cs="Arial"/>
          <w:b/>
          <w:bCs/>
          <w:sz w:val="28"/>
          <w:szCs w:val="28"/>
        </w:rPr>
        <w:pPrChange w:id="1076" w:author="Assessor GDSXSR" w:date="2026-10-29T20:28:55Z">
          <w:pPr>
            <w:spacing w:after="0" w:line="360" w:lineRule="auto"/>
            <w:jc w:val="center"/>
            <w:outlineLvl w:val="0"/>
          </w:pPr>
        </w:pPrChange>
      </w:pPr>
      <w:r>
        <w:rPr>
          <w:rFonts w:ascii="Arial" w:hAnsi="Arial" w:cs="Arial"/>
          <w:b/>
          <w:bCs/>
          <w:sz w:val="28"/>
          <w:szCs w:val="28"/>
        </w:rPr>
        <w:t>RELATÓRIO</w:t>
      </w:r>
    </w:p>
    <w:p w14:paraId="4FB92BB1" w14:textId="77777777" w:rsidR="00A535CD" w:rsidRDefault="00A535CD" w:rsidP="00A535CD">
      <w:pPr>
        <w:spacing w:after="0" w:line="360" w:lineRule="auto"/>
        <w:ind w:firstLine="2268"/>
        <w:jc w:val="both"/>
        <w:rPr>
          <w:rFonts w:ascii="Arial" w:hAnsi="Arial" w:cs="Arial"/>
          <w:sz w:val="28"/>
          <w:szCs w:val="28"/>
        </w:rPr>
      </w:pPr>
    </w:p>
    <w:p w14:paraId="0DCE080F" w14:textId="77777777" w:rsidR="00A535CD" w:rsidRDefault="00A535CD" w:rsidP="00A535CD">
      <w:pPr>
        <w:spacing w:after="0" w:line="360" w:lineRule="auto"/>
        <w:ind w:firstLine="2268"/>
        <w:jc w:val="both"/>
        <w:rPr>
          <w:rFonts w:ascii="Arial" w:hAnsi="Arial" w:cs="Arial"/>
          <w:sz w:val="28"/>
          <w:szCs w:val="28"/>
        </w:rPr>
      </w:pPr>
      <w:r>
        <w:rPr>
          <w:rFonts w:ascii="Arial" w:hAnsi="Arial" w:cs="Arial"/>
          <w:sz w:val="28"/>
          <w:szCs w:val="28"/>
        </w:rPr>
        <w:t>Adoto o relatório da r. sentença:</w:t>
      </w:r>
    </w:p>
    <w:p w14:paraId="3417EA5C" w14:textId="77777777" w:rsidR="00A535CD" w:rsidRDefault="00A535CD" w:rsidP="00A535CD">
      <w:pPr>
        <w:spacing w:after="0" w:line="360" w:lineRule="auto"/>
        <w:ind w:firstLine="2268"/>
        <w:jc w:val="both"/>
        <w:rPr>
          <w:rFonts w:ascii="Arial" w:hAnsi="Arial" w:cs="Arial"/>
          <w:sz w:val="28"/>
          <w:szCs w:val="28"/>
        </w:rPr>
      </w:pPr>
    </w:p>
    <w:p w14:paraId="120E91D8" w14:textId="77777777" w:rsidR="0098794A" w:rsidRPr="0098794A" w:rsidRDefault="00A535CD" w:rsidP="0098794A">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98794A" w:rsidRPr="0098794A">
        <w:rPr>
          <w:rFonts w:ascii="Arial" w:hAnsi="Arial" w:cs="Arial"/>
          <w:i/>
          <w:iCs/>
          <w:sz w:val="26"/>
          <w:szCs w:val="26"/>
        </w:rPr>
        <w:t>Jeimison da Silva propõe ação acidentária em face do INSS com pedido de condenação em conceder auxílio-doença acidentário, sustentando, em síntese, que exercia a função de agente de portaria e que sofreu acidente do trabalho em 13/11/2016 consistente em queda de motocicleta no trajeto para o trabalho, ressaltando que lhe foi concedido benefício acidentário até 08/02/2017, mas que continua incapacitado para suas atividades laborativas. Pede antecipação dos efeitos da tutela para concessão do benefício.</w:t>
      </w:r>
    </w:p>
    <w:p w14:paraId="53FDC1CA"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i/>
          <w:iCs/>
          <w:sz w:val="26"/>
          <w:szCs w:val="26"/>
        </w:rPr>
        <w:t>Recebida a petição inicial, foi determinada a produção de prova pericial e indeferido o pedido de tutela de urgência.</w:t>
      </w:r>
    </w:p>
    <w:p w14:paraId="490056AC"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i/>
          <w:iCs/>
          <w:sz w:val="26"/>
          <w:szCs w:val="26"/>
        </w:rPr>
        <w:t>Perícia médica em 11/03/2026, que concluiu pela existência de incapacidade e nexo causal acidentário.</w:t>
      </w:r>
    </w:p>
    <w:p w14:paraId="2D09DABA"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i/>
          <w:iCs/>
          <w:sz w:val="26"/>
          <w:szCs w:val="26"/>
        </w:rPr>
        <w:t>Facultada a oitiva de testemunhas para apurar premissas de fato que embasaram a conclusão pericial quanto ao nexo, o autor informou não ter interesse.</w:t>
      </w:r>
    </w:p>
    <w:p w14:paraId="1486AD22" w14:textId="3BC02DD4" w:rsidR="00A535CD" w:rsidRPr="000A7009" w:rsidRDefault="0098794A" w:rsidP="00A535CD">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É o relatório.</w:t>
      </w:r>
      <w:ins w:id="1087" w:author="Assessor GDSXSR" w:date="2026-10-29T20:28:55Z">
        <w:r>
          <w:rPr>
            <w:rFonts w:ascii="Arial" w:hAnsi="Arial" w:cs="Arial"/>
            <w:i/>
            <w:iCs/>
            <w:color w:val="808080"/>
            <w:sz w:val="26"/>
            <w:szCs w:val="26"/>
          </w:rPr>
          <w:t xml:space="preserve"> </w:t>
        </w:r>
      </w:ins>
      <w:r>
        <w:rPr>
          <w:rFonts w:ascii="Arial" w:hAnsi="Arial" w:cs="Arial"/>
          <w:i/>
          <w:iCs/>
          <w:sz w:val="26"/>
          <w:szCs w:val="26"/>
        </w:rPr>
        <w:t xml:space="preserve">(...)” (ID </w:t>
      </w:r>
      <w:r>
        <w:rPr>
          <w:rFonts w:ascii="Arial" w:hAnsi="Arial" w:cs="Arial"/>
          <w:i/>
          <w:iCs/>
          <w:sz w:val="26"/>
          <w:szCs w:val="26"/>
        </w:rPr>
        <w:t xml:space="preserve">90644197</w:t>
      </w:r>
      <w:r>
        <w:rPr>
          <w:rFonts w:ascii="Arial" w:hAnsi="Arial" w:cs="Arial"/>
          <w:i/>
          <w:iCs/>
          <w:sz w:val="26"/>
          <w:szCs w:val="26"/>
        </w:rPr>
        <w:t xml:space="preserve">).</w:t>
      </w:r>
    </w:p>
    <w:p w14:paraId="0DAC9F70" w14:textId="77777777" w:rsidR="00A535CD" w:rsidRDefault="00A535CD" w:rsidP="00A535CD">
      <w:pPr>
        <w:spacing w:after="0" w:line="360" w:lineRule="auto"/>
        <w:ind w:firstLine="2268"/>
        <w:jc w:val="both"/>
        <w:rPr>
          <w:rFonts w:ascii="Arial" w:hAnsi="Arial" w:cs="Arial"/>
          <w:sz w:val="28"/>
          <w:szCs w:val="28"/>
        </w:rPr>
      </w:pPr>
    </w:p>
    <w:p w14:paraId="326D3400" w14:textId="33F72055" w:rsidR="00A535CD" w:rsidRDefault="00A535CD" w:rsidP="00A535CD">
      <w:pPr>
        <w:spacing w:after="0" w:line="360" w:lineRule="auto"/>
        <w:ind w:firstLine="2268"/>
        <w:jc w:val="both"/>
        <w:rPr>
          <w:rFonts w:ascii="Arial" w:hAnsi="Arial" w:cs="Arial"/>
          <w:sz w:val="28"/>
          <w:szCs w:val="28"/>
        </w:rPr>
      </w:pPr>
      <w:commentRangeStart w:id="12"/>
      <w:r>
        <w:rPr>
          <w:rFonts w:ascii="Arial" w:hAnsi="Arial" w:cs="Arial"/>
          <w:sz w:val="28"/>
          <w:szCs w:val="28"/>
        </w:rPr>
        <w:t xml:space="preserve">O MM. Juiz sentenciante</w:t>
      </w:r>
      <w:r>
        <w:rPr>
          <w:rFonts w:ascii="Arial" w:hAnsi="Arial" w:cs="Arial"/>
          <w:sz w:val="28"/>
          <w:szCs w:val="28"/>
        </w:rPr>
        <w:t xml:space="preserve">, Dr. </w:t>
      </w:r>
      <w:del w:id="1088" w:author="Assessor GDSXSR" w:date="2026-10-29T20:28:55Z">
        <w:r>
          <w:rPr>
            <w:rFonts w:ascii="Arial" w:hAnsi="Arial" w:cs="Arial"/>
            <w:sz w:val="28"/>
            <w:szCs w:val="28"/>
          </w:rPr>
          <w:delText xml:space="preserve">VITOR</w:delText>
        </w:r>
      </w:del>
      <w:ins w:id="1089" w:author="Assessor GDSXSR" w:date="2026-10-29T20:28:55Z">
        <w:r>
          <w:rPr>
            <w:rFonts w:ascii="Arial" w:hAnsi="Arial" w:cs="Arial"/>
            <w:color w:val="808080"/>
            <w:sz w:val="28"/>
            <w:szCs w:val="28"/>
          </w:rPr>
          <w:t xml:space="preserve">Vitor</w:t>
        </w:r>
      </w:ins>
      <w:r>
        <w:rPr>
          <w:rFonts w:ascii="Arial" w:hAnsi="Arial" w:cs="Arial"/>
          <w:sz w:val="28"/>
          <w:szCs w:val="28"/>
        </w:rPr>
        <w:t xml:space="preserve"> </w:t>
      </w:r>
      <w:del w:id="1090" w:author="Assessor GDSXSR" w:date="2026-10-29T20:28:55Z">
        <w:r>
          <w:rPr>
            <w:rFonts w:ascii="Arial" w:hAnsi="Arial" w:cs="Arial"/>
            <w:sz w:val="28"/>
            <w:szCs w:val="28"/>
          </w:rPr>
          <w:delText xml:space="preserve">FELTRIM</w:delText>
        </w:r>
      </w:del>
      <w:ins w:id="1091" w:author="Assessor GDSXSR" w:date="2026-10-29T20:28:55Z">
        <w:r>
          <w:rPr>
            <w:rFonts w:ascii="Arial" w:hAnsi="Arial" w:cs="Arial"/>
            <w:color w:val="808080"/>
            <w:sz w:val="28"/>
            <w:szCs w:val="28"/>
          </w:rPr>
          <w:t xml:space="preserve">Feltrim</w:t>
        </w:r>
      </w:ins>
      <w:r>
        <w:rPr>
          <w:rFonts w:ascii="Arial" w:hAnsi="Arial" w:cs="Arial"/>
          <w:sz w:val="28"/>
          <w:szCs w:val="28"/>
        </w:rPr>
        <w:t xml:space="preserve"> </w:t>
      </w:r>
      <w:del w:id="1092" w:author="Assessor GDSXSR" w:date="2026-10-29T20:28:55Z">
        <w:r>
          <w:rPr>
            <w:rFonts w:ascii="Arial" w:hAnsi="Arial" w:cs="Arial"/>
            <w:sz w:val="28"/>
            <w:szCs w:val="28"/>
          </w:rPr>
          <w:delText xml:space="preserve">BARBOSA</w:delText>
        </w:r>
      </w:del>
      <w:ins w:id="1093" w:author="Assessor GDSXSR" w:date="2026-10-29T20:28:55Z">
        <w:r>
          <w:rPr>
            <w:rFonts w:ascii="Arial" w:hAnsi="Arial" w:cs="Arial"/>
            <w:color w:val="808080"/>
            <w:sz w:val="28"/>
            <w:szCs w:val="28"/>
          </w:rPr>
          <w:t xml:space="preserve">Barbosa</w:t>
        </w:r>
      </w:ins>
      <w:r>
        <w:rPr>
          <w:rFonts w:ascii="Arial" w:hAnsi="Arial" w:cs="Arial"/>
          <w:sz w:val="28"/>
          <w:szCs w:val="28"/>
        </w:rPr>
        <w:t xml:space="preserve">, </w:t>
      </w:r>
      <w:r>
        <w:rPr>
          <w:rFonts w:ascii="Arial" w:hAnsi="Arial" w:cs="Arial"/>
          <w:sz w:val="28"/>
          <w:szCs w:val="28"/>
        </w:rPr>
        <w:t xml:space="preserve">da</w:t>
      </w:r>
      <w:r>
        <w:rPr>
          <w:rFonts w:ascii="Arial" w:hAnsi="Arial" w:cs="Arial"/>
          <w:sz w:val="28"/>
          <w:szCs w:val="28"/>
        </w:rPr>
        <w:t xml:space="preserve"> </w:t>
      </w:r>
      <w:r>
        <w:rPr>
          <w:rFonts w:ascii="Arial" w:hAnsi="Arial" w:cs="Arial"/>
          <w:sz w:val="28"/>
          <w:szCs w:val="28"/>
        </w:rPr>
        <w:t xml:space="preserve">Vara de Ações Previdenciárias do DF</w:t>
      </w:r>
      <w:r>
        <w:rPr>
          <w:rFonts w:ascii="Arial" w:hAnsi="Arial" w:cs="Arial"/>
          <w:sz w:val="28"/>
          <w:szCs w:val="28"/>
        </w:rPr>
        <w:t xml:space="preserve">,</w:t>
      </w:r>
      <w:r>
        <w:rPr>
          <w:rFonts w:ascii="Arial" w:hAnsi="Arial" w:cs="Arial"/>
          <w:sz w:val="28"/>
          <w:szCs w:val="28"/>
        </w:rPr>
        <w:t xml:space="preserve"> julgou no seguinte sentido:</w:t>
      </w:r>
      <w:commentRangeEnd w:id="12"/>
      <w:r>
        <w:rPr>
          <w:rStyle w:val="CommentReference"/>
        </w:rPr>
        <w:commentReference w:id="12"/>
      </w:r>
    </w:p>
    <w:p w14:paraId="2270B334" w14:textId="77777777" w:rsidR="00A535CD" w:rsidRDefault="00A535CD" w:rsidP="00A535CD">
      <w:pPr>
        <w:spacing w:after="0" w:line="360" w:lineRule="auto"/>
        <w:ind w:firstLine="2268"/>
        <w:jc w:val="both"/>
        <w:rPr>
          <w:rFonts w:ascii="Arial" w:hAnsi="Arial" w:cs="Arial"/>
          <w:sz w:val="28"/>
          <w:szCs w:val="28"/>
        </w:rPr>
      </w:pPr>
    </w:p>
    <w:p w14:paraId="75257116"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i/>
          <w:iCs/>
          <w:sz w:val="26"/>
          <w:szCs w:val="26"/>
        </w:rPr>
        <w:t xml:space="preserve">Isso posto, </w:t>
      </w:r>
      <w:r w:rsidRPr="0098794A">
        <w:rPr>
          <w:rFonts w:ascii="Arial" w:hAnsi="Arial" w:cs="Arial"/>
          <w:b/>
          <w:bCs/>
          <w:i/>
          <w:iCs/>
          <w:sz w:val="26"/>
          <w:szCs w:val="26"/>
          <w:u w:val="single"/>
        </w:rPr>
        <w:t>julgo extinto o feito sem resolução de mérito</w:t>
      </w:r>
      <w:r w:rsidRPr="0098794A">
        <w:rPr>
          <w:rFonts w:ascii="Arial" w:hAnsi="Arial" w:cs="Arial"/>
          <w:i/>
          <w:iCs/>
          <w:sz w:val="26"/>
          <w:szCs w:val="26"/>
        </w:rPr>
        <w:t xml:space="preserve">, por ausência de pressupostos de constituição e desenvolvimento válido e regular do processo, com fundamento no art. </w:t>
      </w:r>
      <w:commentRangeStart w:id="1"/>
      <w:r w:rsidRPr="0098794A">
        <w:rPr>
          <w:rFonts w:ascii="Arial" w:hAnsi="Arial" w:cs="Arial"/>
          <w:i/>
          <w:iCs/>
          <w:sz w:val="26"/>
          <w:szCs w:val="26"/>
        </w:rPr>
        <w:t>485, IV do CPC.</w:t>
      </w:r>
      <w:commentRangeEnd w:id="1"/>
      <w:r w:rsidR="00A95422" w:rsidRPr="0098794A">
        <w:rPr>
          <w:rStyle w:val="Refdecomentrio"/>
          <w:rFonts w:ascii="Arial" w:hAnsi="Arial" w:cs="Arial"/>
          <w:i/>
          <w:iCs/>
          <w:sz w:val="26"/>
          <w:szCs w:val="26"/>
        </w:rPr>
        <w:commentReference w:id="1"/>
      </w:r>
    </w:p>
    <w:p w14:paraId="38705047"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i/>
          <w:iCs/>
          <w:sz w:val="26"/>
          <w:szCs w:val="26"/>
        </w:rPr>
        <w:t xml:space="preserve">Sem custas e sem honorários </w:t>
      </w:r>
      <w:commentRangeStart w:id="2"/>
      <w:r w:rsidRPr="0098794A">
        <w:rPr>
          <w:rFonts w:ascii="Arial" w:hAnsi="Arial" w:cs="Arial"/>
          <w:i/>
          <w:iCs/>
          <w:sz w:val="26"/>
          <w:szCs w:val="26"/>
        </w:rPr>
        <w:t>(art. 129, p. único, da Lei nº 8213/91).</w:t>
      </w:r>
      <w:commentRangeEnd w:id="2"/>
      <w:r w:rsidR="00A95422" w:rsidRPr="0098794A">
        <w:rPr>
          <w:rStyle w:val="Refdecomentrio"/>
          <w:rFonts w:ascii="Arial" w:hAnsi="Arial" w:cs="Arial"/>
          <w:i/>
          <w:iCs/>
          <w:sz w:val="26"/>
          <w:szCs w:val="26"/>
        </w:rPr>
        <w:commentReference w:id="2"/>
      </w:r>
    </w:p>
    <w:p w14:paraId="47C4943A"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b/>
          <w:bCs/>
          <w:i/>
          <w:iCs/>
          <w:sz w:val="26"/>
          <w:szCs w:val="26"/>
        </w:rPr>
        <w:t>Transitada em julgado, dê-se vista ao INSS no prazo de 5 (cinco) dias.</w:t>
      </w:r>
    </w:p>
    <w:p w14:paraId="58978524" w14:textId="56AAFBC0" w:rsidR="00A535CD" w:rsidRPr="0098794A" w:rsidRDefault="0098794A" w:rsidP="00A535CD">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Após, dê-se baixa na distribuição e arquive-se.</w:t>
      </w:r>
      <w:ins w:id="1094" w:author="Assessor GDSXSR" w:date="2026-10-29T20:28:55Z">
        <w:r>
          <w:rPr>
            <w:rFonts w:ascii="Arial" w:hAnsi="Arial" w:cs="Arial"/>
            <w:i/>
            <w:iCs/>
            <w:color w:val="808080"/>
            <w:sz w:val="26"/>
            <w:szCs w:val="26"/>
          </w:rPr>
          <w:t xml:space="preserve">” </w:t>
        </w:r>
      </w:ins>
      <w:r>
        <w:rPr>
          <w:rFonts w:ascii="Arial" w:hAnsi="Arial" w:cs="Arial"/>
          <w:i/>
          <w:iCs/>
          <w:sz w:val="26"/>
          <w:szCs w:val="26"/>
        </w:rPr>
        <w:t xml:space="preserve">(</w:t>
      </w:r>
      <w:del w:id="1095" w:author="Assessor GDSXSR" w:date="2026-10-29T20:28:55Z">
        <w:r>
          <w:rPr>
            <w:rFonts w:ascii="Arial" w:hAnsi="Arial" w:cs="Arial"/>
            <w:i/>
            <w:iCs/>
            <w:sz w:val="26"/>
            <w:szCs w:val="26"/>
          </w:rPr>
          <w:delText xml:space="preserve">...</w:delText>
        </w:r>
      </w:del>
      <w:ins w:id="1096" w:author="Assessor GDSXSR" w:date="2026-10-29T20:28:55Z">
        <w:r>
          <w:rPr>
            <w:rFonts w:ascii="Arial" w:hAnsi="Arial" w:cs="Arial"/>
            <w:i/>
            <w:iCs/>
            <w:color w:val="808080"/>
            <w:sz w:val="26"/>
            <w:szCs w:val="26"/>
          </w:rPr>
          <w:t xml:space="preserve">ID 90644197</w:t>
        </w:r>
      </w:ins>
      <w:r>
        <w:rPr>
          <w:rFonts w:ascii="Arial" w:hAnsi="Arial" w:cs="Arial"/>
          <w:i/>
          <w:iCs/>
          <w:sz w:val="26"/>
          <w:szCs w:val="26"/>
        </w:rPr>
        <w:t xml:space="preserve">).</w:t>
      </w:r>
      <w:del w:id="1097" w:author="Assessor GDSXSR" w:date="2026-10-29T20:28:55Z">
        <w:r>
          <w:rPr>
            <w:rFonts w:ascii="Arial" w:hAnsi="Arial" w:cs="Arial"/>
            <w:i/>
            <w:iCs/>
            <w:sz w:val="26"/>
            <w:szCs w:val="26"/>
          </w:rPr>
          <w:delText xml:space="preserve">”</w:delText>
        </w:r>
      </w:del>
    </w:p>
    <w:p w14:paraId="47DB9935" w14:textId="77777777" w:rsidR="00A535CD" w:rsidRDefault="00A535CD" w:rsidP="00A535CD">
      <w:pPr>
        <w:spacing w:after="0" w:line="360" w:lineRule="auto"/>
        <w:ind w:firstLine="2268"/>
        <w:jc w:val="both"/>
        <w:rPr>
          <w:rFonts w:ascii="Arial" w:hAnsi="Arial" w:cs="Arial"/>
          <w:sz w:val="28"/>
          <w:szCs w:val="28"/>
        </w:rPr>
      </w:pPr>
    </w:p>
    <w:p w14:paraId="3BE955D4" w14:textId="77777777" w:rsidR="00A535CD" w:rsidRDefault="00A535CD" w:rsidP="00A535CD">
      <w:pPr>
        <w:spacing w:after="0" w:line="360" w:lineRule="auto"/>
        <w:ind w:firstLine="2268"/>
        <w:jc w:val="both"/>
        <w:rPr>
          <w:rFonts w:ascii="Arial" w:hAnsi="Arial" w:cs="Arial"/>
          <w:sz w:val="28"/>
          <w:szCs w:val="28"/>
        </w:rPr>
      </w:pPr>
    </w:p>
    <w:p w14:paraId="48BF4641" w14:textId="4CDB45F2" w:rsidR="00B349C8" w:rsidRDefault="00A535CD" w:rsidP="00B349C8">
      <w:pPr>
        <w:spacing w:after="0" w:line="360" w:lineRule="auto"/>
        <w:ind w:firstLine="2268"/>
        <w:jc w:val="both"/>
        <w:rPr>
          <w:rFonts w:ascii="Arial" w:hAnsi="Arial" w:cs="Arial"/>
          <w:sz w:val="28"/>
          <w:szCs w:val="28"/>
        </w:rPr>
      </w:pPr>
      <w:commentRangeStart w:id="13"/>
      <w:r>
        <w:rPr>
          <w:rFonts w:ascii="Arial" w:hAnsi="Arial" w:cs="Arial"/>
          <w:sz w:val="28"/>
          <w:szCs w:val="28"/>
        </w:rPr>
        <w:t xml:space="preserve">Apelo d</w:t>
      </w:r>
      <w:r>
        <w:rPr>
          <w:rFonts w:ascii="Arial" w:hAnsi="Arial" w:cs="Arial"/>
          <w:sz w:val="28"/>
          <w:szCs w:val="28"/>
        </w:rPr>
        <w:t xml:space="preserve">o</w:t>
      </w:r>
      <w:r>
        <w:rPr>
          <w:rFonts w:ascii="Arial" w:hAnsi="Arial" w:cs="Arial"/>
          <w:sz w:val="28"/>
          <w:szCs w:val="28"/>
        </w:rPr>
        <w:t xml:space="preserve"> </w:t>
      </w:r>
      <w:r>
        <w:rPr>
          <w:rFonts w:ascii="Arial" w:hAnsi="Arial" w:cs="Arial"/>
          <w:sz w:val="28"/>
          <w:szCs w:val="28"/>
        </w:rPr>
        <w:t xml:space="preserve">autor</w:t>
      </w:r>
      <w:r>
        <w:rPr>
          <w:rFonts w:ascii="Arial" w:hAnsi="Arial" w:cs="Arial"/>
          <w:sz w:val="28"/>
          <w:szCs w:val="28"/>
        </w:rPr>
        <w:t xml:space="preserve">, </w:t>
      </w:r>
      <w:r>
        <w:rPr>
          <w:rFonts w:ascii="Arial" w:hAnsi="Arial" w:cs="Arial"/>
          <w:sz w:val="28"/>
          <w:szCs w:val="28"/>
        </w:rPr>
        <w:t xml:space="preserve">JEIMISON DA SILVA</w:t>
      </w:r>
      <w:del w:id="1098" w:author="Assessor GDSXSR" w:date="2026-10-29T20:28:55Z">
        <w:r>
          <w:rPr>
            <w:rFonts w:ascii="Arial" w:hAnsi="Arial" w:cs="Arial"/>
            <w:sz w:val="28"/>
            <w:szCs w:val="28"/>
          </w:rPr>
          <w:delText xml:space="preserve">,</w:delText>
        </w:r>
      </w:del>
      <w:r>
        <w:rPr>
          <w:rFonts w:ascii="Arial" w:hAnsi="Arial" w:cs="Arial"/>
          <w:sz w:val="28"/>
          <w:szCs w:val="28"/>
        </w:rPr>
        <w:t xml:space="preserve"> </w:t>
      </w:r>
      <w:r>
        <w:rPr>
          <w:rFonts w:ascii="Arial" w:hAnsi="Arial" w:cs="Arial"/>
          <w:sz w:val="28"/>
          <w:szCs w:val="28"/>
        </w:rPr>
        <w:t xml:space="preserve">(ID</w:t>
      </w:r>
      <w:r>
        <w:rPr>
          <w:rFonts w:ascii="Arial" w:hAnsi="Arial" w:cs="Arial"/>
          <w:sz w:val="28"/>
          <w:szCs w:val="28"/>
        </w:rPr>
        <w:t xml:space="preserve"> </w:t>
      </w:r>
      <w:r>
        <w:rPr>
          <w:rFonts w:ascii="Arial" w:hAnsi="Arial" w:cs="Arial"/>
          <w:sz w:val="28"/>
          <w:szCs w:val="28"/>
        </w:rPr>
        <w:t xml:space="preserve">90644197</w:t>
      </w:r>
      <w:r>
        <w:rPr>
          <w:rFonts w:ascii="Arial" w:hAnsi="Arial" w:cs="Arial"/>
          <w:sz w:val="28"/>
          <w:szCs w:val="28"/>
        </w:rPr>
        <w:t xml:space="preserve">)</w:t>
      </w:r>
      <w:ins w:id="1099" w:author="Assessor GDSXSR" w:date="2026-10-29T20:28:55Z">
        <w:r>
          <w:rPr>
            <w:rFonts w:ascii="Arial" w:hAnsi="Arial" w:cs="Arial"/>
            <w:color w:val="808080"/>
            <w:sz w:val="28"/>
            <w:szCs w:val="28"/>
          </w:rPr>
          <w:t xml:space="preserve">,</w:t>
        </w:r>
      </w:ins>
      <w:r>
        <w:rPr>
          <w:rFonts w:ascii="Arial" w:hAnsi="Arial" w:cs="Arial"/>
          <w:sz w:val="28"/>
          <w:szCs w:val="28"/>
        </w:rPr>
        <w:t xml:space="preserve"> em que alega</w:t>
      </w:r>
      <w:r>
        <w:rPr>
          <w:rFonts w:ascii="Arial" w:hAnsi="Arial" w:cs="Arial"/>
          <w:sz w:val="28"/>
          <w:szCs w:val="28"/>
        </w:rPr>
        <w:t xml:space="preserve">, </w:t>
      </w:r>
      <w:r>
        <w:rPr>
          <w:rFonts w:ascii="Arial" w:hAnsi="Arial" w:cs="Arial"/>
          <w:sz w:val="28"/>
          <w:szCs w:val="28"/>
        </w:rPr>
        <w:t xml:space="preserve">em síntese</w:t>
      </w:r>
      <w:r>
        <w:rPr>
          <w:rFonts w:ascii="Arial" w:hAnsi="Arial" w:cs="Arial"/>
          <w:sz w:val="28"/>
          <w:szCs w:val="28"/>
        </w:rPr>
        <w:t xml:space="preserve">, que: </w:t>
      </w:r>
      <w:r>
        <w:rPr>
          <w:rFonts w:ascii="Arial" w:hAnsi="Arial" w:cs="Arial"/>
          <w:b/>
          <w:bCs/>
          <w:sz w:val="28"/>
          <w:szCs w:val="28"/>
          <w:rPrChange w:id="1100" w:author="Assessor GDSXSR" w:date="2026-10-29T20:28:55Z">
            <w:rPr>
              <w:rFonts w:ascii="Arial" w:hAnsi="Arial" w:cs="Arial"/>
              <w:b/>
              <w:bCs/>
              <w:sz w:val="28"/>
              <w:szCs w:val="28"/>
            </w:rPr>
          </w:rPrChange>
        </w:rPr>
        <w:t xml:space="preserve">1</w:t>
      </w:r>
      <w:r>
        <w:rPr>
          <w:rFonts w:ascii="Arial" w:hAnsi="Arial" w:cs="Arial"/>
          <w:b/>
          <w:bCs/>
          <w:sz w:val="28"/>
          <w:szCs w:val="28"/>
          <w:rPrChange w:id="1101" w:author="Assessor GDSXSR" w:date="2026-10-29T20:28:55Z">
            <w:rPr>
              <w:rFonts w:ascii="Arial" w:hAnsi="Arial" w:cs="Arial"/>
              <w:b/>
              <w:bCs/>
              <w:sz w:val="28"/>
              <w:szCs w:val="28"/>
            </w:rPr>
          </w:rPrChange>
        </w:rPr>
        <w:t xml:space="preserve">)</w:t>
      </w:r>
      <w:r>
        <w:rPr>
          <w:rFonts w:ascii="Arial" w:hAnsi="Arial" w:cs="Arial"/>
          <w:b/>
          <w:bCs/>
          <w:sz w:val="28"/>
          <w:szCs w:val="28"/>
        </w:rPr>
        <w:t xml:space="preserve"> </w:t>
      </w:r>
      <w:r>
        <w:rPr>
          <w:rFonts w:ascii="Arial" w:hAnsi="Arial" w:cs="Arial"/>
          <w:sz w:val="28"/>
          <w:szCs w:val="28"/>
        </w:rPr>
        <w:t xml:space="preserve">a sentença desconsiderou indevidamente a conclusão do laudo pericial judicial que reconheceu a existência de nexo causal entre o acidente e as sequelas apresentadas</w:t>
      </w:r>
      <w:r>
        <w:rPr>
          <w:rFonts w:ascii="Arial" w:hAnsi="Arial" w:cs="Arial"/>
          <w:b/>
          <w:bCs/>
          <w:sz w:val="28"/>
          <w:szCs w:val="28"/>
        </w:rPr>
        <w:t xml:space="preserve">; </w:t>
      </w:r>
      <w:r>
        <w:rPr>
          <w:rFonts w:ascii="Arial" w:hAnsi="Arial" w:cs="Arial"/>
          <w:b/>
          <w:bCs/>
          <w:sz w:val="28"/>
          <w:szCs w:val="28"/>
          <w:rPrChange w:id="1102" w:author="Assessor GDSXSR" w:date="2026-10-29T20:28:55Z">
            <w:rPr>
              <w:rFonts w:ascii="Arial" w:hAnsi="Arial" w:cs="Arial"/>
              <w:b/>
              <w:bCs/>
              <w:sz w:val="28"/>
              <w:szCs w:val="28"/>
            </w:rPr>
          </w:rPrChange>
        </w:rPr>
        <w:t xml:space="preserve">2)</w:t>
      </w:r>
      <w:r>
        <w:rPr>
          <w:rFonts w:ascii="Arial" w:hAnsi="Arial" w:cs="Arial"/>
          <w:b/>
          <w:bCs/>
          <w:sz w:val="28"/>
          <w:szCs w:val="28"/>
        </w:rPr>
        <w:t xml:space="preserve"> </w:t>
      </w:r>
      <w:r>
        <w:rPr>
          <w:rFonts w:ascii="Arial" w:hAnsi="Arial" w:cs="Arial"/>
          <w:sz w:val="28"/>
          <w:szCs w:val="28"/>
        </w:rPr>
        <w:t xml:space="preserve">a ausência de CAT não impede o reconhecimento da natureza acidentária do evento;</w:t>
      </w:r>
      <w:r>
        <w:rPr>
          <w:rFonts w:ascii="Arial" w:hAnsi="Arial" w:cs="Arial"/>
          <w:b/>
          <w:bCs/>
          <w:sz w:val="28"/>
          <w:szCs w:val="28"/>
        </w:rPr>
        <w:t xml:space="preserve"> </w:t>
      </w:r>
      <w:r>
        <w:rPr>
          <w:rFonts w:ascii="Arial" w:hAnsi="Arial" w:cs="Arial"/>
          <w:b/>
          <w:bCs/>
          <w:sz w:val="28"/>
          <w:szCs w:val="28"/>
          <w:rPrChange w:id="1103" w:author="Assessor GDSXSR" w:date="2026-10-29T20:28:55Z">
            <w:rPr>
              <w:rFonts w:ascii="Arial" w:hAnsi="Arial" w:cs="Arial"/>
              <w:b/>
              <w:bCs/>
              <w:sz w:val="28"/>
              <w:szCs w:val="28"/>
            </w:rPr>
          </w:rPrChange>
        </w:rPr>
        <w:t xml:space="preserve">3)</w:t>
      </w:r>
      <w:r>
        <w:rPr>
          <w:rFonts w:ascii="Arial" w:hAnsi="Arial" w:cs="Arial"/>
          <w:b/>
          <w:bCs/>
          <w:sz w:val="28"/>
          <w:szCs w:val="28"/>
        </w:rPr>
        <w:t xml:space="preserve"> </w:t>
      </w:r>
      <w:r>
        <w:rPr>
          <w:rFonts w:ascii="Arial" w:hAnsi="Arial" w:cs="Arial"/>
          <w:sz w:val="28"/>
          <w:szCs w:val="28"/>
        </w:rPr>
        <w:t xml:space="preserve">o conjunto probatório produzido nos autos demonstra a ocorrência do acidente e a redução permanente da capacidade laborativa;</w:t>
      </w:r>
      <w:r>
        <w:rPr>
          <w:rFonts w:ascii="Arial" w:hAnsi="Arial" w:cs="Arial"/>
          <w:b/>
          <w:bCs/>
          <w:sz w:val="28"/>
          <w:szCs w:val="28"/>
        </w:rPr>
        <w:t xml:space="preserve"> </w:t>
      </w:r>
      <w:r>
        <w:rPr>
          <w:rFonts w:ascii="Arial" w:hAnsi="Arial" w:cs="Arial"/>
          <w:b/>
          <w:bCs/>
          <w:sz w:val="28"/>
          <w:szCs w:val="28"/>
          <w:rPrChange w:id="1104" w:author="Assessor GDSXSR" w:date="2026-10-29T20:28:55Z">
            <w:rPr>
              <w:rFonts w:ascii="Arial" w:hAnsi="Arial" w:cs="Arial"/>
              <w:b/>
              <w:bCs/>
              <w:sz w:val="28"/>
              <w:szCs w:val="28"/>
            </w:rPr>
          </w:rPrChange>
        </w:rPr>
        <w:t xml:space="preserve">4)</w:t>
      </w:r>
      <w:r>
        <w:rPr>
          <w:rFonts w:ascii="Arial" w:hAnsi="Arial" w:cs="Arial"/>
          <w:b/>
          <w:bCs/>
          <w:sz w:val="28"/>
          <w:szCs w:val="28"/>
        </w:rPr>
        <w:t xml:space="preserve"> </w:t>
      </w:r>
      <w:r>
        <w:rPr>
          <w:rFonts w:ascii="Arial" w:hAnsi="Arial" w:cs="Arial"/>
          <w:sz w:val="28"/>
          <w:szCs w:val="28"/>
        </w:rPr>
        <w:t xml:space="preserve">estão presentes os requisitos para concessão do auxílio-acidente.</w:t>
      </w:r>
      <w:commentRangeEnd w:id="13"/>
      <w:r>
        <w:rPr>
          <w:rStyle w:val="CommentReference"/>
        </w:rPr>
        <w:commentReference w:id="13"/>
      </w:r>
    </w:p>
    <w:p w14:paraId="5C15C868" w14:textId="77777777" w:rsidR="0098794A" w:rsidRDefault="0098794A" w:rsidP="00B349C8">
      <w:pPr>
        <w:spacing w:after="0" w:line="360" w:lineRule="auto"/>
        <w:ind w:firstLine="2268"/>
        <w:jc w:val="both"/>
        <w:rPr>
          <w:rFonts w:ascii="Arial" w:hAnsi="Arial" w:cs="Arial"/>
          <w:sz w:val="28"/>
          <w:szCs w:val="28"/>
        </w:rPr>
      </w:pPr>
    </w:p>
    <w:p w14:paraId="786BEF78" w14:textId="66AF2B47" w:rsidR="0098794A" w:rsidRDefault="0098794A" w:rsidP="0098794A">
      <w:pPr>
        <w:spacing w:after="0" w:line="360" w:lineRule="auto"/>
        <w:ind w:firstLine="2268"/>
        <w:jc w:val="both"/>
        <w:rPr>
          <w:rFonts w:ascii="Arial" w:hAnsi="Arial" w:cs="Arial"/>
          <w:sz w:val="28"/>
          <w:szCs w:val="28"/>
        </w:rPr>
      </w:pPr>
      <w:commentRangeStart w:id="14"/>
      <w:r w:rsidRPr="0098794A">
        <w:rPr>
          <w:rFonts w:ascii="Arial" w:hAnsi="Arial" w:cs="Arial"/>
          <w:sz w:val="28"/>
          <w:szCs w:val="28"/>
        </w:rPr>
        <w:t>Requer o provimento da apelação para</w:t>
      </w:r>
      <w:r>
        <w:rPr>
          <w:rFonts w:ascii="Arial" w:hAnsi="Arial" w:cs="Arial"/>
          <w:sz w:val="28"/>
          <w:szCs w:val="28"/>
        </w:rPr>
        <w:t xml:space="preserve"> </w:t>
      </w:r>
      <w:r w:rsidRPr="0098794A">
        <w:rPr>
          <w:rFonts w:ascii="Arial" w:hAnsi="Arial" w:cs="Arial"/>
          <w:sz w:val="28"/>
          <w:szCs w:val="28"/>
        </w:rPr>
        <w:t>declarar a nulidade da sentença</w:t>
      </w:r>
      <w:r>
        <w:rPr>
          <w:rFonts w:ascii="Arial" w:hAnsi="Arial" w:cs="Arial"/>
          <w:sz w:val="28"/>
          <w:szCs w:val="28"/>
        </w:rPr>
        <w:t>.</w:t>
      </w:r>
      <w:commentRangeEnd w:id="14"/>
      <w:r>
        <w:rPr>
          <w:rStyle w:val="CommentReference"/>
        </w:rPr>
        <w:commentReference w:id="14"/>
      </w:r>
    </w:p>
    <w:p w14:paraId="04E88125" w14:textId="77777777" w:rsidR="0098794A" w:rsidRDefault="0098794A" w:rsidP="0098794A">
      <w:pPr>
        <w:spacing w:after="0" w:line="360" w:lineRule="auto"/>
        <w:ind w:firstLine="2268"/>
        <w:jc w:val="both"/>
        <w:rPr>
          <w:rFonts w:ascii="Arial" w:hAnsi="Arial" w:cs="Arial"/>
          <w:sz w:val="28"/>
          <w:szCs w:val="28"/>
        </w:rPr>
      </w:pPr>
    </w:p>
    <w:p w14:paraId="09F69D6F" w14:textId="49EC54A9" w:rsidR="0098794A" w:rsidRPr="0098794A" w:rsidRDefault="0098794A" w:rsidP="0098794A">
      <w:pPr>
        <w:spacing w:after="0" w:line="360" w:lineRule="auto"/>
        <w:ind w:firstLine="2268"/>
        <w:jc w:val="both"/>
        <w:rPr>
          <w:rFonts w:ascii="Arial" w:hAnsi="Arial" w:cs="Arial"/>
          <w:sz w:val="28"/>
          <w:szCs w:val="28"/>
        </w:rPr>
      </w:pPr>
      <w:r>
        <w:rPr>
          <w:rFonts w:ascii="Arial" w:hAnsi="Arial" w:cs="Arial"/>
          <w:sz w:val="28"/>
          <w:szCs w:val="28"/>
        </w:rPr>
        <w:t xml:space="preserve">Subsidiariamente</w:t>
      </w:r>
      <w:ins w:id="1105" w:author="Assessor GDSXSR" w:date="2026-10-29T20:28:55Z">
        <w:r>
          <w:rPr>
            <w:rFonts w:ascii="Arial" w:hAnsi="Arial" w:cs="Arial"/>
            <w:color w:val="808080"/>
            <w:sz w:val="28"/>
            <w:szCs w:val="28"/>
          </w:rPr>
          <w:t xml:space="preserve">,</w:t>
        </w:r>
      </w:ins>
      <w:r>
        <w:rPr>
          <w:rFonts w:ascii="Arial" w:hAnsi="Arial" w:cs="Arial"/>
          <w:sz w:val="28"/>
          <w:szCs w:val="28"/>
        </w:rPr>
        <w:t xml:space="preserve"> requer a reforma da sentença para</w:t>
      </w:r>
      <w:r>
        <w:rPr>
          <w:rFonts w:ascii="Arial" w:hAnsi="Arial" w:cs="Arial"/>
          <w:sz w:val="28"/>
          <w:szCs w:val="28"/>
        </w:rPr>
        <w:t xml:space="preserve"> conceder o auxílio-acidente desde o dia seguinte à cessação do auxílio-doença acidentário (B-91), com pagamento das parcelas vencidas, acrescidas de correção monetária e juros legais, e condenar o INSS ao pagamento das custas processuais e honorários advocatícios.</w:t>
      </w:r>
    </w:p>
    <w:p w14:paraId="495E41C8" w14:textId="77777777" w:rsidR="0098794A" w:rsidRPr="00B71EBB" w:rsidRDefault="0098794A" w:rsidP="00B349C8">
      <w:pPr>
        <w:spacing w:after="0" w:line="360" w:lineRule="auto"/>
        <w:ind w:firstLine="2268"/>
        <w:jc w:val="both"/>
        <w:rPr>
          <w:rFonts w:ascii="Arial" w:hAnsi="Arial" w:cs="Arial"/>
          <w:sz w:val="28"/>
          <w:szCs w:val="28"/>
        </w:rPr>
      </w:pPr>
    </w:p>
    <w:p w14:paraId="673284DA" w14:textId="77777777" w:rsidR="00B71EBB" w:rsidRDefault="00A535CD" w:rsidP="00A535CD">
      <w:pPr>
        <w:spacing w:after="0" w:line="360" w:lineRule="auto"/>
        <w:ind w:firstLine="2268"/>
        <w:jc w:val="both"/>
        <w:rPr>
          <w:rFonts w:ascii="Arial" w:hAnsi="Arial" w:cs="Arial"/>
          <w:sz w:val="28"/>
          <w:szCs w:val="28"/>
        </w:rPr>
      </w:pPr>
      <w:r w:rsidRPr="65F20F86">
        <w:rPr>
          <w:rFonts w:ascii="Arial" w:hAnsi="Arial" w:cs="Arial"/>
          <w:sz w:val="28"/>
          <w:szCs w:val="28"/>
        </w:rPr>
        <w:t xml:space="preserve">Sem contrarrazões (ID </w:t>
      </w:r>
      <w:r w:rsidR="00B71EBB" w:rsidRPr="00B71EBB">
        <w:rPr>
          <w:rFonts w:ascii="Arial" w:hAnsi="Arial" w:cs="Arial"/>
          <w:sz w:val="28"/>
          <w:szCs w:val="28"/>
        </w:rPr>
        <w:t>90644202</w:t>
      </w:r>
      <w:r w:rsidRPr="65F20F86">
        <w:rPr>
          <w:rFonts w:ascii="Arial" w:hAnsi="Arial" w:cs="Arial"/>
          <w:sz w:val="28"/>
          <w:szCs w:val="28"/>
        </w:rPr>
        <w:t>)</w:t>
      </w:r>
      <w:r w:rsidR="00B71EBB">
        <w:rPr>
          <w:rFonts w:ascii="Arial" w:hAnsi="Arial" w:cs="Arial"/>
          <w:sz w:val="28"/>
          <w:szCs w:val="28"/>
        </w:rPr>
        <w:t>.</w:t>
      </w:r>
    </w:p>
    <w:p w14:paraId="1356276C" w14:textId="77777777" w:rsidR="00A535CD" w:rsidRPr="00882188" w:rsidRDefault="00A535CD" w:rsidP="00A535CD">
      <w:pPr>
        <w:spacing w:after="0" w:line="360" w:lineRule="auto"/>
        <w:ind w:firstLine="2268"/>
        <w:jc w:val="both"/>
        <w:rPr>
          <w:rFonts w:ascii="Arial" w:hAnsi="Arial" w:cs="Arial"/>
          <w:sz w:val="28"/>
          <w:szCs w:val="28"/>
        </w:rPr>
      </w:pPr>
    </w:p>
    <w:p w14:paraId="68BCC17D" w14:textId="77777777" w:rsidR="00A535CD" w:rsidRDefault="00A535CD" w:rsidP="00A535C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C57D7A4" w14:textId="77777777" w:rsidR="00A535CD" w:rsidRDefault="00A535CD" w:rsidP="00A535CD">
      <w:pPr>
        <w:spacing w:after="0" w:line="360" w:lineRule="auto"/>
        <w:ind w:firstLine="2268"/>
        <w:jc w:val="both"/>
        <w:rPr>
          <w:rFonts w:ascii="Arial" w:hAnsi="Arial" w:cs="Arial"/>
          <w:sz w:val="28"/>
          <w:szCs w:val="28"/>
        </w:rPr>
      </w:pPr>
    </w:p>
    <w:p w14:paraId="40F87263" w14:textId="77777777" w:rsidR="00A535CD" w:rsidRDefault="00A535CD" w:rsidP="00A535CD">
      <w:pPr>
        <w:rPr>
          <w:rFonts w:ascii="Arial" w:hAnsi="Arial" w:cs="Arial"/>
          <w:sz w:val="28"/>
          <w:szCs w:val="28"/>
        </w:rPr>
      </w:pPr>
      <w:r>
        <w:rPr>
          <w:rFonts w:ascii="Arial" w:hAnsi="Arial" w:cs="Arial"/>
          <w:sz w:val="28"/>
          <w:szCs w:val="28"/>
        </w:rPr>
        <w:br w:type="page"/>
      </w:r>
    </w:p>
    <w:p w14:paraId="16492891" w14:textId="77777777" w:rsidR="00A535CD" w:rsidRDefault="00A535CD" w:rsidP="00A535CD">
      <w:pPr>
        <w:spacing w:after="0" w:line="360" w:lineRule="auto"/>
        <w:ind w:firstLine="2268"/>
        <w:jc w:val="both"/>
        <w:rPr>
          <w:rFonts w:ascii="Arial" w:hAnsi="Arial" w:cs="Arial"/>
          <w:sz w:val="28"/>
          <w:szCs w:val="28"/>
        </w:rPr>
      </w:pPr>
    </w:p>
    <w:p w14:paraId="0FA60C09" w14:textId="77777777" w:rsidR="00A535CD" w:rsidRPr="00355C73" w:rsidRDefault="00A535CD" w:rsidP="00A535CD">
      <w:pPr>
        <w:spacing w:after="0" w:line="360" w:lineRule="auto"/>
        <w:jc w:val="center"/>
        <w:rPr>
          <w:rFonts w:ascii="Arial" w:hAnsi="Arial" w:cs="Arial"/>
          <w:b/>
          <w:bCs/>
          <w:sz w:val="28"/>
          <w:szCs w:val="28"/>
        </w:rPr>
      </w:pPr>
      <w:r w:rsidRPr="00355C73">
        <w:rPr>
          <w:rFonts w:ascii="Arial" w:hAnsi="Arial" w:cs="Arial"/>
          <w:b/>
          <w:bCs/>
          <w:sz w:val="28"/>
          <w:szCs w:val="28"/>
        </w:rPr>
        <w:t>VOTO</w:t>
      </w:r>
    </w:p>
    <w:p w14:paraId="70286213" w14:textId="77777777" w:rsidR="00A535CD" w:rsidRDefault="00A535CD" w:rsidP="00A535CD">
      <w:pPr>
        <w:spacing w:after="0" w:line="360" w:lineRule="auto"/>
        <w:ind w:firstLine="2268"/>
        <w:jc w:val="both"/>
        <w:rPr>
          <w:rFonts w:ascii="Arial" w:hAnsi="Arial" w:cs="Arial"/>
          <w:sz w:val="28"/>
          <w:szCs w:val="28"/>
        </w:rPr>
      </w:pPr>
    </w:p>
    <w:p w14:paraId="58476491" w14:textId="77777777" w:rsidR="00A535CD" w:rsidRPr="00355C73" w:rsidRDefault="00A535CD" w:rsidP="00A535CD">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45E9FDA5" w14:textId="77777777" w:rsidR="00A535CD" w:rsidRDefault="00A535CD" w:rsidP="00A535CD">
      <w:pPr>
        <w:spacing w:after="0" w:line="360" w:lineRule="auto"/>
        <w:ind w:firstLine="2268"/>
        <w:jc w:val="both"/>
        <w:rPr>
          <w:rFonts w:ascii="Arial" w:hAnsi="Arial" w:cs="Arial"/>
          <w:sz w:val="28"/>
          <w:szCs w:val="28"/>
        </w:rPr>
      </w:pPr>
    </w:p>
    <w:p w14:paraId="3CB47D28" w14:textId="7888D781" w:rsidR="00A535CD" w:rsidRDefault="00A535CD" w:rsidP="00A535CD">
      <w:pPr>
        <w:spacing w:after="0" w:line="360" w:lineRule="auto"/>
        <w:ind w:firstLine="2268"/>
        <w:jc w:val="both"/>
        <w:rPr>
          <w:rFonts w:ascii="Arial" w:hAnsi="Arial" w:cs="Arial"/>
          <w:sz w:val="28"/>
          <w:szCs w:val="28"/>
        </w:rPr>
      </w:pPr>
      <w:r>
        <w:rPr>
          <w:rFonts w:ascii="Arial" w:hAnsi="Arial" w:cs="Arial"/>
          <w:sz w:val="28"/>
          <w:szCs w:val="28"/>
        </w:rPr>
        <w:t xml:space="preserve">Ação ajuizada em </w:t>
      </w:r>
      <w:r>
        <w:rPr>
          <w:rFonts w:ascii="Arial" w:hAnsi="Arial" w:cs="Arial"/>
          <w:sz w:val="28"/>
          <w:szCs w:val="28"/>
        </w:rPr>
        <w:t xml:space="preserve">11/12/2025</w:t>
      </w:r>
      <w:r>
        <w:rPr>
          <w:rFonts w:ascii="Arial" w:hAnsi="Arial" w:cs="Arial"/>
          <w:sz w:val="28"/>
          <w:szCs w:val="28"/>
        </w:rPr>
        <w:t xml:space="preserve">. Sentença proferida em </w:t>
      </w:r>
      <w:r>
        <w:rPr>
          <w:rFonts w:ascii="Arial" w:hAnsi="Arial" w:cs="Arial"/>
          <w:sz w:val="28"/>
          <w:szCs w:val="28"/>
        </w:rPr>
        <w:t xml:space="preserve">26/06/2026</w:t>
      </w:r>
      <w:r>
        <w:rPr>
          <w:rFonts w:ascii="Arial" w:hAnsi="Arial" w:cs="Arial"/>
          <w:sz w:val="28"/>
          <w:szCs w:val="28"/>
        </w:rPr>
        <w:t xml:space="preserve">. </w:t>
      </w:r>
      <w:r>
        <w:rPr>
          <w:rFonts w:ascii="Arial" w:hAnsi="Arial" w:cs="Arial"/>
          <w:sz w:val="28"/>
          <w:szCs w:val="28"/>
        </w:rPr>
        <w:t xml:space="preserve">Apelo</w:t>
      </w:r>
      <w:r>
        <w:rPr>
          <w:rFonts w:ascii="Arial" w:hAnsi="Arial" w:cs="Arial"/>
          <w:sz w:val="28"/>
          <w:szCs w:val="28"/>
        </w:rPr>
        <w:t xml:space="preserve"> interposto em </w:t>
      </w:r>
      <w:r>
        <w:rPr>
          <w:rFonts w:ascii="Arial" w:hAnsi="Arial" w:cs="Arial"/>
          <w:sz w:val="28"/>
          <w:szCs w:val="28"/>
        </w:rPr>
        <w:t xml:space="preserve">21/07/2026</w:t>
      </w:r>
      <w:r>
        <w:rPr>
          <w:rFonts w:ascii="Arial" w:hAnsi="Arial" w:cs="Arial"/>
          <w:sz w:val="28"/>
          <w:szCs w:val="28"/>
        </w:rPr>
        <w:t xml:space="preserve">. Valor da causa: R$ </w:t>
      </w:r>
      <w:del w:id="1106" w:author="Assessor GDSXSR" w:date="2026-10-29T20:28:55Z">
        <w:r>
          <w:rPr>
            <w:rFonts w:ascii="Arial" w:hAnsi="Arial" w:cs="Arial"/>
            <w:sz w:val="28"/>
            <w:szCs w:val="28"/>
          </w:rPr>
          <w:delText xml:space="preserve">R$ </w:delText>
        </w:r>
      </w:del>
      <w:r>
        <w:rPr>
          <w:rFonts w:ascii="Arial" w:hAnsi="Arial" w:cs="Arial"/>
          <w:sz w:val="28"/>
          <w:szCs w:val="28"/>
        </w:rPr>
        <w:t xml:space="preserve">70.013,00</w:t>
      </w:r>
      <w:r>
        <w:rPr>
          <w:rFonts w:ascii="Arial" w:hAnsi="Arial" w:cs="Arial"/>
          <w:sz w:val="28"/>
          <w:szCs w:val="28"/>
        </w:rPr>
        <w:t xml:space="preserve">.</w:t>
      </w:r>
    </w:p>
    <w:p w14:paraId="733235AE" w14:textId="77777777" w:rsidR="00A535CD" w:rsidRDefault="00A535CD" w:rsidP="00A535CD">
      <w:pPr>
        <w:spacing w:after="0" w:line="360" w:lineRule="auto"/>
        <w:ind w:firstLine="2268"/>
        <w:jc w:val="both"/>
        <w:rPr>
          <w:rFonts w:ascii="Arial" w:hAnsi="Arial" w:cs="Arial"/>
          <w:sz w:val="28"/>
          <w:szCs w:val="28"/>
        </w:rPr>
      </w:pPr>
    </w:p>
    <w:p w14:paraId="68423F5B" w14:textId="098EA1A9" w:rsidR="00A535CD" w:rsidRPr="007E1C8C" w:rsidRDefault="00A535CD" w:rsidP="00A535CD">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AUTOR, </w:t>
      </w:r>
      <w:r w:rsidR="0098794A" w:rsidRPr="0098794A">
        <w:rPr>
          <w:rFonts w:ascii="Arial" w:hAnsi="Arial" w:cs="Arial"/>
          <w:b/>
          <w:bCs/>
          <w:color w:val="000000" w:themeColor="text1"/>
          <w:sz w:val="28"/>
          <w:szCs w:val="28"/>
        </w:rPr>
        <w:t>JEIMISON DA SILVA</w:t>
      </w:r>
    </w:p>
    <w:p w14:paraId="50857CAB" w14:textId="77777777" w:rsidR="00A535CD" w:rsidRPr="007E1C8C" w:rsidRDefault="00A535CD" w:rsidP="00A535CD">
      <w:pPr>
        <w:spacing w:after="0" w:line="360" w:lineRule="auto"/>
        <w:ind w:firstLine="2268"/>
        <w:jc w:val="both"/>
        <w:rPr>
          <w:rFonts w:ascii="Arial" w:hAnsi="Arial" w:cs="Arial"/>
          <w:color w:val="000000" w:themeColor="text1"/>
          <w:sz w:val="28"/>
          <w:szCs w:val="28"/>
        </w:rPr>
      </w:pPr>
    </w:p>
    <w:p w14:paraId="7A927C79" w14:textId="7D455DDF" w:rsidR="00A535CD" w:rsidRDefault="00A535CD" w:rsidP="00A535CD">
      <w:pPr>
        <w:spacing w:after="0" w:line="360" w:lineRule="auto"/>
        <w:ind w:firstLine="2268"/>
        <w:jc w:val="both"/>
        <w:rPr>
          <w:rFonts w:ascii="Arial" w:hAnsi="Arial" w:cs="Arial"/>
          <w:color w:val="000000" w:themeColor="text1"/>
          <w:sz w:val="28"/>
          <w:szCs w:val="28"/>
        </w:rPr>
      </w:pPr>
      <w:commentRangeStart w:id="15"/>
      <w:r>
        <w:rPr>
          <w:rFonts w:ascii="Arial" w:hAnsi="Arial" w:cs="Arial"/>
          <w:color w:val="000000" w:themeColor="text1"/>
          <w:sz w:val="28"/>
          <w:szCs w:val="28"/>
        </w:rPr>
        <w:t xml:space="preserve">Presentes os pressupostos de admissibilidade, conheço do apelo interposto pelo autor</w:t>
      </w:r>
      <w:del w:id="1107" w:author="Assessor GDSXSR" w:date="2026-10-29T20:28:55Z">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JEIMISON DA SILVA</w:delText>
        </w:r>
      </w:del>
      <w:r>
        <w:rPr>
          <w:rFonts w:ascii="Arial" w:hAnsi="Arial" w:cs="Arial"/>
          <w:color w:val="000000" w:themeColor="text1"/>
          <w:sz w:val="28"/>
          <w:szCs w:val="28"/>
        </w:rPr>
        <w:t xml:space="preserve">.</w:t>
      </w:r>
      <w:commentRangeEnd w:id="15"/>
      <w:r>
        <w:rPr>
          <w:rStyle w:val="CommentReference"/>
        </w:rPr>
        <w:commentReference w:id="15"/>
      </w:r>
    </w:p>
    <w:p w14:paraId="0D011312" w14:textId="77777777" w:rsidR="0098794A" w:rsidRDefault="0098794A" w:rsidP="00A535CD">
      <w:pPr>
        <w:spacing w:after="0" w:line="360" w:lineRule="auto"/>
        <w:ind w:firstLine="2268"/>
        <w:jc w:val="both"/>
        <w:rPr>
          <w:rFonts w:ascii="Arial" w:hAnsi="Arial" w:cs="Arial"/>
          <w:sz w:val="28"/>
          <w:szCs w:val="28"/>
        </w:rPr>
      </w:pPr>
    </w:p>
    <w:p w14:paraId="2113DF64" w14:textId="77777777" w:rsidR="00B349C8" w:rsidRPr="00B80206" w:rsidRDefault="00B349C8" w:rsidP="00B349C8">
      <w:pPr>
        <w:spacing w:after="0" w:line="360" w:lineRule="auto"/>
        <w:jc w:val="center"/>
        <w:rPr>
          <w:rFonts w:ascii="Arial" w:hAnsi="Arial" w:cs="Arial"/>
          <w:color w:val="000000" w:themeColor="text1"/>
          <w:sz w:val="28"/>
          <w:szCs w:val="28"/>
        </w:rPr>
      </w:pPr>
      <w:r>
        <w:rPr>
          <w:rFonts w:ascii="Arial" w:hAnsi="Arial" w:cs="Arial"/>
          <w:color w:val="000000" w:themeColor="text1"/>
          <w:sz w:val="28"/>
          <w:szCs w:val="28"/>
          <w:highlight w:val="yellow"/>
          <w:rPrChange w:id="1117" w:author="Assessor GDSXSR" w:date="2026-10-29T20:28:55Z">
            <w:rPr>
              <w:rFonts w:ascii="Arial" w:hAnsi="Arial" w:cs="Arial"/>
              <w:color w:val="000000" w:themeColor="text1"/>
              <w:sz w:val="28"/>
              <w:szCs w:val="28"/>
            </w:rPr>
          </w:rPrChange>
        </w:rPr>
        <w:t xml:space="preserve">DA</w:t>
      </w:r>
      <w:ins w:id="1118" w:author="Assessor GDSXSR" w:date="2026-10-29T20:28:55Z">
        <w:r>
          <w:rPr>
            <w:rFonts w:ascii="Arial" w:hAnsi="Arial" w:cs="Arial"/>
            <w:color w:val="808080"/>
            <w:sz w:val="28"/>
            <w:szCs w:val="28"/>
            <w:highlight w:val="yellow"/>
          </w:rPr>
          <w:t xml:space="preserve"> CASSAÇÃO DA SENTENÇA PELA</w:t>
        </w:r>
      </w:ins>
      <w:r>
        <w:rPr>
          <w:rFonts w:ascii="Arial" w:hAnsi="Arial" w:cs="Arial"/>
          <w:color w:val="000000" w:themeColor="text1"/>
          <w:sz w:val="28"/>
          <w:szCs w:val="28"/>
          <w:highlight w:val="yellow"/>
          <w:rPrChange w:id="1119" w:author="Assessor GDSXSR" w:date="2026-10-29T20:28:55Z">
            <w:rPr>
              <w:rFonts w:ascii="Arial" w:hAnsi="Arial" w:cs="Arial"/>
              <w:color w:val="000000" w:themeColor="text1"/>
              <w:sz w:val="28"/>
              <w:szCs w:val="28"/>
            </w:rPr>
          </w:rPrChange>
        </w:rPr>
        <w:t xml:space="preserve"> INAPLICABILIDADE DO TEMA 629 DO STJ</w:t>
      </w:r>
      <w:del w:id="1120" w:author="Assessor GDSXSR" w:date="2026-10-29T20:28:55Z">
        <w:r>
          <w:rPr>
            <w:rFonts w:ascii="Arial" w:hAnsi="Arial" w:cs="Arial"/>
            <w:color w:val="000000" w:themeColor="text1"/>
            <w:sz w:val="28"/>
            <w:szCs w:val="28"/>
            <w:highlight w:val="yellow"/>
          </w:rPr>
          <w:delText xml:space="preserve"> E DA NECESSIDADE DE JULGAMENTO DO MÉRITO</w:delText>
        </w:r>
      </w:del>
    </w:p>
    <w:p w14:paraId="77D0312A" w14:textId="77777777" w:rsidR="00A535CD" w:rsidRDefault="00A535CD" w:rsidP="00A535CD">
      <w:pPr>
        <w:spacing w:after="0" w:line="360" w:lineRule="auto"/>
        <w:ind w:firstLine="2268"/>
        <w:jc w:val="both"/>
        <w:rPr>
          <w:rFonts w:ascii="Arial" w:hAnsi="Arial" w:cs="Arial"/>
          <w:sz w:val="28"/>
          <w:szCs w:val="28"/>
        </w:rPr>
      </w:pPr>
    </w:p>
    <w:p w14:paraId="1772FBC4" w14:textId="77B150EF" w:rsidR="00643D67" w:rsidRDefault="00765F43" w:rsidP="00643D67">
      <w:pPr>
        <w:spacing w:after="0" w:line="360" w:lineRule="auto"/>
        <w:ind w:firstLine="2268"/>
        <w:jc w:val="both"/>
        <w:rPr>
          <w:rFonts w:ascii="Arial" w:hAnsi="Arial" w:cs="Arial"/>
          <w:sz w:val="28"/>
          <w:szCs w:val="28"/>
        </w:rPr>
      </w:pPr>
      <w:commentRangeStart w:id="16"/>
      <w:r>
        <w:rPr>
          <w:rFonts w:ascii="Arial" w:hAnsi="Arial" w:cs="Arial"/>
          <w:sz w:val="28"/>
          <w:szCs w:val="28"/>
        </w:rPr>
        <w:t xml:space="preserve">O </w:t>
      </w:r>
      <w:r>
        <w:rPr>
          <w:rFonts w:ascii="Arial" w:hAnsi="Arial" w:cs="Arial"/>
          <w:sz w:val="28"/>
          <w:szCs w:val="28"/>
        </w:rPr>
        <w:t xml:space="preserve">autor</w:t>
      </w:r>
      <w:del w:id="1121" w:author="Assessor GDSXSR" w:date="2026-10-29T20:28:55Z">
        <w:r>
          <w:rPr>
            <w:rFonts w:ascii="Arial" w:hAnsi="Arial" w:cs="Arial"/>
            <w:sz w:val="28"/>
            <w:szCs w:val="28"/>
          </w:rPr>
          <w:delText xml:space="preserve">, </w:delText>
        </w:r>
        <w:r>
          <w:rPr>
            <w:rFonts w:ascii="Arial" w:hAnsi="Arial" w:cs="Arial"/>
            <w:sz w:val="28"/>
            <w:szCs w:val="28"/>
          </w:rPr>
          <w:delText xml:space="preserve">JEIMISON DA SILVA</w:delText>
        </w:r>
        <w:r>
          <w:rPr>
            <w:rFonts w:ascii="Arial" w:hAnsi="Arial" w:cs="Arial"/>
            <w:sz w:val="28"/>
            <w:szCs w:val="28"/>
          </w:rPr>
          <w:delText xml:space="preserve">, </w:delText>
        </w:r>
        <w:r>
          <w:rPr>
            <w:rFonts w:ascii="Arial" w:hAnsi="Arial" w:cs="Arial"/>
            <w:sz w:val="28"/>
            <w:szCs w:val="28"/>
          </w:rPr>
          <w:delText xml:space="preserve">(ID</w:delText>
        </w:r>
        <w:r>
          <w:rPr>
            <w:rFonts w:ascii="Arial" w:hAnsi="Arial" w:cs="Arial"/>
            <w:sz w:val="28"/>
            <w:szCs w:val="28"/>
          </w:rPr>
          <w:delText xml:space="preserve"> </w:delText>
        </w:r>
        <w:r>
          <w:rPr>
            <w:rFonts w:ascii="Arial" w:hAnsi="Arial" w:cs="Arial"/>
            <w:sz w:val="28"/>
            <w:szCs w:val="28"/>
          </w:rPr>
          <w:delText xml:space="preserve">90644197</w:delText>
        </w:r>
        <w:r>
          <w:rPr>
            <w:rFonts w:ascii="Arial" w:hAnsi="Arial" w:cs="Arial"/>
            <w:sz w:val="28"/>
            <w:szCs w:val="28"/>
          </w:rPr>
          <w:delText xml:space="preserve">) em que</w:delText>
        </w:r>
      </w:del>
      <w:ins w:id="1122" w:author="Assessor GDSXSR" w:date="2026-10-29T20:28:55Z">
        <w:r>
          <w:rPr>
            <w:rFonts w:ascii="Arial" w:hAnsi="Arial" w:cs="Arial"/>
            <w:color w:val="808080"/>
            <w:sz w:val="28"/>
            <w:szCs w:val="28"/>
          </w:rPr>
          <w:t xml:space="preserve">/apelante</w:t>
        </w:r>
      </w:ins>
      <w:r>
        <w:rPr>
          <w:rFonts w:ascii="Arial" w:hAnsi="Arial" w:cs="Arial"/>
          <w:sz w:val="28"/>
          <w:szCs w:val="28"/>
        </w:rPr>
        <w:t xml:space="preserve"> alega</w:t>
      </w:r>
      <w:del w:id="1123" w:author="Assessor GDSXSR" w:date="2026-10-29T20:28:55Z">
        <w:r>
          <w:rPr>
            <w:rFonts w:ascii="Arial" w:hAnsi="Arial" w:cs="Arial"/>
            <w:sz w:val="28"/>
            <w:szCs w:val="28"/>
          </w:rPr>
          <w:delText xml:space="preserve">, </w:delText>
        </w:r>
        <w:r>
          <w:rPr>
            <w:rFonts w:ascii="Arial" w:hAnsi="Arial" w:cs="Arial"/>
            <w:sz w:val="28"/>
            <w:szCs w:val="28"/>
          </w:rPr>
          <w:delText xml:space="preserve">em síntese</w:delText>
        </w:r>
        <w:r>
          <w:rPr>
            <w:rFonts w:ascii="Arial" w:hAnsi="Arial" w:cs="Arial"/>
            <w:sz w:val="28"/>
            <w:szCs w:val="28"/>
          </w:rPr>
          <w:delText xml:space="preserve">,</w:delText>
        </w:r>
      </w:del>
      <w:r>
        <w:rPr>
          <w:rFonts w:ascii="Arial" w:hAnsi="Arial" w:cs="Arial"/>
          <w:sz w:val="28"/>
          <w:szCs w:val="28"/>
        </w:rPr>
        <w:t xml:space="preserve"> que: </w:t>
      </w:r>
      <w:r>
        <w:rPr>
          <w:rFonts w:ascii="Arial" w:hAnsi="Arial" w:cs="Arial"/>
          <w:b/>
          <w:bCs/>
          <w:sz w:val="28"/>
          <w:szCs w:val="28"/>
          <w:rPrChange w:id="1124" w:author="Assessor GDSXSR" w:date="2026-10-29T20:28:55Z">
            <w:rPr>
              <w:rFonts w:ascii="Arial" w:hAnsi="Arial" w:cs="Arial"/>
              <w:b/>
              <w:bCs/>
              <w:sz w:val="28"/>
              <w:szCs w:val="28"/>
            </w:rPr>
          </w:rPrChange>
        </w:rPr>
        <w:t xml:space="preserve">1</w:t>
      </w:r>
      <w:r>
        <w:rPr>
          <w:rFonts w:ascii="Arial" w:hAnsi="Arial" w:cs="Arial"/>
          <w:b/>
          <w:bCs/>
          <w:sz w:val="28"/>
          <w:szCs w:val="28"/>
          <w:rPrChange w:id="1125" w:author="Assessor GDSXSR" w:date="2026-10-29T20:28:55Z">
            <w:rPr>
              <w:rFonts w:ascii="Arial" w:hAnsi="Arial" w:cs="Arial"/>
              <w:b/>
              <w:bCs/>
              <w:sz w:val="28"/>
              <w:szCs w:val="28"/>
            </w:rPr>
          </w:rPrChange>
        </w:rPr>
        <w:t xml:space="preserve">)</w:t>
      </w:r>
      <w:r>
        <w:rPr>
          <w:rFonts w:ascii="Arial" w:hAnsi="Arial" w:cs="Arial"/>
          <w:b/>
          <w:bCs/>
          <w:sz w:val="28"/>
          <w:szCs w:val="28"/>
        </w:rPr>
        <w:t xml:space="preserve"> </w:t>
      </w:r>
      <w:r>
        <w:rPr>
          <w:rFonts w:ascii="Arial" w:hAnsi="Arial" w:cs="Arial"/>
          <w:sz w:val="28"/>
          <w:szCs w:val="28"/>
        </w:rPr>
        <w:t xml:space="preserve">a sentença desconsiderou indevidamente a conclusão do laudo pericial judicial que reconheceu a existência de nexo causal entre o acidente e as sequelas apresentadas</w:t>
      </w:r>
      <w:r>
        <w:rPr>
          <w:rFonts w:ascii="Arial" w:hAnsi="Arial" w:cs="Arial"/>
          <w:b/>
          <w:bCs/>
          <w:sz w:val="28"/>
          <w:szCs w:val="28"/>
        </w:rPr>
        <w:t xml:space="preserve">; </w:t>
      </w:r>
      <w:r>
        <w:rPr>
          <w:rFonts w:ascii="Arial" w:hAnsi="Arial" w:cs="Arial"/>
          <w:b/>
          <w:bCs/>
          <w:sz w:val="28"/>
          <w:szCs w:val="28"/>
          <w:rPrChange w:id="1126" w:author="Assessor GDSXSR" w:date="2026-10-29T20:28:55Z">
            <w:rPr>
              <w:rFonts w:ascii="Arial" w:hAnsi="Arial" w:cs="Arial"/>
              <w:b/>
              <w:bCs/>
              <w:sz w:val="28"/>
              <w:szCs w:val="28"/>
            </w:rPr>
          </w:rPrChange>
        </w:rPr>
        <w:t xml:space="preserve">2)</w:t>
      </w:r>
      <w:r>
        <w:rPr>
          <w:rFonts w:ascii="Arial" w:hAnsi="Arial" w:cs="Arial"/>
          <w:b/>
          <w:bCs/>
          <w:sz w:val="28"/>
          <w:szCs w:val="28"/>
        </w:rPr>
        <w:t xml:space="preserve"> </w:t>
      </w:r>
      <w:r>
        <w:rPr>
          <w:rFonts w:ascii="Arial" w:hAnsi="Arial" w:cs="Arial"/>
          <w:sz w:val="28"/>
          <w:szCs w:val="28"/>
        </w:rPr>
        <w:t xml:space="preserve">a ausência de CAT não impede o reconhecimento da natureza acidentária do evento;</w:t>
      </w:r>
      <w:r>
        <w:rPr>
          <w:rFonts w:ascii="Arial" w:hAnsi="Arial" w:cs="Arial"/>
          <w:b/>
          <w:bCs/>
          <w:sz w:val="28"/>
          <w:szCs w:val="28"/>
        </w:rPr>
        <w:t xml:space="preserve"> </w:t>
      </w:r>
      <w:r>
        <w:rPr>
          <w:rFonts w:ascii="Arial" w:hAnsi="Arial" w:cs="Arial"/>
          <w:b/>
          <w:bCs/>
          <w:sz w:val="28"/>
          <w:szCs w:val="28"/>
          <w:rPrChange w:id="1127" w:author="Assessor GDSXSR" w:date="2026-10-29T20:28:55Z">
            <w:rPr>
              <w:rFonts w:ascii="Arial" w:hAnsi="Arial" w:cs="Arial"/>
              <w:b/>
              <w:bCs/>
              <w:sz w:val="28"/>
              <w:szCs w:val="28"/>
            </w:rPr>
          </w:rPrChange>
        </w:rPr>
        <w:t xml:space="preserve">3)</w:t>
      </w:r>
      <w:r>
        <w:rPr>
          <w:rFonts w:ascii="Arial" w:hAnsi="Arial" w:cs="Arial"/>
          <w:b/>
          <w:bCs/>
          <w:sz w:val="28"/>
          <w:szCs w:val="28"/>
        </w:rPr>
        <w:t xml:space="preserve"> </w:t>
      </w:r>
      <w:r>
        <w:rPr>
          <w:rFonts w:ascii="Arial" w:hAnsi="Arial" w:cs="Arial"/>
          <w:sz w:val="28"/>
          <w:szCs w:val="28"/>
        </w:rPr>
        <w:t xml:space="preserve">o conjunto probatório produzido nos autos demonstra a ocorrência do acidente e a redução permanente da capacidade laborativa;</w:t>
      </w:r>
      <w:r>
        <w:rPr>
          <w:rFonts w:ascii="Arial" w:hAnsi="Arial" w:cs="Arial"/>
          <w:b/>
          <w:bCs/>
          <w:sz w:val="28"/>
          <w:szCs w:val="28"/>
        </w:rPr>
        <w:t xml:space="preserve"> </w:t>
      </w:r>
      <w:r>
        <w:rPr>
          <w:rFonts w:ascii="Arial" w:hAnsi="Arial" w:cs="Arial"/>
          <w:b/>
          <w:bCs/>
          <w:sz w:val="28"/>
          <w:szCs w:val="28"/>
          <w:rPrChange w:id="1128" w:author="Assessor GDSXSR" w:date="2026-10-29T20:28:55Z">
            <w:rPr>
              <w:rFonts w:ascii="Arial" w:hAnsi="Arial" w:cs="Arial"/>
              <w:b/>
              <w:bCs/>
              <w:sz w:val="28"/>
              <w:szCs w:val="28"/>
            </w:rPr>
          </w:rPrChange>
        </w:rPr>
        <w:t xml:space="preserve">4)</w:t>
      </w:r>
      <w:r>
        <w:rPr>
          <w:rFonts w:ascii="Arial" w:hAnsi="Arial" w:cs="Arial"/>
          <w:b/>
          <w:bCs/>
          <w:sz w:val="28"/>
          <w:szCs w:val="28"/>
        </w:rPr>
        <w:t xml:space="preserve"> </w:t>
      </w:r>
      <w:r>
        <w:rPr>
          <w:rFonts w:ascii="Arial" w:hAnsi="Arial" w:cs="Arial"/>
          <w:sz w:val="28"/>
          <w:szCs w:val="28"/>
        </w:rPr>
        <w:t xml:space="preserve">estão presentes os requisitos para concessão do auxílio-acidente</w:t>
      </w:r>
      <w:ins w:id="1129" w:author="Assessor GDSXSR" w:date="2026-10-29T20:28:55Z">
        <w:r>
          <w:rPr>
            <w:rFonts w:ascii="Arial" w:hAnsi="Arial" w:cs="Arial"/>
            <w:color w:val="808080"/>
            <w:sz w:val="28"/>
            <w:szCs w:val="28"/>
          </w:rPr>
          <w:t xml:space="preserve"> (ID 90644197)</w:t>
        </w:r>
      </w:ins>
      <w:r>
        <w:rPr>
          <w:rFonts w:ascii="Arial" w:hAnsi="Arial" w:cs="Arial"/>
          <w:sz w:val="28"/>
          <w:szCs w:val="28"/>
        </w:rPr>
        <w:t xml:space="preserve">.</w:t>
      </w:r>
      <w:commentRangeEnd w:id="16"/>
      <w:r>
        <w:rPr>
          <w:rStyle w:val="CommentReference"/>
        </w:rPr>
        <w:commentReference w:id="16"/>
      </w:r>
    </w:p>
    <w:p w14:paraId="31314D25" w14:textId="77777777" w:rsidR="00643D67" w:rsidRDefault="00643D67" w:rsidP="00643D67">
      <w:pPr>
        <w:spacing w:after="0" w:line="360" w:lineRule="auto"/>
        <w:ind w:firstLine="2268"/>
        <w:jc w:val="both"/>
        <w:rPr>
          <w:rFonts w:ascii="Arial" w:hAnsi="Arial" w:cs="Arial"/>
          <w:sz w:val="28"/>
          <w:szCs w:val="28"/>
        </w:rPr>
      </w:pPr>
    </w:p>
    <w:p w14:paraId="4B694E18" w14:textId="2111F027" w:rsidR="00643D67" w:rsidRDefault="00643D67" w:rsidP="00643D67">
      <w:pPr>
        <w:spacing w:after="0" w:line="360" w:lineRule="auto"/>
        <w:ind w:firstLine="2268"/>
        <w:jc w:val="both"/>
        <w:rPr>
          <w:rFonts w:ascii="Arial" w:hAnsi="Arial" w:cs="Arial"/>
          <w:sz w:val="28"/>
          <w:szCs w:val="28"/>
        </w:rPr>
      </w:pPr>
      <w:r w:rsidRPr="0098794A">
        <w:rPr>
          <w:rFonts w:ascii="Arial" w:hAnsi="Arial" w:cs="Arial"/>
          <w:sz w:val="28"/>
          <w:szCs w:val="28"/>
        </w:rPr>
        <w:t xml:space="preserve">Requer </w:t>
      </w:r>
      <w:r w:rsidR="00A95422">
        <w:rPr>
          <w:rFonts w:ascii="Arial" w:hAnsi="Arial" w:cs="Arial"/>
          <w:sz w:val="28"/>
          <w:szCs w:val="28"/>
        </w:rPr>
        <w:t>a cassação da r. sentença.</w:t>
      </w:r>
    </w:p>
    <w:p w14:paraId="21E5DDC4" w14:textId="77777777" w:rsidR="00643D67" w:rsidRDefault="00643D67" w:rsidP="00643D67">
      <w:pPr>
        <w:spacing w:after="0" w:line="360" w:lineRule="auto"/>
        <w:ind w:firstLine="2268"/>
        <w:jc w:val="both"/>
        <w:rPr>
          <w:rFonts w:ascii="Arial" w:hAnsi="Arial" w:cs="Arial"/>
          <w:sz w:val="28"/>
          <w:szCs w:val="28"/>
        </w:rPr>
      </w:pPr>
    </w:p>
    <w:p w14:paraId="0A796307" w14:textId="77777777" w:rsidR="00643D67" w:rsidRPr="0098794A" w:rsidRDefault="00643D67" w:rsidP="00643D67">
      <w:pPr>
        <w:spacing w:after="0" w:line="360" w:lineRule="auto"/>
        <w:ind w:firstLine="2268"/>
        <w:jc w:val="both"/>
        <w:rPr>
          <w:rFonts w:ascii="Arial" w:hAnsi="Arial" w:cs="Arial"/>
          <w:sz w:val="28"/>
          <w:szCs w:val="28"/>
        </w:rPr>
      </w:pPr>
      <w:r>
        <w:rPr>
          <w:rFonts w:ascii="Arial" w:hAnsi="Arial" w:cs="Arial"/>
          <w:sz w:val="28"/>
          <w:szCs w:val="28"/>
        </w:rPr>
        <w:t xml:space="preserve">Subsidiariamente</w:t>
      </w:r>
      <w:ins w:id="1130" w:author="Assessor GDSXSR" w:date="2026-10-29T20:28:55Z">
        <w:r>
          <w:rPr>
            <w:rFonts w:ascii="Arial" w:hAnsi="Arial" w:cs="Arial"/>
            <w:color w:val="808080"/>
            <w:sz w:val="28"/>
            <w:szCs w:val="28"/>
          </w:rPr>
          <w:t xml:space="preserve">,</w:t>
        </w:r>
      </w:ins>
      <w:r>
        <w:rPr>
          <w:rFonts w:ascii="Arial" w:hAnsi="Arial" w:cs="Arial"/>
          <w:sz w:val="28"/>
          <w:szCs w:val="28"/>
        </w:rPr>
        <w:t xml:space="preserve"> requer a </w:t>
      </w:r>
      <w:del w:id="1131" w:author="Assessor GDSXSR" w:date="2026-10-29T20:28:55Z">
        <w:r>
          <w:rPr>
            <w:rFonts w:ascii="Arial" w:hAnsi="Arial" w:cs="Arial"/>
            <w:sz w:val="28"/>
            <w:szCs w:val="28"/>
          </w:rPr>
          <w:delText xml:space="preserve">reforma</w:delText>
        </w:r>
      </w:del>
      <w:ins w:id="1132" w:author="Assessor GDSXSR" w:date="2026-10-29T20:28:55Z">
        <w:r>
          <w:rPr>
            <w:rFonts w:ascii="Arial" w:hAnsi="Arial" w:cs="Arial"/>
            <w:color w:val="808080"/>
            <w:sz w:val="28"/>
            <w:szCs w:val="28"/>
          </w:rPr>
          <w:t xml:space="preserve">concessão</w:t>
        </w:r>
      </w:ins>
      <w:r>
        <w:rPr>
          <w:rFonts w:ascii="Arial" w:hAnsi="Arial" w:cs="Arial"/>
          <w:sz w:val="28"/>
          <w:szCs w:val="28"/>
        </w:rPr>
        <w:t xml:space="preserve"> </w:t>
      </w:r>
      <w:del w:id="1133" w:author="Assessor GDSXSR" w:date="2026-10-29T20:28:55Z">
        <w:r>
          <w:rPr>
            <w:rFonts w:ascii="Arial" w:hAnsi="Arial" w:cs="Arial"/>
            <w:sz w:val="28"/>
            <w:szCs w:val="28"/>
          </w:rPr>
          <w:delText xml:space="preserve">da sentença para</w:delText>
        </w:r>
        <w:r>
          <w:rPr>
            <w:rFonts w:ascii="Arial" w:hAnsi="Arial" w:cs="Arial"/>
            <w:sz w:val="28"/>
            <w:szCs w:val="28"/>
          </w:rPr>
          <w:delText xml:space="preserve"> conceder o</w:delText>
        </w:r>
      </w:del>
      <w:ins w:id="1134" w:author="Assessor GDSXSR" w:date="2026-10-29T20:28:55Z">
        <w:r>
          <w:rPr>
            <w:rFonts w:ascii="Arial" w:hAnsi="Arial" w:cs="Arial"/>
            <w:color w:val="808080"/>
            <w:sz w:val="28"/>
            <w:szCs w:val="28"/>
          </w:rPr>
          <w:t xml:space="preserve">do</w:t>
        </w:r>
      </w:ins>
      <w:r>
        <w:rPr>
          <w:rFonts w:ascii="Arial" w:hAnsi="Arial" w:cs="Arial"/>
          <w:sz w:val="28"/>
          <w:szCs w:val="28"/>
        </w:rPr>
        <w:t xml:space="preserve"> auxílio-acidente desde o dia seguinte à cessação do auxílio-doença acidentário (B-91), com </w:t>
      </w:r>
      <w:ins w:id="1135" w:author="Assessor GDSXSR" w:date="2026-10-29T20:28:55Z">
        <w:r>
          <w:rPr>
            <w:rFonts w:ascii="Arial" w:hAnsi="Arial" w:cs="Arial"/>
            <w:color w:val="808080"/>
            <w:sz w:val="28"/>
            <w:szCs w:val="28"/>
          </w:rPr>
          <w:t xml:space="preserve">o </w:t>
        </w:r>
      </w:ins>
      <w:r>
        <w:rPr>
          <w:rFonts w:ascii="Arial" w:hAnsi="Arial" w:cs="Arial"/>
          <w:sz w:val="28"/>
          <w:szCs w:val="28"/>
        </w:rPr>
        <w:t xml:space="preserve">pagamento das parcelas vencidas</w:t>
      </w:r>
      <w:del w:id="1136" w:author="Assessor GDSXSR" w:date="2026-10-29T20:28:55Z">
        <w:r>
          <w:rPr>
            <w:rFonts w:ascii="Arial" w:hAnsi="Arial" w:cs="Arial"/>
            <w:sz w:val="28"/>
            <w:szCs w:val="28"/>
          </w:rPr>
          <w:delText xml:space="preserve">, acrescidas de correção monetária e juros legais, e condenar o INSS ao pagamento das custas processuais e honorários advocatícios</w:delText>
        </w:r>
      </w:del>
      <w:r>
        <w:rPr>
          <w:rFonts w:ascii="Arial" w:hAnsi="Arial" w:cs="Arial"/>
          <w:sz w:val="28"/>
          <w:szCs w:val="28"/>
        </w:rPr>
        <w:t xml:space="preserve">.</w:t>
      </w:r>
    </w:p>
    <w:p w14:paraId="6DD8A735" w14:textId="77777777" w:rsidR="00643D67" w:rsidRPr="00B71EBB" w:rsidRDefault="00643D67" w:rsidP="00643D67">
      <w:pPr>
        <w:spacing w:after="0" w:line="360" w:lineRule="auto"/>
        <w:ind w:firstLine="2268"/>
        <w:jc w:val="both"/>
        <w:rPr>
          <w:rFonts w:ascii="Arial" w:hAnsi="Arial" w:cs="Arial"/>
          <w:sz w:val="28"/>
          <w:szCs w:val="28"/>
        </w:rPr>
      </w:pPr>
    </w:p>
    <w:p w14:paraId="7E02277C" w14:textId="55CCA9F2" w:rsidR="00A535CD" w:rsidRPr="007E1C8C" w:rsidRDefault="00A535CD" w:rsidP="00A535CD">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109" w:author="Assessor GDSXSR" w:date="2026-10-29T20:28:55Z">
            <w:rPr>
              <w:rFonts w:ascii="Arial" w:hAnsi="Arial" w:cs="Arial"/>
              <w:color w:val="000000" w:themeColor="text1"/>
              <w:sz w:val="28"/>
              <w:szCs w:val="28"/>
            </w:rPr>
          </w:rPrChange>
        </w:rPr>
        <w:t>Com razão o apelante.</w:t>
      </w:r>
    </w:p>
    <w:p w14:paraId="33B1AA39" w14:textId="77777777" w:rsidR="00A535CD" w:rsidRPr="007E1C8C" w:rsidRDefault="00A535CD" w:rsidP="00A535CD">
      <w:pPr>
        <w:spacing w:after="0" w:line="360" w:lineRule="auto"/>
        <w:ind w:firstLine="2268"/>
        <w:jc w:val="both"/>
        <w:rPr>
          <w:rFonts w:ascii="Arial" w:hAnsi="Arial" w:cs="Arial"/>
          <w:color w:val="000000" w:themeColor="text1"/>
          <w:sz w:val="28"/>
          <w:szCs w:val="28"/>
        </w:rPr>
      </w:pPr>
    </w:p>
    <w:p w14:paraId="7A307A13" w14:textId="77777777" w:rsidR="00663FF3" w:rsidRDefault="00663FF3" w:rsidP="00B349C8">
      <w:pPr>
        <w:spacing w:after="0" w:line="360" w:lineRule="auto"/>
        <w:ind w:firstLine="2268"/>
        <w:jc w:val="both"/>
        <w:rPr>
          <w:ins w:id="1201" w:author="Assessor GDSXSR" w:date="2026-10-29T20:28:55Z"/>
          <w:rFonts w:ascii="Arial" w:hAnsi="Arial" w:cs="Arial"/>
          <w:color w:val="000000" w:themeColor="text1"/>
          <w:sz w:val="28"/>
          <w:szCs w:val="28"/>
        </w:rPr>
      </w:pPr>
      <w:commentRangeStart w:id="17"/>
      <w:r>
        <w:rPr>
          <w:rFonts w:ascii="Arial" w:hAnsi="Arial" w:cs="Arial"/>
          <w:color w:val="000000" w:themeColor="text1"/>
          <w:sz w:val="28"/>
          <w:szCs w:val="28"/>
        </w:rPr>
        <w:t xml:space="preserve">O </w:t>
      </w:r>
      <w:del w:id="1137" w:author="Assessor GDSXSR" w:date="2026-10-29T20:28:55Z">
        <w:r>
          <w:rPr>
            <w:rFonts w:ascii="Arial" w:hAnsi="Arial" w:cs="Arial"/>
            <w:color w:val="000000" w:themeColor="text1"/>
            <w:sz w:val="28"/>
            <w:szCs w:val="28"/>
          </w:rPr>
          <w:delText xml:space="preserve">MM</w:delText>
        </w:r>
      </w:del>
      <w:ins w:id="1138" w:author="Assessor GDSXSR" w:date="2026-10-29T20:28:55Z">
        <w:r>
          <w:rPr>
            <w:rFonts w:ascii="Arial" w:hAnsi="Arial" w:cs="Arial"/>
            <w:color w:val="808080"/>
            <w:sz w:val="28"/>
            <w:szCs w:val="28"/>
          </w:rPr>
          <w:t xml:space="preserve">d</w:t>
        </w:r>
      </w:ins>
      <w:r>
        <w:rPr>
          <w:rFonts w:ascii="Arial" w:hAnsi="Arial" w:cs="Arial"/>
          <w:color w:val="000000" w:themeColor="text1"/>
          <w:sz w:val="28"/>
          <w:szCs w:val="28"/>
        </w:rPr>
        <w:t xml:space="preserve">.</w:t>
      </w:r>
      <w:r>
        <w:rPr>
          <w:rFonts w:ascii="Arial" w:hAnsi="Arial" w:cs="Arial"/>
          <w:color w:val="000000" w:themeColor="text1"/>
          <w:sz w:val="28"/>
          <w:szCs w:val="28"/>
        </w:rPr>
        <w:t xml:space="preserve"> </w:t>
      </w:r>
      <w:del w:id="1139" w:author="Assessor GDSXSR" w:date="2026-10-29T20:28:55Z">
        <w:r>
          <w:rPr>
            <w:rFonts w:ascii="Arial" w:hAnsi="Arial" w:cs="Arial"/>
            <w:color w:val="000000" w:themeColor="text1"/>
            <w:sz w:val="28"/>
            <w:szCs w:val="28"/>
          </w:rPr>
          <w:delText xml:space="preserve">Ju</w:delText>
        </w:r>
        <w:r>
          <w:rPr>
            <w:rFonts w:ascii="Arial" w:hAnsi="Arial" w:cs="Arial"/>
            <w:color w:val="000000" w:themeColor="text1"/>
            <w:sz w:val="28"/>
            <w:szCs w:val="28"/>
          </w:rPr>
          <w:delText xml:space="preserve">iz</w:delText>
        </w:r>
      </w:del>
      <w:ins w:id="1140" w:author="Assessor GDSXSR" w:date="2026-10-29T20:28:55Z">
        <w:r>
          <w:rPr>
            <w:rFonts w:ascii="Arial" w:hAnsi="Arial" w:cs="Arial"/>
            <w:color w:val="808080"/>
            <w:sz w:val="28"/>
            <w:szCs w:val="28"/>
          </w:rPr>
          <w:t xml:space="preserve">Juízo</w:t>
        </w:r>
      </w:ins>
      <w:r>
        <w:rPr>
          <w:rFonts w:ascii="Arial" w:hAnsi="Arial" w:cs="Arial"/>
          <w:color w:val="000000" w:themeColor="text1"/>
          <w:sz w:val="28"/>
          <w:szCs w:val="28"/>
        </w:rPr>
        <w:t xml:space="preserve"> </w:t>
      </w:r>
      <w:r>
        <w:rPr>
          <w:rFonts w:ascii="Arial" w:hAnsi="Arial" w:cs="Arial"/>
          <w:color w:val="000000" w:themeColor="text1"/>
          <w:sz w:val="28"/>
          <w:szCs w:val="28"/>
        </w:rPr>
        <w:t xml:space="preserve">de origem extinguiu o feito sem resolução </w:t>
      </w:r>
      <w:del w:id="1141" w:author="Assessor GDSXSR" w:date="2026-10-29T20:28:55Z">
        <w:r>
          <w:rPr>
            <w:rFonts w:ascii="Arial" w:hAnsi="Arial" w:cs="Arial"/>
            <w:color w:val="000000" w:themeColor="text1"/>
            <w:sz w:val="28"/>
            <w:szCs w:val="28"/>
          </w:rPr>
          <w:delText xml:space="preserve">de</w:delText>
        </w:r>
      </w:del>
      <w:ins w:id="1142" w:author="Assessor GDSXSR" w:date="2026-10-29T20:28:55Z">
        <w:r>
          <w:rPr>
            <w:rFonts w:ascii="Arial" w:hAnsi="Arial" w:cs="Arial"/>
            <w:color w:val="808080"/>
            <w:sz w:val="28"/>
            <w:szCs w:val="28"/>
          </w:rPr>
          <w:t xml:space="preserve">do</w:t>
        </w:r>
      </w:ins>
      <w:r>
        <w:rPr>
          <w:rFonts w:ascii="Arial" w:hAnsi="Arial" w:cs="Arial"/>
          <w:color w:val="000000" w:themeColor="text1"/>
          <w:sz w:val="28"/>
          <w:szCs w:val="28"/>
        </w:rPr>
        <w:t xml:space="preserve"> mérito, por </w:t>
      </w:r>
      <w:del w:id="1143" w:author="Assessor GDSXSR" w:date="2026-10-29T20:28:55Z">
        <w:r>
          <w:rPr>
            <w:rFonts w:ascii="Arial" w:hAnsi="Arial" w:cs="Arial"/>
            <w:color w:val="000000" w:themeColor="text1"/>
            <w:sz w:val="28"/>
            <w:szCs w:val="28"/>
          </w:rPr>
          <w:delText xml:space="preserve">ausência</w:delText>
        </w:r>
      </w:del>
      <w:ins w:id="1144" w:author="Assessor GDSXSR" w:date="2026-10-29T20:28:55Z">
        <w:r>
          <w:rPr>
            <w:rFonts w:ascii="Arial" w:hAnsi="Arial" w:cs="Arial"/>
            <w:color w:val="808080"/>
            <w:sz w:val="28"/>
            <w:szCs w:val="28"/>
          </w:rPr>
          <w:t xml:space="preserve">entender</w:t>
        </w:r>
      </w:ins>
      <w:r>
        <w:rPr>
          <w:rFonts w:ascii="Arial" w:hAnsi="Arial" w:cs="Arial"/>
          <w:color w:val="000000" w:themeColor="text1"/>
          <w:sz w:val="28"/>
          <w:szCs w:val="28"/>
        </w:rPr>
        <w:t xml:space="preserve"> </w:t>
      </w:r>
      <w:del w:id="1145" w:author="Assessor GDSXSR" w:date="2026-10-29T20:28:55Z">
        <w:r>
          <w:rPr>
            <w:rFonts w:ascii="Arial" w:hAnsi="Arial" w:cs="Arial"/>
            <w:color w:val="000000" w:themeColor="text1"/>
            <w:sz w:val="28"/>
            <w:szCs w:val="28"/>
          </w:rPr>
          <w:delText xml:space="preserve">de</w:delText>
        </w:r>
      </w:del>
      <w:ins w:id="1146" w:author="Assessor GDSXSR" w:date="2026-10-29T20:28:55Z">
        <w:r>
          <w:rPr>
            <w:rFonts w:ascii="Arial" w:hAnsi="Arial" w:cs="Arial"/>
            <w:color w:val="808080"/>
            <w:sz w:val="28"/>
            <w:szCs w:val="28"/>
          </w:rPr>
          <w:t xml:space="preserve">ausente</w:t>
        </w:r>
      </w:ins>
      <w:r>
        <w:rPr>
          <w:rFonts w:ascii="Arial" w:hAnsi="Arial" w:cs="Arial"/>
          <w:color w:val="000000" w:themeColor="text1"/>
          <w:sz w:val="28"/>
          <w:szCs w:val="28"/>
        </w:rPr>
        <w:t xml:space="preserve"> </w:t>
      </w:r>
      <w:del w:id="1147" w:author="Assessor GDSXSR" w:date="2026-10-29T20:28:55Z">
        <w:r>
          <w:rPr>
            <w:rFonts w:ascii="Arial" w:hAnsi="Arial" w:cs="Arial"/>
            <w:color w:val="000000" w:themeColor="text1"/>
            <w:sz w:val="28"/>
            <w:szCs w:val="28"/>
          </w:rPr>
          <w:delText xml:space="preserve">pressupostos</w:delText>
        </w:r>
      </w:del>
      <w:ins w:id="1148" w:author="Assessor GDSXSR" w:date="2026-10-29T20:28:55Z">
        <w:r>
          <w:rPr>
            <w:rFonts w:ascii="Arial" w:hAnsi="Arial" w:cs="Arial"/>
            <w:color w:val="808080"/>
            <w:sz w:val="28"/>
            <w:szCs w:val="28"/>
          </w:rPr>
          <w:t xml:space="preserve">prova</w:t>
        </w:r>
      </w:ins>
      <w:r>
        <w:rPr>
          <w:rFonts w:ascii="Arial" w:hAnsi="Arial" w:cs="Arial"/>
          <w:color w:val="000000" w:themeColor="text1"/>
          <w:sz w:val="28"/>
          <w:szCs w:val="28"/>
        </w:rPr>
        <w:t xml:space="preserve"> </w:t>
      </w:r>
      <w:del w:id="1149" w:author="Assessor GDSXSR" w:date="2026-10-29T20:28:55Z">
        <w:r>
          <w:rPr>
            <w:rFonts w:ascii="Arial" w:hAnsi="Arial" w:cs="Arial"/>
            <w:color w:val="000000" w:themeColor="text1"/>
            <w:sz w:val="28"/>
            <w:szCs w:val="28"/>
          </w:rPr>
          <w:delText xml:space="preserve">de</w:delText>
        </w:r>
      </w:del>
      <w:ins w:id="1150" w:author="Assessor GDSXSR" w:date="2026-10-29T20:28:55Z">
        <w:r>
          <w:rPr>
            <w:rFonts w:ascii="Arial" w:hAnsi="Arial" w:cs="Arial"/>
            <w:color w:val="808080"/>
            <w:sz w:val="28"/>
            <w:szCs w:val="28"/>
          </w:rPr>
          <w:t xml:space="preserve">do</w:t>
        </w:r>
      </w:ins>
      <w:r>
        <w:rPr>
          <w:rFonts w:ascii="Arial" w:hAnsi="Arial" w:cs="Arial"/>
          <w:color w:val="000000" w:themeColor="text1"/>
          <w:sz w:val="28"/>
          <w:szCs w:val="28"/>
        </w:rPr>
        <w:t xml:space="preserve"> </w:t>
      </w:r>
      <w:del w:id="1151" w:author="Assessor GDSXSR" w:date="2026-10-29T20:28:55Z">
        <w:r>
          <w:rPr>
            <w:rFonts w:ascii="Arial" w:hAnsi="Arial" w:cs="Arial"/>
            <w:color w:val="000000" w:themeColor="text1"/>
            <w:sz w:val="28"/>
            <w:szCs w:val="28"/>
          </w:rPr>
          <w:delText xml:space="preserve">constituição</w:delText>
        </w:r>
      </w:del>
      <w:ins w:id="1152" w:author="Assessor GDSXSR" w:date="2026-10-29T20:28:55Z">
        <w:r>
          <w:rPr>
            <w:rFonts w:ascii="Arial" w:hAnsi="Arial" w:cs="Arial"/>
            <w:color w:val="808080"/>
            <w:sz w:val="28"/>
            <w:szCs w:val="28"/>
          </w:rPr>
          <w:t xml:space="preserve">nexo causal entre a incapacidade</w:t>
        </w:r>
      </w:ins>
      <w:r>
        <w:rPr>
          <w:rFonts w:ascii="Arial" w:hAnsi="Arial" w:cs="Arial"/>
          <w:color w:val="000000" w:themeColor="text1"/>
          <w:sz w:val="28"/>
          <w:szCs w:val="28"/>
        </w:rPr>
        <w:t xml:space="preserve"> e </w:t>
      </w:r>
      <w:del w:id="1153" w:author="Assessor GDSXSR" w:date="2026-10-29T20:28:55Z">
        <w:r>
          <w:rPr>
            <w:rFonts w:ascii="Arial" w:hAnsi="Arial" w:cs="Arial"/>
            <w:color w:val="000000" w:themeColor="text1"/>
            <w:sz w:val="28"/>
            <w:szCs w:val="28"/>
          </w:rPr>
          <w:delText xml:space="preserve">desenvolvimento</w:delText>
        </w:r>
      </w:del>
      <w:ins w:id="1154" w:author="Assessor GDSXSR" w:date="2026-10-29T20:28:55Z">
        <w:r>
          <w:rPr>
            <w:rFonts w:ascii="Arial" w:hAnsi="Arial" w:cs="Arial"/>
            <w:color w:val="808080"/>
            <w:sz w:val="28"/>
            <w:szCs w:val="28"/>
          </w:rPr>
          <w:t xml:space="preserve">o</w:t>
        </w:r>
      </w:ins>
      <w:r>
        <w:rPr>
          <w:rFonts w:ascii="Arial" w:hAnsi="Arial" w:cs="Arial"/>
          <w:color w:val="000000" w:themeColor="text1"/>
          <w:sz w:val="28"/>
          <w:szCs w:val="28"/>
        </w:rPr>
        <w:t xml:space="preserve"> </w:t>
      </w:r>
      <w:del w:id="1155" w:author="Assessor GDSXSR" w:date="2026-10-29T20:28:55Z">
        <w:r>
          <w:rPr>
            <w:rFonts w:ascii="Arial" w:hAnsi="Arial" w:cs="Arial"/>
            <w:color w:val="000000" w:themeColor="text1"/>
            <w:sz w:val="28"/>
            <w:szCs w:val="28"/>
          </w:rPr>
          <w:delText xml:space="preserve">válido</w:delText>
        </w:r>
      </w:del>
      <w:ins w:id="1156" w:author="Assessor GDSXSR" w:date="2026-10-29T20:28:55Z">
        <w:r>
          <w:rPr>
            <w:rFonts w:ascii="Arial" w:hAnsi="Arial" w:cs="Arial"/>
            <w:color w:val="808080"/>
            <w:sz w:val="28"/>
            <w:szCs w:val="28"/>
          </w:rPr>
          <w:t xml:space="preserve">acidente narrado,</w:t>
        </w:r>
      </w:ins>
      <w:r>
        <w:rPr>
          <w:rFonts w:ascii="Arial" w:hAnsi="Arial" w:cs="Arial"/>
          <w:color w:val="000000" w:themeColor="text1"/>
          <w:sz w:val="28"/>
          <w:szCs w:val="28"/>
        </w:rPr>
        <w:t xml:space="preserve"> e </w:t>
      </w:r>
      <w:del w:id="1157" w:author="Assessor GDSXSR" w:date="2026-10-29T20:28:55Z">
        <w:r>
          <w:rPr>
            <w:rFonts w:ascii="Arial" w:hAnsi="Arial" w:cs="Arial"/>
            <w:color w:val="000000" w:themeColor="text1"/>
            <w:sz w:val="28"/>
            <w:szCs w:val="28"/>
          </w:rPr>
          <w:delText xml:space="preserve">regular</w:delText>
        </w:r>
      </w:del>
      <w:ins w:id="1158" w:author="Assessor GDSXSR" w:date="2026-10-29T20:28:55Z">
        <w:r>
          <w:rPr>
            <w:rFonts w:ascii="Arial" w:hAnsi="Arial" w:cs="Arial"/>
            <w:color w:val="808080"/>
            <w:sz w:val="28"/>
            <w:szCs w:val="28"/>
          </w:rPr>
          <w:t xml:space="preserve">aplicou o entendimento firmado no Tema 629</w:t>
        </w:r>
      </w:ins>
      <w:r>
        <w:rPr>
          <w:rFonts w:ascii="Arial" w:hAnsi="Arial" w:cs="Arial"/>
          <w:color w:val="000000" w:themeColor="text1"/>
          <w:sz w:val="28"/>
          <w:szCs w:val="28"/>
        </w:rPr>
        <w:t xml:space="preserve"> do </w:t>
      </w:r>
      <w:del w:id="1159" w:author="Assessor GDSXSR" w:date="2026-10-29T20:28:55Z">
        <w:r>
          <w:rPr>
            <w:rFonts w:ascii="Arial" w:hAnsi="Arial" w:cs="Arial"/>
            <w:color w:val="000000" w:themeColor="text1"/>
            <w:sz w:val="28"/>
            <w:szCs w:val="28"/>
          </w:rPr>
          <w:delText xml:space="preserve">processo</w:delText>
        </w:r>
      </w:del>
      <w:ins w:id="1160" w:author="Assessor GDSXSR" w:date="2026-10-29T20:28:55Z">
        <w:r>
          <w:rPr>
            <w:rFonts w:ascii="Arial" w:hAnsi="Arial" w:cs="Arial"/>
            <w:color w:val="808080"/>
            <w:sz w:val="28"/>
            <w:szCs w:val="28"/>
          </w:rPr>
          <w:t xml:space="preserve">STJ (CPC 485 IV; ID 90644197)</w:t>
        </w:r>
      </w:ins>
      <w:r>
        <w:rPr>
          <w:rFonts w:ascii="Arial" w:hAnsi="Arial" w:cs="Arial"/>
          <w:color w:val="000000" w:themeColor="text1"/>
          <w:sz w:val="28"/>
          <w:szCs w:val="28"/>
        </w:rPr>
        <w:t xml:space="preserve">.</w:t>
      </w:r>
      <w:commentRangeEnd w:id="17"/>
      <w:r>
        <w:rPr>
          <w:rStyle w:val="CommentReference"/>
        </w:rPr>
        <w:commentReference w:id="17"/>
      </w:r>
    </w:p>
    <w:p>
      <w:pPr>
        <w:spacing w:after="0" w:line="360" w:lineRule="auto"/>
        <w:ind w:firstLine="2268"/>
        <w:jc w:val="both"/>
        <w:rPr>
          <w:ins w:id="1202" w:author="Assessor GDSXSR" w:date="2026-10-29T20:28:55Z"/>
          <w:rFonts w:ascii="Arial" w:hAnsi="Arial" w:cs="Arial"/>
          <w:color w:val="000000" w:themeColor="text1"/>
          <w:sz w:val="28"/>
          <w:szCs w:val="28"/>
        </w:rPr>
      </w:pPr>
    </w:p>
    <w:p>
      <w:pPr>
        <w:spacing w:after="0" w:line="360" w:lineRule="auto"/>
        <w:ind w:firstLine="2268"/>
        <w:jc w:val="both"/>
        <w:rPr>
          <w:ins w:id="1204" w:author="Assessor GDSXSR" w:date="2026-10-29T20:28:55Z"/>
          <w:rFonts w:ascii="Arial" w:hAnsi="Arial" w:cs="Arial"/>
          <w:color w:val="000000" w:themeColor="text1"/>
          <w:sz w:val="28"/>
          <w:szCs w:val="28"/>
        </w:rPr>
      </w:pPr>
      <w:ins w:id="1203" w:author="Assessor GDSXSR" w:date="2026-10-29T20:28:55Z">
        <w:r>
          <w:rPr>
            <w:rFonts w:ascii="Arial" w:hAnsi="Arial" w:cs="Arial"/>
            <w:color w:val="808080"/>
            <w:sz w:val="28"/>
            <w:szCs w:val="28"/>
          </w:rPr>
          <w:t xml:space="preserve">O c. STJ, no julgamento do Tema Repetitivo 629, fixou a seguinte tese:</w:t>
        </w:r>
      </w:ins>
    </w:p>
    <w:p>
      <w:pPr>
        <w:spacing w:after="0" w:line="360" w:lineRule="auto"/>
        <w:ind w:firstLine="2268"/>
        <w:jc w:val="both"/>
        <w:rPr>
          <w:ins w:id="1205" w:author="Assessor GDSXSR" w:date="2026-10-29T20:28:55Z"/>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ins w:id="1206" w:author="Assessor GDSXSR" w:date="2026-10-29T20:28:55Z">
        <w:r>
          <w:rPr>
            <w:i/>
            <w:color w:val="808080"/>
            <w:sz w:val="26"/>
          </w:rPr>
          <w:t xml:space="preserve">“A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 (REsp n. 1.352.721/SP, relator Ministro Napoleão Nunes Maia Filho, Corte Especial, julgado em 16/12/2015, DJe de 28/4/2016.)</w:t>
        </w:r>
      </w:ins>
    </w:p>
    <w:p w14:paraId="07BAB8B3" w14:textId="77777777" w:rsidR="00663FF3" w:rsidRDefault="00663FF3" w:rsidP="00B349C8">
      <w:pPr>
        <w:spacing w:after="0" w:line="360" w:lineRule="auto"/>
        <w:ind w:firstLine="2268"/>
        <w:jc w:val="both"/>
        <w:rPr>
          <w:del w:id="1161" w:author="Assessor GDSXSR" w:date="2026-10-29T20:28:55Z"/>
          <w:rFonts w:ascii="Arial" w:hAnsi="Arial" w:cs="Arial"/>
          <w:color w:val="000000" w:themeColor="text1"/>
          <w:sz w:val="28"/>
          <w:szCs w:val="28"/>
        </w:rPr>
      </w:pPr>
    </w:p>
    <w:p w14:paraId="1DE218F2" w14:textId="214C518B" w:rsidR="00643D67" w:rsidRDefault="00643D67" w:rsidP="00B349C8">
      <w:pPr>
        <w:spacing w:after="0" w:line="360" w:lineRule="auto"/>
        <w:ind w:firstLine="2268"/>
        <w:jc w:val="both"/>
        <w:rPr>
          <w:del w:id="1165" w:author="Assessor GDSXSR" w:date="2026-10-29T20:28:55Z"/>
          <w:rFonts w:ascii="Arial" w:hAnsi="Arial" w:cs="Arial"/>
          <w:color w:val="000000" w:themeColor="text1"/>
          <w:sz w:val="28"/>
          <w:szCs w:val="28"/>
        </w:rPr>
      </w:pPr>
      <w:del w:id="1162" w:author="Assessor GDSXSR" w:date="2026-10-29T20:28:55Z">
        <w:r>
          <w:rPr>
            <w:rFonts w:ascii="Arial" w:hAnsi="Arial" w:cs="Arial"/>
            <w:color w:val="000000" w:themeColor="text1"/>
            <w:sz w:val="28"/>
            <w:szCs w:val="28"/>
          </w:rPr>
          <w:delText xml:space="preserve">Eis os fundamentos da sentença (ID </w:delText>
        </w:r>
      </w:del>
      <w:del w:id="1163" w:author="Assessor GDSXSR" w:date="2026-10-29T20:28:55Z">
        <w:r w:rsidRPr="00643D67">
          <w:rPr>
            <w:rFonts w:ascii="Arial" w:hAnsi="Arial" w:cs="Arial"/>
            <w:color w:val="000000" w:themeColor="text1"/>
            <w:sz w:val="28"/>
            <w:szCs w:val="28"/>
          </w:rPr>
          <w:delText>90644197</w:delText>
        </w:r>
      </w:del>
      <w:del w:id="1164" w:author="Assessor GDSXSR" w:date="2026-10-29T20:28:55Z">
        <w:r>
          <w:rPr>
            <w:rFonts w:ascii="Arial" w:hAnsi="Arial" w:cs="Arial"/>
            <w:color w:val="000000" w:themeColor="text1"/>
            <w:sz w:val="28"/>
            <w:szCs w:val="28"/>
          </w:rPr>
          <w:delText>):</w:delText>
        </w:r>
      </w:del>
    </w:p>
    <w:p w14:paraId="0FA06965" w14:textId="77777777" w:rsidR="00643D67" w:rsidRDefault="00643D67" w:rsidP="00B349C8">
      <w:pPr>
        <w:spacing w:after="0" w:line="360" w:lineRule="auto"/>
        <w:ind w:firstLine="2268"/>
        <w:jc w:val="both"/>
        <w:rPr>
          <w:del w:id="1166" w:author="Assessor GDSXSR" w:date="2026-10-29T20:28:55Z"/>
          <w:rFonts w:ascii="Arial" w:hAnsi="Arial" w:cs="Arial"/>
          <w:color w:val="000000" w:themeColor="text1"/>
          <w:sz w:val="28"/>
          <w:szCs w:val="28"/>
        </w:rPr>
      </w:pPr>
    </w:p>
    <w:p w14:paraId="3962B9FB" w14:textId="4FDBF8BE" w:rsidR="00643D67" w:rsidRPr="00643D67" w:rsidRDefault="00643D67" w:rsidP="00643D67">
      <w:pPr>
        <w:spacing w:after="0" w:line="360" w:lineRule="auto"/>
        <w:ind w:left="2127" w:firstLine="1275"/>
        <w:jc w:val="both"/>
        <w:rPr>
          <w:del w:id="1171" w:author="Assessor GDSXSR" w:date="2026-10-29T20:28:55Z"/>
          <w:rFonts w:ascii="Arial" w:hAnsi="Arial" w:cs="Arial"/>
          <w:i/>
          <w:iCs/>
          <w:color w:val="000000" w:themeColor="text1"/>
          <w:sz w:val="26"/>
          <w:szCs w:val="26"/>
        </w:rPr>
      </w:pPr>
      <w:del w:id="1167" w:author="Assessor GDSXSR" w:date="2026-10-29T20:28:55Z">
        <w:r w:rsidRPr="00643D67">
          <w:rPr>
            <w:rFonts w:ascii="Arial" w:hAnsi="Arial" w:cs="Arial"/>
            <w:i/>
            <w:iCs/>
            <w:color w:val="000000" w:themeColor="text1"/>
            <w:sz w:val="26"/>
            <w:szCs w:val="26"/>
          </w:rPr>
          <w:delText xml:space="preserve">“(...) Para fins de concessão de benefício acidentário, necessária a presença de nexo causal entre a lesão/doença e a atividade laboral, a teor dos arts. </w:delText>
        </w:r>
      </w:del>
      <w:commentRangeStart w:id="3"/>
      <w:del w:id="1168" w:author="Assessor GDSXSR" w:date="2026-10-29T20:28:55Z">
        <w:r w:rsidRPr="00643D67">
          <w:rPr>
            <w:rFonts w:ascii="Arial" w:hAnsi="Arial" w:cs="Arial"/>
            <w:i/>
            <w:iCs/>
            <w:color w:val="000000" w:themeColor="text1"/>
            <w:sz w:val="26"/>
            <w:szCs w:val="26"/>
          </w:rPr>
          <w:delText xml:space="preserve">19, 20 e 21 da Lei nº 8213/91, </w:delText>
        </w:r>
      </w:del>
      <w:commentRangeEnd w:id="3"/>
      <w:del w:id="1169" w:author="Assessor GDSXSR" w:date="2026-10-29T20:28:55Z">
        <w:r w:rsidR="00A95422" w:rsidRPr="00643D67">
          <w:rPr>
            <w:rStyle w:val="Refdecomentrio"/>
            <w:rFonts w:ascii="Arial" w:hAnsi="Arial" w:cs="Arial"/>
            <w:i/>
            <w:iCs/>
            <w:color w:val="000000" w:themeColor="text1"/>
            <w:sz w:val="26"/>
            <w:szCs w:val="26"/>
          </w:rPr>
          <w:commentReference w:id="3"/>
        </w:r>
      </w:del>
      <w:del w:id="1170" w:author="Assessor GDSXSR" w:date="2026-10-29T20:28:55Z">
        <w:r w:rsidRPr="00643D67">
          <w:rPr>
            <w:rFonts w:ascii="Arial" w:hAnsi="Arial" w:cs="Arial"/>
            <w:i/>
            <w:iCs/>
            <w:color w:val="000000" w:themeColor="text1"/>
            <w:sz w:val="26"/>
            <w:szCs w:val="26"/>
          </w:rPr>
          <w:delText>bem como a existência de incapacidade.</w:delText>
        </w:r>
      </w:del>
    </w:p>
    <w:p w14:paraId="1B85A7FB" w14:textId="77777777" w:rsidR="00643D67" w:rsidRPr="00643D67" w:rsidRDefault="00643D67" w:rsidP="00643D67">
      <w:pPr>
        <w:spacing w:after="0" w:line="360" w:lineRule="auto"/>
        <w:ind w:left="2127" w:firstLine="1275"/>
        <w:jc w:val="both"/>
        <w:rPr>
          <w:del w:id="1173" w:author="Assessor GDSXSR" w:date="2026-10-29T20:28:55Z"/>
          <w:rFonts w:ascii="Arial" w:hAnsi="Arial" w:cs="Arial"/>
          <w:i/>
          <w:iCs/>
          <w:color w:val="000000" w:themeColor="text1"/>
          <w:sz w:val="26"/>
          <w:szCs w:val="26"/>
        </w:rPr>
      </w:pPr>
      <w:del w:id="1172" w:author="Assessor GDSXSR" w:date="2026-10-29T20:28:55Z">
        <w:r w:rsidRPr="00643D67">
          <w:rPr>
            <w:rFonts w:ascii="Arial" w:hAnsi="Arial" w:cs="Arial"/>
            <w:i/>
            <w:iCs/>
            <w:color w:val="000000" w:themeColor="text1"/>
            <w:sz w:val="26"/>
            <w:szCs w:val="26"/>
          </w:rPr>
          <w:delText>Quanto ao segundo requisito, a perícia médica judicial realizada concluiu que o autor possui incapacidade laboral de natureza acidentária desde 08/02/2017.</w:delText>
        </w:r>
      </w:del>
    </w:p>
    <w:p w14:paraId="7189FAD5" w14:textId="77777777" w:rsidR="00643D67" w:rsidRPr="00643D67" w:rsidRDefault="00643D67" w:rsidP="00643D67">
      <w:pPr>
        <w:spacing w:after="0" w:line="360" w:lineRule="auto"/>
        <w:ind w:left="2127" w:firstLine="1275"/>
        <w:jc w:val="both"/>
        <w:rPr>
          <w:del w:id="1175" w:author="Assessor GDSXSR" w:date="2026-10-29T20:28:55Z"/>
          <w:rFonts w:ascii="Arial" w:hAnsi="Arial" w:cs="Arial"/>
          <w:i/>
          <w:iCs/>
          <w:color w:val="000000" w:themeColor="text1"/>
          <w:sz w:val="26"/>
          <w:szCs w:val="26"/>
        </w:rPr>
      </w:pPr>
      <w:del w:id="1174" w:author="Assessor GDSXSR" w:date="2026-10-29T20:28:55Z">
        <w:r w:rsidRPr="00643D67">
          <w:rPr>
            <w:rFonts w:ascii="Arial" w:hAnsi="Arial" w:cs="Arial"/>
            <w:i/>
            <w:iCs/>
            <w:color w:val="000000" w:themeColor="text1"/>
            <w:sz w:val="26"/>
            <w:szCs w:val="26"/>
          </w:rPr>
          <w:delText>No entanto, no caso dos autos, não há prova do nexo causal entre o adoecimento e o trabalho do autor, pois embora a perícia judicial tenha afirmado a relação de causalidade, apenas o fez com base no reconhecimento administrativo pelo INSS, tendo em vista que a autarquia já concedeu benefício acidentário ao segurado anteriormente.</w:delText>
        </w:r>
      </w:del>
    </w:p>
    <w:p w14:paraId="5568B57D" w14:textId="77777777" w:rsidR="00643D67" w:rsidRPr="00643D67" w:rsidRDefault="00643D67" w:rsidP="00643D67">
      <w:pPr>
        <w:spacing w:after="0" w:line="360" w:lineRule="auto"/>
        <w:ind w:left="2127" w:firstLine="1275"/>
        <w:jc w:val="both"/>
        <w:rPr>
          <w:del w:id="1177" w:author="Assessor GDSXSR" w:date="2026-10-29T20:28:55Z"/>
          <w:rFonts w:ascii="Arial" w:hAnsi="Arial" w:cs="Arial"/>
          <w:i/>
          <w:iCs/>
          <w:color w:val="000000" w:themeColor="text1"/>
          <w:sz w:val="26"/>
          <w:szCs w:val="26"/>
        </w:rPr>
      </w:pPr>
      <w:del w:id="1176" w:author="Assessor GDSXSR" w:date="2026-10-29T20:28:55Z">
        <w:r w:rsidRPr="00643D67">
          <w:rPr>
            <w:rFonts w:ascii="Arial" w:hAnsi="Arial" w:cs="Arial"/>
            <w:i/>
            <w:iCs/>
            <w:color w:val="000000" w:themeColor="text1"/>
            <w:sz w:val="26"/>
            <w:szCs w:val="26"/>
          </w:rPr>
          <w:delText>A esse respeito, verifica-se dos laudos das perícias administrativas realizadas que a conclusão administrativa se baseia, na verdade, em relato unilateral da parte autora quanto às alegadas condições nocivas de trabalho, sem lastro probatório documental. Ou seja, a conclusão tem como fundamento premissas fáticas externas que não são passíveis de mensuração precisa pelo expert, justamente porque extrapolam os limites objetivos do exame clínico pericial.</w:delText>
        </w:r>
      </w:del>
    </w:p>
    <w:p w14:paraId="2D075CD8" w14:textId="77777777" w:rsidR="00643D67" w:rsidRPr="00643D67" w:rsidRDefault="00643D67" w:rsidP="00643D67">
      <w:pPr>
        <w:spacing w:after="0" w:line="360" w:lineRule="auto"/>
        <w:ind w:left="2127" w:firstLine="1275"/>
        <w:jc w:val="both"/>
        <w:rPr>
          <w:del w:id="1179" w:author="Assessor GDSXSR" w:date="2026-10-29T20:28:55Z"/>
          <w:rFonts w:ascii="Arial" w:hAnsi="Arial" w:cs="Arial"/>
          <w:i/>
          <w:iCs/>
          <w:color w:val="000000" w:themeColor="text1"/>
          <w:sz w:val="26"/>
          <w:szCs w:val="26"/>
        </w:rPr>
      </w:pPr>
      <w:del w:id="1178" w:author="Assessor GDSXSR" w:date="2026-10-29T20:28:55Z">
        <w:r w:rsidRPr="00643D67">
          <w:rPr>
            <w:rFonts w:ascii="Arial" w:hAnsi="Arial" w:cs="Arial"/>
            <w:i/>
            <w:iCs/>
            <w:color w:val="000000" w:themeColor="text1"/>
            <w:sz w:val="26"/>
            <w:szCs w:val="26"/>
          </w:rPr>
          <w:delText>Nesse contexto, impõe-se observar que a presunção de legalidade e veracidade do ato administrativo não é absoluta, podendo ser afastada mediante prova em sentido contrário ou ainda quando verificada irregularidade no que se refere aos seus requisitos.</w:delText>
        </w:r>
      </w:del>
    </w:p>
    <w:p w14:paraId="0E819B8B" w14:textId="77777777" w:rsidR="00643D67" w:rsidRPr="00643D67" w:rsidRDefault="00643D67" w:rsidP="00643D67">
      <w:pPr>
        <w:spacing w:after="0" w:line="360" w:lineRule="auto"/>
        <w:ind w:left="2127" w:firstLine="1275"/>
        <w:jc w:val="both"/>
        <w:rPr>
          <w:del w:id="1181" w:author="Assessor GDSXSR" w:date="2026-10-29T20:28:55Z"/>
          <w:rFonts w:ascii="Arial" w:hAnsi="Arial" w:cs="Arial"/>
          <w:i/>
          <w:iCs/>
          <w:color w:val="000000" w:themeColor="text1"/>
          <w:sz w:val="26"/>
          <w:szCs w:val="26"/>
        </w:rPr>
      </w:pPr>
      <w:del w:id="1180" w:author="Assessor GDSXSR" w:date="2026-10-29T20:28:55Z">
        <w:r w:rsidRPr="00643D67">
          <w:rPr>
            <w:rFonts w:ascii="Arial" w:hAnsi="Arial" w:cs="Arial"/>
            <w:i/>
            <w:iCs/>
            <w:color w:val="000000" w:themeColor="text1"/>
            <w:sz w:val="26"/>
            <w:szCs w:val="26"/>
          </w:rPr>
          <w:delText>Como se vê, inexiste nos autos CAT – Comunicação de Acidente de Trabalho emitida pelo empregador ou qualquer outro elemento de prova apto a confirmar as circunstâncias fáticas narradas pela parte autora, sendo que, embora expressamente facultada a produção de prova testemunhal, a parte manifestou desinteresse.</w:delText>
        </w:r>
      </w:del>
    </w:p>
    <w:p w14:paraId="1D38EB81" w14:textId="77777777" w:rsidR="00643D67" w:rsidRPr="00643D67" w:rsidRDefault="00643D67" w:rsidP="00643D67">
      <w:pPr>
        <w:spacing w:after="0" w:line="360" w:lineRule="auto"/>
        <w:ind w:left="2127" w:firstLine="1275"/>
        <w:jc w:val="both"/>
        <w:rPr>
          <w:del w:id="1183" w:author="Assessor GDSXSR" w:date="2026-10-29T20:28:55Z"/>
          <w:rFonts w:ascii="Arial" w:hAnsi="Arial" w:cs="Arial"/>
          <w:i/>
          <w:iCs/>
          <w:color w:val="000000" w:themeColor="text1"/>
          <w:sz w:val="26"/>
          <w:szCs w:val="26"/>
        </w:rPr>
      </w:pPr>
      <w:del w:id="1182" w:author="Assessor GDSXSR" w:date="2026-10-29T20:28:55Z">
        <w:r w:rsidRPr="00643D67">
          <w:rPr>
            <w:rFonts w:ascii="Arial" w:hAnsi="Arial" w:cs="Arial"/>
            <w:i/>
            <w:iCs/>
            <w:color w:val="000000" w:themeColor="text1"/>
            <w:sz w:val="26"/>
            <w:szCs w:val="26"/>
          </w:rPr>
          <w:delText>Portanto, não obstante tenha o INSS concedido auxílio-doença acidentário (espécie 91) ao segurado, não há efetiva demonstração da relação de causalidade entre o adoecimento e o trabalho exercido, uma vez que permanecem desprovidas de comprovação as alegações relativas à dinâmica laboral descrita na petição inicial.</w:delText>
        </w:r>
      </w:del>
    </w:p>
    <w:p w14:paraId="2BAF7CB2" w14:textId="77777777" w:rsidR="00643D67" w:rsidRPr="00643D67" w:rsidRDefault="00643D67" w:rsidP="00643D67">
      <w:pPr>
        <w:spacing w:after="0" w:line="360" w:lineRule="auto"/>
        <w:ind w:left="2127" w:firstLine="1275"/>
        <w:jc w:val="both"/>
        <w:rPr>
          <w:del w:id="1185" w:author="Assessor GDSXSR" w:date="2026-10-29T20:28:55Z"/>
          <w:rFonts w:ascii="Arial" w:hAnsi="Arial" w:cs="Arial"/>
          <w:i/>
          <w:iCs/>
          <w:color w:val="000000" w:themeColor="text1"/>
          <w:sz w:val="26"/>
          <w:szCs w:val="26"/>
        </w:rPr>
      </w:pPr>
      <w:del w:id="1184" w:author="Assessor GDSXSR" w:date="2026-10-29T20:28:55Z">
        <w:r w:rsidRPr="00643D67">
          <w:rPr>
            <w:rFonts w:ascii="Arial" w:hAnsi="Arial" w:cs="Arial"/>
            <w:i/>
            <w:iCs/>
            <w:color w:val="000000" w:themeColor="text1"/>
            <w:sz w:val="26"/>
            <w:szCs w:val="26"/>
          </w:rPr>
          <w:delText>Consequentemente, a ausência de provas do nexo entre a incapacidade do autor e seu trabalho acarreta a carência de pressuposto de constituição e desenvolvimento válido e regular do processo, nos termos da tese fixada no julgamento do Tema 629 de Recursos Repetitivos: </w:delText>
        </w:r>
      </w:del>
    </w:p>
    <w:p w14:paraId="064F816C" w14:textId="77777777" w:rsidR="00643D67" w:rsidRPr="00643D67" w:rsidRDefault="00643D67" w:rsidP="00643D67">
      <w:pPr>
        <w:spacing w:after="0" w:line="360" w:lineRule="auto"/>
        <w:ind w:left="2127" w:firstLine="1275"/>
        <w:jc w:val="both"/>
        <w:rPr>
          <w:del w:id="1187" w:author="Assessor GDSXSR" w:date="2026-10-29T20:28:55Z"/>
          <w:rFonts w:ascii="Arial" w:hAnsi="Arial" w:cs="Arial"/>
          <w:i/>
          <w:iCs/>
          <w:color w:val="000000" w:themeColor="text1"/>
          <w:sz w:val="26"/>
          <w:szCs w:val="26"/>
        </w:rPr>
      </w:pPr>
      <w:del w:id="1186" w:author="Assessor GDSXSR" w:date="2026-10-29T20:28:55Z">
        <w:r w:rsidRPr="00643D67">
          <w:rPr>
            <w:rFonts w:ascii="Arial" w:hAnsi="Arial" w:cs="Arial"/>
            <w:i/>
            <w:iCs/>
            <w:color w:val="000000" w:themeColor="text1"/>
            <w:sz w:val="26"/>
            <w:szCs w:val="26"/>
          </w:rPr>
          <w:delText>“A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 </w:delText>
        </w:r>
      </w:del>
    </w:p>
    <w:p w14:paraId="3324CE06" w14:textId="77777777" w:rsidR="00643D67" w:rsidRPr="00643D67" w:rsidRDefault="00643D67" w:rsidP="00643D67">
      <w:pPr>
        <w:spacing w:after="0" w:line="360" w:lineRule="auto"/>
        <w:ind w:left="2127" w:firstLine="1275"/>
        <w:jc w:val="both"/>
        <w:rPr>
          <w:del w:id="1191" w:author="Assessor GDSXSR" w:date="2026-10-29T20:28:55Z"/>
          <w:rFonts w:ascii="Arial" w:hAnsi="Arial" w:cs="Arial"/>
          <w:i/>
          <w:iCs/>
          <w:color w:val="000000" w:themeColor="text1"/>
          <w:sz w:val="26"/>
          <w:szCs w:val="26"/>
        </w:rPr>
      </w:pPr>
      <w:del w:id="1188" w:author="Assessor GDSXSR" w:date="2026-10-29T20:28:55Z">
        <w:r w:rsidRPr="00643D67">
          <w:rPr>
            <w:rFonts w:ascii="Arial" w:hAnsi="Arial" w:cs="Arial"/>
            <w:i/>
            <w:iCs/>
            <w:color w:val="000000" w:themeColor="text1"/>
            <w:sz w:val="26"/>
            <w:szCs w:val="26"/>
          </w:rPr>
          <w:delText xml:space="preserve">Isso posto, </w:delText>
        </w:r>
      </w:del>
      <w:del w:id="1189" w:author="Assessor GDSXSR" w:date="2026-10-29T20:28:55Z">
        <w:r w:rsidRPr="00643D67">
          <w:rPr>
            <w:rFonts w:ascii="Arial" w:hAnsi="Arial" w:cs="Arial"/>
            <w:b/>
            <w:bCs/>
            <w:i/>
            <w:iCs/>
            <w:color w:val="000000" w:themeColor="text1"/>
            <w:sz w:val="26"/>
            <w:szCs w:val="26"/>
            <w:u w:val="single"/>
          </w:rPr>
          <w:delText>julgo extinto o feito sem resolução de mérito</w:delText>
        </w:r>
      </w:del>
      <w:del w:id="1190" w:author="Assessor GDSXSR" w:date="2026-10-29T20:28:55Z">
        <w:r w:rsidRPr="00643D67">
          <w:rPr>
            <w:rFonts w:ascii="Arial" w:hAnsi="Arial" w:cs="Arial"/>
            <w:i/>
            <w:iCs/>
            <w:color w:val="000000" w:themeColor="text1"/>
            <w:sz w:val="26"/>
            <w:szCs w:val="26"/>
          </w:rPr>
          <w:delText>, por ausência de pressupostos de constituição e desenvolvimento válido e regular do processo, com fundamento no art. 485, IV do CPC.</w:delText>
        </w:r>
      </w:del>
    </w:p>
    <w:p w14:paraId="26008217" w14:textId="79A23B98" w:rsidR="00643D67" w:rsidRPr="00643D67" w:rsidRDefault="00643D67" w:rsidP="00643D67">
      <w:pPr>
        <w:spacing w:after="0" w:line="360" w:lineRule="auto"/>
        <w:ind w:left="2127" w:firstLine="1275"/>
        <w:jc w:val="both"/>
        <w:rPr>
          <w:del w:id="1197" w:author="Assessor GDSXSR" w:date="2026-10-29T20:28:55Z"/>
          <w:rFonts w:ascii="Arial" w:hAnsi="Arial" w:cs="Arial"/>
          <w:i/>
          <w:iCs/>
          <w:color w:val="000000" w:themeColor="text1"/>
          <w:sz w:val="26"/>
          <w:szCs w:val="26"/>
        </w:rPr>
      </w:pPr>
      <w:del w:id="1192" w:author="Assessor GDSXSR" w:date="2026-10-29T20:28:55Z">
        <w:r w:rsidRPr="00643D67">
          <w:rPr>
            <w:rFonts w:ascii="Arial" w:hAnsi="Arial" w:cs="Arial"/>
            <w:i/>
            <w:iCs/>
            <w:color w:val="000000" w:themeColor="text1"/>
            <w:sz w:val="26"/>
            <w:szCs w:val="26"/>
          </w:rPr>
          <w:delText xml:space="preserve">Sem custas e sem honorários (art. </w:delText>
        </w:r>
      </w:del>
      <w:commentRangeStart w:id="4"/>
      <w:del w:id="1193" w:author="Assessor GDSXSR" w:date="2026-10-29T20:28:55Z">
        <w:r w:rsidRPr="00643D67">
          <w:rPr>
            <w:rFonts w:ascii="Arial" w:hAnsi="Arial" w:cs="Arial"/>
            <w:i/>
            <w:iCs/>
            <w:color w:val="000000" w:themeColor="text1"/>
            <w:sz w:val="26"/>
            <w:szCs w:val="26"/>
          </w:rPr>
          <w:delText>129</w:delText>
        </w:r>
      </w:del>
      <w:commentRangeEnd w:id="4"/>
      <w:del w:id="1194" w:author="Assessor GDSXSR" w:date="2026-10-29T20:28:55Z">
        <w:r w:rsidR="00A95422" w:rsidRPr="00643D67">
          <w:rPr>
            <w:rStyle w:val="Refdecomentrio"/>
            <w:rFonts w:ascii="Arial" w:hAnsi="Arial" w:cs="Arial"/>
            <w:i/>
            <w:iCs/>
            <w:color w:val="000000" w:themeColor="text1"/>
            <w:sz w:val="26"/>
            <w:szCs w:val="26"/>
          </w:rPr>
          <w:commentReference w:id="4"/>
        </w:r>
      </w:del>
      <w:del w:id="1195" w:author="Assessor GDSXSR" w:date="2026-10-29T20:28:55Z">
        <w:r w:rsidRPr="00643D67">
          <w:rPr>
            <w:rFonts w:ascii="Arial" w:hAnsi="Arial" w:cs="Arial"/>
            <w:i/>
            <w:iCs/>
            <w:color w:val="000000" w:themeColor="text1"/>
            <w:sz w:val="26"/>
            <w:szCs w:val="26"/>
          </w:rPr>
          <w:delText>, p. único, da Lei nº 8213/91)</w:delText>
        </w:r>
      </w:del>
      <w:del w:id="1196" w:author="Assessor GDSXSR" w:date="2026-10-29T20:28:55Z">
        <w:r>
          <w:rPr>
            <w:rFonts w:ascii="Arial" w:hAnsi="Arial" w:cs="Arial"/>
            <w:i/>
            <w:iCs/>
            <w:color w:val="000000" w:themeColor="text1"/>
            <w:sz w:val="26"/>
            <w:szCs w:val="26"/>
          </w:rPr>
          <w:delText xml:space="preserve"> (...)”.</w:delText>
        </w:r>
      </w:del>
    </w:p>
    <w:p w14:paraId="3BAF265A" w14:textId="77777777" w:rsidR="00643D67" w:rsidRDefault="00643D67" w:rsidP="00B349C8">
      <w:pPr>
        <w:spacing w:after="0" w:line="360" w:lineRule="auto"/>
        <w:ind w:firstLine="2268"/>
        <w:jc w:val="both"/>
        <w:rPr>
          <w:del w:id="1198" w:author="Assessor GDSXSR" w:date="2026-10-29T20:28:55Z"/>
          <w:rFonts w:ascii="Arial" w:hAnsi="Arial" w:cs="Arial"/>
          <w:color w:val="000000" w:themeColor="text1"/>
          <w:sz w:val="28"/>
          <w:szCs w:val="28"/>
        </w:rPr>
      </w:pPr>
    </w:p>
    <w:p w14:paraId="3227FB5D" w14:textId="2B717C02" w:rsidR="00B349C8" w:rsidRPr="00B349C8" w:rsidRDefault="00B349C8" w:rsidP="00B349C8">
      <w:pPr>
        <w:spacing w:after="0" w:line="360" w:lineRule="auto"/>
        <w:ind w:firstLine="2268"/>
        <w:jc w:val="both"/>
        <w:rPr>
          <w:del w:id="1200" w:author="Assessor GDSXSR" w:date="2026-10-29T20:28:55Z"/>
          <w:rFonts w:ascii="Arial" w:hAnsi="Arial" w:cs="Arial"/>
          <w:color w:val="000000" w:themeColor="text1"/>
          <w:sz w:val="28"/>
          <w:szCs w:val="28"/>
        </w:rPr>
      </w:pPr>
      <w:del w:id="1199" w:author="Assessor GDSXSR" w:date="2026-10-29T20:28:55Z">
        <w:r w:rsidRPr="00B349C8">
          <w:rPr>
            <w:rFonts w:ascii="Arial" w:hAnsi="Arial" w:cs="Arial"/>
            <w:color w:val="000000" w:themeColor="text1"/>
            <w:sz w:val="28"/>
            <w:szCs w:val="28"/>
          </w:rPr>
          <w:delText>A sentença concluiu que não havia prova suficiente do nexo causal entre a incapacidade constatada e o acidente narrado na petição inicial, razão pela qual aplicou o entendimento firmado no Tema 629 do STJ.</w:delText>
        </w:r>
      </w:del>
    </w:p>
    <w:p w14:paraId="52B9A3D0" w14:textId="77777777" w:rsidR="00643D67" w:rsidRDefault="00643D67" w:rsidP="00B349C8">
      <w:pPr>
        <w:spacing w:after="0" w:line="360" w:lineRule="auto"/>
        <w:ind w:firstLine="2268"/>
        <w:jc w:val="both"/>
        <w:rPr>
          <w:rFonts w:ascii="Arial" w:hAnsi="Arial" w:cs="Arial"/>
          <w:color w:val="000000" w:themeColor="text1"/>
          <w:sz w:val="28"/>
          <w:szCs w:val="28"/>
        </w:rPr>
      </w:pPr>
    </w:p>
    <w:p w14:paraId="188B623F" w14:textId="6C1BD4B5" w:rsidR="00B349C8" w:rsidRDefault="00643D67" w:rsidP="00B349C8">
      <w:pPr>
        <w:spacing w:after="0" w:line="360" w:lineRule="auto"/>
        <w:ind w:firstLine="2268"/>
        <w:jc w:val="both"/>
        <w:rPr>
          <w:rFonts w:ascii="Arial" w:hAnsi="Arial" w:cs="Arial"/>
          <w:color w:val="000000" w:themeColor="text1"/>
          <w:sz w:val="28"/>
          <w:szCs w:val="28"/>
        </w:rPr>
      </w:pPr>
      <w:commentRangeStart w:id="18"/>
      <w:r>
        <w:rPr>
          <w:rFonts w:ascii="Arial" w:hAnsi="Arial" w:cs="Arial"/>
          <w:color w:val="000000" w:themeColor="text1"/>
          <w:sz w:val="28"/>
          <w:szCs w:val="28"/>
        </w:rPr>
        <w:t xml:space="preserve">Com a mais elevada vênia, </w:t>
      </w:r>
      <w:del w:id="1207" w:author="Assessor GDSXSR" w:date="2026-10-29T20:28:55Z">
        <w:r>
          <w:rPr>
            <w:rFonts w:ascii="Arial" w:hAnsi="Arial" w:cs="Arial"/>
            <w:color w:val="000000" w:themeColor="text1"/>
            <w:sz w:val="28"/>
            <w:szCs w:val="28"/>
          </w:rPr>
          <w:delText xml:space="preserve">não se trata de</w:delText>
        </w:r>
      </w:del>
      <w:ins w:id="1208" w:author="Assessor GDSXSR" w:date="2026-10-29T20:28:55Z">
        <w:r>
          <w:rPr>
            <w:rFonts w:ascii="Arial" w:hAnsi="Arial" w:cs="Arial"/>
            <w:color w:val="808080"/>
            <w:sz w:val="28"/>
            <w:szCs w:val="28"/>
          </w:rPr>
          <w:t xml:space="preserve">a</w:t>
        </w:r>
      </w:ins>
      <w:r>
        <w:rPr>
          <w:rFonts w:ascii="Arial" w:hAnsi="Arial" w:cs="Arial"/>
          <w:color w:val="000000" w:themeColor="text1"/>
          <w:sz w:val="28"/>
          <w:szCs w:val="28"/>
        </w:rPr>
        <w:t xml:space="preserve"> hipótese </w:t>
      </w:r>
      <w:del w:id="1209" w:author="Assessor GDSXSR" w:date="2026-10-29T20:28:55Z">
        <w:r>
          <w:rPr>
            <w:rFonts w:ascii="Arial" w:hAnsi="Arial" w:cs="Arial"/>
            <w:color w:val="000000" w:themeColor="text1"/>
            <w:sz w:val="28"/>
            <w:szCs w:val="28"/>
          </w:rPr>
          <w:delText xml:space="preserve">em</w:delText>
        </w:r>
      </w:del>
      <w:ins w:id="1210" w:author="Assessor GDSXSR" w:date="2026-10-29T20:28:55Z">
        <w:r>
          <w:rPr>
            <w:rFonts w:ascii="Arial" w:hAnsi="Arial" w:cs="Arial"/>
            <w:color w:val="808080"/>
            <w:sz w:val="28"/>
            <w:szCs w:val="28"/>
          </w:rPr>
          <w:t xml:space="preserve">não</w:t>
        </w:r>
      </w:ins>
      <w:r>
        <w:rPr>
          <w:rFonts w:ascii="Arial" w:hAnsi="Arial" w:cs="Arial"/>
          <w:color w:val="000000" w:themeColor="text1"/>
          <w:sz w:val="28"/>
          <w:szCs w:val="28"/>
        </w:rPr>
        <w:t xml:space="preserve"> </w:t>
      </w:r>
      <w:del w:id="1211" w:author="Assessor GDSXSR" w:date="2026-10-29T20:28:55Z">
        <w:r>
          <w:rPr>
            <w:rFonts w:ascii="Arial" w:hAnsi="Arial" w:cs="Arial"/>
            <w:color w:val="000000" w:themeColor="text1"/>
            <w:sz w:val="28"/>
            <w:szCs w:val="28"/>
          </w:rPr>
          <w:delText xml:space="preserve">que</w:delText>
        </w:r>
      </w:del>
      <w:ins w:id="1212" w:author="Assessor GDSXSR" w:date="2026-10-29T20:28:55Z">
        <w:r>
          <w:rPr>
            <w:rFonts w:ascii="Arial" w:hAnsi="Arial" w:cs="Arial"/>
            <w:color w:val="808080"/>
            <w:sz w:val="28"/>
            <w:szCs w:val="28"/>
          </w:rPr>
          <w:t xml:space="preserve">é</w:t>
        </w:r>
      </w:ins>
      <w:r>
        <w:rPr>
          <w:rFonts w:ascii="Arial" w:hAnsi="Arial" w:cs="Arial"/>
          <w:color w:val="000000" w:themeColor="text1"/>
          <w:sz w:val="28"/>
          <w:szCs w:val="28"/>
        </w:rPr>
        <w:t xml:space="preserve"> </w:t>
      </w:r>
      <w:del w:id="1213" w:author="Assessor GDSXSR" w:date="2026-10-29T20:28:55Z">
        <w:r>
          <w:rPr>
            <w:rFonts w:ascii="Arial" w:hAnsi="Arial" w:cs="Arial"/>
            <w:color w:val="000000" w:themeColor="text1"/>
            <w:sz w:val="28"/>
            <w:szCs w:val="28"/>
          </w:rPr>
          <w:delText xml:space="preserve">a</w:delText>
        </w:r>
      </w:del>
      <w:ins w:id="1214" w:author="Assessor GDSXSR" w:date="2026-10-29T20:28:55Z">
        <w:r>
          <w:rPr>
            <w:rFonts w:ascii="Arial" w:hAnsi="Arial" w:cs="Arial"/>
            <w:color w:val="808080"/>
            <w:sz w:val="28"/>
            <w:szCs w:val="28"/>
          </w:rPr>
          <w:t xml:space="preserve">de</w:t>
        </w:r>
      </w:ins>
      <w:r>
        <w:rPr>
          <w:rFonts w:ascii="Arial" w:hAnsi="Arial" w:cs="Arial"/>
          <w:color w:val="000000" w:themeColor="text1"/>
          <w:sz w:val="28"/>
          <w:szCs w:val="28"/>
        </w:rPr>
        <w:t xml:space="preserve"> petição inicial </w:t>
      </w:r>
      <w:del w:id="1215" w:author="Assessor GDSXSR" w:date="2026-10-29T20:28:55Z">
        <w:r>
          <w:rPr>
            <w:rFonts w:ascii="Arial" w:hAnsi="Arial" w:cs="Arial"/>
            <w:color w:val="000000" w:themeColor="text1"/>
            <w:sz w:val="28"/>
            <w:szCs w:val="28"/>
          </w:rPr>
          <w:delText xml:space="preserve">não vem acompanhada</w:delText>
        </w:r>
      </w:del>
      <w:ins w:id="1216" w:author="Assessor GDSXSR" w:date="2026-10-29T20:28:55Z">
        <w:r>
          <w:rPr>
            <w:rFonts w:ascii="Arial" w:hAnsi="Arial" w:cs="Arial"/>
            <w:color w:val="808080"/>
            <w:sz w:val="28"/>
            <w:szCs w:val="28"/>
          </w:rPr>
          <w:t xml:space="preserve">desacompanhada</w:t>
        </w:r>
      </w:ins>
      <w:r>
        <w:rPr>
          <w:rFonts w:ascii="Arial" w:hAnsi="Arial" w:cs="Arial"/>
          <w:color w:val="000000" w:themeColor="text1"/>
          <w:sz w:val="28"/>
          <w:szCs w:val="28"/>
        </w:rPr>
        <w:t xml:space="preserve"> de conteúdo probatório mínimo</w:t>
      </w:r>
      <w:del w:id="1217" w:author="Assessor GDSXSR" w:date="2026-10-29T20:28:55Z">
        <w:r>
          <w:rPr>
            <w:rFonts w:ascii="Arial" w:hAnsi="Arial" w:cs="Arial"/>
            <w:color w:val="000000" w:themeColor="text1"/>
            <w:sz w:val="28"/>
            <w:szCs w:val="28"/>
          </w:rPr>
          <w:delText xml:space="preserve"> apto a justificar o desenvolvimento válido do processo</w:delText>
        </w:r>
      </w:del>
      <w:r>
        <w:rPr>
          <w:rFonts w:ascii="Arial" w:hAnsi="Arial" w:cs="Arial"/>
          <w:color w:val="000000" w:themeColor="text1"/>
          <w:sz w:val="28"/>
          <w:szCs w:val="28"/>
        </w:rPr>
        <w:t xml:space="preserve">.</w:t>
      </w:r>
      <w:commentRangeEnd w:id="18"/>
      <w:r>
        <w:rPr>
          <w:rStyle w:val="CommentReference"/>
        </w:rPr>
        <w:commentReference w:id="18"/>
      </w:r>
    </w:p>
    <w:p w14:paraId="06D56FEE" w14:textId="77777777" w:rsidR="00643D67" w:rsidRPr="00B349C8" w:rsidRDefault="00643D67" w:rsidP="00B349C8">
      <w:pPr>
        <w:spacing w:after="0" w:line="360" w:lineRule="auto"/>
        <w:ind w:firstLine="2268"/>
        <w:jc w:val="both"/>
        <w:rPr>
          <w:rFonts w:ascii="Arial" w:hAnsi="Arial" w:cs="Arial"/>
          <w:color w:val="000000" w:themeColor="text1"/>
          <w:sz w:val="28"/>
          <w:szCs w:val="28"/>
        </w:rPr>
      </w:pPr>
    </w:p>
    <w:p w14:paraId="3644D930" w14:textId="78426373" w:rsidR="00B349C8" w:rsidRPr="00B349C8" w:rsidRDefault="00B349C8" w:rsidP="00B349C8">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w:t>
      </w:r>
      <w:del w:id="1218" w:author="Assessor GDSXSR" w:date="2026-10-29T20:28:55Z">
        <w:r>
          <w:rPr>
            <w:rFonts w:ascii="Arial" w:hAnsi="Arial" w:cs="Arial"/>
            <w:color w:val="000000" w:themeColor="text1"/>
            <w:sz w:val="28"/>
            <w:szCs w:val="28"/>
          </w:rPr>
          <w:delText xml:space="preserve"> presente</w:delText>
        </w:r>
      </w:del>
      <w:r>
        <w:rPr>
          <w:rFonts w:ascii="Arial" w:hAnsi="Arial" w:cs="Arial"/>
          <w:color w:val="000000" w:themeColor="text1"/>
          <w:sz w:val="28"/>
          <w:szCs w:val="28"/>
        </w:rPr>
        <w:t xml:space="preserve"> caso,</w:t>
      </w:r>
      <w:del w:id="1219" w:author="Assessor GDSXSR" w:date="2026-10-29T20:28:55Z">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observo que</w:delText>
        </w:r>
      </w:del>
      <w:r>
        <w:rPr>
          <w:rFonts w:ascii="Arial" w:hAnsi="Arial" w:cs="Arial"/>
          <w:color w:val="000000" w:themeColor="text1"/>
          <w:sz w:val="28"/>
          <w:szCs w:val="28"/>
        </w:rPr>
        <w:t xml:space="preserve"> </w:t>
      </w:r>
      <w:r>
        <w:rPr>
          <w:rFonts w:ascii="Arial" w:hAnsi="Arial" w:cs="Arial"/>
          <w:color w:val="000000" w:themeColor="text1"/>
          <w:sz w:val="28"/>
          <w:szCs w:val="28"/>
        </w:rPr>
        <w:t xml:space="preserve">houve regular instrução processual, com produção de prova pericial judicial, juntada de </w:t>
      </w:r>
      <w:r>
        <w:rPr>
          <w:rFonts w:ascii="Arial" w:hAnsi="Arial" w:cs="Arial"/>
          <w:color w:val="000000" w:themeColor="text1"/>
          <w:sz w:val="28"/>
          <w:szCs w:val="28"/>
        </w:rPr>
        <w:t xml:space="preserve">relatório médico particular</w:t>
      </w:r>
      <w:r>
        <w:rPr>
          <w:rFonts w:ascii="Arial" w:hAnsi="Arial" w:cs="Arial"/>
          <w:color w:val="000000" w:themeColor="text1"/>
          <w:sz w:val="28"/>
          <w:szCs w:val="28"/>
        </w:rPr>
        <w:t xml:space="preserve"> e análise do histórico previdenciário do segurado</w:t>
      </w:r>
      <w:ins w:id="1220" w:author="Assessor GDSXSR" w:date="2026-10-29T20:28:55Z">
        <w:r>
          <w:rPr>
            <w:rFonts w:ascii="Arial" w:hAnsi="Arial" w:cs="Arial"/>
            <w:color w:val="808080"/>
            <w:sz w:val="28"/>
            <w:szCs w:val="28"/>
          </w:rPr>
          <w:t xml:space="preserve"> (ID 90644192)</w:t>
        </w:r>
      </w:ins>
      <w:r>
        <w:rPr>
          <w:rFonts w:ascii="Arial" w:hAnsi="Arial" w:cs="Arial"/>
          <w:color w:val="000000" w:themeColor="text1"/>
          <w:sz w:val="28"/>
          <w:szCs w:val="28"/>
        </w:rPr>
        <w:t xml:space="preserve">.</w:t>
      </w:r>
    </w:p>
    <w:p w14:paraId="69A7C969" w14:textId="77777777" w:rsidR="00643D67" w:rsidRDefault="00643D67" w:rsidP="00B349C8">
      <w:pPr>
        <w:spacing w:after="0" w:line="360" w:lineRule="auto"/>
        <w:ind w:firstLine="2268"/>
        <w:jc w:val="both"/>
        <w:rPr>
          <w:rFonts w:ascii="Arial" w:hAnsi="Arial" w:cs="Arial"/>
          <w:color w:val="000000" w:themeColor="text1"/>
          <w:sz w:val="28"/>
          <w:szCs w:val="28"/>
        </w:rPr>
      </w:pPr>
    </w:p>
    <w:p w14:paraId="0A4CD929" w14:textId="4533A759" w:rsidR="00B349C8" w:rsidRDefault="00B349C8" w:rsidP="00B349C8">
      <w:pPr>
        <w:spacing w:after="0" w:line="360" w:lineRule="auto"/>
        <w:ind w:firstLine="2268"/>
        <w:jc w:val="both"/>
        <w:rPr>
          <w:rFonts w:ascii="Arial" w:hAnsi="Arial" w:cs="Arial"/>
          <w:color w:val="000000" w:themeColor="text1"/>
          <w:sz w:val="28"/>
          <w:szCs w:val="28"/>
        </w:rPr>
      </w:pPr>
      <w:r w:rsidRPr="00B349C8">
        <w:rPr>
          <w:rFonts w:ascii="Arial" w:hAnsi="Arial" w:cs="Arial"/>
          <w:color w:val="000000" w:themeColor="text1"/>
          <w:sz w:val="28"/>
          <w:szCs w:val="28"/>
        </w:rPr>
        <w:t>A controvérsia não decorre da ausência de prova, mas da valoração das provas efetivamente produzidas.</w:t>
      </w:r>
    </w:p>
    <w:p w14:paraId="5773F214" w14:textId="77777777" w:rsidR="00643D67" w:rsidRPr="00B349C8" w:rsidRDefault="00643D67" w:rsidP="00B349C8">
      <w:pPr>
        <w:spacing w:after="0" w:line="360" w:lineRule="auto"/>
        <w:ind w:firstLine="2268"/>
        <w:jc w:val="both"/>
        <w:rPr>
          <w:rFonts w:ascii="Arial" w:hAnsi="Arial" w:cs="Arial"/>
          <w:color w:val="000000" w:themeColor="text1"/>
          <w:sz w:val="28"/>
          <w:szCs w:val="28"/>
        </w:rPr>
      </w:pPr>
    </w:p>
    <w:p w14:paraId="4133C1C0" w14:textId="1D4DCCBA" w:rsidR="00B349C8" w:rsidRDefault="00B349C8" w:rsidP="00B349C8">
      <w:pPr>
        <w:spacing w:after="0" w:line="360" w:lineRule="auto"/>
        <w:ind w:firstLine="2268"/>
        <w:jc w:val="both"/>
        <w:rPr>
          <w:rFonts w:ascii="Arial" w:hAnsi="Arial" w:cs="Arial"/>
          <w:color w:val="000000" w:themeColor="text1"/>
          <w:sz w:val="28"/>
          <w:szCs w:val="28"/>
        </w:rPr>
      </w:pPr>
      <w:r w:rsidRPr="00B349C8">
        <w:rPr>
          <w:rFonts w:ascii="Arial" w:hAnsi="Arial" w:cs="Arial"/>
          <w:color w:val="000000" w:themeColor="text1"/>
          <w:sz w:val="28"/>
          <w:szCs w:val="28"/>
          <w:highlight w:val="yellow"/>
          <w:rPrChange w:id="1110" w:author="Assessor GDSXSR" w:date="2026-10-29T20:28:55Z">
            <w:rPr>
              <w:rFonts w:ascii="Arial" w:hAnsi="Arial" w:cs="Arial"/>
              <w:color w:val="000000" w:themeColor="text1"/>
              <w:sz w:val="28"/>
              <w:szCs w:val="28"/>
            </w:rPr>
          </w:rPrChange>
        </w:rPr>
        <w:t xml:space="preserve">Assim, eventual conclusão pela </w:t>
      </w:r>
      <w:r w:rsidR="00666F75">
        <w:rPr>
          <w:rFonts w:ascii="Arial" w:hAnsi="Arial" w:cs="Arial"/>
          <w:color w:val="000000" w:themeColor="text1"/>
          <w:sz w:val="28"/>
          <w:szCs w:val="28"/>
          <w:highlight w:val="yellow"/>
          <w:rPrChange w:id="1111" w:author="Assessor GDSXSR" w:date="2026-10-29T20:28:55Z">
            <w:rPr>
              <w:rFonts w:ascii="Arial" w:hAnsi="Arial" w:cs="Arial"/>
              <w:color w:val="000000" w:themeColor="text1"/>
              <w:sz w:val="28"/>
              <w:szCs w:val="28"/>
            </w:rPr>
          </w:rPrChange>
        </w:rPr>
        <w:t xml:space="preserve">ausência de comprovação do nexo causal </w:t>
      </w:r>
      <w:r w:rsidRPr="00B349C8">
        <w:rPr>
          <w:rFonts w:ascii="Arial" w:hAnsi="Arial" w:cs="Arial"/>
          <w:color w:val="000000" w:themeColor="text1"/>
          <w:sz w:val="28"/>
          <w:szCs w:val="28"/>
          <w:highlight w:val="yellow"/>
          <w:rPrChange w:id="1112" w:author="Assessor GDSXSR" w:date="2026-10-29T20:28:55Z">
            <w:rPr>
              <w:rFonts w:ascii="Arial" w:hAnsi="Arial" w:cs="Arial"/>
              <w:color w:val="000000" w:themeColor="text1"/>
              <w:sz w:val="28"/>
              <w:szCs w:val="28"/>
            </w:rPr>
          </w:rPrChange>
        </w:rPr>
        <w:t>conduziria ao julgamento de improcedência do pedido e não à extinção do feito sem resolução do mérito.</w:t>
      </w:r>
    </w:p>
    <w:p w14:paraId="3C28F745" w14:textId="77777777" w:rsidR="00666F75" w:rsidRDefault="00666F75" w:rsidP="00B349C8">
      <w:pPr>
        <w:spacing w:after="0" w:line="360" w:lineRule="auto"/>
        <w:ind w:firstLine="2268"/>
        <w:jc w:val="both"/>
        <w:rPr>
          <w:rFonts w:ascii="Arial" w:hAnsi="Arial" w:cs="Arial"/>
          <w:color w:val="000000" w:themeColor="text1"/>
          <w:sz w:val="28"/>
          <w:szCs w:val="28"/>
        </w:rPr>
      </w:pPr>
    </w:p>
    <w:p w14:paraId="799CC401" w14:textId="22EBFA1A" w:rsidR="00B349C8" w:rsidRDefault="00B349C8" w:rsidP="00B349C8">
      <w:pPr>
        <w:spacing w:after="0" w:line="360" w:lineRule="auto"/>
        <w:ind w:firstLine="2268"/>
        <w:jc w:val="both"/>
        <w:rPr>
          <w:del w:id="1223" w:author="Assessor GDSXSR" w:date="2026-10-29T20:28:55Z"/>
          <w:rFonts w:ascii="Arial" w:hAnsi="Arial" w:cs="Arial"/>
          <w:color w:val="000000" w:themeColor="text1"/>
          <w:sz w:val="28"/>
          <w:szCs w:val="28"/>
        </w:rPr>
      </w:pPr>
      <w:del w:id="1221" w:author="Assessor GDSXSR" w:date="2026-10-29T20:28:55Z">
        <w:r w:rsidRPr="00B349C8">
          <w:rPr>
            <w:rFonts w:ascii="Arial" w:hAnsi="Arial" w:cs="Arial"/>
            <w:color w:val="000000" w:themeColor="text1"/>
            <w:sz w:val="28"/>
            <w:szCs w:val="28"/>
          </w:rPr>
          <w:delText xml:space="preserve">Desse modo, </w:delText>
        </w:r>
      </w:del>
      <w:del w:id="1222" w:author="Assessor GDSXSR" w:date="2026-10-29T20:28:55Z">
        <w:r w:rsidR="00666F75">
          <w:rPr>
            <w:rFonts w:ascii="Arial" w:hAnsi="Arial" w:cs="Arial"/>
            <w:color w:val="000000" w:themeColor="text1"/>
            <w:sz w:val="28"/>
            <w:szCs w:val="28"/>
          </w:rPr>
          <w:delText>a sentença deve ser cassada.</w:delText>
        </w:r>
      </w:del>
    </w:p>
    <w:p w14:paraId="7C33C605" w14:textId="77777777" w:rsidR="00643D67" w:rsidRPr="00B349C8" w:rsidRDefault="00643D67" w:rsidP="00B349C8">
      <w:pPr>
        <w:spacing w:after="0" w:line="360" w:lineRule="auto"/>
        <w:ind w:firstLine="2268"/>
        <w:jc w:val="both"/>
        <w:rPr>
          <w:del w:id="1224" w:author="Assessor GDSXSR" w:date="2026-10-29T20:28:55Z"/>
          <w:rFonts w:ascii="Arial" w:hAnsi="Arial" w:cs="Arial"/>
          <w:color w:val="000000" w:themeColor="text1"/>
          <w:sz w:val="28"/>
          <w:szCs w:val="28"/>
        </w:rPr>
      </w:pPr>
    </w:p>
    <w:p w14:paraId="0E1851BA" w14:textId="688976C5" w:rsidR="00B349C8" w:rsidRPr="00B349C8" w:rsidRDefault="00567628" w:rsidP="00B349C8">
      <w:pPr>
        <w:spacing w:after="0" w:line="360" w:lineRule="auto"/>
        <w:ind w:firstLine="2268"/>
        <w:jc w:val="both"/>
        <w:rPr>
          <w:ins w:id="1232" w:author="Assessor GDSXSR" w:date="2026-10-29T20:28:55Z"/>
          <w:rFonts w:ascii="Arial" w:hAnsi="Arial" w:cs="Arial"/>
          <w:color w:val="000000" w:themeColor="text1"/>
          <w:sz w:val="28"/>
          <w:szCs w:val="28"/>
        </w:rPr>
      </w:pPr>
      <w:commentRangeStart w:id="5"/>
      <w:r>
        <w:rPr>
          <w:rFonts w:ascii="Arial" w:hAnsi="Arial" w:cs="Arial"/>
          <w:color w:val="000000" w:themeColor="text1"/>
          <w:sz w:val="28"/>
          <w:szCs w:val="28"/>
        </w:rPr>
        <w:t xml:space="preserve">Como a causa se encontra devidamente instruída e não há necessidade de produção de novas provas, </w:t>
      </w:r>
      <w:r>
        <w:rPr>
          <w:rFonts w:ascii="Arial" w:hAnsi="Arial" w:cs="Arial"/>
          <w:color w:val="000000" w:themeColor="text1"/>
          <w:sz w:val="28"/>
          <w:szCs w:val="28"/>
        </w:rPr>
        <w:t xml:space="preserve">p</w:t>
      </w:r>
      <w:r>
        <w:rPr>
          <w:rFonts w:ascii="Arial" w:hAnsi="Arial" w:cs="Arial"/>
          <w:color w:val="000000" w:themeColor="text1"/>
          <w:sz w:val="28"/>
          <w:szCs w:val="28"/>
        </w:rPr>
        <w:t xml:space="preserve">asso ao exame do mérito</w:t>
      </w:r>
      <w:del w:id="1225" w:author="Assessor GDSXSR" w:date="2026-10-29T20:28:55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226" w:author="Assessor GDSXSR" w:date="2026-10-29T20:28:55Z">
        <w:r>
          <w:rPr>
            <w:rFonts w:ascii="Arial" w:hAnsi="Arial" w:cs="Arial"/>
            <w:color w:val="000000" w:themeColor="text1"/>
            <w:sz w:val="28"/>
            <w:szCs w:val="28"/>
          </w:rPr>
          <w:delText xml:space="preserve">nos termos do </w:delText>
        </w:r>
        <w:r>
          <w:rPr>
            <w:rFonts w:ascii="Arial" w:hAnsi="Arial" w:cs="Arial"/>
            <w:color w:val="000000" w:themeColor="text1"/>
            <w:sz w:val="28"/>
            <w:szCs w:val="28"/>
          </w:rPr>
          <w:delText xml:space="preserve">art.</w:delText>
        </w:r>
      </w:del>
      <w:ins w:id="1227" w:author="Assessor GDSXSR" w:date="2026-10-29T20:28:55Z">
        <w:r>
          <w:rPr>
            <w:rFonts w:ascii="Arial" w:hAnsi="Arial" w:cs="Arial"/>
            <w:color w:val="808080"/>
            <w:sz w:val="28"/>
            <w:szCs w:val="28"/>
          </w:rPr>
          <w:t xml:space="preserve">(CPC</w:t>
        </w:r>
      </w:ins>
      <w:r>
        <w:rPr>
          <w:rFonts w:ascii="Arial" w:hAnsi="Arial" w:cs="Arial"/>
          <w:color w:val="000000" w:themeColor="text1"/>
          <w:sz w:val="28"/>
          <w:szCs w:val="28"/>
        </w:rPr>
        <w:t xml:space="preserve"> 1.013</w:t>
      </w:r>
      <w:del w:id="1228" w:author="Assessor GDSXSR" w:date="2026-10-29T20:28:55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 3º</w:t>
      </w:r>
      <w:del w:id="1229" w:author="Assessor GDSXSR" w:date="2026-10-29T20:28:55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I</w:t>
      </w:r>
      <w:del w:id="1230" w:author="Assessor GDSXSR" w:date="2026-10-29T20:28:55Z">
        <w:r>
          <w:rPr>
            <w:rFonts w:ascii="Arial" w:hAnsi="Arial" w:cs="Arial"/>
            <w:color w:val="000000" w:themeColor="text1"/>
            <w:sz w:val="28"/>
            <w:szCs w:val="28"/>
          </w:rPr>
          <w:delText xml:space="preserve">, do CPC</w:delText>
        </w:r>
      </w:del>
      <w:ins w:id="1231" w:author="Assessor GDSXSR" w:date="2026-10-29T20:28:55Z">
        <w:r>
          <w:rPr>
            <w:rFonts w:ascii="Arial" w:hAnsi="Arial" w:cs="Arial"/>
            <w:color w:val="808080"/>
            <w:sz w:val="28"/>
            <w:szCs w:val="28"/>
          </w:rPr>
          <w:t xml:space="preserve">)</w:t>
        </w:r>
      </w:ins>
      <w:r>
        <w:rPr>
          <w:rFonts w:ascii="Arial" w:hAnsi="Arial" w:cs="Arial"/>
          <w:color w:val="000000" w:themeColor="text1"/>
          <w:sz w:val="28"/>
          <w:szCs w:val="28"/>
        </w:rPr>
        <w:t xml:space="preserve">.</w:t>
      </w:r>
      <w:commentRangeEnd w:id="5"/>
      <w:r w:rsidR="00B80206" w:rsidRPr="00B349C8">
        <w:rPr>
          <w:rStyle w:val="Refdecomentrio"/>
          <w:rFonts w:ascii="Arial" w:hAnsi="Arial" w:cs="Arial"/>
          <w:color w:val="000000" w:themeColor="text1"/>
          <w:sz w:val="28"/>
          <w:szCs w:val="28"/>
        </w:rPr>
        <w:commentReference w:id="5"/>
      </w:r>
    </w:p>
    <w:p>
      <w:pPr>
        <w:spacing w:after="0" w:line="360" w:lineRule="auto"/>
        <w:ind w:firstLine="2268"/>
        <w:jc w:val="both"/>
        <w:rPr>
          <w:ins w:id="1233" w:author="Assessor GDSXSR" w:date="2026-10-29T20:28:55Z"/>
          <w:rFonts w:ascii="Arial" w:hAnsi="Arial" w:cs="Arial"/>
          <w:color w:val="000000" w:themeColor="text1"/>
          <w:sz w:val="28"/>
          <w:szCs w:val="28"/>
        </w:rPr>
      </w:pPr>
    </w:p>
    <w:p>
      <w:pPr>
        <w:spacing w:after="0" w:line="360" w:lineRule="auto"/>
        <w:ind w:firstLine="2268"/>
        <w:jc w:val="both"/>
        <w:rPr>
          <w:rFonts w:ascii="Arial" w:hAnsi="Arial" w:cs="Arial"/>
          <w:color w:val="000000" w:themeColor="text1"/>
          <w:sz w:val="28"/>
          <w:szCs w:val="28"/>
        </w:rPr>
      </w:pPr>
      <w:ins w:id="1234" w:author="Assessor GDSXSR" w:date="2026-10-29T20:28:55Z">
        <w:commentRangeStart w:id="19"/>
        <w:r>
          <w:rPr>
            <w:rFonts w:ascii="Arial" w:hAnsi="Arial" w:cs="Arial"/>
            <w:color w:val="808080"/>
            <w:sz w:val="28"/>
            <w:szCs w:val="28"/>
            <w:highlight w:val="yellow"/>
            <w:u w:val="single"/>
          </w:rPr>
          <w:t xml:space="preserve">Assim, dou provimento ao apelo, nesse ponto, para cassar a sentença.</w:t>
        </w:r>
        <w:commentRangeEnd w:id="19"/>
        <w:r>
          <w:rPr>
            <w:rStyle w:val="CommentReference"/>
            <w:color w:val="808080"/>
          </w:rPr>
          <w:commentReference w:id="19"/>
        </w:r>
      </w:ins>
    </w:p>
    <w:p w14:paraId="6760FCAA" w14:textId="77777777" w:rsidR="00A535CD" w:rsidRDefault="00A535CD" w:rsidP="00A535CD">
      <w:pPr>
        <w:spacing w:after="0" w:line="360" w:lineRule="auto"/>
        <w:ind w:firstLine="2268"/>
        <w:jc w:val="both"/>
        <w:rPr>
          <w:rFonts w:ascii="Arial" w:hAnsi="Arial" w:cs="Arial"/>
          <w:sz w:val="28"/>
          <w:szCs w:val="28"/>
        </w:rPr>
      </w:pPr>
    </w:p>
    <w:p w14:paraId="7B1762EA" w14:textId="77777777" w:rsidR="00542D80" w:rsidRPr="00B80206" w:rsidRDefault="00542D80" w:rsidP="00B80206">
      <w:pPr>
        <w:spacing w:after="0" w:line="360" w:lineRule="auto"/>
        <w:jc w:val="center"/>
        <w:rPr>
          <w:rFonts w:ascii="Arial" w:hAnsi="Arial" w:cs="Arial"/>
          <w:color w:val="000000" w:themeColor="text1"/>
          <w:sz w:val="28"/>
          <w:szCs w:val="28"/>
        </w:rPr>
      </w:pPr>
      <w:commentRangeStart w:id="20"/>
      <w:r>
        <w:rPr>
          <w:rFonts w:ascii="Arial" w:hAnsi="Arial" w:cs="Arial"/>
          <w:color w:val="000000" w:themeColor="text1"/>
          <w:sz w:val="28"/>
          <w:szCs w:val="28"/>
          <w:highlight w:val="yellow"/>
          <w:rPrChange w:id="1235" w:author="Assessor GDSXSR" w:date="2026-10-29T20:28:55Z">
            <w:rPr>
              <w:rFonts w:ascii="Arial" w:hAnsi="Arial" w:cs="Arial"/>
              <w:color w:val="000000" w:themeColor="text1"/>
              <w:sz w:val="28"/>
              <w:szCs w:val="28"/>
            </w:rPr>
          </w:rPrChange>
        </w:rPr>
        <w:t xml:space="preserve">DA</w:t>
      </w:r>
      <w:ins w:id="1236" w:author="Assessor GDSXSR" w:date="2026-10-29T20:28:55Z">
        <w:r>
          <w:rPr>
            <w:rFonts w:ascii="Arial" w:hAnsi="Arial" w:cs="Arial"/>
            <w:color w:val="808080"/>
            <w:sz w:val="28"/>
            <w:szCs w:val="28"/>
            <w:highlight w:val="yellow"/>
          </w:rPr>
          <w:t xml:space="preserve"> CONCESSÃO DO AUXÍLIO-ACIDENTE PELA</w:t>
        </w:r>
      </w:ins>
      <w:r>
        <w:rPr>
          <w:rFonts w:ascii="Arial" w:hAnsi="Arial" w:cs="Arial"/>
          <w:color w:val="000000" w:themeColor="text1"/>
          <w:sz w:val="28"/>
          <w:szCs w:val="28"/>
          <w:highlight w:val="yellow"/>
          <w:rPrChange w:id="1237" w:author="Assessor GDSXSR" w:date="2026-10-29T20:28:55Z">
            <w:rPr>
              <w:rFonts w:ascii="Arial" w:hAnsi="Arial" w:cs="Arial"/>
              <w:color w:val="000000" w:themeColor="text1"/>
              <w:sz w:val="28"/>
              <w:szCs w:val="28"/>
            </w:rPr>
          </w:rPrChange>
        </w:rPr>
        <w:t xml:space="preserve"> COMPROVAÇÃO DO NEXO CAUSAL E DA REDUÇÃO PERMANENTE DA CAPACIDADE LABORATIVA</w:t>
      </w:r>
      <w:commentRangeEnd w:id="20"/>
      <w:r>
        <w:rPr>
          <w:rStyle w:val="CommentReference"/>
        </w:rPr>
        <w:commentReference w:id="20"/>
      </w:r>
    </w:p>
    <w:p w14:paraId="1314D7B3" w14:textId="77777777" w:rsidR="00204449" w:rsidRDefault="00204449" w:rsidP="00B349C8">
      <w:pPr>
        <w:spacing w:after="0" w:line="360" w:lineRule="auto"/>
        <w:ind w:firstLine="2268"/>
        <w:jc w:val="both"/>
        <w:rPr>
          <w:rFonts w:ascii="Arial" w:hAnsi="Arial" w:cs="Arial"/>
          <w:sz w:val="28"/>
          <w:szCs w:val="28"/>
        </w:rPr>
      </w:pPr>
    </w:p>
    <w:p w14:paraId="0523CA72" w14:textId="607A0522" w:rsidR="00B349C8" w:rsidRDefault="00B349C8" w:rsidP="00B349C8">
      <w:pPr>
        <w:spacing w:after="0" w:line="360" w:lineRule="auto"/>
        <w:ind w:firstLine="2268"/>
        <w:jc w:val="both"/>
        <w:rPr>
          <w:rFonts w:ascii="Arial" w:hAnsi="Arial" w:cs="Arial"/>
          <w:sz w:val="28"/>
          <w:szCs w:val="28"/>
        </w:rPr>
      </w:pPr>
      <w:r>
        <w:rPr>
          <w:rFonts w:ascii="Arial" w:hAnsi="Arial" w:cs="Arial"/>
          <w:sz w:val="28"/>
          <w:szCs w:val="28"/>
        </w:rPr>
        <w:t xml:space="preserve">O autor</w:t>
      </w:r>
      <w:r>
        <w:rPr>
          <w:rFonts w:ascii="Arial" w:hAnsi="Arial" w:cs="Arial"/>
          <w:sz w:val="28"/>
          <w:szCs w:val="28"/>
        </w:rPr>
        <w:t xml:space="preserve">/apelante</w:t>
      </w:r>
      <w:r>
        <w:rPr>
          <w:rFonts w:ascii="Arial" w:hAnsi="Arial" w:cs="Arial"/>
          <w:sz w:val="28"/>
          <w:szCs w:val="28"/>
        </w:rPr>
        <w:t xml:space="preserve"> alega que </w:t>
      </w:r>
      <w:r>
        <w:rPr>
          <w:rFonts w:ascii="Arial" w:hAnsi="Arial" w:cs="Arial"/>
          <w:sz w:val="28"/>
          <w:szCs w:val="28"/>
        </w:rPr>
        <w:t xml:space="preserve">estão presentes os requisitos para a concessão do auxílio-acidente</w:t>
      </w:r>
      <w:ins w:id="1238" w:author="Assessor GDSXSR" w:date="2026-10-29T20:28:55Z">
        <w:r>
          <w:rPr>
            <w:rFonts w:ascii="Arial" w:hAnsi="Arial" w:cs="Arial"/>
            <w:color w:val="808080"/>
            <w:sz w:val="28"/>
            <w:szCs w:val="28"/>
          </w:rPr>
          <w:t xml:space="preserve"> (ID 90644197)</w:t>
        </w:r>
      </w:ins>
      <w:r>
        <w:rPr>
          <w:rFonts w:ascii="Arial" w:hAnsi="Arial" w:cs="Arial"/>
          <w:sz w:val="28"/>
          <w:szCs w:val="28"/>
        </w:rPr>
        <w:t xml:space="preserve">.</w:t>
      </w:r>
      <w:del w:id="1239" w:author="Assessor GDSXSR" w:date="2026-10-29T20:28:55Z">
        <w:r>
          <w:rPr>
            <w:rFonts w:ascii="Arial" w:hAnsi="Arial" w:cs="Arial"/>
            <w:sz w:val="28"/>
            <w:szCs w:val="28"/>
          </w:rPr>
          <w:delText xml:space="preserve"> </w:delText>
        </w:r>
      </w:del>
    </w:p>
    <w:p w14:paraId="41C2E340" w14:textId="77777777" w:rsidR="00643D67" w:rsidRPr="00B349C8" w:rsidRDefault="00643D67" w:rsidP="00B349C8">
      <w:pPr>
        <w:spacing w:after="0" w:line="360" w:lineRule="auto"/>
        <w:ind w:firstLine="2268"/>
        <w:jc w:val="both"/>
        <w:rPr>
          <w:rFonts w:ascii="Arial" w:hAnsi="Arial" w:cs="Arial"/>
          <w:sz w:val="28"/>
          <w:szCs w:val="28"/>
        </w:rPr>
      </w:pPr>
    </w:p>
    <w:p w14:paraId="491A3468" w14:textId="77777777" w:rsidR="00B349C8" w:rsidRPr="00B349C8" w:rsidRDefault="00B349C8" w:rsidP="00B349C8">
      <w:pPr>
        <w:spacing w:after="0" w:line="360" w:lineRule="auto"/>
        <w:ind w:firstLine="2268"/>
        <w:jc w:val="both"/>
        <w:rPr>
          <w:rFonts w:ascii="Arial" w:hAnsi="Arial" w:cs="Arial"/>
          <w:sz w:val="28"/>
          <w:szCs w:val="28"/>
        </w:rPr>
      </w:pPr>
      <w:r w:rsidRPr="00B349C8">
        <w:rPr>
          <w:rFonts w:ascii="Arial" w:hAnsi="Arial" w:cs="Arial"/>
          <w:sz w:val="28"/>
          <w:szCs w:val="28"/>
          <w:highlight w:val="yellow"/>
          <w:rPrChange w:id="1114" w:author="Assessor GDSXSR" w:date="2026-10-29T20:28:55Z">
            <w:rPr>
              <w:rFonts w:ascii="Arial" w:hAnsi="Arial" w:cs="Arial"/>
              <w:sz w:val="28"/>
              <w:szCs w:val="28"/>
            </w:rPr>
          </w:rPrChange>
        </w:rPr>
        <w:t>Com razão o apelante.</w:t>
      </w:r>
    </w:p>
    <w:p w14:paraId="28C09EB5" w14:textId="77777777" w:rsidR="00643D67" w:rsidRDefault="00643D67" w:rsidP="00B349C8">
      <w:pPr>
        <w:spacing w:after="0" w:line="360" w:lineRule="auto"/>
        <w:ind w:firstLine="2268"/>
        <w:jc w:val="both"/>
        <w:rPr>
          <w:rFonts w:ascii="Arial" w:hAnsi="Arial" w:cs="Arial"/>
          <w:sz w:val="28"/>
          <w:szCs w:val="28"/>
        </w:rPr>
      </w:pPr>
    </w:p>
    <w:p w14:paraId="24027A39" w14:textId="77777777" w:rsidR="00145143" w:rsidRDefault="00145143" w:rsidP="00B349C8">
      <w:pPr>
        <w:spacing w:after="0" w:line="360" w:lineRule="auto"/>
        <w:ind w:firstLine="2268"/>
        <w:jc w:val="both"/>
        <w:rPr>
          <w:rFonts w:ascii="Arial" w:hAnsi="Arial" w:cs="Arial"/>
          <w:sz w:val="28"/>
          <w:szCs w:val="28"/>
        </w:rPr>
      </w:pPr>
      <w:r>
        <w:rPr>
          <w:rFonts w:ascii="Arial" w:hAnsi="Arial" w:cs="Arial"/>
          <w:sz w:val="28"/>
          <w:szCs w:val="28"/>
        </w:rPr>
        <w:t xml:space="preserve">O art. </w:t>
      </w:r>
      <w:r>
        <w:rPr>
          <w:rFonts w:ascii="Arial" w:hAnsi="Arial" w:cs="Arial"/>
          <w:sz w:val="28"/>
          <w:szCs w:val="28"/>
        </w:rPr>
        <w:t xml:space="preserve">86 da Lei </w:t>
      </w:r>
      <w:del w:id="1240" w:author="Assessor GDSXSR" w:date="2026-10-29T20:28:55Z">
        <w:r>
          <w:rPr>
            <w:rFonts w:ascii="Arial" w:hAnsi="Arial" w:cs="Arial"/>
            <w:sz w:val="28"/>
            <w:szCs w:val="28"/>
          </w:rPr>
          <w:delText xml:space="preserve">nº </w:delText>
        </w:r>
      </w:del>
      <w:r>
        <w:rPr>
          <w:rFonts w:ascii="Arial" w:hAnsi="Arial" w:cs="Arial"/>
          <w:sz w:val="28"/>
          <w:szCs w:val="28"/>
        </w:rPr>
        <w:t xml:space="preserve">8.213/91</w:t>
      </w:r>
      <w:r>
        <w:rPr>
          <w:rFonts w:ascii="Arial" w:hAnsi="Arial" w:cs="Arial"/>
          <w:sz w:val="28"/>
          <w:szCs w:val="28"/>
        </w:rPr>
        <w:t xml:space="preserve"> dispõe</w:t>
      </w:r>
      <w:del w:id="1241" w:author="Assessor GDSXSR" w:date="2026-10-29T20:28:55Z">
        <w:r>
          <w:rPr>
            <w:rFonts w:ascii="Arial" w:hAnsi="Arial" w:cs="Arial"/>
            <w:sz w:val="28"/>
            <w:szCs w:val="28"/>
          </w:rPr>
          <w:delText xml:space="preserve"> que</w:delText>
        </w:r>
      </w:del>
      <w:r>
        <w:rPr>
          <w:rFonts w:ascii="Arial" w:hAnsi="Arial" w:cs="Arial"/>
          <w:sz w:val="28"/>
          <w:szCs w:val="28"/>
        </w:rPr>
        <w:t xml:space="preserve">:</w:t>
      </w:r>
      <w:del w:id="1242" w:author="Assessor GDSXSR" w:date="2026-10-29T20:28:55Z">
        <w:r>
          <w:rPr>
            <w:rFonts w:ascii="Arial" w:hAnsi="Arial" w:cs="Arial"/>
            <w:sz w:val="28"/>
            <w:szCs w:val="28"/>
          </w:rPr>
          <w:delText xml:space="preserve">  </w:delText>
        </w:r>
      </w:del>
    </w:p>
    <w:p w14:paraId="62C2602B" w14:textId="77777777" w:rsidR="00145143" w:rsidRDefault="00145143" w:rsidP="00B349C8">
      <w:pPr>
        <w:spacing w:after="0" w:line="360" w:lineRule="auto"/>
        <w:ind w:firstLine="2268"/>
        <w:jc w:val="both"/>
        <w:rPr>
          <w:rFonts w:ascii="Arial" w:hAnsi="Arial" w:cs="Arial"/>
          <w:sz w:val="28"/>
          <w:szCs w:val="28"/>
        </w:rPr>
      </w:pPr>
    </w:p>
    <w:p w14:paraId="7A8F1639" w14:textId="7DD520F5" w:rsidR="00145143" w:rsidRDefault="00145143" w:rsidP="00145143">
      <w:pPr>
        <w:spacing w:after="0" w:line="360" w:lineRule="auto"/>
        <w:ind w:left="2268"/>
        <w:jc w:val="both"/>
        <w:rPr>
          <w:rFonts w:ascii="Arial" w:hAnsi="Arial" w:cs="Arial"/>
          <w:i/>
          <w:iCs/>
          <w:sz w:val="28"/>
          <w:szCs w:val="28"/>
        </w:rPr>
        <w:pPrChange w:id="1243" w:author="Assessor GDSXSR" w:date="2026-10-29T20:28:55Z">
          <w:pPr>
            <w:spacing w:after="0" w:line="360" w:lineRule="auto"/>
            <w:ind w:left="2268"/>
            <w:jc w:val="both"/>
          </w:pPr>
        </w:pPrChange>
      </w:pPr>
      <w:ins w:id="1247" w:author="Assessor GDSXSR" w:date="2026-10-29T20:28:55Z">
        <w:commentRangeStart w:id="21"/>
        <w:r>
          <w:rPr>
            <w:rFonts w:ascii="Arial" w:hAnsi="Arial" w:cs="Arial"/>
            <w:i/>
            <w:color w:val="808080"/>
            <w:sz w:val="26"/>
            <w:szCs w:val="28"/>
          </w:rPr>
          <w:t xml:space="preserve">“</w:t>
        </w:r>
      </w:ins>
      <w:r>
        <w:rPr>
          <w:rFonts w:ascii="Arial" w:hAnsi="Arial" w:cs="Arial"/>
          <w:i/>
          <w:sz w:val="26"/>
          <w:szCs w:val="28"/>
          <w:rPrChange w:id="1248" w:author="Assessor GDSXSR" w:date="2026-10-29T20:28:55Z">
            <w:rPr>
              <w:rFonts w:ascii="Arial" w:hAnsi="Arial" w:cs="Arial"/>
              <w:sz w:val="28"/>
              <w:szCs w:val="28"/>
            </w:rPr>
          </w:rPrChange>
        </w:rPr>
        <w:t xml:space="preserve">Art. 86. O auxílio-acidente será concedido, como indenização, ao segurado quando, após consolidação das lesões decorrentes de acidente de qualquer natureza, </w:t>
      </w:r>
      <w:r>
        <w:rPr>
          <w:rFonts w:ascii="Arial" w:hAnsi="Arial" w:cs="Arial"/>
          <w:i/>
          <w:sz w:val="26"/>
          <w:szCs w:val="28"/>
          <w:u w:val="single"/>
          <w:rPrChange w:id="1249" w:author="Assessor GDSXSR" w:date="2026-10-29T20:28:55Z">
            <w:rPr>
              <w:rFonts w:ascii="Arial" w:hAnsi="Arial" w:cs="Arial"/>
              <w:sz w:val="28"/>
              <w:szCs w:val="28"/>
            </w:rPr>
          </w:rPrChange>
        </w:rPr>
        <w:t xml:space="preserve">resultarem seqüelas que impliquem redução da capacidade para o trabalho que habitualmente exercia</w:t>
      </w:r>
      <w:r>
        <w:rPr>
          <w:rFonts w:ascii="Arial" w:hAnsi="Arial" w:cs="Arial"/>
          <w:i/>
          <w:sz w:val="26"/>
          <w:szCs w:val="28"/>
          <w:rPrChange w:id="1250" w:author="Assessor GDSXSR" w:date="2026-10-29T20:28:55Z">
            <w:rPr>
              <w:rFonts w:ascii="Arial" w:hAnsi="Arial" w:cs="Arial"/>
              <w:sz w:val="28"/>
              <w:szCs w:val="28"/>
            </w:rPr>
          </w:rPrChange>
        </w:rPr>
        <w:t xml:space="preserve">.</w:t>
      </w:r>
      <w:del w:id="1251" w:author="Assessor GDSXSR" w:date="2026-10-29T20:28:55Z">
        <w:r>
          <w:rPr>
            <w:rFonts w:ascii="Arial" w:hAnsi="Arial" w:cs="Arial"/>
            <w:i/>
            <w:iCs/>
            <w:sz w:val="26"/>
            <w:szCs w:val="28"/>
          </w:rPr>
          <w:delText xml:space="preserve"> </w:delText>
        </w:r>
      </w:del>
      <w:ins w:id="1252" w:author="Assessor GDSXSR" w:date="2026-10-29T20:28:55Z">
        <w:r>
          <w:rPr>
            <w:rFonts w:ascii="Arial" w:hAnsi="Arial" w:cs="Arial"/>
            <w:i/>
            <w:color w:val="808080"/>
            <w:sz w:val="26"/>
            <w:szCs w:val="28"/>
          </w:rPr>
          <w:t xml:space="preserve">” – Grifei</w:t>
        </w:r>
        <w:commentRangeEnd w:id="21"/>
        <w:r>
          <w:rPr>
            <w:rStyle w:val="CommentReference"/>
            <w:color w:val="808080"/>
          </w:rPr>
          <w:commentReference w:id="21"/>
        </w:r>
      </w:ins>
    </w:p>
    <w:p w14:paraId="0EEEA302" w14:textId="77777777" w:rsidR="00145143" w:rsidRDefault="00145143" w:rsidP="00145143">
      <w:pPr>
        <w:spacing w:after="0" w:line="360" w:lineRule="auto"/>
        <w:ind w:left="2268"/>
        <w:jc w:val="both"/>
        <w:rPr>
          <w:rFonts w:ascii="Arial" w:hAnsi="Arial" w:cs="Arial"/>
          <w:sz w:val="28"/>
          <w:szCs w:val="28"/>
        </w:rPr>
      </w:pPr>
    </w:p>
    <w:p w14:paraId="690C85A0" w14:textId="1F21ED78" w:rsidR="00643D67" w:rsidRDefault="00B349C8" w:rsidP="00145143">
      <w:pPr>
        <w:spacing w:after="0" w:line="360" w:lineRule="auto"/>
        <w:ind w:firstLine="2268"/>
        <w:jc w:val="both"/>
        <w:rPr>
          <w:rFonts w:ascii="Arial" w:hAnsi="Arial" w:cs="Arial"/>
          <w:sz w:val="28"/>
          <w:szCs w:val="28"/>
        </w:rPr>
      </w:pPr>
      <w:r>
        <w:rPr>
          <w:rFonts w:ascii="Arial" w:hAnsi="Arial" w:cs="Arial"/>
          <w:sz w:val="28"/>
          <w:szCs w:val="28"/>
        </w:rPr>
        <w:t xml:space="preserve">No caso</w:t>
      </w:r>
      <w:del w:id="1253" w:author="Assessor GDSXSR" w:date="2026-10-29T20:28:55Z">
        <w:r>
          <w:rPr>
            <w:rFonts w:ascii="Arial" w:hAnsi="Arial" w:cs="Arial"/>
            <w:sz w:val="28"/>
            <w:szCs w:val="28"/>
          </w:rPr>
          <w:delText xml:space="preserve"> concreto</w:delText>
        </w:r>
      </w:del>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em resposta ao quesito: “</w:t>
      </w:r>
      <w:r>
        <w:rPr>
          <w:rFonts w:ascii="Arial" w:hAnsi="Arial" w:cs="Arial"/>
          <w:sz w:val="28"/>
          <w:szCs w:val="28"/>
        </w:rPr>
        <w:t xml:space="preserve">7) Qual a causa provável da(s) doença(s)/moléstia(s)/incapacidade?</w:t>
      </w:r>
      <w:r>
        <w:rPr>
          <w:rFonts w:ascii="Arial" w:hAnsi="Arial" w:cs="Arial"/>
          <w:sz w:val="28"/>
          <w:szCs w:val="28"/>
        </w:rPr>
        <w:t xml:space="preserve">”, o </w:t>
      </w:r>
      <w:r>
        <w:rPr>
          <w:rFonts w:ascii="Arial" w:hAnsi="Arial" w:cs="Arial"/>
          <w:sz w:val="28"/>
          <w:szCs w:val="28"/>
        </w:rPr>
        <w:t xml:space="preserve">laudo pericial judicial </w:t>
      </w:r>
      <w:r>
        <w:rPr>
          <w:rFonts w:ascii="Arial" w:hAnsi="Arial" w:cs="Arial"/>
          <w:sz w:val="28"/>
          <w:szCs w:val="28"/>
        </w:rPr>
        <w:t xml:space="preserve">consignou ter sido o “a</w:t>
      </w:r>
      <w:r>
        <w:rPr>
          <w:rFonts w:ascii="Arial" w:hAnsi="Arial" w:cs="Arial"/>
          <w:sz w:val="28"/>
          <w:szCs w:val="28"/>
        </w:rPr>
        <w:t xml:space="preserve">cidente de trajeto que ocorreu em 13/11/16</w:t>
      </w:r>
      <w:r>
        <w:rPr>
          <w:rFonts w:ascii="Arial" w:hAnsi="Arial" w:cs="Arial"/>
          <w:sz w:val="28"/>
          <w:szCs w:val="28"/>
        </w:rPr>
        <w:t xml:space="preserve">”, quando o autor sofreu trauma no punho esquerdo, </w:t>
      </w:r>
      <w:r>
        <w:rPr>
          <w:rFonts w:ascii="Arial" w:hAnsi="Arial" w:cs="Arial"/>
          <w:sz w:val="28"/>
          <w:szCs w:val="28"/>
        </w:rPr>
        <w:t xml:space="preserve">evoluindo para sequela acidentária consolidada</w:t>
      </w:r>
      <w:r>
        <w:rPr>
          <w:rFonts w:ascii="Arial" w:hAnsi="Arial" w:cs="Arial"/>
          <w:sz w:val="28"/>
          <w:szCs w:val="28"/>
        </w:rPr>
        <w:t xml:space="preserve">, confira-se:</w:t>
      </w:r>
    </w:p>
    <w:p w14:paraId="64261B2D" w14:textId="77777777" w:rsidR="00643D67" w:rsidRDefault="00643D67" w:rsidP="00B349C8">
      <w:pPr>
        <w:spacing w:after="0" w:line="360" w:lineRule="auto"/>
        <w:ind w:firstLine="2268"/>
        <w:jc w:val="both"/>
        <w:rPr>
          <w:rFonts w:ascii="Arial" w:hAnsi="Arial" w:cs="Arial"/>
          <w:sz w:val="28"/>
          <w:szCs w:val="28"/>
        </w:rPr>
      </w:pPr>
    </w:p>
    <w:p w14:paraId="78BAFD79" w14:textId="0699985B" w:rsidR="00643D67" w:rsidRPr="00B349C8" w:rsidRDefault="00145143" w:rsidP="00543E4C">
      <w:pPr>
        <w:spacing w:after="0" w:line="360" w:lineRule="auto"/>
        <w:ind w:left="2268" w:firstLine="1134"/>
        <w:jc w:val="both"/>
        <w:rPr>
          <w:rFonts w:ascii="Arial" w:hAnsi="Arial" w:cs="Arial"/>
          <w:sz w:val="28"/>
          <w:szCs w:val="28"/>
        </w:rPr>
      </w:pPr>
      <w:r>
        <w:rPr>
          <w:rFonts w:ascii="Arial" w:hAnsi="Arial" w:cs="Arial"/>
          <w:i/>
          <w:sz w:val="26"/>
          <w:szCs w:val="28"/>
          <w:rPrChange w:id="1254" w:author="Assessor GDSXSR" w:date="2026-10-29T20:28:55Z">
            <w:rPr>
              <w:rFonts w:ascii="Arial" w:hAnsi="Arial" w:cs="Arial"/>
              <w:sz w:val="28"/>
              <w:szCs w:val="28"/>
            </w:rPr>
          </w:rPrChange>
        </w:rPr>
        <w:t>“</w:t>
      </w:r>
      <w:r w:rsidRPr="00145143">
        <w:rPr>
          <w:rFonts w:ascii="Arial" w:hAnsi="Arial" w:cs="Arial"/>
          <w:i/>
          <w:sz w:val="26"/>
          <w:szCs w:val="28"/>
          <w:rPrChange w:id="1255" w:author="Assessor GDSXSR" w:date="2026-10-29T20:28:55Z">
            <w:rPr>
              <w:rFonts w:ascii="Arial" w:hAnsi="Arial" w:cs="Arial"/>
              <w:sz w:val="28"/>
              <w:szCs w:val="28"/>
            </w:rPr>
          </w:rPrChange>
        </w:rPr>
        <w:t>O Periciando é portador de sequelas no punho esquerdo decorrente de acidente de</w:t>
      </w:r>
      <w:r>
        <w:rPr>
          <w:rFonts w:ascii="Arial" w:hAnsi="Arial" w:cs="Arial"/>
          <w:i/>
          <w:sz w:val="26"/>
          <w:szCs w:val="28"/>
          <w:rPrChange w:id="1256" w:author="Assessor GDSXSR" w:date="2026-10-29T20:28:55Z">
            <w:rPr>
              <w:rFonts w:ascii="Arial" w:hAnsi="Arial" w:cs="Arial"/>
              <w:sz w:val="28"/>
              <w:szCs w:val="28"/>
            </w:rPr>
          </w:rPrChange>
        </w:rPr>
        <w:t xml:space="preserve"> </w:t>
      </w:r>
      <w:r w:rsidRPr="00145143">
        <w:rPr>
          <w:rFonts w:ascii="Arial" w:hAnsi="Arial" w:cs="Arial"/>
          <w:i/>
          <w:sz w:val="26"/>
          <w:szCs w:val="28"/>
          <w:rPrChange w:id="1257" w:author="Assessor GDSXSR" w:date="2026-10-29T20:28:55Z">
            <w:rPr>
              <w:rFonts w:ascii="Arial" w:hAnsi="Arial" w:cs="Arial"/>
              <w:sz w:val="28"/>
              <w:szCs w:val="28"/>
            </w:rPr>
          </w:rPrChange>
        </w:rPr>
        <w:t>trajeto acima descrito</w:t>
      </w:r>
      <w:r>
        <w:rPr>
          <w:rFonts w:ascii="Arial" w:hAnsi="Arial" w:cs="Arial"/>
          <w:i/>
          <w:sz w:val="26"/>
          <w:szCs w:val="28"/>
          <w:rPrChange w:id="1258" w:author="Assessor GDSXSR" w:date="2026-10-29T20:28:55Z">
            <w:rPr>
              <w:rFonts w:ascii="Arial" w:hAnsi="Arial" w:cs="Arial"/>
              <w:sz w:val="28"/>
              <w:szCs w:val="28"/>
            </w:rPr>
          </w:rPrChange>
        </w:rPr>
        <w:t xml:space="preserve">” (ID </w:t>
      </w:r>
      <w:r w:rsidRPr="00145143">
        <w:rPr>
          <w:rFonts w:ascii="Arial" w:hAnsi="Arial" w:cs="Arial"/>
          <w:i/>
          <w:sz w:val="26"/>
          <w:szCs w:val="28"/>
          <w:rPrChange w:id="1259" w:author="Assessor GDSXSR" w:date="2026-10-29T20:28:55Z">
            <w:rPr>
              <w:rFonts w:ascii="Arial" w:hAnsi="Arial" w:cs="Arial"/>
              <w:sz w:val="28"/>
              <w:szCs w:val="28"/>
            </w:rPr>
          </w:rPrChange>
        </w:rPr>
        <w:t>90644192</w:t>
      </w:r>
      <w:r>
        <w:rPr>
          <w:rFonts w:ascii="Arial" w:hAnsi="Arial" w:cs="Arial"/>
          <w:i/>
          <w:sz w:val="26"/>
          <w:szCs w:val="28"/>
          <w:rPrChange w:id="1260" w:author="Assessor GDSXSR" w:date="2026-10-29T20:28:55Z">
            <w:rPr>
              <w:rFonts w:ascii="Arial" w:hAnsi="Arial" w:cs="Arial"/>
              <w:sz w:val="28"/>
              <w:szCs w:val="28"/>
            </w:rPr>
          </w:rPrChange>
        </w:rPr>
        <w:t xml:space="preserve"> – f. 11)</w:t>
      </w:r>
    </w:p>
    <w:p w14:paraId="5A5AB784" w14:textId="77777777" w:rsidR="00145143" w:rsidRDefault="00145143" w:rsidP="00B349C8">
      <w:pPr>
        <w:spacing w:after="0" w:line="360" w:lineRule="auto"/>
        <w:ind w:firstLine="2268"/>
        <w:jc w:val="both"/>
        <w:rPr>
          <w:rFonts w:ascii="Arial" w:hAnsi="Arial" w:cs="Arial"/>
          <w:sz w:val="28"/>
          <w:szCs w:val="28"/>
        </w:rPr>
      </w:pPr>
    </w:p>
    <w:p w14:paraId="61F9FBCE" w14:textId="528E6CB8" w:rsidR="00B349C8" w:rsidRDefault="00B349C8" w:rsidP="00B349C8">
      <w:pPr>
        <w:spacing w:after="0" w:line="360" w:lineRule="auto"/>
        <w:ind w:firstLine="2268"/>
        <w:jc w:val="both"/>
        <w:rPr>
          <w:rFonts w:ascii="Arial" w:hAnsi="Arial" w:cs="Arial"/>
          <w:sz w:val="28"/>
          <w:szCs w:val="28"/>
        </w:rPr>
      </w:pPr>
      <w:r w:rsidRPr="00B349C8">
        <w:rPr>
          <w:rFonts w:ascii="Arial" w:hAnsi="Arial" w:cs="Arial"/>
          <w:sz w:val="28"/>
          <w:szCs w:val="28"/>
        </w:rPr>
        <w:t>A perita constatou diminuição da mobilidade do punho esquerdo, redução da força de preensão, edema residual e limitação funcional permanente, concluindo pela existência de redução parcial e definitiva da capacidade laborativa</w:t>
      </w:r>
      <w:r w:rsidR="00145143">
        <w:rPr>
          <w:rFonts w:ascii="Arial" w:hAnsi="Arial" w:cs="Arial"/>
          <w:sz w:val="28"/>
          <w:szCs w:val="28"/>
        </w:rPr>
        <w:t>, nestes termos:</w:t>
      </w:r>
    </w:p>
    <w:p w14:paraId="25921B24" w14:textId="77777777" w:rsidR="00643D67" w:rsidRPr="00B349C8" w:rsidRDefault="00643D67" w:rsidP="00B349C8">
      <w:pPr>
        <w:spacing w:after="0" w:line="360" w:lineRule="auto"/>
        <w:ind w:firstLine="2268"/>
        <w:jc w:val="both"/>
        <w:rPr>
          <w:rFonts w:ascii="Arial" w:hAnsi="Arial" w:cs="Arial"/>
          <w:sz w:val="28"/>
          <w:szCs w:val="28"/>
        </w:rPr>
      </w:pPr>
    </w:p>
    <w:p w14:paraId="7453A83E" w14:textId="43F137FE" w:rsidR="00643D67" w:rsidRPr="007D634A" w:rsidRDefault="00643D67" w:rsidP="00643D67">
      <w:pPr>
        <w:spacing w:after="0" w:line="360" w:lineRule="auto"/>
        <w:ind w:left="2268" w:firstLine="1134"/>
        <w:jc w:val="both"/>
        <w:rPr>
          <w:rFonts w:ascii="Arial" w:hAnsi="Arial" w:cs="Arial"/>
          <w:i/>
          <w:iCs/>
          <w:sz w:val="26"/>
          <w:szCs w:val="26"/>
        </w:rPr>
        <w:pPrChange w:id="1261" w:author="Assessor GDSXSR" w:date="2026-10-29T20:28:55Z">
          <w:pPr>
            <w:spacing w:after="0" w:line="360" w:lineRule="auto"/>
            <w:ind w:left="2127" w:firstLine="1275"/>
            <w:jc w:val="both"/>
          </w:pPr>
        </w:pPrChange>
      </w:pPr>
      <w:r w:rsidRPr="007D634A">
        <w:rPr>
          <w:rFonts w:ascii="Arial" w:hAnsi="Arial" w:cs="Arial"/>
          <w:i/>
          <w:iCs/>
          <w:sz w:val="26"/>
          <w:szCs w:val="28"/>
          <w:rPrChange w:id="1262" w:author="Assessor GDSXSR" w:date="2026-10-29T20:28:55Z">
            <w:rPr>
              <w:rFonts w:ascii="Arial" w:hAnsi="Arial" w:cs="Arial"/>
              <w:i/>
              <w:iCs/>
              <w:sz w:val="28"/>
              <w:szCs w:val="28"/>
            </w:rPr>
          </w:rPrChange>
        </w:rPr>
        <w:t xml:space="preserve">“(...) </w:t>
      </w:r>
      <w:r w:rsidRPr="007D634A">
        <w:rPr>
          <w:rFonts w:ascii="Arial" w:hAnsi="Arial" w:cs="Arial"/>
          <w:i/>
          <w:iCs/>
          <w:sz w:val="26"/>
          <w:szCs w:val="26"/>
          <w:rPrChange w:id="1263" w:author="Assessor GDSXSR" w:date="2026-10-29T20:28:55Z">
            <w:rPr>
              <w:rFonts w:ascii="Arial" w:hAnsi="Arial" w:cs="Arial"/>
              <w:i/>
              <w:iCs/>
              <w:sz w:val="26"/>
              <w:szCs w:val="26"/>
            </w:rPr>
          </w:rPrChange>
        </w:rPr>
        <w:t>Com base na documentação médica analisada, no histórico clínico-ocupacional informado e no exame pericial realizado, conclui-se que o Periciando sofreu acidente de trajeto, equiparado a acidente de trabalho para fins previdenciários, com fratura do punho esquerdo e evolução posterior com sequela acidentária consolidada.</w:t>
      </w:r>
    </w:p>
    <w:p w14:paraId="5F908723" w14:textId="1F24B907" w:rsidR="00643D67" w:rsidRPr="007D634A" w:rsidRDefault="00643D67" w:rsidP="00643D67">
      <w:pPr>
        <w:spacing w:after="0" w:line="360" w:lineRule="auto"/>
        <w:ind w:left="2268" w:firstLine="1134"/>
        <w:jc w:val="both"/>
        <w:rPr>
          <w:rFonts w:ascii="Arial" w:hAnsi="Arial" w:cs="Arial"/>
          <w:i/>
          <w:iCs/>
          <w:sz w:val="26"/>
          <w:szCs w:val="26"/>
        </w:rPr>
        <w:pPrChange w:id="1264" w:author="Assessor GDSXSR" w:date="2026-10-29T20:28:55Z">
          <w:pPr>
            <w:spacing w:after="0" w:line="360" w:lineRule="auto"/>
            <w:ind w:left="2127" w:firstLine="1275"/>
            <w:jc w:val="both"/>
          </w:pPr>
        </w:pPrChange>
      </w:pPr>
      <w:r w:rsidRPr="007D634A">
        <w:rPr>
          <w:rFonts w:ascii="Arial" w:hAnsi="Arial" w:cs="Arial"/>
          <w:i/>
          <w:iCs/>
          <w:sz w:val="26"/>
          <w:szCs w:val="26"/>
          <w:rPrChange w:id="1265" w:author="Assessor GDSXSR" w:date="2026-10-29T20:28:55Z">
            <w:rPr>
              <w:rFonts w:ascii="Arial" w:hAnsi="Arial" w:cs="Arial"/>
              <w:i/>
              <w:iCs/>
              <w:sz w:val="26"/>
              <w:szCs w:val="26"/>
            </w:rPr>
          </w:rPrChange>
        </w:rPr>
        <w:t>A sequela identificada caracteriza-se por limitação funcional residual do punho esquerdo, com redução da amplitude de movimentos e repercussão biomecânica sobre o membro superior acometido.</w:t>
      </w:r>
    </w:p>
    <w:p w14:paraId="3C83236F" w14:textId="66CF6B26" w:rsidR="00643D67" w:rsidRPr="007D634A" w:rsidRDefault="00643D67" w:rsidP="00643D67">
      <w:pPr>
        <w:spacing w:after="0" w:line="360" w:lineRule="auto"/>
        <w:ind w:left="2268" w:firstLine="1134"/>
        <w:jc w:val="both"/>
        <w:rPr>
          <w:rFonts w:ascii="Arial" w:hAnsi="Arial" w:cs="Arial"/>
          <w:i/>
          <w:iCs/>
          <w:sz w:val="26"/>
          <w:szCs w:val="26"/>
        </w:rPr>
        <w:pPrChange w:id="1266" w:author="Assessor GDSXSR" w:date="2026-10-29T20:28:55Z">
          <w:pPr>
            <w:spacing w:after="0" w:line="360" w:lineRule="auto"/>
            <w:ind w:left="2127" w:firstLine="1275"/>
            <w:jc w:val="both"/>
          </w:pPr>
        </w:pPrChange>
      </w:pPr>
      <w:r w:rsidRPr="007D634A">
        <w:rPr>
          <w:rFonts w:ascii="Arial" w:hAnsi="Arial" w:cs="Arial"/>
          <w:i/>
          <w:iCs/>
          <w:sz w:val="26"/>
          <w:szCs w:val="26"/>
          <w:rPrChange w:id="1267" w:author="Assessor GDSXSR" w:date="2026-10-29T20:28:55Z">
            <w:rPr>
              <w:rFonts w:ascii="Arial" w:hAnsi="Arial" w:cs="Arial"/>
              <w:i/>
              <w:iCs/>
              <w:sz w:val="26"/>
              <w:szCs w:val="26"/>
            </w:rPr>
          </w:rPrChange>
        </w:rPr>
        <w:t>Tal alteração implica prejuízo funcional permanente, especialmente para atividades que exijam força manual, mobilidade articular do punho, preensão, sustentação de peso, movimentos repetitivos ou uso contínuo do membro lesionado.</w:t>
      </w:r>
    </w:p>
    <w:p w14:paraId="3DD7B172" w14:textId="0BF15B33" w:rsidR="00643D67" w:rsidRPr="00145143" w:rsidRDefault="00643D67" w:rsidP="00643D67">
      <w:pPr>
        <w:spacing w:after="0" w:line="360" w:lineRule="auto"/>
        <w:ind w:left="2268" w:firstLine="1134"/>
        <w:jc w:val="both"/>
        <w:rPr>
          <w:rFonts w:ascii="Arial" w:hAnsi="Arial" w:cs="Arial"/>
          <w:sz w:val="26"/>
          <w:szCs w:val="26"/>
        </w:rPr>
        <w:pPrChange w:id="1268" w:author="Assessor GDSXSR" w:date="2026-10-29T20:28:55Z">
          <w:pPr>
            <w:spacing w:after="0" w:line="360" w:lineRule="auto"/>
            <w:ind w:left="2127" w:firstLine="1275"/>
            <w:jc w:val="both"/>
          </w:pPr>
        </w:pPrChange>
      </w:pPr>
      <w:r w:rsidRPr="007D634A">
        <w:rPr>
          <w:rFonts w:ascii="Arial" w:hAnsi="Arial" w:cs="Arial"/>
          <w:i/>
          <w:iCs/>
          <w:sz w:val="26"/>
          <w:szCs w:val="26"/>
          <w:rPrChange w:id="1269" w:author="Assessor GDSXSR" w:date="2026-10-29T20:28:55Z">
            <w:rPr>
              <w:rFonts w:ascii="Arial" w:hAnsi="Arial" w:cs="Arial"/>
              <w:i/>
              <w:iCs/>
              <w:sz w:val="26"/>
              <w:szCs w:val="26"/>
            </w:rPr>
          </w:rPrChange>
        </w:rPr>
        <w:t>Existe incapacidade laboral redução parcial e permanente da capacidade laborativa, com necessidade de maior esforço, adaptação funcional e menor eficiência em tarefas que dependam do uso adequado do punho esquerdo.</w:t>
      </w:r>
      <w:r w:rsidR="007D634A">
        <w:rPr>
          <w:rFonts w:ascii="Arial" w:hAnsi="Arial" w:cs="Arial"/>
          <w:i/>
          <w:iCs/>
          <w:sz w:val="26"/>
          <w:szCs w:val="26"/>
          <w:rPrChange w:id="1270" w:author="Assessor GDSXSR" w:date="2026-10-29T20:28:55Z">
            <w:rPr>
              <w:rFonts w:ascii="Arial" w:hAnsi="Arial" w:cs="Arial"/>
              <w:i/>
              <w:iCs/>
              <w:sz w:val="26"/>
              <w:szCs w:val="26"/>
            </w:rPr>
          </w:rPrChange>
        </w:rPr>
        <w:t>(...)”</w:t>
      </w:r>
      <w:r w:rsidR="00145143">
        <w:rPr>
          <w:rFonts w:ascii="Arial" w:hAnsi="Arial" w:cs="Arial"/>
          <w:i/>
          <w:iCs/>
          <w:sz w:val="26"/>
          <w:szCs w:val="26"/>
          <w:rPrChange w:id="1271" w:author="Assessor GDSXSR" w:date="2026-10-29T20:28:55Z">
            <w:rPr>
              <w:rFonts w:ascii="Arial" w:hAnsi="Arial" w:cs="Arial"/>
              <w:i/>
              <w:iCs/>
              <w:sz w:val="26"/>
              <w:szCs w:val="26"/>
            </w:rPr>
          </w:rPrChange>
        </w:rPr>
        <w:t xml:space="preserve"> </w:t>
      </w:r>
      <w:r w:rsidR="00145143" w:rsidRPr="00145143">
        <w:rPr>
          <w:rFonts w:ascii="Arial" w:hAnsi="Arial" w:cs="Arial"/>
          <w:i/>
          <w:sz w:val="26"/>
          <w:szCs w:val="26"/>
          <w:rPrChange w:id="1272" w:author="Assessor GDSXSR" w:date="2026-10-29T20:28:55Z">
            <w:rPr>
              <w:rFonts w:ascii="Arial" w:hAnsi="Arial" w:cs="Arial"/>
              <w:sz w:val="26"/>
              <w:szCs w:val="26"/>
            </w:rPr>
          </w:rPrChange>
        </w:rPr>
        <w:t xml:space="preserve">(ID </w:t>
      </w:r>
      <w:r w:rsidR="00145143" w:rsidRPr="00145143">
        <w:rPr>
          <w:rFonts w:ascii="Arial" w:hAnsi="Arial" w:cs="Arial"/>
          <w:i/>
          <w:sz w:val="26"/>
          <w:szCs w:val="26"/>
          <w:rPrChange w:id="1273" w:author="Assessor GDSXSR" w:date="2026-10-29T20:28:55Z">
            <w:rPr>
              <w:rFonts w:ascii="Arial" w:hAnsi="Arial" w:cs="Arial"/>
              <w:sz w:val="26"/>
              <w:szCs w:val="26"/>
            </w:rPr>
          </w:rPrChange>
        </w:rPr>
        <w:t>90644192</w:t>
      </w:r>
      <w:r w:rsidR="00145143" w:rsidRPr="00145143">
        <w:rPr>
          <w:rFonts w:ascii="Arial" w:hAnsi="Arial" w:cs="Arial"/>
          <w:i/>
          <w:sz w:val="26"/>
          <w:szCs w:val="26"/>
          <w:rPrChange w:id="1274" w:author="Assessor GDSXSR" w:date="2026-10-29T20:28:55Z">
            <w:rPr>
              <w:rFonts w:ascii="Arial" w:hAnsi="Arial" w:cs="Arial"/>
              <w:sz w:val="26"/>
              <w:szCs w:val="26"/>
            </w:rPr>
          </w:rPrChange>
        </w:rPr>
        <w:t xml:space="preserve"> – </w:t>
      </w:r>
      <w:r w:rsidR="00745819">
        <w:rPr>
          <w:rFonts w:ascii="Arial" w:hAnsi="Arial" w:cs="Arial"/>
          <w:i/>
          <w:sz w:val="26"/>
          <w:szCs w:val="26"/>
          <w:rPrChange w:id="1275" w:author="Assessor GDSXSR" w:date="2026-10-29T20:28:55Z">
            <w:rPr>
              <w:rFonts w:ascii="Arial" w:hAnsi="Arial" w:cs="Arial"/>
              <w:sz w:val="26"/>
              <w:szCs w:val="26"/>
            </w:rPr>
          </w:rPrChange>
        </w:rPr>
        <w:t>p</w:t>
      </w:r>
      <w:r w:rsidR="00145143" w:rsidRPr="00145143">
        <w:rPr>
          <w:rFonts w:ascii="Arial" w:hAnsi="Arial" w:cs="Arial"/>
          <w:i/>
          <w:sz w:val="26"/>
          <w:szCs w:val="26"/>
          <w:rPrChange w:id="1276" w:author="Assessor GDSXSR" w:date="2026-10-29T20:28:55Z">
            <w:rPr>
              <w:rFonts w:ascii="Arial" w:hAnsi="Arial" w:cs="Arial"/>
              <w:sz w:val="26"/>
              <w:szCs w:val="26"/>
            </w:rPr>
          </w:rPrChange>
        </w:rPr>
        <w:t>. 21).</w:t>
      </w:r>
    </w:p>
    <w:p w14:paraId="3E5DFEFB" w14:textId="77777777" w:rsidR="00643D67" w:rsidRDefault="00643D67" w:rsidP="00643D67">
      <w:pPr>
        <w:spacing w:after="0" w:line="360" w:lineRule="auto"/>
        <w:ind w:firstLine="2268"/>
        <w:jc w:val="both"/>
        <w:rPr>
          <w:rFonts w:ascii="Arial" w:hAnsi="Arial" w:cs="Arial"/>
          <w:sz w:val="28"/>
          <w:szCs w:val="28"/>
        </w:rPr>
      </w:pPr>
    </w:p>
    <w:p>
      <w:pPr>
        <w:spacing w:after="0" w:line="360" w:lineRule="auto"/>
        <w:ind w:firstLine="2268"/>
        <w:jc w:val="both"/>
        <w:rPr>
          <w:ins w:id="1293" w:author="Assessor GDSXSR" w:date="2026-10-29T20:28:55Z"/>
        </w:rPr>
      </w:pPr>
      <w:del w:id="1277" w:author="Assessor GDSXSR" w:date="2026-10-29T20:28:55Z">
        <w:r>
          <w:rPr>
            <w:rFonts w:ascii="Arial" w:hAnsi="Arial" w:cs="Arial"/>
            <w:sz w:val="28"/>
            <w:szCs w:val="28"/>
          </w:rPr>
          <w:delText xml:space="preserve">Embora</w:delText>
        </w:r>
      </w:del>
      <w:ins w:id="1278" w:author="Assessor GDSXSR" w:date="2026-10-29T20:28:55Z">
        <w:r>
          <w:rPr>
            <w:rFonts w:ascii="Arial" w:hAnsi="Arial" w:cs="Arial"/>
            <w:color w:val="808080"/>
            <w:sz w:val="28"/>
            <w:szCs w:val="28"/>
          </w:rPr>
          <w:t xml:space="preserve">Com</w:t>
        </w:r>
      </w:ins>
      <w:r>
        <w:rPr>
          <w:rFonts w:ascii="Arial" w:hAnsi="Arial" w:cs="Arial"/>
          <w:sz w:val="28"/>
          <w:szCs w:val="28"/>
        </w:rPr>
        <w:t xml:space="preserve"> </w:t>
      </w:r>
      <w:del w:id="1279" w:author="Assessor GDSXSR" w:date="2026-10-29T20:28:55Z">
        <w:r>
          <w:rPr>
            <w:rFonts w:ascii="Arial" w:hAnsi="Arial" w:cs="Arial"/>
            <w:sz w:val="28"/>
            <w:szCs w:val="28"/>
          </w:rPr>
          <w:delText xml:space="preserve">o</w:delText>
        </w:r>
      </w:del>
      <w:ins w:id="1280" w:author="Assessor GDSXSR" w:date="2026-10-29T20:28:55Z">
        <w:r>
          <w:rPr>
            <w:rFonts w:ascii="Arial" w:hAnsi="Arial" w:cs="Arial"/>
            <w:color w:val="808080"/>
            <w:sz w:val="28"/>
            <w:szCs w:val="28"/>
          </w:rPr>
          <w:t xml:space="preserve">a máxima vênia ao</w:t>
        </w:r>
      </w:ins>
      <w:r>
        <w:rPr>
          <w:rFonts w:ascii="Arial" w:hAnsi="Arial" w:cs="Arial"/>
          <w:sz w:val="28"/>
          <w:szCs w:val="28"/>
        </w:rPr>
        <w:t xml:space="preserve"> magistrado de origem</w:t>
      </w:r>
      <w:ins w:id="1281" w:author="Assessor GDSXSR" w:date="2026-10-29T20:28:55Z">
        <w:r>
          <w:rPr>
            <w:rFonts w:ascii="Arial" w:hAnsi="Arial" w:cs="Arial"/>
            <w:color w:val="808080"/>
            <w:sz w:val="28"/>
            <w:szCs w:val="28"/>
          </w:rPr>
          <w:t xml:space="preserve">,</w:t>
        </w:r>
      </w:ins>
      <w:r>
        <w:rPr>
          <w:rFonts w:ascii="Arial" w:hAnsi="Arial" w:cs="Arial"/>
          <w:sz w:val="28"/>
          <w:szCs w:val="28"/>
        </w:rPr>
        <w:t xml:space="preserve"> </w:t>
      </w:r>
      <w:del w:id="1282" w:author="Assessor GDSXSR" w:date="2026-10-29T20:28:55Z">
        <w:r>
          <w:rPr>
            <w:rFonts w:ascii="Arial" w:hAnsi="Arial" w:cs="Arial"/>
            <w:sz w:val="28"/>
            <w:szCs w:val="28"/>
          </w:rPr>
          <w:delText xml:space="preserve">tenha</w:delText>
        </w:r>
      </w:del>
      <w:ins w:id="1283" w:author="Assessor GDSXSR" w:date="2026-10-29T20:28:55Z">
        <w:r>
          <w:rPr>
            <w:rFonts w:ascii="Arial" w:hAnsi="Arial" w:cs="Arial"/>
            <w:color w:val="808080"/>
            <w:sz w:val="28"/>
            <w:szCs w:val="28"/>
          </w:rPr>
          <w:t xml:space="preserve">que</w:t>
        </w:r>
      </w:ins>
      <w:r>
        <w:rPr>
          <w:rFonts w:ascii="Arial" w:hAnsi="Arial" w:cs="Arial"/>
          <w:sz w:val="28"/>
          <w:szCs w:val="28"/>
        </w:rPr>
        <w:t xml:space="preserve"> </w:t>
      </w:r>
      <w:del w:id="1284" w:author="Assessor GDSXSR" w:date="2026-10-29T20:28:55Z">
        <w:r>
          <w:rPr>
            <w:rFonts w:ascii="Arial" w:hAnsi="Arial" w:cs="Arial"/>
            <w:sz w:val="28"/>
            <w:szCs w:val="28"/>
          </w:rPr>
          <w:delText xml:space="preserve">entendido</w:delText>
        </w:r>
      </w:del>
      <w:ins w:id="1285" w:author="Assessor GDSXSR" w:date="2026-10-29T20:28:55Z">
        <w:r>
          <w:rPr>
            <w:rFonts w:ascii="Arial" w:hAnsi="Arial" w:cs="Arial"/>
            <w:color w:val="808080"/>
            <w:sz w:val="28"/>
            <w:szCs w:val="28"/>
          </w:rPr>
          <w:t xml:space="preserve">entendeu</w:t>
        </w:r>
      </w:ins>
      <w:r>
        <w:rPr>
          <w:rFonts w:ascii="Arial" w:hAnsi="Arial" w:cs="Arial"/>
          <w:sz w:val="28"/>
          <w:szCs w:val="28"/>
        </w:rPr>
        <w:t xml:space="preserve"> que a conclusão acerca do nexo causal estaria amparada apenas no reconhecimento administrativo anteriormente realizado pelo INSS, </w:t>
      </w:r>
      <w:r>
        <w:rPr>
          <w:rFonts w:ascii="Arial" w:hAnsi="Arial" w:cs="Arial"/>
          <w:sz w:val="28"/>
          <w:szCs w:val="28"/>
        </w:rPr>
        <w:t xml:space="preserve">o </w:t>
      </w:r>
      <w:r>
        <w:rPr>
          <w:rFonts w:ascii="Arial" w:hAnsi="Arial" w:cs="Arial"/>
          <w:sz w:val="28"/>
          <w:szCs w:val="28"/>
        </w:rPr>
        <w:t xml:space="preserve">laudo </w:t>
      </w:r>
      <w:r>
        <w:rPr>
          <w:rFonts w:ascii="Arial" w:hAnsi="Arial" w:cs="Arial"/>
          <w:sz w:val="28"/>
          <w:szCs w:val="28"/>
        </w:rPr>
        <w:t xml:space="preserve">pericial</w:t>
      </w:r>
      <w:r>
        <w:rPr>
          <w:rFonts w:ascii="Arial" w:hAnsi="Arial" w:cs="Arial"/>
          <w:sz w:val="28"/>
          <w:szCs w:val="28"/>
        </w:rPr>
        <w:t xml:space="preserve"> foi elaborado por profissional de confiança do juízo</w:t>
      </w:r>
      <w:del w:id="1286" w:author="Assessor GDSXSR" w:date="2026-10-29T20:28:55Z">
        <w:r>
          <w:rPr>
            <w:rFonts w:ascii="Arial" w:hAnsi="Arial" w:cs="Arial"/>
            <w:sz w:val="28"/>
            <w:szCs w:val="28"/>
          </w:rPr>
          <w:delText xml:space="preserve">,</w:delText>
        </w:r>
      </w:del>
      <w:ins w:id="1287" w:author="Assessor GDSXSR" w:date="2026-10-29T20:28:55Z">
        <w:r>
          <w:rPr>
            <w:rFonts w:ascii="Arial" w:hAnsi="Arial" w:cs="Arial"/>
            <w:color w:val="808080"/>
            <w:sz w:val="28"/>
            <w:szCs w:val="28"/>
          </w:rPr>
          <w:t xml:space="preserve"> e</w:t>
        </w:r>
      </w:ins>
      <w:r>
        <w:rPr>
          <w:rFonts w:ascii="Arial" w:hAnsi="Arial" w:cs="Arial"/>
          <w:sz w:val="28"/>
          <w:szCs w:val="28"/>
        </w:rPr>
        <w:t xml:space="preserve"> apresenta fundamentação técnica compatível com os elementos clínicos e documentais analisados</w:t>
      </w:r>
      <w:del w:id="1288" w:author="Assessor GDSXSR" w:date="2026-10-29T20:28:55Z">
        <w:r>
          <w:rPr>
            <w:rFonts w:ascii="Arial" w:hAnsi="Arial" w:cs="Arial"/>
            <w:sz w:val="28"/>
            <w:szCs w:val="28"/>
          </w:rPr>
          <w:delText xml:space="preserve">,</w:delText>
        </w:r>
      </w:del>
      <w:ins w:id="1289" w:author="Assessor GDSXSR" w:date="2026-10-29T20:28:55Z">
        <w:r>
          <w:rPr>
            <w:rFonts w:ascii="Arial" w:hAnsi="Arial" w:cs="Arial"/>
            <w:color w:val="808080"/>
            <w:sz w:val="28"/>
            <w:szCs w:val="28"/>
          </w:rPr>
          <w:t xml:space="preserve">.</w:t>
        </w:r>
      </w:ins>
    </w:p>
    <w:p>
      <w:pPr>
        <w:spacing w:after="0" w:line="360" w:lineRule="auto"/>
        <w:ind w:firstLine="2268"/>
        <w:jc w:val="both"/>
        <w:rPr>
          <w:ins w:id="1294" w:author="Assessor GDSXSR" w:date="2026-10-29T20:28:55Z"/>
        </w:rPr>
      </w:pPr>
    </w:p>
    <w:p w14:paraId="271BFC12" w14:textId="39DF5CDB" w:rsidR="00542D80" w:rsidRPr="00542D80" w:rsidRDefault="00B349C8" w:rsidP="00542D80">
      <w:pPr>
        <w:spacing w:after="0" w:line="360" w:lineRule="auto"/>
        <w:ind w:firstLine="2268"/>
        <w:jc w:val="both"/>
        <w:rPr>
          <w:rFonts w:ascii="Arial" w:hAnsi="Arial" w:cs="Arial"/>
          <w:sz w:val="28"/>
          <w:szCs w:val="28"/>
        </w:rPr>
      </w:pPr>
      <w:ins w:id="1290" w:author="Assessor GDSXSR" w:date="2026-10-29T20:28:55Z">
        <w:r>
          <w:rPr>
            <w:rFonts w:ascii="Arial" w:hAnsi="Arial" w:cs="Arial"/>
            <w:color w:val="808080"/>
            <w:sz w:val="28"/>
            <w:szCs w:val="28"/>
          </w:rPr>
          <w:t xml:space="preserve">O laudo</w:t>
        </w:r>
      </w:ins>
      <w:r>
        <w:rPr>
          <w:rFonts w:ascii="Arial" w:hAnsi="Arial" w:cs="Arial"/>
          <w:sz w:val="28"/>
          <w:szCs w:val="28"/>
        </w:rPr>
        <w:t xml:space="preserve"> </w:t>
      </w:r>
      <w:r>
        <w:rPr>
          <w:rFonts w:ascii="Arial" w:hAnsi="Arial" w:cs="Arial"/>
          <w:sz w:val="28"/>
          <w:szCs w:val="28"/>
        </w:rPr>
        <w:t xml:space="preserve">não </w:t>
      </w:r>
      <w:del w:id="1291" w:author="Assessor GDSXSR" w:date="2026-10-29T20:28:55Z">
        <w:r>
          <w:rPr>
            <w:rFonts w:ascii="Arial" w:hAnsi="Arial" w:cs="Arial"/>
            <w:sz w:val="28"/>
            <w:szCs w:val="28"/>
          </w:rPr>
          <w:delText xml:space="preserve">tendo sido</w:delText>
        </w:r>
      </w:del>
      <w:ins w:id="1292" w:author="Assessor GDSXSR" w:date="2026-10-29T20:28:55Z">
        <w:r>
          <w:rPr>
            <w:rFonts w:ascii="Arial" w:hAnsi="Arial" w:cs="Arial"/>
            <w:color w:val="808080"/>
            <w:sz w:val="28"/>
            <w:szCs w:val="28"/>
          </w:rPr>
          <w:t xml:space="preserve">foi</w:t>
        </w:r>
      </w:ins>
      <w:r>
        <w:rPr>
          <w:rFonts w:ascii="Arial" w:hAnsi="Arial" w:cs="Arial"/>
          <w:sz w:val="28"/>
          <w:szCs w:val="28"/>
        </w:rPr>
        <w:t xml:space="preserve"> infirmado por prova em sentido contrário.</w:t>
      </w:r>
    </w:p>
    <w:p w14:paraId="3840D18D" w14:textId="77A206D7" w:rsidR="001D1B46" w:rsidRDefault="001D1B46" w:rsidP="001D1B46">
      <w:pPr>
        <w:spacing w:after="0" w:line="360" w:lineRule="auto"/>
        <w:ind w:firstLine="2268"/>
        <w:jc w:val="both"/>
        <w:rPr>
          <w:rFonts w:ascii="Arial" w:hAnsi="Arial" w:cs="Arial"/>
          <w:sz w:val="28"/>
          <w:szCs w:val="28"/>
        </w:rPr>
      </w:pPr>
    </w:p>
    <w:p>
      <w:pPr>
        <w:spacing w:after="0" w:line="360" w:lineRule="auto"/>
        <w:ind w:firstLine="2268"/>
        <w:jc w:val="both"/>
        <w:rPr>
          <w:ins w:id="1298" w:author="Assessor GDSXSR" w:date="2026-10-29T20:28:55Z"/>
        </w:rPr>
      </w:pPr>
      <w:r>
        <w:rPr>
          <w:rFonts w:ascii="Arial" w:hAnsi="Arial" w:cs="Arial"/>
          <w:sz w:val="28"/>
          <w:szCs w:val="28"/>
        </w:rPr>
        <w:t xml:space="preserve">A ocorrência do acidente não constitui fato desamparado de prova.</w:t>
      </w:r>
    </w:p>
    <w:p>
      <w:pPr>
        <w:spacing w:after="0" w:line="360" w:lineRule="auto"/>
        <w:ind w:firstLine="2268"/>
        <w:jc w:val="both"/>
        <w:rPr>
          <w:ins w:id="1299" w:author="Assessor GDSXSR" w:date="2026-10-29T20:28:55Z"/>
        </w:rPr>
      </w:pPr>
    </w:p>
    <w:p w14:paraId="3E8C5DB6" w14:textId="7D261000" w:rsidR="001D1B46" w:rsidRPr="001D1B46" w:rsidRDefault="001D1B46" w:rsidP="001D1B46">
      <w:pPr>
        <w:spacing w:after="0" w:line="360" w:lineRule="auto"/>
        <w:ind w:firstLine="2268"/>
        <w:jc w:val="both"/>
        <w:rPr>
          <w:rFonts w:ascii="Arial" w:hAnsi="Arial" w:cs="Arial"/>
          <w:sz w:val="28"/>
          <w:szCs w:val="28"/>
        </w:rPr>
      </w:pPr>
      <w:ins w:id="1295" w:author="Assessor GDSXSR" w:date="2026-10-29T20:28:55Z">
        <w:r>
          <w:rPr>
            <w:rFonts w:ascii="Arial" w:hAnsi="Arial" w:cs="Arial"/>
            <w:color w:val="808080"/>
            <w:sz w:val="28"/>
            <w:szCs w:val="28"/>
          </w:rPr>
          <w:t xml:space="preserve">No</w:t>
        </w:r>
      </w:ins>
      <w:r>
        <w:rPr>
          <w:rFonts w:ascii="Arial" w:hAnsi="Arial" w:cs="Arial"/>
          <w:sz w:val="28"/>
          <w:szCs w:val="28"/>
        </w:rPr>
        <w:t xml:space="preserve"> </w:t>
      </w:r>
      <w:del w:id="1296" w:author="Assessor GDSXSR" w:date="2026-10-29T20:28:55Z">
        <w:r>
          <w:rPr>
            <w:rFonts w:ascii="Arial" w:hAnsi="Arial" w:cs="Arial"/>
            <w:sz w:val="28"/>
            <w:szCs w:val="28"/>
          </w:rPr>
          <w:delText xml:space="preserve">Além</w:delText>
        </w:r>
      </w:del>
      <w:ins w:id="1297" w:author="Assessor GDSXSR" w:date="2026-10-29T20:28:55Z">
        <w:r>
          <w:rPr>
            <w:rFonts w:ascii="Arial" w:hAnsi="Arial" w:cs="Arial"/>
            <w:color w:val="808080"/>
            <w:sz w:val="28"/>
            <w:szCs w:val="28"/>
          </w:rPr>
          <w:t xml:space="preserve">mais, além</w:t>
        </w:r>
      </w:ins>
      <w:r>
        <w:rPr>
          <w:rFonts w:ascii="Arial" w:hAnsi="Arial" w:cs="Arial"/>
          <w:sz w:val="28"/>
          <w:szCs w:val="28"/>
        </w:rPr>
        <w:t xml:space="preserve"> do histórico previdenciário que resultou na concessão de auxílio-doença acidentário (espécie B-91), a documentação médica </w:t>
      </w:r>
      <w:r>
        <w:rPr>
          <w:rFonts w:ascii="Arial" w:hAnsi="Arial" w:cs="Arial"/>
          <w:sz w:val="28"/>
          <w:szCs w:val="28"/>
        </w:rPr>
        <w:t xml:space="preserve">analisada pela perita</w:t>
      </w:r>
      <w:r>
        <w:rPr>
          <w:rFonts w:ascii="Arial" w:hAnsi="Arial" w:cs="Arial"/>
          <w:sz w:val="28"/>
          <w:szCs w:val="28"/>
        </w:rPr>
        <w:t xml:space="preserve"> registra trauma em punho esquerdo decorrente de acidente de trânsito, elemento que serviu de base às conclusões periciais produzidas em juízo.</w:t>
      </w:r>
    </w:p>
    <w:p w14:paraId="300203CA" w14:textId="77777777" w:rsidR="001D1B46" w:rsidRDefault="001D1B46" w:rsidP="00B349C8">
      <w:pPr>
        <w:spacing w:after="0" w:line="360" w:lineRule="auto"/>
        <w:ind w:firstLine="2268"/>
        <w:jc w:val="both"/>
        <w:rPr>
          <w:rFonts w:ascii="Arial" w:hAnsi="Arial" w:cs="Arial"/>
          <w:sz w:val="28"/>
          <w:szCs w:val="28"/>
        </w:rPr>
      </w:pPr>
    </w:p>
    <w:p w14:paraId="46996629" w14:textId="77777777" w:rsidR="00542D80" w:rsidRPr="00542D80" w:rsidRDefault="00542D80" w:rsidP="00542D80">
      <w:pPr>
        <w:spacing w:after="0" w:line="360" w:lineRule="auto"/>
        <w:ind w:firstLine="2268"/>
        <w:jc w:val="both"/>
        <w:rPr>
          <w:rFonts w:ascii="Arial" w:hAnsi="Arial" w:cs="Arial"/>
          <w:sz w:val="28"/>
          <w:szCs w:val="28"/>
        </w:rPr>
      </w:pPr>
      <w:r w:rsidRPr="00542D80">
        <w:rPr>
          <w:rFonts w:ascii="Arial" w:hAnsi="Arial" w:cs="Arial"/>
          <w:sz w:val="28"/>
          <w:szCs w:val="28"/>
          <w:highlight w:val="yellow"/>
          <w:rPrChange w:id="1115" w:author="Assessor GDSXSR" w:date="2026-10-29T20:28:55Z">
            <w:rPr>
              <w:rFonts w:ascii="Arial" w:hAnsi="Arial" w:cs="Arial"/>
              <w:sz w:val="28"/>
              <w:szCs w:val="28"/>
            </w:rPr>
          </w:rPrChange>
        </w:rPr>
        <w:t>Tais elementos revelam suporte probatório suficiente para o reconhecimento da natureza acidentária da lesão.</w:t>
      </w:r>
    </w:p>
    <w:p w14:paraId="3537D749" w14:textId="77777777" w:rsidR="00542D80" w:rsidRDefault="00542D80" w:rsidP="00B349C8">
      <w:pPr>
        <w:spacing w:after="0" w:line="360" w:lineRule="auto"/>
        <w:ind w:firstLine="2268"/>
        <w:jc w:val="both"/>
        <w:rPr>
          <w:rFonts w:ascii="Arial" w:hAnsi="Arial" w:cs="Arial"/>
          <w:sz w:val="28"/>
          <w:szCs w:val="28"/>
        </w:rPr>
      </w:pPr>
    </w:p>
    <w:p w14:paraId="30D01472" w14:textId="4F957F0C" w:rsidR="00204449" w:rsidRDefault="00204449" w:rsidP="00B349C8">
      <w:pPr>
        <w:spacing w:after="0" w:line="360" w:lineRule="auto"/>
        <w:ind w:firstLine="2268"/>
        <w:jc w:val="both"/>
        <w:rPr>
          <w:rFonts w:ascii="Arial" w:hAnsi="Arial" w:cs="Arial"/>
          <w:sz w:val="28"/>
          <w:szCs w:val="28"/>
        </w:rPr>
      </w:pPr>
      <w:commentRangeStart w:id="22"/>
      <w:r>
        <w:rPr>
          <w:rFonts w:ascii="Arial" w:hAnsi="Arial" w:cs="Arial"/>
          <w:sz w:val="28"/>
          <w:szCs w:val="28"/>
        </w:rPr>
        <w:t xml:space="preserve">O relatório médico particular</w:t>
      </w:r>
      <w:r>
        <w:rPr>
          <w:rFonts w:ascii="Arial" w:hAnsi="Arial" w:cs="Arial"/>
          <w:sz w:val="28"/>
          <w:szCs w:val="28"/>
        </w:rPr>
        <w:t xml:space="preserve"> </w:t>
      </w:r>
      <w:r>
        <w:rPr>
          <w:rFonts w:ascii="Arial" w:hAnsi="Arial" w:cs="Arial"/>
          <w:sz w:val="28"/>
          <w:szCs w:val="28"/>
        </w:rPr>
        <w:t xml:space="preserve">registrou que “</w:t>
      </w:r>
      <w:r>
        <w:rPr>
          <w:rFonts w:ascii="Arial" w:hAnsi="Arial" w:cs="Arial"/>
          <w:i/>
          <w:iCs/>
          <w:sz w:val="28"/>
          <w:szCs w:val="28"/>
        </w:rPr>
        <w:t xml:space="preserve">o periciando apresenta um quadro de sequelas orteoarticulares consolidadas no punho esquerdo, decorrentes de trauma grave por acidente de trânsito</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Consignou, ainda, que </w:t>
      </w:r>
      <w:r>
        <w:rPr>
          <w:rFonts w:ascii="Arial" w:hAnsi="Arial" w:cs="Arial"/>
          <w:i/>
          <w:iCs/>
          <w:sz w:val="28"/>
          <w:szCs w:val="28"/>
        </w:rPr>
        <w:t xml:space="preserve">“a evolução das fraturas resultou em alterações biomecânicas permanentes que comprometem a funcionalidade do membro superior</w:t>
      </w:r>
      <w:r>
        <w:rPr>
          <w:rFonts w:ascii="Arial" w:hAnsi="Arial" w:cs="Arial"/>
          <w:i/>
          <w:iCs/>
          <w:sz w:val="28"/>
          <w:szCs w:val="28"/>
        </w:rPr>
        <w:t xml:space="preserve">”</w:t>
      </w:r>
      <w:del w:id="1300" w:author="Assessor GDSXSR" w:date="2026-10-29T20:28:55Z">
        <w:r>
          <w:rPr>
            <w:rFonts w:ascii="Arial" w:hAnsi="Arial" w:cs="Arial"/>
            <w:i/>
            <w:iCs/>
            <w:sz w:val="28"/>
            <w:szCs w:val="28"/>
          </w:rPr>
          <w:delText xml:space="preserve">.</w:delText>
        </w:r>
      </w:del>
      <w:r>
        <w:rPr>
          <w:rFonts w:ascii="Arial" w:hAnsi="Arial" w:cs="Arial"/>
          <w:sz w:val="28"/>
          <w:szCs w:val="28"/>
        </w:rPr>
        <w:t xml:space="preserve"> </w:t>
      </w:r>
      <w:r>
        <w:rPr>
          <w:rFonts w:ascii="Arial" w:hAnsi="Arial" w:cs="Arial"/>
          <w:sz w:val="28"/>
          <w:szCs w:val="28"/>
        </w:rPr>
        <w:t xml:space="preserve">(ID</w:t>
      </w:r>
      <w:del w:id="1301" w:author="Assessor GDSXSR" w:date="2026-10-29T20:28:55Z">
        <w:r>
          <w:rPr>
            <w:rFonts w:ascii="Arial" w:hAnsi="Arial" w:cs="Arial"/>
            <w:sz w:val="28"/>
            <w:szCs w:val="28"/>
          </w:rPr>
          <w:delText xml:space="preserve"> </w:delText>
        </w:r>
      </w:del>
      <w:ins w:id="1302" w:author="Assessor GDSXSR" w:date="2026-10-29T20:28:55Z">
        <w:r>
          <w:rPr>
            <w:rFonts w:ascii="Arial" w:hAnsi="Arial" w:cs="Arial"/>
            <w:color w:val="808080"/>
            <w:sz w:val="28"/>
            <w:szCs w:val="28"/>
          </w:rPr>
          <w:t xml:space="preserve"> </w:t>
        </w:r>
      </w:ins>
      <w:r>
        <w:rPr>
          <w:rFonts w:ascii="Arial" w:hAnsi="Arial" w:cs="Arial"/>
          <w:sz w:val="28"/>
          <w:szCs w:val="28"/>
        </w:rPr>
        <w:t xml:space="preserve">90644192</w:t>
      </w:r>
      <w:r>
        <w:rPr>
          <w:rFonts w:ascii="Arial" w:hAnsi="Arial" w:cs="Arial"/>
          <w:sz w:val="28"/>
          <w:szCs w:val="28"/>
        </w:rPr>
        <w:t xml:space="preserve">, </w:t>
      </w:r>
      <w:r>
        <w:rPr>
          <w:rFonts w:ascii="Arial" w:hAnsi="Arial" w:cs="Arial"/>
          <w:sz w:val="28"/>
          <w:szCs w:val="28"/>
        </w:rPr>
        <w:t xml:space="preserve">p.</w:t>
      </w:r>
      <w:r>
        <w:rPr>
          <w:rFonts w:ascii="Arial" w:hAnsi="Arial" w:cs="Arial"/>
          <w:sz w:val="28"/>
          <w:szCs w:val="28"/>
        </w:rPr>
        <w:t xml:space="preserve"> </w:t>
      </w:r>
      <w:r>
        <w:rPr>
          <w:rFonts w:ascii="Arial" w:hAnsi="Arial" w:cs="Arial"/>
          <w:sz w:val="28"/>
          <w:szCs w:val="28"/>
        </w:rPr>
        <w:t xml:space="preserve">8</w:t>
      </w:r>
      <w:r>
        <w:rPr>
          <w:rFonts w:ascii="Arial" w:hAnsi="Arial" w:cs="Arial"/>
          <w:sz w:val="28"/>
          <w:szCs w:val="28"/>
        </w:rPr>
        <w:t xml:space="preserve">).</w:t>
      </w:r>
      <w:del w:id="1303" w:author="Assessor GDSXSR" w:date="2026-10-29T20:28:55Z">
        <w:r>
          <w:rPr>
            <w:rFonts w:ascii="Arial" w:hAnsi="Arial" w:cs="Arial"/>
            <w:sz w:val="28"/>
            <w:szCs w:val="28"/>
          </w:rPr>
          <w:delText xml:space="preserve"> </w:delText>
        </w:r>
      </w:del>
      <w:ins w:id="1304" w:author="Assessor GDSXSR" w:date="2026-10-29T20:28:55Z">
        <w:r>
          <w:rPr>
            <w:rFonts w:ascii="Arial" w:hAnsi="Arial" w:cs="Arial"/>
            <w:color w:val="808080"/>
            <w:sz w:val="28"/>
            <w:szCs w:val="28"/>
          </w:rPr>
          <w:t xml:space="preserve"> </w:t>
        </w:r>
        <w:commentRangeEnd w:id="22"/>
        <w:r>
          <w:rPr>
            <w:rStyle w:val="CommentReference"/>
            <w:color w:val="808080"/>
          </w:rPr>
          <w:commentReference w:id="22"/>
        </w:r>
      </w:ins>
    </w:p>
    <w:p w14:paraId="446BEBC8" w14:textId="5E182C5B" w:rsidR="007D634A" w:rsidRPr="00B349C8" w:rsidRDefault="007D634A" w:rsidP="00B349C8">
      <w:pPr>
        <w:spacing w:after="0" w:line="360" w:lineRule="auto"/>
        <w:ind w:firstLine="2268"/>
        <w:jc w:val="both"/>
        <w:rPr>
          <w:rFonts w:ascii="Arial" w:hAnsi="Arial" w:cs="Arial"/>
          <w:sz w:val="28"/>
          <w:szCs w:val="28"/>
        </w:rPr>
      </w:pPr>
    </w:p>
    <w:p w14:paraId="1F18D758" w14:textId="77777777" w:rsidR="00B349C8" w:rsidRDefault="00B349C8" w:rsidP="00B349C8">
      <w:pPr>
        <w:spacing w:after="0" w:line="360" w:lineRule="auto"/>
        <w:ind w:firstLine="2268"/>
        <w:jc w:val="both"/>
        <w:rPr>
          <w:rFonts w:ascii="Arial" w:hAnsi="Arial" w:cs="Arial"/>
          <w:sz w:val="28"/>
          <w:szCs w:val="28"/>
        </w:rPr>
      </w:pPr>
      <w:del w:id="1305" w:author="Assessor GDSXSR" w:date="2026-10-29T20:28:55Z">
        <w:r>
          <w:rPr>
            <w:rFonts w:ascii="Arial" w:hAnsi="Arial" w:cs="Arial"/>
            <w:sz w:val="28"/>
            <w:szCs w:val="28"/>
          </w:rPr>
          <w:delText xml:space="preserve">Além</w:delText>
        </w:r>
      </w:del>
      <w:ins w:id="1306" w:author="Assessor GDSXSR" w:date="2026-10-29T20:28:55Z">
        <w:r>
          <w:rPr>
            <w:rFonts w:ascii="Arial" w:hAnsi="Arial" w:cs="Arial"/>
            <w:color w:val="808080"/>
            <w:sz w:val="28"/>
            <w:szCs w:val="28"/>
          </w:rPr>
          <w:t xml:space="preserve">No</w:t>
        </w:r>
      </w:ins>
      <w:r>
        <w:rPr>
          <w:rFonts w:ascii="Arial" w:hAnsi="Arial" w:cs="Arial"/>
          <w:sz w:val="28"/>
          <w:szCs w:val="28"/>
        </w:rPr>
        <w:t xml:space="preserve"> </w:t>
      </w:r>
      <w:del w:id="1307" w:author="Assessor GDSXSR" w:date="2026-10-29T20:28:55Z">
        <w:r>
          <w:rPr>
            <w:rFonts w:ascii="Arial" w:hAnsi="Arial" w:cs="Arial"/>
            <w:sz w:val="28"/>
            <w:szCs w:val="28"/>
          </w:rPr>
          <w:delText xml:space="preserve">disso</w:delText>
        </w:r>
      </w:del>
      <w:ins w:id="1308" w:author="Assessor GDSXSR" w:date="2026-10-29T20:28:55Z">
        <w:r>
          <w:rPr>
            <w:rFonts w:ascii="Arial" w:hAnsi="Arial" w:cs="Arial"/>
            <w:color w:val="808080"/>
            <w:sz w:val="28"/>
            <w:szCs w:val="28"/>
          </w:rPr>
          <w:t xml:space="preserve">mais</w:t>
        </w:r>
      </w:ins>
      <w:r>
        <w:rPr>
          <w:rFonts w:ascii="Arial" w:hAnsi="Arial" w:cs="Arial"/>
          <w:sz w:val="28"/>
          <w:szCs w:val="28"/>
        </w:rPr>
        <w:t xml:space="preserve">, a ausência de CAT não constitui óbice ao reconhecimento da natureza acidentária do evento quando outros elementos de convicção permitem a formação da certeza judicial.</w:t>
      </w:r>
    </w:p>
    <w:p w14:paraId="0D8DB866" w14:textId="77777777" w:rsidR="007D634A" w:rsidRPr="00B349C8" w:rsidRDefault="007D634A" w:rsidP="00B349C8">
      <w:pPr>
        <w:spacing w:after="0" w:line="360" w:lineRule="auto"/>
        <w:ind w:firstLine="2268"/>
        <w:jc w:val="both"/>
        <w:rPr>
          <w:rFonts w:ascii="Arial" w:hAnsi="Arial" w:cs="Arial"/>
          <w:sz w:val="28"/>
          <w:szCs w:val="28"/>
        </w:rPr>
      </w:pPr>
    </w:p>
    <w:p w14:paraId="170A1E24" w14:textId="3E207E9F" w:rsidR="00B349C8" w:rsidRDefault="00B349C8" w:rsidP="00B349C8">
      <w:pPr>
        <w:spacing w:after="0" w:line="360" w:lineRule="auto"/>
        <w:ind w:firstLine="2268"/>
        <w:jc w:val="both"/>
        <w:rPr>
          <w:rFonts w:ascii="Arial" w:hAnsi="Arial" w:cs="Arial"/>
          <w:sz w:val="28"/>
          <w:szCs w:val="28"/>
        </w:rPr>
      </w:pPr>
      <w:r w:rsidRPr="00B349C8">
        <w:rPr>
          <w:rFonts w:ascii="Arial" w:hAnsi="Arial" w:cs="Arial"/>
          <w:sz w:val="28"/>
          <w:szCs w:val="28"/>
          <w:highlight w:val="yellow"/>
          <w:rPrChange w:id="1116" w:author="Assessor GDSXSR" w:date="2026-10-29T20:28:55Z">
            <w:rPr>
              <w:rFonts w:ascii="Arial" w:hAnsi="Arial" w:cs="Arial"/>
              <w:sz w:val="28"/>
              <w:szCs w:val="28"/>
            </w:rPr>
          </w:rPrChange>
        </w:rPr>
        <w:t>Diante desse contexto, reputo demonstrados o acidente, a consolidação das lesões e a redução permanente da capacidade laborativa, requisitos suficientes para concessão do benefício pleiteado.</w:t>
      </w:r>
    </w:p>
    <w:p w14:paraId="2D7A2CF2" w14:textId="77777777" w:rsidR="00666F75" w:rsidRPr="00B349C8" w:rsidRDefault="00666F75" w:rsidP="00B349C8">
      <w:pPr>
        <w:spacing w:after="0" w:line="360" w:lineRule="auto"/>
        <w:ind w:firstLine="2268"/>
        <w:jc w:val="both"/>
        <w:rPr>
          <w:rFonts w:ascii="Arial" w:hAnsi="Arial" w:cs="Arial"/>
          <w:sz w:val="28"/>
          <w:szCs w:val="28"/>
        </w:rPr>
      </w:pPr>
    </w:p>
    <w:p w14:paraId="7A331661" w14:textId="6CCE9C1C" w:rsidR="00B349C8" w:rsidRPr="00B349C8" w:rsidRDefault="00B349C8" w:rsidP="00B349C8">
      <w:pPr>
        <w:spacing w:after="0" w:line="360" w:lineRule="auto"/>
        <w:ind w:firstLine="2268"/>
        <w:jc w:val="both"/>
        <w:rPr>
          <w:ins w:id="1313" w:author="Assessor GDSXSR" w:date="2026-10-29T20:28:55Z"/>
          <w:rFonts w:ascii="Arial" w:hAnsi="Arial" w:cs="Arial"/>
          <w:sz w:val="28"/>
          <w:szCs w:val="28"/>
        </w:rPr>
      </w:pPr>
      <w:commentRangeStart w:id="6"/>
      <w:r>
        <w:rPr>
          <w:rFonts w:ascii="Arial" w:hAnsi="Arial" w:cs="Arial"/>
          <w:sz w:val="28"/>
          <w:szCs w:val="28"/>
        </w:rPr>
        <w:t xml:space="preserve">O termo inicial</w:t>
      </w:r>
      <w:ins w:id="1309" w:author="Assessor GDSXSR" w:date="2026-10-29T20:28:55Z">
        <w:r>
          <w:rPr>
            <w:rFonts w:ascii="Arial" w:hAnsi="Arial" w:cs="Arial"/>
            <w:color w:val="808080"/>
            <w:sz w:val="28"/>
            <w:szCs w:val="28"/>
          </w:rPr>
          <w:t xml:space="preserve"> do auxílio-acidente</w:t>
        </w:r>
      </w:ins>
      <w:r>
        <w:rPr>
          <w:rFonts w:ascii="Arial" w:hAnsi="Arial" w:cs="Arial"/>
          <w:sz w:val="28"/>
          <w:szCs w:val="28"/>
        </w:rPr>
        <w:t xml:space="preserve"> deve ser fixado no dia seguinte à cessação do auxílio-doença acidentário, </w:t>
      </w:r>
      <w:r>
        <w:rPr>
          <w:rFonts w:ascii="Arial" w:hAnsi="Arial" w:cs="Arial"/>
          <w:sz w:val="28"/>
          <w:szCs w:val="28"/>
        </w:rPr>
        <w:t xml:space="preserve">09/02/2017 (ID</w:t>
      </w:r>
      <w:del w:id="1310" w:author="Assessor GDSXSR" w:date="2026-10-29T20:28:55Z">
        <w:r>
          <w:rPr>
            <w:rFonts w:ascii="Arial" w:hAnsi="Arial" w:cs="Arial"/>
            <w:sz w:val="28"/>
            <w:szCs w:val="28"/>
          </w:rPr>
          <w:delText xml:space="preserve">  </w:delText>
        </w:r>
      </w:del>
      <w:ins w:id="1311" w:author="Assessor GDSXSR" w:date="2026-10-29T20:28:55Z">
        <w:r>
          <w:rPr>
            <w:rFonts w:ascii="Arial" w:hAnsi="Arial" w:cs="Arial"/>
            <w:color w:val="808080"/>
            <w:sz w:val="28"/>
            <w:szCs w:val="28"/>
          </w:rPr>
          <w:t xml:space="preserve"> </w:t>
        </w:r>
      </w:ins>
      <w:r>
        <w:rPr>
          <w:rFonts w:ascii="Arial" w:hAnsi="Arial" w:cs="Arial"/>
          <w:sz w:val="28"/>
          <w:szCs w:val="28"/>
        </w:rPr>
        <w:t xml:space="preserve">90644177</w:t>
      </w:r>
      <w:r>
        <w:rPr>
          <w:rFonts w:ascii="Arial" w:hAnsi="Arial" w:cs="Arial"/>
          <w:sz w:val="28"/>
          <w:szCs w:val="28"/>
        </w:rPr>
        <w:t xml:space="preserve">)</w:t>
      </w:r>
      <w:del w:id="1312" w:author="Assessor GDSXSR" w:date="2026-10-29T20:28:55Z">
        <w:r>
          <w:rPr>
            <w:rFonts w:ascii="Arial" w:hAnsi="Arial" w:cs="Arial"/>
            <w:sz w:val="28"/>
            <w:szCs w:val="28"/>
          </w:rPr>
          <w:delText xml:space="preserve">, </w:delText>
        </w:r>
        <w:r>
          <w:rPr>
            <w:rFonts w:ascii="Arial" w:hAnsi="Arial" w:cs="Arial"/>
            <w:sz w:val="28"/>
            <w:szCs w:val="28"/>
          </w:rPr>
          <w:delText xml:space="preserve">observada a prescrição quinquenal, nos termos da orientação firmada pelo STJ no </w:delText>
        </w:r>
        <w:r>
          <w:rPr>
            <w:rFonts w:ascii="Arial" w:hAnsi="Arial" w:cs="Arial"/>
            <w:sz w:val="28"/>
            <w:szCs w:val="28"/>
          </w:rPr>
          <w:delText xml:space="preserve">Tema 862</w:delText>
        </w:r>
      </w:del>
      <w:r>
        <w:rPr>
          <w:rFonts w:ascii="Arial" w:hAnsi="Arial" w:cs="Arial"/>
          <w:sz w:val="28"/>
          <w:szCs w:val="28"/>
        </w:rPr>
        <w:t xml:space="preserve">.</w:t>
      </w:r>
      <w:commentRangeEnd w:id="6"/>
      <w:r w:rsidR="00B80206" w:rsidRPr="00B349C8">
        <w:rPr>
          <w:rStyle w:val="Refdecomentrio"/>
          <w:rFonts w:ascii="Arial" w:hAnsi="Arial" w:cs="Arial"/>
          <w:sz w:val="28"/>
          <w:szCs w:val="28"/>
        </w:rPr>
        <w:commentReference w:id="6"/>
      </w:r>
    </w:p>
    <w:p>
      <w:pPr>
        <w:spacing w:after="0" w:line="360" w:lineRule="auto"/>
        <w:ind w:firstLine="2268"/>
        <w:jc w:val="both"/>
        <w:rPr>
          <w:ins w:id="1314" w:author="Assessor GDSXSR" w:date="2026-10-29T20:28:55Z"/>
          <w:rFonts w:ascii="Arial" w:hAnsi="Arial" w:cs="Arial"/>
          <w:sz w:val="28"/>
          <w:szCs w:val="28"/>
        </w:rPr>
      </w:pPr>
    </w:p>
    <w:p>
      <w:pPr>
        <w:spacing w:after="0" w:line="360" w:lineRule="auto"/>
        <w:ind w:firstLine="2268"/>
        <w:jc w:val="both"/>
        <w:rPr>
          <w:ins w:id="1316" w:author="Assessor GDSXSR" w:date="2026-10-29T20:28:55Z"/>
          <w:rFonts w:ascii="Arial" w:hAnsi="Arial" w:cs="Arial"/>
          <w:sz w:val="28"/>
          <w:szCs w:val="28"/>
        </w:rPr>
      </w:pPr>
      <w:ins w:id="1315" w:author="Assessor GDSXSR" w:date="2026-10-29T20:28:55Z">
        <w:r>
          <w:rPr>
            <w:rFonts w:ascii="Arial" w:hAnsi="Arial" w:cs="Arial"/>
            <w:color w:val="808080"/>
            <w:sz w:val="28"/>
            <w:szCs w:val="28"/>
          </w:rPr>
          <w:t xml:space="preserve">Nesse sentido, o c. STJ, no julgamento do Tema Repetitivo 862, fixou a seguinte tese:</w:t>
        </w:r>
      </w:ins>
    </w:p>
    <w:p>
      <w:pPr>
        <w:spacing w:after="0" w:line="360" w:lineRule="auto"/>
        <w:ind w:firstLine="2268"/>
        <w:jc w:val="both"/>
        <w:rPr>
          <w:ins w:id="1317" w:author="Assessor GDSXSR" w:date="2026-10-29T20:28:55Z"/>
          <w:rFonts w:ascii="Arial" w:hAnsi="Arial" w:cs="Arial"/>
          <w:sz w:val="28"/>
          <w:szCs w:val="28"/>
        </w:rPr>
      </w:pPr>
    </w:p>
    <w:p>
      <w:pPr>
        <w:spacing w:after="0" w:line="360" w:lineRule="auto"/>
        <w:ind w:left="2268" w:firstLine="1134"/>
        <w:jc w:val="both"/>
        <w:rPr>
          <w:ins w:id="1319" w:author="Assessor GDSXSR" w:date="2026-10-29T20:28:55Z"/>
          <w:rFonts w:ascii="Arial" w:hAnsi="Arial" w:cs="Arial"/>
          <w:sz w:val="28"/>
          <w:szCs w:val="28"/>
        </w:rPr>
      </w:pPr>
      <w:ins w:id="1318" w:author="Assessor GDSXSR" w:date="2026-10-29T20:28:55Z">
        <w:commentRangeStart w:id="23"/>
        <w:r>
          <w:rPr>
            <w:i/>
            <w:color w:val="808080"/>
            <w:sz w:val="26"/>
          </w:rPr>
          <w:t xml:space="preserve">“O termo inicial do auxílio-acidente deve recair no dia seguinte ao da cessação do auxílio-doença que lhe deu origem, conforme determina o art. 86, § 2º, da Lei 8.213/91, observando-se a prescrição quinquenal da Súmula 85/STJ.” (REsp n. 1.729.555/SP e REsp n. 1.786.736/SP, relatora Ministra Assusete Magalhães, Primeira Seção, julgado em 9/6/2021, DJe de 1º/7/2021.)</w:t>
        </w:r>
        <w:commentRangeEnd w:id="23"/>
        <w:r>
          <w:rPr>
            <w:rStyle w:val="CommentReference"/>
            <w:color w:val="808080"/>
          </w:rPr>
          <w:commentReference w:id="23"/>
        </w:r>
      </w:ins>
    </w:p>
    <w:p>
      <w:pPr>
        <w:spacing w:after="0" w:line="360" w:lineRule="auto"/>
        <w:ind w:left="2268" w:firstLine="1134"/>
        <w:jc w:val="both"/>
        <w:rPr>
          <w:ins w:id="1320" w:author="Assessor GDSXSR" w:date="2026-10-29T20:28:55Z"/>
          <w:rFonts w:ascii="Arial" w:hAnsi="Arial" w:cs="Arial"/>
          <w:sz w:val="28"/>
          <w:szCs w:val="28"/>
        </w:rPr>
      </w:pPr>
    </w:p>
    <w:p>
      <w:pPr>
        <w:spacing w:after="0" w:line="360" w:lineRule="auto"/>
        <w:ind w:firstLine="2268"/>
        <w:jc w:val="both"/>
        <w:rPr>
          <w:ins w:id="1322" w:author="Assessor GDSXSR" w:date="2026-10-29T20:28:55Z"/>
          <w:rFonts w:ascii="Arial" w:hAnsi="Arial" w:cs="Arial"/>
          <w:sz w:val="28"/>
          <w:szCs w:val="28"/>
        </w:rPr>
      </w:pPr>
      <w:ins w:id="1321" w:author="Assessor GDSXSR" w:date="2026-10-29T20:28:55Z">
        <w:r>
          <w:rPr>
            <w:i w:val="0"/>
            <w:color w:val="808080"/>
            <w:sz w:val="28"/>
          </w:rPr>
          <w:t xml:space="preserve">Ajuizada a ação em 11/12/2025, estão prescritas as parcelas vencidas antes de 11/12/2020.</w:t>
        </w:r>
      </w:ins>
    </w:p>
    <w:p>
      <w:pPr>
        <w:spacing w:after="0" w:line="360" w:lineRule="auto"/>
        <w:ind w:firstLine="2268"/>
        <w:jc w:val="both"/>
        <w:rPr>
          <w:ins w:id="1323" w:author="Assessor GDSXSR" w:date="2026-10-29T20:28:55Z"/>
          <w:rFonts w:ascii="Arial" w:hAnsi="Arial" w:cs="Arial"/>
          <w:sz w:val="28"/>
          <w:szCs w:val="28"/>
        </w:rPr>
      </w:pPr>
    </w:p>
    <w:p>
      <w:pPr>
        <w:spacing w:after="0" w:line="360" w:lineRule="auto"/>
        <w:ind w:firstLine="2268"/>
        <w:jc w:val="both"/>
        <w:rPr>
          <w:rFonts w:ascii="Arial" w:hAnsi="Arial" w:cs="Arial"/>
          <w:sz w:val="28"/>
          <w:szCs w:val="28"/>
        </w:rPr>
      </w:pPr>
      <w:ins w:id="1324" w:author="Assessor GDSXSR" w:date="2026-10-29T20:28:55Z">
        <w:commentRangeStart w:id="24"/>
        <w:r>
          <w:rPr>
            <w:i w:val="0"/>
            <w:color w:val="808080"/>
            <w:sz w:val="28"/>
          </w:rPr>
          <w:t xml:space="preserve">Os consectários seguem, em cada período, o Tema 905 do STJ, o art. 3º da EC 113/2021 e a EC 136/2025, na forma do dispositivo.</w:t>
        </w:r>
        <w:commentRangeEnd w:id="24"/>
        <w:r>
          <w:rPr>
            <w:rStyle w:val="CommentReference"/>
            <w:color w:val="808080"/>
          </w:rPr>
          <w:commentReference w:id="24"/>
        </w:r>
      </w:ins>
    </w:p>
    <w:p w14:paraId="743463FD" w14:textId="77777777" w:rsidR="00A535CD" w:rsidRDefault="00A535CD" w:rsidP="00A535CD">
      <w:pPr>
        <w:spacing w:after="0" w:line="360" w:lineRule="auto"/>
        <w:ind w:firstLine="2268"/>
        <w:jc w:val="both"/>
        <w:rPr>
          <w:rFonts w:ascii="Arial" w:hAnsi="Arial" w:cs="Arial"/>
          <w:sz w:val="28"/>
          <w:szCs w:val="28"/>
        </w:rPr>
      </w:pPr>
    </w:p>
    <w:p w14:paraId="5AEFB5F1" w14:textId="77777777" w:rsidR="00A535CD" w:rsidRDefault="00A535CD" w:rsidP="00A535CD">
      <w:pPr>
        <w:spacing w:after="0" w:line="360" w:lineRule="auto"/>
        <w:ind w:firstLine="2268"/>
        <w:jc w:val="both"/>
        <w:rPr>
          <w:rFonts w:ascii="Arial" w:hAnsi="Arial" w:cs="Arial"/>
          <w:sz w:val="28"/>
          <w:szCs w:val="28"/>
        </w:rPr>
      </w:pPr>
    </w:p>
    <w:p w14:paraId="3923C128" w14:textId="77777777" w:rsidR="00A535CD" w:rsidRPr="00D516B2" w:rsidRDefault="00A535CD" w:rsidP="00A535CD">
      <w:pPr>
        <w:spacing w:after="0" w:line="360" w:lineRule="auto"/>
        <w:jc w:val="center"/>
        <w:rPr>
          <w:rFonts w:ascii="Arial" w:hAnsi="Arial" w:cs="Arial"/>
          <w:b/>
          <w:bCs/>
          <w:sz w:val="28"/>
          <w:szCs w:val="28"/>
        </w:rPr>
      </w:pPr>
      <w:r w:rsidRPr="00D516B2">
        <w:rPr>
          <w:rFonts w:ascii="Arial" w:hAnsi="Arial" w:cs="Arial"/>
          <w:b/>
          <w:bCs/>
          <w:sz w:val="28"/>
          <w:szCs w:val="28"/>
        </w:rPr>
        <w:t>DISPOSITIVO</w:t>
      </w:r>
    </w:p>
    <w:p w14:paraId="2BB5F6DF" w14:textId="77777777" w:rsidR="00A535CD" w:rsidRDefault="00A535CD" w:rsidP="00A535CD">
      <w:pPr>
        <w:spacing w:after="0" w:line="360" w:lineRule="auto"/>
        <w:ind w:firstLine="2268"/>
        <w:jc w:val="both"/>
        <w:rPr>
          <w:rFonts w:ascii="Arial" w:hAnsi="Arial" w:cs="Arial"/>
          <w:sz w:val="28"/>
          <w:szCs w:val="28"/>
        </w:rPr>
      </w:pPr>
    </w:p>
    <w:p w14:paraId="0A4BB377" w14:textId="76CEEAEE" w:rsidR="00EA5491" w:rsidRPr="00EA5491" w:rsidRDefault="00B349C8" w:rsidP="00EA5491">
      <w:pPr>
        <w:spacing w:after="0" w:line="360" w:lineRule="auto"/>
        <w:ind w:firstLine="2268"/>
        <w:jc w:val="both"/>
        <w:rPr>
          <w:rFonts w:ascii="Arial" w:hAnsi="Arial" w:cs="Arial"/>
          <w:sz w:val="28"/>
          <w:szCs w:val="28"/>
        </w:rPr>
      </w:pPr>
      <w:commentRangeStart w:id="25"/>
      <w:r>
        <w:rPr>
          <w:rFonts w:ascii="Arial" w:hAnsi="Arial" w:cs="Arial"/>
          <w:sz w:val="28"/>
          <w:szCs w:val="28"/>
        </w:rPr>
        <w:t xml:space="preserve">Ante o exposto, </w:t>
      </w:r>
      <w:r>
        <w:rPr>
          <w:rFonts w:ascii="Arial" w:hAnsi="Arial" w:cs="Arial"/>
          <w:sz w:val="28"/>
          <w:szCs w:val="28"/>
        </w:rPr>
        <w:t xml:space="preserve">reiteradas as vênias, </w:t>
      </w:r>
      <w:r>
        <w:rPr>
          <w:rFonts w:ascii="Arial" w:hAnsi="Arial" w:cs="Arial"/>
          <w:b/>
          <w:bCs/>
          <w:sz w:val="28"/>
          <w:szCs w:val="28"/>
        </w:rPr>
        <w:t xml:space="preserve">dou provimento </w:t>
      </w:r>
      <w:r>
        <w:rPr>
          <w:rFonts w:ascii="Arial" w:hAnsi="Arial" w:cs="Arial"/>
          <w:sz w:val="28"/>
          <w:szCs w:val="28"/>
        </w:rPr>
        <w:t xml:space="preserve">ao apelo do autor</w:t>
      </w:r>
      <w:r>
        <w:rPr>
          <w:rFonts w:ascii="Arial" w:hAnsi="Arial" w:cs="Arial"/>
          <w:sz w:val="28"/>
          <w:szCs w:val="28"/>
        </w:rPr>
        <w:t xml:space="preserve">, </w:t>
      </w:r>
      <w:r>
        <w:rPr>
          <w:rFonts w:ascii="Arial" w:hAnsi="Arial" w:cs="Arial"/>
          <w:sz w:val="28"/>
          <w:szCs w:val="28"/>
        </w:rPr>
        <w:t xml:space="preserve">JEIMISON DA SILVA</w:t>
      </w:r>
      <w:r>
        <w:rPr>
          <w:rFonts w:ascii="Arial" w:hAnsi="Arial" w:cs="Arial"/>
          <w:sz w:val="28"/>
          <w:szCs w:val="28"/>
        </w:rPr>
        <w:t xml:space="preserve">,</w:t>
      </w:r>
      <w:r>
        <w:rPr>
          <w:rFonts w:ascii="Arial" w:hAnsi="Arial" w:cs="Arial"/>
          <w:sz w:val="28"/>
          <w:szCs w:val="28"/>
        </w:rPr>
        <w:t xml:space="preserve"> para</w:t>
      </w:r>
      <w:r>
        <w:rPr>
          <w:rFonts w:ascii="Arial" w:hAnsi="Arial" w:cs="Arial"/>
          <w:sz w:val="28"/>
          <w:szCs w:val="28"/>
        </w:rPr>
        <w:t xml:space="preserve"> </w:t>
      </w:r>
      <w:r>
        <w:rPr>
          <w:rFonts w:ascii="Arial" w:hAnsi="Arial" w:cs="Arial"/>
          <w:sz w:val="28"/>
          <w:szCs w:val="28"/>
        </w:rPr>
        <w:t xml:space="preserve">cassar a sentença e</w:t>
      </w:r>
      <w:r>
        <w:rPr>
          <w:rFonts w:ascii="Arial" w:hAnsi="Arial" w:cs="Arial"/>
          <w:sz w:val="28"/>
          <w:szCs w:val="28"/>
        </w:rPr>
        <w:t xml:space="preserve">xtintiva e,</w:t>
      </w:r>
      <w:r>
        <w:rPr>
          <w:rFonts w:ascii="Arial" w:hAnsi="Arial" w:cs="Arial"/>
          <w:sz w:val="28"/>
          <w:szCs w:val="28"/>
        </w:rPr>
        <w:t xml:space="preserve"> nos termos do art. 1.013, § 3º, I, do Código de Processo Civil, julgar procedente o pedido</w:t>
      </w:r>
      <w:r>
        <w:rPr>
          <w:rFonts w:ascii="Arial" w:hAnsi="Arial" w:cs="Arial"/>
          <w:sz w:val="28"/>
          <w:szCs w:val="28"/>
        </w:rPr>
        <w:t xml:space="preserve"> inicial, condenando</w:t>
      </w:r>
      <w:del w:id="1326" w:author="Assessor GDSXSR" w:date="2026-10-29T20:28:55Z">
        <w:r>
          <w:rPr>
            <w:rFonts w:ascii="Arial" w:hAnsi="Arial" w:cs="Arial"/>
            <w:sz w:val="28"/>
            <w:szCs w:val="28"/>
          </w:rPr>
          <w:delText xml:space="preserve"> </w:delText>
        </w:r>
        <w:r>
          <w:rPr>
            <w:rFonts w:ascii="Arial" w:hAnsi="Arial" w:cs="Arial"/>
            <w:sz w:val="28"/>
            <w:szCs w:val="28"/>
          </w:rPr>
          <w:delText xml:space="preserve"> </w:delText>
        </w:r>
      </w:del>
      <w:ins w:id="1327" w:author="Assessor GDSXSR" w:date="2026-10-29T20:28:55Z">
        <w:r>
          <w:rPr>
            <w:rFonts w:ascii="Arial" w:hAnsi="Arial" w:cs="Arial"/>
            <w:color w:val="808080"/>
            <w:sz w:val="28"/>
            <w:szCs w:val="28"/>
          </w:rPr>
          <w:t xml:space="preserve"> </w:t>
        </w:r>
      </w:ins>
      <w:r>
        <w:rPr>
          <w:rFonts w:ascii="Arial" w:hAnsi="Arial" w:cs="Arial"/>
          <w:sz w:val="28"/>
          <w:szCs w:val="28"/>
        </w:rPr>
        <w:t xml:space="preserve">o INSS a</w:t>
      </w:r>
      <w:r>
        <w:rPr>
          <w:rFonts w:ascii="Arial" w:hAnsi="Arial" w:cs="Arial"/>
          <w:b/>
          <w:bCs/>
          <w:sz w:val="28"/>
          <w:szCs w:val="28"/>
        </w:rPr>
        <w:t xml:space="preserve"> </w:t>
      </w:r>
      <w:r>
        <w:rPr>
          <w:rFonts w:ascii="Arial" w:hAnsi="Arial" w:cs="Arial"/>
          <w:sz w:val="28"/>
          <w:szCs w:val="28"/>
        </w:rPr>
        <w:t xml:space="preserve">conceder ao autor o benefício de auxílio-acidente previsto no art. 86 da Lei nº 8.213/91, a partir do dia seguinte à cessação do auxílio-doença acidentário</w:t>
      </w:r>
      <w:ins w:id="1328" w:author="Assessor GDSXSR" w:date="2026-10-29T20:28:55Z">
        <w:r>
          <w:rPr>
            <w:rFonts w:ascii="Arial" w:hAnsi="Arial" w:cs="Arial"/>
            <w:color w:val="808080"/>
            <w:sz w:val="28"/>
            <w:szCs w:val="28"/>
          </w:rPr>
          <w:t xml:space="preserve"> (09/02/2017)</w:t>
        </w:r>
      </w:ins>
      <w:r>
        <w:rPr>
          <w:rFonts w:ascii="Arial" w:hAnsi="Arial" w:cs="Arial"/>
          <w:sz w:val="28"/>
          <w:szCs w:val="28"/>
        </w:rPr>
        <w:t xml:space="preserve">, </w:t>
      </w:r>
      <w:r>
        <w:rPr>
          <w:rFonts w:ascii="Arial" w:hAnsi="Arial" w:cs="Arial"/>
          <w:sz w:val="28"/>
          <w:szCs w:val="28"/>
        </w:rPr>
        <w:t xml:space="preserve">observada a prescrição das parcelas vencidas antes do quinquênio que antecede o ajuizamento da ação</w:t>
      </w:r>
      <w:r>
        <w:rPr>
          <w:rFonts w:ascii="Arial" w:hAnsi="Arial" w:cs="Arial"/>
          <w:sz w:val="28"/>
          <w:szCs w:val="28"/>
        </w:rPr>
        <w:t xml:space="preserve">;</w:t>
      </w:r>
      <w:r>
        <w:rPr>
          <w:rFonts w:ascii="Arial" w:hAnsi="Arial" w:cs="Arial"/>
          <w:sz w:val="28"/>
          <w:szCs w:val="28"/>
        </w:rPr>
        <w:t xml:space="preserve"> condenar o INSS ao pagamento das parcelas vencidas, acrescidas de correção monetária e juros de mora </w:t>
      </w:r>
      <w:r>
        <w:rPr>
          <w:rFonts w:ascii="Arial" w:hAnsi="Arial" w:cs="Arial"/>
          <w:sz w:val="28"/>
          <w:szCs w:val="28"/>
        </w:rPr>
        <w:t xml:space="preserve">que </w:t>
      </w:r>
      <w:r>
        <w:rPr>
          <w:rFonts w:ascii="Arial" w:hAnsi="Arial" w:cs="Arial"/>
          <w:sz w:val="28"/>
          <w:szCs w:val="28"/>
        </w:rPr>
        <w:t xml:space="preserve">deverão ser: (i) até 08/12/2021, correção monetária pelo </w:t>
      </w:r>
      <w:del w:id="1329" w:author="Assessor GDSXSR" w:date="2026-10-29T20:28:55Z">
        <w:r>
          <w:rPr>
            <w:rFonts w:ascii="Arial" w:hAnsi="Arial" w:cs="Arial"/>
            <w:sz w:val="28"/>
            <w:szCs w:val="28"/>
          </w:rPr>
          <w:delText xml:space="preserve">IPCA-E</w:delText>
        </w:r>
      </w:del>
      <w:ins w:id="1330" w:author="Assessor GDSXSR" w:date="2026-10-29T20:28:55Z">
        <w:r>
          <w:rPr>
            <w:rFonts w:ascii="Arial" w:hAnsi="Arial" w:cs="Arial"/>
            <w:color w:val="808080"/>
            <w:sz w:val="28"/>
            <w:szCs w:val="28"/>
          </w:rPr>
          <w:t xml:space="preserve">INPC</w:t>
        </w:r>
      </w:ins>
      <w:r>
        <w:rPr>
          <w:rFonts w:ascii="Arial" w:hAnsi="Arial" w:cs="Arial"/>
          <w:sz w:val="28"/>
          <w:szCs w:val="28"/>
        </w:rPr>
        <w:t xml:space="preserve"> e juros de mora pelo índice de remuneração da caderneta de poupança; (ii) a partir de 09/12/2021 até 09/09/2025, correção monetária e juros de mora pela Taxa Selic; (iii) a partir de 10/09/2025, correção monetária pelo </w:t>
      </w:r>
      <w:del w:id="1331" w:author="Assessor GDSXSR" w:date="2026-10-29T20:28:55Z">
        <w:r>
          <w:rPr>
            <w:rFonts w:ascii="Arial" w:hAnsi="Arial" w:cs="Arial"/>
            <w:sz w:val="28"/>
            <w:szCs w:val="28"/>
          </w:rPr>
          <w:delText xml:space="preserve">IPCA-E</w:delText>
        </w:r>
      </w:del>
      <w:ins w:id="1332" w:author="Assessor GDSXSR" w:date="2026-10-29T20:28:55Z">
        <w:r>
          <w:rPr>
            <w:rFonts w:ascii="Arial" w:hAnsi="Arial" w:cs="Arial"/>
            <w:color w:val="808080"/>
            <w:sz w:val="28"/>
            <w:szCs w:val="28"/>
          </w:rPr>
          <w:t xml:space="preserve">INPC</w:t>
        </w:r>
      </w:ins>
      <w:r>
        <w:rPr>
          <w:rFonts w:ascii="Arial" w:hAnsi="Arial" w:cs="Arial"/>
          <w:sz w:val="28"/>
          <w:szCs w:val="28"/>
        </w:rPr>
        <w:t xml:space="preserve"> e juros de mora pelo índice de remuneração da caderneta de poupança.</w:t>
      </w:r>
      <w:commentRangeEnd w:id="25"/>
      <w:r>
        <w:rPr>
          <w:rStyle w:val="CommentReference"/>
        </w:rPr>
        <w:commentReference w:id="25"/>
      </w:r>
    </w:p>
    <w:p w14:paraId="15309375" w14:textId="77777777" w:rsidR="00EA5491" w:rsidRPr="00EA5491" w:rsidRDefault="00EA5491" w:rsidP="00EA5491">
      <w:pPr>
        <w:spacing w:after="0" w:line="360" w:lineRule="auto"/>
        <w:ind w:firstLine="2268"/>
        <w:jc w:val="both"/>
        <w:rPr>
          <w:rFonts w:ascii="Arial" w:hAnsi="Arial" w:cs="Arial"/>
          <w:sz w:val="28"/>
          <w:szCs w:val="28"/>
        </w:rPr>
      </w:pPr>
      <w:r w:rsidRPr="00EA5491">
        <w:rPr>
          <w:rFonts w:ascii="Arial" w:hAnsi="Arial" w:cs="Arial"/>
          <w:sz w:val="28"/>
          <w:szCs w:val="28"/>
        </w:rPr>
        <w:t> </w:t>
      </w:r>
    </w:p>
    <w:p w14:paraId="04D3B9CC" w14:textId="77777777" w:rsidR="00EA5491" w:rsidRDefault="00EA5491" w:rsidP="00B349C8">
      <w:pPr>
        <w:spacing w:after="0" w:line="360" w:lineRule="auto"/>
        <w:ind w:firstLine="2268"/>
        <w:jc w:val="both"/>
        <w:rPr>
          <w:rFonts w:ascii="Arial" w:hAnsi="Arial" w:cs="Arial"/>
          <w:sz w:val="28"/>
          <w:szCs w:val="28"/>
        </w:rPr>
      </w:pPr>
      <w:commentRangeStart w:id="26"/>
      <w:r>
        <w:rPr>
          <w:rFonts w:ascii="Arial" w:hAnsi="Arial" w:cs="Arial"/>
          <w:b/>
          <w:sz w:val="28"/>
          <w:szCs w:val="28"/>
          <w:rPrChange w:id="1333" w:author="Assessor GDSXSR" w:date="2026-10-29T20:28:55Z">
            <w:rPr>
              <w:rFonts w:ascii="Arial" w:hAnsi="Arial" w:cs="Arial"/>
              <w:sz w:val="28"/>
              <w:szCs w:val="28"/>
            </w:rPr>
          </w:rPrChange>
        </w:rPr>
        <w:t xml:space="preserve">Condeno</w:t>
      </w:r>
      <w:r>
        <w:rPr>
          <w:rFonts w:ascii="Arial" w:hAnsi="Arial" w:cs="Arial"/>
          <w:sz w:val="28"/>
          <w:szCs w:val="28"/>
        </w:rPr>
        <w:t xml:space="preserve"> o INSS ao pagamento de honorários advocatícios, fixados em 10% sobre o valor da condenação, a ser apurado em liquidação de sentença, </w:t>
      </w:r>
      <w:del w:id="1334" w:author="Assessor GDSXSR" w:date="2026-10-29T20:28:55Z">
        <w:r>
          <w:rPr>
            <w:rFonts w:ascii="Arial" w:hAnsi="Arial" w:cs="Arial"/>
            <w:sz w:val="28"/>
            <w:szCs w:val="28"/>
          </w:rPr>
          <w:delText xml:space="preserve">nos termos do art.</w:delText>
        </w:r>
      </w:del>
      <w:ins w:id="1335" w:author="Assessor GDSXSR" w:date="2026-10-29T20:28:55Z">
        <w:r>
          <w:rPr>
            <w:rFonts w:ascii="Arial" w:hAnsi="Arial" w:cs="Arial"/>
            <w:color w:val="808080"/>
            <w:sz w:val="28"/>
            <w:szCs w:val="28"/>
          </w:rPr>
          <w:t xml:space="preserve">(CPC</w:t>
        </w:r>
      </w:ins>
      <w:r>
        <w:rPr>
          <w:rFonts w:ascii="Arial" w:hAnsi="Arial" w:cs="Arial"/>
          <w:sz w:val="28"/>
          <w:szCs w:val="28"/>
        </w:rPr>
        <w:t xml:space="preserve"> 85</w:t>
      </w:r>
      <w:del w:id="1336" w:author="Assessor GDSXSR" w:date="2026-10-29T20:28:55Z">
        <w:r>
          <w:rPr>
            <w:rFonts w:ascii="Arial" w:hAnsi="Arial" w:cs="Arial"/>
            <w:sz w:val="28"/>
            <w:szCs w:val="28"/>
          </w:rPr>
          <w:delText xml:space="preserve">,</w:delText>
        </w:r>
      </w:del>
      <w:r>
        <w:rPr>
          <w:rFonts w:ascii="Arial" w:hAnsi="Arial" w:cs="Arial"/>
          <w:sz w:val="28"/>
          <w:szCs w:val="28"/>
        </w:rPr>
        <w:t xml:space="preserve"> </w:t>
      </w:r>
      <w:del w:id="1337" w:author="Assessor GDSXSR" w:date="2026-10-29T20:28:55Z">
        <w:r>
          <w:rPr>
            <w:rFonts w:ascii="Arial" w:hAnsi="Arial" w:cs="Arial"/>
            <w:sz w:val="28"/>
            <w:szCs w:val="28"/>
          </w:rPr>
          <w:delText xml:space="preserve">§</w:delText>
        </w:r>
      </w:del>
      <w:r>
        <w:rPr>
          <w:rFonts w:ascii="Arial" w:hAnsi="Arial" w:cs="Arial"/>
          <w:sz w:val="28"/>
          <w:szCs w:val="28"/>
        </w:rPr>
        <w:t xml:space="preserve">§ 3º</w:t>
      </w:r>
      <w:del w:id="1338" w:author="Assessor GDSXSR" w:date="2026-10-29T20:28:55Z">
        <w:r>
          <w:rPr>
            <w:rFonts w:ascii="Arial" w:hAnsi="Arial" w:cs="Arial"/>
            <w:sz w:val="28"/>
            <w:szCs w:val="28"/>
          </w:rPr>
          <w:delText xml:space="preserve">,</w:delText>
        </w:r>
      </w:del>
      <w:r>
        <w:rPr>
          <w:rFonts w:ascii="Arial" w:hAnsi="Arial" w:cs="Arial"/>
          <w:sz w:val="28"/>
          <w:szCs w:val="28"/>
        </w:rPr>
        <w:t xml:space="preserve"> I</w:t>
      </w:r>
      <w:del w:id="1339" w:author="Assessor GDSXSR" w:date="2026-10-29T20:28:55Z">
        <w:r>
          <w:rPr>
            <w:rFonts w:ascii="Arial" w:hAnsi="Arial" w:cs="Arial"/>
            <w:sz w:val="28"/>
            <w:szCs w:val="28"/>
          </w:rPr>
          <w:delText xml:space="preserve">,</w:delText>
        </w:r>
      </w:del>
      <w:r>
        <w:rPr>
          <w:rFonts w:ascii="Arial" w:hAnsi="Arial" w:cs="Arial"/>
          <w:sz w:val="28"/>
          <w:szCs w:val="28"/>
        </w:rPr>
        <w:t xml:space="preserve"> e </w:t>
      </w:r>
      <w:ins w:id="1340" w:author="Assessor GDSXSR" w:date="2026-10-29T20:28:55Z">
        <w:r>
          <w:rPr>
            <w:rFonts w:ascii="Arial" w:hAnsi="Arial" w:cs="Arial"/>
            <w:color w:val="808080"/>
            <w:sz w:val="28"/>
            <w:szCs w:val="28"/>
          </w:rPr>
          <w:t xml:space="preserve">§ </w:t>
        </w:r>
      </w:ins>
      <w:r>
        <w:rPr>
          <w:rFonts w:ascii="Arial" w:hAnsi="Arial" w:cs="Arial"/>
          <w:sz w:val="28"/>
          <w:szCs w:val="28"/>
        </w:rPr>
        <w:t xml:space="preserve">4º</w:t>
      </w:r>
      <w:del w:id="1341" w:author="Assessor GDSXSR" w:date="2026-10-29T20:28:55Z">
        <w:r>
          <w:rPr>
            <w:rFonts w:ascii="Arial" w:hAnsi="Arial" w:cs="Arial"/>
            <w:sz w:val="28"/>
            <w:szCs w:val="28"/>
          </w:rPr>
          <w:delText xml:space="preserve">,</w:delText>
        </w:r>
      </w:del>
      <w:r>
        <w:rPr>
          <w:rFonts w:ascii="Arial" w:hAnsi="Arial" w:cs="Arial"/>
          <w:sz w:val="28"/>
          <w:szCs w:val="28"/>
        </w:rPr>
        <w:t xml:space="preserve"> II</w:t>
      </w:r>
      <w:del w:id="1342" w:author="Assessor GDSXSR" w:date="2026-10-29T20:28:55Z">
        <w:r>
          <w:rPr>
            <w:rFonts w:ascii="Arial" w:hAnsi="Arial" w:cs="Arial"/>
            <w:sz w:val="28"/>
            <w:szCs w:val="28"/>
          </w:rPr>
          <w:delText xml:space="preserve">, do Código de Processo Civil</w:delText>
        </w:r>
      </w:del>
      <w:ins w:id="1343" w:author="Assessor GDSXSR" w:date="2026-10-29T20:28:55Z">
        <w:r>
          <w:rPr>
            <w:rFonts w:ascii="Arial" w:hAnsi="Arial" w:cs="Arial"/>
            <w:color w:val="808080"/>
            <w:sz w:val="28"/>
            <w:szCs w:val="28"/>
          </w:rPr>
          <w:t xml:space="preserve">)</w:t>
        </w:r>
      </w:ins>
      <w:r>
        <w:rPr>
          <w:rFonts w:ascii="Arial" w:hAnsi="Arial" w:cs="Arial"/>
          <w:sz w:val="28"/>
          <w:szCs w:val="28"/>
        </w:rPr>
        <w:t xml:space="preserve">.</w:t>
      </w:r>
      <w:commentRangeEnd w:id="26"/>
      <w:r>
        <w:rPr>
          <w:rStyle w:val="CommentReference"/>
        </w:rPr>
        <w:commentReference w:id="26"/>
      </w:r>
    </w:p>
    <w:p w14:paraId="05C56B5C" w14:textId="77777777" w:rsidR="00EA5491" w:rsidRDefault="00EA5491" w:rsidP="00B349C8">
      <w:pPr>
        <w:spacing w:after="0" w:line="360" w:lineRule="auto"/>
        <w:ind w:firstLine="2268"/>
        <w:jc w:val="both"/>
        <w:rPr>
          <w:rFonts w:ascii="Arial" w:hAnsi="Arial" w:cs="Arial"/>
          <w:sz w:val="28"/>
          <w:szCs w:val="28"/>
        </w:rPr>
      </w:pPr>
    </w:p>
    <w:p w14:paraId="11F60CFE" w14:textId="4CBEE155" w:rsidR="00666F75" w:rsidRDefault="00EA5491" w:rsidP="00B349C8">
      <w:pPr>
        <w:spacing w:after="0" w:line="360" w:lineRule="auto"/>
        <w:ind w:firstLine="2268"/>
        <w:jc w:val="both"/>
        <w:rPr>
          <w:rFonts w:ascii="Arial" w:hAnsi="Arial" w:cs="Arial"/>
          <w:sz w:val="28"/>
          <w:szCs w:val="28"/>
        </w:rPr>
      </w:pPr>
      <w:commentRangeStart w:id="27"/>
      <w:r>
        <w:rPr>
          <w:rFonts w:ascii="Arial" w:hAnsi="Arial" w:cs="Arial"/>
          <w:sz w:val="28"/>
          <w:szCs w:val="28"/>
        </w:rPr>
        <w:t xml:space="preserve">Sem custas</w:t>
      </w:r>
      <w:r>
        <w:rPr>
          <w:rFonts w:ascii="Arial" w:hAnsi="Arial" w:cs="Arial"/>
          <w:sz w:val="28"/>
          <w:szCs w:val="28"/>
        </w:rPr>
        <w:t xml:space="preserve">, por se tratar de demanda acidentária</w:t>
      </w:r>
      <w:del w:id="1344" w:author="Assessor GDSXSR" w:date="2026-10-29T20:28:55Z">
        <w:r>
          <w:rPr>
            <w:rFonts w:ascii="Arial" w:hAnsi="Arial" w:cs="Arial"/>
            <w:sz w:val="28"/>
            <w:szCs w:val="28"/>
          </w:rPr>
          <w:delText xml:space="preserve">,</w:delText>
        </w:r>
      </w:del>
      <w:r>
        <w:rPr>
          <w:rFonts w:ascii="Arial" w:hAnsi="Arial" w:cs="Arial"/>
          <w:sz w:val="28"/>
          <w:szCs w:val="28"/>
        </w:rPr>
        <w:t xml:space="preserve"> </w:t>
      </w:r>
      <w:del w:id="1345" w:author="Assessor GDSXSR" w:date="2026-10-29T20:28:55Z">
        <w:r>
          <w:rPr>
            <w:rFonts w:ascii="Arial" w:hAnsi="Arial" w:cs="Arial"/>
            <w:sz w:val="28"/>
            <w:szCs w:val="28"/>
          </w:rPr>
          <w:delText xml:space="preserve">nos termos do art. 129, parágrafo único, da </w:delText>
        </w:r>
      </w:del>
      <w:ins w:id="1346" w:author="Assessor GDSXSR" w:date="2026-10-29T20:28:55Z">
        <w:r>
          <w:rPr>
            <w:rFonts w:ascii="Arial" w:hAnsi="Arial" w:cs="Arial"/>
            <w:color w:val="808080"/>
            <w:sz w:val="28"/>
            <w:szCs w:val="28"/>
          </w:rPr>
          <w:t xml:space="preserve">(</w:t>
        </w:r>
      </w:ins>
      <w:r>
        <w:rPr>
          <w:rFonts w:ascii="Arial" w:hAnsi="Arial" w:cs="Arial"/>
          <w:sz w:val="28"/>
          <w:szCs w:val="28"/>
        </w:rPr>
        <w:t xml:space="preserve">Lei</w:t>
      </w:r>
      <w:del w:id="1347" w:author="Assessor GDSXSR" w:date="2026-10-29T20:28:55Z">
        <w:r>
          <w:rPr>
            <w:rFonts w:ascii="Arial" w:hAnsi="Arial" w:cs="Arial"/>
            <w:sz w:val="28"/>
            <w:szCs w:val="28"/>
          </w:rPr>
          <w:delText xml:space="preserve"> nº</w:delText>
        </w:r>
      </w:del>
      <w:r>
        <w:rPr>
          <w:rFonts w:ascii="Arial" w:hAnsi="Arial" w:cs="Arial"/>
          <w:sz w:val="28"/>
          <w:szCs w:val="28"/>
        </w:rPr>
        <w:t xml:space="preserve"> 8.213/91</w:t>
      </w:r>
      <w:ins w:id="1348" w:author="Assessor GDSXSR" w:date="2026-10-29T20:28:55Z">
        <w:r>
          <w:rPr>
            <w:rFonts w:ascii="Arial" w:hAnsi="Arial" w:cs="Arial"/>
            <w:color w:val="808080"/>
            <w:sz w:val="28"/>
            <w:szCs w:val="28"/>
          </w:rPr>
          <w:t xml:space="preserve"> 129 parágrafo único)</w:t>
        </w:r>
      </w:ins>
      <w:r>
        <w:rPr>
          <w:rFonts w:ascii="Arial" w:hAnsi="Arial" w:cs="Arial"/>
          <w:sz w:val="28"/>
          <w:szCs w:val="28"/>
        </w:rPr>
        <w:t xml:space="preserve">.</w:t>
      </w:r>
      <w:commentRangeEnd w:id="27"/>
      <w:r>
        <w:rPr>
          <w:rStyle w:val="CommentReference"/>
        </w:rPr>
        <w:commentReference w:id="27"/>
      </w:r>
    </w:p>
    <w:p w14:paraId="637F27EE" w14:textId="77777777" w:rsidR="00EA5491" w:rsidRDefault="00EA5491" w:rsidP="00B349C8">
      <w:pPr>
        <w:spacing w:after="0" w:line="360" w:lineRule="auto"/>
        <w:ind w:firstLine="2268"/>
        <w:jc w:val="both"/>
        <w:rPr>
          <w:rFonts w:ascii="Arial" w:hAnsi="Arial" w:cs="Arial"/>
          <w:sz w:val="28"/>
          <w:szCs w:val="28"/>
        </w:rPr>
      </w:pPr>
    </w:p>
    <w:p w14:paraId="2E743083" w14:textId="0FE51C66" w:rsidR="00B349C8" w:rsidRPr="00B349C8" w:rsidRDefault="00B349C8" w:rsidP="00B349C8">
      <w:pPr>
        <w:spacing w:after="0" w:line="360" w:lineRule="auto"/>
        <w:ind w:firstLine="2268"/>
        <w:jc w:val="both"/>
        <w:rPr>
          <w:rFonts w:ascii="Arial" w:hAnsi="Arial" w:cs="Arial"/>
          <w:sz w:val="28"/>
          <w:szCs w:val="28"/>
        </w:rPr>
      </w:pPr>
      <w:commentRangeStart w:id="28"/>
      <w:r w:rsidRPr="00B349C8">
        <w:rPr>
          <w:rFonts w:ascii="Arial" w:hAnsi="Arial" w:cs="Arial"/>
          <w:sz w:val="28"/>
          <w:szCs w:val="28"/>
        </w:rPr>
        <w:t>É como voto.</w:t>
      </w:r>
      <w:commentRangeEnd w:id="28"/>
      <w:r>
        <w:rPr>
          <w:rStyle w:val="CommentReference"/>
        </w:rPr>
        <w:commentReference w:id="28"/>
      </w:r>
    </w:p>
    <w:p w14:paraId="4D8E8D82" w14:textId="77777777" w:rsidR="00A535CD" w:rsidRDefault="00A535CD" w:rsidP="00A535CD">
      <w:pPr>
        <w:spacing w:after="0" w:line="360" w:lineRule="auto"/>
        <w:ind w:firstLine="2268"/>
        <w:jc w:val="both"/>
        <w:rPr>
          <w:rFonts w:ascii="Arial" w:hAnsi="Arial" w:cs="Arial"/>
          <w:sz w:val="28"/>
          <w:szCs w:val="28"/>
        </w:rPr>
      </w:pPr>
    </w:p>
    <w:p w14:paraId="713733C6" w14:textId="77777777" w:rsidR="00A535CD" w:rsidRDefault="00A535CD" w:rsidP="00A535CD">
      <w:pPr>
        <w:spacing w:after="0" w:line="360" w:lineRule="auto"/>
        <w:ind w:firstLine="2268"/>
        <w:jc w:val="both"/>
        <w:rPr>
          <w:rFonts w:ascii="Arial" w:hAnsi="Arial" w:cs="Arial"/>
          <w:sz w:val="28"/>
          <w:szCs w:val="28"/>
        </w:rPr>
      </w:pPr>
    </w:p>
    <w:p w14:paraId="7D415D53" w14:textId="77777777" w:rsidR="00A535CD" w:rsidRDefault="00A535CD" w:rsidP="00A535CD">
      <w:pPr>
        <w:rPr>
          <w:rFonts w:ascii="Arial" w:hAnsi="Arial" w:cs="Arial"/>
          <w:sz w:val="28"/>
          <w:szCs w:val="28"/>
        </w:rPr>
      </w:pPr>
      <w:r>
        <w:rPr>
          <w:rFonts w:ascii="Arial" w:hAnsi="Arial" w:cs="Arial"/>
          <w:sz w:val="28"/>
          <w:szCs w:val="28"/>
        </w:rPr>
        <w:br w:type="page"/>
      </w:r>
    </w:p>
    <w:p w14:paraId="4FA635E8" w14:textId="77777777" w:rsidR="00A535CD" w:rsidRDefault="00A535CD" w:rsidP="00A535CD">
      <w:pPr>
        <w:pStyle w:val="PargrafodaLista"/>
        <w:spacing w:after="0" w:line="360" w:lineRule="auto"/>
        <w:ind w:left="0"/>
        <w:jc w:val="both"/>
        <w:rPr>
          <w:rFonts w:ascii="Arial" w:hAnsi="Arial" w:cs="Arial"/>
          <w:sz w:val="28"/>
          <w:szCs w:val="28"/>
        </w:rPr>
      </w:pPr>
    </w:p>
    <w:p w14:paraId="366EEFC1" w14:textId="77777777" w:rsidR="00A535CD" w:rsidRDefault="00A535CD" w:rsidP="00A535CD">
      <w:pPr>
        <w:spacing w:after="0" w:line="360" w:lineRule="auto"/>
        <w:jc w:val="both"/>
        <w:rPr>
          <w:rFonts w:ascii="Arial" w:hAnsi="Arial" w:cs="Arial"/>
          <w:sz w:val="28"/>
          <w:szCs w:val="28"/>
        </w:rPr>
      </w:pPr>
    </w:p>
    <w:p w14:paraId="2839493D" w14:textId="77777777" w:rsidR="0098794A" w:rsidRPr="0098794A" w:rsidRDefault="0098794A" w:rsidP="0098794A">
      <w:pPr>
        <w:ind w:right="-96"/>
        <w:jc w:val="both"/>
        <w:rPr>
          <w:b/>
          <w:color w:val="008000"/>
        </w:rPr>
      </w:pPr>
      <w:r w:rsidRPr="0098794A">
        <w:rPr>
          <w:b/>
          <w:color w:val="008000"/>
        </w:rPr>
        <w:t xml:space="preserve">Número do processo: </w:t>
      </w:r>
      <w:hyperlink r:id="rId12" w:tooltip="Clique com o botão direito para copiar" w:history="1">
        <w:r w:rsidRPr="0098794A">
          <w:rPr>
            <w:rStyle w:val="Hyperlink"/>
            <w:b/>
          </w:rPr>
          <w:t>0766819-29.2025.8.07.0001</w:t>
        </w:r>
      </w:hyperlink>
    </w:p>
    <w:p w14:paraId="38BB7BCF" w14:textId="77777777" w:rsidR="0098794A" w:rsidRPr="0098794A" w:rsidRDefault="0098794A" w:rsidP="0098794A">
      <w:pPr>
        <w:ind w:right="-96"/>
        <w:jc w:val="both"/>
        <w:rPr>
          <w:b/>
          <w:color w:val="008000"/>
        </w:rPr>
      </w:pPr>
      <w:r w:rsidRPr="0098794A">
        <w:rPr>
          <w:b/>
          <w:color w:val="008000"/>
        </w:rPr>
        <w:t>Classe judicial: PROCEDIMENTO COMUM CÍVEL (7)</w:t>
      </w:r>
    </w:p>
    <w:p w14:paraId="0B897517" w14:textId="77777777" w:rsidR="0098794A" w:rsidRPr="0098794A" w:rsidRDefault="0098794A" w:rsidP="0098794A">
      <w:pPr>
        <w:ind w:right="-96"/>
        <w:jc w:val="both"/>
        <w:rPr>
          <w:b/>
          <w:color w:val="008000"/>
        </w:rPr>
      </w:pPr>
      <w:r w:rsidRPr="0098794A">
        <w:rPr>
          <w:b/>
          <w:color w:val="008000"/>
        </w:rPr>
        <w:t>AUTOR: JEIMISON DA SILVA</w:t>
      </w:r>
    </w:p>
    <w:p w14:paraId="335DB25F" w14:textId="77777777" w:rsidR="0098794A" w:rsidRPr="0098794A" w:rsidRDefault="0098794A" w:rsidP="0098794A">
      <w:pPr>
        <w:ind w:right="-96"/>
        <w:jc w:val="both"/>
        <w:rPr>
          <w:b/>
          <w:color w:val="008000"/>
        </w:rPr>
      </w:pPr>
      <w:r w:rsidRPr="0098794A">
        <w:rPr>
          <w:b/>
          <w:color w:val="008000"/>
        </w:rPr>
        <w:t>REU: INSTITUTO NACIONAL DO SEGURO SOCIAL</w:t>
      </w:r>
    </w:p>
    <w:p w14:paraId="2C90B723" w14:textId="77777777" w:rsidR="0098794A" w:rsidRPr="0098794A" w:rsidRDefault="0098794A" w:rsidP="0098794A">
      <w:pPr>
        <w:ind w:right="-96"/>
        <w:jc w:val="both"/>
        <w:rPr>
          <w:b/>
          <w:color w:val="008000"/>
        </w:rPr>
      </w:pPr>
    </w:p>
    <w:p w14:paraId="46CE7E46" w14:textId="77777777" w:rsidR="0098794A" w:rsidRPr="0098794A" w:rsidRDefault="0098794A" w:rsidP="0098794A">
      <w:pPr>
        <w:ind w:right="-96"/>
        <w:jc w:val="both"/>
        <w:rPr>
          <w:b/>
          <w:color w:val="008000"/>
        </w:rPr>
      </w:pPr>
      <w:r w:rsidRPr="0098794A">
        <w:rPr>
          <w:b/>
          <w:bCs/>
          <w:color w:val="008000"/>
        </w:rPr>
        <w:t>SENTENÇA</w:t>
      </w:r>
    </w:p>
    <w:p w14:paraId="7ACF24FC" w14:textId="77777777" w:rsidR="0098794A" w:rsidRPr="0098794A" w:rsidRDefault="0098794A" w:rsidP="0098794A">
      <w:pPr>
        <w:ind w:right="-96"/>
        <w:jc w:val="both"/>
        <w:rPr>
          <w:b/>
          <w:color w:val="008000"/>
        </w:rPr>
      </w:pPr>
    </w:p>
    <w:p w14:paraId="77CAC46A" w14:textId="77777777" w:rsidR="0098794A" w:rsidRPr="0098794A" w:rsidRDefault="0098794A" w:rsidP="0098794A">
      <w:pPr>
        <w:ind w:right="-96"/>
        <w:jc w:val="both"/>
        <w:rPr>
          <w:b/>
          <w:color w:val="008000"/>
        </w:rPr>
      </w:pPr>
      <w:r w:rsidRPr="0098794A">
        <w:rPr>
          <w:b/>
          <w:color w:val="008000"/>
        </w:rPr>
        <w:t>Jeimison da Silva propõe ação acidentária em face do INSS com pedido de condenação em conceder auxílio-doença acidentário, sustentando, em síntese, que exercia a função de agente de portaria e que sofreu acidente do trabalho em 13/11/2016 consistente em queda de motocicleta no trajeto para o trabalho, ressaltando que lhe foi concedido benefício acidentário até 08/02/2017, mas que continua incapacitado para suas atividades laborativas. Pede antecipação dos efeitos da tutela para concessão do benefício.</w:t>
      </w:r>
    </w:p>
    <w:p w14:paraId="38DE13DD" w14:textId="77777777" w:rsidR="0098794A" w:rsidRPr="0098794A" w:rsidRDefault="0098794A" w:rsidP="0098794A">
      <w:pPr>
        <w:ind w:right="-96"/>
        <w:jc w:val="both"/>
        <w:rPr>
          <w:b/>
          <w:color w:val="008000"/>
        </w:rPr>
      </w:pPr>
      <w:r w:rsidRPr="0098794A">
        <w:rPr>
          <w:b/>
          <w:color w:val="008000"/>
        </w:rPr>
        <w:t>Recebida a petição inicial, foi determinada a produção de prova pericial e indeferido o pedido de tutela de urgência.</w:t>
      </w:r>
    </w:p>
    <w:p w14:paraId="3AACDAC7" w14:textId="77777777" w:rsidR="0098794A" w:rsidRPr="0098794A" w:rsidRDefault="0098794A" w:rsidP="0098794A">
      <w:pPr>
        <w:ind w:right="-96"/>
        <w:jc w:val="both"/>
        <w:rPr>
          <w:b/>
          <w:color w:val="008000"/>
        </w:rPr>
      </w:pPr>
      <w:r w:rsidRPr="0098794A">
        <w:rPr>
          <w:b/>
          <w:color w:val="008000"/>
        </w:rPr>
        <w:t>Perícia médica em 11/03/2026, que concluiu pela existência de incapacidade e nexo causal acidentário.</w:t>
      </w:r>
    </w:p>
    <w:p w14:paraId="1451E7CD" w14:textId="77777777" w:rsidR="0098794A" w:rsidRPr="0098794A" w:rsidRDefault="0098794A" w:rsidP="0098794A">
      <w:pPr>
        <w:ind w:right="-96"/>
        <w:jc w:val="both"/>
        <w:rPr>
          <w:b/>
          <w:color w:val="008000"/>
        </w:rPr>
      </w:pPr>
      <w:r w:rsidRPr="0098794A">
        <w:rPr>
          <w:b/>
          <w:color w:val="008000"/>
        </w:rPr>
        <w:t>Facultada a oitiva de testemunhas para apurar premissas de fato que embasaram a conclusão pericial quanto ao nexo, o autor informou não ter interesse.</w:t>
      </w:r>
    </w:p>
    <w:p w14:paraId="25365F58" w14:textId="77777777" w:rsidR="0098794A" w:rsidRPr="0098794A" w:rsidRDefault="0098794A" w:rsidP="0098794A">
      <w:pPr>
        <w:ind w:right="-96"/>
        <w:jc w:val="both"/>
        <w:rPr>
          <w:b/>
          <w:color w:val="008000"/>
        </w:rPr>
      </w:pPr>
      <w:r w:rsidRPr="0098794A">
        <w:rPr>
          <w:b/>
          <w:color w:val="008000"/>
        </w:rPr>
        <w:t>É o relatório.</w:t>
      </w:r>
    </w:p>
    <w:p w14:paraId="31F46B77" w14:textId="77777777" w:rsidR="0098794A" w:rsidRPr="0098794A" w:rsidRDefault="0098794A" w:rsidP="0098794A">
      <w:pPr>
        <w:ind w:right="-96"/>
        <w:jc w:val="both"/>
        <w:rPr>
          <w:b/>
          <w:color w:val="008000"/>
        </w:rPr>
      </w:pPr>
      <w:r w:rsidRPr="0098794A">
        <w:rPr>
          <w:b/>
          <w:color w:val="008000"/>
        </w:rPr>
        <w:t>Decido.</w:t>
      </w:r>
    </w:p>
    <w:p w14:paraId="08CB8C6D" w14:textId="77777777" w:rsidR="0098794A" w:rsidRPr="0098794A" w:rsidRDefault="0098794A" w:rsidP="0098794A">
      <w:pPr>
        <w:ind w:right="-96"/>
        <w:jc w:val="both"/>
        <w:rPr>
          <w:b/>
          <w:color w:val="008000"/>
        </w:rPr>
      </w:pPr>
      <w:r w:rsidRPr="0098794A">
        <w:rPr>
          <w:b/>
          <w:color w:val="008000"/>
        </w:rPr>
        <w:t>Para fins de concessão de benefício acidentário, necessária a presença de nexo causal entre a lesão/doença e a atividade laboral, a teor dos arts. 19, 20 e 21 da Lei nº 8213/91, bem como a existência de incapacidade.</w:t>
      </w:r>
    </w:p>
    <w:p w14:paraId="03D6DD0F" w14:textId="77777777" w:rsidR="0098794A" w:rsidRPr="0098794A" w:rsidRDefault="0098794A" w:rsidP="0098794A">
      <w:pPr>
        <w:ind w:right="-96"/>
        <w:jc w:val="both"/>
        <w:rPr>
          <w:b/>
          <w:color w:val="008000"/>
        </w:rPr>
      </w:pPr>
      <w:r w:rsidRPr="0098794A">
        <w:rPr>
          <w:b/>
          <w:color w:val="008000"/>
        </w:rPr>
        <w:t>Quanto ao segundo requisito, a perícia médica judicial realizada concluiu que o autor possui incapacidade laboral de natureza acidentária desde 08/02/2017.</w:t>
      </w:r>
    </w:p>
    <w:p w14:paraId="64EB4969" w14:textId="77777777" w:rsidR="0098794A" w:rsidRPr="0098794A" w:rsidRDefault="0098794A" w:rsidP="0098794A">
      <w:pPr>
        <w:ind w:right="-96"/>
        <w:jc w:val="both"/>
        <w:rPr>
          <w:b/>
          <w:color w:val="008000"/>
        </w:rPr>
      </w:pPr>
      <w:r w:rsidRPr="0098794A">
        <w:rPr>
          <w:b/>
          <w:color w:val="008000"/>
        </w:rPr>
        <w:t>No entanto, no caso dos autos, não há prova do nexo causal entre o adoecimento e o trabalho do autor, pois embora a perícia judicial tenha afirmado a relação de causalidade, apenas o fez com base no reconhecimento administrativo pelo INSS, tendo em vista que a autarquia já concedeu benefício acidentário ao segurado anteriormente.</w:t>
      </w:r>
    </w:p>
    <w:p w14:paraId="316C2D7E" w14:textId="77777777" w:rsidR="0098794A" w:rsidRPr="0098794A" w:rsidRDefault="0098794A" w:rsidP="0098794A">
      <w:pPr>
        <w:ind w:right="-96"/>
        <w:jc w:val="both"/>
        <w:rPr>
          <w:b/>
          <w:color w:val="008000"/>
        </w:rPr>
      </w:pPr>
      <w:r w:rsidRPr="0098794A">
        <w:rPr>
          <w:b/>
          <w:color w:val="008000"/>
        </w:rPr>
        <w:t>A esse respeito, verifica-se dos laudos das perícias administrativas realizadas que a conclusão administrativa se baseia, na verdade, em relato unilateral da parte autora quanto às alegadas condições nocivas de trabalho, sem lastro probatório documental. Ou seja, a conclusão tem como fundamento premissas fáticas externas que não são passíveis de mensuração precisa pelo expert, justamente porque extrapolam os limites objetivos do exame clínico pericial.</w:t>
      </w:r>
    </w:p>
    <w:p w14:paraId="1E1A0747" w14:textId="77777777" w:rsidR="0098794A" w:rsidRPr="0098794A" w:rsidRDefault="0098794A" w:rsidP="0098794A">
      <w:pPr>
        <w:ind w:right="-96"/>
        <w:jc w:val="both"/>
        <w:rPr>
          <w:b/>
          <w:color w:val="008000"/>
        </w:rPr>
      </w:pPr>
      <w:r w:rsidRPr="0098794A">
        <w:rPr>
          <w:b/>
          <w:color w:val="008000"/>
        </w:rPr>
        <w:t>Nesse contexto, impõe-se observar que a presunção de legalidade e veracidade do ato administrativo não é absoluta, podendo ser afastada mediante prova em sentido contrário ou ainda quando verificada irregularidade no que se refere aos seus requisitos.</w:t>
      </w:r>
    </w:p>
    <w:p w14:paraId="6795F3BA" w14:textId="77777777" w:rsidR="0098794A" w:rsidRPr="0098794A" w:rsidRDefault="0098794A" w:rsidP="0098794A">
      <w:pPr>
        <w:ind w:right="-96"/>
        <w:jc w:val="both"/>
        <w:rPr>
          <w:b/>
          <w:color w:val="008000"/>
        </w:rPr>
      </w:pPr>
      <w:r w:rsidRPr="0098794A">
        <w:rPr>
          <w:b/>
          <w:color w:val="008000"/>
        </w:rPr>
        <w:t>Como se vê, inexiste nos autos CAT – Comunicação de Acidente de Trabalho emitida pelo empregador ou qualquer outro elemento de prova apto a confirmar as circunstâncias fáticas narradas pela parte autora, sendo que, embora expressamente facultada a produção de prova testemunhal, a parte manifestou desinteresse.</w:t>
      </w:r>
    </w:p>
    <w:p w14:paraId="7EB4049A" w14:textId="77777777" w:rsidR="0098794A" w:rsidRPr="0098794A" w:rsidRDefault="0098794A" w:rsidP="0098794A">
      <w:pPr>
        <w:ind w:right="-96"/>
        <w:jc w:val="both"/>
        <w:rPr>
          <w:b/>
          <w:color w:val="008000"/>
        </w:rPr>
      </w:pPr>
      <w:r w:rsidRPr="0098794A">
        <w:rPr>
          <w:b/>
          <w:color w:val="008000"/>
        </w:rPr>
        <w:t>Portanto, não obstante tenha o INSS concedido auxílio-doença acidentário (espécie 91) ao segurado, não há efetiva demonstração da relação de causalidade entre o adoecimento e o trabalho exercido, uma vez que permanecem desprovidas de comprovação as alegações relativas à dinâmica laboral descrita na petição inicial.</w:t>
      </w:r>
    </w:p>
    <w:p w14:paraId="5B218693" w14:textId="77777777" w:rsidR="0098794A" w:rsidRPr="0098794A" w:rsidRDefault="0098794A" w:rsidP="0098794A">
      <w:pPr>
        <w:ind w:right="-96"/>
        <w:jc w:val="both"/>
        <w:rPr>
          <w:b/>
          <w:color w:val="008000"/>
        </w:rPr>
      </w:pPr>
      <w:r w:rsidRPr="0098794A">
        <w:rPr>
          <w:b/>
          <w:color w:val="008000"/>
        </w:rPr>
        <w:t>Consequentemente, a ausência de provas do nexo entre a incapacidade do autor e seu trabalho acarreta a carência de pressuposto de constituição e desenvolvimento válido e regular do processo, nos termos da tese fixada no julgamento do Tema 629 de Recursos Repetitivos: </w:t>
      </w:r>
    </w:p>
    <w:p w14:paraId="30348E58" w14:textId="77777777" w:rsidR="0098794A" w:rsidRPr="0098794A" w:rsidRDefault="0098794A" w:rsidP="0098794A">
      <w:pPr>
        <w:ind w:right="-96"/>
        <w:jc w:val="both"/>
        <w:rPr>
          <w:b/>
          <w:color w:val="008000"/>
        </w:rPr>
      </w:pPr>
      <w:r w:rsidRPr="0098794A">
        <w:rPr>
          <w:b/>
          <w:color w:val="008000"/>
        </w:rPr>
        <w:t>“A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 </w:t>
      </w:r>
    </w:p>
    <w:p w14:paraId="6B4590BF" w14:textId="77777777" w:rsidR="0098794A" w:rsidRPr="0098794A" w:rsidRDefault="0098794A" w:rsidP="0098794A">
      <w:pPr>
        <w:ind w:right="-96"/>
        <w:jc w:val="both"/>
        <w:rPr>
          <w:b/>
          <w:color w:val="008000"/>
        </w:rPr>
      </w:pPr>
      <w:r w:rsidRPr="0098794A">
        <w:rPr>
          <w:b/>
          <w:color w:val="008000"/>
        </w:rPr>
        <w:t xml:space="preserve">Isso posto, </w:t>
      </w:r>
      <w:r w:rsidRPr="0098794A">
        <w:rPr>
          <w:b/>
          <w:bCs/>
          <w:color w:val="008000"/>
          <w:u w:val="single"/>
        </w:rPr>
        <w:t>julgo extinto o feito sem resolução de mérito</w:t>
      </w:r>
      <w:r w:rsidRPr="0098794A">
        <w:rPr>
          <w:b/>
          <w:color w:val="008000"/>
        </w:rPr>
        <w:t>, por ausência de pressupostos de constituição e desenvolvimento válido e regular do processo, com fundamento no art. 485, IV do CPC.</w:t>
      </w:r>
    </w:p>
    <w:p w14:paraId="66CED3DD" w14:textId="77777777" w:rsidR="0098794A" w:rsidRPr="0098794A" w:rsidRDefault="0098794A" w:rsidP="0098794A">
      <w:pPr>
        <w:ind w:right="-96"/>
        <w:jc w:val="both"/>
        <w:rPr>
          <w:b/>
          <w:color w:val="008000"/>
        </w:rPr>
      </w:pPr>
      <w:r w:rsidRPr="0098794A">
        <w:rPr>
          <w:b/>
          <w:color w:val="008000"/>
        </w:rPr>
        <w:t>Sem custas e sem honorários (art. 129, p. único, da Lei nº 8213/91).</w:t>
      </w:r>
    </w:p>
    <w:p w14:paraId="27A2B574" w14:textId="77777777" w:rsidR="0098794A" w:rsidRPr="0098794A" w:rsidRDefault="0098794A" w:rsidP="0098794A">
      <w:pPr>
        <w:ind w:right="-96"/>
        <w:jc w:val="both"/>
        <w:rPr>
          <w:b/>
          <w:color w:val="008000"/>
        </w:rPr>
      </w:pPr>
      <w:r w:rsidRPr="0098794A">
        <w:rPr>
          <w:b/>
          <w:bCs/>
          <w:color w:val="008000"/>
        </w:rPr>
        <w:t>Transitada em julgado, dê-se vista ao INSS no prazo de 5 (cinco) dias.</w:t>
      </w:r>
    </w:p>
    <w:p w14:paraId="2817F9C2" w14:textId="77777777" w:rsidR="0098794A" w:rsidRPr="0098794A" w:rsidRDefault="0098794A" w:rsidP="0098794A">
      <w:pPr>
        <w:ind w:right="-96"/>
        <w:jc w:val="both"/>
        <w:rPr>
          <w:b/>
          <w:color w:val="008000"/>
        </w:rPr>
      </w:pPr>
      <w:r w:rsidRPr="0098794A">
        <w:rPr>
          <w:b/>
          <w:color w:val="008000"/>
        </w:rPr>
        <w:t>Após, dê-se baixa na distribuição e arquive-se.</w:t>
      </w:r>
    </w:p>
    <w:p w14:paraId="3AD5606B" w14:textId="77777777" w:rsidR="0098794A" w:rsidRPr="0098794A" w:rsidRDefault="0098794A" w:rsidP="0098794A">
      <w:pPr>
        <w:ind w:right="-96"/>
        <w:jc w:val="both"/>
        <w:rPr>
          <w:b/>
          <w:color w:val="008000"/>
        </w:rPr>
      </w:pPr>
      <w:r w:rsidRPr="0098794A">
        <w:rPr>
          <w:b/>
          <w:color w:val="008000"/>
        </w:rPr>
        <w:t>P. R. I.</w:t>
      </w:r>
    </w:p>
    <w:p w14:paraId="26E0B3A7" w14:textId="77777777" w:rsidR="0098794A" w:rsidRPr="0098794A" w:rsidRDefault="0098794A" w:rsidP="0098794A">
      <w:pPr>
        <w:ind w:right="-96"/>
        <w:jc w:val="both"/>
        <w:rPr>
          <w:b/>
          <w:color w:val="008000"/>
        </w:rPr>
      </w:pPr>
      <w:r w:rsidRPr="0098794A">
        <w:rPr>
          <w:b/>
          <w:color w:val="008000"/>
        </w:rPr>
        <w:t>Data e hora da assinatura digital.</w:t>
      </w:r>
    </w:p>
    <w:p w14:paraId="1558CBC9" w14:textId="77777777" w:rsidR="0098794A" w:rsidRPr="0098794A" w:rsidRDefault="0098794A" w:rsidP="0098794A">
      <w:pPr>
        <w:ind w:right="-96"/>
        <w:jc w:val="both"/>
        <w:rPr>
          <w:b/>
          <w:color w:val="008000"/>
        </w:rPr>
      </w:pPr>
    </w:p>
    <w:p w14:paraId="0A8EA7C1" w14:textId="77777777" w:rsidR="0098794A" w:rsidRPr="0098794A" w:rsidRDefault="0098794A" w:rsidP="0098794A">
      <w:pPr>
        <w:ind w:right="-96"/>
        <w:jc w:val="both"/>
        <w:rPr>
          <w:b/>
          <w:color w:val="008000"/>
        </w:rPr>
      </w:pPr>
      <w:r w:rsidRPr="0098794A">
        <w:rPr>
          <w:b/>
          <w:color w:val="008000"/>
        </w:rPr>
        <w:t>Vitor Feltrim Barbosa</w:t>
      </w:r>
    </w:p>
    <w:p w14:paraId="1DC64067" w14:textId="77777777" w:rsidR="0098794A" w:rsidRPr="0098794A" w:rsidRDefault="0098794A" w:rsidP="0098794A">
      <w:pPr>
        <w:ind w:right="-96"/>
        <w:jc w:val="both"/>
        <w:rPr>
          <w:b/>
          <w:color w:val="008000"/>
        </w:rPr>
      </w:pPr>
      <w:r w:rsidRPr="0098794A">
        <w:rPr>
          <w:b/>
          <w:color w:val="008000"/>
        </w:rPr>
        <w:t>Juiz de</w:t>
      </w:r>
    </w:p>
    <w:p w14:paraId="21CC72F1" w14:textId="77777777" w:rsidR="00A535CD" w:rsidRDefault="00A535CD" w:rsidP="00A535CD">
      <w:pPr>
        <w:ind w:right="-96"/>
        <w:jc w:val="both"/>
        <w:rPr>
          <w:b/>
          <w:color w:val="008000"/>
        </w:rPr>
      </w:pPr>
    </w:p>
    <w:sectPr w:rsidR="00A535CD" w:rsidSect="00A535CD">
      <w:footerReference w:type="default" r:id="rId1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de Fatima Dias" w:date="2026-10-28T13:34:00Z" w:initials="MD">
    <w:p w14:paraId="4A60BE41" w14:textId="519862DC" w:rsidR="00BF0876" w:rsidRDefault="00BF0876" w:rsidP="00BF0876">
      <w:r>
        <w:rPr>
          <w:rStyle w:val="Refdecomentrio"/>
        </w:rPr>
        <w:annotationRef/>
      </w:r>
      <w:r w:rsidRPr="40B1094E">
        <w:t>Conclusão:</w:t>
      </w:r>
      <w:r w:rsidRPr="00BF0876">
        <w:rPr>
          <w:rFonts w:ascii="Arial" w:hAnsi="Arial" w:cs="Arial"/>
          <w:color w:val="454545"/>
          <w:sz w:val="18"/>
          <w:szCs w:val="18"/>
          <w:shd w:val="clear" w:color="auto" w:fill="FFFFFF"/>
        </w:rPr>
        <w:t xml:space="preserve"> </w:t>
      </w:r>
      <w:r w:rsidRPr="00BF0876">
        <w:t>07/10/2026</w:t>
      </w:r>
    </w:p>
    <w:p w14:paraId="7C6F8F5D" w14:textId="57C40217" w:rsidR="00BF0876" w:rsidRDefault="00BF0876" w:rsidP="00BF0876">
      <w:r w:rsidRPr="3A8CDDB3">
        <w:t>Entrega:</w:t>
      </w:r>
      <w:r>
        <w:t xml:space="preserve"> 28/10/2026</w:t>
      </w:r>
    </w:p>
    <w:p w14:paraId="5EDBD520" w14:textId="1591151C" w:rsidR="00BF0876" w:rsidRDefault="00BF0876" w:rsidP="00BF0876">
      <w:r w:rsidRPr="43891A96">
        <w:t xml:space="preserve">Certeza: </w:t>
      </w:r>
      <w:r>
        <w:t>8</w:t>
      </w:r>
    </w:p>
    <w:p w14:paraId="19CD869C" w14:textId="328C0DA9" w:rsidR="00BF0876" w:rsidRDefault="00BF0876">
      <w:pPr>
        <w:pStyle w:val="Textodecomentrio"/>
      </w:pPr>
    </w:p>
  </w:comment>
  <w:comment w:id="1" w:author="Maria de Fatima Dias" w:date="2026-10-28T13:20:00Z" w:initials="MD">
    <w:p w14:paraId="630D3907" w14:textId="77777777" w:rsidR="00A95422" w:rsidRPr="00A95422" w:rsidRDefault="00A95422" w:rsidP="00A95422">
      <w:pPr>
        <w:pStyle w:val="Textodecomentrio"/>
      </w:pPr>
      <w:r>
        <w:rPr>
          <w:rStyle w:val="Refdecomentrio"/>
        </w:rPr>
        <w:annotationRef/>
      </w:r>
      <w:r w:rsidRPr="00A95422">
        <w:rPr>
          <w:b/>
          <w:bCs/>
        </w:rPr>
        <w:t>Art. 485.</w:t>
      </w:r>
      <w:r w:rsidRPr="00A95422">
        <w:t xml:space="preserve"> O juiz não resolverá o mérito quando:</w:t>
      </w:r>
    </w:p>
    <w:p w14:paraId="6C9CB275" w14:textId="0C4DE2DF" w:rsidR="00A95422" w:rsidRPr="00A95422" w:rsidRDefault="00A95422" w:rsidP="00A95422">
      <w:pPr>
        <w:pStyle w:val="Textodecomentrio"/>
      </w:pPr>
      <w:r>
        <w:rPr>
          <w:b/>
          <w:bCs/>
        </w:rPr>
        <w:t>...</w:t>
      </w:r>
    </w:p>
    <w:p w14:paraId="52772179" w14:textId="77777777" w:rsidR="00A95422" w:rsidRPr="00A95422" w:rsidRDefault="00A95422" w:rsidP="00A95422">
      <w:pPr>
        <w:pStyle w:val="Textodecomentrio"/>
      </w:pPr>
      <w:r w:rsidRPr="00A95422">
        <w:rPr>
          <w:b/>
          <w:bCs/>
        </w:rPr>
        <w:t xml:space="preserve">IV </w:t>
      </w:r>
      <w:r w:rsidRPr="00A95422">
        <w:t>- verificar a ausência de pressupostos de constituição e de desenvolvimento válido e regular do processo;</w:t>
      </w:r>
    </w:p>
    <w:p w14:paraId="440A2863" w14:textId="3F4BF93F" w:rsidR="00A95422" w:rsidRDefault="00A95422">
      <w:pPr>
        <w:pStyle w:val="Textodecomentrio"/>
      </w:pPr>
    </w:p>
  </w:comment>
  <w:comment w:id="2" w:author="Maria de Fatima Dias" w:date="2026-10-28T13:21:00Z" w:initials="MD">
    <w:p w14:paraId="4C6BB81C" w14:textId="77777777" w:rsidR="00A95422" w:rsidRPr="00A95422" w:rsidRDefault="00A95422" w:rsidP="00A95422">
      <w:pPr>
        <w:pStyle w:val="Textodecomentrio"/>
      </w:pPr>
      <w:r>
        <w:rPr>
          <w:rStyle w:val="Refdecomentrio"/>
        </w:rPr>
        <w:annotationRef/>
      </w:r>
      <w:r w:rsidRPr="00A95422">
        <w:rPr>
          <w:b/>
          <w:bCs/>
        </w:rPr>
        <w:t>Art. 129.</w:t>
      </w:r>
      <w:r w:rsidRPr="00A95422">
        <w:t xml:space="preserve"> Os litígios e medidas cautelares relativos a acidentes do trabalho serão apreciados:</w:t>
      </w:r>
    </w:p>
    <w:p w14:paraId="0B7669B2" w14:textId="77777777" w:rsidR="00A95422" w:rsidRDefault="00A95422" w:rsidP="00A95422">
      <w:pPr>
        <w:pStyle w:val="Textodecomentrio"/>
        <w:rPr>
          <w:b/>
          <w:bCs/>
        </w:rPr>
      </w:pPr>
      <w:r>
        <w:rPr>
          <w:b/>
          <w:bCs/>
        </w:rPr>
        <w:t>...</w:t>
      </w:r>
    </w:p>
    <w:p w14:paraId="45A918CA" w14:textId="5DA7DA81" w:rsidR="00A95422" w:rsidRPr="00A95422" w:rsidRDefault="00A95422" w:rsidP="00A95422">
      <w:pPr>
        <w:pStyle w:val="Textodecomentrio"/>
      </w:pPr>
      <w:r w:rsidRPr="00A95422">
        <w:rPr>
          <w:b/>
          <w:bCs/>
        </w:rPr>
        <w:t xml:space="preserve">II </w:t>
      </w:r>
      <w:r w:rsidRPr="00A95422">
        <w:t>- na via judicial, pela Justiça dos Estados e do Distrito Federal, segundo o rito sumaríssimo, inclusive durante as férias forenses, mediante petição instruída pela prova de efetiva notificação do evento à Previdência Social, através de Comunicação de Acidente do Trabalho–CAT.</w:t>
      </w:r>
    </w:p>
    <w:p w14:paraId="0328D1D5" w14:textId="77777777" w:rsidR="00A95422" w:rsidRPr="00A95422" w:rsidRDefault="00A95422" w:rsidP="00A95422">
      <w:pPr>
        <w:pStyle w:val="Textodecomentrio"/>
      </w:pPr>
      <w:r w:rsidRPr="00A95422">
        <w:rPr>
          <w:b/>
          <w:bCs/>
        </w:rPr>
        <w:t>Parágrafo único</w:t>
      </w:r>
      <w:r w:rsidRPr="00A95422">
        <w:t>. O procedimento judicial de que trata o inciso II deste artigo é isento do pagamento de quaisquer custas e de verbas relativas à sucumbência.</w:t>
      </w:r>
    </w:p>
    <w:p w14:paraId="263FCBEE" w14:textId="500680B1" w:rsidR="00A95422" w:rsidRDefault="00A95422">
      <w:pPr>
        <w:pStyle w:val="Textodecomentrio"/>
      </w:pPr>
    </w:p>
  </w:comment>
  <w:comment w:id="3" w:author="Maria de Fatima Dias" w:date="2026-10-28T13:23:00Z" w:initials="MD">
    <w:p w14:paraId="61E0B031" w14:textId="77777777" w:rsidR="00A95422" w:rsidRDefault="00A95422">
      <w:pPr>
        <w:pStyle w:val="Textodecomentrio"/>
      </w:pPr>
      <w:r>
        <w:rPr>
          <w:rStyle w:val="Refdecomentrio"/>
        </w:rPr>
        <w:annotationRef/>
      </w:r>
      <w:r w:rsidRPr="00A95422">
        <w:t>Art. 19.  Acidente do trabalho é o que ocorre pelo exercício do trabalho a serviço de empresa ou de empregador doméstico ou pelo exercício do trabalho dos segurados referidos no inciso VII do art. 11 desta Lei, provocando lesão corporal ou perturbação funcional que cause a morte ou a perda ou redução, permanente ou temporária, da capacidade para o trabalho.</w:t>
      </w:r>
    </w:p>
    <w:p w14:paraId="0E8C8DD7" w14:textId="77777777" w:rsidR="00A95422" w:rsidRDefault="00A95422">
      <w:pPr>
        <w:pStyle w:val="Textodecomentrio"/>
      </w:pPr>
      <w:r w:rsidRPr="00A95422">
        <w:t>Art. 20. Consideram-se acidente do trabalho, nos termos do artigo anterior, as seguintes entidades mórbidas:</w:t>
      </w:r>
    </w:p>
    <w:p w14:paraId="6D18FCF9" w14:textId="7E839BCC" w:rsidR="00A95422" w:rsidRDefault="00A95422">
      <w:pPr>
        <w:pStyle w:val="Textodecomentrio"/>
      </w:pPr>
      <w:r w:rsidRPr="00A95422">
        <w:t> Art. 21. Equiparam-se também ao acidente do trabalho, para efeitos desta Lei:</w:t>
      </w:r>
    </w:p>
  </w:comment>
  <w:comment w:id="4" w:author="Maria de Fatima Dias" w:date="2026-10-28T13:25:00Z" w:initials="MD">
    <w:p w14:paraId="2DCAA948" w14:textId="77777777" w:rsidR="00A95422" w:rsidRDefault="00A95422">
      <w:pPr>
        <w:pStyle w:val="Textodecomentrio"/>
      </w:pPr>
      <w:r>
        <w:rPr>
          <w:rStyle w:val="Refdecomentrio"/>
        </w:rPr>
        <w:annotationRef/>
      </w:r>
      <w:r w:rsidRPr="00A95422">
        <w:t>Art. 129. Os litígios e medidas cautelares relativos a acidentes do trabalho serão apreciados:</w:t>
      </w:r>
    </w:p>
    <w:p w14:paraId="20EFE57C" w14:textId="77777777" w:rsidR="00B80206" w:rsidRDefault="00B80206">
      <w:pPr>
        <w:pStyle w:val="Textodecomentrio"/>
      </w:pPr>
      <w:r>
        <w:t>...</w:t>
      </w:r>
    </w:p>
    <w:p w14:paraId="4CD2EBC1" w14:textId="5C59E0B2" w:rsidR="00B80206" w:rsidRDefault="00B80206">
      <w:pPr>
        <w:pStyle w:val="Textodecomentrio"/>
      </w:pPr>
      <w:r>
        <w:t>P</w:t>
      </w:r>
      <w:r w:rsidRPr="00B80206">
        <w:t>arágrafo único. O procedimento judicial de que trata o inciso II deste artigo é isento do pagamento de quaisquer custas e de verbas relativas à sucumbência.</w:t>
      </w:r>
    </w:p>
  </w:comment>
  <w:comment w:id="5" w:author="Maria de Fatima Dias" w:date="2026-10-28T13:26:00Z" w:initials="MD">
    <w:p w14:paraId="3100CCFA" w14:textId="79E30382" w:rsidR="00B80206" w:rsidRPr="00B80206" w:rsidRDefault="00B80206" w:rsidP="00B80206">
      <w:pPr>
        <w:pStyle w:val="Textodecomentrio"/>
      </w:pPr>
      <w:r>
        <w:rPr>
          <w:rStyle w:val="Refdecomentrio"/>
        </w:rPr>
        <w:annotationRef/>
      </w:r>
      <w:r>
        <w:rPr>
          <w:b/>
          <w:bCs/>
        </w:rPr>
        <w:t>A</w:t>
      </w:r>
      <w:r w:rsidRPr="00B80206">
        <w:rPr>
          <w:b/>
          <w:bCs/>
        </w:rPr>
        <w:t>rt. 1.</w:t>
      </w:r>
      <w:r w:rsidRPr="00B80206">
        <w:t>013. A apelação devolverá ao tribunal o conhecimento da matéria impugnada.</w:t>
      </w:r>
    </w:p>
    <w:p w14:paraId="22155499" w14:textId="77777777" w:rsidR="00B80206" w:rsidRDefault="00B80206" w:rsidP="00B80206">
      <w:pPr>
        <w:pStyle w:val="Textodecomentrio"/>
        <w:rPr>
          <w:b/>
          <w:bCs/>
        </w:rPr>
      </w:pPr>
      <w:r>
        <w:rPr>
          <w:b/>
          <w:bCs/>
        </w:rPr>
        <w:t>...</w:t>
      </w:r>
    </w:p>
    <w:p w14:paraId="4CD38A32" w14:textId="3CEE6E96" w:rsidR="00B80206" w:rsidRPr="00B80206" w:rsidRDefault="00B80206" w:rsidP="00B80206">
      <w:pPr>
        <w:pStyle w:val="Textodecomentrio"/>
      </w:pPr>
      <w:r w:rsidRPr="00B80206">
        <w:rPr>
          <w:b/>
          <w:bCs/>
        </w:rPr>
        <w:t>§ 3º</w:t>
      </w:r>
      <w:r w:rsidRPr="00B80206">
        <w:t xml:space="preserve"> Se o processo estiver em condições de imediato julgamento, o tribunal deve decidir desde logo o mérito quando:</w:t>
      </w:r>
    </w:p>
    <w:p w14:paraId="6A697BF3" w14:textId="77777777" w:rsidR="00B80206" w:rsidRPr="00B80206" w:rsidRDefault="00B80206" w:rsidP="00B80206">
      <w:pPr>
        <w:pStyle w:val="Textodecomentrio"/>
      </w:pPr>
      <w:r w:rsidRPr="00B80206">
        <w:rPr>
          <w:b/>
          <w:bCs/>
        </w:rPr>
        <w:t xml:space="preserve">I </w:t>
      </w:r>
      <w:r w:rsidRPr="00B80206">
        <w:t>- reformar sentença fundada no art. 485 ;</w:t>
      </w:r>
    </w:p>
    <w:p w14:paraId="4FCE852A" w14:textId="6BC506AC" w:rsidR="00B80206" w:rsidRDefault="00B80206">
      <w:pPr>
        <w:pStyle w:val="Textodecomentrio"/>
      </w:pPr>
    </w:p>
  </w:comment>
  <w:comment w:id="6" w:author="Maria de Fatima Dias" w:date="2026-10-28T13:27:00Z" w:initials="MD">
    <w:p w14:paraId="0C70F2DB" w14:textId="77777777" w:rsidR="00B80206" w:rsidRPr="00B80206" w:rsidRDefault="00B80206" w:rsidP="00B80206">
      <w:pPr>
        <w:pStyle w:val="Textodecomentrio"/>
      </w:pPr>
      <w:r>
        <w:rPr>
          <w:rStyle w:val="Refdecomentrio"/>
        </w:rPr>
        <w:annotationRef/>
      </w:r>
      <w:r w:rsidRPr="00B80206">
        <w:t>O termo inicial do auxílio-acidente deve recair no dia seguinte ao da cessação do auxílio-doença que lhe deu origem, conforme determina o art. 86, § 2º, da Lei 8.213/91, observando-se a prescrição quinquenal da Súmula 85/STJ.</w:t>
      </w:r>
    </w:p>
    <w:p w14:paraId="2F007290" w14:textId="64217327" w:rsidR="00B80206" w:rsidRDefault="00B80206">
      <w:pPr>
        <w:pStyle w:val="Textodecomentrio"/>
      </w:pPr>
    </w:p>
  </w:comment>
  <w:comment w:id="7" w:author="Assessor GDSXSR" w:initials="RG" w:date="2026-10-29T20:28:55Z">
    <w:p>
      <w:pPr>
        <w:pStyle w:val="CommentText"/>
      </w:pPr>
      <w:r>
        <w:rPr>
          <w:rStyle w:val="CommentReference"/>
        </w:rPr>
        <w:annotationRef/>
      </w:r>
      <w:r>
        <w:t>ASSESSOR GDSXSR — Alterações mecânicas, sem mudar fato, pedido ou resultado (C-03): grafia; referências compactas e sem “art.” (C-20); transcrições em Arial 13 itálico, recuos 4/6 (C-40, C-41); realce de subtítulos, vereditos e frases decisórias (C-42, C-43); mini-dispositivo do capítulo (C-3A). Autos do processo 0766819-29 não recebidos: fatos, datas e IDs não foram conferidos nos autos (C-24).</w:t>
      </w:r>
    </w:p>
  </w:comment>
  <w:comment w:id="8" w:author="Assessor GDSXSR" w:initials="RG" w:date="2026-10-29T20:28:55Z">
    <w:p>
      <w:pPr>
        <w:pStyle w:val="CommentText"/>
      </w:pPr>
      <w:r>
        <w:rPr>
          <w:rStyle w:val="CommentReference"/>
        </w:rPr>
        <w:annotationRef/>
      </w:r>
      <w:r>
        <w:t>ASSESSOR GDSXSR — Acrescentei o valor da causa ao fim do item 1 da ementa (C-34).</w:t>
      </w:r>
    </w:p>
  </w:comment>
  <w:comment w:id="9" w:author="Assessor GDSXSR" w:initials="RG" w:date="2026-10-29T20:28:55Z">
    <w:p>
      <w:pPr>
        <w:pStyle w:val="CommentText"/>
      </w:pPr>
      <w:r>
        <w:rPr>
          <w:rStyle w:val="CommentReference"/>
        </w:rPr>
        <w:annotationRef/>
      </w:r>
      <w:r>
        <w:t>ASSESSOR GDSXSR — Desdobrei o item 6 em dois, um fundamento por item, e renumerei 7 a 9, de modo que o dispositivo (10) fecha a sequência, que tinha o item 9 faltando (C-35, C-36).</w:t>
      </w:r>
    </w:p>
  </w:comment>
  <w:comment w:id="10" w:author="Assessor GDSXSR" w:initials="RG" w:date="2026-10-29T20:28:55Z">
    <w:p>
      <w:pPr>
        <w:pStyle w:val="CommentText"/>
      </w:pPr>
      <w:r>
        <w:rPr>
          <w:rStyle w:val="CommentReference"/>
        </w:rPr>
        <w:annotationRef/>
      </w:r>
      <w:r>
        <w:t>ASSESSOR GDSXSR — Acrescentei a identificação completa dos precedentes (C-67). Tema 629: REsp 1.352.721/SP, conferido no iajus (STJ, AgInt no AREsp 2.773.563, 1ª T., j. 12/08/2025, que o cita com esses dados). Tema 862: tese e data do julgamento (09/06/2021) conferidas no iajus; REsp 1.729.555/SP e 1.786.736/SP, relatora e DJe 01/07/2021 vêm do portal do TJDFT congênere TJMG (web), pois o site do STJ bloqueou a consulta. Tema 905: leading case e DJe não conferidos nas fontes (iajus e web, 3 tentativas); pendência: completar no SCON/STJ (C-72).</w:t>
      </w:r>
    </w:p>
  </w:comment>
  <w:comment w:id="11" w:author="Assessor GDSXSR" w:initials="RG" w:date="2026-10-29T20:28:55Z">
    <w:p>
      <w:pPr>
        <w:pStyle w:val="CommentText"/>
      </w:pPr>
      <w:r>
        <w:rPr>
          <w:rStyle w:val="CommentReference"/>
        </w:rPr>
        <w:annotationRef/>
      </w:r>
      <w:r>
        <w:t>ASSESSOR GDSXSR — Título do resumo ajustado para “RESUMO DA SENTENÇA EM SENTIDO CONTRÁRIO”, pois o voto dá provimento (C-39).</w:t>
      </w:r>
    </w:p>
  </w:comment>
  <w:comment w:id="12" w:author="Assessor GDSXSR" w:initials="RG" w:date="2026-10-29T20:28:55Z">
    <w:p>
      <w:pPr>
        <w:pStyle w:val="CommentText"/>
      </w:pPr>
      <w:r>
        <w:rPr>
          <w:rStyle w:val="CommentReference"/>
        </w:rPr>
        <w:annotationRef/>
      </w:r>
      <w:r>
        <w:t>ASSESSOR GDSXSR — Nome do juiz com a grafia da assinatura da sentença (C-22). Pendência: a vara (“Vara de Ações Previdenciárias do DF”) não consta da sentença anexada, que traz o nome do juiz truncado; conferir no PJe (C-52).</w:t>
      </w:r>
    </w:p>
  </w:comment>
  <w:comment w:id="13" w:author="Assessor GDSXSR" w:initials="RG" w:date="2026-10-29T20:28:55Z">
    <w:p>
      <w:pPr>
        <w:pStyle w:val="CommentText"/>
      </w:pPr>
      <w:r>
        <w:rPr>
          <w:rStyle w:val="CommentReference"/>
        </w:rPr>
        <w:annotationRef/>
      </w:r>
      <w:r>
        <w:t>ASSESSOR GDSXSR — Pendência (C-52): o ID do apelo (90644197) é o mesmo da sentença, usado em todo o voto; conferir no PJe o ID da apelação. A fórmula foi ajustada para “Apelo do autor, NOME (ID …), em que alega…” (perfil APC).</w:t>
      </w:r>
    </w:p>
  </w:comment>
  <w:comment w:id="14" w:author="Assessor GDSXSR" w:initials="RG" w:date="2026-10-29T20:28:55Z">
    <w:p>
      <w:pPr>
        <w:pStyle w:val="CommentText"/>
      </w:pPr>
      <w:r>
        <w:rPr>
          <w:rStyle w:val="CommentReference"/>
        </w:rPr>
        <w:annotationRef/>
      </w:r>
      <w:r>
        <w:t>ASSESSOR GDSXSR — Pendência (C-52): o relatório e o voto descrevem o pedido principal de forma diferente (“declarar a nulidade da sentença” no relatório; “cassação” no voto e na ementa) e a ementa registra a tese de inaplicabilidade do Tema 629, que o resumo das alegações não traz. Sem a apelação, mantive os textos; conferir os termos do pedido e da alegação no apelo.</w:t>
      </w:r>
    </w:p>
  </w:comment>
  <w:comment w:id="15" w:author="Assessor GDSXSR" w:initials="RG" w:date="2026-10-29T20:28:55Z">
    <w:p>
      <w:pPr>
        <w:pStyle w:val="CommentText"/>
      </w:pPr>
      <w:r>
        <w:rPr>
          <w:rStyle w:val="CommentReference"/>
        </w:rPr>
        <w:annotationRef/>
      </w:r>
      <w:r>
        <w:t>ASSESSOR GDSXSR — Retirei o nome do autor da linha de admissibilidade, que já consta do título do recurso e do dispositivo (C-38).</w:t>
      </w:r>
    </w:p>
  </w:comment>
  <w:comment w:id="16" w:author="Assessor GDSXSR" w:initials="RG" w:date="2026-10-29T20:28:55Z">
    <w:p>
      <w:pPr>
        <w:pStyle w:val="CommentText"/>
      </w:pPr>
      <w:r>
        <w:rPr>
          <w:rStyle w:val="CommentReference"/>
        </w:rPr>
        <w:annotationRef/>
      </w:r>
      <w:r>
        <w:t>ASSESSOR GDSXSR — Alegações do recorrente em parágrafo único, com 1) a 4) em negrito e ID ao final (C-30, C-3W c). O pedido repetido foi condensado (C-02).</w:t>
      </w:r>
    </w:p>
  </w:comment>
  <w:comment w:id="17" w:author="Assessor GDSXSR" w:initials="RG" w:date="2026-10-29T20:28:55Z">
    <w:p>
      <w:pPr>
        <w:pStyle w:val="CommentText"/>
      </w:pPr>
      <w:r>
        <w:rPr>
          <w:rStyle w:val="CommentReference"/>
        </w:rPr>
        <w:annotationRef/>
      </w:r>
      <w:r>
        <w:t>ASSESSOR GDSXSR — Suprimi a transcrição da fundamentação da sentença, que já consta do anexo e do relatório, e a substituí-la pela síntese e pela tese do Tema 629, transcrita no corpo com o leading case (C-02, C-61, C-66 d). Tese literal e dados do leading case conferidos no iajus. A tese cita o CPC/73 (arts. 267, IV, 268 e 283), como na redação oficial.</w:t>
      </w:r>
    </w:p>
  </w:comment>
  <w:comment w:id="18" w:author="Assessor GDSXSR" w:initials="RG" w:date="2026-10-29T20:28:55Z">
    <w:p>
      <w:pPr>
        <w:pStyle w:val="CommentText"/>
      </w:pPr>
      <w:r>
        <w:rPr>
          <w:rStyle w:val="CommentReference"/>
        </w:rPr>
        <w:annotationRef/>
      </w:r>
      <w:r>
        <w:t>ASSESSOR GDSXSR — Mantive a vênia no ponto em que o voto afasta o fundamento da sentença (C-3R).</w:t>
      </w:r>
    </w:p>
  </w:comment>
  <w:comment w:id="19" w:author="Assessor GDSXSR" w:initials="RG" w:date="2026-10-29T20:28:55Z">
    <w:p>
      <w:pPr>
        <w:pStyle w:val="CommentText"/>
      </w:pPr>
      <w:r>
        <w:rPr>
          <w:rStyle w:val="CommentReference"/>
        </w:rPr>
        <w:annotationRef/>
      </w:r>
      <w:r>
        <w:t>ASSESSOR GDSXSR — Mini-dispositivo do capítulo (C-3A); o capítulo seguinte é o último e segue direto ao dispositivo. Suprimi “Desse modo, a sentença deve ser cassada.”, que repetia a conclusão (C-02).</w:t>
      </w:r>
    </w:p>
  </w:comment>
  <w:comment w:id="20" w:author="Assessor GDSXSR" w:initials="RG" w:date="2026-10-29T20:28:55Z">
    <w:p>
      <w:pPr>
        <w:pStyle w:val="CommentText"/>
      </w:pPr>
      <w:r>
        <w:rPr>
          <w:rStyle w:val="CommentReference"/>
        </w:rPr>
        <w:annotationRef/>
      </w:r>
      <w:r>
        <w:t>ASSESSOR GDSXSR — Títulos reescritos para dizer a decisão sobre cada pedido (C-3W b). O art. 129, parágrafo único, da Lei 8.213/91, e os arts. 485, IV, e 1.013, § 3º, I, do CPC já têm o texto literal nos comentários da minuta (C-63).</w:t>
      </w:r>
    </w:p>
  </w:comment>
  <w:comment w:id="21" w:author="Assessor GDSXSR" w:initials="RG" w:date="2026-10-29T20:28:55Z">
    <w:p>
      <w:pPr>
        <w:pStyle w:val="CommentText"/>
      </w:pPr>
      <w:r>
        <w:rPr>
          <w:rStyle w:val="CommentReference"/>
        </w:rPr>
        <w:annotationRef/>
      </w:r>
      <w:r>
        <w:t>ASSESSOR GDSXSR — Texto literal do art. 86, caput, da Lei 8.213/91 (fonte: Planalto, via iajus; a grafia “seqüelas” é a do texto oficial), com o trecho decisivo sublinhado e “– Grifei” (C-66 a, v36). O § 2º do mesmo artigo consta da tese do Tema 862, transcrita adiante.</w:t>
      </w:r>
    </w:p>
  </w:comment>
  <w:comment w:id="22" w:author="Assessor GDSXSR" w:initials="RG" w:date="2026-10-29T20:28:55Z">
    <w:p>
      <w:pPr>
        <w:pStyle w:val="CommentText"/>
      </w:pPr>
      <w:r>
        <w:rPr>
          <w:rStyle w:val="CommentReference"/>
        </w:rPr>
        <w:annotationRef/>
      </w:r>
      <w:r>
        <w:t>ASSESSOR GDSXSR — Pendência (C-52): a palavra “orteoarticulares” está dentro da transcrição do relatório médico (ID 90644192, p. 8) e foi mantida como no original; conferir no documento se a grafia é “osteoarticulares”.</w:t>
      </w:r>
    </w:p>
  </w:comment>
  <w:comment w:id="23" w:author="Assessor GDSXSR" w:initials="RG" w:date="2026-10-29T20:28:55Z">
    <w:p>
      <w:pPr>
        <w:pStyle w:val="CommentText"/>
      </w:pPr>
      <w:r>
        <w:rPr>
          <w:rStyle w:val="CommentReference"/>
        </w:rPr>
        <w:annotationRef/>
      </w:r>
      <w:r>
        <w:t>ASSESSOR GDSXSR — Tema 862/STJ transcrito no corpo, com o leading case, no lugar da remissão genérica (C-61). Prescrição: Súmula 85/STJ (parcelas anteriores ao quinquênio que antecede a propositura); data contada a partir da propositura em 11/12/2025 (linha de dados do voto).</w:t>
      </w:r>
    </w:p>
  </w:comment>
  <w:comment w:id="24" w:author="Assessor GDSXSR" w:initials="RG" w:date="2026-10-29T20:28:55Z">
    <w:p>
      <w:pPr>
        <w:pStyle w:val="CommentText"/>
      </w:pPr>
      <w:r>
        <w:rPr>
          <w:rStyle w:val="CommentReference"/>
        </w:rPr>
        <w:annotationRef/>
      </w:r>
      <w:r>
        <w:t>ASSESSOR GDSXSR — Parágrafo acrescentado para fundamentar os consectários do dispositivo, no padrão do modelo APC 0702309-92 (EC 136/2025). Texto literal (C-63): Tema 905/STJ, item 3.2: “As condenações impostas à Fazenda Pública de natureza previdenciária sujeitam-se à incidência do INPC, para fins de correção monetária, no que se refere ao período posterior à vigência da Lei 11.430/2006, que incluiu o art. 41-A na Lei 8.213/91. Quanto aos juros de mora, incidem segundo a remuneração oficial da caderneta de poupança (art. 1º-F da Lei 9.494/97, com redação dada pela Lei n. 11.960/2009).” EC 113/2021, art. 3º (redação original): “Nas discussões e nas condenações que envolvam a Fazenda Pública, independentemente de sua natureza e para fins de atualização monetária, de remuneração do capital e de compensação da mora, inclusive do precatório, haverá a incidência, uma única vez, até o efetivo pagamento, do índice da taxa referencial do Sistema Especial de Liquidação e de Custódia (Selic), acumulado mensalmente.” EC 136/2025, art. 3º (nova redação do art. 3º da EC 113/2021): “Nos requisitórios que envolvam a Fazenda Pública federal, a partir da sua expedição até o efetivo pagamento, a atualização monetária será feita pela variação do Índice Nacional de Preços ao Consumidor Amplo (IPCA), e, para fins de compensação da mora, incidirão juros simples de 2% a.a. (dois por cento ao ano), vedada a incidência de juros compensatórios.” (fonte: Planalto, via iajus; texto original não consolidado).</w:t>
      </w:r>
    </w:p>
  </w:comment>
  <w:comment w:id="25" w:author="Assessor GDSXSR" w:initials="RG" w:date="2026-10-29T20:28:55Z">
    <w:p>
      <w:pPr>
        <w:pStyle w:val="CommentText"/>
      </w:pPr>
      <w:r>
        <w:rPr>
          <w:rStyle w:val="CommentReference"/>
        </w:rPr>
        <w:annotationRef/>
      </w:r>
      <w:r>
        <w:t>ASSESSOR GDSXSR — Alterei “IPCA-E” para “INPC” nos períodos (i) e (iii): o Tema 905/STJ, item 3.2, manda aplicar o INPC às condenações previdenciárias da Fazenda Pública (o IPCA-E vale para as de natureza administrativa); mantive a estrutura em três períodos, que é a do modelo APC 0702309-92. Acrescentei a data do termo inicial, igual à da ementa e do voto (C-33). Pendência (C-52): a incidência da EC 136/2025 sobre o período anterior à expedição do requisitório não consta do texto da emenda, que trata dos requisitórios; mantive o critério do modelo do Gabinete (parâmetros anteriores à EC 113/2021 a partir de 10/09/2025), e Marcos completa se o entendimento da Turma for outro.</w:t>
      </w:r>
    </w:p>
  </w:comment>
  <w:comment w:id="26" w:author="Assessor GDSXSR" w:initials="RG" w:date="2026-10-29T20:28:55Z">
    <w:p>
      <w:pPr>
        <w:pStyle w:val="CommentText"/>
      </w:pPr>
      <w:r>
        <w:rPr>
          <w:rStyle w:val="CommentReference"/>
        </w:rPr>
        <w:annotationRef/>
      </w:r>
      <w:r>
        <w:t>ASSESSOR GDSXSR — Ponto de atenção, sem alteração (C-51, o percentual é decisão do Relator): a minuta fixa 10% e remete ao § 4º, II, do art. 85 do CPC, que posterga a definição do percentual para a liquidação quando a sentença é ilíquida. Texto literal (C-63), CPC, art. 85, § 3º, I: “mínimo de dez e máximo de vinte por cento sobre o valor da condenação ou do proveito econômico obtido até 200 (duzentos) salários-mínimos;” § 4º, II: “não sendo líquida a sentença, a definição do percentual, nos termos previstos nos incisos I a V, somente ocorrerá quando liquidado o julgado;”. Pendência: base da incidência (Súmula 111/STJ) não consta da minuta e não foi acrescentada (C-24).</w:t>
      </w:r>
    </w:p>
  </w:comment>
  <w:comment w:id="27" w:author="Assessor GDSXSR" w:initials="RG" w:date="2026-10-29T20:28:55Z">
    <w:p>
      <w:pPr>
        <w:pStyle w:val="CommentText"/>
      </w:pPr>
      <w:r>
        <w:rPr>
          <w:rStyle w:val="CommentReference"/>
        </w:rPr>
        <w:annotationRef/>
      </w:r>
      <w:r>
        <w:t>ASSESSOR GDSXSR — Texto literal (C-63), Lei 8.213/91, art. 129, parágrafo único: “O procedimento judicial de que trata o inciso II deste artigo é isento do pagamento de quaisquer custas e de verbas relativas à sucumbência.” (fonte: Planalto, via iajus).</w:t>
      </w:r>
    </w:p>
  </w:comment>
  <w:comment w:id="28" w:author="Assessor GDSXSR" w:initials="RG" w:date="2026-10-29T20:28:55Z">
    <w:p>
      <w:pPr>
        <w:pStyle w:val="CommentText"/>
      </w:pPr>
      <w:r>
        <w:rPr>
          <w:rStyle w:val="CommentReference"/>
        </w:rPr>
        <w:annotationRef/>
      </w:r>
      <w:r>
        <w:t>ASSESSOR GDSXSR — Pendência (C-52): a inicial, segundo o relatório da sentença, pede auxílio-doença acidentário, e o voto concede auxílio-acidente, pedido do apelo. Sem os autos, não conferi se a inicial traz pedido de auxílio-acidente ou se a concessão do benefício diverso decorre de fungibilidade; o texto e o resultado ficaram como na minuta (C-03, C-24).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D869C" w15:done="0"/>
  <w15:commentEx w15:paraId="440A2863" w15:done="0"/>
  <w15:commentEx w15:paraId="263FCBEE" w15:done="0"/>
  <w15:commentEx w15:paraId="6D18FCF9" w15:done="0"/>
  <w15:commentEx w15:paraId="4CD2EBC1" w15:done="0"/>
  <w15:commentEx w15:paraId="4FCE852A" w15:done="0"/>
  <w15:commentEx w15:paraId="2F0072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73B6E4" w16cex:dateUtc="2026-10-28T16:34:00Z"/>
  <w16cex:commentExtensible w16cex:durableId="6977D5BC" w16cex:dateUtc="2026-10-28T16:20:00Z"/>
  <w16cex:commentExtensible w16cex:durableId="4F55B58A" w16cex:dateUtc="2026-10-28T16:21:00Z"/>
  <w16cex:commentExtensible w16cex:durableId="0332C6A4" w16cex:dateUtc="2026-10-28T16:23:00Z"/>
  <w16cex:commentExtensible w16cex:durableId="32ABD59D" w16cex:dateUtc="2026-10-28T16:25:00Z"/>
  <w16cex:commentExtensible w16cex:durableId="73A79890" w16cex:dateUtc="2026-10-28T16:26:00Z"/>
  <w16cex:commentExtensible w16cex:durableId="2235F9CF" w16cex:dateUtc="2026-10-28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D869C" w16cid:durableId="6673B6E4"/>
  <w16cid:commentId w16cid:paraId="440A2863" w16cid:durableId="6977D5BC"/>
  <w16cid:commentId w16cid:paraId="263FCBEE" w16cid:durableId="4F55B58A"/>
  <w16cid:commentId w16cid:paraId="6D18FCF9" w16cid:durableId="0332C6A4"/>
  <w16cid:commentId w16cid:paraId="4CD2EBC1" w16cid:durableId="32ABD59D"/>
  <w16cid:commentId w16cid:paraId="4FCE852A" w16cid:durableId="73A79890"/>
  <w16cid:commentId w16cid:paraId="2F007290" w16cid:durableId="2235F9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DB82B" w14:textId="77777777" w:rsidR="00B40FA9" w:rsidRDefault="00B40FA9">
      <w:pPr>
        <w:spacing w:after="0" w:line="240" w:lineRule="auto"/>
      </w:pPr>
      <w:r>
        <w:separator/>
      </w:r>
    </w:p>
  </w:endnote>
  <w:endnote w:type="continuationSeparator" w:id="0">
    <w:p w14:paraId="3876E163" w14:textId="77777777" w:rsidR="00B40FA9" w:rsidRDefault="00B40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0B05569A" w14:textId="77777777" w:rsidR="00A535CD" w:rsidRDefault="00A535CD">
        <w:pPr>
          <w:pStyle w:val="Rodap"/>
          <w:jc w:val="right"/>
        </w:pPr>
        <w:r>
          <w:fldChar w:fldCharType="begin"/>
        </w:r>
        <w:r>
          <w:instrText>PAGE   \* MERGEFORMAT</w:instrText>
        </w:r>
        <w:r>
          <w:fldChar w:fldCharType="separate"/>
        </w:r>
        <w:r>
          <w:t>2</w:t>
        </w:r>
        <w:r>
          <w:fldChar w:fldCharType="end"/>
        </w:r>
      </w:p>
    </w:sdtContent>
  </w:sdt>
  <w:p w14:paraId="66D7FB27" w14:textId="77777777" w:rsidR="00A535CD" w:rsidRDefault="00A535C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6B6D2" w14:textId="77777777" w:rsidR="00B40FA9" w:rsidRDefault="00B40FA9">
      <w:pPr>
        <w:spacing w:after="0" w:line="240" w:lineRule="auto"/>
      </w:pPr>
      <w:r>
        <w:separator/>
      </w:r>
    </w:p>
  </w:footnote>
  <w:footnote w:type="continuationSeparator" w:id="0">
    <w:p w14:paraId="26C6BA51" w14:textId="77777777" w:rsidR="00B40FA9" w:rsidRDefault="00B40F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7E68"/>
    <w:multiLevelType w:val="multilevel"/>
    <w:tmpl w:val="6FF8EF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82EE3"/>
    <w:multiLevelType w:val="multilevel"/>
    <w:tmpl w:val="F55E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371822">
    <w:abstractNumId w:val="1"/>
  </w:num>
  <w:num w:numId="2" w16cid:durableId="8430586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de Fatima Dias">
    <w15:presenceInfo w15:providerId="Windows Live" w15:userId="18e5ce97291f7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CD"/>
    <w:rsid w:val="00072769"/>
    <w:rsid w:val="00145143"/>
    <w:rsid w:val="001D1B46"/>
    <w:rsid w:val="00204449"/>
    <w:rsid w:val="00542D80"/>
    <w:rsid w:val="00543E4C"/>
    <w:rsid w:val="00567628"/>
    <w:rsid w:val="00643D67"/>
    <w:rsid w:val="00663FF3"/>
    <w:rsid w:val="00666F75"/>
    <w:rsid w:val="00745819"/>
    <w:rsid w:val="00765F43"/>
    <w:rsid w:val="007D634A"/>
    <w:rsid w:val="0098794A"/>
    <w:rsid w:val="00A535CD"/>
    <w:rsid w:val="00A95422"/>
    <w:rsid w:val="00B349C8"/>
    <w:rsid w:val="00B40FA9"/>
    <w:rsid w:val="00B71EBB"/>
    <w:rsid w:val="00B80206"/>
    <w:rsid w:val="00BF0876"/>
    <w:rsid w:val="00DD019C"/>
    <w:rsid w:val="00EA5491"/>
    <w:rsid w:val="00F720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4C1B"/>
  <w15:chartTrackingRefBased/>
  <w15:docId w15:val="{9F520AAE-9193-4A24-BB73-52995C807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5CD"/>
    <w:pPr>
      <w:spacing w:line="259" w:lineRule="auto"/>
    </w:pPr>
    <w:rPr>
      <w:kern w:val="0"/>
      <w:sz w:val="22"/>
      <w:szCs w:val="22"/>
      <w14:ligatures w14:val="none"/>
    </w:rPr>
  </w:style>
  <w:style w:type="paragraph" w:styleId="Ttulo1">
    <w:name w:val="heading 1"/>
    <w:basedOn w:val="Normal"/>
    <w:next w:val="Normal"/>
    <w:link w:val="Ttulo1Char"/>
    <w:uiPriority w:val="9"/>
    <w:qFormat/>
    <w:rsid w:val="00A53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53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535C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535C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535C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535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535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535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535C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535C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535C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535C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535C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535C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535C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535C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535C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535CD"/>
    <w:rPr>
      <w:rFonts w:eastAsiaTheme="majorEastAsia" w:cstheme="majorBidi"/>
      <w:color w:val="272727" w:themeColor="text1" w:themeTint="D8"/>
    </w:rPr>
  </w:style>
  <w:style w:type="paragraph" w:styleId="Ttulo">
    <w:name w:val="Title"/>
    <w:basedOn w:val="Normal"/>
    <w:next w:val="Normal"/>
    <w:link w:val="TtuloChar"/>
    <w:uiPriority w:val="10"/>
    <w:qFormat/>
    <w:rsid w:val="00A53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535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535C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535C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535CD"/>
    <w:pPr>
      <w:spacing w:before="160"/>
      <w:jc w:val="center"/>
    </w:pPr>
    <w:rPr>
      <w:i/>
      <w:iCs/>
      <w:color w:val="404040" w:themeColor="text1" w:themeTint="BF"/>
    </w:rPr>
  </w:style>
  <w:style w:type="character" w:customStyle="1" w:styleId="CitaoChar">
    <w:name w:val="Citação Char"/>
    <w:basedOn w:val="Fontepargpadro"/>
    <w:link w:val="Citao"/>
    <w:uiPriority w:val="29"/>
    <w:rsid w:val="00A535CD"/>
    <w:rPr>
      <w:i/>
      <w:iCs/>
      <w:color w:val="404040" w:themeColor="text1" w:themeTint="BF"/>
    </w:rPr>
  </w:style>
  <w:style w:type="paragraph" w:styleId="PargrafodaLista">
    <w:name w:val="List Paragraph"/>
    <w:basedOn w:val="Normal"/>
    <w:uiPriority w:val="34"/>
    <w:qFormat/>
    <w:rsid w:val="00A535CD"/>
    <w:pPr>
      <w:ind w:left="720"/>
      <w:contextualSpacing/>
    </w:pPr>
  </w:style>
  <w:style w:type="character" w:styleId="nfaseIntensa">
    <w:name w:val="Intense Emphasis"/>
    <w:basedOn w:val="Fontepargpadro"/>
    <w:uiPriority w:val="21"/>
    <w:qFormat/>
    <w:rsid w:val="00A535CD"/>
    <w:rPr>
      <w:i/>
      <w:iCs/>
      <w:color w:val="2F5496" w:themeColor="accent1" w:themeShade="BF"/>
    </w:rPr>
  </w:style>
  <w:style w:type="paragraph" w:styleId="CitaoIntensa">
    <w:name w:val="Intense Quote"/>
    <w:basedOn w:val="Normal"/>
    <w:next w:val="Normal"/>
    <w:link w:val="CitaoIntensaChar"/>
    <w:uiPriority w:val="30"/>
    <w:qFormat/>
    <w:rsid w:val="00A53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535CD"/>
    <w:rPr>
      <w:i/>
      <w:iCs/>
      <w:color w:val="2F5496" w:themeColor="accent1" w:themeShade="BF"/>
    </w:rPr>
  </w:style>
  <w:style w:type="character" w:styleId="RefernciaIntensa">
    <w:name w:val="Intense Reference"/>
    <w:basedOn w:val="Fontepargpadro"/>
    <w:uiPriority w:val="32"/>
    <w:qFormat/>
    <w:rsid w:val="00A535CD"/>
    <w:rPr>
      <w:b/>
      <w:bCs/>
      <w:smallCaps/>
      <w:color w:val="2F5496" w:themeColor="accent1" w:themeShade="BF"/>
      <w:spacing w:val="5"/>
    </w:rPr>
  </w:style>
  <w:style w:type="character" w:customStyle="1" w:styleId="normaltextrun">
    <w:name w:val="normaltextrun"/>
    <w:basedOn w:val="Fontepargpadro"/>
    <w:rsid w:val="00A535CD"/>
  </w:style>
  <w:style w:type="character" w:customStyle="1" w:styleId="eop">
    <w:name w:val="eop"/>
    <w:basedOn w:val="Fontepargpadro"/>
    <w:rsid w:val="00A535CD"/>
  </w:style>
  <w:style w:type="paragraph" w:customStyle="1" w:styleId="paragraph">
    <w:name w:val="paragraph"/>
    <w:basedOn w:val="Normal"/>
    <w:rsid w:val="00A535C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535CD"/>
    <w:pPr>
      <w:tabs>
        <w:tab w:val="center" w:pos="4252"/>
        <w:tab w:val="right" w:pos="8504"/>
      </w:tabs>
      <w:spacing w:after="0" w:line="240" w:lineRule="auto"/>
    </w:pPr>
  </w:style>
  <w:style w:type="character" w:customStyle="1" w:styleId="RodapChar">
    <w:name w:val="Rodapé Char"/>
    <w:basedOn w:val="Fontepargpadro"/>
    <w:link w:val="Rodap"/>
    <w:uiPriority w:val="99"/>
    <w:rsid w:val="00A535CD"/>
    <w:rPr>
      <w:kern w:val="0"/>
      <w:sz w:val="22"/>
      <w:szCs w:val="22"/>
      <w14:ligatures w14:val="none"/>
    </w:rPr>
  </w:style>
  <w:style w:type="paragraph" w:customStyle="1" w:styleId="Ttulos">
    <w:name w:val="Títulos"/>
    <w:basedOn w:val="Citao"/>
    <w:link w:val="TtulosChar"/>
    <w:qFormat/>
    <w:rsid w:val="00A535CD"/>
    <w:pPr>
      <w:spacing w:before="120" w:after="120" w:line="360" w:lineRule="auto"/>
      <w:textboxTightWrap w:val="allLines"/>
    </w:pPr>
    <w:rPr>
      <w:rFonts w:ascii="Arial" w:eastAsia="Times New Roman" w:hAnsi="Arial" w:cs="Verdana"/>
      <w:b/>
      <w:i w:val="0"/>
      <w:caps/>
      <w:sz w:val="28"/>
      <w:lang w:eastAsia="zh-CN"/>
    </w:rPr>
  </w:style>
  <w:style w:type="character" w:customStyle="1" w:styleId="TtulosChar">
    <w:name w:val="Títulos Char"/>
    <w:basedOn w:val="CitaoChar"/>
    <w:link w:val="Ttulos"/>
    <w:rsid w:val="00A535CD"/>
    <w:rPr>
      <w:rFonts w:ascii="Arial" w:eastAsia="Times New Roman" w:hAnsi="Arial" w:cs="Verdana"/>
      <w:b/>
      <w:i w:val="0"/>
      <w:iCs/>
      <w:caps/>
      <w:color w:val="404040" w:themeColor="text1" w:themeTint="BF"/>
      <w:kern w:val="0"/>
      <w:sz w:val="28"/>
      <w:lang w:eastAsia="zh-CN"/>
      <w14:ligatures w14:val="none"/>
    </w:rPr>
  </w:style>
  <w:style w:type="character" w:styleId="Hyperlink">
    <w:name w:val="Hyperlink"/>
    <w:basedOn w:val="Fontepargpadro"/>
    <w:uiPriority w:val="99"/>
    <w:unhideWhenUsed/>
    <w:rsid w:val="00A535CD"/>
    <w:rPr>
      <w:color w:val="0563C1" w:themeColor="hyperlink"/>
      <w:u w:val="single"/>
    </w:rPr>
  </w:style>
  <w:style w:type="character" w:styleId="MenoPendente">
    <w:name w:val="Unresolved Mention"/>
    <w:basedOn w:val="Fontepargpadro"/>
    <w:uiPriority w:val="99"/>
    <w:semiHidden/>
    <w:unhideWhenUsed/>
    <w:rsid w:val="00A535CD"/>
    <w:rPr>
      <w:color w:val="605E5C"/>
      <w:shd w:val="clear" w:color="auto" w:fill="E1DFDD"/>
    </w:rPr>
  </w:style>
  <w:style w:type="paragraph" w:styleId="NormalWeb">
    <w:name w:val="Normal (Web)"/>
    <w:basedOn w:val="Normal"/>
    <w:uiPriority w:val="99"/>
    <w:semiHidden/>
    <w:unhideWhenUsed/>
    <w:rsid w:val="00B349C8"/>
    <w:rPr>
      <w:rFonts w:ascii="Times New Roman" w:hAnsi="Times New Roman" w:cs="Times New Roman"/>
      <w:sz w:val="24"/>
      <w:szCs w:val="24"/>
    </w:rPr>
  </w:style>
  <w:style w:type="character" w:styleId="Refdecomentrio">
    <w:name w:val="annotation reference"/>
    <w:basedOn w:val="Fontepargpadro"/>
    <w:uiPriority w:val="99"/>
    <w:semiHidden/>
    <w:unhideWhenUsed/>
    <w:rPr>
      <w:sz w:val="16"/>
      <w:szCs w:val="16"/>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kern w:val="0"/>
      <w:sz w:val="20"/>
      <w:szCs w:val="20"/>
      <w14:ligatures w14:val="none"/>
    </w:rPr>
  </w:style>
  <w:style w:type="paragraph" w:styleId="Assuntodocomentrio">
    <w:name w:val="annotation subject"/>
    <w:basedOn w:val="Textodecomentrio"/>
    <w:next w:val="Textodecomentrio"/>
    <w:link w:val="AssuntodocomentrioChar"/>
    <w:uiPriority w:val="99"/>
    <w:semiHidden/>
    <w:unhideWhenUsed/>
    <w:rsid w:val="00204449"/>
    <w:rPr>
      <w:b/>
      <w:bCs/>
    </w:rPr>
  </w:style>
  <w:style w:type="character" w:customStyle="1" w:styleId="AssuntodocomentrioChar">
    <w:name w:val="Assunto do comentário Char"/>
    <w:basedOn w:val="TextodecomentrioChar"/>
    <w:link w:val="Assuntodocomentrio"/>
    <w:uiPriority w:val="99"/>
    <w:semiHidden/>
    <w:rsid w:val="00204449"/>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je2i.tjdft.jus.br/pje/seam/resource/rest/pje-legacy/documento/download/9064419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0DE9C20317469F8622C29B30188748"/>
        <w:category>
          <w:name w:val="Geral"/>
          <w:gallery w:val="placeholder"/>
        </w:category>
        <w:types>
          <w:type w:val="bbPlcHdr"/>
        </w:types>
        <w:behaviors>
          <w:behavior w:val="content"/>
        </w:behaviors>
        <w:guid w:val="{AD4B6C59-0072-492F-AEE8-D5FC27FF8333}"/>
      </w:docPartPr>
      <w:docPartBody>
        <w:p w:rsidR="00B51392" w:rsidRDefault="00247DFB" w:rsidP="00247DFB">
          <w:pPr>
            <w:pStyle w:val="2D0DE9C20317469F8622C29B30188748"/>
          </w:pPr>
          <w:r w:rsidRPr="002A0A13">
            <w:rPr>
              <w:rStyle w:val="TextodoEspaoReservado"/>
            </w:rPr>
            <w:t>Escolher um item.</w:t>
          </w:r>
        </w:p>
      </w:docPartBody>
    </w:docPart>
    <w:docPart>
      <w:docPartPr>
        <w:name w:val="BC87DA9ED807432080E139A8F205ED30"/>
        <w:category>
          <w:name w:val="Geral"/>
          <w:gallery w:val="placeholder"/>
        </w:category>
        <w:types>
          <w:type w:val="bbPlcHdr"/>
        </w:types>
        <w:behaviors>
          <w:behavior w:val="content"/>
        </w:behaviors>
        <w:guid w:val="{59629A4C-4FFA-4C92-9304-4D60F78E8294}"/>
      </w:docPartPr>
      <w:docPartBody>
        <w:p w:rsidR="00B51392" w:rsidRDefault="00247DFB" w:rsidP="00247DFB">
          <w:pPr>
            <w:pStyle w:val="BC87DA9ED807432080E139A8F205ED30"/>
          </w:pPr>
          <w:r w:rsidRPr="009F36E1">
            <w:rPr>
              <w:rStyle w:val="TextodoEspaoReservado"/>
              <w:sz w:val="28"/>
              <w:szCs w:val="28"/>
            </w:rPr>
            <w:t>Escolher um item.</w:t>
          </w:r>
        </w:p>
      </w:docPartBody>
    </w:docPart>
    <w:docPart>
      <w:docPartPr>
        <w:name w:val="84B50D6DFCA340918E0EF292585B6E66"/>
        <w:category>
          <w:name w:val="Geral"/>
          <w:gallery w:val="placeholder"/>
        </w:category>
        <w:types>
          <w:type w:val="bbPlcHdr"/>
        </w:types>
        <w:behaviors>
          <w:behavior w:val="content"/>
        </w:behaviors>
        <w:guid w:val="{2035C707-3494-4A08-AE54-9CE5F33F17D0}"/>
      </w:docPartPr>
      <w:docPartBody>
        <w:p w:rsidR="00B51392" w:rsidRDefault="00247DFB" w:rsidP="00247DFB">
          <w:pPr>
            <w:pStyle w:val="84B50D6DFCA340918E0EF292585B6E66"/>
          </w:pPr>
          <w:r>
            <w:rPr>
              <w:rFonts w:cs="Arial"/>
            </w:rPr>
            <w:t>Escolher um item</w:t>
          </w:r>
        </w:p>
      </w:docPartBody>
    </w:docPart>
    <w:docPart>
      <w:docPartPr>
        <w:name w:val="8464378295384DCBAFD06F0B5B70C750"/>
        <w:category>
          <w:name w:val="Geral"/>
          <w:gallery w:val="placeholder"/>
        </w:category>
        <w:types>
          <w:type w:val="bbPlcHdr"/>
        </w:types>
        <w:behaviors>
          <w:behavior w:val="content"/>
        </w:behaviors>
        <w:guid w:val="{CA8A9774-16B5-4B9E-B085-C962FEF96748}"/>
      </w:docPartPr>
      <w:docPartBody>
        <w:p w:rsidR="00B51392" w:rsidRDefault="00247DFB" w:rsidP="00247DFB">
          <w:pPr>
            <w:pStyle w:val="8464378295384DCBAFD06F0B5B70C75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DFB"/>
    <w:rsid w:val="00072769"/>
    <w:rsid w:val="00247DFB"/>
    <w:rsid w:val="00B51392"/>
    <w:rsid w:val="00DA791E"/>
    <w:rsid w:val="00DD019C"/>
    <w:rsid w:val="00F024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47DFB"/>
    <w:rPr>
      <w:color w:val="808080"/>
    </w:rPr>
  </w:style>
  <w:style w:type="paragraph" w:customStyle="1" w:styleId="2D0DE9C20317469F8622C29B30188748">
    <w:name w:val="2D0DE9C20317469F8622C29B30188748"/>
    <w:rsid w:val="00247DFB"/>
  </w:style>
  <w:style w:type="paragraph" w:customStyle="1" w:styleId="BC87DA9ED807432080E139A8F205ED30">
    <w:name w:val="BC87DA9ED807432080E139A8F205ED30"/>
    <w:rsid w:val="00247DFB"/>
  </w:style>
  <w:style w:type="paragraph" w:customStyle="1" w:styleId="84B50D6DFCA340918E0EF292585B6E66">
    <w:name w:val="84B50D6DFCA340918E0EF292585B6E66"/>
    <w:rsid w:val="00247DFB"/>
  </w:style>
  <w:style w:type="paragraph" w:customStyle="1" w:styleId="8464378295384DCBAFD06F0B5B70C750">
    <w:name w:val="8464378295384DCBAFD06F0B5B70C750"/>
    <w:rsid w:val="00247D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19</Pages>
  <Words>3806</Words>
  <Characters>20557</Characters>
  <Application>Microsoft Office Word</Application>
  <DocSecurity>0</DocSecurity>
  <Lines>171</Lines>
  <Paragraphs>48</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RELATÓRIO</vt:lpstr>
    </vt:vector>
  </TitlesOfParts>
  <Company/>
  <LinksUpToDate>false</LinksUpToDate>
  <CharactersWithSpaces>24315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 Fatima Dias</dc:creator>
  <cp:keywords/>
  <dc:description/>
  <cp:lastModifiedBy>Maria de Fatima Dias</cp:lastModifiedBy>
  <cp:revision>7</cp:revision>
  <dcterms:created xsi:type="dcterms:W3CDTF">2026-10-27T21:56:00Z</dcterms:created>
  <dcterms:modified xsi:type="dcterms:W3CDTF">2026-10-28T16:35:00Z</dcterms:modified>
</cp:coreProperties>
</file>