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37F95" w14:paraId="719AE5EC" w14:textId="77777777" w:rsidTr="007310F3">
        <w:tc>
          <w:tcPr>
            <w:tcW w:w="2822" w:type="dxa"/>
            <w:tcBorders>
              <w:top w:val="nil"/>
              <w:left w:val="nil"/>
              <w:bottom w:val="nil"/>
              <w:right w:val="nil"/>
            </w:tcBorders>
            <w:hideMark/>
          </w:tcPr>
          <w:p w14:paraId="0A556D70" w14:textId="77777777" w:rsidR="00237F95" w:rsidRDefault="00237F95" w:rsidP="007310F3">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3DC17B20" wp14:editId="429D59DC">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tcBorders>
              <w:top w:val="nil"/>
              <w:left w:val="nil"/>
              <w:bottom w:val="nil"/>
              <w:right w:val="nil"/>
            </w:tcBorders>
            <w:hideMark/>
          </w:tcPr>
          <w:p w14:paraId="0A541AA3" w14:textId="77777777" w:rsidR="00237F95" w:rsidRDefault="00237F95" w:rsidP="007310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78E947D" w14:textId="77777777" w:rsidR="00237F95" w:rsidRDefault="00237F95" w:rsidP="007310F3">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Territórios</w:t>
            </w:r>
            <w:r w:rsidRPr="62C261FF">
              <w:rPr>
                <w:rStyle w:val="eop"/>
                <w:rFonts w:ascii="Calibri" w:hAnsi="Calibri" w:cs="Calibri"/>
                <w:color w:val="595959" w:themeColor="text1" w:themeTint="A6"/>
                <w:sz w:val="20"/>
                <w:szCs w:val="20"/>
              </w:rPr>
              <w:t> </w:t>
            </w:r>
          </w:p>
          <w:p w14:paraId="13E35EDF" w14:textId="77777777" w:rsidR="00237F95" w:rsidRDefault="00237F95" w:rsidP="007310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4BB543A" w14:textId="77777777" w:rsidR="00237F95" w:rsidRDefault="00237F95" w:rsidP="007310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 xml:space="preserve">GABINETE DO </w:t>
            </w:r>
            <w:commentRangeStart w:id="0"/>
            <w:r>
              <w:rPr>
                <w:rStyle w:val="normaltextrun"/>
                <w:rFonts w:ascii="Calibri" w:hAnsi="Calibri" w:cs="Calibri"/>
                <w:color w:val="595959"/>
                <w:sz w:val="20"/>
                <w:szCs w:val="20"/>
              </w:rPr>
              <w:t>DESEMBARGADOR</w:t>
            </w:r>
            <w:commentRangeEnd w:id="0"/>
            <w:r w:rsidR="00B64011">
              <w:rPr>
                <w:rStyle w:val="Refdecomentrio"/>
                <w:rFonts w:ascii="Calibri" w:hAnsi="Calibri" w:cs="Calibri"/>
                <w:color w:val="595959"/>
                <w:sz w:val="20"/>
                <w:szCs w:val="20"/>
              </w:rPr>
              <w:commentReference w:id="0"/>
            </w:r>
            <w:r>
              <w:rPr>
                <w:rStyle w:val="normaltextrun"/>
                <w:rFonts w:ascii="Calibri" w:hAnsi="Calibri" w:cs="Calibri"/>
                <w:color w:val="595959"/>
                <w:sz w:val="20"/>
                <w:szCs w:val="20"/>
              </w:rPr>
              <w:t xml:space="preserve"> SÉRGIO ROCHA</w:t>
            </w:r>
            <w:r>
              <w:rPr>
                <w:rStyle w:val="eop"/>
                <w:rFonts w:ascii="Calibri" w:hAnsi="Calibri" w:cs="Calibri"/>
                <w:color w:val="595959"/>
                <w:sz w:val="20"/>
                <w:szCs w:val="20"/>
              </w:rPr>
              <w:t> </w:t>
            </w:r>
          </w:p>
        </w:tc>
      </w:tr>
    </w:tbl>
    <w:p w14:paraId="5E73790E" w14:textId="77777777" w:rsidR="00237F95" w:rsidRDefault="00237F95" w:rsidP="00237F95">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237F95" w:rsidRPr="009F36E1" w14:paraId="05053918" w14:textId="77777777" w:rsidTr="007310F3">
        <w:trPr>
          <w:cantSplit/>
          <w:trHeight w:val="397"/>
        </w:trPr>
        <w:tc>
          <w:tcPr>
            <w:tcW w:w="3686" w:type="dxa"/>
            <w:vAlign w:val="center"/>
          </w:tcPr>
          <w:p w14:paraId="0EF804B3" w14:textId="77777777" w:rsidR="00237F95" w:rsidRPr="009F36E1" w:rsidRDefault="00237F95" w:rsidP="007310F3">
            <w:pPr>
              <w:rPr>
                <w:rFonts w:ascii="Arial" w:hAnsi="Arial" w:cs="Arial"/>
                <w:sz w:val="28"/>
                <w:szCs w:val="28"/>
              </w:rPr>
            </w:pPr>
            <w:r w:rsidRPr="009F36E1">
              <w:rPr>
                <w:rFonts w:ascii="Arial" w:hAnsi="Arial" w:cs="Arial"/>
                <w:sz w:val="28"/>
                <w:szCs w:val="28"/>
              </w:rPr>
              <w:t>Órgão</w:t>
            </w:r>
          </w:p>
        </w:tc>
        <w:tc>
          <w:tcPr>
            <w:tcW w:w="447" w:type="dxa"/>
            <w:vAlign w:val="center"/>
          </w:tcPr>
          <w:p w14:paraId="5BD90F1B" w14:textId="77777777" w:rsidR="00237F95" w:rsidRPr="009F36E1" w:rsidRDefault="00237F95" w:rsidP="007310F3">
            <w:pPr>
              <w:rPr>
                <w:rFonts w:ascii="Arial" w:hAnsi="Arial" w:cs="Arial"/>
                <w:sz w:val="28"/>
                <w:szCs w:val="28"/>
              </w:rPr>
            </w:pPr>
            <w:r w:rsidRPr="009F36E1">
              <w:rPr>
                <w:rFonts w:ascii="Arial" w:hAnsi="Arial" w:cs="Arial"/>
                <w:sz w:val="28"/>
                <w:szCs w:val="28"/>
              </w:rPr>
              <w:t>:</w:t>
            </w:r>
          </w:p>
        </w:tc>
        <w:tc>
          <w:tcPr>
            <w:tcW w:w="4590" w:type="dxa"/>
            <w:vAlign w:val="center"/>
          </w:tcPr>
          <w:p w14:paraId="312574F9" w14:textId="77777777" w:rsidR="00237F95" w:rsidRPr="009F36E1" w:rsidRDefault="00000000" w:rsidP="007310F3">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6582481DC0D54490BC9D6E0DA3BF14E6"/>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237F95" w:rsidRPr="009F36E1">
                  <w:rPr>
                    <w:rFonts w:ascii="Arial" w:hAnsi="Arial" w:cs="Arial"/>
                    <w:sz w:val="28"/>
                    <w:szCs w:val="28"/>
                  </w:rPr>
                  <w:t>4ª Turma Cível</w:t>
                </w:r>
              </w:sdtContent>
            </w:sdt>
          </w:p>
        </w:tc>
      </w:tr>
      <w:tr w:rsidR="00237F95" w:rsidRPr="009F36E1" w14:paraId="17DBB952" w14:textId="77777777" w:rsidTr="007310F3">
        <w:trPr>
          <w:cantSplit/>
          <w:trHeight w:val="570"/>
        </w:trPr>
        <w:tc>
          <w:tcPr>
            <w:tcW w:w="3686" w:type="dxa"/>
            <w:vAlign w:val="center"/>
          </w:tcPr>
          <w:p w14:paraId="346C0FE2" w14:textId="77777777" w:rsidR="00237F95" w:rsidRPr="009F36E1" w:rsidRDefault="00237F95" w:rsidP="007310F3">
            <w:pPr>
              <w:rPr>
                <w:rFonts w:ascii="Arial" w:hAnsi="Arial" w:cs="Arial"/>
                <w:sz w:val="28"/>
                <w:szCs w:val="28"/>
              </w:rPr>
            </w:pPr>
            <w:r w:rsidRPr="009F36E1">
              <w:rPr>
                <w:rFonts w:ascii="Arial" w:hAnsi="Arial" w:cs="Arial"/>
                <w:sz w:val="28"/>
                <w:szCs w:val="28"/>
              </w:rPr>
              <w:t>Classe</w:t>
            </w:r>
          </w:p>
        </w:tc>
        <w:tc>
          <w:tcPr>
            <w:tcW w:w="447" w:type="dxa"/>
            <w:vAlign w:val="center"/>
          </w:tcPr>
          <w:p w14:paraId="30AA137D" w14:textId="77777777" w:rsidR="00237F95" w:rsidRPr="009F36E1" w:rsidRDefault="00237F95" w:rsidP="007310F3">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iCs/>
                <w:sz w:val="28"/>
                <w:szCs w:val="28"/>
              </w:rPr>
              <w:id w:val="1558446301"/>
              <w:placeholder>
                <w:docPart w:val="8FBFB5844AEC4B9E8C458D4799A68572"/>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07BA79B5" w14:textId="77777777" w:rsidR="00237F95" w:rsidRPr="009F36E1" w:rsidRDefault="00237F95" w:rsidP="00F24868">
                <w:pPr>
                  <w:ind w:right="-675"/>
                  <w:rPr>
                    <w:rFonts w:cs="Arial"/>
                    <w:i/>
                    <w:iCs/>
                    <w:sz w:val="28"/>
                    <w:szCs w:val="28"/>
                  </w:rPr>
                </w:pPr>
                <w:r>
                  <w:rPr>
                    <w:rFonts w:cs="Arial"/>
                    <w:sz w:val="28"/>
                    <w:szCs w:val="28"/>
                  </w:rPr>
                  <w:t>Apelação Cível</w:t>
                </w:r>
              </w:p>
            </w:sdtContent>
          </w:sdt>
        </w:tc>
      </w:tr>
      <w:tr w:rsidR="00237F95" w:rsidRPr="009F36E1" w14:paraId="0E2B1970" w14:textId="77777777" w:rsidTr="007310F3">
        <w:trPr>
          <w:cantSplit/>
          <w:trHeight w:val="397"/>
        </w:trPr>
        <w:tc>
          <w:tcPr>
            <w:tcW w:w="3686" w:type="dxa"/>
            <w:vAlign w:val="center"/>
          </w:tcPr>
          <w:p w14:paraId="63614AD7" w14:textId="77777777" w:rsidR="00237F95" w:rsidRPr="009F36E1" w:rsidRDefault="00237F95" w:rsidP="007310F3">
            <w:pPr>
              <w:rPr>
                <w:rFonts w:ascii="Arial" w:hAnsi="Arial" w:cs="Arial"/>
                <w:sz w:val="28"/>
                <w:szCs w:val="28"/>
              </w:rPr>
            </w:pPr>
            <w:r w:rsidRPr="009F36E1">
              <w:rPr>
                <w:rFonts w:ascii="Arial" w:hAnsi="Arial" w:cs="Arial"/>
                <w:sz w:val="28"/>
                <w:szCs w:val="28"/>
              </w:rPr>
              <w:t>Processo nº</w:t>
            </w:r>
          </w:p>
        </w:tc>
        <w:tc>
          <w:tcPr>
            <w:tcW w:w="447" w:type="dxa"/>
            <w:vAlign w:val="center"/>
          </w:tcPr>
          <w:p w14:paraId="268101F5" w14:textId="77777777" w:rsidR="00237F95" w:rsidRPr="009F36E1" w:rsidRDefault="00237F95" w:rsidP="007310F3">
            <w:pPr>
              <w:rPr>
                <w:rFonts w:ascii="Arial" w:hAnsi="Arial" w:cs="Arial"/>
                <w:sz w:val="28"/>
                <w:szCs w:val="28"/>
              </w:rPr>
            </w:pPr>
            <w:r w:rsidRPr="20EF5200">
              <w:rPr>
                <w:rFonts w:ascii="Arial" w:hAnsi="Arial" w:cs="Arial"/>
                <w:sz w:val="28"/>
                <w:szCs w:val="28"/>
              </w:rPr>
              <w:t xml:space="preserve">: </w:t>
            </w:r>
          </w:p>
        </w:tc>
        <w:tc>
          <w:tcPr>
            <w:tcW w:w="4590" w:type="dxa"/>
            <w:vAlign w:val="center"/>
          </w:tcPr>
          <w:p w14:paraId="3E34E467" w14:textId="5FCCE0AB" w:rsidR="00237F95" w:rsidRPr="009F36E1" w:rsidRDefault="00237F95" w:rsidP="007310F3">
            <w:pPr>
              <w:ind w:right="-675"/>
              <w:rPr>
                <w:rFonts w:ascii="Arial" w:hAnsi="Arial" w:cs="Arial"/>
                <w:sz w:val="28"/>
                <w:szCs w:val="28"/>
              </w:rPr>
            </w:pPr>
            <w:r w:rsidRPr="00237F95">
              <w:rPr>
                <w:rFonts w:ascii="Arial" w:hAnsi="Arial" w:cs="Arial"/>
                <w:sz w:val="28"/>
                <w:szCs w:val="28"/>
              </w:rPr>
              <w:t>0706347-71.2026.8.07.0019</w:t>
            </w:r>
          </w:p>
        </w:tc>
      </w:tr>
      <w:tr w:rsidR="00237F95" w:rsidRPr="009F36E1" w14:paraId="3181D7D7" w14:textId="77777777" w:rsidTr="007310F3">
        <w:trPr>
          <w:cantSplit/>
          <w:trHeight w:val="397"/>
        </w:trPr>
        <w:tc>
          <w:tcPr>
            <w:tcW w:w="3686" w:type="dxa"/>
            <w:vAlign w:val="center"/>
          </w:tcPr>
          <w:p w14:paraId="267BA53F" w14:textId="77777777" w:rsidR="00237F95" w:rsidRPr="00F63CDB" w:rsidRDefault="00000000" w:rsidP="007310F3">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443D4D58D20545BA9001BB773C34B23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237F95" w:rsidRPr="00F63CDB">
                  <w:rPr>
                    <w:rFonts w:ascii="Arial" w:eastAsia="Times New Roman" w:hAnsi="Arial" w:cs="Arial"/>
                    <w:sz w:val="28"/>
                    <w:szCs w:val="28"/>
                    <w:lang w:eastAsia="zh-CN"/>
                  </w:rPr>
                  <w:t>Apelante</w:t>
                </w:r>
              </w:sdtContent>
            </w:sdt>
            <w:r w:rsidR="00237F95" w:rsidRPr="00F63CDB">
              <w:rPr>
                <w:rFonts w:ascii="Arial" w:hAnsi="Arial" w:cs="Arial"/>
                <w:sz w:val="28"/>
                <w:szCs w:val="28"/>
              </w:rPr>
              <w:t xml:space="preserve"> (s)</w:t>
            </w:r>
          </w:p>
        </w:tc>
        <w:tc>
          <w:tcPr>
            <w:tcW w:w="447" w:type="dxa"/>
            <w:vAlign w:val="center"/>
          </w:tcPr>
          <w:p w14:paraId="707F2745" w14:textId="77777777" w:rsidR="00237F95" w:rsidRPr="009F36E1" w:rsidRDefault="00237F95" w:rsidP="007310F3">
            <w:pPr>
              <w:rPr>
                <w:rFonts w:ascii="Arial" w:hAnsi="Arial" w:cs="Arial"/>
                <w:sz w:val="28"/>
                <w:szCs w:val="28"/>
              </w:rPr>
            </w:pPr>
            <w:r w:rsidRPr="009F36E1">
              <w:rPr>
                <w:rFonts w:ascii="Arial" w:hAnsi="Arial" w:cs="Arial"/>
                <w:sz w:val="28"/>
                <w:szCs w:val="28"/>
              </w:rPr>
              <w:t>:</w:t>
            </w:r>
          </w:p>
        </w:tc>
        <w:tc>
          <w:tcPr>
            <w:tcW w:w="4590" w:type="dxa"/>
            <w:vAlign w:val="center"/>
          </w:tcPr>
          <w:p w14:paraId="5912638C" w14:textId="4C6BC72D" w:rsidR="00237F95" w:rsidRPr="009F36E1" w:rsidRDefault="00237F95" w:rsidP="007310F3">
            <w:pPr>
              <w:rPr>
                <w:rFonts w:ascii="Arial" w:hAnsi="Arial" w:cs="Arial"/>
                <w:sz w:val="28"/>
                <w:szCs w:val="28"/>
              </w:rPr>
            </w:pPr>
            <w:r w:rsidRPr="00237F95">
              <w:rPr>
                <w:rFonts w:ascii="Arial" w:hAnsi="Arial" w:cs="Arial"/>
                <w:sz w:val="28"/>
                <w:szCs w:val="28"/>
              </w:rPr>
              <w:t>ITAU UNIBANCO HOLDING S.A.</w:t>
            </w:r>
          </w:p>
        </w:tc>
      </w:tr>
      <w:tr w:rsidR="00237F95" w:rsidRPr="009F36E1" w14:paraId="0DE8EA9D" w14:textId="77777777" w:rsidTr="007310F3">
        <w:trPr>
          <w:cantSplit/>
          <w:trHeight w:val="397"/>
        </w:trPr>
        <w:tc>
          <w:tcPr>
            <w:tcW w:w="3686" w:type="dxa"/>
            <w:vAlign w:val="center"/>
          </w:tcPr>
          <w:p w14:paraId="5D420EBF" w14:textId="77777777" w:rsidR="00237F95" w:rsidRPr="009F36E1" w:rsidRDefault="00000000" w:rsidP="007310F3">
            <w:pPr>
              <w:jc w:val="both"/>
              <w:rPr>
                <w:rFonts w:ascii="Arial" w:hAnsi="Arial" w:cs="Arial"/>
                <w:sz w:val="28"/>
                <w:szCs w:val="28"/>
              </w:rPr>
            </w:pPr>
            <w:sdt>
              <w:sdtPr>
                <w:rPr>
                  <w:rFonts w:ascii="Arial" w:eastAsia="Times New Roman" w:hAnsi="Arial" w:cs="Arial"/>
                  <w:sz w:val="28"/>
                  <w:szCs w:val="28"/>
                  <w:lang w:eastAsia="zh-CN"/>
                </w:rPr>
                <w:id w:val="-1351640470"/>
                <w:placeholder>
                  <w:docPart w:val="FF9E399D475F4B0B80E9E1949B1C3BA3"/>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237F95">
                  <w:rPr>
                    <w:rFonts w:ascii="Arial" w:eastAsia="Times New Roman" w:hAnsi="Arial" w:cs="Arial"/>
                    <w:sz w:val="28"/>
                    <w:szCs w:val="28"/>
                    <w:lang w:eastAsia="zh-CN"/>
                  </w:rPr>
                  <w:t>Apelado</w:t>
                </w:r>
              </w:sdtContent>
            </w:sdt>
            <w:r w:rsidR="00237F95" w:rsidRPr="009F36E1">
              <w:rPr>
                <w:rFonts w:ascii="Arial" w:hAnsi="Arial" w:cs="Arial"/>
                <w:sz w:val="28"/>
                <w:szCs w:val="28"/>
              </w:rPr>
              <w:t xml:space="preserve"> </w:t>
            </w:r>
            <w:r w:rsidR="00237F95">
              <w:rPr>
                <w:rFonts w:ascii="Arial" w:hAnsi="Arial" w:cs="Arial"/>
                <w:sz w:val="28"/>
                <w:szCs w:val="28"/>
              </w:rPr>
              <w:t>(</w:t>
            </w:r>
            <w:r w:rsidR="00237F95" w:rsidRPr="009F36E1">
              <w:rPr>
                <w:rFonts w:ascii="Arial" w:hAnsi="Arial" w:cs="Arial"/>
                <w:sz w:val="28"/>
                <w:szCs w:val="28"/>
              </w:rPr>
              <w:t>a)(s)</w:t>
            </w:r>
          </w:p>
        </w:tc>
        <w:tc>
          <w:tcPr>
            <w:tcW w:w="447" w:type="dxa"/>
            <w:vAlign w:val="center"/>
          </w:tcPr>
          <w:p w14:paraId="4A3CA5B4" w14:textId="77777777" w:rsidR="00237F95" w:rsidRPr="009F36E1" w:rsidRDefault="00237F95" w:rsidP="007310F3">
            <w:pPr>
              <w:rPr>
                <w:rFonts w:ascii="Arial" w:hAnsi="Arial" w:cs="Arial"/>
                <w:sz w:val="28"/>
                <w:szCs w:val="28"/>
              </w:rPr>
            </w:pPr>
            <w:r w:rsidRPr="009F36E1">
              <w:rPr>
                <w:rFonts w:ascii="Arial" w:hAnsi="Arial" w:cs="Arial"/>
                <w:sz w:val="28"/>
                <w:szCs w:val="28"/>
              </w:rPr>
              <w:t>:</w:t>
            </w:r>
          </w:p>
        </w:tc>
        <w:tc>
          <w:tcPr>
            <w:tcW w:w="4590" w:type="dxa"/>
            <w:vAlign w:val="center"/>
          </w:tcPr>
          <w:p w14:paraId="13ADCEF3" w14:textId="66F8C6D6" w:rsidR="00237F95" w:rsidRPr="009F36E1" w:rsidRDefault="00237F95" w:rsidP="007310F3">
            <w:pPr>
              <w:ind w:right="-74"/>
              <w:rPr>
                <w:rFonts w:ascii="Arial" w:hAnsi="Arial" w:cs="Arial"/>
                <w:sz w:val="28"/>
                <w:szCs w:val="28"/>
              </w:rPr>
            </w:pPr>
            <w:r w:rsidRPr="00237F95">
              <w:rPr>
                <w:rFonts w:ascii="Arial" w:hAnsi="Arial" w:cs="Arial"/>
                <w:sz w:val="28"/>
                <w:szCs w:val="28"/>
              </w:rPr>
              <w:t>PAULO ROBERTO NASCIMENTO</w:t>
            </w:r>
          </w:p>
        </w:tc>
      </w:tr>
      <w:tr w:rsidR="00237F95" w:rsidRPr="009F36E1" w14:paraId="7D8F533E" w14:textId="77777777" w:rsidTr="007310F3">
        <w:trPr>
          <w:cantSplit/>
          <w:trHeight w:val="397"/>
        </w:trPr>
        <w:tc>
          <w:tcPr>
            <w:tcW w:w="3686" w:type="dxa"/>
            <w:vAlign w:val="center"/>
          </w:tcPr>
          <w:p w14:paraId="3B7D5490" w14:textId="77777777" w:rsidR="00237F95" w:rsidRPr="009F36E1" w:rsidRDefault="00237F95" w:rsidP="007310F3">
            <w:pPr>
              <w:rPr>
                <w:rFonts w:ascii="Arial" w:hAnsi="Arial" w:cs="Arial"/>
                <w:sz w:val="28"/>
                <w:szCs w:val="28"/>
              </w:rPr>
            </w:pPr>
            <w:r w:rsidRPr="009F36E1">
              <w:rPr>
                <w:rFonts w:ascii="Arial" w:hAnsi="Arial" w:cs="Arial"/>
                <w:sz w:val="28"/>
                <w:szCs w:val="28"/>
              </w:rPr>
              <w:t>Relator(a)</w:t>
            </w:r>
          </w:p>
        </w:tc>
        <w:tc>
          <w:tcPr>
            <w:tcW w:w="447" w:type="dxa"/>
            <w:vAlign w:val="center"/>
          </w:tcPr>
          <w:p w14:paraId="5221F5BF" w14:textId="77777777" w:rsidR="00237F95" w:rsidRPr="009F36E1" w:rsidRDefault="00237F95" w:rsidP="007310F3">
            <w:pPr>
              <w:ind w:right="-11"/>
              <w:rPr>
                <w:rFonts w:ascii="Arial" w:hAnsi="Arial" w:cs="Arial"/>
                <w:sz w:val="28"/>
                <w:szCs w:val="28"/>
              </w:rPr>
            </w:pPr>
            <w:r w:rsidRPr="009F36E1">
              <w:rPr>
                <w:rFonts w:ascii="Arial" w:hAnsi="Arial" w:cs="Arial"/>
                <w:sz w:val="28"/>
                <w:szCs w:val="28"/>
              </w:rPr>
              <w:t>:</w:t>
            </w:r>
          </w:p>
        </w:tc>
        <w:tc>
          <w:tcPr>
            <w:tcW w:w="4590" w:type="dxa"/>
            <w:vAlign w:val="center"/>
          </w:tcPr>
          <w:p w14:paraId="7BDD8DA1" w14:textId="77777777" w:rsidR="00237F95" w:rsidRPr="009F36E1" w:rsidRDefault="00237F95" w:rsidP="007310F3">
            <w:pPr>
              <w:rPr>
                <w:rFonts w:ascii="Arial" w:hAnsi="Arial" w:cs="Arial"/>
                <w:b/>
                <w:sz w:val="28"/>
                <w:szCs w:val="28"/>
              </w:rPr>
            </w:pPr>
            <w:r w:rsidRPr="009F36E1">
              <w:rPr>
                <w:rFonts w:ascii="Arial" w:hAnsi="Arial" w:cs="Arial"/>
                <w:b/>
                <w:bCs/>
                <w:sz w:val="28"/>
                <w:szCs w:val="28"/>
              </w:rPr>
              <w:t>Des. Sérgio Rocha</w:t>
            </w:r>
          </w:p>
        </w:tc>
      </w:tr>
    </w:tbl>
    <w:p w14:paraId="7E79782B" w14:textId="77777777" w:rsidR="00237F95" w:rsidRDefault="00237F95" w:rsidP="00237F95">
      <w:pPr>
        <w:spacing w:after="0" w:line="360" w:lineRule="auto"/>
        <w:jc w:val="both"/>
        <w:rPr>
          <w:rFonts w:ascii="Arial" w:hAnsi="Arial" w:cs="Arial"/>
          <w:sz w:val="28"/>
          <w:szCs w:val="28"/>
        </w:rPr>
      </w:pPr>
    </w:p>
    <w:p w14:paraId="51F0ADDF" w14:textId="77777777" w:rsidR="00237F95" w:rsidRDefault="00237F95" w:rsidP="00237F95">
      <w:pPr>
        <w:spacing w:after="0" w:line="360" w:lineRule="auto"/>
        <w:jc w:val="both"/>
        <w:rPr>
          <w:rFonts w:ascii="Arial" w:hAnsi="Arial" w:cs="Arial"/>
          <w:sz w:val="28"/>
          <w:szCs w:val="28"/>
        </w:rPr>
      </w:pPr>
    </w:p>
    <w:p w14:paraId="194B3083" w14:textId="77777777" w:rsidR="00237F95" w:rsidRDefault="00237F95" w:rsidP="00237F95">
      <w:pPr>
        <w:spacing w:after="0" w:line="360" w:lineRule="auto"/>
        <w:jc w:val="both"/>
        <w:rPr>
          <w:rFonts w:ascii="Arial" w:hAnsi="Arial" w:cs="Arial"/>
          <w:sz w:val="28"/>
          <w:szCs w:val="28"/>
        </w:rPr>
      </w:pPr>
    </w:p>
    <w:p w14:paraId="7490C5AA" w14:textId="77777777" w:rsidR="00237F95" w:rsidRPr="007E1C8C" w:rsidRDefault="00237F95" w:rsidP="00237F95">
      <w:pPr>
        <w:spacing w:after="0" w:line="360" w:lineRule="auto"/>
        <w:jc w:val="left"/>
        <w:rPr>
          <w:rFonts w:ascii="Arial" w:hAnsi="Arial" w:cs="Arial"/>
          <w:b/>
          <w:bCs/>
          <w:sz w:val="28"/>
          <w:szCs w:val="28"/>
        </w:rPr>
        <w:pPrChange w:id="1009" w:author="Assessor GDSXSR" w:date="2026-10-27T21:28:52Z">
          <w:pPr>
            <w:spacing w:after="0" w:line="360" w:lineRule="auto"/>
            <w:jc w:val="center"/>
          </w:pPr>
        </w:pPrChange>
      </w:pPr>
      <w:commentRangeStart w:id="8"/>
      <w:r w:rsidRPr="007E1C8C">
        <w:rPr>
          <w:rFonts w:ascii="Arial" w:hAnsi="Arial" w:cs="Arial"/>
          <w:b/>
          <w:bCs/>
          <w:sz w:val="28"/>
          <w:szCs w:val="28"/>
        </w:rPr>
        <w:t>EMENTA</w:t>
      </w:r>
      <w:commentRangeEnd w:id="8"/>
      <w:r>
        <w:rPr>
          <w:rStyle w:val="CommentReference"/>
        </w:rPr>
        <w:commentReference w:id="8"/>
      </w:r>
    </w:p>
    <w:p w14:paraId="0F520DDC" w14:textId="77777777" w:rsidR="003D5970" w:rsidRDefault="003D5970" w:rsidP="003D5970">
      <w:pPr>
        <w:spacing w:after="0" w:line="360" w:lineRule="auto"/>
        <w:jc w:val="both"/>
        <w:rPr>
          <w:rFonts w:ascii="Arial" w:hAnsi="Arial" w:cs="Arial"/>
          <w:sz w:val="28"/>
          <w:szCs w:val="28"/>
        </w:rPr>
      </w:pPr>
    </w:p>
    <w:p w14:paraId="78040254" w14:textId="4EF7B11A" w:rsidR="003D5970" w:rsidRPr="003D5970" w:rsidRDefault="003D5970" w:rsidP="003D5970">
      <w:pPr>
        <w:spacing w:after="0" w:line="360" w:lineRule="auto"/>
        <w:jc w:val="both"/>
        <w:rPr>
          <w:rFonts w:ascii="Arial" w:hAnsi="Arial" w:cs="Arial"/>
          <w:sz w:val="28"/>
          <w:szCs w:val="28"/>
        </w:rPr>
      </w:pPr>
      <w:r w:rsidRPr="003D5970">
        <w:rPr>
          <w:rFonts w:ascii="Arial" w:hAnsi="Arial" w:cs="Arial"/>
          <w:sz w:val="28"/>
          <w:szCs w:val="28"/>
        </w:rPr>
        <w:t>APELAÇÃO CÍVEL. DIREITO CIVIL E PROCESSUAL CIVIL. AÇÃO DE BUSCA E APREENSÃO. ALIENAÇÃO FIDUCIÁRIA DE VEÍCULO. EMENDA À INICIAL. AUSÊNCIA DE COMPROVAÇÃO DA CONSTITUIÇÃO DA PROPRIEDADE FIDUCIÁRIA. REGISTRO DO GRAVAME NO DETRAN. DESCUMPRIMENTO DE DETERMINAÇÃO JUDICIAL. EXTINÇÃO SEM RESOLUÇÃO DO MÉRITO. RECURSO NÃO PROVIDO.</w:t>
      </w:r>
    </w:p>
    <w:p w14:paraId="4CDA507E" w14:textId="77777777" w:rsidR="003D5970" w:rsidRPr="003D5970" w:rsidRDefault="003D5970" w:rsidP="003D5970">
      <w:pPr>
        <w:spacing w:after="0" w:line="360" w:lineRule="auto"/>
        <w:jc w:val="both"/>
        <w:rPr>
          <w:rFonts w:ascii="Arial" w:hAnsi="Arial" w:cs="Arial"/>
          <w:b/>
          <w:bCs/>
          <w:sz w:val="28"/>
          <w:szCs w:val="28"/>
        </w:rPr>
      </w:pPr>
      <w:r w:rsidRPr="003D5970">
        <w:rPr>
          <w:rFonts w:ascii="Arial" w:hAnsi="Arial" w:cs="Arial"/>
          <w:b/>
          <w:bCs/>
          <w:sz w:val="28"/>
          <w:szCs w:val="28"/>
        </w:rPr>
        <w:t>I. Caso em exame</w:t>
      </w:r>
    </w:p>
    <w:p w14:paraId="6E4ED4E7" w14:textId="0DCE154A" w:rsidR="003D5970" w:rsidRPr="003D5970" w:rsidRDefault="003D5970" w:rsidP="003D5970">
      <w:pPr>
        <w:spacing w:after="0" w:line="360" w:lineRule="auto"/>
        <w:jc w:val="both"/>
        <w:rPr>
          <w:rFonts w:ascii="Arial" w:hAnsi="Arial" w:cs="Arial"/>
          <w:sz w:val="28"/>
          <w:szCs w:val="28"/>
        </w:rPr>
      </w:pPr>
      <w:commentRangeStart w:id="9"/>
      <w:r>
        <w:rPr>
          <w:rFonts w:ascii="Arial" w:hAnsi="Arial" w:cs="Arial"/>
          <w:sz w:val="28"/>
          <w:szCs w:val="28"/>
        </w:rPr>
        <w:t xml:space="preserve">1. </w:t>
      </w:r>
      <w:commentRangeEnd w:id="9"/>
      <w:r>
        <w:rPr>
          <w:rStyle w:val="CommentReference"/>
        </w:rPr>
        <w:commentReference w:id="9"/>
      </w:r>
      <w:r>
        <w:rPr>
          <w:rFonts w:ascii="Arial" w:hAnsi="Arial" w:cs="Arial"/>
          <w:sz w:val="28"/>
          <w:szCs w:val="28"/>
        </w:rPr>
        <w:t xml:space="preserve">Ação de busca e apreensão proposta por ITAU UNIBANCO HOLDING S.A. contra pessoa natural, fundada em contrato de financiamento garantido por alienação fiduciária de veículo automotor, com pedido de </w:t>
      </w:r>
      <w:del w:id="1010" w:author="Assessor GDSXSR" w:date="2026-10-27T21:28:52Z">
        <w:r>
          <w:rPr>
            <w:rFonts w:ascii="Arial" w:hAnsi="Arial" w:cs="Arial"/>
            <w:sz w:val="28"/>
            <w:szCs w:val="28"/>
          </w:rPr>
          <w:delText xml:space="preserve">concessão de </w:delText>
        </w:r>
      </w:del>
      <w:r>
        <w:rPr>
          <w:rFonts w:ascii="Arial" w:hAnsi="Arial" w:cs="Arial"/>
          <w:sz w:val="28"/>
          <w:szCs w:val="28"/>
        </w:rPr>
        <w:t xml:space="preserve">liminar </w:t>
      </w:r>
      <w:del w:id="1011" w:author="Assessor GDSXSR" w:date="2026-10-27T21:28:52Z">
        <w:r>
          <w:rPr>
            <w:rFonts w:ascii="Arial" w:hAnsi="Arial" w:cs="Arial"/>
            <w:sz w:val="28"/>
            <w:szCs w:val="28"/>
          </w:rPr>
          <w:delText xml:space="preserve">prevista</w:delText>
        </w:r>
      </w:del>
      <w:ins w:id="1012" w:author="Assessor GDSXSR" w:date="2026-10-27T21:28:52Z">
        <w:r>
          <w:rPr>
            <w:rFonts w:ascii="Arial" w:hAnsi="Arial" w:cs="Arial"/>
            <w:color w:val="808080"/>
            <w:sz w:val="28"/>
            <w:szCs w:val="28"/>
          </w:rPr>
          <w:t xml:space="preserve">(R$</w:t>
        </w:r>
      </w:ins>
      <w:r>
        <w:rPr>
          <w:rFonts w:ascii="Arial" w:hAnsi="Arial" w:cs="Arial"/>
          <w:sz w:val="28"/>
          <w:szCs w:val="28"/>
        </w:rPr>
        <w:t xml:space="preserve"> </w:t>
      </w:r>
      <w:del w:id="1013" w:author="Assessor GDSXSR" w:date="2026-10-27T21:28:52Z">
        <w:r>
          <w:rPr>
            <w:rFonts w:ascii="Arial" w:hAnsi="Arial" w:cs="Arial"/>
            <w:sz w:val="28"/>
            <w:szCs w:val="28"/>
          </w:rPr>
          <w:delText xml:space="preserve">no art</w:delText>
        </w:r>
      </w:del>
      <w:ins w:id="1014" w:author="Assessor GDSXSR" w:date="2026-10-27T21:28:52Z">
        <w:r>
          <w:rPr>
            <w:rFonts w:ascii="Arial" w:hAnsi="Arial" w:cs="Arial"/>
            <w:color w:val="808080"/>
            <w:sz w:val="28"/>
            <w:szCs w:val="28"/>
          </w:rPr>
          <w:t xml:space="preserve">57</w:t>
        </w:r>
      </w:ins>
      <w:r>
        <w:rPr>
          <w:rFonts w:ascii="Arial" w:hAnsi="Arial" w:cs="Arial"/>
          <w:sz w:val="28"/>
          <w:szCs w:val="28"/>
        </w:rPr>
        <w:t xml:space="preserve">.</w:t>
      </w:r>
      <w:del w:id="1015" w:author="Assessor GDSXSR" w:date="2026-10-27T21:28:52Z">
        <w:r>
          <w:rPr>
            <w:rFonts w:ascii="Arial" w:hAnsi="Arial" w:cs="Arial"/>
            <w:sz w:val="28"/>
            <w:szCs w:val="28"/>
          </w:rPr>
          <w:delText xml:space="preserve"> 3º do Decreto-Lei nº 911/1969</w:delText>
        </w:r>
      </w:del>
      <w:ins w:id="1016" w:author="Assessor GDSXSR" w:date="2026-10-27T21:28:52Z">
        <w:r>
          <w:rPr>
            <w:rFonts w:ascii="Arial" w:hAnsi="Arial" w:cs="Arial"/>
            <w:color w:val="808080"/>
            <w:sz w:val="28"/>
            <w:szCs w:val="28"/>
          </w:rPr>
          <w:t xml:space="preserve">322,98)</w:t>
        </w:r>
      </w:ins>
      <w:r>
        <w:rPr>
          <w:rFonts w:ascii="Arial" w:hAnsi="Arial" w:cs="Arial"/>
          <w:sz w:val="28"/>
          <w:szCs w:val="28"/>
        </w:rPr>
        <w:t xml:space="preserve">.</w:t>
      </w:r>
    </w:p>
    <w:p w14:paraId="614A87AB" w14:textId="7B724E9D" w:rsidR="003D5970" w:rsidRPr="003D5970" w:rsidRDefault="003D5970" w:rsidP="003D5970">
      <w:pPr>
        <w:spacing w:after="0" w:line="360" w:lineRule="auto"/>
        <w:jc w:val="both"/>
        <w:rPr>
          <w:rFonts w:ascii="Arial" w:hAnsi="Arial" w:cs="Arial"/>
          <w:sz w:val="28"/>
          <w:szCs w:val="28"/>
        </w:rPr>
      </w:pPr>
      <w:r>
        <w:rPr>
          <w:rFonts w:ascii="Arial" w:hAnsi="Arial" w:cs="Arial"/>
          <w:sz w:val="28"/>
          <w:szCs w:val="28"/>
        </w:rPr>
        <w:t xml:space="preserve">2. </w:t>
      </w:r>
      <w:r>
        <w:rPr>
          <w:rFonts w:ascii="Arial" w:hAnsi="Arial" w:cs="Arial"/>
          <w:sz w:val="28"/>
          <w:szCs w:val="28"/>
        </w:rPr>
        <w:t xml:space="preserve">A sentença extinguiu o processo sem resolução do mérito</w:t>
      </w:r>
      <w:del w:id="1017" w:author="Assessor GDSXSR" w:date="2026-10-27T21:28:52Z">
        <w:r>
          <w:rPr>
            <w:rFonts w:ascii="Arial" w:hAnsi="Arial" w:cs="Arial"/>
            <w:sz w:val="28"/>
            <w:szCs w:val="28"/>
          </w:rPr>
          <w:delText xml:space="preserve">,</w:delText>
        </w:r>
      </w:del>
      <w:r>
        <w:rPr>
          <w:rFonts w:ascii="Arial" w:hAnsi="Arial" w:cs="Arial"/>
          <w:sz w:val="28"/>
          <w:szCs w:val="28"/>
        </w:rPr>
        <w:t xml:space="preserve"> </w:t>
      </w:r>
      <w:del w:id="1018" w:author="Assessor GDSXSR" w:date="2026-10-27T21:28:52Z">
        <w:r>
          <w:rPr>
            <w:rFonts w:ascii="Arial" w:hAnsi="Arial" w:cs="Arial"/>
            <w:sz w:val="28"/>
            <w:szCs w:val="28"/>
          </w:rPr>
          <w:delText xml:space="preserve">com fundamento no art.</w:delText>
        </w:r>
      </w:del>
      <w:ins w:id="1019" w:author="Assessor GDSXSR" w:date="2026-10-27T21:28:52Z">
        <w:r>
          <w:rPr>
            <w:rFonts w:ascii="Arial" w:hAnsi="Arial" w:cs="Arial"/>
            <w:color w:val="808080"/>
            <w:sz w:val="28"/>
            <w:szCs w:val="28"/>
          </w:rPr>
          <w:t xml:space="preserve">(CPC</w:t>
        </w:r>
      </w:ins>
      <w:r>
        <w:rPr>
          <w:rFonts w:ascii="Arial" w:hAnsi="Arial" w:cs="Arial"/>
          <w:sz w:val="28"/>
          <w:szCs w:val="28"/>
        </w:rPr>
        <w:t xml:space="preserve"> 485</w:t>
      </w:r>
      <w:del w:id="1020" w:author="Assessor GDSXSR" w:date="2026-10-27T21:28:52Z">
        <w:r>
          <w:rPr>
            <w:rFonts w:ascii="Arial" w:hAnsi="Arial" w:cs="Arial"/>
            <w:sz w:val="28"/>
            <w:szCs w:val="28"/>
          </w:rPr>
          <w:delText xml:space="preserve">,</w:delText>
        </w:r>
      </w:del>
      <w:r>
        <w:rPr>
          <w:rFonts w:ascii="Arial" w:hAnsi="Arial" w:cs="Arial"/>
          <w:sz w:val="28"/>
          <w:szCs w:val="28"/>
        </w:rPr>
        <w:t xml:space="preserve"> IV</w:t>
      </w:r>
      <w:del w:id="1021" w:author="Assessor GDSXSR" w:date="2026-10-27T21:28:52Z">
        <w:r>
          <w:rPr>
            <w:rFonts w:ascii="Arial" w:hAnsi="Arial" w:cs="Arial"/>
            <w:sz w:val="28"/>
            <w:szCs w:val="28"/>
          </w:rPr>
          <w:delText xml:space="preserve">, do CPC</w:delText>
        </w:r>
      </w:del>
      <w:ins w:id="1022" w:author="Assessor GDSXSR" w:date="2026-10-27T21:28:52Z">
        <w:r>
          <w:rPr>
            <w:rFonts w:ascii="Arial" w:hAnsi="Arial" w:cs="Arial"/>
            <w:color w:val="808080"/>
            <w:sz w:val="28"/>
            <w:szCs w:val="28"/>
          </w:rPr>
          <w:t xml:space="preserve">)</w:t>
        </w:r>
      </w:ins>
      <w:r>
        <w:rPr>
          <w:rFonts w:ascii="Arial" w:hAnsi="Arial" w:cs="Arial"/>
          <w:sz w:val="28"/>
          <w:szCs w:val="28"/>
        </w:rPr>
        <w:t xml:space="preserve">, diante do descumprimento de determinação judicial destinada à comprovação da transferência da posse ou propriedade do veículo ao devedor fiduciante e da regular constituição da propriedade fiduciária.</w:t>
      </w:r>
    </w:p>
    <w:p w14:paraId="03439EBD" w14:textId="50675240" w:rsidR="003D5970" w:rsidRPr="003D5970" w:rsidRDefault="003D5970" w:rsidP="003D5970">
      <w:pPr>
        <w:spacing w:after="0" w:line="360" w:lineRule="auto"/>
        <w:jc w:val="both"/>
        <w:rPr>
          <w:rFonts w:ascii="Arial" w:hAnsi="Arial" w:cs="Arial"/>
          <w:sz w:val="28"/>
          <w:szCs w:val="28"/>
        </w:rPr>
      </w:pPr>
      <w:r>
        <w:rPr>
          <w:rFonts w:ascii="Arial" w:hAnsi="Arial" w:cs="Arial"/>
          <w:sz w:val="28"/>
          <w:szCs w:val="28"/>
        </w:rPr>
        <w:t xml:space="preserve">3. </w:t>
      </w:r>
      <w:r w:rsidRPr="003D5970">
        <w:rPr>
          <w:rFonts w:ascii="Arial" w:hAnsi="Arial" w:cs="Arial"/>
          <w:sz w:val="28"/>
          <w:szCs w:val="28"/>
        </w:rPr>
        <w:t>O autor apelou requerendo a cassação da sentença e o prosseguimento do feito, ao argumento de que a ação de busca e apreensão exige apenas a apresentação do contrato e a comprovação da mora, sendo dispensável a prova do registro do gravame perante o DETRAN. Sustentou, ainda, nulidade da sentença por ausência de intimação pessoal da parte autora e defendeu a presença dos requisitos para concessão da liminar.</w:t>
      </w:r>
    </w:p>
    <w:p w14:paraId="542D768D" w14:textId="77777777" w:rsidR="003D5970" w:rsidRPr="003D5970" w:rsidRDefault="003D5970" w:rsidP="003D5970">
      <w:pPr>
        <w:spacing w:after="0" w:line="360" w:lineRule="auto"/>
        <w:jc w:val="both"/>
        <w:rPr>
          <w:rFonts w:ascii="Arial" w:hAnsi="Arial" w:cs="Arial"/>
          <w:b/>
          <w:bCs/>
          <w:sz w:val="28"/>
          <w:szCs w:val="28"/>
        </w:rPr>
      </w:pPr>
      <w:r w:rsidRPr="003D5970">
        <w:rPr>
          <w:rFonts w:ascii="Arial" w:hAnsi="Arial" w:cs="Arial"/>
          <w:b/>
          <w:bCs/>
          <w:sz w:val="28"/>
          <w:szCs w:val="28"/>
        </w:rPr>
        <w:t>II. Questão em discussão</w:t>
      </w:r>
    </w:p>
    <w:p w14:paraId="6F29DA69" w14:textId="74F48561" w:rsidR="003D5970" w:rsidRPr="003D5970" w:rsidRDefault="003D5970" w:rsidP="003D5970">
      <w:pPr>
        <w:spacing w:after="0" w:line="360" w:lineRule="auto"/>
        <w:jc w:val="both"/>
        <w:rPr>
          <w:rFonts w:ascii="Arial" w:hAnsi="Arial" w:cs="Arial"/>
          <w:sz w:val="28"/>
          <w:szCs w:val="28"/>
        </w:rPr>
      </w:pPr>
      <w:commentRangeStart w:id="10"/>
      <w:r>
        <w:rPr>
          <w:rFonts w:ascii="Arial" w:hAnsi="Arial" w:cs="Arial"/>
          <w:sz w:val="28"/>
          <w:szCs w:val="28"/>
        </w:rPr>
        <w:t xml:space="preserve">4. </w:t>
      </w:r>
      <w:commentRangeEnd w:id="10"/>
      <w:r>
        <w:rPr>
          <w:rStyle w:val="CommentReference"/>
        </w:rPr>
        <w:commentReference w:id="10"/>
      </w:r>
      <w:r>
        <w:rPr>
          <w:rFonts w:ascii="Arial" w:hAnsi="Arial" w:cs="Arial"/>
          <w:sz w:val="28"/>
          <w:szCs w:val="28"/>
        </w:rPr>
        <w:t xml:space="preserve">Há </w:t>
      </w:r>
      <w:del w:id="1023" w:author="Assessor GDSXSR" w:date="2026-10-27T21:28:52Z">
        <w:r>
          <w:rPr>
            <w:rFonts w:ascii="Arial" w:hAnsi="Arial" w:cs="Arial"/>
            <w:sz w:val="28"/>
            <w:szCs w:val="28"/>
          </w:rPr>
          <w:delText xml:space="preserve">duas</w:delText>
        </w:r>
      </w:del>
      <w:ins w:id="1024" w:author="Assessor GDSXSR" w:date="2026-10-27T21:28:52Z">
        <w:r>
          <w:rPr>
            <w:rFonts w:ascii="Arial" w:hAnsi="Arial" w:cs="Arial"/>
            <w:color w:val="808080"/>
            <w:sz w:val="28"/>
            <w:szCs w:val="28"/>
          </w:rPr>
          <w:t xml:space="preserve">três</w:t>
        </w:r>
      </w:ins>
      <w:r>
        <w:rPr>
          <w:rFonts w:ascii="Arial" w:hAnsi="Arial" w:cs="Arial"/>
          <w:sz w:val="28"/>
          <w:szCs w:val="28"/>
        </w:rPr>
        <w:t xml:space="preserve"> questões em discussão: (i) saber se a comprovação </w:t>
      </w:r>
      <w:del w:id="1025" w:author="Assessor GDSXSR" w:date="2026-10-27T21:28:52Z">
        <w:r>
          <w:rPr>
            <w:rFonts w:ascii="Arial" w:hAnsi="Arial" w:cs="Arial"/>
            <w:sz w:val="28"/>
            <w:szCs w:val="28"/>
          </w:rPr>
          <w:delText xml:space="preserve">do registro do gravame e </w:delText>
        </w:r>
      </w:del>
      <w:r>
        <w:rPr>
          <w:rFonts w:ascii="Arial" w:hAnsi="Arial" w:cs="Arial"/>
          <w:sz w:val="28"/>
          <w:szCs w:val="28"/>
        </w:rPr>
        <w:t xml:space="preserve">da constituição da propriedade fiduciária </w:t>
      </w:r>
      <w:del w:id="1026" w:author="Assessor GDSXSR" w:date="2026-10-27T21:28:52Z">
        <w:r>
          <w:rPr>
            <w:rFonts w:ascii="Arial" w:hAnsi="Arial" w:cs="Arial"/>
            <w:sz w:val="28"/>
            <w:szCs w:val="28"/>
          </w:rPr>
          <w:delText xml:space="preserve">constitui</w:delText>
        </w:r>
      </w:del>
      <w:ins w:id="1027" w:author="Assessor GDSXSR" w:date="2026-10-27T21:28:52Z">
        <w:r>
          <w:rPr>
            <w:rFonts w:ascii="Arial" w:hAnsi="Arial" w:cs="Arial"/>
            <w:color w:val="808080"/>
            <w:sz w:val="28"/>
            <w:szCs w:val="28"/>
          </w:rPr>
          <w:t xml:space="preserve">é</w:t>
        </w:r>
      </w:ins>
      <w:r>
        <w:rPr>
          <w:rFonts w:ascii="Arial" w:hAnsi="Arial" w:cs="Arial"/>
          <w:sz w:val="28"/>
          <w:szCs w:val="28"/>
        </w:rPr>
        <w:t xml:space="preserve"> </w:t>
      </w:r>
      <w:del w:id="1028" w:author="Assessor GDSXSR" w:date="2026-10-27T21:28:52Z">
        <w:r>
          <w:rPr>
            <w:rFonts w:ascii="Arial" w:hAnsi="Arial" w:cs="Arial"/>
            <w:sz w:val="28"/>
            <w:szCs w:val="28"/>
          </w:rPr>
          <w:delText xml:space="preserve">requisito</w:delText>
        </w:r>
      </w:del>
      <w:ins w:id="1029" w:author="Assessor GDSXSR" w:date="2026-10-27T21:28:52Z">
        <w:r>
          <w:rPr>
            <w:rFonts w:ascii="Arial" w:hAnsi="Arial" w:cs="Arial"/>
            <w:color w:val="808080"/>
            <w:sz w:val="28"/>
            <w:szCs w:val="28"/>
          </w:rPr>
          <w:t xml:space="preserve">exigida</w:t>
        </w:r>
      </w:ins>
      <w:r>
        <w:rPr>
          <w:rFonts w:ascii="Arial" w:hAnsi="Arial" w:cs="Arial"/>
          <w:sz w:val="28"/>
          <w:szCs w:val="28"/>
        </w:rPr>
        <w:t xml:space="preserve"> para o regular processamento da ação de busca e apreensão de veículo; </w:t>
      </w:r>
      <w:del w:id="1030" w:author="Assessor GDSXSR" w:date="2026-10-27T21:28:52Z">
        <w:r>
          <w:rPr>
            <w:rFonts w:ascii="Arial" w:hAnsi="Arial" w:cs="Arial"/>
            <w:sz w:val="28"/>
            <w:szCs w:val="28"/>
          </w:rPr>
          <w:delText xml:space="preserve">e </w:delText>
        </w:r>
      </w:del>
      <w:r>
        <w:rPr>
          <w:rFonts w:ascii="Arial" w:hAnsi="Arial" w:cs="Arial"/>
          <w:sz w:val="28"/>
          <w:szCs w:val="28"/>
        </w:rPr>
        <w:t xml:space="preserve">(ii) saber se </w:t>
      </w:r>
      <w:ins w:id="1031" w:author="Assessor GDSXSR" w:date="2026-10-27T21:28:52Z">
        <w:r>
          <w:rPr>
            <w:rFonts w:ascii="Arial" w:hAnsi="Arial" w:cs="Arial"/>
            <w:color w:val="808080"/>
            <w:sz w:val="28"/>
            <w:szCs w:val="28"/>
          </w:rPr>
          <w:t xml:space="preserve">o descumprimento da determinação de emenda à inicial autoriza </w:t>
        </w:r>
      </w:ins>
      <w:r>
        <w:rPr>
          <w:rFonts w:ascii="Arial" w:hAnsi="Arial" w:cs="Arial"/>
          <w:sz w:val="28"/>
          <w:szCs w:val="28"/>
        </w:rPr>
        <w:t xml:space="preserve">a extinção do </w:t>
      </w:r>
      <w:del w:id="1032" w:author="Assessor GDSXSR" w:date="2026-10-27T21:28:52Z">
        <w:r>
          <w:rPr>
            <w:rFonts w:ascii="Arial" w:hAnsi="Arial" w:cs="Arial"/>
            <w:sz w:val="28"/>
            <w:szCs w:val="28"/>
          </w:rPr>
          <w:delText xml:space="preserve">feito</w:delText>
        </w:r>
      </w:del>
      <w:ins w:id="1033" w:author="Assessor GDSXSR" w:date="2026-10-27T21:28:52Z">
        <w:r>
          <w:rPr>
            <w:rFonts w:ascii="Arial" w:hAnsi="Arial" w:cs="Arial"/>
            <w:color w:val="808080"/>
            <w:sz w:val="28"/>
            <w:szCs w:val="28"/>
          </w:rPr>
          <w:t xml:space="preserve">processo</w:t>
        </w:r>
      </w:ins>
      <w:r>
        <w:rPr>
          <w:rFonts w:ascii="Arial" w:hAnsi="Arial" w:cs="Arial"/>
          <w:sz w:val="28"/>
          <w:szCs w:val="28"/>
        </w:rPr>
        <w:t xml:space="preserve"> sem resolução do mérito</w:t>
      </w:r>
      <w:ins w:id="1034" w:author="Assessor GDSXSR" w:date="2026-10-27T21:28:52Z">
        <w:r>
          <w:rPr>
            <w:rFonts w:ascii="Arial" w:hAnsi="Arial" w:cs="Arial"/>
            <w:color w:val="808080"/>
            <w:sz w:val="28"/>
            <w:szCs w:val="28"/>
          </w:rPr>
          <w:t xml:space="preserve">;</w:t>
        </w:r>
      </w:ins>
      <w:r>
        <w:rPr>
          <w:rFonts w:ascii="Arial" w:hAnsi="Arial" w:cs="Arial"/>
          <w:sz w:val="28"/>
          <w:szCs w:val="28"/>
        </w:rPr>
        <w:t xml:space="preserve"> </w:t>
      </w:r>
      <w:del w:id="1035" w:author="Assessor GDSXSR" w:date="2026-10-27T21:28:52Z">
        <w:r>
          <w:rPr>
            <w:rFonts w:ascii="Arial" w:hAnsi="Arial" w:cs="Arial"/>
            <w:sz w:val="28"/>
            <w:szCs w:val="28"/>
          </w:rPr>
          <w:delText xml:space="preserve">mostrou-</w:delText>
        </w:r>
      </w:del>
      <w:ins w:id="1036" w:author="Assessor GDSXSR" w:date="2026-10-27T21:28:52Z">
        <w:r>
          <w:rPr>
            <w:rFonts w:ascii="Arial" w:hAnsi="Arial" w:cs="Arial"/>
            <w:color w:val="808080"/>
            <w:sz w:val="28"/>
            <w:szCs w:val="28"/>
          </w:rPr>
          <w:t xml:space="preserve">e (iii) saber </w:t>
        </w:r>
      </w:ins>
      <w:r>
        <w:rPr>
          <w:rFonts w:ascii="Arial" w:hAnsi="Arial" w:cs="Arial"/>
          <w:sz w:val="28"/>
          <w:szCs w:val="28"/>
        </w:rPr>
        <w:t xml:space="preserve">se </w:t>
      </w:r>
      <w:del w:id="1037" w:author="Assessor GDSXSR" w:date="2026-10-27T21:28:52Z">
        <w:r>
          <w:rPr>
            <w:rFonts w:ascii="Arial" w:hAnsi="Arial" w:cs="Arial"/>
            <w:sz w:val="28"/>
            <w:szCs w:val="28"/>
          </w:rPr>
          <w:delText xml:space="preserve">legítima</w:delText>
        </w:r>
      </w:del>
      <w:ins w:id="1038" w:author="Assessor GDSXSR" w:date="2026-10-27T21:28:52Z">
        <w:r>
          <w:rPr>
            <w:rFonts w:ascii="Arial" w:hAnsi="Arial" w:cs="Arial"/>
            <w:color w:val="808080"/>
            <w:sz w:val="28"/>
            <w:szCs w:val="28"/>
          </w:rPr>
          <w:t xml:space="preserve">a</w:t>
        </w:r>
      </w:ins>
      <w:r>
        <w:rPr>
          <w:rFonts w:ascii="Arial" w:hAnsi="Arial" w:cs="Arial"/>
          <w:sz w:val="28"/>
          <w:szCs w:val="28"/>
        </w:rPr>
        <w:t xml:space="preserve"> </w:t>
      </w:r>
      <w:del w:id="1039" w:author="Assessor GDSXSR" w:date="2026-10-27T21:28:52Z">
        <w:r>
          <w:rPr>
            <w:rFonts w:ascii="Arial" w:hAnsi="Arial" w:cs="Arial"/>
            <w:sz w:val="28"/>
            <w:szCs w:val="28"/>
          </w:rPr>
          <w:delText xml:space="preserve">diante</w:delText>
        </w:r>
      </w:del>
      <w:ins w:id="1040" w:author="Assessor GDSXSR" w:date="2026-10-27T21:28:52Z">
        <w:r>
          <w:rPr>
            <w:rFonts w:ascii="Arial" w:hAnsi="Arial" w:cs="Arial"/>
            <w:color w:val="808080"/>
            <w:sz w:val="28"/>
            <w:szCs w:val="28"/>
          </w:rPr>
          <w:t xml:space="preserve">sentença é nula por ausência de intimação pessoal</w:t>
        </w:r>
      </w:ins>
      <w:r>
        <w:rPr>
          <w:rFonts w:ascii="Arial" w:hAnsi="Arial" w:cs="Arial"/>
          <w:sz w:val="28"/>
          <w:szCs w:val="28"/>
        </w:rPr>
        <w:t xml:space="preserve"> do </w:t>
      </w:r>
      <w:del w:id="1041" w:author="Assessor GDSXSR" w:date="2026-10-27T21:28:52Z">
        <w:r>
          <w:rPr>
            <w:rFonts w:ascii="Arial" w:hAnsi="Arial" w:cs="Arial"/>
            <w:sz w:val="28"/>
            <w:szCs w:val="28"/>
          </w:rPr>
          <w:delText xml:space="preserve">descumprimento da determinação judicial de emenda à inicial</w:delText>
        </w:r>
      </w:del>
      <w:ins w:id="1042" w:author="Assessor GDSXSR" w:date="2026-10-27T21:28:52Z">
        <w:r>
          <w:rPr>
            <w:rFonts w:ascii="Arial" w:hAnsi="Arial" w:cs="Arial"/>
            <w:color w:val="808080"/>
            <w:sz w:val="28"/>
            <w:szCs w:val="28"/>
          </w:rPr>
          <w:t xml:space="preserve">autor</w:t>
        </w:r>
      </w:ins>
      <w:r>
        <w:rPr>
          <w:rFonts w:ascii="Arial" w:hAnsi="Arial" w:cs="Arial"/>
          <w:sz w:val="28"/>
          <w:szCs w:val="28"/>
        </w:rPr>
        <w:t xml:space="preserve">.</w:t>
      </w:r>
    </w:p>
    <w:p w14:paraId="33ACE129" w14:textId="77777777" w:rsidR="003D5970" w:rsidRPr="003D5970" w:rsidRDefault="003D5970" w:rsidP="003D5970">
      <w:pPr>
        <w:spacing w:after="0" w:line="360" w:lineRule="auto"/>
        <w:jc w:val="both"/>
        <w:rPr>
          <w:rFonts w:ascii="Arial" w:hAnsi="Arial" w:cs="Arial"/>
          <w:b/>
          <w:bCs/>
          <w:sz w:val="28"/>
          <w:szCs w:val="28"/>
        </w:rPr>
      </w:pPr>
      <w:r w:rsidRPr="003D5970">
        <w:rPr>
          <w:rFonts w:ascii="Arial" w:hAnsi="Arial" w:cs="Arial"/>
          <w:b/>
          <w:bCs/>
          <w:sz w:val="28"/>
          <w:szCs w:val="28"/>
        </w:rPr>
        <w:t>III. Razões de decidir</w:t>
      </w:r>
    </w:p>
    <w:p w14:paraId="0A46B4D8" w14:textId="57FA01B0" w:rsidR="003D5970" w:rsidRPr="003D5970" w:rsidRDefault="003D5970" w:rsidP="003D5970">
      <w:pPr>
        <w:spacing w:after="0" w:line="360" w:lineRule="auto"/>
        <w:jc w:val="both"/>
        <w:rPr>
          <w:rFonts w:ascii="Arial" w:hAnsi="Arial" w:cs="Arial"/>
          <w:sz w:val="28"/>
          <w:szCs w:val="28"/>
        </w:rPr>
      </w:pPr>
      <w:r>
        <w:rPr>
          <w:rFonts w:ascii="Arial" w:hAnsi="Arial" w:cs="Arial"/>
          <w:sz w:val="28"/>
          <w:szCs w:val="28"/>
        </w:rPr>
        <w:t xml:space="preserve">5. </w:t>
      </w:r>
      <w:del w:id="1043" w:author="Assessor GDSXSR" w:date="2026-10-27T21:28:52Z">
        <w:r>
          <w:rPr>
            <w:rFonts w:ascii="Arial" w:hAnsi="Arial" w:cs="Arial"/>
            <w:sz w:val="28"/>
            <w:szCs w:val="28"/>
          </w:rPr>
          <w:delText xml:space="preserve">O art. 3º do Decreto-Lei nº 911/1969 exige contrato e prova da mora para concessão da</w:delText>
        </w:r>
      </w:del>
      <w:ins w:id="1044" w:author="Assessor GDSXSR" w:date="2026-10-27T21:28:52Z">
        <w:r>
          <w:rPr>
            <w:rFonts w:ascii="Arial" w:hAnsi="Arial" w:cs="Arial"/>
            <w:color w:val="808080"/>
            <w:sz w:val="28"/>
            <w:szCs w:val="28"/>
          </w:rPr>
          <w:t xml:space="preserve">A</w:t>
        </w:r>
      </w:ins>
      <w:r>
        <w:rPr>
          <w:rFonts w:ascii="Arial" w:hAnsi="Arial" w:cs="Arial"/>
          <w:sz w:val="28"/>
          <w:szCs w:val="28"/>
        </w:rPr>
        <w:t xml:space="preserve"> liminar de busca e apreensão</w:t>
      </w:r>
      <w:ins w:id="1045" w:author="Assessor GDSXSR" w:date="2026-10-27T21:28:52Z">
        <w:r>
          <w:rPr>
            <w:rFonts w:ascii="Arial" w:hAnsi="Arial" w:cs="Arial"/>
            <w:color w:val="808080"/>
            <w:sz w:val="28"/>
            <w:szCs w:val="28"/>
          </w:rPr>
          <w:t xml:space="preserve"> exige a comprovação da mora (DL 911/1969 3º)</w:t>
        </w:r>
      </w:ins>
      <w:r>
        <w:rPr>
          <w:rFonts w:ascii="Arial" w:hAnsi="Arial" w:cs="Arial"/>
          <w:sz w:val="28"/>
          <w:szCs w:val="28"/>
        </w:rPr>
        <w:t xml:space="preserve">. Contudo, a</w:t>
      </w:r>
      <w:del w:id="1046" w:author="Assessor GDSXSR" w:date="2026-10-27T21:28:52Z">
        <w:r>
          <w:rPr>
            <w:rFonts w:ascii="Arial" w:hAnsi="Arial" w:cs="Arial"/>
            <w:sz w:val="28"/>
            <w:szCs w:val="28"/>
          </w:rPr>
          <w:delText xml:space="preserve"> exigência de</w:delText>
        </w:r>
      </w:del>
      <w:r>
        <w:rPr>
          <w:rFonts w:ascii="Arial" w:hAnsi="Arial" w:cs="Arial"/>
          <w:sz w:val="28"/>
          <w:szCs w:val="28"/>
        </w:rPr>
        <w:t xml:space="preserve"> demonstração da constituição da propriedade fiduciária </w:t>
      </w:r>
      <w:del w:id="1047" w:author="Assessor GDSXSR" w:date="2026-10-27T21:28:52Z">
        <w:r>
          <w:rPr>
            <w:rFonts w:ascii="Arial" w:hAnsi="Arial" w:cs="Arial"/>
            <w:sz w:val="28"/>
            <w:szCs w:val="28"/>
          </w:rPr>
          <w:delText xml:space="preserve">decorre</w:delText>
        </w:r>
      </w:del>
      <w:ins w:id="1048" w:author="Assessor GDSXSR" w:date="2026-10-27T21:28:52Z">
        <w:r>
          <w:rPr>
            <w:rFonts w:ascii="Arial" w:hAnsi="Arial" w:cs="Arial"/>
            <w:color w:val="808080"/>
            <w:sz w:val="28"/>
            <w:szCs w:val="28"/>
          </w:rPr>
          <w:t xml:space="preserve">é</w:t>
        </w:r>
      </w:ins>
      <w:r>
        <w:rPr>
          <w:rFonts w:ascii="Arial" w:hAnsi="Arial" w:cs="Arial"/>
          <w:sz w:val="28"/>
          <w:szCs w:val="28"/>
        </w:rPr>
        <w:t xml:space="preserve"> </w:t>
      </w:r>
      <w:del w:id="1049" w:author="Assessor GDSXSR" w:date="2026-10-27T21:28:52Z">
        <w:r>
          <w:rPr>
            <w:rFonts w:ascii="Arial" w:hAnsi="Arial" w:cs="Arial"/>
            <w:sz w:val="28"/>
            <w:szCs w:val="28"/>
          </w:rPr>
          <w:delText xml:space="preserve">da</w:delText>
        </w:r>
      </w:del>
      <w:ins w:id="1050" w:author="Assessor GDSXSR" w:date="2026-10-27T21:28:52Z">
        <w:r>
          <w:rPr>
            <w:rFonts w:ascii="Arial" w:hAnsi="Arial" w:cs="Arial"/>
            <w:color w:val="808080"/>
            <w:sz w:val="28"/>
            <w:szCs w:val="28"/>
          </w:rPr>
          <w:t xml:space="preserve">exigida</w:t>
        </w:r>
      </w:ins>
      <w:r>
        <w:rPr>
          <w:rFonts w:ascii="Arial" w:hAnsi="Arial" w:cs="Arial"/>
          <w:sz w:val="28"/>
          <w:szCs w:val="28"/>
        </w:rPr>
        <w:t xml:space="preserve"> </w:t>
      </w:r>
      <w:del w:id="1051" w:author="Assessor GDSXSR" w:date="2026-10-27T21:28:52Z">
        <w:r>
          <w:rPr>
            <w:rFonts w:ascii="Arial" w:hAnsi="Arial" w:cs="Arial"/>
            <w:sz w:val="28"/>
            <w:szCs w:val="28"/>
          </w:rPr>
          <w:delText xml:space="preserve">necessidade de</w:delText>
        </w:r>
      </w:del>
      <w:ins w:id="1052" w:author="Assessor GDSXSR" w:date="2026-10-27T21:28:52Z">
        <w:r>
          <w:rPr>
            <w:rFonts w:ascii="Arial" w:hAnsi="Arial" w:cs="Arial"/>
            <w:color w:val="808080"/>
            <w:sz w:val="28"/>
            <w:szCs w:val="28"/>
          </w:rPr>
          <w:t xml:space="preserve">para</w:t>
        </w:r>
      </w:ins>
      <w:r>
        <w:rPr>
          <w:rFonts w:ascii="Arial" w:hAnsi="Arial" w:cs="Arial"/>
          <w:sz w:val="28"/>
          <w:szCs w:val="28"/>
        </w:rPr>
        <w:t xml:space="preserve"> resguardar terceiros de boa-fé</w:t>
      </w:r>
      <w:del w:id="1053" w:author="Assessor GDSXSR" w:date="2026-10-27T21:28:52Z">
        <w:r>
          <w:rPr>
            <w:rFonts w:ascii="Arial" w:hAnsi="Arial" w:cs="Arial"/>
            <w:sz w:val="28"/>
            <w:szCs w:val="28"/>
          </w:rPr>
          <w:delText xml:space="preserve">,</w:delText>
        </w:r>
      </w:del>
      <w:r>
        <w:rPr>
          <w:rFonts w:ascii="Arial" w:hAnsi="Arial" w:cs="Arial"/>
          <w:sz w:val="28"/>
          <w:szCs w:val="28"/>
        </w:rPr>
        <w:t xml:space="preserve"> </w:t>
      </w:r>
      <w:del w:id="1054" w:author="Assessor GDSXSR" w:date="2026-10-27T21:28:52Z">
        <w:r>
          <w:rPr>
            <w:rFonts w:ascii="Arial" w:hAnsi="Arial" w:cs="Arial"/>
            <w:sz w:val="28"/>
            <w:szCs w:val="28"/>
          </w:rPr>
          <w:delText xml:space="preserve">em consonância com a </w:delText>
        </w:r>
      </w:del>
      <w:ins w:id="1055" w:author="Assessor GDSXSR" w:date="2026-10-27T21:28:52Z">
        <w:r>
          <w:rPr>
            <w:rFonts w:ascii="Arial" w:hAnsi="Arial" w:cs="Arial"/>
            <w:color w:val="808080"/>
            <w:sz w:val="28"/>
            <w:szCs w:val="28"/>
          </w:rPr>
          <w:t xml:space="preserve">(</w:t>
        </w:r>
      </w:ins>
      <w:r>
        <w:rPr>
          <w:rFonts w:ascii="Arial" w:hAnsi="Arial" w:cs="Arial"/>
          <w:sz w:val="28"/>
          <w:szCs w:val="28"/>
        </w:rPr>
        <w:t xml:space="preserve">Súmula </w:t>
      </w:r>
      <w:del w:id="1056" w:author="Assessor GDSXSR" w:date="2026-10-27T21:28:52Z">
        <w:r>
          <w:rPr>
            <w:rFonts w:ascii="Arial" w:hAnsi="Arial" w:cs="Arial"/>
            <w:sz w:val="28"/>
            <w:szCs w:val="28"/>
          </w:rPr>
          <w:delText xml:space="preserve">nº </w:delText>
        </w:r>
      </w:del>
      <w:r>
        <w:rPr>
          <w:rFonts w:ascii="Arial" w:hAnsi="Arial" w:cs="Arial"/>
          <w:sz w:val="28"/>
          <w:szCs w:val="28"/>
        </w:rPr>
        <w:t xml:space="preserve">92</w:t>
      </w:r>
      <w:del w:id="1057" w:author="Assessor GDSXSR" w:date="2026-10-27T21:28:52Z">
        <w:r>
          <w:rPr>
            <w:rFonts w:ascii="Arial" w:hAnsi="Arial" w:cs="Arial"/>
            <w:sz w:val="28"/>
            <w:szCs w:val="28"/>
          </w:rPr>
          <w:delText xml:space="preserve"> do </w:delText>
        </w:r>
      </w:del>
      <w:ins w:id="1058" w:author="Assessor GDSXSR" w:date="2026-10-27T21:28:52Z">
        <w:r>
          <w:rPr>
            <w:rFonts w:ascii="Arial" w:hAnsi="Arial" w:cs="Arial"/>
            <w:color w:val="808080"/>
            <w:sz w:val="28"/>
            <w:szCs w:val="28"/>
          </w:rPr>
          <w:t xml:space="preserve">/</w:t>
        </w:r>
      </w:ins>
      <w:r>
        <w:rPr>
          <w:rFonts w:ascii="Arial" w:hAnsi="Arial" w:cs="Arial"/>
          <w:sz w:val="28"/>
          <w:szCs w:val="28"/>
        </w:rPr>
        <w:t xml:space="preserve">STJ</w:t>
      </w:r>
      <w:ins w:id="1059" w:author="Assessor GDSXSR" w:date="2026-10-27T21:28:52Z">
        <w:r>
          <w:rPr>
            <w:rFonts w:ascii="Arial" w:hAnsi="Arial" w:cs="Arial"/>
            <w:color w:val="808080"/>
            <w:sz w:val="28"/>
            <w:szCs w:val="28"/>
          </w:rPr>
          <w:t xml:space="preserve">)</w:t>
        </w:r>
      </w:ins>
      <w:r>
        <w:rPr>
          <w:rFonts w:ascii="Arial" w:hAnsi="Arial" w:cs="Arial"/>
          <w:sz w:val="28"/>
          <w:szCs w:val="28"/>
        </w:rPr>
        <w:t xml:space="preserve">.</w:t>
      </w:r>
    </w:p>
    <w:p w14:paraId="559478DE" w14:textId="0AED3731" w:rsidR="003D5970" w:rsidRPr="003D5970" w:rsidRDefault="003D5970" w:rsidP="003D5970">
      <w:pPr>
        <w:spacing w:after="0" w:line="360" w:lineRule="auto"/>
        <w:jc w:val="both"/>
        <w:rPr>
          <w:rFonts w:ascii="Arial" w:hAnsi="Arial" w:cs="Arial"/>
          <w:sz w:val="28"/>
          <w:szCs w:val="28"/>
        </w:rPr>
      </w:pPr>
      <w:r>
        <w:rPr>
          <w:rFonts w:ascii="Arial" w:hAnsi="Arial" w:cs="Arial"/>
          <w:sz w:val="28"/>
          <w:szCs w:val="28"/>
        </w:rPr>
        <w:t xml:space="preserve">6. </w:t>
      </w:r>
      <w:r>
        <w:rPr>
          <w:rFonts w:ascii="Arial" w:hAnsi="Arial" w:cs="Arial"/>
          <w:sz w:val="28"/>
          <w:szCs w:val="28"/>
        </w:rPr>
        <w:t xml:space="preserve">A propriedade fiduciária de veículo automotor constitui-se </w:t>
      </w:r>
      <w:del w:id="1060" w:author="Assessor GDSXSR" w:date="2026-10-27T21:28:52Z">
        <w:r>
          <w:rPr>
            <w:rFonts w:ascii="Arial" w:hAnsi="Arial" w:cs="Arial"/>
            <w:sz w:val="28"/>
            <w:szCs w:val="28"/>
          </w:rPr>
          <w:delText xml:space="preserve">mediante</w:delText>
        </w:r>
      </w:del>
      <w:ins w:id="1061" w:author="Assessor GDSXSR" w:date="2026-10-27T21:28:52Z">
        <w:r>
          <w:rPr>
            <w:rFonts w:ascii="Arial" w:hAnsi="Arial" w:cs="Arial"/>
            <w:color w:val="808080"/>
            <w:sz w:val="28"/>
            <w:szCs w:val="28"/>
          </w:rPr>
          <w:t xml:space="preserve">com o</w:t>
        </w:r>
      </w:ins>
      <w:r>
        <w:rPr>
          <w:rFonts w:ascii="Arial" w:hAnsi="Arial" w:cs="Arial"/>
          <w:sz w:val="28"/>
          <w:szCs w:val="28"/>
        </w:rPr>
        <w:t xml:space="preserve"> registro</w:t>
      </w:r>
      <w:ins w:id="1062" w:author="Assessor GDSXSR" w:date="2026-10-27T21:28:52Z">
        <w:r>
          <w:rPr>
            <w:rFonts w:ascii="Arial" w:hAnsi="Arial" w:cs="Arial"/>
            <w:color w:val="808080"/>
            <w:sz w:val="28"/>
            <w:szCs w:val="28"/>
          </w:rPr>
          <w:t xml:space="preserve"> do contrato</w:t>
        </w:r>
      </w:ins>
      <w:r>
        <w:rPr>
          <w:rFonts w:ascii="Arial" w:hAnsi="Arial" w:cs="Arial"/>
          <w:sz w:val="28"/>
          <w:szCs w:val="28"/>
        </w:rPr>
        <w:t xml:space="preserve"> na repartição competente para o licenciamento e </w:t>
      </w:r>
      <w:ins w:id="1063" w:author="Assessor GDSXSR" w:date="2026-10-27T21:28:52Z">
        <w:r>
          <w:rPr>
            <w:rFonts w:ascii="Arial" w:hAnsi="Arial" w:cs="Arial"/>
            <w:color w:val="808080"/>
            <w:sz w:val="28"/>
            <w:szCs w:val="28"/>
          </w:rPr>
          <w:t xml:space="preserve">a </w:t>
        </w:r>
      </w:ins>
      <w:r>
        <w:rPr>
          <w:rFonts w:ascii="Arial" w:hAnsi="Arial" w:cs="Arial"/>
          <w:sz w:val="28"/>
          <w:szCs w:val="28"/>
        </w:rPr>
        <w:t xml:space="preserve">anotação do gravame no certificado de registro</w:t>
      </w:r>
      <w:del w:id="1064" w:author="Assessor GDSXSR" w:date="2026-10-27T21:28:52Z">
        <w:r>
          <w:rPr>
            <w:rFonts w:ascii="Arial" w:hAnsi="Arial" w:cs="Arial"/>
            <w:sz w:val="28"/>
            <w:szCs w:val="28"/>
          </w:rPr>
          <w:delText xml:space="preserve">,</w:delText>
        </w:r>
      </w:del>
      <w:r>
        <w:rPr>
          <w:rFonts w:ascii="Arial" w:hAnsi="Arial" w:cs="Arial"/>
          <w:sz w:val="28"/>
          <w:szCs w:val="28"/>
        </w:rPr>
        <w:t xml:space="preserve"> </w:t>
      </w:r>
      <w:del w:id="1065" w:author="Assessor GDSXSR" w:date="2026-10-27T21:28:52Z">
        <w:r>
          <w:rPr>
            <w:rFonts w:ascii="Arial" w:hAnsi="Arial" w:cs="Arial"/>
            <w:sz w:val="28"/>
            <w:szCs w:val="28"/>
          </w:rPr>
          <w:delText xml:space="preserve">nos termos do art.</w:delText>
        </w:r>
      </w:del>
      <w:ins w:id="1066" w:author="Assessor GDSXSR" w:date="2026-10-27T21:28:52Z">
        <w:r>
          <w:rPr>
            <w:rFonts w:ascii="Arial" w:hAnsi="Arial" w:cs="Arial"/>
            <w:color w:val="808080"/>
            <w:sz w:val="28"/>
            <w:szCs w:val="28"/>
          </w:rPr>
          <w:t xml:space="preserve">(CC</w:t>
        </w:r>
      </w:ins>
      <w:r>
        <w:rPr>
          <w:rFonts w:ascii="Arial" w:hAnsi="Arial" w:cs="Arial"/>
          <w:sz w:val="28"/>
          <w:szCs w:val="28"/>
        </w:rPr>
        <w:t xml:space="preserve"> 1.361</w:t>
      </w:r>
      <w:del w:id="1067" w:author="Assessor GDSXSR" w:date="2026-10-27T21:28:52Z">
        <w:r>
          <w:rPr>
            <w:rFonts w:ascii="Arial" w:hAnsi="Arial" w:cs="Arial"/>
            <w:sz w:val="28"/>
            <w:szCs w:val="28"/>
          </w:rPr>
          <w:delText xml:space="preserve">,</w:delText>
        </w:r>
      </w:del>
      <w:r>
        <w:rPr>
          <w:rFonts w:ascii="Arial" w:hAnsi="Arial" w:cs="Arial"/>
          <w:sz w:val="28"/>
          <w:szCs w:val="28"/>
        </w:rPr>
        <w:t xml:space="preserve"> § 1º</w:t>
      </w:r>
      <w:del w:id="1068" w:author="Assessor GDSXSR" w:date="2026-10-27T21:28:52Z">
        <w:r>
          <w:rPr>
            <w:rFonts w:ascii="Arial" w:hAnsi="Arial" w:cs="Arial"/>
            <w:sz w:val="28"/>
            <w:szCs w:val="28"/>
          </w:rPr>
          <w:delText xml:space="preserve">, do Código Civil</w:delText>
        </w:r>
      </w:del>
      <w:ins w:id="1069" w:author="Assessor GDSXSR" w:date="2026-10-27T21:28:52Z">
        <w:r>
          <w:rPr>
            <w:rFonts w:ascii="Arial" w:hAnsi="Arial" w:cs="Arial"/>
            <w:color w:val="808080"/>
            <w:sz w:val="28"/>
            <w:szCs w:val="28"/>
          </w:rPr>
          <w:t xml:space="preserve">)</w:t>
        </w:r>
      </w:ins>
      <w:r>
        <w:rPr>
          <w:rFonts w:ascii="Arial" w:hAnsi="Arial" w:cs="Arial"/>
          <w:sz w:val="28"/>
          <w:szCs w:val="28"/>
        </w:rPr>
        <w:t xml:space="preserve">. A mera apresentação da cédula de crédito bancária não comprova, por si só, a constituição da garantia real perante terceiros.</w:t>
      </w:r>
    </w:p>
    <w:p w14:paraId="3BEDB18B" w14:textId="2088D1E2" w:rsidR="003D5970" w:rsidRPr="003D5970" w:rsidRDefault="003D5970" w:rsidP="003D5970">
      <w:pPr>
        <w:spacing w:after="0" w:line="360" w:lineRule="auto"/>
        <w:jc w:val="both"/>
        <w:rPr>
          <w:ins w:id="1071" w:author="Assessor GDSXSR" w:date="2026-10-27T21:28:52Z"/>
          <w:rFonts w:ascii="Arial" w:hAnsi="Arial" w:cs="Arial"/>
          <w:sz w:val="28"/>
          <w:szCs w:val="28"/>
        </w:rPr>
      </w:pPr>
      <w:r>
        <w:rPr>
          <w:rFonts w:ascii="Arial" w:hAnsi="Arial" w:cs="Arial"/>
          <w:sz w:val="28"/>
          <w:szCs w:val="28"/>
        </w:rPr>
        <w:t xml:space="preserve">7. </w:t>
      </w:r>
      <w:r>
        <w:rPr>
          <w:rFonts w:ascii="Arial" w:hAnsi="Arial" w:cs="Arial"/>
          <w:sz w:val="28"/>
          <w:szCs w:val="28"/>
        </w:rPr>
        <w:t xml:space="preserve">A determinação judicial de emenda à inicial visou comprovar a transferência da posse ou propriedade do bem ao devedor fiduciante, evitando eventual constrição de veículo pertencente a terceiro de boa-fé. O autor deixou de atender à ordem judicial, apesar de expressamente advertido sobre a consequência processual do descumprimento. Ausente prova da constituição da propriedade fiduciária, correta a extinção do processo sem resolução do mérito</w:t>
      </w:r>
      <w:ins w:id="1070" w:author="Assessor GDSXSR" w:date="2026-10-27T21:28:52Z">
        <w:r>
          <w:rPr>
            <w:rFonts w:ascii="Arial" w:hAnsi="Arial" w:cs="Arial"/>
            <w:color w:val="808080"/>
            <w:sz w:val="28"/>
            <w:szCs w:val="28"/>
          </w:rPr>
          <w:t xml:space="preserve"> (CPC 321 parágrafo único e 485 IV)</w:t>
        </w:r>
      </w:ins>
      <w:r>
        <w:rPr>
          <w:rFonts w:ascii="Arial" w:hAnsi="Arial" w:cs="Arial"/>
          <w:sz w:val="28"/>
          <w:szCs w:val="28"/>
        </w:rPr>
        <w:t xml:space="preserve">.</w:t>
      </w:r>
    </w:p>
    <w:p>
      <w:pPr>
        <w:spacing w:after="0" w:line="360" w:lineRule="auto"/>
        <w:jc w:val="both"/>
        <w:rPr>
          <w:rFonts w:ascii="Arial" w:hAnsi="Arial" w:cs="Arial"/>
          <w:sz w:val="28"/>
          <w:szCs w:val="28"/>
        </w:rPr>
      </w:pPr>
      <w:ins w:id="1072" w:author="Assessor GDSXSR" w:date="2026-10-27T21:28:52Z">
        <w:r>
          <w:rPr>
            <w:rFonts w:ascii="Arial" w:hAnsi="Arial" w:cs="Arial"/>
            <w:color w:val="808080"/>
            <w:sz w:val="28"/>
            <w:szCs w:val="28"/>
          </w:rPr>
          <w:t xml:space="preserve">8. A extinção fundada na ausência de pressuposto processual (CPC 485 IV) não depende de intimação pessoal da parte, exigida apenas para o abandono da causa (CPC 485 III e § 1º), e o autor foi regularmente intimado e advertido da consequência do descumprimento.</w:t>
        </w:r>
      </w:ins>
    </w:p>
    <w:p w14:paraId="28C0F39F" w14:textId="77777777" w:rsidR="003D5970" w:rsidRPr="003D5970" w:rsidRDefault="003D5970" w:rsidP="003D5970">
      <w:pPr>
        <w:spacing w:after="0" w:line="360" w:lineRule="auto"/>
        <w:jc w:val="both"/>
        <w:rPr>
          <w:rFonts w:ascii="Arial" w:hAnsi="Arial" w:cs="Arial"/>
          <w:b/>
          <w:bCs/>
          <w:sz w:val="28"/>
          <w:szCs w:val="28"/>
        </w:rPr>
      </w:pPr>
      <w:r w:rsidRPr="003D5970">
        <w:rPr>
          <w:rFonts w:ascii="Arial" w:hAnsi="Arial" w:cs="Arial"/>
          <w:b/>
          <w:bCs/>
          <w:sz w:val="28"/>
          <w:szCs w:val="28"/>
        </w:rPr>
        <w:t>IV. Dispositivo</w:t>
      </w:r>
    </w:p>
    <w:p w14:paraId="0D4ED13D" w14:textId="7E99435B" w:rsidR="003D5970" w:rsidRPr="003D5970" w:rsidRDefault="003D5970" w:rsidP="003D5970">
      <w:pPr>
        <w:spacing w:after="0" w:line="360" w:lineRule="auto"/>
        <w:jc w:val="both"/>
        <w:rPr>
          <w:rFonts w:ascii="Arial" w:hAnsi="Arial" w:cs="Arial"/>
          <w:sz w:val="28"/>
          <w:szCs w:val="28"/>
        </w:rPr>
      </w:pPr>
      <w:del w:id="1073" w:author="Assessor GDSXSR" w:date="2026-10-27T21:28:52Z">
        <w:r>
          <w:rPr>
            <w:rFonts w:ascii="Arial" w:hAnsi="Arial" w:cs="Arial"/>
            <w:sz w:val="28"/>
            <w:szCs w:val="28"/>
          </w:rPr>
          <w:delText xml:space="preserve">8</w:delText>
        </w:r>
      </w:del>
      <w:ins w:id="1074" w:author="Assessor GDSXSR" w:date="2026-10-27T21:28:52Z">
        <w:r>
          <w:rPr>
            <w:rFonts w:ascii="Arial" w:hAnsi="Arial" w:cs="Arial"/>
            <w:color w:val="808080"/>
            <w:sz w:val="28"/>
            <w:szCs w:val="28"/>
          </w:rPr>
          <w:t xml:space="preserve">9</w:t>
        </w:r>
      </w:ins>
      <w:r>
        <w:rPr>
          <w:rFonts w:ascii="Arial" w:hAnsi="Arial" w:cs="Arial"/>
          <w:sz w:val="28"/>
          <w:szCs w:val="28"/>
        </w:rPr>
        <w:t xml:space="preserve">. </w:t>
      </w:r>
      <w:r>
        <w:rPr>
          <w:rFonts w:ascii="Arial" w:hAnsi="Arial" w:cs="Arial"/>
          <w:sz w:val="28"/>
          <w:szCs w:val="28"/>
        </w:rPr>
        <w:t xml:space="preserve">Negou-se provimento ao apelo do autor.</w:t>
      </w:r>
    </w:p>
    <w:p w14:paraId="59E6E042" w14:textId="31C4337B" w:rsidR="003D5970" w:rsidRDefault="003D5970" w:rsidP="003D5970">
      <w:pPr>
        <w:spacing w:after="0" w:line="360" w:lineRule="auto"/>
        <w:jc w:val="both"/>
        <w:rPr>
          <w:rFonts w:ascii="Arial" w:hAnsi="Arial" w:cs="Arial"/>
          <w:sz w:val="28"/>
          <w:szCs w:val="28"/>
        </w:rPr>
      </w:pPr>
      <w:r>
        <w:rPr>
          <w:rFonts w:ascii="Arial" w:hAnsi="Arial" w:cs="Arial"/>
          <w:sz w:val="28"/>
          <w:szCs w:val="28"/>
        </w:rPr>
        <w:t>_____</w:t>
      </w:r>
    </w:p>
    <w:p w14:paraId="23BDC6A9" w14:textId="060A72E8" w:rsidR="003D5970" w:rsidRPr="003D5970" w:rsidRDefault="003D5970" w:rsidP="003D5970">
      <w:pPr>
        <w:spacing w:after="0" w:line="360" w:lineRule="auto"/>
        <w:jc w:val="both"/>
        <w:rPr>
          <w:rFonts w:ascii="Arial" w:hAnsi="Arial" w:cs="Arial"/>
          <w:sz w:val="26"/>
          <w:szCs w:val="26"/>
        </w:rPr>
      </w:pPr>
      <w:r>
        <w:rPr>
          <w:rFonts w:ascii="Arial" w:hAnsi="Arial" w:cs="Arial"/>
          <w:i/>
          <w:iCs/>
          <w:sz w:val="28"/>
          <w:szCs w:val="26"/>
          <w:rPrChange w:id="1078" w:author="Assessor GDSXSR" w:date="2026-10-27T21:28:52Z">
            <w:rPr>
              <w:rFonts w:ascii="Arial" w:hAnsi="Arial" w:cs="Arial"/>
              <w:i/>
              <w:iCs/>
              <w:sz w:val="26"/>
              <w:szCs w:val="26"/>
            </w:rPr>
          </w:rPrChange>
        </w:rPr>
        <w:t xml:space="preserve">Dispositivos relevantes citados:</w:t>
      </w:r>
      <w:r>
        <w:rPr>
          <w:rFonts w:ascii="Arial" w:hAnsi="Arial" w:cs="Arial"/>
          <w:i w:val="0"/>
          <w:sz w:val="28"/>
          <w:szCs w:val="26"/>
          <w:rPrChange w:id="1079" w:author="Assessor GDSXSR" w:date="2026-10-27T21:28:52Z">
            <w:rPr>
              <w:rFonts w:ascii="Arial" w:hAnsi="Arial" w:cs="Arial"/>
              <w:sz w:val="26"/>
              <w:szCs w:val="26"/>
            </w:rPr>
          </w:rPrChange>
        </w:rPr>
        <w:t xml:space="preserve"> </w:t>
      </w:r>
      <w:del w:id="1080" w:author="Assessor GDSXSR" w:date="2026-10-27T21:28:52Z">
        <w:r>
          <w:rPr>
            <w:rFonts w:ascii="Arial" w:hAnsi="Arial" w:cs="Arial"/>
            <w:i w:val="0"/>
            <w:sz w:val="28"/>
            <w:szCs w:val="26"/>
          </w:rPr>
          <w:delText xml:space="preserve">Decreto-Lei nº 911/1969, art. 3º; </w:delText>
        </w:r>
      </w:del>
      <w:r>
        <w:rPr>
          <w:rFonts w:ascii="Arial" w:hAnsi="Arial" w:cs="Arial"/>
          <w:i w:val="0"/>
          <w:sz w:val="28"/>
          <w:szCs w:val="26"/>
          <w:rPrChange w:id="1081" w:author="Assessor GDSXSR" w:date="2026-10-27T21:28:52Z">
            <w:rPr>
              <w:rFonts w:ascii="Arial" w:hAnsi="Arial" w:cs="Arial"/>
              <w:sz w:val="26"/>
              <w:szCs w:val="26"/>
            </w:rPr>
          </w:rPrChange>
        </w:rPr>
        <w:t xml:space="preserve">CC</w:t>
      </w:r>
      <w:del w:id="1082" w:author="Assessor GDSXSR" w:date="2026-10-27T21:28:52Z">
        <w:r>
          <w:rPr>
            <w:rFonts w:ascii="Arial" w:hAnsi="Arial" w:cs="Arial"/>
            <w:i w:val="0"/>
            <w:sz w:val="28"/>
            <w:szCs w:val="26"/>
          </w:rPr>
          <w:delText xml:space="preserve">, art.</w:delText>
        </w:r>
      </w:del>
      <w:r>
        <w:rPr>
          <w:rFonts w:ascii="Arial" w:hAnsi="Arial" w:cs="Arial"/>
          <w:i w:val="0"/>
          <w:sz w:val="28"/>
          <w:szCs w:val="26"/>
          <w:rPrChange w:id="1083" w:author="Assessor GDSXSR" w:date="2026-10-27T21:28:52Z">
            <w:rPr>
              <w:rFonts w:ascii="Arial" w:hAnsi="Arial" w:cs="Arial"/>
              <w:sz w:val="26"/>
              <w:szCs w:val="26"/>
            </w:rPr>
          </w:rPrChange>
        </w:rPr>
        <w:t xml:space="preserve"> 1.361</w:t>
      </w:r>
      <w:del w:id="1084" w:author="Assessor GDSXSR" w:date="2026-10-27T21:28:52Z">
        <w:r>
          <w:rPr>
            <w:rFonts w:ascii="Arial" w:hAnsi="Arial" w:cs="Arial"/>
            <w:i w:val="0"/>
            <w:sz w:val="28"/>
            <w:szCs w:val="26"/>
          </w:rPr>
          <w:delText xml:space="preserve">,</w:delText>
        </w:r>
      </w:del>
      <w:r>
        <w:rPr>
          <w:rFonts w:ascii="Arial" w:hAnsi="Arial" w:cs="Arial"/>
          <w:i w:val="0"/>
          <w:sz w:val="28"/>
          <w:szCs w:val="26"/>
          <w:rPrChange w:id="1085" w:author="Assessor GDSXSR" w:date="2026-10-27T21:28:52Z">
            <w:rPr>
              <w:rFonts w:ascii="Arial" w:hAnsi="Arial" w:cs="Arial"/>
              <w:sz w:val="26"/>
              <w:szCs w:val="26"/>
            </w:rPr>
          </w:rPrChange>
        </w:rPr>
        <w:t xml:space="preserve"> § 1º; CPC</w:t>
      </w:r>
      <w:del w:id="1086" w:author="Assessor GDSXSR" w:date="2026-10-27T21:28:52Z">
        <w:r>
          <w:rPr>
            <w:rFonts w:ascii="Arial" w:hAnsi="Arial" w:cs="Arial"/>
            <w:i w:val="0"/>
            <w:sz w:val="28"/>
            <w:szCs w:val="26"/>
          </w:rPr>
          <w:delText xml:space="preserve">,</w:delText>
        </w:r>
      </w:del>
      <w:r>
        <w:rPr>
          <w:rFonts w:ascii="Arial" w:hAnsi="Arial" w:cs="Arial"/>
          <w:i w:val="0"/>
          <w:sz w:val="28"/>
          <w:szCs w:val="26"/>
          <w:rPrChange w:id="1087" w:author="Assessor GDSXSR" w:date="2026-10-27T21:28:52Z">
            <w:rPr>
              <w:rFonts w:ascii="Arial" w:hAnsi="Arial" w:cs="Arial"/>
              <w:sz w:val="26"/>
              <w:szCs w:val="26"/>
            </w:rPr>
          </w:rPrChange>
        </w:rPr>
        <w:t xml:space="preserve"> </w:t>
      </w:r>
      <w:del w:id="1088" w:author="Assessor GDSXSR" w:date="2026-10-27T21:28:52Z">
        <w:r>
          <w:rPr>
            <w:rFonts w:ascii="Arial" w:hAnsi="Arial" w:cs="Arial"/>
            <w:i w:val="0"/>
            <w:sz w:val="28"/>
            <w:szCs w:val="26"/>
          </w:rPr>
          <w:delText xml:space="preserve">art.</w:delText>
        </w:r>
      </w:del>
      <w:ins w:id="1089" w:author="Assessor GDSXSR" w:date="2026-10-27T21:28:52Z">
        <w:r>
          <w:rPr>
            <w:rFonts w:ascii="Arial" w:hAnsi="Arial" w:cs="Arial"/>
            <w:i w:val="0"/>
            <w:color w:val="808080"/>
            <w:sz w:val="28"/>
            <w:szCs w:val="26"/>
          </w:rPr>
          <w:t xml:space="preserve">85 § 11; 321 parágrafo único;</w:t>
        </w:r>
      </w:ins>
      <w:r>
        <w:rPr>
          <w:rFonts w:ascii="Arial" w:hAnsi="Arial" w:cs="Arial"/>
          <w:i w:val="0"/>
          <w:sz w:val="28"/>
          <w:szCs w:val="26"/>
          <w:rPrChange w:id="1090" w:author="Assessor GDSXSR" w:date="2026-10-27T21:28:52Z">
            <w:rPr>
              <w:rFonts w:ascii="Arial" w:hAnsi="Arial" w:cs="Arial"/>
              <w:sz w:val="26"/>
              <w:szCs w:val="26"/>
            </w:rPr>
          </w:rPrChange>
        </w:rPr>
        <w:t xml:space="preserve"> 485</w:t>
      </w:r>
      <w:ins w:id="1091" w:author="Assessor GDSXSR" w:date="2026-10-27T21:28:52Z">
        <w:r>
          <w:rPr>
            <w:rFonts w:ascii="Arial" w:hAnsi="Arial" w:cs="Arial"/>
            <w:i w:val="0"/>
            <w:color w:val="808080"/>
            <w:sz w:val="28"/>
            <w:szCs w:val="26"/>
          </w:rPr>
          <w:t xml:space="preserve"> III</w:t>
        </w:r>
      </w:ins>
      <w:r>
        <w:rPr>
          <w:rFonts w:ascii="Arial" w:hAnsi="Arial" w:cs="Arial"/>
          <w:i w:val="0"/>
          <w:sz w:val="28"/>
          <w:szCs w:val="26"/>
          <w:rPrChange w:id="1092" w:author="Assessor GDSXSR" w:date="2026-10-27T21:28:52Z">
            <w:rPr>
              <w:rFonts w:ascii="Arial" w:hAnsi="Arial" w:cs="Arial"/>
              <w:sz w:val="26"/>
              <w:szCs w:val="26"/>
            </w:rPr>
          </w:rPrChange>
        </w:rPr>
        <w:t xml:space="preserve">, IV</w:t>
      </w:r>
      <w:ins w:id="1093" w:author="Assessor GDSXSR" w:date="2026-10-27T21:28:52Z">
        <w:r>
          <w:rPr>
            <w:rFonts w:ascii="Arial" w:hAnsi="Arial" w:cs="Arial"/>
            <w:i w:val="0"/>
            <w:color w:val="808080"/>
            <w:sz w:val="28"/>
            <w:szCs w:val="26"/>
          </w:rPr>
          <w:t xml:space="preserve"> e § 1º; Decreto-Lei 911/1969 3º</w:t>
        </w:r>
      </w:ins>
      <w:r>
        <w:rPr>
          <w:rFonts w:ascii="Arial" w:hAnsi="Arial" w:cs="Arial"/>
          <w:i w:val="0"/>
          <w:sz w:val="28"/>
          <w:szCs w:val="26"/>
          <w:rPrChange w:id="1094" w:author="Assessor GDSXSR" w:date="2026-10-27T21:28:52Z">
            <w:rPr>
              <w:rFonts w:ascii="Arial" w:hAnsi="Arial" w:cs="Arial"/>
              <w:sz w:val="26"/>
              <w:szCs w:val="26"/>
            </w:rPr>
          </w:rPrChange>
        </w:rPr>
        <w:t xml:space="preserve">.</w:t>
      </w:r>
    </w:p>
    <w:p w14:paraId="70FBEDCF" w14:textId="427B0F65" w:rsidR="00237F95" w:rsidRPr="003D5970" w:rsidRDefault="003D5970" w:rsidP="003D5970">
      <w:pPr>
        <w:spacing w:after="0" w:line="360" w:lineRule="auto"/>
        <w:jc w:val="both"/>
        <w:rPr>
          <w:rFonts w:ascii="Arial" w:hAnsi="Arial" w:cs="Arial"/>
          <w:sz w:val="26"/>
          <w:szCs w:val="26"/>
        </w:rPr>
      </w:pPr>
      <w:commentRangeStart w:id="11"/>
      <w:r>
        <w:rPr>
          <w:rFonts w:ascii="Arial" w:hAnsi="Arial" w:cs="Arial"/>
          <w:i/>
          <w:iCs/>
          <w:sz w:val="28"/>
          <w:szCs w:val="26"/>
          <w:rPrChange w:id="1098" w:author="Assessor GDSXSR" w:date="2026-10-27T21:28:52Z">
            <w:rPr>
              <w:rFonts w:ascii="Arial" w:hAnsi="Arial" w:cs="Arial"/>
              <w:i/>
              <w:iCs/>
              <w:sz w:val="26"/>
              <w:szCs w:val="26"/>
            </w:rPr>
          </w:rPrChange>
        </w:rPr>
        <w:t xml:space="preserve">Jurisprudência relevante citada:</w:t>
      </w:r>
      <w:commentRangeEnd w:id="11"/>
      <w:r>
        <w:rPr>
          <w:rStyle w:val="CommentReference"/>
        </w:rPr>
        <w:commentReference w:id="11"/>
      </w:r>
      <w:r>
        <w:rPr>
          <w:rFonts w:ascii="Arial" w:hAnsi="Arial" w:cs="Arial"/>
          <w:i w:val="0"/>
          <w:sz w:val="28"/>
          <w:szCs w:val="26"/>
          <w:rPrChange w:id="1099" w:author="Assessor GDSXSR" w:date="2026-10-27T21:28:52Z">
            <w:rPr>
              <w:rFonts w:ascii="Arial" w:hAnsi="Arial" w:cs="Arial"/>
              <w:sz w:val="26"/>
              <w:szCs w:val="26"/>
            </w:rPr>
          </w:rPrChange>
        </w:rPr>
        <w:t xml:space="preserve"> STJ, Súmula </w:t>
      </w:r>
      <w:del w:id="1100" w:author="Assessor GDSXSR" w:date="2026-10-27T21:28:52Z">
        <w:r>
          <w:rPr>
            <w:rFonts w:ascii="Arial" w:hAnsi="Arial" w:cs="Arial"/>
            <w:i w:val="0"/>
            <w:sz w:val="28"/>
            <w:szCs w:val="26"/>
          </w:rPr>
          <w:delText xml:space="preserve">nº </w:delText>
        </w:r>
      </w:del>
      <w:r>
        <w:rPr>
          <w:rFonts w:ascii="Arial" w:hAnsi="Arial" w:cs="Arial"/>
          <w:i w:val="0"/>
          <w:sz w:val="28"/>
          <w:szCs w:val="26"/>
          <w:rPrChange w:id="1101" w:author="Assessor GDSXSR" w:date="2026-10-27T21:28:52Z">
            <w:rPr>
              <w:rFonts w:ascii="Arial" w:hAnsi="Arial" w:cs="Arial"/>
              <w:sz w:val="26"/>
              <w:szCs w:val="26"/>
            </w:rPr>
          </w:rPrChange>
        </w:rPr>
        <w:t xml:space="preserve">92; TJDFT, </w:t>
      </w:r>
      <w:del w:id="1102" w:author="Assessor GDSXSR" w:date="2026-10-27T21:28:52Z">
        <w:r>
          <w:rPr>
            <w:rFonts w:ascii="Arial" w:hAnsi="Arial" w:cs="Arial"/>
            <w:i w:val="0"/>
            <w:sz w:val="28"/>
            <w:szCs w:val="26"/>
          </w:rPr>
          <w:delText xml:space="preserve">Apelação</w:delText>
        </w:r>
      </w:del>
      <w:ins w:id="1103" w:author="Assessor GDSXSR" w:date="2026-10-27T21:28:52Z">
        <w:r>
          <w:rPr>
            <w:rFonts w:ascii="Arial" w:hAnsi="Arial" w:cs="Arial"/>
            <w:i w:val="0"/>
            <w:color w:val="808080"/>
            <w:sz w:val="28"/>
            <w:szCs w:val="26"/>
          </w:rPr>
          <w:t xml:space="preserve">Processo nº 0704052-95.2025.8.07.0019, Rel. Des. Fernando Habibe, 4ª Turma</w:t>
        </w:r>
      </w:ins>
      <w:r>
        <w:rPr>
          <w:rFonts w:ascii="Arial" w:hAnsi="Arial" w:cs="Arial"/>
          <w:i w:val="0"/>
          <w:sz w:val="28"/>
          <w:szCs w:val="26"/>
          <w:rPrChange w:id="1104" w:author="Assessor GDSXSR" w:date="2026-10-27T21:28:52Z">
            <w:rPr>
              <w:rFonts w:ascii="Arial" w:hAnsi="Arial" w:cs="Arial"/>
              <w:sz w:val="26"/>
              <w:szCs w:val="26"/>
            </w:rPr>
          </w:rPrChange>
        </w:rPr>
        <w:t xml:space="preserve"> Cível</w:t>
      </w:r>
      <w:ins w:id="1105" w:author="Assessor GDSXSR" w:date="2026-10-27T21:28:52Z">
        <w:r>
          <w:rPr>
            <w:rFonts w:ascii="Arial" w:hAnsi="Arial" w:cs="Arial"/>
            <w:i w:val="0"/>
            <w:color w:val="808080"/>
            <w:sz w:val="28"/>
            <w:szCs w:val="26"/>
          </w:rPr>
          <w:t xml:space="preserve">, j. 18/03/2026; TJDFT, Acórdão 2086537, Processo</w:t>
        </w:r>
      </w:ins>
      <w:r>
        <w:rPr>
          <w:rFonts w:ascii="Arial" w:hAnsi="Arial" w:cs="Arial"/>
          <w:i w:val="0"/>
          <w:sz w:val="28"/>
          <w:szCs w:val="26"/>
          <w:rPrChange w:id="1106" w:author="Assessor GDSXSR" w:date="2026-10-27T21:28:52Z">
            <w:rPr>
              <w:rFonts w:ascii="Arial" w:hAnsi="Arial" w:cs="Arial"/>
              <w:sz w:val="26"/>
              <w:szCs w:val="26"/>
            </w:rPr>
          </w:rPrChange>
        </w:rPr>
        <w:t xml:space="preserve"> nº 0714456-47.2025.8.07.0007, Rel. Des. Sandra Reves, 7ª Turma Cível, j. 04/02/2026, DJe 24/02/2026</w:t>
      </w:r>
      <w:del w:id="1107" w:author="Assessor GDSXSR" w:date="2026-10-27T21:28:52Z">
        <w:r>
          <w:rPr>
            <w:rFonts w:ascii="Arial" w:hAnsi="Arial" w:cs="Arial"/>
            <w:i w:val="0"/>
            <w:sz w:val="28"/>
            <w:szCs w:val="26"/>
          </w:rPr>
          <w:delText xml:space="preserve">; TJDFT, Apelação Cível nº 0708077-84</w:delText>
        </w:r>
      </w:del>
      <w:r>
        <w:rPr>
          <w:rFonts w:ascii="Arial" w:hAnsi="Arial" w:cs="Arial"/>
          <w:i w:val="0"/>
          <w:sz w:val="28"/>
          <w:szCs w:val="26"/>
          <w:rPrChange w:id="1108" w:author="Assessor GDSXSR" w:date="2026-10-27T21:28:52Z">
            <w:rPr>
              <w:rFonts w:ascii="Arial" w:hAnsi="Arial" w:cs="Arial"/>
              <w:sz w:val="26"/>
              <w:szCs w:val="26"/>
            </w:rPr>
          </w:rPrChange>
        </w:rPr>
        <w:t xml:space="preserve">.</w:t>
      </w:r>
      <w:del w:id="1109" w:author="Assessor GDSXSR" w:date="2026-10-27T21:28:52Z">
        <w:r>
          <w:rPr>
            <w:rFonts w:ascii="Arial" w:hAnsi="Arial" w:cs="Arial"/>
            <w:i w:val="0"/>
            <w:sz w:val="28"/>
            <w:szCs w:val="26"/>
          </w:rPr>
          <w:delText xml:space="preserve">2025.8.07.0009, Rel. Des. Fernando Tavernard, 2ª Turma Cível, j. 28/01/2026, DJe 11/02/2026; TJDFT, Apelação Cível nº 0710413-79.2025.8.07.0003, Rel. Des. Fátima Rafael, 7ª Turma Cível, j. 21/01/2026, DJe 03/02/2026.</w:delText>
        </w:r>
      </w:del>
    </w:p>
    <w:p w14:paraId="355E044D" w14:textId="77777777" w:rsidR="00237F95" w:rsidRDefault="00237F95" w:rsidP="00237F95">
      <w:pPr>
        <w:spacing w:after="0" w:line="360" w:lineRule="auto"/>
        <w:rPr>
          <w:ins w:id="1110" w:author="Assessor GDSXSR" w:date="2026-10-27T21:28:52Z"/>
          <w:rFonts w:ascii="Arial" w:hAnsi="Arial" w:cs="Arial"/>
          <w:sz w:val="28"/>
          <w:szCs w:val="28"/>
        </w:rPr>
      </w:pPr>
    </w:p>
    <w:p>
      <w:pPr>
        <w:spacing w:after="0" w:line="360" w:lineRule="auto"/>
        <w:rPr>
          <w:rFonts w:ascii="Arial" w:hAnsi="Arial" w:cs="Arial"/>
          <w:sz w:val="28"/>
          <w:szCs w:val="28"/>
        </w:rPr>
      </w:pPr>
      <w:commentRangeStart w:id="12"/>
      <w:ins w:id="1111" w:author="Assessor GDSXSR" w:date="2026-10-27T21:28:52Z">
        <w:r>
          <w:rPr>
            <w:rFonts w:ascii="Arial" w:hAnsi="Arial" w:cs="Arial"/>
            <w:b/>
            <w:color w:val="EE0000"/>
            <w:highlight w:val="yellow"/>
          </w:rPr>
          <w:t xml:space="preserve">RESUMO DA APELAÇÃO EM SENTIDO CONTRÁRIO AO VOTO</w:t>
        </w:r>
      </w:ins>
      <w:r>
        <w:rPr>
          <w:rStyle w:val="CommentReference"/>
        </w:rPr>
        <w:commentReference w:id="12"/>
      </w:r>
      <w:commentRangeEnd w:id="12"/>
    </w:p>
    <w:p w14:paraId="3E87A8FF" w14:textId="77777777" w:rsidR="00FF4D5A" w:rsidRPr="00FF4D5A" w:rsidRDefault="00FF4D5A" w:rsidP="000D46C7">
      <w:pPr>
        <w:spacing w:after="0" w:line="360" w:lineRule="auto"/>
        <w:jc w:val="both"/>
        <w:rPr>
          <w:del w:id="1113" w:author="Assessor GDSXSR" w:date="2026-10-27T21:28:52Z"/>
          <w:rFonts w:ascii="Arial" w:hAnsi="Arial" w:cs="Arial"/>
          <w:b/>
          <w:bCs/>
          <w:color w:val="FF0000"/>
          <w:sz w:val="28"/>
          <w:szCs w:val="28"/>
        </w:rPr>
      </w:pPr>
      <w:del w:id="1112" w:author="Assessor GDSXSR" w:date="2026-10-27T21:28:52Z">
        <w:r w:rsidRPr="00FF4D5A">
          <w:rPr>
            <w:rFonts w:ascii="Arial" w:hAnsi="Arial" w:cs="Arial"/>
            <w:b/>
            <w:bCs/>
            <w:color w:val="FF0000"/>
            <w:sz w:val="28"/>
            <w:szCs w:val="28"/>
          </w:rPr>
          <w:delText>RESUMO DA APELAÇÃO</w:delText>
        </w:r>
      </w:del>
    </w:p>
    <w:p w14:paraId="756B25E3" w14:textId="77777777" w:rsidR="00FF4D5A" w:rsidRPr="00FF4D5A" w:rsidRDefault="00FF4D5A" w:rsidP="000D46C7">
      <w:pPr>
        <w:spacing w:after="0" w:line="360" w:lineRule="auto"/>
        <w:jc w:val="both"/>
        <w:rPr>
          <w:rFonts w:ascii="Arial" w:hAnsi="Arial" w:cs="Arial"/>
          <w:b/>
          <w:bCs/>
          <w:color w:val="FF0000"/>
          <w:sz w:val="28"/>
          <w:szCs w:val="28"/>
        </w:rPr>
      </w:pPr>
      <w:r w:rsidRPr="00FF4D5A">
        <w:rPr>
          <w:rFonts w:ascii="Arial" w:hAnsi="Arial" w:cs="Arial"/>
          <w:b/>
          <w:bCs/>
          <w:color w:val="FF0000"/>
          <w:sz w:val="28"/>
          <w:szCs w:val="28"/>
        </w:rPr>
        <w:t>I. RAZÕES RECURSAIS</w:t>
      </w:r>
    </w:p>
    <w:p w14:paraId="2A995AD8" w14:textId="77777777" w:rsidR="00FF4D5A" w:rsidRPr="00FF4D5A" w:rsidRDefault="00FF4D5A" w:rsidP="000D46C7">
      <w:pPr>
        <w:spacing w:after="0" w:line="360" w:lineRule="auto"/>
        <w:jc w:val="both"/>
        <w:rPr>
          <w:rFonts w:ascii="Arial" w:hAnsi="Arial" w:cs="Arial"/>
          <w:b/>
          <w:bCs/>
          <w:color w:val="FF0000"/>
          <w:sz w:val="28"/>
          <w:szCs w:val="28"/>
        </w:rPr>
      </w:pPr>
      <w:r w:rsidRPr="00FF4D5A">
        <w:rPr>
          <w:rFonts w:ascii="Arial" w:hAnsi="Arial" w:cs="Arial"/>
          <w:b/>
          <w:bCs/>
          <w:color w:val="FF0000"/>
          <w:sz w:val="28"/>
          <w:szCs w:val="28"/>
        </w:rPr>
        <w:t>Desnecessidade de comprovação do registro do gravame no DETRAN para a propositura da ação de busca e apreensão</w:t>
      </w:r>
    </w:p>
    <w:p w14:paraId="583EE12A" w14:textId="77777777" w:rsidR="00FF4D5A" w:rsidRPr="00FF4D5A" w:rsidRDefault="00FF4D5A" w:rsidP="000D46C7">
      <w:pPr>
        <w:numPr>
          <w:ilvl w:val="0"/>
          <w:numId w:val="1"/>
        </w:numPr>
        <w:spacing w:after="0" w:line="360" w:lineRule="auto"/>
        <w:jc w:val="both"/>
        <w:rPr>
          <w:rFonts w:ascii="Arial" w:hAnsi="Arial" w:cs="Arial"/>
          <w:b/>
          <w:bCs/>
          <w:color w:val="FF0000"/>
          <w:sz w:val="28"/>
          <w:szCs w:val="28"/>
        </w:rPr>
      </w:pPr>
      <w:r w:rsidRPr="00FF4D5A">
        <w:rPr>
          <w:rFonts w:ascii="Arial" w:hAnsi="Arial" w:cs="Arial"/>
          <w:b w:val="0"/>
          <w:bCs/>
          <w:color w:val="FF0000"/>
          <w:sz w:val="28"/>
          <w:szCs w:val="28"/>
          <w:rPrChange w:id="1114" w:author="Assessor GDSXSR" w:date="2026-10-27T21:28:52Z">
            <w:rPr>
              <w:rFonts w:ascii="Arial" w:hAnsi="Arial" w:cs="Arial"/>
              <w:b/>
              <w:bCs/>
              <w:color w:val="FF0000"/>
              <w:sz w:val="28"/>
              <w:szCs w:val="28"/>
            </w:rPr>
          </w:rPrChange>
        </w:rPr>
        <w:t>O apelante sustenta que a sentença indeferiu indevidamente a petição inicial ao exigir comprovação do gravame junto ao DETRAN. Argumenta que, nos termos do Decreto-Lei nº 911/69, os únicos documentos indispensáveis à ação de busca e apreensão são o contrato de alienação fiduciária e a comprovação da mora do devedor, sendo o registro do gravame mera medida de publicidade perante terceiros, sem interferência na validade da garantia fiduciária entre as partes.</w:t>
      </w:r>
    </w:p>
    <w:p w14:paraId="7F50FA25" w14:textId="77777777" w:rsidR="00FF4D5A" w:rsidRPr="00FF4D5A" w:rsidRDefault="00FF4D5A" w:rsidP="000D46C7">
      <w:pPr>
        <w:spacing w:after="0" w:line="360" w:lineRule="auto"/>
        <w:jc w:val="both"/>
        <w:rPr>
          <w:rFonts w:ascii="Arial" w:hAnsi="Arial" w:cs="Arial"/>
          <w:b/>
          <w:bCs/>
          <w:color w:val="FF0000"/>
          <w:sz w:val="28"/>
          <w:szCs w:val="28"/>
        </w:rPr>
      </w:pPr>
      <w:r w:rsidRPr="00FF4D5A">
        <w:rPr>
          <w:rFonts w:ascii="Arial" w:hAnsi="Arial" w:cs="Arial"/>
          <w:b/>
          <w:bCs/>
          <w:color w:val="FF0000"/>
          <w:sz w:val="28"/>
          <w:szCs w:val="28"/>
        </w:rPr>
        <w:t>Regular constituição da propriedade fiduciária e inaplicabilidade da exigência de transferência registral do veículo</w:t>
      </w:r>
    </w:p>
    <w:p w14:paraId="6099613D" w14:textId="77777777" w:rsidR="00FF4D5A" w:rsidRPr="00FF4D5A" w:rsidRDefault="00FF4D5A" w:rsidP="000D46C7">
      <w:pPr>
        <w:numPr>
          <w:ilvl w:val="0"/>
          <w:numId w:val="2"/>
        </w:numPr>
        <w:spacing w:after="0" w:line="360" w:lineRule="auto"/>
        <w:jc w:val="both"/>
        <w:rPr>
          <w:rFonts w:ascii="Arial" w:hAnsi="Arial" w:cs="Arial"/>
          <w:b/>
          <w:bCs/>
          <w:color w:val="FF0000"/>
          <w:sz w:val="28"/>
          <w:szCs w:val="28"/>
        </w:rPr>
      </w:pPr>
      <w:r w:rsidRPr="00FF4D5A">
        <w:rPr>
          <w:rFonts w:ascii="Arial" w:hAnsi="Arial" w:cs="Arial"/>
          <w:b w:val="0"/>
          <w:bCs/>
          <w:color w:val="FF0000"/>
          <w:sz w:val="28"/>
          <w:szCs w:val="28"/>
          <w:rPrChange w:id="1115" w:author="Assessor GDSXSR" w:date="2026-10-27T21:28:52Z">
            <w:rPr>
              <w:rFonts w:ascii="Arial" w:hAnsi="Arial" w:cs="Arial"/>
              <w:b/>
              <w:bCs/>
              <w:color w:val="FF0000"/>
              <w:sz w:val="28"/>
              <w:szCs w:val="28"/>
            </w:rPr>
          </w:rPrChange>
        </w:rPr>
        <w:t>Afirma que a propriedade fiduciária foi regularmente constituída por meio da Cédula de Crédito Bancário e do contrato firmado entre as partes, ambos juntados aos autos. Defende que eventual ausência de registro do veículo ou do gravame perante o órgão de trânsito não impede o exercício do direito de busca e apreensão, especialmente porque a obrigação de promover a transferência do veículo ao nome do devedor decorre de previsão contratual e legal atribuída ao próprio adquirente.</w:t>
      </w:r>
    </w:p>
    <w:p w14:paraId="77344E7A" w14:textId="77777777" w:rsidR="00FF4D5A" w:rsidRPr="00FF4D5A" w:rsidRDefault="00FF4D5A" w:rsidP="000D46C7">
      <w:pPr>
        <w:spacing w:after="0" w:line="360" w:lineRule="auto"/>
        <w:jc w:val="both"/>
        <w:rPr>
          <w:rFonts w:ascii="Arial" w:hAnsi="Arial" w:cs="Arial"/>
          <w:b/>
          <w:bCs/>
          <w:color w:val="FF0000"/>
          <w:sz w:val="28"/>
          <w:szCs w:val="28"/>
        </w:rPr>
      </w:pPr>
      <w:r w:rsidRPr="00FF4D5A">
        <w:rPr>
          <w:rFonts w:ascii="Arial" w:hAnsi="Arial" w:cs="Arial"/>
          <w:b/>
          <w:bCs/>
          <w:color w:val="FF0000"/>
          <w:sz w:val="28"/>
          <w:szCs w:val="28"/>
        </w:rPr>
        <w:t>Nulidade da sentença por ausência de intimação pessoal do autor</w:t>
      </w:r>
    </w:p>
    <w:p w14:paraId="2CB39F0C" w14:textId="77777777" w:rsidR="00FF4D5A" w:rsidRPr="00FF4D5A" w:rsidRDefault="00FF4D5A" w:rsidP="000D46C7">
      <w:pPr>
        <w:numPr>
          <w:ilvl w:val="0"/>
          <w:numId w:val="3"/>
        </w:numPr>
        <w:spacing w:after="0" w:line="360" w:lineRule="auto"/>
        <w:jc w:val="both"/>
        <w:rPr>
          <w:rFonts w:ascii="Arial" w:hAnsi="Arial" w:cs="Arial"/>
          <w:b/>
          <w:bCs/>
          <w:color w:val="FF0000"/>
          <w:sz w:val="28"/>
          <w:szCs w:val="28"/>
        </w:rPr>
      </w:pPr>
      <w:r w:rsidRPr="00FF4D5A">
        <w:rPr>
          <w:rFonts w:ascii="Arial" w:hAnsi="Arial" w:cs="Arial"/>
          <w:b w:val="0"/>
          <w:bCs/>
          <w:color w:val="FF0000"/>
          <w:sz w:val="28"/>
          <w:szCs w:val="28"/>
          <w:rPrChange w:id="1116" w:author="Assessor GDSXSR" w:date="2026-10-27T21:28:52Z">
            <w:rPr>
              <w:rFonts w:ascii="Arial" w:hAnsi="Arial" w:cs="Arial"/>
              <w:b/>
              <w:bCs/>
              <w:color w:val="FF0000"/>
              <w:sz w:val="28"/>
              <w:szCs w:val="28"/>
            </w:rPr>
          </w:rPrChange>
        </w:rPr>
        <w:t>Sustenta a ocorrência de error in procedendo, sob o fundamento de que a extinção decorreu, em realidade, de suposta inércia da parte autora no atendimento da determinação judicial, hipótese que exigiria prévia intimação pessoal do autor, nos termos do art. 485, § 1º, do CPC. Argumenta que houve apenas intimação dos patronos, tornando nula a sentença extintiva.</w:t>
      </w:r>
    </w:p>
    <w:p w14:paraId="01E96B9A" w14:textId="77777777" w:rsidR="00FF4D5A" w:rsidRPr="00FF4D5A" w:rsidRDefault="00FF4D5A" w:rsidP="000D46C7">
      <w:pPr>
        <w:spacing w:after="0" w:line="360" w:lineRule="auto"/>
        <w:jc w:val="both"/>
        <w:rPr>
          <w:rFonts w:ascii="Arial" w:hAnsi="Arial" w:cs="Arial"/>
          <w:b/>
          <w:bCs/>
          <w:color w:val="FF0000"/>
          <w:sz w:val="28"/>
          <w:szCs w:val="28"/>
        </w:rPr>
      </w:pPr>
      <w:r w:rsidRPr="00FF4D5A">
        <w:rPr>
          <w:rFonts w:ascii="Arial" w:hAnsi="Arial" w:cs="Arial"/>
          <w:b/>
          <w:bCs/>
          <w:color w:val="FF0000"/>
          <w:sz w:val="28"/>
          <w:szCs w:val="28"/>
        </w:rPr>
        <w:t>Cabimento da concessão da liminar de busca e apreensão</w:t>
      </w:r>
    </w:p>
    <w:p w14:paraId="72D1970F" w14:textId="77777777" w:rsidR="00FF4D5A" w:rsidRPr="00FF4D5A" w:rsidRDefault="00FF4D5A" w:rsidP="000D46C7">
      <w:pPr>
        <w:numPr>
          <w:ilvl w:val="0"/>
          <w:numId w:val="4"/>
        </w:numPr>
        <w:spacing w:after="0" w:line="360" w:lineRule="auto"/>
        <w:jc w:val="both"/>
        <w:rPr>
          <w:rFonts w:ascii="Arial" w:hAnsi="Arial" w:cs="Arial"/>
          <w:b/>
          <w:bCs/>
          <w:color w:val="FF0000"/>
          <w:sz w:val="28"/>
          <w:szCs w:val="28"/>
        </w:rPr>
      </w:pPr>
      <w:r w:rsidRPr="00FF4D5A">
        <w:rPr>
          <w:rFonts w:ascii="Arial" w:hAnsi="Arial" w:cs="Arial"/>
          <w:b w:val="0"/>
          <w:bCs/>
          <w:color w:val="FF0000"/>
          <w:sz w:val="28"/>
          <w:szCs w:val="28"/>
          <w:rPrChange w:id="1117" w:author="Assessor GDSXSR" w:date="2026-10-27T21:28:52Z">
            <w:rPr>
              <w:rFonts w:ascii="Arial" w:hAnsi="Arial" w:cs="Arial"/>
              <w:b/>
              <w:bCs/>
              <w:color w:val="FF0000"/>
              <w:sz w:val="28"/>
              <w:szCs w:val="28"/>
            </w:rPr>
          </w:rPrChange>
        </w:rPr>
        <w:t>Defende que, estando comprovados o contrato e a mora do devedor, a concessão da liminar prevista no art. 3º do Decreto-Lei nº 911/69 constitui direito do credor fiduciário, devendo ser deferida liminarmente e independentemente de prévia oitiva da parte contrária.</w:t>
      </w:r>
    </w:p>
    <w:p w14:paraId="6D9D096B" w14:textId="77777777" w:rsidR="00FF4D5A" w:rsidRPr="00FF4D5A" w:rsidRDefault="00FF4D5A" w:rsidP="000D46C7">
      <w:pPr>
        <w:spacing w:after="0" w:line="360" w:lineRule="auto"/>
        <w:jc w:val="both"/>
        <w:rPr>
          <w:rFonts w:ascii="Arial" w:hAnsi="Arial" w:cs="Arial"/>
          <w:b/>
          <w:bCs/>
          <w:color w:val="FF0000"/>
          <w:sz w:val="28"/>
          <w:szCs w:val="28"/>
        </w:rPr>
      </w:pPr>
      <w:r w:rsidRPr="00FF4D5A">
        <w:rPr>
          <w:rFonts w:ascii="Arial" w:hAnsi="Arial" w:cs="Arial"/>
          <w:b/>
          <w:bCs/>
          <w:color w:val="FF0000"/>
          <w:sz w:val="28"/>
          <w:szCs w:val="28"/>
        </w:rPr>
        <w:t>II. PEDIDO</w:t>
      </w:r>
    </w:p>
    <w:p w14:paraId="3C7F3F17" w14:textId="77777777" w:rsidR="00FF4D5A" w:rsidRPr="00FF4D5A" w:rsidRDefault="00FF4D5A" w:rsidP="000D46C7">
      <w:pPr>
        <w:numPr>
          <w:ilvl w:val="0"/>
          <w:numId w:val="5"/>
        </w:numPr>
        <w:spacing w:after="0" w:line="360" w:lineRule="auto"/>
        <w:jc w:val="both"/>
        <w:rPr>
          <w:rFonts w:ascii="Arial" w:hAnsi="Arial" w:cs="Arial"/>
          <w:b/>
          <w:bCs/>
          <w:color w:val="FF0000"/>
          <w:sz w:val="28"/>
          <w:szCs w:val="28"/>
        </w:rPr>
      </w:pPr>
      <w:r w:rsidRPr="00FF4D5A">
        <w:rPr>
          <w:rFonts w:ascii="Arial" w:hAnsi="Arial" w:cs="Arial"/>
          <w:b w:val="0"/>
          <w:bCs/>
          <w:color w:val="FF0000"/>
          <w:sz w:val="28"/>
          <w:szCs w:val="28"/>
          <w:rPrChange w:id="1118" w:author="Assessor GDSXSR" w:date="2026-10-27T21:28:52Z">
            <w:rPr>
              <w:rFonts w:ascii="Arial" w:hAnsi="Arial" w:cs="Arial"/>
              <w:b/>
              <w:bCs/>
              <w:color w:val="FF0000"/>
              <w:sz w:val="28"/>
              <w:szCs w:val="28"/>
            </w:rPr>
          </w:rPrChange>
        </w:rPr>
        <w:t>Requer o provimento da apelação para reformar a sentença, afastando a exigência de comprovação do registro do gravame no DETRAN, reconhecendo a regularidade da petição inicial e da ação de busca e apreensão, declarando a nulidade da extinção sem prévia intimação pessoal do autor e determinando o retorno dos autos à origem para regular prosseguimento do feito, com deferimento da medida liminar de busca e apreensão prevista no Decreto-Lei nº 911/69.</w:t>
      </w:r>
    </w:p>
    <w:p w14:paraId="5161FEC0" w14:textId="77777777" w:rsidR="00237F95" w:rsidRDefault="00237F95" w:rsidP="00FF4D5A">
      <w:pPr>
        <w:spacing w:after="0" w:line="360" w:lineRule="auto"/>
        <w:jc w:val="both"/>
        <w:rPr>
          <w:rFonts w:ascii="Arial" w:hAnsi="Arial" w:cs="Arial"/>
          <w:sz w:val="28"/>
          <w:szCs w:val="28"/>
        </w:rPr>
      </w:pPr>
    </w:p>
    <w:p w14:paraId="3776F3E7" w14:textId="77777777" w:rsidR="00237F95" w:rsidRDefault="00237F95" w:rsidP="00237F95">
      <w:pPr>
        <w:spacing w:after="0" w:line="360" w:lineRule="auto"/>
        <w:rPr>
          <w:rFonts w:ascii="Arial" w:hAnsi="Arial" w:cs="Arial"/>
          <w:sz w:val="28"/>
          <w:szCs w:val="28"/>
        </w:rPr>
      </w:pPr>
    </w:p>
    <w:p w14:paraId="6977AAD3" w14:textId="77777777" w:rsidR="00237F95" w:rsidRDefault="00237F95" w:rsidP="00237F95">
      <w:pPr>
        <w:spacing w:after="0" w:line="360" w:lineRule="auto"/>
        <w:jc w:val="center"/>
        <w:outlineLvl w:val="0"/>
        <w:rPr>
          <w:rFonts w:ascii="Arial" w:hAnsi="Arial" w:cs="Arial"/>
          <w:b/>
          <w:bCs/>
          <w:sz w:val="28"/>
          <w:szCs w:val="28"/>
        </w:rPr>
      </w:pPr>
      <w:r>
        <w:rPr>
          <w:rFonts w:ascii="Arial" w:hAnsi="Arial" w:cs="Arial"/>
          <w:b/>
          <w:bCs/>
          <w:sz w:val="28"/>
          <w:szCs w:val="28"/>
        </w:rPr>
        <w:t>RELATÓRIO</w:t>
      </w:r>
    </w:p>
    <w:p w14:paraId="2EE14C8D" w14:textId="77777777" w:rsidR="00237F95" w:rsidRDefault="00237F95" w:rsidP="00237F95">
      <w:pPr>
        <w:spacing w:after="0" w:line="360" w:lineRule="auto"/>
        <w:ind w:firstLine="2268"/>
        <w:jc w:val="both"/>
        <w:rPr>
          <w:rFonts w:ascii="Arial" w:hAnsi="Arial" w:cs="Arial"/>
          <w:sz w:val="28"/>
          <w:szCs w:val="28"/>
        </w:rPr>
      </w:pPr>
    </w:p>
    <w:p w14:paraId="14428648" w14:textId="77777777" w:rsidR="00237F95" w:rsidRDefault="00237F95" w:rsidP="00237F95">
      <w:pPr>
        <w:spacing w:after="0" w:line="360" w:lineRule="auto"/>
        <w:ind w:firstLine="2268"/>
        <w:jc w:val="both"/>
        <w:rPr>
          <w:rFonts w:ascii="Arial" w:hAnsi="Arial" w:cs="Arial"/>
          <w:sz w:val="28"/>
          <w:szCs w:val="28"/>
        </w:rPr>
      </w:pPr>
      <w:del w:id="1119" w:author="Assessor GDSXSR" w:date="2026-10-27T21:28:52Z">
        <w:commentRangeStart w:id="13"/>
        <w:r>
          <w:rPr>
            <w:rFonts w:ascii="Arial" w:hAnsi="Arial" w:cs="Arial"/>
            <w:sz w:val="28"/>
            <w:szCs w:val="28"/>
          </w:rPr>
          <w:delText xml:space="preserve">Adoto</w:delText>
        </w:r>
        <w:commentRangeEnd w:id="13"/>
        <w:r>
          <w:rPr>
            <w:rStyle w:val="CommentReference"/>
          </w:rPr>
          <w:commentReference w:id="13"/>
        </w:r>
      </w:del>
      <w:ins w:id="1120" w:author="Assessor GDSXSR" w:date="2026-10-27T21:28:52Z">
        <w:r>
          <w:rPr>
            <w:rFonts w:ascii="Arial" w:hAnsi="Arial" w:cs="Arial"/>
            <w:color w:val="808080"/>
            <w:sz w:val="28"/>
            <w:szCs w:val="28"/>
          </w:rPr>
          <w:t xml:space="preserve">Trata-se</w:t>
        </w:r>
      </w:ins>
      <w:r>
        <w:rPr>
          <w:rFonts w:ascii="Arial" w:hAnsi="Arial" w:cs="Arial"/>
          <w:sz w:val="28"/>
          <w:szCs w:val="28"/>
        </w:rPr>
        <w:t xml:space="preserve"> </w:t>
      </w:r>
      <w:del w:id="1121" w:author="Assessor GDSXSR" w:date="2026-10-27T21:28:52Z">
        <w:r>
          <w:rPr>
            <w:rFonts w:ascii="Arial" w:hAnsi="Arial" w:cs="Arial"/>
            <w:sz w:val="28"/>
            <w:szCs w:val="28"/>
          </w:rPr>
          <w:delText xml:space="preserve">o</w:delText>
        </w:r>
      </w:del>
      <w:ins w:id="1122" w:author="Assessor GDSXSR" w:date="2026-10-27T21:28:52Z">
        <w:r>
          <w:rPr>
            <w:rFonts w:ascii="Arial" w:hAnsi="Arial" w:cs="Arial"/>
            <w:color w:val="808080"/>
            <w:sz w:val="28"/>
            <w:szCs w:val="28"/>
          </w:rPr>
          <w:t xml:space="preserve">de</w:t>
        </w:r>
      </w:ins>
      <w:r>
        <w:rPr>
          <w:rFonts w:ascii="Arial" w:hAnsi="Arial" w:cs="Arial"/>
          <w:sz w:val="28"/>
          <w:szCs w:val="28"/>
        </w:rPr>
        <w:t xml:space="preserve"> </w:t>
      </w:r>
      <w:del w:id="1123" w:author="Assessor GDSXSR" w:date="2026-10-27T21:28:52Z">
        <w:r>
          <w:rPr>
            <w:rFonts w:ascii="Arial" w:hAnsi="Arial" w:cs="Arial"/>
            <w:sz w:val="28"/>
            <w:szCs w:val="28"/>
          </w:rPr>
          <w:delText xml:space="preserve">relatório</w:delText>
        </w:r>
      </w:del>
      <w:ins w:id="1124" w:author="Assessor GDSXSR" w:date="2026-10-27T21:28:52Z">
        <w:r>
          <w:rPr>
            <w:rFonts w:ascii="Arial" w:hAnsi="Arial" w:cs="Arial"/>
            <w:color w:val="808080"/>
            <w:sz w:val="28"/>
            <w:szCs w:val="28"/>
          </w:rPr>
          <w:t xml:space="preserve">apelação</w:t>
        </w:r>
      </w:ins>
      <w:r>
        <w:rPr>
          <w:rFonts w:ascii="Arial" w:hAnsi="Arial" w:cs="Arial"/>
          <w:sz w:val="28"/>
          <w:szCs w:val="28"/>
        </w:rPr>
        <w:t xml:space="preserve"> </w:t>
      </w:r>
      <w:del w:id="1125" w:author="Assessor GDSXSR" w:date="2026-10-27T21:28:52Z">
        <w:r>
          <w:rPr>
            <w:rFonts w:ascii="Arial" w:hAnsi="Arial" w:cs="Arial"/>
            <w:sz w:val="28"/>
            <w:szCs w:val="28"/>
          </w:rPr>
          <w:delText xml:space="preserve">da</w:delText>
        </w:r>
      </w:del>
      <w:ins w:id="1126" w:author="Assessor GDSXSR" w:date="2026-10-27T21:28:52Z">
        <w:r>
          <w:rPr>
            <w:rFonts w:ascii="Arial" w:hAnsi="Arial" w:cs="Arial"/>
            <w:color w:val="808080"/>
            <w:sz w:val="28"/>
            <w:szCs w:val="28"/>
          </w:rPr>
          <w:t xml:space="preserve">interposta contra a</w:t>
        </w:r>
      </w:ins>
      <w:r>
        <w:rPr>
          <w:rFonts w:ascii="Arial" w:hAnsi="Arial" w:cs="Arial"/>
          <w:sz w:val="28"/>
          <w:szCs w:val="28"/>
        </w:rPr>
        <w:t xml:space="preserve"> r. sentença</w:t>
      </w:r>
      <w:ins w:id="1127" w:author="Assessor GDSXSR" w:date="2026-10-27T21:28:52Z">
        <w:r>
          <w:rPr>
            <w:rFonts w:ascii="Arial" w:hAnsi="Arial" w:cs="Arial"/>
            <w:color w:val="808080"/>
            <w:sz w:val="28"/>
            <w:szCs w:val="28"/>
          </w:rPr>
          <w:t xml:space="preserve"> que, em ação de busca e apreensão em alienação fiduciária de veículo, extinguiu o processo sem resolução do mérito, nos seguintes termos (ID 88447125)</w:t>
        </w:r>
      </w:ins>
      <w:r>
        <w:rPr>
          <w:rFonts w:ascii="Arial" w:hAnsi="Arial" w:cs="Arial"/>
          <w:sz w:val="28"/>
          <w:szCs w:val="28"/>
        </w:rPr>
        <w:t xml:space="preserve">:</w:t>
      </w:r>
    </w:p>
    <w:p w14:paraId="57262F74" w14:textId="77777777" w:rsidR="00237F95" w:rsidRDefault="00237F95" w:rsidP="00237F95">
      <w:pPr>
        <w:spacing w:after="0" w:line="360" w:lineRule="auto"/>
        <w:ind w:firstLine="2268"/>
        <w:jc w:val="both"/>
        <w:rPr>
          <w:rFonts w:ascii="Arial" w:hAnsi="Arial" w:cs="Arial"/>
          <w:sz w:val="28"/>
          <w:szCs w:val="28"/>
        </w:rPr>
      </w:pPr>
    </w:p>
    <w:p w14:paraId="12BCA01C" w14:textId="115ECFEF" w:rsidR="00237F95" w:rsidRPr="003D5970" w:rsidRDefault="00237F95" w:rsidP="00237F95">
      <w:pPr>
        <w:spacing w:after="0" w:line="360" w:lineRule="auto"/>
        <w:ind w:left="2268" w:firstLine="1134"/>
        <w:jc w:val="both"/>
        <w:rPr>
          <w:ins w:id="1129" w:author="Assessor GDSXSR" w:date="2026-10-27T21:28:52Z"/>
          <w:rFonts w:ascii="Arial" w:hAnsi="Arial" w:cs="Arial"/>
          <w:sz w:val="26"/>
          <w:szCs w:val="26"/>
        </w:rPr>
      </w:pPr>
      <w:r>
        <w:rPr>
          <w:rFonts w:ascii="Arial" w:hAnsi="Arial" w:cs="Arial"/>
          <w:i/>
          <w:iCs/>
          <w:sz w:val="26"/>
          <w:szCs w:val="26"/>
        </w:rPr>
        <w:t xml:space="preserve">“</w:t>
      </w:r>
      <w:r>
        <w:rPr>
          <w:rFonts w:ascii="Arial" w:hAnsi="Arial" w:cs="Arial"/>
          <w:i/>
          <w:iCs/>
          <w:sz w:val="26"/>
          <w:szCs w:val="26"/>
        </w:rPr>
        <w:t xml:space="preserve">1.</w:t>
      </w:r>
      <w:r>
        <w:rPr>
          <w:rFonts w:ascii="Arial" w:hAnsi="Arial" w:cs="Arial"/>
          <w:i/>
          <w:iCs/>
          <w:sz w:val="26"/>
          <w:szCs w:val="26"/>
        </w:rPr>
        <w:t xml:space="preserve"> </w:t>
      </w:r>
      <w:r>
        <w:rPr>
          <w:rFonts w:ascii="Arial" w:hAnsi="Arial" w:cs="Arial"/>
          <w:i/>
          <w:iCs/>
          <w:sz w:val="26"/>
          <w:szCs w:val="26"/>
        </w:rPr>
        <w:t xml:space="preserve">Intimado para comprovar o estado de posse/propriedade do veículo pelo demandado, o autor não atendeu ao chamado judicial.</w:t>
      </w:r>
      <w:del w:id="1128" w:author="Assessor GDSXSR" w:date="2026-10-27T21:28:52Z">
        <w:r>
          <w:rPr>
            <w:rFonts w:ascii="Arial" w:hAnsi="Arial" w:cs="Arial"/>
            <w:i/>
            <w:iCs/>
            <w:sz w:val="26"/>
            <w:szCs w:val="26"/>
          </w:rPr>
          <w:delText xml:space="preserve">  </w:delText>
        </w:r>
        <w:r>
          <w:rPr>
            <w:rFonts w:ascii="Arial" w:hAnsi="Arial" w:cs="Arial"/>
            <w:i/>
            <w:iCs/>
            <w:sz w:val="26"/>
            <w:szCs w:val="26"/>
          </w:rPr>
          <w:delText xml:space="preserve">(...)”</w:delText>
        </w:r>
        <w:r>
          <w:rPr>
            <w:rFonts w:ascii="Arial" w:hAnsi="Arial" w:cs="Arial"/>
            <w:i/>
            <w:iCs/>
            <w:sz w:val="26"/>
            <w:szCs w:val="26"/>
          </w:rPr>
          <w:delText xml:space="preserve">. </w:delText>
        </w:r>
        <w:r>
          <w:rPr>
            <w:rFonts w:ascii="Arial" w:hAnsi="Arial" w:cs="Arial"/>
            <w:sz w:val="26"/>
            <w:szCs w:val="26"/>
          </w:rPr>
          <w:delText xml:space="preserve">(ID </w:delText>
        </w:r>
        <w:r>
          <w:rPr>
            <w:rFonts w:ascii="Arial" w:hAnsi="Arial" w:cs="Arial"/>
            <w:sz w:val="26"/>
            <w:szCs w:val="26"/>
          </w:rPr>
          <w:delText xml:space="preserve">88447125</w:delText>
        </w:r>
        <w:r>
          <w:rPr>
            <w:rFonts w:ascii="Arial" w:hAnsi="Arial" w:cs="Arial"/>
            <w:sz w:val="26"/>
            <w:szCs w:val="26"/>
          </w:rPr>
          <w:delText xml:space="preserve">).</w:delText>
        </w:r>
      </w:del>
    </w:p>
    <w:p>
      <w:pPr>
        <w:spacing w:after="0" w:line="360" w:lineRule="auto"/>
        <w:ind w:left="2268" w:firstLine="1134"/>
        <w:jc w:val="both"/>
        <w:rPr>
          <w:ins w:id="1131" w:author="Assessor GDSXSR" w:date="2026-10-27T21:28:52Z"/>
          <w:rFonts w:ascii="Arial" w:hAnsi="Arial" w:cs="Arial"/>
          <w:sz w:val="26"/>
          <w:szCs w:val="26"/>
        </w:rPr>
      </w:pPr>
      <w:ins w:id="1130" w:author="Assessor GDSXSR" w:date="2026-10-27T21:28:52Z">
        <w:r>
          <w:rPr>
            <w:rFonts w:ascii="Arial" w:hAnsi="Arial" w:cs="Arial"/>
            <w:i/>
            <w:iCs/>
            <w:color w:val="808080"/>
            <w:sz w:val="26"/>
            <w:szCs w:val="26"/>
          </w:rPr>
          <w:t xml:space="preserve">2. Com efeito, a comprovação da propriedade fiduciária é imprescindível para a constituição e desenvolvimento válido e regular da ação de busca e apreensão baseada no Decreto Lei nº 911/1969, o que não foi demonstrado no caso em questão.</w:t>
        </w:r>
      </w:ins>
    </w:p>
    <w:p>
      <w:pPr>
        <w:spacing w:after="0" w:line="360" w:lineRule="auto"/>
        <w:ind w:left="2268" w:firstLine="1134"/>
        <w:jc w:val="both"/>
        <w:rPr>
          <w:ins w:id="1133" w:author="Assessor GDSXSR" w:date="2026-10-27T21:28:52Z"/>
          <w:rFonts w:ascii="Arial" w:hAnsi="Arial" w:cs="Arial"/>
          <w:sz w:val="26"/>
          <w:szCs w:val="26"/>
        </w:rPr>
      </w:pPr>
      <w:ins w:id="1132" w:author="Assessor GDSXSR" w:date="2026-10-27T21:28:52Z">
        <w:r>
          <w:rPr>
            <w:rFonts w:ascii="Arial" w:hAnsi="Arial" w:cs="Arial"/>
            <w:i/>
            <w:color w:val="808080"/>
            <w:sz w:val="26"/>
          </w:rPr>
          <w:t xml:space="preserve">3. Entendimento contrário, no sentido de levar a efeito a busca e a apreensão do veículo, implicaria na constrição desarrazoada de bem titularizado por quem sequer integra a relação processual, ensejando, assim, relevante prejuízo ao contraditório e à ampla defesa.</w:t>
        </w:r>
      </w:ins>
    </w:p>
    <w:p>
      <w:pPr>
        <w:spacing w:after="0" w:line="360" w:lineRule="auto"/>
        <w:ind w:left="2268" w:firstLine="1134"/>
        <w:jc w:val="both"/>
        <w:rPr>
          <w:rFonts w:ascii="Arial" w:hAnsi="Arial" w:cs="Arial"/>
          <w:sz w:val="26"/>
          <w:szCs w:val="26"/>
        </w:rPr>
      </w:pPr>
      <w:ins w:id="1134" w:author="Assessor GDSXSR" w:date="2026-10-27T21:28:52Z">
        <w:r>
          <w:rPr>
            <w:rFonts w:ascii="Arial" w:hAnsi="Arial" w:cs="Arial"/>
            <w:i/>
            <w:color w:val="808080"/>
            <w:sz w:val="26"/>
          </w:rPr>
          <w:t xml:space="preserve">4. Em sentido análogo, veja-se o seguinte julgado deste Eg. Tribunal: (...)</w:t>
        </w:r>
      </w:ins>
    </w:p>
    <w:p w14:paraId="695703C6" w14:textId="77777777" w:rsidR="00237F95" w:rsidRDefault="00237F95" w:rsidP="00237F95">
      <w:pPr>
        <w:spacing w:after="0" w:line="360" w:lineRule="auto"/>
        <w:ind w:firstLine="2268"/>
        <w:jc w:val="both"/>
        <w:rPr>
          <w:del w:id="1135" w:author="Assessor GDSXSR" w:date="2026-10-27T21:28:52Z"/>
          <w:rFonts w:ascii="Arial" w:hAnsi="Arial" w:cs="Arial"/>
          <w:sz w:val="28"/>
          <w:szCs w:val="28"/>
        </w:rPr>
      </w:pPr>
    </w:p>
    <w:p w14:paraId="7A4D32F1" w14:textId="7D5BAE61" w:rsidR="00237F95" w:rsidRDefault="00237F95" w:rsidP="00237F95">
      <w:pPr>
        <w:spacing w:after="0" w:line="360" w:lineRule="auto"/>
        <w:ind w:firstLine="2268"/>
        <w:jc w:val="both"/>
        <w:rPr>
          <w:del w:id="1144" w:author="Assessor GDSXSR" w:date="2026-10-27T21:28:52Z"/>
          <w:rFonts w:ascii="Arial" w:hAnsi="Arial" w:cs="Arial"/>
          <w:sz w:val="28"/>
          <w:szCs w:val="28"/>
        </w:rPr>
      </w:pPr>
      <w:del w:id="1136" w:author="Assessor GDSXSR" w:date="2026-10-27T21:28:52Z">
        <w:r>
          <w:rPr>
            <w:rFonts w:ascii="Arial" w:hAnsi="Arial" w:cs="Arial"/>
            <w:sz w:val="28"/>
            <w:szCs w:val="28"/>
          </w:rPr>
          <w:delText>O MM. Juiz sentenciante</w:delText>
        </w:r>
      </w:del>
      <w:del w:id="1137" w:author="Assessor GDSXSR" w:date="2026-10-27T21:28:52Z">
        <w:r w:rsidRPr="008235A6">
          <w:rPr>
            <w:rFonts w:ascii="Arial" w:hAnsi="Arial" w:cs="Arial"/>
            <w:sz w:val="28"/>
            <w:szCs w:val="28"/>
          </w:rPr>
          <w:delText>, Dr.</w:delText>
        </w:r>
      </w:del>
      <w:del w:id="1138" w:author="Assessor GDSXSR" w:date="2026-10-27T21:28:52Z">
        <w:r>
          <w:rPr>
            <w:rFonts w:ascii="Arial" w:hAnsi="Arial" w:cs="Arial"/>
            <w:sz w:val="28"/>
            <w:szCs w:val="28"/>
          </w:rPr>
          <w:delText xml:space="preserve"> </w:delText>
        </w:r>
      </w:del>
      <w:del w:id="1139" w:author="Assessor GDSXSR" w:date="2026-10-27T21:28:52Z">
        <w:r w:rsidR="00FF4D5A" w:rsidRPr="00455E60">
          <w:rPr>
            <w:rFonts w:ascii="Arial" w:hAnsi="Arial" w:cs="Arial"/>
            <w:sz w:val="28"/>
            <w:szCs w:val="28"/>
          </w:rPr>
          <w:delText>Pedro Oliveira de Vasconcelos</w:delText>
        </w:r>
      </w:del>
      <w:del w:id="1140" w:author="Assessor GDSXSR" w:date="2026-10-27T21:28:52Z">
        <w:r w:rsidRPr="003524E5">
          <w:rPr>
            <w:rFonts w:ascii="Arial" w:hAnsi="Arial" w:cs="Arial"/>
            <w:sz w:val="28"/>
            <w:szCs w:val="28"/>
          </w:rPr>
          <w:delText xml:space="preserve">, </w:delText>
        </w:r>
      </w:del>
      <w:del w:id="1141" w:author="Assessor GDSXSR" w:date="2026-10-27T21:28:52Z">
        <w:r w:rsidR="00FF4D5A">
          <w:rPr>
            <w:rFonts w:ascii="Arial" w:hAnsi="Arial" w:cs="Arial"/>
            <w:sz w:val="28"/>
            <w:szCs w:val="28"/>
          </w:rPr>
          <w:delText>da V</w:delText>
        </w:r>
      </w:del>
      <w:del w:id="1142" w:author="Assessor GDSXSR" w:date="2026-10-27T21:28:52Z">
        <w:r w:rsidR="00FF4D5A" w:rsidRPr="00FF4D5A">
          <w:rPr>
            <w:rFonts w:ascii="Arial" w:hAnsi="Arial" w:cs="Arial"/>
            <w:sz w:val="28"/>
            <w:szCs w:val="28"/>
          </w:rPr>
          <w:delText>ara Cível do Recanto das Emas/DF</w:delText>
        </w:r>
      </w:del>
      <w:del w:id="1143" w:author="Assessor GDSXSR" w:date="2026-10-27T21:28:52Z">
        <w:r w:rsidRPr="003524E5">
          <w:rPr>
            <w:rFonts w:ascii="Arial" w:hAnsi="Arial" w:cs="Arial"/>
            <w:sz w:val="28"/>
            <w:szCs w:val="28"/>
          </w:rPr>
          <w:delText>, julgou no seguinte sentido:</w:delText>
        </w:r>
      </w:del>
    </w:p>
    <w:p w14:paraId="173BB610" w14:textId="4AC447B3" w:rsidR="00FF4D5A" w:rsidRPr="00C344DC" w:rsidRDefault="00237F95" w:rsidP="00FF4D5A">
      <w:pPr>
        <w:spacing w:after="0" w:line="360" w:lineRule="auto"/>
        <w:ind w:left="2268" w:firstLine="1134"/>
        <w:jc w:val="both"/>
        <w:rPr>
          <w:rFonts w:ascii="Arial" w:hAnsi="Arial" w:cs="Arial"/>
          <w:i/>
          <w:iCs/>
          <w:sz w:val="26"/>
          <w:szCs w:val="26"/>
        </w:rPr>
      </w:pPr>
      <w:del w:id="1145" w:author="Assessor GDSXSR" w:date="2026-10-27T21:28:52Z">
        <w:r>
          <w:rPr>
            <w:rFonts w:ascii="Arial" w:hAnsi="Arial" w:cs="Arial"/>
            <w:i/>
            <w:iCs/>
            <w:sz w:val="26"/>
            <w:szCs w:val="26"/>
          </w:rPr>
          <w:delText xml:space="preserve">“</w:delText>
        </w:r>
        <w:r>
          <w:rPr>
            <w:rFonts w:ascii="Arial" w:hAnsi="Arial" w:cs="Arial"/>
            <w:i/>
            <w:iCs/>
            <w:sz w:val="26"/>
            <w:szCs w:val="26"/>
          </w:rPr>
          <w:delText xml:space="preserve">(...) </w:delText>
        </w:r>
      </w:del>
      <w:r>
        <w:rPr>
          <w:rFonts w:ascii="Arial" w:hAnsi="Arial" w:cs="Arial"/>
          <w:i/>
          <w:iCs/>
          <w:sz w:val="26"/>
          <w:szCs w:val="26"/>
        </w:rPr>
        <w:t xml:space="preserve">5</w:t>
      </w:r>
      <w:r>
        <w:rPr>
          <w:rFonts w:ascii="Arial" w:hAnsi="Arial" w:cs="Arial"/>
          <w:i/>
          <w:iCs/>
          <w:sz w:val="26"/>
          <w:szCs w:val="26"/>
        </w:rPr>
        <w:t xml:space="preserve">.</w:t>
      </w:r>
      <w:r>
        <w:rPr>
          <w:rFonts w:ascii="Arial" w:hAnsi="Arial" w:cs="Arial"/>
          <w:i/>
          <w:iCs/>
          <w:sz w:val="26"/>
          <w:szCs w:val="26"/>
        </w:rPr>
        <w:t xml:space="preserve"> Portanto, as determinações judiciais de ID´s 273451109 e 279620716 não foram cumpridas com exatidão, motivo pelo qual</w:t>
      </w:r>
      <w:r>
        <w:rPr>
          <w:rFonts w:ascii="Arial" w:hAnsi="Arial" w:cs="Arial"/>
          <w:b/>
          <w:bCs/>
          <w:i/>
          <w:iCs/>
          <w:sz w:val="26"/>
          <w:szCs w:val="26"/>
        </w:rPr>
        <w:t xml:space="preserve"> extingo o feito sem exame de mérito com fundamento no art. 485, IV do Código de Processo Civil.</w:t>
      </w:r>
    </w:p>
    <w:p w14:paraId="4D9D801E" w14:textId="1A5E597B" w:rsidR="00FF4D5A" w:rsidRPr="00C344DC" w:rsidRDefault="00FF4D5A" w:rsidP="00FF4D5A">
      <w:pPr>
        <w:spacing w:after="0" w:line="360" w:lineRule="auto"/>
        <w:ind w:left="2268" w:firstLine="1134"/>
        <w:jc w:val="both"/>
        <w:rPr>
          <w:rFonts w:ascii="Arial" w:hAnsi="Arial" w:cs="Arial"/>
          <w:i/>
          <w:iCs/>
          <w:sz w:val="26"/>
          <w:szCs w:val="26"/>
        </w:rPr>
      </w:pPr>
      <w:del w:id="1146" w:author="Assessor GDSXSR" w:date="2026-10-27T21:28:52Z">
        <w:r>
          <w:rPr>
            <w:rFonts w:ascii="Arial" w:hAnsi="Arial" w:cs="Arial"/>
            <w:i/>
            <w:iCs/>
            <w:sz w:val="26"/>
            <w:szCs w:val="26"/>
          </w:rPr>
          <w:delText xml:space="preserve"> </w:delText>
        </w:r>
      </w:del>
      <w:r>
        <w:rPr>
          <w:rFonts w:ascii="Arial" w:hAnsi="Arial" w:cs="Arial"/>
          <w:i/>
          <w:iCs/>
          <w:sz w:val="26"/>
          <w:szCs w:val="26"/>
        </w:rPr>
        <w:t xml:space="preserve">6.</w:t>
      </w:r>
      <w:del w:id="1147" w:author="Assessor GDSXSR" w:date="2026-10-27T21:28:52Z">
        <w:r>
          <w:rPr>
            <w:rFonts w:ascii="Arial" w:hAnsi="Arial" w:cs="Arial"/>
            <w:i/>
            <w:iCs/>
            <w:sz w:val="26"/>
            <w:szCs w:val="26"/>
          </w:rPr>
          <w:delText xml:space="preserve">  </w:delText>
        </w:r>
      </w:del>
      <w:ins w:id="1148" w:author="Assessor GDSXSR" w:date="2026-10-27T21:28:52Z">
        <w:r>
          <w:rPr>
            <w:rFonts w:ascii="Arial" w:hAnsi="Arial" w:cs="Arial"/>
            <w:i/>
            <w:iCs/>
            <w:color w:val="808080"/>
            <w:sz w:val="26"/>
            <w:szCs w:val="26"/>
          </w:rPr>
          <w:t xml:space="preserve"> </w:t>
        </w:r>
      </w:ins>
      <w:r>
        <w:rPr>
          <w:rFonts w:ascii="Arial" w:hAnsi="Arial" w:cs="Arial"/>
          <w:i/>
          <w:iCs/>
          <w:sz w:val="26"/>
          <w:szCs w:val="26"/>
        </w:rPr>
        <w:t xml:space="preserve">Sem honorários.</w:t>
      </w:r>
    </w:p>
    <w:p w14:paraId="3EDFF79B" w14:textId="58B9FB62" w:rsidR="00FF4D5A" w:rsidRPr="00C344DC" w:rsidRDefault="00FF4D5A" w:rsidP="00FF4D5A">
      <w:pPr>
        <w:spacing w:after="0" w:line="360" w:lineRule="auto"/>
        <w:ind w:left="2268" w:firstLine="1134"/>
        <w:jc w:val="both"/>
        <w:rPr>
          <w:rFonts w:ascii="Arial" w:hAnsi="Arial" w:cs="Arial"/>
          <w:i/>
          <w:iCs/>
          <w:sz w:val="26"/>
          <w:szCs w:val="26"/>
        </w:rPr>
      </w:pPr>
      <w:del w:id="1149" w:author="Assessor GDSXSR" w:date="2026-10-27T21:28:52Z">
        <w:r>
          <w:rPr>
            <w:rFonts w:ascii="Arial" w:hAnsi="Arial" w:cs="Arial"/>
            <w:i/>
            <w:iCs/>
            <w:sz w:val="26"/>
            <w:szCs w:val="26"/>
          </w:rPr>
          <w:delText xml:space="preserve"> </w:delText>
        </w:r>
      </w:del>
      <w:r>
        <w:rPr>
          <w:rFonts w:ascii="Arial" w:hAnsi="Arial" w:cs="Arial"/>
          <w:i/>
          <w:iCs/>
          <w:sz w:val="26"/>
          <w:szCs w:val="26"/>
        </w:rPr>
        <w:t xml:space="preserve">7.</w:t>
      </w:r>
      <w:del w:id="1150" w:author="Assessor GDSXSR" w:date="2026-10-27T21:28:52Z">
        <w:r>
          <w:rPr>
            <w:rFonts w:ascii="Arial" w:hAnsi="Arial" w:cs="Arial"/>
            <w:i/>
            <w:iCs/>
            <w:sz w:val="26"/>
            <w:szCs w:val="26"/>
          </w:rPr>
          <w:delText xml:space="preserve">  </w:delText>
        </w:r>
      </w:del>
      <w:ins w:id="1151" w:author="Assessor GDSXSR" w:date="2026-10-27T21:28:52Z">
        <w:r>
          <w:rPr>
            <w:rFonts w:ascii="Arial" w:hAnsi="Arial" w:cs="Arial"/>
            <w:i/>
            <w:iCs/>
            <w:color w:val="808080"/>
            <w:sz w:val="26"/>
            <w:szCs w:val="26"/>
          </w:rPr>
          <w:t xml:space="preserve"> </w:t>
        </w:r>
      </w:ins>
      <w:r>
        <w:rPr>
          <w:rFonts w:ascii="Arial" w:hAnsi="Arial" w:cs="Arial"/>
          <w:i/>
          <w:iCs/>
          <w:sz w:val="26"/>
          <w:szCs w:val="26"/>
        </w:rPr>
        <w:t xml:space="preserve">Custas já recolhidas.</w:t>
      </w:r>
    </w:p>
    <w:p w14:paraId="4A69FB5B" w14:textId="46622914" w:rsidR="00237F95" w:rsidRPr="00C344DC" w:rsidRDefault="00FF4D5A" w:rsidP="00237F95">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8.</w:t>
      </w:r>
      <w:del w:id="1152" w:author="Assessor GDSXSR" w:date="2026-10-27T21:28:52Z">
        <w:r>
          <w:rPr>
            <w:rFonts w:ascii="Arial" w:hAnsi="Arial" w:cs="Arial"/>
            <w:i/>
            <w:iCs/>
            <w:sz w:val="26"/>
            <w:szCs w:val="26"/>
          </w:rPr>
          <w:delText xml:space="preserve"> </w:delText>
        </w:r>
      </w:del>
      <w:ins w:id="1153" w:author="Assessor GDSXSR" w:date="2026-10-27T21:28:52Z">
        <w:r>
          <w:rPr>
            <w:rFonts w:ascii="Arial" w:hAnsi="Arial" w:cs="Arial"/>
            <w:i/>
            <w:iCs/>
            <w:color w:val="808080"/>
            <w:sz w:val="26"/>
            <w:szCs w:val="26"/>
          </w:rPr>
          <w:t xml:space="preserve"> </w:t>
        </w:r>
      </w:ins>
      <w:r>
        <w:rPr>
          <w:rFonts w:ascii="Arial" w:hAnsi="Arial" w:cs="Arial"/>
          <w:i/>
          <w:iCs/>
          <w:sz w:val="26"/>
          <w:szCs w:val="26"/>
        </w:rPr>
        <w:t xml:space="preserve">Após o trânsito em julgado, arquivem-se os autos, observadas as cautelas de estilo.</w:t>
      </w:r>
      <w:r>
        <w:rPr>
          <w:rFonts w:ascii="Arial" w:hAnsi="Arial" w:cs="Arial"/>
          <w:i/>
          <w:iCs/>
          <w:sz w:val="26"/>
          <w:szCs w:val="26"/>
        </w:rPr>
        <w:t xml:space="preserve">”</w:t>
      </w:r>
    </w:p>
    <w:p w14:paraId="5EDCB50A" w14:textId="77777777" w:rsidR="00237F95" w:rsidRDefault="00237F95" w:rsidP="00237F95">
      <w:pPr>
        <w:spacing w:after="0" w:line="360" w:lineRule="auto"/>
        <w:ind w:firstLine="2268"/>
        <w:jc w:val="both"/>
        <w:rPr>
          <w:rFonts w:ascii="Arial" w:hAnsi="Arial" w:cs="Arial"/>
          <w:sz w:val="28"/>
          <w:szCs w:val="28"/>
        </w:rPr>
      </w:pPr>
    </w:p>
    <w:p w14:paraId="34283BAA" w14:textId="73085AA1" w:rsidR="00FF4D5A" w:rsidRPr="00FF4D5A" w:rsidRDefault="00237F95" w:rsidP="00FF4D5A">
      <w:pPr>
        <w:spacing w:after="0" w:line="360" w:lineRule="auto"/>
        <w:ind w:firstLine="2268"/>
        <w:jc w:val="both"/>
        <w:rPr>
          <w:rFonts w:ascii="Arial" w:hAnsi="Arial" w:cs="Arial"/>
          <w:sz w:val="28"/>
          <w:szCs w:val="28"/>
        </w:rPr>
      </w:pPr>
      <w:commentRangeStart w:id="14"/>
      <w:r w:rsidRPr="00882188">
        <w:rPr>
          <w:rFonts w:ascii="Arial" w:hAnsi="Arial" w:cs="Arial"/>
          <w:sz w:val="28"/>
          <w:szCs w:val="28"/>
        </w:rPr>
        <w:t>Apelo d</w:t>
      </w:r>
      <w:commentRangeEnd w:id="14"/>
      <w:r>
        <w:rPr>
          <w:rStyle w:val="CommentReference"/>
        </w:rPr>
        <w:commentReference w:id="14"/>
      </w:r>
      <w:r>
        <w:rPr>
          <w:rFonts w:ascii="Arial" w:hAnsi="Arial" w:cs="Arial"/>
          <w:sz w:val="28"/>
          <w:szCs w:val="28"/>
        </w:rPr>
        <w:t xml:space="preserve">o </w:t>
      </w:r>
      <w:r w:rsidRPr="00882188">
        <w:rPr>
          <w:rFonts w:ascii="Arial" w:hAnsi="Arial" w:cs="Arial"/>
          <w:sz w:val="28"/>
          <w:szCs w:val="28"/>
        </w:rPr>
        <w:t>autor</w:t>
      </w:r>
      <w:r>
        <w:rPr>
          <w:rFonts w:ascii="Arial" w:hAnsi="Arial" w:cs="Arial"/>
          <w:sz w:val="28"/>
          <w:szCs w:val="28"/>
        </w:rPr>
        <w:t xml:space="preserve">, </w:t>
      </w:r>
      <w:r w:rsidRPr="00237F95">
        <w:rPr>
          <w:rFonts w:ascii="Arial" w:hAnsi="Arial" w:cs="Arial"/>
          <w:sz w:val="28"/>
          <w:szCs w:val="28"/>
        </w:rPr>
        <w:t>ITAU UNIBANCO HOLDING S.A.</w:t>
      </w:r>
      <w:r w:rsidRPr="00882188">
        <w:rPr>
          <w:rFonts w:ascii="Arial" w:hAnsi="Arial" w:cs="Arial"/>
          <w:sz w:val="28"/>
          <w:szCs w:val="28"/>
        </w:rPr>
        <w:t xml:space="preserve"> (ID</w:t>
      </w:r>
      <w:r w:rsidR="00B64011">
        <w:rPr>
          <w:rFonts w:ascii="Arial" w:hAnsi="Arial" w:cs="Arial"/>
          <w:sz w:val="28"/>
          <w:szCs w:val="28"/>
        </w:rPr>
        <w:t xml:space="preserve"> </w:t>
      </w:r>
      <w:hyperlink r:id="rId12" w:tooltip="Abrir documento em outra página" w:history="1">
        <w:r w:rsidR="00B64011" w:rsidRPr="00B64011">
          <w:rPr>
            <w:rFonts w:ascii="Arial" w:hAnsi="Arial" w:cs="Arial"/>
            <w:sz w:val="28"/>
            <w:szCs w:val="28"/>
          </w:rPr>
          <w:t>88447128</w:t>
        </w:r>
      </w:hyperlink>
      <w:r w:rsidRPr="00882188">
        <w:rPr>
          <w:rFonts w:ascii="Arial" w:hAnsi="Arial" w:cs="Arial"/>
          <w:sz w:val="28"/>
          <w:szCs w:val="28"/>
        </w:rPr>
        <w:t>) em que alega, em síntese</w:t>
      </w:r>
      <w:r w:rsidRPr="00E86190">
        <w:rPr>
          <w:rFonts w:ascii="Arial" w:hAnsi="Arial" w:cs="Arial"/>
          <w:sz w:val="28"/>
          <w:szCs w:val="28"/>
        </w:rPr>
        <w:t xml:space="preserve">, </w:t>
      </w:r>
      <w:r w:rsidRPr="00025935">
        <w:rPr>
          <w:rFonts w:ascii="Arial" w:hAnsi="Arial" w:cs="Arial"/>
          <w:sz w:val="28"/>
          <w:szCs w:val="28"/>
        </w:rPr>
        <w:t xml:space="preserve">que: </w:t>
      </w:r>
      <w:r w:rsidRPr="00025935">
        <w:rPr>
          <w:rFonts w:ascii="Arial" w:hAnsi="Arial" w:cs="Arial"/>
          <w:b/>
          <w:bCs/>
          <w:sz w:val="28"/>
          <w:szCs w:val="28"/>
        </w:rPr>
        <w:t>1)</w:t>
      </w:r>
      <w:r w:rsidRPr="00025935">
        <w:rPr>
          <w:rFonts w:ascii="Arial" w:hAnsi="Arial" w:cs="Arial"/>
          <w:sz w:val="28"/>
          <w:szCs w:val="28"/>
        </w:rPr>
        <w:t xml:space="preserve"> </w:t>
      </w:r>
      <w:r w:rsidR="00FF4D5A" w:rsidRPr="00FF4D5A">
        <w:rPr>
          <w:rFonts w:ascii="Arial" w:hAnsi="Arial" w:cs="Arial"/>
          <w:sz w:val="28"/>
          <w:szCs w:val="28"/>
        </w:rPr>
        <w:t>a sentença indeferiu indevidamente a petição inicial ao exigir comprovação do registro do gravame perante o DETRAN, documento que não constitui requisito para o ajuizamento da ação de busca e apreensão, bastando a apresentação do contrato de alienação fiduciária e da comprovação da mora</w:t>
      </w:r>
      <w:r w:rsidRPr="00025935">
        <w:rPr>
          <w:rFonts w:ascii="Arial" w:hAnsi="Arial" w:cs="Arial"/>
          <w:sz w:val="28"/>
          <w:szCs w:val="28"/>
        </w:rPr>
        <w:t xml:space="preserve">; </w:t>
      </w:r>
      <w:r w:rsidRPr="00025935">
        <w:rPr>
          <w:rFonts w:ascii="Arial" w:hAnsi="Arial" w:cs="Arial"/>
          <w:b/>
          <w:bCs/>
          <w:sz w:val="28"/>
          <w:szCs w:val="28"/>
        </w:rPr>
        <w:t>2)</w:t>
      </w:r>
      <w:r w:rsidRPr="00025935">
        <w:rPr>
          <w:rFonts w:ascii="Arial" w:hAnsi="Arial" w:cs="Arial"/>
          <w:sz w:val="28"/>
          <w:szCs w:val="28"/>
        </w:rPr>
        <w:t xml:space="preserve"> </w:t>
      </w:r>
      <w:r w:rsidR="00FF4D5A" w:rsidRPr="00FF4D5A">
        <w:rPr>
          <w:rFonts w:ascii="Arial" w:hAnsi="Arial" w:cs="Arial"/>
          <w:sz w:val="28"/>
          <w:szCs w:val="28"/>
        </w:rPr>
        <w:t>a propriedade fiduciária foi regularmente constituída por meio do contrato firmado entre as partes e que eventual ausência de transferência do veículo ou de registro do gravame não impede o exercício do direito de busca e apreensão</w:t>
      </w:r>
      <w:r w:rsidRPr="00025935">
        <w:rPr>
          <w:rFonts w:ascii="Arial" w:hAnsi="Arial" w:cs="Arial"/>
          <w:sz w:val="28"/>
          <w:szCs w:val="28"/>
        </w:rPr>
        <w:t xml:space="preserve">; </w:t>
      </w:r>
      <w:r w:rsidRPr="00025935">
        <w:rPr>
          <w:rFonts w:ascii="Arial" w:hAnsi="Arial" w:cs="Arial"/>
          <w:b/>
          <w:bCs/>
          <w:sz w:val="28"/>
          <w:szCs w:val="28"/>
        </w:rPr>
        <w:t>3)</w:t>
      </w:r>
      <w:r w:rsidRPr="00025935">
        <w:rPr>
          <w:rFonts w:ascii="Arial" w:hAnsi="Arial" w:cs="Arial"/>
          <w:sz w:val="28"/>
          <w:szCs w:val="28"/>
        </w:rPr>
        <w:t xml:space="preserve"> </w:t>
      </w:r>
      <w:r w:rsidR="00FF4D5A" w:rsidRPr="00FF4D5A">
        <w:rPr>
          <w:rFonts w:ascii="Arial" w:hAnsi="Arial" w:cs="Arial"/>
          <w:sz w:val="28"/>
          <w:szCs w:val="28"/>
        </w:rPr>
        <w:t xml:space="preserve">a extinção do processo decorreu de suposta inércia da parte autora, hipótese que exigia prévia intimação pessoal do autor, nos termos do </w:t>
      </w:r>
      <w:commentRangeStart w:id="1"/>
      <w:r w:rsidR="00FF4D5A" w:rsidRPr="00FF4D5A">
        <w:rPr>
          <w:rFonts w:ascii="Arial" w:hAnsi="Arial" w:cs="Arial"/>
          <w:sz w:val="28"/>
          <w:szCs w:val="28"/>
        </w:rPr>
        <w:t xml:space="preserve">art. 485, §1º, do CPC, </w:t>
      </w:r>
      <w:commentRangeEnd w:id="1"/>
      <w:r w:rsidR="004C21DA" w:rsidRPr="00FF4D5A">
        <w:rPr>
          <w:rStyle w:val="Refdecomentrio"/>
          <w:rFonts w:ascii="Arial" w:hAnsi="Arial" w:cs="Arial"/>
          <w:sz w:val="28"/>
          <w:szCs w:val="28"/>
        </w:rPr>
        <w:commentReference w:id="1"/>
      </w:r>
      <w:r w:rsidR="00FF4D5A" w:rsidRPr="00FF4D5A">
        <w:rPr>
          <w:rFonts w:ascii="Arial" w:hAnsi="Arial" w:cs="Arial"/>
          <w:sz w:val="28"/>
          <w:szCs w:val="28"/>
        </w:rPr>
        <w:t>razão pela qual a sentença é nula</w:t>
      </w:r>
      <w:r w:rsidRPr="00025935">
        <w:rPr>
          <w:rFonts w:ascii="Arial" w:hAnsi="Arial" w:cs="Arial"/>
          <w:sz w:val="28"/>
          <w:szCs w:val="28"/>
        </w:rPr>
        <w:t xml:space="preserve">; </w:t>
      </w:r>
      <w:r w:rsidRPr="00025935">
        <w:rPr>
          <w:rFonts w:ascii="Arial" w:hAnsi="Arial" w:cs="Arial"/>
          <w:b/>
          <w:bCs/>
          <w:sz w:val="28"/>
          <w:szCs w:val="28"/>
        </w:rPr>
        <w:t>4)</w:t>
      </w:r>
      <w:r w:rsidRPr="00025935">
        <w:rPr>
          <w:rFonts w:ascii="Arial" w:hAnsi="Arial" w:cs="Arial"/>
          <w:sz w:val="28"/>
          <w:szCs w:val="28"/>
        </w:rPr>
        <w:t xml:space="preserve"> </w:t>
      </w:r>
      <w:r w:rsidR="00FF4D5A">
        <w:rPr>
          <w:rFonts w:ascii="Arial" w:hAnsi="Arial" w:cs="Arial"/>
          <w:sz w:val="28"/>
          <w:szCs w:val="28"/>
        </w:rPr>
        <w:t>e</w:t>
      </w:r>
      <w:r w:rsidR="00FF4D5A" w:rsidRPr="00FF4D5A">
        <w:rPr>
          <w:rFonts w:ascii="Arial" w:hAnsi="Arial" w:cs="Arial"/>
          <w:sz w:val="28"/>
          <w:szCs w:val="28"/>
        </w:rPr>
        <w:t xml:space="preserve">stão presentes os requisitos do </w:t>
      </w:r>
      <w:commentRangeStart w:id="2"/>
      <w:r w:rsidR="00FF4D5A" w:rsidRPr="00FF4D5A">
        <w:rPr>
          <w:rFonts w:ascii="Arial" w:hAnsi="Arial" w:cs="Arial"/>
          <w:sz w:val="28"/>
          <w:szCs w:val="28"/>
        </w:rPr>
        <w:t xml:space="preserve">art. 3º do Decreto-Lei nº 911/69, </w:t>
      </w:r>
      <w:commentRangeEnd w:id="2"/>
      <w:r w:rsidR="004C21DA" w:rsidRPr="00FF4D5A">
        <w:rPr>
          <w:rStyle w:val="Refdecomentrio"/>
          <w:rFonts w:ascii="Arial" w:hAnsi="Arial" w:cs="Arial"/>
          <w:sz w:val="28"/>
          <w:szCs w:val="28"/>
        </w:rPr>
        <w:commentReference w:id="2"/>
      </w:r>
      <w:r w:rsidR="00FF4D5A" w:rsidRPr="00FF4D5A">
        <w:rPr>
          <w:rFonts w:ascii="Arial" w:hAnsi="Arial" w:cs="Arial"/>
          <w:sz w:val="28"/>
          <w:szCs w:val="28"/>
        </w:rPr>
        <w:t>sendo cabível o deferimento da liminar de busca e apreensão independentemente de prévia oitiva da parte contrária.</w:t>
      </w:r>
    </w:p>
    <w:p w14:paraId="0828C920" w14:textId="0685B796" w:rsidR="00237F95" w:rsidRDefault="00237F95" w:rsidP="00237F95">
      <w:pPr>
        <w:spacing w:after="0" w:line="360" w:lineRule="auto"/>
        <w:ind w:firstLine="2268"/>
        <w:jc w:val="both"/>
        <w:rPr>
          <w:rFonts w:ascii="Arial" w:hAnsi="Arial" w:cs="Arial"/>
          <w:sz w:val="28"/>
          <w:szCs w:val="28"/>
        </w:rPr>
      </w:pPr>
    </w:p>
    <w:p w14:paraId="6546C127" w14:textId="77777777" w:rsidR="003D5970" w:rsidRPr="003D5970" w:rsidRDefault="003D5970" w:rsidP="003D5970">
      <w:pPr>
        <w:spacing w:after="0" w:line="360" w:lineRule="auto"/>
        <w:ind w:firstLine="2268"/>
        <w:jc w:val="both"/>
        <w:rPr>
          <w:rFonts w:ascii="Arial" w:hAnsi="Arial" w:cs="Arial"/>
          <w:sz w:val="28"/>
          <w:szCs w:val="28"/>
        </w:rPr>
      </w:pPr>
      <w:r w:rsidRPr="003D5970">
        <w:rPr>
          <w:rFonts w:ascii="Arial" w:hAnsi="Arial" w:cs="Arial"/>
          <w:sz w:val="28"/>
          <w:szCs w:val="28"/>
        </w:rPr>
        <w:t>Requer a cassação da sentença, com o consequente retorno dos autos à origem para regular prosseguimento do feito.</w:t>
      </w:r>
    </w:p>
    <w:p w14:paraId="040CD27E" w14:textId="77777777" w:rsidR="00237F95" w:rsidRPr="00882188" w:rsidRDefault="00237F95" w:rsidP="00237F95">
      <w:pPr>
        <w:spacing w:after="0" w:line="360" w:lineRule="auto"/>
        <w:ind w:firstLine="2268"/>
        <w:jc w:val="both"/>
        <w:rPr>
          <w:rFonts w:ascii="Arial" w:hAnsi="Arial" w:cs="Arial"/>
          <w:sz w:val="28"/>
          <w:szCs w:val="28"/>
        </w:rPr>
      </w:pPr>
    </w:p>
    <w:p w14:paraId="7AF3E384" w14:textId="080217B0" w:rsidR="00237F95" w:rsidRPr="00882188" w:rsidRDefault="00237F95" w:rsidP="00237F95">
      <w:pPr>
        <w:spacing w:after="0" w:line="360" w:lineRule="auto"/>
        <w:ind w:firstLine="2268"/>
        <w:jc w:val="both"/>
        <w:rPr>
          <w:rFonts w:ascii="Arial" w:hAnsi="Arial" w:cs="Arial"/>
          <w:sz w:val="28"/>
          <w:szCs w:val="28"/>
        </w:rPr>
      </w:pPr>
      <w:r w:rsidRPr="3F2CDD4C">
        <w:rPr>
          <w:rFonts w:ascii="Arial" w:hAnsi="Arial" w:cs="Arial"/>
          <w:sz w:val="28"/>
          <w:szCs w:val="28"/>
        </w:rPr>
        <w:t xml:space="preserve">Sem contrarrazões (ID </w:t>
      </w:r>
      <w:bookmarkStart w:id="3" w:name="detalheDocumento:j_id21321"/>
      <w:r w:rsidR="00B64011" w:rsidRPr="00B64011">
        <w:rPr>
          <w:rFonts w:ascii="Arial" w:hAnsi="Arial" w:cs="Arial"/>
          <w:sz w:val="28"/>
          <w:szCs w:val="28"/>
        </w:rPr>
        <w:t>88447130</w:t>
      </w:r>
      <w:bookmarkEnd w:id="3"/>
      <w:r w:rsidRPr="3F2CDD4C">
        <w:rPr>
          <w:rFonts w:ascii="Arial" w:hAnsi="Arial" w:cs="Arial"/>
          <w:sz w:val="28"/>
          <w:szCs w:val="28"/>
        </w:rPr>
        <w:t>).</w:t>
      </w:r>
    </w:p>
    <w:p w14:paraId="796C448C" w14:textId="77777777" w:rsidR="00237F95" w:rsidRPr="00882188" w:rsidRDefault="00237F95" w:rsidP="00237F95">
      <w:pPr>
        <w:spacing w:after="0" w:line="360" w:lineRule="auto"/>
        <w:ind w:firstLine="2268"/>
        <w:jc w:val="both"/>
        <w:rPr>
          <w:rFonts w:ascii="Arial" w:hAnsi="Arial" w:cs="Arial"/>
          <w:sz w:val="28"/>
          <w:szCs w:val="28"/>
        </w:rPr>
      </w:pPr>
    </w:p>
    <w:p w14:paraId="498EA9F7" w14:textId="77777777" w:rsidR="00237F95" w:rsidRDefault="00237F95" w:rsidP="00237F95">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011B535C" w14:textId="77777777" w:rsidR="00237F95" w:rsidRDefault="00237F95" w:rsidP="00237F95">
      <w:pPr>
        <w:spacing w:after="0" w:line="360" w:lineRule="auto"/>
        <w:ind w:firstLine="2268"/>
        <w:jc w:val="both"/>
        <w:rPr>
          <w:rFonts w:ascii="Arial" w:hAnsi="Arial" w:cs="Arial"/>
          <w:sz w:val="28"/>
          <w:szCs w:val="28"/>
        </w:rPr>
      </w:pPr>
    </w:p>
    <w:p w14:paraId="10598FBF" w14:textId="77777777" w:rsidR="00237F95" w:rsidRDefault="00237F95" w:rsidP="00237F95">
      <w:pPr>
        <w:rPr>
          <w:rFonts w:ascii="Arial" w:hAnsi="Arial" w:cs="Arial"/>
          <w:sz w:val="28"/>
          <w:szCs w:val="28"/>
        </w:rPr>
      </w:pPr>
      <w:r>
        <w:rPr>
          <w:rFonts w:ascii="Arial" w:hAnsi="Arial" w:cs="Arial"/>
          <w:sz w:val="28"/>
          <w:szCs w:val="28"/>
        </w:rPr>
        <w:br w:type="page"/>
      </w:r>
    </w:p>
    <w:p w14:paraId="56EC4304" w14:textId="77777777" w:rsidR="00237F95" w:rsidRDefault="00237F95" w:rsidP="00237F95">
      <w:pPr>
        <w:spacing w:after="0" w:line="360" w:lineRule="auto"/>
        <w:ind w:firstLine="2268"/>
        <w:jc w:val="both"/>
        <w:rPr>
          <w:rFonts w:ascii="Arial" w:hAnsi="Arial" w:cs="Arial"/>
          <w:sz w:val="28"/>
          <w:szCs w:val="28"/>
        </w:rPr>
      </w:pPr>
    </w:p>
    <w:p w14:paraId="40D3D160" w14:textId="77777777" w:rsidR="00237F95" w:rsidRPr="00355C73" w:rsidRDefault="00237F95" w:rsidP="00237F95">
      <w:pPr>
        <w:spacing w:after="0" w:line="360" w:lineRule="auto"/>
        <w:jc w:val="center"/>
        <w:rPr>
          <w:rFonts w:ascii="Arial" w:hAnsi="Arial" w:cs="Arial"/>
          <w:b/>
          <w:bCs/>
          <w:sz w:val="28"/>
          <w:szCs w:val="28"/>
        </w:rPr>
      </w:pPr>
      <w:r w:rsidRPr="00355C73">
        <w:rPr>
          <w:rFonts w:ascii="Arial" w:hAnsi="Arial" w:cs="Arial"/>
          <w:b/>
          <w:bCs/>
          <w:sz w:val="28"/>
          <w:szCs w:val="28"/>
        </w:rPr>
        <w:t>VOTO</w:t>
      </w:r>
    </w:p>
    <w:p w14:paraId="191414A9" w14:textId="77777777" w:rsidR="00237F95" w:rsidRDefault="00237F95" w:rsidP="00237F95">
      <w:pPr>
        <w:spacing w:after="0" w:line="360" w:lineRule="auto"/>
        <w:ind w:firstLine="2268"/>
        <w:jc w:val="both"/>
        <w:rPr>
          <w:rFonts w:ascii="Arial" w:hAnsi="Arial" w:cs="Arial"/>
          <w:sz w:val="28"/>
          <w:szCs w:val="28"/>
        </w:rPr>
      </w:pPr>
    </w:p>
    <w:p w14:paraId="3269677E" w14:textId="77777777" w:rsidR="00237F95" w:rsidRPr="00355C73" w:rsidRDefault="00237F95" w:rsidP="00237F95">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10B42D49" w14:textId="77777777" w:rsidR="00237F95" w:rsidRDefault="00237F95" w:rsidP="00237F95">
      <w:pPr>
        <w:spacing w:after="0" w:line="360" w:lineRule="auto"/>
        <w:ind w:firstLine="2268"/>
        <w:jc w:val="both"/>
        <w:rPr>
          <w:rFonts w:ascii="Arial" w:hAnsi="Arial" w:cs="Arial"/>
          <w:sz w:val="28"/>
          <w:szCs w:val="28"/>
        </w:rPr>
      </w:pPr>
    </w:p>
    <w:p w14:paraId="2A66976A" w14:textId="410E36E5" w:rsidR="00237F95" w:rsidRDefault="00237F95" w:rsidP="00237F95">
      <w:pPr>
        <w:spacing w:after="0" w:line="360" w:lineRule="auto"/>
        <w:ind w:firstLine="2268"/>
        <w:jc w:val="both"/>
        <w:rPr>
          <w:rFonts w:ascii="Arial" w:hAnsi="Arial" w:cs="Arial"/>
          <w:sz w:val="28"/>
          <w:szCs w:val="28"/>
        </w:rPr>
      </w:pPr>
      <w:r w:rsidRPr="00A72414">
        <w:rPr>
          <w:rFonts w:ascii="Arial" w:hAnsi="Arial" w:cs="Arial"/>
          <w:sz w:val="28"/>
          <w:szCs w:val="28"/>
        </w:rPr>
        <w:t xml:space="preserve">Ação ajuizada em </w:t>
      </w:r>
      <w:r w:rsidR="00B64011" w:rsidRPr="00B64011">
        <w:rPr>
          <w:rFonts w:ascii="Arial" w:hAnsi="Arial" w:cs="Arial"/>
          <w:sz w:val="28"/>
          <w:szCs w:val="28"/>
        </w:rPr>
        <w:t>16/06/2026</w:t>
      </w:r>
      <w:r w:rsidRPr="00A72414">
        <w:rPr>
          <w:rFonts w:ascii="Arial" w:hAnsi="Arial" w:cs="Arial"/>
          <w:sz w:val="28"/>
          <w:szCs w:val="28"/>
        </w:rPr>
        <w:t xml:space="preserve">. Sentença proferida em </w:t>
      </w:r>
      <w:r w:rsidR="00B64011" w:rsidRPr="00B64011">
        <w:rPr>
          <w:rFonts w:ascii="Arial" w:hAnsi="Arial" w:cs="Arial"/>
          <w:sz w:val="28"/>
          <w:szCs w:val="28"/>
        </w:rPr>
        <w:t>29/07/2026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B64011" w:rsidRPr="00B64011">
        <w:rPr>
          <w:rFonts w:ascii="Arial" w:hAnsi="Arial" w:cs="Arial"/>
          <w:sz w:val="28"/>
          <w:szCs w:val="28"/>
        </w:rPr>
        <w:t>11/08/2026</w:t>
      </w:r>
      <w:r w:rsidR="00B64011">
        <w:rPr>
          <w:rFonts w:ascii="Arial" w:hAnsi="Arial" w:cs="Arial"/>
          <w:sz w:val="28"/>
          <w:szCs w:val="28"/>
        </w:rPr>
        <w:t xml:space="preserve">. </w:t>
      </w:r>
      <w:r w:rsidRPr="00A72414">
        <w:rPr>
          <w:rFonts w:ascii="Arial" w:hAnsi="Arial" w:cs="Arial"/>
          <w:sz w:val="28"/>
          <w:szCs w:val="28"/>
        </w:rPr>
        <w:t xml:space="preserve">Valor da causa: </w:t>
      </w:r>
      <w:r w:rsidR="00B64011">
        <w:rPr>
          <w:rFonts w:ascii="Arial" w:hAnsi="Arial" w:cs="Arial"/>
          <w:sz w:val="28"/>
          <w:szCs w:val="28"/>
        </w:rPr>
        <w:t>R</w:t>
      </w:r>
      <w:r w:rsidR="00B64011" w:rsidRPr="00B64011">
        <w:rPr>
          <w:rFonts w:ascii="Arial" w:hAnsi="Arial" w:cs="Arial"/>
          <w:sz w:val="28"/>
          <w:szCs w:val="28"/>
        </w:rPr>
        <w:t xml:space="preserve">$ </w:t>
      </w:r>
      <w:r w:rsidR="00B64011">
        <w:rPr>
          <w:rFonts w:ascii="Arial" w:hAnsi="Arial" w:cs="Arial"/>
          <w:sz w:val="28"/>
          <w:szCs w:val="28"/>
        </w:rPr>
        <w:t>57.322,98.</w:t>
      </w:r>
    </w:p>
    <w:p w14:paraId="43A56082" w14:textId="77777777" w:rsidR="00B64011" w:rsidRDefault="00B64011" w:rsidP="00237F95">
      <w:pPr>
        <w:spacing w:after="0" w:line="360" w:lineRule="auto"/>
        <w:ind w:firstLine="2268"/>
        <w:jc w:val="both"/>
        <w:rPr>
          <w:rFonts w:ascii="Arial" w:hAnsi="Arial" w:cs="Arial"/>
          <w:sz w:val="28"/>
          <w:szCs w:val="28"/>
        </w:rPr>
      </w:pPr>
    </w:p>
    <w:p w14:paraId="67019F74" w14:textId="5E43450A" w:rsidR="00237F95" w:rsidRPr="00B64011" w:rsidRDefault="00237F95" w:rsidP="00237F95">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 xml:space="preserve">APELO DO AUTOR, </w:t>
      </w:r>
      <w:r w:rsidRPr="00B64011">
        <w:rPr>
          <w:rFonts w:ascii="Arial" w:hAnsi="Arial" w:cs="Arial"/>
          <w:b/>
          <w:bCs/>
          <w:sz w:val="28"/>
          <w:szCs w:val="28"/>
        </w:rPr>
        <w:t>ITAU UNIBANCO HOLDING S.A.</w:t>
      </w:r>
    </w:p>
    <w:p w14:paraId="6C9975CC" w14:textId="77777777" w:rsidR="00FF4D5A" w:rsidRDefault="00FF4D5A" w:rsidP="00237F95">
      <w:pPr>
        <w:spacing w:after="0" w:line="360" w:lineRule="auto"/>
        <w:ind w:firstLine="2268"/>
        <w:jc w:val="both"/>
        <w:rPr>
          <w:rFonts w:ascii="Arial" w:hAnsi="Arial" w:cs="Arial"/>
          <w:color w:val="000000" w:themeColor="text1"/>
          <w:sz w:val="28"/>
          <w:szCs w:val="28"/>
        </w:rPr>
      </w:pPr>
    </w:p>
    <w:p w14:paraId="444F16CF" w14:textId="6F13FB38" w:rsidR="00237F95" w:rsidRPr="007E1C8C" w:rsidRDefault="00237F95" w:rsidP="00237F95">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w:t>
      </w:r>
    </w:p>
    <w:p w14:paraId="292ACBBB" w14:textId="77777777" w:rsidR="00237F95" w:rsidRDefault="00237F95" w:rsidP="00237F95">
      <w:pPr>
        <w:spacing w:after="0" w:line="360" w:lineRule="auto"/>
        <w:ind w:firstLine="2268"/>
        <w:jc w:val="both"/>
        <w:rPr>
          <w:rFonts w:ascii="Arial" w:hAnsi="Arial" w:cs="Arial"/>
          <w:sz w:val="28"/>
          <w:szCs w:val="28"/>
        </w:rPr>
      </w:pPr>
    </w:p>
    <w:p w14:paraId="69D6982D" w14:textId="77777777" w:rsidR="00237F95" w:rsidRDefault="00237F95" w:rsidP="00237F95">
      <w:pPr>
        <w:spacing w:after="0" w:line="360" w:lineRule="auto"/>
        <w:jc w:val="center"/>
        <w:rPr>
          <w:rFonts w:ascii="Arial" w:hAnsi="Arial" w:cs="Arial"/>
          <w:sz w:val="28"/>
          <w:szCs w:val="28"/>
        </w:rPr>
      </w:pPr>
      <w:commentRangeStart w:id="15"/>
      <w:r>
        <w:rPr>
          <w:rFonts w:ascii="Arial" w:hAnsi="Arial" w:cs="Arial"/>
          <w:sz w:val="28"/>
          <w:szCs w:val="28"/>
          <w:rPrChange w:id="1166" w:author="Assessor GDSXSR" w:date="2026-10-27T21:28:52Z">
            <w:rPr>
              <w:rFonts w:ascii="Arial" w:hAnsi="Arial" w:cs="Arial"/>
              <w:sz w:val="28"/>
              <w:szCs w:val="28"/>
            </w:rPr>
          </w:rPrChange>
          <w:highlight w:val="yellow"/>
        </w:rPr>
        <w:t xml:space="preserve">DA </w:t>
      </w:r>
      <w:commentRangeEnd w:id="15"/>
      <w:r>
        <w:rPr>
          <w:rStyle w:val="CommentReference"/>
        </w:rPr>
        <w:commentReference w:id="15"/>
      </w:r>
      <w:del w:id="1154" w:author="Assessor GDSXSR" w:date="2026-10-27T21:28:52Z">
        <w:r>
          <w:rPr>
            <w:rFonts w:ascii="Arial" w:hAnsi="Arial" w:cs="Arial"/>
            <w:sz w:val="28"/>
            <w:szCs w:val="28"/>
            <w:highlight w:val="yellow"/>
          </w:rPr>
          <w:delText xml:space="preserve">NECESSIDADE</w:delText>
        </w:r>
      </w:del>
      <w:ins w:id="1155" w:author="Assessor GDSXSR" w:date="2026-10-27T21:28:52Z">
        <w:r>
          <w:rPr>
            <w:rFonts w:ascii="Arial" w:hAnsi="Arial" w:cs="Arial"/>
            <w:color w:val="808080"/>
            <w:sz w:val="28"/>
            <w:szCs w:val="28"/>
            <w:highlight w:val="yellow"/>
          </w:rPr>
          <w:t xml:space="preserve">MANUTENÇÃO DA EXTINÇÃO</w:t>
        </w:r>
      </w:ins>
      <w:r>
        <w:rPr>
          <w:rFonts w:ascii="Arial" w:hAnsi="Arial" w:cs="Arial"/>
          <w:sz w:val="28"/>
          <w:szCs w:val="28"/>
          <w:rPrChange w:id="1167" w:author="Assessor GDSXSR" w:date="2026-10-27T21:28:52Z">
            <w:rPr>
              <w:rFonts w:ascii="Arial" w:hAnsi="Arial" w:cs="Arial"/>
              <w:sz w:val="28"/>
              <w:szCs w:val="28"/>
            </w:rPr>
          </w:rPrChange>
          <w:highlight w:val="yellow"/>
        </w:rPr>
        <w:t xml:space="preserve"> DO </w:t>
      </w:r>
      <w:del w:id="1156" w:author="Assessor GDSXSR" w:date="2026-10-27T21:28:52Z">
        <w:r>
          <w:rPr>
            <w:rFonts w:ascii="Arial" w:hAnsi="Arial" w:cs="Arial"/>
            <w:sz w:val="28"/>
            <w:szCs w:val="28"/>
            <w:highlight w:val="yellow"/>
          </w:rPr>
          <w:delText xml:space="preserve">REGISTRO</w:delText>
        </w:r>
      </w:del>
      <w:ins w:id="1157" w:author="Assessor GDSXSR" w:date="2026-10-27T21:28:52Z">
        <w:r>
          <w:rPr>
            <w:rFonts w:ascii="Arial" w:hAnsi="Arial" w:cs="Arial"/>
            <w:color w:val="808080"/>
            <w:sz w:val="28"/>
            <w:szCs w:val="28"/>
            <w:highlight w:val="yellow"/>
          </w:rPr>
          <w:t xml:space="preserve">PROCESSO</w:t>
        </w:r>
      </w:ins>
      <w:r>
        <w:rPr>
          <w:rFonts w:ascii="Arial" w:hAnsi="Arial" w:cs="Arial"/>
          <w:sz w:val="28"/>
          <w:szCs w:val="28"/>
          <w:rPrChange w:id="1168" w:author="Assessor GDSXSR" w:date="2026-10-27T21:28:52Z">
            <w:rPr>
              <w:rFonts w:ascii="Arial" w:hAnsi="Arial" w:cs="Arial"/>
              <w:sz w:val="28"/>
              <w:szCs w:val="28"/>
            </w:rPr>
          </w:rPrChange>
          <w:highlight w:val="yellow"/>
        </w:rPr>
        <w:t xml:space="preserve"> </w:t>
      </w:r>
      <w:del w:id="1158" w:author="Assessor GDSXSR" w:date="2026-10-27T21:28:52Z">
        <w:r>
          <w:rPr>
            <w:rFonts w:ascii="Arial" w:hAnsi="Arial" w:cs="Arial"/>
            <w:sz w:val="28"/>
            <w:szCs w:val="28"/>
            <w:highlight w:val="yellow"/>
          </w:rPr>
          <w:delText xml:space="preserve">DE</w:delText>
        </w:r>
      </w:del>
      <w:ins w:id="1159" w:author="Assessor GDSXSR" w:date="2026-10-27T21:28:52Z">
        <w:r>
          <w:rPr>
            <w:rFonts w:ascii="Arial" w:hAnsi="Arial" w:cs="Arial"/>
            <w:color w:val="808080"/>
            <w:sz w:val="28"/>
            <w:szCs w:val="28"/>
            <w:highlight w:val="yellow"/>
          </w:rPr>
          <w:t xml:space="preserve">POR</w:t>
        </w:r>
      </w:ins>
      <w:r>
        <w:rPr>
          <w:rFonts w:ascii="Arial" w:hAnsi="Arial" w:cs="Arial"/>
          <w:sz w:val="28"/>
          <w:szCs w:val="28"/>
          <w:rPrChange w:id="1169" w:author="Assessor GDSXSR" w:date="2026-10-27T21:28:52Z">
            <w:rPr>
              <w:rFonts w:ascii="Arial" w:hAnsi="Arial" w:cs="Arial"/>
              <w:sz w:val="28"/>
              <w:szCs w:val="28"/>
            </w:rPr>
          </w:rPrChange>
          <w:highlight w:val="yellow"/>
        </w:rPr>
        <w:t xml:space="preserve"> </w:t>
      </w:r>
      <w:del w:id="1160" w:author="Assessor GDSXSR" w:date="2026-10-27T21:28:52Z">
        <w:r>
          <w:rPr>
            <w:rFonts w:ascii="Arial" w:hAnsi="Arial" w:cs="Arial"/>
            <w:sz w:val="28"/>
            <w:szCs w:val="28"/>
            <w:highlight w:val="yellow"/>
          </w:rPr>
          <w:delText xml:space="preserve">GRAVAME</w:delText>
        </w:r>
      </w:del>
      <w:ins w:id="1161" w:author="Assessor GDSXSR" w:date="2026-10-27T21:28:52Z">
        <w:r>
          <w:rPr>
            <w:rFonts w:ascii="Arial" w:hAnsi="Arial" w:cs="Arial"/>
            <w:color w:val="808080"/>
            <w:sz w:val="28"/>
            <w:szCs w:val="28"/>
            <w:highlight w:val="yellow"/>
          </w:rPr>
          <w:t xml:space="preserve">DESCUMPRIMENTO</w:t>
        </w:r>
      </w:ins>
      <w:r>
        <w:rPr>
          <w:rFonts w:ascii="Arial" w:hAnsi="Arial" w:cs="Arial"/>
          <w:sz w:val="28"/>
          <w:szCs w:val="28"/>
          <w:rPrChange w:id="1170" w:author="Assessor GDSXSR" w:date="2026-10-27T21:28:52Z">
            <w:rPr>
              <w:rFonts w:ascii="Arial" w:hAnsi="Arial" w:cs="Arial"/>
              <w:sz w:val="28"/>
              <w:szCs w:val="28"/>
            </w:rPr>
          </w:rPrChange>
          <w:highlight w:val="yellow"/>
        </w:rPr>
        <w:t xml:space="preserve"> </w:t>
      </w:r>
      <w:del w:id="1162" w:author="Assessor GDSXSR" w:date="2026-10-27T21:28:52Z">
        <w:r>
          <w:rPr>
            <w:rFonts w:ascii="Arial" w:hAnsi="Arial" w:cs="Arial"/>
            <w:sz w:val="28"/>
            <w:szCs w:val="28"/>
            <w:highlight w:val="yellow"/>
          </w:rPr>
          <w:delText xml:space="preserve">NO</w:delText>
        </w:r>
      </w:del>
      <w:ins w:id="1163" w:author="Assessor GDSXSR" w:date="2026-10-27T21:28:52Z">
        <w:r>
          <w:rPr>
            <w:rFonts w:ascii="Arial" w:hAnsi="Arial" w:cs="Arial"/>
            <w:color w:val="808080"/>
            <w:sz w:val="28"/>
            <w:szCs w:val="28"/>
            <w:highlight w:val="yellow"/>
          </w:rPr>
          <w:t xml:space="preserve">DA</w:t>
        </w:r>
      </w:ins>
      <w:r>
        <w:rPr>
          <w:rFonts w:ascii="Arial" w:hAnsi="Arial" w:cs="Arial"/>
          <w:sz w:val="28"/>
          <w:szCs w:val="28"/>
          <w:rPrChange w:id="1171" w:author="Assessor GDSXSR" w:date="2026-10-27T21:28:52Z">
            <w:rPr>
              <w:rFonts w:ascii="Arial" w:hAnsi="Arial" w:cs="Arial"/>
              <w:sz w:val="28"/>
              <w:szCs w:val="28"/>
            </w:rPr>
          </w:rPrChange>
          <w:highlight w:val="yellow"/>
        </w:rPr>
        <w:t xml:space="preserve"> </w:t>
      </w:r>
      <w:del w:id="1164" w:author="Assessor GDSXSR" w:date="2026-10-27T21:28:52Z">
        <w:r>
          <w:rPr>
            <w:rFonts w:ascii="Arial" w:hAnsi="Arial" w:cs="Arial"/>
            <w:sz w:val="28"/>
            <w:szCs w:val="28"/>
            <w:highlight w:val="yellow"/>
          </w:rPr>
          <w:delText xml:space="preserve">DETRAN</w:delText>
        </w:r>
      </w:del>
      <w:ins w:id="1165" w:author="Assessor GDSXSR" w:date="2026-10-27T21:28:52Z">
        <w:r>
          <w:rPr>
            <w:rFonts w:ascii="Arial" w:hAnsi="Arial" w:cs="Arial"/>
            <w:color w:val="808080"/>
            <w:sz w:val="28"/>
            <w:szCs w:val="28"/>
            <w:highlight w:val="yellow"/>
          </w:rPr>
          <w:t xml:space="preserve">EMENDA À INICIAL</w:t>
        </w:r>
      </w:ins>
    </w:p>
    <w:p w14:paraId="6898EEFB" w14:textId="77777777" w:rsidR="00237F95" w:rsidRDefault="00237F95" w:rsidP="00237F95">
      <w:pPr>
        <w:spacing w:after="0" w:line="360" w:lineRule="auto"/>
        <w:jc w:val="center"/>
        <w:rPr>
          <w:rFonts w:ascii="Arial" w:hAnsi="Arial" w:cs="Arial"/>
          <w:sz w:val="28"/>
          <w:szCs w:val="28"/>
        </w:rPr>
      </w:pPr>
    </w:p>
    <w:p w14:paraId="1A16E2B0" w14:textId="77777777" w:rsidR="00B64011" w:rsidRPr="00FF4D5A" w:rsidRDefault="00237F95" w:rsidP="00B64011">
      <w:pPr>
        <w:spacing w:after="0" w:line="360" w:lineRule="auto"/>
        <w:ind w:firstLine="2268"/>
        <w:jc w:val="both"/>
        <w:rPr>
          <w:rFonts w:ascii="Arial" w:hAnsi="Arial" w:cs="Arial"/>
          <w:sz w:val="28"/>
          <w:szCs w:val="28"/>
        </w:rPr>
      </w:pPr>
      <w:commentRangeStart w:id="16"/>
      <w:r>
        <w:rPr>
          <w:rFonts w:ascii="Arial" w:hAnsi="Arial" w:cs="Arial"/>
          <w:color w:val="000000" w:themeColor="text1"/>
          <w:sz w:val="28"/>
          <w:szCs w:val="28"/>
        </w:rPr>
        <w:t xml:space="preserve">O autor</w:t>
      </w:r>
      <w:commentRangeEnd w:id="16"/>
      <w:r>
        <w:rPr>
          <w:rStyle w:val="CommentReference"/>
        </w:rPr>
        <w:commentReference w:id="16"/>
      </w:r>
      <w:r>
        <w:rPr>
          <w:rFonts w:ascii="Arial" w:hAnsi="Arial" w:cs="Arial"/>
          <w:color w:val="000000" w:themeColor="text1"/>
          <w:sz w:val="28"/>
          <w:szCs w:val="28"/>
        </w:rPr>
        <w:t xml:space="preserve">/apelante</w:t>
      </w:r>
      <w:ins w:id="1172" w:author="Assessor GDSXSR" w:date="2026-10-27T21:28:52Z">
        <w:r>
          <w:rPr>
            <w:rFonts w:ascii="Arial" w:hAnsi="Arial" w:cs="Arial"/>
            <w:color w:val="808080"/>
            <w:sz w:val="28"/>
            <w:szCs w:val="28"/>
          </w:rPr>
          <w:t xml:space="preserve">, ITAU UNIBANCO HOLDING S.A.,</w:t>
        </w:r>
      </w:ins>
      <w:r>
        <w:rPr>
          <w:rFonts w:ascii="Arial" w:hAnsi="Arial" w:cs="Arial"/>
          <w:color w:val="000000" w:themeColor="text1"/>
          <w:sz w:val="28"/>
          <w:szCs w:val="28"/>
        </w:rPr>
        <w:t xml:space="preserve"> alega </w:t>
      </w:r>
      <w:r>
        <w:rPr>
          <w:rFonts w:ascii="Arial" w:hAnsi="Arial" w:cs="Arial"/>
          <w:sz w:val="28"/>
          <w:szCs w:val="28"/>
        </w:rPr>
        <w:t xml:space="preserve">que: </w:t>
      </w:r>
      <w:r>
        <w:rPr>
          <w:rFonts w:ascii="Arial" w:hAnsi="Arial" w:cs="Arial"/>
          <w:b/>
          <w:bCs/>
          <w:sz w:val="28"/>
          <w:szCs w:val="28"/>
        </w:rPr>
        <w:t xml:space="preserve">1)</w:t>
      </w:r>
      <w:r>
        <w:rPr>
          <w:rFonts w:ascii="Arial" w:hAnsi="Arial" w:cs="Arial"/>
          <w:sz w:val="28"/>
          <w:szCs w:val="28"/>
        </w:rPr>
        <w:t xml:space="preserve"> </w:t>
      </w:r>
      <w:r>
        <w:rPr>
          <w:rFonts w:ascii="Arial" w:hAnsi="Arial" w:cs="Arial"/>
          <w:sz w:val="28"/>
          <w:szCs w:val="28"/>
        </w:rPr>
        <w:t xml:space="preserve">a sentença indeferiu indevidamente a petição inicial ao exigir comprovação do registro do gravame perante o DETRAN, documento que não constitui requisito para o ajuizamento da ação de busca e apreensão, bastando a apresentação do contrato de alienação fiduciária e da comprovação da mora</w:t>
      </w:r>
      <w:r>
        <w:rPr>
          <w:rFonts w:ascii="Arial" w:hAnsi="Arial" w:cs="Arial"/>
          <w:sz w:val="28"/>
          <w:szCs w:val="28"/>
        </w:rPr>
        <w:t xml:space="preserve">; </w:t>
      </w:r>
      <w:r>
        <w:rPr>
          <w:rFonts w:ascii="Arial" w:hAnsi="Arial" w:cs="Arial"/>
          <w:b/>
          <w:bCs/>
          <w:sz w:val="28"/>
          <w:szCs w:val="28"/>
        </w:rPr>
        <w:t xml:space="preserve">2)</w:t>
      </w:r>
      <w:r>
        <w:rPr>
          <w:rFonts w:ascii="Arial" w:hAnsi="Arial" w:cs="Arial"/>
          <w:sz w:val="28"/>
          <w:szCs w:val="28"/>
        </w:rPr>
        <w:t xml:space="preserve"> </w:t>
      </w:r>
      <w:r>
        <w:rPr>
          <w:rFonts w:ascii="Arial" w:hAnsi="Arial" w:cs="Arial"/>
          <w:sz w:val="28"/>
          <w:szCs w:val="28"/>
        </w:rPr>
        <w:t xml:space="preserve">a propriedade fiduciária foi regularmente constituída por meio do contrato firmado entre as partes</w:t>
      </w:r>
      <w:ins w:id="1173" w:author="Assessor GDSXSR" w:date="2026-10-27T21:28:52Z">
        <w:r>
          <w:rPr>
            <w:rFonts w:ascii="Arial" w:hAnsi="Arial" w:cs="Arial"/>
            <w:color w:val="808080"/>
            <w:sz w:val="28"/>
            <w:szCs w:val="28"/>
          </w:rPr>
          <w:t xml:space="preserve">,</w:t>
        </w:r>
      </w:ins>
      <w:r>
        <w:rPr>
          <w:rFonts w:ascii="Arial" w:hAnsi="Arial" w:cs="Arial"/>
          <w:sz w:val="28"/>
          <w:szCs w:val="28"/>
        </w:rPr>
        <w:t xml:space="preserve"> e</w:t>
      </w:r>
      <w:del w:id="1174" w:author="Assessor GDSXSR" w:date="2026-10-27T21:28:52Z">
        <w:r>
          <w:rPr>
            <w:rFonts w:ascii="Arial" w:hAnsi="Arial" w:cs="Arial"/>
            <w:sz w:val="28"/>
            <w:szCs w:val="28"/>
          </w:rPr>
          <w:delText xml:space="preserve"> que</w:delText>
        </w:r>
      </w:del>
      <w:r>
        <w:rPr>
          <w:rFonts w:ascii="Arial" w:hAnsi="Arial" w:cs="Arial"/>
          <w:sz w:val="28"/>
          <w:szCs w:val="28"/>
        </w:rPr>
        <w:t xml:space="preserve"> eventual ausência de transferência do veículo ou de registro do gravame não impede o exercício do direito de busca e apreensão</w:t>
      </w:r>
      <w:r>
        <w:rPr>
          <w:rFonts w:ascii="Arial" w:hAnsi="Arial" w:cs="Arial"/>
          <w:sz w:val="28"/>
          <w:szCs w:val="28"/>
        </w:rPr>
        <w:t xml:space="preserve">; </w:t>
      </w:r>
      <w:r>
        <w:rPr>
          <w:rFonts w:ascii="Arial" w:hAnsi="Arial" w:cs="Arial"/>
          <w:b/>
          <w:bCs/>
          <w:sz w:val="28"/>
          <w:szCs w:val="28"/>
        </w:rPr>
        <w:t xml:space="preserve">3)</w:t>
      </w:r>
      <w:r>
        <w:rPr>
          <w:rFonts w:ascii="Arial" w:hAnsi="Arial" w:cs="Arial"/>
          <w:sz w:val="28"/>
          <w:szCs w:val="28"/>
        </w:rPr>
        <w:t xml:space="preserve"> </w:t>
      </w:r>
      <w:r>
        <w:rPr>
          <w:rFonts w:ascii="Arial" w:hAnsi="Arial" w:cs="Arial"/>
          <w:sz w:val="28"/>
          <w:szCs w:val="28"/>
        </w:rPr>
        <w:t xml:space="preserve">a extinção do processo decorreu de suposta inércia da parte autora, hipótese que exigia prévia intimação pessoal do autor, nos termos do art. 485, §1º, do CPC, razão pela qual a sentença é nula</w:t>
      </w:r>
      <w:r>
        <w:rPr>
          <w:rFonts w:ascii="Arial" w:hAnsi="Arial" w:cs="Arial"/>
          <w:sz w:val="28"/>
          <w:szCs w:val="28"/>
        </w:rPr>
        <w:t xml:space="preserve">; </w:t>
      </w:r>
      <w:r>
        <w:rPr>
          <w:rFonts w:ascii="Arial" w:hAnsi="Arial" w:cs="Arial"/>
          <w:b/>
          <w:bCs/>
          <w:sz w:val="28"/>
          <w:szCs w:val="28"/>
        </w:rPr>
        <w:t xml:space="preserve">4)</w:t>
      </w:r>
      <w:r>
        <w:rPr>
          <w:rFonts w:ascii="Arial" w:hAnsi="Arial" w:cs="Arial"/>
          <w:sz w:val="28"/>
          <w:szCs w:val="28"/>
        </w:rPr>
        <w:t xml:space="preserve"> </w:t>
      </w:r>
      <w:r>
        <w:rPr>
          <w:rFonts w:ascii="Arial" w:hAnsi="Arial" w:cs="Arial"/>
          <w:sz w:val="28"/>
          <w:szCs w:val="28"/>
        </w:rPr>
        <w:t xml:space="preserve">e</w:t>
      </w:r>
      <w:r>
        <w:rPr>
          <w:rFonts w:ascii="Arial" w:hAnsi="Arial" w:cs="Arial"/>
          <w:sz w:val="28"/>
          <w:szCs w:val="28"/>
        </w:rPr>
        <w:t xml:space="preserve">stão presentes os requisitos do art. 3º do Decreto-Lei nº 911/69, sendo cabível o deferimento da liminar de busca e apreensão independentemente de prévia oitiva da parte contrária</w:t>
      </w:r>
      <w:ins w:id="1175" w:author="Assessor GDSXSR" w:date="2026-10-27T21:28:52Z">
        <w:r>
          <w:rPr>
            <w:rFonts w:ascii="Arial" w:hAnsi="Arial" w:cs="Arial"/>
            <w:color w:val="808080"/>
            <w:sz w:val="28"/>
            <w:szCs w:val="28"/>
          </w:rPr>
          <w:t xml:space="preserve"> (ID 88447128)</w:t>
        </w:r>
      </w:ins>
      <w:r>
        <w:rPr>
          <w:rFonts w:ascii="Arial" w:hAnsi="Arial" w:cs="Arial"/>
          <w:sz w:val="28"/>
          <w:szCs w:val="28"/>
        </w:rPr>
        <w:t xml:space="preserve">.</w:t>
      </w:r>
    </w:p>
    <w:p w14:paraId="7B03379A" w14:textId="77777777" w:rsidR="00B64011" w:rsidRDefault="00B64011" w:rsidP="00B64011">
      <w:pPr>
        <w:spacing w:after="0" w:line="360" w:lineRule="auto"/>
        <w:ind w:firstLine="2268"/>
        <w:jc w:val="both"/>
        <w:rPr>
          <w:rFonts w:ascii="Arial" w:hAnsi="Arial" w:cs="Arial"/>
          <w:sz w:val="28"/>
          <w:szCs w:val="28"/>
        </w:rPr>
      </w:pPr>
    </w:p>
    <w:p w14:paraId="0165722D" w14:textId="77777777" w:rsidR="003D5970" w:rsidRPr="003D5970" w:rsidRDefault="003D5970" w:rsidP="003D5970">
      <w:pPr>
        <w:spacing w:after="0" w:line="360" w:lineRule="auto"/>
        <w:ind w:firstLine="2268"/>
        <w:jc w:val="both"/>
        <w:rPr>
          <w:rFonts w:ascii="Arial" w:hAnsi="Arial" w:cs="Arial"/>
          <w:sz w:val="28"/>
          <w:szCs w:val="28"/>
        </w:rPr>
      </w:pPr>
      <w:r w:rsidRPr="003D5970">
        <w:rPr>
          <w:rFonts w:ascii="Arial" w:hAnsi="Arial" w:cs="Arial"/>
          <w:sz w:val="28"/>
          <w:szCs w:val="28"/>
        </w:rPr>
        <w:t>Requer a cassação da sentença, com o consequente retorno dos autos à origem para regular prosseguimento do feito.</w:t>
      </w:r>
    </w:p>
    <w:p w14:paraId="43135A8B" w14:textId="4D58B861" w:rsidR="00237F95" w:rsidRPr="007E1C8C" w:rsidRDefault="00237F95" w:rsidP="00B64011">
      <w:pPr>
        <w:spacing w:after="0" w:line="360" w:lineRule="auto"/>
        <w:ind w:firstLine="2268"/>
        <w:jc w:val="both"/>
        <w:rPr>
          <w:rFonts w:ascii="Arial" w:hAnsi="Arial" w:cs="Arial"/>
          <w:color w:val="000000" w:themeColor="text1"/>
          <w:sz w:val="28"/>
          <w:szCs w:val="28"/>
        </w:rPr>
      </w:pPr>
    </w:p>
    <w:p w14:paraId="58855BFD" w14:textId="77777777" w:rsidR="00237F95" w:rsidRPr="007E1C8C" w:rsidRDefault="00237F95" w:rsidP="00237F95">
      <w:pPr>
        <w:spacing w:after="0" w:line="360" w:lineRule="auto"/>
        <w:ind w:firstLine="2268"/>
        <w:jc w:val="both"/>
        <w:rPr>
          <w:rFonts w:ascii="Arial" w:hAnsi="Arial" w:cs="Arial"/>
          <w:color w:val="000000" w:themeColor="text1"/>
          <w:sz w:val="28"/>
          <w:szCs w:val="28"/>
        </w:rPr>
      </w:pPr>
      <w:commentRangeStart w:id="4"/>
      <w:r w:rsidRPr="00B64011">
        <w:rPr>
          <w:rFonts w:ascii="Arial" w:hAnsi="Arial" w:cs="Arial"/>
          <w:color w:val="000000" w:themeColor="text1"/>
          <w:sz w:val="28"/>
          <w:szCs w:val="28"/>
          <w:highlight w:val="yellow"/>
          <w:rPrChange w:id="1176" w:author="Assessor GDSXSR" w:date="2026-10-27T21:28:52Z">
            <w:rPr>
              <w:rFonts w:ascii="Arial" w:hAnsi="Arial" w:cs="Arial"/>
              <w:color w:val="000000" w:themeColor="text1"/>
              <w:sz w:val="28"/>
              <w:szCs w:val="28"/>
            </w:rPr>
          </w:rPrChange>
        </w:rPr>
        <w:t xml:space="preserve">Sem razão.</w:t>
      </w:r>
      <w:commentRangeEnd w:id="4"/>
      <w:r w:rsidR="00B64011" w:rsidRPr="007E1C8C">
        <w:rPr>
          <w:rStyle w:val="Refdecomentrio"/>
          <w:rFonts w:ascii="Arial" w:hAnsi="Arial" w:cs="Arial"/>
          <w:color w:val="000000" w:themeColor="text1"/>
          <w:sz w:val="28"/>
          <w:szCs w:val="28"/>
        </w:rPr>
        <w:commentReference w:id="4"/>
      </w:r>
    </w:p>
    <w:p w14:paraId="0F26DC6B" w14:textId="77777777" w:rsidR="00237F95" w:rsidRPr="007E1C8C" w:rsidRDefault="00237F95" w:rsidP="00237F95">
      <w:pPr>
        <w:spacing w:after="0" w:line="360" w:lineRule="auto"/>
        <w:ind w:firstLine="2268"/>
        <w:jc w:val="both"/>
        <w:rPr>
          <w:rFonts w:ascii="Arial" w:hAnsi="Arial" w:cs="Arial"/>
          <w:color w:val="000000" w:themeColor="text1"/>
          <w:sz w:val="28"/>
          <w:szCs w:val="28"/>
        </w:rPr>
      </w:pPr>
    </w:p>
    <w:p w14:paraId="60E2B0BD" w14:textId="77777777" w:rsidR="00237F95" w:rsidRPr="005104EC" w:rsidRDefault="00237F95" w:rsidP="00237F95">
      <w:pPr>
        <w:spacing w:after="0" w:line="360" w:lineRule="auto"/>
        <w:ind w:firstLine="2268"/>
        <w:jc w:val="both"/>
        <w:rPr>
          <w:rFonts w:ascii="Arial" w:hAnsi="Arial" w:cs="Arial"/>
          <w:color w:val="000000" w:themeColor="text1"/>
          <w:sz w:val="28"/>
          <w:szCs w:val="28"/>
        </w:rPr>
      </w:pPr>
      <w:commentRangeStart w:id="17"/>
      <w:r>
        <w:rPr>
          <w:rFonts w:ascii="Arial" w:hAnsi="Arial" w:cs="Arial"/>
          <w:i w:val="0"/>
          <w:color w:val="000000" w:themeColor="text1"/>
          <w:sz w:val="28"/>
          <w:szCs w:val="28"/>
          <w:rPrChange w:id="1181" w:author="Assessor GDSXSR" w:date="2026-10-27T21:28:52Z">
            <w:rPr>
              <w:rFonts w:ascii="Arial" w:hAnsi="Arial" w:cs="Arial"/>
              <w:color w:val="000000" w:themeColor="text1"/>
              <w:sz w:val="28"/>
              <w:szCs w:val="28"/>
            </w:rPr>
          </w:rPrChange>
        </w:rPr>
        <w:t xml:space="preserve">O art. 3º do Decreto-Lei nº 911/1969 </w:t>
      </w:r>
      <w:commentRangeEnd w:id="17"/>
      <w:r>
        <w:rPr>
          <w:rStyle w:val="CommentReference"/>
        </w:rPr>
        <w:commentReference w:id="17"/>
      </w:r>
      <w:del w:id="1182" w:author="Assessor GDSXSR" w:date="2026-10-27T21:28:52Z">
        <w:r>
          <w:rPr>
            <w:rFonts w:ascii="Arial" w:hAnsi="Arial" w:cs="Arial"/>
            <w:i w:val="0"/>
            <w:color w:val="000000" w:themeColor="text1"/>
            <w:sz w:val="28"/>
            <w:szCs w:val="28"/>
          </w:rPr>
          <w:delText xml:space="preserve">prevê que</w:delText>
        </w:r>
      </w:del>
      <w:ins w:id="1183" w:author="Assessor GDSXSR" w:date="2026-10-27T21:28:52Z">
        <w:r>
          <w:rPr>
            <w:rFonts w:ascii="Arial" w:hAnsi="Arial" w:cs="Arial"/>
            <w:i w:val="0"/>
            <w:color w:val="808080"/>
            <w:sz w:val="28"/>
            <w:szCs w:val="28"/>
          </w:rPr>
          <w:t xml:space="preserve">condiciona</w:t>
        </w:r>
      </w:ins>
      <w:r>
        <w:rPr>
          <w:rFonts w:ascii="Arial" w:hAnsi="Arial" w:cs="Arial"/>
          <w:i w:val="0"/>
          <w:color w:val="000000" w:themeColor="text1"/>
          <w:sz w:val="28"/>
          <w:szCs w:val="28"/>
          <w:rPrChange w:id="1184" w:author="Assessor GDSXSR" w:date="2026-10-27T21:28:52Z">
            <w:rPr>
              <w:rFonts w:ascii="Arial" w:hAnsi="Arial" w:cs="Arial"/>
              <w:color w:val="000000" w:themeColor="text1"/>
              <w:sz w:val="28"/>
              <w:szCs w:val="28"/>
            </w:rPr>
          </w:rPrChange>
        </w:rPr>
        <w:t xml:space="preserve"> a </w:t>
      </w:r>
      <w:del w:id="1185" w:author="Assessor GDSXSR" w:date="2026-10-27T21:28:52Z">
        <w:r>
          <w:rPr>
            <w:rFonts w:ascii="Arial" w:hAnsi="Arial" w:cs="Arial"/>
            <w:i w:val="0"/>
            <w:color w:val="000000" w:themeColor="text1"/>
            <w:sz w:val="28"/>
            <w:szCs w:val="28"/>
          </w:rPr>
          <w:delText xml:space="preserve">juntada</w:delText>
        </w:r>
      </w:del>
      <w:ins w:id="1186" w:author="Assessor GDSXSR" w:date="2026-10-27T21:28:52Z">
        <w:r>
          <w:rPr>
            <w:rFonts w:ascii="Arial" w:hAnsi="Arial" w:cs="Arial"/>
            <w:i w:val="0"/>
            <w:color w:val="808080"/>
            <w:sz w:val="28"/>
            <w:szCs w:val="28"/>
          </w:rPr>
          <w:t xml:space="preserve">busca e apreensão</w:t>
        </w:r>
      </w:ins>
      <w:r>
        <w:rPr>
          <w:rFonts w:ascii="Arial" w:hAnsi="Arial" w:cs="Arial"/>
          <w:i w:val="0"/>
          <w:color w:val="000000" w:themeColor="text1"/>
          <w:sz w:val="28"/>
          <w:szCs w:val="28"/>
          <w:rPrChange w:id="1187" w:author="Assessor GDSXSR" w:date="2026-10-27T21:28:52Z">
            <w:rPr>
              <w:rFonts w:ascii="Arial" w:hAnsi="Arial" w:cs="Arial"/>
              <w:color w:val="000000" w:themeColor="text1"/>
              <w:sz w:val="28"/>
              <w:szCs w:val="28"/>
            </w:rPr>
          </w:rPrChange>
        </w:rPr>
        <w:t xml:space="preserve"> do </w:t>
      </w:r>
      <w:del w:id="1188" w:author="Assessor GDSXSR" w:date="2026-10-27T21:28:52Z">
        <w:r>
          <w:rPr>
            <w:rFonts w:ascii="Arial" w:hAnsi="Arial" w:cs="Arial"/>
            <w:i w:val="0"/>
            <w:color w:val="000000" w:themeColor="text1"/>
            <w:sz w:val="28"/>
            <w:szCs w:val="28"/>
          </w:rPr>
          <w:delText xml:space="preserve">contrato</w:delText>
        </w:r>
      </w:del>
      <w:ins w:id="1189" w:author="Assessor GDSXSR" w:date="2026-10-27T21:28:52Z">
        <w:r>
          <w:rPr>
            <w:rFonts w:ascii="Arial" w:hAnsi="Arial" w:cs="Arial"/>
            <w:i w:val="0"/>
            <w:color w:val="808080"/>
            <w:sz w:val="28"/>
            <w:szCs w:val="28"/>
          </w:rPr>
          <w:t xml:space="preserve">bem</w:t>
        </w:r>
      </w:ins>
      <w:r>
        <w:rPr>
          <w:rFonts w:ascii="Arial" w:hAnsi="Arial" w:cs="Arial"/>
          <w:i w:val="0"/>
          <w:color w:val="000000" w:themeColor="text1"/>
          <w:sz w:val="28"/>
          <w:szCs w:val="28"/>
          <w:rPrChange w:id="1190" w:author="Assessor GDSXSR" w:date="2026-10-27T21:28:52Z">
            <w:rPr>
              <w:rFonts w:ascii="Arial" w:hAnsi="Arial" w:cs="Arial"/>
              <w:color w:val="000000" w:themeColor="text1"/>
              <w:sz w:val="28"/>
              <w:szCs w:val="28"/>
            </w:rPr>
          </w:rPrChange>
        </w:rPr>
        <w:t xml:space="preserve"> </w:t>
      </w:r>
      <w:del w:id="1191" w:author="Assessor GDSXSR" w:date="2026-10-27T21:28:52Z">
        <w:r>
          <w:rPr>
            <w:rFonts w:ascii="Arial" w:hAnsi="Arial" w:cs="Arial"/>
            <w:i w:val="0"/>
            <w:color w:val="000000" w:themeColor="text1"/>
            <w:sz w:val="28"/>
            <w:szCs w:val="28"/>
          </w:rPr>
          <w:delText xml:space="preserve">de</w:delText>
        </w:r>
      </w:del>
      <w:ins w:id="1192" w:author="Assessor GDSXSR" w:date="2026-10-27T21:28:52Z">
        <w:r>
          <w:rPr>
            <w:rFonts w:ascii="Arial" w:hAnsi="Arial" w:cs="Arial"/>
            <w:i w:val="0"/>
            <w:color w:val="808080"/>
            <w:sz w:val="28"/>
            <w:szCs w:val="28"/>
          </w:rPr>
          <w:t xml:space="preserve">alienado</w:t>
        </w:r>
      </w:ins>
      <w:r>
        <w:rPr>
          <w:rFonts w:ascii="Arial" w:hAnsi="Arial" w:cs="Arial"/>
          <w:i w:val="0"/>
          <w:color w:val="000000" w:themeColor="text1"/>
          <w:sz w:val="28"/>
          <w:szCs w:val="28"/>
          <w:rPrChange w:id="1193" w:author="Assessor GDSXSR" w:date="2026-10-27T21:28:52Z">
            <w:rPr>
              <w:rFonts w:ascii="Arial" w:hAnsi="Arial" w:cs="Arial"/>
              <w:color w:val="000000" w:themeColor="text1"/>
              <w:sz w:val="28"/>
              <w:szCs w:val="28"/>
            </w:rPr>
          </w:rPrChange>
        </w:rPr>
        <w:t xml:space="preserve"> </w:t>
      </w:r>
      <w:del w:id="1194" w:author="Assessor GDSXSR" w:date="2026-10-27T21:28:52Z">
        <w:r>
          <w:rPr>
            <w:rFonts w:ascii="Arial" w:hAnsi="Arial" w:cs="Arial"/>
            <w:i w:val="0"/>
            <w:color w:val="000000" w:themeColor="text1"/>
            <w:sz w:val="28"/>
            <w:szCs w:val="28"/>
          </w:rPr>
          <w:delText xml:space="preserve">financiamento</w:delText>
        </w:r>
      </w:del>
      <w:ins w:id="1195" w:author="Assessor GDSXSR" w:date="2026-10-27T21:28:52Z">
        <w:r>
          <w:rPr>
            <w:rFonts w:ascii="Arial" w:hAnsi="Arial" w:cs="Arial"/>
            <w:i w:val="0"/>
            <w:color w:val="808080"/>
            <w:sz w:val="28"/>
            <w:szCs w:val="28"/>
          </w:rPr>
          <w:t xml:space="preserve">fiduciariamente</w:t>
        </w:r>
      </w:ins>
      <w:r>
        <w:rPr>
          <w:rFonts w:ascii="Arial" w:hAnsi="Arial" w:cs="Arial"/>
          <w:i w:val="0"/>
          <w:color w:val="000000" w:themeColor="text1"/>
          <w:sz w:val="28"/>
          <w:szCs w:val="28"/>
          <w:rPrChange w:id="1196" w:author="Assessor GDSXSR" w:date="2026-10-27T21:28:52Z">
            <w:rPr>
              <w:rFonts w:ascii="Arial" w:hAnsi="Arial" w:cs="Arial"/>
              <w:color w:val="000000" w:themeColor="text1"/>
              <w:sz w:val="28"/>
              <w:szCs w:val="28"/>
            </w:rPr>
          </w:rPrChange>
        </w:rPr>
        <w:t xml:space="preserve"> </w:t>
      </w:r>
      <w:del w:id="1197" w:author="Assessor GDSXSR" w:date="2026-10-27T21:28:52Z">
        <w:r>
          <w:rPr>
            <w:rFonts w:ascii="Arial" w:hAnsi="Arial" w:cs="Arial"/>
            <w:i w:val="0"/>
            <w:color w:val="000000" w:themeColor="text1"/>
            <w:sz w:val="28"/>
            <w:szCs w:val="28"/>
          </w:rPr>
          <w:delText xml:space="preserve">bancário e a</w:delText>
        </w:r>
      </w:del>
      <w:ins w:id="1198" w:author="Assessor GDSXSR" w:date="2026-10-27T21:28:52Z">
        <w:r>
          <w:rPr>
            <w:rFonts w:ascii="Arial" w:hAnsi="Arial" w:cs="Arial"/>
            <w:i w:val="0"/>
            <w:color w:val="808080"/>
            <w:sz w:val="28"/>
            <w:szCs w:val="28"/>
          </w:rPr>
          <w:t xml:space="preserve">à</w:t>
        </w:r>
      </w:ins>
      <w:r>
        <w:rPr>
          <w:rFonts w:ascii="Arial" w:hAnsi="Arial" w:cs="Arial"/>
          <w:i w:val="0"/>
          <w:color w:val="000000" w:themeColor="text1"/>
          <w:sz w:val="28"/>
          <w:szCs w:val="28"/>
          <w:rPrChange w:id="1199" w:author="Assessor GDSXSR" w:date="2026-10-27T21:28:52Z">
            <w:rPr>
              <w:rFonts w:ascii="Arial" w:hAnsi="Arial" w:cs="Arial"/>
              <w:color w:val="000000" w:themeColor="text1"/>
              <w:sz w:val="28"/>
              <w:szCs w:val="28"/>
            </w:rPr>
          </w:rPrChange>
        </w:rPr>
        <w:t xml:space="preserve"> comprovação da mora </w:t>
      </w:r>
      <w:del w:id="1200" w:author="Assessor GDSXSR" w:date="2026-10-27T21:28:52Z">
        <w:r>
          <w:rPr>
            <w:rFonts w:ascii="Arial" w:hAnsi="Arial" w:cs="Arial"/>
            <w:i w:val="0"/>
            <w:color w:val="000000" w:themeColor="text1"/>
            <w:sz w:val="28"/>
            <w:szCs w:val="28"/>
          </w:rPr>
          <w:delText xml:space="preserve">são</w:delText>
        </w:r>
      </w:del>
      <w:ins w:id="1201" w:author="Assessor GDSXSR" w:date="2026-10-27T21:28:52Z">
        <w:r>
          <w:rPr>
            <w:rFonts w:ascii="Arial" w:hAnsi="Arial" w:cs="Arial"/>
            <w:i w:val="0"/>
            <w:color w:val="808080"/>
            <w:sz w:val="28"/>
            <w:szCs w:val="28"/>
          </w:rPr>
          <w:t xml:space="preserve">ou</w:t>
        </w:r>
      </w:ins>
      <w:r>
        <w:rPr>
          <w:rFonts w:ascii="Arial" w:hAnsi="Arial" w:cs="Arial"/>
          <w:i w:val="0"/>
          <w:color w:val="000000" w:themeColor="text1"/>
          <w:sz w:val="28"/>
          <w:szCs w:val="28"/>
          <w:rPrChange w:id="1202" w:author="Assessor GDSXSR" w:date="2026-10-27T21:28:52Z">
            <w:rPr>
              <w:rFonts w:ascii="Arial" w:hAnsi="Arial" w:cs="Arial"/>
              <w:color w:val="000000" w:themeColor="text1"/>
              <w:sz w:val="28"/>
              <w:szCs w:val="28"/>
            </w:rPr>
          </w:rPrChange>
        </w:rPr>
        <w:t xml:space="preserve"> </w:t>
      </w:r>
      <w:del w:id="1203" w:author="Assessor GDSXSR" w:date="2026-10-27T21:28:52Z">
        <w:r>
          <w:rPr>
            <w:rFonts w:ascii="Arial" w:hAnsi="Arial" w:cs="Arial"/>
            <w:i w:val="0"/>
            <w:color w:val="000000" w:themeColor="text1"/>
            <w:sz w:val="28"/>
            <w:szCs w:val="28"/>
          </w:rPr>
          <w:delText xml:space="preserve">os</w:delText>
        </w:r>
      </w:del>
      <w:ins w:id="1204" w:author="Assessor GDSXSR" w:date="2026-10-27T21:28:52Z">
        <w:r>
          <w:rPr>
            <w:rFonts w:ascii="Arial" w:hAnsi="Arial" w:cs="Arial"/>
            <w:i w:val="0"/>
            <w:color w:val="808080"/>
            <w:sz w:val="28"/>
            <w:szCs w:val="28"/>
          </w:rPr>
          <w:t xml:space="preserve">do</w:t>
        </w:r>
      </w:ins>
      <w:r>
        <w:rPr>
          <w:rFonts w:ascii="Arial" w:hAnsi="Arial" w:cs="Arial"/>
          <w:i w:val="0"/>
          <w:color w:val="000000" w:themeColor="text1"/>
          <w:sz w:val="28"/>
          <w:szCs w:val="28"/>
          <w:rPrChange w:id="1205" w:author="Assessor GDSXSR" w:date="2026-10-27T21:28:52Z">
            <w:rPr>
              <w:rFonts w:ascii="Arial" w:hAnsi="Arial" w:cs="Arial"/>
              <w:color w:val="000000" w:themeColor="text1"/>
              <w:sz w:val="28"/>
              <w:szCs w:val="28"/>
            </w:rPr>
          </w:rPrChange>
        </w:rPr>
        <w:t xml:space="preserve"> </w:t>
      </w:r>
      <w:del w:id="1206" w:author="Assessor GDSXSR" w:date="2026-10-27T21:28:52Z">
        <w:r>
          <w:rPr>
            <w:rFonts w:ascii="Arial" w:hAnsi="Arial" w:cs="Arial"/>
            <w:i w:val="0"/>
            <w:color w:val="000000" w:themeColor="text1"/>
            <w:sz w:val="28"/>
            <w:szCs w:val="28"/>
          </w:rPr>
          <w:delText xml:space="preserve">requisitos necessários para que seja concedida a liminar na ação de busca e apreensão,</w:delText>
        </w:r>
        <w:r>
          <w:rPr>
            <w:rFonts w:ascii="Arial" w:hAnsi="Arial" w:cs="Arial"/>
            <w:i w:val="0"/>
            <w:color w:val="000000" w:themeColor="text1"/>
            <w:sz w:val="28"/>
            <w:szCs w:val="28"/>
          </w:rPr>
          <w:delText xml:space="preserve"> </w:delText>
        </w:r>
        <w:r>
          <w:rPr>
            <w:rFonts w:ascii="Arial" w:hAnsi="Arial" w:cs="Arial"/>
            <w:i w:val="0"/>
            <w:iCs/>
            <w:color w:val="000000" w:themeColor="text1"/>
            <w:sz w:val="28"/>
            <w:szCs w:val="28"/>
          </w:rPr>
          <w:delText xml:space="preserve">in verbis</w:delText>
        </w:r>
      </w:del>
      <w:ins w:id="1207" w:author="Assessor GDSXSR" w:date="2026-10-27T21:28:52Z">
        <w:r>
          <w:rPr>
            <w:rFonts w:ascii="Arial" w:hAnsi="Arial" w:cs="Arial"/>
            <w:i w:val="0"/>
            <w:color w:val="808080"/>
            <w:sz w:val="28"/>
            <w:szCs w:val="28"/>
          </w:rPr>
          <w:t xml:space="preserve">inadimplemento</w:t>
        </w:r>
      </w:ins>
      <w:r>
        <w:rPr>
          <w:rFonts w:ascii="Arial" w:hAnsi="Arial" w:cs="Arial"/>
          <w:i w:val="0"/>
          <w:color w:val="000000" w:themeColor="text1"/>
          <w:sz w:val="28"/>
          <w:szCs w:val="28"/>
          <w:rPrChange w:id="1208" w:author="Assessor GDSXSR" w:date="2026-10-27T21:28:52Z">
            <w:rPr>
              <w:rFonts w:ascii="Arial" w:hAnsi="Arial" w:cs="Arial"/>
              <w:color w:val="000000" w:themeColor="text1"/>
              <w:sz w:val="28"/>
              <w:szCs w:val="28"/>
            </w:rPr>
          </w:rPrChange>
        </w:rPr>
        <w:t xml:space="preserve">:</w:t>
      </w:r>
    </w:p>
    <w:p w14:paraId="73A32184" w14:textId="77777777" w:rsidR="00237F95" w:rsidRPr="005104EC" w:rsidRDefault="00237F95" w:rsidP="00237F95">
      <w:pPr>
        <w:spacing w:after="0" w:line="360" w:lineRule="auto"/>
        <w:ind w:firstLine="2268"/>
        <w:jc w:val="both"/>
        <w:rPr>
          <w:rFonts w:ascii="Arial" w:hAnsi="Arial" w:cs="Arial"/>
          <w:color w:val="000000" w:themeColor="text1"/>
          <w:sz w:val="28"/>
          <w:szCs w:val="28"/>
        </w:rPr>
      </w:pPr>
    </w:p>
    <w:p w14:paraId="5449C382" w14:textId="77777777" w:rsidR="00237F95" w:rsidRPr="005104EC" w:rsidRDefault="00237F95" w:rsidP="00237F95">
      <w:pPr>
        <w:spacing w:after="0" w:line="360" w:lineRule="auto"/>
        <w:ind w:left="2268" w:firstLine="0"/>
        <w:jc w:val="both"/>
        <w:rPr>
          <w:rFonts w:ascii="Arial" w:hAnsi="Arial" w:cs="Arial"/>
          <w:color w:val="000000" w:themeColor="text1"/>
          <w:sz w:val="26"/>
          <w:szCs w:val="26"/>
        </w:rPr>
        <w:pPrChange w:id="1209" w:author="Assessor GDSXSR" w:date="2026-10-27T21:28:52Z">
          <w:pPr>
            <w:spacing w:after="0" w:line="360" w:lineRule="auto"/>
            <w:ind w:left="2268" w:firstLine="1134"/>
            <w:jc w:val="both"/>
          </w:pPr>
        </w:pPrChange>
      </w:pPr>
      <w:r w:rsidRPr="005104EC">
        <w:rPr>
          <w:rFonts w:ascii="Arial" w:hAnsi="Arial" w:cs="Arial"/>
          <w:i/>
          <w:iCs/>
          <w:color w:val="000000" w:themeColor="text1"/>
          <w:sz w:val="26"/>
          <w:szCs w:val="26"/>
        </w:rPr>
        <w:t>“Art. 3º O proprietário fiduciário ou credor poderá, desde que comprovada a mora, na forma estabelecida pelo § 2o do art. 2o, ou o inadimplemento, requerer contra o devedor ou terceiro a busca e apreensão do bem alienado fiduciariamente, a qual será concedida liminarmente, podendo ser apreciada em plantão judiciário.”</w:t>
      </w:r>
    </w:p>
    <w:p w14:paraId="2CDE2420" w14:textId="77777777" w:rsidR="00237F95" w:rsidRPr="005104EC" w:rsidRDefault="00237F95" w:rsidP="00237F95">
      <w:pPr>
        <w:spacing w:after="0" w:line="360" w:lineRule="auto"/>
        <w:ind w:firstLine="2268"/>
        <w:jc w:val="both"/>
        <w:rPr>
          <w:rFonts w:ascii="Arial" w:hAnsi="Arial" w:cs="Arial"/>
          <w:color w:val="000000" w:themeColor="text1"/>
          <w:sz w:val="28"/>
          <w:szCs w:val="28"/>
        </w:rPr>
      </w:pPr>
    </w:p>
    <w:p w14:paraId="611CA78E" w14:textId="77777777" w:rsidR="00237F95" w:rsidRPr="005104EC" w:rsidRDefault="00237F95" w:rsidP="00237F95">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No entanto</w:t>
      </w:r>
      <w:del w:id="1210" w:author="Assessor GDSXSR" w:date="2026-10-27T21:28:52Z">
        <w:r>
          <w:rPr>
            <w:rFonts w:ascii="Arial" w:hAnsi="Arial" w:cs="Arial"/>
            <w:color w:val="000000" w:themeColor="text1"/>
            <w:sz w:val="28"/>
            <w:szCs w:val="28"/>
          </w:rPr>
          <w:delText xml:space="preserve">, é possível a exigência legal de anotação do gravame junto ao DETRAN</w:delText>
        </w:r>
      </w:del>
      <w:r>
        <w:rPr>
          <w:rFonts w:ascii="Arial" w:hAnsi="Arial" w:cs="Arial"/>
          <w:color w:val="000000" w:themeColor="text1"/>
          <w:sz w:val="28"/>
          <w:szCs w:val="28"/>
        </w:rPr>
        <w:t xml:space="preserve">, para proteger </w:t>
      </w:r>
      <w:del w:id="1211" w:author="Assessor GDSXSR" w:date="2026-10-27T21:28:52Z">
        <w:r>
          <w:rPr>
            <w:rFonts w:ascii="Arial" w:hAnsi="Arial" w:cs="Arial"/>
            <w:color w:val="000000" w:themeColor="text1"/>
            <w:sz w:val="28"/>
            <w:szCs w:val="28"/>
          </w:rPr>
          <w:delText xml:space="preserve">a</w:delText>
        </w:r>
      </w:del>
      <w:ins w:id="1212" w:author="Assessor GDSXSR" w:date="2026-10-27T21:28:52Z">
        <w:r>
          <w:rPr>
            <w:rFonts w:ascii="Arial" w:hAnsi="Arial" w:cs="Arial"/>
            <w:color w:val="808080"/>
            <w:sz w:val="28"/>
            <w:szCs w:val="28"/>
          </w:rPr>
          <w:t xml:space="preserve">o</w:t>
        </w:r>
      </w:ins>
      <w:r>
        <w:rPr>
          <w:rFonts w:ascii="Arial" w:hAnsi="Arial" w:cs="Arial"/>
          <w:color w:val="000000" w:themeColor="text1"/>
          <w:sz w:val="28"/>
          <w:szCs w:val="28"/>
        </w:rPr>
        <w:t xml:space="preserve"> terceiro de boa-fé, </w:t>
      </w:r>
      <w:del w:id="1213" w:author="Assessor GDSXSR" w:date="2026-10-27T21:28:52Z">
        <w:r>
          <w:rPr>
            <w:rFonts w:ascii="Arial" w:hAnsi="Arial" w:cs="Arial"/>
            <w:color w:val="000000" w:themeColor="text1"/>
            <w:sz w:val="28"/>
            <w:szCs w:val="28"/>
          </w:rPr>
          <w:delText xml:space="preserve">conforme prevê </w:delText>
        </w:r>
      </w:del>
      <w:r>
        <w:rPr>
          <w:rFonts w:ascii="Arial" w:hAnsi="Arial" w:cs="Arial"/>
          <w:color w:val="000000" w:themeColor="text1"/>
          <w:sz w:val="28"/>
          <w:szCs w:val="28"/>
        </w:rPr>
        <w:t xml:space="preserve">a </w:t>
      </w:r>
      <w:del w:id="1214" w:author="Assessor GDSXSR" w:date="2026-10-27T21:28:52Z">
        <w:r>
          <w:rPr>
            <w:rFonts w:ascii="Arial" w:hAnsi="Arial" w:cs="Arial"/>
            <w:color w:val="000000" w:themeColor="text1"/>
            <w:sz w:val="28"/>
            <w:szCs w:val="28"/>
          </w:rPr>
          <w:delText xml:space="preserve">súmula</w:delText>
        </w:r>
      </w:del>
      <w:ins w:id="1215" w:author="Assessor GDSXSR" w:date="2026-10-27T21:28:52Z">
        <w:r>
          <w:rPr>
            <w:rFonts w:ascii="Arial" w:hAnsi="Arial" w:cs="Arial"/>
            <w:color w:val="808080"/>
            <w:sz w:val="28"/>
            <w:szCs w:val="28"/>
          </w:rPr>
          <w:t xml:space="preserve">Súmula</w:t>
        </w:r>
      </w:ins>
      <w:r>
        <w:rPr>
          <w:rFonts w:ascii="Arial" w:hAnsi="Arial" w:cs="Arial"/>
          <w:color w:val="000000" w:themeColor="text1"/>
          <w:sz w:val="28"/>
          <w:szCs w:val="28"/>
        </w:rPr>
        <w:t xml:space="preserve"> 92 do STJ</w:t>
      </w:r>
      <w:ins w:id="1216" w:author="Assessor GDSXSR" w:date="2026-10-27T21:28:52Z">
        <w:r>
          <w:rPr>
            <w:rFonts w:ascii="Arial" w:hAnsi="Arial" w:cs="Arial"/>
            <w:color w:val="808080"/>
            <w:sz w:val="28"/>
            <w:szCs w:val="28"/>
          </w:rPr>
          <w:t xml:space="preserve"> dispõe</w:t>
        </w:r>
      </w:ins>
      <w:r>
        <w:rPr>
          <w:rFonts w:ascii="Arial" w:hAnsi="Arial" w:cs="Arial"/>
          <w:color w:val="000000" w:themeColor="text1"/>
          <w:sz w:val="28"/>
          <w:szCs w:val="28"/>
        </w:rPr>
        <w:t xml:space="preserve">:</w:t>
      </w:r>
    </w:p>
    <w:p w14:paraId="2354DAD0" w14:textId="77777777" w:rsidR="00237F95" w:rsidRPr="005104EC" w:rsidRDefault="00237F95" w:rsidP="00237F95">
      <w:pPr>
        <w:spacing w:after="0" w:line="360" w:lineRule="auto"/>
        <w:ind w:firstLine="2268"/>
        <w:jc w:val="both"/>
        <w:rPr>
          <w:rFonts w:ascii="Arial" w:hAnsi="Arial" w:cs="Arial"/>
          <w:color w:val="000000" w:themeColor="text1"/>
          <w:sz w:val="28"/>
          <w:szCs w:val="28"/>
        </w:rPr>
      </w:pPr>
    </w:p>
    <w:p w14:paraId="095B2A71" w14:textId="77777777" w:rsidR="00237F95" w:rsidRPr="005104EC" w:rsidRDefault="00237F95" w:rsidP="00237F95">
      <w:pPr>
        <w:spacing w:after="0" w:line="360" w:lineRule="auto"/>
        <w:ind w:left="2268" w:firstLine="0"/>
        <w:jc w:val="both"/>
        <w:rPr>
          <w:rFonts w:ascii="Arial" w:hAnsi="Arial" w:cs="Arial"/>
          <w:color w:val="000000" w:themeColor="text1"/>
          <w:sz w:val="26"/>
          <w:szCs w:val="26"/>
        </w:rPr>
        <w:pPrChange w:id="1217" w:author="Assessor GDSXSR" w:date="2026-10-27T21:28:52Z">
          <w:pPr>
            <w:spacing w:after="0" w:line="360" w:lineRule="auto"/>
            <w:ind w:left="2268" w:firstLine="1134"/>
            <w:jc w:val="both"/>
          </w:pPr>
        </w:pPrChange>
      </w:pPr>
      <w:r w:rsidRPr="005104EC">
        <w:rPr>
          <w:rFonts w:ascii="Arial" w:hAnsi="Arial" w:cs="Arial"/>
          <w:i/>
          <w:iCs/>
          <w:color w:val="000000" w:themeColor="text1"/>
          <w:sz w:val="26"/>
          <w:szCs w:val="26"/>
        </w:rPr>
        <w:t>“A terceiro de boa-fé não é oponível a alienação fiduciária não anotada no Certificado de Registro do veículo automotor.”</w:t>
      </w:r>
    </w:p>
    <w:p w14:paraId="0977F278" w14:textId="77777777" w:rsidR="00237F95" w:rsidRPr="005104EC" w:rsidRDefault="00237F95" w:rsidP="00237F95">
      <w:pPr>
        <w:spacing w:after="0" w:line="360" w:lineRule="auto"/>
        <w:ind w:firstLine="2268"/>
        <w:jc w:val="both"/>
        <w:rPr>
          <w:ins w:id="1236" w:author="Assessor GDSXSR" w:date="2026-10-27T21:28:52Z"/>
          <w:rFonts w:ascii="Arial" w:hAnsi="Arial" w:cs="Arial"/>
          <w:color w:val="000000" w:themeColor="text1"/>
          <w:sz w:val="28"/>
          <w:szCs w:val="28"/>
        </w:rPr>
      </w:pPr>
    </w:p>
    <w:p>
      <w:pPr>
        <w:spacing w:after="0" w:line="360" w:lineRule="auto"/>
        <w:ind w:firstLine="2268"/>
        <w:jc w:val="both"/>
        <w:rPr>
          <w:ins w:id="1238" w:author="Assessor GDSXSR" w:date="2026-10-27T21:28:52Z"/>
          <w:rFonts w:ascii="Arial" w:hAnsi="Arial" w:cs="Arial"/>
          <w:color w:val="000000" w:themeColor="text1"/>
          <w:sz w:val="28"/>
          <w:szCs w:val="28"/>
        </w:rPr>
      </w:pPr>
      <w:ins w:id="1237" w:author="Assessor GDSXSR" w:date="2026-10-27T21:28:52Z">
        <w:r>
          <w:rPr>
            <w:rFonts w:ascii="Arial" w:hAnsi="Arial" w:cs="Arial"/>
            <w:i w:val="0"/>
            <w:color w:val="808080"/>
            <w:sz w:val="28"/>
          </w:rPr>
          <w:t xml:space="preserve">No caso, o d. Juízo a quo determinou a emenda à inicial, nos seguintes termos (ID 279972331, do processo de origem):</w:t>
        </w:r>
      </w:ins>
    </w:p>
    <w:p>
      <w:pPr>
        <w:spacing w:after="0" w:line="360" w:lineRule="auto"/>
        <w:ind w:firstLine="2268"/>
        <w:jc w:val="both"/>
        <w:rPr>
          <w:ins w:id="1239" w:author="Assessor GDSXSR" w:date="2026-10-27T21:28:52Z"/>
          <w:rFonts w:ascii="Arial" w:hAnsi="Arial" w:cs="Arial"/>
          <w:color w:val="000000" w:themeColor="text1"/>
          <w:sz w:val="28"/>
          <w:szCs w:val="28"/>
        </w:rPr>
      </w:pPr>
    </w:p>
    <w:p>
      <w:pPr>
        <w:spacing w:after="0" w:line="360" w:lineRule="auto"/>
        <w:ind w:left="2268" w:firstLine="1134"/>
        <w:jc w:val="both"/>
        <w:rPr>
          <w:ins w:id="1241" w:author="Assessor GDSXSR" w:date="2026-10-27T21:28:52Z"/>
          <w:rFonts w:ascii="Arial" w:hAnsi="Arial" w:cs="Arial"/>
          <w:color w:val="000000" w:themeColor="text1"/>
          <w:sz w:val="28"/>
          <w:szCs w:val="28"/>
        </w:rPr>
      </w:pPr>
      <w:commentRangeStart w:id="19"/>
      <w:ins w:id="1240" w:author="Assessor GDSXSR" w:date="2026-10-27T21:28:52Z">
        <w:r>
          <w:rPr>
            <w:rFonts w:ascii="Arial" w:hAnsi="Arial" w:cs="Arial"/>
            <w:i/>
            <w:color w:val="808080"/>
            <w:sz w:val="26"/>
          </w:rPr>
          <w:t xml:space="preserve">“(...) Em análise detida aos documentos anexos à peça inicial, não há elementos que indiquem que a propriedade ou a posse foi transferida ao(à) devedor(a) fiduciante, o que é necessário, ante a possibilidade concreta de que eventual medida de busca e apreensão venha a recair sobre bem de terceiro de boa-fé.</w:t>
        </w:r>
      </w:ins>
      <w:r>
        <w:rPr>
          <w:rStyle w:val="CommentReference"/>
        </w:rPr>
        <w:commentReference w:id="19"/>
      </w:r>
      <w:commentRangeEnd w:id="19"/>
    </w:p>
    <w:p>
      <w:pPr>
        <w:spacing w:after="0" w:line="360" w:lineRule="auto"/>
        <w:ind w:left="2268" w:firstLine="1134"/>
        <w:jc w:val="both"/>
        <w:rPr>
          <w:ins w:id="1243" w:author="Assessor GDSXSR" w:date="2026-10-27T21:28:52Z"/>
          <w:rFonts w:ascii="Arial" w:hAnsi="Arial" w:cs="Arial"/>
          <w:color w:val="000000" w:themeColor="text1"/>
          <w:sz w:val="28"/>
          <w:szCs w:val="28"/>
        </w:rPr>
      </w:pPr>
      <w:ins w:id="1242" w:author="Assessor GDSXSR" w:date="2026-10-27T21:28:52Z">
        <w:r>
          <w:rPr>
            <w:rFonts w:ascii="Arial" w:hAnsi="Arial" w:cs="Arial"/>
            <w:i/>
            <w:color w:val="808080"/>
            <w:sz w:val="26"/>
          </w:rPr>
          <w:t xml:space="preserve">2. Desse modo, concedo à autora o prazo de 15 (quinze) dias, sob pena de indeferimento da inicial, para comprovar que o(a) requerido(a) é o(a) atual proprietário(a) do veículo; ou que, embora o bem esteja registrado em nome de terceiro, a posse foi transferida ao(à) devedor(a) fiduciante. (...)”</w:t>
        </w:r>
      </w:ins>
    </w:p>
    <w:p>
      <w:pPr>
        <w:spacing w:after="0" w:line="360" w:lineRule="auto"/>
        <w:ind w:firstLine="2268"/>
        <w:jc w:val="both"/>
        <w:rPr>
          <w:rFonts w:ascii="Arial" w:hAnsi="Arial" w:cs="Arial"/>
          <w:color w:val="000000" w:themeColor="text1"/>
          <w:sz w:val="28"/>
          <w:szCs w:val="28"/>
        </w:rPr>
      </w:pPr>
      <w:ins w:id="1244" w:author="Assessor GDSXSR" w:date="2026-10-27T21:28:52Z">
        <w:r>
          <w:rPr>
            <w:i w:val="0"/>
            <w:color w:val="808080"/>
            <w:sz w:val="28"/>
          </w:rPr>
        </w:r>
      </w:ins>
    </w:p>
    <w:p w14:paraId="599D88A9" w14:textId="5472E43F" w:rsidR="00237F95" w:rsidRPr="002A4534" w:rsidRDefault="00237F95" w:rsidP="00237F95">
      <w:pPr>
        <w:spacing w:after="0" w:line="360" w:lineRule="auto"/>
        <w:ind w:firstLine="2268"/>
        <w:jc w:val="both"/>
        <w:rPr>
          <w:rFonts w:ascii="Arial" w:hAnsi="Arial" w:cs="Arial"/>
          <w:i/>
          <w:iCs/>
          <w:color w:val="000000" w:themeColor="text1"/>
          <w:sz w:val="28"/>
          <w:szCs w:val="28"/>
        </w:rPr>
      </w:pPr>
      <w:commentRangeStart w:id="18"/>
      <w:r w:rsidRPr="005104EC">
        <w:rPr>
          <w:rFonts w:ascii="Arial" w:hAnsi="Arial" w:cs="Arial"/>
          <w:i w:val="0"/>
          <w:color w:val="000000" w:themeColor="text1"/>
          <w:sz w:val="28"/>
          <w:szCs w:val="28"/>
          <w:rPrChange w:id="1218" w:author="Assessor GDSXSR" w:date="2026-10-27T21:28:52Z">
            <w:rPr>
              <w:rFonts w:ascii="Arial" w:hAnsi="Arial" w:cs="Arial"/>
              <w:color w:val="000000" w:themeColor="text1"/>
              <w:sz w:val="28"/>
              <w:szCs w:val="28"/>
            </w:rPr>
          </w:rPrChange>
        </w:rPr>
        <w:t>No caso, o</w:t>
      </w:r>
      <w:commentRangeEnd w:id="18"/>
      <w:r>
        <w:rPr>
          <w:rStyle w:val="CommentReference"/>
        </w:rPr>
        <w:commentReference w:id="18"/>
      </w:r>
      <w:r>
        <w:rPr>
          <w:rFonts w:ascii="Arial" w:hAnsi="Arial" w:cs="Arial"/>
          <w:i w:val="0"/>
          <w:color w:val="000000" w:themeColor="text1"/>
          <w:sz w:val="28"/>
          <w:szCs w:val="28"/>
          <w:rPrChange w:id="1219" w:author="Assessor GDSXSR" w:date="2026-10-27T21:28:52Z">
            <w:rPr>
              <w:rFonts w:ascii="Arial" w:hAnsi="Arial" w:cs="Arial"/>
              <w:color w:val="000000" w:themeColor="text1"/>
              <w:sz w:val="28"/>
              <w:szCs w:val="28"/>
            </w:rPr>
          </w:rPrChange>
        </w:rPr>
        <w:t xml:space="preserve"> d.</w:t>
      </w:r>
      <w:r w:rsidRPr="005104EC">
        <w:rPr>
          <w:rFonts w:ascii="Arial" w:hAnsi="Arial" w:cs="Arial"/>
          <w:i w:val="0"/>
          <w:color w:val="000000" w:themeColor="text1"/>
          <w:sz w:val="28"/>
          <w:szCs w:val="28"/>
          <w:rPrChange w:id="1220" w:author="Assessor GDSXSR" w:date="2026-10-27T21:28:52Z">
            <w:rPr>
              <w:rFonts w:ascii="Arial" w:hAnsi="Arial" w:cs="Arial"/>
              <w:color w:val="000000" w:themeColor="text1"/>
              <w:sz w:val="28"/>
              <w:szCs w:val="28"/>
            </w:rPr>
          </w:rPrChange>
        </w:rPr>
        <w:t xml:space="preserve"> Juízo</w:t>
      </w:r>
      <w:r>
        <w:rPr>
          <w:rFonts w:ascii="Arial" w:hAnsi="Arial" w:cs="Arial"/>
          <w:i w:val="0"/>
          <w:color w:val="000000" w:themeColor="text1"/>
          <w:sz w:val="28"/>
          <w:szCs w:val="28"/>
          <w:rPrChange w:id="1221" w:author="Assessor GDSXSR" w:date="2026-10-27T21:28:52Z">
            <w:rPr>
              <w:rFonts w:ascii="Arial" w:hAnsi="Arial" w:cs="Arial"/>
              <w:color w:val="000000" w:themeColor="text1"/>
              <w:sz w:val="28"/>
              <w:szCs w:val="28"/>
            </w:rPr>
          </w:rPrChange>
        </w:rPr>
        <w:t xml:space="preserve"> </w:t>
      </w:r>
      <w:r w:rsidRPr="00E65DF8">
        <w:rPr>
          <w:rFonts w:ascii="Arial" w:hAnsi="Arial" w:cs="Arial"/>
          <w:i w:val="0"/>
          <w:iCs/>
          <w:color w:val="000000" w:themeColor="text1"/>
          <w:sz w:val="28"/>
          <w:szCs w:val="28"/>
          <w:rPrChange w:id="1222" w:author="Assessor GDSXSR" w:date="2026-10-27T21:28:52Z">
            <w:rPr>
              <w:rFonts w:ascii="Arial" w:hAnsi="Arial" w:cs="Arial"/>
              <w:i/>
              <w:iCs/>
              <w:color w:val="000000" w:themeColor="text1"/>
              <w:sz w:val="28"/>
              <w:szCs w:val="28"/>
            </w:rPr>
          </w:rPrChange>
        </w:rPr>
        <w:t>a quo</w:t>
      </w:r>
      <w:r>
        <w:rPr>
          <w:rFonts w:ascii="Arial" w:hAnsi="Arial" w:cs="Arial"/>
          <w:i w:val="0"/>
          <w:color w:val="000000" w:themeColor="text1"/>
          <w:sz w:val="28"/>
          <w:szCs w:val="28"/>
          <w:rPrChange w:id="1223" w:author="Assessor GDSXSR" w:date="2026-10-27T21:28:52Z">
            <w:rPr>
              <w:rFonts w:ascii="Arial" w:hAnsi="Arial" w:cs="Arial"/>
              <w:color w:val="000000" w:themeColor="text1"/>
              <w:sz w:val="28"/>
              <w:szCs w:val="28"/>
            </w:rPr>
          </w:rPrChange>
        </w:rPr>
        <w:t xml:space="preserve"> </w:t>
      </w:r>
      <w:r w:rsidRPr="005104EC">
        <w:rPr>
          <w:rFonts w:ascii="Arial" w:hAnsi="Arial" w:cs="Arial"/>
          <w:i w:val="0"/>
          <w:color w:val="000000" w:themeColor="text1"/>
          <w:sz w:val="28"/>
          <w:szCs w:val="28"/>
          <w:rPrChange w:id="1224" w:author="Assessor GDSXSR" w:date="2026-10-27T21:28:52Z">
            <w:rPr>
              <w:rFonts w:ascii="Arial" w:hAnsi="Arial" w:cs="Arial"/>
              <w:color w:val="000000" w:themeColor="text1"/>
              <w:sz w:val="28"/>
              <w:szCs w:val="28"/>
            </w:rPr>
          </w:rPrChange>
        </w:rPr>
        <w:t xml:space="preserve">determinou </w:t>
      </w:r>
      <w:r w:rsidR="003D5970">
        <w:rPr>
          <w:rFonts w:ascii="Arial" w:hAnsi="Arial" w:cs="Arial"/>
          <w:i w:val="0"/>
          <w:color w:val="000000" w:themeColor="text1"/>
          <w:sz w:val="28"/>
          <w:szCs w:val="28"/>
          <w:rPrChange w:id="1225" w:author="Assessor GDSXSR" w:date="2026-10-27T21:28:52Z">
            <w:rPr>
              <w:rFonts w:ascii="Arial" w:hAnsi="Arial" w:cs="Arial"/>
              <w:color w:val="000000" w:themeColor="text1"/>
              <w:sz w:val="28"/>
              <w:szCs w:val="28"/>
            </w:rPr>
          </w:rPrChange>
        </w:rPr>
        <w:t xml:space="preserve">nova </w:t>
      </w:r>
      <w:r w:rsidRPr="005104EC">
        <w:rPr>
          <w:rFonts w:ascii="Arial" w:hAnsi="Arial" w:cs="Arial"/>
          <w:i w:val="0"/>
          <w:color w:val="000000" w:themeColor="text1"/>
          <w:sz w:val="28"/>
          <w:szCs w:val="28"/>
          <w:rPrChange w:id="1226" w:author="Assessor GDSXSR" w:date="2026-10-27T21:28:52Z">
            <w:rPr>
              <w:rFonts w:ascii="Arial" w:hAnsi="Arial" w:cs="Arial"/>
              <w:color w:val="000000" w:themeColor="text1"/>
              <w:sz w:val="28"/>
              <w:szCs w:val="28"/>
            </w:rPr>
          </w:rPrChange>
        </w:rPr>
        <w:t xml:space="preserve"> emenda à inicial</w:t>
      </w:r>
      <w:r>
        <w:rPr>
          <w:rFonts w:ascii="Arial" w:hAnsi="Arial" w:cs="Arial"/>
          <w:i w:val="0"/>
          <w:color w:val="000000" w:themeColor="text1"/>
          <w:sz w:val="28"/>
          <w:szCs w:val="28"/>
          <w:rPrChange w:id="1227" w:author="Assessor GDSXSR" w:date="2026-10-27T21:28:52Z">
            <w:rPr>
              <w:rFonts w:ascii="Arial" w:hAnsi="Arial" w:cs="Arial"/>
              <w:color w:val="000000" w:themeColor="text1"/>
              <w:sz w:val="28"/>
              <w:szCs w:val="28"/>
            </w:rPr>
          </w:rPrChange>
        </w:rPr>
        <w:t xml:space="preserve"> (ID </w:t>
      </w:r>
      <w:bookmarkStart w:id="5" w:name="detalheDocumento:j_id26167"/>
      <w:r w:rsidR="00B64011" w:rsidRPr="002A4534">
        <w:rPr>
          <w:rFonts w:ascii="Arial" w:hAnsi="Arial" w:cs="Arial"/>
          <w:color w:val="000000" w:themeColor="text1"/>
          <w:sz w:val="28"/>
          <w:szCs w:val="28"/>
        </w:rPr>
        <w:fldChar w:fldCharType="begin"/>
      </w:r>
      <w:r w:rsidR="00B64011" w:rsidRPr="002A4534">
        <w:rPr>
          <w:rFonts w:ascii="Arial" w:hAnsi="Arial" w:cs="Arial"/>
          <w:color w:val="000000" w:themeColor="text1"/>
          <w:sz w:val="28"/>
          <w:szCs w:val="28"/>
        </w:rPr>
        <w:instrText>HYPERLINK "https://pje2i.tjdft.jus.br/pje/Processo/ConsultaProcesso/Detalhe/listAutosDigitais.seam?idProcesso=1105035&amp;ca=f345d1c624bf13736a9d4abf5347d1999513b85c3eb211dcb83e47610b6235dec4ed1ada6c6a598e1ea0c4e6cb623f339ccef146623d632a&amp;aba=" \o "Abrir documento em outra página"</w:instrText>
      </w:r>
      <w:r w:rsidR="00B64011" w:rsidRPr="002A4534">
        <w:rPr>
          <w:rFonts w:ascii="Arial" w:hAnsi="Arial" w:cs="Arial"/>
          <w:color w:val="000000" w:themeColor="text1"/>
          <w:sz w:val="28"/>
          <w:szCs w:val="28"/>
        </w:rPr>
      </w:r>
      <w:r w:rsidR="00B64011" w:rsidRPr="002A4534">
        <w:rPr>
          <w:rFonts w:ascii="Arial" w:hAnsi="Arial" w:cs="Arial"/>
          <w:color w:val="000000" w:themeColor="text1"/>
          <w:sz w:val="28"/>
          <w:szCs w:val="28"/>
        </w:rPr>
        <w:fldChar w:fldCharType="separate"/>
      </w:r>
      <w:r w:rsidR="00B64011" w:rsidRPr="002A4534">
        <w:rPr>
          <w:rFonts w:ascii="Arial" w:hAnsi="Arial" w:cs="Arial"/>
          <w:i w:val="0"/>
          <w:color w:val="000000" w:themeColor="text1"/>
          <w:sz w:val="28"/>
          <w:szCs w:val="28"/>
          <w:rPrChange w:id="1228" w:author="Assessor GDSXSR" w:date="2026-10-27T21:28:52Z">
            <w:rPr>
              <w:rFonts w:ascii="Arial" w:hAnsi="Arial" w:cs="Arial"/>
              <w:color w:val="000000" w:themeColor="text1"/>
              <w:sz w:val="28"/>
              <w:szCs w:val="28"/>
            </w:rPr>
          </w:rPrChange>
        </w:rPr>
        <w:t>88447116</w:t>
      </w:r>
      <w:r w:rsidR="00B64011" w:rsidRPr="002A4534">
        <w:rPr>
          <w:rFonts w:ascii="Arial" w:hAnsi="Arial" w:cs="Arial"/>
          <w:color w:val="000000" w:themeColor="text1"/>
          <w:sz w:val="28"/>
          <w:szCs w:val="28"/>
        </w:rPr>
        <w:fldChar w:fldCharType="end"/>
      </w:r>
      <w:bookmarkEnd w:id="5"/>
      <w:r>
        <w:rPr>
          <w:rFonts w:ascii="Arial" w:hAnsi="Arial" w:cs="Arial"/>
          <w:i w:val="0"/>
          <w:color w:val="000000" w:themeColor="text1"/>
          <w:sz w:val="28"/>
          <w:szCs w:val="28"/>
          <w:rPrChange w:id="1229" w:author="Assessor GDSXSR" w:date="2026-10-27T21:28:52Z">
            <w:rPr>
              <w:rFonts w:ascii="Arial" w:hAnsi="Arial" w:cs="Arial"/>
              <w:color w:val="000000" w:themeColor="text1"/>
              <w:sz w:val="28"/>
              <w:szCs w:val="28"/>
            </w:rPr>
          </w:rPrChange>
        </w:rPr>
        <w:t>), dentre outros motivos,</w:t>
      </w:r>
      <w:r w:rsidRPr="005104EC">
        <w:rPr>
          <w:rFonts w:ascii="Arial" w:hAnsi="Arial" w:cs="Arial"/>
          <w:i w:val="0"/>
          <w:color w:val="000000" w:themeColor="text1"/>
          <w:sz w:val="28"/>
          <w:szCs w:val="28"/>
          <w:rPrChange w:id="1230" w:author="Assessor GDSXSR" w:date="2026-10-27T21:28:52Z">
            <w:rPr>
              <w:rFonts w:ascii="Arial" w:hAnsi="Arial" w:cs="Arial"/>
              <w:color w:val="000000" w:themeColor="text1"/>
              <w:sz w:val="28"/>
              <w:szCs w:val="28"/>
            </w:rPr>
          </w:rPrChange>
        </w:rPr>
        <w:t xml:space="preserve"> </w:t>
      </w:r>
      <w:r>
        <w:rPr>
          <w:rFonts w:ascii="Arial" w:hAnsi="Arial" w:cs="Arial"/>
          <w:i w:val="0"/>
          <w:color w:val="000000" w:themeColor="text1"/>
          <w:sz w:val="28"/>
          <w:szCs w:val="28"/>
          <w:rPrChange w:id="1231" w:author="Assessor GDSXSR" w:date="2026-10-27T21:28:52Z">
            <w:rPr>
              <w:rFonts w:ascii="Arial" w:hAnsi="Arial" w:cs="Arial"/>
              <w:color w:val="000000" w:themeColor="text1"/>
              <w:sz w:val="28"/>
              <w:szCs w:val="28"/>
            </w:rPr>
          </w:rPrChange>
        </w:rPr>
        <w:t xml:space="preserve">para que o autor comprovasse </w:t>
      </w:r>
      <w:r w:rsidR="002A4534" w:rsidRPr="002A4534">
        <w:rPr>
          <w:rFonts w:ascii="Arial" w:hAnsi="Arial" w:cs="Arial"/>
          <w:i w:val="0"/>
          <w:color w:val="000000" w:themeColor="text1"/>
          <w:sz w:val="28"/>
          <w:szCs w:val="28"/>
          <w:rPrChange w:id="1232" w:author="Assessor GDSXSR" w:date="2026-10-27T21:28:52Z">
            <w:rPr>
              <w:rFonts w:ascii="Arial" w:hAnsi="Arial" w:cs="Arial"/>
              <w:color w:val="000000" w:themeColor="text1"/>
              <w:sz w:val="28"/>
              <w:szCs w:val="28"/>
            </w:rPr>
          </w:rPrChange>
        </w:rPr>
        <w:t>que a propriedade ou a posse foi transferida ao(à) devedor(a) fiduciante, ante a possibilidade concreta de que eventual medida de busca e apreensão venha a recair sobre bem de terceiro de boa-fé</w:t>
      </w:r>
      <w:r w:rsidR="002A4534">
        <w:rPr>
          <w:rFonts w:ascii="Arial" w:hAnsi="Arial" w:cs="Arial"/>
          <w:i w:val="0"/>
          <w:color w:val="000000" w:themeColor="text1"/>
          <w:sz w:val="28"/>
          <w:szCs w:val="28"/>
          <w:rPrChange w:id="1233" w:author="Assessor GDSXSR" w:date="2026-10-27T21:28:52Z">
            <w:rPr>
              <w:rFonts w:ascii="Arial" w:hAnsi="Arial" w:cs="Arial"/>
              <w:color w:val="000000" w:themeColor="text1"/>
              <w:sz w:val="28"/>
              <w:szCs w:val="28"/>
            </w:rPr>
          </w:rPrChange>
        </w:rPr>
        <w:t>,</w:t>
      </w:r>
      <w:r>
        <w:rPr>
          <w:rFonts w:ascii="Arial" w:hAnsi="Arial" w:cs="Arial"/>
          <w:i w:val="0"/>
          <w:color w:val="000000" w:themeColor="text1"/>
          <w:sz w:val="28"/>
          <w:szCs w:val="28"/>
          <w:rPrChange w:id="1234" w:author="Assessor GDSXSR" w:date="2026-10-27T21:28:52Z">
            <w:rPr>
              <w:rFonts w:ascii="Arial" w:hAnsi="Arial" w:cs="Arial"/>
              <w:color w:val="000000" w:themeColor="text1"/>
              <w:sz w:val="28"/>
              <w:szCs w:val="28"/>
            </w:rPr>
          </w:rPrChange>
        </w:rPr>
        <w:t xml:space="preserve"> </w:t>
      </w:r>
      <w:r w:rsidRPr="002A4534">
        <w:rPr>
          <w:rFonts w:ascii="Arial" w:hAnsi="Arial" w:cs="Arial"/>
          <w:i w:val="0"/>
          <w:iCs/>
          <w:color w:val="000000" w:themeColor="text1"/>
          <w:sz w:val="28"/>
          <w:szCs w:val="28"/>
          <w:rPrChange w:id="1235" w:author="Assessor GDSXSR" w:date="2026-10-27T21:28:52Z">
            <w:rPr>
              <w:rFonts w:ascii="Arial" w:hAnsi="Arial" w:cs="Arial"/>
              <w:i/>
              <w:iCs/>
              <w:color w:val="000000" w:themeColor="text1"/>
              <w:sz w:val="28"/>
              <w:szCs w:val="28"/>
            </w:rPr>
          </w:rPrChange>
        </w:rPr>
        <w:t>in verbis:</w:t>
      </w:r>
    </w:p>
    <w:p w14:paraId="0B909589" w14:textId="77777777" w:rsidR="00237F95" w:rsidRPr="005104EC" w:rsidRDefault="00237F95" w:rsidP="00237F95">
      <w:pPr>
        <w:spacing w:after="0" w:line="360" w:lineRule="auto"/>
        <w:ind w:firstLine="2268"/>
        <w:jc w:val="both"/>
        <w:rPr>
          <w:rFonts w:ascii="Arial" w:hAnsi="Arial" w:cs="Arial"/>
          <w:color w:val="000000" w:themeColor="text1"/>
          <w:sz w:val="28"/>
          <w:szCs w:val="28"/>
        </w:rPr>
      </w:pPr>
    </w:p>
    <w:p w14:paraId="2DD9A769" w14:textId="503D20AF" w:rsidR="002A4534" w:rsidRPr="002A4534" w:rsidRDefault="00E65DF8" w:rsidP="002A4534">
      <w:pPr>
        <w:spacing w:after="0" w:line="360" w:lineRule="auto"/>
        <w:ind w:left="2268" w:firstLine="1134"/>
        <w:jc w:val="both"/>
        <w:rPr>
          <w:rFonts w:ascii="Arial" w:hAnsi="Arial" w:cs="Arial"/>
          <w:i/>
          <w:iCs/>
          <w:color w:val="000000" w:themeColor="text1"/>
          <w:sz w:val="26"/>
          <w:szCs w:val="26"/>
        </w:rPr>
      </w:pPr>
      <w:r>
        <w:rPr>
          <w:rFonts w:ascii="Arial" w:hAnsi="Arial" w:cs="Arial"/>
          <w:i/>
          <w:iCs/>
          <w:color w:val="000000" w:themeColor="text1"/>
          <w:sz w:val="26"/>
          <w:szCs w:val="26"/>
        </w:rPr>
        <w:t xml:space="preserve">“(...) </w:t>
      </w:r>
      <w:r w:rsidR="002A4534" w:rsidRPr="002A4534">
        <w:rPr>
          <w:rFonts w:ascii="Arial" w:hAnsi="Arial" w:cs="Arial"/>
          <w:i/>
          <w:iCs/>
          <w:color w:val="000000" w:themeColor="text1"/>
          <w:sz w:val="26"/>
          <w:szCs w:val="26"/>
        </w:rPr>
        <w:t xml:space="preserve">Da análise dos autos, vejo que a parte autora não cumpriu integralmente com as determinações lançadas na decisão de ID </w:t>
      </w:r>
      <w:commentRangeStart w:id="6"/>
      <w:r w:rsidR="002A4534" w:rsidRPr="001D55E0">
        <w:rPr>
          <w:rFonts w:ascii="Arial" w:hAnsi="Arial" w:cs="Arial"/>
          <w:i/>
          <w:iCs/>
          <w:color w:val="000000" w:themeColor="text1"/>
          <w:sz w:val="26"/>
          <w:szCs w:val="26"/>
        </w:rPr>
        <w:t>279972331</w:t>
      </w:r>
      <w:commentRangeEnd w:id="6"/>
      <w:r w:rsidR="002A4534" w:rsidRPr="002A4534">
        <w:rPr>
          <w:rStyle w:val="Refdecomentrio"/>
          <w:rFonts w:ascii="Arial" w:hAnsi="Arial" w:cs="Arial"/>
          <w:i/>
          <w:iCs/>
          <w:color w:val="000000" w:themeColor="text1"/>
          <w:sz w:val="26"/>
          <w:szCs w:val="26"/>
        </w:rPr>
        <w:commentReference w:id="6"/>
      </w:r>
      <w:r w:rsidR="002A4534" w:rsidRPr="002A4534">
        <w:rPr>
          <w:rFonts w:ascii="Arial" w:hAnsi="Arial" w:cs="Arial"/>
          <w:i/>
          <w:iCs/>
          <w:color w:val="000000" w:themeColor="text1"/>
          <w:sz w:val="26"/>
          <w:szCs w:val="26"/>
        </w:rPr>
        <w:t>.</w:t>
      </w:r>
    </w:p>
    <w:p w14:paraId="11F844CF" w14:textId="0F340134" w:rsidR="002A4534" w:rsidRPr="002A4534" w:rsidRDefault="002A4534" w:rsidP="002A4534">
      <w:pPr>
        <w:spacing w:after="0" w:line="360" w:lineRule="auto"/>
        <w:ind w:left="2268" w:firstLine="1134"/>
        <w:jc w:val="both"/>
        <w:rPr>
          <w:rFonts w:ascii="Arial" w:hAnsi="Arial" w:cs="Arial"/>
          <w:i/>
          <w:iCs/>
          <w:color w:val="000000" w:themeColor="text1"/>
          <w:sz w:val="26"/>
          <w:szCs w:val="26"/>
        </w:rPr>
      </w:pPr>
      <w:r>
        <w:rPr>
          <w:rFonts w:ascii="Arial" w:hAnsi="Arial" w:cs="Arial"/>
          <w:i/>
          <w:iCs/>
          <w:color w:val="000000" w:themeColor="text1"/>
          <w:sz w:val="26"/>
          <w:szCs w:val="26"/>
        </w:rPr>
        <w:t xml:space="preserve">2.</w:t>
      </w:r>
      <w:del w:id="1245" w:author="Assessor GDSXSR" w:date="2026-10-27T21:28:52Z">
        <w:r>
          <w:rPr>
            <w:rFonts w:ascii="Arial" w:hAnsi="Arial" w:cs="Arial"/>
            <w:i/>
            <w:iCs/>
            <w:color w:val="000000" w:themeColor="text1"/>
            <w:sz w:val="26"/>
            <w:szCs w:val="26"/>
          </w:rPr>
          <w:delText xml:space="preserve">  </w:delText>
        </w:r>
      </w:del>
      <w:ins w:id="1246" w:author="Assessor GDSXSR" w:date="2026-10-27T21:28:52Z">
        <w:r>
          <w:rPr>
            <w:rFonts w:ascii="Arial" w:hAnsi="Arial" w:cs="Arial"/>
            <w:i/>
            <w:iCs/>
            <w:color w:val="808080"/>
            <w:sz w:val="26"/>
            <w:szCs w:val="26"/>
          </w:rPr>
          <w:t xml:space="preserve"> </w:t>
        </w:r>
      </w:ins>
      <w:r>
        <w:rPr>
          <w:rFonts w:ascii="Arial" w:hAnsi="Arial" w:cs="Arial"/>
          <w:i/>
          <w:iCs/>
          <w:color w:val="000000" w:themeColor="text1"/>
          <w:sz w:val="26"/>
          <w:szCs w:val="26"/>
        </w:rPr>
        <w:t xml:space="preserve">Sendo assim, concedo prazo de 05 (cinco) dias para que a parte autora cumpra com o item 2 da decisão precitada.</w:t>
      </w:r>
    </w:p>
    <w:p w14:paraId="7C746E9F" w14:textId="591EE628" w:rsidR="002A4534" w:rsidRPr="002A4534" w:rsidRDefault="002A4534" w:rsidP="002A4534">
      <w:pPr>
        <w:spacing w:after="0" w:line="360" w:lineRule="auto"/>
        <w:ind w:left="2268" w:firstLine="1134"/>
        <w:jc w:val="both"/>
        <w:rPr>
          <w:rFonts w:ascii="Arial" w:hAnsi="Arial" w:cs="Arial"/>
          <w:i/>
          <w:iCs/>
          <w:color w:val="000000" w:themeColor="text1"/>
          <w:sz w:val="26"/>
          <w:szCs w:val="26"/>
        </w:rPr>
      </w:pPr>
      <w:r>
        <w:rPr>
          <w:rFonts w:ascii="Arial" w:hAnsi="Arial" w:cs="Arial"/>
          <w:i/>
          <w:iCs/>
          <w:color w:val="000000" w:themeColor="text1"/>
          <w:sz w:val="26"/>
          <w:szCs w:val="26"/>
        </w:rPr>
        <w:t xml:space="preserve">3.</w:t>
      </w:r>
      <w:del w:id="1247" w:author="Assessor GDSXSR" w:date="2026-10-27T21:28:52Z">
        <w:r>
          <w:rPr>
            <w:rFonts w:ascii="Arial" w:hAnsi="Arial" w:cs="Arial"/>
            <w:i/>
            <w:iCs/>
            <w:color w:val="000000" w:themeColor="text1"/>
            <w:sz w:val="26"/>
            <w:szCs w:val="26"/>
          </w:rPr>
          <w:delText xml:space="preserve">  </w:delText>
        </w:r>
      </w:del>
      <w:ins w:id="1248" w:author="Assessor GDSXSR" w:date="2026-10-27T21:28:52Z">
        <w:r>
          <w:rPr>
            <w:rFonts w:ascii="Arial" w:hAnsi="Arial" w:cs="Arial"/>
            <w:i/>
            <w:iCs/>
            <w:color w:val="808080"/>
            <w:sz w:val="26"/>
            <w:szCs w:val="26"/>
          </w:rPr>
          <w:t xml:space="preserve"> </w:t>
        </w:r>
      </w:ins>
      <w:r>
        <w:rPr>
          <w:rFonts w:ascii="Arial" w:hAnsi="Arial" w:cs="Arial"/>
          <w:i/>
          <w:iCs/>
          <w:color w:val="000000" w:themeColor="text1"/>
          <w:sz w:val="26"/>
          <w:szCs w:val="26"/>
        </w:rPr>
        <w:t xml:space="preserve">Esclareço que o desatendimento da determinação ensejará a extinção do feito sem resolução do mérito.</w:t>
      </w:r>
    </w:p>
    <w:p w14:paraId="2AB35ADD" w14:textId="11706433" w:rsidR="002A4534" w:rsidRPr="002A4534" w:rsidRDefault="002A4534" w:rsidP="002A4534">
      <w:pPr>
        <w:spacing w:after="0" w:line="360" w:lineRule="auto"/>
        <w:ind w:left="2268" w:firstLine="1134"/>
        <w:jc w:val="both"/>
        <w:rPr>
          <w:rFonts w:ascii="Arial" w:hAnsi="Arial" w:cs="Arial"/>
          <w:i/>
          <w:iCs/>
          <w:color w:val="000000" w:themeColor="text1"/>
          <w:sz w:val="26"/>
          <w:szCs w:val="26"/>
        </w:rPr>
      </w:pPr>
      <w:del w:id="1249" w:author="Assessor GDSXSR" w:date="2026-10-27T21:28:52Z">
        <w:r>
          <w:rPr>
            <w:rFonts w:ascii="Arial" w:hAnsi="Arial" w:cs="Arial"/>
            <w:i/>
            <w:iCs/>
            <w:color w:val="000000" w:themeColor="text1"/>
            <w:sz w:val="26"/>
            <w:szCs w:val="26"/>
          </w:rPr>
          <w:delText xml:space="preserve"> </w:delText>
        </w:r>
      </w:del>
      <w:r>
        <w:rPr>
          <w:rFonts w:ascii="Arial" w:hAnsi="Arial" w:cs="Arial"/>
          <w:i/>
          <w:iCs/>
          <w:color w:val="000000" w:themeColor="text1"/>
          <w:sz w:val="26"/>
          <w:szCs w:val="26"/>
        </w:rPr>
        <w:t xml:space="preserve">4.</w:t>
      </w:r>
      <w:del w:id="1250" w:author="Assessor GDSXSR" w:date="2026-10-27T21:28:52Z">
        <w:r>
          <w:rPr>
            <w:rFonts w:ascii="Arial" w:hAnsi="Arial" w:cs="Arial"/>
            <w:i/>
            <w:iCs/>
            <w:color w:val="000000" w:themeColor="text1"/>
            <w:sz w:val="26"/>
            <w:szCs w:val="26"/>
          </w:rPr>
          <w:delText xml:space="preserve">                  </w:delText>
        </w:r>
      </w:del>
      <w:ins w:id="1251" w:author="Assessor GDSXSR" w:date="2026-10-27T21:28:52Z">
        <w:r>
          <w:rPr>
            <w:rFonts w:ascii="Arial" w:hAnsi="Arial" w:cs="Arial"/>
            <w:i/>
            <w:iCs/>
            <w:color w:val="808080"/>
            <w:sz w:val="26"/>
            <w:szCs w:val="26"/>
          </w:rPr>
          <w:t xml:space="preserve"> </w:t>
        </w:r>
      </w:ins>
      <w:r>
        <w:rPr>
          <w:rFonts w:ascii="Arial" w:hAnsi="Arial" w:cs="Arial"/>
          <w:i/>
          <w:iCs/>
          <w:color w:val="000000" w:themeColor="text1"/>
          <w:sz w:val="26"/>
          <w:szCs w:val="26"/>
        </w:rPr>
        <w:t xml:space="preserve">Intime-se.</w:t>
      </w:r>
      <w:del w:id="1252" w:author="Assessor GDSXSR" w:date="2026-10-27T21:28:52Z">
        <w:r>
          <w:rPr>
            <w:rFonts w:ascii="Arial" w:hAnsi="Arial" w:cs="Arial"/>
            <w:i/>
            <w:iCs/>
            <w:color w:val="000000" w:themeColor="text1"/>
            <w:sz w:val="26"/>
            <w:szCs w:val="26"/>
          </w:rPr>
          <w:delText xml:space="preserve"> </w:delText>
        </w:r>
      </w:del>
    </w:p>
    <w:p w14:paraId="44C56FF4" w14:textId="55278601" w:rsidR="00237F95" w:rsidRPr="005104EC" w:rsidRDefault="00237F95" w:rsidP="00237F95">
      <w:pPr>
        <w:spacing w:after="0" w:line="360" w:lineRule="auto"/>
        <w:ind w:left="2268" w:firstLine="1134"/>
        <w:jc w:val="both"/>
        <w:rPr>
          <w:rFonts w:ascii="Arial" w:hAnsi="Arial" w:cs="Arial"/>
          <w:color w:val="000000" w:themeColor="text1"/>
          <w:sz w:val="26"/>
          <w:szCs w:val="26"/>
        </w:rPr>
      </w:pPr>
      <w:r w:rsidRPr="005104EC">
        <w:rPr>
          <w:rFonts w:ascii="Arial" w:hAnsi="Arial" w:cs="Arial"/>
          <w:i/>
          <w:iCs/>
          <w:color w:val="000000" w:themeColor="text1"/>
          <w:sz w:val="26"/>
          <w:szCs w:val="26"/>
        </w:rPr>
        <w:t>(...).”</w:t>
      </w:r>
    </w:p>
    <w:p w14:paraId="6564AC8B" w14:textId="77777777" w:rsidR="00237F95" w:rsidRPr="005104EC" w:rsidRDefault="00237F95" w:rsidP="00237F95">
      <w:pPr>
        <w:spacing w:after="0" w:line="360" w:lineRule="auto"/>
        <w:ind w:firstLine="2268"/>
        <w:jc w:val="both"/>
        <w:rPr>
          <w:rFonts w:ascii="Arial" w:hAnsi="Arial" w:cs="Arial"/>
          <w:color w:val="000000" w:themeColor="text1"/>
          <w:sz w:val="28"/>
          <w:szCs w:val="28"/>
        </w:rPr>
      </w:pPr>
    </w:p>
    <w:p w14:paraId="623C4695" w14:textId="77777777" w:rsidR="00237F95" w:rsidRPr="005104EC" w:rsidRDefault="00237F95" w:rsidP="00237F95">
      <w:pPr>
        <w:spacing w:after="0" w:line="360" w:lineRule="auto"/>
        <w:ind w:firstLine="2268"/>
        <w:jc w:val="both"/>
        <w:rPr>
          <w:rFonts w:ascii="Arial" w:hAnsi="Arial" w:cs="Arial"/>
          <w:color w:val="000000" w:themeColor="text1"/>
          <w:sz w:val="28"/>
          <w:szCs w:val="28"/>
        </w:rPr>
      </w:pPr>
      <w:commentRangeStart w:id="20"/>
      <w:r>
        <w:rPr>
          <w:rFonts w:ascii="Arial" w:hAnsi="Arial" w:cs="Arial"/>
          <w:color w:val="000000" w:themeColor="text1"/>
          <w:sz w:val="28"/>
          <w:szCs w:val="28"/>
        </w:rPr>
        <w:t xml:space="preserve">O </w:t>
      </w:r>
      <w:commentRangeEnd w:id="20"/>
      <w:r>
        <w:rPr>
          <w:rStyle w:val="CommentReference"/>
        </w:rPr>
        <w:commentReference w:id="20"/>
      </w:r>
      <w:del w:id="1253" w:author="Assessor GDSXSR" w:date="2026-10-27T21:28:52Z">
        <w:r>
          <w:rPr>
            <w:rFonts w:ascii="Arial" w:hAnsi="Arial" w:cs="Arial"/>
            <w:color w:val="000000" w:themeColor="text1"/>
            <w:sz w:val="28"/>
            <w:szCs w:val="28"/>
          </w:rPr>
          <w:delText xml:space="preserve">artigo</w:delText>
        </w:r>
      </w:del>
      <w:ins w:id="1254" w:author="Assessor GDSXSR" w:date="2026-10-27T21:28:52Z">
        <w:r>
          <w:rPr>
            <w:rFonts w:ascii="Arial" w:hAnsi="Arial" w:cs="Arial"/>
            <w:color w:val="808080"/>
            <w:sz w:val="28"/>
            <w:szCs w:val="28"/>
          </w:rPr>
          <w:t xml:space="preserve">art.</w:t>
        </w:r>
      </w:ins>
      <w:r>
        <w:rPr>
          <w:rFonts w:ascii="Arial" w:hAnsi="Arial" w:cs="Arial"/>
          <w:color w:val="000000" w:themeColor="text1"/>
          <w:sz w:val="28"/>
          <w:szCs w:val="28"/>
        </w:rPr>
        <w:t xml:space="preserve"> 1.361, § 1º, do Código Civil </w:t>
      </w:r>
      <w:del w:id="1255" w:author="Assessor GDSXSR" w:date="2026-10-27T21:28:52Z">
        <w:r>
          <w:rPr>
            <w:rFonts w:ascii="Arial" w:hAnsi="Arial" w:cs="Arial"/>
            <w:color w:val="000000" w:themeColor="text1"/>
            <w:sz w:val="28"/>
            <w:szCs w:val="28"/>
          </w:rPr>
          <w:delText xml:space="preserve">prevê</w:delText>
        </w:r>
      </w:del>
      <w:ins w:id="1256" w:author="Assessor GDSXSR" w:date="2026-10-27T21:28:52Z">
        <w:r>
          <w:rPr>
            <w:rFonts w:ascii="Arial" w:hAnsi="Arial" w:cs="Arial"/>
            <w:color w:val="808080"/>
            <w:sz w:val="28"/>
            <w:szCs w:val="28"/>
          </w:rPr>
          <w:t xml:space="preserve">dispõe</w:t>
        </w:r>
      </w:ins>
      <w:r>
        <w:rPr>
          <w:rFonts w:ascii="Arial" w:hAnsi="Arial" w:cs="Arial"/>
          <w:color w:val="000000" w:themeColor="text1"/>
          <w:sz w:val="28"/>
          <w:szCs w:val="28"/>
        </w:rPr>
        <w:t xml:space="preserve"> </w:t>
      </w:r>
      <w:del w:id="1257" w:author="Assessor GDSXSR" w:date="2026-10-27T21:28:52Z">
        <w:r>
          <w:rPr>
            <w:rFonts w:ascii="Arial" w:hAnsi="Arial" w:cs="Arial"/>
            <w:color w:val="000000" w:themeColor="text1"/>
            <w:sz w:val="28"/>
            <w:szCs w:val="28"/>
          </w:rPr>
          <w:delText xml:space="preserve">que</w:delText>
        </w:r>
      </w:del>
      <w:ins w:id="1258" w:author="Assessor GDSXSR" w:date="2026-10-27T21:28:52Z">
        <w:r>
          <w:rPr>
            <w:rFonts w:ascii="Arial" w:hAnsi="Arial" w:cs="Arial"/>
            <w:color w:val="808080"/>
            <w:sz w:val="28"/>
            <w:szCs w:val="28"/>
          </w:rPr>
          <w:t xml:space="preserve">sobre</w:t>
        </w:r>
      </w:ins>
      <w:r>
        <w:rPr>
          <w:rFonts w:ascii="Arial" w:hAnsi="Arial" w:cs="Arial"/>
          <w:color w:val="000000" w:themeColor="text1"/>
          <w:sz w:val="28"/>
          <w:szCs w:val="28"/>
        </w:rPr>
        <w:t xml:space="preserve"> a</w:t>
      </w:r>
      <w:ins w:id="1259" w:author="Assessor GDSXSR" w:date="2026-10-27T21:28:52Z">
        <w:r>
          <w:rPr>
            <w:rFonts w:ascii="Arial" w:hAnsi="Arial" w:cs="Arial"/>
            <w:color w:val="808080"/>
            <w:sz w:val="28"/>
            <w:szCs w:val="28"/>
          </w:rPr>
          <w:t xml:space="preserve"> constituição da</w:t>
        </w:r>
      </w:ins>
      <w:r>
        <w:rPr>
          <w:rFonts w:ascii="Arial" w:hAnsi="Arial" w:cs="Arial"/>
          <w:color w:val="000000" w:themeColor="text1"/>
          <w:sz w:val="28"/>
          <w:szCs w:val="28"/>
        </w:rPr>
        <w:t xml:space="preserve"> propriedade fiduciária </w:t>
      </w:r>
      <w:del w:id="1260" w:author="Assessor GDSXSR" w:date="2026-10-27T21:28:52Z">
        <w:r>
          <w:rPr>
            <w:rFonts w:ascii="Arial" w:hAnsi="Arial" w:cs="Arial"/>
            <w:color w:val="000000" w:themeColor="text1"/>
            <w:sz w:val="28"/>
            <w:szCs w:val="28"/>
          </w:rPr>
          <w:delText xml:space="preserve">se constitui, no caso </w:delText>
        </w:r>
      </w:del>
      <w:r>
        <w:rPr>
          <w:rFonts w:ascii="Arial" w:hAnsi="Arial" w:cs="Arial"/>
          <w:color w:val="000000" w:themeColor="text1"/>
          <w:sz w:val="28"/>
          <w:szCs w:val="28"/>
        </w:rPr>
        <w:t xml:space="preserve">de </w:t>
      </w:r>
      <w:del w:id="1261" w:author="Assessor GDSXSR" w:date="2026-10-27T21:28:52Z">
        <w:r>
          <w:rPr>
            <w:rFonts w:ascii="Arial" w:hAnsi="Arial" w:cs="Arial"/>
            <w:color w:val="000000" w:themeColor="text1"/>
            <w:sz w:val="28"/>
            <w:szCs w:val="28"/>
          </w:rPr>
          <w:delText xml:space="preserve">veículos</w:delText>
        </w:r>
      </w:del>
      <w:ins w:id="1262" w:author="Assessor GDSXSR" w:date="2026-10-27T21:28:52Z">
        <w:r>
          <w:rPr>
            <w:rFonts w:ascii="Arial" w:hAnsi="Arial" w:cs="Arial"/>
            <w:color w:val="808080"/>
            <w:sz w:val="28"/>
            <w:szCs w:val="28"/>
          </w:rPr>
          <w:t xml:space="preserve">veículo</w:t>
        </w:r>
      </w:ins>
      <w:r>
        <w:rPr>
          <w:rFonts w:ascii="Arial" w:hAnsi="Arial" w:cs="Arial"/>
          <w:color w:val="000000" w:themeColor="text1"/>
          <w:sz w:val="28"/>
          <w:szCs w:val="28"/>
        </w:rPr>
        <w:t xml:space="preserve"> </w:t>
      </w:r>
      <w:del w:id="1263" w:author="Assessor GDSXSR" w:date="2026-10-27T21:28:52Z">
        <w:r>
          <w:rPr>
            <w:rFonts w:ascii="Arial" w:hAnsi="Arial" w:cs="Arial"/>
            <w:color w:val="000000" w:themeColor="text1"/>
            <w:sz w:val="28"/>
            <w:szCs w:val="28"/>
          </w:rPr>
          <w:delText xml:space="preserve">automotores, com a anotação do contrato no certificado de registro</w:delText>
        </w:r>
      </w:del>
      <w:ins w:id="1264" w:author="Assessor GDSXSR" w:date="2026-10-27T21:28:52Z">
        <w:r>
          <w:rPr>
            <w:rFonts w:ascii="Arial" w:hAnsi="Arial" w:cs="Arial"/>
            <w:color w:val="808080"/>
            <w:sz w:val="28"/>
            <w:szCs w:val="28"/>
          </w:rPr>
          <w:t xml:space="preserve">automotor</w:t>
        </w:r>
      </w:ins>
      <w:r>
        <w:rPr>
          <w:rFonts w:ascii="Arial" w:hAnsi="Arial" w:cs="Arial"/>
          <w:color w:val="000000" w:themeColor="text1"/>
          <w:sz w:val="28"/>
          <w:szCs w:val="28"/>
        </w:rPr>
        <w:t xml:space="preserve">:</w:t>
      </w:r>
    </w:p>
    <w:p w14:paraId="3D6CA629" w14:textId="77777777" w:rsidR="00237F95" w:rsidRPr="005104EC" w:rsidRDefault="00237F95" w:rsidP="00237F95">
      <w:pPr>
        <w:spacing w:after="0" w:line="360" w:lineRule="auto"/>
        <w:ind w:firstLine="2268"/>
        <w:jc w:val="both"/>
        <w:rPr>
          <w:rFonts w:ascii="Arial" w:hAnsi="Arial" w:cs="Arial"/>
          <w:color w:val="000000" w:themeColor="text1"/>
          <w:sz w:val="28"/>
          <w:szCs w:val="28"/>
        </w:rPr>
      </w:pPr>
    </w:p>
    <w:p w14:paraId="0C2F392E" w14:textId="77777777" w:rsidR="00237F95" w:rsidRPr="005104EC" w:rsidRDefault="00237F95" w:rsidP="00237F95">
      <w:pPr>
        <w:spacing w:after="0" w:line="360" w:lineRule="auto"/>
        <w:ind w:left="2268" w:firstLine="0"/>
        <w:jc w:val="both"/>
        <w:rPr>
          <w:rFonts w:ascii="Arial" w:hAnsi="Arial" w:cs="Arial"/>
          <w:color w:val="000000" w:themeColor="text1"/>
          <w:sz w:val="26"/>
          <w:szCs w:val="26"/>
        </w:rPr>
        <w:pPrChange w:id="1265" w:author="Assessor GDSXSR" w:date="2026-10-27T21:28:52Z">
          <w:pPr>
            <w:spacing w:after="0" w:line="360" w:lineRule="auto"/>
            <w:ind w:left="2268" w:firstLine="1134"/>
            <w:jc w:val="both"/>
          </w:pPr>
        </w:pPrChange>
      </w:pPr>
      <w:r w:rsidRPr="005104EC">
        <w:rPr>
          <w:rFonts w:ascii="Arial" w:hAnsi="Arial" w:cs="Arial"/>
          <w:i/>
          <w:iCs/>
          <w:color w:val="000000" w:themeColor="text1"/>
          <w:sz w:val="26"/>
          <w:szCs w:val="26"/>
        </w:rPr>
        <w:t>“Art. 1.361. Considera-se fiduciária a propriedade resolúvel de coisa móvel infungível que o devedor, com escopo de garantia, transfere ao credor.</w:t>
      </w:r>
    </w:p>
    <w:p w14:paraId="0AB15BBA" w14:textId="77777777" w:rsidR="00237F95" w:rsidRPr="005104EC" w:rsidRDefault="00237F95" w:rsidP="00237F95">
      <w:pPr>
        <w:spacing w:after="0" w:line="360" w:lineRule="auto"/>
        <w:ind w:left="2268" w:firstLine="0"/>
        <w:jc w:val="both"/>
        <w:rPr>
          <w:rFonts w:ascii="Arial" w:hAnsi="Arial" w:cs="Arial"/>
          <w:color w:val="000000" w:themeColor="text1"/>
          <w:sz w:val="26"/>
          <w:szCs w:val="26"/>
        </w:rPr>
        <w:pPrChange w:id="1266" w:author="Assessor GDSXSR" w:date="2026-10-27T21:28:52Z">
          <w:pPr>
            <w:spacing w:after="0" w:line="360" w:lineRule="auto"/>
            <w:ind w:left="2268" w:firstLine="1134"/>
            <w:jc w:val="both"/>
          </w:pPr>
        </w:pPrChange>
      </w:pPr>
      <w:r>
        <w:rPr>
          <w:rFonts w:ascii="Arial" w:hAnsi="Arial" w:cs="Arial"/>
          <w:i/>
          <w:iCs/>
          <w:color w:val="000000" w:themeColor="text1"/>
          <w:sz w:val="26"/>
          <w:szCs w:val="26"/>
        </w:rPr>
        <w:t xml:space="preserve">§ 1º</w:t>
      </w:r>
      <w:r>
        <w:rPr>
          <w:rFonts w:ascii="Arial" w:hAnsi="Arial" w:cs="Arial"/>
          <w:i/>
          <w:iCs/>
          <w:color w:val="000000" w:themeColor="text1"/>
          <w:sz w:val="26"/>
          <w:szCs w:val="26"/>
        </w:rPr>
        <w:t xml:space="preserve"> </w:t>
      </w:r>
      <w:r>
        <w:rPr>
          <w:rFonts w:ascii="Arial" w:hAnsi="Arial" w:cs="Arial"/>
          <w:b/>
          <w:bCs/>
          <w:i/>
          <w:iCs/>
          <w:color w:val="000000" w:themeColor="text1"/>
          <w:sz w:val="26"/>
          <w:szCs w:val="26"/>
        </w:rPr>
        <w:t xml:space="preserve">Constitui-se a propriedade fiduciária com o registro do contrato, celebrado por instrumento público ou particular, que lhe serve de título, no Registro de Títulos e Documentos do domicílio do devedor, ou,</w:t>
      </w:r>
      <w:r>
        <w:rPr>
          <w:rFonts w:ascii="Arial" w:hAnsi="Arial" w:cs="Arial"/>
          <w:b/>
          <w:bCs/>
          <w:i/>
          <w:iCs/>
          <w:color w:val="000000" w:themeColor="text1"/>
          <w:sz w:val="26"/>
          <w:szCs w:val="26"/>
        </w:rPr>
        <w:t xml:space="preserve"> </w:t>
      </w:r>
      <w:r>
        <w:rPr>
          <w:rFonts w:ascii="Arial" w:hAnsi="Arial" w:cs="Arial"/>
          <w:b/>
          <w:bCs/>
          <w:i/>
          <w:iCs/>
          <w:color w:val="000000" w:themeColor="text1"/>
          <w:sz w:val="26"/>
          <w:szCs w:val="26"/>
          <w:u w:val="single"/>
        </w:rPr>
        <w:t xml:space="preserve">em se tratando de veículos, na repartição competente para o licenciamento, fazendo-se a anotação no certificado de registro</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w:t>
      </w:r>
      <w:ins w:id="1267" w:author="Assessor GDSXSR" w:date="2026-10-27T21:28:52Z">
        <w:r>
          <w:rPr>
            <w:rFonts w:ascii="Arial" w:hAnsi="Arial" w:cs="Arial"/>
            <w:i/>
            <w:iCs/>
            <w:color w:val="808080"/>
            <w:sz w:val="26"/>
            <w:szCs w:val="26"/>
          </w:rPr>
          <w:t xml:space="preserve">– </w:t>
        </w:r>
      </w:ins>
      <w:r>
        <w:rPr>
          <w:rFonts w:ascii="Arial" w:hAnsi="Arial" w:cs="Arial"/>
          <w:i/>
          <w:iCs/>
          <w:color w:val="000000" w:themeColor="text1"/>
          <w:sz w:val="26"/>
          <w:szCs w:val="26"/>
        </w:rPr>
        <w:t xml:space="preserve">Grifei</w:t>
      </w:r>
      <w:del w:id="1268" w:author="Assessor GDSXSR" w:date="2026-10-27T21:28:52Z">
        <w:r>
          <w:rPr>
            <w:rFonts w:ascii="Arial" w:hAnsi="Arial" w:cs="Arial"/>
            <w:i/>
            <w:iCs/>
            <w:color w:val="000000" w:themeColor="text1"/>
            <w:sz w:val="26"/>
            <w:szCs w:val="26"/>
          </w:rPr>
          <w:delText xml:space="preserve">.</w:delText>
        </w:r>
      </w:del>
    </w:p>
    <w:p w14:paraId="5118A305" w14:textId="77777777" w:rsidR="00237F95" w:rsidRPr="005104EC" w:rsidRDefault="00237F95" w:rsidP="00237F95">
      <w:pPr>
        <w:spacing w:after="0" w:line="360" w:lineRule="auto"/>
        <w:ind w:firstLine="2268"/>
        <w:jc w:val="both"/>
        <w:rPr>
          <w:rFonts w:ascii="Arial" w:hAnsi="Arial" w:cs="Arial"/>
          <w:color w:val="000000" w:themeColor="text1"/>
          <w:sz w:val="28"/>
          <w:szCs w:val="28"/>
        </w:rPr>
      </w:pPr>
    </w:p>
    <w:p w14:paraId="3932D65A" w14:textId="350990AC" w:rsidR="00237F95" w:rsidRPr="005104EC" w:rsidRDefault="00237F95" w:rsidP="00237F95">
      <w:pPr>
        <w:spacing w:after="0" w:line="360" w:lineRule="auto"/>
        <w:ind w:firstLine="2268"/>
        <w:jc w:val="both"/>
        <w:rPr>
          <w:rFonts w:ascii="Arial" w:hAnsi="Arial" w:cs="Arial"/>
          <w:color w:val="000000" w:themeColor="text1"/>
          <w:sz w:val="28"/>
          <w:szCs w:val="28"/>
        </w:rPr>
      </w:pPr>
      <w:commentRangeStart w:id="7"/>
      <w:commentRangeStart w:id="21"/>
      <w:r>
        <w:rPr>
          <w:rFonts w:ascii="Arial" w:hAnsi="Arial" w:cs="Arial"/>
          <w:color w:val="000000" w:themeColor="text1"/>
          <w:sz w:val="28"/>
          <w:szCs w:val="28"/>
        </w:rPr>
        <w:t xml:space="preserve">Nesse sentido</w:t>
      </w:r>
      <w:commentRangeEnd w:id="21"/>
      <w:r>
        <w:rPr>
          <w:rStyle w:val="CommentReference"/>
        </w:rPr>
        <w:commentReference w:id="21"/>
      </w:r>
      <w:del w:id="1269" w:author="Assessor GDSXSR" w:date="2026-10-27T21:28:52Z">
        <w:r>
          <w:rPr>
            <w:rFonts w:ascii="Arial" w:hAnsi="Arial" w:cs="Arial"/>
            <w:color w:val="000000" w:themeColor="text1"/>
            <w:sz w:val="28"/>
            <w:szCs w:val="28"/>
          </w:rPr>
          <w:delText xml:space="preserve">, </w:delText>
        </w:r>
        <w:r>
          <w:rPr>
            <w:rFonts w:ascii="Arial" w:hAnsi="Arial" w:cs="Arial"/>
            <w:color w:val="000000" w:themeColor="text1"/>
            <w:sz w:val="28"/>
            <w:szCs w:val="28"/>
          </w:rPr>
          <w:delText xml:space="preserve">cito os julgados</w:delText>
        </w:r>
      </w:del>
      <w:r>
        <w:rPr>
          <w:rFonts w:ascii="Arial" w:hAnsi="Arial" w:cs="Arial"/>
          <w:color w:val="000000" w:themeColor="text1"/>
          <w:sz w:val="28"/>
          <w:szCs w:val="28"/>
        </w:rPr>
        <w:t xml:space="preserve">:</w:t>
      </w:r>
      <w:commentRangeEnd w:id="7"/>
      <w:r w:rsidR="000D46C7">
        <w:rPr>
          <w:rStyle w:val="Refdecomentrio"/>
          <w:rFonts w:ascii="Arial" w:hAnsi="Arial" w:cs="Arial"/>
          <w:color w:val="000000" w:themeColor="text1"/>
          <w:sz w:val="28"/>
          <w:szCs w:val="28"/>
        </w:rPr>
        <w:commentReference w:id="7"/>
      </w:r>
    </w:p>
    <w:p w14:paraId="6E5604DF" w14:textId="77777777" w:rsidR="00237F95" w:rsidRPr="005104EC" w:rsidRDefault="00237F95" w:rsidP="00237F95">
      <w:pPr>
        <w:spacing w:after="0" w:line="360" w:lineRule="auto"/>
        <w:ind w:firstLine="2268"/>
        <w:jc w:val="both"/>
        <w:rPr>
          <w:ins w:id="1270" w:author="Assessor GDSXSR" w:date="2026-10-27T21:28:52Z"/>
          <w:rFonts w:ascii="Arial" w:hAnsi="Arial" w:cs="Arial"/>
          <w:color w:val="000000" w:themeColor="text1"/>
          <w:sz w:val="28"/>
          <w:szCs w:val="28"/>
        </w:rPr>
      </w:pPr>
    </w:p>
    <w:p>
      <w:pPr>
        <w:spacing w:after="0" w:line="360" w:lineRule="auto"/>
        <w:ind w:left="2268"/>
        <w:jc w:val="both"/>
        <w:rPr>
          <w:ins w:id="1272" w:author="Assessor GDSXSR" w:date="2026-10-27T21:28:52Z"/>
          <w:rFonts w:ascii="Arial" w:hAnsi="Arial" w:cs="Arial"/>
          <w:color w:val="000000" w:themeColor="text1"/>
          <w:sz w:val="28"/>
          <w:szCs w:val="28"/>
        </w:rPr>
      </w:pPr>
      <w:ins w:id="1271" w:author="Assessor GDSXSR" w:date="2026-10-27T21:28:52Z">
        <w:r>
          <w:rPr>
            <w:rFonts w:ascii="Arial" w:hAnsi="Arial" w:cs="Arial"/>
            <w:i/>
            <w:color w:val="808080"/>
            <w:sz w:val="26"/>
          </w:rPr>
          <w:t xml:space="preserve">“(...) Justifica-se o indeferimento da inicial de busca e apreensão - DL 911/69 - que não foi emendada para juntada de prova da constituição da propriedade fiduciária - CCB 1.361, §1º; CTB 129-B - do veículo que está registrado em nome de terceiro.” (Processo 0704052-95.2025.8.07.0019, Relator(a): FERNANDO HABIBE, 4ª TURMA CÍVEL, data de julgamento: 18/03/2026.) – Grifei</w:t>
        </w:r>
      </w:ins>
    </w:p>
    <w:p>
      <w:pPr>
        <w:spacing w:after="0" w:line="360" w:lineRule="auto"/>
        <w:ind w:left="2268"/>
        <w:jc w:val="both"/>
        <w:rPr>
          <w:rFonts w:ascii="Arial" w:hAnsi="Arial" w:cs="Arial"/>
          <w:color w:val="000000" w:themeColor="text1"/>
          <w:sz w:val="28"/>
          <w:szCs w:val="28"/>
        </w:rPr>
      </w:pPr>
      <w:ins w:id="1273" w:author="Assessor GDSXSR" w:date="2026-10-27T21:28:52Z">
        <w:r>
          <w:rPr>
            <w:color w:val="808080"/>
          </w:rPr>
        </w:r>
      </w:ins>
    </w:p>
    <w:p w14:paraId="2C8DFA29" w14:textId="77777777" w:rsidR="001D55E0" w:rsidRDefault="001D55E0" w:rsidP="001D55E0">
      <w:pPr>
        <w:spacing w:after="0" w:line="360" w:lineRule="auto"/>
        <w:ind w:left="2268"/>
        <w:jc w:val="both"/>
        <w:rPr>
          <w:del w:id="1274" w:author="Assessor GDSXSR" w:date="2026-10-27T21:28:52Z"/>
          <w:rFonts w:ascii="Arial" w:hAnsi="Arial" w:cs="Arial"/>
          <w:i/>
          <w:iCs/>
          <w:sz w:val="26"/>
          <w:szCs w:val="26"/>
        </w:rPr>
      </w:pPr>
    </w:p>
    <w:p w14:paraId="7505D878" w14:textId="4CA50928" w:rsidR="00237F95" w:rsidRPr="007258D1" w:rsidRDefault="001D55E0" w:rsidP="001D55E0">
      <w:pPr>
        <w:spacing w:after="0" w:line="360" w:lineRule="auto"/>
        <w:ind w:left="2268"/>
        <w:jc w:val="both"/>
        <w:rPr>
          <w:rFonts w:ascii="Arial" w:hAnsi="Arial" w:cs="Arial"/>
          <w:i/>
          <w:iCs/>
          <w:sz w:val="26"/>
          <w:szCs w:val="26"/>
        </w:rPr>
      </w:pPr>
      <w:r>
        <w:rPr>
          <w:rFonts w:ascii="Arial" w:hAnsi="Arial" w:cs="Arial"/>
          <w:i/>
          <w:iCs/>
          <w:sz w:val="26"/>
          <w:szCs w:val="26"/>
        </w:rPr>
        <w:t xml:space="preserve">“</w:t>
      </w:r>
      <w:r>
        <w:rPr>
          <w:rFonts w:ascii="Arial" w:hAnsi="Arial" w:cs="Arial"/>
          <w:i/>
          <w:iCs/>
          <w:sz w:val="26"/>
          <w:szCs w:val="26"/>
        </w:rPr>
        <w:t xml:space="preserve">(...) 3. Nos termos do art. 1.361 do Código Civil e do art. 129-B do Código de Trânsito Brasileiro, a propriedade fiduciária de veículo automotor se constitui com o registro no Detran e a anotação do gravame no Certificado de Registro e Licenciamento de Veículo (CRLV). 4. Nas ações de busca e apreensão de veículo com cláusula de alienação fiduciária, em observância ao Decreto-Lei n. 911/69, o fato de o veículo se encontrar registrado em nome de terceiro estranho à lide impede o prosseguimento da demanda, ante a ausência de pressuposto de constituição e de desenvolvimento válido e regular do processo. </w:t>
      </w:r>
      <w:r>
        <w:rPr>
          <w:rFonts w:ascii="Arial" w:hAnsi="Arial" w:cs="Arial"/>
          <w:i/>
          <w:iCs/>
          <w:sz w:val="26"/>
          <w:szCs w:val="26"/>
          <w:u w:val="single"/>
        </w:rPr>
        <w:t xml:space="preserve">O descumprimento da intimação de emenda à inicial determinada com a finalidade de comprovação do registro da propriedade fiduciária do veículo enseja a extinção do processo sem resolução do mérito</w:t>
      </w:r>
      <w:r>
        <w:rPr>
          <w:rFonts w:ascii="Arial" w:hAnsi="Arial" w:cs="Arial"/>
          <w:i/>
          <w:iCs/>
          <w:sz w:val="26"/>
          <w:szCs w:val="26"/>
        </w:rPr>
        <w:t xml:space="preserve">, na forma do art. 321, parágrafo único, do CPC. (...)</w:t>
      </w:r>
      <w:r>
        <w:rPr>
          <w:rFonts w:ascii="Arial" w:hAnsi="Arial" w:cs="Arial"/>
          <w:i/>
          <w:iCs/>
          <w:sz w:val="26"/>
          <w:szCs w:val="26"/>
        </w:rPr>
        <w:t xml:space="preserve">”</w:t>
      </w:r>
      <w:r>
        <w:rPr>
          <w:rFonts w:ascii="Arial" w:hAnsi="Arial" w:cs="Arial"/>
          <w:i/>
          <w:iCs/>
          <w:sz w:val="26"/>
          <w:szCs w:val="26"/>
        </w:rPr>
        <w:t xml:space="preserve"> </w:t>
      </w:r>
      <w:del w:id="1276" w:author="Assessor GDSXSR" w:date="2026-10-27T21:28:52Z">
        <w:r>
          <w:rPr>
            <w:rFonts w:ascii="Arial" w:hAnsi="Arial" w:cs="Arial"/>
            <w:i/>
            <w:iCs/>
            <w:sz w:val="26"/>
            <w:szCs w:val="26"/>
          </w:rPr>
          <w:delText xml:space="preserve">Grifei. </w:delText>
        </w:r>
      </w:del>
      <w:r>
        <w:rPr>
          <w:rFonts w:ascii="Arial" w:hAnsi="Arial" w:cs="Arial"/>
          <w:i/>
          <w:iCs/>
          <w:sz w:val="26"/>
          <w:szCs w:val="26"/>
        </w:rPr>
        <w:t xml:space="preserve">(Acórdão 2086537, 0714456-47.2025.8.07.0007, Relator(a): SANDRA REVES, 7ª TURMA CÍVEL, data de julgamento: 04/02/2026, publicado no DJe: 24/02/2026.)</w:t>
      </w:r>
      <w:ins w:id="1277" w:author="Assessor GDSXSR" w:date="2026-10-27T21:28:52Z">
        <w:r>
          <w:rPr>
            <w:rFonts w:ascii="Arial" w:hAnsi="Arial" w:cs="Arial"/>
            <w:i/>
            <w:iCs/>
            <w:color w:val="808080"/>
            <w:sz w:val="26"/>
            <w:szCs w:val="26"/>
          </w:rPr>
          <w:t xml:space="preserve"> – Grifei</w:t>
        </w:r>
      </w:ins>
    </w:p>
    <w:p w14:paraId="7C4E5E5D" w14:textId="77777777" w:rsidR="00237F95" w:rsidRPr="007258D1" w:rsidRDefault="00237F95" w:rsidP="00237F95">
      <w:pPr>
        <w:pStyle w:val="PargrafodaLista"/>
        <w:spacing w:after="0" w:line="360" w:lineRule="auto"/>
        <w:ind w:left="2268"/>
        <w:jc w:val="both"/>
        <w:rPr>
          <w:del w:id="1275" w:author="Assessor GDSXSR" w:date="2026-10-27T21:28:52Z"/>
          <w:rFonts w:ascii="Arial" w:hAnsi="Arial" w:cs="Arial"/>
          <w:i/>
          <w:iCs/>
          <w:sz w:val="26"/>
          <w:szCs w:val="26"/>
        </w:rPr>
      </w:pPr>
    </w:p>
    <w:p w14:paraId="65870FD7" w14:textId="77777777" w:rsidR="00237F95" w:rsidRPr="007258D1" w:rsidRDefault="00237F95" w:rsidP="00237F95">
      <w:pPr>
        <w:pStyle w:val="PargrafodaLista"/>
        <w:spacing w:after="0" w:line="360" w:lineRule="auto"/>
        <w:ind w:left="2268"/>
        <w:jc w:val="both"/>
        <w:rPr>
          <w:del w:id="1285" w:author="Assessor GDSXSR" w:date="2026-10-27T21:28:52Z"/>
          <w:rFonts w:ascii="Arial" w:hAnsi="Arial" w:cs="Arial"/>
          <w:i/>
          <w:iCs/>
          <w:sz w:val="26"/>
          <w:szCs w:val="26"/>
        </w:rPr>
      </w:pPr>
      <w:del w:id="1278" w:author="Assessor GDSXSR" w:date="2026-10-27T21:28:52Z">
        <w:r w:rsidRPr="007258D1">
          <w:rPr>
            <w:rFonts w:ascii="Arial" w:hAnsi="Arial" w:cs="Arial"/>
            <w:i/>
            <w:iCs/>
            <w:sz w:val="26"/>
            <w:szCs w:val="26"/>
          </w:rPr>
          <w:delText xml:space="preserve">(...) 4. A codificação civil dispõe que a propriedade fiduciária é constituída, em se tratando de veículos, com o registro do contrato na repartição competente para o licenciamento, fazendo-se a devida anotação no certificado de registro (art. 1.361, §1º), o que não se deu no caso concreto. 5. </w:delText>
        </w:r>
      </w:del>
      <w:del w:id="1279" w:author="Assessor GDSXSR" w:date="2026-10-27T21:28:52Z">
        <w:r w:rsidRPr="007258D1">
          <w:rPr>
            <w:rFonts w:ascii="Arial" w:hAnsi="Arial" w:cs="Arial"/>
            <w:i/>
            <w:iCs/>
            <w:sz w:val="26"/>
            <w:szCs w:val="26"/>
            <w:u w:val="single"/>
          </w:rPr>
          <w:delText>O registro da restrição no Departamento de Trânsito possui o objetivo de resguardar terceiros de boa-fé que queiram adquirir o bem, pois impossibilita a sua transferência até o pagamento integral do débito perante a instituição credora</w:delText>
        </w:r>
      </w:del>
      <w:del w:id="1280" w:author="Assessor GDSXSR" w:date="2026-10-27T21:28:52Z">
        <w:r w:rsidRPr="007258D1">
          <w:rPr>
            <w:rFonts w:ascii="Arial" w:hAnsi="Arial" w:cs="Arial"/>
            <w:i/>
            <w:iCs/>
            <w:sz w:val="26"/>
            <w:szCs w:val="26"/>
          </w:rPr>
          <w:delText xml:space="preserve">. 6. Além disso, constitui ônus do credor cooperar com o Juízo e promover o regular andamento do processo de busca e apreensão ou, ainda, requerer a conversão em ação de execução. </w:delText>
        </w:r>
      </w:del>
      <w:del w:id="1281" w:author="Assessor GDSXSR" w:date="2026-10-27T21:28:52Z">
        <w:r w:rsidRPr="007258D1">
          <w:rPr>
            <w:rFonts w:ascii="Arial" w:hAnsi="Arial" w:cs="Arial"/>
            <w:i/>
            <w:iCs/>
            <w:sz w:val="26"/>
            <w:szCs w:val="26"/>
            <w:u w:val="single"/>
          </w:rPr>
          <w:delText>Por não ter assim procedido, a inércia processual da parte autora dá causa à prolação da sentença sem resolução do mérito</w:delText>
        </w:r>
      </w:del>
      <w:del w:id="1282" w:author="Assessor GDSXSR" w:date="2026-10-27T21:28:52Z">
        <w:r w:rsidRPr="007258D1">
          <w:rPr>
            <w:rFonts w:ascii="Arial" w:hAnsi="Arial" w:cs="Arial"/>
            <w:i/>
            <w:iCs/>
            <w:sz w:val="26"/>
            <w:szCs w:val="26"/>
          </w:rPr>
          <w:delText xml:space="preserve">. (...) </w:delText>
        </w:r>
      </w:del>
      <w:del w:id="1283" w:author="Assessor GDSXSR" w:date="2026-10-27T21:28:52Z">
        <w:r>
          <w:rPr>
            <w:rFonts w:ascii="Arial" w:hAnsi="Arial" w:cs="Arial"/>
            <w:i/>
            <w:iCs/>
            <w:sz w:val="26"/>
            <w:szCs w:val="26"/>
          </w:rPr>
          <w:delText xml:space="preserve">Grifei. </w:delText>
        </w:r>
      </w:del>
      <w:del w:id="1284" w:author="Assessor GDSXSR" w:date="2026-10-27T21:28:52Z">
        <w:r w:rsidRPr="007258D1">
          <w:rPr>
            <w:rFonts w:ascii="Arial" w:hAnsi="Arial" w:cs="Arial"/>
            <w:i/>
            <w:iCs/>
            <w:sz w:val="26"/>
            <w:szCs w:val="26"/>
          </w:rPr>
          <w:delText>(Acórdão 2085154, 0708077-84.2025.8.07.0009, Relator(a): FERNANDO TAVERNARD, 2ª TURMA CÍVEL, data de julgamento: 28/01/2026, publicado no DJe: 11/02/2026.)</w:delText>
        </w:r>
      </w:del>
    </w:p>
    <w:p w14:paraId="365A0ACE" w14:textId="77777777" w:rsidR="00237F95" w:rsidRPr="005104EC" w:rsidRDefault="00237F95" w:rsidP="00237F95">
      <w:pPr>
        <w:spacing w:after="0" w:line="360" w:lineRule="auto"/>
        <w:ind w:firstLine="2268"/>
        <w:jc w:val="both"/>
        <w:rPr>
          <w:rFonts w:ascii="Arial" w:hAnsi="Arial" w:cs="Arial"/>
          <w:color w:val="000000" w:themeColor="text1"/>
          <w:sz w:val="28"/>
          <w:szCs w:val="28"/>
        </w:rPr>
      </w:pPr>
    </w:p>
    <w:p>
      <w:pPr>
        <w:spacing w:after="0" w:line="360" w:lineRule="auto"/>
        <w:ind w:firstLine="2268"/>
        <w:jc w:val="both"/>
        <w:rPr>
          <w:ins w:id="1322" w:author="Assessor GDSXSR" w:date="2026-10-27T21:28:52Z"/>
        </w:rPr>
      </w:pPr>
      <w:del w:id="1289" w:author="Assessor GDSXSR" w:date="2026-10-27T21:28:52Z">
        <w:r>
          <w:rPr>
            <w:rFonts w:ascii="Arial" w:hAnsi="Arial" w:cs="Arial"/>
            <w:color w:val="000000" w:themeColor="text1"/>
            <w:sz w:val="28"/>
            <w:szCs w:val="28"/>
          </w:rPr>
          <w:delText xml:space="preserve">Nesse</w:delText>
        </w:r>
      </w:del>
      <w:ins w:id="1290" w:author="Assessor GDSXSR" w:date="2026-10-27T21:28:52Z">
        <w:r>
          <w:rPr>
            <w:rFonts w:ascii="Arial" w:hAnsi="Arial" w:cs="Arial"/>
            <w:color w:val="808080"/>
            <w:sz w:val="28"/>
            <w:szCs w:val="28"/>
          </w:rPr>
          <w:t xml:space="preserve">No</w:t>
        </w:r>
      </w:ins>
      <w:r>
        <w:rPr>
          <w:rFonts w:ascii="Arial" w:hAnsi="Arial" w:cs="Arial"/>
          <w:color w:val="000000" w:themeColor="text1"/>
          <w:sz w:val="28"/>
          <w:szCs w:val="28"/>
        </w:rPr>
        <w:t xml:space="preserve"> </w:t>
      </w:r>
      <w:del w:id="1291" w:author="Assessor GDSXSR" w:date="2026-10-27T21:28:52Z">
        <w:r>
          <w:rPr>
            <w:rFonts w:ascii="Arial" w:hAnsi="Arial" w:cs="Arial"/>
            <w:color w:val="000000" w:themeColor="text1"/>
            <w:sz w:val="28"/>
            <w:szCs w:val="28"/>
          </w:rPr>
          <w:delText xml:space="preserve">contexto</w:delText>
        </w:r>
      </w:del>
      <w:ins w:id="1292" w:author="Assessor GDSXSR" w:date="2026-10-27T21:28:52Z">
        <w:r>
          <w:rPr>
            <w:rFonts w:ascii="Arial" w:hAnsi="Arial" w:cs="Arial"/>
            <w:color w:val="808080"/>
            <w:sz w:val="28"/>
            <w:szCs w:val="28"/>
          </w:rPr>
          <w:t xml:space="preserve">caso</w:t>
        </w:r>
      </w:ins>
      <w:r>
        <w:rPr>
          <w:rFonts w:ascii="Arial" w:hAnsi="Arial" w:cs="Arial"/>
          <w:color w:val="000000" w:themeColor="text1"/>
          <w:sz w:val="28"/>
          <w:szCs w:val="28"/>
        </w:rPr>
        <w:t xml:space="preserve">, </w:t>
      </w:r>
      <w:r>
        <w:rPr>
          <w:rFonts w:ascii="Arial" w:hAnsi="Arial" w:cs="Arial"/>
          <w:color w:val="000000" w:themeColor="text1"/>
          <w:sz w:val="28"/>
          <w:szCs w:val="28"/>
          <w:highlight w:val="yellow"/>
          <w:rPrChange w:id="1293" w:author="Assessor GDSXSR" w:date="2026-10-27T21:28:52Z">
            <w:rPr>
              <w:rFonts w:ascii="Arial" w:hAnsi="Arial" w:cs="Arial"/>
              <w:color w:val="000000" w:themeColor="text1"/>
              <w:sz w:val="28"/>
              <w:szCs w:val="28"/>
            </w:rPr>
          </w:rPrChange>
        </w:rPr>
        <w:t xml:space="preserve">não </w:t>
      </w:r>
      <w:r>
        <w:rPr>
          <w:rFonts w:ascii="Arial" w:hAnsi="Arial" w:cs="Arial"/>
          <w:color w:val="000000" w:themeColor="text1"/>
          <w:sz w:val="28"/>
          <w:szCs w:val="28"/>
          <w:highlight w:val="yellow"/>
          <w:rPrChange w:id="1294" w:author="Assessor GDSXSR" w:date="2026-10-27T21:28:52Z">
            <w:rPr>
              <w:rFonts w:ascii="Arial" w:hAnsi="Arial" w:cs="Arial"/>
              <w:color w:val="000000" w:themeColor="text1"/>
              <w:sz w:val="28"/>
              <w:szCs w:val="28"/>
            </w:rPr>
          </w:rPrChange>
        </w:rPr>
        <w:t xml:space="preserve">verifico</w:t>
      </w:r>
      <w:r>
        <w:rPr>
          <w:rFonts w:ascii="Arial" w:hAnsi="Arial" w:cs="Arial"/>
          <w:color w:val="000000" w:themeColor="text1"/>
          <w:sz w:val="28"/>
          <w:szCs w:val="28"/>
          <w:highlight w:val="yellow"/>
          <w:rPrChange w:id="1295" w:author="Assessor GDSXSR" w:date="2026-10-27T21:28:52Z">
            <w:rPr>
              <w:rFonts w:ascii="Arial" w:hAnsi="Arial" w:cs="Arial"/>
              <w:color w:val="000000" w:themeColor="text1"/>
              <w:sz w:val="28"/>
              <w:szCs w:val="28"/>
            </w:rPr>
          </w:rPrChange>
        </w:rPr>
        <w:t xml:space="preserve"> nos autos a prova da constituição da propriedade fiduciária</w:t>
      </w:r>
      <w:r>
        <w:rPr>
          <w:rFonts w:ascii="Arial" w:hAnsi="Arial" w:cs="Arial"/>
          <w:color w:val="000000" w:themeColor="text1"/>
          <w:sz w:val="28"/>
          <w:szCs w:val="28"/>
        </w:rPr>
        <w:t xml:space="preserve">, que </w:t>
      </w:r>
      <w:del w:id="1296" w:author="Assessor GDSXSR" w:date="2026-10-27T21:28:52Z">
        <w:r>
          <w:rPr>
            <w:rFonts w:ascii="Arial" w:hAnsi="Arial" w:cs="Arial"/>
            <w:color w:val="000000" w:themeColor="text1"/>
            <w:sz w:val="28"/>
            <w:szCs w:val="28"/>
          </w:rPr>
          <w:delText xml:space="preserve">é</w:delText>
        </w:r>
      </w:del>
      <w:ins w:id="1297" w:author="Assessor GDSXSR" w:date="2026-10-27T21:28:52Z">
        <w:r>
          <w:rPr>
            <w:rFonts w:ascii="Arial" w:hAnsi="Arial" w:cs="Arial"/>
            <w:color w:val="808080"/>
            <w:sz w:val="28"/>
            <w:szCs w:val="28"/>
          </w:rPr>
          <w:t xml:space="preserve">exige</w:t>
        </w:r>
      </w:ins>
      <w:r>
        <w:rPr>
          <w:rFonts w:ascii="Arial" w:hAnsi="Arial" w:cs="Arial"/>
          <w:color w:val="000000" w:themeColor="text1"/>
          <w:sz w:val="28"/>
          <w:szCs w:val="28"/>
        </w:rPr>
        <w:t xml:space="preserve"> </w:t>
      </w:r>
      <w:del w:id="1298" w:author="Assessor GDSXSR" w:date="2026-10-27T21:28:52Z">
        <w:r>
          <w:rPr>
            <w:rFonts w:ascii="Arial" w:hAnsi="Arial" w:cs="Arial"/>
            <w:color w:val="000000" w:themeColor="text1"/>
            <w:sz w:val="28"/>
            <w:szCs w:val="28"/>
          </w:rPr>
          <w:delText xml:space="preserve">comprovada</w:delText>
        </w:r>
      </w:del>
      <w:ins w:id="1299" w:author="Assessor GDSXSR" w:date="2026-10-27T21:28:52Z">
        <w:r>
          <w:rPr>
            <w:rFonts w:ascii="Arial" w:hAnsi="Arial" w:cs="Arial"/>
            <w:color w:val="808080"/>
            <w:sz w:val="28"/>
            <w:szCs w:val="28"/>
          </w:rPr>
          <w:t xml:space="preserve">o</w:t>
        </w:r>
      </w:ins>
      <w:r>
        <w:rPr>
          <w:rFonts w:ascii="Arial" w:hAnsi="Arial" w:cs="Arial"/>
          <w:color w:val="000000" w:themeColor="text1"/>
          <w:sz w:val="28"/>
          <w:szCs w:val="28"/>
        </w:rPr>
        <w:t xml:space="preserve"> </w:t>
      </w:r>
      <w:del w:id="1300" w:author="Assessor GDSXSR" w:date="2026-10-27T21:28:52Z">
        <w:r>
          <w:rPr>
            <w:rFonts w:ascii="Arial" w:hAnsi="Arial" w:cs="Arial"/>
            <w:color w:val="000000" w:themeColor="text1"/>
            <w:sz w:val="28"/>
            <w:szCs w:val="28"/>
          </w:rPr>
          <w:delText xml:space="preserve">por meio</w:delText>
        </w:r>
      </w:del>
      <w:ins w:id="1301" w:author="Assessor GDSXSR" w:date="2026-10-27T21:28:52Z">
        <w:r>
          <w:rPr>
            <w:rFonts w:ascii="Arial" w:hAnsi="Arial" w:cs="Arial"/>
            <w:color w:val="808080"/>
            <w:sz w:val="28"/>
            <w:szCs w:val="28"/>
          </w:rPr>
          <w:t xml:space="preserve">registro</w:t>
        </w:r>
      </w:ins>
      <w:r>
        <w:rPr>
          <w:rFonts w:ascii="Arial" w:hAnsi="Arial" w:cs="Arial"/>
          <w:color w:val="000000" w:themeColor="text1"/>
          <w:sz w:val="28"/>
          <w:szCs w:val="28"/>
        </w:rPr>
        <w:t xml:space="preserve"> do</w:t>
      </w:r>
      <w:ins w:id="1302" w:author="Assessor GDSXSR" w:date="2026-10-27T21:28:52Z">
        <w:r>
          <w:rPr>
            <w:rFonts w:ascii="Arial" w:hAnsi="Arial" w:cs="Arial"/>
            <w:color w:val="808080"/>
            <w:sz w:val="28"/>
            <w:szCs w:val="28"/>
          </w:rPr>
          <w:t xml:space="preserve"> contrato e a anotação do gravame no certificado de</w:t>
        </w:r>
      </w:ins>
      <w:r>
        <w:rPr>
          <w:rFonts w:ascii="Arial" w:hAnsi="Arial" w:cs="Arial"/>
          <w:color w:val="000000" w:themeColor="text1"/>
          <w:sz w:val="28"/>
          <w:szCs w:val="28"/>
        </w:rPr>
        <w:t xml:space="preserve"> registro do veículo </w:t>
      </w:r>
      <w:del w:id="1303" w:author="Assessor GDSXSR" w:date="2026-10-27T21:28:52Z">
        <w:r>
          <w:rPr>
            <w:rFonts w:ascii="Arial" w:hAnsi="Arial" w:cs="Arial"/>
            <w:color w:val="000000" w:themeColor="text1"/>
            <w:sz w:val="28"/>
            <w:szCs w:val="28"/>
          </w:rPr>
          <w:delText xml:space="preserve">em</w:delText>
        </w:r>
      </w:del>
      <w:ins w:id="1304" w:author="Assessor GDSXSR" w:date="2026-10-27T21:28:52Z">
        <w:r>
          <w:rPr>
            <w:rFonts w:ascii="Arial" w:hAnsi="Arial" w:cs="Arial"/>
            <w:color w:val="808080"/>
            <w:sz w:val="28"/>
            <w:szCs w:val="28"/>
          </w:rPr>
          <w:t xml:space="preserve">(CC</w:t>
        </w:r>
      </w:ins>
      <w:r>
        <w:rPr>
          <w:rFonts w:ascii="Arial" w:hAnsi="Arial" w:cs="Arial"/>
          <w:color w:val="000000" w:themeColor="text1"/>
          <w:sz w:val="28"/>
          <w:szCs w:val="28"/>
        </w:rPr>
        <w:t xml:space="preserve"> </w:t>
      </w:r>
      <w:del w:id="1305" w:author="Assessor GDSXSR" w:date="2026-10-27T21:28:52Z">
        <w:r>
          <w:rPr>
            <w:rFonts w:ascii="Arial" w:hAnsi="Arial" w:cs="Arial"/>
            <w:color w:val="000000" w:themeColor="text1"/>
            <w:sz w:val="28"/>
            <w:szCs w:val="28"/>
          </w:rPr>
          <w:delText xml:space="preserve">nome</w:delText>
        </w:r>
      </w:del>
      <w:ins w:id="1306" w:author="Assessor GDSXSR" w:date="2026-10-27T21:28:52Z">
        <w:r>
          <w:rPr>
            <w:rFonts w:ascii="Arial" w:hAnsi="Arial" w:cs="Arial"/>
            <w:color w:val="808080"/>
            <w:sz w:val="28"/>
            <w:szCs w:val="28"/>
          </w:rPr>
          <w:t xml:space="preserve">1.361</w:t>
        </w:r>
      </w:ins>
      <w:r>
        <w:rPr>
          <w:rFonts w:ascii="Arial" w:hAnsi="Arial" w:cs="Arial"/>
          <w:color w:val="000000" w:themeColor="text1"/>
          <w:sz w:val="28"/>
          <w:szCs w:val="28"/>
        </w:rPr>
        <w:t xml:space="preserve"> </w:t>
      </w:r>
      <w:del w:id="1307" w:author="Assessor GDSXSR" w:date="2026-10-27T21:28:52Z">
        <w:r>
          <w:rPr>
            <w:rFonts w:ascii="Arial" w:hAnsi="Arial" w:cs="Arial"/>
            <w:color w:val="000000" w:themeColor="text1"/>
            <w:sz w:val="28"/>
            <w:szCs w:val="28"/>
          </w:rPr>
          <w:delText xml:space="preserve">do</w:delText>
        </w:r>
      </w:del>
      <w:ins w:id="1308" w:author="Assessor GDSXSR" w:date="2026-10-27T21:28:52Z">
        <w:r>
          <w:rPr>
            <w:rFonts w:ascii="Arial" w:hAnsi="Arial" w:cs="Arial"/>
            <w:color w:val="808080"/>
            <w:sz w:val="28"/>
            <w:szCs w:val="28"/>
          </w:rPr>
          <w:t xml:space="preserve">§</w:t>
        </w:r>
      </w:ins>
      <w:r>
        <w:rPr>
          <w:rFonts w:ascii="Arial" w:hAnsi="Arial" w:cs="Arial"/>
          <w:color w:val="000000" w:themeColor="text1"/>
          <w:sz w:val="28"/>
          <w:szCs w:val="28"/>
        </w:rPr>
        <w:t xml:space="preserve"> </w:t>
      </w:r>
      <w:del w:id="1309" w:author="Assessor GDSXSR" w:date="2026-10-27T21:28:52Z">
        <w:r>
          <w:rPr>
            <w:rFonts w:ascii="Arial" w:hAnsi="Arial" w:cs="Arial"/>
            <w:color w:val="000000" w:themeColor="text1"/>
            <w:sz w:val="28"/>
            <w:szCs w:val="28"/>
          </w:rPr>
          <w:delText xml:space="preserve">devedor</w:delText>
        </w:r>
      </w:del>
      <w:ins w:id="1310" w:author="Assessor GDSXSR" w:date="2026-10-27T21:28:52Z">
        <w:r>
          <w:rPr>
            <w:rFonts w:ascii="Arial" w:hAnsi="Arial" w:cs="Arial"/>
            <w:color w:val="808080"/>
            <w:sz w:val="28"/>
            <w:szCs w:val="28"/>
          </w:rPr>
          <w:t xml:space="preserve">1º).</w:t>
        </w:r>
      </w:ins>
    </w:p>
    <w:p>
      <w:pPr>
        <w:spacing w:after="0" w:line="360" w:lineRule="auto"/>
        <w:ind w:firstLine="2268"/>
        <w:jc w:val="both"/>
        <w:rPr>
          <w:ins w:id="1323" w:author="Assessor GDSXSR" w:date="2026-10-27T21:28:52Z"/>
        </w:rPr>
      </w:pPr>
    </w:p>
    <w:p w14:paraId="375D6132" w14:textId="57BB8B3E" w:rsidR="00237F95" w:rsidRPr="00B64011" w:rsidRDefault="00237F95" w:rsidP="00B64011">
      <w:pPr>
        <w:spacing w:after="0" w:line="360" w:lineRule="auto"/>
        <w:ind w:firstLine="2268"/>
        <w:jc w:val="both"/>
        <w:rPr>
          <w:ins w:id="1324" w:author="Assessor GDSXSR" w:date="2026-10-27T21:28:52Z"/>
          <w:rFonts w:ascii="Arial" w:hAnsi="Arial" w:cs="Arial"/>
          <w:color w:val="000000" w:themeColor="text1"/>
        </w:rPr>
      </w:pPr>
      <w:commentRangeStart w:id="22"/>
      <w:ins w:id="1311" w:author="Assessor GDSXSR" w:date="2026-10-27T21:28:52Z">
        <w:r>
          <w:rPr>
            <w:rFonts w:ascii="Arial" w:hAnsi="Arial" w:cs="Arial"/>
            <w:color w:val="808080"/>
            <w:sz w:val="28"/>
            <w:szCs w:val="28"/>
          </w:rPr>
          <w:t xml:space="preserve">Isso</w:t>
        </w:r>
      </w:ins>
      <w:r>
        <w:rPr>
          <w:rStyle w:val="CommentReference"/>
        </w:rPr>
        <w:commentReference w:id="22"/>
      </w:r>
      <w:commentRangeEnd w:id="22"/>
      <w:r>
        <w:rPr>
          <w:rFonts w:ascii="Arial" w:hAnsi="Arial" w:cs="Arial"/>
          <w:color w:val="000000" w:themeColor="text1"/>
          <w:sz w:val="28"/>
          <w:szCs w:val="28"/>
        </w:rPr>
        <w:t xml:space="preserve"> </w:t>
      </w:r>
      <w:del w:id="1312" w:author="Assessor GDSXSR" w:date="2026-10-27T21:28:52Z">
        <w:r>
          <w:rPr>
            <w:rFonts w:ascii="Arial" w:hAnsi="Arial" w:cs="Arial"/>
            <w:color w:val="000000" w:themeColor="text1"/>
            <w:sz w:val="28"/>
            <w:szCs w:val="28"/>
          </w:rPr>
          <w:delText xml:space="preserve">no </w:delText>
        </w:r>
        <w:r>
          <w:rPr>
            <w:rFonts w:ascii="Arial" w:hAnsi="Arial" w:cs="Arial"/>
            <w:color w:val="000000" w:themeColor="text1"/>
            <w:sz w:val="28"/>
            <w:szCs w:val="28"/>
          </w:rPr>
          <w:delText xml:space="preserve">DETRAN, </w:delText>
        </w:r>
        <w:r>
          <w:rPr>
            <w:rFonts w:ascii="Arial" w:hAnsi="Arial" w:cs="Arial"/>
            <w:color w:val="000000" w:themeColor="text1"/>
            <w:sz w:val="28"/>
            <w:szCs w:val="28"/>
          </w:rPr>
          <w:delText xml:space="preserve">pois </w:delText>
        </w:r>
        <w:r>
          <w:rPr>
            <w:rFonts w:ascii="Arial" w:hAnsi="Arial" w:cs="Arial"/>
            <w:color w:val="000000" w:themeColor="text1"/>
            <w:sz w:val="28"/>
            <w:szCs w:val="28"/>
          </w:rPr>
          <w:delText xml:space="preserve">apenas</w:delText>
        </w:r>
      </w:del>
      <w:ins w:id="1313" w:author="Assessor GDSXSR" w:date="2026-10-27T21:28:52Z">
        <w:r>
          <w:rPr>
            <w:rFonts w:ascii="Arial" w:hAnsi="Arial" w:cs="Arial"/>
            <w:color w:val="808080"/>
            <w:sz w:val="28"/>
            <w:szCs w:val="28"/>
          </w:rPr>
          <w:t xml:space="preserve">porque</w:t>
        </w:r>
      </w:ins>
      <w:r>
        <w:rPr>
          <w:rFonts w:ascii="Arial" w:hAnsi="Arial" w:cs="Arial"/>
          <w:color w:val="000000" w:themeColor="text1"/>
          <w:sz w:val="28"/>
          <w:szCs w:val="28"/>
        </w:rPr>
        <w:t xml:space="preserve"> a cédula de crédito bancária</w:t>
      </w:r>
      <w:ins w:id="1314" w:author="Assessor GDSXSR" w:date="2026-10-27T21:28:52Z">
        <w:r>
          <w:rPr>
            <w:rFonts w:ascii="Arial" w:hAnsi="Arial" w:cs="Arial"/>
            <w:color w:val="808080"/>
            <w:sz w:val="28"/>
            <w:szCs w:val="28"/>
          </w:rPr>
          <w:t xml:space="preserve">,</w:t>
        </w:r>
      </w:ins>
      <w:r>
        <w:rPr>
          <w:rFonts w:ascii="Arial" w:hAnsi="Arial" w:cs="Arial"/>
          <w:color w:val="000000" w:themeColor="text1"/>
          <w:sz w:val="28"/>
          <w:szCs w:val="28"/>
        </w:rPr>
        <w:t xml:space="preserve"> </w:t>
      </w:r>
      <w:del w:id="1315" w:author="Assessor GDSXSR" w:date="2026-10-27T21:28:52Z">
        <w:r>
          <w:rPr>
            <w:rFonts w:ascii="Arial" w:hAnsi="Arial" w:cs="Arial"/>
            <w:color w:val="000000" w:themeColor="text1"/>
            <w:sz w:val="28"/>
            <w:szCs w:val="28"/>
          </w:rPr>
          <w:delText xml:space="preserve">(ID</w:delText>
        </w:r>
      </w:del>
      <w:ins w:id="1316" w:author="Assessor GDSXSR" w:date="2026-10-27T21:28:52Z">
        <w:r>
          <w:rPr>
            <w:rFonts w:ascii="Arial" w:hAnsi="Arial" w:cs="Arial"/>
            <w:color w:val="808080"/>
            <w:sz w:val="28"/>
            <w:szCs w:val="28"/>
          </w:rPr>
          <w:t xml:space="preserve">por</w:t>
        </w:r>
      </w:ins>
      <w:r>
        <w:rPr>
          <w:rFonts w:ascii="Arial" w:hAnsi="Arial" w:cs="Arial"/>
          <w:color w:val="000000" w:themeColor="text1"/>
          <w:sz w:val="28"/>
          <w:szCs w:val="28"/>
        </w:rPr>
        <w:t xml:space="preserve"> </w:t>
      </w:r>
      <w:del w:id="1317" w:author="Assessor GDSXSR" w:date="2026-10-27T21:28:52Z">
        <w:r/>
        <w:r>
          <w:rPr>
            <w:rFonts w:ascii="Arial" w:hAnsi="Arial" w:cs="Arial"/>
            <w:color w:val="000000" w:themeColor="text1"/>
            <w:sz w:val="28"/>
            <w:szCs w:val="28"/>
          </w:rPr>
          <w:delText xml:space="preserve">)</w:delText>
        </w:r>
      </w:del>
      <w:ins w:id="1318" w:author="Assessor GDSXSR" w:date="2026-10-27T21:28:52Z">
        <w:r>
          <w:rPr>
            <w:rFonts w:ascii="Arial" w:hAnsi="Arial" w:cs="Arial"/>
            <w:color w:val="808080"/>
            <w:sz w:val="28"/>
            <w:szCs w:val="28"/>
          </w:rPr>
          <w:t xml:space="preserve">si só,</w:t>
        </w:r>
      </w:ins>
      <w:r>
        <w:rPr>
          <w:rFonts w:ascii="Arial" w:hAnsi="Arial" w:cs="Arial"/>
          <w:color w:val="000000" w:themeColor="text1"/>
          <w:sz w:val="28"/>
          <w:szCs w:val="28"/>
        </w:rPr>
        <w:t xml:space="preserve"> não atende </w:t>
      </w:r>
      <w:del w:id="1319" w:author="Assessor GDSXSR" w:date="2026-10-27T21:28:52Z">
        <w:r>
          <w:rPr>
            <w:rFonts w:ascii="Arial" w:hAnsi="Arial" w:cs="Arial"/>
            <w:color w:val="000000" w:themeColor="text1"/>
            <w:sz w:val="28"/>
            <w:szCs w:val="28"/>
          </w:rPr>
          <w:delText xml:space="preserve">a</w:delText>
        </w:r>
      </w:del>
      <w:ins w:id="1320" w:author="Assessor GDSXSR" w:date="2026-10-27T21:28:52Z">
        <w:r>
          <w:rPr>
            <w:rFonts w:ascii="Arial" w:hAnsi="Arial" w:cs="Arial"/>
            <w:color w:val="808080"/>
            <w:sz w:val="28"/>
            <w:szCs w:val="28"/>
          </w:rPr>
          <w:t xml:space="preserve">à</w:t>
        </w:r>
      </w:ins>
      <w:r>
        <w:rPr>
          <w:rFonts w:ascii="Arial" w:hAnsi="Arial" w:cs="Arial"/>
          <w:color w:val="000000" w:themeColor="text1"/>
          <w:sz w:val="28"/>
          <w:szCs w:val="28"/>
        </w:rPr>
        <w:t xml:space="preserve"> exigência da lei para proteger terceiros de boa-fé</w:t>
      </w:r>
      <w:ins w:id="1321" w:author="Assessor GDSXSR" w:date="2026-10-27T21:28:52Z">
        <w:r>
          <w:rPr>
            <w:rFonts w:ascii="Arial" w:hAnsi="Arial" w:cs="Arial"/>
            <w:color w:val="808080"/>
            <w:sz w:val="28"/>
            <w:szCs w:val="28"/>
          </w:rPr>
          <w:t xml:space="preserve"> (ID </w:t>
        </w:r>
      </w:ins>
      <w:hyperlink r:id="rId13" w:tooltip="Abrir documento em outra página" w:history="1">
        <w:r w:rsidR="00FF4D5A" w:rsidRPr="00B64011">
          <w:rPr>
            <w:rFonts w:ascii="Arial" w:hAnsi="Arial" w:cs="Arial"/>
            <w:color w:val="000000" w:themeColor="text1"/>
            <w:sz w:val="28"/>
            <w:szCs w:val="28"/>
          </w:rPr>
          <w:t>88447109 </w:t>
        </w:r>
      </w:hyperlink>
      <w:ins w:id="9001" w:author="Assessor GDSXSR" w:date="2026-10-27T21:28:52Z">
        <w:r>
          <w:rPr>
            <w:rFonts w:ascii="Arial" w:hAnsi="Arial" w:cs="Arial"/>
            <w:color w:val="808080"/>
            <w:sz w:val="28"/>
            <w:szCs w:val="28"/>
          </w:rPr>
          <w:t xml:space="preserve">)</w:t>
        </w:r>
      </w:ins>
      <w:r>
        <w:rPr>
          <w:rFonts w:ascii="Arial" w:hAnsi="Arial" w:cs="Arial"/>
          <w:color w:val="000000" w:themeColor="text1"/>
          <w:sz w:val="28"/>
          <w:szCs w:val="28"/>
        </w:rPr>
        <w:t xml:space="preserve">.</w:t>
      </w:r>
    </w:p>
    <w:p>
      <w:pPr>
        <w:spacing w:after="0" w:line="360" w:lineRule="auto"/>
        <w:ind w:firstLine="2268"/>
        <w:jc w:val="both"/>
        <w:rPr>
          <w:ins w:id="1325" w:author="Assessor GDSXSR" w:date="2026-10-27T21:28:52Z"/>
          <w:rFonts w:ascii="Arial" w:hAnsi="Arial" w:cs="Arial"/>
          <w:color w:val="000000" w:themeColor="text1"/>
        </w:rPr>
      </w:pPr>
    </w:p>
    <w:p>
      <w:pPr>
        <w:spacing w:after="0" w:line="360" w:lineRule="auto"/>
        <w:ind w:firstLine="2268"/>
        <w:jc w:val="both"/>
        <w:rPr>
          <w:rFonts w:ascii="Arial" w:hAnsi="Arial" w:cs="Arial"/>
          <w:color w:val="000000" w:themeColor="text1"/>
        </w:rPr>
      </w:pPr>
      <w:ins w:id="1326" w:author="Assessor GDSXSR" w:date="2026-10-27T21:28:52Z">
        <w:r>
          <w:rPr>
            <w:rFonts w:ascii="Arial" w:hAnsi="Arial" w:cs="Arial"/>
            <w:color w:val="808080"/>
            <w:sz w:val="28"/>
            <w:szCs w:val="28"/>
            <w:highlight w:val="yellow"/>
          </w:rPr>
          <w:t xml:space="preserve">Descumprida a determinação de emenda, apesar da advertência expressa, impõe-se a extinção do processo sem resolução do mérito (CPC 321 parágrafo único e 485 IV).</w:t>
        </w:r>
      </w:ins>
    </w:p>
    <w:p w14:paraId="14668545" w14:textId="77777777" w:rsidR="00237F95" w:rsidRDefault="00237F95" w:rsidP="00237F95">
      <w:pPr>
        <w:spacing w:after="0" w:line="360" w:lineRule="auto"/>
        <w:ind w:firstLine="2268"/>
        <w:jc w:val="both"/>
        <w:rPr>
          <w:rFonts w:ascii="Arial" w:hAnsi="Arial" w:cs="Arial"/>
          <w:sz w:val="28"/>
          <w:szCs w:val="28"/>
        </w:rPr>
      </w:pPr>
    </w:p>
    <w:p>
      <w:pPr>
        <w:spacing w:after="0" w:line="360" w:lineRule="auto"/>
        <w:ind w:firstLine="2268"/>
        <w:jc w:val="both"/>
        <w:rPr>
          <w:ins w:id="1344" w:author="Assessor GDSXSR" w:date="2026-10-27T21:28:52Z"/>
        </w:rPr>
      </w:pPr>
      <w:del w:id="1328" w:author="Assessor GDSXSR" w:date="2026-10-27T21:28:52Z">
        <w:r>
          <w:rPr>
            <w:rFonts w:ascii="Arial" w:hAnsi="Arial" w:cs="Arial"/>
            <w:sz w:val="28"/>
            <w:szCs w:val="28"/>
          </w:rPr>
          <w:delText xml:space="preserve">Ademais</w:delText>
        </w:r>
      </w:del>
      <w:ins w:id="1329" w:author="Assessor GDSXSR" w:date="2026-10-27T21:28:52Z">
        <w:r>
          <w:rPr>
            <w:rFonts w:ascii="Arial" w:hAnsi="Arial" w:cs="Arial"/>
            <w:color w:val="808080"/>
            <w:sz w:val="28"/>
            <w:szCs w:val="28"/>
          </w:rPr>
          <w:t xml:space="preserve">No mais</w:t>
        </w:r>
      </w:ins>
      <w:r>
        <w:rPr>
          <w:rFonts w:ascii="Arial" w:hAnsi="Arial" w:cs="Arial"/>
          <w:sz w:val="28"/>
          <w:szCs w:val="28"/>
        </w:rPr>
        <w:t xml:space="preserve">, </w:t>
      </w:r>
      <w:r>
        <w:rPr>
          <w:rFonts w:ascii="Arial" w:hAnsi="Arial" w:cs="Arial"/>
          <w:sz w:val="28"/>
          <w:szCs w:val="28"/>
          <w:highlight w:val="yellow"/>
          <w:rPrChange w:id="1330" w:author="Assessor GDSXSR" w:date="2026-10-27T21:28:52Z">
            <w:rPr>
              <w:rFonts w:ascii="Arial" w:hAnsi="Arial" w:cs="Arial"/>
              <w:sz w:val="28"/>
              <w:szCs w:val="28"/>
            </w:rPr>
          </w:rPrChange>
        </w:rPr>
        <w:t xml:space="preserve">não há falar em nulidade da sentença por ausência de intimação</w:t>
      </w:r>
      <w:ins w:id="1331" w:author="Assessor GDSXSR" w:date="2026-10-27T21:28:52Z">
        <w:r>
          <w:rPr>
            <w:rFonts w:ascii="Arial" w:hAnsi="Arial" w:cs="Arial"/>
            <w:color w:val="808080"/>
            <w:sz w:val="28"/>
            <w:szCs w:val="28"/>
            <w:highlight w:val="yellow"/>
          </w:rPr>
          <w:t xml:space="preserve"> pessoal.</w:t>
        </w:r>
      </w:ins>
    </w:p>
    <w:p>
      <w:pPr>
        <w:spacing w:after="0" w:line="360" w:lineRule="auto"/>
        <w:ind w:firstLine="2268"/>
        <w:jc w:val="both"/>
        <w:rPr>
          <w:ins w:id="1345" w:author="Assessor GDSXSR" w:date="2026-10-27T21:28:52Z"/>
        </w:rPr>
      </w:pPr>
    </w:p>
    <w:p>
      <w:pPr>
        <w:spacing w:after="0" w:line="360" w:lineRule="auto"/>
        <w:ind w:firstLine="2268"/>
        <w:jc w:val="both"/>
        <w:rPr>
          <w:ins w:id="1346" w:author="Assessor GDSXSR" w:date="2026-10-27T21:28:52Z"/>
        </w:rPr>
      </w:pPr>
      <w:ins w:id="1332" w:author="Assessor GDSXSR" w:date="2026-10-27T21:28:52Z">
        <w:r>
          <w:rPr>
            <w:rFonts w:ascii="Arial" w:hAnsi="Arial" w:cs="Arial"/>
            <w:color w:val="808080"/>
            <w:sz w:val="28"/>
            <w:szCs w:val="28"/>
          </w:rPr>
          <w:t xml:space="preserve">A extinção decorreu da ausência de pressuposto processual</w:t>
        </w:r>
      </w:ins>
      <w:r>
        <w:rPr>
          <w:rFonts w:ascii="Arial" w:hAnsi="Arial" w:cs="Arial"/>
          <w:sz w:val="28"/>
          <w:szCs w:val="28"/>
        </w:rPr>
        <w:t xml:space="preserve">, </w:t>
      </w:r>
      <w:del w:id="1333" w:author="Assessor GDSXSR" w:date="2026-10-27T21:28:52Z">
        <w:r>
          <w:rPr>
            <w:rFonts w:ascii="Arial" w:hAnsi="Arial" w:cs="Arial"/>
            <w:sz w:val="28"/>
            <w:szCs w:val="28"/>
          </w:rPr>
          <w:delText xml:space="preserve">pois</w:delText>
        </w:r>
      </w:del>
      <w:ins w:id="1334" w:author="Assessor GDSXSR" w:date="2026-10-27T21:28:52Z">
        <w:r>
          <w:rPr>
            <w:rFonts w:ascii="Arial" w:hAnsi="Arial" w:cs="Arial"/>
            <w:color w:val="808080"/>
            <w:sz w:val="28"/>
            <w:szCs w:val="28"/>
          </w:rPr>
          <w:t xml:space="preserve">e</w:t>
        </w:r>
      </w:ins>
      <w:r>
        <w:rPr>
          <w:rFonts w:ascii="Arial" w:hAnsi="Arial" w:cs="Arial"/>
          <w:sz w:val="28"/>
          <w:szCs w:val="28"/>
        </w:rPr>
        <w:t xml:space="preserve"> </w:t>
      </w:r>
      <w:del w:id="1335" w:author="Assessor GDSXSR" w:date="2026-10-27T21:28:52Z">
        <w:r>
          <w:rPr>
            <w:rFonts w:ascii="Arial" w:hAnsi="Arial" w:cs="Arial"/>
            <w:sz w:val="28"/>
            <w:szCs w:val="28"/>
          </w:rPr>
          <w:delText xml:space="preserve">o</w:delText>
        </w:r>
      </w:del>
      <w:ins w:id="1336" w:author="Assessor GDSXSR" w:date="2026-10-27T21:28:52Z">
        <w:r>
          <w:rPr>
            <w:rFonts w:ascii="Arial" w:hAnsi="Arial" w:cs="Arial"/>
            <w:color w:val="808080"/>
            <w:sz w:val="28"/>
            <w:szCs w:val="28"/>
          </w:rPr>
          <w:t xml:space="preserve">não do abandono da causa, de modo que não se exige a intimação pessoal (CPC 485 III, IV e § 1º).</w:t>
        </w:r>
      </w:ins>
    </w:p>
    <w:p>
      <w:pPr>
        <w:spacing w:after="0" w:line="360" w:lineRule="auto"/>
        <w:ind w:firstLine="2268"/>
        <w:jc w:val="both"/>
        <w:rPr>
          <w:ins w:id="1347" w:author="Assessor GDSXSR" w:date="2026-10-27T21:28:52Z"/>
        </w:rPr>
      </w:pPr>
    </w:p>
    <w:p>
      <w:pPr>
        <w:spacing w:after="0" w:line="360" w:lineRule="auto"/>
        <w:ind w:firstLine="2268"/>
        <w:jc w:val="both"/>
        <w:rPr>
          <w:ins w:id="1348" w:author="Assessor GDSXSR" w:date="2026-10-27T21:28:52Z"/>
        </w:rPr>
      </w:pPr>
      <w:ins w:id="1337" w:author="Assessor GDSXSR" w:date="2026-10-27T21:28:52Z">
        <w:r>
          <w:rPr>
            <w:rFonts w:ascii="Arial" w:hAnsi="Arial" w:cs="Arial"/>
            <w:color w:val="808080"/>
            <w:sz w:val="28"/>
            <w:szCs w:val="28"/>
          </w:rPr>
          <w:t xml:space="preserve">O</w:t>
        </w:r>
      </w:ins>
      <w:r>
        <w:rPr>
          <w:rFonts w:ascii="Arial" w:hAnsi="Arial" w:cs="Arial"/>
          <w:sz w:val="28"/>
          <w:szCs w:val="28"/>
        </w:rPr>
        <w:t xml:space="preserve"> autor </w:t>
      </w:r>
      <w:r>
        <w:rPr>
          <w:rFonts w:ascii="Arial" w:hAnsi="Arial" w:cs="Arial"/>
          <w:sz w:val="28"/>
          <w:szCs w:val="28"/>
        </w:rPr>
        <w:t xml:space="preserve">foi regularmente intimad</w:t>
      </w:r>
      <w:r>
        <w:rPr>
          <w:rFonts w:ascii="Arial" w:hAnsi="Arial" w:cs="Arial"/>
          <w:sz w:val="28"/>
          <w:szCs w:val="28"/>
        </w:rPr>
        <w:t xml:space="preserve">o</w:t>
      </w:r>
      <w:r>
        <w:rPr>
          <w:rFonts w:ascii="Arial" w:hAnsi="Arial" w:cs="Arial"/>
          <w:sz w:val="28"/>
          <w:szCs w:val="28"/>
        </w:rPr>
        <w:t xml:space="preserve"> da decisão que determinou a </w:t>
      </w:r>
      <w:del w:id="1338" w:author="Assessor GDSXSR" w:date="2026-10-27T21:28:52Z">
        <w:r>
          <w:rPr>
            <w:rFonts w:ascii="Arial" w:hAnsi="Arial" w:cs="Arial"/>
            <w:sz w:val="28"/>
            <w:szCs w:val="28"/>
          </w:rPr>
          <w:delText xml:space="preserve">apresentação de </w:delText>
        </w:r>
      </w:del>
      <w:r>
        <w:rPr>
          <w:rFonts w:ascii="Arial" w:hAnsi="Arial" w:cs="Arial"/>
          <w:sz w:val="28"/>
          <w:szCs w:val="28"/>
        </w:rPr>
        <w:t xml:space="preserve">nova emenda </w:t>
      </w:r>
      <w:del w:id="1339" w:author="Assessor GDSXSR" w:date="2026-10-27T21:28:52Z">
        <w:r>
          <w:rPr>
            <w:rFonts w:ascii="Arial" w:hAnsi="Arial" w:cs="Arial"/>
            <w:sz w:val="28"/>
            <w:szCs w:val="28"/>
          </w:rPr>
          <w:delText xml:space="preserve">à petição inicial, tendo sido</w:delText>
        </w:r>
      </w:del>
      <w:ins w:id="1340" w:author="Assessor GDSXSR" w:date="2026-10-27T21:28:52Z">
        <w:r>
          <w:rPr>
            <w:rFonts w:ascii="Arial" w:hAnsi="Arial" w:cs="Arial"/>
            <w:color w:val="808080"/>
            <w:sz w:val="28"/>
            <w:szCs w:val="28"/>
          </w:rPr>
          <w:t xml:space="preserve">e</w:t>
        </w:r>
      </w:ins>
      <w:r>
        <w:rPr>
          <w:rFonts w:ascii="Arial" w:hAnsi="Arial" w:cs="Arial"/>
          <w:sz w:val="28"/>
          <w:szCs w:val="28"/>
        </w:rPr>
        <w:t xml:space="preserve"> expressamente advertid</w:t>
      </w:r>
      <w:r>
        <w:rPr>
          <w:rFonts w:ascii="Arial" w:hAnsi="Arial" w:cs="Arial"/>
          <w:sz w:val="28"/>
          <w:szCs w:val="28"/>
        </w:rPr>
        <w:t xml:space="preserve">o</w:t>
      </w:r>
      <w:r>
        <w:rPr>
          <w:rFonts w:ascii="Arial" w:hAnsi="Arial" w:cs="Arial"/>
          <w:sz w:val="28"/>
          <w:szCs w:val="28"/>
        </w:rPr>
        <w:t xml:space="preserve"> de que o descumprimento</w:t>
      </w:r>
      <w:del w:id="1341" w:author="Assessor GDSXSR" w:date="2026-10-27T21:28:52Z">
        <w:r>
          <w:rPr>
            <w:rFonts w:ascii="Arial" w:hAnsi="Arial" w:cs="Arial"/>
            <w:sz w:val="28"/>
            <w:szCs w:val="28"/>
          </w:rPr>
          <w:delText xml:space="preserve"> da determinação judicial</w:delText>
        </w:r>
      </w:del>
      <w:r>
        <w:rPr>
          <w:rFonts w:ascii="Arial" w:hAnsi="Arial" w:cs="Arial"/>
          <w:sz w:val="28"/>
          <w:szCs w:val="28"/>
        </w:rPr>
        <w:t xml:space="preserve"> acarretar</w:t>
      </w:r>
      <w:r>
        <w:rPr>
          <w:rFonts w:ascii="Arial" w:hAnsi="Arial" w:cs="Arial"/>
          <w:sz w:val="28"/>
          <w:szCs w:val="28"/>
        </w:rPr>
        <w:t xml:space="preserve">ia</w:t>
      </w:r>
      <w:r>
        <w:rPr>
          <w:rFonts w:ascii="Arial" w:hAnsi="Arial" w:cs="Arial"/>
          <w:sz w:val="28"/>
          <w:szCs w:val="28"/>
        </w:rPr>
        <w:t xml:space="preserve"> a extinção do feito sem resolução do mérito</w:t>
      </w:r>
      <w:del w:id="1342" w:author="Assessor GDSXSR" w:date="2026-10-27T21:28:52Z">
        <w:r>
          <w:rPr>
            <w:rFonts w:ascii="Arial" w:hAnsi="Arial" w:cs="Arial"/>
            <w:sz w:val="28"/>
            <w:szCs w:val="28"/>
          </w:rPr>
          <w:delText xml:space="preserve">.</w:delText>
        </w:r>
      </w:del>
      <w:r>
        <w:rPr>
          <w:rFonts w:ascii="Arial" w:hAnsi="Arial" w:cs="Arial"/>
          <w:sz w:val="28"/>
          <w:szCs w:val="28"/>
        </w:rPr>
        <w:t xml:space="preserve"> (</w:t>
      </w:r>
      <w:r>
        <w:rPr>
          <w:rFonts w:ascii="Arial" w:hAnsi="Arial" w:cs="Arial"/>
          <w:color w:val="000000" w:themeColor="text1"/>
          <w:sz w:val="28"/>
          <w:szCs w:val="28"/>
        </w:rPr>
        <w:t xml:space="preserve">ID </w:t>
      </w:r>
      <w:hyperlink r:id="rId14" w:tooltip="Abrir documento em outra página" w:history="1">
        <w:r w:rsidR="004C21DA" w:rsidRPr="002A4534">
          <w:rPr>
            <w:rFonts w:ascii="Arial" w:hAnsi="Arial" w:cs="Arial"/>
            <w:color w:val="000000" w:themeColor="text1"/>
            <w:sz w:val="28"/>
            <w:szCs w:val="28"/>
          </w:rPr>
          <w:t>88447116</w:t>
        </w:r>
      </w:hyperlink>
      <w:r>
        <w:rPr>
          <w:rFonts w:ascii="Arial" w:hAnsi="Arial" w:cs="Arial"/>
          <w:color w:val="000000" w:themeColor="text1"/>
          <w:sz w:val="28"/>
          <w:szCs w:val="28"/>
        </w:rPr>
        <w:t xml:space="preserve">).</w:t>
      </w:r>
    </w:p>
    <w:p>
      <w:pPr>
        <w:spacing w:after="0" w:line="360" w:lineRule="auto"/>
        <w:ind w:firstLine="2268"/>
        <w:jc w:val="both"/>
        <w:rPr>
          <w:ins w:id="1349" w:author="Assessor GDSXSR" w:date="2026-10-27T21:28:52Z"/>
        </w:rPr>
      </w:pPr>
    </w:p>
    <w:p w14:paraId="1B0E319A" w14:textId="35D4EF27" w:rsidR="003D5970" w:rsidRPr="003D5970" w:rsidRDefault="003D5970" w:rsidP="003D5970">
      <w:pPr>
        <w:spacing w:after="0" w:line="360" w:lineRule="auto"/>
        <w:ind w:firstLine="2268"/>
        <w:jc w:val="both"/>
        <w:rPr>
          <w:rFonts w:ascii="Arial" w:hAnsi="Arial" w:cs="Arial"/>
          <w:sz w:val="28"/>
          <w:szCs w:val="28"/>
        </w:rPr>
      </w:pPr>
      <w:commentRangeStart w:id="23"/>
      <w:ins w:id="1343" w:author="Assessor GDSXSR" w:date="2026-10-27T21:28:52Z">
        <w:r>
          <w:rPr>
            <w:rFonts w:ascii="Arial" w:hAnsi="Arial" w:cs="Arial"/>
            <w:color w:val="808080"/>
            <w:sz w:val="28"/>
            <w:szCs w:val="28"/>
          </w:rPr>
          <w:t xml:space="preserve">Mantida a extinção do processo, fica prejudicado o pedido de concessão da liminar.</w:t>
        </w:r>
      </w:ins>
      <w:r>
        <w:rPr>
          <w:rStyle w:val="CommentReference"/>
        </w:rPr>
        <w:commentReference w:id="23"/>
      </w:r>
      <w:commentRangeEnd w:id="23"/>
    </w:p>
    <w:p w14:paraId="409011A2" w14:textId="77777777" w:rsidR="003D5970" w:rsidRDefault="003D5970" w:rsidP="00237F95">
      <w:pPr>
        <w:spacing w:after="0" w:line="360" w:lineRule="auto"/>
        <w:ind w:firstLine="2268"/>
        <w:jc w:val="both"/>
        <w:rPr>
          <w:rFonts w:ascii="Arial" w:hAnsi="Arial" w:cs="Arial"/>
          <w:sz w:val="28"/>
          <w:szCs w:val="28"/>
        </w:rPr>
      </w:pPr>
    </w:p>
    <w:p w14:paraId="3C137432" w14:textId="77777777" w:rsidR="00237F95" w:rsidRPr="00D516B2" w:rsidRDefault="00237F95" w:rsidP="00237F95">
      <w:pPr>
        <w:spacing w:after="0" w:line="360" w:lineRule="auto"/>
        <w:jc w:val="center"/>
        <w:rPr>
          <w:rFonts w:ascii="Arial" w:hAnsi="Arial" w:cs="Arial"/>
          <w:b/>
          <w:bCs/>
          <w:sz w:val="28"/>
          <w:szCs w:val="28"/>
        </w:rPr>
      </w:pPr>
      <w:r w:rsidRPr="00D516B2">
        <w:rPr>
          <w:rFonts w:ascii="Arial" w:hAnsi="Arial" w:cs="Arial"/>
          <w:b/>
          <w:bCs/>
          <w:sz w:val="28"/>
          <w:szCs w:val="28"/>
        </w:rPr>
        <w:t>DISPOSITIVO</w:t>
      </w:r>
    </w:p>
    <w:p w14:paraId="515D6A9E" w14:textId="77777777" w:rsidR="00237F95" w:rsidRDefault="00237F95" w:rsidP="00237F95">
      <w:pPr>
        <w:spacing w:after="0" w:line="360" w:lineRule="auto"/>
        <w:ind w:firstLine="2268"/>
        <w:jc w:val="both"/>
        <w:rPr>
          <w:rFonts w:ascii="Arial" w:hAnsi="Arial" w:cs="Arial"/>
          <w:sz w:val="28"/>
          <w:szCs w:val="28"/>
        </w:rPr>
      </w:pPr>
    </w:p>
    <w:p w14:paraId="56B6B006" w14:textId="3C63C68E" w:rsidR="00237F95" w:rsidRDefault="00237F95" w:rsidP="00237F95">
      <w:pPr>
        <w:spacing w:after="0" w:line="360" w:lineRule="auto"/>
        <w:ind w:firstLine="2268"/>
        <w:jc w:val="both"/>
        <w:rPr>
          <w:rFonts w:ascii="Arial" w:hAnsi="Arial" w:cs="Arial"/>
          <w:sz w:val="28"/>
          <w:szCs w:val="28"/>
        </w:rPr>
      </w:pPr>
      <w:r>
        <w:rPr>
          <w:rFonts w:ascii="Arial" w:hAnsi="Arial" w:cs="Arial"/>
          <w:sz w:val="28"/>
          <w:szCs w:val="28"/>
        </w:rPr>
        <w:t xml:space="preserve">Ante o exposto, </w:t>
      </w:r>
      <w:r w:rsidRPr="002E6524">
        <w:rPr>
          <w:rFonts w:ascii="Arial" w:hAnsi="Arial" w:cs="Arial"/>
          <w:b/>
          <w:bCs/>
          <w:sz w:val="28"/>
          <w:szCs w:val="28"/>
        </w:rPr>
        <w:t>nego provimento</w:t>
      </w:r>
      <w:r>
        <w:rPr>
          <w:rFonts w:ascii="Arial" w:hAnsi="Arial" w:cs="Arial"/>
          <w:sz w:val="28"/>
          <w:szCs w:val="28"/>
        </w:rPr>
        <w:t xml:space="preserve"> ao apelo do autor, </w:t>
      </w:r>
      <w:r w:rsidRPr="00237F95">
        <w:rPr>
          <w:rFonts w:ascii="Arial" w:hAnsi="Arial" w:cs="Arial"/>
          <w:sz w:val="28"/>
          <w:szCs w:val="28"/>
        </w:rPr>
        <w:t>ITAU UNIBANCO HOLDING S.A.</w:t>
      </w:r>
    </w:p>
    <w:p w14:paraId="5446E1C5" w14:textId="77777777" w:rsidR="00237F95" w:rsidRDefault="00237F95" w:rsidP="00237F95">
      <w:pPr>
        <w:spacing w:after="0" w:line="360" w:lineRule="auto"/>
        <w:ind w:firstLine="2268"/>
        <w:jc w:val="both"/>
        <w:rPr>
          <w:rFonts w:ascii="Arial" w:hAnsi="Arial" w:cs="Arial"/>
          <w:sz w:val="28"/>
          <w:szCs w:val="28"/>
        </w:rPr>
      </w:pPr>
    </w:p>
    <w:p w14:paraId="398BC094" w14:textId="77777777" w:rsidR="00237F95" w:rsidRDefault="00237F95" w:rsidP="00237F95">
      <w:pPr>
        <w:spacing w:after="0" w:line="360" w:lineRule="auto"/>
        <w:ind w:firstLine="2268"/>
        <w:jc w:val="both"/>
        <w:rPr>
          <w:rFonts w:ascii="Arial" w:hAnsi="Arial" w:cs="Arial"/>
          <w:sz w:val="28"/>
          <w:szCs w:val="28"/>
        </w:rPr>
      </w:pPr>
      <w:commentRangeStart w:id="24"/>
      <w:r>
        <w:rPr>
          <w:rFonts w:ascii="Arial" w:hAnsi="Arial" w:cs="Arial"/>
          <w:sz w:val="28"/>
          <w:szCs w:val="28"/>
        </w:rPr>
        <w:t xml:space="preserve">Sem honorários recursais (CPC</w:t>
      </w:r>
      <w:commentRangeEnd w:id="24"/>
      <w:r>
        <w:rPr>
          <w:rStyle w:val="CommentReference"/>
        </w:rPr>
        <w:commentReference w:id="24"/>
      </w:r>
      <w:del w:id="1350" w:author="Assessor GDSXSR" w:date="2026-10-27T21:28:52Z">
        <w:r>
          <w:rPr>
            <w:rFonts w:ascii="Arial" w:hAnsi="Arial" w:cs="Arial"/>
            <w:sz w:val="28"/>
            <w:szCs w:val="28"/>
          </w:rPr>
          <w:delText xml:space="preserve">/15</w:delText>
        </w:r>
      </w:del>
      <w:r>
        <w:rPr>
          <w:rFonts w:ascii="Arial" w:hAnsi="Arial" w:cs="Arial"/>
          <w:sz w:val="28"/>
          <w:szCs w:val="28"/>
        </w:rPr>
        <w:t xml:space="preserve"> 85</w:t>
      </w:r>
      <w:ins w:id="1351" w:author="Assessor GDSXSR" w:date="2026-10-27T21:28:52Z">
        <w:r>
          <w:rPr>
            <w:rFonts w:ascii="Arial" w:hAnsi="Arial" w:cs="Arial"/>
            <w:color w:val="808080"/>
            <w:sz w:val="28"/>
            <w:szCs w:val="28"/>
          </w:rPr>
          <w:t xml:space="preserve"> §</w:t>
        </w:r>
      </w:ins>
      <w:r>
        <w:rPr>
          <w:rFonts w:ascii="Arial" w:hAnsi="Arial" w:cs="Arial"/>
          <w:sz w:val="28"/>
          <w:szCs w:val="28"/>
        </w:rPr>
        <w:t xml:space="preserve"> 11).</w:t>
      </w:r>
    </w:p>
    <w:p w14:paraId="4167C4E8" w14:textId="77777777" w:rsidR="00237F95" w:rsidRDefault="00237F95" w:rsidP="00237F95">
      <w:pPr>
        <w:spacing w:after="0" w:line="360" w:lineRule="auto"/>
        <w:ind w:firstLine="2268"/>
        <w:jc w:val="both"/>
        <w:rPr>
          <w:rFonts w:ascii="Arial" w:hAnsi="Arial" w:cs="Arial"/>
          <w:sz w:val="28"/>
          <w:szCs w:val="28"/>
        </w:rPr>
      </w:pPr>
    </w:p>
    <w:p w14:paraId="44F9DBA3" w14:textId="77777777" w:rsidR="00237F95" w:rsidRDefault="00237F95" w:rsidP="00237F95">
      <w:pPr>
        <w:spacing w:after="0" w:line="360" w:lineRule="auto"/>
        <w:ind w:firstLine="2268"/>
        <w:jc w:val="both"/>
        <w:rPr>
          <w:rFonts w:ascii="Arial" w:hAnsi="Arial" w:cs="Arial"/>
          <w:sz w:val="28"/>
          <w:szCs w:val="28"/>
        </w:rPr>
      </w:pPr>
      <w:r>
        <w:rPr>
          <w:rFonts w:ascii="Arial" w:hAnsi="Arial" w:cs="Arial"/>
          <w:sz w:val="28"/>
          <w:szCs w:val="28"/>
        </w:rPr>
        <w:t>É como voto.</w:t>
      </w:r>
    </w:p>
    <w:p w14:paraId="406BD082" w14:textId="77777777" w:rsidR="00237F95" w:rsidRDefault="00237F95" w:rsidP="00237F95">
      <w:pPr>
        <w:rPr>
          <w:rFonts w:ascii="Arial" w:hAnsi="Arial" w:cs="Arial"/>
          <w:sz w:val="28"/>
          <w:szCs w:val="28"/>
        </w:rPr>
      </w:pPr>
      <w:r>
        <w:rPr>
          <w:rFonts w:ascii="Arial" w:hAnsi="Arial" w:cs="Arial"/>
          <w:sz w:val="28"/>
          <w:szCs w:val="28"/>
        </w:rPr>
        <w:br w:type="page"/>
      </w:r>
    </w:p>
    <w:p w14:paraId="60856DC3"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52" w:author="Assessor GDSXSR" w:date="2026-10-27T21:28:52Z">
            <w:rPr>
              <w:rFonts w:ascii="Arial" w:hAnsi="Arial" w:cs="Arial"/>
              <w:color w:val="70AD47" w:themeColor="accent6"/>
              <w:sz w:val="28"/>
              <w:szCs w:val="28"/>
            </w:rPr>
          </w:rPrChange>
        </w:rPr>
        <w:t xml:space="preserve">Processo n.º: </w:t>
      </w:r>
      <w:hyperlink r:id="rId15" w:tooltip="Clique com o botão direito para copiar" w:history="1">
        <w:r w:rsidRPr="00E65DF8">
          <w:rPr>
            <w:color w:val="00B050"/>
            <w:rPrChange w:id="1353" w:author="Assessor GDSXSR" w:date="2026-10-27T21:28:52Z">
              <w:rPr>
                <w:color w:val="70AD47" w:themeColor="accent6"/>
              </w:rPr>
            </w:rPrChange>
          </w:rPr>
          <w:t>0706347-71.2026.8.07.0019</w:t>
        </w:r>
      </w:hyperlink>
    </w:p>
    <w:p w14:paraId="79D0C933"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54" w:author="Assessor GDSXSR" w:date="2026-10-27T21:28:52Z">
            <w:rPr>
              <w:rFonts w:ascii="Arial" w:hAnsi="Arial" w:cs="Arial"/>
              <w:color w:val="70AD47" w:themeColor="accent6"/>
              <w:sz w:val="28"/>
              <w:szCs w:val="28"/>
            </w:rPr>
          </w:rPrChange>
        </w:rPr>
        <w:t>Classe judicial: BUSCA E APREENSÃO EM ALIENAÇÃO FIDUCIÁRIA (81)</w:t>
      </w:r>
    </w:p>
    <w:p w14:paraId="59C390ED"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55" w:author="Assessor GDSXSR" w:date="2026-10-27T21:28:52Z">
            <w:rPr>
              <w:rFonts w:ascii="Arial" w:hAnsi="Arial" w:cs="Arial"/>
              <w:color w:val="70AD47" w:themeColor="accent6"/>
              <w:sz w:val="28"/>
              <w:szCs w:val="28"/>
            </w:rPr>
          </w:rPrChange>
        </w:rPr>
        <w:t>AUTOR: ITAU UNIBANCO HOLDING S.A.</w:t>
      </w:r>
    </w:p>
    <w:p w14:paraId="3E9BC76A"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56" w:author="Assessor GDSXSR" w:date="2026-10-27T21:28:52Z">
            <w:rPr>
              <w:rFonts w:ascii="Arial" w:hAnsi="Arial" w:cs="Arial"/>
              <w:color w:val="70AD47" w:themeColor="accent6"/>
              <w:sz w:val="28"/>
              <w:szCs w:val="28"/>
            </w:rPr>
          </w:rPrChange>
        </w:rPr>
        <w:t>REU: PAULO ROBERTO NASCIMENTO</w:t>
      </w:r>
    </w:p>
    <w:p w14:paraId="793DF5E3"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70AD47" w:themeColor="accent6"/>
          <w:sz w:val="28"/>
          <w:szCs w:val="28"/>
        </w:rPr>
        <w:t> </w:t>
      </w:r>
    </w:p>
    <w:p w14:paraId="590EF123"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57" w:author="Assessor GDSXSR" w:date="2026-10-27T21:28:52Z">
            <w:rPr>
              <w:rFonts w:ascii="Arial" w:hAnsi="Arial" w:cs="Arial"/>
              <w:color w:val="70AD47" w:themeColor="accent6"/>
              <w:sz w:val="28"/>
              <w:szCs w:val="28"/>
            </w:rPr>
          </w:rPrChange>
        </w:rPr>
        <w:t>SENTENÇA</w:t>
      </w:r>
    </w:p>
    <w:p w14:paraId="2D45A64E"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70AD47" w:themeColor="accent6"/>
          <w:sz w:val="28"/>
          <w:szCs w:val="28"/>
        </w:rPr>
        <w:t> </w:t>
      </w:r>
    </w:p>
    <w:p w14:paraId="6409C8F6"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bookmarkStart w:id="8" w:name="_Hlk152079130"/>
      <w:r w:rsidRPr="00E65DF8">
        <w:rPr>
          <w:rFonts w:ascii="Arial" w:hAnsi="Arial" w:cs="Arial"/>
          <w:color w:val="00B050"/>
          <w:sz w:val="28"/>
          <w:szCs w:val="28"/>
          <w:rPrChange w:id="1358" w:author="Assessor GDSXSR" w:date="2026-10-27T21:28:52Z">
            <w:rPr>
              <w:rFonts w:ascii="Arial" w:hAnsi="Arial" w:cs="Arial"/>
              <w:color w:val="70AD47" w:themeColor="accent6"/>
              <w:sz w:val="28"/>
              <w:szCs w:val="28"/>
            </w:rPr>
          </w:rPrChange>
        </w:rPr>
        <w:t xml:space="preserve">1.  Intimado para comprovar o estado de posse/propriedade do veículo pelo demandado, o autor não atendeu ao chamado judicial. </w:t>
      </w:r>
      <w:bookmarkEnd w:id="8"/>
      <w:r w:rsidRPr="00E65DF8">
        <w:rPr>
          <w:rFonts w:ascii="Arial" w:hAnsi="Arial" w:cs="Arial"/>
          <w:color w:val="00B050"/>
          <w:sz w:val="28"/>
          <w:szCs w:val="28"/>
          <w:rPrChange w:id="1359" w:author="Assessor GDSXSR" w:date="2026-10-27T21:28:52Z">
            <w:rPr>
              <w:rFonts w:ascii="Arial" w:hAnsi="Arial" w:cs="Arial"/>
              <w:color w:val="70AD47" w:themeColor="accent6"/>
              <w:sz w:val="28"/>
              <w:szCs w:val="28"/>
            </w:rPr>
          </w:rPrChange>
        </w:rPr>
        <w:t> </w:t>
      </w:r>
    </w:p>
    <w:p w14:paraId="666F8245"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60" w:author="Assessor GDSXSR" w:date="2026-10-27T21:28:52Z">
            <w:rPr>
              <w:rFonts w:ascii="Arial" w:hAnsi="Arial" w:cs="Arial"/>
              <w:color w:val="70AD47" w:themeColor="accent6"/>
              <w:sz w:val="28"/>
              <w:szCs w:val="28"/>
            </w:rPr>
          </w:rPrChange>
        </w:rPr>
        <w:t>2.   Com efeito, a comprovação da propriedade fiduciária é imprescindível para a constituição e desenvolvimento válido e regular da ação de busca e apreensão baseada no Decreto Lei nº 911/1969, o que não foi demonstrado no caso em questão. </w:t>
      </w:r>
    </w:p>
    <w:p w14:paraId="5EE58966"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61" w:author="Assessor GDSXSR" w:date="2026-10-27T21:28:52Z">
            <w:rPr>
              <w:rFonts w:ascii="Arial" w:hAnsi="Arial" w:cs="Arial"/>
              <w:color w:val="70AD47" w:themeColor="accent6"/>
              <w:sz w:val="28"/>
              <w:szCs w:val="28"/>
            </w:rPr>
          </w:rPrChange>
        </w:rPr>
        <w:t> 3.   Entendimento contrário, no sentido de levar a efeito a busca e a apreensão do veículo, implicaria na constrição desarrazoada de bem titularizado por quem sequer integra a relação processual, ensejando, assim, relevante prejuízo ao contraditório e à ampla defesa.  </w:t>
      </w:r>
    </w:p>
    <w:p w14:paraId="26D50352"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62" w:author="Assessor GDSXSR" w:date="2026-10-27T21:28:52Z">
            <w:rPr>
              <w:rFonts w:ascii="Arial" w:hAnsi="Arial" w:cs="Arial"/>
              <w:color w:val="70AD47" w:themeColor="accent6"/>
              <w:sz w:val="28"/>
              <w:szCs w:val="28"/>
            </w:rPr>
          </w:rPrChange>
        </w:rPr>
        <w:t>4.   Em sentido análogo, veja-se o seguinte julgado deste Eg. Tribunal:</w:t>
      </w:r>
    </w:p>
    <w:p w14:paraId="54ED1E87"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63" w:author="Assessor GDSXSR" w:date="2026-10-27T21:28:52Z">
            <w:rPr>
              <w:rFonts w:ascii="Arial" w:hAnsi="Arial" w:cs="Arial"/>
              <w:color w:val="70AD47" w:themeColor="accent6"/>
              <w:sz w:val="28"/>
              <w:szCs w:val="28"/>
            </w:rPr>
          </w:rPrChange>
        </w:rPr>
        <w:t> DIREITO CIVIL E PROCESSUAL CIVIL. APELAÇÃO CÍVEL. AÇÃO DE BUSCA E APREENSÃO. VEÍCULO EM NOME DE TERCEIRO. AUSÊNCIA DE PROVA DA TRADIÇÃO. PRESSUPOSTO PROCESSUAL. EXTINÇÃO SEM RESOLUÇÃO DE MÉRITO. SENTENÇA MANTIDA. RECURSO DESPROVIDO.</w:t>
      </w:r>
    </w:p>
    <w:p w14:paraId="27B914A9"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64" w:author="Assessor GDSXSR" w:date="2026-10-27T21:28:52Z">
            <w:rPr>
              <w:rFonts w:ascii="Arial" w:hAnsi="Arial" w:cs="Arial"/>
              <w:color w:val="70AD47" w:themeColor="accent6"/>
              <w:sz w:val="28"/>
              <w:szCs w:val="28"/>
            </w:rPr>
          </w:rPrChange>
        </w:rPr>
        <w:t>I. CASO EM EXAME </w:t>
      </w:r>
    </w:p>
    <w:p w14:paraId="025A554A"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65" w:author="Assessor GDSXSR" w:date="2026-10-27T21:28:52Z">
            <w:rPr>
              <w:rFonts w:ascii="Arial" w:hAnsi="Arial" w:cs="Arial"/>
              <w:color w:val="70AD47" w:themeColor="accent6"/>
              <w:sz w:val="28"/>
              <w:szCs w:val="28"/>
            </w:rPr>
          </w:rPrChange>
        </w:rPr>
        <w:t>1.        Apelação interposta contra sentença que extinguiu ação de busca e apreensão fundada em contrato de alienação fiduciária, com base no art. 485, incisos I e IV, do CPC, ante a ausência de pressuposto de constituição e desenvolvimento válido e regular do processo, tendo em vista que o bem objeto da garantia encontra-se registrado em nome de terceiro estranho à lide.</w:t>
      </w:r>
    </w:p>
    <w:p w14:paraId="5E86ACB5"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66" w:author="Assessor GDSXSR" w:date="2026-10-27T21:28:52Z">
            <w:rPr>
              <w:rFonts w:ascii="Arial" w:hAnsi="Arial" w:cs="Arial"/>
              <w:color w:val="70AD47" w:themeColor="accent6"/>
              <w:sz w:val="28"/>
              <w:szCs w:val="28"/>
            </w:rPr>
          </w:rPrChange>
        </w:rPr>
        <w:t>II. QUESTÃO EM DISCUSSÃO </w:t>
      </w:r>
    </w:p>
    <w:p w14:paraId="6F9C77C4"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67" w:author="Assessor GDSXSR" w:date="2026-10-27T21:28:52Z">
            <w:rPr>
              <w:rFonts w:ascii="Arial" w:hAnsi="Arial" w:cs="Arial"/>
              <w:color w:val="70AD47" w:themeColor="accent6"/>
              <w:sz w:val="28"/>
              <w:szCs w:val="28"/>
            </w:rPr>
          </w:rPrChange>
        </w:rPr>
        <w:t>2. A questão em discussão consiste em saber se a ausência de registro do veículo em nome do devedor fiduciante, sem prova da tradição do bem, impede o prosseguimento da ação de busca e apreensão ajuizada com fundamento no Decreto-Lei nº 911/1969.</w:t>
      </w:r>
    </w:p>
    <w:p w14:paraId="60AB8D24"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68" w:author="Assessor GDSXSR" w:date="2026-10-27T21:28:52Z">
            <w:rPr>
              <w:rFonts w:ascii="Arial" w:hAnsi="Arial" w:cs="Arial"/>
              <w:color w:val="70AD47" w:themeColor="accent6"/>
              <w:sz w:val="28"/>
              <w:szCs w:val="28"/>
            </w:rPr>
          </w:rPrChange>
        </w:rPr>
        <w:t>III. RAZÕES DE DECIDIR </w:t>
      </w:r>
    </w:p>
    <w:p w14:paraId="3052907F"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69" w:author="Assessor GDSXSR" w:date="2026-10-27T21:28:52Z">
            <w:rPr>
              <w:rFonts w:ascii="Arial" w:hAnsi="Arial" w:cs="Arial"/>
              <w:color w:val="70AD47" w:themeColor="accent6"/>
              <w:sz w:val="28"/>
              <w:szCs w:val="28"/>
            </w:rPr>
          </w:rPrChange>
        </w:rPr>
        <w:t>3. A validade da propriedade fiduciária sobre veículo automotor exige, conforme o art. 1.361, §1º, do Código Civil, o registro do contrato no órgão de trânsito competente, com a respectiva anotação no CRV.</w:t>
      </w:r>
    </w:p>
    <w:p w14:paraId="6A7E199F"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70" w:author="Assessor GDSXSR" w:date="2026-10-27T21:28:52Z">
            <w:rPr>
              <w:rFonts w:ascii="Arial" w:hAnsi="Arial" w:cs="Arial"/>
              <w:color w:val="70AD47" w:themeColor="accent6"/>
              <w:sz w:val="28"/>
              <w:szCs w:val="28"/>
            </w:rPr>
          </w:rPrChange>
        </w:rPr>
        <w:t>4. Nos termos do art. 1º, § 10, do Decreto-Lei nº 911/1969, o registro da alienação fiduciária deve constar no certificado de registro do veículo, sendo elemento probatório essencial para o manejo da ação de busca e apreensão.</w:t>
      </w:r>
    </w:p>
    <w:p w14:paraId="02A9DF87"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71" w:author="Assessor GDSXSR" w:date="2026-10-27T21:28:52Z">
            <w:rPr>
              <w:rFonts w:ascii="Arial" w:hAnsi="Arial" w:cs="Arial"/>
              <w:color w:val="70AD47" w:themeColor="accent6"/>
              <w:sz w:val="28"/>
              <w:szCs w:val="28"/>
            </w:rPr>
          </w:rPrChange>
        </w:rPr>
        <w:t>5. Conforme jurisprudência consolidada do TJDFT, não é possível o prosseguimento da ação de busca e apreensão quando o veículo está registrado em nome de terceiro estranho à relação contratual e não há nos autos prova inequívoca da tradição do bem ao devedor fiduciante.</w:t>
      </w:r>
    </w:p>
    <w:p w14:paraId="49F0EDB2"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72" w:author="Assessor GDSXSR" w:date="2026-10-27T21:28:52Z">
            <w:rPr>
              <w:rFonts w:ascii="Arial" w:hAnsi="Arial" w:cs="Arial"/>
              <w:color w:val="70AD47" w:themeColor="accent6"/>
              <w:sz w:val="28"/>
              <w:szCs w:val="28"/>
            </w:rPr>
          </w:rPrChange>
        </w:rPr>
        <w:t>6. O STJ, em recente decisão (REsp 2095740/DF), reconheceu a possibilidade de ajuizamento da ação mesmo sem registro da garantia no CRV, desde que comprovada a tradição do veículo ao devedor, o que não ocorreu na hipótese.</w:t>
      </w:r>
    </w:p>
    <w:p w14:paraId="3ADBB396"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73" w:author="Assessor GDSXSR" w:date="2026-10-27T21:28:52Z">
            <w:rPr>
              <w:rFonts w:ascii="Arial" w:hAnsi="Arial" w:cs="Arial"/>
              <w:color w:val="70AD47" w:themeColor="accent6"/>
              <w:sz w:val="28"/>
              <w:szCs w:val="28"/>
            </w:rPr>
          </w:rPrChange>
        </w:rPr>
        <w:t>7. A ausência de pressuposto processual impõe a extinção do processo sem resolução do mérito, na forma do art. 485, inciso I  e art. 321, ambos do CPC.</w:t>
      </w:r>
    </w:p>
    <w:p w14:paraId="19855DE2"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74" w:author="Assessor GDSXSR" w:date="2026-10-27T21:28:52Z">
            <w:rPr>
              <w:rFonts w:ascii="Arial" w:hAnsi="Arial" w:cs="Arial"/>
              <w:color w:val="70AD47" w:themeColor="accent6"/>
              <w:sz w:val="28"/>
              <w:szCs w:val="28"/>
            </w:rPr>
          </w:rPrChange>
        </w:rPr>
        <w:t>IV. DISPOSITIVO E TESE </w:t>
      </w:r>
    </w:p>
    <w:p w14:paraId="2C6F5928"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75" w:author="Assessor GDSXSR" w:date="2026-10-27T21:28:52Z">
            <w:rPr>
              <w:rFonts w:ascii="Arial" w:hAnsi="Arial" w:cs="Arial"/>
              <w:color w:val="70AD47" w:themeColor="accent6"/>
              <w:sz w:val="28"/>
              <w:szCs w:val="28"/>
            </w:rPr>
          </w:rPrChange>
        </w:rPr>
        <w:t>8. Recurso conhecido e desprovido.</w:t>
      </w:r>
    </w:p>
    <w:p w14:paraId="46BC13E5"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76" w:author="Assessor GDSXSR" w:date="2026-10-27T21:28:52Z">
            <w:rPr>
              <w:rFonts w:ascii="Arial" w:hAnsi="Arial" w:cs="Arial"/>
              <w:color w:val="70AD47" w:themeColor="accent6"/>
              <w:sz w:val="28"/>
              <w:szCs w:val="28"/>
            </w:rPr>
          </w:rPrChange>
        </w:rPr>
        <w:t>Tese de julgamento: </w:t>
      </w:r>
    </w:p>
    <w:p w14:paraId="38541328"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77" w:author="Assessor GDSXSR" w:date="2026-10-27T21:28:52Z">
            <w:rPr>
              <w:rFonts w:ascii="Arial" w:hAnsi="Arial" w:cs="Arial"/>
              <w:color w:val="70AD47" w:themeColor="accent6"/>
              <w:sz w:val="28"/>
              <w:szCs w:val="28"/>
            </w:rPr>
          </w:rPrChange>
        </w:rPr>
        <w:t>1. A constituição válida da propriedade fiduciária exige o registro da alienação fiduciária no órgão de trânsito competente, com anotação no certificado de registro do veículo.</w:t>
      </w:r>
      <w:r w:rsidRPr="00E65DF8">
        <w:rPr>
          <w:rFonts w:ascii="Arial" w:hAnsi="Arial" w:cs="Arial"/>
          <w:color w:val="00B050"/>
          <w:sz w:val="28"/>
          <w:szCs w:val="28"/>
          <w:rPrChange w:id="1378" w:author="Assessor GDSXSR" w:date="2026-10-27T21:28:52Z">
            <w:rPr>
              <w:rFonts w:ascii="Arial" w:hAnsi="Arial" w:cs="Arial"/>
              <w:color w:val="70AD47" w:themeColor="accent6"/>
              <w:sz w:val="28"/>
              <w:szCs w:val="28"/>
            </w:rPr>
          </w:rPrChange>
        </w:rPr>
        <w:br/>
        <w:t>2. É admissível a ação de busca e apreensão sem o referido registro, desde que comprovada a tradição do bem ao devedor fiduciante.</w:t>
      </w:r>
    </w:p>
    <w:p w14:paraId="0C6FACA4"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79" w:author="Assessor GDSXSR" w:date="2026-10-27T21:28:52Z">
            <w:rPr>
              <w:rFonts w:ascii="Arial" w:hAnsi="Arial" w:cs="Arial"/>
              <w:color w:val="70AD47" w:themeColor="accent6"/>
              <w:sz w:val="28"/>
              <w:szCs w:val="28"/>
            </w:rPr>
          </w:rPrChange>
        </w:rPr>
        <w:t>3. A ausência de registro e de prova da tradição do veículo impede o prosseguimento da ação, por configurar ausência de pressuposto de constituição e desenvolvimento válido do processo.</w:t>
      </w:r>
    </w:p>
    <w:p w14:paraId="333ED184"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70AD47" w:themeColor="accent6"/>
          <w:sz w:val="28"/>
          <w:szCs w:val="28"/>
        </w:rPr>
        <w:pict w14:anchorId="31ECB26A">
          <v:rect id="_x0000_i1029" style="width:0;height:1pt" o:hrstd="t" o:hr="t" fillcolor="#a0a0a0" stroked="f"/>
        </w:pict>
      </w:r>
    </w:p>
    <w:p w14:paraId="0BF888CD"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80" w:author="Assessor GDSXSR" w:date="2026-10-27T21:28:52Z">
            <w:rPr>
              <w:rFonts w:ascii="Arial" w:hAnsi="Arial" w:cs="Arial"/>
              <w:color w:val="70AD47" w:themeColor="accent6"/>
              <w:sz w:val="28"/>
              <w:szCs w:val="28"/>
            </w:rPr>
          </w:rPrChange>
        </w:rPr>
        <w:t>Dispositivos relevantes citados:</w:t>
      </w:r>
    </w:p>
    <w:p w14:paraId="58A4DDC3"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81" w:author="Assessor GDSXSR" w:date="2026-10-27T21:28:52Z">
            <w:rPr>
              <w:rFonts w:ascii="Arial" w:hAnsi="Arial" w:cs="Arial"/>
              <w:color w:val="70AD47" w:themeColor="accent6"/>
              <w:sz w:val="28"/>
              <w:szCs w:val="28"/>
            </w:rPr>
          </w:rPrChange>
        </w:rPr>
        <w:t>CC, art. 1.267 e art. 1.361, § 1º; DL nº 911/1969, arts. 1º, § 10, e 3º; CPC, art. 485, incisos I e IV.</w:t>
      </w:r>
    </w:p>
    <w:p w14:paraId="47DC7202"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82" w:author="Assessor GDSXSR" w:date="2026-10-27T21:28:52Z">
            <w:rPr>
              <w:rFonts w:ascii="Arial" w:hAnsi="Arial" w:cs="Arial"/>
              <w:color w:val="70AD47" w:themeColor="accent6"/>
              <w:sz w:val="28"/>
              <w:szCs w:val="28"/>
            </w:rPr>
          </w:rPrChange>
        </w:rPr>
        <w:t>Jurisprudência relevante citada:</w:t>
      </w:r>
    </w:p>
    <w:p w14:paraId="6F0E8D57"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83" w:author="Assessor GDSXSR" w:date="2026-10-27T21:28:52Z">
            <w:rPr>
              <w:rFonts w:ascii="Arial" w:hAnsi="Arial" w:cs="Arial"/>
              <w:color w:val="70AD47" w:themeColor="accent6"/>
              <w:sz w:val="28"/>
              <w:szCs w:val="28"/>
            </w:rPr>
          </w:rPrChange>
        </w:rPr>
        <w:t>STJ, REsp 2095740/DF, Rel. Min. Nancy Andrighi, 3ª Turma, j. 06/02/2024, DJe 09/02/2024; TJDFT, Acórdãos 1972228, 2051943, 2074896.</w:t>
      </w:r>
    </w:p>
    <w:p w14:paraId="1C5141E9"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84" w:author="Assessor GDSXSR" w:date="2026-10-27T21:28:52Z">
            <w:rPr>
              <w:rFonts w:ascii="Arial" w:hAnsi="Arial" w:cs="Arial"/>
              <w:color w:val="70AD47" w:themeColor="accent6"/>
              <w:sz w:val="28"/>
              <w:szCs w:val="28"/>
            </w:rPr>
          </w:rPrChange>
        </w:rPr>
        <w:t> 5.       Portanto, as determinações judiciais de ID´s 273451109 e 279620716 não foram cumpridas com exatidão, motivo pelo qual extingo o feito sem exame de mérito com fundamento no art. 485, IV do Código de Processo Civil.</w:t>
      </w:r>
    </w:p>
    <w:p w14:paraId="745A527F"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70AD47" w:themeColor="accent6"/>
          <w:sz w:val="28"/>
          <w:szCs w:val="28"/>
        </w:rPr>
        <w:t> </w:t>
      </w:r>
    </w:p>
    <w:p w14:paraId="481BBD95"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85" w:author="Assessor GDSXSR" w:date="2026-10-27T21:28:52Z">
            <w:rPr>
              <w:rFonts w:ascii="Arial" w:hAnsi="Arial" w:cs="Arial"/>
              <w:color w:val="70AD47" w:themeColor="accent6"/>
              <w:sz w:val="28"/>
              <w:szCs w:val="28"/>
            </w:rPr>
          </w:rPrChange>
        </w:rPr>
        <w:t>6.   Sem honorários.</w:t>
      </w:r>
    </w:p>
    <w:p w14:paraId="6B44E940"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86" w:author="Assessor GDSXSR" w:date="2026-10-27T21:28:52Z">
            <w:rPr>
              <w:rFonts w:ascii="Arial" w:hAnsi="Arial" w:cs="Arial"/>
              <w:color w:val="70AD47" w:themeColor="accent6"/>
              <w:sz w:val="28"/>
              <w:szCs w:val="28"/>
            </w:rPr>
          </w:rPrChange>
        </w:rPr>
        <w:t> 7.     Custas já recolhidas.</w:t>
      </w:r>
    </w:p>
    <w:p w14:paraId="4DB51A36"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87" w:author="Assessor GDSXSR" w:date="2026-10-27T21:28:52Z">
            <w:rPr>
              <w:rFonts w:ascii="Arial" w:hAnsi="Arial" w:cs="Arial"/>
              <w:color w:val="70AD47" w:themeColor="accent6"/>
              <w:sz w:val="28"/>
              <w:szCs w:val="28"/>
            </w:rPr>
          </w:rPrChange>
        </w:rPr>
        <w:t> 8.     Após o trânsito em julgado, arquivem-se os autos, observadas as cautelas de estilo.</w:t>
      </w:r>
    </w:p>
    <w:p w14:paraId="37BB5B11" w14:textId="77777777" w:rsidR="000D46C7" w:rsidRPr="00E65DF8" w:rsidRDefault="000D46C7" w:rsidP="000D46C7">
      <w:pPr>
        <w:spacing w:after="0" w:line="360" w:lineRule="auto"/>
        <w:ind w:firstLine="2268"/>
        <w:jc w:val="both"/>
        <w:rPr>
          <w:rFonts w:ascii="Arial" w:hAnsi="Arial" w:cs="Arial"/>
          <w:color w:val="70AD47" w:themeColor="accent6"/>
          <w:sz w:val="28"/>
          <w:szCs w:val="28"/>
        </w:rPr>
      </w:pPr>
      <w:r w:rsidRPr="00E65DF8">
        <w:rPr>
          <w:rFonts w:ascii="Arial" w:hAnsi="Arial" w:cs="Arial"/>
          <w:color w:val="00B050"/>
          <w:sz w:val="28"/>
          <w:szCs w:val="28"/>
          <w:rPrChange w:id="1388" w:author="Assessor GDSXSR" w:date="2026-10-27T21:28:52Z">
            <w:rPr>
              <w:rFonts w:ascii="Arial" w:hAnsi="Arial" w:cs="Arial"/>
              <w:color w:val="70AD47" w:themeColor="accent6"/>
              <w:sz w:val="28"/>
              <w:szCs w:val="28"/>
            </w:rPr>
          </w:rPrChange>
        </w:rPr>
        <w:t> 9.    Publique-se, registre-se e intimem-se.</w:t>
      </w:r>
    </w:p>
    <w:p w14:paraId="29A15FA9" w14:textId="77777777" w:rsidR="000D46C7" w:rsidRDefault="000D46C7" w:rsidP="000D46C7">
      <w:pPr>
        <w:spacing w:after="0" w:line="360" w:lineRule="auto"/>
        <w:ind w:firstLine="2268"/>
        <w:jc w:val="center"/>
        <w:rPr>
          <w:rFonts w:ascii="Arial" w:hAnsi="Arial" w:cs="Arial"/>
          <w:color w:val="70AD47" w:themeColor="accent6"/>
          <w:sz w:val="28"/>
          <w:szCs w:val="28"/>
        </w:rPr>
      </w:pPr>
    </w:p>
    <w:p w14:paraId="2EDFB0FC" w14:textId="77777777" w:rsidR="000D46C7" w:rsidRPr="00E65DF8" w:rsidRDefault="000D46C7" w:rsidP="000D46C7">
      <w:pPr>
        <w:spacing w:after="0" w:line="360" w:lineRule="auto"/>
        <w:ind w:firstLine="2268"/>
        <w:jc w:val="center"/>
        <w:rPr>
          <w:rFonts w:ascii="Arial" w:hAnsi="Arial" w:cs="Arial"/>
          <w:color w:val="70AD47" w:themeColor="accent6"/>
          <w:sz w:val="28"/>
          <w:szCs w:val="28"/>
        </w:rPr>
      </w:pPr>
      <w:r>
        <w:rPr>
          <w:rFonts w:ascii="Arial" w:hAnsi="Arial" w:cs="Arial"/>
          <w:color w:val="00B050"/>
          <w:sz w:val="28"/>
          <w:szCs w:val="28"/>
          <w:rPrChange w:id="1389" w:author="Assessor GDSXSR" w:date="2026-10-27T21:28:52Z">
            <w:rPr>
              <w:rFonts w:ascii="Arial" w:hAnsi="Arial" w:cs="Arial"/>
              <w:color w:val="70AD47" w:themeColor="accent6"/>
              <w:sz w:val="28"/>
              <w:szCs w:val="28"/>
            </w:rPr>
          </w:rPrChange>
        </w:rPr>
        <w:t>P</w:t>
      </w:r>
      <w:r w:rsidRPr="00E65DF8">
        <w:rPr>
          <w:rFonts w:ascii="Arial" w:hAnsi="Arial" w:cs="Arial"/>
          <w:color w:val="00B050"/>
          <w:sz w:val="28"/>
          <w:szCs w:val="28"/>
          <w:rPrChange w:id="1390" w:author="Assessor GDSXSR" w:date="2026-10-27T21:28:52Z">
            <w:rPr>
              <w:rFonts w:ascii="Arial" w:hAnsi="Arial" w:cs="Arial"/>
              <w:color w:val="70AD47" w:themeColor="accent6"/>
              <w:sz w:val="28"/>
              <w:szCs w:val="28"/>
            </w:rPr>
          </w:rPrChange>
        </w:rPr>
        <w:t>edro Oliveira de Vasconcelos</w:t>
      </w:r>
    </w:p>
    <w:p w14:paraId="56957E2D" w14:textId="77777777" w:rsidR="000D46C7" w:rsidRPr="00E65DF8" w:rsidRDefault="000D46C7" w:rsidP="000D46C7">
      <w:pPr>
        <w:spacing w:after="0" w:line="360" w:lineRule="auto"/>
        <w:ind w:firstLine="2268"/>
        <w:jc w:val="center"/>
        <w:rPr>
          <w:rFonts w:ascii="Arial" w:hAnsi="Arial" w:cs="Arial"/>
          <w:color w:val="70AD47" w:themeColor="accent6"/>
          <w:sz w:val="28"/>
          <w:szCs w:val="28"/>
        </w:rPr>
      </w:pPr>
      <w:r w:rsidRPr="00E65DF8">
        <w:rPr>
          <w:rFonts w:ascii="Arial" w:hAnsi="Arial" w:cs="Arial"/>
          <w:color w:val="00B050"/>
          <w:sz w:val="28"/>
          <w:szCs w:val="28"/>
          <w:rPrChange w:id="1391" w:author="Assessor GDSXSR" w:date="2026-10-27T21:28:52Z">
            <w:rPr>
              <w:rFonts w:ascii="Arial" w:hAnsi="Arial" w:cs="Arial"/>
              <w:color w:val="70AD47" w:themeColor="accent6"/>
              <w:sz w:val="28"/>
              <w:szCs w:val="28"/>
            </w:rPr>
          </w:rPrChange>
        </w:rPr>
        <w:t>Juiz de Direito</w:t>
      </w:r>
    </w:p>
    <w:p w14:paraId="116EDF8B" w14:textId="77777777" w:rsidR="00237F95" w:rsidRPr="0057137C" w:rsidRDefault="00237F95" w:rsidP="00237F95">
      <w:pPr>
        <w:spacing w:after="0" w:line="360" w:lineRule="auto"/>
        <w:jc w:val="both"/>
        <w:rPr>
          <w:ins w:id="1428" w:author="Assessor GDSXSR" w:date="2026-10-27T21:28:52Z"/>
          <w:rFonts w:ascii="Arial" w:hAnsi="Arial" w:cs="Arial"/>
          <w:b/>
          <w:i/>
          <w:iCs/>
          <w:sz w:val="28"/>
          <w:szCs w:val="28"/>
        </w:rPr>
      </w:pPr>
    </w:p>
    <w:p>
      <w:pPr>
        <w:spacing w:after="0" w:line="360" w:lineRule="auto"/>
        <w:jc w:val="both"/>
        <w:rPr>
          <w:rFonts w:ascii="Arial" w:hAnsi="Arial" w:cs="Arial"/>
          <w:b/>
          <w:i/>
          <w:iCs/>
          <w:sz w:val="28"/>
          <w:szCs w:val="28"/>
        </w:rPr>
      </w:pPr>
      <w:commentRangeStart w:id="25"/>
      <w:ins w:id="1429" w:author="Assessor GDSXSR" w:date="2026-10-27T21:28:52Z">
        <w:r>
          <w:rPr>
            <w:rFonts w:ascii="Arial" w:hAnsi="Arial" w:cs="Arial"/>
            <w:b/>
            <w:i w:val="0"/>
            <w:color w:val="800080"/>
            <w:sz w:val="28"/>
          </w:rPr>
          <w:t xml:space="preserve">PRECEDENTES CONTRÁRIOS AO VOTO</w:t>
        </w:r>
      </w:ins>
      <w:r>
        <w:rPr>
          <w:rStyle w:val="CommentReference"/>
        </w:rPr>
        <w:commentReference w:id="25"/>
      </w:r>
      <w:commentRangeEnd w:id="25"/>
    </w:p>
    <w:p w14:paraId="6582A1D3"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392" w:author="Assessor GDSXSR" w:date="2026-10-27T21:28:52Z">
            <w:rPr>
              <w:rFonts w:ascii="Arial" w:hAnsi="Arial" w:cs="Arial"/>
              <w:b/>
              <w:i/>
              <w:iCs/>
              <w:color w:val="7030A0"/>
              <w:sz w:val="28"/>
              <w:szCs w:val="28"/>
            </w:rPr>
          </w:rPrChange>
        </w:rPr>
        <w:t>DIREITO CIVIL E PROCESSUAL CIVIL. APELAÇÃO CÍVEL. ALIENAÇÃO FIDUCIÁRIA. AÇÃO DE BUSCA E APREENSÃO. DOCUMENTOS ESSENCIAIS. REGISTRO DE GRAVAME NO DETRAN. DESNECESSIDADE. RECURSO PROVIDO. </w:t>
      </w:r>
    </w:p>
    <w:p w14:paraId="5F86FCAF"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393" w:author="Assessor GDSXSR" w:date="2026-10-27T21:28:52Z">
            <w:rPr>
              <w:rFonts w:ascii="Arial" w:hAnsi="Arial" w:cs="Arial"/>
              <w:b/>
              <w:i/>
              <w:iCs/>
              <w:color w:val="7030A0"/>
              <w:sz w:val="28"/>
              <w:szCs w:val="28"/>
            </w:rPr>
          </w:rPrChange>
        </w:rPr>
        <w:t>I. CASO EM EXAME </w:t>
      </w:r>
    </w:p>
    <w:p w14:paraId="5898A807"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394" w:author="Assessor GDSXSR" w:date="2026-10-27T21:28:52Z">
            <w:rPr>
              <w:rFonts w:ascii="Arial" w:hAnsi="Arial" w:cs="Arial"/>
              <w:b/>
              <w:i/>
              <w:iCs/>
              <w:color w:val="7030A0"/>
              <w:sz w:val="28"/>
              <w:szCs w:val="28"/>
            </w:rPr>
          </w:rPrChange>
        </w:rPr>
        <w:t>1. Apelação cível interposta contra sentença que extinguiu, sem resolução do mérito, ação de busca e apreensão fundada em contrato de alienação fiduciária, sob alegação de ausência de emenda à inicial para comprovação da anotação do gravame no DETRAN. </w:t>
      </w:r>
    </w:p>
    <w:p w14:paraId="7373084E"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395" w:author="Assessor GDSXSR" w:date="2026-10-27T21:28:52Z">
            <w:rPr>
              <w:rFonts w:ascii="Arial" w:hAnsi="Arial" w:cs="Arial"/>
              <w:b/>
              <w:i/>
              <w:iCs/>
              <w:color w:val="7030A0"/>
              <w:sz w:val="28"/>
              <w:szCs w:val="28"/>
            </w:rPr>
          </w:rPrChange>
        </w:rPr>
        <w:t>2. O recorrente sustenta que apresentou contrato de alienação fiduciária, comprovou a mora por notificação extrajudicial e inseriu gravame no sistema nacional, sendo desnecessária a prova da anotação no Certificado de Registro do Veículo (CRV). </w:t>
      </w:r>
    </w:p>
    <w:p w14:paraId="1F128A87"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396" w:author="Assessor GDSXSR" w:date="2026-10-27T21:28:52Z">
            <w:rPr>
              <w:rFonts w:ascii="Arial" w:hAnsi="Arial" w:cs="Arial"/>
              <w:b/>
              <w:i/>
              <w:iCs/>
              <w:color w:val="7030A0"/>
              <w:sz w:val="28"/>
              <w:szCs w:val="28"/>
            </w:rPr>
          </w:rPrChange>
        </w:rPr>
        <w:t>II. QUESTÃO EM DISCUSSÃO </w:t>
      </w:r>
    </w:p>
    <w:p w14:paraId="25592FFE"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397" w:author="Assessor GDSXSR" w:date="2026-10-27T21:28:52Z">
            <w:rPr>
              <w:rFonts w:ascii="Arial" w:hAnsi="Arial" w:cs="Arial"/>
              <w:b/>
              <w:i/>
              <w:iCs/>
              <w:color w:val="7030A0"/>
              <w:sz w:val="28"/>
              <w:szCs w:val="28"/>
            </w:rPr>
          </w:rPrChange>
        </w:rPr>
        <w:t>3. Definir se a ausência de anotação do gravame no DETRAN impede o ajuizamento da ação de busca e apreensão. </w:t>
      </w:r>
    </w:p>
    <w:p w14:paraId="6992D9AB"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398" w:author="Assessor GDSXSR" w:date="2026-10-27T21:28:52Z">
            <w:rPr>
              <w:rFonts w:ascii="Arial" w:hAnsi="Arial" w:cs="Arial"/>
              <w:b/>
              <w:i/>
              <w:iCs/>
              <w:color w:val="7030A0"/>
              <w:sz w:val="28"/>
              <w:szCs w:val="28"/>
            </w:rPr>
          </w:rPrChange>
        </w:rPr>
        <w:t>III. RAZÕES DE DECIDIR </w:t>
      </w:r>
    </w:p>
    <w:p w14:paraId="41B57061"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399" w:author="Assessor GDSXSR" w:date="2026-10-27T21:28:52Z">
            <w:rPr>
              <w:rFonts w:ascii="Arial" w:hAnsi="Arial" w:cs="Arial"/>
              <w:b/>
              <w:i/>
              <w:iCs/>
              <w:color w:val="7030A0"/>
              <w:sz w:val="28"/>
              <w:szCs w:val="28"/>
            </w:rPr>
          </w:rPrChange>
        </w:rPr>
        <w:t>4. O Decreto-Lei nº 911/69 exige, para a propositura da ação de busca e apreensão, apenas o contrato de alienação fiduciária e a notificação comprobatória da mora, dispensando outros documentos. </w:t>
      </w:r>
    </w:p>
    <w:p w14:paraId="68A50B5C"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400" w:author="Assessor GDSXSR" w:date="2026-10-27T21:28:52Z">
            <w:rPr>
              <w:rFonts w:ascii="Arial" w:hAnsi="Arial" w:cs="Arial"/>
              <w:b/>
              <w:i/>
              <w:iCs/>
              <w:color w:val="7030A0"/>
              <w:sz w:val="28"/>
              <w:szCs w:val="28"/>
            </w:rPr>
          </w:rPrChange>
        </w:rPr>
        <w:t>5. A anotação do gravame no DETRAN não é requisito para o ajuizamento da ação, pois sua finalidade é assegurar publicidade perante terceiros, não interferindo na validade do contrato nem no direito do credor fiduciário. </w:t>
      </w:r>
    </w:p>
    <w:p w14:paraId="1EB1A543"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401" w:author="Assessor GDSXSR" w:date="2026-10-27T21:28:52Z">
            <w:rPr>
              <w:rFonts w:ascii="Arial" w:hAnsi="Arial" w:cs="Arial"/>
              <w:b/>
              <w:i/>
              <w:iCs/>
              <w:color w:val="7030A0"/>
              <w:sz w:val="28"/>
              <w:szCs w:val="28"/>
            </w:rPr>
          </w:rPrChange>
        </w:rPr>
        <w:t>6. A ausência de registro do gravame não autoriza a extinção do processo, devendo ser garantido o prosseguimento da ação quando presentes os documentos essenciais previstos no Decreto-Lei nº 911/69. </w:t>
      </w:r>
    </w:p>
    <w:p w14:paraId="201DB0D7"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402" w:author="Assessor GDSXSR" w:date="2026-10-27T21:28:52Z">
            <w:rPr>
              <w:rFonts w:ascii="Arial" w:hAnsi="Arial" w:cs="Arial"/>
              <w:b/>
              <w:i/>
              <w:iCs/>
              <w:color w:val="7030A0"/>
              <w:sz w:val="28"/>
              <w:szCs w:val="28"/>
            </w:rPr>
          </w:rPrChange>
        </w:rPr>
        <w:t>IV. DISPOSITIVO E TESE </w:t>
      </w:r>
    </w:p>
    <w:p w14:paraId="2E15F61B"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403" w:author="Assessor GDSXSR" w:date="2026-10-27T21:28:52Z">
            <w:rPr>
              <w:rFonts w:ascii="Arial" w:hAnsi="Arial" w:cs="Arial"/>
              <w:b/>
              <w:i/>
              <w:iCs/>
              <w:color w:val="7030A0"/>
              <w:sz w:val="28"/>
              <w:szCs w:val="28"/>
            </w:rPr>
          </w:rPrChange>
        </w:rPr>
        <w:t>7. Recurso provido. Determinado o retorno dos autos à instância de origem.</w:t>
      </w:r>
    </w:p>
    <w:p w14:paraId="1B8F4706"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404" w:author="Assessor GDSXSR" w:date="2026-10-27T21:28:52Z">
            <w:rPr>
              <w:rFonts w:ascii="Arial" w:hAnsi="Arial" w:cs="Arial"/>
              <w:b/>
              <w:i/>
              <w:iCs/>
              <w:color w:val="7030A0"/>
              <w:sz w:val="28"/>
              <w:szCs w:val="28"/>
            </w:rPr>
          </w:rPrChange>
        </w:rPr>
        <w:t>Tese de julgamento: "1. A ausência de anotação do gravame no DETRAN não impede o ajuizamento ou prosseguimento da ação de busca e apreensão, desde que presentes os documentos essenciais previstos no Decreto-Lei nº 911/69." </w:t>
      </w:r>
    </w:p>
    <w:p w14:paraId="62A46328"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405" w:author="Assessor GDSXSR" w:date="2026-10-27T21:28:52Z">
            <w:rPr>
              <w:rFonts w:ascii="Arial" w:hAnsi="Arial" w:cs="Arial"/>
              <w:b/>
              <w:i/>
              <w:iCs/>
              <w:color w:val="7030A0"/>
              <w:sz w:val="28"/>
              <w:szCs w:val="28"/>
            </w:rPr>
          </w:rPrChange>
        </w:rPr>
        <w:t xml:space="preserve">Dispositivos relevantes citados: </w:t>
      </w:r>
    </w:p>
    <w:p w14:paraId="577CD54A"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406" w:author="Assessor GDSXSR" w:date="2026-10-27T21:28:52Z">
            <w:rPr>
              <w:rFonts w:ascii="Arial" w:hAnsi="Arial" w:cs="Arial"/>
              <w:b/>
              <w:i/>
              <w:iCs/>
              <w:color w:val="7030A0"/>
              <w:sz w:val="28"/>
              <w:szCs w:val="28"/>
            </w:rPr>
          </w:rPrChange>
        </w:rPr>
        <w:t>Decreto-Lei nº 911/69, arts. 2º, § 2º e 3º; CPC, arts. 321, parágrafo único, e 485, I. </w:t>
      </w:r>
    </w:p>
    <w:p w14:paraId="6B0F56F7"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407" w:author="Assessor GDSXSR" w:date="2026-10-27T21:28:52Z">
            <w:rPr>
              <w:rFonts w:ascii="Arial" w:hAnsi="Arial" w:cs="Arial"/>
              <w:b/>
              <w:i/>
              <w:iCs/>
              <w:color w:val="7030A0"/>
              <w:sz w:val="28"/>
              <w:szCs w:val="28"/>
            </w:rPr>
          </w:rPrChange>
        </w:rPr>
        <w:t xml:space="preserve">Jurisprudência relevante citada: </w:t>
      </w:r>
    </w:p>
    <w:p w14:paraId="46882ED3"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408" w:author="Assessor GDSXSR" w:date="2026-10-27T21:28:52Z">
            <w:rPr>
              <w:rFonts w:ascii="Arial" w:hAnsi="Arial" w:cs="Arial"/>
              <w:b/>
              <w:i/>
              <w:iCs/>
              <w:color w:val="7030A0"/>
              <w:sz w:val="28"/>
              <w:szCs w:val="28"/>
            </w:rPr>
          </w:rPrChange>
        </w:rPr>
        <w:t>STJ, Tema 1.132; TJDFT, Acórdãos 2013399, 0751494-48.2024.8.07.0001; 2034712, 0703225-38.2025.8.07.0002.</w:t>
      </w:r>
    </w:p>
    <w:p w14:paraId="71794079"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409" w:author="Assessor GDSXSR" w:date="2026-10-27T21:28:52Z">
            <w:rPr>
              <w:rFonts w:ascii="Arial" w:hAnsi="Arial" w:cs="Arial"/>
              <w:b/>
              <w:i/>
              <w:iCs/>
              <w:color w:val="7030A0"/>
              <w:sz w:val="28"/>
              <w:szCs w:val="28"/>
            </w:rPr>
          </w:rPrChange>
        </w:rPr>
        <w:t>(Acórdão 2090941, 0751556-54.2025.8.07.0001, Relator(a): ARQUIBALDO CARNEIRO PORTELA, 6ª TURMA CÍVEL, data de julgamento: 11/02/2026, publicado no DJe: 05/03/2026.)</w:t>
      </w:r>
    </w:p>
    <w:p w14:paraId="53AB4A68" w14:textId="77777777" w:rsidR="00237F95" w:rsidRPr="0057137C" w:rsidRDefault="00237F95" w:rsidP="00237F95">
      <w:pPr>
        <w:spacing w:after="0" w:line="360" w:lineRule="auto"/>
        <w:jc w:val="both"/>
        <w:rPr>
          <w:rFonts w:ascii="Arial" w:hAnsi="Arial" w:cs="Arial"/>
          <w:b/>
          <w:i/>
          <w:iCs/>
          <w:color w:val="7030A0"/>
          <w:sz w:val="28"/>
          <w:szCs w:val="28"/>
        </w:rPr>
      </w:pPr>
    </w:p>
    <w:p w14:paraId="6D5259B6" w14:textId="77777777" w:rsidR="00237F95" w:rsidRPr="0057137C" w:rsidRDefault="00237F95" w:rsidP="00237F95">
      <w:pPr>
        <w:spacing w:after="0" w:line="360" w:lineRule="auto"/>
        <w:jc w:val="both"/>
        <w:rPr>
          <w:rFonts w:ascii="Arial" w:hAnsi="Arial" w:cs="Arial"/>
          <w:b/>
          <w:i/>
          <w:iCs/>
          <w:color w:val="7030A0"/>
          <w:sz w:val="28"/>
          <w:szCs w:val="28"/>
        </w:rPr>
      </w:pPr>
    </w:p>
    <w:p w14:paraId="0B488478"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410" w:author="Assessor GDSXSR" w:date="2026-10-27T21:28:52Z">
            <w:rPr>
              <w:rFonts w:ascii="Arial" w:hAnsi="Arial" w:cs="Arial"/>
              <w:b/>
              <w:i/>
              <w:iCs/>
              <w:color w:val="7030A0"/>
              <w:sz w:val="28"/>
              <w:szCs w:val="28"/>
            </w:rPr>
          </w:rPrChange>
        </w:rPr>
        <w:t>Ementa: Direito civil. Direito processual civil. Apelação Cível. Ação de busca e apreensão. Alienação fiduciária de bem móvel. Veículo registrado em nome de terceiro. Desnecessidade de registro da propriedade ou do gravame perante o DETRAN. Sentença cassada. Recurso provido.  </w:t>
      </w:r>
    </w:p>
    <w:p w14:paraId="780EB20D"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411" w:author="Assessor GDSXSR" w:date="2026-10-27T21:28:52Z">
            <w:rPr>
              <w:rFonts w:ascii="Arial" w:hAnsi="Arial" w:cs="Arial"/>
              <w:b/>
              <w:i/>
              <w:iCs/>
              <w:color w:val="7030A0"/>
              <w:sz w:val="28"/>
              <w:szCs w:val="28"/>
            </w:rPr>
          </w:rPrChange>
        </w:rPr>
        <w:t>I. Caso em exame </w:t>
      </w:r>
    </w:p>
    <w:p w14:paraId="66D1A158"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412" w:author="Assessor GDSXSR" w:date="2026-10-27T21:28:52Z">
            <w:rPr>
              <w:rFonts w:ascii="Arial" w:hAnsi="Arial" w:cs="Arial"/>
              <w:b/>
              <w:i/>
              <w:iCs/>
              <w:color w:val="7030A0"/>
              <w:sz w:val="28"/>
              <w:szCs w:val="28"/>
            </w:rPr>
          </w:rPrChange>
        </w:rPr>
        <w:t>1. Apelação cível interposta contra a sentença que extinguiu a ação de busca e apreensão, sem julgamento do mérito, e indeferiu a petição inicial, consistente na ausência de esclarecimento sobre a titularidade do veículo, que se encontra registrado em nome de terceiro estranho à lide. </w:t>
      </w:r>
    </w:p>
    <w:p w14:paraId="13279A4B"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413" w:author="Assessor GDSXSR" w:date="2026-10-27T21:28:52Z">
            <w:rPr>
              <w:rFonts w:ascii="Arial" w:hAnsi="Arial" w:cs="Arial"/>
              <w:b/>
              <w:i/>
              <w:iCs/>
              <w:color w:val="7030A0"/>
              <w:sz w:val="28"/>
              <w:szCs w:val="28"/>
            </w:rPr>
          </w:rPrChange>
        </w:rPr>
        <w:t>II. Questões em discussão  </w:t>
      </w:r>
    </w:p>
    <w:p w14:paraId="7156E33E"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414" w:author="Assessor GDSXSR" w:date="2026-10-27T21:28:52Z">
            <w:rPr>
              <w:rFonts w:ascii="Arial" w:hAnsi="Arial" w:cs="Arial"/>
              <w:b/>
              <w:i/>
              <w:iCs/>
              <w:color w:val="7030A0"/>
              <w:sz w:val="28"/>
              <w:szCs w:val="28"/>
            </w:rPr>
          </w:rPrChange>
        </w:rPr>
        <w:t>2. Há duas questões em discussão: (i) determinar se a ausência de registro da propriedade do veículo e do gravame perante o DETRAN impede o processamento da ação de busca e apreensão; (ii) estabelecer se a documentação apresentada, contrato de alienação fiduciária, constituição em mora e inclusão do gravame no SNG, é suficiente para o regular processamento da ação. </w:t>
      </w:r>
    </w:p>
    <w:p w14:paraId="2D58C3FA"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415" w:author="Assessor GDSXSR" w:date="2026-10-27T21:28:52Z">
            <w:rPr>
              <w:rFonts w:ascii="Arial" w:hAnsi="Arial" w:cs="Arial"/>
              <w:b/>
              <w:i/>
              <w:iCs/>
              <w:color w:val="7030A0"/>
              <w:sz w:val="28"/>
              <w:szCs w:val="28"/>
            </w:rPr>
          </w:rPrChange>
        </w:rPr>
        <w:t>III. Razões de decidir  </w:t>
      </w:r>
    </w:p>
    <w:p w14:paraId="41630A70"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416" w:author="Assessor GDSXSR" w:date="2026-10-27T21:28:52Z">
            <w:rPr>
              <w:rFonts w:ascii="Arial" w:hAnsi="Arial" w:cs="Arial"/>
              <w:b/>
              <w:i/>
              <w:iCs/>
              <w:color w:val="7030A0"/>
              <w:sz w:val="28"/>
              <w:szCs w:val="28"/>
            </w:rPr>
          </w:rPrChange>
        </w:rPr>
        <w:t>3. O Decreto-Lei n. 911/1969, que regula a alienação fiduciária em garantia de bens móveis, não exige o registro do contrato perante o DETRAN como requisito para a propositura da ação de busca e apreensão, sendo suficiente a comprovação da mora do devedor e do pacto fiduciário. </w:t>
      </w:r>
    </w:p>
    <w:p w14:paraId="0F944282"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417" w:author="Assessor GDSXSR" w:date="2026-10-27T21:28:52Z">
            <w:rPr>
              <w:rFonts w:ascii="Arial" w:hAnsi="Arial" w:cs="Arial"/>
              <w:b/>
              <w:i/>
              <w:iCs/>
              <w:color w:val="7030A0"/>
              <w:sz w:val="28"/>
              <w:szCs w:val="28"/>
            </w:rPr>
          </w:rPrChange>
        </w:rPr>
        <w:t>4. A jurisprudência do Superior Tribunal de Justiça reconhece que a ausência de registro do contrato de alienação fiduciária não impede a ação de busca e apreensão, pois o registro é exigido apenas para a eficácia perante terceiros, e não para a validade entre as partes. </w:t>
      </w:r>
    </w:p>
    <w:p w14:paraId="45C82435"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418" w:author="Assessor GDSXSR" w:date="2026-10-27T21:28:52Z">
            <w:rPr>
              <w:rFonts w:ascii="Arial" w:hAnsi="Arial" w:cs="Arial"/>
              <w:b/>
              <w:i/>
              <w:iCs/>
              <w:color w:val="7030A0"/>
              <w:sz w:val="28"/>
              <w:szCs w:val="28"/>
            </w:rPr>
          </w:rPrChange>
        </w:rPr>
        <w:t>5. O Código Civil, em seu art. 1.368-A, determina a aplicação da legislação especial às diferentes modalidades de propriedade fiduciária, devendo prevalecer o regramento específico do Decreto-Lei n. 911/1969 sobre as disposições gerais do Código de Trânsito Brasileiro e do Código Civil. </w:t>
      </w:r>
    </w:p>
    <w:p w14:paraId="2A21DAD3"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419" w:author="Assessor GDSXSR" w:date="2026-10-27T21:28:52Z">
            <w:rPr>
              <w:rFonts w:ascii="Arial" w:hAnsi="Arial" w:cs="Arial"/>
              <w:b/>
              <w:i/>
              <w:iCs/>
              <w:color w:val="7030A0"/>
              <w:sz w:val="28"/>
              <w:szCs w:val="28"/>
            </w:rPr>
          </w:rPrChange>
        </w:rPr>
        <w:t>6. A ausência de transferência da propriedade decorre de responsabilidade do comprador (CTB, art. 123, §1º), não podendo impedir o credor fiduciário de exercer a tutela processual prevista em lei. </w:t>
      </w:r>
    </w:p>
    <w:p w14:paraId="6FD494C2"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420" w:author="Assessor GDSXSR" w:date="2026-10-27T21:28:52Z">
            <w:rPr>
              <w:rFonts w:ascii="Arial" w:hAnsi="Arial" w:cs="Arial"/>
              <w:b/>
              <w:i/>
              <w:iCs/>
              <w:color w:val="7030A0"/>
              <w:sz w:val="28"/>
              <w:szCs w:val="28"/>
            </w:rPr>
          </w:rPrChange>
        </w:rPr>
        <w:t>7. A existência de registro do veículo em nome de terceiro não afasta a relação jurídica entre as partes nem impede a efetividade da garantia fiduciária. </w:t>
      </w:r>
    </w:p>
    <w:p w14:paraId="495BDAF3"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421" w:author="Assessor GDSXSR" w:date="2026-10-27T21:28:52Z">
            <w:rPr>
              <w:rFonts w:ascii="Arial" w:hAnsi="Arial" w:cs="Arial"/>
              <w:b/>
              <w:i/>
              <w:iCs/>
              <w:color w:val="7030A0"/>
              <w:sz w:val="28"/>
              <w:szCs w:val="28"/>
            </w:rPr>
          </w:rPrChange>
        </w:rPr>
        <w:t>IV. Dispositivo e tese  </w:t>
      </w:r>
    </w:p>
    <w:p w14:paraId="63EB7B82"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422" w:author="Assessor GDSXSR" w:date="2026-10-27T21:28:52Z">
            <w:rPr>
              <w:rFonts w:ascii="Arial" w:hAnsi="Arial" w:cs="Arial"/>
              <w:b/>
              <w:i/>
              <w:iCs/>
              <w:color w:val="7030A0"/>
              <w:sz w:val="28"/>
              <w:szCs w:val="28"/>
            </w:rPr>
          </w:rPrChange>
        </w:rPr>
        <w:t>8. Recurso provido para cassar a sentença e determinar o retorno dos autos ao juízo de origem para o regular prosseguimento do feito.   </w:t>
      </w:r>
    </w:p>
    <w:p w14:paraId="5BEE2542"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423" w:author="Assessor GDSXSR" w:date="2026-10-27T21:28:52Z">
            <w:rPr>
              <w:rFonts w:ascii="Arial" w:hAnsi="Arial" w:cs="Arial"/>
              <w:b/>
              <w:i/>
              <w:iCs/>
              <w:color w:val="7030A0"/>
              <w:sz w:val="28"/>
              <w:szCs w:val="28"/>
            </w:rPr>
          </w:rPrChange>
        </w:rPr>
        <w:t>Tese de julgamento: “1. A ausência de registro do contrato de alienação fiduciária perante o DETRAN, ou mesmo a transferência do veículo no órgão de transito para o nome do devedor, não impede a propositura da ação de busca e apreensão, desde que comprovados o pacto fiduciário e a mora do devedor.”  </w:t>
      </w:r>
    </w:p>
    <w:p w14:paraId="5A18388E" w14:textId="77777777" w:rsidR="00237F95" w:rsidRPr="0057137C" w:rsidRDefault="00237F95" w:rsidP="00237F95">
      <w:pPr>
        <w:spacing w:after="0" w:line="360" w:lineRule="auto"/>
        <w:jc w:val="both"/>
        <w:rPr>
          <w:rFonts w:ascii="Arial" w:hAnsi="Arial" w:cs="Arial"/>
          <w:b/>
          <w:i/>
          <w:iCs/>
          <w:color w:val="7030A0"/>
          <w:sz w:val="28"/>
          <w:szCs w:val="28"/>
        </w:rPr>
      </w:pPr>
      <w:r w:rsidRPr="0057137C">
        <w:rPr>
          <w:rFonts w:ascii="Arial" w:hAnsi="Arial" w:cs="Arial"/>
          <w:b/>
          <w:i/>
          <w:iCs/>
          <w:color w:val="800080"/>
          <w:sz w:val="28"/>
          <w:szCs w:val="28"/>
          <w:rPrChange w:id="1424" w:author="Assessor GDSXSR" w:date="2026-10-27T21:28:52Z">
            <w:rPr>
              <w:rFonts w:ascii="Arial" w:hAnsi="Arial" w:cs="Arial"/>
              <w:b/>
              <w:i/>
              <w:iCs/>
              <w:color w:val="7030A0"/>
              <w:sz w:val="28"/>
              <w:szCs w:val="28"/>
            </w:rPr>
          </w:rPrChange>
        </w:rPr>
        <w:t>__________  </w:t>
      </w:r>
    </w:p>
    <w:p w14:paraId="6E3E88C8" w14:textId="77777777" w:rsidR="00237F95" w:rsidRPr="00211807" w:rsidRDefault="00237F95" w:rsidP="00237F95">
      <w:pPr>
        <w:spacing w:after="0" w:line="360" w:lineRule="auto"/>
        <w:jc w:val="both"/>
        <w:rPr>
          <w:rFonts w:ascii="Arial" w:hAnsi="Arial" w:cs="Arial"/>
          <w:b/>
          <w:i/>
          <w:iCs/>
          <w:color w:val="7030A0"/>
          <w:sz w:val="28"/>
          <w:szCs w:val="28"/>
          <w:lang w:val="en-US"/>
        </w:rPr>
      </w:pPr>
      <w:r w:rsidRPr="0057137C">
        <w:rPr>
          <w:rFonts w:ascii="Arial" w:hAnsi="Arial" w:cs="Arial"/>
          <w:b/>
          <w:i/>
          <w:iCs/>
          <w:color w:val="800080"/>
          <w:sz w:val="28"/>
          <w:szCs w:val="28"/>
          <w:rPrChange w:id="1425" w:author="Assessor GDSXSR" w:date="2026-10-27T21:28:52Z">
            <w:rPr>
              <w:rFonts w:ascii="Arial" w:hAnsi="Arial" w:cs="Arial"/>
              <w:b/>
              <w:i/>
              <w:iCs/>
              <w:color w:val="7030A0"/>
              <w:sz w:val="28"/>
              <w:szCs w:val="28"/>
            </w:rPr>
          </w:rPrChange>
        </w:rPr>
        <w:t xml:space="preserve">Dispositivos relevantes citados: Decreto-Lei n. 911/1969, arts. 2º, § 2º, e 3º; Código Civil, arts. 1.361, § 1º, e 1.368-A; Código de Processo Civil, arts. 10 e 321; Código de Trânsito Brasileiro, art. 123, § 1º.  Jurisprudência relevante citada: STJ, AgInt no REsp n. 1.854.169/SP, Rel. Min. Moura Ribeiro, Terceira Turma, j. 16.08.2021; STJ, REsp n. 1.961.193, Rel. </w:t>
      </w:r>
      <w:r w:rsidRPr="00211807">
        <w:rPr>
          <w:rFonts w:ascii="Arial" w:hAnsi="Arial" w:cs="Arial"/>
          <w:b/>
          <w:i/>
          <w:iCs/>
          <w:color w:val="800080"/>
          <w:sz w:val="28"/>
          <w:szCs w:val="28"/>
          <w:lang w:val="en-US"/>
          <w:rPrChange w:id="1426" w:author="Assessor GDSXSR" w:date="2026-10-27T21:28:52Z">
            <w:rPr>
              <w:rFonts w:ascii="Arial" w:hAnsi="Arial" w:cs="Arial"/>
              <w:b/>
              <w:i/>
              <w:iCs/>
              <w:color w:val="7030A0"/>
              <w:sz w:val="28"/>
              <w:szCs w:val="28"/>
              <w:lang w:val="en-US"/>
            </w:rPr>
          </w:rPrChange>
        </w:rPr>
        <w:t>Min. Maria Isabel Gallotti, j. 26.10.2021; STJ, REsp n. 1.938.776, j. 25.04.2022; STJ, REsp n. 2.041.373, j. 27.03.2023.</w:t>
      </w:r>
    </w:p>
    <w:p w14:paraId="701261C1" w14:textId="77777777" w:rsidR="00237F95" w:rsidRPr="0057137C" w:rsidRDefault="00237F95" w:rsidP="00237F95">
      <w:pPr>
        <w:spacing w:after="0" w:line="360" w:lineRule="auto"/>
        <w:jc w:val="both"/>
        <w:rPr>
          <w:rFonts w:ascii="Arial" w:hAnsi="Arial" w:cs="Arial"/>
          <w:i/>
          <w:iCs/>
          <w:color w:val="7030A0"/>
          <w:sz w:val="28"/>
          <w:szCs w:val="28"/>
        </w:rPr>
      </w:pPr>
      <w:r w:rsidRPr="0057137C">
        <w:rPr>
          <w:rFonts w:ascii="Arial" w:hAnsi="Arial" w:cs="Arial"/>
          <w:b/>
          <w:i/>
          <w:iCs/>
          <w:color w:val="800080"/>
          <w:sz w:val="28"/>
          <w:szCs w:val="28"/>
          <w:rPrChange w:id="1427" w:author="Assessor GDSXSR" w:date="2026-10-27T21:28:52Z">
            <w:rPr>
              <w:rFonts w:ascii="Arial" w:hAnsi="Arial" w:cs="Arial"/>
              <w:b/>
              <w:i/>
              <w:iCs/>
              <w:color w:val="7030A0"/>
              <w:sz w:val="28"/>
              <w:szCs w:val="28"/>
            </w:rPr>
          </w:rPrChange>
        </w:rPr>
        <w:t xml:space="preserve">(Acórdão 2081455, 0709459-24.2025.8.07.0006, Relator(a): FABRÍCIO FONTOURA BEZERRA, 1ª TURMA CÍVEL, data de julgamento: 21/01/2026, publicado no DJe: 06/02/2026.) </w:t>
      </w:r>
    </w:p>
    <w:p w14:paraId="0C3D281F" w14:textId="77777777" w:rsidR="00237F95" w:rsidRPr="0057137C" w:rsidRDefault="00237F95" w:rsidP="00237F95">
      <w:pPr>
        <w:spacing w:after="0" w:line="360" w:lineRule="auto"/>
        <w:jc w:val="both"/>
        <w:rPr>
          <w:rFonts w:ascii="Arial" w:hAnsi="Arial" w:cs="Arial"/>
          <w:b/>
          <w:i/>
          <w:iCs/>
          <w:sz w:val="28"/>
          <w:szCs w:val="28"/>
        </w:rPr>
      </w:pPr>
    </w:p>
    <w:p w14:paraId="2138DC3E" w14:textId="77777777" w:rsidR="00237F95" w:rsidRPr="0057137C" w:rsidRDefault="00237F95" w:rsidP="00237F95">
      <w:pPr>
        <w:spacing w:after="0" w:line="360" w:lineRule="auto"/>
        <w:jc w:val="both"/>
        <w:rPr>
          <w:rFonts w:ascii="Arial" w:hAnsi="Arial" w:cs="Arial"/>
          <w:b/>
          <w:i/>
          <w:iCs/>
          <w:sz w:val="28"/>
          <w:szCs w:val="28"/>
        </w:rPr>
      </w:pPr>
    </w:p>
    <w:p w14:paraId="1D660C18" w14:textId="77777777" w:rsidR="00237F95" w:rsidRPr="0057137C" w:rsidRDefault="00237F95" w:rsidP="00237F95">
      <w:pPr>
        <w:spacing w:after="0" w:line="360" w:lineRule="auto"/>
        <w:jc w:val="both"/>
        <w:rPr>
          <w:rFonts w:ascii="Arial" w:hAnsi="Arial" w:cs="Arial"/>
          <w:b/>
          <w:i/>
          <w:iCs/>
          <w:sz w:val="28"/>
          <w:szCs w:val="28"/>
        </w:rPr>
      </w:pPr>
    </w:p>
    <w:p w14:paraId="6EEAB8D3" w14:textId="77777777" w:rsidR="00237F95" w:rsidRDefault="00237F95" w:rsidP="00237F95">
      <w:pPr>
        <w:spacing w:after="0" w:line="360" w:lineRule="auto"/>
        <w:jc w:val="both"/>
        <w:rPr>
          <w:rFonts w:ascii="Arial" w:hAnsi="Arial" w:cs="Arial"/>
          <w:sz w:val="28"/>
          <w:szCs w:val="28"/>
        </w:rPr>
      </w:pPr>
    </w:p>
    <w:p w14:paraId="787CF594" w14:textId="77777777" w:rsidR="00237F95" w:rsidRDefault="00237F95"/>
    <w:sectPr w:rsidR="00237F95" w:rsidSect="00237F95">
      <w:footerReference w:type="default" r:id="rId16"/>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a de Fatima Dias" w:date="2026-09-30T13:30:00Z" w:initials="MD">
    <w:p w14:paraId="3C65E61C" w14:textId="77777777" w:rsidR="00F24868" w:rsidRDefault="00B64011">
      <w:pPr>
        <w:pStyle w:val="Textodecomentrio"/>
        <w:rPr>
          <w:lang w:val="pt-BR"/>
        </w:rPr>
      </w:pPr>
      <w:r>
        <w:rPr>
          <w:rStyle w:val="Refdecomentrio"/>
        </w:rPr>
        <w:annotationRef/>
      </w:r>
      <w:r w:rsidR="00F24868">
        <w:t xml:space="preserve">Conclusão: </w:t>
      </w:r>
      <w:r w:rsidR="00F24868" w:rsidRPr="00F24868">
        <w:rPr>
          <w:lang w:val="pt-BR"/>
        </w:rPr>
        <w:t>01/09/2026 </w:t>
      </w:r>
    </w:p>
    <w:p w14:paraId="477264F8" w14:textId="77777777" w:rsidR="00F24868" w:rsidRDefault="00F24868">
      <w:pPr>
        <w:pStyle w:val="Textodecomentrio"/>
        <w:rPr>
          <w:lang w:val="pt-BR"/>
        </w:rPr>
      </w:pPr>
      <w:r>
        <w:rPr>
          <w:lang w:val="pt-BR"/>
        </w:rPr>
        <w:t>Entrega: 30/09/2026</w:t>
      </w:r>
    </w:p>
    <w:p w14:paraId="6A74BC88" w14:textId="77777777" w:rsidR="00F24868" w:rsidRDefault="00F24868">
      <w:pPr>
        <w:pStyle w:val="Textodecomentrio"/>
        <w:rPr>
          <w:lang w:val="pt-BR"/>
        </w:rPr>
      </w:pPr>
      <w:r>
        <w:rPr>
          <w:lang w:val="pt-BR"/>
        </w:rPr>
        <w:t>Certeza: 9</w:t>
      </w:r>
    </w:p>
    <w:p w14:paraId="7060AAE6" w14:textId="77777777" w:rsidR="00F24868" w:rsidRDefault="00F24868">
      <w:pPr>
        <w:pStyle w:val="Textodecomentrio"/>
        <w:rPr>
          <w:lang w:val="pt-BR"/>
        </w:rPr>
      </w:pPr>
    </w:p>
    <w:p w14:paraId="10F5ABD3" w14:textId="430D82FC" w:rsidR="00B64011" w:rsidRDefault="00B64011">
      <w:pPr>
        <w:pStyle w:val="Textodecomentrio"/>
      </w:pPr>
    </w:p>
  </w:comment>
  <w:comment w:id="1" w:author="Maria de Fatima Dias" w:date="2026-10-01T10:10:00Z" w:initials="MD">
    <w:p w14:paraId="7E906E71" w14:textId="77777777" w:rsidR="004C21DA" w:rsidRDefault="004C21DA">
      <w:pPr>
        <w:pStyle w:val="Textodecomentrio"/>
        <w:rPr>
          <w:lang w:val="pt-BR"/>
        </w:rPr>
      </w:pPr>
      <w:r>
        <w:rPr>
          <w:rStyle w:val="Refdecomentrio"/>
        </w:rPr>
        <w:annotationRef/>
      </w:r>
      <w:r w:rsidRPr="004C21DA">
        <w:rPr>
          <w:b/>
          <w:bCs/>
          <w:lang w:val="pt-BR"/>
        </w:rPr>
        <w:t>Art. 485.</w:t>
      </w:r>
      <w:r w:rsidRPr="004C21DA">
        <w:rPr>
          <w:lang w:val="pt-BR"/>
        </w:rPr>
        <w:t xml:space="preserve"> O juiz não resolverá o mérito quando:</w:t>
      </w:r>
    </w:p>
    <w:p w14:paraId="30BE7A9E" w14:textId="77777777" w:rsidR="004C21DA" w:rsidRDefault="004C21DA">
      <w:pPr>
        <w:pStyle w:val="Textodecomentrio"/>
        <w:rPr>
          <w:lang w:val="pt-BR"/>
        </w:rPr>
      </w:pPr>
      <w:r>
        <w:rPr>
          <w:lang w:val="pt-BR"/>
        </w:rPr>
        <w:t>...</w:t>
      </w:r>
    </w:p>
    <w:p w14:paraId="0D1251E9" w14:textId="77777777" w:rsidR="004C21DA" w:rsidRPr="004C21DA" w:rsidRDefault="004C21DA" w:rsidP="004C21DA">
      <w:pPr>
        <w:pStyle w:val="Textodecomentrio"/>
        <w:rPr>
          <w:lang w:val="pt-BR"/>
        </w:rPr>
      </w:pPr>
      <w:r w:rsidRPr="004C21DA">
        <w:rPr>
          <w:b/>
          <w:bCs/>
          <w:lang w:val="pt-BR"/>
        </w:rPr>
        <w:t xml:space="preserve">II </w:t>
      </w:r>
      <w:r w:rsidRPr="004C21DA">
        <w:rPr>
          <w:lang w:val="pt-BR"/>
        </w:rPr>
        <w:t>- o processo ficar parado durante mais de 1 (um) ano por negligência das partes;</w:t>
      </w:r>
    </w:p>
    <w:p w14:paraId="12DD1457" w14:textId="77777777" w:rsidR="004C21DA" w:rsidRPr="004C21DA" w:rsidRDefault="004C21DA" w:rsidP="004C21DA">
      <w:pPr>
        <w:pStyle w:val="Textodecomentrio"/>
        <w:rPr>
          <w:lang w:val="pt-BR"/>
        </w:rPr>
      </w:pPr>
      <w:r w:rsidRPr="004C21DA">
        <w:rPr>
          <w:b/>
          <w:bCs/>
          <w:lang w:val="pt-BR"/>
        </w:rPr>
        <w:t xml:space="preserve">III </w:t>
      </w:r>
      <w:r w:rsidRPr="004C21DA">
        <w:rPr>
          <w:lang w:val="pt-BR"/>
        </w:rPr>
        <w:t>- por não promover os atos e as diligências que lhe incumbir, o autor abandonar a causa por mais de 30 (trinta) dias;</w:t>
      </w:r>
    </w:p>
    <w:p w14:paraId="71493AF8" w14:textId="49A00348" w:rsidR="004C21DA" w:rsidRDefault="004C21DA">
      <w:pPr>
        <w:pStyle w:val="Textodecomentrio"/>
      </w:pPr>
      <w:r w:rsidRPr="004C21DA">
        <w:rPr>
          <w:b/>
          <w:bCs/>
          <w:lang w:val="pt-BR"/>
        </w:rPr>
        <w:t>§ 1º</w:t>
      </w:r>
      <w:r w:rsidRPr="004C21DA">
        <w:rPr>
          <w:lang w:val="pt-BR"/>
        </w:rPr>
        <w:t xml:space="preserve"> Nas hipóteses descritas nos incisos II e III, a parte será intimada pessoalmente para suprir a falta no prazo de 5 (cinco) dias.</w:t>
      </w:r>
    </w:p>
  </w:comment>
  <w:comment w:id="2" w:author="Maria de Fatima Dias" w:date="2026-10-01T10:12:00Z" w:initials="MD">
    <w:p w14:paraId="5931A2B9" w14:textId="2A436A8B" w:rsidR="004C21DA" w:rsidRDefault="004C21DA">
      <w:pPr>
        <w:pStyle w:val="Textodecomentrio"/>
      </w:pPr>
      <w:r>
        <w:rPr>
          <w:rStyle w:val="Refdecomentrio"/>
        </w:rPr>
        <w:annotationRef/>
      </w:r>
      <w:r w:rsidRPr="004C21DA">
        <w:rPr>
          <w:b/>
          <w:bCs/>
          <w:lang w:val="pt-BR"/>
        </w:rPr>
        <w:t>Art. 3o</w:t>
      </w:r>
      <w:r w:rsidRPr="004C21DA">
        <w:rPr>
          <w:lang w:val="pt-BR"/>
        </w:rPr>
        <w:t xml:space="preserve"> O proprietário fiduciário ou credor poderá, desde que comprovada a mora, na forma estabelecida pelo § 2o do art. 2o, ou o inadimplemento, requerer contra o devedor ou terceiro a busca e apreensão do bem alienado fiduciariamente, a qual será concedida liminarmente, podendo ser apreciada em plantão judiciário. </w:t>
      </w:r>
    </w:p>
  </w:comment>
  <w:comment w:id="4" w:author="Maria de Fatima Dias" w:date="2026-09-30T13:23:00Z" w:initials="MD">
    <w:p w14:paraId="1ADCC088" w14:textId="53FC2220" w:rsidR="00B64011" w:rsidRDefault="00B64011" w:rsidP="00B64011">
      <w:pPr>
        <w:pStyle w:val="Textodecomentrio"/>
      </w:pPr>
      <w:r>
        <w:rPr>
          <w:rStyle w:val="Refdecomentrio"/>
        </w:rPr>
        <w:annotationRef/>
      </w:r>
      <w:r>
        <w:t xml:space="preserve">Com fundamento </w:t>
      </w:r>
      <w:r w:rsidR="000D46C7">
        <w:t xml:space="preserve">na APC </w:t>
      </w:r>
      <w:r w:rsidR="000D46C7" w:rsidRPr="007D02E2">
        <w:rPr>
          <w:rFonts w:ascii="Arial" w:hAnsi="Arial" w:cs="Arial"/>
          <w:sz w:val="28"/>
          <w:szCs w:val="28"/>
        </w:rPr>
        <w:t>0700562-82.2026.8.07.0002</w:t>
      </w:r>
      <w:r>
        <w:t xml:space="preserve">, de relatoria do Des. Sérgio Rocha, </w:t>
      </w:r>
      <w:r w:rsidR="000D46C7">
        <w:t>julgado em 22/05/2026</w:t>
      </w:r>
    </w:p>
    <w:p w14:paraId="262BAF42" w14:textId="21D2F10F" w:rsidR="00B64011" w:rsidRDefault="00B64011">
      <w:pPr>
        <w:pStyle w:val="Textodecomentrio"/>
      </w:pPr>
    </w:p>
  </w:comment>
  <w:comment w:id="6" w:author="Maria de Fatima Dias" w:date="2026-10-01T09:49:00Z" w:initials="MD">
    <w:p w14:paraId="5FEFBDB4" w14:textId="77777777" w:rsidR="002A4534" w:rsidRPr="002A4534" w:rsidRDefault="002A4534" w:rsidP="002A4534">
      <w:pPr>
        <w:pStyle w:val="Textodecomentrio"/>
        <w:rPr>
          <w:lang w:val="pt-BR"/>
        </w:rPr>
      </w:pPr>
      <w:r>
        <w:rPr>
          <w:rStyle w:val="Refdecomentrio"/>
        </w:rPr>
        <w:annotationRef/>
      </w:r>
      <w:r w:rsidRPr="002A4534">
        <w:rPr>
          <w:lang w:val="pt-BR"/>
        </w:rPr>
        <w:t> Em análise detida aos documentos anexos à peça inicial, não há elementos que indiquem que a propriedade ou a posse foi transferida ao(à) devedor(a) fiduciante, o que é necessário, ante a possibilidade concreta de que eventual medida de busca e apreensão venha a recair sobre bem de terceiro de boa-fé.</w:t>
      </w:r>
    </w:p>
    <w:p w14:paraId="0B4D9F26" w14:textId="77777777" w:rsidR="002A4534" w:rsidRPr="002A4534" w:rsidRDefault="002A4534" w:rsidP="002A4534">
      <w:pPr>
        <w:pStyle w:val="Textodecomentrio"/>
        <w:rPr>
          <w:lang w:val="pt-BR"/>
        </w:rPr>
      </w:pPr>
      <w:r w:rsidRPr="002A4534">
        <w:rPr>
          <w:lang w:val="pt-BR"/>
        </w:rPr>
        <w:t> </w:t>
      </w:r>
    </w:p>
    <w:p w14:paraId="3BDF38D7" w14:textId="77777777" w:rsidR="002A4534" w:rsidRPr="002A4534" w:rsidRDefault="002A4534" w:rsidP="002A4534">
      <w:pPr>
        <w:pStyle w:val="Textodecomentrio"/>
        <w:rPr>
          <w:lang w:val="pt-BR"/>
        </w:rPr>
      </w:pPr>
      <w:r w:rsidRPr="002A4534">
        <w:rPr>
          <w:lang w:val="pt-BR"/>
        </w:rPr>
        <w:t xml:space="preserve">2.                  Desse modo, </w:t>
      </w:r>
      <w:r w:rsidRPr="002A4534">
        <w:rPr>
          <w:b/>
          <w:bCs/>
          <w:lang w:val="pt-BR"/>
        </w:rPr>
        <w:t>concedo à autora o prazo de 15 (quinze) dias, sob pena de indeferimento da inicial</w:t>
      </w:r>
      <w:r w:rsidRPr="002A4534">
        <w:rPr>
          <w:lang w:val="pt-BR"/>
        </w:rPr>
        <w:t>, para comprovar que o(a) requerido(a) é o(a) atual proprietário(a) do veículo; ou que, embora o bem esteja registrado em nome de terceiro, a posse foi transferida ao(à) devedor(a) fiduciante.</w:t>
      </w:r>
    </w:p>
    <w:p w14:paraId="7D94673E" w14:textId="77777777" w:rsidR="002A4534" w:rsidRPr="002A4534" w:rsidRDefault="002A4534" w:rsidP="002A4534">
      <w:pPr>
        <w:pStyle w:val="Textodecomentrio"/>
        <w:rPr>
          <w:lang w:val="pt-BR"/>
        </w:rPr>
      </w:pPr>
      <w:r w:rsidRPr="002A4534">
        <w:rPr>
          <w:lang w:val="pt-BR"/>
        </w:rPr>
        <w:t> </w:t>
      </w:r>
    </w:p>
    <w:p w14:paraId="4149BF3E" w14:textId="77777777" w:rsidR="002A4534" w:rsidRPr="002A4534" w:rsidRDefault="002A4534" w:rsidP="002A4534">
      <w:pPr>
        <w:pStyle w:val="Textodecomentrio"/>
        <w:rPr>
          <w:lang w:val="pt-BR"/>
        </w:rPr>
      </w:pPr>
      <w:r w:rsidRPr="002A4534">
        <w:rPr>
          <w:lang w:val="pt-BR"/>
        </w:rPr>
        <w:t>3.                  Na oportunidade, deverá promover o recolhimento das custas iniciais.</w:t>
      </w:r>
    </w:p>
    <w:p w14:paraId="1D793E6D" w14:textId="453A81F8" w:rsidR="002A4534" w:rsidRDefault="002A4534">
      <w:pPr>
        <w:pStyle w:val="Textodecomentrio"/>
      </w:pPr>
    </w:p>
  </w:comment>
  <w:comment w:id="7" w:author="Maria de Fatima Dias" w:date="2026-10-01T10:18:00Z" w:initials="MD">
    <w:p w14:paraId="37DB63CE" w14:textId="10624359" w:rsidR="000D46C7" w:rsidRDefault="000D46C7">
      <w:pPr>
        <w:pStyle w:val="Textodecomentrio"/>
      </w:pPr>
      <w:r>
        <w:rPr>
          <w:rStyle w:val="Refdecomentrio"/>
        </w:rPr>
        <w:annotationRef/>
      </w:r>
      <w:r>
        <w:t>Julgados em sentido contrário no final do voto</w:t>
      </w:r>
    </w:p>
  </w:comment>
  <w:comment w:id="8" w:author="Assessor GDSXSR" w:initials="RG" w:date="2026-10-27T21:28:52Z">
    <w:p>
      <w:pPr>
        <w:pStyle w:val="CommentText"/>
      </w:pPr>
      <w:r>
        <w:rPr>
          <w:rStyle w:val="CommentReference"/>
        </w:rPr>
        <w:annotationRef/>
      </w:r>
      <w:r>
        <w:t>ASSESSOR GDSXSR — Alterações gerais: (i) título EMENTA à esquerda e rodapé da ementa com itálico só nos rótulos (C-40, C-42); (ii) referências compactas (C-20); (iii) lei e súmula transcritas com recuo de 4 cm e sem recuo de 1ª linha (C-41); (iv) espaços da colagem do PJe normalizados nas transcrições (C-48); (v) pontuação e concordância no relatório e no voto; (vi) anexo da sentença em verde 00B050 (C-45) e bloco de precedentes contrários em violeta 800080 (C-46). Os precedentes contrários ao voto (6ª e 1ª Turmas Cíveis) permanecem ao final, em violeta (C-46). Limitação (C-24): os autos não vieram; fatos, datas, IDs e valor da causa não foram conferidos no PJe.</w:t>
      </w:r>
    </w:p>
  </w:comment>
  <w:comment w:id="9" w:author="Assessor GDSXSR" w:initials="RG" w:date="2026-10-27T21:28:52Z">
    <w:p>
      <w:pPr>
        <w:pStyle w:val="CommentText"/>
      </w:pPr>
      <w:r>
        <w:rPr>
          <w:rStyle w:val="CommentReference"/>
        </w:rPr>
        <w:annotationRef/>
      </w:r>
      <w:r>
        <w:t>ASSESSOR GDSXSR — Acrescentei o valor da causa ao fim do item 1 e retirei a menção ao art. 3º do Decreto-Lei 911/1969, que consta dos dispositivos citados (C-34, v43).</w:t>
      </w:r>
    </w:p>
  </w:comment>
  <w:comment w:id="10" w:author="Assessor GDSXSR" w:initials="RG" w:date="2026-10-27T21:28:52Z">
    <w:p>
      <w:pPr>
        <w:pStyle w:val="CommentText"/>
      </w:pPr>
      <w:r>
        <w:rPr>
          <w:rStyle w:val="CommentReference"/>
        </w:rPr>
        <w:annotationRef/>
      </w:r>
      <w:r>
        <w:t>ASSESSOR GDSXSR — Incluí a terceira questão e o item 8 das razões de decidir (nulidade por falta de intimação pessoal), porque o voto enfrenta a alegação e a ementa espelha o voto (C-33).</w:t>
      </w:r>
    </w:p>
  </w:comment>
  <w:comment w:id="11" w:author="Assessor GDSXSR" w:initials="RG" w:date="2026-10-27T21:28:52Z">
    <w:p>
      <w:pPr>
        <w:pStyle w:val="CommentText"/>
      </w:pPr>
      <w:r>
        <w:rPr>
          <w:rStyle w:val="CommentReference"/>
        </w:rPr>
        <w:annotationRef/>
      </w:r>
      <w:r>
        <w:t>ASSESSOR GDSXSR — Lista ajustada ao voto (C-33, C-65, C-67): saíram o acórdão da 2ª Turma Cível (0708077-84.2025.8.07.0009), que repetia a tese, e o da 7ª TC 0710413-79.2025.8.07.0003, que o voto não cita; entrou o da 4ª Turma Cível (Des. Fernando Habibe). Pendência (C-72): o iajus confirmou processo, relator, órgão e data de julgamento do 0714456-47.2025.8.07.0007 (7ª TC, 04/02/2026) e do 0704052-95.2025.8.07.0019 (4ª TC, 18/03/2026), mas não devolve número do acórdão nem DJe; o JurisDF bloqueou a consulta automática (2 tentativas) e a busca na web não trouxe os números. O Acórdão 2086537 e o DJe 24/02/2026 vêm da minuta; do julgado da 4ª TC faltam número do acórdão e DJe. Completar no JurisDF.</w:t>
      </w:r>
    </w:p>
  </w:comment>
  <w:comment w:id="12" w:author="Assessor GDSXSR" w:initials="RG" w:date="2026-10-27T21:28:52Z">
    <w:p>
      <w:pPr>
        <w:pStyle w:val="CommentText"/>
      </w:pPr>
      <w:r>
        <w:rPr>
          <w:rStyle w:val="CommentReference"/>
        </w:rPr>
        <w:annotationRef/>
      </w:r>
      <w:r>
        <w:t>ASSESSOR GDSXSR — Título do resumo completado e parágrafos-síntese sem negrito, como na estrutura pronta (C-39). O resumo permanece em vermelho.</w:t>
      </w:r>
    </w:p>
  </w:comment>
  <w:comment w:id="13" w:author="Assessor GDSXSR" w:initials="RG" w:date="2026-10-27T21:28:52Z">
    <w:p>
      <w:pPr>
        <w:pStyle w:val="CommentText"/>
      </w:pPr>
      <w:r>
        <w:rPr>
          <w:rStyle w:val="CommentReference"/>
        </w:rPr>
        <w:annotationRef/>
      </w:r>
      <w:r>
        <w:t>ASSESSOR GDSXSR — A sentença não tem relatório próprio (já começa pela fundamentação: “Intimado para comprovar…”). O relatório abre, então, pela fórmula do assessor e transcreve a sentença em seus parágrafos, com o ID só na abertura, e não por “Adoto o relatório da r. sentença” (C-3N; modelos APC 0702488-05 e 0700324-33). O item 4 da sentença, que traz ementa de outro julgado, ficou com “(...)”; a sentença segue completa em anexo, em verde.</w:t>
      </w:r>
    </w:p>
  </w:comment>
  <w:comment w:id="14" w:author="Assessor GDSXSR" w:initials="RG" w:date="2026-10-27T21:28:52Z">
    <w:p>
      <w:pPr>
        <w:pStyle w:val="CommentText"/>
      </w:pPr>
      <w:r>
        <w:rPr>
          <w:rStyle w:val="CommentReference"/>
        </w:rPr>
        <w:annotationRef/>
      </w:r>
      <w:r>
        <w:t>ASSESSOR GDSXSR — Parágrafo com hiperlink, que o Word não permite reescrever com controle de alterações; ficou como estava. Ajustes que o texto pede e que já constam do capítulo do voto: vírgula depois de “(ID 88447128)” e, na alegação 2), “entre as partes, e eventual” no lugar de “entre as partes e que eventual” (C-54).</w:t>
      </w:r>
    </w:p>
  </w:comment>
  <w:comment w:id="15" w:author="Assessor GDSXSR" w:initials="RG" w:date="2026-10-27T21:28:52Z">
    <w:p>
      <w:pPr>
        <w:pStyle w:val="CommentText"/>
      </w:pPr>
      <w:r>
        <w:rPr>
          <w:rStyle w:val="CommentReference"/>
        </w:rPr>
        <w:annotationRef/>
      </w:r>
      <w:r>
        <w:t>ASSESSOR GDSXSR — Título reescrito para dizer a decisão sobre o pedido de cassação, e não só o assunto, e realçado em amarelo (C-3W b, C-42).</w:t>
      </w:r>
    </w:p>
  </w:comment>
  <w:comment w:id="16" w:author="Assessor GDSXSR" w:initials="RG" w:date="2026-10-27T21:28:52Z">
    <w:p>
      <w:pPr>
        <w:pStyle w:val="CommentText"/>
      </w:pPr>
      <w:r>
        <w:rPr>
          <w:rStyle w:val="CommentReference"/>
        </w:rPr>
        <w:annotationRef/>
      </w:r>
      <w:r>
        <w:t>ASSESSOR GDSXSR — Alegações com o nome do apelante e o ID do apelo ao final (C-3W c, C-20). Pendência (C-24): o ID 88447128 vem do relatório da minuta; sem acesso ao PJe, não foi conferido.</w:t>
      </w:r>
    </w:p>
  </w:comment>
  <w:comment w:id="17" w:author="Assessor GDSXSR" w:initials="RG" w:date="2026-10-27T21:28:52Z">
    <w:p>
      <w:pPr>
        <w:pStyle w:val="CommentText"/>
      </w:pPr>
      <w:r>
        <w:rPr>
          <w:rStyle w:val="CommentReference"/>
        </w:rPr>
        <w:annotationRef/>
      </w:r>
      <w:r>
        <w:t>ASSESSOR GDSXSR — A introdução dizia que o art. 3º exige “contrato de financiamento bancário e comprovação da mora”, mas o texto transcrito exige só a mora ou o inadimplemento; ajustei-a ao texto literal (DL 911/1969, art. 3º, redação da Lei 13.043/2014, conferido no Planalto via iajus) e retirei “in verbis” (C-66).</w:t>
      </w:r>
    </w:p>
  </w:comment>
  <w:comment w:id="18" w:author="Assessor GDSXSR" w:initials="RG" w:date="2026-10-27T21:28:52Z">
    <w:p>
      <w:pPr>
        <w:pStyle w:val="CommentText"/>
      </w:pPr>
      <w:r>
        <w:rPr>
          <w:rStyle w:val="CommentReference"/>
        </w:rPr>
        <w:annotationRef/>
      </w:r>
      <w:r>
        <w:t>ASSESSOR GDSXSR — Tirei o itálico desta introdução (só a transcrição é itálica, C-40). O ID no meio do período e a expressão “in verbis” permanecem porque o parágrafo contém campo do PJe (ID 88447116) e o Word não admite reescrevê-lo com controle de alterações; o ID fica correto para a decisão transcrita em seguida.</w:t>
      </w:r>
    </w:p>
  </w:comment>
  <w:comment w:id="19" w:author="Assessor GDSXSR" w:initials="RG" w:date="2026-10-27T21:28:52Z">
    <w:p>
      <w:pPr>
        <w:pStyle w:val="CommentText"/>
      </w:pPr>
      <w:r>
        <w:rPr>
          <w:rStyle w:val="CommentReference"/>
        </w:rPr>
        <w:annotationRef/>
      </w:r>
      <w:r>
        <w:t>ASSESSOR GDSXSR — Reorganizei a apresentação das duas decisões de emenda: a primeira (ID 279972331), cujo conteúdo estava só no comentário anterior, passou ao corpo, porque a conclusão do voto depende dela (C-66 c); a segunda (ID 88447116), transcrita em seguida, concedeu novo prazo e fez a advertência. Pendências (C-24, C-52): (i) trocar o ID de origem 279972331 pelo ID da primeira decisão no PJe de 2º grau; (ii) a sentença cita as determinações de ID 273451109 e 279620716, e a decisão transcrita remete ao ID 279972331; conferir se são os mesmos atos.</w:t>
      </w:r>
    </w:p>
  </w:comment>
  <w:comment w:id="20" w:author="Assessor GDSXSR" w:initials="RG" w:date="2026-10-27T21:28:52Z">
    <w:p>
      <w:pPr>
        <w:pStyle w:val="CommentText"/>
      </w:pPr>
      <w:r>
        <w:rPr>
          <w:rStyle w:val="CommentReference"/>
        </w:rPr>
        <w:annotationRef/>
      </w:r>
      <w:r>
        <w:t>ASSESSOR GDSXSR — Introdução encurtada, sem repetir o que o dispositivo transcrito diz; texto literal do CC 1.361 conferido no Planalto via iajus; “– Grifei” no lugar de “Grifei.” (C-62, C-66).</w:t>
      </w:r>
    </w:p>
  </w:comment>
  <w:comment w:id="21" w:author="Assessor GDSXSR" w:initials="RG" w:date="2026-10-27T21:28:52Z">
    <w:p>
      <w:pPr>
        <w:pStyle w:val="CommentText"/>
      </w:pPr>
      <w:r>
        <w:rPr>
          <w:rStyle w:val="CommentReference"/>
        </w:rPr>
        <w:annotationRef/>
      </w:r>
      <w:r>
        <w:t>ASSESSOR GDSXSR — Voto conforme entendimento do dr Sergio e 4TC: APC 0706958-88.2025.8.07.0009 (Des. Sérgio Rocha, 4ª Turma Cível, j. 23/10/2025): “APELAÇÃO CÍVEL. DIREITO CIVIL E PROCESSUAL CIVIL. AÇÃO DE BUSCA E APREENSÃO. VEÍCULO REGISTRADO EM NOME DE TERCEIRO E SEM GRAVAME. EXTINÇÃO DO PROCESSO SEM RESOLUÇÃO DO MÉRITO. MANUTENÇÃO DA SENTENÇA. RECURSO NÃO PROVIDO. I. Caso em exame 1. Apelação interposta contra sentença que extinguiu, sem resolução de mérito, ação de busca e apreensão em alienação fiduciária, em razão do não atendimento da determinação judicial para emenda da inicial, consistente na juntada de documento comprobatório do registro da propriedade e do gravame de alienação fiduciária junto ao DETRAN. II. Questão em discussão 2. Há duas questões em discussão: (i) definir se a ausência de registro do gravame fiduciário junto ao órgão de trânsito e a propriedade do veículo em nome de terceiro impedem o regular processamento da ação de busca e apreensão; (ii) estabelecer se a inércia da parte autora em cumprir a determinação de emenda à inicial justifica a extinção do processo sem resolução do mérito. III. Razões de decidir 3. A ausência de registro da alienação fiduciária inviabiliza a constituição do direito real de garantia e a legitimidade passiva da devedora fiduciária, sobretudo quando o bem permanece em nome de terceiro estranho à relação contratual. 5. A mera apresentação do contrato de alienação fiduciária e da comprovação da mora não supre a exigência legal de publicidade do gravame, tampouco demonstra a existência válida do pacto acessório. 6. Mesmo intimada a promover a emenda à inicial para suprir os vícios apontados, a parte autora permaneceu inerte, o que impõe a extinção do feito com fundamento no art. 321, parágrafo único, do CPC. IV. Dispositivo 6. Negou-se provimento ao apelo.” (fonte: iajus; número do acórdão e DJe não devolvidos). Outro julgado da 4ª TC no mesmo sentido: APC 0720520-85.2025.8.07.0003 (Des. Jansen Fialho de Almeida, j. 12/11/2025). Ajustes (C-65, C-67): “cito os julgados” virou “Nesse sentido:”; entrou o acórdão da 4ª TC (Des. Fernando Habibe, j. 18/03/2026) e saiu o da 2ª TC (0708077-84.2025.8.07.0009), que repetia a tese. Pendência (C-72): a APC 0700562-82.2026.8.07.0002 (Des. Sérgio Rocha, j. 22/05/2026), citada no comentário de “Sem razão.”, não foi localizada no iajus; conferir no JurisDF.</w:t>
      </w:r>
    </w:p>
  </w:comment>
  <w:comment w:id="22" w:author="Assessor GDSXSR" w:initials="RG" w:date="2026-10-27T21:28:52Z">
    <w:p>
      <w:pPr>
        <w:pStyle w:val="CommentText"/>
      </w:pPr>
      <w:r>
        <w:rPr>
          <w:rStyle w:val="CommentReference"/>
        </w:rPr>
        <w:annotationRef/>
      </w:r>
      <w:r>
        <w:t>ASSESSOR GDSXSR — Troquei “comprovada por meio do registro do veículo em nome do devedor” por “exige o registro do contrato e a anotação do gravame no certificado de registro (CC 1.361 § 1º)”, que é o que o dispositivo transcrito diz (C-66). Acrescentei o parágrafo seguinte com a norma do descumprimento da emenda, que o acórdão da 7ª TC transcrito já aplica. A sentença fundou a extinção no art. 485, IV; o art. 321, parágrafo único, é a norma do descumprimento da emenda (mesma base do julgado da 4ª TC, APC 0706958-88). Texto literal (C-63), fonte Planalto: CPC, art. 321: “Art. 321. O juiz, ao verificar que a petição inicial não preenche os requisitos dos arts. 319 e 320 ou que apresenta defeitos e irregularidades capazes de dificultar o julgamento de mérito, determinará que o autor, no prazo de 15 (quinze) dias, a emende ou a complete, indicando com precisão o que deve ser corrigido ou completado. Parágrafo único. Se o autor não cumprir a diligência, o juiz indeferirá a petição inicial.” CPC, art. 485: “Art. 485. O juiz não resolverá o mérito quando: (...) IV - verificar a ausência de pressupostos de constituição e de desenvolvimento válido e regular do processo; (...)”.</w:t>
      </w:r>
    </w:p>
  </w:comment>
  <w:comment w:id="23" w:author="Assessor GDSXSR" w:initials="RG" w:date="2026-10-27T21:28:52Z">
    <w:p>
      <w:pPr>
        <w:pStyle w:val="CommentText"/>
      </w:pPr>
      <w:r>
        <w:rPr>
          <w:rStyle w:val="CommentReference"/>
        </w:rPr>
        <w:annotationRef/>
      </w:r>
      <w:r>
        <w:t>ASSESSOR GDSXSR — “Ademais” trocado por “No mais” (C-23). Acrescentei o fundamento da rejeição da nulidade: o § 1º do art. 485 alcança só os incisos II e III, e a extinção se deu pelo inciso IV (mesma linha do modelo APC 0702488-05; o texto do § 1º está no comentário do relatório). Fechei a alegação 4 do apelo (liminar), que ficava sem resposta, com o prejudicado. Pendência (C-24): a regularidade da intimação (ID 88447116) não foi conferida no PJe.</w:t>
      </w:r>
    </w:p>
  </w:comment>
  <w:comment w:id="24" w:author="Assessor GDSXSR" w:initials="RG" w:date="2026-10-27T21:28:52Z">
    <w:p>
      <w:pPr>
        <w:pStyle w:val="CommentText"/>
      </w:pPr>
      <w:r>
        <w:rPr>
          <w:rStyle w:val="CommentReference"/>
        </w:rPr>
        <w:annotationRef/>
      </w:r>
      <w:r>
        <w:t>ASSESSOR GDSXSR — Forma compacta (C-3F, C-20). Sem base para majorar: a sentença não fixou honorários (“Sem honorários”, ID 88447125) (C-51). Texto literal (C-63), fonte Planalto: CPC, art. 85, § 11: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comment>
  <w:comment w:id="25" w:author="Assessor GDSXSR" w:initials="RG" w:date="2026-10-27T21:28:52Z">
    <w:p>
      <w:pPr>
        <w:pStyle w:val="CommentText"/>
      </w:pPr>
      <w:r>
        <w:rPr>
          <w:rStyle w:val="CommentReference"/>
        </w:rPr>
        <w:annotationRef/>
      </w:r>
      <w:r>
        <w:t>ASSESSOR GDSXSR — Título do bloco de precedentes contrários (C-46). Conferi no iajus processo, relator, órgão e data de julgamento dos dois acórdãos: 0751556-54.2025.8.07.0001 (6ª TC, Des. Arquibaldo Carneiro Portela, 11/02/2026) e 0709459-24.2025.8.07.0006 (1ª TC, Des. Fabrício Fontoura Bezerra, 21/01/2026); os números dos acórdãos e os DJe vêm da minuta. O Tema 1.132/STJ, citado no acórdão da 6ª TC, trata da prova da mora por notificação extrajudicial, não do registro do gravame.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F5ABD3" w15:done="0"/>
  <w15:commentEx w15:paraId="71493AF8" w15:done="0"/>
  <w15:commentEx w15:paraId="5931A2B9" w15:done="0"/>
  <w15:commentEx w15:paraId="262BAF42" w15:done="0"/>
  <w15:commentEx w15:paraId="1D793E6D" w15:done="0"/>
  <w15:commentEx w15:paraId="37DB63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563BB3" w16cex:dateUtc="2026-09-30T16:30:00Z"/>
  <w16cex:commentExtensible w16cex:durableId="2172ABC9" w16cex:dateUtc="2026-10-01T13:10:00Z"/>
  <w16cex:commentExtensible w16cex:durableId="0E6B9838" w16cex:dateUtc="2026-10-01T13:12:00Z"/>
  <w16cex:commentExtensible w16cex:durableId="11ED9FEF" w16cex:dateUtc="2026-09-30T16:23:00Z"/>
  <w16cex:commentExtensible w16cex:durableId="53F07CFA" w16cex:dateUtc="2026-10-01T12:49:00Z"/>
  <w16cex:commentExtensible w16cex:durableId="16AC3C1C" w16cex:dateUtc="2026-10-01T13: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F5ABD3" w16cid:durableId="5F563BB3"/>
  <w16cid:commentId w16cid:paraId="71493AF8" w16cid:durableId="2172ABC9"/>
  <w16cid:commentId w16cid:paraId="5931A2B9" w16cid:durableId="0E6B9838"/>
  <w16cid:commentId w16cid:paraId="262BAF42" w16cid:durableId="11ED9FEF"/>
  <w16cid:commentId w16cid:paraId="1D793E6D" w16cid:durableId="53F07CFA"/>
  <w16cid:commentId w16cid:paraId="37DB63CE" w16cid:durableId="16AC3C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45B70" w14:textId="77777777" w:rsidR="00313066" w:rsidRDefault="00313066">
      <w:pPr>
        <w:spacing w:after="0" w:line="240" w:lineRule="auto"/>
      </w:pPr>
      <w:r>
        <w:separator/>
      </w:r>
    </w:p>
  </w:endnote>
  <w:endnote w:type="continuationSeparator" w:id="0">
    <w:p w14:paraId="252BCBB1" w14:textId="77777777" w:rsidR="00313066" w:rsidRDefault="00313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652B9361" w14:textId="77777777" w:rsidR="00237F95" w:rsidRDefault="00237F95">
        <w:pPr>
          <w:pStyle w:val="Rodap"/>
          <w:jc w:val="right"/>
        </w:pPr>
        <w:r>
          <w:fldChar w:fldCharType="begin"/>
        </w:r>
        <w:r>
          <w:instrText>PAGE   \* MERGEFORMAT</w:instrText>
        </w:r>
        <w:r>
          <w:fldChar w:fldCharType="separate"/>
        </w:r>
        <w:r>
          <w:t>2</w:t>
        </w:r>
        <w:r>
          <w:fldChar w:fldCharType="end"/>
        </w:r>
      </w:p>
    </w:sdtContent>
  </w:sdt>
  <w:p w14:paraId="53C1DA43" w14:textId="77777777" w:rsidR="00237F95" w:rsidRDefault="00237F9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4A799" w14:textId="77777777" w:rsidR="00313066" w:rsidRDefault="00313066">
      <w:pPr>
        <w:spacing w:after="0" w:line="240" w:lineRule="auto"/>
      </w:pPr>
      <w:r>
        <w:separator/>
      </w:r>
    </w:p>
  </w:footnote>
  <w:footnote w:type="continuationSeparator" w:id="0">
    <w:p w14:paraId="190E3974" w14:textId="77777777" w:rsidR="00313066" w:rsidRDefault="003130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52758"/>
    <w:multiLevelType w:val="multilevel"/>
    <w:tmpl w:val="20C0C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413601"/>
    <w:multiLevelType w:val="multilevel"/>
    <w:tmpl w:val="272E6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AB6EB3"/>
    <w:multiLevelType w:val="multilevel"/>
    <w:tmpl w:val="3606C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E811F7"/>
    <w:multiLevelType w:val="multilevel"/>
    <w:tmpl w:val="EAAC7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1D0389"/>
    <w:multiLevelType w:val="multilevel"/>
    <w:tmpl w:val="80D6E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2109519">
    <w:abstractNumId w:val="3"/>
  </w:num>
  <w:num w:numId="2" w16cid:durableId="2048487439">
    <w:abstractNumId w:val="0"/>
  </w:num>
  <w:num w:numId="3" w16cid:durableId="988171952">
    <w:abstractNumId w:val="1"/>
  </w:num>
  <w:num w:numId="4" w16cid:durableId="1891838887">
    <w:abstractNumId w:val="4"/>
  </w:num>
  <w:num w:numId="5" w16cid:durableId="82905962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de Fatima Dias">
    <w15:presenceInfo w15:providerId="Windows Live" w15:userId="18e5ce97291f7b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F95"/>
    <w:rsid w:val="000D46C7"/>
    <w:rsid w:val="001D55E0"/>
    <w:rsid w:val="00237F95"/>
    <w:rsid w:val="002A4534"/>
    <w:rsid w:val="00313066"/>
    <w:rsid w:val="003D5970"/>
    <w:rsid w:val="00455E60"/>
    <w:rsid w:val="004C21DA"/>
    <w:rsid w:val="004C465E"/>
    <w:rsid w:val="00794860"/>
    <w:rsid w:val="00B64011"/>
    <w:rsid w:val="00C344DC"/>
    <w:rsid w:val="00E65DF8"/>
    <w:rsid w:val="00F24868"/>
    <w:rsid w:val="00FF4D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8C25F"/>
  <w15:chartTrackingRefBased/>
  <w15:docId w15:val="{35D86970-D7B6-4EF8-8A4D-5E11A809C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F95"/>
    <w:pPr>
      <w:spacing w:line="259" w:lineRule="auto"/>
    </w:pPr>
    <w:rPr>
      <w:kern w:val="0"/>
      <w:sz w:val="22"/>
      <w:szCs w:val="22"/>
      <w14:ligatures w14:val="none"/>
    </w:rPr>
  </w:style>
  <w:style w:type="paragraph" w:styleId="Ttulo1">
    <w:name w:val="heading 1"/>
    <w:basedOn w:val="Normal"/>
    <w:next w:val="Normal"/>
    <w:link w:val="Ttulo1Char"/>
    <w:uiPriority w:val="9"/>
    <w:qFormat/>
    <w:rsid w:val="00237F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237F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237F9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37F9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37F9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37F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37F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37F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37F9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37F95"/>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237F95"/>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237F95"/>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237F95"/>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237F95"/>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237F9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37F9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37F9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37F95"/>
    <w:rPr>
      <w:rFonts w:eastAsiaTheme="majorEastAsia" w:cstheme="majorBidi"/>
      <w:color w:val="272727" w:themeColor="text1" w:themeTint="D8"/>
    </w:rPr>
  </w:style>
  <w:style w:type="paragraph" w:styleId="Ttulo">
    <w:name w:val="Title"/>
    <w:basedOn w:val="Normal"/>
    <w:next w:val="Normal"/>
    <w:link w:val="TtuloChar"/>
    <w:uiPriority w:val="10"/>
    <w:qFormat/>
    <w:rsid w:val="00237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37F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37F9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37F9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37F95"/>
    <w:pPr>
      <w:spacing w:before="160"/>
      <w:jc w:val="center"/>
    </w:pPr>
    <w:rPr>
      <w:i/>
      <w:iCs/>
      <w:color w:val="404040" w:themeColor="text1" w:themeTint="BF"/>
    </w:rPr>
  </w:style>
  <w:style w:type="character" w:customStyle="1" w:styleId="CitaoChar">
    <w:name w:val="Citação Char"/>
    <w:basedOn w:val="Fontepargpadro"/>
    <w:link w:val="Citao"/>
    <w:uiPriority w:val="29"/>
    <w:rsid w:val="00237F95"/>
    <w:rPr>
      <w:i/>
      <w:iCs/>
      <w:color w:val="404040" w:themeColor="text1" w:themeTint="BF"/>
    </w:rPr>
  </w:style>
  <w:style w:type="paragraph" w:styleId="PargrafodaLista">
    <w:name w:val="List Paragraph"/>
    <w:basedOn w:val="Normal"/>
    <w:uiPriority w:val="34"/>
    <w:qFormat/>
    <w:rsid w:val="00237F95"/>
    <w:pPr>
      <w:ind w:left="720"/>
      <w:contextualSpacing/>
    </w:pPr>
  </w:style>
  <w:style w:type="character" w:styleId="nfaseIntensa">
    <w:name w:val="Intense Emphasis"/>
    <w:basedOn w:val="Fontepargpadro"/>
    <w:uiPriority w:val="21"/>
    <w:qFormat/>
    <w:rsid w:val="00237F95"/>
    <w:rPr>
      <w:i/>
      <w:iCs/>
      <w:color w:val="2F5496" w:themeColor="accent1" w:themeShade="BF"/>
    </w:rPr>
  </w:style>
  <w:style w:type="paragraph" w:styleId="CitaoIntensa">
    <w:name w:val="Intense Quote"/>
    <w:basedOn w:val="Normal"/>
    <w:next w:val="Normal"/>
    <w:link w:val="CitaoIntensaChar"/>
    <w:uiPriority w:val="30"/>
    <w:qFormat/>
    <w:rsid w:val="00237F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37F95"/>
    <w:rPr>
      <w:i/>
      <w:iCs/>
      <w:color w:val="2F5496" w:themeColor="accent1" w:themeShade="BF"/>
    </w:rPr>
  </w:style>
  <w:style w:type="character" w:styleId="RefernciaIntensa">
    <w:name w:val="Intense Reference"/>
    <w:basedOn w:val="Fontepargpadro"/>
    <w:uiPriority w:val="32"/>
    <w:qFormat/>
    <w:rsid w:val="00237F95"/>
    <w:rPr>
      <w:b/>
      <w:bCs/>
      <w:smallCaps/>
      <w:color w:val="2F5496" w:themeColor="accent1" w:themeShade="BF"/>
      <w:spacing w:val="5"/>
    </w:rPr>
  </w:style>
  <w:style w:type="character" w:styleId="Refdecomentrio">
    <w:name w:val="annotation reference"/>
    <w:uiPriority w:val="99"/>
    <w:rsid w:val="00237F95"/>
    <w:rPr>
      <w:sz w:val="16"/>
      <w:szCs w:val="16"/>
    </w:rPr>
  </w:style>
  <w:style w:type="paragraph" w:styleId="Textodecomentrio">
    <w:name w:val="annotation text"/>
    <w:basedOn w:val="Normal"/>
    <w:link w:val="TextodecomentrioChar"/>
    <w:uiPriority w:val="99"/>
    <w:rsid w:val="00237F95"/>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37F95"/>
    <w:rPr>
      <w:rFonts w:ascii="Verdana" w:eastAsia="Times New Roman" w:hAnsi="Verdana" w:cs="Times New Roman"/>
      <w:kern w:val="0"/>
      <w:sz w:val="20"/>
      <w:szCs w:val="20"/>
      <w:lang w:val="x-none" w:eastAsia="x-none"/>
      <w14:ligatures w14:val="none"/>
    </w:rPr>
  </w:style>
  <w:style w:type="character" w:customStyle="1" w:styleId="normaltextrun">
    <w:name w:val="normaltextrun"/>
    <w:basedOn w:val="Fontepargpadro"/>
    <w:rsid w:val="00237F95"/>
  </w:style>
  <w:style w:type="character" w:customStyle="1" w:styleId="eop">
    <w:name w:val="eop"/>
    <w:basedOn w:val="Fontepargpadro"/>
    <w:rsid w:val="00237F95"/>
  </w:style>
  <w:style w:type="paragraph" w:customStyle="1" w:styleId="paragraph">
    <w:name w:val="paragraph"/>
    <w:basedOn w:val="Normal"/>
    <w:rsid w:val="00237F9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uiPriority w:val="99"/>
    <w:unhideWhenUsed/>
    <w:rsid w:val="00237F95"/>
    <w:rPr>
      <w:color w:val="0000FF"/>
      <w:u w:val="single"/>
    </w:rPr>
  </w:style>
  <w:style w:type="paragraph" w:styleId="Rodap">
    <w:name w:val="footer"/>
    <w:basedOn w:val="Normal"/>
    <w:link w:val="RodapChar"/>
    <w:uiPriority w:val="99"/>
    <w:unhideWhenUsed/>
    <w:rsid w:val="00237F95"/>
    <w:pPr>
      <w:tabs>
        <w:tab w:val="center" w:pos="4252"/>
        <w:tab w:val="right" w:pos="8504"/>
      </w:tabs>
      <w:spacing w:after="0" w:line="240" w:lineRule="auto"/>
    </w:pPr>
  </w:style>
  <w:style w:type="character" w:customStyle="1" w:styleId="RodapChar">
    <w:name w:val="Rodapé Char"/>
    <w:basedOn w:val="Fontepargpadro"/>
    <w:link w:val="Rodap"/>
    <w:uiPriority w:val="99"/>
    <w:rsid w:val="00237F95"/>
    <w:rPr>
      <w:kern w:val="0"/>
      <w:sz w:val="22"/>
      <w:szCs w:val="22"/>
      <w14:ligatures w14:val="none"/>
    </w:rPr>
  </w:style>
  <w:style w:type="character" w:styleId="MenoPendente">
    <w:name w:val="Unresolved Mention"/>
    <w:basedOn w:val="Fontepargpadro"/>
    <w:uiPriority w:val="99"/>
    <w:semiHidden/>
    <w:unhideWhenUsed/>
    <w:rsid w:val="00237F95"/>
    <w:rPr>
      <w:color w:val="605E5C"/>
      <w:shd w:val="clear" w:color="auto" w:fill="E1DFDD"/>
    </w:rPr>
  </w:style>
  <w:style w:type="paragraph" w:styleId="Assuntodocomentrio">
    <w:name w:val="annotation subject"/>
    <w:basedOn w:val="Textodecomentrio"/>
    <w:next w:val="Textodecomentrio"/>
    <w:link w:val="AssuntodocomentrioChar"/>
    <w:uiPriority w:val="99"/>
    <w:semiHidden/>
    <w:unhideWhenUsed/>
    <w:rsid w:val="00B64011"/>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B64011"/>
    <w:rPr>
      <w:rFonts w:ascii="Verdana" w:eastAsia="Times New Roman" w:hAnsi="Verdana" w:cs="Times New Roman"/>
      <w:b/>
      <w:bCs/>
      <w:kern w:val="0"/>
      <w:sz w:val="20"/>
      <w:szCs w:val="20"/>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pje2i.tjdft.jus.br/pje/Processo/ConsultaProcesso/Detalhe/listAutosDigitais.seam?idProcesso=1105035&amp;ca=f345d1c624bf13736a9d4abf5347d1999513b85c3eb211dcb83e47610b6235dec4ed1ada6c6a598e1ea0c4e6cb623f339ccef146623d632a&amp;aba=" TargetMode="Externa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je2i.tjdft.jus.br/pje/Processo/ConsultaProcesso/Detalhe/listAutosDigitais.seam?idProcesso=1105035&amp;ca=f345d1c624bf13736a9d4abf5347d1999513b85c3eb211dcb83e47610b6235dec4ed1ada6c6a598e1ea0c4e6cb623f339ccef146623d632a&amp;aba="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hyperlink" Target="https://pje2i.tjdft.jus.br/pje/seam/resource/rest/pje-legacy/documento/download/88447125" TargetMode="External"/><Relationship Id="rId10" Type="http://schemas.microsoft.com/office/2016/09/relationships/commentsIds" Target="commentsIds.xml"/><Relationship Id="rId19" Type="http://schemas.openxmlformats.org/officeDocument/2006/relationships/glossaryDocument" Target="glossary/document.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pje2i.tjdft.jus.br/pje/Processo/ConsultaProcesso/Detalhe/listAutosDigitais.seam?idProcesso=1105035&amp;ca=f345d1c624bf13736a9d4abf5347d1999513b85c3eb211dcb83e47610b6235dec4ed1ada6c6a598e1ea0c4e6cb623f339ccef146623d632a&amp;aba="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82481DC0D54490BC9D6E0DA3BF14E6"/>
        <w:category>
          <w:name w:val="Geral"/>
          <w:gallery w:val="placeholder"/>
        </w:category>
        <w:types>
          <w:type w:val="bbPlcHdr"/>
        </w:types>
        <w:behaviors>
          <w:behavior w:val="content"/>
        </w:behaviors>
        <w:guid w:val="{341AA6D7-FD94-43DB-A724-10E4F51BEB25}"/>
      </w:docPartPr>
      <w:docPartBody>
        <w:p w:rsidR="005A36A9" w:rsidRDefault="003213E3" w:rsidP="003213E3">
          <w:pPr>
            <w:pStyle w:val="6582481DC0D54490BC9D6E0DA3BF14E6"/>
          </w:pPr>
          <w:r w:rsidRPr="002A0A13">
            <w:rPr>
              <w:rStyle w:val="TextodoEspaoReservado"/>
            </w:rPr>
            <w:t>Escolher um item.</w:t>
          </w:r>
        </w:p>
      </w:docPartBody>
    </w:docPart>
    <w:docPart>
      <w:docPartPr>
        <w:name w:val="8FBFB5844AEC4B9E8C458D4799A68572"/>
        <w:category>
          <w:name w:val="Geral"/>
          <w:gallery w:val="placeholder"/>
        </w:category>
        <w:types>
          <w:type w:val="bbPlcHdr"/>
        </w:types>
        <w:behaviors>
          <w:behavior w:val="content"/>
        </w:behaviors>
        <w:guid w:val="{2F74714D-BDE7-478C-A6B7-DFCF59B452FB}"/>
      </w:docPartPr>
      <w:docPartBody>
        <w:p w:rsidR="005A36A9" w:rsidRDefault="003213E3" w:rsidP="003213E3">
          <w:pPr>
            <w:pStyle w:val="8FBFB5844AEC4B9E8C458D4799A68572"/>
          </w:pPr>
          <w:r w:rsidRPr="009F36E1">
            <w:rPr>
              <w:rStyle w:val="TextodoEspaoReservado"/>
              <w:sz w:val="28"/>
              <w:szCs w:val="28"/>
            </w:rPr>
            <w:t>Escolher um item.</w:t>
          </w:r>
        </w:p>
      </w:docPartBody>
    </w:docPart>
    <w:docPart>
      <w:docPartPr>
        <w:name w:val="443D4D58D20545BA9001BB773C34B23F"/>
        <w:category>
          <w:name w:val="Geral"/>
          <w:gallery w:val="placeholder"/>
        </w:category>
        <w:types>
          <w:type w:val="bbPlcHdr"/>
        </w:types>
        <w:behaviors>
          <w:behavior w:val="content"/>
        </w:behaviors>
        <w:guid w:val="{9A26457A-86F2-4635-8382-2D450AA52F2C}"/>
      </w:docPartPr>
      <w:docPartBody>
        <w:p w:rsidR="005A36A9" w:rsidRDefault="003213E3" w:rsidP="003213E3">
          <w:pPr>
            <w:pStyle w:val="443D4D58D20545BA9001BB773C34B23F"/>
          </w:pPr>
          <w:r>
            <w:rPr>
              <w:rFonts w:cs="Arial"/>
            </w:rPr>
            <w:t>Escolher um item</w:t>
          </w:r>
        </w:p>
      </w:docPartBody>
    </w:docPart>
    <w:docPart>
      <w:docPartPr>
        <w:name w:val="FF9E399D475F4B0B80E9E1949B1C3BA3"/>
        <w:category>
          <w:name w:val="Geral"/>
          <w:gallery w:val="placeholder"/>
        </w:category>
        <w:types>
          <w:type w:val="bbPlcHdr"/>
        </w:types>
        <w:behaviors>
          <w:behavior w:val="content"/>
        </w:behaviors>
        <w:guid w:val="{D6516834-2FD9-4349-8EA7-ED9E38171DE1}"/>
      </w:docPartPr>
      <w:docPartBody>
        <w:p w:rsidR="005A36A9" w:rsidRDefault="003213E3" w:rsidP="003213E3">
          <w:pPr>
            <w:pStyle w:val="FF9E399D475F4B0B80E9E1949B1C3BA3"/>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3E3"/>
    <w:rsid w:val="00002971"/>
    <w:rsid w:val="003213E3"/>
    <w:rsid w:val="003554D6"/>
    <w:rsid w:val="004C465E"/>
    <w:rsid w:val="005A36A9"/>
    <w:rsid w:val="0079486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3213E3"/>
    <w:rPr>
      <w:color w:val="808080"/>
    </w:rPr>
  </w:style>
  <w:style w:type="paragraph" w:customStyle="1" w:styleId="6582481DC0D54490BC9D6E0DA3BF14E6">
    <w:name w:val="6582481DC0D54490BC9D6E0DA3BF14E6"/>
    <w:rsid w:val="003213E3"/>
  </w:style>
  <w:style w:type="paragraph" w:customStyle="1" w:styleId="8FBFB5844AEC4B9E8C458D4799A68572">
    <w:name w:val="8FBFB5844AEC4B9E8C458D4799A68572"/>
    <w:rsid w:val="003213E3"/>
  </w:style>
  <w:style w:type="paragraph" w:customStyle="1" w:styleId="443D4D58D20545BA9001BB773C34B23F">
    <w:name w:val="443D4D58D20545BA9001BB773C34B23F"/>
    <w:rsid w:val="003213E3"/>
  </w:style>
  <w:style w:type="paragraph" w:customStyle="1" w:styleId="FF9E399D475F4B0B80E9E1949B1C3BA3">
    <w:name w:val="FF9E399D475F4B0B80E9E1949B1C3BA3"/>
    <w:rsid w:val="003213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21</Pages>
  <Words>4005</Words>
  <Characters>21628</Characters>
  <Application>Microsoft Office Word</Application>
  <DocSecurity>0</DocSecurity>
  <Lines>180</Lines>
  <Paragraphs>51</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
      <vt:lpstr>RELATÓRIO</vt:lpstr>
    </vt:vector>
  </TitlesOfParts>
  <Company/>
  <LinksUpToDate>false</LinksUpToDate>
  <CharactersWithSpaces>25582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de Fatima Dias</dc:creator>
  <cp:keywords/>
  <dc:description/>
  <cp:lastModifiedBy>Maria de Fatima Dias</cp:lastModifiedBy>
  <cp:revision>7</cp:revision>
  <dcterms:created xsi:type="dcterms:W3CDTF">2026-09-30T16:03:00Z</dcterms:created>
  <dcterms:modified xsi:type="dcterms:W3CDTF">2026-10-01T13:27:00Z</dcterms:modified>
</cp:coreProperties>
</file>