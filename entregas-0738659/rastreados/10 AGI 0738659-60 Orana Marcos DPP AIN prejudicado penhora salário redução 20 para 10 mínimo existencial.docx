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2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864"/>
        <w:gridCol w:w="447"/>
        <w:gridCol w:w="4371"/>
        <w:gridCol w:w="219"/>
      </w:tblGrid>
      <w:tr w:rsidR="00264107" w14:paraId="4680266B" w14:textId="77777777" w:rsidTr="00173733">
        <w:trPr>
          <w:gridAfter w:val="1"/>
          <w:wAfter w:w="219" w:type="dxa"/>
        </w:trPr>
        <w:tc>
          <w:tcPr>
            <w:tcW w:w="2822" w:type="dxa"/>
            <w:hideMark/>
          </w:tcPr>
          <w:p w14:paraId="6DE29C9C" w14:textId="0907E75C" w:rsidR="00264107" w:rsidRDefault="0026410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Arial" w:hAnsi="Arial" w:cs="Verdana"/>
                <w:noProof/>
                <w:sz w:val="28"/>
                <w:lang w:eastAsia="zh-CN"/>
              </w:rPr>
              <w:drawing>
                <wp:inline distT="0" distB="0" distL="0" distR="0" wp14:anchorId="15C07C5B" wp14:editId="146F6157">
                  <wp:extent cx="1647825" cy="504825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82" w:type="dxa"/>
            <w:gridSpan w:val="3"/>
            <w:hideMark/>
          </w:tcPr>
          <w:p w14:paraId="299F0D40" w14:textId="4C3723B0" w:rsidR="00264107" w:rsidRDefault="0026410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>Poder Judiciário da União</w:t>
            </w:r>
          </w:p>
          <w:p w14:paraId="55CC1E66" w14:textId="620048D1" w:rsidR="00264107" w:rsidRDefault="00264107" w:rsidP="2DA0D32B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Tribunal de Justiça do Distrito Federal e dos Territórios</w:t>
            </w:r>
          </w:p>
          <w:p w14:paraId="12B71A35" w14:textId="64C91BFC" w:rsidR="00264107" w:rsidRDefault="0026410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GDSXSR</w:t>
            </w:r>
          </w:p>
          <w:p w14:paraId="15750CFE" w14:textId="7C39A66B" w:rsidR="00264107" w:rsidRDefault="0026410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GABINETE DO DESEMBARGADOR SÉRGIO ROCHA</w:t>
            </w:r>
          </w:p>
        </w:tc>
      </w:tr>
      <w:tr w:rsidR="004236F7" w:rsidRPr="009F36E1" w14:paraId="506E1C45" w14:textId="77777777" w:rsidTr="00173733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1B672758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Órgão</w:t>
            </w:r>
          </w:p>
        </w:tc>
        <w:tc>
          <w:tcPr>
            <w:tcW w:w="447" w:type="dxa"/>
            <w:vAlign w:val="center"/>
          </w:tcPr>
          <w:p w14:paraId="5F5D25D2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1380D4BD" w14:textId="77777777" w:rsidR="004236F7" w:rsidRPr="009F36E1" w:rsidRDefault="00242F51">
            <w:p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alias w:val="Órgão"/>
                <w:tag w:val="Órgão"/>
                <w:id w:val="-940843638"/>
                <w:placeholder>
                  <w:docPart w:val="7ACC47C5ADE849A18DA0C7907A361910"/>
                </w:placeholder>
                <w15:color w:val="000000"/>
                <w:dropDownList>
                  <w:listItem w:value="Escolher um item."/>
                  <w:listItem w:displayText="4ª Turma Cível" w:value="4ª Turma Cível"/>
                  <w:listItem w:displayText="2ª Câmara Cível" w:value="2ª Câmara Cível"/>
                  <w:listItem w:displayText="Conselho Especial Jurisdicional" w:value="Conselho Especial Jurisdicional"/>
                  <w:listItem w:displayText="Conselho Especial Administrativo" w:value="Conselho Especial Administrativo"/>
                  <w:listItem w:displayText="Tribunal Pleno" w:value="Tribunal Pleno"/>
                  <w:listItem w:displayText="Conselho da Magistratura" w:value="Conselho da Magistratura"/>
                </w:dropDownList>
              </w:sdtPr>
              <w:sdtEndPr/>
              <w:sdtContent>
                <w:r w:rsidR="00590B43">
                  <w:rPr>
                    <w:rFonts w:ascii="Arial" w:hAnsi="Arial" w:cs="Arial"/>
                    <w:sz w:val="28"/>
                    <w:szCs w:val="28"/>
                  </w:rPr>
                  <w:t>4ª Turma Cível</w:t>
                </w:r>
              </w:sdtContent>
            </w:sdt>
          </w:p>
        </w:tc>
      </w:tr>
      <w:tr w:rsidR="004236F7" w:rsidRPr="009F36E1" w14:paraId="722A4191" w14:textId="77777777" w:rsidTr="00173733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2B3F5317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Classe</w:t>
            </w:r>
          </w:p>
        </w:tc>
        <w:tc>
          <w:tcPr>
            <w:tcW w:w="447" w:type="dxa"/>
            <w:vAlign w:val="center"/>
          </w:tcPr>
          <w:p w14:paraId="376372E5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sdt>
            <w:sdtPr>
              <w:rPr>
                <w:rFonts w:cs="Arial"/>
                <w:i w:val="0"/>
                <w:iCs w:val="0"/>
                <w:sz w:val="28"/>
                <w:szCs w:val="28"/>
              </w:rPr>
              <w:id w:val="1558446301"/>
              <w:placeholder>
                <w:docPart w:val="F878D1793E2346938EC18DAD866E9010"/>
              </w:placeholder>
              <w15:color w:val="000000"/>
              <w:comboBox>
                <w:listItem w:value="Escolher um item."/>
                <w:listItem w:displayText="Apelação Cível" w:value="Apelação Cível"/>
                <w:listItem w:displayText="Agravo de Instrumento" w:value="Agravo de Instrumento"/>
                <w:listItem w:displayText="Embargos de Declaração" w:value="Embargos de Declaração"/>
                <w:listItem w:displayText="Agravo Interno" w:value="Agravo Interno"/>
                <w:listItem w:displayText="Agravo de Instrumento e Agravo Interno" w:value="Agravo de Instrumento e Agravo Interno"/>
                <w:listItem w:displayText="Apelação e Reexame Necessário" w:value="Apelação e Reexame Necessário"/>
                <w:listItem w:displayText="Reexame Necessário" w:value="Reexame Necessário"/>
                <w:listItem w:displayText="Mandado de Segurança" w:value="Mandado de Segurança"/>
                <w:listItem w:displayText="Mandado de Injunção" w:value="Mandado de Injunção"/>
                <w:listItem w:displayText="Ação Direta de Constitucionalidade" w:value="Ação Direta de Constitucionalidade"/>
                <w:listItem w:displayText="Ação Declaratória de Constitucionalidade" w:value="Ação Declaratória de Constitucionalidade"/>
                <w:listItem w:displayText="Ação Penal Originária" w:value="Ação Penal Originária"/>
                <w:listItem w:displayText="Conflito de Competência" w:value="Conflito de Competência"/>
                <w:listItem w:displayText="Ação Rescisória" w:value="Ação Rescisória"/>
                <w:listItem w:displayText="Reclamação" w:value="Reclamação"/>
                <w:listItem w:displayText="Petição" w:value="Petição"/>
              </w:comboBox>
            </w:sdtPr>
            <w:sdtEndPr/>
            <w:sdtContent>
              <w:p w14:paraId="7D3B975A" w14:textId="77777777" w:rsidR="004236F7" w:rsidRPr="009F36E1" w:rsidRDefault="004236F7">
                <w:pPr>
                  <w:pStyle w:val="Citao"/>
                  <w:ind w:left="0" w:firstLine="0"/>
                  <w:jc w:val="both"/>
                  <w:rPr>
                    <w:rFonts w:cs="Arial"/>
                    <w:i w:val="0"/>
                    <w:iCs w:val="0"/>
                    <w:sz w:val="28"/>
                    <w:szCs w:val="28"/>
                  </w:rPr>
                </w:pPr>
                <w:r>
                  <w:rPr>
                    <w:rFonts w:cs="Arial"/>
                    <w:i w:val="0"/>
                    <w:iCs w:val="0"/>
                    <w:sz w:val="28"/>
                    <w:szCs w:val="28"/>
                  </w:rPr>
                  <w:t>Agravo de Instrumento</w:t>
                </w:r>
              </w:p>
            </w:sdtContent>
          </w:sdt>
        </w:tc>
      </w:tr>
      <w:tr w:rsidR="004236F7" w:rsidRPr="009F36E1" w14:paraId="185BA19B" w14:textId="77777777" w:rsidTr="00173733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5A224AD7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Processo nº</w:t>
            </w:r>
          </w:p>
        </w:tc>
        <w:tc>
          <w:tcPr>
            <w:tcW w:w="447" w:type="dxa"/>
            <w:vAlign w:val="center"/>
          </w:tcPr>
          <w:p w14:paraId="709DFAFC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77B2906D" w14:textId="77777777" w:rsidR="004236F7" w:rsidRPr="009F36E1" w:rsidRDefault="004236F7">
            <w:pPr>
              <w:ind w:right="-675"/>
              <w:rPr>
                <w:rFonts w:ascii="Arial" w:hAnsi="Arial" w:cs="Arial"/>
                <w:sz w:val="28"/>
                <w:szCs w:val="28"/>
              </w:rPr>
            </w:pPr>
            <w:commentRangeStart w:id="0"/>
            <w:r>
              <w:rPr>
                <w:rFonts w:ascii="Arial" w:hAnsi="Arial" w:cs="Arial"/>
                <w:sz w:val="28"/>
                <w:szCs w:val="28"/>
              </w:rPr>
              <w:t>0738659-60.2026.8.07.0000</w:t>
            </w:r>
            <w:commentRangeEnd w:id="0"/>
            <w:r w:rsidRPr="009F36E1">
              <w:rPr>
                <w:rStyle w:val="Refdecomentrio"/>
                <w:rFonts w:ascii="Arial" w:hAnsi="Arial" w:cs="Arial"/>
                <w:sz w:val="28"/>
                <w:szCs w:val="28"/>
              </w:rPr>
              <w:commentReference w:id="0"/>
            </w:r>
          </w:p>
        </w:tc>
      </w:tr>
      <w:tr w:rsidR="004236F7" w:rsidRPr="009F36E1" w14:paraId="4B19599A" w14:textId="77777777" w:rsidTr="00173733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0E538277" w14:textId="77777777" w:rsidR="004236F7" w:rsidRPr="00F63CDB" w:rsidRDefault="00242F51">
            <w:pPr>
              <w:spacing w:line="240" w:lineRule="auto"/>
              <w:ind w:right="34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254128301"/>
                <w:placeholder>
                  <w:docPart w:val="AA1EE3EF79994F978EAA8FE4FF7A26BD"/>
                </w:placeholder>
                <w15:color w:val="808080"/>
                <w:comboBox>
                  <w:listItem w:value="Escolher um item."/>
                  <w:listItem w:displayText="Apelante" w:value="Apelante"/>
                  <w:listItem w:displayText="Agravante" w:value="Agravante"/>
                  <w:listItem w:displayText="Requerente" w:value="Requerente"/>
                  <w:listItem w:displayText="Autor" w:value="Autor"/>
                  <w:listItem w:displayText="Embargante" w:value="Embargante"/>
                  <w:listItem w:displayText="Suscitante" w:value="Suscitante"/>
                  <w:listItem w:displayText="Impetrante" w:value="Impetrante"/>
                  <w:listItem w:displayText="Exequente" w:value="Exequente"/>
                </w:comboBox>
              </w:sdtPr>
              <w:sdtEndPr/>
              <w:sdtContent>
                <w:r w:rsidR="00590B43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Agravante</w:t>
                </w:r>
              </w:sdtContent>
            </w:sdt>
            <w:r w:rsidR="00590B43">
              <w:rPr>
                <w:rFonts w:ascii="Arial" w:hAnsi="Arial" w:cs="Arial"/>
                <w:sz w:val="28"/>
                <w:szCs w:val="28"/>
              </w:rPr>
              <w:t xml:space="preserve"> (s)</w:t>
            </w:r>
          </w:p>
        </w:tc>
        <w:tc>
          <w:tcPr>
            <w:tcW w:w="447" w:type="dxa"/>
            <w:vAlign w:val="center"/>
          </w:tcPr>
          <w:p w14:paraId="34C0C9D3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630B7F23" w14:textId="565EEAEC" w:rsidR="004236F7" w:rsidRPr="009F36E1" w:rsidRDefault="002E347E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ADRIANO BATISTA DE OLIVEIRA BESSA</w:t>
            </w:r>
          </w:p>
        </w:tc>
      </w:tr>
      <w:tr w:rsidR="004236F7" w:rsidRPr="009F36E1" w14:paraId="01956A99" w14:textId="77777777" w:rsidTr="00173733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268F3466" w14:textId="77777777" w:rsidR="004236F7" w:rsidRPr="009F36E1" w:rsidRDefault="00242F51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1351640470"/>
                <w:placeholder>
                  <w:docPart w:val="BC7F39C12B0F442FBBF9AD5B583FBDE0"/>
                </w:placeholder>
                <w15:color w:val="000000"/>
                <w:comboBox>
                  <w:listItem w:value="Escolher um item."/>
                  <w:listItem w:displayText="Apelado" w:value="Apelado"/>
                  <w:listItem w:displayText="Agravado" w:value="Agravado"/>
                  <w:listItem w:displayText="Autoridade coatora" w:value="Autoridade coatora"/>
                  <w:listItem w:displayText="Embargado" w:value="Embargado"/>
                  <w:listItem w:displayText="Requerido" w:value="Requerido"/>
                  <w:listItem w:displayText="Executado" w:value="Executado"/>
                  <w:listItem w:displayText="Suscitado" w:value="Suscitado"/>
                </w:comboBox>
              </w:sdtPr>
              <w:sdtEndPr/>
              <w:sdtContent>
                <w:r w:rsidR="00590B43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Agravado</w:t>
                </w:r>
              </w:sdtContent>
            </w:sdt>
            <w:r w:rsidR="00590B43">
              <w:rPr>
                <w:rFonts w:ascii="Arial" w:hAnsi="Arial" w:cs="Arial"/>
                <w:sz w:val="28"/>
                <w:szCs w:val="28"/>
              </w:rPr>
              <w:t xml:space="preserve"> (a)(s)</w:t>
            </w:r>
          </w:p>
        </w:tc>
        <w:tc>
          <w:tcPr>
            <w:tcW w:w="447" w:type="dxa"/>
            <w:vAlign w:val="center"/>
          </w:tcPr>
          <w:p w14:paraId="5EDA0385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6CC5F6AE" w14:textId="395768CC" w:rsidR="004236F7" w:rsidRPr="009F36E1" w:rsidRDefault="002E347E">
            <w:pPr>
              <w:ind w:right="-74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GUSTAVO PENNA MARINHO DE ABREU LIMA</w:t>
            </w:r>
          </w:p>
        </w:tc>
      </w:tr>
      <w:tr w:rsidR="004236F7" w:rsidRPr="009F36E1" w14:paraId="04C2C9E0" w14:textId="77777777" w:rsidTr="00173733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5C272CF2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Relator(a)</w:t>
            </w:r>
          </w:p>
        </w:tc>
        <w:tc>
          <w:tcPr>
            <w:tcW w:w="447" w:type="dxa"/>
            <w:vAlign w:val="center"/>
          </w:tcPr>
          <w:p w14:paraId="65F4370D" w14:textId="77777777" w:rsidR="004236F7" w:rsidRPr="009F36E1" w:rsidRDefault="004236F7">
            <w:pPr>
              <w:ind w:right="-11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64F0CBAE" w14:textId="77777777" w:rsidR="004236F7" w:rsidRPr="009F36E1" w:rsidRDefault="004236F7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Des. Sérgio Rocha</w:t>
            </w:r>
          </w:p>
        </w:tc>
      </w:tr>
    </w:tbl>
    <w:p w14:paraId="77D29BE5" w14:textId="77777777" w:rsidR="00FB7A9F" w:rsidRDefault="00FB7A9F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65B39899" w14:textId="77777777" w:rsidR="00FB7A9F" w:rsidRDefault="00242F51">
      <w:pPr>
        <w:spacing w:after="0" w:line="360" w:lineRule="auto"/>
        <w:jc w:val="left"/>
        <w:rPr>
          <w:rFonts w:ascii="Arial" w:hAnsi="Arial" w:cs="Arial"/>
          <w:b/>
          <w:bCs/>
          <w:color w:val="595959"/>
          <w:sz w:val="28"/>
          <w:szCs w:val="28"/>
        </w:rPr>
        <w:pPrChange w:id="1004" w:author="Assessor GDSXSR" w:date="2026-10-28T20:37:54Z">
          <w:pPr>
            <w:spacing w:after="0" w:line="360" w:lineRule="auto"/>
            <w:jc w:val="center"/>
          </w:pPr>
        </w:pPrChange>
      </w:pPr>
      <w:r>
        <w:rPr>
          <w:rFonts w:ascii="Arial" w:hAnsi="Arial" w:cs="Arial"/>
          <w:b/>
          <w:bCs/>
          <w:color w:val="595959"/>
          <w:sz w:val="28"/>
          <w:szCs w:val="28"/>
        </w:rPr>
        <w:t>EMENTA</w:t>
      </w:r>
    </w:p>
    <w:p w14:paraId="35F221E4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250AE86B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commentRangeStart w:id="4"/>
      <w:r>
        <w:rPr>
          <w:rFonts w:ascii="Arial" w:hAnsi="Arial" w:cs="Arial"/>
          <w:color w:val="595959"/>
          <w:sz w:val="28"/>
          <w:szCs w:val="28"/>
        </w:rPr>
        <w:t xml:space="preserve">AGRAVO DE INSTRUMENTO. DIREITO PROCESSUAL CIVIL. CUMPRIMENTO DE SENTENÇA. HONORÁRIOS ADVOCATÍCIOS SUCUMBENCIAIS. PENHORA DE PERCENTUAL DA REMUNERAÇÃO. IMPENHORABILIDADE RELATIVA. MÍNIMO EXISTENCIAL. PROPORCIONALIDADE DO PERCENTUAL. </w:t>
      </w:r>
      <w:commentRangeEnd w:id="4"/>
      <w:r>
        <w:rPr>
          <w:rStyle w:val="CommentReference"/>
        </w:rPr>
        <w:commentReference w:id="4"/>
      </w:r>
      <w:del w:id="1005" w:author="Assessor GDSXSR" w:date="2026-10-28T20:37:54Z">
        <w:r>
          <w:rPr>
            <w:rFonts w:ascii="Arial" w:hAnsi="Arial" w:cs="Arial"/>
            <w:color w:val="595959"/>
            <w:sz w:val="28"/>
            <w:szCs w:val="28"/>
          </w:rPr>
          <w:delText xml:space="preserve">AGRAVO INTERNO. </w:delText>
        </w:r>
      </w:del>
      <w:r>
        <w:rPr>
          <w:rFonts w:ascii="Arial" w:hAnsi="Arial" w:cs="Arial"/>
          <w:color w:val="595959"/>
          <w:sz w:val="28"/>
          <w:szCs w:val="28"/>
        </w:rPr>
        <w:t xml:space="preserve">RECURSO PARCIALMENTE PROVIDO.</w:t>
      </w:r>
    </w:p>
    <w:p w14:paraId="2E831A61" w14:textId="77777777" w:rsidR="00FB7A9F" w:rsidRDefault="00242F51">
      <w:pPr>
        <w:spacing w:after="0" w:line="360" w:lineRule="auto"/>
        <w:jc w:val="both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I. Caso em exame</w:t>
      </w:r>
    </w:p>
    <w:p w14:paraId="7697B5FB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commentRangeStart w:id="5"/>
      <w:r>
        <w:rPr>
          <w:rFonts w:ascii="Arial" w:hAnsi="Arial" w:cs="Arial"/>
          <w:color w:val="595959"/>
          <w:sz w:val="28"/>
          <w:szCs w:val="28"/>
        </w:rPr>
        <w:t xml:space="preserve">1. Cumprimento de sentença promovido por </w:t>
      </w:r>
      <w:commentRangeEnd w:id="5"/>
      <w:r>
        <w:rPr>
          <w:rStyle w:val="CommentReference"/>
        </w:rPr>
        <w:commentReference w:id="5"/>
      </w:r>
      <w:ins w:id="1006" w:author="Assessor GDSXSR" w:date="2026-10-28T20:37:54Z">
        <w:r>
          <w:rPr>
            <w:rFonts w:ascii="Arial" w:hAnsi="Arial" w:cs="Arial"/>
            <w:color w:val="808080"/>
            <w:sz w:val="28"/>
            <w:szCs w:val="28"/>
          </w:rPr>
          <w:t xml:space="preserve">exequente, </w:t>
        </w:r>
      </w:ins>
      <w:r>
        <w:rPr>
          <w:rFonts w:ascii="Arial" w:hAnsi="Arial" w:cs="Arial"/>
          <w:color w:val="595959"/>
          <w:sz w:val="28"/>
          <w:szCs w:val="28"/>
        </w:rPr>
        <w:t xml:space="preserve">pessoa natural</w:t>
      </w:r>
      <w:del w:id="1007" w:author="Assessor GDSXSR" w:date="2026-10-28T20:37:54Z">
        <w:r>
          <w:rPr>
            <w:rFonts w:ascii="Arial" w:hAnsi="Arial" w:cs="Arial"/>
            <w:color w:val="595959"/>
            <w:sz w:val="28"/>
            <w:szCs w:val="28"/>
          </w:rPr>
          <w:delText xml:space="preserve">,</w:delText>
        </w:r>
      </w:del>
      <w:ins w:id="1008" w:author="Assessor GDSXSR" w:date="2026-10-28T20:37:54Z">
        <w:r>
          <w:rPr>
            <w:rFonts w:ascii="Arial" w:hAnsi="Arial" w:cs="Arial"/>
            <w:color w:val="808080"/>
            <w:sz w:val="28"/>
            <w:szCs w:val="28"/>
          </w:rPr>
          <w:t xml:space="preserve"> e</w:t>
        </w:r>
      </w:ins>
      <w:r>
        <w:rPr>
          <w:rFonts w:ascii="Arial" w:hAnsi="Arial" w:cs="Arial"/>
          <w:color w:val="595959"/>
          <w:sz w:val="28"/>
          <w:szCs w:val="28"/>
        </w:rPr>
        <w:t xml:space="preserve"> advogado em causa própria, contra</w:t>
      </w:r>
      <w:ins w:id="1009" w:author="Assessor GDSXSR" w:date="2026-10-28T20:37:54Z">
        <w:r>
          <w:rPr>
            <w:rFonts w:ascii="Arial" w:hAnsi="Arial" w:cs="Arial"/>
            <w:color w:val="808080"/>
            <w:sz w:val="28"/>
            <w:szCs w:val="28"/>
          </w:rPr>
          <w:t xml:space="preserve"> executado,</w:t>
        </w:r>
      </w:ins>
      <w:r>
        <w:rPr>
          <w:rFonts w:ascii="Arial" w:hAnsi="Arial" w:cs="Arial"/>
          <w:color w:val="595959"/>
          <w:sz w:val="28"/>
          <w:szCs w:val="28"/>
        </w:rPr>
        <w:t xml:space="preserve"> pessoa natural, para a satisfação de honorários advocatícios sucumbenciais </w:t>
      </w:r>
      <w:del w:id="1010" w:author="Assessor GDSXSR" w:date="2026-10-28T20:37:54Z">
        <w:r>
          <w:rPr>
            <w:rFonts w:ascii="Arial" w:hAnsi="Arial" w:cs="Arial"/>
            <w:color w:val="595959"/>
            <w:sz w:val="28"/>
            <w:szCs w:val="28"/>
          </w:rPr>
          <w:delText xml:space="preserve">no valor de </w:delText>
        </w:r>
      </w:del>
      <w:ins w:id="1011" w:author="Assessor GDSXSR" w:date="2026-10-28T20:37:54Z">
        <w:r>
          <w:rPr>
            <w:rFonts w:ascii="Arial" w:hAnsi="Arial" w:cs="Arial"/>
            <w:color w:val="808080"/>
            <w:sz w:val="28"/>
            <w:szCs w:val="28"/>
          </w:rPr>
          <w:t xml:space="preserve">(</w:t>
        </w:r>
      </w:ins>
      <w:r>
        <w:rPr>
          <w:rFonts w:ascii="Arial" w:hAnsi="Arial" w:cs="Arial"/>
          <w:color w:val="595959"/>
          <w:sz w:val="28"/>
          <w:szCs w:val="28"/>
        </w:rPr>
        <w:t xml:space="preserve">R$ 31.609,20</w:t>
      </w:r>
      <w:ins w:id="1012" w:author="Assessor GDSXSR" w:date="2026-10-28T20:37:54Z">
        <w:r>
          <w:rPr>
            <w:rFonts w:ascii="Arial" w:hAnsi="Arial" w:cs="Arial"/>
            <w:color w:val="808080"/>
            <w:sz w:val="28"/>
            <w:szCs w:val="28"/>
          </w:rPr>
          <w:t xml:space="preserve">)</w:t>
        </w:r>
      </w:ins>
      <w:r>
        <w:rPr>
          <w:rFonts w:ascii="Arial" w:hAnsi="Arial" w:cs="Arial"/>
          <w:color w:val="595959"/>
          <w:sz w:val="28"/>
          <w:szCs w:val="28"/>
        </w:rPr>
        <w:t xml:space="preserve">.</w:t>
      </w:r>
    </w:p>
    <w:p w14:paraId="352D479C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2. A decisão agravada deferiu a penhora de 20% da remuneração líquida mensal do executado, mediante desconto em folha de pagamento e depósito em conta judicial.</w:t>
      </w:r>
    </w:p>
    <w:p w14:paraId="2520F507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 xml:space="preserve">3. O executado agrava requerendo a redução da penhora para 2,5% da remuneração líquida mensal, ou para patamar inferior, ao sustentar que a decisão partiu de premissa equivocada quanto à </w:t>
      </w:r>
      <w:r>
        <w:rPr>
          <w:rFonts w:ascii="Arial" w:hAnsi="Arial" w:cs="Arial"/>
          <w:color w:val="595959"/>
          <w:sz w:val="28"/>
          <w:szCs w:val="28"/>
        </w:rPr>
        <w:lastRenderedPageBreak/>
        <w:t>quantia recebida em acordo celebrado em 2023, que o percentual de 20% é desproporcional à sua faixa de renda e que as despesas essenciais do núcleo familiar não comportam a constrição.</w:t>
      </w:r>
    </w:p>
    <w:p w14:paraId="7C64E0B6" w14:textId="77777777" w:rsidR="00FB7A9F" w:rsidRDefault="00242F51">
      <w:pPr>
        <w:spacing w:after="0" w:line="360" w:lineRule="auto"/>
        <w:jc w:val="both"/>
        <w:rPr>
          <w:del w:id="1014" w:author="Assessor GDSXSR" w:date="2026-10-28T20:37:54Z"/>
          <w:rFonts w:ascii="Arial" w:hAnsi="Arial" w:cs="Arial"/>
          <w:color w:val="595959"/>
          <w:sz w:val="28"/>
          <w:szCs w:val="28"/>
        </w:rPr>
      </w:pPr>
      <w:del w:id="1013" w:author="Assessor GDSXSR" w:date="2026-10-28T20:37:54Z">
        <w:r>
          <w:rPr>
            <w:rFonts w:ascii="Arial" w:hAnsi="Arial" w:cs="Arial"/>
            <w:color w:val="595959"/>
            <w:sz w:val="28"/>
            <w:szCs w:val="28"/>
          </w:rPr>
          <w:delText>4. Deferido parcialmente o efeito suspensivo para limitar a penhora a 10% da remuneração líquida, o executado interpôs agravo interno contra essa decisão.</w:delText>
        </w:r>
      </w:del>
    </w:p>
    <w:p w14:paraId="450D97C9" w14:textId="77777777" w:rsidR="00FB7A9F" w:rsidRDefault="00242F51">
      <w:pPr>
        <w:spacing w:after="0" w:line="360" w:lineRule="auto"/>
        <w:jc w:val="both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II. Questão em discussão</w:t>
      </w:r>
    </w:p>
    <w:p w14:paraId="3584C2A0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del w:id="1015" w:author="Assessor GDSXSR" w:date="2026-10-28T20:37:54Z">
        <w:r>
          <w:rPr>
            <w:rFonts w:ascii="Arial" w:hAnsi="Arial" w:cs="Arial"/>
            <w:color w:val="595959"/>
            <w:sz w:val="28"/>
            <w:szCs w:val="28"/>
          </w:rPr>
          <w:delText xml:space="preserve">5</w:delText>
        </w:r>
      </w:del>
      <w:ins w:id="1016" w:author="Assessor GDSXSR" w:date="2026-10-28T20:37:54Z">
        <w:r>
          <w:rPr>
            <w:rFonts w:ascii="Arial" w:hAnsi="Arial" w:cs="Arial"/>
            <w:color w:val="808080"/>
            <w:sz w:val="28"/>
            <w:szCs w:val="28"/>
          </w:rPr>
          <w:t xml:space="preserve">4</w:t>
        </w:r>
      </w:ins>
      <w:r>
        <w:rPr>
          <w:rFonts w:ascii="Arial" w:hAnsi="Arial" w:cs="Arial"/>
          <w:color w:val="595959"/>
          <w:sz w:val="28"/>
          <w:szCs w:val="28"/>
        </w:rPr>
        <w:t xml:space="preserve">. </w:t>
      </w:r>
      <w:del w:id="1017" w:author="Assessor GDSXSR" w:date="2026-10-28T20:37:54Z">
        <w:r>
          <w:rPr>
            <w:rFonts w:ascii="Arial" w:hAnsi="Arial" w:cs="Arial"/>
            <w:color w:val="595959"/>
            <w:sz w:val="28"/>
            <w:szCs w:val="28"/>
          </w:rPr>
          <w:delText xml:space="preserve">Há</w:delText>
        </w:r>
      </w:del>
      <w:ins w:id="1018" w:author="Assessor GDSXSR" w:date="2026-10-28T20:37:54Z">
        <w:r>
          <w:rPr>
            <w:rFonts w:ascii="Arial" w:hAnsi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hAnsi="Arial" w:cs="Arial"/>
          <w:color w:val="595959"/>
          <w:sz w:val="28"/>
          <w:szCs w:val="28"/>
        </w:rPr>
        <w:t xml:space="preserve"> </w:t>
      </w:r>
      <w:del w:id="1019" w:author="Assessor GDSXSR" w:date="2026-10-28T20:37:54Z">
        <w:r>
          <w:rPr>
            <w:rFonts w:ascii="Arial" w:hAnsi="Arial" w:cs="Arial"/>
            <w:color w:val="595959"/>
            <w:sz w:val="28"/>
            <w:szCs w:val="28"/>
          </w:rPr>
          <w:delText xml:space="preserve">duas questões</w:delText>
        </w:r>
      </w:del>
      <w:ins w:id="1020" w:author="Assessor GDSXSR" w:date="2026-10-28T20:37:54Z">
        <w:r>
          <w:rPr>
            <w:rFonts w:ascii="Arial" w:hAnsi="Arial" w:cs="Arial"/>
            <w:color w:val="808080"/>
            <w:sz w:val="28"/>
            <w:szCs w:val="28"/>
          </w:rPr>
          <w:t xml:space="preserve">questão</w:t>
        </w:r>
      </w:ins>
      <w:r>
        <w:rPr>
          <w:rFonts w:ascii="Arial" w:hAnsi="Arial" w:cs="Arial"/>
          <w:color w:val="595959"/>
          <w:sz w:val="28"/>
          <w:szCs w:val="28"/>
        </w:rPr>
        <w:t xml:space="preserve"> em discussão</w:t>
      </w:r>
      <w:del w:id="1021" w:author="Assessor GDSXSR" w:date="2026-10-28T20:37:54Z">
        <w:r>
          <w:rPr>
            <w:rFonts w:ascii="Arial" w:hAnsi="Arial" w:cs="Arial"/>
            <w:color w:val="595959"/>
            <w:sz w:val="28"/>
            <w:szCs w:val="28"/>
          </w:rPr>
          <w:delText xml:space="preserve">:</w:delText>
        </w:r>
      </w:del>
      <w:r>
        <w:rPr>
          <w:rFonts w:ascii="Arial" w:hAnsi="Arial" w:cs="Arial"/>
          <w:color w:val="595959"/>
          <w:sz w:val="28"/>
          <w:szCs w:val="28"/>
        </w:rPr>
        <w:t xml:space="preserve"> </w:t>
      </w:r>
      <w:del w:id="1022" w:author="Assessor GDSXSR" w:date="2026-10-28T20:37:54Z">
        <w:r>
          <w:rPr>
            <w:rFonts w:ascii="Arial" w:hAnsi="Arial" w:cs="Arial"/>
            <w:color w:val="595959"/>
            <w:sz w:val="28"/>
            <w:szCs w:val="28"/>
          </w:rPr>
          <w:delText xml:space="preserve">(i)</w:delText>
        </w:r>
      </w:del>
      <w:ins w:id="1023" w:author="Assessor GDSXSR" w:date="2026-10-28T20:37:54Z">
        <w:r>
          <w:rPr>
            <w:rFonts w:ascii="Arial" w:hAnsi="Arial" w:cs="Arial"/>
            <w:color w:val="808080"/>
            <w:sz w:val="28"/>
            <w:szCs w:val="28"/>
          </w:rPr>
          <w:t xml:space="preserve">consiste em</w:t>
        </w:r>
      </w:ins>
      <w:r>
        <w:rPr>
          <w:rFonts w:ascii="Arial" w:hAnsi="Arial" w:cs="Arial"/>
          <w:color w:val="595959"/>
          <w:sz w:val="28"/>
          <w:szCs w:val="28"/>
        </w:rPr>
        <w:t xml:space="preserve"> saber como se define o percentual de penhora sobre a remuneração do devedor, em execução de crédito não alimentar, de modo a preservar o mínimo existencial</w:t>
      </w:r>
      <w:del w:id="1024" w:author="Assessor GDSXSR" w:date="2026-10-28T20:37:54Z">
        <w:r>
          <w:rPr>
            <w:rFonts w:ascii="Arial" w:hAnsi="Arial" w:cs="Arial"/>
            <w:color w:val="595959"/>
            <w:sz w:val="28"/>
            <w:szCs w:val="28"/>
          </w:rPr>
          <w:delText xml:space="preserve">; e (ii) saber se o julgamento do agravo de instrumento prejudica o agravo interno interposto contra a decisão que apreciou o pedido de efeito suspensivo</w:delText>
        </w:r>
      </w:del>
      <w:r>
        <w:rPr>
          <w:rFonts w:ascii="Arial" w:hAnsi="Arial" w:cs="Arial"/>
          <w:color w:val="595959"/>
          <w:sz w:val="28"/>
          <w:szCs w:val="28"/>
        </w:rPr>
        <w:t xml:space="preserve">.</w:t>
      </w:r>
    </w:p>
    <w:p w14:paraId="412B4E57" w14:textId="77777777" w:rsidR="00FB7A9F" w:rsidRDefault="00242F51">
      <w:pPr>
        <w:spacing w:after="0" w:line="360" w:lineRule="auto"/>
        <w:jc w:val="both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III. Razões de decidir</w:t>
      </w:r>
    </w:p>
    <w:p w14:paraId="35692DC2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del w:id="1025" w:author="Assessor GDSXSR" w:date="2026-10-28T20:37:54Z">
        <w:r>
          <w:rPr>
            <w:rFonts w:ascii="Arial" w:hAnsi="Arial" w:cs="Arial"/>
            <w:color w:val="595959"/>
            <w:sz w:val="28"/>
            <w:szCs w:val="28"/>
          </w:rPr>
          <w:delText xml:space="preserve">6</w:delText>
        </w:r>
      </w:del>
      <w:ins w:id="1026" w:author="Assessor GDSXSR" w:date="2026-10-28T20:37:54Z">
        <w:r>
          <w:rPr>
            <w:rFonts w:ascii="Arial" w:hAnsi="Arial" w:cs="Arial"/>
            <w:color w:val="808080"/>
            <w:sz w:val="28"/>
            <w:szCs w:val="28"/>
          </w:rPr>
          <w:t xml:space="preserve">5</w:t>
        </w:r>
      </w:ins>
      <w:r>
        <w:rPr>
          <w:rFonts w:ascii="Arial" w:hAnsi="Arial" w:cs="Arial"/>
          <w:color w:val="595959"/>
          <w:sz w:val="28"/>
          <w:szCs w:val="28"/>
        </w:rPr>
        <w:t xml:space="preserve">. A impenhorabilidade da remuneração (CPC 833 IV) admite mitigação para a satisfação de crédito não alimentar, desde que preservado o mínimo existencial do devedor e de sua família, aferido neste Tribunal pelo parâmetro de cinco salários mínimos.</w:t>
      </w:r>
    </w:p>
    <w:p w14:paraId="1F0D3043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del w:id="1027" w:author="Assessor GDSXSR" w:date="2026-10-28T20:37:54Z">
        <w:r>
          <w:rPr>
            <w:rFonts w:ascii="Arial" w:hAnsi="Arial" w:cs="Arial"/>
            <w:color w:val="595959"/>
            <w:sz w:val="28"/>
            <w:szCs w:val="28"/>
          </w:rPr>
          <w:delText xml:space="preserve">7</w:delText>
        </w:r>
      </w:del>
      <w:ins w:id="1028" w:author="Assessor GDSXSR" w:date="2026-10-28T20:37:54Z">
        <w:r>
          <w:rPr>
            <w:rFonts w:ascii="Arial" w:hAnsi="Arial" w:cs="Arial"/>
            <w:color w:val="808080"/>
            <w:sz w:val="28"/>
            <w:szCs w:val="28"/>
          </w:rPr>
          <w:t xml:space="preserve">6</w:t>
        </w:r>
      </w:ins>
      <w:r>
        <w:rPr>
          <w:rFonts w:ascii="Arial" w:hAnsi="Arial" w:cs="Arial"/>
          <w:color w:val="595959"/>
          <w:sz w:val="28"/>
          <w:szCs w:val="28"/>
        </w:rPr>
        <w:t xml:space="preserve">. A renda líquida do executado é variável e alcança, nos meses documentados, média aproximada de R$ 9.931,72.</w:t>
      </w:r>
    </w:p>
    <w:p w14:paraId="58014A70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del w:id="1029" w:author="Assessor GDSXSR" w:date="2026-10-28T20:37:54Z">
        <w:r>
          <w:rPr>
            <w:rFonts w:ascii="Arial" w:hAnsi="Arial" w:cs="Arial"/>
            <w:color w:val="595959"/>
            <w:sz w:val="28"/>
            <w:szCs w:val="28"/>
          </w:rPr>
          <w:delText xml:space="preserve">8</w:delText>
        </w:r>
      </w:del>
      <w:ins w:id="1030" w:author="Assessor GDSXSR" w:date="2026-10-28T20:37:54Z">
        <w:r>
          <w:rPr>
            <w:rFonts w:ascii="Arial" w:hAnsi="Arial" w:cs="Arial"/>
            <w:color w:val="808080"/>
            <w:sz w:val="28"/>
            <w:szCs w:val="28"/>
          </w:rPr>
          <w:t xml:space="preserve">7</w:t>
        </w:r>
      </w:ins>
      <w:r>
        <w:rPr>
          <w:rFonts w:ascii="Arial" w:hAnsi="Arial" w:cs="Arial"/>
          <w:color w:val="595959"/>
          <w:sz w:val="28"/>
          <w:szCs w:val="28"/>
        </w:rPr>
        <w:t xml:space="preserve">. A penhora de 20% reduz a renda média disponível a patamar inferior a cinco salários mínimos (R$ 8.105,00), ao passo que a penhora de 10% preserva esse parâmetro.</w:t>
      </w:r>
    </w:p>
    <w:p w14:paraId="44918B32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del w:id="1031" w:author="Assessor GDSXSR" w:date="2026-10-28T20:37:54Z">
        <w:r>
          <w:rPr>
            <w:rFonts w:ascii="Arial" w:hAnsi="Arial" w:cs="Arial"/>
            <w:color w:val="595959"/>
            <w:sz w:val="28"/>
            <w:szCs w:val="28"/>
          </w:rPr>
          <w:delText xml:space="preserve">9</w:delText>
        </w:r>
      </w:del>
      <w:ins w:id="1032" w:author="Assessor GDSXSR" w:date="2026-10-28T20:37:54Z">
        <w:r>
          <w:rPr>
            <w:rFonts w:ascii="Arial" w:hAnsi="Arial" w:cs="Arial"/>
            <w:color w:val="808080"/>
            <w:sz w:val="28"/>
            <w:szCs w:val="28"/>
          </w:rPr>
          <w:t xml:space="preserve">8</w:t>
        </w:r>
      </w:ins>
      <w:r>
        <w:rPr>
          <w:rFonts w:ascii="Arial" w:hAnsi="Arial" w:cs="Arial"/>
          <w:color w:val="595959"/>
          <w:sz w:val="28"/>
          <w:szCs w:val="28"/>
        </w:rPr>
        <w:t xml:space="preserve">. O escalonamento do percentual por faixas de salários mínimos, adotado por uma das turmas cíveis deste Tribunal, não vincula o julgador, a quem cabe fixar o percentual conforme as circunstâncias do caso concreto.</w:t>
      </w:r>
    </w:p>
    <w:p w14:paraId="1E95D535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del w:id="1033" w:author="Assessor GDSXSR" w:date="2026-10-28T20:37:54Z">
        <w:r>
          <w:rPr>
            <w:rFonts w:ascii="Arial" w:hAnsi="Arial" w:cs="Arial"/>
            <w:color w:val="595959"/>
            <w:sz w:val="28"/>
            <w:szCs w:val="28"/>
          </w:rPr>
          <w:delText xml:space="preserve">10</w:delText>
        </w:r>
      </w:del>
      <w:ins w:id="1034" w:author="Assessor GDSXSR" w:date="2026-10-28T20:37:54Z">
        <w:r>
          <w:rPr>
            <w:rFonts w:ascii="Arial" w:hAnsi="Arial" w:cs="Arial"/>
            <w:color w:val="808080"/>
            <w:sz w:val="28"/>
            <w:szCs w:val="28"/>
          </w:rPr>
          <w:t xml:space="preserve">9</w:t>
        </w:r>
      </w:ins>
      <w:r>
        <w:rPr>
          <w:rFonts w:ascii="Arial" w:hAnsi="Arial" w:cs="Arial"/>
          <w:color w:val="595959"/>
          <w:sz w:val="28"/>
          <w:szCs w:val="28"/>
        </w:rPr>
        <w:t xml:space="preserve">. As faturas de serviços essenciais em aberto não demonstram, por si sós, que a penhora de 10% da remuneração líquida comprometa a subsistência do núcleo familiar.</w:t>
      </w:r>
    </w:p>
    <w:p w14:paraId="75211623" w14:textId="77777777" w:rsidR="00FB7A9F" w:rsidRDefault="00242F51">
      <w:pPr>
        <w:spacing w:after="0" w:line="360" w:lineRule="auto"/>
        <w:jc w:val="both"/>
        <w:rPr>
          <w:del w:id="1036" w:author="Assessor GDSXSR" w:date="2026-10-28T20:37:54Z"/>
          <w:rFonts w:ascii="Arial" w:hAnsi="Arial" w:cs="Arial"/>
          <w:color w:val="595959"/>
          <w:sz w:val="28"/>
          <w:szCs w:val="28"/>
        </w:rPr>
      </w:pPr>
      <w:del w:id="1035" w:author="Assessor GDSXSR" w:date="2026-10-28T20:37:54Z">
        <w:r>
          <w:rPr>
            <w:rFonts w:ascii="Arial" w:hAnsi="Arial" w:cs="Arial"/>
            <w:color w:val="595959"/>
            <w:sz w:val="28"/>
            <w:szCs w:val="28"/>
          </w:rPr>
          <w:delText>11. O julgamento do agravo de instrumento prejudica o agravo interno interposto contra a decisão que apreciou o pedido de efeito suspensivo.</w:delText>
        </w:r>
      </w:del>
    </w:p>
    <w:p w14:paraId="115B2C49" w14:textId="77777777" w:rsidR="00FB7A9F" w:rsidRDefault="00242F51">
      <w:pPr>
        <w:spacing w:after="0" w:line="360" w:lineRule="auto"/>
        <w:jc w:val="both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IV. Dispositivo</w:t>
      </w:r>
    </w:p>
    <w:p w14:paraId="71BEB1D3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del w:id="1037" w:author="Assessor GDSXSR" w:date="2026-10-28T20:37:54Z">
        <w:r>
          <w:rPr>
            <w:rFonts w:ascii="Arial" w:hAnsi="Arial" w:cs="Arial"/>
            <w:color w:val="595959"/>
            <w:sz w:val="28"/>
            <w:szCs w:val="28"/>
          </w:rPr>
          <w:delText xml:space="preserve">12</w:delText>
        </w:r>
      </w:del>
      <w:ins w:id="1038" w:author="Assessor GDSXSR" w:date="2026-10-28T20:37:54Z">
        <w:r>
          <w:rPr>
            <w:rFonts w:ascii="Arial" w:hAnsi="Arial" w:cs="Arial"/>
            <w:color w:val="808080"/>
            <w:sz w:val="28"/>
            <w:szCs w:val="28"/>
          </w:rPr>
          <w:t xml:space="preserve">10</w:t>
        </w:r>
      </w:ins>
      <w:r>
        <w:rPr>
          <w:rFonts w:ascii="Arial" w:hAnsi="Arial" w:cs="Arial"/>
          <w:color w:val="595959"/>
          <w:sz w:val="28"/>
          <w:szCs w:val="28"/>
        </w:rPr>
        <w:t xml:space="preserve">. Deu-se parcial provimento ao agravo de instrumento </w:t>
      </w:r>
      <w:ins w:id="1039" w:author="Assessor GDSXSR" w:date="2026-10-28T20:37:54Z">
        <w:r>
          <w:rPr>
            <w:rFonts w:ascii="Arial" w:hAnsi="Arial" w:cs="Arial"/>
            <w:color w:val="808080"/>
            <w:sz w:val="28"/>
            <w:szCs w:val="28"/>
          </w:rPr>
          <w:t xml:space="preserve">do executado </w:t>
        </w:r>
      </w:ins>
      <w:r>
        <w:rPr>
          <w:rFonts w:ascii="Arial" w:hAnsi="Arial" w:cs="Arial"/>
          <w:color w:val="595959"/>
          <w:sz w:val="28"/>
          <w:szCs w:val="28"/>
        </w:rPr>
        <w:t xml:space="preserve">para</w:t>
      </w:r>
      <w:ins w:id="1040" w:author="Assessor GDSXSR" w:date="2026-10-28T20:37:54Z">
        <w:r>
          <w:rPr>
            <w:rFonts w:ascii="Arial" w:hAnsi="Arial" w:cs="Arial"/>
            <w:color w:val="808080"/>
            <w:sz w:val="28"/>
            <w:szCs w:val="28"/>
          </w:rPr>
          <w:t xml:space="preserve">, confirmando a liminar,</w:t>
        </w:r>
      </w:ins>
      <w:r>
        <w:rPr>
          <w:rFonts w:ascii="Arial" w:hAnsi="Arial" w:cs="Arial"/>
          <w:color w:val="595959"/>
          <w:sz w:val="28"/>
          <w:szCs w:val="28"/>
        </w:rPr>
        <w:t xml:space="preserve"> reduzir a penhora de 20% para 10% da remuneração líquida mensal</w:t>
      </w:r>
      <w:del w:id="1041" w:author="Assessor GDSXSR" w:date="2026-10-28T20:37:54Z">
        <w:r>
          <w:rPr>
            <w:rFonts w:ascii="Arial" w:hAnsi="Arial" w:cs="Arial"/>
            <w:color w:val="595959"/>
            <w:sz w:val="28"/>
            <w:szCs w:val="28"/>
          </w:rPr>
          <w:delText xml:space="preserve"> do executado</w:delText>
        </w:r>
      </w:del>
      <w:ins w:id="1042" w:author="Assessor GDSXSR" w:date="2026-10-28T20:37:54Z">
        <w:r>
          <w:rPr>
            <w:rFonts w:ascii="Arial" w:hAnsi="Arial" w:cs="Arial"/>
            <w:color w:val="808080"/>
            <w:sz w:val="28"/>
            <w:szCs w:val="28"/>
          </w:rPr>
          <w:t xml:space="preserve">,</w:t>
        </w:r>
      </w:ins>
      <w:r>
        <w:rPr>
          <w:rFonts w:ascii="Arial" w:hAnsi="Arial" w:cs="Arial"/>
          <w:color w:val="595959"/>
          <w:sz w:val="28"/>
          <w:szCs w:val="28"/>
        </w:rPr>
        <w:t xml:space="preserve"> e julgou-se prejudicado o agravo interno.</w:t>
      </w:r>
    </w:p>
    <w:p w14:paraId="3BB8EC88" w14:textId="77777777" w:rsidR="00FB7A9F" w:rsidRDefault="00242F51">
      <w:pPr>
        <w:keepNext/>
        <w:spacing w:after="0" w:line="360" w:lineRule="auto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__________</w:t>
      </w:r>
    </w:p>
    <w:p w14:paraId="4056E111" w14:textId="77777777" w:rsidR="00FB7A9F" w:rsidRDefault="00242F51">
      <w:pPr>
        <w:keepNext/>
        <w:spacing w:after="0" w:line="360" w:lineRule="auto"/>
        <w:jc w:val="both"/>
        <w:rPr>
          <w:rFonts w:ascii="Arial" w:hAnsi="Arial" w:cs="Arial"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Dispositivos relevantes citados:</w:t>
      </w:r>
      <w:r>
        <w:rPr>
          <w:rFonts w:ascii="Arial" w:hAnsi="Arial" w:cs="Arial"/>
          <w:color w:val="595959"/>
          <w:sz w:val="26"/>
          <w:szCs w:val="26"/>
        </w:rPr>
        <w:t xml:space="preserve"> CPC, art. 833, IV.</w:t>
      </w:r>
    </w:p>
    <w:p w14:paraId="600523D6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595959"/>
          <w:sz w:val="26"/>
          <w:szCs w:val="26"/>
        </w:rPr>
      </w:pPr>
      <w:commentRangeStart w:id="6"/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Jurisprudência relevante citada:</w:t>
      </w:r>
      <w:commentRangeEnd w:id="6"/>
      <w:r>
        <w:rPr>
          <w:rStyle w:val="CommentReference"/>
        </w:rPr>
        <w:commentReference w:id="6"/>
      </w:r>
      <w:r>
        <w:rPr>
          <w:rFonts w:ascii="Arial" w:hAnsi="Arial" w:cs="Arial"/>
          <w:color w:val="595959"/>
          <w:sz w:val="26"/>
          <w:szCs w:val="26"/>
        </w:rPr>
        <w:t xml:space="preserve"> TJDFT, Acórdão </w:t>
      </w:r>
      <w:del w:id="1043" w:author="Assessor GDSXSR" w:date="2026-10-28T20:37:54Z">
        <w:r>
          <w:rPr>
            <w:rFonts w:ascii="Arial" w:hAnsi="Arial" w:cs="Arial"/>
            <w:color w:val="595959"/>
            <w:sz w:val="26"/>
            <w:szCs w:val="26"/>
          </w:rPr>
          <w:delText xml:space="preserve">nº </w:delText>
        </w:r>
      </w:del>
      <w:r>
        <w:rPr>
          <w:rFonts w:ascii="Arial" w:hAnsi="Arial" w:cs="Arial"/>
          <w:color w:val="595959"/>
          <w:sz w:val="26"/>
          <w:szCs w:val="26"/>
        </w:rPr>
        <w:t xml:space="preserve">2081960, </w:t>
      </w:r>
      <w:del w:id="1044" w:author="Assessor GDSXSR" w:date="2026-10-28T20:37:54Z">
        <w:r>
          <w:rPr>
            <w:rFonts w:ascii="Arial" w:hAnsi="Arial" w:cs="Arial"/>
            <w:color w:val="595959"/>
            <w:sz w:val="26"/>
            <w:szCs w:val="26"/>
          </w:rPr>
          <w:delText xml:space="preserve">AGI</w:delText>
        </w:r>
      </w:del>
      <w:ins w:id="1045" w:author="Assessor GDSXSR" w:date="2026-10-28T20:37:54Z">
        <w:r>
          <w:rPr>
            <w:rFonts w:ascii="Arial" w:hAnsi="Arial" w:cs="Arial"/>
            <w:color w:val="808080"/>
            <w:sz w:val="26"/>
            <w:szCs w:val="26"/>
          </w:rPr>
          <w:t xml:space="preserve">Processo</w:t>
        </w:r>
      </w:ins>
      <w:r>
        <w:rPr>
          <w:rFonts w:ascii="Arial" w:hAnsi="Arial" w:cs="Arial"/>
          <w:color w:val="595959"/>
          <w:sz w:val="26"/>
          <w:szCs w:val="26"/>
        </w:rPr>
        <w:t xml:space="preserve"> nº 0744072-88.2025.8.07.0000, Rel. Des. Aiston Henrique de Sousa, 4ª Turma Cível, j. 22/01/2026, DJe 12/02/2026</w:t>
      </w:r>
      <w:del w:id="1046" w:author="Assessor GDSXSR" w:date="2026-10-28T20:37:54Z">
        <w:r>
          <w:rPr>
            <w:rFonts w:ascii="Arial" w:hAnsi="Arial" w:cs="Arial"/>
            <w:color w:val="595959"/>
            <w:sz w:val="26"/>
            <w:szCs w:val="26"/>
          </w:rPr>
          <w:delText xml:space="preserve">; TJDFT, Acórdão nº 2042089, AGI nº 0718913-46</w:delText>
        </w:r>
      </w:del>
      <w:r>
        <w:rPr>
          <w:rFonts w:ascii="Arial" w:hAnsi="Arial" w:cs="Arial"/>
          <w:color w:val="595959"/>
          <w:sz w:val="26"/>
          <w:szCs w:val="26"/>
        </w:rPr>
        <w:t xml:space="preserve">.</w:t>
      </w:r>
      <w:del w:id="1047" w:author="Assessor GDSXSR" w:date="2026-10-28T20:37:54Z">
        <w:r>
          <w:rPr>
            <w:rFonts w:ascii="Arial" w:hAnsi="Arial" w:cs="Arial"/>
            <w:color w:val="595959"/>
            <w:sz w:val="26"/>
            <w:szCs w:val="26"/>
          </w:rPr>
          <w:delText xml:space="preserve">2025.8.07.0000, Rel. Des. Carlos Alberto Martins Filho, 1ª Turma Cível, j. 03/09/2025, DJe 18/09/2025; TJDFT, Acórdão nº 2035083, AGI nº 0708255-60.2025.8.07.0000, Rel. Des. Leonardo Roscoe Bessa, 6ª Turma Cível, j. 20/08/2025, DJe 02/09/2025.</w:delText>
        </w:r>
      </w:del>
    </w:p>
    <w:p w14:paraId="403CC0B4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75B98BCF" w14:textId="77777777" w:rsidR="00FB7A9F" w:rsidRDefault="00242F51">
      <w:pPr>
        <w:spacing w:after="0" w:line="360" w:lineRule="auto"/>
        <w:rPr>
          <w:rFonts w:ascii="Arial" w:hAnsi="Arial" w:cs="Arial"/>
          <w:b/>
          <w:bCs/>
          <w:color w:val="FF0000"/>
          <w:sz w:val="28"/>
          <w:szCs w:val="28"/>
        </w:rPr>
      </w:pPr>
      <w:r>
        <w:rPr>
          <w:rFonts w:ascii="Arial" w:hAnsi="Arial" w:cs="Arial"/>
          <w:b/>
          <w:bCs/>
          <w:color w:val="FF0000"/>
          <w:sz w:val="28"/>
          <w:szCs w:val="28"/>
          <w:highlight w:val="yellow"/>
        </w:rPr>
        <w:t>RESUMO DA DECISÃO INTERLOCUTÓRIA</w:t>
      </w:r>
    </w:p>
    <w:p w14:paraId="6A357CE8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I. RAZÕES DE DECIDIR</w:t>
      </w:r>
    </w:p>
    <w:p w14:paraId="2105C219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Inexistência de outros bens penhoráveis</w:t>
      </w:r>
    </w:p>
    <w:p w14:paraId="74F40F8C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1. O Juízo considerou a inexistência de outros bens passíveis de constrição.</w:t>
      </w:r>
    </w:p>
    <w:p w14:paraId="52055F3A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Capacidade financeira do executado</w:t>
      </w:r>
    </w:p>
    <w:p w14:paraId="3323072B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 xml:space="preserve">2. Considerou a renda líquida média mensal de aproximadamente R$ 8.400,00, os rendimentos anuais declarados de R$ 159.417,61 e o </w:t>
      </w:r>
      <w:r>
        <w:rPr>
          <w:rFonts w:ascii="Arial" w:hAnsi="Arial" w:cs="Arial"/>
          <w:color w:val="FF0000"/>
          <w:sz w:val="28"/>
          <w:szCs w:val="28"/>
        </w:rPr>
        <w:lastRenderedPageBreak/>
        <w:t>recebimento de R$ 85.193,80 em acordo, quantia que reputou muito superior ao débito.</w:t>
      </w:r>
    </w:p>
    <w:p w14:paraId="61D6C0F4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Mínimo existencial</w:t>
      </w:r>
    </w:p>
    <w:p w14:paraId="06B543A9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3. Entendeu não demonstrado o comprometimento do mínimo existencial do executado.</w:t>
      </w:r>
    </w:p>
    <w:p w14:paraId="72F156E6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II. DISPOSITIVO</w:t>
      </w:r>
    </w:p>
    <w:p w14:paraId="2F9FB1B6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4. Deferiu a penhora de 20% da remuneração líquida mensal do executado, com expedição de ofício à fonte pagadora para desconto em folha e depósito em conta judicial.</w:t>
      </w:r>
    </w:p>
    <w:p w14:paraId="1C716C36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</w:p>
    <w:p w14:paraId="465105F8" w14:textId="77777777" w:rsidR="00FB7A9F" w:rsidRDefault="00242F51">
      <w:pPr>
        <w:spacing w:after="0" w:line="360" w:lineRule="auto"/>
        <w:rPr>
          <w:rFonts w:ascii="Arial" w:hAnsi="Arial" w:cs="Arial"/>
          <w:b/>
          <w:bCs/>
          <w:color w:val="FF0000"/>
          <w:sz w:val="28"/>
          <w:szCs w:val="28"/>
        </w:rPr>
      </w:pPr>
      <w:r>
        <w:rPr>
          <w:rFonts w:ascii="Arial" w:hAnsi="Arial" w:cs="Arial"/>
          <w:b/>
          <w:bCs/>
          <w:color w:val="FF0000"/>
          <w:sz w:val="28"/>
          <w:szCs w:val="28"/>
          <w:highlight w:val="yellow"/>
        </w:rPr>
        <w:t>RESUMO DO AGRAVO DE INSTRUMENTO</w:t>
      </w:r>
    </w:p>
    <w:p w14:paraId="2D5ED755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I. RAZÕES RECURSAIS</w:t>
      </w:r>
    </w:p>
    <w:p w14:paraId="2A77A25C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Premissa quanto ao acordo de 2023</w:t>
      </w:r>
    </w:p>
    <w:p w14:paraId="4A9C6C07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1. Sustenta que o valor de R$ 85.193,80 foi recebido em 2023, de forma parcelada, na conta do advogado que o patrocinava, sem indício de que ainda disponha da quantia.</w:t>
      </w:r>
    </w:p>
    <w:p w14:paraId="6DE922C1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Ausência de patrimônio</w:t>
      </w:r>
    </w:p>
    <w:p w14:paraId="23E73AA1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2. Afirma que as declarações de imposto de renda de 2024 e 2025 não registram patrimônio acumulado e que as pesquisas patrimoniais não localizaram bens.</w:t>
      </w:r>
    </w:p>
    <w:p w14:paraId="78C0F758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Desproporcionalidade do percentual</w:t>
      </w:r>
    </w:p>
    <w:p w14:paraId="1DDDE867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3. Defende que a penhora de 20% é desproporcional à renda líquida média de R$ 8.400,00, equivalente a 5,18 salários mínimos, faixa à qual a 3ª Turma Cível atribui o percentual de 2,5%.</w:t>
      </w:r>
    </w:p>
    <w:p w14:paraId="65296D97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Preservação do mínimo existencial</w:t>
      </w:r>
    </w:p>
    <w:p w14:paraId="015E2036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4. Alega que as despesas essenciais do núcleo familiar somam R$ 7.605,93 mensais, com margem de R$ 794,07, insuficiente para o desconto de R$ 1.680,00.</w:t>
      </w:r>
    </w:p>
    <w:p w14:paraId="13066FBE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II. PEDIDO</w:t>
      </w:r>
    </w:p>
    <w:p w14:paraId="78F9815F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lastRenderedPageBreak/>
        <w:t>5. Requer a concessão de efeito suspensivo e, no mérito, a redução da penhora para 2,5% da remuneração líquida mensal ou para patamar inferior.</w:t>
      </w:r>
    </w:p>
    <w:p w14:paraId="16E50B71" w14:textId="77777777" w:rsidR="00FB7A9F" w:rsidRDefault="00FB7A9F">
      <w:pPr>
        <w:spacing w:after="0" w:line="360" w:lineRule="auto"/>
        <w:jc w:val="both"/>
        <w:rPr>
          <w:ins w:id="1078" w:author="Assessor GDSXSR" w:date="2026-10-28T20:37:54Z"/>
          <w:rFonts w:ascii="Arial" w:hAnsi="Arial" w:cs="Arial"/>
          <w:color w:val="FF0000"/>
          <w:sz w:val="28"/>
          <w:szCs w:val="28"/>
        </w:rPr>
      </w:pPr>
    </w:p>
    <w:p>
      <w:pPr>
        <w:spacing w:after="0" w:line="360" w:lineRule="auto"/>
        <w:jc w:val="both"/>
        <w:rPr>
          <w:ins w:id="1079" w:author="Assessor GDSXSR" w:date="2026-10-28T20:37:54Z"/>
          <w:rFonts w:ascii="Arial" w:hAnsi="Arial" w:cs="Arial"/>
          <w:color w:val="FF0000"/>
          <w:sz w:val="28"/>
          <w:szCs w:val="28"/>
        </w:rPr>
      </w:pPr>
    </w:p>
    <w:p>
      <w:pPr>
        <w:pageBreakBefore/>
        <w:spacing w:after="0" w:line="360" w:lineRule="auto"/>
        <w:ind w:left="0" w:firstLine="0"/>
        <w:jc w:val="center"/>
        <w:rPr>
          <w:ins w:id="1081" w:author="Assessor GDSXSR" w:date="2026-10-28T20:37:54Z"/>
          <w:rFonts w:ascii="Arial" w:hAnsi="Arial" w:cs="Arial"/>
          <w:color w:val="FF0000"/>
          <w:sz w:val="28"/>
          <w:szCs w:val="28"/>
        </w:rPr>
      </w:pPr>
      <w:ins w:id="1080" w:author="Assessor GDSXSR" w:date="2026-10-28T20:37:54Z">
        <w:commentRangeStart w:id="9"/>
        <w:r>
          <w:rPr>
            <w:rFonts w:ascii="Arial" w:hAnsi="Arial"/>
            <w:b/>
            <w:color w:val="808080"/>
            <w:sz w:val="28"/>
          </w:rPr>
          <w:t xml:space="preserve">RELATÓRIO</w:t>
        </w:r>
        <w:commentRangeEnd w:id="9"/>
        <w:r>
          <w:rPr>
            <w:rStyle w:val="CommentReference"/>
            <w:color w:val="808080"/>
          </w:rPr>
          <w:commentReference w:id="9"/>
        </w:r>
      </w:ins>
    </w:p>
    <w:p>
      <w:pPr>
        <w:pageBreakBefore w:val="0"/>
        <w:spacing w:after="0" w:line="360" w:lineRule="auto"/>
        <w:ind w:left="0" w:firstLine="0"/>
        <w:jc w:val="center"/>
        <w:rPr>
          <w:rFonts w:ascii="Arial" w:hAnsi="Arial" w:cs="Arial"/>
          <w:color w:val="FF0000"/>
          <w:sz w:val="28"/>
          <w:szCs w:val="28"/>
        </w:rPr>
      </w:pPr>
      <w:ins w:id="1082" w:author="Assessor GDSXSR" w:date="2026-10-28T20:37:54Z">
        <w:r>
          <w:rPr>
            <w:color w:val="808080"/>
          </w:rPr>
          <w:t xml:space="preserve"> </w:t>
        </w:r>
      </w:ins>
    </w:p>
    <w:p w14:paraId="6BF4BBE6" w14:textId="77646676" w:rsidR="00FB7A9F" w:rsidRDefault="00242F51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 xml:space="preserve">Adoto o relatório da</w:t>
      </w:r>
      <w:del w:id="1048" w:author="Assessor GDSXSR" w:date="2026-10-28T20:37:54Z">
        <w:r>
          <w:rPr>
            <w:rFonts w:ascii="Arial" w:hAnsi="Arial" w:cs="Arial"/>
            <w:color w:val="595959"/>
            <w:sz w:val="28"/>
            <w:szCs w:val="28"/>
          </w:rPr>
          <w:delText xml:space="preserve"> decisão</w:delText>
        </w:r>
      </w:del>
      <w:r>
        <w:rPr>
          <w:rFonts w:ascii="Arial" w:hAnsi="Arial" w:cs="Arial"/>
          <w:color w:val="595959"/>
          <w:sz w:val="28"/>
          <w:szCs w:val="28"/>
        </w:rPr>
        <w:t xml:space="preserve"> </w:t>
      </w:r>
      <w:r>
        <w:rPr>
          <w:rFonts w:ascii="Arial" w:hAnsi="Arial" w:cs="Arial"/>
          <w:color w:val="595959"/>
          <w:sz w:val="28"/>
          <w:szCs w:val="28"/>
        </w:rPr>
        <w:t xml:space="preserve">liminar</w:t>
      </w:r>
      <w:r>
        <w:rPr>
          <w:rFonts w:ascii="Arial" w:hAnsi="Arial" w:cs="Arial"/>
          <w:color w:val="595959"/>
          <w:sz w:val="28"/>
          <w:szCs w:val="28"/>
        </w:rPr>
        <w:t xml:space="preserve"> </w:t>
      </w:r>
      <w:r>
        <w:rPr>
          <w:rFonts w:ascii="Arial" w:hAnsi="Arial" w:cs="Arial"/>
          <w:color w:val="595959"/>
          <w:sz w:val="28"/>
          <w:szCs w:val="28"/>
        </w:rPr>
        <w:t xml:space="preserve">d</w:t>
      </w:r>
      <w:r>
        <w:rPr>
          <w:rFonts w:ascii="Arial" w:hAnsi="Arial" w:cs="Arial"/>
          <w:color w:val="595959"/>
          <w:sz w:val="28"/>
          <w:szCs w:val="28"/>
        </w:rPr>
        <w:t xml:space="preserve">o agravo interno (ID 89767645):</w:t>
      </w:r>
    </w:p>
    <w:p w14:paraId="26D95C32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7BB2A488" w14:textId="6D315D19" w:rsidR="00FB7A9F" w:rsidRDefault="00242F51" w:rsidP="004F1A08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“Trata-se de cumprimento de sentença movido por </w:t>
      </w:r>
      <w:r w:rsidR="004F1A08" w:rsidRPr="004F1A08">
        <w:rPr>
          <w:rFonts w:ascii="Arial" w:hAnsi="Arial" w:cs="Arial"/>
          <w:i/>
          <w:iCs/>
          <w:color w:val="595959"/>
          <w:sz w:val="26"/>
          <w:szCs w:val="26"/>
        </w:rPr>
        <w:t>Gustavo</w:t>
      </w:r>
      <w:r w:rsidR="00B35473">
        <w:rPr>
          <w:rFonts w:ascii="Arial" w:hAnsi="Arial" w:cs="Arial"/>
          <w:i/>
          <w:iCs/>
          <w:color w:val="595959"/>
          <w:sz w:val="26"/>
          <w:szCs w:val="26"/>
        </w:rPr>
        <w:t xml:space="preserve"> </w:t>
      </w:r>
      <w:r w:rsidR="004F1A08" w:rsidRPr="004F1A08">
        <w:rPr>
          <w:rFonts w:ascii="Arial" w:hAnsi="Arial" w:cs="Arial"/>
          <w:i/>
          <w:iCs/>
          <w:color w:val="595959"/>
          <w:sz w:val="26"/>
          <w:szCs w:val="26"/>
        </w:rPr>
        <w:t>Penna Marinho de Abreu Lima em face de Adriano Batista de Oliveira Bessa</w:t>
      </w:r>
      <w:r>
        <w:rPr>
          <w:rFonts w:ascii="Arial" w:hAnsi="Arial" w:cs="Arial"/>
          <w:i/>
          <w:iCs/>
          <w:color w:val="595959"/>
          <w:sz w:val="26"/>
          <w:szCs w:val="26"/>
        </w:rPr>
        <w:t>, tendo por objeto a satisfação de honorários sucumbenciais (valor da causa - R$ 31.609,20).</w:t>
      </w:r>
    </w:p>
    <w:p w14:paraId="0F5EE25B" w14:textId="0EEE63D2" w:rsidR="00FB7A9F" w:rsidRDefault="00242F5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O Juízo de origem deferiu a penhora de 20% da remuneração líquida mensal do executado para quitação de débito de R$ 31.609,20, considerando a inexistência de outros bens passíveis de constrição, a renda líquida média mensal de aproximadamente R$ 8.400,00, os rendimentos anuais declarados de R$ 159.417,61 e a ausência de demonstração suficiente de comprometimento do mínimo existencial (ID </w:t>
      </w:r>
      <w:r w:rsidR="00030EEB" w:rsidRPr="00030EEB">
        <w:rPr>
          <w:rFonts w:ascii="Arial" w:hAnsi="Arial" w:cs="Arial"/>
          <w:i/>
          <w:iCs/>
          <w:color w:val="595959"/>
          <w:sz w:val="26"/>
          <w:szCs w:val="26"/>
        </w:rPr>
        <w:t>287126138, processo de origem)</w:t>
      </w:r>
      <w:r>
        <w:rPr>
          <w:rFonts w:ascii="Arial" w:hAnsi="Arial" w:cs="Arial"/>
          <w:i/>
          <w:iCs/>
          <w:color w:val="595959"/>
          <w:sz w:val="26"/>
          <w:szCs w:val="26"/>
        </w:rPr>
        <w:t>.</w:t>
      </w:r>
    </w:p>
    <w:p w14:paraId="461E74BB" w14:textId="1984D43F" w:rsidR="00FB7A9F" w:rsidRDefault="002372CD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 w:rsidRPr="002372CD">
        <w:rPr>
          <w:rFonts w:ascii="Arial" w:hAnsi="Arial" w:cs="Arial"/>
          <w:i/>
          <w:iCs/>
          <w:color w:val="595959"/>
          <w:sz w:val="26"/>
          <w:szCs w:val="26"/>
        </w:rPr>
        <w:t>Inconformado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, o executado interpõe o presente agravo de instrumento, sustentando, em síntese, que: </w:t>
      </w:r>
      <w:r w:rsidRPr="00DF6794">
        <w:rPr>
          <w:rFonts w:ascii="Arial" w:hAnsi="Arial" w:cs="Arial"/>
          <w:b/>
          <w:bCs/>
          <w:i/>
          <w:iCs/>
          <w:color w:val="595959"/>
          <w:sz w:val="26"/>
          <w:szCs w:val="26"/>
        </w:rPr>
        <w:t>1)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o recebimento de R$ 85.193,80 decorreu de acordo celebrado em 2023, não havendo indícios de que ainda dispõe da quantia; </w:t>
      </w:r>
      <w:r w:rsidRPr="00351C81">
        <w:rPr>
          <w:rFonts w:ascii="Arial" w:hAnsi="Arial" w:cs="Arial"/>
          <w:b/>
          <w:bCs/>
          <w:i/>
          <w:iCs/>
          <w:color w:val="595959"/>
          <w:sz w:val="26"/>
          <w:szCs w:val="26"/>
        </w:rPr>
        <w:t>2)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as declarações de IRPF dos exercícios de 2024 e 2025 não registram patrimônio acumulado; </w:t>
      </w:r>
      <w:r w:rsidRPr="00351C81">
        <w:rPr>
          <w:rFonts w:ascii="Arial" w:hAnsi="Arial" w:cs="Arial"/>
          <w:b/>
          <w:bCs/>
          <w:i/>
          <w:iCs/>
          <w:color w:val="595959"/>
          <w:sz w:val="26"/>
          <w:szCs w:val="26"/>
        </w:rPr>
        <w:t>3)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a penhora de 20% de sua remuneração líquida mensal, correspondente a aproximadamente R$ 1.680,00, mostra-se desproporcional à sua renda média de R$ </w:t>
      </w:r>
      <w:r>
        <w:rPr>
          <w:rFonts w:ascii="Arial" w:hAnsi="Arial" w:cs="Arial"/>
          <w:i/>
          <w:iCs/>
          <w:color w:val="595959"/>
          <w:sz w:val="26"/>
          <w:szCs w:val="26"/>
        </w:rPr>
        <w:lastRenderedPageBreak/>
        <w:t xml:space="preserve">8.400,00, a qual equivale a aproximadamente 5,18 salários mínimos; </w:t>
      </w:r>
      <w:r w:rsidRPr="00351C81">
        <w:rPr>
          <w:rFonts w:ascii="Arial" w:hAnsi="Arial" w:cs="Arial"/>
          <w:b/>
          <w:bCs/>
          <w:i/>
          <w:iCs/>
          <w:color w:val="595959"/>
          <w:sz w:val="26"/>
          <w:szCs w:val="26"/>
        </w:rPr>
        <w:t>4)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há julgados do TJDFT autorizando somente a constrição de 2,5% para esse patamar de renda; </w:t>
      </w:r>
      <w:r w:rsidRPr="00351C81">
        <w:rPr>
          <w:rFonts w:ascii="Arial" w:hAnsi="Arial" w:cs="Arial"/>
          <w:b/>
          <w:bCs/>
          <w:i/>
          <w:iCs/>
          <w:color w:val="595959"/>
          <w:sz w:val="26"/>
          <w:szCs w:val="26"/>
        </w:rPr>
        <w:t>5)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as despesas essenciais de seu núcleo familiar, composto pelo agravante, por sua esposa sem renda própria e por filha menor, totalizam aproximadamente R$ 7.605,93 por mês, restando disponibilidade financeira de apenas R$ 794,07.</w:t>
      </w:r>
    </w:p>
    <w:p w14:paraId="19710234" w14:textId="77777777" w:rsidR="00FB7A9F" w:rsidRDefault="00242F5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Requereu a concessão de efeito suspensivo, para determinar a imediata suspensão da penhora salarial, ou, subsidiariamente, a readequação do percentual constritivo para 2,5% de sua renda líquida mensal.</w:t>
      </w:r>
    </w:p>
    <w:p w14:paraId="1F6E3752" w14:textId="77777777" w:rsidR="00FB7A9F" w:rsidRDefault="00242F5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No mérito, requereu a reforma da r. decisão, ‘determinando-se a redução da constrição para o patamar de 2,5% (dois vírgula cinco por cento) da remuneração líquida mensal do Agravante, ou patamar inferior que este Egrégio Tribunal repute adequado à preservação do mínimo existencial do núcleo familiar’.</w:t>
      </w:r>
    </w:p>
    <w:p w14:paraId="624D01A1" w14:textId="77777777" w:rsidR="00FB7A9F" w:rsidRDefault="00242F5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Deferi parcialmente a atribuição de efeito suspensivo ao agravo de instrumento, para reduzir a constrição de 20% para 10% da renda líquida do executado/agravante (ID 88779662).</w:t>
      </w:r>
    </w:p>
    <w:p w14:paraId="3F446A36" w14:textId="478AB1DC" w:rsidR="00FB7A9F" w:rsidRDefault="00D601A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 w:rsidRPr="00D601A1">
        <w:rPr>
          <w:rFonts w:ascii="Arial" w:hAnsi="Arial" w:cs="Arial"/>
          <w:i/>
          <w:iCs/>
          <w:color w:val="595959"/>
          <w:sz w:val="26"/>
          <w:szCs w:val="26"/>
        </w:rPr>
        <w:t>Contrarrazões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(ID 89269101).</w:t>
      </w:r>
    </w:p>
    <w:p w14:paraId="3EAB6299" w14:textId="73B421B5" w:rsidR="00FB7A9F" w:rsidRDefault="00242F5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Contra essa decisão, o executado/agravante interpõe o presente agravo interno, sustentando, em síntese, que: </w:t>
      </w:r>
      <w:r w:rsidRPr="00351C81">
        <w:rPr>
          <w:rFonts w:ascii="Arial" w:hAnsi="Arial" w:cs="Arial"/>
          <w:b/>
          <w:i/>
          <w:iCs/>
          <w:color w:val="595959"/>
          <w:sz w:val="26"/>
          <w:szCs w:val="26"/>
        </w:rPr>
        <w:t>1)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a própria decisão agravada, ao considerar rendimentos mensais entre R$ 10.249,00 e R$ 13.284,80, manteria o agravante na faixa de 5 a 10 salários mínimos, considerado o salário mínimo </w:t>
      </w:r>
      <w:r>
        <w:rPr>
          <w:rFonts w:ascii="Arial" w:hAnsi="Arial" w:cs="Arial"/>
          <w:i/>
          <w:iCs/>
          <w:color w:val="595959"/>
          <w:sz w:val="26"/>
          <w:szCs w:val="26"/>
        </w:rPr>
        <w:lastRenderedPageBreak/>
        <w:t xml:space="preserve">vigente em 2026 (R$ 1.621,00), faixa à qual o </w:t>
      </w:r>
      <w:r w:rsidR="00351C81" w:rsidRPr="00351C81">
        <w:rPr>
          <w:rFonts w:ascii="Arial" w:hAnsi="Arial" w:cs="Arial"/>
          <w:i/>
          <w:iCs/>
          <w:color w:val="595959"/>
          <w:sz w:val="26"/>
          <w:szCs w:val="26"/>
        </w:rPr>
        <w:t>Acórdão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nº 1936862, da 3ª Turma Cível deste Tribunal, atribuiria o percentual de 2,5%, e não o de 10% fixado, o que configuraria fundamentação insuficiente quanto a esse ponto (art. 489, § 1º, IV, do CPC); e </w:t>
      </w:r>
      <w:r w:rsidRPr="00351C81">
        <w:rPr>
          <w:rFonts w:ascii="Arial" w:hAnsi="Arial" w:cs="Arial"/>
          <w:b/>
          <w:i/>
          <w:iCs/>
          <w:color w:val="595959"/>
          <w:sz w:val="26"/>
          <w:szCs w:val="26"/>
        </w:rPr>
        <w:t>2)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documentos supervenientes demonstrariam risco de corte de serviços e</w:t>
      </w:r>
      <w:r>
        <w:rPr>
          <w:rFonts w:ascii="Arial" w:hAnsi="Arial" w:cs="Arial"/>
          <w:i/>
          <w:iCs/>
          <w:color w:val="595959"/>
          <w:sz w:val="26"/>
          <w:szCs w:val="26"/>
        </w:rPr>
        <w:t>ssenciais por inadimplência, notadamente débitos vencidos de água, energia elétrica e internet/TV, de modo que o desconto de 10% comprometeria o mínimo existencial do núcleo familiar.</w:t>
      </w:r>
    </w:p>
    <w:p w14:paraId="4FF25E46" w14:textId="77777777" w:rsidR="00FB7A9F" w:rsidRDefault="00242F5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Requer, em juízo de retratação ou por antecipação de tutela recursal, a imediata readequação do percentual de desconto para 2,5% da remuneração líquida mensal, com expedição de novo ofício à fonte pagadora, independentemente do julgamento colegiado do recurso, e, não sendo o caso de retratação, a submissão do agravo interno ao órgão colegiado.</w:t>
      </w:r>
    </w:p>
    <w:p w14:paraId="20178357" w14:textId="77777777" w:rsidR="00FB7A9F" w:rsidRDefault="00242F5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No mérito, requer o provimento do agravo interno, para reformar a decisão agravada e determinar a readequação definitiva do percentual de constrição para 2,5% da remuneração líquida mensal do agravante. (...)”</w:t>
      </w:r>
    </w:p>
    <w:p w14:paraId="41166743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22EC7BEC" w14:textId="77777777" w:rsidR="00FB7A9F" w:rsidRDefault="00242F51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 xml:space="preserve">Contrarrazões ao agravo de instrumento (ID 89269101), em que o agravado alega que: </w:t>
      </w:r>
      <w:r>
        <w:rPr>
          <w:rFonts w:ascii="Arial" w:hAnsi="Arial" w:cs="Arial"/>
          <w:b/>
          <w:bCs/>
          <w:color w:val="595959"/>
          <w:sz w:val="28"/>
          <w:szCs w:val="28"/>
        </w:rPr>
        <w:t>1)</w:t>
      </w:r>
      <w:r>
        <w:rPr>
          <w:rFonts w:ascii="Arial" w:hAnsi="Arial" w:cs="Arial"/>
          <w:color w:val="595959"/>
          <w:sz w:val="28"/>
          <w:szCs w:val="28"/>
        </w:rPr>
        <w:t xml:space="preserve"> a penhora equivale a apenas R$ 1.680,00 mensais e o executado nunca apresentou proposta de pagamento; </w:t>
      </w:r>
      <w:r>
        <w:rPr>
          <w:rFonts w:ascii="Arial" w:hAnsi="Arial" w:cs="Arial"/>
          <w:b/>
          <w:bCs/>
          <w:color w:val="595959"/>
          <w:sz w:val="28"/>
          <w:szCs w:val="28"/>
        </w:rPr>
        <w:t>2)</w:t>
      </w:r>
      <w:r>
        <w:rPr>
          <w:rFonts w:ascii="Arial" w:hAnsi="Arial" w:cs="Arial"/>
          <w:color w:val="595959"/>
          <w:sz w:val="28"/>
          <w:szCs w:val="28"/>
        </w:rPr>
        <w:t xml:space="preserve"> a declaração de imposto de renda revela rendimentos de R$ 159.417,61 e despesas declaradas de R$ 42.701,64, com saldo suficiente para quitar a dívida; </w:t>
      </w:r>
      <w:r>
        <w:rPr>
          <w:rFonts w:ascii="Arial" w:hAnsi="Arial" w:cs="Arial"/>
          <w:b/>
          <w:bCs/>
          <w:color w:val="595959"/>
          <w:sz w:val="28"/>
          <w:szCs w:val="28"/>
        </w:rPr>
        <w:t>3)</w:t>
      </w:r>
      <w:r>
        <w:rPr>
          <w:rFonts w:ascii="Arial" w:hAnsi="Arial" w:cs="Arial"/>
          <w:color w:val="595959"/>
          <w:sz w:val="28"/>
          <w:szCs w:val="28"/>
        </w:rPr>
        <w:t xml:space="preserve"> as despesas </w:t>
      </w:r>
      <w:r>
        <w:rPr>
          <w:rFonts w:ascii="Arial" w:hAnsi="Arial" w:cs="Arial"/>
          <w:color w:val="595959"/>
          <w:sz w:val="28"/>
          <w:szCs w:val="28"/>
        </w:rPr>
        <w:lastRenderedPageBreak/>
        <w:t xml:space="preserve">alegadas não estão comprovadas, pois as contas de internet e de energia elétrica estão em nome de terceiros e não foi apresentada a declaração de imposto de renda da esposa; </w:t>
      </w:r>
      <w:r>
        <w:rPr>
          <w:rFonts w:ascii="Arial" w:hAnsi="Arial" w:cs="Arial"/>
          <w:b/>
          <w:bCs/>
          <w:color w:val="595959"/>
          <w:sz w:val="28"/>
          <w:szCs w:val="28"/>
        </w:rPr>
        <w:t>4)</w:t>
      </w:r>
      <w:r>
        <w:rPr>
          <w:rFonts w:ascii="Arial" w:hAnsi="Arial" w:cs="Arial"/>
          <w:color w:val="595959"/>
          <w:sz w:val="28"/>
          <w:szCs w:val="28"/>
        </w:rPr>
        <w:t xml:space="preserve"> o executado recebeu quantia expressiva em acordo celebrado na a</w:t>
      </w:r>
      <w:r>
        <w:rPr>
          <w:rFonts w:ascii="Arial" w:hAnsi="Arial" w:cs="Arial"/>
          <w:color w:val="595959"/>
          <w:sz w:val="28"/>
          <w:szCs w:val="28"/>
        </w:rPr>
        <w:t>ção de origem e tem meios de pagar o débito.</w:t>
      </w:r>
    </w:p>
    <w:p w14:paraId="655AC54E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6650207E" w14:textId="77777777" w:rsidR="00FB7A9F" w:rsidRDefault="00242F51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Indeferi a antecipação da tutela recursal requerida no agravo interno (ID 89767645).</w:t>
      </w:r>
    </w:p>
    <w:p w14:paraId="2AFB75D7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0BE47A72" w14:textId="77777777" w:rsidR="00FB7A9F" w:rsidRDefault="00242F51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 xml:space="preserve">Contrarrazões ao agravo interno (ID 90138658), em que o agravado alega que: </w:t>
      </w:r>
      <w:r>
        <w:rPr>
          <w:rFonts w:ascii="Arial" w:hAnsi="Arial" w:cs="Arial"/>
          <w:b/>
          <w:bCs/>
          <w:color w:val="595959"/>
          <w:sz w:val="28"/>
          <w:szCs w:val="28"/>
        </w:rPr>
        <w:t>1)</w:t>
      </w:r>
      <w:r>
        <w:rPr>
          <w:rFonts w:ascii="Arial" w:hAnsi="Arial" w:cs="Arial"/>
          <w:color w:val="595959"/>
          <w:sz w:val="28"/>
          <w:szCs w:val="28"/>
        </w:rPr>
        <w:t xml:space="preserve"> a planilha de despesas foi elaborada pelo próprio executado e não está acompanhada de documento idôneo; </w:t>
      </w:r>
      <w:r>
        <w:rPr>
          <w:rFonts w:ascii="Arial" w:hAnsi="Arial" w:cs="Arial"/>
          <w:b/>
          <w:bCs/>
          <w:color w:val="595959"/>
          <w:sz w:val="28"/>
          <w:szCs w:val="28"/>
        </w:rPr>
        <w:t>2)</w:t>
      </w:r>
      <w:r>
        <w:rPr>
          <w:rFonts w:ascii="Arial" w:hAnsi="Arial" w:cs="Arial"/>
          <w:color w:val="595959"/>
          <w:sz w:val="28"/>
          <w:szCs w:val="28"/>
        </w:rPr>
        <w:t xml:space="preserve"> a conta de energia elétrica está em nome de terceiro; </w:t>
      </w:r>
      <w:r>
        <w:rPr>
          <w:rFonts w:ascii="Arial" w:hAnsi="Arial" w:cs="Arial"/>
          <w:b/>
          <w:bCs/>
          <w:color w:val="595959"/>
          <w:sz w:val="28"/>
          <w:szCs w:val="28"/>
        </w:rPr>
        <w:t>3)</w:t>
      </w:r>
      <w:r>
        <w:rPr>
          <w:rFonts w:ascii="Arial" w:hAnsi="Arial" w:cs="Arial"/>
          <w:color w:val="595959"/>
          <w:sz w:val="28"/>
          <w:szCs w:val="28"/>
        </w:rPr>
        <w:t xml:space="preserve"> o executado é bem remunerado e tem condições de pagar a dívida.</w:t>
      </w:r>
    </w:p>
    <w:p w14:paraId="573A29E0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6D6554A2" w14:textId="77777777" w:rsidR="00FB7A9F" w:rsidRDefault="00242F51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É o relatório.</w:t>
      </w:r>
    </w:p>
    <w:p w14:paraId="636CB805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5CDC8AAE" w14:textId="77777777" w:rsidR="00FB7A9F" w:rsidRDefault="00242F51">
      <w:pPr>
        <w:spacing w:after="0" w:line="360" w:lineRule="auto"/>
        <w:jc w:val="center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VOTO</w:t>
      </w:r>
    </w:p>
    <w:p w14:paraId="13C12083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7308F942" w14:textId="77777777" w:rsidR="00FB7A9F" w:rsidRDefault="00242F51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O Senhor Desembargador SÉRGIO ROCHA – Relator.</w:t>
      </w:r>
    </w:p>
    <w:p w14:paraId="3A4F579B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10E0AE40" w14:textId="6B27D65D" w:rsidR="00FB7A9F" w:rsidRDefault="00242F51">
      <w:pPr>
        <w:spacing w:after="0" w:line="360" w:lineRule="auto"/>
        <w:jc w:val="center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 xml:space="preserve">AGRAVO DE INSTRUMENTO DO EXECUTADO, </w:t>
      </w:r>
      <w:r w:rsidR="002E347E">
        <w:rPr>
          <w:rFonts w:ascii="Arial" w:hAnsi="Arial" w:cs="Arial"/>
          <w:b/>
          <w:bCs/>
          <w:color w:val="595959"/>
          <w:sz w:val="28"/>
          <w:szCs w:val="28"/>
        </w:rPr>
        <w:t>ADRIANO BATISTA DE OLIVEIRA BESSA</w:t>
      </w:r>
    </w:p>
    <w:p w14:paraId="16899808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379A2906" w14:textId="77777777" w:rsidR="00FB7A9F" w:rsidRDefault="00242F51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Presentes os pressupostos de admissibilidade, conheço do agravo de instrumento.</w:t>
      </w:r>
    </w:p>
    <w:p w14:paraId="302494E9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06717E4C" w14:textId="101209F4" w:rsidR="00FB7A9F" w:rsidRDefault="00242F51">
      <w:pPr>
        <w:spacing w:after="0" w:line="360" w:lineRule="auto"/>
        <w:jc w:val="center"/>
        <w:rPr>
          <w:rFonts w:ascii="Arial" w:hAnsi="Arial" w:cs="Arial"/>
          <w:color w:val="595959"/>
          <w:sz w:val="28"/>
          <w:szCs w:val="28"/>
        </w:rPr>
      </w:pPr>
      <w:r w:rsidRPr="00953844">
        <w:rPr>
          <w:rFonts w:ascii="Arial" w:hAnsi="Arial" w:cs="Arial"/>
          <w:color w:val="595959"/>
          <w:sz w:val="28"/>
          <w:szCs w:val="28"/>
          <w:highlight w:val="yellow"/>
        </w:rPr>
        <w:lastRenderedPageBreak/>
        <w:t xml:space="preserve">DA </w:t>
      </w:r>
      <w:r w:rsidR="00B145E7">
        <w:rPr>
          <w:rFonts w:ascii="Arial" w:hAnsi="Arial" w:cs="Arial"/>
          <w:color w:val="595959"/>
          <w:sz w:val="28"/>
          <w:szCs w:val="28"/>
          <w:highlight w:val="yellow"/>
        </w:rPr>
        <w:t>NECESSIDADE DE</w:t>
      </w:r>
      <w:r w:rsidRPr="00953844">
        <w:rPr>
          <w:rFonts w:ascii="Arial" w:hAnsi="Arial" w:cs="Arial"/>
          <w:color w:val="595959"/>
          <w:sz w:val="28"/>
          <w:szCs w:val="28"/>
          <w:highlight w:val="yellow"/>
        </w:rPr>
        <w:t xml:space="preserve"> PRESERVAÇÃO DO MÍNIMO EXISTENCIAL</w:t>
      </w:r>
    </w:p>
    <w:p w14:paraId="61D8011A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36AF2A72" w14:textId="77777777" w:rsidR="00FB7A9F" w:rsidRDefault="00242F51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 xml:space="preserve">O executado/agravante alega que: </w:t>
      </w:r>
      <w:r>
        <w:rPr>
          <w:rFonts w:ascii="Arial" w:hAnsi="Arial" w:cs="Arial"/>
          <w:b/>
          <w:bCs/>
          <w:color w:val="595959"/>
          <w:sz w:val="28"/>
          <w:szCs w:val="28"/>
        </w:rPr>
        <w:t>1)</w:t>
      </w:r>
      <w:r>
        <w:rPr>
          <w:rFonts w:ascii="Arial" w:hAnsi="Arial" w:cs="Arial"/>
          <w:color w:val="595959"/>
          <w:sz w:val="28"/>
          <w:szCs w:val="28"/>
        </w:rPr>
        <w:t xml:space="preserve"> a decisão agravada partiu de premissa equivocada ao considerar que o recebimento de R$ 85.193,80, em acordo celebrado em 2023, demonstraria capacidade atual de pagamento, pois a quantia foi paga parceladamente na conta do advogado que o patrocinava e não há indício de que ainda disponha dela; </w:t>
      </w:r>
      <w:r>
        <w:rPr>
          <w:rFonts w:ascii="Arial" w:hAnsi="Arial" w:cs="Arial"/>
          <w:b/>
          <w:bCs/>
          <w:color w:val="595959"/>
          <w:sz w:val="28"/>
          <w:szCs w:val="28"/>
        </w:rPr>
        <w:t>2)</w:t>
      </w:r>
      <w:r>
        <w:rPr>
          <w:rFonts w:ascii="Arial" w:hAnsi="Arial" w:cs="Arial"/>
          <w:color w:val="595959"/>
          <w:sz w:val="28"/>
          <w:szCs w:val="28"/>
        </w:rPr>
        <w:t xml:space="preserve"> as declarações de imposto de renda dos exercícios de 2024 e 2025 não registram patrimônio acumulado, e as pesquisas patrimoniais realizadas na origem não localizaram bens; </w:t>
      </w:r>
      <w:r>
        <w:rPr>
          <w:rFonts w:ascii="Arial" w:hAnsi="Arial" w:cs="Arial"/>
          <w:b/>
          <w:bCs/>
          <w:color w:val="595959"/>
          <w:sz w:val="28"/>
          <w:szCs w:val="28"/>
        </w:rPr>
        <w:t>3)</w:t>
      </w:r>
      <w:r>
        <w:rPr>
          <w:rFonts w:ascii="Arial" w:hAnsi="Arial" w:cs="Arial"/>
          <w:color w:val="595959"/>
          <w:sz w:val="28"/>
          <w:szCs w:val="28"/>
        </w:rPr>
        <w:t xml:space="preserve"> a penhora de 20%, equivalente a cerca</w:t>
      </w:r>
      <w:r>
        <w:rPr>
          <w:rFonts w:ascii="Arial" w:hAnsi="Arial" w:cs="Arial"/>
          <w:color w:val="595959"/>
          <w:sz w:val="28"/>
          <w:szCs w:val="28"/>
        </w:rPr>
        <w:t xml:space="preserve"> de R$ 1.680,00 mensais, é desproporcional à sua renda líquida média de R$ 8.400,00, correspondente a cerca de 5,18 salários mínimos; </w:t>
      </w:r>
      <w:r>
        <w:rPr>
          <w:rFonts w:ascii="Arial" w:hAnsi="Arial" w:cs="Arial"/>
          <w:b/>
          <w:bCs/>
          <w:color w:val="595959"/>
          <w:sz w:val="28"/>
          <w:szCs w:val="28"/>
        </w:rPr>
        <w:t>4)</w:t>
      </w:r>
      <w:r>
        <w:rPr>
          <w:rFonts w:ascii="Arial" w:hAnsi="Arial" w:cs="Arial"/>
          <w:color w:val="595959"/>
          <w:sz w:val="28"/>
          <w:szCs w:val="28"/>
        </w:rPr>
        <w:t xml:space="preserve"> a 3ª Turma Cível deste Tribunal, no Acórdão 1936862, adotou critério escalonado que atribui o percentual de 2,5% à faixa de renda entre 5 e 10 salários mínimos; </w:t>
      </w:r>
      <w:r>
        <w:rPr>
          <w:rFonts w:ascii="Arial" w:hAnsi="Arial" w:cs="Arial"/>
          <w:b/>
          <w:bCs/>
          <w:color w:val="595959"/>
          <w:sz w:val="28"/>
          <w:szCs w:val="28"/>
        </w:rPr>
        <w:t>5)</w:t>
      </w:r>
      <w:r>
        <w:rPr>
          <w:rFonts w:ascii="Arial" w:hAnsi="Arial" w:cs="Arial"/>
          <w:color w:val="595959"/>
          <w:sz w:val="28"/>
          <w:szCs w:val="28"/>
        </w:rPr>
        <w:t xml:space="preserve"> as despesas essenciais do núcleo familiar, composto por ele, pela esposa sem renda própria e pela filha menor, somam cerca de R$ 7.605,93 mensais, restando margem de apenas R$ 794,07.</w:t>
      </w:r>
    </w:p>
    <w:p w14:paraId="78FC35BF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7EA6D486" w14:textId="77777777" w:rsidR="00FB7A9F" w:rsidRDefault="00242F51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Requer a redução da penhora para 2,5% da remuneração líquida mensal ou para patamar inferior que preserve o mínimo existencial do núcleo familiar.</w:t>
      </w:r>
    </w:p>
    <w:p w14:paraId="6134077F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241085DB" w14:textId="77777777" w:rsidR="00FB7A9F" w:rsidRDefault="00242F51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  <w:highlight w:val="yellow"/>
        </w:rPr>
        <w:t>Com parcial razão.</w:t>
      </w:r>
    </w:p>
    <w:p w14:paraId="28EBD98F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7B0602DC" w14:textId="77777777" w:rsidR="00FB7A9F" w:rsidRDefault="00242F51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commentRangeStart w:id="7"/>
      <w:r>
        <w:rPr>
          <w:rFonts w:ascii="Arial" w:hAnsi="Arial" w:cs="Arial"/>
          <w:color w:val="595959"/>
          <w:sz w:val="28"/>
          <w:szCs w:val="28"/>
        </w:rPr>
        <w:t xml:space="preserve">Mantenho as razões expostas na decisão liminar </w:t>
      </w:r>
      <w:commentRangeEnd w:id="7"/>
      <w:r>
        <w:rPr>
          <w:rStyle w:val="CommentReference"/>
        </w:rPr>
        <w:commentReference w:id="7"/>
      </w:r>
      <w:ins w:id="1049" w:author="Assessor GDSXSR" w:date="2026-10-28T20:37:54Z">
        <w:r>
          <w:rPr>
            <w:rFonts w:ascii="Arial" w:hAnsi="Arial" w:cs="Arial"/>
            <w:color w:val="808080"/>
            <w:sz w:val="28"/>
            <w:szCs w:val="28"/>
          </w:rPr>
          <w:t xml:space="preserve">que deferiu parcialmente o efeito suspensivo </w:t>
        </w:r>
      </w:ins>
      <w:r>
        <w:rPr>
          <w:rFonts w:ascii="Arial" w:hAnsi="Arial" w:cs="Arial"/>
          <w:color w:val="595959"/>
          <w:sz w:val="28"/>
          <w:szCs w:val="28"/>
        </w:rPr>
        <w:t xml:space="preserve">(ID 88779662)</w:t>
      </w:r>
      <w:del w:id="1050" w:author="Assessor GDSXSR" w:date="2026-10-28T20:37:54Z">
        <w:r>
          <w:rPr>
            <w:rFonts w:ascii="Arial" w:hAnsi="Arial" w:cs="Arial"/>
            <w:color w:val="595959"/>
            <w:sz w:val="28"/>
            <w:szCs w:val="28"/>
          </w:rPr>
          <w:delText xml:space="preserve">, transcritas a seguir</w:delText>
        </w:r>
      </w:del>
      <w:r>
        <w:rPr>
          <w:rFonts w:ascii="Arial" w:hAnsi="Arial" w:cs="Arial"/>
          <w:color w:val="595959"/>
          <w:sz w:val="28"/>
          <w:szCs w:val="28"/>
        </w:rPr>
        <w:t xml:space="preserve">:</w:t>
      </w:r>
    </w:p>
    <w:p w14:paraId="30A8AFCD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526D2B4E" w14:textId="77777777" w:rsidR="00FB7A9F" w:rsidRDefault="00242F5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“(...) Vislumbro, em parte, a probabilidade do direito alegado, </w:t>
      </w:r>
      <w:r w:rsidRPr="00E019E6">
        <w:rPr>
          <w:rFonts w:ascii="Arial" w:hAnsi="Arial" w:cs="Arial"/>
          <w:i/>
          <w:iCs/>
          <w:color w:val="595959"/>
          <w:sz w:val="26"/>
          <w:szCs w:val="26"/>
          <w:u w:val="single"/>
        </w:rPr>
        <w:t>ao menos nesta sede de cognição sumária</w:t>
      </w:r>
      <w:r>
        <w:rPr>
          <w:rFonts w:ascii="Arial" w:hAnsi="Arial" w:cs="Arial"/>
          <w:i/>
          <w:iCs/>
          <w:color w:val="595959"/>
          <w:sz w:val="26"/>
          <w:szCs w:val="26"/>
        </w:rPr>
        <w:t>.</w:t>
      </w:r>
    </w:p>
    <w:p w14:paraId="41233563" w14:textId="77777777" w:rsidR="00FB7A9F" w:rsidRDefault="00242F5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O c. STJ vem relativizando a impenhorabilidade salarial para a satisfação de débitos não alimentares, desde que preservado o mínimo existencial do devedor.</w:t>
      </w:r>
    </w:p>
    <w:p w14:paraId="7EC3FFF0" w14:textId="13F428A3" w:rsidR="00FB7A9F" w:rsidRDefault="00242F5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Segundo consta dos autos (contracheques de outubro a dezembro/2025), a renda líquida do executado/agravante é variável (R$ 9.001,00, R$ 8.701,00 e R$ 7.500,00 – ID origem </w:t>
      </w:r>
      <w:r w:rsidR="006A16C6" w:rsidRPr="006A16C6">
        <w:rPr>
          <w:rFonts w:ascii="Arial" w:hAnsi="Arial" w:cs="Arial"/>
          <w:i/>
          <w:iCs/>
          <w:color w:val="595959"/>
          <w:sz w:val="26"/>
          <w:szCs w:val="26"/>
        </w:rPr>
        <w:t>263543388</w:t>
      </w:r>
      <w:r>
        <w:rPr>
          <w:rFonts w:ascii="Arial" w:hAnsi="Arial" w:cs="Arial"/>
          <w:i/>
          <w:iCs/>
          <w:color w:val="595959"/>
          <w:sz w:val="26"/>
          <w:szCs w:val="26"/>
        </w:rPr>
        <w:t>).</w:t>
      </w:r>
    </w:p>
    <w:p w14:paraId="403E8662" w14:textId="261CE634" w:rsidR="00FB7A9F" w:rsidRDefault="00242F5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Assim, embora afirme renda média de R$ 8.400,00, com base no referido trimestre, a declaração de IRPF 2024/2025 indica rendimentos tributáveis totais de R$ 159.417,61 em 2024, o que resulta em aproximadamente 13.284,80 mensais (ID origem </w:t>
      </w:r>
      <w:r w:rsidR="004C1105" w:rsidRPr="004C1105">
        <w:rPr>
          <w:rFonts w:ascii="Arial" w:hAnsi="Arial" w:cs="Arial"/>
          <w:i/>
          <w:iCs/>
          <w:color w:val="595959"/>
          <w:sz w:val="26"/>
          <w:szCs w:val="26"/>
        </w:rPr>
        <w:t>273215985</w:t>
      </w:r>
      <w:r>
        <w:rPr>
          <w:rFonts w:ascii="Arial" w:hAnsi="Arial" w:cs="Arial"/>
          <w:i/>
          <w:iCs/>
          <w:color w:val="595959"/>
          <w:sz w:val="26"/>
          <w:szCs w:val="26"/>
        </w:rPr>
        <w:t>).</w:t>
      </w:r>
    </w:p>
    <w:p w14:paraId="39B64288" w14:textId="77777777" w:rsidR="00FB7A9F" w:rsidRDefault="00242F5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Os extratos bancários de 2025 juntados nesta sede recursal reforçam tal realidade, por indicarem créditos de ‘REMUNERACAO/SALARIO’ de R$ 11.651,00 (janeiro), R$ 11.045,00 (fevereiro), R$ 10.980,00 (março), R$ 10.735,00 (abril), R$ 10.249,00 (maio) e R$ 10.710,00 (junho) (ID 88498070).</w:t>
      </w:r>
    </w:p>
    <w:p w14:paraId="20232896" w14:textId="594DC843" w:rsidR="00FB7A9F" w:rsidRDefault="00242F5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Por outro lado, o executado/agravante comprova despesas escolares com a filha menor, que envolvem o valor mensal de R$ 882,00 e acordo referente a parcelas de ano anterior (ID </w:t>
      </w:r>
      <w:r w:rsidR="000B5821" w:rsidRPr="000B5821">
        <w:rPr>
          <w:rFonts w:ascii="Arial" w:hAnsi="Arial" w:cs="Arial"/>
          <w:i/>
          <w:iCs/>
          <w:color w:val="595959"/>
          <w:sz w:val="26"/>
          <w:szCs w:val="26"/>
        </w:rPr>
        <w:t>263543390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), além de despesas com aluguel (R$ 2.571,33 – ID </w:t>
      </w:r>
      <w:r w:rsidR="002E1B13" w:rsidRPr="002E1B13">
        <w:rPr>
          <w:rFonts w:ascii="Arial" w:hAnsi="Arial" w:cs="Arial"/>
          <w:i/>
          <w:iCs/>
          <w:color w:val="595959"/>
          <w:sz w:val="26"/>
          <w:szCs w:val="26"/>
        </w:rPr>
        <w:t>263543392</w:t>
      </w:r>
      <w:r>
        <w:rPr>
          <w:rFonts w:ascii="Arial" w:hAnsi="Arial" w:cs="Arial"/>
          <w:i/>
          <w:iCs/>
          <w:color w:val="595959"/>
          <w:sz w:val="26"/>
          <w:szCs w:val="26"/>
        </w:rPr>
        <w:t>).</w:t>
      </w:r>
    </w:p>
    <w:p w14:paraId="7FD8B969" w14:textId="77777777" w:rsidR="00FB7A9F" w:rsidRDefault="00242F5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lastRenderedPageBreak/>
        <w:t>Diante desse cenário, tenho que, ao menos por ora, afigura-se adequado reduzir a constrição imposta para 10% da renda líquida do executado/agravante, a fim de conciliar a preservação do seu mínimo existencial e a satisfação do crédito exequendo. (...)”</w:t>
      </w:r>
    </w:p>
    <w:p w14:paraId="384DF6D1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22028B91" w14:textId="77777777" w:rsidR="00FB7A9F" w:rsidRDefault="00242F51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Acrescento que a impenhorabilidade da remuneração está prevista no art. 833, IV, do CPC:</w:t>
      </w:r>
    </w:p>
    <w:p w14:paraId="56B0F2C5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5D5E5924" w14:textId="77777777" w:rsidR="00FB7A9F" w:rsidRDefault="00242F51">
      <w:pPr>
        <w:spacing w:after="0" w:line="360" w:lineRule="auto"/>
        <w:ind w:left="2268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“Art. 833. São impenhoráveis:</w:t>
      </w:r>
    </w:p>
    <w:p w14:paraId="078E914C" w14:textId="77777777" w:rsidR="00FB7A9F" w:rsidRDefault="00242F51">
      <w:pPr>
        <w:spacing w:after="0" w:line="360" w:lineRule="auto"/>
        <w:ind w:left="2268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(...)</w:t>
      </w:r>
    </w:p>
    <w:p w14:paraId="0368D493" w14:textId="77777777" w:rsidR="00FB7A9F" w:rsidRDefault="00242F51">
      <w:pPr>
        <w:spacing w:after="0" w:line="360" w:lineRule="auto"/>
        <w:ind w:left="2268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IV - os vencimentos, os subsídios, os soldos, os salários, as remunerações, os proventos de aposentadoria, as pensões, os pecúlios e os montepios, bem como as quantias recebidas por liberalidade de terceiro e destinadas ao sustento do devedor e de sua família, os ganhos de trabalhador autônomo e os honorários de profissional liberal, ressalvado o § 2º;”</w:t>
      </w:r>
    </w:p>
    <w:p w14:paraId="67AFB536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5AC7C018" w14:textId="77777777" w:rsidR="00FB7A9F" w:rsidRDefault="00242F51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A jurisprudência admite a mitigação dessa regra para a satisfação de crédito não alimentar, desde que preservado o mínimo existencial do devedor e de sua família. Este Tribunal afere esse mínimo pelo parâmetro de cinco salários mínimos.</w:t>
      </w:r>
    </w:p>
    <w:p w14:paraId="3C212CA4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5FBA53D6" w14:textId="77777777" w:rsidR="00FB7A9F" w:rsidRDefault="00242F51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No caso, a renda líquida do executado/agravante é variável. Os extratos bancários indicam créditos salariais entre R$ 10.249,00 e R$ 11.651,00 de janeiro a julho de 2025 (ID 88498070 e 88498069).</w:t>
      </w:r>
    </w:p>
    <w:p w14:paraId="0A2F24CB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4DA33060" w14:textId="77777777" w:rsidR="00FB7A9F" w:rsidRDefault="00242F51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Os contracheques de outubro a dezembro de 2025 indicam R$ 9.001,00, R$ 8.701,00 e R$ 7.500,00, e o contracheque de agosto de 2026 indica R$ 7.986,00 (ID 89673560).</w:t>
      </w:r>
    </w:p>
    <w:p w14:paraId="0883A84C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3DDC21C8" w14:textId="77777777" w:rsidR="00FB7A9F" w:rsidRDefault="00242F51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A média dos meses documentados é de aproximadamente R$ 9.931,72. Com o salário mínimo de R$ 1.621,00, o parâmetro de cinco salários mínimos corresponde a R$ 8.105,00.</w:t>
      </w:r>
    </w:p>
    <w:p w14:paraId="0BED1737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21A04E55" w14:textId="77777777" w:rsidR="00FB7A9F" w:rsidRDefault="00242F51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  <w:highlight w:val="yellow"/>
          <w:rPrChange w:id="1051" w:author="Assessor GDSXSR" w:date="2026-10-28T20:37:54Z">
            <w:rPr>
              <w:rFonts w:ascii="Arial" w:hAnsi="Arial" w:cs="Arial"/>
              <w:color w:val="595959"/>
              <w:sz w:val="28"/>
              <w:szCs w:val="28"/>
            </w:rPr>
          </w:rPrChange>
        </w:rPr>
        <w:t>A penhora de 20% reduziria a renda média disponível para cerca de R$ 7.945,38, abaixo desse parâmetro. Já a penhora de 10% preserva renda média de cerca de R$ 8.938,55, acima dele.</w:t>
      </w:r>
    </w:p>
    <w:p w14:paraId="1DE9D2F2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2E4E4D01" w14:textId="77777777" w:rsidR="00FB7A9F" w:rsidRDefault="00242F51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O escalonamento invocado pelo executado/agravante constitui parâmetro adotado pela 3ª Turma Cível deste Tribunal e não vincula o julgador, a quem cabe fixar o percentual conforme as circunstâncias do caso concreto.</w:t>
      </w:r>
    </w:p>
    <w:p w14:paraId="0CECF6F5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79CAD570" w14:textId="77777777" w:rsidR="00FB7A9F" w:rsidRDefault="00242F51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A controvérsia sobre o destino da quantia recebida em acordo celebrado em 2023 não altera essa conclusão, pois a capacidade de pagamento foi aferida pela renda atual do executado/agravante.</w:t>
      </w:r>
    </w:p>
    <w:p w14:paraId="756B31FB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2C69539C" w14:textId="77777777" w:rsidR="00FB7A9F" w:rsidRDefault="00242F51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 xml:space="preserve">As faturas de água, energia elétrica e internet em aberto, juntadas com o agravo interno</w:t>
      </w:r>
      <w:del w:id="1076" w:author="Assessor GDSXSR" w:date="2026-10-28T20:37:54Z">
        <w:r>
          <w:rPr>
            <w:rFonts w:ascii="Arial" w:hAnsi="Arial" w:cs="Arial"/>
            <w:color w:val="595959"/>
            <w:sz w:val="28"/>
            <w:szCs w:val="28"/>
          </w:rPr>
          <w:delText xml:space="preserve"> (ID 89673562)</w:delText>
        </w:r>
      </w:del>
      <w:r>
        <w:rPr>
          <w:rFonts w:ascii="Arial" w:hAnsi="Arial" w:cs="Arial"/>
          <w:color w:val="595959"/>
          <w:sz w:val="28"/>
          <w:szCs w:val="28"/>
        </w:rPr>
        <w:t xml:space="preserve">, também não demonstram, por si sós, que a penhora de 10% comprometa a subsistência do núcleo familiar</w:t>
      </w:r>
      <w:ins w:id="1077" w:author="Assessor GDSXSR" w:date="2026-10-28T20:37:54Z">
        <w:r>
          <w:rPr>
            <w:rFonts w:ascii="Arial" w:hAnsi="Arial" w:cs="Arial"/>
            <w:color w:val="808080"/>
            <w:sz w:val="28"/>
            <w:szCs w:val="28"/>
          </w:rPr>
          <w:t xml:space="preserve"> (ID 89673562)</w:t>
        </w:r>
      </w:ins>
      <w:r>
        <w:rPr>
          <w:rFonts w:ascii="Arial" w:hAnsi="Arial" w:cs="Arial"/>
          <w:color w:val="595959"/>
          <w:sz w:val="28"/>
          <w:szCs w:val="28"/>
        </w:rPr>
        <w:t xml:space="preserve">.</w:t>
      </w:r>
    </w:p>
    <w:p w14:paraId="5FB95106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63664CB6" w14:textId="77777777" w:rsidR="00FB7A9F" w:rsidRDefault="00242F51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Nesse sentido:</w:t>
      </w:r>
    </w:p>
    <w:p w14:paraId="6699D3C8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365E8E8D" w14:textId="77777777" w:rsidR="00FB7A9F" w:rsidRDefault="00242F51">
      <w:pPr>
        <w:spacing w:after="0" w:line="360" w:lineRule="auto"/>
        <w:ind w:left="2268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commentRangeStart w:id="1"/>
      <w:commentRangeStart w:id="8"/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“(...) 3. O art. 833, IV, do CPC estabelece a impenhorabilidade de vencimentos, subsídios e salários, ressalvadas as hipóteses do §2º (dívidas alimentares ou valores superiores a cinquenta salários mínimos). A regra não é absoluta e deve ser compatibilizada com o princípio da efetividade da execução e da dignidade da pessoa humana, admitindo-se a penhora parcial quando preservado o mínimo existencial do devedor. (...) 5. A jurisprudência do TJDFT adota como parâmetro para aferição do mínimo existencial o pa</w:t>
      </w:r>
      <w:commentRangeEnd w:id="8"/>
      <w:r>
        <w:rPr>
          <w:rStyle w:val="CommentReference"/>
        </w:rPr>
        <w:commentReference w:id="8"/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tamar de cinco salários mínimos, considerando o custo de vida local. (...)” (Acórdão 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2081960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, 0744072-88.2025.8.07.0000, Relator(a): AISTON HENRIQUE DE SOUSA, 4ª TURMA CÍVEL, data de julgamento: 22/01/2026, publicado no DJe: 12/02/2026.)</w:t>
      </w:r>
      <w:ins w:id="1052" w:author="Assessor GDSXSR" w:date="2026-10-28T20:37:54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 – Grifei</w:t>
        </w:r>
      </w:ins>
      <w:commentRangeEnd w:id="1"/>
      <w:r w:rsidR="00EC1BE2">
        <w:rPr>
          <w:rStyle w:val="Refdecomentrio"/>
          <w:rFonts w:ascii="Arial" w:hAnsi="Arial" w:cs="Arial"/>
          <w:i/>
          <w:iCs/>
          <w:color w:val="595959"/>
          <w:sz w:val="26"/>
          <w:szCs w:val="26"/>
        </w:rPr>
        <w:commentReference w:id="1"/>
      </w:r>
    </w:p>
    <w:p w14:paraId="648F8A77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71BFEFDD" w14:textId="77777777" w:rsidR="00FB7A9F" w:rsidRDefault="00242F51">
      <w:pPr>
        <w:spacing w:after="0" w:line="360" w:lineRule="auto"/>
        <w:ind w:left="2268"/>
        <w:jc w:val="both"/>
        <w:rPr>
          <w:del w:id="1058" w:author="Assessor GDSXSR" w:date="2026-10-28T20:37:54Z"/>
          <w:rFonts w:ascii="Arial" w:hAnsi="Arial" w:cs="Arial"/>
          <w:i/>
          <w:iCs/>
          <w:color w:val="595959"/>
          <w:sz w:val="26"/>
          <w:szCs w:val="26"/>
        </w:rPr>
      </w:pPr>
      <w:del w:id="1053" w:author="Assessor GDSXSR" w:date="2026-10-28T20:37:54Z">
        <w:r>
          <w:rPr>
            <w:rFonts w:ascii="Arial" w:hAnsi="Arial" w:cs="Arial"/>
            <w:i/>
            <w:iCs/>
            <w:color w:val="595959"/>
            <w:sz w:val="26"/>
            <w:szCs w:val="26"/>
          </w:rPr>
          <w:delText xml:space="preserve">“(...) 4. No caso, o executado aufere renda líquida mensal de R$ 10.319,97, valor superior ao limite de cinco salários mínimos estabelecido pela Defensoria Pública do DF como parâmetro de hipossuficiência, não tendo apresentado qualquer manifestação quanto à impossibilidade de cumprimento da obrigação. 5. A penhora de 10% dos rendimentos mensais líquidos mostra-se medida razoável e proporcional, compatível com os princípios da efetividade da execução e da menor onerosidade. (...)” (Acórdão </w:delText>
        </w:r>
      </w:del>
      <w:commentRangeStart w:id="2"/>
      <w:del w:id="1054" w:author="Assessor GDSXSR" w:date="2026-10-28T20:37:54Z">
        <w:r>
          <w:rPr>
            <w:rFonts w:ascii="Arial" w:hAnsi="Arial" w:cs="Arial"/>
            <w:i/>
            <w:iCs/>
            <w:color w:val="595959"/>
            <w:sz w:val="26"/>
            <w:szCs w:val="26"/>
          </w:rPr>
          <w:delText>2042089</w:delText>
        </w:r>
      </w:del>
      <w:commentRangeEnd w:id="2"/>
      <w:del w:id="1055" w:author="Assessor GDSXSR" w:date="2026-10-28T20:37:54Z">
        <w:r w:rsidR="00381998">
          <w:rPr>
            <w:rStyle w:val="Refdecomentrio"/>
            <w:rFonts w:ascii="Arial" w:hAnsi="Arial" w:cs="Arial"/>
            <w:i/>
            <w:iCs/>
            <w:color w:val="595959"/>
            <w:sz w:val="26"/>
            <w:szCs w:val="26"/>
          </w:rPr>
          <w:commentReference w:id="2"/>
        </w:r>
      </w:del>
      <w:del w:id="1056" w:author="Assessor GDSXSR" w:date="2026-10-28T20:37:54Z">
        <w:r>
          <w:rPr>
            <w:rFonts w:ascii="Arial" w:hAnsi="Arial" w:cs="Arial"/>
            <w:i/>
            <w:iCs/>
            <w:color w:val="595959"/>
            <w:sz w:val="26"/>
            <w:szCs w:val="26"/>
          </w:rPr>
          <w:delText xml:space="preserve">, 0718913-46.2025.8.07.0000, Relator(a): CARLOS ALBERTO </w:delText>
        </w:r>
      </w:del>
      <w:del w:id="1057" w:author="Assessor GDSXSR" w:date="2026-10-28T20:37:54Z">
        <w:r>
          <w:rPr>
            <w:rFonts w:ascii="Arial" w:hAnsi="Arial" w:cs="Arial"/>
            <w:i/>
            <w:iCs/>
            <w:color w:val="595959"/>
            <w:sz w:val="26"/>
            <w:szCs w:val="26"/>
          </w:rPr>
          <w:lastRenderedPageBreak/>
          <w:delText>MARTINS FILHO, 1ª TURMA CÍVEL, data de julgamento: 03/09/2025, publicado no DJe: 18/09/2025.)</w:delText>
        </w:r>
      </w:del>
    </w:p>
    <w:p w14:paraId="6B61DC0E" w14:textId="77777777" w:rsidR="00FB7A9F" w:rsidRDefault="00FB7A9F">
      <w:pPr>
        <w:spacing w:after="0" w:line="360" w:lineRule="auto"/>
        <w:jc w:val="both"/>
        <w:rPr>
          <w:del w:id="1059" w:author="Assessor GDSXSR" w:date="2026-10-28T20:37:54Z"/>
          <w:rFonts w:ascii="Arial" w:hAnsi="Arial" w:cs="Arial"/>
          <w:color w:val="595959"/>
          <w:sz w:val="28"/>
          <w:szCs w:val="28"/>
        </w:rPr>
      </w:pPr>
    </w:p>
    <w:p w14:paraId="2443FF25" w14:textId="77777777" w:rsidR="00FB7A9F" w:rsidRDefault="00242F51">
      <w:pPr>
        <w:spacing w:after="0" w:line="360" w:lineRule="auto"/>
        <w:ind w:left="2268"/>
        <w:jc w:val="both"/>
        <w:rPr>
          <w:del w:id="1065" w:author="Assessor GDSXSR" w:date="2026-10-28T20:37:54Z"/>
          <w:rFonts w:ascii="Arial" w:hAnsi="Arial" w:cs="Arial"/>
          <w:i/>
          <w:iCs/>
          <w:color w:val="595959"/>
          <w:sz w:val="26"/>
          <w:szCs w:val="26"/>
        </w:rPr>
      </w:pPr>
      <w:del w:id="1060" w:author="Assessor GDSXSR" w:date="2026-10-28T20:37:54Z">
        <w:r>
          <w:rPr>
            <w:rFonts w:ascii="Arial" w:hAnsi="Arial" w:cs="Arial"/>
            <w:i/>
            <w:iCs/>
            <w:color w:val="595959"/>
            <w:sz w:val="26"/>
            <w:szCs w:val="26"/>
          </w:rPr>
          <w:delText>“(...) 8. A penhora de percentual de 10% sobre a remuneração revela-se proporcional e razoável diante das circunstâncias demonstradas nos autos, evita a perpetuação da inadimplência e preserva recursos suficientes para manutenção da executada. 9. A manutenção da penhora pondera adequadamente o direito do credor à satisfação do crédito e o direito do devedor de preservar recursos necessários à subsistência, privilegia a razoável duração do processo e constitui meio eficaz de satisfação gradativa do débito. 1</w:delText>
        </w:r>
      </w:del>
      <w:del w:id="1061" w:author="Assessor GDSXSR" w:date="2026-10-28T20:37:54Z">
        <w:r>
          <w:rPr>
            <w:rFonts w:ascii="Arial" w:hAnsi="Arial" w:cs="Arial"/>
            <w:i/>
            <w:iCs/>
            <w:color w:val="595959"/>
            <w:sz w:val="26"/>
            <w:szCs w:val="26"/>
          </w:rPr>
          <w:delText xml:space="preserve">0. Agravo interno julgado prejudicado. (...)” (Acórdão </w:delText>
        </w:r>
      </w:del>
      <w:commentRangeStart w:id="3"/>
      <w:del w:id="1062" w:author="Assessor GDSXSR" w:date="2026-10-28T20:37:54Z">
        <w:r>
          <w:rPr>
            <w:rFonts w:ascii="Arial" w:hAnsi="Arial" w:cs="Arial"/>
            <w:i/>
            <w:iCs/>
            <w:color w:val="595959"/>
            <w:sz w:val="26"/>
            <w:szCs w:val="26"/>
          </w:rPr>
          <w:delText>2035083,</w:delText>
        </w:r>
      </w:del>
      <w:commentRangeEnd w:id="3"/>
      <w:del w:id="1063" w:author="Assessor GDSXSR" w:date="2026-10-28T20:37:54Z">
        <w:r w:rsidR="00B27D3C">
          <w:rPr>
            <w:rStyle w:val="Refdecomentrio"/>
            <w:rFonts w:ascii="Arial" w:hAnsi="Arial" w:cs="Arial"/>
            <w:i/>
            <w:iCs/>
            <w:color w:val="595959"/>
            <w:sz w:val="26"/>
            <w:szCs w:val="26"/>
          </w:rPr>
          <w:commentReference w:id="3"/>
        </w:r>
      </w:del>
      <w:del w:id="1064" w:author="Assessor GDSXSR" w:date="2026-10-28T20:37:54Z">
        <w:r>
          <w:rPr>
            <w:rFonts w:ascii="Arial" w:hAnsi="Arial" w:cs="Arial"/>
            <w:i/>
            <w:iCs/>
            <w:color w:val="595959"/>
            <w:sz w:val="26"/>
            <w:szCs w:val="26"/>
          </w:rPr>
          <w:delText xml:space="preserve"> 0708255-60.2025.8.07.0000, Relator(a): LEONARDO ROSCOE BESSA, 6ª TURMA CÍVEL, data de julgamento: 20/08/2025, publicado no DJe: 02/09/2025.)</w:delText>
        </w:r>
      </w:del>
    </w:p>
    <w:p w14:paraId="5FA0043C" w14:textId="77777777" w:rsidR="00FB7A9F" w:rsidRDefault="00FB7A9F">
      <w:pPr>
        <w:spacing w:after="0" w:line="360" w:lineRule="auto"/>
        <w:jc w:val="both"/>
        <w:rPr>
          <w:del w:id="1066" w:author="Assessor GDSXSR" w:date="2026-10-28T20:37:54Z"/>
          <w:rFonts w:ascii="Arial" w:hAnsi="Arial" w:cs="Arial"/>
          <w:color w:val="595959"/>
          <w:sz w:val="28"/>
          <w:szCs w:val="28"/>
        </w:rPr>
      </w:pPr>
    </w:p>
    <w:p w14:paraId="18CF4AD0" w14:textId="77777777" w:rsidR="00FB7A9F" w:rsidRDefault="00242F51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  <w:highlight w:val="yellow"/>
          <w:rPrChange w:id="1068" w:author="Assessor GDSXSR" w:date="2026-10-28T20:37:54Z">
            <w:rPr>
              <w:rFonts w:ascii="Arial" w:hAnsi="Arial" w:cs="Arial"/>
              <w:color w:val="595959"/>
              <w:sz w:val="28"/>
              <w:szCs w:val="28"/>
            </w:rPr>
          </w:rPrChange>
        </w:rPr>
        <w:t xml:space="preserve">Dito isso, e não havendo alteração do quadro fático-jurídico delineado nos autos, com a máxima vênia ao entendimento do d. Juízo de origem, deve ser reformada em parte a r. decisão agravada</w:t>
      </w:r>
      <w:ins w:id="1069" w:author="Assessor GDSXSR" w:date="2026-10-28T20:37:54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, pois a penhora de 20% compromete o mínimo existencial, ao passo que a de 10% o preserva (CPC 833 IV)</w:t>
        </w:r>
      </w:ins>
      <w:r>
        <w:rPr>
          <w:rFonts w:ascii="Arial" w:hAnsi="Arial" w:cs="Arial"/>
          <w:color w:val="595959"/>
          <w:sz w:val="28"/>
          <w:szCs w:val="28"/>
          <w:highlight w:val="yellow"/>
          <w:rPrChange w:id="1070" w:author="Assessor GDSXSR" w:date="2026-10-28T20:37:54Z">
            <w:rPr>
              <w:rFonts w:ascii="Arial" w:hAnsi="Arial" w:cs="Arial"/>
              <w:color w:val="595959"/>
              <w:sz w:val="28"/>
              <w:szCs w:val="28"/>
            </w:rPr>
          </w:rPrChange>
        </w:rPr>
        <w:t xml:space="preserve">.</w:t>
      </w:r>
    </w:p>
    <w:p w14:paraId="6375DF4F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3C04BA0F" w14:textId="77777777" w:rsidR="00FB7A9F" w:rsidRDefault="00242F51">
      <w:pPr>
        <w:spacing w:after="0" w:line="360" w:lineRule="auto"/>
        <w:jc w:val="center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DISPOSITIVO</w:t>
      </w:r>
    </w:p>
    <w:p w14:paraId="1C629B8E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0DF662B7" w14:textId="43AC06BE" w:rsidR="00FB7A9F" w:rsidRDefault="00242F51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 xml:space="preserve">Ante o exposto, reiterada a vênia, </w:t>
      </w:r>
      <w:r>
        <w:rPr>
          <w:rFonts w:ascii="Arial" w:hAnsi="Arial" w:cs="Arial"/>
          <w:b/>
          <w:bCs/>
          <w:color w:val="595959"/>
          <w:sz w:val="28"/>
          <w:szCs w:val="28"/>
        </w:rPr>
        <w:t xml:space="preserve">dou parcial provimento</w:t>
      </w:r>
      <w:r>
        <w:rPr>
          <w:rFonts w:ascii="Arial" w:hAnsi="Arial" w:cs="Arial"/>
          <w:color w:val="595959"/>
          <w:sz w:val="28"/>
          <w:szCs w:val="28"/>
        </w:rPr>
        <w:t xml:space="preserve"> ao agravo de instrumento do executado, </w:t>
      </w:r>
      <w:r>
        <w:rPr>
          <w:rFonts w:ascii="Arial" w:hAnsi="Arial" w:cs="Arial"/>
          <w:color w:val="595959"/>
          <w:sz w:val="28"/>
          <w:szCs w:val="28"/>
        </w:rPr>
        <w:t xml:space="preserve">ADRIANO BATISTA DE OLIVEIRA BESSA</w:t>
      </w:r>
      <w:r>
        <w:rPr>
          <w:rFonts w:ascii="Arial" w:hAnsi="Arial" w:cs="Arial"/>
          <w:color w:val="595959"/>
          <w:sz w:val="28"/>
          <w:szCs w:val="28"/>
        </w:rPr>
        <w:t xml:space="preserve">, para, confirmando a liminar, reduzir </w:t>
      </w:r>
      <w:r>
        <w:rPr>
          <w:rFonts w:ascii="Arial" w:hAnsi="Arial" w:cs="Arial"/>
          <w:color w:val="595959"/>
          <w:sz w:val="28"/>
          <w:szCs w:val="28"/>
        </w:rPr>
        <w:t xml:space="preserve">a penhora de 20% para 10% (dez por cento) da remuneração líquida mensal do executado/agravante, devendo as providências necessárias para implementá-la ser adotadas na origem</w:t>
      </w:r>
      <w:ins w:id="1071" w:author="Assessor GDSXSR" w:date="2026-10-28T20:37:54Z">
        <w:r>
          <w:rPr>
            <w:rFonts w:ascii="Arial" w:hAnsi="Arial" w:cs="Arial"/>
            <w:color w:val="808080"/>
            <w:sz w:val="28"/>
            <w:szCs w:val="28"/>
          </w:rPr>
          <w:t xml:space="preserve">, e julgo prejudicado o agravo interno (ID 89673559)</w:t>
        </w:r>
      </w:ins>
      <w:r>
        <w:rPr>
          <w:rFonts w:ascii="Arial" w:hAnsi="Arial" w:cs="Arial"/>
          <w:color w:val="595959"/>
          <w:sz w:val="28"/>
          <w:szCs w:val="28"/>
        </w:rPr>
        <w:t xml:space="preserve">.</w:t>
      </w:r>
    </w:p>
    <w:p w14:paraId="4035CEF0" w14:textId="77777777" w:rsidR="00FB7A9F" w:rsidRDefault="00FB7A9F">
      <w:pPr>
        <w:spacing w:after="0" w:line="360" w:lineRule="auto"/>
        <w:jc w:val="both"/>
        <w:rPr>
          <w:del w:id="1072" w:author="Assessor GDSXSR" w:date="2026-10-28T20:37:54Z"/>
          <w:rFonts w:ascii="Arial" w:hAnsi="Arial" w:cs="Arial"/>
          <w:color w:val="595959"/>
          <w:sz w:val="28"/>
          <w:szCs w:val="28"/>
        </w:rPr>
      </w:pPr>
    </w:p>
    <w:p w14:paraId="6B509976" w14:textId="77777777" w:rsidR="00FB7A9F" w:rsidRDefault="00242F51">
      <w:pPr>
        <w:spacing w:after="0" w:line="360" w:lineRule="auto"/>
        <w:ind w:firstLine="2268"/>
        <w:jc w:val="both"/>
        <w:rPr>
          <w:del w:id="1075" w:author="Assessor GDSXSR" w:date="2026-10-28T20:37:54Z"/>
          <w:rFonts w:ascii="Arial" w:hAnsi="Arial" w:cs="Arial"/>
          <w:color w:val="595959"/>
          <w:sz w:val="28"/>
          <w:szCs w:val="28"/>
        </w:rPr>
      </w:pPr>
      <w:del w:id="1073" w:author="Assessor GDSXSR" w:date="2026-10-28T20:37:54Z">
        <w:r>
          <w:rPr>
            <w:rFonts w:ascii="Arial" w:hAnsi="Arial" w:cs="Arial"/>
            <w:b/>
            <w:bCs/>
            <w:color w:val="595959"/>
            <w:sz w:val="28"/>
            <w:szCs w:val="28"/>
          </w:rPr>
          <w:delText>Julgo prejudicado</w:delText>
        </w:r>
      </w:del>
      <w:del w:id="1074" w:author="Assessor GDSXSR" w:date="2026-10-28T20:37:54Z">
        <w:r>
          <w:rPr>
            <w:rFonts w:ascii="Arial" w:hAnsi="Arial" w:cs="Arial"/>
            <w:color w:val="595959"/>
            <w:sz w:val="28"/>
            <w:szCs w:val="28"/>
          </w:rPr>
          <w:delText xml:space="preserve"> o agravo interno (ID 89673559).</w:delText>
        </w:r>
      </w:del>
    </w:p>
    <w:p w14:paraId="0E1C40A0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6CE7FE3B" w14:textId="77777777" w:rsidR="00FB7A9F" w:rsidRDefault="00242F51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É como voto.</w:t>
      </w:r>
    </w:p>
    <w:p w14:paraId="1CF727C0" w14:textId="313C36A6" w:rsidR="00816361" w:rsidRPr="00B90F85" w:rsidRDefault="00242F51" w:rsidP="00B90F85">
      <w:pPr>
        <w:spacing w:after="0" w:line="360" w:lineRule="auto"/>
        <w:rPr>
          <w:rFonts w:ascii="Arial" w:hAnsi="Arial" w:cs="Arial"/>
          <w:color w:val="008000"/>
          <w:sz w:val="28"/>
          <w:szCs w:val="28"/>
        </w:rPr>
      </w:pPr>
      <w:r w:rsidRPr="00B90F85">
        <w:rPr>
          <w:rFonts w:ascii="Arial" w:hAnsi="Arial" w:cs="Arial"/>
          <w:color w:val="008000"/>
          <w:sz w:val="28"/>
          <w:szCs w:val="28"/>
        </w:rPr>
        <w:br w:type="page"/>
      </w:r>
      <w:r w:rsidR="00816361" w:rsidRPr="00B90F85">
        <w:rPr>
          <w:rFonts w:ascii="Arial" w:hAnsi="Arial" w:cs="Arial"/>
          <w:color w:val="008000"/>
          <w:sz w:val="28"/>
          <w:szCs w:val="28"/>
        </w:rPr>
        <w:lastRenderedPageBreak/>
        <w:t>Número do processo: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15" w:tooltip="Clique com o botão direito para copiar" w:history="1">
        <w:r w:rsidR="00816361"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0738680-77.2019.8.07.0001</w:t>
        </w:r>
      </w:hyperlink>
    </w:p>
    <w:p w14:paraId="50BCAF8B" w14:textId="77777777" w:rsidR="00816361" w:rsidRPr="00B90F85" w:rsidRDefault="00816361" w:rsidP="00B90F85">
      <w:pPr>
        <w:spacing w:after="0" w:line="360" w:lineRule="auto"/>
        <w:rPr>
          <w:rFonts w:ascii="Arial" w:hAnsi="Arial" w:cs="Arial"/>
          <w:color w:val="008000"/>
          <w:sz w:val="28"/>
          <w:szCs w:val="28"/>
        </w:rPr>
      </w:pPr>
      <w:r w:rsidRPr="00B90F85">
        <w:rPr>
          <w:rFonts w:ascii="Arial" w:hAnsi="Arial" w:cs="Arial"/>
          <w:color w:val="008000"/>
          <w:sz w:val="28"/>
          <w:szCs w:val="28"/>
        </w:rPr>
        <w:t>Classe judicial: CUMPRIMENTO DE SENTENÇA (156)</w:t>
      </w:r>
    </w:p>
    <w:p w14:paraId="71A73A37" w14:textId="6E094C74" w:rsidR="00816361" w:rsidRPr="00B90F85" w:rsidRDefault="00816361" w:rsidP="00B90F85">
      <w:pPr>
        <w:spacing w:after="0" w:line="360" w:lineRule="auto"/>
        <w:rPr>
          <w:rFonts w:ascii="Arial" w:hAnsi="Arial" w:cs="Arial"/>
          <w:color w:val="008000"/>
          <w:sz w:val="28"/>
          <w:szCs w:val="28"/>
        </w:rPr>
      </w:pPr>
      <w:r w:rsidRPr="00B90F85">
        <w:rPr>
          <w:rFonts w:ascii="Arial" w:hAnsi="Arial" w:cs="Arial"/>
          <w:color w:val="008000"/>
          <w:sz w:val="28"/>
          <w:szCs w:val="28"/>
        </w:rPr>
        <w:t>EXEQUENTE: GUSTAVO PENNA MARINHO DE ABREU LIMA</w:t>
      </w:r>
    </w:p>
    <w:p w14:paraId="37713E33" w14:textId="75C6E949" w:rsidR="00816361" w:rsidRPr="00B90F85" w:rsidRDefault="00816361" w:rsidP="00B90F85">
      <w:pPr>
        <w:spacing w:after="0" w:line="360" w:lineRule="auto"/>
        <w:rPr>
          <w:rFonts w:ascii="Arial" w:hAnsi="Arial" w:cs="Arial"/>
          <w:color w:val="008000"/>
          <w:sz w:val="28"/>
          <w:szCs w:val="28"/>
        </w:rPr>
      </w:pPr>
      <w:r w:rsidRPr="00B90F85">
        <w:rPr>
          <w:rFonts w:ascii="Arial" w:hAnsi="Arial" w:cs="Arial"/>
          <w:color w:val="008000"/>
          <w:sz w:val="28"/>
          <w:szCs w:val="28"/>
        </w:rPr>
        <w:t>EXECUTADO: ADRIANO BATISTA DE OLIVEIRA BESSA</w:t>
      </w:r>
    </w:p>
    <w:p w14:paraId="0E6C0BDD" w14:textId="77777777" w:rsidR="00816361" w:rsidRPr="00B90F85" w:rsidRDefault="00816361" w:rsidP="00B90F85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</w:p>
    <w:p w14:paraId="620FCEE3" w14:textId="77777777" w:rsidR="00816361" w:rsidRPr="00B90F85" w:rsidRDefault="00816361" w:rsidP="00B90F85">
      <w:pPr>
        <w:spacing w:after="0" w:line="360" w:lineRule="auto"/>
        <w:jc w:val="center"/>
        <w:rPr>
          <w:rFonts w:ascii="Arial" w:hAnsi="Arial" w:cs="Arial"/>
          <w:color w:val="008000"/>
          <w:sz w:val="28"/>
          <w:szCs w:val="28"/>
        </w:rPr>
      </w:pPr>
      <w:r w:rsidRPr="00B90F85">
        <w:rPr>
          <w:rFonts w:ascii="Arial" w:hAnsi="Arial" w:cs="Arial"/>
          <w:b/>
          <w:bCs/>
          <w:color w:val="008000"/>
          <w:sz w:val="28"/>
          <w:szCs w:val="28"/>
        </w:rPr>
        <w:t>DECISÃO INTERLOCUTÓRIA</w:t>
      </w:r>
    </w:p>
    <w:p w14:paraId="1380BDBF" w14:textId="7DC32F49" w:rsidR="00816361" w:rsidRPr="00B90F85" w:rsidRDefault="00816361" w:rsidP="00B90F85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</w:p>
    <w:p w14:paraId="7DD9D256" w14:textId="77777777" w:rsidR="00816361" w:rsidRPr="00B90F85" w:rsidRDefault="00816361" w:rsidP="00B90F85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 w:rsidRPr="00B90F85">
        <w:rPr>
          <w:rFonts w:ascii="Arial" w:hAnsi="Arial" w:cs="Arial"/>
          <w:color w:val="008000"/>
          <w:sz w:val="28"/>
          <w:szCs w:val="28"/>
        </w:rPr>
        <w:t>Trata-se de cumprimento de sentença de honorários advocatícios sucumbenciais, instaurado em abril de 2024, no qual se persegue o crédito reconhecido em favor do exequente na ação de origem, em razão da sucumbência recíproca imposta às partes.</w:t>
      </w:r>
    </w:p>
    <w:p w14:paraId="28672AAD" w14:textId="72EA1EF5" w:rsidR="00816361" w:rsidRPr="00B90F85" w:rsidRDefault="00816361" w:rsidP="00B90F85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 w:rsidRPr="00B90F85">
        <w:rPr>
          <w:rFonts w:ascii="Arial" w:hAnsi="Arial" w:cs="Arial"/>
          <w:color w:val="008000"/>
          <w:sz w:val="28"/>
          <w:szCs w:val="28"/>
        </w:rPr>
        <w:t>Rejeitada a impugnação ao cumprimento de sentença (ID nº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16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253909957</w:t>
        </w:r>
      </w:hyperlink>
      <w:r w:rsidRPr="00B90F85">
        <w:rPr>
          <w:rFonts w:ascii="Arial" w:hAnsi="Arial" w:cs="Arial"/>
          <w:color w:val="008000"/>
          <w:sz w:val="28"/>
          <w:szCs w:val="28"/>
        </w:rPr>
        <w:t>), com a conversão em penhora do valor bloqueado pelo sistema SISBAJUD (R$ 3.331,79 – ID nº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17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245526919</w:t>
        </w:r>
      </w:hyperlink>
      <w:r w:rsidRPr="00B90F85">
        <w:rPr>
          <w:rFonts w:ascii="Arial" w:hAnsi="Arial" w:cs="Arial"/>
          <w:color w:val="008000"/>
          <w:sz w:val="28"/>
          <w:szCs w:val="28"/>
        </w:rPr>
        <w:t>), houve interposição de Agravo de Instrumento pelo executado, restando o recurso provido, nos termos do Acórdão de ID nº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18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272764443</w:t>
        </w:r>
      </w:hyperlink>
      <w:r w:rsidRPr="00B90F85">
        <w:rPr>
          <w:rFonts w:ascii="Arial" w:hAnsi="Arial" w:cs="Arial"/>
          <w:color w:val="008000"/>
          <w:sz w:val="28"/>
          <w:szCs w:val="28"/>
        </w:rPr>
        <w:t>, que determinou o cancelamento da penhora. O alvará para levantamento da quantia bloqueada foi expedido, em favor do devedor, conforme ID nº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19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258709138</w:t>
        </w:r>
      </w:hyperlink>
      <w:r w:rsidRPr="00B90F85">
        <w:rPr>
          <w:rFonts w:ascii="Arial" w:hAnsi="Arial" w:cs="Arial"/>
          <w:color w:val="008000"/>
          <w:sz w:val="28"/>
          <w:szCs w:val="28"/>
        </w:rPr>
        <w:t>.</w:t>
      </w:r>
    </w:p>
    <w:p w14:paraId="18DCE506" w14:textId="537047C0" w:rsidR="00816361" w:rsidRPr="00B90F85" w:rsidRDefault="00816361" w:rsidP="00B90F85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 w:rsidRPr="00B90F85">
        <w:rPr>
          <w:rFonts w:ascii="Arial" w:hAnsi="Arial" w:cs="Arial"/>
          <w:color w:val="008000"/>
          <w:sz w:val="28"/>
          <w:szCs w:val="28"/>
        </w:rPr>
        <w:t>Pela petição de ID nº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20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260266500</w:t>
        </w:r>
      </w:hyperlink>
      <w:r w:rsidRPr="00B90F85">
        <w:rPr>
          <w:rFonts w:ascii="Arial" w:hAnsi="Arial" w:cs="Arial"/>
          <w:color w:val="008000"/>
          <w:sz w:val="28"/>
          <w:szCs w:val="28"/>
        </w:rPr>
        <w:t>, o exequente requereu a penhora de 20% da remuneração mensal do executado, sustentando que as pesquisas por SISBAJUD (ID nº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21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235213576</w:t>
        </w:r>
      </w:hyperlink>
      <w:r w:rsidRPr="00B90F85">
        <w:rPr>
          <w:rFonts w:ascii="Arial" w:hAnsi="Arial" w:cs="Arial"/>
          <w:color w:val="008000"/>
          <w:sz w:val="28"/>
          <w:szCs w:val="28"/>
        </w:rPr>
        <w:t>), RENAJUD (ID nº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22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235213575</w:t>
        </w:r>
      </w:hyperlink>
      <w:r w:rsidRPr="00B90F85">
        <w:rPr>
          <w:rFonts w:ascii="Arial" w:hAnsi="Arial" w:cs="Arial"/>
          <w:color w:val="008000"/>
          <w:sz w:val="28"/>
          <w:szCs w:val="28"/>
        </w:rPr>
        <w:t>) e INFOJUD (ID nº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23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235213574</w:t>
        </w:r>
      </w:hyperlink>
      <w:r w:rsidRPr="00B90F85">
        <w:rPr>
          <w:rFonts w:ascii="Arial" w:hAnsi="Arial" w:cs="Arial"/>
          <w:color w:val="008000"/>
          <w:sz w:val="28"/>
          <w:szCs w:val="28"/>
        </w:rPr>
        <w:t>) não localizaram bens suficientes.</w:t>
      </w:r>
    </w:p>
    <w:p w14:paraId="6D4AD72A" w14:textId="30C8B98C" w:rsidR="00816361" w:rsidRPr="00B90F85" w:rsidRDefault="00816361" w:rsidP="00B90F85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 w:rsidRPr="00B90F85">
        <w:rPr>
          <w:rFonts w:ascii="Arial" w:hAnsi="Arial" w:cs="Arial"/>
          <w:color w:val="008000"/>
          <w:sz w:val="28"/>
          <w:szCs w:val="28"/>
        </w:rPr>
        <w:t>Determinada a apresentação dos três últimos contracheques (ID nº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24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260550110</w:t>
        </w:r>
      </w:hyperlink>
      <w:r w:rsidRPr="00B90F85">
        <w:rPr>
          <w:rFonts w:ascii="Arial" w:hAnsi="Arial" w:cs="Arial"/>
          <w:color w:val="008000"/>
          <w:sz w:val="28"/>
          <w:szCs w:val="28"/>
        </w:rPr>
        <w:t>) e das declarações de imposto de renda (ID nº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25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270631174</w:t>
        </w:r>
      </w:hyperlink>
      <w:r w:rsidRPr="00B90F85">
        <w:rPr>
          <w:rFonts w:ascii="Arial" w:hAnsi="Arial" w:cs="Arial"/>
          <w:color w:val="008000"/>
          <w:sz w:val="28"/>
          <w:szCs w:val="28"/>
        </w:rPr>
        <w:t>). O executado juntou contracheques (ID nº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26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263543388</w:t>
        </w:r>
      </w:hyperlink>
      <w:r w:rsidRPr="00B90F85">
        <w:rPr>
          <w:rFonts w:ascii="Arial" w:hAnsi="Arial" w:cs="Arial"/>
          <w:color w:val="008000"/>
          <w:sz w:val="28"/>
          <w:szCs w:val="28"/>
        </w:rPr>
        <w:t>), planilha de despesas (ID nº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27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263543389</w:t>
        </w:r>
      </w:hyperlink>
      <w:r w:rsidRPr="00B90F85">
        <w:rPr>
          <w:rFonts w:ascii="Arial" w:hAnsi="Arial" w:cs="Arial"/>
          <w:color w:val="008000"/>
          <w:sz w:val="28"/>
          <w:szCs w:val="28"/>
        </w:rPr>
        <w:t xml:space="preserve">) e as DIRPF </w:t>
      </w:r>
      <w:r w:rsidRPr="00B90F85">
        <w:rPr>
          <w:rFonts w:ascii="Arial" w:hAnsi="Arial" w:cs="Arial"/>
          <w:color w:val="008000"/>
          <w:sz w:val="28"/>
          <w:szCs w:val="28"/>
        </w:rPr>
        <w:lastRenderedPageBreak/>
        <w:t>2024 e 2025 (IDs nº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28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273215983</w:t>
        </w:r>
      </w:hyperlink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r w:rsidRPr="00B90F85">
        <w:rPr>
          <w:rFonts w:ascii="Arial" w:hAnsi="Arial" w:cs="Arial"/>
          <w:color w:val="008000"/>
          <w:sz w:val="28"/>
          <w:szCs w:val="28"/>
        </w:rPr>
        <w:t>e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29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273215985</w:t>
        </w:r>
      </w:hyperlink>
      <w:r w:rsidRPr="00B90F85">
        <w:rPr>
          <w:rFonts w:ascii="Arial" w:hAnsi="Arial" w:cs="Arial"/>
          <w:color w:val="008000"/>
          <w:sz w:val="28"/>
          <w:szCs w:val="28"/>
        </w:rPr>
        <w:t>), sustentando a impenhorabilidade (art. 833, IV, do CPC) e déficit orçamentário (IDs nº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30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263543386</w:t>
        </w:r>
      </w:hyperlink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r w:rsidRPr="00B90F85">
        <w:rPr>
          <w:rFonts w:ascii="Arial" w:hAnsi="Arial" w:cs="Arial"/>
          <w:color w:val="008000"/>
          <w:sz w:val="28"/>
          <w:szCs w:val="28"/>
        </w:rPr>
        <w:t>e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31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273215980</w:t>
        </w:r>
      </w:hyperlink>
      <w:r w:rsidRPr="00B90F85">
        <w:rPr>
          <w:rFonts w:ascii="Arial" w:hAnsi="Arial" w:cs="Arial"/>
          <w:color w:val="008000"/>
          <w:sz w:val="28"/>
          <w:szCs w:val="28"/>
        </w:rPr>
        <w:t>). O exequente impugnou (IDs nº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32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268579172</w:t>
        </w:r>
      </w:hyperlink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r w:rsidRPr="00B90F85">
        <w:rPr>
          <w:rFonts w:ascii="Arial" w:hAnsi="Arial" w:cs="Arial"/>
          <w:color w:val="008000"/>
          <w:sz w:val="28"/>
          <w:szCs w:val="28"/>
        </w:rPr>
        <w:t>e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33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277113781</w:t>
        </w:r>
      </w:hyperlink>
      <w:r w:rsidRPr="00B90F85">
        <w:rPr>
          <w:rFonts w:ascii="Arial" w:hAnsi="Arial" w:cs="Arial"/>
          <w:color w:val="008000"/>
          <w:sz w:val="28"/>
          <w:szCs w:val="28"/>
        </w:rPr>
        <w:t>) e, atendendo ao despacho de ID nº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34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279727718</w:t>
        </w:r>
      </w:hyperlink>
      <w:r w:rsidRPr="00B90F85">
        <w:rPr>
          <w:rFonts w:ascii="Arial" w:hAnsi="Arial" w:cs="Arial"/>
          <w:color w:val="008000"/>
          <w:sz w:val="28"/>
          <w:szCs w:val="28"/>
        </w:rPr>
        <w:t>, apresentou planilha atualizada do débito (ID nº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35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281357548</w:t>
        </w:r>
      </w:hyperlink>
      <w:r w:rsidRPr="00B90F85">
        <w:rPr>
          <w:rFonts w:ascii="Arial" w:hAnsi="Arial" w:cs="Arial"/>
          <w:color w:val="008000"/>
          <w:sz w:val="28"/>
          <w:szCs w:val="28"/>
        </w:rPr>
        <w:t>), no valor de R$ 31.609,20, até 28/06/2026.</w:t>
      </w:r>
    </w:p>
    <w:p w14:paraId="6B2D6B1A" w14:textId="77777777" w:rsidR="00816361" w:rsidRPr="00B90F85" w:rsidRDefault="00816361" w:rsidP="00B90F85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 w:rsidRPr="00B90F85">
        <w:rPr>
          <w:rFonts w:ascii="Arial" w:hAnsi="Arial" w:cs="Arial"/>
          <w:color w:val="008000"/>
          <w:sz w:val="28"/>
          <w:szCs w:val="28"/>
        </w:rPr>
        <w:t>Esse é o relato necessário. Decido.</w:t>
      </w:r>
    </w:p>
    <w:p w14:paraId="4872C698" w14:textId="77777777" w:rsidR="00816361" w:rsidRPr="00B90F85" w:rsidRDefault="00816361" w:rsidP="00B90F85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 w:rsidRPr="00B90F85">
        <w:rPr>
          <w:rFonts w:ascii="Arial" w:hAnsi="Arial" w:cs="Arial"/>
          <w:color w:val="008000"/>
          <w:sz w:val="28"/>
          <w:szCs w:val="28"/>
        </w:rPr>
        <w:t>A controvérsia cinge-se à possibilidade de penhora de percentual da remuneração para satisfação de crédito não alimentar, diante da regra de impenhorabilidade e da alegação de comprometimento do mínimo existencial. O art. 833, IV, do CPC prevê a impenhorabilidade dos salários, protegendo a subsistência digna do devedor e de sua família — proteção que, contudo, não é absoluta. A orientação consolidada da Corte Especial do STJ admite a mitigação da regra para satisfação de crédito ainda que não alimentar, desde que preservado percentual suficiente à dignidade do executado e de seu núcleo familiar, sopesando-se o direito do credor à tutela executiva efetiva e a vedação ao abuso do direito de defesa.</w:t>
      </w:r>
    </w:p>
    <w:p w14:paraId="7639A2B0" w14:textId="6EA999E0" w:rsidR="00816361" w:rsidRPr="00B90F85" w:rsidRDefault="00816361" w:rsidP="00B90F85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 w:rsidRPr="00B90F85">
        <w:rPr>
          <w:rFonts w:ascii="Arial" w:hAnsi="Arial" w:cs="Arial"/>
          <w:color w:val="008000"/>
          <w:sz w:val="28"/>
          <w:szCs w:val="28"/>
        </w:rPr>
        <w:t>Quanto à renda, os contracheques de out/nov/dez 2025 (ID nº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36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263543388</w:t>
        </w:r>
      </w:hyperlink>
      <w:r w:rsidRPr="00B90F85">
        <w:rPr>
          <w:rFonts w:ascii="Arial" w:hAnsi="Arial" w:cs="Arial"/>
          <w:color w:val="008000"/>
          <w:sz w:val="28"/>
          <w:szCs w:val="28"/>
        </w:rPr>
        <w:t>) revelam valores líquidos de R$ 9.001,00, R$ 8.701,00 e R$ 7.500,00, média mensal de R$ 8.400,00, admitida pelo executado (ID nº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37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273215980</w:t>
        </w:r>
      </w:hyperlink>
      <w:r w:rsidRPr="00B90F85">
        <w:rPr>
          <w:rFonts w:ascii="Arial" w:hAnsi="Arial" w:cs="Arial"/>
          <w:color w:val="008000"/>
          <w:sz w:val="28"/>
          <w:szCs w:val="28"/>
        </w:rPr>
        <w:t>). A DIRPF 2025 (ID nº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38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273215985</w:t>
        </w:r>
      </w:hyperlink>
      <w:r w:rsidRPr="00B90F85">
        <w:rPr>
          <w:rFonts w:ascii="Arial" w:hAnsi="Arial" w:cs="Arial"/>
          <w:color w:val="008000"/>
          <w:sz w:val="28"/>
          <w:szCs w:val="28"/>
        </w:rPr>
        <w:t>) aponta rendimentos tributáveis anuais de R$ 159.417,61.</w:t>
      </w:r>
    </w:p>
    <w:p w14:paraId="1C23223D" w14:textId="223C49C3" w:rsidR="00816361" w:rsidRPr="00B90F85" w:rsidRDefault="00816361" w:rsidP="00B90F85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 w:rsidRPr="00B90F85">
        <w:rPr>
          <w:rFonts w:ascii="Arial" w:hAnsi="Arial" w:cs="Arial"/>
          <w:color w:val="008000"/>
          <w:sz w:val="28"/>
          <w:szCs w:val="28"/>
        </w:rPr>
        <w:t>Quanto às despesas, a planilha unilateral (ID nº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39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263543389</w:t>
        </w:r>
      </w:hyperlink>
      <w:r w:rsidRPr="00B90F85">
        <w:rPr>
          <w:rFonts w:ascii="Arial" w:hAnsi="Arial" w:cs="Arial"/>
          <w:color w:val="008000"/>
          <w:sz w:val="28"/>
          <w:szCs w:val="28"/>
        </w:rPr>
        <w:t xml:space="preserve">) aponta R$ 10.440,96 e alega déficit, mas não se sustenta ante os dados fiscais oficiais, com presunção de veracidade e anteriores ao pedido de penhora salarial, que registram aluguel de R$ 23.950,00/ano, escola de R$ 13.304,64/ano e saúde de R$ </w:t>
      </w:r>
      <w:r w:rsidRPr="00B90F85">
        <w:rPr>
          <w:rFonts w:ascii="Arial" w:hAnsi="Arial" w:cs="Arial"/>
          <w:color w:val="008000"/>
          <w:sz w:val="28"/>
          <w:szCs w:val="28"/>
        </w:rPr>
        <w:lastRenderedPageBreak/>
        <w:t>5.447,00/ano. A discrepância afasta o déficit e revela margem financeira apta à constrição.</w:t>
      </w:r>
    </w:p>
    <w:p w14:paraId="0AE55202" w14:textId="0F8CDFF5" w:rsidR="00816361" w:rsidRPr="00B90F85" w:rsidRDefault="00816361" w:rsidP="00B90F85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 w:rsidRPr="00B90F85">
        <w:rPr>
          <w:rFonts w:ascii="Arial" w:hAnsi="Arial" w:cs="Arial"/>
          <w:b/>
          <w:bCs/>
          <w:color w:val="008000"/>
          <w:sz w:val="28"/>
          <w:szCs w:val="28"/>
        </w:rPr>
        <w:t>Considere-se, ainda, que o executado, autor na origem, recebeu integralmente R$ 85.193,80 (ID nº</w:t>
      </w:r>
      <w:r w:rsidR="00B90F85">
        <w:rPr>
          <w:rFonts w:ascii="Arial" w:hAnsi="Arial" w:cs="Arial"/>
          <w:b/>
          <w:bCs/>
          <w:color w:val="008000"/>
          <w:sz w:val="28"/>
          <w:szCs w:val="28"/>
        </w:rPr>
        <w:t xml:space="preserve"> </w:t>
      </w:r>
      <w:hyperlink r:id="rId40" w:tgtFrame="_blank" w:tooltip="Clique com o botão direito para copiar" w:history="1">
        <w:r w:rsidRPr="00B90F85">
          <w:rPr>
            <w:rStyle w:val="Hyperlink"/>
            <w:rFonts w:ascii="Arial" w:hAnsi="Arial" w:cs="Arial"/>
            <w:b/>
            <w:bCs/>
            <w:color w:val="008000"/>
            <w:sz w:val="28"/>
            <w:szCs w:val="28"/>
          </w:rPr>
          <w:t>260266500</w:t>
        </w:r>
      </w:hyperlink>
      <w:r w:rsidRPr="00B90F85">
        <w:rPr>
          <w:rFonts w:ascii="Arial" w:hAnsi="Arial" w:cs="Arial"/>
          <w:b/>
          <w:bCs/>
          <w:color w:val="008000"/>
          <w:sz w:val="28"/>
          <w:szCs w:val="28"/>
        </w:rPr>
        <w:t>), quantia muito superior ao débito, o que demonstra que sempre teve meios de pagar. A proteção do núcleo familiar (esposa Maria Madalena de Lucena Silva e filha menor A. B.) resta assegurada pelo percentual moderado.</w:t>
      </w:r>
    </w:p>
    <w:p w14:paraId="1A87D405" w14:textId="77777777" w:rsidR="00816361" w:rsidRPr="00B90F85" w:rsidRDefault="00816361" w:rsidP="00B90F85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 w:rsidRPr="00B90F85">
        <w:rPr>
          <w:rFonts w:ascii="Arial" w:hAnsi="Arial" w:cs="Arial"/>
          <w:color w:val="008000"/>
          <w:sz w:val="28"/>
          <w:szCs w:val="28"/>
        </w:rPr>
        <w:t>A menor onerosidade (art. 805 do CPC) não obsta a medida, exauridas as diligências patrimoniais sem resultado útil e não indicados pelo executado meios menos gravosos e eficazes. A penhora de percentual mostra-se o único meio efetivo (arts. 4º, 6º e 139, IV, do CPC). A constrição de 20% sobre R$ 8.400,00 corresponde a cerca de R$ 1.680,00 mensais, preservando o montante aproximado de R$ 6.720,00, compatível com uma vida digna, sendo certo que os descontos serão cessados tão logo haja quitação do débito.</w:t>
      </w:r>
    </w:p>
    <w:p w14:paraId="67DD8D9E" w14:textId="4051EF81" w:rsidR="00816361" w:rsidRPr="00B90F85" w:rsidRDefault="00816361" w:rsidP="00B90F85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 w:rsidRPr="00B90F85">
        <w:rPr>
          <w:rFonts w:ascii="Arial" w:hAnsi="Arial" w:cs="Arial"/>
          <w:color w:val="008000"/>
          <w:sz w:val="28"/>
          <w:szCs w:val="28"/>
        </w:rPr>
        <w:t>Diante do exposto, com fundamento nos arts. 139, IV, 789, 805 e 833, IV e § 2º, do CPC,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r w:rsidRPr="00B90F85">
        <w:rPr>
          <w:rFonts w:ascii="Arial" w:hAnsi="Arial" w:cs="Arial"/>
          <w:b/>
          <w:bCs/>
          <w:color w:val="008000"/>
          <w:sz w:val="28"/>
          <w:szCs w:val="28"/>
        </w:rPr>
        <w:t>DEFIRO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r w:rsidRPr="00B90F85">
        <w:rPr>
          <w:rFonts w:ascii="Arial" w:hAnsi="Arial" w:cs="Arial"/>
          <w:color w:val="008000"/>
          <w:sz w:val="28"/>
          <w:szCs w:val="28"/>
        </w:rPr>
        <w:t>o pedido de ID nº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41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260266500</w:t>
        </w:r>
      </w:hyperlink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r w:rsidRPr="00B90F85">
        <w:rPr>
          <w:rFonts w:ascii="Arial" w:hAnsi="Arial" w:cs="Arial"/>
          <w:color w:val="008000"/>
          <w:sz w:val="28"/>
          <w:szCs w:val="28"/>
        </w:rPr>
        <w:t>e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r w:rsidRPr="00B90F85">
        <w:rPr>
          <w:rFonts w:ascii="Arial" w:hAnsi="Arial" w:cs="Arial"/>
          <w:b/>
          <w:bCs/>
          <w:color w:val="008000"/>
          <w:sz w:val="28"/>
          <w:szCs w:val="28"/>
        </w:rPr>
        <w:t>DETERMINO A PENHORA DE 20% (VINTE POR CENTO) DA REMUNERAÇÃO LÍQUIDA MENSAL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r w:rsidRPr="00B90F85">
        <w:rPr>
          <w:rFonts w:ascii="Arial" w:hAnsi="Arial" w:cs="Arial"/>
          <w:color w:val="008000"/>
          <w:sz w:val="28"/>
          <w:szCs w:val="28"/>
        </w:rPr>
        <w:t>do executado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r w:rsidRPr="00B90F85">
        <w:rPr>
          <w:rFonts w:ascii="Arial" w:hAnsi="Arial" w:cs="Arial"/>
          <w:color w:val="008000"/>
          <w:sz w:val="28"/>
          <w:szCs w:val="28"/>
        </w:rPr>
        <w:t>ADRIANO BATISTA DE OLIVEIRA BESSA, até a integral satisfação do débito (R$ 31.609,20 – ID nº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42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281357548</w:t>
        </w:r>
      </w:hyperlink>
      <w:r w:rsidRPr="00B90F85">
        <w:rPr>
          <w:rFonts w:ascii="Arial" w:hAnsi="Arial" w:cs="Arial"/>
          <w:color w:val="008000"/>
          <w:sz w:val="28"/>
          <w:szCs w:val="28"/>
        </w:rPr>
        <w:t>), sujeito a nova atualização.</w:t>
      </w:r>
    </w:p>
    <w:p w14:paraId="398EE361" w14:textId="51888781" w:rsidR="00816361" w:rsidRPr="00B90F85" w:rsidRDefault="00816361" w:rsidP="00B90F85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 w:rsidRPr="00B90F85">
        <w:rPr>
          <w:rFonts w:ascii="Arial" w:hAnsi="Arial" w:cs="Arial"/>
          <w:b/>
          <w:bCs/>
          <w:color w:val="008000"/>
          <w:sz w:val="28"/>
          <w:szCs w:val="28"/>
        </w:rPr>
        <w:t>EXPEÇA-SE OFÍCIO à fonte pagadora (DUCALE COMERCIAL E SERVIÇOS</w:t>
      </w:r>
      <w:r w:rsidR="00B90F85">
        <w:rPr>
          <w:rFonts w:ascii="Arial" w:hAnsi="Arial" w:cs="Arial"/>
          <w:b/>
          <w:bCs/>
          <w:color w:val="008000"/>
          <w:sz w:val="28"/>
          <w:szCs w:val="28"/>
        </w:rPr>
        <w:t xml:space="preserve"> </w:t>
      </w:r>
      <w:r w:rsidRPr="00B90F85">
        <w:rPr>
          <w:rFonts w:ascii="Arial" w:hAnsi="Arial" w:cs="Arial"/>
          <w:b/>
          <w:bCs/>
          <w:color w:val="008000"/>
          <w:sz w:val="28"/>
          <w:szCs w:val="28"/>
        </w:rPr>
        <w:t>ADMINISTRATIVOS</w:t>
      </w:r>
      <w:r w:rsidR="00B90F85">
        <w:rPr>
          <w:rFonts w:ascii="Arial" w:hAnsi="Arial" w:cs="Arial"/>
          <w:b/>
          <w:bCs/>
          <w:color w:val="008000"/>
          <w:sz w:val="28"/>
          <w:szCs w:val="28"/>
        </w:rPr>
        <w:t xml:space="preserve"> </w:t>
      </w:r>
      <w:r w:rsidRPr="00B90F85">
        <w:rPr>
          <w:rFonts w:ascii="Arial" w:hAnsi="Arial" w:cs="Arial"/>
          <w:b/>
          <w:bCs/>
          <w:color w:val="008000"/>
          <w:sz w:val="28"/>
          <w:szCs w:val="28"/>
        </w:rPr>
        <w:t>CNPJ: 38.345.915/0001-01</w:t>
      </w:r>
      <w:r w:rsidR="00B90F85">
        <w:rPr>
          <w:rFonts w:ascii="Arial" w:hAnsi="Arial" w:cs="Arial"/>
          <w:b/>
          <w:bCs/>
          <w:color w:val="008000"/>
          <w:sz w:val="28"/>
          <w:szCs w:val="28"/>
        </w:rPr>
        <w:t xml:space="preserve"> </w:t>
      </w:r>
      <w:r w:rsidRPr="00B90F85">
        <w:rPr>
          <w:rFonts w:ascii="Arial" w:hAnsi="Arial" w:cs="Arial"/>
          <w:b/>
          <w:bCs/>
          <w:color w:val="008000"/>
          <w:sz w:val="28"/>
          <w:szCs w:val="28"/>
        </w:rPr>
        <w:t>– ID nº</w:t>
      </w:r>
      <w:r w:rsidR="00B90F85">
        <w:rPr>
          <w:rFonts w:ascii="Arial" w:hAnsi="Arial" w:cs="Arial"/>
          <w:b/>
          <w:bCs/>
          <w:color w:val="008000"/>
          <w:sz w:val="28"/>
          <w:szCs w:val="28"/>
        </w:rPr>
        <w:t xml:space="preserve"> </w:t>
      </w:r>
      <w:hyperlink r:id="rId43" w:tgtFrame="_blank" w:tooltip="Clique com o botão direito para copiar" w:history="1">
        <w:r w:rsidRPr="00B90F85">
          <w:rPr>
            <w:rStyle w:val="Hyperlink"/>
            <w:rFonts w:ascii="Arial" w:hAnsi="Arial" w:cs="Arial"/>
            <w:b/>
            <w:bCs/>
            <w:color w:val="008000"/>
            <w:sz w:val="28"/>
            <w:szCs w:val="28"/>
          </w:rPr>
          <w:t>273215985</w:t>
        </w:r>
      </w:hyperlink>
      <w:r w:rsidRPr="00B90F85">
        <w:rPr>
          <w:rFonts w:ascii="Arial" w:hAnsi="Arial" w:cs="Arial"/>
          <w:b/>
          <w:bCs/>
          <w:color w:val="008000"/>
          <w:sz w:val="28"/>
          <w:szCs w:val="28"/>
        </w:rPr>
        <w:t>)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r w:rsidRPr="00B90F85">
        <w:rPr>
          <w:rFonts w:ascii="Arial" w:hAnsi="Arial" w:cs="Arial"/>
          <w:color w:val="008000"/>
          <w:sz w:val="28"/>
          <w:szCs w:val="28"/>
        </w:rPr>
        <w:t>para o desconto mensal de 20% dos rendimentos líquidos, com depósito em conta judicial e comprovação mensal.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</w:p>
    <w:p w14:paraId="39B5D92E" w14:textId="77777777" w:rsidR="00816361" w:rsidRPr="00B90F85" w:rsidRDefault="00816361" w:rsidP="00B90F85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 w:rsidRPr="00B90F85">
        <w:rPr>
          <w:rFonts w:ascii="Arial" w:hAnsi="Arial" w:cs="Arial"/>
          <w:color w:val="008000"/>
          <w:sz w:val="28"/>
          <w:szCs w:val="28"/>
        </w:rPr>
        <w:lastRenderedPageBreak/>
        <w:t>Intime-se</w:t>
      </w:r>
    </w:p>
    <w:p w14:paraId="1059847E" w14:textId="77777777" w:rsidR="00816361" w:rsidRPr="00B90F85" w:rsidRDefault="00816361" w:rsidP="00B90F85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 w:rsidRPr="00B90F85">
        <w:rPr>
          <w:rFonts w:ascii="Arial" w:hAnsi="Arial" w:cs="Arial"/>
          <w:color w:val="008000"/>
          <w:sz w:val="28"/>
          <w:szCs w:val="28"/>
        </w:rPr>
        <w:t>(datado e assinado eletronicamente)</w:t>
      </w:r>
    </w:p>
    <w:p w14:paraId="553C93E3" w14:textId="77777777" w:rsidR="00816361" w:rsidRPr="00B90F85" w:rsidRDefault="00816361" w:rsidP="00B90F85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 w:rsidRPr="00B90F85">
        <w:rPr>
          <w:rFonts w:ascii="Arial" w:hAnsi="Arial" w:cs="Arial"/>
          <w:color w:val="008000"/>
          <w:sz w:val="28"/>
          <w:szCs w:val="28"/>
        </w:rPr>
        <w:t>12</w:t>
      </w:r>
    </w:p>
    <w:p w14:paraId="7B4EA083" w14:textId="10025B90" w:rsidR="00FB7A9F" w:rsidRPr="00B90F85" w:rsidRDefault="00FB7A9F" w:rsidP="00B90F85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</w:p>
    <w:sectPr w:rsidR="00FB7A9F" w:rsidRPr="00B90F85">
      <w:headerReference w:type="even" r:id="rId44"/>
      <w:headerReference w:type="default" r:id="rId45"/>
      <w:footerReference w:type="even" r:id="rId46"/>
      <w:footerReference w:type="default" r:id="rId47"/>
      <w:headerReference w:type="first" r:id="rId48"/>
      <w:footerReference w:type="first" r:id="rId4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Orana Oliveira Guerra - GDSXSR" w:date="2026-10-17T16:29:00Z" w:initials="OOG">
    <w:p w14:paraId="50C429CF" w14:textId="77777777" w:rsidR="00FB7A9F" w:rsidRDefault="00242F51">
      <w:r>
        <w:annotationRef/>
      </w:r>
      <w:r>
        <w:rPr>
          <w:color w:val="000000"/>
          <w:sz w:val="20"/>
          <w:szCs w:val="20"/>
        </w:rPr>
        <w:t>Conclusão: 01/10/2026</w:t>
      </w:r>
      <w:r>
        <w:br/>
        <w:t>Entrega: 16/10/2026</w:t>
      </w:r>
      <w:r>
        <w:br/>
        <w:t>Certeza: 9</w:t>
      </w:r>
    </w:p>
  </w:comment>
  <w:comment w:id="1" w:author="Orana Oliveira Guerra - GDSXSR" w:date="2026-10-17T16:52:00Z" w:initials="OO">
    <w:p w14:paraId="5E52A425" w14:textId="77777777" w:rsidR="00EC1BE2" w:rsidRDefault="00EC1BE2" w:rsidP="00EC1BE2">
      <w:pPr>
        <w:pStyle w:val="Textodecomentrio"/>
      </w:pPr>
      <w:r>
        <w:rPr>
          <w:rStyle w:val="Refdecomentrio"/>
        </w:rPr>
        <w:annotationRef/>
      </w:r>
      <w:r>
        <w:t>Conferido</w:t>
      </w:r>
    </w:p>
  </w:comment>
  <w:comment w:id="2" w:author="Orana Oliveira Guerra - GDSXSR" w:date="2026-10-17T16:53:00Z" w:initials="OO">
    <w:p w14:paraId="23B46463" w14:textId="77777777" w:rsidR="00381998" w:rsidRDefault="00381998" w:rsidP="00381998">
      <w:pPr>
        <w:pStyle w:val="Textodecomentrio"/>
      </w:pPr>
      <w:r>
        <w:rPr>
          <w:rStyle w:val="Refdecomentrio"/>
        </w:rPr>
        <w:annotationRef/>
      </w:r>
      <w:r>
        <w:t>Conferido</w:t>
      </w:r>
    </w:p>
  </w:comment>
  <w:comment w:id="3" w:author="Orana Oliveira Guerra - GDSXSR" w:date="2026-10-17T17:53:00Z" w:initials="OO">
    <w:p w14:paraId="42999FD9" w14:textId="77777777" w:rsidR="00B27D3C" w:rsidRDefault="00B27D3C" w:rsidP="00B27D3C">
      <w:pPr>
        <w:pStyle w:val="Textodecomentrio"/>
      </w:pPr>
      <w:r>
        <w:rPr>
          <w:rStyle w:val="Refdecomentrio"/>
        </w:rPr>
        <w:annotationRef/>
      </w:r>
      <w:r>
        <w:t>Conferido</w:t>
      </w:r>
    </w:p>
  </w:comment>
  <w:comment w:id="4" w:author="Assessor GDSXSR" w:initials="AG" w:date="2026-10-28T20:37:54Z">
    <w:p>
      <w:pPr>
        <w:pStyle w:val="CommentText"/>
      </w:pPr>
      <w:r>
        <w:rPr>
          <w:rStyle w:val="CommentReference"/>
        </w:rPr>
        <w:annotationRef/>
      </w:r>
      <w:r>
        <w:t>ASSESSOR GDSXSR — Alterações mecânicas: título EMENTA à esquerda (C-42); item 1 com os papéis de exequente e executado, pessoa natural, e valor do crédito entre parênteses (C-34A, C-27, C-3H); fórmula de manutenção da liminar (C-17); relatório adotado da liminar (C-3S); fecho do voto com a razão presa por “pois” (C-17 v40); dispositivo em parágrafo único com a oração final do agravo interno (C-3F, C-18); “– Grifei” na ementa citada (C-62); realces das frases decisórias (C-43). Original preservado.</w:t>
      </w:r>
    </w:p>
  </w:comment>
  <w:comment w:id="5" w:author="Assessor GDSXSR" w:initials="AG" w:date="2026-10-28T20:37:54Z">
    <w:p>
      <w:pPr>
        <w:pStyle w:val="CommentText"/>
      </w:pPr>
      <w:r>
        <w:rPr>
          <w:rStyle w:val="CommentReference"/>
        </w:rPr>
        <w:annotationRef/>
      </w:r>
      <w:r>
        <w:t>ASSESSOR GDSXSR — Agravo interno prejudicado só no item do dispositivo da ementa, no relatório e na oração final do dispositivo (C-18, C-3C): retirei “AGRAVO INTERNO” do cabeçalho, o item 4 (agravo interno interposto), a segunda questão em discussão e o item 11 das razões; itens renumerados (C-33). Pendência (C-52): ID das razões do agravo (C-30) não consta da minuta; inserir ao final das alegações no voto.</w:t>
      </w:r>
    </w:p>
  </w:comment>
  <w:comment w:id="6" w:author="Assessor GDSXSR" w:initials="AG" w:date="2026-10-28T20:37:54Z">
    <w:p>
      <w:pPr>
        <w:pStyle w:val="CommentText"/>
      </w:pPr>
      <w:r>
        <w:rPr>
          <w:rStyle w:val="CommentReference"/>
        </w:rPr>
        <w:annotationRef/>
      </w:r>
      <w:r>
        <w:t>ASSESSOR GDSXSR — Mantive só o Acórdão 2081960 (4ª Turma Cível, mesmo relator da tese do parâmetro de cinco salários mínimos); retirei da ementa e do corpo os acórdãos da 1ª e da 6ª Turmas Cíveis, que reiteram a razoabilidade do percentual de 10% (C-65, C-67). Identidade do Acórdão 2081960 conferida no iajus (Processo 0744072-88.2025.8.07.0000, Des. Aiston Henrique de Sousa, 4ª TCiv, j. 22/01/2026; trechos transcritos conferem com a ementa). Pendência (C-52): o iajus não devolve o número do acórdão nem o DJe (12/02/2026); conferir no JurisDF.</w:t>
      </w:r>
    </w:p>
  </w:comment>
  <w:comment w:id="7" w:author="Assessor GDSXSR" w:initials="AG" w:date="2026-10-28T20:37:54Z">
    <w:p>
      <w:pPr>
        <w:pStyle w:val="CommentText"/>
      </w:pPr>
      <w:r>
        <w:rPr>
          <w:rStyle w:val="CommentReference"/>
        </w:rPr>
        <w:annotationRef/>
      </w:r>
      <w:r>
        <w:t>ASSESSOR GDSXSR — Texto literal do art. 833, IV, do CPC já transcrito no corpo (C-66). A transcrição da liminar foi mantida inteira (C-17 v42); no 4º parágrafo, “aproximadamente 13.284,80 mensais” está sem “R$” na liminar, e a transcrição ficou literal.</w:t>
      </w:r>
    </w:p>
  </w:comment>
  <w:comment w:id="8" w:author="Assessor GDSXSR" w:initials="AG" w:date="2026-10-28T20:37:54Z">
    <w:p>
      <w:pPr>
        <w:pStyle w:val="CommentText"/>
      </w:pPr>
      <w:r>
        <w:rPr>
          <w:rStyle w:val="CommentReference"/>
        </w:rPr>
        <w:annotationRef/>
      </w:r>
      <w:r>
        <w:t>ASSESSOR GDSXSR — Retirei os acórdãos da 1ª Turma Cível (Acórdão 2042089) e da 6ª Turma Cível (Acórdão 2035083), que só reiteram a proporcionalidade de 10% (C-65, C-67); não foram conferidos no JurisDF e saíram do corpo e da ementa.</w:t>
      </w:r>
    </w:p>
  </w:comment>
  <w:comment w:id="9" w:author="Assessor GDSXSR" w:initials="AG" w:date="2026-10-28T20:37:54Z">
    <w:p>
      <w:pPr>
        <w:pStyle w:val="CommentText"/>
      </w:pPr>
      <w:r>
        <w:rPr>
          <w:rStyle w:val="CommentReference"/>
        </w:rPr>
        <w:annotationRef/>
      </w:r>
      <w:r>
        <w:t>ASSESSOR GDSXSR — Inseri o título RELATÓRIO, ausente na minuta, no topo da página (C-32); recuo de primeira linha do título: nenhum (C-41).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0C429CF" w15:done="0"/>
  <w15:commentEx w15:paraId="5E52A425" w15:done="0"/>
  <w15:commentEx w15:paraId="23B46463" w15:done="0"/>
  <w15:commentEx w15:paraId="42999FD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191FE3E" w16cex:dateUtc="2026-10-17T16:29:00Z"/>
  <w16cex:commentExtensible w16cex:durableId="0683B936" w16cex:dateUtc="2026-10-17T19:52:00Z"/>
  <w16cex:commentExtensible w16cex:durableId="5BFC70FC" w16cex:dateUtc="2026-10-17T19:53:00Z"/>
  <w16cex:commentExtensible w16cex:durableId="127E17B1" w16cex:dateUtc="2026-10-17T20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0C429CF" w16cid:durableId="5191FE3E"/>
  <w16cid:commentId w16cid:paraId="5E52A425" w16cid:durableId="0683B936"/>
  <w16cid:commentId w16cid:paraId="23B46463" w16cid:durableId="5BFC70FC"/>
  <w16cid:commentId w16cid:paraId="42999FD9" w16cid:durableId="127E17B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53E10" w14:textId="77777777" w:rsidR="00242F51" w:rsidRDefault="00242F51" w:rsidP="003A42DE">
      <w:pPr>
        <w:spacing w:after="0" w:line="240" w:lineRule="auto"/>
      </w:pPr>
      <w:r>
        <w:separator/>
      </w:r>
    </w:p>
  </w:endnote>
  <w:endnote w:type="continuationSeparator" w:id="0">
    <w:p w14:paraId="7B80686A" w14:textId="77777777" w:rsidR="00242F51" w:rsidRDefault="00242F51" w:rsidP="003A42DE">
      <w:pPr>
        <w:spacing w:after="0" w:line="240" w:lineRule="auto"/>
      </w:pPr>
      <w:r>
        <w:continuationSeparator/>
      </w:r>
    </w:p>
  </w:endnote>
  <w:endnote w:type="continuationNotice" w:id="1">
    <w:p w14:paraId="1B27D5BA" w14:textId="77777777" w:rsidR="00242F51" w:rsidRDefault="00242F5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08C8D" w14:textId="77777777" w:rsidR="002E347E" w:rsidRDefault="002E347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394580"/>
      <w:docPartObj>
        <w:docPartGallery w:val="Page Numbers (Bottom of Page)"/>
        <w:docPartUnique/>
      </w:docPartObj>
    </w:sdtPr>
    <w:sdtEndPr/>
    <w:sdtContent>
      <w:p w14:paraId="4A86AAF9" w14:textId="77777777" w:rsidR="003A42DE" w:rsidRDefault="003A42D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59F42A" w14:textId="77777777" w:rsidR="003A42DE" w:rsidRDefault="003A42D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75757" w14:textId="77777777" w:rsidR="002E347E" w:rsidRDefault="002E347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E6FAC" w14:textId="77777777" w:rsidR="00242F51" w:rsidRDefault="00242F51" w:rsidP="003A42DE">
      <w:pPr>
        <w:spacing w:after="0" w:line="240" w:lineRule="auto"/>
      </w:pPr>
      <w:r>
        <w:separator/>
      </w:r>
    </w:p>
  </w:footnote>
  <w:footnote w:type="continuationSeparator" w:id="0">
    <w:p w14:paraId="1799A3C9" w14:textId="77777777" w:rsidR="00242F51" w:rsidRDefault="00242F51" w:rsidP="003A42DE">
      <w:pPr>
        <w:spacing w:after="0" w:line="240" w:lineRule="auto"/>
      </w:pPr>
      <w:r>
        <w:continuationSeparator/>
      </w:r>
    </w:p>
  </w:footnote>
  <w:footnote w:type="continuationNotice" w:id="1">
    <w:p w14:paraId="65AA0C21" w14:textId="77777777" w:rsidR="00242F51" w:rsidRDefault="00242F5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2BA16" w14:textId="77777777" w:rsidR="002E347E" w:rsidRDefault="002E347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1EB52" w14:textId="77777777" w:rsidR="002E347E" w:rsidRDefault="002E347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CA024" w14:textId="77777777" w:rsidR="002E347E" w:rsidRDefault="002E347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61C7"/>
    <w:multiLevelType w:val="hybridMultilevel"/>
    <w:tmpl w:val="9D3E05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F7516"/>
    <w:multiLevelType w:val="hybridMultilevel"/>
    <w:tmpl w:val="21B814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B160D3"/>
    <w:multiLevelType w:val="hybridMultilevel"/>
    <w:tmpl w:val="F3A22752"/>
    <w:lvl w:ilvl="0" w:tplc="332EDA1C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num w:numId="1" w16cid:durableId="1892040057">
    <w:abstractNumId w:val="1"/>
  </w:num>
  <w:num w:numId="2" w16cid:durableId="1365403601">
    <w:abstractNumId w:val="0"/>
  </w:num>
  <w:num w:numId="3" w16cid:durableId="1872036300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rana Oliveira Guerra - GDSXSR">
    <w15:presenceInfo w15:providerId="AD" w15:userId="S::t313904@tjdft.jus.br::1c50fcbb-d229-49d1-ba31-33ab651e00b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98"/>
    <w:rsid w:val="00004C11"/>
    <w:rsid w:val="00005FE1"/>
    <w:rsid w:val="00012123"/>
    <w:rsid w:val="0002189B"/>
    <w:rsid w:val="00022D84"/>
    <w:rsid w:val="0002738F"/>
    <w:rsid w:val="00030EEB"/>
    <w:rsid w:val="00033AFD"/>
    <w:rsid w:val="00034BFA"/>
    <w:rsid w:val="000354CF"/>
    <w:rsid w:val="000364B1"/>
    <w:rsid w:val="0005261A"/>
    <w:rsid w:val="00052AE3"/>
    <w:rsid w:val="00054434"/>
    <w:rsid w:val="000564D1"/>
    <w:rsid w:val="0006080C"/>
    <w:rsid w:val="000619E0"/>
    <w:rsid w:val="00064301"/>
    <w:rsid w:val="00067717"/>
    <w:rsid w:val="000701F9"/>
    <w:rsid w:val="00074DCF"/>
    <w:rsid w:val="00076D7D"/>
    <w:rsid w:val="00077579"/>
    <w:rsid w:val="00080991"/>
    <w:rsid w:val="0009174A"/>
    <w:rsid w:val="00091ABC"/>
    <w:rsid w:val="00096BF2"/>
    <w:rsid w:val="000A7009"/>
    <w:rsid w:val="000B0FC6"/>
    <w:rsid w:val="000B5821"/>
    <w:rsid w:val="000C1A64"/>
    <w:rsid w:val="000D184E"/>
    <w:rsid w:val="000D1D2F"/>
    <w:rsid w:val="000D2E62"/>
    <w:rsid w:val="000D59B2"/>
    <w:rsid w:val="000F10FD"/>
    <w:rsid w:val="000F1358"/>
    <w:rsid w:val="000F1817"/>
    <w:rsid w:val="000F5CB5"/>
    <w:rsid w:val="001009CC"/>
    <w:rsid w:val="0011527A"/>
    <w:rsid w:val="00115458"/>
    <w:rsid w:val="00115569"/>
    <w:rsid w:val="00122133"/>
    <w:rsid w:val="00125329"/>
    <w:rsid w:val="00126B66"/>
    <w:rsid w:val="00131A63"/>
    <w:rsid w:val="00134765"/>
    <w:rsid w:val="00137A7E"/>
    <w:rsid w:val="00143475"/>
    <w:rsid w:val="00151611"/>
    <w:rsid w:val="00161CD2"/>
    <w:rsid w:val="001653BF"/>
    <w:rsid w:val="00173733"/>
    <w:rsid w:val="001801E9"/>
    <w:rsid w:val="00182C91"/>
    <w:rsid w:val="00183178"/>
    <w:rsid w:val="00183B77"/>
    <w:rsid w:val="00183D34"/>
    <w:rsid w:val="00187D84"/>
    <w:rsid w:val="0019695A"/>
    <w:rsid w:val="001A09B8"/>
    <w:rsid w:val="001B5F56"/>
    <w:rsid w:val="001C3A23"/>
    <w:rsid w:val="001C466B"/>
    <w:rsid w:val="001C46D3"/>
    <w:rsid w:val="001D2162"/>
    <w:rsid w:val="001D300D"/>
    <w:rsid w:val="001D385D"/>
    <w:rsid w:val="001E4974"/>
    <w:rsid w:val="001E6C52"/>
    <w:rsid w:val="001E7903"/>
    <w:rsid w:val="001F7AC2"/>
    <w:rsid w:val="00200670"/>
    <w:rsid w:val="00203B1D"/>
    <w:rsid w:val="002047FF"/>
    <w:rsid w:val="00204F2E"/>
    <w:rsid w:val="00205849"/>
    <w:rsid w:val="00205FCC"/>
    <w:rsid w:val="00206304"/>
    <w:rsid w:val="002126F1"/>
    <w:rsid w:val="0021526A"/>
    <w:rsid w:val="00215557"/>
    <w:rsid w:val="00231427"/>
    <w:rsid w:val="00232EEB"/>
    <w:rsid w:val="002372CD"/>
    <w:rsid w:val="00242F51"/>
    <w:rsid w:val="00252006"/>
    <w:rsid w:val="00253393"/>
    <w:rsid w:val="00254E51"/>
    <w:rsid w:val="0026070B"/>
    <w:rsid w:val="00264107"/>
    <w:rsid w:val="00274573"/>
    <w:rsid w:val="00274644"/>
    <w:rsid w:val="00277029"/>
    <w:rsid w:val="0028319F"/>
    <w:rsid w:val="0028377E"/>
    <w:rsid w:val="00283BF5"/>
    <w:rsid w:val="00292D3B"/>
    <w:rsid w:val="00292E82"/>
    <w:rsid w:val="00296DAE"/>
    <w:rsid w:val="002A2038"/>
    <w:rsid w:val="002A3D11"/>
    <w:rsid w:val="002A5205"/>
    <w:rsid w:val="002B1184"/>
    <w:rsid w:val="002B210E"/>
    <w:rsid w:val="002B6CCD"/>
    <w:rsid w:val="002C2464"/>
    <w:rsid w:val="002C42D2"/>
    <w:rsid w:val="002D0BA1"/>
    <w:rsid w:val="002D127E"/>
    <w:rsid w:val="002D2D56"/>
    <w:rsid w:val="002D3FF3"/>
    <w:rsid w:val="002E1B13"/>
    <w:rsid w:val="002E347E"/>
    <w:rsid w:val="002F13AB"/>
    <w:rsid w:val="00303FAE"/>
    <w:rsid w:val="00307027"/>
    <w:rsid w:val="0031063D"/>
    <w:rsid w:val="00312291"/>
    <w:rsid w:val="00312DDE"/>
    <w:rsid w:val="00314FAC"/>
    <w:rsid w:val="00316B1F"/>
    <w:rsid w:val="00321068"/>
    <w:rsid w:val="00323779"/>
    <w:rsid w:val="00323D27"/>
    <w:rsid w:val="0033305F"/>
    <w:rsid w:val="003350D0"/>
    <w:rsid w:val="00337362"/>
    <w:rsid w:val="0034511C"/>
    <w:rsid w:val="00347818"/>
    <w:rsid w:val="003479B3"/>
    <w:rsid w:val="00351653"/>
    <w:rsid w:val="00351BF2"/>
    <w:rsid w:val="00351C81"/>
    <w:rsid w:val="003524E5"/>
    <w:rsid w:val="00352D66"/>
    <w:rsid w:val="00353DC8"/>
    <w:rsid w:val="00354AA2"/>
    <w:rsid w:val="00355C73"/>
    <w:rsid w:val="00361B6F"/>
    <w:rsid w:val="003624B4"/>
    <w:rsid w:val="003668EB"/>
    <w:rsid w:val="003717FC"/>
    <w:rsid w:val="003749AB"/>
    <w:rsid w:val="00375FE4"/>
    <w:rsid w:val="00381998"/>
    <w:rsid w:val="0038410E"/>
    <w:rsid w:val="00396413"/>
    <w:rsid w:val="003A42DE"/>
    <w:rsid w:val="003A4E55"/>
    <w:rsid w:val="003B3398"/>
    <w:rsid w:val="003D11BE"/>
    <w:rsid w:val="003D3FEE"/>
    <w:rsid w:val="003D4AC5"/>
    <w:rsid w:val="003E436D"/>
    <w:rsid w:val="003F6A6A"/>
    <w:rsid w:val="00413928"/>
    <w:rsid w:val="00423538"/>
    <w:rsid w:val="004236F7"/>
    <w:rsid w:val="00423F93"/>
    <w:rsid w:val="00427B4D"/>
    <w:rsid w:val="004310D8"/>
    <w:rsid w:val="0044278D"/>
    <w:rsid w:val="004436D1"/>
    <w:rsid w:val="004451BA"/>
    <w:rsid w:val="00445ED9"/>
    <w:rsid w:val="00447ECC"/>
    <w:rsid w:val="00451A6D"/>
    <w:rsid w:val="00456F19"/>
    <w:rsid w:val="00460071"/>
    <w:rsid w:val="00463883"/>
    <w:rsid w:val="00466CB5"/>
    <w:rsid w:val="00467E86"/>
    <w:rsid w:val="00470D8F"/>
    <w:rsid w:val="0047216B"/>
    <w:rsid w:val="00475E1F"/>
    <w:rsid w:val="004762F1"/>
    <w:rsid w:val="00480A33"/>
    <w:rsid w:val="00485185"/>
    <w:rsid w:val="00485643"/>
    <w:rsid w:val="00495EB5"/>
    <w:rsid w:val="00496EB5"/>
    <w:rsid w:val="004A3312"/>
    <w:rsid w:val="004B14BB"/>
    <w:rsid w:val="004B2A9C"/>
    <w:rsid w:val="004C0465"/>
    <w:rsid w:val="004C1105"/>
    <w:rsid w:val="004C33F1"/>
    <w:rsid w:val="004C591E"/>
    <w:rsid w:val="004C7418"/>
    <w:rsid w:val="004D3E2F"/>
    <w:rsid w:val="004E27C1"/>
    <w:rsid w:val="004E61E1"/>
    <w:rsid w:val="004E6253"/>
    <w:rsid w:val="004F1A08"/>
    <w:rsid w:val="004F262B"/>
    <w:rsid w:val="004F58CC"/>
    <w:rsid w:val="00506A7D"/>
    <w:rsid w:val="00506D76"/>
    <w:rsid w:val="00517F10"/>
    <w:rsid w:val="00530C7C"/>
    <w:rsid w:val="00534782"/>
    <w:rsid w:val="00537AE0"/>
    <w:rsid w:val="00542FD5"/>
    <w:rsid w:val="0054511D"/>
    <w:rsid w:val="00550DE0"/>
    <w:rsid w:val="00557342"/>
    <w:rsid w:val="00560427"/>
    <w:rsid w:val="005654BC"/>
    <w:rsid w:val="0057351F"/>
    <w:rsid w:val="00573C5D"/>
    <w:rsid w:val="00576A45"/>
    <w:rsid w:val="0057726B"/>
    <w:rsid w:val="00586CF2"/>
    <w:rsid w:val="00586EB6"/>
    <w:rsid w:val="00590B43"/>
    <w:rsid w:val="005925FC"/>
    <w:rsid w:val="005953DB"/>
    <w:rsid w:val="0059689A"/>
    <w:rsid w:val="00597864"/>
    <w:rsid w:val="005A1AD9"/>
    <w:rsid w:val="005B1C70"/>
    <w:rsid w:val="005B3A9E"/>
    <w:rsid w:val="005B7851"/>
    <w:rsid w:val="005C2DC2"/>
    <w:rsid w:val="005C31C4"/>
    <w:rsid w:val="005C69F8"/>
    <w:rsid w:val="005D438E"/>
    <w:rsid w:val="005D6271"/>
    <w:rsid w:val="005E3F4E"/>
    <w:rsid w:val="00600D42"/>
    <w:rsid w:val="00601B09"/>
    <w:rsid w:val="0060333D"/>
    <w:rsid w:val="00611216"/>
    <w:rsid w:val="0061262D"/>
    <w:rsid w:val="00614EED"/>
    <w:rsid w:val="00615051"/>
    <w:rsid w:val="00615A3E"/>
    <w:rsid w:val="00620BEC"/>
    <w:rsid w:val="006226C6"/>
    <w:rsid w:val="00624943"/>
    <w:rsid w:val="00631154"/>
    <w:rsid w:val="006318D6"/>
    <w:rsid w:val="00632EAA"/>
    <w:rsid w:val="00633703"/>
    <w:rsid w:val="00635527"/>
    <w:rsid w:val="00640282"/>
    <w:rsid w:val="00641BB6"/>
    <w:rsid w:val="00643B97"/>
    <w:rsid w:val="00645ACD"/>
    <w:rsid w:val="00661CF3"/>
    <w:rsid w:val="00665626"/>
    <w:rsid w:val="006658A2"/>
    <w:rsid w:val="00672FEA"/>
    <w:rsid w:val="00684AF2"/>
    <w:rsid w:val="00684EAC"/>
    <w:rsid w:val="006921E1"/>
    <w:rsid w:val="00693B0D"/>
    <w:rsid w:val="006A16C6"/>
    <w:rsid w:val="006B2691"/>
    <w:rsid w:val="006B2A89"/>
    <w:rsid w:val="006B2CF6"/>
    <w:rsid w:val="006B555B"/>
    <w:rsid w:val="006C2F31"/>
    <w:rsid w:val="006C2F8C"/>
    <w:rsid w:val="006C6C58"/>
    <w:rsid w:val="006C6E29"/>
    <w:rsid w:val="006D07B9"/>
    <w:rsid w:val="006D0993"/>
    <w:rsid w:val="006D3824"/>
    <w:rsid w:val="006F10C9"/>
    <w:rsid w:val="006F725D"/>
    <w:rsid w:val="007055C1"/>
    <w:rsid w:val="00711FE9"/>
    <w:rsid w:val="007135BF"/>
    <w:rsid w:val="00726567"/>
    <w:rsid w:val="00730800"/>
    <w:rsid w:val="007378F8"/>
    <w:rsid w:val="00744BDF"/>
    <w:rsid w:val="00745507"/>
    <w:rsid w:val="00751B6A"/>
    <w:rsid w:val="00755F58"/>
    <w:rsid w:val="007623B9"/>
    <w:rsid w:val="007650E0"/>
    <w:rsid w:val="00765559"/>
    <w:rsid w:val="00765709"/>
    <w:rsid w:val="00770E7F"/>
    <w:rsid w:val="00773803"/>
    <w:rsid w:val="0077693D"/>
    <w:rsid w:val="0077719E"/>
    <w:rsid w:val="00782446"/>
    <w:rsid w:val="007844F9"/>
    <w:rsid w:val="00787C80"/>
    <w:rsid w:val="00791D48"/>
    <w:rsid w:val="00794CD6"/>
    <w:rsid w:val="007A3F4D"/>
    <w:rsid w:val="007B265E"/>
    <w:rsid w:val="007B4139"/>
    <w:rsid w:val="007C0FEF"/>
    <w:rsid w:val="007C196D"/>
    <w:rsid w:val="007C4969"/>
    <w:rsid w:val="007C4990"/>
    <w:rsid w:val="007C7C97"/>
    <w:rsid w:val="007D00F1"/>
    <w:rsid w:val="007D27C7"/>
    <w:rsid w:val="007D3BA7"/>
    <w:rsid w:val="007D4432"/>
    <w:rsid w:val="007E1C8C"/>
    <w:rsid w:val="007E3BF9"/>
    <w:rsid w:val="007E5B92"/>
    <w:rsid w:val="007E7A70"/>
    <w:rsid w:val="007F0F43"/>
    <w:rsid w:val="007F1C38"/>
    <w:rsid w:val="007F4412"/>
    <w:rsid w:val="007F7839"/>
    <w:rsid w:val="00800051"/>
    <w:rsid w:val="00803BB3"/>
    <w:rsid w:val="00803D87"/>
    <w:rsid w:val="00804386"/>
    <w:rsid w:val="008134CE"/>
    <w:rsid w:val="00814C98"/>
    <w:rsid w:val="0081505D"/>
    <w:rsid w:val="008151BB"/>
    <w:rsid w:val="00816361"/>
    <w:rsid w:val="00816916"/>
    <w:rsid w:val="008235A6"/>
    <w:rsid w:val="00825BFF"/>
    <w:rsid w:val="00830957"/>
    <w:rsid w:val="0085425F"/>
    <w:rsid w:val="0086390F"/>
    <w:rsid w:val="0087110A"/>
    <w:rsid w:val="00877CCC"/>
    <w:rsid w:val="00877F2B"/>
    <w:rsid w:val="00882188"/>
    <w:rsid w:val="00885C87"/>
    <w:rsid w:val="008966E3"/>
    <w:rsid w:val="008A01E9"/>
    <w:rsid w:val="008A4445"/>
    <w:rsid w:val="008A49BC"/>
    <w:rsid w:val="008A56A3"/>
    <w:rsid w:val="008A5B48"/>
    <w:rsid w:val="008A7E58"/>
    <w:rsid w:val="008B45C4"/>
    <w:rsid w:val="008C306F"/>
    <w:rsid w:val="008C34E5"/>
    <w:rsid w:val="008C4183"/>
    <w:rsid w:val="008C641E"/>
    <w:rsid w:val="008C76BC"/>
    <w:rsid w:val="008C7D23"/>
    <w:rsid w:val="008D0C9F"/>
    <w:rsid w:val="008D5996"/>
    <w:rsid w:val="008D721A"/>
    <w:rsid w:val="008E143C"/>
    <w:rsid w:val="008F4440"/>
    <w:rsid w:val="008F7683"/>
    <w:rsid w:val="00911601"/>
    <w:rsid w:val="00921617"/>
    <w:rsid w:val="00923394"/>
    <w:rsid w:val="0092538F"/>
    <w:rsid w:val="009300C5"/>
    <w:rsid w:val="00931DD0"/>
    <w:rsid w:val="00933600"/>
    <w:rsid w:val="009431B2"/>
    <w:rsid w:val="00945DCA"/>
    <w:rsid w:val="00946FF7"/>
    <w:rsid w:val="009506E0"/>
    <w:rsid w:val="00951CAD"/>
    <w:rsid w:val="00953844"/>
    <w:rsid w:val="009571DF"/>
    <w:rsid w:val="00957E6B"/>
    <w:rsid w:val="00960398"/>
    <w:rsid w:val="00966A46"/>
    <w:rsid w:val="00972EF3"/>
    <w:rsid w:val="0097497B"/>
    <w:rsid w:val="0097780C"/>
    <w:rsid w:val="00980CE7"/>
    <w:rsid w:val="00981634"/>
    <w:rsid w:val="009820B5"/>
    <w:rsid w:val="009827B6"/>
    <w:rsid w:val="00987E9A"/>
    <w:rsid w:val="0099680F"/>
    <w:rsid w:val="009A136D"/>
    <w:rsid w:val="009B1E72"/>
    <w:rsid w:val="009C1026"/>
    <w:rsid w:val="009C4045"/>
    <w:rsid w:val="009C5448"/>
    <w:rsid w:val="009C7BCB"/>
    <w:rsid w:val="009D0769"/>
    <w:rsid w:val="009D0BA0"/>
    <w:rsid w:val="009D1137"/>
    <w:rsid w:val="009D2DF1"/>
    <w:rsid w:val="009D349F"/>
    <w:rsid w:val="009E1D8D"/>
    <w:rsid w:val="009E3373"/>
    <w:rsid w:val="009E3BE9"/>
    <w:rsid w:val="009F18C2"/>
    <w:rsid w:val="009F2BB1"/>
    <w:rsid w:val="009F36E1"/>
    <w:rsid w:val="009F46EA"/>
    <w:rsid w:val="009F684C"/>
    <w:rsid w:val="009F759D"/>
    <w:rsid w:val="009F776B"/>
    <w:rsid w:val="00A03057"/>
    <w:rsid w:val="00A072A2"/>
    <w:rsid w:val="00A2661C"/>
    <w:rsid w:val="00A31C13"/>
    <w:rsid w:val="00A330C4"/>
    <w:rsid w:val="00A3595E"/>
    <w:rsid w:val="00A41999"/>
    <w:rsid w:val="00A430EB"/>
    <w:rsid w:val="00A47396"/>
    <w:rsid w:val="00A573A3"/>
    <w:rsid w:val="00A6481B"/>
    <w:rsid w:val="00A72414"/>
    <w:rsid w:val="00A7422B"/>
    <w:rsid w:val="00A743A0"/>
    <w:rsid w:val="00A773CE"/>
    <w:rsid w:val="00A80091"/>
    <w:rsid w:val="00A83F1F"/>
    <w:rsid w:val="00A87227"/>
    <w:rsid w:val="00A958AF"/>
    <w:rsid w:val="00A96CB3"/>
    <w:rsid w:val="00A97525"/>
    <w:rsid w:val="00AA7E81"/>
    <w:rsid w:val="00AB1DE4"/>
    <w:rsid w:val="00AB26AC"/>
    <w:rsid w:val="00AB773B"/>
    <w:rsid w:val="00AB7E65"/>
    <w:rsid w:val="00AC20E1"/>
    <w:rsid w:val="00AD1D33"/>
    <w:rsid w:val="00AD24D8"/>
    <w:rsid w:val="00AD31EF"/>
    <w:rsid w:val="00AD5FD5"/>
    <w:rsid w:val="00AE0F7F"/>
    <w:rsid w:val="00AE20F2"/>
    <w:rsid w:val="00AE2669"/>
    <w:rsid w:val="00AF1B4E"/>
    <w:rsid w:val="00B00941"/>
    <w:rsid w:val="00B04942"/>
    <w:rsid w:val="00B0675D"/>
    <w:rsid w:val="00B12207"/>
    <w:rsid w:val="00B145E7"/>
    <w:rsid w:val="00B1604B"/>
    <w:rsid w:val="00B17310"/>
    <w:rsid w:val="00B248B7"/>
    <w:rsid w:val="00B25170"/>
    <w:rsid w:val="00B27D3C"/>
    <w:rsid w:val="00B30DAE"/>
    <w:rsid w:val="00B3408D"/>
    <w:rsid w:val="00B35473"/>
    <w:rsid w:val="00B37857"/>
    <w:rsid w:val="00B41866"/>
    <w:rsid w:val="00B525A4"/>
    <w:rsid w:val="00B5663B"/>
    <w:rsid w:val="00B606B1"/>
    <w:rsid w:val="00B60851"/>
    <w:rsid w:val="00B62DB5"/>
    <w:rsid w:val="00B641BB"/>
    <w:rsid w:val="00B73FAD"/>
    <w:rsid w:val="00B75D6D"/>
    <w:rsid w:val="00B90CEF"/>
    <w:rsid w:val="00B90F85"/>
    <w:rsid w:val="00B96606"/>
    <w:rsid w:val="00BA3360"/>
    <w:rsid w:val="00BA65D0"/>
    <w:rsid w:val="00BA6F38"/>
    <w:rsid w:val="00BA700C"/>
    <w:rsid w:val="00BB2608"/>
    <w:rsid w:val="00BB6749"/>
    <w:rsid w:val="00BC1A88"/>
    <w:rsid w:val="00BC439E"/>
    <w:rsid w:val="00BD03AB"/>
    <w:rsid w:val="00BE143B"/>
    <w:rsid w:val="00BE75D7"/>
    <w:rsid w:val="00BF1494"/>
    <w:rsid w:val="00BF173F"/>
    <w:rsid w:val="00BF4903"/>
    <w:rsid w:val="00C01659"/>
    <w:rsid w:val="00C06269"/>
    <w:rsid w:val="00C12218"/>
    <w:rsid w:val="00C21B40"/>
    <w:rsid w:val="00C22469"/>
    <w:rsid w:val="00C249B8"/>
    <w:rsid w:val="00C30F6D"/>
    <w:rsid w:val="00C32ACE"/>
    <w:rsid w:val="00C33B77"/>
    <w:rsid w:val="00C341CF"/>
    <w:rsid w:val="00C34425"/>
    <w:rsid w:val="00C35090"/>
    <w:rsid w:val="00C3701F"/>
    <w:rsid w:val="00C40A19"/>
    <w:rsid w:val="00C4378B"/>
    <w:rsid w:val="00C57E17"/>
    <w:rsid w:val="00C6664A"/>
    <w:rsid w:val="00C7116D"/>
    <w:rsid w:val="00C85DF2"/>
    <w:rsid w:val="00C86C2D"/>
    <w:rsid w:val="00C92DD5"/>
    <w:rsid w:val="00C940E8"/>
    <w:rsid w:val="00C94119"/>
    <w:rsid w:val="00C952EA"/>
    <w:rsid w:val="00CA06BB"/>
    <w:rsid w:val="00CA324E"/>
    <w:rsid w:val="00CB0848"/>
    <w:rsid w:val="00CB4E4C"/>
    <w:rsid w:val="00CB6E7F"/>
    <w:rsid w:val="00CB7FF8"/>
    <w:rsid w:val="00CC0AA1"/>
    <w:rsid w:val="00CC7150"/>
    <w:rsid w:val="00CD0AA9"/>
    <w:rsid w:val="00CD23C3"/>
    <w:rsid w:val="00CD417F"/>
    <w:rsid w:val="00CF0581"/>
    <w:rsid w:val="00CF247F"/>
    <w:rsid w:val="00CF6AE6"/>
    <w:rsid w:val="00CF75DB"/>
    <w:rsid w:val="00CF7709"/>
    <w:rsid w:val="00D0207F"/>
    <w:rsid w:val="00D04BD8"/>
    <w:rsid w:val="00D07310"/>
    <w:rsid w:val="00D101EF"/>
    <w:rsid w:val="00D1067B"/>
    <w:rsid w:val="00D12579"/>
    <w:rsid w:val="00D12D71"/>
    <w:rsid w:val="00D135AB"/>
    <w:rsid w:val="00D1396B"/>
    <w:rsid w:val="00D14D52"/>
    <w:rsid w:val="00D17E79"/>
    <w:rsid w:val="00D21983"/>
    <w:rsid w:val="00D26B11"/>
    <w:rsid w:val="00D27BD7"/>
    <w:rsid w:val="00D3152A"/>
    <w:rsid w:val="00D333D6"/>
    <w:rsid w:val="00D3390F"/>
    <w:rsid w:val="00D34492"/>
    <w:rsid w:val="00D4104B"/>
    <w:rsid w:val="00D41D6E"/>
    <w:rsid w:val="00D42A8F"/>
    <w:rsid w:val="00D42B4A"/>
    <w:rsid w:val="00D516B2"/>
    <w:rsid w:val="00D601A1"/>
    <w:rsid w:val="00D67264"/>
    <w:rsid w:val="00D72189"/>
    <w:rsid w:val="00D75CF3"/>
    <w:rsid w:val="00D80EBC"/>
    <w:rsid w:val="00D84490"/>
    <w:rsid w:val="00D85E07"/>
    <w:rsid w:val="00D9046F"/>
    <w:rsid w:val="00D954E7"/>
    <w:rsid w:val="00DA13F0"/>
    <w:rsid w:val="00DA7998"/>
    <w:rsid w:val="00DB1301"/>
    <w:rsid w:val="00DB342D"/>
    <w:rsid w:val="00DC71DB"/>
    <w:rsid w:val="00DD433D"/>
    <w:rsid w:val="00DE599B"/>
    <w:rsid w:val="00DF0654"/>
    <w:rsid w:val="00DF2670"/>
    <w:rsid w:val="00DF2730"/>
    <w:rsid w:val="00DF6794"/>
    <w:rsid w:val="00E00326"/>
    <w:rsid w:val="00E019E6"/>
    <w:rsid w:val="00E211F5"/>
    <w:rsid w:val="00E235EE"/>
    <w:rsid w:val="00E24DAF"/>
    <w:rsid w:val="00E26735"/>
    <w:rsid w:val="00E34A62"/>
    <w:rsid w:val="00E42C50"/>
    <w:rsid w:val="00E437CF"/>
    <w:rsid w:val="00E47E65"/>
    <w:rsid w:val="00E53472"/>
    <w:rsid w:val="00E53CAF"/>
    <w:rsid w:val="00E60CFF"/>
    <w:rsid w:val="00E61CB9"/>
    <w:rsid w:val="00E6317D"/>
    <w:rsid w:val="00E63DFE"/>
    <w:rsid w:val="00E647A0"/>
    <w:rsid w:val="00E741A9"/>
    <w:rsid w:val="00E74479"/>
    <w:rsid w:val="00E748E4"/>
    <w:rsid w:val="00E76D30"/>
    <w:rsid w:val="00E806F5"/>
    <w:rsid w:val="00E84E8A"/>
    <w:rsid w:val="00E85A12"/>
    <w:rsid w:val="00E86190"/>
    <w:rsid w:val="00E864A4"/>
    <w:rsid w:val="00E91CD1"/>
    <w:rsid w:val="00E963CE"/>
    <w:rsid w:val="00E96D12"/>
    <w:rsid w:val="00E97CB9"/>
    <w:rsid w:val="00EA02BC"/>
    <w:rsid w:val="00EB1788"/>
    <w:rsid w:val="00EB3378"/>
    <w:rsid w:val="00EB3703"/>
    <w:rsid w:val="00EB3F6A"/>
    <w:rsid w:val="00EB54B5"/>
    <w:rsid w:val="00EB68CA"/>
    <w:rsid w:val="00EC1BE2"/>
    <w:rsid w:val="00EC5732"/>
    <w:rsid w:val="00ED0A9E"/>
    <w:rsid w:val="00ED3952"/>
    <w:rsid w:val="00ED44BA"/>
    <w:rsid w:val="00ED5E8E"/>
    <w:rsid w:val="00EE027D"/>
    <w:rsid w:val="00EE55D5"/>
    <w:rsid w:val="00EE6F9A"/>
    <w:rsid w:val="00EE760E"/>
    <w:rsid w:val="00EF0BC2"/>
    <w:rsid w:val="00EF2715"/>
    <w:rsid w:val="00F041BA"/>
    <w:rsid w:val="00F055DD"/>
    <w:rsid w:val="00F10BB8"/>
    <w:rsid w:val="00F10D23"/>
    <w:rsid w:val="00F12768"/>
    <w:rsid w:val="00F143F5"/>
    <w:rsid w:val="00F154E7"/>
    <w:rsid w:val="00F1627D"/>
    <w:rsid w:val="00F20A80"/>
    <w:rsid w:val="00F21219"/>
    <w:rsid w:val="00F3251E"/>
    <w:rsid w:val="00F32608"/>
    <w:rsid w:val="00F51F47"/>
    <w:rsid w:val="00F547F1"/>
    <w:rsid w:val="00F55638"/>
    <w:rsid w:val="00F62DEE"/>
    <w:rsid w:val="00F63CDB"/>
    <w:rsid w:val="00F66640"/>
    <w:rsid w:val="00F82A85"/>
    <w:rsid w:val="00F82B6F"/>
    <w:rsid w:val="00F8453C"/>
    <w:rsid w:val="00F84974"/>
    <w:rsid w:val="00F87022"/>
    <w:rsid w:val="00F90DC1"/>
    <w:rsid w:val="00F91D92"/>
    <w:rsid w:val="00F9351B"/>
    <w:rsid w:val="00F93A32"/>
    <w:rsid w:val="00FA0B5E"/>
    <w:rsid w:val="00FA2668"/>
    <w:rsid w:val="00FB7A9F"/>
    <w:rsid w:val="00FC0273"/>
    <w:rsid w:val="00FC0C0F"/>
    <w:rsid w:val="00FC1054"/>
    <w:rsid w:val="00FC2521"/>
    <w:rsid w:val="00FC613E"/>
    <w:rsid w:val="00FC6652"/>
    <w:rsid w:val="00FC6E03"/>
    <w:rsid w:val="00FD5831"/>
    <w:rsid w:val="00FE5647"/>
    <w:rsid w:val="00FE59B4"/>
    <w:rsid w:val="00FE5B83"/>
    <w:rsid w:val="00FF0B68"/>
    <w:rsid w:val="00FF1783"/>
    <w:rsid w:val="00FF3288"/>
    <w:rsid w:val="00FF49FF"/>
    <w:rsid w:val="00FF5783"/>
    <w:rsid w:val="0100D07F"/>
    <w:rsid w:val="012B7E23"/>
    <w:rsid w:val="01427B94"/>
    <w:rsid w:val="026E497E"/>
    <w:rsid w:val="0309018F"/>
    <w:rsid w:val="0406F2B1"/>
    <w:rsid w:val="04EB9BAA"/>
    <w:rsid w:val="05C072E5"/>
    <w:rsid w:val="061EE5CE"/>
    <w:rsid w:val="066636ED"/>
    <w:rsid w:val="0741BAA1"/>
    <w:rsid w:val="07BAB62F"/>
    <w:rsid w:val="08624999"/>
    <w:rsid w:val="08795635"/>
    <w:rsid w:val="08BDBA2B"/>
    <w:rsid w:val="0A795B63"/>
    <w:rsid w:val="0A8ECADD"/>
    <w:rsid w:val="0BFCE006"/>
    <w:rsid w:val="0D003B5C"/>
    <w:rsid w:val="0E60C260"/>
    <w:rsid w:val="0E71A7A9"/>
    <w:rsid w:val="0ECBDBCC"/>
    <w:rsid w:val="0F16BAD4"/>
    <w:rsid w:val="0F49A558"/>
    <w:rsid w:val="0F4CCC86"/>
    <w:rsid w:val="105F35C5"/>
    <w:rsid w:val="106E20DE"/>
    <w:rsid w:val="10E575B9"/>
    <w:rsid w:val="10E89CE7"/>
    <w:rsid w:val="1281461A"/>
    <w:rsid w:val="14261E79"/>
    <w:rsid w:val="147CBA5F"/>
    <w:rsid w:val="14B0854E"/>
    <w:rsid w:val="15075F5D"/>
    <w:rsid w:val="1522DC33"/>
    <w:rsid w:val="159010E4"/>
    <w:rsid w:val="161D075D"/>
    <w:rsid w:val="169085A1"/>
    <w:rsid w:val="169A247F"/>
    <w:rsid w:val="16AFD0FD"/>
    <w:rsid w:val="17071F12"/>
    <w:rsid w:val="1754F7B4"/>
    <w:rsid w:val="18BBA766"/>
    <w:rsid w:val="194071AB"/>
    <w:rsid w:val="19EFFB15"/>
    <w:rsid w:val="1B897297"/>
    <w:rsid w:val="1BB1DE98"/>
    <w:rsid w:val="1BBE419B"/>
    <w:rsid w:val="1CA82C99"/>
    <w:rsid w:val="1CCDCA00"/>
    <w:rsid w:val="1CF4E54D"/>
    <w:rsid w:val="1DE275A0"/>
    <w:rsid w:val="1FAFCC66"/>
    <w:rsid w:val="22242253"/>
    <w:rsid w:val="2259356D"/>
    <w:rsid w:val="232923D0"/>
    <w:rsid w:val="248F4127"/>
    <w:rsid w:val="249E222A"/>
    <w:rsid w:val="255B7F74"/>
    <w:rsid w:val="26A9A53C"/>
    <w:rsid w:val="27623DE6"/>
    <w:rsid w:val="27FF6AAD"/>
    <w:rsid w:val="28500164"/>
    <w:rsid w:val="29FC1AE8"/>
    <w:rsid w:val="2AE1B6B7"/>
    <w:rsid w:val="2AE79E71"/>
    <w:rsid w:val="2AF5D78B"/>
    <w:rsid w:val="2B008F55"/>
    <w:rsid w:val="2BDF0338"/>
    <w:rsid w:val="2DA0D32B"/>
    <w:rsid w:val="2DD61D48"/>
    <w:rsid w:val="2F1C19A9"/>
    <w:rsid w:val="2F6C8503"/>
    <w:rsid w:val="30508782"/>
    <w:rsid w:val="30587508"/>
    <w:rsid w:val="31EC57E3"/>
    <w:rsid w:val="348DB4EB"/>
    <w:rsid w:val="34DED053"/>
    <w:rsid w:val="3601BA69"/>
    <w:rsid w:val="367267F9"/>
    <w:rsid w:val="36CA94C4"/>
    <w:rsid w:val="370C73D9"/>
    <w:rsid w:val="37408DCC"/>
    <w:rsid w:val="37BE17C0"/>
    <w:rsid w:val="38EEAB87"/>
    <w:rsid w:val="39AE4A8D"/>
    <w:rsid w:val="39FF574E"/>
    <w:rsid w:val="3AD2045E"/>
    <w:rsid w:val="3B9BF52E"/>
    <w:rsid w:val="3BB47562"/>
    <w:rsid w:val="3C5D9607"/>
    <w:rsid w:val="3CB9A540"/>
    <w:rsid w:val="3D1A2DB7"/>
    <w:rsid w:val="3D8580A5"/>
    <w:rsid w:val="3DE70794"/>
    <w:rsid w:val="3DEAD688"/>
    <w:rsid w:val="3E1D45DC"/>
    <w:rsid w:val="3FBD6A61"/>
    <w:rsid w:val="3FD06354"/>
    <w:rsid w:val="3FFE3DCC"/>
    <w:rsid w:val="41E1021E"/>
    <w:rsid w:val="420D9061"/>
    <w:rsid w:val="4228454C"/>
    <w:rsid w:val="42F63EA0"/>
    <w:rsid w:val="4380C41B"/>
    <w:rsid w:val="43A63994"/>
    <w:rsid w:val="43A67A0B"/>
    <w:rsid w:val="44688134"/>
    <w:rsid w:val="44FB294E"/>
    <w:rsid w:val="45D7D81A"/>
    <w:rsid w:val="45EE95F0"/>
    <w:rsid w:val="4614B705"/>
    <w:rsid w:val="463AD933"/>
    <w:rsid w:val="46C7D927"/>
    <w:rsid w:val="46DE1ACD"/>
    <w:rsid w:val="47FFA841"/>
    <w:rsid w:val="486374E3"/>
    <w:rsid w:val="4962903A"/>
    <w:rsid w:val="49AAD572"/>
    <w:rsid w:val="4AF457DF"/>
    <w:rsid w:val="4B409B22"/>
    <w:rsid w:val="4D3433F4"/>
    <w:rsid w:val="4D45AE2A"/>
    <w:rsid w:val="4D5D3872"/>
    <w:rsid w:val="4E4DFBED"/>
    <w:rsid w:val="4EB5970F"/>
    <w:rsid w:val="508888C8"/>
    <w:rsid w:val="515F5732"/>
    <w:rsid w:val="5212BFAD"/>
    <w:rsid w:val="52E52664"/>
    <w:rsid w:val="53A37578"/>
    <w:rsid w:val="54AAEF1D"/>
    <w:rsid w:val="57608C97"/>
    <w:rsid w:val="5774762B"/>
    <w:rsid w:val="58BC1B45"/>
    <w:rsid w:val="595140BA"/>
    <w:rsid w:val="5B188E3D"/>
    <w:rsid w:val="5D37D7FE"/>
    <w:rsid w:val="5DC7BB1E"/>
    <w:rsid w:val="5E27D90B"/>
    <w:rsid w:val="5E6879DC"/>
    <w:rsid w:val="5F1409FE"/>
    <w:rsid w:val="606F78C0"/>
    <w:rsid w:val="60D920B7"/>
    <w:rsid w:val="61757AFC"/>
    <w:rsid w:val="620B4921"/>
    <w:rsid w:val="62AAAE4B"/>
    <w:rsid w:val="63342658"/>
    <w:rsid w:val="63C11CD1"/>
    <w:rsid w:val="63C2EF9E"/>
    <w:rsid w:val="64275D2D"/>
    <w:rsid w:val="643043B2"/>
    <w:rsid w:val="6465318A"/>
    <w:rsid w:val="64971A8F"/>
    <w:rsid w:val="64BEBE7C"/>
    <w:rsid w:val="6542E9E3"/>
    <w:rsid w:val="65A9FB65"/>
    <w:rsid w:val="65C26DF6"/>
    <w:rsid w:val="666768FE"/>
    <w:rsid w:val="667AE318"/>
    <w:rsid w:val="6708FB6D"/>
    <w:rsid w:val="675A84C2"/>
    <w:rsid w:val="67CD610C"/>
    <w:rsid w:val="68A32AA9"/>
    <w:rsid w:val="6A1CED46"/>
    <w:rsid w:val="6BAC55FA"/>
    <w:rsid w:val="6BB8BDA7"/>
    <w:rsid w:val="6BC51F58"/>
    <w:rsid w:val="6CAA19FA"/>
    <w:rsid w:val="6D09AFC2"/>
    <w:rsid w:val="6D53E1DA"/>
    <w:rsid w:val="6D8F90B1"/>
    <w:rsid w:val="6E776DB3"/>
    <w:rsid w:val="6EE9C512"/>
    <w:rsid w:val="6FB44F01"/>
    <w:rsid w:val="712DA350"/>
    <w:rsid w:val="7306BEE6"/>
    <w:rsid w:val="730E8E67"/>
    <w:rsid w:val="74B9330C"/>
    <w:rsid w:val="7557E461"/>
    <w:rsid w:val="756F79F5"/>
    <w:rsid w:val="772D2BEE"/>
    <w:rsid w:val="77A54DBC"/>
    <w:rsid w:val="78C9106D"/>
    <w:rsid w:val="79F68BA2"/>
    <w:rsid w:val="7C0D5C19"/>
    <w:rsid w:val="7E272F86"/>
    <w:rsid w:val="7E65F309"/>
    <w:rsid w:val="7F023EFE"/>
    <w:rsid w:val="7F36A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9227D"/>
  <w15:chartTrackingRefBased/>
  <w15:docId w15:val="{B858305B-C878-40B3-90A6-E1F3DAC89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464"/>
  </w:style>
  <w:style w:type="paragraph" w:styleId="Ttulo1">
    <w:name w:val="heading 1"/>
    <w:basedOn w:val="Normal"/>
    <w:next w:val="Normal"/>
    <w:link w:val="Ttulo1Char"/>
    <w:rsid w:val="00012123"/>
    <w:pPr>
      <w:keepNext/>
      <w:spacing w:after="0" w:line="240" w:lineRule="auto"/>
      <w:jc w:val="both"/>
      <w:outlineLvl w:val="0"/>
    </w:pPr>
    <w:rPr>
      <w:rFonts w:ascii="Arial" w:eastAsia="Times New Roman" w:hAnsi="Arial" w:cs="Times New Roman"/>
      <w:b/>
      <w:sz w:val="24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3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rsid w:val="003B3398"/>
    <w:rPr>
      <w:b/>
      <w:bCs/>
    </w:rPr>
  </w:style>
  <w:style w:type="character" w:styleId="nfase">
    <w:name w:val="Emphasis"/>
    <w:basedOn w:val="Fontepargpadro"/>
    <w:uiPriority w:val="20"/>
    <w:rsid w:val="003B3398"/>
    <w:rPr>
      <w:i/>
      <w:iCs/>
    </w:rPr>
  </w:style>
  <w:style w:type="character" w:styleId="Refdecomentrio">
    <w:name w:val="annotation reference"/>
    <w:uiPriority w:val="99"/>
    <w:rsid w:val="002D3F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2D3FF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x-none" w:eastAsia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D3FF3"/>
    <w:rPr>
      <w:rFonts w:ascii="Verdana" w:eastAsia="Times New Roman" w:hAnsi="Verdana" w:cs="Times New Roman"/>
      <w:sz w:val="20"/>
      <w:szCs w:val="20"/>
      <w:lang w:val="x-none" w:eastAsia="x-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4BD8"/>
    <w:pPr>
      <w:spacing w:after="160"/>
    </w:pPr>
    <w:rPr>
      <w:rFonts w:asciiTheme="minorHAnsi" w:eastAsiaTheme="minorHAnsi" w:hAnsiTheme="minorHAnsi" w:cstheme="minorBidi"/>
      <w:b/>
      <w:bCs/>
      <w:lang w:val="pt-BR" w:eastAsia="en-US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04BD8"/>
    <w:rPr>
      <w:rFonts w:ascii="Verdana" w:eastAsia="Times New Roman" w:hAnsi="Verdana" w:cs="Times New Roman"/>
      <w:b/>
      <w:bCs/>
      <w:sz w:val="20"/>
      <w:szCs w:val="20"/>
      <w:lang w:val="x-none" w:eastAsia="x-none"/>
    </w:rPr>
  </w:style>
  <w:style w:type="character" w:customStyle="1" w:styleId="cf01">
    <w:name w:val="cf01"/>
    <w:basedOn w:val="Fontepargpadro"/>
    <w:rsid w:val="00354AA2"/>
    <w:rPr>
      <w:rFonts w:ascii="Segoe UI" w:hAnsi="Segoe UI" w:cs="Segoe UI" w:hint="default"/>
      <w:sz w:val="18"/>
      <w:szCs w:val="18"/>
    </w:rPr>
  </w:style>
  <w:style w:type="character" w:customStyle="1" w:styleId="normaltextrun">
    <w:name w:val="normaltextrun"/>
    <w:basedOn w:val="Fontepargpadro"/>
    <w:rsid w:val="00661CF3"/>
  </w:style>
  <w:style w:type="character" w:customStyle="1" w:styleId="eop">
    <w:name w:val="eop"/>
    <w:basedOn w:val="Fontepargpadro"/>
    <w:rsid w:val="00661CF3"/>
  </w:style>
  <w:style w:type="paragraph" w:customStyle="1" w:styleId="paragraph">
    <w:name w:val="paragraph"/>
    <w:basedOn w:val="Normal"/>
    <w:rsid w:val="00472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rsid w:val="00012123"/>
    <w:rPr>
      <w:rFonts w:ascii="Arial" w:eastAsia="Times New Roman" w:hAnsi="Arial" w:cs="Times New Roman"/>
      <w:b/>
      <w:sz w:val="24"/>
      <w:szCs w:val="20"/>
      <w:lang w:eastAsia="pt-BR"/>
    </w:rPr>
  </w:style>
  <w:style w:type="character" w:styleId="Hyperlink">
    <w:name w:val="Hyperlink"/>
    <w:uiPriority w:val="99"/>
    <w:unhideWhenUsed/>
    <w:rsid w:val="00012123"/>
    <w:rPr>
      <w:color w:val="0000FF"/>
      <w:u w:val="single"/>
    </w:rPr>
  </w:style>
  <w:style w:type="character" w:customStyle="1" w:styleId="cf11">
    <w:name w:val="cf11"/>
    <w:basedOn w:val="Fontepargpadro"/>
    <w:rsid w:val="005B7851"/>
    <w:rPr>
      <w:rFonts w:ascii="Segoe UI" w:hAnsi="Segoe UI" w:cs="Segoe UI" w:hint="default"/>
      <w:b/>
      <w:bCs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485185"/>
    <w:rPr>
      <w:color w:val="605E5C"/>
      <w:shd w:val="clear" w:color="auto" w:fill="E1DFDD"/>
    </w:rPr>
  </w:style>
  <w:style w:type="paragraph" w:styleId="SemEspaamento">
    <w:name w:val="No Spacing"/>
    <w:uiPriority w:val="1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A42DE"/>
  </w:style>
  <w:style w:type="paragraph" w:styleId="Rodap">
    <w:name w:val="footer"/>
    <w:basedOn w:val="Normal"/>
    <w:link w:val="Rodap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A42DE"/>
  </w:style>
  <w:style w:type="paragraph" w:styleId="Citao">
    <w:name w:val="Quote"/>
    <w:next w:val="Normal"/>
    <w:link w:val="CitaoChar"/>
    <w:autoRedefine/>
    <w:uiPriority w:val="29"/>
    <w:qFormat/>
    <w:rsid w:val="00770E7F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customStyle="1" w:styleId="CitaoChar">
    <w:name w:val="Citação Char"/>
    <w:basedOn w:val="Fontepargpadro"/>
    <w:link w:val="Citao"/>
    <w:uiPriority w:val="29"/>
    <w:rsid w:val="00770E7F"/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styleId="TextodoEspaoReservado">
    <w:name w:val="Placeholder Text"/>
    <w:basedOn w:val="Fontepargpadro"/>
    <w:uiPriority w:val="99"/>
    <w:semiHidden/>
    <w:rsid w:val="00770E7F"/>
    <w:rPr>
      <w:color w:val="808080"/>
    </w:rPr>
  </w:style>
  <w:style w:type="paragraph" w:customStyle="1" w:styleId="Ttulos">
    <w:name w:val="Títulos"/>
    <w:basedOn w:val="Citao"/>
    <w:link w:val="TtulosChar"/>
    <w:qFormat/>
    <w:rsid w:val="002D127E"/>
    <w:pPr>
      <w:suppressAutoHyphens w:val="0"/>
      <w:spacing w:line="360" w:lineRule="auto"/>
      <w:ind w:left="0" w:firstLine="0"/>
      <w:jc w:val="center"/>
    </w:pPr>
    <w:rPr>
      <w:b/>
      <w:i w:val="0"/>
      <w:caps/>
      <w:sz w:val="28"/>
    </w:rPr>
  </w:style>
  <w:style w:type="character" w:customStyle="1" w:styleId="TtulosChar">
    <w:name w:val="Títulos Char"/>
    <w:basedOn w:val="CitaoChar"/>
    <w:link w:val="Ttulos"/>
    <w:rsid w:val="002D127E"/>
    <w:rPr>
      <w:rFonts w:ascii="Arial" w:eastAsia="Times New Roman" w:hAnsi="Arial" w:cs="Verdana"/>
      <w:b/>
      <w:i w:val="0"/>
      <w:iCs/>
      <w:caps/>
      <w:sz w:val="28"/>
      <w:szCs w:val="24"/>
      <w:lang w:eastAsia="zh-CN"/>
    </w:rPr>
  </w:style>
  <w:style w:type="paragraph" w:styleId="PargrafodaLista">
    <w:name w:val="List Paragraph"/>
    <w:basedOn w:val="Normal"/>
    <w:uiPriority w:val="34"/>
    <w:rsid w:val="003624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2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50013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6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296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65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20910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hyperlink" Target="https://pje.tjdft.jus.br/pje/seam/resource/rest/pje-legacy/documento/download/TJDFT/1g/1643581/272764443" TargetMode="External"/><Relationship Id="rId26" Type="http://schemas.openxmlformats.org/officeDocument/2006/relationships/hyperlink" Target="https://pje.tjdft.jus.br/pje/seam/resource/rest/pje-legacy/documento/download/TJDFT/1g/1643581/263543388" TargetMode="External"/><Relationship Id="rId39" Type="http://schemas.openxmlformats.org/officeDocument/2006/relationships/hyperlink" Target="https://pje.tjdft.jus.br/pje/seam/resource/rest/pje-legacy/documento/download/TJDFT/1g/1643581/263543389" TargetMode="External"/><Relationship Id="rId21" Type="http://schemas.openxmlformats.org/officeDocument/2006/relationships/hyperlink" Target="https://pje.tjdft.jus.br/pje/seam/resource/rest/pje-legacy/documento/download/TJDFT/1g/1643581/235213576" TargetMode="External"/><Relationship Id="rId34" Type="http://schemas.openxmlformats.org/officeDocument/2006/relationships/hyperlink" Target="https://pje.tjdft.jus.br/pje/seam/resource/rest/pje-legacy/documento/download/TJDFT/1g/1643581/279727718" TargetMode="External"/><Relationship Id="rId42" Type="http://schemas.openxmlformats.org/officeDocument/2006/relationships/hyperlink" Target="https://pje.tjdft.jus.br/pje/seam/resource/rest/pje-legacy/documento/download/TJDFT/1g/1643581/281357548" TargetMode="External"/><Relationship Id="rId47" Type="http://schemas.openxmlformats.org/officeDocument/2006/relationships/footer" Target="footer2.xml"/><Relationship Id="rId50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pje.tjdft.jus.br/pje/seam/resource/rest/pje-legacy/documento/download/TJDFT/1g/1643581/253909957" TargetMode="External"/><Relationship Id="rId29" Type="http://schemas.openxmlformats.org/officeDocument/2006/relationships/hyperlink" Target="https://pje.tjdft.jus.br/pje/seam/resource/rest/pje-legacy/documento/download/TJDFT/1g/1643581/273215985" TargetMode="External"/><Relationship Id="rId11" Type="http://schemas.openxmlformats.org/officeDocument/2006/relationships/comments" Target="comments.xml"/><Relationship Id="rId24" Type="http://schemas.openxmlformats.org/officeDocument/2006/relationships/hyperlink" Target="https://pje.tjdft.jus.br/pje/seam/resource/rest/pje-legacy/documento/download/TJDFT/1g/1643581/260550110" TargetMode="External"/><Relationship Id="rId32" Type="http://schemas.openxmlformats.org/officeDocument/2006/relationships/hyperlink" Target="https://pje.tjdft.jus.br/pje/seam/resource/rest/pje-legacy/documento/download/TJDFT/1g/1643581/268579172" TargetMode="External"/><Relationship Id="rId37" Type="http://schemas.openxmlformats.org/officeDocument/2006/relationships/hyperlink" Target="https://pje.tjdft.jus.br/pje/seam/resource/rest/pje-legacy/documento/download/TJDFT/1g/1643581/273215980" TargetMode="External"/><Relationship Id="rId40" Type="http://schemas.openxmlformats.org/officeDocument/2006/relationships/hyperlink" Target="https://pje.tjdft.jus.br/pje/seam/resource/rest/pje-legacy/documento/download/TJDFT/1g/1643581/260266500" TargetMode="External"/><Relationship Id="rId45" Type="http://schemas.openxmlformats.org/officeDocument/2006/relationships/header" Target="header2.xml"/><Relationship Id="rId53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19" Type="http://schemas.openxmlformats.org/officeDocument/2006/relationships/hyperlink" Target="https://pje.tjdft.jus.br/pje/seam/resource/rest/pje-legacy/documento/download/TJDFT/1g/1643581/258709138" TargetMode="External"/><Relationship Id="rId31" Type="http://schemas.openxmlformats.org/officeDocument/2006/relationships/hyperlink" Target="https://pje.tjdft.jus.br/pje/seam/resource/rest/pje-legacy/documento/download/TJDFT/1g/1643581/273215980" TargetMode="External"/><Relationship Id="rId44" Type="http://schemas.openxmlformats.org/officeDocument/2006/relationships/header" Target="header1.xml"/><Relationship Id="rId52" Type="http://schemas.openxmlformats.org/officeDocument/2006/relationships/glossaryDocument" Target="glossary/document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Relationship Id="rId22" Type="http://schemas.openxmlformats.org/officeDocument/2006/relationships/hyperlink" Target="https://pje.tjdft.jus.br/pje/seam/resource/rest/pje-legacy/documento/download/TJDFT/1g/1643581/235213575" TargetMode="External"/><Relationship Id="rId27" Type="http://schemas.openxmlformats.org/officeDocument/2006/relationships/hyperlink" Target="https://pje.tjdft.jus.br/pje/seam/resource/rest/pje-legacy/documento/download/TJDFT/1g/1643581/263543389" TargetMode="External"/><Relationship Id="rId30" Type="http://schemas.openxmlformats.org/officeDocument/2006/relationships/hyperlink" Target="https://pje.tjdft.jus.br/pje/seam/resource/rest/pje-legacy/documento/download/TJDFT/1g/1643581/263543386" TargetMode="External"/><Relationship Id="rId35" Type="http://schemas.openxmlformats.org/officeDocument/2006/relationships/hyperlink" Target="https://pje.tjdft.jus.br/pje/seam/resource/rest/pje-legacy/documento/download/TJDFT/1g/1643581/281357548" TargetMode="External"/><Relationship Id="rId43" Type="http://schemas.openxmlformats.org/officeDocument/2006/relationships/hyperlink" Target="https://pje.tjdft.jus.br/pje/seam/resource/rest/pje-legacy/documento/download/TJDFT/1g/1643581/273215985" TargetMode="External"/><Relationship Id="rId48" Type="http://schemas.openxmlformats.org/officeDocument/2006/relationships/header" Target="header3.xml"/><Relationship Id="rId8" Type="http://schemas.openxmlformats.org/officeDocument/2006/relationships/footnotes" Target="footnotes.xml"/><Relationship Id="rId51" Type="http://schemas.microsoft.com/office/2011/relationships/people" Target="people.xml"/><Relationship Id="rId3" Type="http://schemas.openxmlformats.org/officeDocument/2006/relationships/customXml" Target="../customXml/item3.xml"/><Relationship Id="rId12" Type="http://schemas.microsoft.com/office/2011/relationships/commentsExtended" Target="commentsExtended.xml"/><Relationship Id="rId17" Type="http://schemas.openxmlformats.org/officeDocument/2006/relationships/hyperlink" Target="https://pje.tjdft.jus.br/pje/seam/resource/rest/pje-legacy/documento/download/TJDFT/1g/1643581/245526919" TargetMode="External"/><Relationship Id="rId25" Type="http://schemas.openxmlformats.org/officeDocument/2006/relationships/hyperlink" Target="https://pje.tjdft.jus.br/pje/seam/resource/rest/pje-legacy/documento/download/TJDFT/1g/1643581/270631174" TargetMode="External"/><Relationship Id="rId33" Type="http://schemas.openxmlformats.org/officeDocument/2006/relationships/hyperlink" Target="https://pje.tjdft.jus.br/pje/seam/resource/rest/pje-legacy/documento/download/TJDFT/1g/1643581/277113781" TargetMode="External"/><Relationship Id="rId38" Type="http://schemas.openxmlformats.org/officeDocument/2006/relationships/hyperlink" Target="https://pje.tjdft.jus.br/pje/seam/resource/rest/pje-legacy/documento/download/TJDFT/1g/1643581/273215985" TargetMode="External"/><Relationship Id="rId46" Type="http://schemas.openxmlformats.org/officeDocument/2006/relationships/footer" Target="footer1.xml"/><Relationship Id="rId20" Type="http://schemas.openxmlformats.org/officeDocument/2006/relationships/hyperlink" Target="https://pje.tjdft.jus.br/pje/seam/resource/rest/pje-legacy/documento/download/TJDFT/1g/1643581/260266500" TargetMode="External"/><Relationship Id="rId41" Type="http://schemas.openxmlformats.org/officeDocument/2006/relationships/hyperlink" Target="https://pje.tjdft.jus.br/pje/seam/resource/rest/pje-legacy/documento/download/TJDFT/1g/1643581/260266500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hyperlink" Target="https://pje.tjdft.jus.br/pje/seam/resource/rest/pje-legacy/documento/download/287126138" TargetMode="External"/><Relationship Id="rId23" Type="http://schemas.openxmlformats.org/officeDocument/2006/relationships/hyperlink" Target="https://pje.tjdft.jus.br/pje/seam/resource/rest/pje-legacy/documento/download/TJDFT/1g/1643581/235213574" TargetMode="External"/><Relationship Id="rId28" Type="http://schemas.openxmlformats.org/officeDocument/2006/relationships/hyperlink" Target="https://pje.tjdft.jus.br/pje/seam/resource/rest/pje-legacy/documento/download/TJDFT/1g/1643581/273215983" TargetMode="External"/><Relationship Id="rId36" Type="http://schemas.openxmlformats.org/officeDocument/2006/relationships/hyperlink" Target="https://pje.tjdft.jus.br/pje/seam/resource/rest/pje-legacy/documento/download/TJDFT/1g/1643581/263543388" TargetMode="External"/><Relationship Id="rId49" Type="http://schemas.openxmlformats.org/officeDocument/2006/relationships/footer" Target="footer3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CC47C5ADE849A18DA0C7907A3619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2970ABC-6F8D-4C02-94D1-4488F3BFFA36}"/>
      </w:docPartPr>
      <w:docPartBody>
        <w:p w:rsidR="00773803" w:rsidRDefault="00773803" w:rsidP="00773803">
          <w:pPr>
            <w:pStyle w:val="7ACC47C5ADE849A18DA0C7907A361910"/>
          </w:pPr>
          <w:r w:rsidRPr="002A0A13">
            <w:rPr>
              <w:rStyle w:val="TextodoEspaoReservado"/>
            </w:rPr>
            <w:t>Escolher um item.</w:t>
          </w:r>
        </w:p>
      </w:docPartBody>
    </w:docPart>
    <w:docPart>
      <w:docPartPr>
        <w:name w:val="F878D1793E2346938EC18DAD866E90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F677645-7BEE-495B-A2A2-C7078781C734}"/>
      </w:docPartPr>
      <w:docPartBody>
        <w:p w:rsidR="00773803" w:rsidRDefault="00773803" w:rsidP="00773803">
          <w:pPr>
            <w:pStyle w:val="F878D1793E2346938EC18DAD866E9010"/>
          </w:pPr>
          <w:r w:rsidRPr="009F36E1">
            <w:rPr>
              <w:rStyle w:val="TextodoEspaoReservado"/>
              <w:sz w:val="28"/>
              <w:szCs w:val="28"/>
            </w:rPr>
            <w:t>Escolher um item.</w:t>
          </w:r>
        </w:p>
      </w:docPartBody>
    </w:docPart>
    <w:docPart>
      <w:docPartPr>
        <w:name w:val="AA1EE3EF79994F978EAA8FE4FF7A26B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D2D01E5-6886-4D3A-BC5A-5366DBB17323}"/>
      </w:docPartPr>
      <w:docPartBody>
        <w:p w:rsidR="00773803" w:rsidRDefault="00773803" w:rsidP="00773803">
          <w:pPr>
            <w:pStyle w:val="AA1EE3EF79994F978EAA8FE4FF7A26BD"/>
          </w:pPr>
          <w:r>
            <w:rPr>
              <w:rFonts w:cs="Arial"/>
            </w:rPr>
            <w:t>Escolher um item</w:t>
          </w:r>
        </w:p>
      </w:docPartBody>
    </w:docPart>
    <w:docPart>
      <w:docPartPr>
        <w:name w:val="BC7F39C12B0F442FBBF9AD5B583FBDE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AC9F25C-CE24-4940-A55B-E193616E922A}"/>
      </w:docPartPr>
      <w:docPartBody>
        <w:p w:rsidR="00773803" w:rsidRDefault="00773803" w:rsidP="00773803">
          <w:pPr>
            <w:pStyle w:val="BC7F39C12B0F442FBBF9AD5B583FBDE0"/>
          </w:pPr>
          <w:r>
            <w:rPr>
              <w:rFonts w:cs="Arial"/>
            </w:rPr>
            <w:t>Escolher um item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00"/>
    <w:rsid w:val="0019695A"/>
    <w:rsid w:val="001B0F6A"/>
    <w:rsid w:val="001E2AC0"/>
    <w:rsid w:val="00277029"/>
    <w:rsid w:val="002C7E0E"/>
    <w:rsid w:val="002F13AB"/>
    <w:rsid w:val="003060EF"/>
    <w:rsid w:val="003D50C8"/>
    <w:rsid w:val="00427B4D"/>
    <w:rsid w:val="00432C5A"/>
    <w:rsid w:val="00465A25"/>
    <w:rsid w:val="004756EB"/>
    <w:rsid w:val="004C591E"/>
    <w:rsid w:val="00515AB3"/>
    <w:rsid w:val="00534782"/>
    <w:rsid w:val="00567F35"/>
    <w:rsid w:val="005953DB"/>
    <w:rsid w:val="005E4FE9"/>
    <w:rsid w:val="007055C1"/>
    <w:rsid w:val="00730800"/>
    <w:rsid w:val="00773803"/>
    <w:rsid w:val="0077693D"/>
    <w:rsid w:val="00816916"/>
    <w:rsid w:val="00855F86"/>
    <w:rsid w:val="008C4978"/>
    <w:rsid w:val="009A52A1"/>
    <w:rsid w:val="009C5448"/>
    <w:rsid w:val="00AB26AC"/>
    <w:rsid w:val="00AD59B1"/>
    <w:rsid w:val="00B9403F"/>
    <w:rsid w:val="00C34425"/>
    <w:rsid w:val="00C7198A"/>
    <w:rsid w:val="00CB636A"/>
    <w:rsid w:val="00D3390F"/>
    <w:rsid w:val="00DE22E5"/>
    <w:rsid w:val="00E85666"/>
    <w:rsid w:val="00EB68CA"/>
    <w:rsid w:val="00FA0B5E"/>
    <w:rsid w:val="00FF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773803"/>
    <w:rPr>
      <w:color w:val="808080"/>
    </w:rPr>
  </w:style>
  <w:style w:type="paragraph" w:customStyle="1" w:styleId="7ACC47C5ADE849A18DA0C7907A361910">
    <w:name w:val="7ACC47C5ADE849A18DA0C7907A361910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878D1793E2346938EC18DAD866E9010">
    <w:name w:val="F878D1793E2346938EC18DAD866E9010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A1EE3EF79994F978EAA8FE4FF7A26BD">
    <w:name w:val="AA1EE3EF79994F978EAA8FE4FF7A26BD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7F39C12B0F442FBBF9AD5B583FBDE0">
    <w:name w:val="BC7F39C12B0F442FBBF9AD5B583FBDE0"/>
    <w:rsid w:val="00773803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6C6B238-E948-4754-8C33-724FE0B9AD2C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42e68a52-0075-4042-9574-9d0c8612706c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930c5e-6cbf-4694-b781-f590bfa80909">
      <Terms xmlns="http://schemas.microsoft.com/office/infopath/2007/PartnerControls"/>
    </lcf76f155ced4ddcb4097134ff3c332f>
    <TaxCatchAll xmlns="2aabb5b7-11a6-4edb-b82f-e91ec49f15e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EFFB71C01CC341AD4918EC9567C969" ma:contentTypeVersion="19" ma:contentTypeDescription="Crie um novo documento." ma:contentTypeScope="" ma:versionID="407f20323d0bd8e414133156b5564595">
  <xsd:schema xmlns:xsd="http://www.w3.org/2001/XMLSchema" xmlns:xs="http://www.w3.org/2001/XMLSchema" xmlns:p="http://schemas.microsoft.com/office/2006/metadata/properties" xmlns:ns2="d1930c5e-6cbf-4694-b781-f590bfa80909" xmlns:ns3="2aabb5b7-11a6-4edb-b82f-e91ec49f15ec" targetNamespace="http://schemas.microsoft.com/office/2006/metadata/properties" ma:root="true" ma:fieldsID="318c8e610880bca6de3b4d138c2e869e" ns2:_="" ns3:_="">
    <xsd:import namespace="d1930c5e-6cbf-4694-b781-f590bfa80909"/>
    <xsd:import namespace="2aabb5b7-11a6-4edb-b82f-e91ec49f15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930c5e-6cbf-4694-b781-f590bfa809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5bce3db6-09f7-4b5f-8075-a664636c48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bb5b7-11a6-4edb-b82f-e91ec49f15e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7ff1512-db4f-4851-9dd8-16988646e5fd}" ma:internalName="TaxCatchAll" ma:showField="CatchAllData" ma:web="2aabb5b7-11a6-4edb-b82f-e91ec49f15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7EA40C-5804-4EEE-9895-1C1C7F48547D}">
  <ds:schemaRefs>
    <ds:schemaRef ds:uri="http://schemas.microsoft.com/office/2006/metadata/properties"/>
    <ds:schemaRef ds:uri="http://schemas.microsoft.com/office/infopath/2007/PartnerControls"/>
    <ds:schemaRef ds:uri="d1930c5e-6cbf-4694-b781-f590bfa80909"/>
    <ds:schemaRef ds:uri="2aabb5b7-11a6-4edb-b82f-e91ec49f15ec"/>
  </ds:schemaRefs>
</ds:datastoreItem>
</file>

<file path=customXml/itemProps2.xml><?xml version="1.0" encoding="utf-8"?>
<ds:datastoreItem xmlns:ds="http://schemas.openxmlformats.org/officeDocument/2006/customXml" ds:itemID="{391E4554-19F6-49FE-9C93-B4ADD02866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930c5e-6cbf-4694-b781-f590bfa80909"/>
    <ds:schemaRef ds:uri="2aabb5b7-11a6-4edb-b82f-e91ec49f15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698B7F2-438F-4346-AAA8-B30D71006AE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4323</Words>
  <Characters>23348</Characters>
  <Application>Microsoft Office Word</Application>
  <DocSecurity>0</DocSecurity>
  <Lines>194</Lines>
  <Paragraphs>55</Paragraphs>
  <ScaleCrop>false</ScaleCrop>
  <Company/>
  <LinksUpToDate>false</LinksUpToDate>
  <CharactersWithSpaces>27616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BARÃO</dc:creator>
  <cp:keywords/>
  <dc:description/>
  <cp:lastModifiedBy>Orana Oliveira Guerra - GDSXSR</cp:lastModifiedBy>
  <cp:revision>2</cp:revision>
  <dcterms:created xsi:type="dcterms:W3CDTF">2026-10-28T19:37:00Z</dcterms:created>
  <dcterms:modified xsi:type="dcterms:W3CDTF">2026-10-28T19:37:00Z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0x01010030EFFB71C01CC341AD4918EC9567C969</vt:lpwstr>
  </property>
  <property fmtid="{D5CDD505-2E9C-101B-9397-08002B2CF9AE}" pid="3" name="MediaServiceImageTags">
    <vt:lpwstr/>
  </property>
</Properties>
</file>