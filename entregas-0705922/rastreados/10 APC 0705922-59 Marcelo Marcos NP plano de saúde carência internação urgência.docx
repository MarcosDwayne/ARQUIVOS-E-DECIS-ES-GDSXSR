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671C61" w:rsidR="000E628D" w14:paraId="25A10D57" w14:textId="77777777">
        <w:tc>
          <w:tcPr>
            <w:tcW w:w="2608" w:type="dxa"/>
            <w:vAlign w:val="center"/>
          </w:tcPr>
          <w:p w:rsidRPr="00671C61" w:rsidR="000E628D" w:rsidRDefault="00B16341" w14:paraId="519C5B23" w14:textId="77777777">
            <w:pPr>
              <w:spacing w:line="240" w:lineRule="auto"/>
              <w:jc w:val="center"/>
            </w:pPr>
            <w:r w:rsidRPr="00671C61">
              <w:drawing>
                <wp:inline distT="0" distB="0" distL="0" distR="0" wp14:anchorId="0A1949CF" wp14:editId="0731537C">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671C61" w:rsidR="000E628D" w:rsidRDefault="00B16341" w14:paraId="76612B5F" w14:textId="77777777">
            <w:pPr>
              <w:spacing w:line="240" w:lineRule="auto"/>
              <w:jc w:val="left"/>
            </w:pPr>
            <w:r w:rsidRPr="00671C61">
              <w:rPr>
                <w:b/>
                <w:color w:val="000000"/>
                <w:sz w:val="24"/>
              </w:rPr>
              <w:t>Poder Judiciário da União</w:t>
            </w:r>
          </w:p>
          <w:p w:rsidRPr="00671C61" w:rsidR="000E628D" w:rsidRDefault="00B16341" w14:paraId="08C9DDAA" w14:textId="77777777">
            <w:pPr>
              <w:spacing w:line="240" w:lineRule="auto"/>
              <w:jc w:val="left"/>
            </w:pPr>
            <w:r w:rsidRPr="00671C61">
              <w:rPr>
                <w:color w:val="000000"/>
                <w:sz w:val="22"/>
              </w:rPr>
              <w:t>Tribunal de Justiça do Distrito Federal e dos Territórios</w:t>
            </w:r>
          </w:p>
          <w:p w:rsidRPr="00671C61" w:rsidR="000E628D" w:rsidRDefault="00B16341" w14:paraId="434989DD" w14:textId="77777777">
            <w:pPr>
              <w:spacing w:line="240" w:lineRule="auto"/>
              <w:jc w:val="left"/>
            </w:pPr>
            <w:r w:rsidRPr="00671C61">
              <w:rPr>
                <w:color w:val="000000"/>
                <w:sz w:val="22"/>
              </w:rPr>
              <w:t>GDSXSR</w:t>
            </w:r>
          </w:p>
          <w:p w:rsidRPr="00671C61" w:rsidR="000E628D" w:rsidRDefault="00B16341" w14:paraId="773ACB95" w14:textId="77777777">
            <w:pPr>
              <w:spacing w:line="240" w:lineRule="auto"/>
              <w:jc w:val="left"/>
            </w:pPr>
            <w:r w:rsidRPr="00671C61">
              <w:rPr>
                <w:color w:val="000000"/>
                <w:sz w:val="22"/>
              </w:rPr>
              <w:t>GABINETE DO DESEMBARGADOR SÉRGIO ROCHA</w:t>
            </w:r>
          </w:p>
        </w:tc>
      </w:tr>
    </w:tbl>
    <w:p w:rsidRPr="00671C61" w:rsidR="000E628D" w:rsidRDefault="000E628D" w14:paraId="2E897FF9"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671C61" w:rsidR="000E628D" w:rsidTr="75751108" w14:paraId="1D22156C" w14:textId="77777777">
        <w:tc>
          <w:tcPr>
            <w:tcW w:w="2268" w:type="dxa"/>
            <w:tcMar/>
          </w:tcPr>
          <w:p w:rsidRPr="00671C61" w:rsidR="000E628D" w:rsidRDefault="00B16341" w14:paraId="6BFF443A" w14:textId="77777777">
            <w:pPr>
              <w:jc w:val="left"/>
            </w:pPr>
            <w:r w:rsidRPr="00671C61">
              <w:rPr>
                <w:color w:val="000000"/>
                <w:sz w:val="24"/>
              </w:rPr>
              <w:t>Órgão</w:t>
            </w:r>
          </w:p>
        </w:tc>
        <w:tc>
          <w:tcPr>
            <w:tcW w:w="397" w:type="dxa"/>
            <w:tcMar/>
          </w:tcPr>
          <w:p w:rsidRPr="00671C61" w:rsidR="000E628D" w:rsidRDefault="00B16341" w14:paraId="3AE95DEE" w14:textId="77777777">
            <w:pPr>
              <w:jc w:val="left"/>
            </w:pPr>
            <w:r w:rsidRPr="00671C61">
              <w:rPr>
                <w:color w:val="000000"/>
                <w:sz w:val="24"/>
              </w:rPr>
              <w:t>:</w:t>
            </w:r>
          </w:p>
        </w:tc>
        <w:tc>
          <w:tcPr>
            <w:tcW w:w="5839" w:type="dxa"/>
            <w:tcMar/>
          </w:tcPr>
          <w:p w:rsidRPr="00671C61" w:rsidR="000E628D" w:rsidRDefault="00B16341" w14:paraId="25C54CDA" w14:textId="77777777">
            <w:pPr>
              <w:jc w:val="left"/>
            </w:pPr>
            <w:commentRangeStart w:id="0"/>
            <w:r w:rsidRPr="75751108" w:rsidR="00B16341">
              <w:rPr>
                <w:color w:val="000000" w:themeColor="text1" w:themeTint="FF" w:themeShade="FF"/>
                <w:sz w:val="24"/>
                <w:szCs w:val="24"/>
              </w:rPr>
              <w:t>4ª Turma Cível</w:t>
            </w:r>
            <w:commentRangeEnd w:id="0"/>
            <w:r>
              <w:rPr>
                <w:rStyle w:val="CommentReference"/>
              </w:rPr>
              <w:commentReference w:id="0"/>
            </w:r>
          </w:p>
        </w:tc>
      </w:tr>
      <w:tr w:rsidRPr="00671C61" w:rsidR="000E628D" w:rsidTr="75751108" w14:paraId="1EB97FEE" w14:textId="77777777">
        <w:tc>
          <w:tcPr>
            <w:tcW w:w="2268" w:type="dxa"/>
            <w:tcMar/>
          </w:tcPr>
          <w:p w:rsidRPr="00671C61" w:rsidR="000E628D" w:rsidRDefault="00B16341" w14:paraId="3F9C9BFD" w14:textId="77777777">
            <w:pPr>
              <w:jc w:val="left"/>
            </w:pPr>
            <w:r w:rsidRPr="00671C61">
              <w:rPr>
                <w:color w:val="000000"/>
                <w:sz w:val="24"/>
              </w:rPr>
              <w:t>Classe</w:t>
            </w:r>
          </w:p>
        </w:tc>
        <w:tc>
          <w:tcPr>
            <w:tcW w:w="397" w:type="dxa"/>
            <w:tcMar/>
          </w:tcPr>
          <w:p w:rsidRPr="00671C61" w:rsidR="000E628D" w:rsidRDefault="00B16341" w14:paraId="761904E2" w14:textId="77777777">
            <w:pPr>
              <w:jc w:val="left"/>
            </w:pPr>
            <w:r w:rsidRPr="00671C61">
              <w:rPr>
                <w:color w:val="000000"/>
                <w:sz w:val="24"/>
              </w:rPr>
              <w:t>:</w:t>
            </w:r>
          </w:p>
        </w:tc>
        <w:tc>
          <w:tcPr>
            <w:tcW w:w="5839" w:type="dxa"/>
            <w:tcMar/>
          </w:tcPr>
          <w:p w:rsidRPr="00671C61" w:rsidR="000E628D" w:rsidRDefault="00B16341" w14:paraId="38DD5959" w14:textId="77777777">
            <w:pPr>
              <w:jc w:val="left"/>
            </w:pPr>
            <w:r w:rsidRPr="00671C61">
              <w:rPr>
                <w:color w:val="000000"/>
                <w:sz w:val="24"/>
              </w:rPr>
              <w:t>Apelação Cível</w:t>
            </w:r>
          </w:p>
        </w:tc>
      </w:tr>
      <w:tr w:rsidRPr="00671C61" w:rsidR="000E628D" w:rsidTr="75751108" w14:paraId="65E3D7F0" w14:textId="77777777">
        <w:tc>
          <w:tcPr>
            <w:tcW w:w="2268" w:type="dxa"/>
            <w:tcMar/>
          </w:tcPr>
          <w:p w:rsidRPr="00671C61" w:rsidR="000E628D" w:rsidRDefault="00B16341" w14:paraId="4D6D83B5" w14:textId="77777777">
            <w:pPr>
              <w:jc w:val="left"/>
            </w:pPr>
            <w:r w:rsidRPr="00671C61">
              <w:rPr>
                <w:color w:val="000000"/>
                <w:sz w:val="24"/>
              </w:rPr>
              <w:t>Processo nº</w:t>
            </w:r>
          </w:p>
        </w:tc>
        <w:tc>
          <w:tcPr>
            <w:tcW w:w="397" w:type="dxa"/>
            <w:tcMar/>
          </w:tcPr>
          <w:p w:rsidRPr="00671C61" w:rsidR="000E628D" w:rsidRDefault="00B16341" w14:paraId="7D62A412" w14:textId="77777777">
            <w:pPr>
              <w:jc w:val="left"/>
            </w:pPr>
            <w:r w:rsidRPr="00671C61">
              <w:rPr>
                <w:color w:val="000000"/>
                <w:sz w:val="24"/>
              </w:rPr>
              <w:t>:</w:t>
            </w:r>
          </w:p>
        </w:tc>
        <w:tc>
          <w:tcPr>
            <w:tcW w:w="5839" w:type="dxa"/>
            <w:tcMar/>
          </w:tcPr>
          <w:p w:rsidRPr="00671C61" w:rsidR="000E628D" w:rsidRDefault="00B16341" w14:paraId="4C3D4744" w14:textId="77777777">
            <w:pPr>
              <w:jc w:val="left"/>
            </w:pPr>
            <w:r w:rsidRPr="00671C61">
              <w:rPr>
                <w:color w:val="000000"/>
                <w:sz w:val="24"/>
              </w:rPr>
              <w:t>0705922-59.2026.8.07.0014</w:t>
            </w:r>
          </w:p>
        </w:tc>
      </w:tr>
      <w:tr w:rsidRPr="00671C61" w:rsidR="000E628D" w:rsidTr="75751108" w14:paraId="4D3E5DDB" w14:textId="77777777">
        <w:tc>
          <w:tcPr>
            <w:tcW w:w="2268" w:type="dxa"/>
            <w:tcMar/>
          </w:tcPr>
          <w:p w:rsidRPr="00671C61" w:rsidR="000E628D" w:rsidRDefault="00B16341" w14:paraId="70E00307" w14:textId="77777777">
            <w:pPr>
              <w:jc w:val="left"/>
            </w:pPr>
            <w:r w:rsidRPr="00671C61">
              <w:rPr>
                <w:color w:val="000000"/>
                <w:sz w:val="24"/>
              </w:rPr>
              <w:t>Apelante (s)</w:t>
            </w:r>
          </w:p>
        </w:tc>
        <w:tc>
          <w:tcPr>
            <w:tcW w:w="397" w:type="dxa"/>
            <w:tcMar/>
          </w:tcPr>
          <w:p w:rsidRPr="00671C61" w:rsidR="000E628D" w:rsidRDefault="00B16341" w14:paraId="5CE11283" w14:textId="77777777">
            <w:pPr>
              <w:jc w:val="left"/>
            </w:pPr>
            <w:r w:rsidRPr="00671C61">
              <w:rPr>
                <w:color w:val="000000"/>
                <w:sz w:val="24"/>
              </w:rPr>
              <w:t>:</w:t>
            </w:r>
          </w:p>
        </w:tc>
        <w:tc>
          <w:tcPr>
            <w:tcW w:w="5839" w:type="dxa"/>
            <w:tcMar/>
          </w:tcPr>
          <w:p w:rsidRPr="00671C61" w:rsidR="000E628D" w:rsidRDefault="00B16341" w14:paraId="419005E1" w14:textId="77777777">
            <w:pPr>
              <w:jc w:val="left"/>
            </w:pPr>
            <w:commentRangeStart w:id="1"/>
            <w:r w:rsidRPr="00671C61">
              <w:rPr>
                <w:color w:val="000000"/>
                <w:sz w:val="24"/>
              </w:rPr>
              <w:t>U. S. I. S. LTDA.</w:t>
            </w:r>
            <w:commentRangeEnd w:id="1"/>
            <w:r w:rsidRPr="00671C61">
              <w:rPr>
                <w:rStyle w:val="Refdecomentrio"/>
                <w:sz w:val="28"/>
                <w:szCs w:val="22"/>
              </w:rPr>
              <w:commentReference w:id="1"/>
            </w:r>
          </w:p>
        </w:tc>
      </w:tr>
      <w:tr w:rsidRPr="00671C61" w:rsidR="000E628D" w:rsidTr="75751108" w14:paraId="24DD1506" w14:textId="77777777">
        <w:tc>
          <w:tcPr>
            <w:tcW w:w="2268" w:type="dxa"/>
            <w:tcMar/>
          </w:tcPr>
          <w:p w:rsidRPr="00671C61" w:rsidR="000E628D" w:rsidRDefault="00B16341" w14:paraId="6CA38195" w14:textId="77777777">
            <w:pPr>
              <w:jc w:val="left"/>
            </w:pPr>
            <w:r w:rsidRPr="00671C61">
              <w:rPr>
                <w:color w:val="000000"/>
                <w:sz w:val="24"/>
              </w:rPr>
              <w:t>Apelado (a)(s)</w:t>
            </w:r>
          </w:p>
        </w:tc>
        <w:tc>
          <w:tcPr>
            <w:tcW w:w="397" w:type="dxa"/>
            <w:tcMar/>
          </w:tcPr>
          <w:p w:rsidRPr="00671C61" w:rsidR="000E628D" w:rsidRDefault="00B16341" w14:paraId="57AF27F7" w14:textId="77777777">
            <w:pPr>
              <w:jc w:val="left"/>
            </w:pPr>
            <w:r w:rsidRPr="00671C61">
              <w:rPr>
                <w:color w:val="000000"/>
                <w:sz w:val="24"/>
              </w:rPr>
              <w:t>:</w:t>
            </w:r>
          </w:p>
        </w:tc>
        <w:tc>
          <w:tcPr>
            <w:tcW w:w="5839" w:type="dxa"/>
            <w:tcMar/>
          </w:tcPr>
          <w:p w:rsidRPr="00671C61" w:rsidR="000E628D" w:rsidRDefault="00B16341" w14:paraId="759D0BDD" w14:textId="77777777">
            <w:pPr>
              <w:jc w:val="left"/>
            </w:pPr>
            <w:r w:rsidRPr="00671C61">
              <w:rPr>
                <w:color w:val="000000"/>
                <w:sz w:val="24"/>
              </w:rPr>
              <w:t>E. D. A., representado por sua genitora, D. D. L.</w:t>
            </w:r>
          </w:p>
        </w:tc>
      </w:tr>
      <w:tr w:rsidRPr="00671C61" w:rsidR="000E628D" w:rsidTr="75751108" w14:paraId="6F703C74" w14:textId="77777777">
        <w:tc>
          <w:tcPr>
            <w:tcW w:w="2268" w:type="dxa"/>
            <w:tcMar/>
          </w:tcPr>
          <w:p w:rsidRPr="00671C61" w:rsidR="000E628D" w:rsidRDefault="00B16341" w14:paraId="507C44D8" w14:textId="77777777">
            <w:pPr>
              <w:jc w:val="left"/>
            </w:pPr>
            <w:r w:rsidRPr="00671C61">
              <w:rPr>
                <w:color w:val="000000"/>
                <w:sz w:val="24"/>
              </w:rPr>
              <w:t>Relator(a)</w:t>
            </w:r>
          </w:p>
        </w:tc>
        <w:tc>
          <w:tcPr>
            <w:tcW w:w="397" w:type="dxa"/>
            <w:tcMar/>
          </w:tcPr>
          <w:p w:rsidRPr="00671C61" w:rsidR="000E628D" w:rsidRDefault="00B16341" w14:paraId="4A69FF1D" w14:textId="77777777">
            <w:pPr>
              <w:jc w:val="left"/>
            </w:pPr>
            <w:r w:rsidRPr="00671C61">
              <w:rPr>
                <w:color w:val="000000"/>
                <w:sz w:val="24"/>
              </w:rPr>
              <w:t>:</w:t>
            </w:r>
          </w:p>
        </w:tc>
        <w:tc>
          <w:tcPr>
            <w:tcW w:w="5839" w:type="dxa"/>
            <w:tcMar/>
          </w:tcPr>
          <w:p w:rsidRPr="00671C61" w:rsidR="000E628D" w:rsidRDefault="00B16341" w14:paraId="5F6CE3E9" w14:textId="77777777">
            <w:pPr>
              <w:jc w:val="left"/>
            </w:pPr>
            <w:r w:rsidRPr="00671C61">
              <w:rPr>
                <w:b/>
                <w:color w:val="000000"/>
                <w:sz w:val="24"/>
              </w:rPr>
              <w:t>Des. Sérgio Rocha</w:t>
            </w:r>
          </w:p>
        </w:tc>
      </w:tr>
    </w:tbl>
    <w:p w:rsidRPr="00671C61" w:rsidR="000E628D" w:rsidRDefault="000E628D" w14:paraId="3FCC340A" w14:textId="77777777"/>
    <w:p w:rsidRPr="00671C61" w:rsidR="000E628D" w:rsidRDefault="00B16341" w14:paraId="17F52DE4" w14:textId="77777777">
      <w:pPr>
        <w:keepNext/>
        <w:jc w:val="left"/>
        <w:pPrChange w:id="1291" w:author="Assessor GDSXSR" w:date="2026-10-31T22:16:22Z">
          <w:pPr>
            <w:keepNext/>
            <w:jc w:val="center"/>
          </w:pPr>
        </w:pPrChange>
      </w:pPr>
      <w:commentRangeStart w:id="70"/>
      <w:r w:rsidRPr="00671C61">
        <w:rPr>
          <w:b/>
          <w:rPrChange w:id="1292" w:author="Assessor GDSXSR" w:date="2026-10-31T22:16:22Z">
            <w:rPr/>
          </w:rPrChange>
        </w:rPr>
        <w:t>EMENTA</w:t>
      </w:r>
      <w:commentRangeEnd w:id="70"/>
      <w:r>
        <w:rPr>
          <w:rStyle w:val="CommentReference"/>
        </w:rPr>
        <w:commentReference w:id="70"/>
      </w:r>
    </w:p>
    <w:p w:rsidRPr="00671C61" w:rsidR="000E628D" w:rsidRDefault="000E628D" w14:paraId="33EE3788" w14:textId="77777777">
      <w:pPr>
        <w:keepNext/>
      </w:pPr>
    </w:p>
    <w:p w:rsidRPr="00671C61" w:rsidR="000E628D" w:rsidRDefault="00B16341" w14:paraId="54D51C9E" w14:textId="77777777">
      <w:r w:rsidRPr="00671C61">
        <w:t>APELAÇÃO CÍVEL. DIREITO DO CONSUMIDOR. PLANO DE SAÚDE. INTERNAÇÃO PEDIÁTRICA DE URGÊNCIA. CARÊNCIA DE 24 HORAS CUMPRIDA. NEGATIVA DE COBERTURA ABUSIVA. RECURSO NÃO PROVIDO.</w:t>
      </w:r>
    </w:p>
    <w:p w:rsidRPr="00671C61" w:rsidR="000E628D" w:rsidRDefault="00B16341" w14:paraId="0EB7CCCB" w14:textId="77777777">
      <w:r w:rsidRPr="00671C61">
        <w:rPr>
          <w:b/>
        </w:rPr>
        <w:t>I. Caso em exame</w:t>
      </w:r>
    </w:p>
    <w:p w:rsidRPr="00671C61" w:rsidR="000E628D" w:rsidRDefault="00B16341" w14:paraId="3C3830BC" w14:textId="77777777">
      <w:commentRangeStart w:id="2"/>
      <w:commentRangeStart w:id="53"/>
      <w:r>
        <w:t xml:space="preserve">1. Ação de obrigação de fazer proposta por </w:t>
      </w:r>
      <w:commentRangeEnd w:id="53"/>
      <w:r>
        <w:rPr>
          <w:rStyle w:val="CommentReference"/>
        </w:rPr>
        <w:commentReference w:id="53"/>
      </w:r>
      <w:del w:id="1053" w:author="Assessor GDSXSR" w:date="2026-10-31T22:16:22Z">
        <w:r>
          <w:delText xml:space="preserve">pessoa natural (</w:delText>
        </w:r>
      </w:del>
      <w:r>
        <w:t xml:space="preserve">beneficiário menor, com 1 ano e 8 meses à época dos fatos, representado pela genitora</w:t>
      </w:r>
      <w:del w:id="1054" w:author="Assessor GDSXSR" w:date="2026-10-31T22:16:22Z">
        <w:r>
          <w:delText xml:space="preserve">)</w:delText>
        </w:r>
      </w:del>
      <w:ins w:id="1055" w:author="Assessor GDSXSR" w:date="2026-10-31T22:16:22Z">
        <w:r>
          <w:rPr>
            <w:color w:val="808080"/>
          </w:rPr>
          <w:t xml:space="preserve">,</w:t>
        </w:r>
      </w:ins>
      <w:r>
        <w:t xml:space="preserve"> contra </w:t>
      </w:r>
      <w:del w:id="1056" w:author="Assessor GDSXSR" w:date="2026-10-31T22:16:22Z">
        <w:r>
          <w:delText xml:space="preserve">U.</w:delText>
        </w:r>
      </w:del>
      <w:ins w:id="1057" w:author="Assessor GDSXSR" w:date="2026-10-31T22:16:22Z">
        <w:r>
          <w:rPr>
            <w:color w:val="808080"/>
          </w:rPr>
          <w:t xml:space="preserve">Unity</w:t>
        </w:r>
      </w:ins>
      <w:r>
        <w:t xml:space="preserve"> </w:t>
      </w:r>
      <w:del w:id="1058" w:author="Assessor GDSXSR" w:date="2026-10-31T22:16:22Z">
        <w:r>
          <w:delText xml:space="preserve">S.</w:delText>
        </w:r>
      </w:del>
      <w:ins w:id="1059" w:author="Assessor GDSXSR" w:date="2026-10-31T22:16:22Z">
        <w:r>
          <w:rPr>
            <w:color w:val="808080"/>
          </w:rPr>
          <w:t xml:space="preserve">Serviços</w:t>
        </w:r>
      </w:ins>
      <w:r>
        <w:t xml:space="preserve"> </w:t>
      </w:r>
      <w:del w:id="1060" w:author="Assessor GDSXSR" w:date="2026-10-31T22:16:22Z">
        <w:r>
          <w:delText xml:space="preserve">I.</w:delText>
        </w:r>
      </w:del>
      <w:ins w:id="1061" w:author="Assessor GDSXSR" w:date="2026-10-31T22:16:22Z">
        <w:r>
          <w:rPr>
            <w:color w:val="808080"/>
          </w:rPr>
          <w:t xml:space="preserve">Integrados</w:t>
        </w:r>
      </w:ins>
      <w:r>
        <w:t xml:space="preserve"> </w:t>
      </w:r>
      <w:del w:id="1062" w:author="Assessor GDSXSR" w:date="2026-10-31T22:16:22Z">
        <w:r>
          <w:delText xml:space="preserve">S.</w:delText>
        </w:r>
      </w:del>
      <w:ins w:id="1063" w:author="Assessor GDSXSR" w:date="2026-10-31T22:16:22Z">
        <w:r>
          <w:rPr>
            <w:color w:val="808080"/>
          </w:rPr>
          <w:t xml:space="preserve">de</w:t>
        </w:r>
      </w:ins>
      <w:r>
        <w:t xml:space="preserve"> </w:t>
      </w:r>
      <w:del w:id="1064" w:author="Assessor GDSXSR" w:date="2026-10-31T22:16:22Z">
        <w:r>
          <w:delText xml:space="preserve">LTDA</w:delText>
        </w:r>
      </w:del>
      <w:ins w:id="1065" w:author="Assessor GDSXSR" w:date="2026-10-31T22:16:22Z">
        <w:r>
          <w:rPr>
            <w:color w:val="808080"/>
          </w:rPr>
          <w:t xml:space="preserve">Saúde Ltda</w:t>
        </w:r>
      </w:ins>
      <w:r>
        <w:t xml:space="preserve">., operadora de plano de saúde, pleiteando a cobertura integral da internação hospitalar pediátrica iniciada em 23/05/2026, 64 dias após o início da vigência do contrato</w:t>
      </w:r>
      <w:ins w:id="1066" w:author="Assessor GDSXSR" w:date="2026-10-31T22:16:22Z">
        <w:r>
          <w:rPr>
            <w:color w:val="808080"/>
          </w:rPr>
          <w:t xml:space="preserve"> (R$ 20</w:t>
        </w:r>
      </w:ins>
      <w:r>
        <w:t xml:space="preserve">.</w:t>
      </w:r>
      <w:ins w:id="1067" w:author="Assessor GDSXSR" w:date="2026-10-31T22:16:22Z">
        <w:r>
          <w:rPr>
            <w:color w:val="808080"/>
          </w:rPr>
          <w:t xml:space="preserve">000,00).</w:t>
        </w:r>
      </w:ins>
      <w:commentRangeEnd w:id="2"/>
      <w:r w:rsidRPr="00671C61">
        <w:rPr>
          <w:rStyle w:val="Refdecomentrio"/>
          <w:sz w:val="28"/>
          <w:szCs w:val="22"/>
        </w:rPr>
        <w:commentReference w:id="2"/>
      </w:r>
    </w:p>
    <w:p w:rsidRPr="00671C61" w:rsidR="000E628D" w:rsidRDefault="00B16341" w14:paraId="52B25D7C" w14:textId="77777777">
      <w:r w:rsidRPr="00671C61">
        <w:t>2. A sentença julgou procedente o pedido, declarando abusivas as cláusulas 9.7 e 9.9 do contrato quanto ao autor e condenando a ré a custear a internação até a alta, sob multa diária.</w:t>
      </w:r>
    </w:p>
    <w:p w:rsidRPr="00671C61" w:rsidR="000E628D" w:rsidRDefault="00B16341" w14:paraId="1FB938F0" w14:textId="77777777">
      <w:r w:rsidRPr="00671C61">
        <w:t>3. A ré apela pleiteando a improcedência, ao argumento de que a carência de 180 dias vale para a internação, ou, subsidiariamente, a exclusão do capítulo declaratório, o afastamento ou a redução da multa e a inversão da sucumbência.</w:t>
      </w:r>
    </w:p>
    <w:p w:rsidRPr="00671C61" w:rsidR="000E628D" w:rsidRDefault="00B16341" w14:paraId="1FCA0F54" w14:textId="77777777">
      <w:r w:rsidRPr="00671C61">
        <w:rPr>
          <w:b/>
        </w:rPr>
        <w:lastRenderedPageBreak/>
        <w:t>II. Questão em discussão</w:t>
      </w:r>
    </w:p>
    <w:p w:rsidRPr="00671C61" w:rsidR="000E628D" w:rsidRDefault="00B16341" w14:paraId="25BACF93" w14:textId="77777777">
      <w:r w:rsidRPr="00671C61">
        <w:t>4. Há duas questões em discussão: (i) saber se a operadora pode negar a internação decorrente de urgência ou emergência durante a carência de 180 dias, cumprida a carência de 24 horas; e (ii) saber se a sentença é extra petita e se a multa deve ser afastada ou reduzida.</w:t>
      </w:r>
    </w:p>
    <w:p w:rsidRPr="00671C61" w:rsidR="000E628D" w:rsidRDefault="00B16341" w14:paraId="0ABA0DE0" w14:textId="77777777">
      <w:r w:rsidRPr="00671C61">
        <w:rPr>
          <w:b/>
        </w:rPr>
        <w:t>III. Razões de decidir</w:t>
      </w:r>
    </w:p>
    <w:p w:rsidRPr="00671C61" w:rsidR="000E628D" w:rsidRDefault="00B16341" w14:paraId="1EB30B31" w14:textId="77777777">
      <w:commentRangeStart w:id="3"/>
      <w:commentRangeStart w:id="4"/>
      <w:commentRangeStart w:id="5"/>
      <w:r>
        <w:t xml:space="preserve">5. A carência de 24 horas para urgência e emergência abrange a internação decorrente, e a de 180 dias vale para os demais casos (Lei 9.656/98 12 V; </w:t>
      </w:r>
      <w:del w:id="1068" w:author="Assessor GDSXSR" w:date="2026-10-31T22:16:22Z">
        <w:r>
          <w:delText xml:space="preserve">Súmula</w:delText>
        </w:r>
      </w:del>
      <w:ins w:id="1069" w:author="Assessor GDSXSR" w:date="2026-10-31T22:16:22Z">
        <w:r>
          <w:rPr>
            <w:color w:val="808080"/>
          </w:rPr>
          <w:t xml:space="preserve">Súmulas</w:t>
        </w:r>
      </w:ins>
      <w:r>
        <w:t xml:space="preserve"> 302 </w:t>
      </w:r>
      <w:del w:id="1070" w:author="Assessor GDSXSR" w:date="2026-10-31T22:16:22Z">
        <w:r>
          <w:delText xml:space="preserve">do STJ; Súmula</w:delText>
        </w:r>
      </w:del>
      <w:ins w:id="1071" w:author="Assessor GDSXSR" w:date="2026-10-31T22:16:22Z">
        <w:r>
          <w:rPr>
            <w:color w:val="808080"/>
          </w:rPr>
          <w:t xml:space="preserve">e</w:t>
        </w:r>
      </w:ins>
      <w:r>
        <w:t xml:space="preserve"> 597 do STJ).</w:t>
      </w:r>
      <w:commentRangeEnd w:id="3"/>
      <w:commentRangeEnd w:id="4"/>
      <w:commentRangeEnd w:id="5"/>
      <w:r w:rsidRPr="00671C61">
        <w:rPr>
          <w:rStyle w:val="Refdecomentrio"/>
          <w:sz w:val="28"/>
          <w:szCs w:val="22"/>
        </w:rPr>
        <w:commentReference w:id="3"/>
      </w:r>
      <w:r w:rsidRPr="00671C61">
        <w:rPr>
          <w:rStyle w:val="Refdecomentrio"/>
          <w:sz w:val="28"/>
          <w:szCs w:val="22"/>
        </w:rPr>
        <w:commentReference w:id="4"/>
      </w:r>
      <w:r w:rsidRPr="00671C61">
        <w:rPr>
          <w:rStyle w:val="Refdecomentrio"/>
          <w:sz w:val="28"/>
          <w:szCs w:val="22"/>
        </w:rPr>
        <w:commentReference w:id="5"/>
      </w:r>
    </w:p>
    <w:p w:rsidRPr="00671C61" w:rsidR="000E628D" w:rsidRDefault="00B16341" w14:paraId="55C10ED9" w14:textId="77777777">
      <w:commentRangeStart w:id="6"/>
      <w:commentRangeStart w:id="7"/>
      <w:commentRangeStart w:id="54"/>
      <w:r>
        <w:t xml:space="preserve">6. A limitação de 12 horas e a remoção ao SUS durante a carência não se aplicam ao plano hospitalar com a carência de 24 horas cumprida (</w:t>
      </w:r>
      <w:commentRangeEnd w:id="54"/>
      <w:r>
        <w:rPr>
          <w:rStyle w:val="CommentReference"/>
        </w:rPr>
        <w:commentReference w:id="54"/>
      </w:r>
      <w:del w:id="1072" w:author="Assessor GDSXSR" w:date="2026-10-31T22:16:22Z">
        <w:r>
          <w:delText xml:space="preserve">art. 3º, § 1º, da </w:delText>
        </w:r>
      </w:del>
      <w:r>
        <w:t xml:space="preserve">Resolução CONSU 13/1998</w:t>
      </w:r>
      <w:del w:id="1073" w:author="Assessor GDSXSR" w:date="2026-10-31T22:16:22Z">
        <w:r>
          <w:delText xml:space="preserve">;</w:delText>
        </w:r>
      </w:del>
      <w:r>
        <w:t xml:space="preserve"> </w:t>
      </w:r>
      <w:del w:id="1074" w:author="Assessor GDSXSR" w:date="2026-10-31T22:16:22Z">
        <w:r>
          <w:delText xml:space="preserve">CDC</w:delText>
        </w:r>
      </w:del>
      <w:ins w:id="1075" w:author="Assessor GDSXSR" w:date="2026-10-31T22:16:22Z">
        <w:r>
          <w:rPr>
            <w:color w:val="808080"/>
          </w:rPr>
          <w:t xml:space="preserve">2º</w:t>
        </w:r>
      </w:ins>
      <w:r>
        <w:t xml:space="preserve"> </w:t>
      </w:r>
      <w:del w:id="1076" w:author="Assessor GDSXSR" w:date="2026-10-31T22:16:22Z">
        <w:r>
          <w:delText xml:space="preserve">51</w:delText>
        </w:r>
      </w:del>
      <w:ins w:id="1077" w:author="Assessor GDSXSR" w:date="2026-10-31T22:16:22Z">
        <w:r>
          <w:rPr>
            <w:color w:val="808080"/>
          </w:rPr>
          <w:t xml:space="preserve">e</w:t>
        </w:r>
      </w:ins>
      <w:r>
        <w:t xml:space="preserve"> </w:t>
      </w:r>
      <w:del w:id="1078" w:author="Assessor GDSXSR" w:date="2026-10-31T22:16:22Z">
        <w:r>
          <w:delText xml:space="preserve">IV</w:delText>
        </w:r>
      </w:del>
      <w:ins w:id="1079" w:author="Assessor GDSXSR" w:date="2026-10-31T22:16:22Z">
        <w:r>
          <w:rPr>
            <w:color w:val="808080"/>
          </w:rPr>
          <w:t xml:space="preserve">3º § 1º</w:t>
        </w:r>
      </w:ins>
      <w:r>
        <w:t xml:space="preserve">).</w:t>
      </w:r>
      <w:commentRangeEnd w:id="6"/>
      <w:commentRangeEnd w:id="7"/>
      <w:r w:rsidRPr="00671C61">
        <w:rPr>
          <w:rStyle w:val="Refdecomentrio"/>
          <w:sz w:val="28"/>
          <w:szCs w:val="22"/>
        </w:rPr>
        <w:commentReference w:id="6"/>
      </w:r>
      <w:r w:rsidRPr="00671C61">
        <w:rPr>
          <w:rStyle w:val="Refdecomentrio"/>
          <w:sz w:val="28"/>
          <w:szCs w:val="22"/>
        </w:rPr>
        <w:commentReference w:id="7"/>
      </w:r>
    </w:p>
    <w:p w:rsidRPr="00671C61" w:rsidR="000E628D" w:rsidRDefault="00B16341" w14:paraId="6A636F93" w14:textId="77777777">
      <w:r w:rsidRPr="00671C61">
        <w:t>7. A emergência está demonstrada pelo pedido de internação da médica assistente e pela conduta da operadora, que negou a cobertura apenas por carência (</w:t>
      </w:r>
      <w:commentRangeStart w:id="8"/>
      <w:r w:rsidRPr="00671C61">
        <w:t>Lei 9.656/98 35-C I</w:t>
      </w:r>
      <w:commentRangeEnd w:id="8"/>
      <w:r w:rsidRPr="00671C61">
        <w:rPr>
          <w:rStyle w:val="Refdecomentrio"/>
          <w:sz w:val="28"/>
          <w:szCs w:val="22"/>
        </w:rPr>
        <w:commentReference w:id="8"/>
      </w:r>
      <w:r w:rsidRPr="00671C61">
        <w:t>).</w:t>
      </w:r>
    </w:p>
    <w:p>
      <w:pPr>
        <w:rPr>
          <w:ins w:id="1096" w:author="Assessor GDSXSR" w:date="2026-10-31T22:16:22Z"/>
        </w:rPr>
      </w:pPr>
      <w:commentRangeStart w:id="9"/>
      <w:commentRangeStart w:id="10"/>
      <w:commentRangeStart w:id="11"/>
      <w:r>
        <w:t xml:space="preserve">8. A decisão da ANS em </w:t>
      </w:r>
      <w:del w:id="1080" w:author="Assessor GDSXSR" w:date="2026-10-31T22:16:22Z">
        <w:r>
          <w:delText xml:space="preserve">caso</w:delText>
        </w:r>
      </w:del>
      <w:ins w:id="1081" w:author="Assessor GDSXSR" w:date="2026-10-31T22:16:22Z">
        <w:r>
          <w:rPr>
            <w:color w:val="808080"/>
          </w:rPr>
          <w:t xml:space="preserve">reclamação</w:t>
        </w:r>
      </w:ins>
      <w:r>
        <w:t xml:space="preserve"> de outro beneficiário não vincula o Poder Judiciário</w:t>
      </w:r>
      <w:del w:id="1082" w:author="Assessor GDSXSR" w:date="2026-10-31T22:16:22Z">
        <w:r>
          <w:delText xml:space="preserve">,</w:delText>
        </w:r>
      </w:del>
      <w:r>
        <w:t xml:space="preserve"> </w:t>
      </w:r>
      <w:del w:id="1083" w:author="Assessor GDSXSR" w:date="2026-10-31T22:16:22Z">
        <w:r>
          <w:delText xml:space="preserve">e</w:delText>
        </w:r>
      </w:del>
      <w:ins w:id="1084" w:author="Assessor GDSXSR" w:date="2026-10-31T22:16:22Z">
        <w:r>
          <w:rPr>
            <w:color w:val="808080"/>
          </w:rPr>
          <w:t xml:space="preserve">(CF</w:t>
        </w:r>
      </w:ins>
      <w:r>
        <w:t xml:space="preserve"> </w:t>
      </w:r>
      <w:del w:id="1085" w:author="Assessor GDSXSR" w:date="2026-10-31T22:16:22Z">
        <w:r>
          <w:delText xml:space="preserve">a</w:delText>
        </w:r>
      </w:del>
      <w:ins w:id="1086" w:author="Assessor GDSXSR" w:date="2026-10-31T22:16:22Z">
        <w:r>
          <w:rPr>
            <w:color w:val="808080"/>
          </w:rPr>
          <w:t xml:space="preserve">5º XXXV).</w:t>
        </w:r>
      </w:ins>
    </w:p>
    <w:p w:rsidRPr="00671C61" w:rsidR="000E628D" w:rsidRDefault="00B16341" w14:paraId="03BC44F4" w14:textId="77777777">
      <w:ins w:id="1087" w:author="Assessor GDSXSR" w:date="2026-10-31T22:16:22Z">
        <w:commentRangeStart w:id="55"/>
        <w:r>
          <w:rPr>
            <w:color w:val="808080"/>
          </w:rPr>
          <w:t xml:space="preserve">9. A</w:t>
        </w:r>
        <w:commentRangeEnd w:id="55"/>
        <w:r>
          <w:rPr>
            <w:rStyle w:val="CommentReference"/>
            <w:color w:val="808080"/>
          </w:rPr>
          <w:commentReference w:id="55"/>
        </w:r>
      </w:ins>
      <w:r>
        <w:t xml:space="preserve"> declaração de abusividade</w:t>
      </w:r>
      <w:ins w:id="1088" w:author="Assessor GDSXSR" w:date="2026-10-31T22:16:22Z">
        <w:r>
          <w:rPr>
            <w:color w:val="808080"/>
          </w:rPr>
          <w:t xml:space="preserve"> das cláusulas 9.7 e 9.9</w:t>
        </w:r>
      </w:ins>
      <w:r>
        <w:t xml:space="preserve">, restrita ao autor, </w:t>
      </w:r>
      <w:ins w:id="1089" w:author="Assessor GDSXSR" w:date="2026-10-31T22:16:22Z">
        <w:r>
          <w:rPr>
            <w:color w:val="808080"/>
          </w:rPr>
          <w:t xml:space="preserve">é necessária à condenação e </w:t>
        </w:r>
      </w:ins>
      <w:r>
        <w:t xml:space="preserve">não </w:t>
      </w:r>
      <w:del w:id="1090" w:author="Assessor GDSXSR" w:date="2026-10-31T22:16:22Z">
        <w:r>
          <w:delText xml:space="preserve">é</w:delText>
        </w:r>
      </w:del>
      <w:ins w:id="1091" w:author="Assessor GDSXSR" w:date="2026-10-31T22:16:22Z">
        <w:r>
          <w:rPr>
            <w:color w:val="808080"/>
          </w:rPr>
          <w:t xml:space="preserve">configura julgamento</w:t>
        </w:r>
      </w:ins>
      <w:r>
        <w:t xml:space="preserve"> extra petita (</w:t>
      </w:r>
      <w:del w:id="1092" w:author="Assessor GDSXSR" w:date="2026-10-31T22:16:22Z">
        <w:r>
          <w:delText xml:space="preserve">CF/88 5º XXXV; </w:delText>
        </w:r>
      </w:del>
      <w:r>
        <w:t xml:space="preserve">CPC 141</w:t>
      </w:r>
      <w:ins w:id="1093" w:author="Assessor GDSXSR" w:date="2026-10-31T22:16:22Z">
        <w:r>
          <w:rPr>
            <w:color w:val="808080"/>
          </w:rPr>
          <w:t xml:space="preserve">, 492</w:t>
        </w:r>
      </w:ins>
      <w:r>
        <w:t xml:space="preserve"> e </w:t>
      </w:r>
      <w:del w:id="1094" w:author="Assessor GDSXSR" w:date="2026-10-31T22:16:22Z">
        <w:r>
          <w:delText xml:space="preserve">492</w:delText>
        </w:r>
      </w:del>
      <w:ins w:id="1095" w:author="Assessor GDSXSR" w:date="2026-10-31T22:16:22Z">
        <w:r>
          <w:rPr>
            <w:color w:val="808080"/>
          </w:rPr>
          <w:t xml:space="preserve">503 § 1º</w:t>
        </w:r>
      </w:ins>
      <w:r>
        <w:t xml:space="preserve">).</w:t>
      </w:r>
      <w:commentRangeEnd w:id="9"/>
      <w:commentRangeEnd w:id="10"/>
      <w:commentRangeEnd w:id="11"/>
      <w:r w:rsidRPr="00671C61">
        <w:rPr>
          <w:rStyle w:val="Refdecomentrio"/>
          <w:sz w:val="28"/>
          <w:szCs w:val="22"/>
        </w:rPr>
        <w:commentReference w:id="9"/>
      </w:r>
      <w:r w:rsidRPr="00671C61">
        <w:rPr>
          <w:rStyle w:val="Refdecomentrio"/>
          <w:sz w:val="28"/>
          <w:szCs w:val="22"/>
        </w:rPr>
        <w:commentReference w:id="10"/>
      </w:r>
      <w:r w:rsidRPr="00671C61">
        <w:rPr>
          <w:rStyle w:val="Refdecomentrio"/>
          <w:sz w:val="28"/>
          <w:szCs w:val="22"/>
        </w:rPr>
        <w:commentReference w:id="11"/>
      </w:r>
    </w:p>
    <w:p w:rsidRPr="00671C61" w:rsidR="000E628D" w:rsidRDefault="00B16341" w14:paraId="68AE035A" w14:textId="77777777">
      <w:commentRangeStart w:id="12"/>
      <w:del w:id="1097" w:author="Assessor GDSXSR" w:date="2026-10-31T22:16:22Z">
        <w:r>
          <w:delText xml:space="preserve">9</w:delText>
        </w:r>
      </w:del>
      <w:ins w:id="1098" w:author="Assessor GDSXSR" w:date="2026-10-31T22:16:22Z">
        <w:r>
          <w:rPr>
            <w:color w:val="808080"/>
          </w:rPr>
          <w:t xml:space="preserve">10</w:t>
        </w:r>
      </w:ins>
      <w:r>
        <w:t xml:space="preserve">. A multa, que não incidiu, é medida coercitiva proporcional e revisável (CPC 537 § 1º).</w:t>
      </w:r>
      <w:commentRangeEnd w:id="12"/>
      <w:r w:rsidRPr="00671C61">
        <w:rPr>
          <w:rStyle w:val="Refdecomentrio"/>
          <w:sz w:val="28"/>
          <w:szCs w:val="22"/>
        </w:rPr>
        <w:commentReference w:id="12"/>
      </w:r>
    </w:p>
    <w:p w:rsidRPr="00671C61" w:rsidR="000E628D" w:rsidRDefault="00B16341" w14:paraId="76C3952B" w14:textId="77777777">
      <w:r w:rsidRPr="00671C61">
        <w:rPr>
          <w:b/>
        </w:rPr>
        <w:t>IV. Dispositivo</w:t>
      </w:r>
    </w:p>
    <w:p w:rsidRPr="00671C61" w:rsidR="000E628D" w:rsidRDefault="00B16341" w14:paraId="483E8E07" w14:textId="77777777">
      <w:del w:id="1099" w:author="Assessor GDSXSR" w:date="2026-10-31T22:16:22Z">
        <w:commentRangeStart w:id="56"/>
        <w:r>
          <w:delText xml:space="preserve">10</w:delText>
        </w:r>
        <w:commentRangeEnd w:id="56"/>
        <w:r>
          <w:rPr>
            <w:rStyle w:val="CommentReference"/>
          </w:rPr>
          <w:commentReference w:id="56"/>
        </w:r>
      </w:del>
      <w:ins w:id="1100" w:author="Assessor GDSXSR" w:date="2026-10-31T22:16:22Z">
        <w:r>
          <w:rPr>
            <w:color w:val="808080"/>
          </w:rPr>
          <w:t xml:space="preserve">11</w:t>
        </w:r>
      </w:ins>
      <w:r>
        <w:t xml:space="preserve">. Negou-se provimento ao apelo</w:t>
      </w:r>
      <w:ins w:id="1101" w:author="Assessor GDSXSR" w:date="2026-10-31T22:16:22Z">
        <w:r>
          <w:rPr>
            <w:color w:val="808080"/>
          </w:rPr>
          <w:t xml:space="preserve"> da ré</w:t>
        </w:r>
      </w:ins>
      <w:r>
        <w:t xml:space="preserve">.</w:t>
      </w:r>
    </w:p>
    <w:p w:rsidRPr="00671C61" w:rsidR="000E628D" w:rsidRDefault="00B16341" w14:paraId="22DB82AE" w14:textId="77777777">
      <w:r w:rsidRPr="00671C61">
        <w:t>__________</w:t>
      </w:r>
    </w:p>
    <w:p w:rsidRPr="00671C61" w:rsidR="000E628D" w:rsidRDefault="00B16341" w14:paraId="5A310269" w14:textId="77777777">
      <w:commentRangeStart w:id="13"/>
      <w:r>
        <w:rPr>
          <w:i/>
          <w:sz w:val="26"/>
        </w:rPr>
        <w:t xml:space="preserve">Dispositivos relevantes citados:</w:t>
      </w:r>
      <w:r>
        <w:rPr>
          <w:sz w:val="26"/>
        </w:rPr>
        <w:t xml:space="preserve"> CF/88, arts. 5º, XXXV, e 227</w:t>
      </w:r>
      <w:del w:id="1102" w:author="Assessor GDSXSR" w:date="2026-10-31T22:16:22Z">
        <w:r>
          <w:rPr>
            <w:sz w:val="26"/>
          </w:rPr>
          <w:delText xml:space="preserve">; CDC, art. 51, IV</w:delText>
        </w:r>
      </w:del>
      <w:r>
        <w:rPr>
          <w:sz w:val="26"/>
        </w:rPr>
        <w:t xml:space="preserve">; CPC, arts. 85, § 11; 141; 373, I e II; 435; 492; 503, § 1º; e 537, § 1º; Lei nº 9.656/1998, arts. 12, V, "b" e "c", 32 e 35-C, I; Resolução CONSU nº 13/1998, arts. 2º e 3º, § 1º.</w:t>
      </w:r>
      <w:commentRangeEnd w:id="13"/>
      <w:r w:rsidRPr="00671C61">
        <w:rPr>
          <w:rStyle w:val="Refdecomentrio"/>
          <w:sz w:val="26"/>
          <w:szCs w:val="22"/>
        </w:rPr>
        <w:commentReference w:id="13"/>
      </w:r>
    </w:p>
    <w:p w:rsidRPr="00671C61" w:rsidR="000E628D" w:rsidRDefault="00B16341" w14:paraId="25364EA3" w14:textId="77777777">
      <w:commentRangeStart w:id="57"/>
      <w:r>
        <w:rPr>
          <w:i/>
          <w:sz w:val="26"/>
        </w:rPr>
        <w:t xml:space="preserve">Jurisprudência relevante citada:</w:t>
      </w:r>
      <w:commentRangeEnd w:id="57"/>
      <w:r>
        <w:rPr>
          <w:rStyle w:val="CommentReference"/>
        </w:rPr>
        <w:commentReference w:id="57"/>
      </w:r>
      <w:r>
        <w:rPr>
          <w:sz w:val="26"/>
        </w:rPr>
        <w:t xml:space="preserve"> STJ, Súmulas 302 e 597; TJDFT, </w:t>
      </w:r>
      <w:del w:id="1103" w:author="Assessor GDSXSR" w:date="2026-10-31T22:16:22Z">
        <w:r>
          <w:rPr>
            <w:sz w:val="26"/>
          </w:rPr>
          <w:delText xml:space="preserve">Acórdão</w:delText>
        </w:r>
      </w:del>
      <w:ins w:id="1104" w:author="Assessor GDSXSR" w:date="2026-10-31T22:16:22Z">
        <w:r>
          <w:rPr>
            <w:color w:val="808080"/>
            <w:sz w:val="26"/>
          </w:rPr>
          <w:t xml:space="preserve">Processo</w:t>
        </w:r>
      </w:ins>
      <w:r>
        <w:rPr>
          <w:sz w:val="26"/>
        </w:rPr>
        <w:t xml:space="preserve"> </w:t>
      </w:r>
      <w:del w:id="1105" w:author="Assessor GDSXSR" w:date="2026-10-31T22:16:22Z">
        <w:r>
          <w:rPr>
            <w:sz w:val="26"/>
          </w:rPr>
          <w:delText xml:space="preserve">1431938,</w:delText>
        </w:r>
      </w:del>
      <w:ins w:id="1106" w:author="Assessor GDSXSR" w:date="2026-10-31T22:16:22Z">
        <w:r>
          <w:rPr>
            <w:color w:val="808080"/>
            <w:sz w:val="26"/>
          </w:rPr>
          <w:t xml:space="preserve">nº</w:t>
        </w:r>
      </w:ins>
      <w:r>
        <w:rPr>
          <w:sz w:val="26"/>
        </w:rPr>
        <w:t xml:space="preserve"> </w:t>
      </w:r>
      <w:del w:id="1107" w:author="Assessor GDSXSR" w:date="2026-10-31T22:16:22Z">
        <w:r>
          <w:rPr>
            <w:sz w:val="26"/>
          </w:rPr>
          <w:delText xml:space="preserve">0704746</w:delText>
        </w:r>
      </w:del>
      <w:ins w:id="1108" w:author="Assessor GDSXSR" w:date="2026-10-31T22:16:22Z">
        <w:r>
          <w:rPr>
            <w:color w:val="808080"/>
            <w:sz w:val="26"/>
          </w:rPr>
          <w:t xml:space="preserve">0710416</w:t>
        </w:r>
      </w:ins>
      <w:r>
        <w:rPr>
          <w:sz w:val="26"/>
        </w:rPr>
        <w:t xml:space="preserve">-</w:t>
      </w:r>
      <w:del w:id="1109" w:author="Assessor GDSXSR" w:date="2026-10-31T22:16:22Z">
        <w:r>
          <w:rPr>
            <w:sz w:val="26"/>
          </w:rPr>
          <w:delText xml:space="preserve">42</w:delText>
        </w:r>
      </w:del>
      <w:ins w:id="1110" w:author="Assessor GDSXSR" w:date="2026-10-31T22:16:22Z">
        <w:r>
          <w:rPr>
            <w:color w:val="808080"/>
            <w:sz w:val="26"/>
          </w:rPr>
          <w:t xml:space="preserve">69</w:t>
        </w:r>
      </w:ins>
      <w:r>
        <w:rPr>
          <w:sz w:val="26"/>
        </w:rPr>
        <w:t xml:space="preserve">.</w:t>
      </w:r>
      <w:del w:id="1111" w:author="Assessor GDSXSR" w:date="2026-10-31T22:16:22Z">
        <w:r>
          <w:rPr>
            <w:sz w:val="26"/>
          </w:rPr>
          <w:delText xml:space="preserve">2021</w:delText>
        </w:r>
      </w:del>
      <w:ins w:id="1112" w:author="Assessor GDSXSR" w:date="2026-10-31T22:16:22Z">
        <w:r>
          <w:rPr>
            <w:color w:val="808080"/>
            <w:sz w:val="26"/>
          </w:rPr>
          <w:t xml:space="preserve">2023</w:t>
        </w:r>
      </w:ins>
      <w:r>
        <w:rPr>
          <w:sz w:val="26"/>
        </w:rPr>
        <w:t xml:space="preserve">.8.07.</w:t>
      </w:r>
      <w:del w:id="1113" w:author="Assessor GDSXSR" w:date="2026-10-31T22:16:22Z">
        <w:r>
          <w:rPr>
            <w:sz w:val="26"/>
          </w:rPr>
          <w:delText xml:space="preserve">0007</w:delText>
        </w:r>
      </w:del>
      <w:ins w:id="1114" w:author="Assessor GDSXSR" w:date="2026-10-31T22:16:22Z">
        <w:r>
          <w:rPr>
            <w:color w:val="808080"/>
            <w:sz w:val="26"/>
          </w:rPr>
          <w:t xml:space="preserve">0014</w:t>
        </w:r>
      </w:ins>
      <w:r>
        <w:rPr>
          <w:sz w:val="26"/>
        </w:rPr>
        <w:t xml:space="preserve">, Rel</w:t>
      </w:r>
      <w:ins w:id="1115" w:author="Assessor GDSXSR" w:date="2026-10-31T22:16:22Z">
        <w:r>
          <w:rPr>
            <w:color w:val="808080"/>
            <w:sz w:val="26"/>
          </w:rPr>
          <w:t xml:space="preserve">. Des</w:t>
        </w:r>
      </w:ins>
      <w:r>
        <w:rPr>
          <w:sz w:val="26"/>
        </w:rPr>
        <w:t xml:space="preserve">. James Eduardo Oliveira, 4ª Turma Cível, j. </w:t>
      </w:r>
      <w:del w:id="1116" w:author="Assessor GDSXSR" w:date="2026-10-31T22:16:22Z">
        <w:r>
          <w:rPr>
            <w:sz w:val="26"/>
          </w:rPr>
          <w:delText xml:space="preserve">15</w:delText>
        </w:r>
      </w:del>
      <w:ins w:id="1117" w:author="Assessor GDSXSR" w:date="2026-10-31T22:16:22Z">
        <w:r>
          <w:rPr>
            <w:color w:val="808080"/>
            <w:sz w:val="26"/>
          </w:rPr>
          <w:t xml:space="preserve">18</w:t>
        </w:r>
      </w:ins>
      <w:r>
        <w:rPr>
          <w:sz w:val="26"/>
        </w:rPr>
        <w:t xml:space="preserve">/</w:t>
      </w:r>
      <w:del w:id="1118" w:author="Assessor GDSXSR" w:date="2026-10-31T22:16:22Z">
        <w:r>
          <w:rPr>
            <w:sz w:val="26"/>
          </w:rPr>
          <w:delText xml:space="preserve">06</w:delText>
        </w:r>
      </w:del>
      <w:ins w:id="1119" w:author="Assessor GDSXSR" w:date="2026-10-31T22:16:22Z">
        <w:r>
          <w:rPr>
            <w:color w:val="808080"/>
            <w:sz w:val="26"/>
          </w:rPr>
          <w:t xml:space="preserve">03</w:t>
        </w:r>
      </w:ins>
      <w:r>
        <w:rPr>
          <w:sz w:val="26"/>
        </w:rPr>
        <w:t xml:space="preserve">/</w:t>
      </w:r>
      <w:del w:id="1120" w:author="Assessor GDSXSR" w:date="2026-10-31T22:16:22Z">
        <w:r>
          <w:rPr>
            <w:sz w:val="26"/>
          </w:rPr>
          <w:delText xml:space="preserve">2022, publicado em 04/07/2022; Acórdão 1430085, 0728037-89</w:delText>
        </w:r>
      </w:del>
      <w:ins w:id="1121" w:author="Assessor GDSXSR" w:date="2026-10-31T22:16:22Z">
        <w:r>
          <w:rPr>
            <w:color w:val="808080"/>
            <w:sz w:val="26"/>
          </w:rPr>
          <w:t xml:space="preserve">2026</w:t>
        </w:r>
      </w:ins>
      <w:r>
        <w:rPr>
          <w:sz w:val="26"/>
        </w:rPr>
        <w:t xml:space="preserve">.</w:t>
      </w:r>
      <w:del w:id="1122" w:author="Assessor GDSXSR" w:date="2026-10-31T22:16:22Z">
        <w:r>
          <w:rPr>
            <w:sz w:val="26"/>
          </w:rPr>
          <w:delText xml:space="preserve">2021.8.07.0001, Rel. Lucimeire Maria da Silva, 4ª Turma Cível, j. 09/06/2022, DJe 24/06/2022.</w:delText>
        </w:r>
      </w:del>
    </w:p>
    <w:p w:rsidRPr="00671C61" w:rsidR="000E628D" w:rsidRDefault="000E628D" w14:paraId="2F738A8C" w14:textId="77777777"/>
    <w:p w:rsidRPr="00671C61" w:rsidR="000E628D" w:rsidRDefault="00B16341" w14:paraId="7E96F3B3" w14:textId="77777777">
      <w:pPr>
        <w:spacing w:line="240" w:lineRule="auto"/>
      </w:pPr>
      <w:r w:rsidRPr="00671C61">
        <w:rPr>
          <w:b/>
          <w:color w:val="FF0000"/>
          <w:highlight w:val="yellow"/>
        </w:rPr>
        <w:t>RESUMO DA APELAÇÃO</w:t>
      </w:r>
    </w:p>
    <w:p w:rsidRPr="00671C61" w:rsidR="000E628D" w:rsidRDefault="000E628D" w14:paraId="001007E0" w14:textId="77777777">
      <w:pPr>
        <w:spacing w:line="240" w:lineRule="auto"/>
      </w:pPr>
    </w:p>
    <w:p w:rsidRPr="00671C61" w:rsidR="000E628D" w:rsidRDefault="00B16341" w14:paraId="020ADAF2" w14:textId="77777777">
      <w:pPr>
        <w:spacing w:line="240" w:lineRule="auto"/>
      </w:pPr>
      <w:r w:rsidRPr="00671C61">
        <w:rPr>
          <w:b/>
          <w:color w:val="FF0000"/>
          <w:highlight w:val="yellow"/>
        </w:rPr>
        <w:t>I. RAZÕES RECURSAIS</w:t>
      </w:r>
    </w:p>
    <w:p w:rsidRPr="00671C61" w:rsidR="000E628D" w:rsidRDefault="000E628D" w14:paraId="757E1CBA" w14:textId="77777777">
      <w:pPr>
        <w:spacing w:line="240" w:lineRule="auto"/>
      </w:pPr>
    </w:p>
    <w:p w:rsidRPr="00671C61" w:rsidR="000E628D" w:rsidRDefault="00B16341" w14:paraId="0220F684" w14:textId="77777777">
      <w:pPr>
        <w:spacing w:line="240" w:lineRule="auto"/>
      </w:pPr>
      <w:r w:rsidRPr="00671C61">
        <w:rPr>
          <w:b/>
          <w:color w:val="FF0000"/>
        </w:rPr>
        <w:t>1. Carência para a internação</w:t>
      </w:r>
    </w:p>
    <w:p w:rsidRPr="00671C61" w:rsidR="000E628D" w:rsidRDefault="00B16341" w14:paraId="459DD96E" w14:textId="77777777">
      <w:pPr>
        <w:spacing w:line="240" w:lineRule="auto"/>
      </w:pPr>
      <w:r w:rsidRPr="00671C61">
        <w:rPr>
          <w:color w:val="FF0000"/>
        </w:rPr>
        <w:t>A apelante sustenta que a carência de 24 horas se refere ao atendimento de urgência e emergência, e não à internação, sujeita à carência de 180 dias (Lei 9.656/98 12 V b), que terminaria em 16/09/2026, e que as Súmulas 302 e 597 do STJ não incidem.</w:t>
      </w:r>
    </w:p>
    <w:p w:rsidRPr="00671C61" w:rsidR="000E628D" w:rsidRDefault="000E628D" w14:paraId="53AB22A2" w14:textId="77777777">
      <w:pPr>
        <w:spacing w:line="240" w:lineRule="auto"/>
      </w:pPr>
    </w:p>
    <w:p w:rsidRPr="00671C61" w:rsidR="000E628D" w:rsidRDefault="00B16341" w14:paraId="675C913E" w14:textId="77777777">
      <w:pPr>
        <w:spacing w:line="240" w:lineRule="auto"/>
      </w:pPr>
      <w:r w:rsidRPr="00671C61">
        <w:rPr>
          <w:b/>
          <w:color w:val="FF0000"/>
        </w:rPr>
        <w:t>2. Validade da Resolução CONSU 13/1998</w:t>
      </w:r>
    </w:p>
    <w:p w:rsidRPr="00671C61" w:rsidR="000E628D" w:rsidRDefault="00B16341" w14:paraId="653CE30B" w14:textId="77777777">
      <w:pPr>
        <w:spacing w:line="240" w:lineRule="auto"/>
      </w:pPr>
      <w:r w:rsidRPr="00671C61">
        <w:rPr>
          <w:color w:val="FF0000"/>
        </w:rPr>
        <w:t>Afirma que o art. 3º, § 1º, da Resolução e a cláusula 9.7 do contrato são válidos, por delegação legal, e que a ANS aplicou a norma em caso idêntico (documento novo, CPC 435).</w:t>
      </w:r>
    </w:p>
    <w:p w:rsidRPr="00671C61" w:rsidR="000E628D" w:rsidRDefault="000E628D" w14:paraId="6BDF0FEF" w14:textId="77777777">
      <w:pPr>
        <w:spacing w:line="240" w:lineRule="auto"/>
      </w:pPr>
    </w:p>
    <w:p w:rsidRPr="00671C61" w:rsidR="000E628D" w:rsidRDefault="00B16341" w14:paraId="67733616" w14:textId="77777777">
      <w:pPr>
        <w:spacing w:line="240" w:lineRule="auto"/>
      </w:pPr>
      <w:r w:rsidRPr="00671C61">
        <w:rPr>
          <w:b/>
          <w:color w:val="FF0000"/>
        </w:rPr>
        <w:t>3. Ausência de emergência</w:t>
      </w:r>
    </w:p>
    <w:p w:rsidRPr="00671C61" w:rsidR="000E628D" w:rsidRDefault="00B16341" w14:paraId="49EEEA58" w14:textId="77777777">
      <w:pPr>
        <w:spacing w:line="240" w:lineRule="auto"/>
      </w:pPr>
      <w:r w:rsidRPr="00671C61">
        <w:rPr>
          <w:color w:val="FF0000"/>
        </w:rPr>
        <w:t>Alega que não há declaração do médico assistente de risco imediato de vida (Lei 9.656/98 35-C I), que a saturação de 88% foi aferição discordante (real de 95% a 97%) e que a sentença inverteu o ônus da prova.</w:t>
      </w:r>
    </w:p>
    <w:p w:rsidRPr="00671C61" w:rsidR="000E628D" w:rsidRDefault="000E628D" w14:paraId="6DA11193" w14:textId="77777777">
      <w:pPr>
        <w:spacing w:line="240" w:lineRule="auto"/>
      </w:pPr>
    </w:p>
    <w:p w:rsidRPr="00671C61" w:rsidR="000E628D" w:rsidRDefault="00B16341" w14:paraId="572C2BE9" w14:textId="77777777">
      <w:pPr>
        <w:spacing w:line="240" w:lineRule="auto"/>
      </w:pPr>
      <w:r w:rsidRPr="00671C61">
        <w:rPr>
          <w:b/>
          <w:color w:val="FF0000"/>
        </w:rPr>
        <w:t>4. Proteção da criança e remoção ao SUS</w:t>
      </w:r>
    </w:p>
    <w:p w:rsidRPr="00671C61" w:rsidR="000E628D" w:rsidRDefault="00B16341" w14:paraId="549D7F0E" w14:textId="77777777">
      <w:pPr>
        <w:spacing w:line="240" w:lineRule="auto"/>
      </w:pPr>
      <w:r w:rsidRPr="00671C61">
        <w:rPr>
          <w:color w:val="FF0000"/>
        </w:rPr>
        <w:t>Defende que o art. 227 da CF/88 e o art. 4º do ECA não criam cobertura contratual, que a remoção ao SUS observa a cláusula 9.9 e a regulamentação, e que o art. 32 da Lei 9.656/98 atribui ao sistema público o custeio durante a carência.</w:t>
      </w:r>
    </w:p>
    <w:p w:rsidRPr="00671C61" w:rsidR="000E628D" w:rsidRDefault="000E628D" w14:paraId="39202E21" w14:textId="77777777">
      <w:pPr>
        <w:spacing w:line="240" w:lineRule="auto"/>
      </w:pPr>
    </w:p>
    <w:p w:rsidRPr="00671C61" w:rsidR="000E628D" w:rsidRDefault="00B16341" w14:paraId="22966D00" w14:textId="77777777">
      <w:pPr>
        <w:spacing w:line="240" w:lineRule="auto"/>
      </w:pPr>
      <w:r w:rsidRPr="00671C61">
        <w:rPr>
          <w:b/>
          <w:color w:val="FF0000"/>
        </w:rPr>
        <w:t>5. Julgamento extra petita (subsidiário)</w:t>
      </w:r>
    </w:p>
    <w:p w:rsidRPr="00671C61" w:rsidR="000E628D" w:rsidRDefault="00B16341" w14:paraId="7FE057A3" w14:textId="77777777">
      <w:pPr>
        <w:spacing w:line="240" w:lineRule="auto"/>
      </w:pPr>
      <w:r w:rsidRPr="00671C61">
        <w:rPr>
          <w:color w:val="FF0000"/>
        </w:rPr>
        <w:t>Sustenta que não houve pedido de declaração de nulidade das cláusulas 9.7 e 9.9, e que a declaração no dispositivo atinge beneficiários alheios à lide (CPC 141, 492 e 503 § 1º).</w:t>
      </w:r>
    </w:p>
    <w:p w:rsidRPr="00671C61" w:rsidR="000E628D" w:rsidRDefault="000E628D" w14:paraId="5C8F02B9" w14:textId="77777777">
      <w:pPr>
        <w:spacing w:line="240" w:lineRule="auto"/>
      </w:pPr>
    </w:p>
    <w:p w:rsidRPr="00671C61" w:rsidR="000E628D" w:rsidRDefault="00B16341" w14:paraId="75684C72" w14:textId="77777777">
      <w:pPr>
        <w:spacing w:line="240" w:lineRule="auto"/>
      </w:pPr>
      <w:r w:rsidRPr="00671C61">
        <w:rPr>
          <w:b/>
          <w:color w:val="FF0000"/>
        </w:rPr>
        <w:t>6. Multa (subsidiário)</w:t>
      </w:r>
    </w:p>
    <w:p w:rsidRPr="00671C61" w:rsidR="000E628D" w:rsidRDefault="00B16341" w14:paraId="3D499811" w14:textId="77777777">
      <w:pPr>
        <w:spacing w:line="240" w:lineRule="auto"/>
      </w:pPr>
      <w:r w:rsidRPr="00671C61">
        <w:rPr>
          <w:color w:val="FF0000"/>
        </w:rPr>
        <w:lastRenderedPageBreak/>
        <w:t>Afirma que a tutela foi cumprida no mesmo dia da intimação e pede o afastamento da multa ou sua redução a R$ 1.000,00 por dia, limitada a R$ 10.000,00 (CPC 537 § 1º).</w:t>
      </w:r>
    </w:p>
    <w:p w:rsidRPr="00671C61" w:rsidR="000E628D" w:rsidRDefault="000E628D" w14:paraId="4B5B9852" w14:textId="77777777">
      <w:pPr>
        <w:spacing w:line="240" w:lineRule="auto"/>
      </w:pPr>
    </w:p>
    <w:p w:rsidRPr="00671C61" w:rsidR="000E628D" w:rsidRDefault="00B16341" w14:paraId="13EF5AF5" w14:textId="77777777">
      <w:pPr>
        <w:spacing w:line="240" w:lineRule="auto"/>
      </w:pPr>
      <w:r w:rsidRPr="00671C61">
        <w:rPr>
          <w:b/>
          <w:color w:val="FF0000"/>
        </w:rPr>
        <w:t>7. Sucumbência e prequestionamento</w:t>
      </w:r>
    </w:p>
    <w:p w:rsidRPr="00671C61" w:rsidR="000E628D" w:rsidRDefault="00B16341" w14:paraId="60812253" w14:textId="77777777">
      <w:pPr>
        <w:spacing w:line="240" w:lineRule="auto"/>
      </w:pPr>
      <w:r w:rsidRPr="00671C61">
        <w:rPr>
          <w:color w:val="FF0000"/>
        </w:rPr>
        <w:t>Requer a inversão dos ônus sucumbenciais, com a exigibilidade suspensa (CPC 98 § 3º), e o prequestionamento dos dispositivos que indica.</w:t>
      </w:r>
    </w:p>
    <w:p w:rsidRPr="00671C61" w:rsidR="000E628D" w:rsidRDefault="000E628D" w14:paraId="550EA244" w14:textId="77777777">
      <w:pPr>
        <w:spacing w:line="240" w:lineRule="auto"/>
      </w:pPr>
    </w:p>
    <w:p w:rsidRPr="00671C61" w:rsidR="000E628D" w:rsidRDefault="00B16341" w14:paraId="2D73FBEC" w14:textId="77777777">
      <w:pPr>
        <w:spacing w:line="240" w:lineRule="auto"/>
      </w:pPr>
      <w:r w:rsidRPr="00671C61">
        <w:rPr>
          <w:b/>
          <w:color w:val="FF0000"/>
        </w:rPr>
        <w:t>II. PEDIDO</w:t>
      </w:r>
    </w:p>
    <w:p w:rsidRPr="00671C61" w:rsidR="000E628D" w:rsidRDefault="000E628D" w14:paraId="559451D1" w14:textId="77777777">
      <w:pPr>
        <w:spacing w:line="240" w:lineRule="auto"/>
      </w:pPr>
    </w:p>
    <w:p w:rsidRPr="00671C61" w:rsidR="000E628D" w:rsidRDefault="00B16341" w14:paraId="3613AAE6" w14:textId="77777777">
      <w:pPr>
        <w:spacing w:line="240" w:lineRule="auto"/>
      </w:pPr>
      <w:r w:rsidRPr="00671C61">
        <w:rPr>
          <w:color w:val="FF0000"/>
        </w:rPr>
        <w:t>Requer o provimento do apelo para julgar improcedentes os pedidos, com o reconhecimento da licitude da negativa de cobertura durante a carência; subsidiariamente, a exclusão do capítulo declaratório, o afastamento ou a redução da multa; e a inversão da sucumbência.</w:t>
      </w:r>
    </w:p>
    <w:p w:rsidRPr="00671C61" w:rsidR="000E628D" w:rsidRDefault="000E628D" w14:paraId="2B900994" w14:textId="77777777">
      <w:pPr>
        <w:spacing w:line="240" w:lineRule="auto"/>
      </w:pPr>
    </w:p>
    <w:p w:rsidRPr="00671C61" w:rsidR="000E628D" w:rsidRDefault="00B16341" w14:paraId="4FCC4C4E" w14:textId="77777777">
      <w:pPr>
        <w:keepNext/>
        <w:jc w:val="center"/>
      </w:pPr>
      <w:commentRangeStart w:id="14"/>
      <w:r w:rsidRPr="00671C61">
        <w:rPr>
          <w:b/>
        </w:rPr>
        <w:t>RELATÓRIO</w:t>
      </w:r>
      <w:commentRangeEnd w:id="14"/>
      <w:r w:rsidRPr="00671C61">
        <w:rPr>
          <w:rStyle w:val="Refdecomentrio"/>
          <w:sz w:val="28"/>
          <w:szCs w:val="22"/>
        </w:rPr>
        <w:commentReference w:id="14"/>
      </w:r>
    </w:p>
    <w:p w:rsidRPr="00671C61" w:rsidR="000E628D" w:rsidRDefault="000E628D" w14:paraId="6B98287F" w14:textId="77777777">
      <w:pPr>
        <w:keepNext/>
      </w:pPr>
    </w:p>
    <w:p w:rsidRPr="00671C61" w:rsidR="000E628D" w:rsidRDefault="00B16341" w14:paraId="47567A03" w14:textId="77777777">
      <w:pPr>
        <w:ind w:firstLine="2268"/>
      </w:pPr>
      <w:r w:rsidRPr="00671C61">
        <w:t>Adoto o relatório da r. sentença:</w:t>
      </w:r>
    </w:p>
    <w:p w:rsidRPr="00671C61" w:rsidR="000E628D" w:rsidRDefault="000E628D" w14:paraId="5B9391E4" w14:textId="77777777"/>
    <w:p w:rsidRPr="00671C61" w:rsidR="000E628D" w:rsidRDefault="00B16341" w14:paraId="4750B8A3" w14:textId="77777777">
      <w:pPr>
        <w:ind w:left="2268" w:firstLine="1134"/>
      </w:pPr>
      <w:r w:rsidRPr="00671C61">
        <w:rPr>
          <w:i/>
          <w:sz w:val="26"/>
        </w:rPr>
        <w:t>"Trata-se de ação de obrigação de fazer, com pedido de tutela provisória de urgência, ajuizada por E. D. A., menor impúbere, nascido em [data de nascimento], neste ato representado por sua genitora e representante legal D. D. L., em face de U. S. I. S. LTDA., operadora de plano privado de assistência à saúde, registrada na Agência Nacional de Saúde Suplementar (ANS), tendo a demanda sido distribuída em 23/05/2026, com valor da causa de R$ 20.000,00 (vinte mil reais), sob segredo de justiça.</w:t>
      </w:r>
    </w:p>
    <w:p w:rsidRPr="00671C61" w:rsidR="000E628D" w:rsidRDefault="00B16341" w14:paraId="7EC812C3" w14:textId="77777777">
      <w:pPr>
        <w:ind w:left="2268" w:firstLine="1134"/>
      </w:pPr>
      <w:r w:rsidRPr="00671C61">
        <w:rPr>
          <w:i/>
          <w:sz w:val="26"/>
        </w:rPr>
        <w:t xml:space="preserve">Narra a petição inicial de Id 277096528 e Id 277096529 que o autor é beneficiário regularmente vinculado ao plano de assistência médica administrado pela ré, denominado [plano], com vigência iniciada em 20/03/2026, dotado de cobertura </w:t>
      </w:r>
      <w:r w:rsidRPr="00671C61">
        <w:rPr>
          <w:i/>
          <w:sz w:val="26"/>
        </w:rPr>
        <w:lastRenderedPageBreak/>
        <w:t>ambulatorial e hospitalar. Afirma que a contratação se deu com a expectativa de proteção da saúde do menor diante de intercorrências pediátricas imprevisíveis e potencialmente graves.</w:t>
      </w:r>
    </w:p>
    <w:p w:rsidRPr="00671C61" w:rsidR="000E628D" w:rsidRDefault="00B16341" w14:paraId="5C84C2F7" w14:textId="77777777">
      <w:pPr>
        <w:ind w:left="2268" w:firstLine="1134"/>
      </w:pPr>
      <w:r w:rsidRPr="00671C61">
        <w:rPr>
          <w:i/>
          <w:sz w:val="26"/>
        </w:rPr>
        <w:t xml:space="preserve">Sustenta que, em 23/05/2026, o menor apresentou agravamento do quadro respiratório e foi submetido a atendimento médico emergencial no [hospital]/DF, ocasião em que o corpo clínico identificou quadro compatível com broncopneumonia com sibilância, otite média aguda serosa, dispneia, desconforto respiratório, taquipneia e retrações respiratórias, com necessidade de nebulização contínua, de antibioticoterapia venosa e de monitoramento hospitalar. Aduz que a equipe médica classificou o caso como MUITO URGENTE, </w:t>
      </w:r>
      <w:r w:rsidRPr="00671C61">
        <w:rPr>
          <w:i/>
          <w:sz w:val="26"/>
        </w:rPr>
        <w:t>cor laranja, e prescreveu internação pediátrica imediata.</w:t>
      </w:r>
    </w:p>
    <w:p w:rsidRPr="00671C61" w:rsidR="000E628D" w:rsidRDefault="00B16341" w14:paraId="6C386EF2" w14:textId="77777777">
      <w:pPr>
        <w:ind w:left="2268" w:firstLine="1134"/>
      </w:pPr>
      <w:r w:rsidRPr="00671C61">
        <w:rPr>
          <w:i/>
          <w:sz w:val="26"/>
        </w:rPr>
        <w:t>Relata a inicial que, ao ser solicitada a autorização contratual para a continuidade da assistência, a representante legal do menor foi surpreendida com a negativa da operadora, que recusou a cobertura integral da internação sob alegação de período de carência e de limitação contratual, sustentando que garantiria apenas atendimento limitado às primeiras 12 (doze) horas e orientando a transferência do paciente ao Sistema Único de Saúde. Afirma o autor que a conduta é abusiva, porque o contrato estava vigente</w:t>
      </w:r>
      <w:r w:rsidRPr="00671C61">
        <w:rPr>
          <w:i/>
          <w:sz w:val="26"/>
        </w:rPr>
        <w:t xml:space="preserve"> desde março de 2026, o plano prevê cobertura hospitalar, o quadro clínico era inequivocamente emergencial, não há cláusula de Cobertura Parcial Temporária aplicável </w:t>
      </w:r>
      <w:r w:rsidRPr="00671C61">
        <w:rPr>
          <w:i/>
          <w:sz w:val="26"/>
        </w:rPr>
        <w:lastRenderedPageBreak/>
        <w:t>ao menor e existe prescrição médica expressa de internação imediata.</w:t>
      </w:r>
    </w:p>
    <w:p w:rsidRPr="00671C61" w:rsidR="000E628D" w:rsidRDefault="00B16341" w14:paraId="4C05255C" w14:textId="77777777">
      <w:pPr>
        <w:ind w:left="2268" w:firstLine="1134"/>
      </w:pPr>
      <w:r w:rsidRPr="00671C61">
        <w:rPr>
          <w:i/>
          <w:sz w:val="26"/>
        </w:rPr>
        <w:t>Em sua causa de pedir jurídica, invocou o autor a incidência do Código de Defesa do Consumidor, com apoio nos arts. 2º e 3º da Lei nº 8.078/90 e na Súmula 608 do STJ, sustentando a vulnerabilidade agravada do beneficiário por se tratar de criança em tenra idade, bem como a incidência dos arts. 47 e 51, inc. IV, do CDC. Sustentou a ilegalidade da limitação contratual imposta, ao argumento de que o art. 12, inc. V, alínea ‘c’, da Lei nº 9.656/98 estabelece prazo máximo de carência de 24 (vinte e quatro) horas</w:t>
      </w:r>
      <w:r w:rsidRPr="00671C61">
        <w:rPr>
          <w:i/>
          <w:sz w:val="26"/>
        </w:rPr>
        <w:t xml:space="preserve"> para os casos de urgência e emergência, prazo largamente superado na hipótese, pois o contrato foi celebrado em 25/02/2026, com início de vigência em 20/03/2026, e a negativa administrativa ocorreu em 23/05/2026. Invocou, ainda, os arts. 6º, 196 e 227 da Constituição Federal e o art. 4º do Estatuto da Criança e do Adolescente, além de sustentar que a operadora não pode substituir- se ao médico assistente na definição da conduta terapêutica.</w:t>
      </w:r>
    </w:p>
    <w:p w:rsidRPr="00671C61" w:rsidR="000E628D" w:rsidRDefault="00B16341" w14:paraId="7C77268A" w14:textId="77777777">
      <w:pPr>
        <w:ind w:left="2268" w:firstLine="1134"/>
      </w:pPr>
      <w:r w:rsidRPr="00671C61">
        <w:rPr>
          <w:i/>
          <w:sz w:val="26"/>
        </w:rPr>
        <w:t>Os pedidos formulados na petição inicial foram os seguintes:</w:t>
      </w:r>
    </w:p>
    <w:p w:rsidRPr="00671C61" w:rsidR="000E628D" w:rsidRDefault="00B16341" w14:paraId="020E8076" w14:textId="77777777">
      <w:pPr>
        <w:ind w:left="2268" w:firstLine="1134"/>
      </w:pPr>
      <w:r w:rsidRPr="00671C61">
        <w:rPr>
          <w:i/>
          <w:sz w:val="26"/>
        </w:rPr>
        <w:t xml:space="preserve">a concessão dos benefícios da gratuidade da justiça, nos termos dos arts. 98 e seguintes do Código de Processo Civil; a concessão de tutela de urgência, inaudita altera parte, com fundamento no art. 300 do CPC, para que a ré autorizasse e custeasse integralmente a internação hospitalar pediátrica do menor, fornecesse integral cobertura para todos os </w:t>
      </w:r>
      <w:r w:rsidRPr="00671C61">
        <w:rPr>
          <w:i/>
          <w:sz w:val="26"/>
        </w:rPr>
        <w:lastRenderedPageBreak/>
        <w:t>procedimentos, materiais, medicamentos, exames, honorários médicos, suporte respiratório, antibioticoterapia, monitoramento clínico e demais recursos necessários ao tratamento prescrito pela equipe médica assistente,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w:t>
      </w:r>
      <w:r w:rsidRPr="00671C61">
        <w:rPr>
          <w:i/>
          <w:sz w:val="26"/>
        </w:rPr>
        <w:t>aga adequada e sem prévia estabilidade clínica; a fixação de multa diária em valor não inferior a R$ 5.000,00 (cinco mil reais) para a hipótese de descumprimento; a citação da ré; ao final, a procedência total da demanda, com a confirmação definitiva da tutela de urgência e a condenação da ré à obrigação de fornecer integral cobertura ao tratamento médico necessário ao menor; a condenação da ré ao pagamento das custas processuais e dos honorários advocatícios, na forma do art. 85 do CPC; a produção de todos</w:t>
      </w:r>
      <w:r w:rsidRPr="00671C61">
        <w:rPr>
          <w:i/>
          <w:sz w:val="26"/>
        </w:rPr>
        <w:t xml:space="preserve"> os meios de prova admitidos em direito; e a tramitação prioritária da demanda.</w:t>
      </w:r>
    </w:p>
    <w:p w:rsidRPr="00671C61" w:rsidR="000E628D" w:rsidRDefault="00B16341" w14:paraId="0162D9F5" w14:textId="77777777">
      <w:pPr>
        <w:ind w:left="2268" w:firstLine="1134"/>
      </w:pPr>
      <w:r w:rsidRPr="00671C61">
        <w:rPr>
          <w:i/>
          <w:sz w:val="26"/>
        </w:rPr>
        <w:t xml:space="preserve">A petição inicial veio instruída com a procuração ad judicia de Id 277096530, com o documento de identificação da representante legal de Id 277096532, com o comprovante de residência de Id 277096531, com o documento nomeado ‘5- negativa 1 + certidão de nascimento’ de Id 277096533, com o documento nomeado ‘6- negativa 2’ de Id 277096534, com a proposta de adesão e o instrumento contratual </w:t>
      </w:r>
      <w:r w:rsidRPr="00671C61">
        <w:rPr>
          <w:i/>
          <w:sz w:val="26"/>
        </w:rPr>
        <w:lastRenderedPageBreak/>
        <w:t>de Id 277096535, com a cópia da carteira de identificação do beneficiário nomeada ‘8- plano [nome]’ de Id 277096536 e com o documento nomeado ‘9- solicitação de internação médica’ de Id 277096537, correspondente ao formulário de Pedido de Internação emitido pelo [hospital].</w:t>
      </w:r>
    </w:p>
    <w:p w:rsidRPr="00671C61" w:rsidR="000E628D" w:rsidRDefault="00B16341" w14:paraId="48502A21" w14:textId="77777777">
      <w:pPr>
        <w:ind w:left="2268" w:firstLine="1134"/>
      </w:pPr>
      <w:r w:rsidRPr="00671C61">
        <w:rPr>
          <w:i/>
          <w:sz w:val="26"/>
        </w:rPr>
        <w:t>Sobreveio a decisão de Id 277097451, proferida em 23/05/2026 pelo Núcleo Permanente de Plantão Judicial, que deferiu a antecipação dos efeitos da tutela para determinar que a ré autorizasse e custeasse a internação da parte autora, incluindo tratamentos, exames, materiais e medicamentos necessários, tudo em conformidade com a solicitação médica, sob pena de multa diária de R$ 10.000,00 (dez mil reais), limitada, por ora, a R$ 50.000,00 (cinquenta mil reais), nos termos do art. 537 do CPC. A decisão atribuiu</w:t>
      </w:r>
      <w:r w:rsidRPr="00671C61">
        <w:rPr>
          <w:i/>
          <w:sz w:val="26"/>
        </w:rPr>
        <w:t xml:space="preserve"> a si força de mandado de intimação e determinou a notificação do [hospital], para que desse efetivo cumprimento à ordem. A expedição foi certificada em Id 277101091.</w:t>
      </w:r>
    </w:p>
    <w:p w:rsidRPr="00671C61" w:rsidR="000E628D" w:rsidRDefault="00B16341" w14:paraId="466CFF36" w14:textId="77777777">
      <w:pPr>
        <w:ind w:left="2268" w:firstLine="1134"/>
      </w:pPr>
      <w:r w:rsidRPr="00671C61">
        <w:rPr>
          <w:i/>
          <w:sz w:val="26"/>
        </w:rPr>
        <w:t>A certidão do oficial de justiça de Id 277140431 registra que, em 23/05/2026, às 13:07, foi procedida a notificação do [hospital], na pessoa de funcionária do [hospital], que recebeu a contrafé e se declarou ciente do conteúdo da ordem judicial.</w:t>
      </w:r>
    </w:p>
    <w:p w:rsidRPr="00671C61" w:rsidR="000E628D" w:rsidRDefault="00B16341" w14:paraId="5E878F6F" w14:textId="77777777">
      <w:pPr>
        <w:ind w:left="2268" w:firstLine="1134"/>
      </w:pPr>
      <w:r w:rsidRPr="00671C61">
        <w:rPr>
          <w:i/>
          <w:sz w:val="26"/>
        </w:rPr>
        <w:t xml:space="preserve">Em 25/05/2026 foi proferida a decisão de Id 277150735, que deferiu ao autor o benefício da gratuidade da justiça, recebeu a petição inicial por formalmente perfeita e corretamente instruída, dispensou, de início, a audiência inaugural do art. 334 do CPC e determinou a citação da ré para </w:t>
      </w:r>
      <w:r w:rsidRPr="00671C61">
        <w:rPr>
          <w:i/>
          <w:sz w:val="26"/>
        </w:rPr>
        <w:lastRenderedPageBreak/>
        <w:t>apresentação de resposta no prazo legal, sob pena de revelia.</w:t>
      </w:r>
    </w:p>
    <w:p w:rsidRPr="00671C61" w:rsidR="000E628D" w:rsidRDefault="00B16341" w14:paraId="119686D8" w14:textId="77777777">
      <w:pPr>
        <w:ind w:left="2268" w:firstLine="1134"/>
      </w:pPr>
      <w:r w:rsidRPr="00671C61">
        <w:rPr>
          <w:i/>
          <w:sz w:val="26"/>
        </w:rPr>
        <w:t>A certidão do oficial de justiça de Id 277155340, acompanhada do anexo de Id 277155341, registra que, em 25/05/2026, às 10:24, foi procedida a intimação de U. S. I. S. LTDA., na pessoa da funcionária da recepção encarregada de receber ordens judiciais, funcionária, que recebeu a contrafé e se declarou ciente do conteúdo. A disponibilização do ato judicial no Diário da Justiça Eletrônico Nacional foi certificada em Id 277311099.</w:t>
      </w:r>
    </w:p>
    <w:p w:rsidRPr="00671C61" w:rsidR="000E628D" w:rsidRDefault="00B16341" w14:paraId="56BFC710" w14:textId="77777777">
      <w:pPr>
        <w:ind w:left="2268" w:firstLine="1134"/>
      </w:pPr>
      <w:r w:rsidRPr="00671C61">
        <w:rPr>
          <w:i/>
          <w:sz w:val="26"/>
        </w:rPr>
        <w:t>A ré compareceu espontaneamente aos autos por meio do pedido de habilitação de Id 277321367, acompanhado da procuração de Id 277321368. Em 27/05/2026, a ré apresentou a petição de Id 277537856, por meio da qual informou o integral cumprimento da liminar. Consignou que a intimação foi recebida em 25/05/2026, às 10:24, de forma presencial, e que, em cumprimento à ordem judicial, emitiu guia de autorização de internação vinculada ao beneficiário, com número de guia atribuído pela operadora [nº], senha [nº], da</w:t>
      </w:r>
      <w:r w:rsidRPr="00671C61">
        <w:rPr>
          <w:i/>
          <w:sz w:val="26"/>
        </w:rPr>
        <w:t xml:space="preserve">ta de autorização em 25/05/2026 e validade até 24/07/2026, direcionada ao [hospital], sob caráter de atendimento de urgência, tipo de internação pediátrica, regime hospitalar e acomodação em enfermaria, com autorização do procedimento 98000217, pacote de diária global enfermaria adulto, na quantidade solicitada e autorizada de 1 (uma) diária. Juntou a guia de solicitação de internação de Id 277537857. Ressalvou que a manifestação tinha por finalidade exclusiva </w:t>
      </w:r>
      <w:r w:rsidRPr="00671C61">
        <w:rPr>
          <w:i/>
          <w:sz w:val="26"/>
        </w:rPr>
        <w:lastRenderedPageBreak/>
        <w:t xml:space="preserve">comprovar o cumprimento da tutela de urgência, </w:t>
      </w:r>
      <w:r w:rsidRPr="00671C61">
        <w:rPr>
          <w:i/>
          <w:sz w:val="26"/>
        </w:rPr>
        <w:t>sem reconhecimento da procedência dos pedidos iniciais e sem renúncia às teses defensivas.</w:t>
      </w:r>
    </w:p>
    <w:p w:rsidRPr="00671C61" w:rsidR="000E628D" w:rsidRDefault="00B16341" w14:paraId="16448C4E" w14:textId="77777777">
      <w:pPr>
        <w:ind w:left="2268" w:firstLine="1134"/>
      </w:pPr>
      <w:r w:rsidRPr="00671C61">
        <w:rPr>
          <w:i/>
          <w:sz w:val="26"/>
        </w:rPr>
        <w:t>Intimado por meio da certidão de Id 277563473, cuja disponibilização foi certificada em Id 278045208, o autor apresentou a manifestação de Id 278134214 e Id 278134218, em 01/06/2026, confirmando que a medida liminar foi efetivamente cumprida, com a disponibilização da autorização necessária para a internação e continuidade do tratamento médico do menor, e requerendo a certificação do cumprimento, o regular prosseguimento do feito e, ao final, a total procedência dos pedidos formulados na petição inicial.</w:t>
      </w:r>
    </w:p>
    <w:p w:rsidRPr="00671C61" w:rsidR="000E628D" w:rsidRDefault="00B16341" w14:paraId="5EC7377E" w14:textId="77777777">
      <w:pPr>
        <w:ind w:left="2268" w:firstLine="1134"/>
      </w:pPr>
      <w:r w:rsidRPr="00671C61">
        <w:rPr>
          <w:i/>
          <w:sz w:val="26"/>
        </w:rPr>
        <w:t>Em 16/06/2026, a ré apresentou contestação de Id 279754953, instruída com o contrato de cobertura de assistência médica e hospitalar coletivo por adesão de Id 279754954 e com a proposta de adesão de Id 279754955.</w:t>
      </w:r>
    </w:p>
    <w:p w:rsidRPr="00671C61" w:rsidR="000E628D" w:rsidRDefault="00B16341" w14:paraId="1BA8CE98" w14:textId="77777777">
      <w:pPr>
        <w:ind w:left="2268" w:firstLine="1134"/>
      </w:pPr>
      <w:r w:rsidRPr="00671C61">
        <w:rPr>
          <w:i/>
          <w:sz w:val="26"/>
        </w:rPr>
        <w:t>Em preliminar, a ré impugnou o benefício da gratuidade da justiça, sustentando que a documentação acostada não demonstra de forma robusta a impossibilidade de arcar com as custas e despesas processuais sem prejuízo da subsistência familiar, invocando os arts. 98, 99 e 100 do CPC e requerendo a reconsideração ou revogação do benefício, ou, subsidiariamente, a determinação de comprovação efetiva da hipossuficiência. Impugnou, ainda, o valor da causa, alegando que o montante de R$ 20.000,00 (vinte mil reais) f</w:t>
      </w:r>
      <w:r w:rsidRPr="00671C61">
        <w:rPr>
          <w:i/>
          <w:sz w:val="26"/>
        </w:rPr>
        <w:t xml:space="preserve">oi atribuído sem parâmetro objetivo, sem relatório de despesas e sem </w:t>
      </w:r>
      <w:r w:rsidRPr="00671C61">
        <w:rPr>
          <w:i/>
          <w:sz w:val="26"/>
        </w:rPr>
        <w:lastRenderedPageBreak/>
        <w:t>orçamento hospitalar consolidado, requerendo a correção do valor com fundamento no art. 292, § 3º, do CPC, bem como a concessão de prazo para juntada de relatório de gastos.</w:t>
      </w:r>
    </w:p>
    <w:p w:rsidRPr="00671C61" w:rsidR="000E628D" w:rsidRDefault="00B16341" w14:paraId="360A4D53" w14:textId="77777777">
      <w:pPr>
        <w:ind w:left="2268" w:firstLine="1134"/>
      </w:pPr>
      <w:r w:rsidRPr="00671C61">
        <w:rPr>
          <w:i/>
          <w:sz w:val="26"/>
        </w:rPr>
        <w:t xml:space="preserve">No mérito, sustentou a ré a regularidade de sua conduta. Afirmou que o contrato prevê período de carência de 180 (cento e oitenta) dias para as demais situações assistenciais, inclusive internações hospitalares, e que a proposta de adesão registra expressamente, em relação ao dependente, a sujeição ao cumprimento de carência. Invocou a Resolução CONSU nº 13/1998, transcrevendo os seus arts. 2º e 3º, para sustentar que, durante o período de carência para internação, o atendimento de emergência fica limitado </w:t>
      </w:r>
      <w:r w:rsidRPr="00671C61">
        <w:rPr>
          <w:i/>
          <w:sz w:val="26"/>
        </w:rPr>
        <w:t>às primeiras 12 (doze) horas, sem cobertura para internação, e que é lícita a remoção para unidade pública. Invocou o art. 35-C, inc. II, da Lei nº 9.656/98 para sustentar que o conceito regulatório de urgência se restringe aos casos resultantes de acidentes pessoais ou de complicações no processo gestacional. Invocou o Entendimento DIFIS nº 09, de 15 de abril de 2019, para sustentar que o enquadramento de uma situação como urgência ou emergência exige documentação comprobatória adequada e que o simples ate</w:t>
      </w:r>
      <w:r w:rsidRPr="00671C61">
        <w:rPr>
          <w:i/>
          <w:sz w:val="26"/>
        </w:rPr>
        <w:t>ndimento em pronto-socorro não autoriza esse enquadramento automático.</w:t>
      </w:r>
    </w:p>
    <w:p w:rsidRPr="00671C61" w:rsidR="000E628D" w:rsidRDefault="00B16341" w14:paraId="44453428" w14:textId="77777777">
      <w:pPr>
        <w:ind w:left="2268" w:firstLine="1134"/>
      </w:pPr>
      <w:r w:rsidRPr="00671C61">
        <w:rPr>
          <w:i/>
          <w:sz w:val="26"/>
        </w:rPr>
        <w:t xml:space="preserve">Sustentou a ré, ademais, que a ANS, em 21/03/2025, no âmbito do processo administrativo [nº], decidiu pela anulação de auto de infração lavrado contra a operadora, o que, segundo alega, confirmaria a licitude de sua atuação. Argumentou que a </w:t>
      </w:r>
      <w:r w:rsidRPr="00671C61">
        <w:rPr>
          <w:i/>
          <w:sz w:val="26"/>
        </w:rPr>
        <w:lastRenderedPageBreak/>
        <w:t>prescrição médica não se sobrepõe aos termos contratuais, invocando o AgInt no AREsp 1544749/SP, de relatoria do Ministro Luis Felipe Salomão, julgado pela Quarta Turma do STJ em 10/12/2020. Sustentou que os documentos médicos não gozam de presunção absoluta de veracidade, que a carência é instrumento de formação de fundo mínimo e de preservação do equilíbrio atuarial, que a intervenção judicial em contratos privados deve ser mínima e excepcional, nos termos do art. 421 do Código Civil, e que houve cumprime</w:t>
      </w:r>
      <w:r w:rsidRPr="00671C61">
        <w:rPr>
          <w:i/>
          <w:sz w:val="26"/>
        </w:rPr>
        <w:t>nto integral da tutela de urgência, sem resistência injustificada, o que afastaria a incidência de multa ou sanção processual. Impugnou o pedido de inversão do ônus da prova, ao argumento de ausência de verossimilhança e de hipossuficiência probatória, e, por cautela, impugnou qualquer pretensão indenizatória por danos morais, requerendo, subsidiariamente, a fixação de indenização em valor módico, sugerido em R$ 1.000,00 (mil reais). Requereu, por fim, a decretação de sigilo sobre os documentos com dados pe</w:t>
      </w:r>
      <w:r w:rsidRPr="00671C61">
        <w:rPr>
          <w:i/>
          <w:sz w:val="26"/>
        </w:rPr>
        <w:t>ssoais sensíveis e a total improcedência dos pedidos.</w:t>
      </w:r>
    </w:p>
    <w:p w:rsidRPr="00671C61" w:rsidR="000E628D" w:rsidRDefault="00B16341" w14:paraId="2DEEB58E" w14:textId="77777777">
      <w:pPr>
        <w:ind w:left="2268" w:firstLine="1134"/>
      </w:pPr>
      <w:r w:rsidRPr="00671C61">
        <w:rPr>
          <w:i/>
          <w:sz w:val="26"/>
        </w:rPr>
        <w:t xml:space="preserve">O autor apresentou réplica de Id 280563258, em 22/06/2026, na qual sustentou que a contestação não impugna os fatos essenciais, reconhecendo expressamente que o autor é beneficiário regularmente vinculado ao plano, que o contrato estava vigente desde 20/03/2026, que houve efetiva negativa administrativa, que o menor necessitava de internação hospitalar pediátrica e que a autorização somente foi disponibilizada após a concessão da tutela </w:t>
      </w:r>
      <w:r w:rsidRPr="00671C61">
        <w:rPr>
          <w:i/>
          <w:sz w:val="26"/>
        </w:rPr>
        <w:lastRenderedPageBreak/>
        <w:t xml:space="preserve">de urgência. Refutou a impugnação à gratuidade da justiça, com base na presunção do art. 99, § 3º, do CPC e na ausência de prova em sentido contrário produzida pela ré. Refutou a impugnação ao valor da causa, sustentando o caráter estimativo do montante e a impossibilidade de quantificação prévia do custo do tratamento, destacando que a própria ré admite não dispor de relatório consolidado de gastos e não indica qual seria o valor correto. No mérito, reafirmou a incidência do prazo máximo de carência de 24 </w:t>
      </w:r>
      <w:r w:rsidRPr="00671C61">
        <w:rPr>
          <w:i/>
          <w:sz w:val="26"/>
        </w:rPr>
        <w:t xml:space="preserve">(vinte e quatro) horas para urgência e emergência, previsto no art. 12, inc. V, alínea ‘c’, e no art. 35-C da Lei nº 9.656/98, a ausência de impugnação específica ao quadro clínico e à classificação de risco, a impossibilidade de a operadora substituir o médico assistente, a incidência do CDC e da Súmula 608 do STJ, e a proteção integral da criança. Transcreveu acórdão da 1ª Turma Cível deste Tribunal, processo 07159575420258070001, acórdão 2100310, relator Desembargador Rômulo de Araújo Mendes, julgado em </w:t>
      </w:r>
      <w:r w:rsidRPr="00671C61">
        <w:rPr>
          <w:i/>
          <w:sz w:val="26"/>
        </w:rPr>
        <w:t>18/03/2026. Requereu a rejeição das preliminares, a confirmação integral da tutela de urgência, o reconhecimento da abusividade da negativa e a total procedência dos pedidos.</w:t>
      </w:r>
    </w:p>
    <w:p w:rsidRPr="00671C61" w:rsidR="000E628D" w:rsidRDefault="00B16341" w14:paraId="39B7C5F4" w14:textId="77777777">
      <w:pPr>
        <w:ind w:left="2268" w:firstLine="1134"/>
      </w:pPr>
      <w:r w:rsidRPr="00671C61">
        <w:rPr>
          <w:i/>
          <w:sz w:val="26"/>
        </w:rPr>
        <w:t xml:space="preserve">Pela certidão de Id 280958753, cuja disponibilização foi certificada em Id 281325728, as partes foram intimadas a especificar as provas que pretendiam produzir. O autor manifestou-se em 03/07/2026, por meio das petições de Id 282075176 e Id 282075181, sustentando a suficiência da prova documental já produzida, consignando que não </w:t>
      </w:r>
      <w:r w:rsidRPr="00671C61">
        <w:rPr>
          <w:i/>
          <w:sz w:val="26"/>
        </w:rPr>
        <w:lastRenderedPageBreak/>
        <w:t>pretende produzir prova testemunhal ou pericial e requerendo o julgamento antecipado do mérito, nos termos do art. 355, inc. I, do CPC, com pedido subsidiário de intimação da ré para juntar a íntegra do procedimento administrativo de negativa e autorização. A ré manifestou- se em 15/07/2026, por meio da petição de Id 283363494, reiterando os termos da contestação, informando que não pretende produzir outras provas além das já acostadas e requerendo igualmente o julgamento antecipado do mérito, com a total i</w:t>
      </w:r>
      <w:r w:rsidRPr="00671C61">
        <w:rPr>
          <w:i/>
          <w:sz w:val="26"/>
        </w:rPr>
        <w:t>mprocedência dos pedidos.</w:t>
      </w:r>
    </w:p>
    <w:p w:rsidRPr="00671C61" w:rsidR="000E628D" w:rsidRDefault="00B16341" w14:paraId="5A31F269" w14:textId="77777777">
      <w:pPr>
        <w:ind w:left="2268" w:firstLine="1134"/>
      </w:pPr>
      <w:r w:rsidRPr="00671C61">
        <w:rPr>
          <w:i/>
          <w:sz w:val="26"/>
        </w:rPr>
        <w:t>Pela certidão de Id 284412065, os autos foram remetidos ao Ministério Público. O Ministério Público do Distrito Federal e dos Territórios, por intermédio da 1ª Promotoria de Justiça Cível, de Família, Órfãos e Sucessões do Guará, apresentou manifestação de Id 284586091, em 24/07/2026, na qual, após relatar o processado, consignou intervir como fiscal da ordem jurídica em razão da existência de interesse de incapaz, nos termos do art. 178, inc. II, do CPC, reconheceu que os documentos dos autos são suficient</w:t>
      </w:r>
      <w:r w:rsidRPr="00671C61">
        <w:rPr>
          <w:i/>
          <w:sz w:val="26"/>
        </w:rPr>
        <w:t xml:space="preserve">es para o julgamento antecipado do mérito e opinou pela procedência dos pedidos iniciais, tornando definitiva a obrigação imposta à requerida de autorizar e custear integralmente a internação hospitalar e todos os procedimentos, exames, medicamentos, materiais e tratamentos necessários ao restabelecimento da saúde do autor, na forma da decisão liminar. Invocou o Ministério Público a Súmula 302 do STJ, os arts. 12, inc. V, alínea ‘c’, e 35-C, inc. I, da Lei nº 9.656/98, o art. 51, inc. IV, do CDC e as </w:t>
      </w:r>
      <w:r w:rsidRPr="00671C61">
        <w:rPr>
          <w:i/>
          <w:sz w:val="26"/>
        </w:rPr>
        <w:lastRenderedPageBreak/>
        <w:t>Súmula</w:t>
      </w:r>
      <w:r w:rsidRPr="00671C61">
        <w:rPr>
          <w:i/>
          <w:sz w:val="26"/>
        </w:rPr>
        <w:t>s 302 e 597 do STJ, transcrevendo acórdão da 6ª Turma Cível deste Tribunal, acórdão 2063331, processo 0714556-54.2024.8.07.0001, relator Desembargador Arquibaldo Carneiro Portela, julgado em 29/10/2025 e publicado no Diário da Justiça eletrônico em 27/11/2025.</w:t>
      </w:r>
    </w:p>
    <w:p w:rsidRPr="00671C61" w:rsidR="000E628D" w:rsidRDefault="00B16341" w14:paraId="492D9F01" w14:textId="77777777">
      <w:pPr>
        <w:ind w:left="2268" w:firstLine="1134"/>
      </w:pPr>
      <w:r w:rsidRPr="00671C61">
        <w:rPr>
          <w:i/>
          <w:sz w:val="26"/>
        </w:rPr>
        <w:t>Os autos vieram conclusos para sentença." (ID 90392048)</w:t>
      </w:r>
    </w:p>
    <w:p w:rsidRPr="00671C61" w:rsidR="000E628D" w:rsidRDefault="000E628D" w14:paraId="7639C2AD" w14:textId="77777777"/>
    <w:p w:rsidRPr="00671C61" w:rsidR="000E628D" w:rsidRDefault="00B16341" w14:paraId="20EE5478" w14:textId="77777777">
      <w:pPr>
        <w:ind w:firstLine="2268"/>
      </w:pPr>
      <w:r w:rsidRPr="00671C61">
        <w:t>O MM. Juiz sentenciante, Dr. Alex Costa de Oliveira, da 1ª Vara Cível do Guará, julgou no seguinte sentido:</w:t>
      </w:r>
    </w:p>
    <w:p w:rsidRPr="00671C61" w:rsidR="000E628D" w:rsidRDefault="000E628D" w14:paraId="722B4F8A" w14:textId="77777777"/>
    <w:p w:rsidRPr="00671C61" w:rsidR="000E628D" w:rsidRDefault="00B16341" w14:paraId="02975A12" w14:textId="77777777">
      <w:pPr>
        <w:ind w:left="2268" w:firstLine="1134"/>
      </w:pPr>
      <w:r w:rsidRPr="00671C61">
        <w:rPr>
          <w:i/>
          <w:sz w:val="26"/>
        </w:rPr>
        <w:t>"Diante do exposto, rejeito a preliminar de impugnação ao benefício da gratuidade da justiça e mantenho o benefício deferido ao autor na decisão de Id 277150735; rejeito a preliminar de impugnação ao valor da causa e mantenho o valor de R$ 20.000,00 (vinte mil reais) atribuído na petição inicial; e, no mérito, com fundamento no art. 487, inc. I, do Código de Processo Civil, JULGO PROCEDENTES os pedidos formulados por E. D. A., representado por sua genitora D. D. L., em face de U. S. I. S. LTDA., para: confi</w:t>
      </w:r>
      <w:r w:rsidRPr="00671C61">
        <w:rPr>
          <w:i/>
          <w:sz w:val="26"/>
        </w:rPr>
        <w:t xml:space="preserve">rmar integralmente a tutela provisória de urgência deferida na decisão de Id 277097451, tornando-a definitiva; declarar a abusividade e a nulidade da negativa de cobertura manifestada pela ré no documento de Id 277096533, bem como das cláusulas 9.7 e 9.9 do contrato de cobertura de assistência médica e hospitalar coletivo por adesão de Id 279754954, na exata medida em que aplicadas ao autor para limitar a 12 (doze) horas o atendimento de </w:t>
      </w:r>
      <w:r w:rsidRPr="00671C61">
        <w:rPr>
          <w:i/>
          <w:sz w:val="26"/>
        </w:rPr>
        <w:lastRenderedPageBreak/>
        <w:t>urgência e emergência que evoluiu para internação e para autorizar sua</w:t>
      </w:r>
      <w:r w:rsidRPr="00671C61">
        <w:rPr>
          <w:i/>
          <w:sz w:val="26"/>
        </w:rPr>
        <w:t xml:space="preserve"> remoção compulsória à rede pública, reconhecendo-se que a carência contratual e legalmente exigível para os casos de urgência e emergência é de 24 (vinte e quatro) horas, contadas do início de vigência em 20/03/2026, e que estava plenamente cumprida em 23/05/2026; condenar a ré à obrigação de fazer consistente em autorizar e custear integralmente a internação hospitalar pediátrica do autor decorrente do evento assistencial iniciado em 23/05/2026, desde a admissão até a alta médica, sem limitação de número </w:t>
      </w:r>
      <w:r w:rsidRPr="00671C61">
        <w:rPr>
          <w:i/>
          <w:sz w:val="26"/>
        </w:rPr>
        <w:t>de diárias e sem limitação temporal, abrangendo todos os procedimentos, exames laboratoriais e de imagem, materiais, medicamentos, honorários médicos, suporte respiratório, antibioticoterapia venosa, hidratação venosa, broncodilatação, nebulização e monitoramento clínico prescritos pela equipe médica assistente, na forma do documento de Id 277096537; condenar a ré à obrigação de não fazer consistente em abster-se de limitar temporalmente o atendimento de urgência e emergência do autor, de interromper, suspe</w:t>
      </w:r>
      <w:r w:rsidRPr="00671C61">
        <w:rPr>
          <w:i/>
          <w:sz w:val="26"/>
        </w:rPr>
        <w:t>nder ou restringir o tratamento indicado pelos médicos responsáveis e de promover a transferência compulsória do autor ao Sistema Único de Saúde sem garantia efetiva de vaga adequada e sem prévia estabilidade clínica atestada pelo médico assistente.</w:t>
      </w:r>
    </w:p>
    <w:p w:rsidRPr="00671C61" w:rsidR="000E628D" w:rsidRDefault="00B16341" w14:paraId="03671E9D" w14:textId="77777777">
      <w:pPr>
        <w:ind w:left="2268" w:firstLine="1134"/>
      </w:pPr>
      <w:r w:rsidRPr="00671C61">
        <w:rPr>
          <w:i/>
          <w:sz w:val="26"/>
        </w:rPr>
        <w:t xml:space="preserve">Para a hipótese de descumprimento das obrigações de fazer e de não fazer ora impostas, mantenho a multa diária fixada na decisão de Id 277097451, no valor de R$ 10.000,00 (dez mil reais) </w:t>
      </w:r>
      <w:r w:rsidRPr="00671C61">
        <w:rPr>
          <w:i/>
          <w:sz w:val="26"/>
        </w:rPr>
        <w:lastRenderedPageBreak/>
        <w:t>por dia, limitada a R$ 50.000,00 (cinquenta mil reais), nos termos dos arts. 497, 536 e 537 do Código de Processo Civil, sem prejuízo de sua revisão, majoração, redução ou substituição por outra medida indutiva, coercitiva ou sub-rogatória, caso se revele insuficiente ou excessiva.</w:t>
      </w:r>
    </w:p>
    <w:p w:rsidRPr="00671C61" w:rsidR="000E628D" w:rsidRDefault="00B16341" w14:paraId="260E17C0" w14:textId="77777777">
      <w:pPr>
        <w:ind w:left="2268" w:firstLine="1134"/>
      </w:pPr>
      <w:r w:rsidRPr="00671C61">
        <w:rPr>
          <w:i/>
          <w:sz w:val="26"/>
        </w:rPr>
        <w:t>Reconheço, contudo, que a ré cumpriu tempestivamente a tutela provisória de urgência, conforme a guia de autorização de Id 277537857, a petição de Id 277537856 e a confirmação do autor na manifestação de Id 278134218, razão pela qual declaro que não incidiu, até a presente data, qualquer valor a título de multa cominatória.</w:t>
      </w:r>
    </w:p>
    <w:p w:rsidRPr="00671C61" w:rsidR="000E628D" w:rsidRDefault="00B16341" w14:paraId="05B1D964" w14:textId="77777777">
      <w:pPr>
        <w:ind w:left="2268" w:firstLine="1134"/>
      </w:pPr>
      <w:r w:rsidRPr="00671C61">
        <w:rPr>
          <w:i/>
          <w:sz w:val="26"/>
        </w:rPr>
        <w:t>Condeno a ré ao pagamento integral das custas e das despesas processuais, nos termos do art. 82, § 2º, do Código de Processo Civil.</w:t>
      </w:r>
    </w:p>
    <w:p w:rsidRPr="00671C61" w:rsidR="000E628D" w:rsidRDefault="00B16341" w14:paraId="12ED81D9" w14:textId="77777777">
      <w:pPr>
        <w:ind w:left="2268" w:firstLine="1134"/>
      </w:pPr>
      <w:r w:rsidRPr="00671C61">
        <w:rPr>
          <w:i/>
          <w:sz w:val="26"/>
        </w:rPr>
        <w:t xml:space="preserve">Condeno a ré ao pagamento de honorários advocatícios em favor do patrono do autor, que fixo em 10% (dez por cento) sobre o valor atualizado da causa, </w:t>
      </w:r>
      <w:commentRangeStart w:id="15"/>
      <w:r w:rsidRPr="00671C61">
        <w:rPr>
          <w:i/>
          <w:sz w:val="26"/>
        </w:rPr>
        <w:t>nos termos do art. 85, § 2º, do Código de Processo Civil</w:t>
      </w:r>
      <w:commentRangeEnd w:id="15"/>
      <w:r w:rsidRPr="00671C61">
        <w:rPr>
          <w:rStyle w:val="Refdecomentrio"/>
          <w:i/>
          <w:sz w:val="26"/>
          <w:szCs w:val="22"/>
        </w:rPr>
        <w:commentReference w:id="15"/>
      </w:r>
      <w:r w:rsidRPr="00671C61">
        <w:rPr>
          <w:i/>
          <w:sz w:val="26"/>
        </w:rPr>
        <w:t>,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 da obrigação de fazer não é mensurável nestes autos, tendo a própria ré informado, na contestação</w:t>
      </w:r>
      <w:r w:rsidRPr="00671C61">
        <w:rPr>
          <w:i/>
          <w:sz w:val="26"/>
        </w:rPr>
        <w:t xml:space="preserve"> de Id 279754953, que a </w:t>
      </w:r>
      <w:r w:rsidRPr="00671C61">
        <w:rPr>
          <w:i/>
          <w:sz w:val="26"/>
        </w:rPr>
        <w:lastRenderedPageBreak/>
        <w:t>apuração dos custos assistenciais depende do encerramento da conta médica, ainda não consolidada. A atualização observará o índice adotado pela Corregedoria deste Tribunal, desde a distribuição, incidindo juros de mora a partir do trânsito em julgado.</w:t>
      </w:r>
    </w:p>
    <w:p w:rsidRPr="00671C61" w:rsidR="000E628D" w:rsidRDefault="00B16341" w14:paraId="3C9B199E" w14:textId="77777777">
      <w:pPr>
        <w:ind w:left="2268" w:firstLine="1134"/>
      </w:pPr>
      <w:r w:rsidRPr="00671C61">
        <w:rPr>
          <w:i/>
          <w:sz w:val="26"/>
        </w:rPr>
        <w:t>Mantenho o processamento em segredo de justiça, nos termos do art. 189, inc. III, do Código de Processo Civil, o que atende ao requerimento formulado pela ré ao final da contestação de Id 279754953." (ID 90392048)</w:t>
      </w:r>
    </w:p>
    <w:p w:rsidRPr="00671C61" w:rsidR="000E628D" w:rsidRDefault="000E628D" w14:paraId="253291F0" w14:textId="77777777"/>
    <w:p w:rsidRPr="00671C61" w:rsidR="000E628D" w:rsidRDefault="00B16341" w14:paraId="20156394" w14:textId="77777777">
      <w:pPr>
        <w:ind w:firstLine="2268"/>
      </w:pPr>
      <w:commentRangeStart w:id="16"/>
      <w:commentRangeStart w:id="17"/>
      <w:commentRangeStart w:id="18"/>
      <w:commentRangeStart w:id="19"/>
      <w:commentRangeStart w:id="20"/>
      <w:commentRangeStart w:id="21"/>
      <w:commentRangeStart w:id="22"/>
      <w:commentRangeStart w:id="23"/>
      <w:commentRangeStart w:id="58"/>
      <w:r>
        <w:t xml:space="preserve">Apelo da ré, </w:t>
      </w:r>
      <w:commentRangeEnd w:id="58"/>
      <w:r>
        <w:rPr>
          <w:rStyle w:val="CommentReference"/>
        </w:rPr>
        <w:commentReference w:id="58"/>
      </w:r>
      <w:del w:id="1123" w:author="Assessor GDSXSR" w:date="2026-10-31T22:16:22Z">
        <w:r>
          <w:delText xml:space="preserve">U.</w:delText>
        </w:r>
      </w:del>
      <w:ins w:id="1124" w:author="Assessor GDSXSR" w:date="2026-10-31T22:16:22Z">
        <w:r>
          <w:rPr>
            <w:color w:val="808080"/>
          </w:rPr>
          <w:t xml:space="preserve">Unity</w:t>
        </w:r>
      </w:ins>
      <w:r>
        <w:t xml:space="preserve"> </w:t>
      </w:r>
      <w:del w:id="1125" w:author="Assessor GDSXSR" w:date="2026-10-31T22:16:22Z">
        <w:r>
          <w:delText xml:space="preserve">S.</w:delText>
        </w:r>
      </w:del>
      <w:ins w:id="1126" w:author="Assessor GDSXSR" w:date="2026-10-31T22:16:22Z">
        <w:r>
          <w:rPr>
            <w:color w:val="808080"/>
          </w:rPr>
          <w:t xml:space="preserve">Serviços</w:t>
        </w:r>
      </w:ins>
      <w:r>
        <w:t xml:space="preserve"> </w:t>
      </w:r>
      <w:del w:id="1127" w:author="Assessor GDSXSR" w:date="2026-10-31T22:16:22Z">
        <w:r>
          <w:delText xml:space="preserve">I.</w:delText>
        </w:r>
      </w:del>
      <w:ins w:id="1128" w:author="Assessor GDSXSR" w:date="2026-10-31T22:16:22Z">
        <w:r>
          <w:rPr>
            <w:color w:val="808080"/>
          </w:rPr>
          <w:t xml:space="preserve">Integrados</w:t>
        </w:r>
      </w:ins>
      <w:r>
        <w:t xml:space="preserve"> </w:t>
      </w:r>
      <w:del w:id="1129" w:author="Assessor GDSXSR" w:date="2026-10-31T22:16:22Z">
        <w:r>
          <w:delText xml:space="preserve">S.</w:delText>
        </w:r>
      </w:del>
      <w:ins w:id="1130" w:author="Assessor GDSXSR" w:date="2026-10-31T22:16:22Z">
        <w:r>
          <w:rPr>
            <w:color w:val="808080"/>
          </w:rPr>
          <w:t xml:space="preserve">de</w:t>
        </w:r>
      </w:ins>
      <w:r>
        <w:t xml:space="preserve"> </w:t>
      </w:r>
      <w:del w:id="1131" w:author="Assessor GDSXSR" w:date="2026-10-31T22:16:22Z">
        <w:r>
          <w:delText xml:space="preserve">LTDA</w:delText>
        </w:r>
      </w:del>
      <w:ins w:id="1132" w:author="Assessor GDSXSR" w:date="2026-10-31T22:16:22Z">
        <w:r>
          <w:rPr>
            <w:color w:val="808080"/>
          </w:rPr>
          <w:t xml:space="preserve">Saúde Ltda</w:t>
        </w:r>
      </w:ins>
      <w:r>
        <w:t xml:space="preserve">. (ID 90392052), em que alega, em síntese, que: </w:t>
      </w:r>
      <w:r>
        <w:rPr>
          <w:b/>
        </w:rPr>
        <w:t xml:space="preserve">1)</w:t>
      </w:r>
      <w:r>
        <w:t xml:space="preserve"> a carência de 24 horas se refere ao atendimento de urgência e emergência, e não à internação, sujeita à carência de 180 dias (Lei 9.656/98 12 V b), que terminaria em 16/09/2026; </w:t>
      </w:r>
      <w:r>
        <w:rPr>
          <w:b/>
        </w:rPr>
        <w:t xml:space="preserve">2)</w:t>
      </w:r>
      <w:r>
        <w:t xml:space="preserve"> o art. 3º, § 1º, da Resolução CONSU 13/1998 é válido, e a ANS o aplicou em caso idêntico, conforme o documento novo de ID 90392056 (CPC 435); </w:t>
      </w:r>
      <w:r>
        <w:rPr>
          <w:b/>
        </w:rPr>
        <w:t xml:space="preserve">3)</w:t>
      </w:r>
      <w:r>
        <w:t xml:space="preserve"> não há emergência, pois falta declaração do médico assistente de risco imediato de vida (Lei 9.656/98 35-C I), e a sentença inverteu o ônus da prova; </w:t>
      </w:r>
      <w:r>
        <w:rPr>
          <w:b/>
        </w:rPr>
        <w:t xml:space="preserve">4)</w:t>
      </w:r>
      <w:r>
        <w:t xml:space="preserve"> a prioridade da criança (CF/88 227) não cria cobertura, e a remoção ao SUS observa a cláusula 9.9 e o art. 32 da Lei 9.656/98; </w:t>
      </w:r>
      <w:r>
        <w:rPr>
          <w:b/>
        </w:rPr>
        <w:t xml:space="preserve">5)</w:t>
      </w:r>
      <w:r>
        <w:t xml:space="preserve"> subsidiariamente, a sentença é extra petita ao declarar a nulidade das cláusulas 9.7 e 9.9 (CPC 141 e 492); </w:t>
      </w:r>
      <w:r>
        <w:rPr>
          <w:b/>
        </w:rPr>
        <w:t xml:space="preserve">6)</w:t>
      </w:r>
      <w:r>
        <w:t xml:space="preserve"> subsidiariamente, a multa deve ser afastada ou reduzida a R$ 1.000,00 por dia, limitada a R$ 10.000,00 (CPC 537 § 1º); </w:t>
      </w:r>
      <w:r>
        <w:rPr>
          <w:b/>
        </w:rPr>
        <w:t xml:space="preserve">7)</w:t>
      </w:r>
      <w:r>
        <w:t xml:space="preserve"> devem ser invertidos os ônus da sucumbência.</w:t>
      </w:r>
      <w:commentRangeEnd w:id="16"/>
      <w:commentRangeEnd w:id="17"/>
      <w:commentRangeEnd w:id="18"/>
      <w:commentRangeEnd w:id="19"/>
      <w:commentRangeEnd w:id="20"/>
      <w:commentRangeEnd w:id="21"/>
      <w:commentRangeEnd w:id="22"/>
      <w:commentRangeEnd w:id="23"/>
      <w:r w:rsidRPr="00671C61">
        <w:rPr>
          <w:rStyle w:val="Refdecomentrio"/>
          <w:sz w:val="28"/>
          <w:szCs w:val="22"/>
        </w:rPr>
        <w:commentReference w:id="16"/>
      </w:r>
      <w:r w:rsidRPr="00671C61">
        <w:rPr>
          <w:rStyle w:val="Refdecomentrio"/>
          <w:sz w:val="28"/>
          <w:szCs w:val="22"/>
        </w:rPr>
        <w:commentReference w:id="17"/>
      </w:r>
      <w:r w:rsidRPr="00671C61">
        <w:rPr>
          <w:rStyle w:val="Refdecomentrio"/>
          <w:sz w:val="28"/>
          <w:szCs w:val="22"/>
        </w:rPr>
        <w:commentReference w:id="18"/>
      </w:r>
      <w:r w:rsidRPr="00671C61">
        <w:rPr>
          <w:rStyle w:val="Refdecomentrio"/>
          <w:sz w:val="28"/>
          <w:szCs w:val="22"/>
        </w:rPr>
        <w:commentReference w:id="19"/>
      </w:r>
      <w:r w:rsidRPr="00671C61">
        <w:rPr>
          <w:rStyle w:val="Refdecomentrio"/>
          <w:sz w:val="28"/>
          <w:szCs w:val="22"/>
        </w:rPr>
        <w:commentReference w:id="20"/>
      </w:r>
      <w:r w:rsidRPr="00671C61">
        <w:rPr>
          <w:rStyle w:val="Refdecomentrio"/>
          <w:sz w:val="28"/>
          <w:szCs w:val="22"/>
        </w:rPr>
        <w:commentReference w:id="21"/>
      </w:r>
      <w:r w:rsidRPr="00671C61">
        <w:rPr>
          <w:rStyle w:val="Refdecomentrio"/>
          <w:sz w:val="28"/>
          <w:szCs w:val="22"/>
        </w:rPr>
        <w:commentReference w:id="22"/>
      </w:r>
      <w:r w:rsidRPr="00671C61">
        <w:rPr>
          <w:rStyle w:val="Refdecomentrio"/>
          <w:sz w:val="28"/>
          <w:szCs w:val="22"/>
        </w:rPr>
        <w:commentReference w:id="23"/>
      </w:r>
    </w:p>
    <w:p w:rsidRPr="00671C61" w:rsidR="000E628D" w:rsidRDefault="000E628D" w14:paraId="6F99F1DD" w14:textId="77777777"/>
    <w:p w:rsidRPr="00671C61" w:rsidR="000E628D" w:rsidRDefault="00B16341" w14:paraId="7FE0A7F6" w14:textId="333E5E2F">
      <w:pPr>
        <w:ind w:firstLine="2268"/>
      </w:pPr>
      <w:r w:rsidR="00B16341">
        <w:rPr/>
        <w:t xml:space="preserve">Requer </w:t>
      </w:r>
      <w:r w:rsidR="4801B61B">
        <w:rPr/>
        <w:t xml:space="preserve">a reforma da sentença </w:t>
      </w:r>
      <w:r w:rsidR="00B16341">
        <w:rPr/>
        <w:t xml:space="preserve">para julgar improcedentes os pedidos ou, subsidiariamente, para excluir o </w:t>
      </w:r>
      <w:r w:rsidR="00B16341">
        <w:rPr/>
        <w:t>capítulo declaratório, afastar ou reduzir a multa e inverter a sucumbência.</w:t>
      </w:r>
    </w:p>
    <w:p w:rsidRPr="00671C61" w:rsidR="000E628D" w:rsidRDefault="000E628D" w14:paraId="68989228" w14:textId="77777777"/>
    <w:p w:rsidRPr="00671C61" w:rsidR="000E628D" w:rsidRDefault="00B16341" w14:paraId="402C0A3C" w14:textId="77777777">
      <w:pPr>
        <w:ind w:firstLine="2268"/>
      </w:pPr>
      <w:r w:rsidRPr="00671C61">
        <w:t xml:space="preserve">Contrarrazões do autor, E. D. A. (ID 90392060), em que sustenta, em síntese, que: </w:t>
      </w:r>
      <w:r w:rsidRPr="00671C61">
        <w:rPr>
          <w:b/>
        </w:rPr>
        <w:t>1)</w:t>
      </w:r>
      <w:r w:rsidRPr="00671C61">
        <w:t xml:space="preserve"> a carência de 24 horas alcança o evento emergencial por inteiro, inclusive a internação; </w:t>
      </w:r>
      <w:r w:rsidRPr="00671C61">
        <w:rPr>
          <w:b/>
        </w:rPr>
        <w:t>2)</w:t>
      </w:r>
      <w:r w:rsidRPr="00671C61">
        <w:t xml:space="preserve"> a Resolução CONSU 13/1998 não pode restringir direito previsto em lei; </w:t>
      </w:r>
      <w:r w:rsidRPr="00671C61">
        <w:rPr>
          <w:b/>
        </w:rPr>
        <w:t>3)</w:t>
      </w:r>
      <w:r w:rsidRPr="00671C61">
        <w:t xml:space="preserve"> o plano contratado é hospitalar, e a limitação de 12 horas não se aplica; </w:t>
      </w:r>
      <w:r w:rsidRPr="00671C61">
        <w:rPr>
          <w:b/>
        </w:rPr>
        <w:t>4)</w:t>
      </w:r>
      <w:r w:rsidRPr="00671C61">
        <w:t xml:space="preserve"> a decisão da ANS refere-se a outro beneficiário e não vincula o Poder Judiciário; </w:t>
      </w:r>
      <w:r w:rsidRPr="00671C61">
        <w:rPr>
          <w:b/>
        </w:rPr>
        <w:t>5)</w:t>
      </w:r>
      <w:r w:rsidRPr="00671C61">
        <w:t xml:space="preserve"> a emergência está comprovada pelo conjunto do prontuário e pela guia emitida pela própria ré; </w:t>
      </w:r>
      <w:r w:rsidRPr="00671C61">
        <w:rPr>
          <w:b/>
        </w:rPr>
        <w:t>6)</w:t>
      </w:r>
      <w:r w:rsidRPr="00671C61">
        <w:t xml:space="preserve"> a remoção ao SUS é indevida; </w:t>
      </w:r>
      <w:r w:rsidRPr="00671C61">
        <w:rPr>
          <w:b/>
        </w:rPr>
        <w:t>7)</w:t>
      </w:r>
      <w:r w:rsidRPr="00671C61">
        <w:t xml:space="preserve"> não há julgamento extra petita, e a multa, que não incidiu, deve ser mantida.</w:t>
      </w:r>
    </w:p>
    <w:p w:rsidRPr="00671C61" w:rsidR="000E628D" w:rsidRDefault="000E628D" w14:paraId="74916361" w14:textId="77777777"/>
    <w:p w:rsidRPr="00671C61" w:rsidR="000E628D" w:rsidRDefault="00B16341" w14:paraId="55DEC76F" w14:textId="77777777">
      <w:pPr>
        <w:ind w:firstLine="2268"/>
      </w:pPr>
      <w:commentRangeStart w:id="24"/>
      <w:del w:id="1133" w:author="Assessor GDSXSR" w:date="2026-10-31T22:16:22Z">
        <w:commentRangeStart w:id="59"/>
        <w:r>
          <w:delText xml:space="preserve">A</w:delText>
        </w:r>
        <w:commentRangeEnd w:id="59"/>
        <w:r>
          <w:rPr>
            <w:rStyle w:val="CommentReference"/>
          </w:rPr>
          <w:commentReference w:id="59"/>
        </w:r>
      </w:del>
      <w:ins w:id="1134" w:author="Assessor GDSXSR" w:date="2026-10-31T22:16:22Z">
        <w:r>
          <w:rPr>
            <w:color w:val="808080"/>
          </w:rPr>
          <w:t xml:space="preserve">Parecer da d.</w:t>
        </w:r>
      </w:ins>
      <w:r>
        <w:t xml:space="preserve"> Procuradoria de Justiça </w:t>
      </w:r>
      <w:del w:id="1135" w:author="Assessor GDSXSR" w:date="2026-10-31T22:16:22Z">
        <w:r>
          <w:delText xml:space="preserve">opinou</w:delText>
        </w:r>
      </w:del>
      <w:ins w:id="1136" w:author="Assessor GDSXSR" w:date="2026-10-31T22:16:22Z">
        <w:r>
          <w:rPr>
            <w:color w:val="808080"/>
          </w:rPr>
          <w:t xml:space="preserve">oficiando</w:t>
        </w:r>
      </w:ins>
      <w:r>
        <w:t xml:space="preserve"> pelo conhecimento e </w:t>
      </w:r>
      <w:del w:id="1137" w:author="Assessor GDSXSR" w:date="2026-10-31T22:16:22Z">
        <w:r>
          <w:delText xml:space="preserve">não provimento</w:delText>
        </w:r>
      </w:del>
      <w:ins w:id="1138" w:author="Assessor GDSXSR" w:date="2026-10-31T22:16:22Z">
        <w:r>
          <w:rPr>
            <w:color w:val="808080"/>
          </w:rPr>
          <w:t xml:space="preserve">desprovimento</w:t>
        </w:r>
      </w:ins>
      <w:r>
        <w:t xml:space="preserve"> do apelo (ID 90774231).</w:t>
      </w:r>
      <w:commentRangeEnd w:id="24"/>
      <w:r w:rsidRPr="00671C61">
        <w:rPr>
          <w:rStyle w:val="Refdecomentrio"/>
          <w:sz w:val="28"/>
          <w:szCs w:val="22"/>
        </w:rPr>
        <w:commentReference w:id="24"/>
      </w:r>
    </w:p>
    <w:p w:rsidRPr="00671C61" w:rsidR="000E628D" w:rsidRDefault="000E628D" w14:paraId="5E95BF12" w14:textId="77777777"/>
    <w:p w:rsidRPr="00671C61" w:rsidR="000E628D" w:rsidRDefault="00B16341" w14:paraId="31CFF5E6" w14:textId="77777777">
      <w:pPr>
        <w:ind w:firstLine="2268"/>
      </w:pPr>
      <w:r w:rsidRPr="00671C61">
        <w:t>É o relatório.</w:t>
      </w:r>
    </w:p>
    <w:p w:rsidRPr="00671C61" w:rsidR="000E628D" w:rsidRDefault="000E628D" w14:paraId="121942A9" w14:textId="77777777"/>
    <w:p w:rsidRPr="00344109" w:rsidR="000E628D" w:rsidRDefault="00B16341" w14:paraId="6E1F1985" w14:textId="77777777">
      <w:pPr>
        <w:keepNext/>
        <w:jc w:val="center"/>
        <w:rPr>
          <w:color w:val="auto"/>
        </w:rPr>
      </w:pPr>
      <w:r w:rsidRPr="00344109">
        <w:rPr>
          <w:b/>
          <w:color w:val="auto"/>
        </w:rPr>
        <w:t>VOTO</w:t>
      </w:r>
    </w:p>
    <w:p w:rsidRPr="00344109" w:rsidR="000E628D" w:rsidRDefault="000E628D" w14:paraId="3A22F223" w14:textId="77777777">
      <w:pPr>
        <w:keepNext/>
        <w:rPr>
          <w:color w:val="auto"/>
        </w:rPr>
      </w:pPr>
    </w:p>
    <w:p w:rsidRPr="00344109" w:rsidR="000E628D" w:rsidRDefault="00B16341" w14:paraId="69AFF511" w14:textId="77777777">
      <w:pPr>
        <w:rPr>
          <w:color w:val="auto"/>
        </w:rPr>
      </w:pPr>
      <w:r w:rsidRPr="00344109">
        <w:rPr>
          <w:b/>
          <w:color w:val="auto"/>
        </w:rPr>
        <w:t>O Senhor Desembargador SÉRGIO ROCHA – Relator.</w:t>
      </w:r>
    </w:p>
    <w:p w:rsidRPr="00344109" w:rsidR="000E628D" w:rsidRDefault="000E628D" w14:paraId="1E596A8A" w14:textId="77777777">
      <w:pPr>
        <w:rPr>
          <w:color w:val="auto"/>
        </w:rPr>
      </w:pPr>
    </w:p>
    <w:p w:rsidRPr="00344109" w:rsidR="000E628D" w:rsidRDefault="00B16341" w14:paraId="6758F00B" w14:textId="77777777">
      <w:pPr>
        <w:ind w:firstLine="2268"/>
        <w:rPr>
          <w:color w:val="auto"/>
        </w:rPr>
      </w:pPr>
      <w:r>
        <w:rPr>
          <w:color w:val="auto"/>
        </w:rPr>
        <w:t xml:space="preserve">Ação ajuizada em 23/05/2026. Sentença proferida em 06/09/2026. </w:t>
      </w:r>
      <w:del w:id="1139" w:author="Assessor GDSXSR" w:date="2026-10-31T22:16:22Z">
        <w:r>
          <w:rPr>
            <w:color w:val="auto"/>
          </w:rPr>
          <w:delText xml:space="preserve">Recurso da ré</w:delText>
        </w:r>
      </w:del>
      <w:ins w:id="1140" w:author="Assessor GDSXSR" w:date="2026-10-31T22:16:22Z">
        <w:r>
          <w:rPr>
            <w:color w:val="808080"/>
          </w:rPr>
          <w:t xml:space="preserve">Apelo</w:t>
        </w:r>
      </w:ins>
      <w:r>
        <w:rPr>
          <w:color w:val="auto"/>
        </w:rPr>
        <w:t xml:space="preserve"> interposto em 25/09/2026. Valor da causa: R$ 20.000,00.</w:t>
      </w:r>
    </w:p>
    <w:p w:rsidRPr="00344109" w:rsidR="000E628D" w:rsidRDefault="000E628D" w14:paraId="59FDD3E0" w14:textId="77777777">
      <w:pPr>
        <w:rPr>
          <w:color w:val="auto"/>
        </w:rPr>
      </w:pPr>
    </w:p>
    <w:p w:rsidRPr="00344109" w:rsidR="000E628D" w:rsidRDefault="00B16341" w14:paraId="79B61835" w14:textId="77777777">
      <w:pPr>
        <w:keepNext/>
        <w:jc w:val="center"/>
        <w:rPr>
          <w:color w:val="auto"/>
        </w:rPr>
      </w:pPr>
      <w:r>
        <w:rPr>
          <w:b/>
          <w:color w:val="auto"/>
        </w:rPr>
        <w:t xml:space="preserve">APELO DA RÉ, </w:t>
      </w:r>
      <w:del w:id="1141" w:author="Assessor GDSXSR" w:date="2026-10-31T22:16:22Z">
        <w:r>
          <w:rPr>
            <w:b/>
            <w:color w:val="auto"/>
          </w:rPr>
          <w:delText xml:space="preserve">U.</w:delText>
        </w:r>
      </w:del>
      <w:ins w:id="1142" w:author="Assessor GDSXSR" w:date="2026-10-31T22:16:22Z">
        <w:r>
          <w:rPr>
            <w:b/>
            <w:color w:val="808080"/>
          </w:rPr>
          <w:t xml:space="preserve">UNITY</w:t>
        </w:r>
      </w:ins>
      <w:r>
        <w:rPr>
          <w:b/>
          <w:color w:val="auto"/>
        </w:rPr>
        <w:t xml:space="preserve"> </w:t>
      </w:r>
      <w:del w:id="1143" w:author="Assessor GDSXSR" w:date="2026-10-31T22:16:22Z">
        <w:r>
          <w:rPr>
            <w:b/>
            <w:color w:val="auto"/>
          </w:rPr>
          <w:delText xml:space="preserve">S.</w:delText>
        </w:r>
      </w:del>
      <w:ins w:id="1144" w:author="Assessor GDSXSR" w:date="2026-10-31T22:16:22Z">
        <w:r>
          <w:rPr>
            <w:b/>
            <w:color w:val="808080"/>
          </w:rPr>
          <w:t xml:space="preserve">SERVIÇOS</w:t>
        </w:r>
      </w:ins>
      <w:r>
        <w:rPr>
          <w:b/>
          <w:color w:val="auto"/>
        </w:rPr>
        <w:t xml:space="preserve"> </w:t>
      </w:r>
      <w:del w:id="1145" w:author="Assessor GDSXSR" w:date="2026-10-31T22:16:22Z">
        <w:r>
          <w:rPr>
            <w:b/>
            <w:color w:val="auto"/>
          </w:rPr>
          <w:delText xml:space="preserve">I.</w:delText>
        </w:r>
      </w:del>
      <w:ins w:id="1146" w:author="Assessor GDSXSR" w:date="2026-10-31T22:16:22Z">
        <w:r>
          <w:rPr>
            <w:b/>
            <w:color w:val="808080"/>
          </w:rPr>
          <w:t xml:space="preserve">INTEGRADOS</w:t>
        </w:r>
      </w:ins>
      <w:r>
        <w:rPr>
          <w:b/>
          <w:color w:val="auto"/>
        </w:rPr>
        <w:t xml:space="preserve"> </w:t>
      </w:r>
      <w:del w:id="1147" w:author="Assessor GDSXSR" w:date="2026-10-31T22:16:22Z">
        <w:r>
          <w:rPr>
            <w:b/>
            <w:color w:val="auto"/>
          </w:rPr>
          <w:delText xml:space="preserve">S.</w:delText>
        </w:r>
      </w:del>
      <w:ins w:id="1148" w:author="Assessor GDSXSR" w:date="2026-10-31T22:16:22Z">
        <w:r>
          <w:rPr>
            <w:b/>
            <w:color w:val="808080"/>
          </w:rPr>
          <w:t xml:space="preserve">DE SAÚDE</w:t>
        </w:r>
      </w:ins>
      <w:r>
        <w:rPr>
          <w:b/>
          <w:color w:val="auto"/>
        </w:rPr>
        <w:t xml:space="preserve"> LTDA.</w:t>
      </w:r>
    </w:p>
    <w:p w:rsidRPr="00344109" w:rsidR="000E628D" w:rsidRDefault="000E628D" w14:paraId="59CB8F4E" w14:textId="77777777">
      <w:pPr>
        <w:keepNext/>
        <w:rPr>
          <w:color w:val="auto"/>
        </w:rPr>
      </w:pPr>
    </w:p>
    <w:p w:rsidRPr="00344109" w:rsidR="000E628D" w:rsidRDefault="00B16341" w14:paraId="71458C75" w14:textId="77777777">
      <w:pPr>
        <w:ind w:firstLine="2268"/>
        <w:rPr>
          <w:color w:val="auto"/>
        </w:rPr>
      </w:pPr>
      <w:r w:rsidRPr="00344109">
        <w:rPr>
          <w:color w:val="auto"/>
        </w:rPr>
        <w:t>Presentes os pressupostos de admissibilidade, conheço do apelo.</w:t>
      </w:r>
    </w:p>
    <w:p w:rsidRPr="00344109" w:rsidR="000E628D" w:rsidRDefault="000E628D" w14:paraId="142A5EA4" w14:textId="77777777">
      <w:pPr>
        <w:rPr>
          <w:color w:val="auto"/>
        </w:rPr>
      </w:pPr>
    </w:p>
    <w:p w:rsidRPr="00344109" w:rsidR="000E628D" w:rsidRDefault="00B16341" w14:paraId="387D700D" w14:textId="77777777">
      <w:pPr>
        <w:keepNext/>
        <w:jc w:val="center"/>
        <w:rPr>
          <w:color w:val="auto"/>
        </w:rPr>
      </w:pPr>
      <w:commentRangeStart w:id="60"/>
      <w:r>
        <w:rPr>
          <w:color w:val="auto"/>
          <w:highlight w:val="yellow"/>
        </w:rPr>
        <w:t xml:space="preserve">DA </w:t>
      </w:r>
      <w:commentRangeEnd w:id="60"/>
      <w:r>
        <w:rPr>
          <w:rStyle w:val="CommentReference"/>
        </w:rPr>
        <w:commentReference w:id="60"/>
      </w:r>
      <w:del w:id="1149" w:author="Assessor GDSXSR" w:date="2026-10-31T22:16:22Z">
        <w:r>
          <w:rPr>
            <w:color w:val="auto"/>
            <w:highlight w:val="yellow"/>
          </w:rPr>
          <w:delText xml:space="preserve">ABUSIVIDADE</w:delText>
        </w:r>
      </w:del>
      <w:ins w:id="1150" w:author="Assessor GDSXSR" w:date="2026-10-31T22:16:22Z">
        <w:r>
          <w:rPr>
            <w:color w:val="808080"/>
            <w:highlight w:val="yellow"/>
          </w:rPr>
          <w:t xml:space="preserve">MANUTENÇÃO</w:t>
        </w:r>
      </w:ins>
      <w:r>
        <w:rPr>
          <w:color w:val="auto"/>
          <w:highlight w:val="yellow"/>
        </w:rPr>
        <w:t xml:space="preserve"> DA </w:t>
      </w:r>
      <w:del w:id="1151" w:author="Assessor GDSXSR" w:date="2026-10-31T22:16:22Z">
        <w:r>
          <w:rPr>
            <w:color w:val="auto"/>
            <w:highlight w:val="yellow"/>
          </w:rPr>
          <w:delText xml:space="preserve">NEGATIVA</w:delText>
        </w:r>
      </w:del>
      <w:ins w:id="1152" w:author="Assessor GDSXSR" w:date="2026-10-31T22:16:22Z">
        <w:r>
          <w:rPr>
            <w:color w:val="808080"/>
            <w:highlight w:val="yellow"/>
          </w:rPr>
          <w:t xml:space="preserve">CONDENAÇÃO</w:t>
        </w:r>
      </w:ins>
      <w:r>
        <w:rPr>
          <w:color w:val="auto"/>
          <w:highlight w:val="yellow"/>
        </w:rPr>
        <w:t xml:space="preserve"> </w:t>
      </w:r>
      <w:del w:id="1153" w:author="Assessor GDSXSR" w:date="2026-10-31T22:16:22Z">
        <w:r>
          <w:rPr>
            <w:color w:val="auto"/>
            <w:highlight w:val="yellow"/>
          </w:rPr>
          <w:delText xml:space="preserve">DE</w:delText>
        </w:r>
      </w:del>
      <w:ins w:id="1154" w:author="Assessor GDSXSR" w:date="2026-10-31T22:16:22Z">
        <w:r>
          <w:rPr>
            <w:color w:val="808080"/>
            <w:highlight w:val="yellow"/>
          </w:rPr>
          <w:t xml:space="preserve">À</w:t>
        </w:r>
      </w:ins>
      <w:r>
        <w:rPr>
          <w:color w:val="auto"/>
          <w:highlight w:val="yellow"/>
        </w:rPr>
        <w:t xml:space="preserve"> COBERTURA DA INTERNAÇÃO PEDIÁTRICA DE URGÊNCIA</w:t>
      </w:r>
      <w:ins w:id="1155" w:author="Assessor GDSXSR" w:date="2026-10-31T22:16:22Z">
        <w:r>
          <w:rPr>
            <w:color w:val="808080"/>
            <w:highlight w:val="yellow"/>
          </w:rPr>
          <w:t xml:space="preserve">, POR ABUSIVIDADE DA NEGATIVA</w:t>
        </w:r>
      </w:ins>
    </w:p>
    <w:p w:rsidRPr="00344109" w:rsidR="000E628D" w:rsidRDefault="000E628D" w14:paraId="3F407E96" w14:textId="77777777">
      <w:pPr>
        <w:keepNext/>
        <w:rPr>
          <w:color w:val="auto"/>
        </w:rPr>
      </w:pPr>
    </w:p>
    <w:p w:rsidRPr="00344109" w:rsidR="000E628D" w:rsidRDefault="00B16341" w14:paraId="28450E7F" w14:textId="77777777">
      <w:pPr>
        <w:ind w:firstLine="2268"/>
        <w:rPr>
          <w:color w:val="auto"/>
        </w:rPr>
      </w:pPr>
      <w:commentRangeStart w:id="61"/>
      <w:r>
        <w:rPr>
          <w:color w:val="auto"/>
        </w:rPr>
        <w:t xml:space="preserve">A ré/apelante</w:t>
      </w:r>
      <w:commentRangeEnd w:id="61"/>
      <w:r>
        <w:rPr>
          <w:rStyle w:val="CommentReference"/>
        </w:rPr>
        <w:commentReference w:id="61"/>
      </w:r>
      <w:del w:id="1156" w:author="Assessor GDSXSR" w:date="2026-10-31T22:16:22Z">
        <w:r>
          <w:rPr>
            <w:color w:val="auto"/>
          </w:rPr>
          <w:delText xml:space="preserve">,</w:delText>
        </w:r>
      </w:del>
      <w:r>
        <w:rPr>
          <w:color w:val="auto"/>
        </w:rPr>
        <w:t xml:space="preserve"> </w:t>
      </w:r>
      <w:del w:id="1157" w:author="Assessor GDSXSR" w:date="2026-10-31T22:16:22Z">
        <w:r>
          <w:rPr>
            <w:color w:val="auto"/>
          </w:rPr>
          <w:delText xml:space="preserve">U. S. I. S. LTDA., apela alegando</w:delText>
        </w:r>
      </w:del>
      <w:ins w:id="1158" w:author="Assessor GDSXSR" w:date="2026-10-31T22:16:22Z">
        <w:r>
          <w:rPr>
            <w:color w:val="808080"/>
          </w:rPr>
          <w:t xml:space="preserve">alega</w:t>
        </w:r>
      </w:ins>
      <w:r>
        <w:rPr>
          <w:color w:val="auto"/>
        </w:rPr>
        <w:t xml:space="preserve"> que: </w:t>
      </w:r>
      <w:r>
        <w:rPr>
          <w:b/>
          <w:color w:val="auto"/>
        </w:rPr>
        <w:t xml:space="preserve">1)</w:t>
      </w:r>
      <w:r>
        <w:rPr>
          <w:color w:val="auto"/>
        </w:rPr>
        <w:t xml:space="preserve"> a carência de 24 horas se refere ao atendimento de urgência e emergência, e não à internação, sujeita à carência de 180 dias, que terminaria em 16/09/2026, e as Súmulas 302 e 597 do STJ não incidem; </w:t>
      </w:r>
      <w:r>
        <w:rPr>
          <w:b/>
          <w:color w:val="auto"/>
        </w:rPr>
        <w:t xml:space="preserve">2)</w:t>
      </w:r>
      <w:r>
        <w:rPr>
          <w:color w:val="auto"/>
        </w:rPr>
        <w:t xml:space="preserve"> o art. 3º, § 1º, da Resolução CONSU 13/1998 é válido, por delegação legal, e a ANS o aplicou em caso idêntico; </w:t>
      </w:r>
      <w:r>
        <w:rPr>
          <w:b/>
          <w:color w:val="auto"/>
        </w:rPr>
        <w:t xml:space="preserve">3)</w:t>
      </w:r>
      <w:r>
        <w:rPr>
          <w:color w:val="auto"/>
        </w:rPr>
        <w:t xml:space="preserve"> não há emergência, pois falta declaração do médico assistente de risco imediato de vida, a saturação de 88% foi aferição discordante e a sentença inverteu o ônus da prova; </w:t>
      </w:r>
      <w:r>
        <w:rPr>
          <w:b/>
          <w:color w:val="auto"/>
        </w:rPr>
        <w:t xml:space="preserve">4)</w:t>
      </w:r>
      <w:r>
        <w:rPr>
          <w:color w:val="auto"/>
        </w:rPr>
        <w:t xml:space="preserve"> a prioridade da criança não cria cobertura, e a remoção ao SUS observa a cláusula 9.9 e o art. 32 da Lei 9.656/98; </w:t>
      </w:r>
      <w:r>
        <w:rPr>
          <w:b/>
          <w:color w:val="auto"/>
        </w:rPr>
        <w:t xml:space="preserve">5)</w:t>
      </w:r>
      <w:r>
        <w:rPr>
          <w:color w:val="auto"/>
        </w:rPr>
        <w:t xml:space="preserve"> subsidiariamente, a sentença é extra petita ao declarar a nulidade das cláusulas 9.7 e 9.9; </w:t>
      </w:r>
      <w:r>
        <w:rPr>
          <w:b/>
          <w:color w:val="auto"/>
        </w:rPr>
        <w:t xml:space="preserve">6)</w:t>
      </w:r>
      <w:r>
        <w:rPr>
          <w:color w:val="auto"/>
        </w:rPr>
        <w:t xml:space="preserve"> subsidiariamente, a multa deve ser afastada ou reduzida a R$ 1.000,00 por dia, limitada a R$ 10.000,00; </w:t>
      </w:r>
      <w:r>
        <w:rPr>
          <w:b/>
          <w:color w:val="auto"/>
        </w:rPr>
        <w:t xml:space="preserve">7)</w:t>
      </w:r>
      <w:r>
        <w:rPr>
          <w:color w:val="auto"/>
        </w:rPr>
        <w:t xml:space="preserve"> devem ser invertidos os ônus da sucumbência (ID 90392052).</w:t>
      </w:r>
    </w:p>
    <w:p w:rsidRPr="00344109" w:rsidR="000E628D" w:rsidRDefault="000E628D" w14:paraId="7C49D4FB" w14:textId="77777777">
      <w:pPr>
        <w:rPr>
          <w:color w:val="auto"/>
        </w:rPr>
      </w:pPr>
    </w:p>
    <w:p w:rsidRPr="00344109" w:rsidR="000E628D" w:rsidRDefault="00B16341" w14:paraId="377C9FE3" w14:textId="77777777">
      <w:pPr>
        <w:ind w:firstLine="2268"/>
        <w:rPr>
          <w:color w:val="auto"/>
        </w:rPr>
      </w:pPr>
      <w:r w:rsidRPr="00344109">
        <w:rPr>
          <w:color w:val="auto"/>
          <w:highlight w:val="yellow"/>
        </w:rPr>
        <w:t>Sem razão a apelante.</w:t>
      </w:r>
    </w:p>
    <w:p w:rsidRPr="00344109" w:rsidR="000E628D" w:rsidRDefault="000E628D" w14:paraId="430EA74C" w14:textId="77777777">
      <w:pPr>
        <w:rPr>
          <w:color w:val="auto"/>
        </w:rPr>
      </w:pPr>
    </w:p>
    <w:p w:rsidRPr="00344109" w:rsidR="000E628D" w:rsidRDefault="00B16341" w14:paraId="2434F4AA" w14:textId="77777777">
      <w:pPr>
        <w:ind w:firstLine="2268"/>
        <w:rPr>
          <w:color w:val="auto"/>
        </w:rPr>
      </w:pPr>
      <w:r w:rsidRPr="00344109">
        <w:rPr>
          <w:color w:val="auto"/>
        </w:rPr>
        <w:t>A r. sentença, cujos argumentos acolho, examinou o conjunto probatório e rebate as alegações do apelo:</w:t>
      </w:r>
    </w:p>
    <w:p w:rsidRPr="00344109" w:rsidR="000E628D" w:rsidRDefault="000E628D" w14:paraId="1E9AE05F" w14:textId="77777777">
      <w:pPr>
        <w:rPr>
          <w:color w:val="auto"/>
        </w:rPr>
      </w:pPr>
    </w:p>
    <w:p w:rsidRPr="00344109" w:rsidR="000E628D" w:rsidRDefault="00B16341" w14:paraId="369E6259" w14:textId="77777777">
      <w:pPr>
        <w:ind w:left="2268" w:firstLine="1134"/>
        <w:rPr>
          <w:color w:val="auto"/>
        </w:rPr>
      </w:pPr>
      <w:r w:rsidRPr="00344109">
        <w:rPr>
          <w:i/>
          <w:color w:val="auto"/>
          <w:sz w:val="26"/>
          <w:highlight w:val="yellow"/>
        </w:rPr>
        <w:lastRenderedPageBreak/>
        <w:t>"A controvérsia, portanto, reduz-se a duas questões jurídicas: se a negativa administrativa encontrava amparo no contrato e na legislação de regência, e se a cláusula que limita a 12 (doze) horas o atendimento de urgência e emergência durante o período de carência para internação é válida diante do Código de Defesa do Consumidor e da Lei nº 9.656/98. Subsidiariamente, discute-se se o cumprimento posterior da liminar afasta o interesse na tutela definitiva.</w:t>
      </w:r>
    </w:p>
    <w:p w:rsidRPr="00344109" w:rsidR="000E628D" w:rsidRDefault="00B16341" w14:paraId="752FAEE5" w14:textId="77777777">
      <w:pPr>
        <w:ind w:left="2268" w:firstLine="1134"/>
        <w:rPr>
          <w:color w:val="auto"/>
        </w:rPr>
      </w:pPr>
      <w:r w:rsidRPr="75751108" w:rsidR="00B16341">
        <w:rPr>
          <w:i w:val="1"/>
          <w:iCs w:val="1"/>
          <w:color w:val="auto"/>
          <w:sz w:val="26"/>
          <w:szCs w:val="26"/>
        </w:rPr>
        <w:t xml:space="preserve">(...) A primeira razão é que a </w:t>
      </w:r>
      <w:commentRangeStart w:id="25"/>
      <w:r w:rsidRPr="75751108" w:rsidR="00B16341">
        <w:rPr>
          <w:i w:val="1"/>
          <w:iCs w:val="1"/>
          <w:color w:val="auto"/>
          <w:sz w:val="26"/>
          <w:szCs w:val="26"/>
        </w:rPr>
        <w:t>negativa</w:t>
      </w:r>
      <w:commentRangeEnd w:id="25"/>
      <w:r>
        <w:rPr>
          <w:rStyle w:val="CommentReference"/>
        </w:rPr>
        <w:commentReference w:id="25"/>
      </w:r>
      <w:r w:rsidRPr="75751108" w:rsidR="00B16341">
        <w:rPr>
          <w:i w:val="1"/>
          <w:iCs w:val="1"/>
          <w:color w:val="auto"/>
          <w:sz w:val="26"/>
          <w:szCs w:val="26"/>
        </w:rPr>
        <w:t xml:space="preserve"> foi </w:t>
      </w:r>
      <w:r w:rsidRPr="75751108" w:rsidR="00B16341">
        <w:rPr>
          <w:i w:val="1"/>
          <w:iCs w:val="1"/>
          <w:color w:val="auto"/>
          <w:sz w:val="26"/>
          <w:szCs w:val="26"/>
          <w:u w:val="single"/>
        </w:rPr>
        <w:t>integralmente fundada em carência, e apenas em carência</w:t>
      </w:r>
      <w:r w:rsidRPr="75751108" w:rsidR="00B16341">
        <w:rPr>
          <w:i w:val="1"/>
          <w:iCs w:val="1"/>
          <w:color w:val="auto"/>
          <w:sz w:val="26"/>
          <w:szCs w:val="26"/>
        </w:rPr>
        <w:t>.</w:t>
      </w:r>
    </w:p>
    <w:p w:rsidRPr="00344109" w:rsidR="000E628D" w:rsidRDefault="00B16341" w14:paraId="41557ABB" w14:textId="77777777">
      <w:pPr>
        <w:ind w:left="2268" w:firstLine="1134"/>
        <w:rPr>
          <w:color w:val="auto"/>
        </w:rPr>
      </w:pPr>
      <w:r w:rsidRPr="75751108" w:rsidR="00B16341">
        <w:rPr>
          <w:i w:val="1"/>
          <w:iCs w:val="1"/>
          <w:color w:val="auto"/>
          <w:sz w:val="26"/>
          <w:szCs w:val="26"/>
        </w:rPr>
        <w:t xml:space="preserve">(...) O contrato, portanto, não ampara a recusa. Ele a contradiz. O prazo de 180 (cento e oitenta) dias invocado pela operadora aplica-se, segundo a literalidade da cláusula que ela própria redigiu, </w:t>
      </w:r>
      <w:r w:rsidRPr="75751108" w:rsidR="00B16341">
        <w:rPr>
          <w:i w:val="1"/>
          <w:iCs w:val="1"/>
          <w:color w:val="auto"/>
          <w:sz w:val="26"/>
          <w:szCs w:val="26"/>
          <w:u w:val="single"/>
        </w:rPr>
        <w:t>às ‘demais situações’, isto é, às situações que não sejam de urgência ou emergência</w:t>
      </w:r>
      <w:r w:rsidRPr="75751108" w:rsidR="00B16341">
        <w:rPr>
          <w:i w:val="1"/>
          <w:iCs w:val="1"/>
          <w:color w:val="auto"/>
          <w:sz w:val="26"/>
          <w:szCs w:val="26"/>
        </w:rPr>
        <w:t xml:space="preserve">. Para as situações de urgência e emergência, </w:t>
      </w:r>
      <w:commentRangeStart w:id="26"/>
      <w:r w:rsidRPr="75751108" w:rsidR="00B16341">
        <w:rPr>
          <w:i w:val="1"/>
          <w:iCs w:val="1"/>
          <w:color w:val="auto"/>
          <w:sz w:val="26"/>
          <w:szCs w:val="26"/>
        </w:rPr>
        <w:t>o próprio contrato fixa 24 (vinte e quatro) horas</w:t>
      </w:r>
      <w:commentRangeEnd w:id="26"/>
      <w:r>
        <w:rPr>
          <w:rStyle w:val="CommentReference"/>
        </w:rPr>
        <w:commentReference w:id="26"/>
      </w:r>
      <w:r w:rsidRPr="75751108" w:rsidR="00B16341">
        <w:rPr>
          <w:i w:val="1"/>
          <w:iCs w:val="1"/>
          <w:color w:val="auto"/>
          <w:sz w:val="26"/>
          <w:szCs w:val="26"/>
        </w:rPr>
        <w:t>, em cumprimento ao que determina a lei.</w:t>
      </w:r>
    </w:p>
    <w:p w:rsidRPr="00344109" w:rsidR="000E628D" w:rsidRDefault="00B16341" w14:paraId="0752355F" w14:textId="77777777">
      <w:pPr>
        <w:ind w:left="2268" w:firstLine="1134"/>
        <w:rPr>
          <w:color w:val="auto"/>
        </w:rPr>
      </w:pPr>
      <w:r w:rsidRPr="75751108" w:rsidR="00B16341">
        <w:rPr>
          <w:i w:val="1"/>
          <w:iCs w:val="1"/>
          <w:color w:val="auto"/>
          <w:sz w:val="26"/>
          <w:szCs w:val="26"/>
        </w:rPr>
        <w:t xml:space="preserve">(...) Em segundo lugar, por contrariedade à lei. O </w:t>
      </w:r>
      <w:commentRangeStart w:id="27"/>
      <w:r w:rsidRPr="75751108" w:rsidR="00B16341">
        <w:rPr>
          <w:i w:val="1"/>
          <w:iCs w:val="1"/>
          <w:color w:val="auto"/>
          <w:sz w:val="26"/>
          <w:szCs w:val="26"/>
        </w:rPr>
        <w:t>art. 12, inc. V, alínea ‘c’, da Lei nº 9.656/98</w:t>
      </w:r>
      <w:commentRangeEnd w:id="27"/>
      <w:r>
        <w:rPr>
          <w:rStyle w:val="CommentReference"/>
        </w:rPr>
        <w:commentReference w:id="27"/>
      </w:r>
      <w:r w:rsidRPr="75751108" w:rsidR="00B16341">
        <w:rPr>
          <w:i w:val="1"/>
          <w:iCs w:val="1"/>
          <w:color w:val="auto"/>
          <w:sz w:val="26"/>
          <w:szCs w:val="26"/>
        </w:rPr>
        <w:t xml:space="preserve"> dispõe, ao tratar das exigências mínimas dos planos privados de assistência à saúde, que, quando fixar períodos de carência, deverá ser observado ‘prazo máximo de vinte e quatro horas para a cobertura dos casos de urgência e emergência’</w:t>
      </w:r>
      <w:r w:rsidRPr="75751108" w:rsidR="00B16341">
        <w:rPr>
          <w:i w:val="1"/>
          <w:iCs w:val="1"/>
          <w:color w:val="auto"/>
          <w:sz w:val="26"/>
          <w:szCs w:val="26"/>
          <w:highlight w:val="yellow"/>
        </w:rPr>
        <w:t xml:space="preserve">. A norma é de ordem pública e não comporta exceção fundada na necessidade de internação. </w:t>
      </w:r>
      <w:r w:rsidRPr="75751108" w:rsidR="00B16341">
        <w:rPr>
          <w:i w:val="1"/>
          <w:iCs w:val="1"/>
          <w:color w:val="auto"/>
          <w:sz w:val="26"/>
          <w:szCs w:val="26"/>
          <w:highlight w:val="yellow"/>
          <w:u w:val="single"/>
        </w:rPr>
        <w:t xml:space="preserve">Não há, na lei, previsão de </w:t>
      </w:r>
      <w:r w:rsidRPr="75751108" w:rsidR="00B16341">
        <w:rPr>
          <w:i w:val="1"/>
          <w:iCs w:val="1"/>
          <w:color w:val="auto"/>
          <w:sz w:val="26"/>
          <w:szCs w:val="26"/>
          <w:highlight w:val="yellow"/>
          <w:u w:val="single"/>
        </w:rPr>
        <w:t>que a cobertura de urgência e emergência se interrompa no momento em que o atendimento evolua para internação.</w:t>
      </w:r>
      <w:r w:rsidRPr="75751108" w:rsidR="00B16341">
        <w:rPr>
          <w:i w:val="1"/>
          <w:iCs w:val="1"/>
          <w:color w:val="auto"/>
          <w:sz w:val="26"/>
          <w:szCs w:val="26"/>
          <w:highlight w:val="yellow"/>
        </w:rPr>
        <w:t xml:space="preserve"> O que a lei fixa é um teto de carência, e esse teto é de 24 (vinte e quatro) horas.</w:t>
      </w:r>
    </w:p>
    <w:p w:rsidRPr="00344109" w:rsidR="000E628D" w:rsidRDefault="00B16341" w14:paraId="77D64464" w14:textId="77777777">
      <w:pPr>
        <w:ind w:left="2268" w:firstLine="1134"/>
        <w:rPr>
          <w:color w:val="auto"/>
        </w:rPr>
      </w:pPr>
      <w:r w:rsidRPr="00344109">
        <w:rPr>
          <w:i/>
          <w:color w:val="auto"/>
          <w:sz w:val="26"/>
          <w:highlight w:val="yellow"/>
        </w:rPr>
        <w:t>(...) O prazo máximo de 24 (vinte e quatro) horas estava largamente superado. Qualquer carência oposta ao atendimento de urgência e emergência para além desse marco é abusiva, nos termos da Súmula 597 do STJ, e qualquer limitação temporal da internação é abusiva, nos termos da Súmula 302 do STJ.</w:t>
      </w:r>
    </w:p>
    <w:p w:rsidRPr="00344109" w:rsidR="000E628D" w:rsidRDefault="00B16341" w14:paraId="720AAA15" w14:textId="77777777">
      <w:pPr>
        <w:ind w:left="2268" w:firstLine="1134"/>
        <w:rPr>
          <w:color w:val="auto"/>
        </w:rPr>
      </w:pPr>
      <w:r w:rsidRPr="75751108" w:rsidR="00B16341">
        <w:rPr>
          <w:i w:val="1"/>
          <w:iCs w:val="1"/>
          <w:color w:val="auto"/>
          <w:sz w:val="26"/>
          <w:szCs w:val="26"/>
        </w:rPr>
        <w:t>(...) A resolução é ato administrativo normativo, editado por órgão colegiado no exercício de competência regulamentar. Como todo ato infralegal, extrai sua validade da lei que a autoriza e não pode dispor contra ela. A Lei nº 9.656/98 fixou, no art. 12, inc. V, alínea ‘c’, um teto de carência de 24 (vinte e quatro) horas para urgência e emergência, e determinou, no art. 35-C, inc. I, a obrigatoriedade da cobertura nos casos de emergência caracterizados em declaração do médico assistente. Ao estabelecer que</w:t>
      </w:r>
      <w:r w:rsidRPr="75751108" w:rsidR="00B16341">
        <w:rPr>
          <w:i w:val="1"/>
          <w:iCs w:val="1"/>
          <w:color w:val="auto"/>
          <w:sz w:val="26"/>
          <w:szCs w:val="26"/>
        </w:rPr>
        <w:t xml:space="preserve">, superado o prazo legal de carência para urgência e emergência, ainda assim não haveria cobertura de internação enquanto não decorrido o prazo de carência das demais situações, o </w:t>
      </w:r>
      <w:commentRangeStart w:id="28"/>
      <w:r w:rsidRPr="75751108" w:rsidR="00B16341">
        <w:rPr>
          <w:i w:val="1"/>
          <w:iCs w:val="1"/>
          <w:color w:val="auto"/>
          <w:sz w:val="26"/>
          <w:szCs w:val="26"/>
        </w:rPr>
        <w:t>§ 1º do art. 3º da Resolução CONSU nº 13/1998</w:t>
      </w:r>
      <w:commentRangeEnd w:id="28"/>
      <w:r>
        <w:rPr>
          <w:rStyle w:val="CommentReference"/>
        </w:rPr>
        <w:commentReference w:id="28"/>
      </w:r>
      <w:r w:rsidRPr="75751108" w:rsidR="00B16341">
        <w:rPr>
          <w:i w:val="1"/>
          <w:iCs w:val="1"/>
          <w:color w:val="auto"/>
          <w:sz w:val="26"/>
          <w:szCs w:val="26"/>
        </w:rPr>
        <w:t xml:space="preserve"> </w:t>
      </w:r>
      <w:r w:rsidRPr="75751108" w:rsidR="00B16341">
        <w:rPr>
          <w:i w:val="1"/>
          <w:iCs w:val="1"/>
          <w:color w:val="auto"/>
          <w:sz w:val="26"/>
          <w:szCs w:val="26"/>
          <w:u w:val="single"/>
        </w:rPr>
        <w:t>restringe direito assegurado por lei</w:t>
      </w:r>
      <w:r w:rsidRPr="75751108" w:rsidR="00B16341">
        <w:rPr>
          <w:i w:val="1"/>
          <w:iCs w:val="1"/>
          <w:color w:val="auto"/>
          <w:sz w:val="26"/>
          <w:szCs w:val="26"/>
        </w:rPr>
        <w:t>. Nessa exata extensão, não pode ser aplicado</w:t>
      </w:r>
      <w:r w:rsidRPr="75751108" w:rsidR="00B16341">
        <w:rPr>
          <w:i w:val="1"/>
          <w:iCs w:val="1"/>
          <w:color w:val="auto"/>
          <w:sz w:val="26"/>
          <w:szCs w:val="26"/>
          <w:highlight w:val="yellow"/>
        </w:rPr>
        <w:t>.</w:t>
      </w:r>
    </w:p>
    <w:p w:rsidRPr="00344109" w:rsidR="000E628D" w:rsidRDefault="00B16341" w14:paraId="1E2BEE47" w14:textId="77777777">
      <w:pPr>
        <w:ind w:left="2268" w:firstLine="1134"/>
        <w:rPr>
          <w:color w:val="auto"/>
        </w:rPr>
      </w:pPr>
      <w:r w:rsidRPr="00344109">
        <w:rPr>
          <w:i/>
          <w:color w:val="auto"/>
          <w:sz w:val="26"/>
          <w:highlight w:val="yellow"/>
        </w:rPr>
        <w:t xml:space="preserve">(...) Vale dizer: </w:t>
      </w:r>
      <w:r w:rsidRPr="00344109">
        <w:rPr>
          <w:i/>
          <w:color w:val="auto"/>
          <w:sz w:val="26"/>
          <w:highlight w:val="yellow"/>
          <w:u w:val="single"/>
        </w:rPr>
        <w:t xml:space="preserve">a própria ré, ao cumprir a liminar, classificou administrativamente o atendimento como de </w:t>
      </w:r>
      <w:commentRangeStart w:id="29"/>
      <w:r w:rsidRPr="00344109">
        <w:rPr>
          <w:i/>
          <w:color w:val="auto"/>
          <w:sz w:val="26"/>
          <w:highlight w:val="yellow"/>
          <w:u w:val="single"/>
        </w:rPr>
        <w:t>caráter de urgência</w:t>
      </w:r>
      <w:commentRangeEnd w:id="29"/>
      <w:r w:rsidRPr="00344109">
        <w:rPr>
          <w:rStyle w:val="Refdecomentrio"/>
          <w:i/>
          <w:color w:val="auto"/>
          <w:sz w:val="26"/>
          <w:szCs w:val="22"/>
          <w:highlight w:val="yellow"/>
        </w:rPr>
        <w:commentReference w:id="29"/>
      </w:r>
      <w:r w:rsidRPr="00344109">
        <w:rPr>
          <w:i/>
          <w:color w:val="auto"/>
          <w:sz w:val="26"/>
          <w:highlight w:val="yellow"/>
        </w:rPr>
        <w:t xml:space="preserve">, com data de solicitação </w:t>
      </w:r>
      <w:r w:rsidRPr="00344109">
        <w:rPr>
          <w:i/>
          <w:color w:val="auto"/>
          <w:sz w:val="26"/>
          <w:highlight w:val="yellow"/>
        </w:rPr>
        <w:lastRenderedPageBreak/>
        <w:t>de 23/05/2026. O documento que a operadora juntou para demonstrar seu cumprimento é, ao mesmo tempo, prova documental produzida pela parte contrária que corrobora integralmente a tese autoral quanto à natureza urgente do atendimento e quanto à data em que a internação foi solicitada. A alegação defensiva de que o caso não configuraria urgência ou emergência é, assim, contrariada por documento emitido pela própria ré.</w:t>
      </w:r>
    </w:p>
    <w:p w:rsidRPr="00344109" w:rsidR="000E628D" w:rsidRDefault="00B16341" w14:paraId="1660DD02" w14:textId="77777777">
      <w:pPr>
        <w:ind w:left="2268" w:firstLine="1134"/>
        <w:rPr>
          <w:ins w:id="1159" w:author="Assessor GDSXSR" w:date="2026-10-31T22:16:22Z"/>
          <w:color w:val="auto"/>
        </w:rPr>
      </w:pPr>
      <w:r w:rsidRPr="75751108" w:rsidR="00B16341">
        <w:rPr>
          <w:i w:val="1"/>
          <w:iCs w:val="1"/>
          <w:color w:val="auto"/>
          <w:sz w:val="26"/>
          <w:szCs w:val="26"/>
        </w:rPr>
        <w:t xml:space="preserve">(...) Quanto ao pedido de abstenção de transferência compulsória para o Sistema Único de Saúde, formulado no item b.5 da petição inicial, ele procede e merece acolhimento definitivo. </w:t>
      </w:r>
      <w:r w:rsidRPr="75751108" w:rsidR="00B16341">
        <w:rPr>
          <w:i w:val="1"/>
          <w:iCs w:val="1"/>
          <w:color w:val="auto"/>
          <w:sz w:val="26"/>
          <w:szCs w:val="26"/>
          <w:highlight w:val="yellow"/>
        </w:rPr>
        <w:t xml:space="preserve">A cláusula 9.9 do contrato de Id 279754954, que autoriza a remoção para unidade do SUS nos casos em que o beneficiário esteja cumprindo período de carência para internação, </w:t>
      </w:r>
      <w:r w:rsidRPr="75751108" w:rsidR="00B16341">
        <w:rPr>
          <w:i w:val="1"/>
          <w:iCs w:val="1"/>
          <w:color w:val="auto"/>
          <w:sz w:val="26"/>
          <w:szCs w:val="26"/>
          <w:highlight w:val="yellow"/>
          <w:u w:val="single"/>
        </w:rPr>
        <w:t>é inaplicável à hipótese pela mesma razão que torna inaplicável a cláusula 9.7: a carência para atendimento de urgência e emergência estava cumprida</w:t>
      </w:r>
      <w:r w:rsidRPr="75751108" w:rsidR="00B16341">
        <w:rPr>
          <w:i w:val="1"/>
          <w:iCs w:val="1"/>
          <w:color w:val="auto"/>
          <w:sz w:val="26"/>
          <w:szCs w:val="26"/>
          <w:highlight w:val="yellow"/>
        </w:rPr>
        <w:t>." (ID 90392048)</w:t>
      </w:r>
    </w:p>
    <w:p>
      <w:pPr>
        <w:ind w:left="2268" w:firstLine="1134"/>
        <w:rPr>
          <w:ins w:id="1160" w:author="Assessor GDSXSR" w:date="2026-10-31T22:16:22Z"/>
          <w:color w:val="auto"/>
        </w:rPr>
      </w:pPr>
    </w:p>
    <w:p>
      <w:pPr>
        <w:ind w:left="0" w:firstLine="2268"/>
        <w:rPr>
          <w:ins w:id="1162" w:author="Assessor GDSXSR" w:date="2026-10-31T22:16:22Z"/>
          <w:color w:val="auto"/>
        </w:rPr>
      </w:pPr>
      <w:ins w:id="1161" w:author="Assessor GDSXSR" w:date="2026-10-31T22:16:22Z">
        <w:commentRangeStart w:id="62"/>
        <w:r>
          <w:rPr>
            <w:i w:val="0"/>
            <w:iCs w:val="1"/>
            <w:color w:val="808080"/>
            <w:sz w:val="28"/>
            <w:szCs w:val="26"/>
          </w:rPr>
          <w:t xml:space="preserve">Os arts. 12, V, “c”, e 35-C, I, da Lei 9.656/98 estabelecem:</w:t>
        </w:r>
        <w:commentRangeEnd w:id="62"/>
        <w:r>
          <w:rPr>
            <w:rStyle w:val="CommentReference"/>
            <w:color w:val="808080"/>
          </w:rPr>
          <w:commentReference w:id="62"/>
        </w:r>
      </w:ins>
    </w:p>
    <w:p>
      <w:pPr>
        <w:ind w:left="2268" w:firstLine="0"/>
        <w:rPr>
          <w:ins w:id="1164" w:author="Assessor GDSXSR" w:date="2026-10-31T22:16:22Z"/>
          <w:color w:val="auto"/>
        </w:rPr>
      </w:pPr>
      <w:ins w:id="1163" w:author="Assessor GDSXSR" w:date="2026-10-31T22:16:22Z">
        <w:r>
          <w:rPr>
            <w:i/>
            <w:color w:val="808080"/>
            <w:sz w:val="26"/>
          </w:rPr>
          <w:t xml:space="preserve">“Art. 12. (...)</w:t>
        </w:r>
      </w:ins>
    </w:p>
    <w:p>
      <w:pPr>
        <w:ind w:left="2268" w:firstLine="0"/>
        <w:rPr>
          <w:ins w:id="1166" w:author="Assessor GDSXSR" w:date="2026-10-31T22:16:22Z"/>
          <w:color w:val="auto"/>
        </w:rPr>
      </w:pPr>
      <w:ins w:id="1165" w:author="Assessor GDSXSR" w:date="2026-10-31T22:16:22Z">
        <w:r>
          <w:rPr>
            <w:i/>
            <w:color w:val="808080"/>
            <w:sz w:val="26"/>
          </w:rPr>
          <w:t xml:space="preserve">V - quando fixar períodos de carência:</w:t>
        </w:r>
      </w:ins>
    </w:p>
    <w:p>
      <w:pPr>
        <w:ind w:left="2268" w:firstLine="0"/>
        <w:rPr>
          <w:ins w:id="1168" w:author="Assessor GDSXSR" w:date="2026-10-31T22:16:22Z"/>
          <w:color w:val="auto"/>
        </w:rPr>
      </w:pPr>
      <w:ins w:id="1167" w:author="Assessor GDSXSR" w:date="2026-10-31T22:16:22Z">
        <w:r>
          <w:rPr>
            <w:i/>
            <w:color w:val="808080"/>
            <w:sz w:val="26"/>
          </w:rPr>
          <w:t xml:space="preserve">(...)</w:t>
        </w:r>
      </w:ins>
    </w:p>
    <w:p>
      <w:pPr>
        <w:ind w:left="2268" w:firstLine="0"/>
        <w:rPr>
          <w:ins w:id="1170" w:author="Assessor GDSXSR" w:date="2026-10-31T22:16:22Z"/>
          <w:color w:val="auto"/>
        </w:rPr>
      </w:pPr>
      <w:ins w:id="1169" w:author="Assessor GDSXSR" w:date="2026-10-31T22:16:22Z">
        <w:r>
          <w:rPr>
            <w:i/>
            <w:color w:val="808080"/>
            <w:sz w:val="26"/>
            <w:u w:val="single"/>
          </w:rPr>
          <w:t xml:space="preserve">c) prazo máximo de vinte e quatro horas para a cobertura dos casos de urgência e emergência;</w:t>
        </w:r>
      </w:ins>
    </w:p>
    <w:p>
      <w:pPr>
        <w:ind w:left="2268" w:firstLine="0"/>
        <w:rPr>
          <w:ins w:id="1172" w:author="Assessor GDSXSR" w:date="2026-10-31T22:16:22Z"/>
          <w:color w:val="auto"/>
        </w:rPr>
      </w:pPr>
      <w:ins w:id="1171" w:author="Assessor GDSXSR" w:date="2026-10-31T22:16:22Z">
        <w:r>
          <w:rPr>
            <w:i/>
            <w:color w:val="808080"/>
            <w:sz w:val="26"/>
          </w:rPr>
          <w:t xml:space="preserve">(...)</w:t>
        </w:r>
      </w:ins>
    </w:p>
    <w:p>
      <w:pPr>
        <w:ind w:left="2268" w:firstLine="0"/>
        <w:rPr>
          <w:ins w:id="1174" w:author="Assessor GDSXSR" w:date="2026-10-31T22:16:22Z"/>
          <w:color w:val="auto"/>
        </w:rPr>
      </w:pPr>
      <w:ins w:id="1173" w:author="Assessor GDSXSR" w:date="2026-10-31T22:16:22Z">
        <w:r>
          <w:rPr>
            <w:i/>
            <w:color w:val="808080"/>
            <w:sz w:val="26"/>
          </w:rPr>
          <w:t xml:space="preserve">Art. 35-C. É obrigatória a cobertura do atendimento nos casos:</w:t>
        </w:r>
      </w:ins>
    </w:p>
    <w:p>
      <w:pPr>
        <w:ind w:left="2268" w:firstLine="0"/>
        <w:rPr>
          <w:ins w:id="1176" w:author="Assessor GDSXSR" w:date="2026-10-31T22:16:22Z"/>
          <w:color w:val="auto"/>
        </w:rPr>
      </w:pPr>
      <w:ins w:id="1175" w:author="Assessor GDSXSR" w:date="2026-10-31T22:16:22Z">
        <w:r>
          <w:rPr>
            <w:i/>
            <w:color w:val="808080"/>
            <w:sz w:val="26"/>
          </w:rPr>
          <w:t xml:space="preserve">I - de emergência, como tal definidos os que implicarem risco imediato de vida ou de lesões irreparáveis para o paciente, caracterizado em declaração do médico assistente;</w:t>
        </w:r>
      </w:ins>
    </w:p>
    <w:p>
      <w:pPr>
        <w:ind w:left="2268" w:firstLine="0"/>
        <w:rPr>
          <w:ins w:id="1178" w:author="Assessor GDSXSR" w:date="2026-10-31T22:16:22Z"/>
          <w:color w:val="auto"/>
        </w:rPr>
      </w:pPr>
      <w:ins w:id="1177" w:author="Assessor GDSXSR" w:date="2026-10-31T22:16:22Z">
        <w:r>
          <w:rPr>
            <w:i/>
            <w:color w:val="808080"/>
            <w:sz w:val="26"/>
          </w:rPr>
          <w:t xml:space="preserve">(...)” – Grifei</w:t>
        </w:r>
      </w:ins>
    </w:p>
    <w:p>
      <w:pPr>
        <w:ind w:left="2268" w:firstLine="0"/>
        <w:rPr>
          <w:ins w:id="1179" w:author="Assessor GDSXSR" w:date="2026-10-31T22:16:22Z"/>
          <w:color w:val="auto"/>
        </w:rPr>
      </w:pPr>
    </w:p>
    <w:p>
      <w:pPr>
        <w:ind w:left="0" w:firstLine="2268"/>
        <w:rPr>
          <w:ins w:id="1181" w:author="Assessor GDSXSR" w:date="2026-10-31T22:16:22Z"/>
          <w:color w:val="auto"/>
        </w:rPr>
      </w:pPr>
      <w:ins w:id="1180" w:author="Assessor GDSXSR" w:date="2026-10-31T22:16:22Z">
        <w:commentRangeStart w:id="63"/>
        <w:r>
          <w:rPr>
            <w:i w:val="0"/>
            <w:color w:val="808080"/>
            <w:sz w:val="28"/>
          </w:rPr>
          <w:t xml:space="preserve">O contrato, por sua vez, fixa a carência de 24 horas para urgência e emergência:</w:t>
        </w:r>
        <w:commentRangeEnd w:id="63"/>
        <w:r>
          <w:rPr>
            <w:rStyle w:val="CommentReference"/>
            <w:color w:val="808080"/>
          </w:rPr>
          <w:commentReference w:id="63"/>
        </w:r>
      </w:ins>
    </w:p>
    <w:p>
      <w:pPr>
        <w:ind w:left="2268" w:firstLine="0"/>
        <w:rPr>
          <w:ins w:id="1183" w:author="Assessor GDSXSR" w:date="2026-10-31T22:16:22Z"/>
          <w:color w:val="auto"/>
        </w:rPr>
      </w:pPr>
      <w:ins w:id="1182" w:author="Assessor GDSXSR" w:date="2026-10-31T22:16:22Z">
        <w:r>
          <w:rPr>
            <w:i/>
            <w:color w:val="808080"/>
            <w:sz w:val="26"/>
          </w:rPr>
          <w:t xml:space="preserve">Cláusula 7.2: “Para cobertura dos procedimentos, serão exigidos os seguintes prazos de carência: CARÊNCIA PADRÃO - Casos de urgência e emergência: 24 (vinte e quatro) horas; Demais situações: 180 (cento e oitenta) dias.” (ID 90392036)</w:t>
        </w:r>
      </w:ins>
    </w:p>
    <w:p>
      <w:pPr>
        <w:ind w:left="2268" w:firstLine="0"/>
        <w:rPr>
          <w:ins w:id="1184" w:author="Assessor GDSXSR" w:date="2026-10-31T22:16:22Z"/>
          <w:color w:val="auto"/>
        </w:rPr>
      </w:pPr>
    </w:p>
    <w:p>
      <w:pPr>
        <w:ind w:left="0" w:firstLine="2268"/>
        <w:rPr>
          <w:ins w:id="1186" w:author="Assessor GDSXSR" w:date="2026-10-31T22:16:22Z"/>
          <w:color w:val="auto"/>
        </w:rPr>
      </w:pPr>
      <w:ins w:id="1185" w:author="Assessor GDSXSR" w:date="2026-10-31T22:16:22Z">
        <w:commentRangeStart w:id="64"/>
        <w:r>
          <w:rPr>
            <w:i w:val="0"/>
            <w:color w:val="808080"/>
            <w:sz w:val="28"/>
          </w:rPr>
          <w:t xml:space="preserve">As Súmulas 302 e 597 do STJ consolidam o entendimento:</w:t>
        </w:r>
        <w:commentRangeEnd w:id="64"/>
        <w:r>
          <w:rPr>
            <w:rStyle w:val="CommentReference"/>
            <w:color w:val="808080"/>
          </w:rPr>
          <w:commentReference w:id="64"/>
        </w:r>
      </w:ins>
    </w:p>
    <w:p>
      <w:pPr>
        <w:ind w:left="2268" w:firstLine="0"/>
        <w:rPr>
          <w:ins w:id="1188" w:author="Assessor GDSXSR" w:date="2026-10-31T22:16:22Z"/>
          <w:color w:val="auto"/>
        </w:rPr>
      </w:pPr>
      <w:ins w:id="1187" w:author="Assessor GDSXSR" w:date="2026-10-31T22:16:22Z">
        <w:r>
          <w:rPr>
            <w:i/>
            <w:color w:val="808080"/>
            <w:sz w:val="26"/>
          </w:rPr>
          <w:t xml:space="preserve">Súmula 302/STJ: “É abusiva a cláusula contratual de plano de saúde que limita no tempo a internação hospitalar do segurado.”</w:t>
        </w:r>
      </w:ins>
    </w:p>
    <w:p>
      <w:pPr>
        <w:ind w:left="2268" w:firstLine="0"/>
        <w:rPr>
          <w:color w:val="auto"/>
        </w:rPr>
      </w:pPr>
      <w:ins w:id="1189" w:author="Assessor GDSXSR" w:date="2026-10-31T22:16:22Z">
        <w:r>
          <w:rPr>
            <w:i/>
            <w:color w:val="808080"/>
            <w:sz w:val="26"/>
          </w:rPr>
          <w:t xml:space="preserve">Súmula 597/STJ: “A cláusula contratual de plano de saúde que prevê carência para utilização dos serviços de assistência médica nas situações de emergência ou de urgência é considerada abusiva se ultrapassado o prazo máximo de 24 horas contado da data da contratação.”</w:t>
        </w:r>
      </w:ins>
    </w:p>
    <w:p w:rsidRPr="00344109" w:rsidR="000E628D" w:rsidRDefault="000E628D" w14:paraId="1D0B4695" w14:textId="77777777">
      <w:pPr>
        <w:rPr>
          <w:color w:val="auto"/>
        </w:rPr>
      </w:pPr>
    </w:p>
    <w:p w:rsidRPr="00344109" w:rsidR="000E628D" w:rsidRDefault="00545EB9" w14:paraId="549F8617" w14:textId="6C04C241">
      <w:pPr>
        <w:ind w:firstLine="2268"/>
        <w:rPr>
          <w:color w:val="auto"/>
        </w:rPr>
      </w:pPr>
      <w:commentRangeStart w:id="30"/>
      <w:commentRangeStart w:id="31"/>
      <w:commentRangeStart w:id="32"/>
      <w:commentRangeStart w:id="33"/>
      <w:del w:id="1200" w:author="Assessor GDSXSR" w:date="2026-10-31T22:16:22Z">
        <w:commentRangeStart w:id="65"/>
        <w:r>
          <w:rPr>
            <w:color w:val="auto"/>
            <w:highlight w:val="yellow"/>
          </w:rPr>
          <w:delText xml:space="preserve">A</w:delText>
        </w:r>
        <w:commentRangeEnd w:id="65"/>
        <w:r>
          <w:rPr>
            <w:rStyle w:val="CommentReference"/>
          </w:rPr>
          <w:commentReference w:id="65"/>
        </w:r>
      </w:del>
      <w:ins w:id="1201" w:author="Assessor GDSXSR" w:date="2026-10-31T22:16:22Z">
        <w:r>
          <w:rPr>
            <w:color w:val="808080"/>
            <w:highlight w:val="yellow"/>
          </w:rPr>
          <w:t xml:space="preserve">Portanto, a</w:t>
        </w:r>
      </w:ins>
      <w:r>
        <w:rPr>
          <w:color w:val="auto"/>
          <w:highlight w:val="yellow"/>
          <w:rPrChange w:id="1212" w:author="Assessor GDSXSR" w:date="2026-10-31T22:16:22Z">
            <w:rPr>
              <w:color w:val="auto"/>
            </w:rPr>
          </w:rPrChange>
        </w:rPr>
        <w:t xml:space="preserve"> carência de 24 horas, fixada pela lei e pelo contrato, alcança o evento de urgência ou emergência por inteiro, inclusive a internação, e a de 180 dias vale para os demais casos (</w:t>
      </w:r>
      <w:r>
        <w:rPr>
          <w:color w:val="auto"/>
          <w:highlight w:val="yellow"/>
          <w:rPrChange w:id="1213" w:author="Assessor GDSXSR" w:date="2026-10-31T22:16:22Z">
            <w:rPr>
              <w:color w:val="auto"/>
            </w:rPr>
          </w:rPrChange>
        </w:rPr>
        <w:t xml:space="preserve">Lei 9.656/98 12 V</w:t>
      </w:r>
      <w:ins w:id="1204" w:author="Assessor GDSXSR" w:date="2026-10-31T22:16:22Z">
        <w:r>
          <w:rPr>
            <w:color w:val="808080"/>
            <w:highlight w:val="yellow"/>
          </w:rPr>
          <w:t xml:space="preserve"> c e 35-C I</w:t>
        </w:r>
      </w:ins>
      <w:r>
        <w:rPr>
          <w:color w:val="auto"/>
          <w:highlight w:val="yellow"/>
          <w:rPrChange w:id="1214" w:author="Assessor GDSXSR" w:date="2026-10-31T22:16:22Z">
            <w:rPr>
              <w:color w:val="auto"/>
            </w:rPr>
          </w:rPrChange>
        </w:rPr>
        <w:t xml:space="preserve">; cláusulas </w:t>
      </w:r>
      <w:r>
        <w:rPr>
          <w:color w:val="auto"/>
          <w:highlight w:val="yellow"/>
          <w:rPrChange w:id="1215" w:author="Assessor GDSXSR" w:date="2026-10-31T22:16:22Z">
            <w:rPr>
              <w:color w:val="auto"/>
            </w:rPr>
          </w:rPrChange>
        </w:rPr>
        <w:t xml:space="preserve">7.2 e 9.4</w:t>
      </w:r>
      <w:r>
        <w:rPr>
          <w:color w:val="auto"/>
          <w:highlight w:val="yellow"/>
          <w:rPrChange w:id="1216" w:author="Assessor GDSXSR" w:date="2026-10-31T22:16:22Z">
            <w:rPr>
              <w:color w:val="auto"/>
            </w:rPr>
          </w:rPrChange>
        </w:rPr>
        <w:t xml:space="preserve">; Súmulas </w:t>
      </w:r>
      <w:r>
        <w:rPr>
          <w:color w:val="auto"/>
          <w:highlight w:val="yellow"/>
          <w:rPrChange w:id="1217" w:author="Assessor GDSXSR" w:date="2026-10-31T22:16:22Z">
            <w:rPr>
              <w:color w:val="auto"/>
            </w:rPr>
          </w:rPrChange>
        </w:rPr>
        <w:t xml:space="preserve">302</w:t>
      </w:r>
      <w:r>
        <w:rPr>
          <w:color w:val="auto"/>
          <w:highlight w:val="yellow"/>
          <w:rPrChange w:id="1218" w:author="Assessor GDSXSR" w:date="2026-10-31T22:16:22Z">
            <w:rPr>
              <w:color w:val="auto"/>
            </w:rPr>
          </w:rPrChange>
        </w:rPr>
        <w:t xml:space="preserve"> e </w:t>
      </w:r>
      <w:r>
        <w:rPr>
          <w:color w:val="auto"/>
          <w:highlight w:val="yellow"/>
          <w:rPrChange w:id="1219" w:author="Assessor GDSXSR" w:date="2026-10-31T22:16:22Z">
            <w:rPr>
              <w:color w:val="auto"/>
            </w:rPr>
          </w:rPrChange>
        </w:rPr>
        <w:t xml:space="preserve">597 do STJ</w:t>
      </w:r>
      <w:r>
        <w:rPr>
          <w:color w:val="auto"/>
          <w:highlight w:val="yellow"/>
          <w:rPrChange w:id="1220" w:author="Assessor GDSXSR" w:date="2026-10-31T22:16:22Z">
            <w:rPr>
              <w:color w:val="auto"/>
            </w:rPr>
          </w:rPrChange>
        </w:rPr>
        <w:t xml:space="preserve">).</w:t>
      </w:r>
      <w:commentRangeEnd w:id="30"/>
      <w:commentRangeEnd w:id="31"/>
      <w:commentRangeEnd w:id="32"/>
      <w:commentRangeEnd w:id="33"/>
      <w:r w:rsidRPr="00344109" w:rsidR="00B16341">
        <w:rPr>
          <w:rStyle w:val="Refdecomentrio"/>
          <w:color w:val="auto"/>
          <w:sz w:val="28"/>
          <w:szCs w:val="22"/>
        </w:rPr>
        <w:commentReference w:id="30"/>
      </w:r>
      <w:r w:rsidRPr="00344109" w:rsidR="00B16341">
        <w:rPr>
          <w:rStyle w:val="Refdecomentrio"/>
          <w:color w:val="auto"/>
          <w:sz w:val="28"/>
          <w:szCs w:val="22"/>
        </w:rPr>
        <w:commentReference w:id="31"/>
      </w:r>
      <w:r w:rsidRPr="00344109" w:rsidR="00B16341">
        <w:rPr>
          <w:rStyle w:val="Refdecomentrio"/>
          <w:color w:val="auto"/>
          <w:sz w:val="28"/>
          <w:szCs w:val="22"/>
        </w:rPr>
        <w:commentReference w:id="32"/>
      </w:r>
      <w:r w:rsidRPr="00344109" w:rsidR="00B16341">
        <w:rPr>
          <w:rStyle w:val="Refdecomentrio"/>
          <w:color w:val="auto"/>
          <w:sz w:val="28"/>
          <w:szCs w:val="22"/>
        </w:rPr>
        <w:commentReference w:id="33"/>
      </w:r>
    </w:p>
    <w:p w:rsidRPr="00344109" w:rsidR="000E628D" w:rsidRDefault="000E628D" w14:paraId="06E7F088" w14:textId="77777777">
      <w:pPr>
        <w:rPr>
          <w:color w:val="auto"/>
        </w:rPr>
      </w:pPr>
    </w:p>
    <w:p w:rsidRPr="00344109" w:rsidR="008025C7" w:rsidRDefault="00B16341" w14:paraId="4EDE9A2C" w14:textId="77777777">
      <w:pPr>
        <w:ind w:firstLine="2268"/>
      </w:pPr>
      <w:r w:rsidRPr="75751108" w:rsidR="00B16341">
        <w:rPr>
          <w:color w:val="auto"/>
          <w:highlight w:val="yellow"/>
          <w:rPrChange w:id="1221" w:author="Assessor GDSXSR" w:date="2026-10-31T22:16:22Z">
            <w:rPr>
              <w:color w:val="auto"/>
            </w:rPr>
          </w:rPrChange>
        </w:rPr>
        <w:t xml:space="preserve">Assim, não prevalece o </w:t>
      </w:r>
      <w:commentRangeStart w:id="34"/>
      <w:r w:rsidRPr="75751108" w:rsidR="00B16341">
        <w:rPr>
          <w:color w:val="auto"/>
          <w:highlight w:val="yellow"/>
          <w:rPrChange w:id="1222" w:author="Assessor GDSXSR" w:date="2026-10-31T22:16:22Z">
            <w:rPr>
              <w:color w:val="auto"/>
            </w:rPr>
          </w:rPrChange>
        </w:rPr>
        <w:t>art. 3º, § 1º, da Resolução CONSU 13/1998</w:t>
      </w:r>
      <w:commentRangeEnd w:id="34"/>
      <w:r>
        <w:rPr>
          <w:rStyle w:val="CommentReference"/>
        </w:rPr>
        <w:commentReference w:id="34"/>
      </w:r>
      <w:r w:rsidRPr="75751108" w:rsidR="00B16341">
        <w:rPr>
          <w:color w:val="auto"/>
          <w:highlight w:val="yellow"/>
          <w:rPrChange w:id="1223" w:author="Assessor GDSXSR" w:date="2026-10-31T22:16:22Z">
            <w:rPr>
              <w:color w:val="auto"/>
            </w:rPr>
          </w:rPrChange>
        </w:rPr>
        <w:t xml:space="preserve">, pois o ato infralegal não restringe direito previsto em lei, e o limite de 12 horas do </w:t>
      </w:r>
      <w:commentRangeStart w:id="35"/>
      <w:r w:rsidRPr="75751108" w:rsidR="00B16341">
        <w:rPr>
          <w:color w:val="auto"/>
          <w:highlight w:val="yellow"/>
          <w:rPrChange w:id="1224" w:author="Assessor GDSXSR" w:date="2026-10-31T22:16:22Z">
            <w:rPr>
              <w:color w:val="auto"/>
            </w:rPr>
          </w:rPrChange>
        </w:rPr>
        <w:t>art. 2º</w:t>
      </w:r>
      <w:commentRangeEnd w:id="35"/>
      <w:r>
        <w:rPr>
          <w:rStyle w:val="CommentReference"/>
        </w:rPr>
        <w:commentReference w:id="35"/>
      </w:r>
      <w:r w:rsidRPr="75751108" w:rsidR="00B16341">
        <w:rPr>
          <w:color w:val="auto"/>
          <w:highlight w:val="yellow"/>
          <w:rPrChange w:id="1225" w:author="Assessor GDSXSR" w:date="2026-10-31T22:16:22Z">
            <w:rPr>
              <w:color w:val="auto"/>
            </w:rPr>
          </w:rPrChange>
        </w:rPr>
        <w:t xml:space="preserve"> se dirige ao plano ambulatorial, e não ao hospitalar contratado (</w:t>
      </w:r>
      <w:commentRangeStart w:id="36"/>
      <w:r w:rsidRPr="75751108" w:rsidR="00B16341">
        <w:rPr>
          <w:color w:val="auto"/>
          <w:highlight w:val="yellow"/>
          <w:rPrChange w:id="1226" w:author="Assessor GDSXSR" w:date="2026-10-31T22:16:22Z">
            <w:rPr>
              <w:color w:val="auto"/>
            </w:rPr>
          </w:rPrChange>
        </w:rPr>
        <w:t>ID 90392018</w:t>
      </w:r>
      <w:commentRangeEnd w:id="36"/>
      <w:r>
        <w:rPr>
          <w:rStyle w:val="CommentReference"/>
        </w:rPr>
        <w:commentReference w:id="36"/>
      </w:r>
      <w:r w:rsidRPr="75751108" w:rsidR="00B16341">
        <w:rPr>
          <w:color w:val="auto"/>
          <w:highlight w:val="yellow"/>
          <w:rPrChange w:id="1227" w:author="Assessor GDSXSR" w:date="2026-10-31T22:16:22Z">
            <w:rPr>
              <w:color w:val="auto"/>
            </w:rPr>
          </w:rPrChange>
        </w:rPr>
        <w:t>).</w:t>
      </w:r>
    </w:p>
    <w:p w:rsidR="75751108" w:rsidP="75751108" w:rsidRDefault="75751108" w14:paraId="2C2111CD" w14:textId="325711A3">
      <w:pPr>
        <w:ind w:firstLine="2268"/>
        <w:rPr>
          <w:color w:val="auto"/>
        </w:rPr>
      </w:pPr>
    </w:p>
    <w:p w:rsidRPr="00344109" w:rsidR="000E628D" w:rsidRDefault="00B16341" w14:paraId="0B035286" w14:textId="4CCD62A0">
      <w:pPr>
        <w:ind w:firstLine="2268"/>
        <w:rPr>
          <w:color w:val="auto"/>
        </w:rPr>
      </w:pPr>
      <w:commentRangeStart w:id="66"/>
      <w:r>
        <w:rPr>
          <w:color w:val="auto"/>
        </w:rPr>
        <w:t xml:space="preserve">Nesse sentido</w:t>
      </w:r>
      <w:commentRangeEnd w:id="66"/>
      <w:r>
        <w:rPr>
          <w:rStyle w:val="CommentReference"/>
        </w:rPr>
        <w:commentReference w:id="66"/>
      </w:r>
      <w:del w:id="1228" w:author="Assessor GDSXSR" w:date="2026-10-31T22:16:22Z">
        <w:r>
          <w:rPr>
            <w:color w:val="auto"/>
          </w:rPr>
          <w:delText xml:space="preserve">, a jurisprudência desta e. Turma</w:delText>
        </w:r>
      </w:del>
      <w:r>
        <w:rPr>
          <w:color w:val="auto"/>
        </w:rPr>
        <w:t xml:space="preserve">:</w:t>
      </w:r>
    </w:p>
    <w:p w:rsidRPr="00344109" w:rsidR="000E628D" w:rsidRDefault="000E628D" w14:paraId="19818C3D" w14:textId="77777777">
      <w:pPr>
        <w:rPr>
          <w:color w:val="auto"/>
        </w:rPr>
      </w:pPr>
    </w:p>
    <w:p w:rsidRPr="00344109" w:rsidR="000E628D" w:rsidP="65B2271D" w:rsidRDefault="00B16341" w14:paraId="19EDC46C" w14:textId="5BAA27D2">
      <w:pPr>
        <w:ind w:left="2268"/>
        <w:rPr>
          <w:ins w:id="1237" w:author="Assessor GDSXSR" w:date="2026-10-31T22:16:22Z"/>
          <w:i w:val="1"/>
          <w:iCs w:val="1"/>
          <w:color w:val="auto"/>
          <w:sz w:val="26"/>
          <w:szCs w:val="26"/>
          <w:highlight w:val="yellow"/>
        </w:rPr>
      </w:pPr>
      <w:del w:id="1229" w:author="Assessor GDSXSR" w:date="2026-10-31T22:16:22Z">
        <w:commentRangeStart w:id="67"/>
        <w:r>
          <w:rPr>
            <w:i w:val="1"/>
            <w:iCs w:val="1"/>
            <w:color w:val="auto"/>
            <w:sz w:val="26"/>
            <w:szCs w:val="26"/>
            <w:highlight w:val="yellow"/>
          </w:rPr>
          <w:delText xml:space="preserve">"</w:delText>
        </w:r>
        <w:commentRangeEnd w:id="67"/>
        <w:r>
          <w:rPr>
            <w:rStyle w:val="CommentReference"/>
          </w:rPr>
          <w:commentReference w:id="67"/>
        </w:r>
      </w:del>
      <w:ins w:id="1230" w:author="Assessor GDSXSR" w:date="2026-10-31T22:16:22Z">
        <w:r>
          <w:rPr>
            <w:i w:val="1"/>
            <w:iCs w:val="1"/>
            <w:color w:val="808080"/>
            <w:sz w:val="26"/>
            <w:szCs w:val="26"/>
            <w:highlight w:val="yellow"/>
          </w:rPr>
          <w:t xml:space="preserve">“</w:t>
        </w:r>
      </w:ins>
      <w:r>
        <w:rPr>
          <w:i w:val="1"/>
          <w:iCs w:val="1"/>
          <w:color w:val="auto"/>
          <w:sz w:val="26"/>
          <w:szCs w:val="26"/>
          <w:highlight w:val="yellow"/>
        </w:rPr>
        <w:t xml:space="preserve">(...) </w:t>
      </w:r>
      <w:del w:id="1231" w:author="Assessor GDSXSR" w:date="2026-10-31T22:16:22Z">
        <w:r>
          <w:rPr>
            <w:i w:val="1"/>
            <w:iCs w:val="1"/>
            <w:color w:val="auto"/>
            <w:sz w:val="26"/>
            <w:szCs w:val="26"/>
            <w:highlight w:val="yellow"/>
          </w:rPr>
          <w:delText xml:space="preserve">V</w:delText>
        </w:r>
      </w:del>
      <w:ins w:id="1232" w:author="Assessor GDSXSR" w:date="2026-10-31T22:16:22Z">
        <w:r>
          <w:rPr>
            <w:i w:val="1"/>
            <w:iCs w:val="1"/>
            <w:color w:val="808080"/>
            <w:sz w:val="26"/>
            <w:szCs w:val="26"/>
            <w:highlight w:val="yellow"/>
          </w:rPr>
          <w:t xml:space="preserve">II</w:t>
        </w:r>
      </w:ins>
      <w:r>
        <w:rPr>
          <w:i w:val="1"/>
          <w:iCs w:val="1"/>
          <w:color w:val="auto"/>
          <w:sz w:val="26"/>
          <w:szCs w:val="26"/>
          <w:highlight w:val="yellow"/>
        </w:rPr>
        <w:t xml:space="preserve">. Se o contrato contempla coberturas dos segmentos ambulatorial e hospitalar, </w:t>
      </w:r>
      <w:r>
        <w:rPr>
          <w:i w:val="1"/>
          <w:iCs w:val="1"/>
          <w:color w:val="auto"/>
          <w:sz w:val="26"/>
          <w:szCs w:val="26"/>
          <w:highlight w:val="yellow"/>
          <w:u w:val="single"/>
        </w:rPr>
        <w:t xml:space="preserve">não incide a limitação de 12 (doze) horas para o atendimento de emergência</w:t>
      </w:r>
      <w:r>
        <w:rPr>
          <w:i w:val="1"/>
          <w:iCs w:val="1"/>
          <w:color w:val="auto"/>
          <w:sz w:val="26"/>
          <w:szCs w:val="26"/>
          <w:highlight w:val="yellow"/>
        </w:rPr>
        <w:t xml:space="preserve"> </w:t>
      </w:r>
      <w:del w:id="1233" w:author="Assessor GDSXSR" w:date="2026-10-31T22:16:22Z">
        <w:r>
          <w:rPr>
            <w:i w:val="1"/>
            <w:iCs w:val="1"/>
            <w:color w:val="auto"/>
            <w:sz w:val="26"/>
            <w:szCs w:val="26"/>
            <w:highlight w:val="yellow"/>
          </w:rPr>
          <w:delText xml:space="preserve">previsto</w:delText>
        </w:r>
      </w:del>
      <w:ins w:id="1234" w:author="Assessor GDSXSR" w:date="2026-10-31T22:16:22Z">
        <w:r>
          <w:rPr>
            <w:i w:val="1"/>
            <w:iCs w:val="1"/>
            <w:color w:val="808080"/>
            <w:sz w:val="26"/>
            <w:szCs w:val="26"/>
            <w:highlight w:val="yellow"/>
          </w:rPr>
          <w:t xml:space="preserve">prevista</w:t>
        </w:r>
      </w:ins>
      <w:r>
        <w:rPr>
          <w:i w:val="1"/>
          <w:iCs w:val="1"/>
          <w:color w:val="auto"/>
          <w:sz w:val="26"/>
          <w:szCs w:val="26"/>
          <w:highlight w:val="yellow"/>
        </w:rPr>
        <w:t xml:space="preserve"> na Resolução CONSU 13/1998.</w:t>
      </w:r>
      <w:del w:id="1235" w:author="Assessor GDSXSR" w:date="2026-10-31T22:16:22Z">
        <w:r>
          <w:rPr>
            <w:i w:val="1"/>
            <w:iCs w:val="1"/>
            <w:color w:val="auto"/>
            <w:sz w:val="26"/>
            <w:szCs w:val="26"/>
            <w:highlight w:val="yellow"/>
          </w:rPr>
          <w:delText xml:space="preserve">"</w:delText>
        </w:r>
      </w:del>
      <w:r>
        <w:rPr>
          <w:i w:val="1"/>
          <w:iCs w:val="1"/>
          <w:color w:val="auto"/>
          <w:sz w:val="26"/>
          <w:szCs w:val="26"/>
          <w:highlight w:val="yellow"/>
        </w:rPr>
        <w:t xml:space="preserve"> </w:t>
      </w:r>
      <w:ins w:id="1236" w:author="Assessor GDSXSR" w:date="2026-10-31T22:16:22Z">
        <w:r>
          <w:rPr>
            <w:i w:val="1"/>
            <w:iCs w:val="1"/>
            <w:color w:val="808080"/>
            <w:sz w:val="26"/>
            <w:szCs w:val="26"/>
            <w:highlight w:val="yellow"/>
          </w:rPr>
          <w:t xml:space="preserve">(...)” </w:t>
        </w:r>
      </w:ins>
    </w:p>
    <w:p>
      <w:pPr>
        <w:ind w:left="2268" w:firstLine="0"/>
        <w:rPr>
          <w:i w:val="1"/>
          <w:iCs w:val="1"/>
          <w:color w:val="auto"/>
          <w:sz w:val="26"/>
          <w:szCs w:val="26"/>
          <w:highlight w:val="yellow"/>
        </w:rPr>
      </w:pPr>
      <w:ins w:id="1238" w:author="Assessor GDSXSR" w:date="2026-10-31T22:16:22Z">
        <w:r>
          <w:rPr>
            <w:i/>
            <w:iCs w:val="1"/>
            <w:color w:val="808080"/>
            <w:sz w:val="26"/>
            <w:szCs w:val="26"/>
          </w:rPr>
          <w:t xml:space="preserve">(0710416-69.2023.8.07.0014, Relator(a): JAMES EDUARDO OLIVEIRA, 4ª TURMA CÍVEL, data de julgamento: 18/03/2026.) – Grifei</w:t>
        </w:r>
      </w:ins>
    </w:p>
    <w:p w:rsidRPr="00344109" w:rsidR="000E628D" w:rsidP="65B2271D" w:rsidRDefault="00B16341" w14:paraId="519528EB" w14:textId="75DC0A5F">
      <w:pPr>
        <w:pStyle w:val="Normal"/>
        <w:ind w:left="2268"/>
        <w:rPr>
          <w:del w:id="1244" w:author="Assessor GDSXSR" w:date="2026-10-31T22:16:22Z"/>
          <w:color w:val="auto"/>
        </w:rPr>
      </w:pPr>
      <w:del w:id="1239" w:author="Assessor GDSXSR" w:date="2026-10-31T22:16:22Z">
        <w:r w:rsidRPr="65B2271D" w:rsidR="00B16341">
          <w:rPr>
            <w:i w:val="1"/>
            <w:iCs w:val="1"/>
            <w:color w:val="auto"/>
            <w:sz w:val="26"/>
            <w:szCs w:val="26"/>
          </w:rPr>
          <w:delText xml:space="preserve">(Acórdão n. 1431938, 0704746-42.2021.8.07.0007, Relator: James Eduardo Oliveira, 4ª Turma Cível, Data de Julgamento: 15/06/2022, </w:delText>
        </w:r>
      </w:del>
      <w:del w:id="1240" w:author="Assessor GDSXSR" w:date="2026-10-31T22:16:22Z">
        <w:r w:rsidRPr="65B2271D" w:rsidR="00B16341">
          <w:rPr>
            <w:i w:val="1"/>
            <w:iCs w:val="1"/>
            <w:color w:val="auto"/>
            <w:sz w:val="26"/>
            <w:szCs w:val="26"/>
          </w:rPr>
          <w:delText>Publicado</w:delText>
        </w:r>
      </w:del>
      <w:del w:id="1241" w:author="Assessor GDSXSR" w:date="2026-10-31T22:16:22Z">
        <w:r w:rsidRPr="65B2271D" w:rsidR="00B16341">
          <w:rPr>
            <w:i w:val="1"/>
            <w:iCs w:val="1"/>
            <w:color w:val="auto"/>
            <w:sz w:val="26"/>
            <w:szCs w:val="26"/>
          </w:rPr>
          <w:delText xml:space="preserve"> no DJE: 04/07/2022)</w:delText>
        </w:r>
      </w:del>
      <w:del w:id="1242" w:author="Assessor GDSXSR" w:date="2026-10-31T22:16:22Z">
        <w:r w:rsidRPr="65B2271D" w:rsidR="58517AAF">
          <w:rPr>
            <w:i w:val="1"/>
            <w:iCs w:val="1"/>
            <w:color w:val="auto"/>
            <w:sz w:val="26"/>
            <w:szCs w:val="26"/>
          </w:rPr>
          <w:delText xml:space="preserve"> - </w:delText>
        </w:r>
      </w:del>
      <w:del w:id="1243" w:author="Assessor GDSXSR" w:date="2026-10-31T22:16:22Z">
        <w:r w:rsidRPr="65B2271D" w:rsidR="58517AAF">
          <w:rPr>
            <w:i w:val="1"/>
            <w:iCs w:val="1"/>
            <w:color w:val="auto"/>
            <w:sz w:val="26"/>
            <w:szCs w:val="26"/>
          </w:rPr>
          <w:delText>Grifei</w:delText>
        </w:r>
      </w:del>
    </w:p>
    <w:p w:rsidRPr="00344109" w:rsidR="000E628D" w:rsidRDefault="000E628D" w14:paraId="624F965C" w14:textId="77777777">
      <w:pPr>
        <w:rPr>
          <w:del w:id="1245" w:author="Assessor GDSXSR" w:date="2026-10-31T22:16:22Z"/>
          <w:color w:val="auto"/>
        </w:rPr>
      </w:pPr>
    </w:p>
    <w:p w:rsidRPr="00344109" w:rsidR="000E628D" w:rsidP="65B2271D" w:rsidRDefault="00B16341" w14:paraId="22484335" w14:textId="2A6D2AB7">
      <w:pPr>
        <w:pStyle w:val="Normal"/>
        <w:ind w:left="2268"/>
        <w:rPr>
          <w:del w:id="1250" w:author="Assessor GDSXSR" w:date="2026-10-31T22:16:22Z"/>
          <w:i w:val="1"/>
          <w:iCs w:val="1"/>
          <w:color w:val="auto"/>
          <w:sz w:val="26"/>
          <w:szCs w:val="26"/>
        </w:rPr>
      </w:pPr>
      <w:del w:id="1246" w:author="Assessor GDSXSR" w:date="2026-10-31T22:16:22Z">
        <w:r w:rsidRPr="65B2271D" w:rsidR="00B16341">
          <w:rPr>
            <w:i w:val="1"/>
            <w:iCs w:val="1"/>
            <w:color w:val="auto"/>
            <w:sz w:val="26"/>
            <w:szCs w:val="26"/>
            <w:highlight w:val="yellow"/>
          </w:rPr>
          <w:delText xml:space="preserve">"(...) a cláusula que limita as despesas hospitalares às primeiras 12 horas </w:delText>
        </w:r>
      </w:del>
      <w:del w:id="1247" w:author="Assessor GDSXSR" w:date="2026-10-31T22:16:22Z">
        <w:r w:rsidRPr="65B2271D" w:rsidR="00B16341">
          <w:rPr>
            <w:i w:val="1"/>
            <w:iCs w:val="1"/>
            <w:color w:val="auto"/>
            <w:sz w:val="26"/>
            <w:szCs w:val="26"/>
            <w:highlight w:val="yellow"/>
            <w:u w:val="single"/>
          </w:rPr>
          <w:delText>afigura-se abusiva, pois estabelece obrigação iníqua, incompatível com a boa-fé objetiva</w:delText>
        </w:r>
      </w:del>
      <w:del w:id="1248" w:author="Assessor GDSXSR" w:date="2026-10-31T22:16:22Z">
        <w:r w:rsidRPr="65B2271D" w:rsidR="00B16341">
          <w:rPr>
            <w:i w:val="1"/>
            <w:iCs w:val="1"/>
            <w:color w:val="auto"/>
            <w:sz w:val="26"/>
            <w:szCs w:val="26"/>
            <w:highlight w:val="yellow"/>
          </w:rPr>
          <w:delText xml:space="preserve"> (...)"</w:delText>
        </w:r>
      </w:del>
      <w:del w:id="1249" w:author="Assessor GDSXSR" w:date="2026-10-31T22:16:22Z">
        <w:r w:rsidRPr="65B2271D" w:rsidR="29D78570">
          <w:rPr>
            <w:i w:val="1"/>
            <w:iCs w:val="1"/>
            <w:color w:val="auto"/>
            <w:sz w:val="26"/>
            <w:szCs w:val="26"/>
            <w:highlight w:val="yellow"/>
          </w:rPr>
          <w:delText xml:space="preserve"> </w:delText>
        </w:r>
      </w:del>
    </w:p>
    <w:p w:rsidRPr="00344109" w:rsidR="000E628D" w:rsidP="65B2271D" w:rsidRDefault="00B16341" w14:paraId="4946FE6D" w14:textId="75263C13">
      <w:pPr>
        <w:pStyle w:val="Normal"/>
        <w:ind w:left="2268"/>
        <w:rPr>
          <w:del w:id="1256" w:author="Assessor GDSXSR" w:date="2026-10-31T22:16:22Z"/>
          <w:color w:val="auto"/>
        </w:rPr>
      </w:pPr>
      <w:del w:id="1251" w:author="Assessor GDSXSR" w:date="2026-10-31T22:16:22Z">
        <w:r w:rsidRPr="65B2271D" w:rsidR="00B16341">
          <w:rPr>
            <w:i w:val="1"/>
            <w:iCs w:val="1"/>
            <w:color w:val="auto"/>
            <w:sz w:val="26"/>
            <w:szCs w:val="26"/>
          </w:rPr>
          <w:delText xml:space="preserve">(Acórdão n. 1430085, 0728037-89.2021.8.07.0001, Relatora: Lucimeire Maria da Silva, 4ª Turma Cível, Data de Julgamento: 09/06/2022, </w:delText>
        </w:r>
      </w:del>
      <w:del w:id="1252" w:author="Assessor GDSXSR" w:date="2026-10-31T22:16:22Z">
        <w:r w:rsidRPr="65B2271D" w:rsidR="00B16341">
          <w:rPr>
            <w:i w:val="1"/>
            <w:iCs w:val="1"/>
            <w:color w:val="auto"/>
            <w:sz w:val="26"/>
            <w:szCs w:val="26"/>
          </w:rPr>
          <w:delText>Publicado</w:delText>
        </w:r>
      </w:del>
      <w:del w:id="1253" w:author="Assessor GDSXSR" w:date="2026-10-31T22:16:22Z">
        <w:r w:rsidRPr="65B2271D" w:rsidR="00B16341">
          <w:rPr>
            <w:i w:val="1"/>
            <w:iCs w:val="1"/>
            <w:color w:val="auto"/>
            <w:sz w:val="26"/>
            <w:szCs w:val="26"/>
          </w:rPr>
          <w:delText xml:space="preserve"> no DJE: 24/06/2022)</w:delText>
        </w:r>
      </w:del>
      <w:del w:id="1254" w:author="Assessor GDSXSR" w:date="2026-10-31T22:16:22Z">
        <w:r w:rsidRPr="65B2271D" w:rsidR="230E0EC1">
          <w:rPr>
            <w:i w:val="1"/>
            <w:iCs w:val="1"/>
            <w:color w:val="auto"/>
            <w:sz w:val="26"/>
            <w:szCs w:val="26"/>
          </w:rPr>
          <w:delText xml:space="preserve"> - </w:delText>
        </w:r>
      </w:del>
      <w:del w:id="1255" w:author="Assessor GDSXSR" w:date="2026-10-31T22:16:22Z">
        <w:r w:rsidRPr="65B2271D" w:rsidR="2CF3C76F">
          <w:rPr>
            <w:i w:val="1"/>
            <w:iCs w:val="1"/>
            <w:color w:val="auto"/>
            <w:sz w:val="26"/>
            <w:szCs w:val="26"/>
          </w:rPr>
          <w:delText>Grifei</w:delText>
        </w:r>
      </w:del>
    </w:p>
    <w:p w:rsidRPr="00344109" w:rsidR="000E628D" w:rsidRDefault="000E628D" w14:paraId="439B81F3" w14:textId="77777777">
      <w:pPr>
        <w:rPr>
          <w:color w:val="auto"/>
        </w:rPr>
      </w:pPr>
    </w:p>
    <w:p w:rsidRPr="00344109" w:rsidR="000E628D" w:rsidRDefault="00B16341" w14:paraId="3FD525C3" w14:textId="77777777">
      <w:pPr>
        <w:ind w:firstLine="2268"/>
        <w:rPr>
          <w:color w:val="auto"/>
        </w:rPr>
      </w:pPr>
      <w:r w:rsidRPr="00344109">
        <w:rPr>
          <w:color w:val="auto"/>
        </w:rPr>
        <w:t xml:space="preserve">Quanto à emergência, o </w:t>
      </w:r>
      <w:commentRangeStart w:id="37"/>
      <w:r w:rsidRPr="00344109">
        <w:rPr>
          <w:color w:val="auto"/>
        </w:rPr>
        <w:t>pedido de internação</w:t>
      </w:r>
      <w:commentRangeEnd w:id="37"/>
      <w:r w:rsidRPr="00344109">
        <w:rPr>
          <w:rStyle w:val="Refdecomentrio"/>
          <w:color w:val="auto"/>
          <w:sz w:val="28"/>
          <w:szCs w:val="22"/>
        </w:rPr>
        <w:commentReference w:id="37"/>
      </w:r>
      <w:r w:rsidRPr="00344109">
        <w:rPr>
          <w:color w:val="auto"/>
        </w:rPr>
        <w:t xml:space="preserve"> descreve lactente de </w:t>
      </w:r>
      <w:commentRangeStart w:id="38"/>
      <w:r w:rsidRPr="00344109">
        <w:rPr>
          <w:color w:val="auto"/>
        </w:rPr>
        <w:t>1 ano e 8 meses</w:t>
      </w:r>
      <w:commentRangeEnd w:id="38"/>
      <w:r w:rsidRPr="00344109">
        <w:rPr>
          <w:rStyle w:val="Refdecomentrio"/>
          <w:color w:val="auto"/>
          <w:sz w:val="28"/>
          <w:szCs w:val="22"/>
        </w:rPr>
        <w:commentReference w:id="38"/>
      </w:r>
      <w:r w:rsidRPr="00344109">
        <w:rPr>
          <w:color w:val="auto"/>
        </w:rPr>
        <w:t>, com asma, classificado como muito urgente, admitido em box de emergência com saturação de 88% e infiltrado pulmonar, e a médica prescreveu a internação com antibiótico endovenoso, embora tenha anotado saturação real de 95% a 97% (ID 90392019).</w:t>
      </w:r>
    </w:p>
    <w:p w:rsidRPr="00344109" w:rsidR="000E628D" w:rsidRDefault="000E628D" w14:paraId="6F16858D" w14:textId="77777777">
      <w:pPr>
        <w:rPr>
          <w:color w:val="auto"/>
        </w:rPr>
      </w:pPr>
    </w:p>
    <w:p>
      <w:pPr>
        <w:ind w:firstLine="2268"/>
        <w:rPr>
          <w:ins w:id="1264" w:author="Assessor GDSXSR" w:date="2026-10-31T22:16:22Z"/>
        </w:rPr>
      </w:pPr>
      <w:commentRangeStart w:id="39"/>
      <w:commentRangeStart w:id="40"/>
      <w:commentRangeStart w:id="41"/>
      <w:commentRangeStart w:id="42"/>
      <w:r>
        <w:rPr>
          <w:color w:val="auto"/>
        </w:rPr>
        <w:t xml:space="preserve">O </w:t>
      </w:r>
      <w:r>
        <w:rPr>
          <w:color w:val="auto"/>
        </w:rPr>
        <w:t xml:space="preserve">art. 35-C, I, da Lei 9.656/98</w:t>
      </w:r>
      <w:r>
        <w:rPr>
          <w:color w:val="auto"/>
        </w:rPr>
        <w:t xml:space="preserve"> não exige fórmula específica, e o pedido de internação </w:t>
      </w:r>
      <w:r>
        <w:rPr>
          <w:color w:val="auto"/>
        </w:rPr>
        <w:t xml:space="preserve">descreve o quadro e a necessidade de tratamento hospitalar</w:t>
      </w:r>
      <w:ins w:id="1257" w:author="Assessor GDSXSR" w:date="2026-10-31T22:16:22Z">
        <w:r>
          <w:rPr>
            <w:color w:val="808080"/>
          </w:rPr>
          <w:t xml:space="preserve">.</w:t>
        </w:r>
      </w:ins>
    </w:p>
    <w:p>
      <w:pPr>
        <w:ind w:firstLine="2268"/>
        <w:rPr>
          <w:ins w:id="1265" w:author="Assessor GDSXSR" w:date="2026-10-31T22:16:22Z"/>
        </w:rPr>
      </w:pPr>
    </w:p>
    <w:p w:rsidRPr="00344109" w:rsidR="000E628D" w:rsidRDefault="00B16341" w14:paraId="4E0E58A6" w14:textId="77777777">
      <w:pPr>
        <w:ind w:firstLine="2268"/>
        <w:rPr>
          <w:color w:val="auto"/>
        </w:rPr>
      </w:pPr>
      <w:ins w:id="1258" w:author="Assessor GDSXSR" w:date="2026-10-31T22:16:22Z">
        <w:commentRangeStart w:id="68"/>
        <w:r>
          <w:rPr>
            <w:color w:val="808080"/>
          </w:rPr>
          <w:t xml:space="preserve">Assim</w:t>
        </w:r>
        <w:commentRangeEnd w:id="68"/>
        <w:r>
          <w:rPr>
            <w:rStyle w:val="CommentReference"/>
            <w:color w:val="808080"/>
          </w:rPr>
          <w:commentReference w:id="68"/>
        </w:r>
      </w:ins>
      <w:r>
        <w:rPr>
          <w:color w:val="auto"/>
        </w:rPr>
        <w:t xml:space="preserve">, a negativa se fundou apenas </w:t>
      </w:r>
      <w:r>
        <w:rPr>
          <w:color w:val="auto"/>
        </w:rPr>
        <w:t xml:space="preserve">na carência</w:t>
      </w:r>
      <w:del w:id="1259" w:author="Assessor GDSXSR" w:date="2026-10-31T22:16:22Z">
        <w:r>
          <w:rPr>
            <w:color w:val="auto"/>
          </w:rPr>
          <w:delText xml:space="preserve"> (ID 90392015)</w:delText>
        </w:r>
      </w:del>
      <w:r>
        <w:rPr>
          <w:color w:val="auto"/>
        </w:rPr>
        <w:t xml:space="preserve"> e a guia da ré indica o caráter de urgência</w:t>
      </w:r>
      <w:del w:id="1260" w:author="Assessor GDSXSR" w:date="2026-10-31T22:16:22Z">
        <w:r>
          <w:rPr>
            <w:color w:val="auto"/>
          </w:rPr>
          <w:delText xml:space="preserve"> (ID 90392030)</w:delText>
        </w:r>
      </w:del>
      <w:r>
        <w:rPr>
          <w:color w:val="auto"/>
        </w:rPr>
        <w:t xml:space="preserve">, </w:t>
      </w:r>
      <w:del w:id="1261" w:author="Assessor GDSXSR" w:date="2026-10-31T22:16:22Z">
        <w:r>
          <w:rPr>
            <w:color w:val="auto"/>
          </w:rPr>
          <w:delText xml:space="preserve">sem</w:delText>
        </w:r>
      </w:del>
      <w:ins w:id="1262" w:author="Assessor GDSXSR" w:date="2026-10-31T22:16:22Z">
        <w:r>
          <w:rPr>
            <w:color w:val="808080"/>
          </w:rPr>
          <w:t xml:space="preserve">o que afasta a alegação de</w:t>
        </w:r>
      </w:ins>
      <w:r>
        <w:rPr>
          <w:color w:val="auto"/>
        </w:rPr>
        <w:t xml:space="preserve"> </w:t>
      </w:r>
      <w:r>
        <w:rPr>
          <w:color w:val="auto"/>
        </w:rPr>
        <w:t xml:space="preserve">inversão indevida do ônus da prova</w:t>
      </w:r>
      <w:r>
        <w:rPr>
          <w:color w:val="auto"/>
        </w:rPr>
        <w:t xml:space="preserve"> (</w:t>
      </w:r>
      <w:r>
        <w:rPr>
          <w:color w:val="auto"/>
        </w:rPr>
        <w:t xml:space="preserve">CPC 373 I e II</w:t>
      </w:r>
      <w:ins w:id="1263" w:author="Assessor GDSXSR" w:date="2026-10-31T22:16:22Z">
        <w:r>
          <w:rPr>
            <w:color w:val="808080"/>
          </w:rPr>
          <w:t xml:space="preserve">; ID 90392015 e 90392030</w:t>
        </w:r>
      </w:ins>
      <w:r>
        <w:rPr>
          <w:color w:val="auto"/>
        </w:rPr>
        <w:t xml:space="preserve">).</w:t>
      </w:r>
      <w:commentRangeEnd w:id="39"/>
      <w:commentRangeEnd w:id="40"/>
      <w:commentRangeEnd w:id="41"/>
      <w:commentRangeEnd w:id="42"/>
      <w:r w:rsidRPr="00344109">
        <w:rPr>
          <w:rStyle w:val="Refdecomentrio"/>
          <w:color w:val="auto"/>
          <w:sz w:val="28"/>
          <w:szCs w:val="22"/>
        </w:rPr>
        <w:commentReference w:id="39"/>
      </w:r>
      <w:r w:rsidRPr="00344109">
        <w:rPr>
          <w:rStyle w:val="Refdecomentrio"/>
          <w:color w:val="auto"/>
          <w:sz w:val="28"/>
          <w:szCs w:val="22"/>
        </w:rPr>
        <w:commentReference w:id="40"/>
      </w:r>
      <w:r w:rsidRPr="00344109">
        <w:rPr>
          <w:rStyle w:val="Refdecomentrio"/>
          <w:color w:val="auto"/>
          <w:sz w:val="28"/>
          <w:szCs w:val="22"/>
        </w:rPr>
        <w:commentReference w:id="41"/>
      </w:r>
      <w:r w:rsidRPr="00344109">
        <w:rPr>
          <w:rStyle w:val="Refdecomentrio"/>
          <w:color w:val="auto"/>
          <w:sz w:val="28"/>
          <w:szCs w:val="22"/>
        </w:rPr>
        <w:commentReference w:id="42"/>
      </w:r>
    </w:p>
    <w:p w:rsidRPr="00344109" w:rsidR="000E628D" w:rsidRDefault="000E628D" w14:paraId="176BBDD6" w14:textId="77777777">
      <w:pPr>
        <w:rPr>
          <w:color w:val="auto"/>
        </w:rPr>
      </w:pPr>
    </w:p>
    <w:p w:rsidRPr="00344109" w:rsidR="000E628D" w:rsidRDefault="00B16341" w14:paraId="1B5E72F1" w14:textId="77777777">
      <w:pPr>
        <w:ind w:firstLine="2268"/>
        <w:rPr>
          <w:color w:val="auto"/>
        </w:rPr>
      </w:pPr>
      <w:commentRangeStart w:id="43"/>
      <w:commentRangeStart w:id="44"/>
      <w:commentRangeStart w:id="45"/>
      <w:r>
        <w:rPr>
          <w:color w:val="auto"/>
        </w:rPr>
        <w:t xml:space="preserve">Admito o documento novo da apelante</w:t>
      </w:r>
      <w:del w:id="1266" w:author="Assessor GDSXSR" w:date="2026-10-31T22:16:22Z">
        <w:r>
          <w:rPr>
            <w:color w:val="auto"/>
          </w:rPr>
          <w:delText xml:space="preserve"> (</w:delText>
        </w:r>
        <w:r>
          <w:rPr>
            <w:color w:val="auto"/>
          </w:rPr>
          <w:delText xml:space="preserve">CPC 435</w:delText>
        </w:r>
        <w:r>
          <w:rPr>
            <w:color w:val="auto"/>
          </w:rPr>
          <w:delText xml:space="preserve">)</w:delText>
        </w:r>
      </w:del>
      <w:r>
        <w:rPr>
          <w:color w:val="auto"/>
        </w:rPr>
        <w:t xml:space="preserve">, mas a decisão da ANS, em reclamação de outro beneficiário, de </w:t>
      </w:r>
      <w:r>
        <w:rPr>
          <w:color w:val="auto"/>
        </w:rPr>
        <w:t xml:space="preserve">plano coletivo empresarial</w:t>
      </w:r>
      <w:r>
        <w:rPr>
          <w:color w:val="auto"/>
        </w:rPr>
        <w:t xml:space="preserve">, não vincula o Poder Judiciário (</w:t>
      </w:r>
      <w:ins w:id="1267" w:author="Assessor GDSXSR" w:date="2026-10-31T22:16:22Z">
        <w:r>
          <w:rPr>
            <w:color w:val="808080"/>
          </w:rPr>
          <w:t xml:space="preserve">CPC 435; </w:t>
        </w:r>
      </w:ins>
      <w:r>
        <w:rPr>
          <w:color w:val="auto"/>
        </w:rPr>
        <w:t xml:space="preserve">CF</w:t>
      </w:r>
      <w:del w:id="1268" w:author="Assessor GDSXSR" w:date="2026-10-31T22:16:22Z">
        <w:r>
          <w:rPr>
            <w:color w:val="auto"/>
          </w:rPr>
          <w:delText xml:space="preserve">/88</w:delText>
        </w:r>
      </w:del>
      <w:r>
        <w:rPr>
          <w:color w:val="auto"/>
        </w:rPr>
        <w:t xml:space="preserve"> 5º XXXV</w:t>
      </w:r>
      <w:r>
        <w:rPr>
          <w:color w:val="auto"/>
        </w:rPr>
        <w:t xml:space="preserve">; ID 90392056).</w:t>
      </w:r>
      <w:commentRangeEnd w:id="43"/>
      <w:commentRangeEnd w:id="44"/>
      <w:commentRangeEnd w:id="45"/>
      <w:r w:rsidRPr="00344109">
        <w:rPr>
          <w:rStyle w:val="Refdecomentrio"/>
          <w:color w:val="auto"/>
          <w:sz w:val="28"/>
          <w:szCs w:val="22"/>
        </w:rPr>
        <w:commentReference w:id="43"/>
      </w:r>
      <w:r w:rsidRPr="00344109">
        <w:rPr>
          <w:rStyle w:val="Refdecomentrio"/>
          <w:color w:val="auto"/>
          <w:sz w:val="28"/>
          <w:szCs w:val="22"/>
        </w:rPr>
        <w:commentReference w:id="44"/>
      </w:r>
      <w:r w:rsidRPr="00344109">
        <w:rPr>
          <w:rStyle w:val="Refdecomentrio"/>
          <w:color w:val="auto"/>
          <w:sz w:val="28"/>
          <w:szCs w:val="22"/>
        </w:rPr>
        <w:commentReference w:id="45"/>
      </w:r>
    </w:p>
    <w:p w:rsidRPr="00344109" w:rsidR="000E628D" w:rsidRDefault="000E628D" w14:paraId="116C43DF" w14:textId="77777777">
      <w:pPr>
        <w:rPr>
          <w:color w:val="auto"/>
        </w:rPr>
      </w:pPr>
    </w:p>
    <w:p>
      <w:pPr>
        <w:ind w:firstLine="2268"/>
        <w:rPr>
          <w:ins w:id="1274" w:author="Assessor GDSXSR" w:date="2026-10-31T22:16:22Z"/>
        </w:rPr>
      </w:pPr>
      <w:commentRangeStart w:id="46"/>
      <w:commentRangeStart w:id="47"/>
      <w:r>
        <w:rPr>
          <w:color w:val="auto"/>
        </w:rPr>
        <w:t xml:space="preserve">A remoção ao SUS é indevida, pois a carência estava cumprida e a oferta dependia de vaga que o hospital informou não haver (ID 90392015)</w:t>
      </w:r>
      <w:del w:id="1269" w:author="Assessor GDSXSR" w:date="2026-10-31T22:16:22Z">
        <w:r>
          <w:rPr>
            <w:color w:val="auto"/>
          </w:rPr>
          <w:delText xml:space="preserve">, e o</w:delText>
        </w:r>
      </w:del>
      <w:ins w:id="1270" w:author="Assessor GDSXSR" w:date="2026-10-31T22:16:22Z">
        <w:r>
          <w:rPr>
            <w:color w:val="808080"/>
          </w:rPr>
          <w:t xml:space="preserve">.</w:t>
        </w:r>
      </w:ins>
    </w:p>
    <w:p>
      <w:pPr>
        <w:ind w:firstLine="2268"/>
        <w:rPr>
          <w:ins w:id="1275" w:author="Assessor GDSXSR" w:date="2026-10-31T22:16:22Z"/>
        </w:rPr>
      </w:pPr>
    </w:p>
    <w:p w:rsidRPr="00344109" w:rsidR="000E628D" w:rsidRDefault="00B16341" w14:paraId="01747DF5" w14:textId="77777777">
      <w:pPr>
        <w:ind w:firstLine="2268"/>
        <w:rPr>
          <w:color w:val="auto"/>
        </w:rPr>
      </w:pPr>
      <w:ins w:id="1271" w:author="Assessor GDSXSR" w:date="2026-10-31T22:16:22Z">
        <w:r>
          <w:rPr>
            <w:color w:val="808080"/>
          </w:rPr>
          <w:t xml:space="preserve">O</w:t>
        </w:r>
      </w:ins>
      <w:r>
        <w:rPr>
          <w:color w:val="auto"/>
        </w:rPr>
        <w:t xml:space="preserve"> </w:t>
      </w:r>
      <w:r>
        <w:rPr>
          <w:color w:val="auto"/>
        </w:rPr>
        <w:t xml:space="preserve">art. 32 da Lei 9.656/98</w:t>
      </w:r>
      <w:r>
        <w:rPr>
          <w:color w:val="auto"/>
        </w:rPr>
        <w:t xml:space="preserve">, que trata do ressarcimento ao SUS, e a prioridade da criança </w:t>
      </w:r>
      <w:del w:id="1272" w:author="Assessor GDSXSR" w:date="2026-10-31T22:16:22Z">
        <w:r>
          <w:rPr>
            <w:color w:val="auto"/>
          </w:rPr>
          <w:delText xml:space="preserve">(</w:delText>
        </w:r>
        <w:r>
          <w:rPr>
            <w:color w:val="auto"/>
          </w:rPr>
          <w:delText xml:space="preserve">CF/88 227</w:delText>
        </w:r>
        <w:r>
          <w:rPr>
            <w:color w:val="auto"/>
          </w:rPr>
          <w:delText xml:space="preserve">) </w:delText>
        </w:r>
      </w:del>
      <w:r>
        <w:rPr>
          <w:color w:val="auto"/>
        </w:rPr>
        <w:t xml:space="preserve">reforçam essa conclusão</w:t>
      </w:r>
      <w:ins w:id="1273" w:author="Assessor GDSXSR" w:date="2026-10-31T22:16:22Z">
        <w:r>
          <w:rPr>
            <w:color w:val="808080"/>
          </w:rPr>
          <w:t xml:space="preserve"> (CF 227)</w:t>
        </w:r>
      </w:ins>
      <w:r>
        <w:rPr>
          <w:color w:val="auto"/>
        </w:rPr>
        <w:t xml:space="preserve">.</w:t>
      </w:r>
      <w:commentRangeEnd w:id="46"/>
      <w:commentRangeEnd w:id="47"/>
      <w:r w:rsidRPr="00344109">
        <w:rPr>
          <w:rStyle w:val="Refdecomentrio"/>
          <w:color w:val="auto"/>
          <w:sz w:val="28"/>
          <w:szCs w:val="22"/>
        </w:rPr>
        <w:commentReference w:id="46"/>
      </w:r>
      <w:r w:rsidRPr="00344109">
        <w:rPr>
          <w:rStyle w:val="Refdecomentrio"/>
          <w:color w:val="auto"/>
          <w:sz w:val="28"/>
          <w:szCs w:val="22"/>
        </w:rPr>
        <w:commentReference w:id="47"/>
      </w:r>
    </w:p>
    <w:p w:rsidRPr="00344109" w:rsidR="000E628D" w:rsidRDefault="000E628D" w14:paraId="6D10DF77" w14:textId="77777777">
      <w:pPr>
        <w:rPr>
          <w:color w:val="auto"/>
        </w:rPr>
      </w:pPr>
    </w:p>
    <w:p w:rsidRPr="00344109" w:rsidR="000E628D" w:rsidRDefault="00B16341" w14:paraId="3B59D2AA" w14:textId="77777777">
      <w:pPr>
        <w:ind w:firstLine="2268"/>
        <w:rPr>
          <w:color w:val="auto"/>
        </w:rPr>
      </w:pPr>
      <w:commentRangeStart w:id="48"/>
      <w:commentRangeStart w:id="49"/>
      <w:commentRangeStart w:id="50"/>
      <w:commentRangeStart w:id="51"/>
      <w:del w:id="1276" w:author="Assessor GDSXSR" w:date="2026-10-31T22:16:22Z">
        <w:r>
          <w:rPr>
            <w:color w:val="auto"/>
          </w:rPr>
          <w:delText xml:space="preserve">Não</w:delText>
        </w:r>
      </w:del>
      <w:ins w:id="1277" w:author="Assessor GDSXSR" w:date="2026-10-31T22:16:22Z">
        <w:r>
          <w:rPr>
            <w:color w:val="808080"/>
          </w:rPr>
          <w:t xml:space="preserve">Também não</w:t>
        </w:r>
      </w:ins>
      <w:r>
        <w:rPr>
          <w:color w:val="auto"/>
        </w:rPr>
        <w:t xml:space="preserve"> há julgamento extra petita, pois a inicial pediu que a ré não limitasse o atendimento no tempo nem transferisse o autor ao SUS (</w:t>
      </w:r>
      <w:r>
        <w:rPr>
          <w:color w:val="auto"/>
        </w:rPr>
        <w:t xml:space="preserve">itens b.3 e b.5</w:t>
      </w:r>
      <w:r>
        <w:rPr>
          <w:color w:val="auto"/>
        </w:rPr>
        <w:t xml:space="preserve">, ID 90392011), e a declaração de abusividade das cláusulas 9.7 e 9.9, restrita ao autor, é necessária à condenação (</w:t>
      </w:r>
      <w:r>
        <w:rPr>
          <w:color w:val="auto"/>
        </w:rPr>
        <w:t xml:space="preserve">CPC 141</w:t>
      </w:r>
      <w:del w:id="1278" w:author="Assessor GDSXSR" w:date="2026-10-31T22:16:22Z">
        <w:r>
          <w:rPr>
            <w:color w:val="auto"/>
          </w:rPr>
          <w:delText xml:space="preserve">; </w:delText>
        </w:r>
        <w:r>
          <w:rPr>
            <w:color w:val="auto"/>
          </w:rPr>
          <w:delText xml:space="preserve">CPC</w:delText>
        </w:r>
      </w:del>
      <w:ins w:id="1279" w:author="Assessor GDSXSR" w:date="2026-10-31T22:16:22Z">
        <w:r>
          <w:rPr>
            <w:color w:val="808080"/>
          </w:rPr>
          <w:t xml:space="preserve">,</w:t>
        </w:r>
      </w:ins>
      <w:r>
        <w:rPr>
          <w:color w:val="auto"/>
        </w:rPr>
        <w:t xml:space="preserve"> 492</w:t>
      </w:r>
      <w:del w:id="1280" w:author="Assessor GDSXSR" w:date="2026-10-31T22:16:22Z">
        <w:r>
          <w:rPr>
            <w:color w:val="auto"/>
          </w:rPr>
          <w:delText xml:space="preserve">;</w:delText>
        </w:r>
      </w:del>
      <w:r>
        <w:rPr>
          <w:color w:val="auto"/>
        </w:rPr>
        <w:t xml:space="preserve"> </w:t>
      </w:r>
      <w:del w:id="1281" w:author="Assessor GDSXSR" w:date="2026-10-31T22:16:22Z">
        <w:r>
          <w:rPr>
            <w:color w:val="auto"/>
          </w:rPr>
          <w:delText xml:space="preserve">CPC</w:delText>
        </w:r>
      </w:del>
      <w:ins w:id="1282" w:author="Assessor GDSXSR" w:date="2026-10-31T22:16:22Z">
        <w:r>
          <w:rPr>
            <w:color w:val="808080"/>
          </w:rPr>
          <w:t xml:space="preserve">e</w:t>
        </w:r>
      </w:ins>
      <w:r>
        <w:rPr>
          <w:color w:val="auto"/>
        </w:rPr>
        <w:t xml:space="preserve"> 503 § 1º</w:t>
      </w:r>
      <w:r>
        <w:rPr>
          <w:color w:val="auto"/>
        </w:rPr>
        <w:t xml:space="preserve">).</w:t>
      </w:r>
      <w:commentRangeEnd w:id="48"/>
      <w:commentRangeEnd w:id="49"/>
      <w:commentRangeEnd w:id="50"/>
      <w:commentRangeEnd w:id="51"/>
      <w:r w:rsidRPr="00344109">
        <w:rPr>
          <w:rStyle w:val="Refdecomentrio"/>
          <w:color w:val="auto"/>
          <w:sz w:val="28"/>
          <w:szCs w:val="22"/>
        </w:rPr>
        <w:commentReference w:id="48"/>
      </w:r>
      <w:r w:rsidRPr="00344109">
        <w:rPr>
          <w:rStyle w:val="Refdecomentrio"/>
          <w:color w:val="auto"/>
          <w:sz w:val="28"/>
          <w:szCs w:val="22"/>
        </w:rPr>
        <w:commentReference w:id="49"/>
      </w:r>
      <w:r w:rsidRPr="00344109">
        <w:rPr>
          <w:rStyle w:val="Refdecomentrio"/>
          <w:color w:val="auto"/>
          <w:sz w:val="28"/>
          <w:szCs w:val="22"/>
        </w:rPr>
        <w:commentReference w:id="50"/>
      </w:r>
      <w:r w:rsidRPr="00344109">
        <w:rPr>
          <w:rStyle w:val="Refdecomentrio"/>
          <w:color w:val="auto"/>
          <w:sz w:val="28"/>
          <w:szCs w:val="22"/>
        </w:rPr>
        <w:commentReference w:id="51"/>
      </w:r>
    </w:p>
    <w:p w:rsidRPr="00344109" w:rsidR="000E628D" w:rsidRDefault="000E628D" w14:paraId="7FF3A17D" w14:textId="77777777">
      <w:pPr>
        <w:rPr>
          <w:color w:val="auto"/>
        </w:rPr>
      </w:pPr>
    </w:p>
    <w:p>
      <w:pPr>
        <w:ind w:firstLine="2268"/>
        <w:rPr>
          <w:ins w:id="1286" w:author="Assessor GDSXSR" w:date="2026-10-31T22:16:22Z"/>
        </w:rPr>
      </w:pPr>
      <w:commentRangeStart w:id="52"/>
      <w:r>
        <w:rPr>
          <w:color w:val="auto"/>
        </w:rPr>
        <w:t xml:space="preserve">A multa não incidiu, é coercitiva, proporcional à gravidade do evento e revisável a qualquer tempo (</w:t>
      </w:r>
      <w:r>
        <w:rPr>
          <w:color w:val="auto"/>
        </w:rPr>
        <w:t xml:space="preserve">CPC 537 § 1º</w:t>
      </w:r>
      <w:r>
        <w:rPr>
          <w:color w:val="auto"/>
        </w:rPr>
        <w:t xml:space="preserve">)</w:t>
      </w:r>
      <w:ins w:id="1283" w:author="Assessor GDSXSR" w:date="2026-10-31T22:16:22Z">
        <w:r>
          <w:rPr>
            <w:color w:val="808080"/>
          </w:rPr>
          <w:t xml:space="preserve">.</w:t>
        </w:r>
      </w:ins>
    </w:p>
    <w:p>
      <w:pPr>
        <w:ind w:firstLine="2268"/>
        <w:rPr>
          <w:ins w:id="1287" w:author="Assessor GDSXSR" w:date="2026-10-31T22:16:22Z"/>
        </w:rPr>
      </w:pPr>
    </w:p>
    <w:p w:rsidRPr="00344109" w:rsidR="000E628D" w:rsidP="00F17AEC" w:rsidRDefault="00B16341" w14:paraId="27791A94" w14:textId="4A915DC3">
      <w:pPr>
        <w:ind w:firstLine="2268"/>
        <w:rPr>
          <w:color w:val="auto"/>
        </w:rPr>
      </w:pPr>
      <w:ins w:id="1284" w:author="Assessor GDSXSR" w:date="2026-10-31T22:16:22Z">
        <w:r>
          <w:rPr>
            <w:color w:val="808080"/>
          </w:rPr>
          <w:t xml:space="preserve">No mais</w:t>
        </w:r>
      </w:ins>
      <w:r>
        <w:rPr>
          <w:color w:val="auto"/>
        </w:rPr>
        <w:t xml:space="preserve">,</w:t>
      </w:r>
      <w:del w:id="1285" w:author="Assessor GDSXSR" w:date="2026-10-31T22:16:22Z">
        <w:r>
          <w:rPr>
            <w:color w:val="auto"/>
          </w:rPr>
          <w:delText xml:space="preserve"> e</w:delText>
        </w:r>
      </w:del>
      <w:r>
        <w:rPr>
          <w:color w:val="auto"/>
        </w:rPr>
        <w:t xml:space="preserve"> ficam prejudicados a inversão da sucumbência e o prequestionamento, pois os dispositivos invocados foram examinados.</w:t>
      </w:r>
      <w:commentRangeEnd w:id="52"/>
      <w:r w:rsidRPr="00344109">
        <w:rPr>
          <w:rStyle w:val="Refdecomentrio"/>
          <w:color w:val="auto"/>
          <w:sz w:val="28"/>
          <w:szCs w:val="22"/>
        </w:rPr>
        <w:commentReference w:id="52"/>
      </w:r>
    </w:p>
    <w:p w:rsidRPr="00344109" w:rsidR="00F17AEC" w:rsidP="00F17AEC" w:rsidRDefault="00F17AEC" w14:paraId="7908F254" w14:textId="77777777">
      <w:pPr>
        <w:ind w:firstLine="2268"/>
        <w:rPr>
          <w:color w:val="auto"/>
        </w:rPr>
      </w:pPr>
    </w:p>
    <w:p w:rsidRPr="00344109" w:rsidR="000E628D" w:rsidRDefault="00B16341" w14:paraId="6BFD6F30" w14:textId="77777777">
      <w:pPr>
        <w:keepNext/>
        <w:jc w:val="center"/>
        <w:rPr>
          <w:color w:val="auto"/>
        </w:rPr>
      </w:pPr>
      <w:r w:rsidRPr="00344109">
        <w:rPr>
          <w:b/>
          <w:color w:val="auto"/>
        </w:rPr>
        <w:lastRenderedPageBreak/>
        <w:t>DISPOSITIVO</w:t>
      </w:r>
    </w:p>
    <w:p w:rsidRPr="00344109" w:rsidR="000E628D" w:rsidRDefault="000E628D" w14:paraId="749F72F4" w14:textId="77777777">
      <w:pPr>
        <w:keepNext/>
        <w:rPr>
          <w:color w:val="auto"/>
        </w:rPr>
      </w:pPr>
    </w:p>
    <w:p w:rsidRPr="00344109" w:rsidR="000E628D" w:rsidP="75751108" w:rsidRDefault="00B16341" w14:paraId="2409F7D9" w14:textId="57FA7794">
      <w:pPr>
        <w:pStyle w:val="Normal"/>
        <w:ind w:firstLine="2268"/>
        <w:rPr>
          <w:color w:val="auto"/>
        </w:rPr>
      </w:pPr>
      <w:r>
        <w:rPr>
          <w:color w:val="auto"/>
        </w:rPr>
        <w:t xml:space="preserve">Ante o exposto, </w:t>
      </w:r>
      <w:r>
        <w:rPr>
          <w:b w:val="1"/>
          <w:bCs w:val="1"/>
          <w:color w:val="auto"/>
        </w:rPr>
        <w:t xml:space="preserve">nego</w:t>
      </w:r>
      <w:r>
        <w:rPr>
          <w:b w:val="1"/>
          <w:bCs w:val="1"/>
          <w:color w:val="auto"/>
        </w:rPr>
        <w:t xml:space="preserve"> </w:t>
      </w:r>
      <w:r>
        <w:rPr>
          <w:b w:val="1"/>
          <w:bCs w:val="1"/>
          <w:color w:val="auto"/>
        </w:rPr>
        <w:t xml:space="preserve">provimento</w:t>
      </w:r>
      <w:r>
        <w:rPr>
          <w:color w:val="auto"/>
        </w:rPr>
        <w:t xml:space="preserve"> </w:t>
      </w:r>
      <w:r>
        <w:rPr>
          <w:color w:val="auto"/>
        </w:rPr>
        <w:t xml:space="preserve">ao apelo da ré, </w:t>
      </w:r>
      <w:del w:id="1288" w:author="Assessor GDSXSR" w:date="2026-10-31T22:16:22Z">
        <w:r>
          <w:rPr>
            <w:color w:val="auto"/>
          </w:rPr>
          <w:delText xml:space="preserve">U</w:delText>
        </w:r>
      </w:del>
      <w:ins w:id="1289" w:author="Assessor GDSXSR" w:date="2026-10-31T22:16:22Z">
        <w:r>
          <w:rPr>
            <w:color w:val="808080"/>
          </w:rPr>
          <w:t xml:space="preserve">Unity Serviços Integrados de Saúde Ltda</w:t>
        </w:r>
      </w:ins>
      <w:r>
        <w:rPr>
          <w:color w:val="auto"/>
        </w:rPr>
        <w:t xml:space="preserve">.</w:t>
      </w:r>
      <w:del w:id="1290" w:author="Assessor GDSXSR" w:date="2026-10-31T22:16:22Z">
        <w:r>
          <w:rPr>
            <w:color w:val="auto"/>
          </w:rPr>
          <w:delText xml:space="preserve"> S. I. S. LTDA.</w:delText>
        </w:r>
      </w:del>
    </w:p>
    <w:p w:rsidRPr="00344109" w:rsidR="000E628D" w:rsidRDefault="000E628D" w14:paraId="2D760764" w14:textId="77777777">
      <w:pPr>
        <w:rPr>
          <w:color w:val="auto"/>
        </w:rPr>
      </w:pPr>
    </w:p>
    <w:p w:rsidRPr="00344109" w:rsidR="000E628D" w:rsidP="65B2271D" w:rsidRDefault="00B16341" w14:paraId="24064CB7" w14:textId="4D4834FE">
      <w:pPr>
        <w:pStyle w:val="Normal"/>
        <w:suppressLineNumbers w:val="0"/>
        <w:bidi w:val="0"/>
        <w:spacing w:before="0" w:beforeAutospacing="off" w:after="0" w:afterAutospacing="off" w:line="360" w:lineRule="auto"/>
        <w:ind w:left="0" w:right="0" w:firstLine="2268"/>
        <w:jc w:val="both"/>
        <w:rPr>
          <w:color w:val="auto"/>
        </w:rPr>
      </w:pPr>
      <w:commentRangeStart w:id="69"/>
      <w:r w:rsidRPr="65B2271D" w:rsidR="00B16341">
        <w:rPr>
          <w:b w:val="1"/>
          <w:bCs w:val="1"/>
          <w:color w:val="auto"/>
        </w:rPr>
        <w:t>Majoro</w:t>
      </w:r>
      <w:commentRangeEnd w:id="69"/>
      <w:r>
        <w:rPr>
          <w:rStyle w:val="CommentReference"/>
        </w:rPr>
        <w:commentReference w:id="69"/>
      </w:r>
      <w:r w:rsidRPr="65B2271D" w:rsidR="00B16341">
        <w:rPr>
          <w:color w:val="auto"/>
        </w:rPr>
        <w:t xml:space="preserve"> os honorários advocatícios </w:t>
      </w:r>
      <w:r w:rsidRPr="65B2271D" w:rsidR="00B16341">
        <w:rPr>
          <w:color w:val="auto"/>
        </w:rPr>
        <w:t>em 2% do valor atualizado da causa (CPC 85 § 11).</w:t>
      </w:r>
    </w:p>
    <w:p w:rsidRPr="00344109" w:rsidR="000E628D" w:rsidRDefault="000E628D" w14:paraId="20B9C39A" w14:textId="77777777">
      <w:pPr>
        <w:rPr>
          <w:color w:val="auto"/>
        </w:rPr>
      </w:pPr>
    </w:p>
    <w:p w:rsidRPr="00344109" w:rsidR="000E628D" w:rsidRDefault="00B16341" w14:paraId="1191AA7D" w14:textId="77777777">
      <w:pPr>
        <w:ind w:firstLine="2268"/>
        <w:rPr>
          <w:color w:val="auto"/>
        </w:rPr>
      </w:pPr>
      <w:r w:rsidRPr="00344109">
        <w:rPr>
          <w:color w:val="auto"/>
        </w:rPr>
        <w:t>É como voto.</w:t>
      </w:r>
    </w:p>
    <w:p w:rsidRPr="00671C61" w:rsidR="000E628D" w:rsidRDefault="00B16341" w14:paraId="1C463216" w14:textId="77777777">
      <w:r w:rsidRPr="00671C61">
        <w:br w:type="page"/>
      </w:r>
    </w:p>
    <w:p w:rsidRPr="00671C61" w:rsidR="000E628D" w:rsidRDefault="00B16341" w14:paraId="4BFC4411" w14:textId="77777777">
      <w:pPr>
        <w:jc w:val="center"/>
      </w:pPr>
      <w:r w:rsidRPr="00671C61">
        <w:rPr>
          <w:b/>
          <w:color w:val="00B050"/>
        </w:rPr>
        <w:lastRenderedPageBreak/>
        <w:t>SENTENÇA (ID 90392048)</w:t>
      </w:r>
    </w:p>
    <w:p w:rsidRPr="00671C61" w:rsidR="000E628D" w:rsidRDefault="000E628D" w14:paraId="27CC245B" w14:textId="77777777"/>
    <w:p w:rsidRPr="00671C61" w:rsidR="000E628D" w:rsidRDefault="00B16341" w14:paraId="5D9B8B47" w14:textId="77777777">
      <w:r w:rsidRPr="00671C61">
        <w:rPr>
          <w:color w:val="00B050"/>
          <w:sz w:val="24"/>
        </w:rPr>
        <w:t>Poder Judiciário da União</w:t>
      </w:r>
    </w:p>
    <w:p w:rsidRPr="00671C61" w:rsidR="000E628D" w:rsidRDefault="00B16341" w14:paraId="333B02ED" w14:textId="77777777">
      <w:r w:rsidRPr="00671C61">
        <w:rPr>
          <w:color w:val="00B050"/>
          <w:sz w:val="24"/>
        </w:rPr>
        <w:t>TRIBUNAL DE JUSTIÇA DO DISTRITO FEDERAL E DOS TERRITÓRIOS</w:t>
      </w:r>
    </w:p>
    <w:p w:rsidRPr="00671C61" w:rsidR="000E628D" w:rsidRDefault="00B16341" w14:paraId="79EC19A8" w14:textId="77777777">
      <w:r w:rsidRPr="00671C61">
        <w:rPr>
          <w:color w:val="00B050"/>
          <w:sz w:val="24"/>
        </w:rPr>
        <w:t>1ª Vara Cível do Guará</w:t>
      </w:r>
    </w:p>
    <w:p w:rsidRPr="00671C61" w:rsidR="000E628D" w:rsidRDefault="00B16341" w14:paraId="71A140E2" w14:textId="77777777">
      <w:r w:rsidRPr="00671C61">
        <w:rPr>
          <w:color w:val="00B050"/>
          <w:sz w:val="24"/>
        </w:rPr>
        <w:t>Classe judicial: PROCEDIMENTO COMUM CÍVEL (7)</w:t>
      </w:r>
    </w:p>
    <w:p w:rsidRPr="00671C61" w:rsidR="000E628D" w:rsidRDefault="00B16341" w14:paraId="52430BDF" w14:textId="77777777">
      <w:r w:rsidRPr="00671C61">
        <w:rPr>
          <w:color w:val="00B050"/>
          <w:sz w:val="24"/>
        </w:rPr>
        <w:t>AUTOR: E. D. A.</w:t>
      </w:r>
    </w:p>
    <w:p w:rsidRPr="00671C61" w:rsidR="000E628D" w:rsidRDefault="00B16341" w14:paraId="712B47E5" w14:textId="77777777">
      <w:r w:rsidRPr="00671C61">
        <w:rPr>
          <w:color w:val="00B050"/>
          <w:sz w:val="24"/>
        </w:rPr>
        <w:t>REPRESENTANTE LEGAL: D. D. L.</w:t>
      </w:r>
    </w:p>
    <w:p w:rsidRPr="00671C61" w:rsidR="000E628D" w:rsidRDefault="00B16341" w14:paraId="24720CE3" w14:textId="77777777">
      <w:r w:rsidRPr="00671C61">
        <w:rPr>
          <w:color w:val="00B050"/>
          <w:sz w:val="24"/>
        </w:rPr>
        <w:t>REU: U. S. I. S. LTDA.</w:t>
      </w:r>
    </w:p>
    <w:p w:rsidRPr="00671C61" w:rsidR="000E628D" w:rsidRDefault="000E628D" w14:paraId="46651B22" w14:textId="77777777"/>
    <w:p w:rsidRPr="00671C61" w:rsidR="000E628D" w:rsidRDefault="00B16341" w14:paraId="2FCEC9CF" w14:textId="77777777">
      <w:pPr>
        <w:jc w:val="center"/>
      </w:pPr>
      <w:r w:rsidRPr="00671C61">
        <w:rPr>
          <w:b/>
          <w:color w:val="00B050"/>
        </w:rPr>
        <w:t>SENTENÇA</w:t>
      </w:r>
    </w:p>
    <w:p w:rsidRPr="00671C61" w:rsidR="000E628D" w:rsidRDefault="000E628D" w14:paraId="2B20D79A" w14:textId="77777777"/>
    <w:p w:rsidRPr="00671C61" w:rsidR="000E628D" w:rsidRDefault="00B16341" w14:paraId="25FBFAC6" w14:textId="77777777">
      <w:pPr>
        <w:ind w:firstLine="2268"/>
      </w:pPr>
      <w:r w:rsidRPr="00671C61">
        <w:rPr>
          <w:color w:val="00B050"/>
        </w:rPr>
        <w:t>Trata-se de ação de obrigação de fazer, com pedido de tutela provisória de urgência, ajuizada por E. D. A., menor impúbere, nascido em [data de nascimento], neste ato representado por sua genitora e representante legal D. D. L., em face de U. S. I. S. LTDA., operadora de plano privado de assistência à saúde, registrada na Agência Nacional de Saúde Suplementar (ANS), tendo a demanda sido distribuída em 23/05/2026, com valor da causa de R$ 20.000,00 (vinte mil reais), sob segredo de justiça.</w:t>
      </w:r>
    </w:p>
    <w:p w:rsidRPr="00671C61" w:rsidR="000E628D" w:rsidRDefault="00B16341" w14:paraId="4ED050E0" w14:textId="77777777">
      <w:pPr>
        <w:ind w:firstLine="2268"/>
      </w:pPr>
      <w:r w:rsidRPr="00671C61">
        <w:rPr>
          <w:color w:val="00B050"/>
        </w:rPr>
        <w:t>Narra a petição inicial de Id 277096528 e Id 277096529 que o autor é beneficiário regularmente vinculado ao plano de assistência médica administrado pela ré, denominado [plano], com vigência iniciada em 20/03/2026, dotado de cobertura ambulatorial e hospitalar. Afirma que a contratação se deu com a expectativa de proteção da saúde do menor diante de intercorrências pediátricas imprevisíveis e potencialmente graves.</w:t>
      </w:r>
    </w:p>
    <w:p w:rsidRPr="00671C61" w:rsidR="000E628D" w:rsidRDefault="00B16341" w14:paraId="28BB7E23" w14:textId="77777777">
      <w:pPr>
        <w:ind w:firstLine="2268"/>
      </w:pPr>
      <w:r w:rsidRPr="00671C61">
        <w:rPr>
          <w:color w:val="00B050"/>
        </w:rPr>
        <w:t xml:space="preserve">Sustenta que, em 23/05/2026, o menor apresentou agravamento do quadro respiratório e foi submetido a atendimento médico emergencial no [hospital]/DF, ocasião em que o corpo clínico </w:t>
      </w:r>
      <w:r w:rsidRPr="00671C61">
        <w:rPr>
          <w:color w:val="00B050"/>
        </w:rPr>
        <w:lastRenderedPageBreak/>
        <w:t>identificou quadro compatível com broncopneumonia com sibilância, otite média aguda serosa, dispneia, desconforto respiratório, taquipneia e retrações respiratórias, com necessidade de nebulização contínua, de antibioticoterapia venosa e de monitoramento hospitalar. Aduz que a equipe médica classificou o caso como MUITO URGENTE, cor laranja, e prescreveu internação pediátrica imediata.</w:t>
      </w:r>
    </w:p>
    <w:p w:rsidRPr="00671C61" w:rsidR="000E628D" w:rsidRDefault="00B16341" w14:paraId="3BE2D99C" w14:textId="77777777">
      <w:pPr>
        <w:ind w:firstLine="2268"/>
      </w:pPr>
      <w:r w:rsidRPr="00671C61">
        <w:rPr>
          <w:color w:val="00B050"/>
        </w:rPr>
        <w:t>Relata a inicial que, ao ser solicitada a autorização contratual para a continuidade da assistência, a representante legal do menor foi surpreendida com a negativa da operadora, que recusou a cobertura integral da internação sob alegação de período de carência e de limitação contratual, sustentando que garantiria apenas atendimento limitado às primeiras 12 (doze) horas e orientando a transferência do paciente ao Sistema Único de Saúde. Afirma o autor que a conduta é abusiva, porque o contrato estava vigente</w:t>
      </w:r>
      <w:r w:rsidRPr="00671C61">
        <w:rPr>
          <w:color w:val="00B050"/>
        </w:rPr>
        <w:t xml:space="preserve"> desde março de 2026, o plano prevê cobertura hospitalar, o quadro clínico era inequivocamente emergencial, não há cláusula de Cobertura Parcial Temporária aplicável ao menor e existe prescrição médica expressa de internação imediata.</w:t>
      </w:r>
    </w:p>
    <w:p w:rsidRPr="00671C61" w:rsidR="000E628D" w:rsidRDefault="00B16341" w14:paraId="08C307CC" w14:textId="77777777">
      <w:pPr>
        <w:ind w:firstLine="2268"/>
      </w:pPr>
      <w:r w:rsidRPr="00671C61">
        <w:rPr>
          <w:color w:val="00B050"/>
        </w:rPr>
        <w:t>Em sua causa de pedir jurídica, invocou o autor a incidência do Código de Defesa do Consumidor, com apoio nos arts. 2º e 3º da Lei nº 8.078/90 e na Súmula 608 do STJ, sustentando a vulnerabilidade agravada do beneficiário por se tratar de criança em tenra idade, bem como a incidência dos arts. 47 e 51, inc. IV, do CDC. Sustentou a ilegalidade da limitação contratual imposta, ao argumento de que o art. 12, inc. V, alínea "c", da Lei nº 9.656/98 estabelece prazo máximo de carência de 24 (vinte e quatro) horas</w:t>
      </w:r>
      <w:r w:rsidRPr="00671C61">
        <w:rPr>
          <w:color w:val="00B050"/>
        </w:rPr>
        <w:t xml:space="preserve"> para os casos de urgência e emergência, prazo largamente superado na hipótese, pois o contrato foi celebrado em 25/02/2026, com início </w:t>
      </w:r>
      <w:r w:rsidRPr="00671C61">
        <w:rPr>
          <w:color w:val="00B050"/>
        </w:rPr>
        <w:lastRenderedPageBreak/>
        <w:t>de vigência em 20/03/2026, e a negativa administrativa ocorreu em 23/05/2026. Invocou, ainda, os arts. 6º, 196 e 227 da Constituição Federal e o art. 4º do Estatuto da Criança e do Adolescente, além de sustentar que a operadora não pode substituir- se ao médico assistente na definição da conduta terapêutica.</w:t>
      </w:r>
    </w:p>
    <w:p w:rsidRPr="00671C61" w:rsidR="000E628D" w:rsidRDefault="00B16341" w14:paraId="3D0ED395" w14:textId="77777777">
      <w:pPr>
        <w:ind w:firstLine="2268"/>
      </w:pPr>
      <w:r w:rsidRPr="00671C61">
        <w:rPr>
          <w:color w:val="00B050"/>
        </w:rPr>
        <w:t>Os pedidos formulados na petição inicial foram os seguintes:</w:t>
      </w:r>
    </w:p>
    <w:p w:rsidRPr="00671C61" w:rsidR="000E628D" w:rsidRDefault="00B16341" w14:paraId="7CD7D6FD" w14:textId="77777777">
      <w:pPr>
        <w:ind w:firstLine="2268"/>
      </w:pPr>
      <w:r w:rsidRPr="00671C61">
        <w:rPr>
          <w:color w:val="00B050"/>
        </w:rPr>
        <w:t>a concessão dos benefícios da gratuidade da justiça, nos termos dos arts. 98 e seguintes do Código de Processo Civil; a concessão de tutela de urgência, inaudita altera parte, com fundamento no art. 300 do CPC, para que a ré autorizasse e custeasse integralmente a internação hospitalar pediátrica do menor, fornecesse integral cobertura para todos os procedimentos, materiais, medicamentos, exames, honorários médicos, suporte respiratório, antibioticoterapia, monitoramento clínico e demais recursos necessário</w:t>
      </w:r>
      <w:r w:rsidRPr="00671C61">
        <w:rPr>
          <w:color w:val="00B050"/>
        </w:rPr>
        <w:t>s ao tratamento prescrito pela equipe médica assistente,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vaga adequada e sem prévia estabilidade clínica; a fixação de multa diária em valor não inferior a R$ 5.000,00 (cinco mil reais) para a hipótese de descumpriment</w:t>
      </w:r>
      <w:r w:rsidRPr="00671C61">
        <w:rPr>
          <w:color w:val="00B050"/>
        </w:rPr>
        <w:t xml:space="preserve">o; a citação da ré; ao final, a procedência total da demanda, com a confirmação definitiva da tutela de urgência e a condenação da ré à obrigação de fornecer integral cobertura ao tratamento médico necessário ao menor; a condenação da ré ao pagamento das custas processuais e dos honorários advocatícios, </w:t>
      </w:r>
      <w:r w:rsidRPr="00671C61">
        <w:rPr>
          <w:color w:val="00B050"/>
        </w:rPr>
        <w:lastRenderedPageBreak/>
        <w:t>na forma do art. 85 do CPC; a produção de todos os meios de prova admitidos em direito; e a tramitação prioritária da demanda.</w:t>
      </w:r>
    </w:p>
    <w:p w:rsidRPr="00671C61" w:rsidR="000E628D" w:rsidRDefault="00B16341" w14:paraId="7F5F9C45" w14:textId="77777777">
      <w:pPr>
        <w:ind w:firstLine="2268"/>
      </w:pPr>
      <w:r w:rsidRPr="00671C61">
        <w:rPr>
          <w:color w:val="00B050"/>
        </w:rPr>
        <w:t>A petição inicial veio instruída com a procuração ad judicia de Id 277096530, com o documento de identificação da representante legal de Id 277096532, com o comprovante de residência de Id 277096531, com o documento nomeado "5- negativa 1 + certidão de nascimento" de Id 277096533, com o documento nomeado "6- negativa 2" de Id 277096534, com a proposta de adesão e o instrumento contratual de Id 277096535, com a cópia da carteira de identificação do beneficiário nomeada "8- plano [nome]" de Id 277096536 e com</w:t>
      </w:r>
      <w:r w:rsidRPr="00671C61">
        <w:rPr>
          <w:color w:val="00B050"/>
        </w:rPr>
        <w:t xml:space="preserve"> o documento nomeado "9- solicitação de internação médica" de Id 277096537, correspondente ao formulário de Pedido de Internação emitido pelo [hospital].</w:t>
      </w:r>
    </w:p>
    <w:p w:rsidRPr="00671C61" w:rsidR="000E628D" w:rsidRDefault="00B16341" w14:paraId="11FB06B8" w14:textId="77777777">
      <w:pPr>
        <w:ind w:firstLine="2268"/>
      </w:pPr>
      <w:r w:rsidRPr="00671C61">
        <w:rPr>
          <w:color w:val="00B050"/>
        </w:rPr>
        <w:t>Sobreveio a decisão de Id 277097451, proferida em 23/05/2026 pelo Núcleo Permanente de Plantão Judicial, que deferiu a antecipação dos efeitos da tutela para determinar que a ré autorizasse e custeasse a internação da parte autora, incluindo tratamentos, exames, materiais e medicamentos necessários, tudo em conformidade com a solicitação médica, sob pena de multa diária de R$ 10.000,00 (dez mil reais), limitada, por ora, a R$ 50.000,00 (cinquenta mil reais), nos termos do art. 537 do CPC. A decisão atribuiu</w:t>
      </w:r>
      <w:r w:rsidRPr="00671C61">
        <w:rPr>
          <w:color w:val="00B050"/>
        </w:rPr>
        <w:t xml:space="preserve"> a si força de mandado de intimação e determinou a notificação do [hospital], para que desse efetivo cumprimento à ordem. A expedição foi certificada em Id 277101091.</w:t>
      </w:r>
    </w:p>
    <w:p w:rsidRPr="00671C61" w:rsidR="000E628D" w:rsidRDefault="00B16341" w14:paraId="663D79DD" w14:textId="77777777">
      <w:pPr>
        <w:ind w:firstLine="2268"/>
      </w:pPr>
      <w:r w:rsidRPr="00671C61">
        <w:rPr>
          <w:color w:val="00B050"/>
        </w:rPr>
        <w:t>A certidão do oficial de justiça de Id 277140431 registra que, em 23/05/2026, às 13:07, foi procedida a notificação do [hospital], na pessoa de funcionária do [hospital], que recebeu a contrafé e se declarou ciente do conteúdo da ordem judicial.</w:t>
      </w:r>
    </w:p>
    <w:p w:rsidRPr="00671C61" w:rsidR="000E628D" w:rsidRDefault="00B16341" w14:paraId="5F78F5E4" w14:textId="77777777">
      <w:pPr>
        <w:ind w:firstLine="2268"/>
      </w:pPr>
      <w:r w:rsidRPr="00671C61">
        <w:rPr>
          <w:color w:val="00B050"/>
        </w:rPr>
        <w:lastRenderedPageBreak/>
        <w:t>Em 25/05/2026 foi proferida a decisão de Id 277150735, que deferiu ao autor o benefício da gratuidade da justiça, recebeu a petição inicial por formalmente perfeita e corretamente instruída, dispensou, de início, a audiência inaugural do art. 334 do CPC e determinou a citação da ré para apresentação de resposta no prazo legal, sob pena de revelia.</w:t>
      </w:r>
    </w:p>
    <w:p w:rsidRPr="00671C61" w:rsidR="000E628D" w:rsidRDefault="00B16341" w14:paraId="3E7E072B" w14:textId="77777777">
      <w:pPr>
        <w:ind w:firstLine="2268"/>
      </w:pPr>
      <w:r w:rsidRPr="00671C61">
        <w:rPr>
          <w:color w:val="00B050"/>
        </w:rPr>
        <w:t>A certidão do oficial de justiça de Id 277155340, acompanhada do anexo de Id 277155341, registra que, em 25/05/2026, às 10:24, foi procedida a intimação de U. S. I. S. LTDA., na pessoa da funcionária da recepção encarregada de receber ordens judiciais, funcionária, que recebeu a contrafé e se declarou ciente do conteúdo. A disponibilização do ato judicial no Diário da Justiça Eletrônico Nacional foi certificada em Id 277311099.</w:t>
      </w:r>
    </w:p>
    <w:p w:rsidRPr="00671C61" w:rsidR="000E628D" w:rsidRDefault="00B16341" w14:paraId="03E5C036" w14:textId="77777777">
      <w:pPr>
        <w:ind w:firstLine="2268"/>
      </w:pPr>
      <w:r w:rsidRPr="00671C61">
        <w:rPr>
          <w:color w:val="00B050"/>
        </w:rPr>
        <w:t>A ré compareceu espontaneamente aos autos por meio do pedido de habilitação de Id 277321367, acompanhado da procuração de Id 277321368. Em 27/05/2026, a ré apresentou a petição de Id 277537856, por meio da qual informou o integral cumprimento da liminar. Consignou que a intimação foi recebida em 25/05/2026, às 10:24, de forma presencial, e que, em cumprimento à ordem judicial, emitiu guia de autorização de internação vinculada ao beneficiário, com número de guia atribuído pela operadora [nº], senha [nº], da</w:t>
      </w:r>
      <w:r w:rsidRPr="00671C61">
        <w:rPr>
          <w:color w:val="00B050"/>
        </w:rPr>
        <w:t xml:space="preserve">ta de autorização em 25/05/2026 e validade até 24/07/2026, direcionada ao [hospital], sob caráter de atendimento de urgência, tipo de internação pediátrica, regime hospitalar e acomodação em enfermaria, com autorização do procedimento 98000217, pacote de diária global enfermaria adulto, na quantidade solicitada e autorizada de 1 (uma) diária. Juntou a guia de solicitação de internação de Id 277537857. Ressalvou que a manifestação tinha por finalidade exclusiva comprovar o cumprimento da tutela de urgência, </w:t>
      </w:r>
      <w:r w:rsidRPr="00671C61">
        <w:rPr>
          <w:color w:val="00B050"/>
        </w:rPr>
        <w:t xml:space="preserve">sem </w:t>
      </w:r>
      <w:r w:rsidRPr="00671C61">
        <w:rPr>
          <w:color w:val="00B050"/>
        </w:rPr>
        <w:lastRenderedPageBreak/>
        <w:t>reconhecimento da procedência dos pedidos iniciais e sem renúncia às teses defensivas.</w:t>
      </w:r>
    </w:p>
    <w:p w:rsidRPr="00671C61" w:rsidR="000E628D" w:rsidRDefault="00B16341" w14:paraId="200B84F3" w14:textId="77777777">
      <w:pPr>
        <w:ind w:firstLine="2268"/>
      </w:pPr>
      <w:r w:rsidRPr="00671C61">
        <w:rPr>
          <w:color w:val="00B050"/>
        </w:rPr>
        <w:t>Intimado por meio da certidão de Id 277563473, cuja disponibilização foi certificada em Id 278045208, o autor apresentou a manifestação de Id 278134214 e Id 278134218, em 01/06/2026, confirmando que a medida liminar foi efetivamente cumprida, com a disponibilização da autorização necessária para a internação e continuidade do tratamento médico do menor, e requerendo a certificação do cumprimento, o regular prosseguimento do feito e, ao final, a total procedência dos pedidos formulados na petição inicial.</w:t>
      </w:r>
    </w:p>
    <w:p w:rsidRPr="00671C61" w:rsidR="000E628D" w:rsidRDefault="00B16341" w14:paraId="74F833FE" w14:textId="77777777">
      <w:pPr>
        <w:ind w:firstLine="2268"/>
      </w:pPr>
      <w:r w:rsidRPr="00671C61">
        <w:rPr>
          <w:color w:val="00B050"/>
        </w:rPr>
        <w:t>Em 16/06/2026, a ré apresentou contestação de Id 279754953, instruída com o contrato de cobertura de assistência médica e hospitalar coletivo por adesão de Id 279754954 e com a proposta de adesão de Id 279754955.</w:t>
      </w:r>
    </w:p>
    <w:p w:rsidRPr="00671C61" w:rsidR="000E628D" w:rsidRDefault="00B16341" w14:paraId="70EF8FAE" w14:textId="77777777">
      <w:pPr>
        <w:ind w:firstLine="2268"/>
      </w:pPr>
      <w:r w:rsidRPr="00671C61">
        <w:rPr>
          <w:color w:val="00B050"/>
        </w:rPr>
        <w:t>Em preliminar, a ré impugnou o benefício da gratuidade da justiça, sustentando que a documentação acostada não demonstra de forma robusta a impossibilidade de arcar com as custas e despesas processuais sem prejuízo da subsistência familiar, invocando os arts. 98, 99 e 100 do CPC e requerendo a reconsideração ou revogação do benefício, ou, subsidiariamente, a determinação de comprovação efetiva da hipossuficiência. Impugnou, ainda, o valor da causa, alegando que o montante de R$ 20.000,00 (vinte mil reais) f</w:t>
      </w:r>
      <w:r w:rsidRPr="00671C61">
        <w:rPr>
          <w:color w:val="00B050"/>
        </w:rPr>
        <w:t>oi atribuído sem parâmetro objetivo, sem relatório de despesas e sem orçamento hospitalar consolidado, requerendo a correção do valor com fundamento no art. 292, § 3º, do CPC, bem como a concessão de prazo para juntada de relatório de gastos.</w:t>
      </w:r>
    </w:p>
    <w:p w:rsidRPr="00671C61" w:rsidR="000E628D" w:rsidRDefault="00B16341" w14:paraId="31680285" w14:textId="77777777">
      <w:pPr>
        <w:ind w:firstLine="2268"/>
      </w:pPr>
      <w:r w:rsidRPr="00671C61">
        <w:rPr>
          <w:color w:val="00B050"/>
        </w:rPr>
        <w:lastRenderedPageBreak/>
        <w:t xml:space="preserve">No mérito, sustentou a ré a regularidade de sua conduta. Afirmou que o contrato prevê período de carência de 180 (cento e oitenta) dias para as demais situações assistenciais, inclusive internações hospitalares, e que a proposta de adesão registra expressamente, em relação ao dependente, a sujeição ao cumprimento de carência. Invocou a Resolução CONSU nº 13/1998, transcrevendo os seus arts. 2º e 3º, para sustentar que, durante o período de carência para internação, o atendimento de emergência fica limitado </w:t>
      </w:r>
      <w:r w:rsidRPr="00671C61">
        <w:rPr>
          <w:color w:val="00B050"/>
        </w:rPr>
        <w:t>às primeiras 12 (doze) horas, sem cobertura para internação, e que é lícita a remoção para unidade pública. Invocou o art. 35-C, inc. II, da Lei nº 9.656/98 para sustentar que o conceito regulatório de urgência se restringe aos casos resultantes de acidentes pessoais ou de complicações no processo gestacional. Invocou o Entendimento DIFIS nº 09, de 15 de abril de 2019, para sustentar que o enquadramento de uma situação como urgência ou emergência exige documentação comprobatória adequada e que o simples ate</w:t>
      </w:r>
      <w:r w:rsidRPr="00671C61">
        <w:rPr>
          <w:color w:val="00B050"/>
        </w:rPr>
        <w:t>ndimento em pronto-socorro não autoriza esse enquadramento automático.</w:t>
      </w:r>
    </w:p>
    <w:p w:rsidRPr="00671C61" w:rsidR="000E628D" w:rsidRDefault="00B16341" w14:paraId="7E3568FA" w14:textId="77777777">
      <w:pPr>
        <w:ind w:firstLine="2268"/>
      </w:pPr>
      <w:r w:rsidRPr="00671C61">
        <w:rPr>
          <w:color w:val="00B050"/>
        </w:rPr>
        <w:t>Sustentou a ré, ademais, que a ANS, em 21/03/2025, no âmbito do processo administrativo [nº], decidiu pela anulação de auto de infração lavrado contra a operadora, o que, segundo alega, confirmaria a licitude de sua atuação. Argumentou que a prescrição médica não se sobrepõe aos termos contratuais, invocando o AgInt no AREsp 1544749/SP, de relatoria do Ministro Luis Felipe Salomão, julgado pela Quarta Turma do STJ em 10/12/2020. Sustentou que os documentos médicos não gozam de presunção absoluta de veracida</w:t>
      </w:r>
      <w:r w:rsidRPr="00671C61">
        <w:rPr>
          <w:color w:val="00B050"/>
        </w:rPr>
        <w:t xml:space="preserve">de, que a carência é instrumento de formação de fundo mínimo e de preservação do equilíbrio atuarial, que a intervenção judicial em contratos privados deve ser mínima e </w:t>
      </w:r>
      <w:r w:rsidRPr="00671C61">
        <w:rPr>
          <w:color w:val="00B050"/>
        </w:rPr>
        <w:lastRenderedPageBreak/>
        <w:t>excepcional, nos termos do art. 421 do Código Civil, e que houve cumprimento integral da tutela de urgência, sem resistência injustificada, o que afastaria a incidência de multa ou sanção processual. Impugnou o pedido de inversão do ônus da prova, ao argumento de ausência de verossimilhança e de hipossuficiência probatória, e, por cautela, i</w:t>
      </w:r>
      <w:r w:rsidRPr="00671C61">
        <w:rPr>
          <w:color w:val="00B050"/>
        </w:rPr>
        <w:t>mpugnou qualquer pretensão indenizatória por danos morais, requerendo, subsidiariamente, a fixação de indenização em valor módico, sugerido em R$ 1.000,00 (mil reais). Requereu, por fim, a decretação de sigilo sobre os documentos com dados pessoais sensíveis e a total improcedência dos pedidos.</w:t>
      </w:r>
    </w:p>
    <w:p w:rsidRPr="00671C61" w:rsidR="000E628D" w:rsidRDefault="00B16341" w14:paraId="620935A8" w14:textId="77777777">
      <w:pPr>
        <w:ind w:firstLine="2268"/>
      </w:pPr>
      <w:r w:rsidRPr="00671C61">
        <w:rPr>
          <w:color w:val="00B050"/>
        </w:rPr>
        <w:t xml:space="preserve">O autor apresentou réplica de Id 280563258, em 22/06/2026, na qual sustentou que a contestação não impugna os fatos essenciais, reconhecendo expressamente que o autor é beneficiário regularmente vinculado ao plano, que o contrato estava vigente desde 20/03/2026, que houve efetiva negativa administrativa, que o menor necessitava de internação hospitalar pediátrica e que a autorização somente foi disponibilizada após a concessão da tutela de urgência. Refutou a impugnação à gratuidade da justiça, com base na </w:t>
      </w:r>
      <w:r w:rsidRPr="00671C61">
        <w:rPr>
          <w:color w:val="00B050"/>
        </w:rPr>
        <w:t>presunção do art. 99, § 3º, do CPC e na ausência de prova em sentido contrário produzida pela ré. Refutou a impugnação ao valor da causa, sustentando o caráter estimativo do montante e a impossibilidade de quantificação prévia do custo do tratamento, destacando que a própria ré admite não dispor de relatório consolidado de gastos e não indica qual seria o valor correto. No mérito, reafirmou a incidência do prazo máximo de carência de 24 (vinte e quatro) horas para urgência e emergência, previsto no art. 12,</w:t>
      </w:r>
      <w:r w:rsidRPr="00671C61">
        <w:rPr>
          <w:color w:val="00B050"/>
        </w:rPr>
        <w:t xml:space="preserve"> inc. V, alínea "c", e no art. 35-C da Lei nº 9.656/98, a ausência de impugnação específica ao quadro clínico e à classificação de risco, a </w:t>
      </w:r>
      <w:r w:rsidRPr="00671C61">
        <w:rPr>
          <w:color w:val="00B050"/>
        </w:rPr>
        <w:lastRenderedPageBreak/>
        <w:t>impossibilidade de a operadora substituir o médico assistente, a incidência do CDC e da Súmula 608 do STJ, e a proteção integral da criança. Transcreveu acórdão da 1ª Turma Cível deste Tribunal, processo 07159575420258070001, acórdão 2100310, relator Desembargador Rômulo de Araújo Mendes, julgado em 18/03/2026. Requereu a rejeição das preliminares, a confirmação integra</w:t>
      </w:r>
      <w:r w:rsidRPr="00671C61">
        <w:rPr>
          <w:color w:val="00B050"/>
        </w:rPr>
        <w:t>l da tutela de urgência, o reconhecimento da abusividade da negativa e a total procedência dos pedidos.</w:t>
      </w:r>
    </w:p>
    <w:p w:rsidRPr="00671C61" w:rsidR="000E628D" w:rsidRDefault="00B16341" w14:paraId="165C4B2C" w14:textId="77777777">
      <w:pPr>
        <w:ind w:firstLine="2268"/>
      </w:pPr>
      <w:r w:rsidRPr="00671C61">
        <w:rPr>
          <w:color w:val="00B050"/>
        </w:rPr>
        <w:t>Pela certidão de Id 280958753, cuja disponibilização foi certificada em Id 281325728, as partes foram intimadas a especificar as provas que pretendiam produzir. O autor manifestou-se em 03/07/2026, por meio das petições de Id 282075176 e Id 282075181, sustentando a suficiência da prova documental já produzida, consignando que não pretende produzir prova testemunhal ou pericial e requerendo o julgamento antecipado do mérito, nos termos do art. 355, inc. I, do CPC, com pedido subsidiário de intimação da ré pa</w:t>
      </w:r>
      <w:r w:rsidRPr="00671C61">
        <w:rPr>
          <w:color w:val="00B050"/>
        </w:rPr>
        <w:t>ra juntar a íntegra do procedimento administrativo de negativa e autorização. A ré manifestou- se em 15/07/2026, por meio da petição de Id 283363494, reiterando os termos da contestação, informando que não pretende produzir outras provas além das já acostadas e requerendo igualmente o julgamento antecipado do mérito, com a total improcedência dos pedidos.</w:t>
      </w:r>
    </w:p>
    <w:p w:rsidRPr="00671C61" w:rsidR="000E628D" w:rsidRDefault="00B16341" w14:paraId="6DBC81FE" w14:textId="77777777">
      <w:pPr>
        <w:ind w:firstLine="2268"/>
      </w:pPr>
      <w:r w:rsidRPr="00671C61">
        <w:rPr>
          <w:color w:val="00B050"/>
        </w:rPr>
        <w:t xml:space="preserve">Pela certidão de Id 284412065, os autos foram remetidos ao Ministério Público. O Ministério Público do Distrito Federal e dos Territórios, por intermédio da 1ª Promotoria de Justiça Cível, de Família, Órfãos e Sucessões do Guará, apresentou manifestação de Id 284586091, em 24/07/2026, na qual, após relatar o processado, consignou intervir como fiscal da ordem jurídica em razão da existência de interesse de incapaz, nos termos do art. 178, </w:t>
      </w:r>
      <w:r w:rsidRPr="00671C61">
        <w:rPr>
          <w:color w:val="00B050"/>
        </w:rPr>
        <w:lastRenderedPageBreak/>
        <w:t>inc. II, do CPC, reconheceu que os documentos dos autos são suficientes para o julgamento antecipado do mérito e opinou pela procedência dos pedidos iniciais, tornando definitiva a obrigação imposta à requerida de autorizar e custear integralmente a internação hospitalar e todos os procedimentos, exames, medicamentos, materiais e tratamentos necessários ao restabelecimento da saúde do autor, na forma da decisão liminar. Invocou o Ministério Público a Súmula 302 do STJ, os arts. 12, inc. V, alínea "c", e 35-</w:t>
      </w:r>
      <w:r w:rsidRPr="00671C61">
        <w:rPr>
          <w:color w:val="00B050"/>
        </w:rPr>
        <w:t>C, inc. I, da Lei nº 9.656/98, o art. 51, inc. IV, do CDC e as Súmulas 302 e 597 do STJ, transcrevendo acórdão da 6ª Turma Cível deste Tribunal, acórdão 2063331, processo 0714556-54.2024.8.07.0001, relator Desembargador Arquibaldo Carneiro Portela, julgado em 29/10/2025 e publicado no Diário da Justiça eletrônico em 27/11/2025.</w:t>
      </w:r>
    </w:p>
    <w:p w:rsidRPr="00671C61" w:rsidR="000E628D" w:rsidRDefault="00B16341" w14:paraId="73D3D126" w14:textId="77777777">
      <w:pPr>
        <w:ind w:firstLine="2268"/>
      </w:pPr>
      <w:r w:rsidRPr="00671C61">
        <w:rPr>
          <w:color w:val="00B050"/>
        </w:rPr>
        <w:t>Os autos vieram conclusos para sentença.</w:t>
      </w:r>
    </w:p>
    <w:p w:rsidRPr="00671C61" w:rsidR="000E628D" w:rsidRDefault="00B16341" w14:paraId="200BA3F4" w14:textId="77777777">
      <w:pPr>
        <w:ind w:firstLine="2268"/>
      </w:pPr>
      <w:r w:rsidRPr="00671C61">
        <w:rPr>
          <w:color w:val="00B050"/>
        </w:rPr>
        <w:t>É o relatório. Decido.</w:t>
      </w:r>
    </w:p>
    <w:p w:rsidRPr="00671C61" w:rsidR="000E628D" w:rsidRDefault="00B16341" w14:paraId="799D98EF" w14:textId="77777777">
      <w:pPr>
        <w:ind w:firstLine="2268"/>
      </w:pPr>
      <w:r w:rsidRPr="00671C61">
        <w:rPr>
          <w:color w:val="00B050"/>
        </w:rPr>
        <w:t>O processo comporta julgamento antecipado do mérito. A controvérsia é essencialmente documental e jurídica, e ambas as partes, quando intimadas a especificar provas, declararam expressamente que nada mais pretendiam produzir, requerendo o julgamento imediato. O Ministério Público, na condição de fiscal da ordem jurídica, também reconheceu a suficiência do acervo probatório. Incide, portanto, o art. 355, inc. I, do Código de Processo Civil (Lei nº 13.105/2015), que dispõe: "O juiz julgará antecipadamente o p</w:t>
      </w:r>
      <w:r w:rsidRPr="00671C61">
        <w:rPr>
          <w:color w:val="00B050"/>
        </w:rPr>
        <w:t>edido, proferindo sentença com resolução de mérito, quando: I - não houver necessidade de produção de outras provas".</w:t>
      </w:r>
    </w:p>
    <w:p w:rsidRPr="00671C61" w:rsidR="000E628D" w:rsidRDefault="00B16341" w14:paraId="2E010C1A" w14:textId="77777777">
      <w:pPr>
        <w:ind w:firstLine="2268"/>
      </w:pPr>
      <w:r w:rsidRPr="00671C61">
        <w:rPr>
          <w:color w:val="00B050"/>
        </w:rPr>
        <w:t xml:space="preserve">O pedido subsidiário formulado pelo autor na petição de Id 282075181, de intimação da ré para juntada da íntegra do procedimento administrativo interno de análise da solicitação, fica </w:t>
      </w:r>
      <w:r w:rsidRPr="00671C61">
        <w:rPr>
          <w:color w:val="00B050"/>
        </w:rPr>
        <w:lastRenderedPageBreak/>
        <w:t>prejudicado. A negativa administrativa está documentada nos autos, em sua integralidade e pelas próprias palavras da operadora, no documento de Id 277096533, e a ré não negou tê-la praticado nos termos ali registrados. A diligência seria, portanto, inútil ao deslinde da causa, incidindo o dever de indeferimento das diligências protelatórias ou desnecessárias, na forma do art. 370, parágrafo único, do CPC.</w:t>
      </w:r>
    </w:p>
    <w:p w:rsidRPr="00671C61" w:rsidR="000E628D" w:rsidRDefault="00B16341" w14:paraId="7939FDE9" w14:textId="77777777">
      <w:pPr>
        <w:ind w:firstLine="2268"/>
      </w:pPr>
      <w:r w:rsidRPr="00671C61">
        <w:rPr>
          <w:color w:val="00B050"/>
        </w:rPr>
        <w:t>Registre-se, ainda, que o feito tramita sob segredo de justiça, nível 1, conforme registro da autuação, o que atende ao requerimento de sigilo formulado pela ré ao final da contestação quanto aos documentos que contenham dados pessoais sensíveis, na forma do art. 189, inc. III, do CPC.</w:t>
      </w:r>
    </w:p>
    <w:p w:rsidRPr="00671C61" w:rsidR="000E628D" w:rsidRDefault="00B16341" w14:paraId="40CEC3E3" w14:textId="77777777">
      <w:pPr>
        <w:ind w:firstLine="2268"/>
      </w:pPr>
      <w:r w:rsidRPr="00671C61">
        <w:rPr>
          <w:color w:val="00B050"/>
        </w:rPr>
        <w:t>Passo ao exame das questões preliminares suscitadas na contestação.</w:t>
      </w:r>
    </w:p>
    <w:p w:rsidRPr="00671C61" w:rsidR="000E628D" w:rsidRDefault="00B16341" w14:paraId="573DB933" w14:textId="77777777">
      <w:pPr>
        <w:ind w:firstLine="2268"/>
      </w:pPr>
      <w:r w:rsidRPr="00671C61">
        <w:rPr>
          <w:color w:val="00B050"/>
        </w:rPr>
        <w:t>A impugnação ao benefício da gratuidade da justiça não prospera. O art. 99, § 3º, do Código de Processo Civil dispõe: "Presume- se verdadeira a alegação de insuficiência deduzida exclusivamente por pessoa natural." O autor é pessoa natural, criança com menos de 2 (dois)</w:t>
      </w:r>
    </w:p>
    <w:p w:rsidRPr="00671C61" w:rsidR="000E628D" w:rsidRDefault="00B16341" w14:paraId="75F6BC48" w14:textId="77777777">
      <w:pPr>
        <w:ind w:firstLine="2268"/>
      </w:pPr>
      <w:r w:rsidRPr="00671C61">
        <w:rPr>
          <w:color w:val="00B050"/>
        </w:rPr>
        <w:t>anos de idade na data do ajuizamento, representada por sua genitora, e deduziu expressamente a alegação de insuficiência de recursos na petição inicial de Id 277096529. A presunção legal é relativa, e pode ser afastada, mas somente diante de elementos concretos constantes dos autos, como determina o art. 99, § 2º, do mesmo diploma, segundo o qual "o juiz somente poderá indeferir o pedido se houver nos autos elementos que evidenciem a falta dos pressupostos legais para a concessão de gratuidade, devendo, ant</w:t>
      </w:r>
      <w:r w:rsidRPr="00671C61">
        <w:rPr>
          <w:color w:val="00B050"/>
        </w:rPr>
        <w:t>es de indeferir o pedido, determinar à parte a comprovação do preenchimento dos referidos pressupostos".</w:t>
      </w:r>
    </w:p>
    <w:p w:rsidRPr="00671C61" w:rsidR="000E628D" w:rsidRDefault="00B16341" w14:paraId="15A1FF6F" w14:textId="77777777">
      <w:pPr>
        <w:ind w:firstLine="2268"/>
      </w:pPr>
      <w:r w:rsidRPr="00671C61">
        <w:rPr>
          <w:color w:val="00B050"/>
        </w:rPr>
        <w:lastRenderedPageBreak/>
        <w:t>A ré não apontou um único elemento objetivo apto a infirmar a presunção. Não indicou patrimônio, não indicou renda, não apontou movimentação financeira incompatível, não juntou pesquisa patrimonial, não referiu bens registrados em nome da representante legal ou do titular do plano. Limitou-se a afirmar, em termos genéricos, que a documentação não seria robusta o bastante. A impugnação à gratuidade não se satisfaz com a mera negativa retórica: exige a demonstração de fato impeditivo, e essa demonstração incu</w:t>
      </w:r>
      <w:r w:rsidRPr="00671C61">
        <w:rPr>
          <w:color w:val="00B050"/>
        </w:rPr>
        <w:t>mbia à ré, por força do art. 373, inc. II, do CPC, que dispõe que o ônus da prova incumbe "ao réu, quanto à existência de fato impeditivo, modificativo ou extintivo do direito do autor". A decisão de Id 277150735 já havia consignado que as pesquisas realizadas não revelaram elementos de convicção desfavoráveis à concessão, e nada de novo foi trazido pela impugnante. O precedente da 1ª Turma Cível transcrito na contestação não socorre a ré, pois nele se afirma exatamente o que aqui se aplica: a presunção é i</w:t>
      </w:r>
      <w:r w:rsidRPr="00671C61">
        <w:rPr>
          <w:color w:val="00B050"/>
        </w:rPr>
        <w:t>uris tantum e pode ser elidida quando houver elementos nos autos, o que não ocorreu na espécie. Rejeito a preliminar e mantenho o benefício da gratuidade da justiça deferido em favor do autor.</w:t>
      </w:r>
    </w:p>
    <w:p w:rsidRPr="00671C61" w:rsidR="000E628D" w:rsidRDefault="00B16341" w14:paraId="02D100BF" w14:textId="77777777">
      <w:pPr>
        <w:ind w:firstLine="2268"/>
      </w:pPr>
      <w:r w:rsidRPr="00671C61">
        <w:rPr>
          <w:color w:val="00B050"/>
        </w:rPr>
        <w:t>A impugnação ao valor da causa também não prospera. O art. 292, § 3º, do CPC autoriza ao juiz corrigir, de ofício e por arbitramento, o valor da causa quando verificar que não corresponde ao conteúdo patrimonial em discussão ou ao proveito econômico perseguido. A correção pressupõe, porém, a demonstração da incorreção e, sobretudo, a indicação do valor tido por correto. A ré não indicou qual seria esse valor, não apresentou memória de cálculo, não juntou tabela de preços, orçamento hospitalar ou relatório d</w:t>
      </w:r>
      <w:r w:rsidRPr="00671C61">
        <w:rPr>
          <w:color w:val="00B050"/>
        </w:rPr>
        <w:t xml:space="preserve">e despesas, e expressamente afirmou que a </w:t>
      </w:r>
      <w:r w:rsidRPr="00671C61">
        <w:rPr>
          <w:color w:val="00B050"/>
        </w:rPr>
        <w:lastRenderedPageBreak/>
        <w:t>apuração dos custos depende do encerramento da conta médica e da consolidação das informações assistenciais.</w:t>
      </w:r>
    </w:p>
    <w:p w:rsidRPr="00671C61" w:rsidR="000E628D" w:rsidRDefault="00B16341" w14:paraId="27165470" w14:textId="77777777">
      <w:pPr>
        <w:ind w:firstLine="2268"/>
      </w:pPr>
      <w:r w:rsidRPr="00671C61">
        <w:rPr>
          <w:color w:val="00B050"/>
        </w:rPr>
        <w:t>A contradição é evidente. A ré sustenta que o valor atribuído pelo autor é excessivo e, na mesma peça, admite não dispor dos elementos necessários para mensurar o proveito econômico da demanda. Se a própria operadora, que detém o controle do prontuário de autorizações, das guias e da conta hospitalar, declara não conseguir quantificar a obrigação neste momento, não é dado exigir do consumidor, no ato do ajuizamento, precisão que a fornecedora não alcança.</w:t>
      </w:r>
    </w:p>
    <w:p w:rsidRPr="00671C61" w:rsidR="000E628D" w:rsidRDefault="00B16341" w14:paraId="1EB2173F" w14:textId="77777777">
      <w:pPr>
        <w:ind w:firstLine="2268"/>
      </w:pPr>
      <w:r w:rsidRPr="00671C61">
        <w:rPr>
          <w:color w:val="00B050"/>
        </w:rPr>
        <w:t>Acrescente-se que o objeto da demanda é obrigação de fazer de conteúdo econômico indeterminado no momento da propositura. O autor pediu a cobertura de internação pediátrica de duração então desconhecida, com exames, medicamentos, antibioticoterapia venosa, suporte respiratório, monitoramento clínico, honorários médicos e diárias hospitalares, cuja soma dependia da evolução clínica de um lactente internado em caráter de urgência. Nessas condições, o valor da causa assume caráter estimativo, e a estimativa de</w:t>
      </w:r>
      <w:r w:rsidRPr="00671C61">
        <w:rPr>
          <w:color w:val="00B050"/>
        </w:rPr>
        <w:t xml:space="preserve"> R$ 20.000,00 (vinte mil reais) mostra-se razoável e proporcional ao bem jurídico em disputa, nada tendo de exorbitante. Não há, ademais, repercussão sobre a competência deste Juízo nem prejuízo processual à ré. Rejeito a preliminar e mantenho o valor da causa tal como atribuído na petição inicial. Fica igualmente indeferido o pedido de concessão de prazo para juntada de relatório de gastos, por perda de utilidade diante do julgamento antecipado e por não se tratar de demanda de natureza condenatória ao pag</w:t>
      </w:r>
      <w:r w:rsidRPr="00671C61">
        <w:rPr>
          <w:color w:val="00B050"/>
        </w:rPr>
        <w:t>amento de quantia certa.</w:t>
      </w:r>
    </w:p>
    <w:p w:rsidRPr="00671C61" w:rsidR="000E628D" w:rsidRDefault="00B16341" w14:paraId="31328C1A" w14:textId="77777777">
      <w:pPr>
        <w:ind w:firstLine="2268"/>
      </w:pPr>
      <w:r w:rsidRPr="00671C61">
        <w:rPr>
          <w:color w:val="00B050"/>
        </w:rPr>
        <w:t>Superadas as preliminares, passo ao mérito.</w:t>
      </w:r>
    </w:p>
    <w:p w:rsidRPr="00671C61" w:rsidR="000E628D" w:rsidRDefault="00B16341" w14:paraId="7B358E78" w14:textId="77777777">
      <w:pPr>
        <w:ind w:firstLine="2268"/>
      </w:pPr>
      <w:r w:rsidRPr="00671C61">
        <w:rPr>
          <w:color w:val="00B050"/>
        </w:rPr>
        <w:lastRenderedPageBreak/>
        <w:t>A relação jurídica estabelecida entre as partes é de consumo. A ré é operadora de plano privado de assistência à saúde, registrada na ANS, e explora atividade econômica de prestação remunerada de serviços de assistência médica, enquadrando-se no conceito de fornecedora do art. 3º da Lei nº 8.078/90. O autor é beneficiário do plano e destinatário final dos serviços, enquadrando-se no conceito de consumidor do art. 2º do mesmo diploma. A incidência do microssistema consumerista às relações envolvendo operador</w:t>
      </w:r>
      <w:r w:rsidRPr="00671C61">
        <w:rPr>
          <w:color w:val="00B050"/>
        </w:rPr>
        <w:t>as de planos de saúde está pacificada na Súmula 608 do STJ, segundo a qual "aplica-se o Código de Defesa do Consumidor aos contratos de plano de saúde, salvo os administrados por entidades de autogestão". A ré não é entidade de autogestão, e nem alegou sê-lo. Aplicam-se, portanto, cumulativamente, o Código de Defesa do Consumidor, a Lei nº 9.656/98 e a regulamentação editada pela ANS, esta última nos limites da lei que a autoriza.</w:t>
      </w:r>
    </w:p>
    <w:p w:rsidRPr="00671C61" w:rsidR="000E628D" w:rsidRDefault="00B16341" w14:paraId="50A7874E" w14:textId="77777777">
      <w:pPr>
        <w:ind w:firstLine="2268"/>
      </w:pPr>
      <w:r w:rsidRPr="00671C61">
        <w:rPr>
          <w:color w:val="00B050"/>
        </w:rPr>
        <w:t>Delimito, inicialmente, os fatos incontroversos, que dispensam prova, nos termos do art. 374, inc. III, do CPC.</w:t>
      </w:r>
    </w:p>
    <w:p w:rsidRPr="00671C61" w:rsidR="000E628D" w:rsidRDefault="00B16341" w14:paraId="45FEA2F6" w14:textId="77777777">
      <w:pPr>
        <w:ind w:firstLine="2268"/>
      </w:pPr>
      <w:r w:rsidRPr="00671C61">
        <w:rPr>
          <w:color w:val="00B050"/>
        </w:rPr>
        <w:t>É incontroverso que existia vínculo contratual ativo entre as partes na data dos fatos. É incontroverso que o autor era beneficiário dependente regularmente inscrito no plano [plano], com início de vigência em 20/03/2026. É incontroverso que o menor foi atendido em 23/05/2026 no pronto-socorro pediátrico do [hospital], e que houve prescrição médica de internação. É incontroverso que a operadora negou administrativamente a cobertura da internação, invocando período de carência, limitando o atendimento às pri</w:t>
      </w:r>
      <w:r w:rsidRPr="00671C61">
        <w:rPr>
          <w:color w:val="00B050"/>
        </w:rPr>
        <w:t xml:space="preserve">meiras 12 (doze) horas e ofertando remoção para unidade pública. É incontroverso, por fim, que a autorização da internação somente foi </w:t>
      </w:r>
      <w:r w:rsidRPr="00671C61">
        <w:rPr>
          <w:color w:val="00B050"/>
        </w:rPr>
        <w:lastRenderedPageBreak/>
        <w:t>emitida em 25/05/2026, após a intimação da ré acerca da decisão de Id 277097451.</w:t>
      </w:r>
    </w:p>
    <w:p w:rsidRPr="00671C61" w:rsidR="000E628D" w:rsidRDefault="00B16341" w14:paraId="54BE9939" w14:textId="77777777">
      <w:pPr>
        <w:ind w:firstLine="2268"/>
      </w:pPr>
      <w:r w:rsidRPr="00671C61">
        <w:rPr>
          <w:color w:val="993300"/>
        </w:rPr>
        <w:t>A controvérsia, portanto, reduz-se a duas questões jurídicas: se a negativa administrativa encontrava amparo no contrato e na legislação de regência, e se a cláusula que limita a 12 (doze) horas o atendimento de urgência e emergência durante o período de carência para internação é válida diante do Código de Defesa do Consumidor e da Lei nº 9.656/98. Subsidiariamente, discute-se se o cumprimento posterior da liminar afasta o interesse na tutela definitiva.</w:t>
      </w:r>
    </w:p>
    <w:p w:rsidRPr="00671C61" w:rsidR="000E628D" w:rsidRDefault="00B16341" w14:paraId="2F090217" w14:textId="77777777">
      <w:pPr>
        <w:ind w:firstLine="2268"/>
      </w:pPr>
      <w:r w:rsidRPr="00671C61">
        <w:rPr>
          <w:color w:val="00B050"/>
        </w:rPr>
        <w:t>Examino o quadro fático apurado. O documento de Id 277096537, nomeado na inicial como "9- solicitação de internação médica", é a peça central do acervo probatório e merece exame minucioso, porque nele está registrada, pela pena do médico assistente e em papel timbrado do hospital, toda a base clínica da pretensão deduzida.</w:t>
      </w:r>
    </w:p>
    <w:p w:rsidRPr="00671C61" w:rsidR="000E628D" w:rsidRDefault="00B16341" w14:paraId="07A1F2CB" w14:textId="77777777">
      <w:pPr>
        <w:ind w:firstLine="2268"/>
      </w:pPr>
      <w:r w:rsidRPr="00671C61">
        <w:rPr>
          <w:color w:val="00B050"/>
        </w:rPr>
        <w:t>Trata-se de formulário intitulado Pedido de Internação, emitido pela unidade de emergência pediátrica do [hospital], identificado por prontuário e atendimento omitidos, com data de 23/05/2026 e hora 06:13. O documento qualifica o paciente como E. D. A., sexo masculino, nascido em [data de nascimento], nome da mãe D. D. L., e identifica o convênio como [operadora]. Está assinado pela médica assistente, com assinatura digital certificada no padrão ICP-Brasil.</w:t>
      </w:r>
    </w:p>
    <w:p w:rsidRPr="00671C61" w:rsidR="000E628D" w:rsidRDefault="00B16341" w14:paraId="6AEBFF54" w14:textId="77777777">
      <w:pPr>
        <w:ind w:firstLine="2268"/>
      </w:pPr>
      <w:r w:rsidRPr="00671C61">
        <w:rPr>
          <w:color w:val="00B050"/>
        </w:rPr>
        <w:t xml:space="preserve">O formulário contém campo específico de classificação de risco, no qual foi consignada, de forma expressa e destacada, a anotação MUITO URGENTE, cor laranja. Contém, na sequência, campo intitulado Solicitação de Internação, com as opções urgência e emergência. Registra como CID principal H650, </w:t>
      </w:r>
      <w:r w:rsidRPr="00671C61">
        <w:rPr>
          <w:color w:val="00B050"/>
        </w:rPr>
        <w:lastRenderedPageBreak/>
        <w:t>otite média aguda serosa. E indica, no campo Perfil de Internação, a acomodação em apartamento.</w:t>
      </w:r>
    </w:p>
    <w:p w:rsidRPr="00671C61" w:rsidR="000E628D" w:rsidRDefault="00B16341" w14:paraId="7AAF3272" w14:textId="77777777">
      <w:pPr>
        <w:ind w:firstLine="2268"/>
      </w:pPr>
      <w:r w:rsidRPr="00671C61">
        <w:rPr>
          <w:color w:val="00B050"/>
        </w:rPr>
        <w:t>A anamnese registrada no documento descreve lactente admitido em leito de pronto-socorro, acompanhado dos pais, com história de sintomas gripais recorrentes há mais de um mês. Registra que, cerca de uma semana antes, a criança cursou com tosse seca, congestão nasal, febre por um dia e fezes diarreicas por dois dias; que ficou afebril por três dias, associando-se melhora da diarreia, e que retornou com quadro de febre. Registra que o paciente passou por avaliação médica cinco dias antes, ocasião em que foi d</w:t>
      </w:r>
      <w:r w:rsidRPr="00671C61">
        <w:rPr>
          <w:color w:val="00B050"/>
        </w:rPr>
        <w:t>iagnosticado com influenza, ainda que os exames tenham resultado negativos, sendo prescrita azitromicina na dose de 10 mg por quilograma ao dia, com o quinto dia de tratamento coincidindo com a data do atendimento. Registra que houve melhora da febre um dia após aquela avaliação, mas que, há menos de 24 (vinte e quatro) horas, o quadro passou a cursar com sintoma associado a prostração e desconforto respiratório. Registra aceitação reduzida da dieta, com manutenção da aceitação de líquidos, e diurese sem al</w:t>
      </w:r>
      <w:r w:rsidRPr="00671C61">
        <w:rPr>
          <w:color w:val="00B050"/>
        </w:rPr>
        <w:t>terações.</w:t>
      </w:r>
    </w:p>
    <w:p w:rsidRPr="00671C61" w:rsidR="000E628D" w:rsidRDefault="00B16341" w14:paraId="2E2F4636" w14:textId="77777777">
      <w:pPr>
        <w:ind w:firstLine="2268"/>
      </w:pPr>
      <w:r w:rsidRPr="00671C61">
        <w:rPr>
          <w:color w:val="00B050"/>
        </w:rPr>
        <w:t>O ponto que este Juízo destaca, e que a ré em momento algum enfrentou, é o registro seguinte, textualmente lançado no documento de Id 277096537: o paciente deu entrada em box de emergência em razão de saturação discordante da admissão, tendo sido aferido o valor de 88% em ar ambiente, com anotação subsequente de que a medida real seria de 95% a 97% em ar ambiente.</w:t>
      </w:r>
    </w:p>
    <w:p w:rsidRPr="00671C61" w:rsidR="000E628D" w:rsidRDefault="00B16341" w14:paraId="66A556C3" w14:textId="77777777">
      <w:pPr>
        <w:ind w:firstLine="2268"/>
      </w:pPr>
      <w:r w:rsidRPr="00671C61">
        <w:rPr>
          <w:color w:val="00B050"/>
        </w:rPr>
        <w:t xml:space="preserve">A aferição de saturação periférica de oxigênio em 88% em ar ambiente, em lactente de 1 (um) ano e 8 (oito) meses de idade, é o dado clínico que determinou a admissão imediata da criança em box de emergência e que se articula diretamente com a </w:t>
      </w:r>
      <w:r w:rsidRPr="00671C61">
        <w:rPr>
          <w:color w:val="00B050"/>
        </w:rPr>
        <w:lastRenderedPageBreak/>
        <w:t>classificação de risco atribuída, MUITO URGENTE, cor laranja. Não se trata de anotação lateral ou de registro burocrático: é o registro objetivo do achado de hipoxemia à admissão, feito por profissional de saúde no exercício de função assistencial, em documento contemporâneo aos fatos e assinado digitalmente por médica identificada. A anotação de que a medida "real" seria de 95% a 97% traduz reaferição posterior, feita já no interior do serviço de emergência, e não desqualifica o achado inicial nem a decisã</w:t>
      </w:r>
      <w:r w:rsidRPr="00671C61">
        <w:rPr>
          <w:color w:val="00B050"/>
        </w:rPr>
        <w:t>o clínica que ele desencadeou. Ao contrário: o próprio texto do documento evidencia que foi precisamente a leitura de saturação baixa que motivou a admissão em box de emergência, isto é, a alocação da criança no nível assistencial de maior vigilância disponível no pronto-socorro. Não passa despercebido a este Juízo que a médica assistente, ao registrar a divergência entre a saturação de admissão e a reaferição, agiu com transparência e rigor técnico, documentando as duas medidas em vez de consignar apenas a</w:t>
      </w:r>
      <w:r w:rsidRPr="00671C61">
        <w:rPr>
          <w:color w:val="00B050"/>
        </w:rPr>
        <w:t xml:space="preserve"> que lhe fosse conveniente. Esse zelo reforça, e não enfraquece, a credibilidade do documento. E, sobretudo, não altera o desfecho da avaliação: mesmo após a reaferição da oximetria em patamar melhor, a médica manteve o paciente sob observação, prosseguiu na investigação e concluiu pela internação.</w:t>
      </w:r>
    </w:p>
    <w:p w:rsidRPr="00671C61" w:rsidR="000E628D" w:rsidRDefault="00B16341" w14:paraId="6FFE6C2D" w14:textId="77777777">
      <w:pPr>
        <w:ind w:firstLine="2268"/>
      </w:pPr>
      <w:r w:rsidRPr="00671C61">
        <w:rPr>
          <w:color w:val="00B050"/>
        </w:rPr>
        <w:t xml:space="preserve">Com efeito, o documento de Id 277096537 registra que, durante a avaliação, o paciente permaneceu hemodinamicamente estável, sem necessidade de suporte, ventilando espontaneamente em ar ambiente, mas mantendo taquipneia moderada, em vigência de febre na ocasião. Registra que, reavaliado após os exames e após antitérmico, a ausculta revelou sibilos bilaterais e crepitações à direita. Registra que foi realizado resgate com salbutamol associado a brometo de ipratrópio, com </w:t>
      </w:r>
      <w:r w:rsidRPr="00671C61">
        <w:rPr>
          <w:color w:val="00B050"/>
        </w:rPr>
        <w:lastRenderedPageBreak/>
        <w:t>melhora dos sibilos, mas com manutenção de dispneia discreta. E registra, textualmente, a decisão médica: opta-se pela internação com antibiótico endovenoso, em razão do achado de otite bilateral, com relato materno de tratamento anterior com amoxicilina e clavulanato há pouco mais de um mês, e em razão da necessidade de broncodilatador.</w:t>
      </w:r>
    </w:p>
    <w:p w:rsidRPr="00671C61" w:rsidR="000E628D" w:rsidRDefault="00B16341" w14:paraId="0E88E56C" w14:textId="77777777">
      <w:pPr>
        <w:ind w:firstLine="2268"/>
      </w:pPr>
      <w:r w:rsidRPr="00671C61">
        <w:rPr>
          <w:color w:val="00B050"/>
        </w:rPr>
        <w:t xml:space="preserve">O exame físico documentado é igualmente eloquente. Registra lactente acordado, ativo e reativo, corado, hidratado, taquidispneico e afebril ao toque, ainda taquicárdico após o salbutamol. Registra frequência cardíaca de 168 batimentos por minuto, frequência respiratória de 40 incursões por minuto, saturação periférica de oxigênio de 97% em ar ambiente e tempo de enchimento capilar inferior a 2 (dois) segundos. Registra, à otoscopia, membrana timpânica opacificada bilateralmente, abaulada à esquerda e muito </w:t>
      </w:r>
      <w:r w:rsidRPr="00671C61">
        <w:rPr>
          <w:color w:val="00B050"/>
        </w:rPr>
        <w:t>retraída à direita. Registra, ao aparelho respiratório, murmúrio vesicular com sibilos e crepitações discretas à direita, com tiragem subcostal e retrações discretas. Registra, ao aparelho cardiovascular, ritmo cardíaco regular em dois tempos com bulhas normofonéticas e sem sopros.</w:t>
      </w:r>
    </w:p>
    <w:p w:rsidRPr="00671C61" w:rsidR="000E628D" w:rsidRDefault="00B16341" w14:paraId="34D62971" w14:textId="77777777">
      <w:pPr>
        <w:ind w:firstLine="2268"/>
      </w:pPr>
      <w:r w:rsidRPr="00671C61">
        <w:rPr>
          <w:color w:val="00B050"/>
        </w:rPr>
        <w:t>Os exames complementares registrados no mesmo documento apontam hemoglobina de 11,3, hematócrito de 33, leucócitos de 10,7 com 58% de segmentados e 25% de linfócitos, plaquetas de 467 mil, e, o que é decisivo, radiografia de tórax com infiltrado e discreta opacidade à direita. As hipóteses diagnósticas consignadas são broncopneumonia com sibilância e otite média aguda bilateral. Consta ainda o registro de comorbidade, asma, com uso regular de beclometasona na apresentação de 50 microgramas, dois jatos ao di</w:t>
      </w:r>
      <w:r w:rsidRPr="00671C61">
        <w:rPr>
          <w:color w:val="00B050"/>
        </w:rPr>
        <w:t>a, e negativa de alergias medicamentosas.</w:t>
      </w:r>
    </w:p>
    <w:p w:rsidRPr="00671C61" w:rsidR="000E628D" w:rsidRDefault="00B16341" w14:paraId="1700994A" w14:textId="77777777">
      <w:pPr>
        <w:ind w:firstLine="2268"/>
      </w:pPr>
      <w:r w:rsidRPr="00671C61">
        <w:rPr>
          <w:color w:val="00B050"/>
        </w:rPr>
        <w:lastRenderedPageBreak/>
        <w:t>A segunda página do documento de Id 277096537 traz a conduta prescrita: internação em enfermaria, hidratação venosa a 30% em razão da baixa aceitação da dieta, prescrição de ampicilina com sulbactam na dose de 200 mg por quilograma ao dia, prescrição de salbutamol de 3 (três) em 3 (três) horas, sintomáticos se necessário e aguardo dos demais exames.</w:t>
      </w:r>
    </w:p>
    <w:p w:rsidRPr="00671C61" w:rsidR="000E628D" w:rsidRDefault="00B16341" w14:paraId="0D055911" w14:textId="77777777">
      <w:pPr>
        <w:ind w:firstLine="2268"/>
      </w:pPr>
      <w:r w:rsidRPr="00671C61">
        <w:rPr>
          <w:color w:val="00B050"/>
        </w:rPr>
        <w:t>Esse conjunto não descreve consulta ambulatorial nem intercorrência banal. Descreve criança de 20 (vinte) meses, com asma como comorbidade, admitida em box de emergência após aferição de saturação de 88% em ar ambiente, classificada como caso de altíssima prioridade no protocolo de acolhimento com classificação de risco, taquicárdica a 168 batimentos por minuto e taquipneica a 40 incursões por minuto, com sibilos e crepitações à ausculta, com infiltrado radiológico à direita, com otite média aguda bilateral</w:t>
      </w:r>
      <w:r w:rsidRPr="00671C61">
        <w:rPr>
          <w:color w:val="00B050"/>
        </w:rPr>
        <w:t>, que não respondeu completamente ao broncodilatador de resgate e que, por decisão fundamentada da médica assistente, necessitava de antibioticoterapia por via endovenosa, hidratação venosa e broncodilatação de horário, providências que só podem ser executadas em regime de internação hospitalar. A prescrição de antibiótico endovenoso é, por si só, indicativo objetivo e verificável da necessidade de internação. Não se administra ampicilina com sulbactam por via venosa, de horário, em domicílio ou em regime a</w:t>
      </w:r>
      <w:r w:rsidRPr="00671C61">
        <w:rPr>
          <w:color w:val="00B050"/>
        </w:rPr>
        <w:t xml:space="preserve">mbulatorial. A escolha da via endovenosa, associada à hidratação venosa e à necessidade de salbutamol a cada 3 (três) horas, revela que o suporte hospitalar contínuo era o único meio de executar o plano terapêutico. Da mesma forma, a taquipneia de 40 incursões por minuto e a taquicardia de 168 batimentos por minuto, em lactente, associadas a infiltrado pulmonar e a antecedente de asma, compõem </w:t>
      </w:r>
      <w:r w:rsidRPr="00671C61">
        <w:rPr>
          <w:color w:val="00B050"/>
        </w:rPr>
        <w:lastRenderedPageBreak/>
        <w:t>quadro de risco concreto de deterioração respiratória, que é exatamente o cenário para o qual existe a internação h</w:t>
      </w:r>
      <w:r w:rsidRPr="00671C61">
        <w:rPr>
          <w:color w:val="00B050"/>
        </w:rPr>
        <w:t>ospitalar.</w:t>
      </w:r>
    </w:p>
    <w:p w:rsidRPr="00671C61" w:rsidR="000E628D" w:rsidRDefault="00B16341" w14:paraId="2136A8F6" w14:textId="77777777">
      <w:pPr>
        <w:ind w:firstLine="2268"/>
      </w:pPr>
      <w:r w:rsidRPr="00671C61">
        <w:rPr>
          <w:color w:val="00B050"/>
        </w:rPr>
        <w:t>Ao lado disso, o documento de Id 277096533, nomeado na inicial como "5- negativa 1", registra a integralidade da recusa administrativa, em texto produzido pela própria operadora. O documento reproduz troca de mensagens eletrônicas iniciada pela Central de Leitos do [hospital], sob o assunto solicitação de auxílio na busca de vagas e remoção, informando estar com o paciente E. D. A., do convênio [operadora], e sem disponibilidade de leitos naquela unidade. Em resposta, o endereço [e-mail da operadora] inform</w:t>
      </w:r>
      <w:r w:rsidRPr="00671C61">
        <w:rPr>
          <w:color w:val="00B050"/>
        </w:rPr>
        <w:t>ou, textualmente, o seguinte: que o beneficiário se encontra em período de carência, o que limita a cobertura às 12 (doze) primeiras horas do atendimento, nos termos do art. 3º, § 1º, da Resolução CONSU nº 13/1998; que, assim, não há cobertura contratual para internação naquela unidade assistencial; que, para garantir a continuidade adequada do atendimento, a operadora oferta remoção assistida para unidade pública que disponha dos recursos necessários; que está integralmente à disposição para realizar a rem</w:t>
      </w:r>
      <w:r w:rsidRPr="00671C61">
        <w:rPr>
          <w:color w:val="00B050"/>
        </w:rPr>
        <w:t>oção assim que a unidade informar a existência de vaga no Sistema Único de Saúde; e que, caso o beneficiário ou o responsável opte por permanecer na unidade e recuse a remoção, a operadora ficará desobrigada de responsabilidade médica e financeira, nos termos do art. 7º, § 4º, da mesma resolução. O documento traz, ainda, anotação manuscrita com o número de guia da operadora [nº] e o número de guia no prestador [nº].</w:t>
      </w:r>
    </w:p>
    <w:p w:rsidRPr="00671C61" w:rsidR="000E628D" w:rsidRDefault="00B16341" w14:paraId="48FC994B" w14:textId="77777777">
      <w:pPr>
        <w:ind w:firstLine="2268"/>
      </w:pPr>
      <w:r w:rsidRPr="00671C61">
        <w:rPr>
          <w:color w:val="00B050"/>
        </w:rPr>
        <w:t>O registro é da maior importância para o julgamento, por três razões.</w:t>
      </w:r>
    </w:p>
    <w:p w:rsidRPr="00671C61" w:rsidR="000E628D" w:rsidRDefault="00B16341" w14:paraId="1D91A75E" w14:textId="77777777">
      <w:pPr>
        <w:ind w:firstLine="2268"/>
      </w:pPr>
      <w:r w:rsidRPr="00671C61">
        <w:rPr>
          <w:color w:val="00B050"/>
        </w:rPr>
        <w:t xml:space="preserve">A primeira razão é que a negativa foi integralmente fundada em carência, e apenas em carência. Em nenhum momento </w:t>
      </w:r>
      <w:r w:rsidRPr="00671C61">
        <w:rPr>
          <w:color w:val="00B050"/>
        </w:rPr>
        <w:lastRenderedPageBreak/>
        <w:t>a operadora afirmou, no plano administrativo, que o quadro clínico não configurava urgência ou emergência. Em nenhum momento questionou a saturação aferida, a classificação de risco, a frequência respiratória, o achado radiológico ou a indicação de antibioticoterapia venosa. A recusa partiu do pressuposto de que havia atendimento de urgência ou emergência, tanto que invocou precisamente a norma que disciplina o atendimento de urgência e emergência durante a carência. A tese defensiva de que o caso não se en</w:t>
      </w:r>
      <w:r w:rsidRPr="00671C61">
        <w:rPr>
          <w:color w:val="00B050"/>
        </w:rPr>
        <w:t>quadraria nos conceitos do art. 35-C da Lei nº 9.656/98 é, portanto, argumento construído em juízo, posterior e incompatível com a conduta administrativa que a própria ré adotou.</w:t>
      </w:r>
    </w:p>
    <w:p w:rsidRPr="00671C61" w:rsidR="000E628D" w:rsidRDefault="00B16341" w14:paraId="77CE81CF" w14:textId="77777777">
      <w:pPr>
        <w:ind w:firstLine="2268"/>
      </w:pPr>
      <w:r w:rsidRPr="00671C61">
        <w:rPr>
          <w:color w:val="00B050"/>
        </w:rPr>
        <w:t>A segunda razão é que a operadora, ao mesmo tempo em que negava a internação, ofertava remoção para unidade pública e condicionava essa remoção à existência de vaga no Sistema Único de Saúde, informada pela própria unidade hospitalar. Vale dizer: a continuidade do tratamento de uma criança em quadro respiratório agudo ficaria na dependência de um leito público cuja existência a operadora não assegurava e cuja busca transferia ao hospital e à família. O documento de Id 277096533 registra que o próprio hospit</w:t>
      </w:r>
      <w:r w:rsidRPr="00671C61">
        <w:rPr>
          <w:color w:val="00B050"/>
        </w:rPr>
        <w:t>al comunicou não dispor de leitos. O resultado prático da conduta administrativa seria, portanto, a interrupção do cuidado de um lactente hipoxêmico à admissão, com pneumonia radiologicamente documentada, enquanto se procurava vaga na rede pública. A terceira razão é que a operadora expressamente advertiu que ficaria desobrigada de responsabilidade médica e financeira caso a família optasse por permanecer na unidade. A advertência, dirigida à mãe de uma criança de 20 (vinte) meses em atendimento de emergênc</w:t>
      </w:r>
      <w:r w:rsidRPr="00671C61">
        <w:rPr>
          <w:color w:val="00B050"/>
        </w:rPr>
        <w:t xml:space="preserve">ia, colocou a representante legal diante de dilema que o contrato de plano de saúde existe exatamente para evitar: escolher </w:t>
      </w:r>
      <w:r w:rsidRPr="00671C61">
        <w:rPr>
          <w:color w:val="00B050"/>
        </w:rPr>
        <w:lastRenderedPageBreak/>
        <w:t>entre manter o filho no hospital assumindo integralmente o custo ou removê-lo para local incerto.</w:t>
      </w:r>
    </w:p>
    <w:p w:rsidRPr="00671C61" w:rsidR="000E628D" w:rsidRDefault="00B16341" w14:paraId="4856D909" w14:textId="77777777">
      <w:pPr>
        <w:ind w:firstLine="2268"/>
      </w:pPr>
      <w:r w:rsidRPr="00671C61">
        <w:rPr>
          <w:color w:val="00B050"/>
        </w:rPr>
        <w:t xml:space="preserve">O documento de Id 277096534, nomeado "6- negativa 2", complementa o quadro. Trata-se de tela do sistema de autorizações da operadora, extraída em 23/05/2026 às 04:42, referente ao beneficiário de matrícula [nº], guia da operadora [nº] e guia do prestador [nº], na qual se lê que o item 4.03.23.67-6, pesquisa rápida para influenza A e B, foi solicitado em quantidade 1 (um) e autorizado em quantidade 0 (zero), com situação registrada como negado, ao passo que o item 4.03.25.02-4, teste rápido para detecção de </w:t>
      </w:r>
      <w:r w:rsidRPr="00671C61">
        <w:rPr>
          <w:color w:val="00B050"/>
        </w:rPr>
        <w:t>SARS-CoV-2, foi solicitado e autorizado. O documento demonstra que a restrição de cobertura não se limitou à internação: alcançou também exame diagnóstico solicitado no mesmo atendimento de emergência, o que reforça o caráter restritivo da atuação administrativa da operadora naquele evento assistencial.</w:t>
      </w:r>
    </w:p>
    <w:p w:rsidRPr="00671C61" w:rsidR="000E628D" w:rsidRDefault="00B16341" w14:paraId="46D10B68" w14:textId="77777777">
      <w:pPr>
        <w:ind w:firstLine="2268"/>
      </w:pPr>
      <w:r w:rsidRPr="00671C61">
        <w:rPr>
          <w:color w:val="00B050"/>
        </w:rPr>
        <w:t>O documento de Id 277096536, cópia da carteira de identificação do beneficiário, registra o nome E. D. A., matrícula [nº], nascimento em [data de nascimento], cartão nacional de saúde [nº], plano [plano], acomodação em enfermaria, data de vigência 20/03/2026, campo de Cobertura Parcial Temporária com a anotação expressa "NÃO HÁ", e segmentação assistencial descrita como ambulatorial mais hospitalar com obstetrícia.</w:t>
      </w:r>
    </w:p>
    <w:p w:rsidRPr="00671C61" w:rsidR="000E628D" w:rsidRDefault="00B16341" w14:paraId="5CAF6627" w14:textId="77777777">
      <w:pPr>
        <w:ind w:firstLine="2268"/>
      </w:pPr>
      <w:r w:rsidRPr="00671C61">
        <w:rPr>
          <w:color w:val="00B050"/>
        </w:rPr>
        <w:t xml:space="preserve">Duas informações desse documento são decisivas. A primeira é a segmentação: o plano contratado é hospitalar, e não meramente ambulatorial. A regra do art. 2º da Resolução CONSU nº 13/1998, que limita a 12 (doze) horas a cobertura de urgência e emergência, dirige-se ao plano ambulatorial, e não ao plano hospitalar. A segunda é a inexistência de Cobertura Parcial Temporária, textualmente registrada pela própria operadora </w:t>
      </w:r>
      <w:r w:rsidRPr="00671C61">
        <w:rPr>
          <w:color w:val="00B050"/>
        </w:rPr>
        <w:lastRenderedPageBreak/>
        <w:t>no documento de identificação que emitiu. Isso afasta, de plano, a incidência da cláusula 9.6 do contrato de Id 279754954, que limita a 12 (doze) horas o atendimento nos casos em que houver acordo de Cobertura Parcial Temporária relacionada a doenças e lesões preexistentes.</w:t>
      </w:r>
    </w:p>
    <w:p w:rsidRPr="00671C61" w:rsidR="000E628D" w:rsidRDefault="00B16341" w14:paraId="4FEECA0C" w14:textId="77777777">
      <w:pPr>
        <w:ind w:firstLine="2268"/>
      </w:pPr>
      <w:r w:rsidRPr="00671C61">
        <w:rPr>
          <w:color w:val="00B050"/>
        </w:rPr>
        <w:t>Passo ao exame do instrumento contratual, que a própria ré juntou.</w:t>
      </w:r>
    </w:p>
    <w:p w:rsidRPr="00671C61" w:rsidR="000E628D" w:rsidRDefault="00B16341" w14:paraId="16CA0D12" w14:textId="77777777">
      <w:pPr>
        <w:ind w:firstLine="2268"/>
      </w:pPr>
      <w:r w:rsidRPr="00671C61">
        <w:rPr>
          <w:color w:val="00B050"/>
        </w:rPr>
        <w:t>O contrato de cobertura de assistência médica e hospitalar coletivo por adesão, de Id 279754954, dispõe, na cláusula sétima, item 7.1: "Entende-se por carência o período de tempo durante o qual o Beneficiário não terá direito às coberturas contratadas. O direito de atendimento ao Beneficiário dos serviços previstos neste instrumento será garantido após cumprimento das carências especificadas no quadro abaixo, observando-se o disposto na legislação vigente, especialmente inciso V, art. 12, da Lei nº 9.656/19</w:t>
      </w:r>
      <w:r w:rsidRPr="00671C61">
        <w:rPr>
          <w:color w:val="00B050"/>
        </w:rPr>
        <w:t>98."</w:t>
      </w:r>
    </w:p>
    <w:p w:rsidRPr="00671C61" w:rsidR="000E628D" w:rsidRDefault="00B16341" w14:paraId="606435CB" w14:textId="77777777">
      <w:pPr>
        <w:ind w:firstLine="2268"/>
      </w:pPr>
      <w:r w:rsidRPr="00671C61">
        <w:rPr>
          <w:color w:val="00B050"/>
        </w:rPr>
        <w:t xml:space="preserve">O item 7.2 do mesmo contrato apresenta o quadro de carência padrão, no qual se lê, para os casos de urgência e emergência, o prazo de 24 (vinte e quatro) horas; para as demais situações, o prazo de 180 (cento e oitenta) dias; para partos a termo, excluídos os partos prematuros e os decorrentes de complicações no processo gestacional, o prazo de 300 (trezentos) dias; e para Cobertura Parcial Temporária, o prazo de 24 (vinte e quatro) meses. O item 7.4 estabelece que o prazo de carência será contado a partir </w:t>
      </w:r>
      <w:r w:rsidRPr="00671C61">
        <w:rPr>
          <w:color w:val="00B050"/>
        </w:rPr>
        <w:t xml:space="preserve">do início de vigência do contrato. A proposta de adesão de Id 279754955, subscrita em Brasília em 25/02/2026, reproduz o mesmo quadro. No item 8, sob o título carências contratuais, consta a tabela de carência do plano [plano], na qual, para o grupo de benefícios urgência e emergência, está fixada a carência padrão de 24 (vinte e </w:t>
      </w:r>
      <w:r w:rsidRPr="00671C61">
        <w:rPr>
          <w:color w:val="00B050"/>
        </w:rPr>
        <w:lastRenderedPageBreak/>
        <w:t>quatro) horas. A mesma tabela fixa 30 (trinta) dias para consultas eletivas, 30 (trinta) dias para exames simples, 120 (cento e vinte) dias para exames complementares, 180 (cento e</w:t>
      </w:r>
      <w:r w:rsidRPr="00671C61">
        <w:rPr>
          <w:color w:val="00B050"/>
        </w:rPr>
        <w:t xml:space="preserve"> oitenta) dias para exames especiais, 180 (cento e oitenta) dias para procedimentos de alta complexidade e 300 (trezentos) dias para parto a termo. A proposta registra ainda, na seção de dados dos dependentes, o nome do autor, sua filiação, sua data de nascimento e o campo carência com a anotação "SIM".</w:t>
      </w:r>
    </w:p>
    <w:p w:rsidRPr="00671C61" w:rsidR="000E628D" w:rsidRDefault="00B16341" w14:paraId="7F7086CE" w14:textId="77777777">
      <w:pPr>
        <w:ind w:firstLine="2268"/>
      </w:pPr>
      <w:r w:rsidRPr="00671C61">
        <w:rPr>
          <w:color w:val="00B050"/>
        </w:rPr>
        <w:t>É precisamente aqui que a tese defensiva se desfaz.</w:t>
      </w:r>
    </w:p>
    <w:p w:rsidRPr="00671C61" w:rsidR="000E628D" w:rsidRDefault="00B16341" w14:paraId="1AF099C7" w14:textId="77777777">
      <w:pPr>
        <w:ind w:firstLine="2268"/>
      </w:pPr>
      <w:r w:rsidRPr="00671C61">
        <w:rPr>
          <w:color w:val="00B050"/>
        </w:rPr>
        <w:t>A ré sustentou, na contestação de Id 279754953, que a negativa se fundou na carência de 180 (cento e oitenta) dias aplicável às demais situações, inclusive internações hospitalares, e que a proposta de adesão registra a sujeição do dependente ao cumprimento de carência. O registro da palavra "SIM" no campo carência da proposta significa apenas que o beneficiário estava sujeito à carência padrão, isto é, à tabela do item 8 da própria proposta e do item 7.2 do próprio contrato. E essa tabela, redigida pela ré</w:t>
      </w:r>
      <w:r w:rsidRPr="00671C61">
        <w:rPr>
          <w:color w:val="00B050"/>
        </w:rPr>
        <w:t>, comercializada pela ré e assinada pelo consumidor, estabelece de forma inequívoca que a carência para os casos de urgência e emergência é de 24 (vinte e quatro) horas.</w:t>
      </w:r>
    </w:p>
    <w:p w:rsidRPr="00671C61" w:rsidR="000E628D" w:rsidRDefault="00B16341" w14:paraId="1B483466" w14:textId="77777777">
      <w:pPr>
        <w:ind w:firstLine="2268"/>
      </w:pPr>
      <w:r w:rsidRPr="00671C61">
        <w:rPr>
          <w:color w:val="993300"/>
        </w:rPr>
        <w:t>O contrato, portanto, não ampara a recusa. Ele a contradiz. O prazo de 180 (cento e oitenta) dias invocado pela operadora aplica-se, segundo a literalidade da cláusula que ela própria redigiu, às "demais situações", isto é, às situações que não sejam de urgência ou emergência. Para as situações de urgência e emergência, o próprio contrato fixa 24 (vinte e quatro) horas, em cumprimento ao que determina a lei.</w:t>
      </w:r>
    </w:p>
    <w:p w:rsidRPr="00671C61" w:rsidR="000E628D" w:rsidRDefault="00B16341" w14:paraId="3C0EDD02" w14:textId="77777777">
      <w:pPr>
        <w:ind w:firstLine="2268"/>
      </w:pPr>
      <w:r w:rsidRPr="00671C61">
        <w:rPr>
          <w:color w:val="00B050"/>
        </w:rPr>
        <w:lastRenderedPageBreak/>
        <w:t>O contrato de Id 279754954 vai adiante e define, na cláusula 9.2, o conceito de emergência nos seguintes termos: "Considera-se atendimento de emergência o evento que implica em risco imediato de morte ou de lesão irreparável para o paciente, caracterizado em declaração do médico assistente." A definição contratual reproduz a definição legal e atribui ao médico assistente, e não à operadora, a competência para caracterizar a emergência. No caso dos autos, a médica assistente caracterizou o atendimento como d</w:t>
      </w:r>
      <w:r w:rsidRPr="00671C61">
        <w:rPr>
          <w:color w:val="00B050"/>
        </w:rPr>
        <w:t>e altíssima prioridade e prescreveu internação imediata, no documento de Id 277096537.</w:t>
      </w:r>
    </w:p>
    <w:p w:rsidRPr="00671C61" w:rsidR="000E628D" w:rsidRDefault="00B16341" w14:paraId="21417929" w14:textId="77777777">
      <w:pPr>
        <w:ind w:firstLine="2268"/>
      </w:pPr>
      <w:r w:rsidRPr="00671C61">
        <w:rPr>
          <w:color w:val="993300"/>
        </w:rPr>
        <w:t>A cláusula 9.4 do mesmo contrato dispõe: "Depois de cumpridas as carências, haverá cobertura dos atendimentos de urgência e emergência que evoluírem para a internação, desde a admissão até a alta, ou que sejam necessários para a preservação da vida, órgãos e funções." Cumprida a carência de 24 (vinte e quatro) horas aplicável à urgência e emergência, e cumprida ela em 21/03/2026, a cobertura da internação decorrente de atendimento de urgência era devida desde a admissão até a alta, por força da própria cláu</w:t>
      </w:r>
      <w:r w:rsidRPr="00671C61">
        <w:rPr>
          <w:color w:val="993300"/>
        </w:rPr>
        <w:t>sula contratual.</w:t>
      </w:r>
    </w:p>
    <w:p w:rsidRPr="00671C61" w:rsidR="000E628D" w:rsidRDefault="00B16341" w14:paraId="67D1CECB" w14:textId="77777777">
      <w:pPr>
        <w:ind w:firstLine="2268"/>
      </w:pPr>
      <w:r w:rsidRPr="00671C61">
        <w:rPr>
          <w:color w:val="00B050"/>
        </w:rPr>
        <w:t>A ré apoiou-se, na prática administrativa e na defesa, na cláusula 9.7, assim redigida: "Nos casos em que o atendimento de emergência for efetuado no decorrer dos períodos de carência para internação, será garantido o atendimento limitado às primeiras 12 (doze) horas, ou até que ocorra a necessidade de internação." E ainda na cláusula 9.9: "Haverá remoção para unidade do SUS, depois de realizados os procedimentos caracterizados como urgência e emergência, nos casos do Beneficiário estar cumprindo período de</w:t>
      </w:r>
      <w:r w:rsidRPr="00671C61">
        <w:rPr>
          <w:color w:val="00B050"/>
        </w:rPr>
        <w:t xml:space="preserve"> carência para internação." Essas duas cláusulas são o </w:t>
      </w:r>
      <w:r w:rsidRPr="00671C61">
        <w:rPr>
          <w:color w:val="00B050"/>
        </w:rPr>
        <w:lastRenderedPageBreak/>
        <w:t>núcleo da controvérsia, e devem ser declaradas abusivas na exata medida em que aplicadas à hipótese dos autos.</w:t>
      </w:r>
    </w:p>
    <w:p w:rsidRPr="00671C61" w:rsidR="000E628D" w:rsidRDefault="00B16341" w14:paraId="76F724B9" w14:textId="77777777">
      <w:pPr>
        <w:ind w:firstLine="2268"/>
      </w:pPr>
      <w:r w:rsidRPr="00671C61">
        <w:rPr>
          <w:color w:val="00B050"/>
        </w:rPr>
        <w:t>Em primeiro lugar, por incoerência interna do próprio instrumento. Se o item 7.2 estabelece que a carência para urgência e emergência é de 24 (vinte e quatro) horas, e se essa carência estava cumprida desde 21/03/2026, então o beneficiário não estava, para efeito de atendimento de urgência e emergência, "cumprindo período de carência". A cláusula 9.7 cria, por via oblíqua, uma carência de 180 (cento e oitenta) dias para o atendimento de urgência que evolua para internação, exatamente o que o item 7.2 afasto</w:t>
      </w:r>
      <w:r w:rsidRPr="00671C61">
        <w:rPr>
          <w:color w:val="00B050"/>
        </w:rPr>
        <w:t>u e o que a lei proíbe. Havendo contradição entre cláusulas de um mesmo contrato de adesão, prevalece a interpretação mais favorável ao consumidor, por imposição do art. 47 da Lei nº 8.078/90, que dispõe: "As cláusulas contratuais serão interpretadas de maneira mais favorável ao consumidor."</w:t>
      </w:r>
    </w:p>
    <w:p w:rsidRPr="00671C61" w:rsidR="000E628D" w:rsidRDefault="00B16341" w14:paraId="0248CB64" w14:textId="77777777">
      <w:pPr>
        <w:ind w:firstLine="2268"/>
      </w:pPr>
      <w:r w:rsidRPr="00671C61">
        <w:rPr>
          <w:color w:val="993300"/>
        </w:rPr>
        <w:t>Em segundo lugar, por contrariedade à lei. O art. 12, inc. V, alínea "c", da Lei nº 9.656/98 dispõe, ao tratar das exigências mínimas dos planos privados de assistência à saúde, que, quando fixar períodos de carência, deverá ser observado "prazo máximo de vinte e quatro horas para a cobertura dos casos de urgência e emergência". A norma é de ordem pública e não comporta exceção fundada na necessidade de internação. Não há, na lei, previsão de que a cobertura de urgência e emergência se interrompa no momento</w:t>
      </w:r>
      <w:r w:rsidRPr="00671C61">
        <w:rPr>
          <w:color w:val="993300"/>
        </w:rPr>
        <w:t xml:space="preserve"> em que o atendimento evolua para internação. O que a lei fixa é um teto de carência, e esse teto é de 24 (vinte e quatro) horas.</w:t>
      </w:r>
    </w:p>
    <w:p w:rsidRPr="00671C61" w:rsidR="000E628D" w:rsidRDefault="00B16341" w14:paraId="3DAF6A4F" w14:textId="77777777">
      <w:pPr>
        <w:ind w:firstLine="2268"/>
      </w:pPr>
      <w:r w:rsidRPr="00671C61">
        <w:rPr>
          <w:color w:val="00B050"/>
        </w:rPr>
        <w:t xml:space="preserve">O art. 35-C da mesma lei, por sua vez, dispõe: "É obrigatória a cobertura do atendimento nos casos: I - de emergência, como tal definidos os que implicarem risco imediato de vida ou de </w:t>
      </w:r>
      <w:r w:rsidRPr="00671C61">
        <w:rPr>
          <w:color w:val="00B050"/>
        </w:rPr>
        <w:lastRenderedPageBreak/>
        <w:t>lesões irreparáveis para o paciente, caracterizado em declaração do médico assistente; II - de urgência, assim entendidos os resultantes de acidentes pessoais ou de complicações no processo gestacional; III - de planejamento familiar." A obrigatoriedade é peremptória e não admite modulação por ato infralegal.</w:t>
      </w:r>
    </w:p>
    <w:p w:rsidRPr="00671C61" w:rsidR="000E628D" w:rsidRDefault="00B16341" w14:paraId="0D8E2E46" w14:textId="77777777">
      <w:pPr>
        <w:ind w:firstLine="2268"/>
      </w:pPr>
      <w:r w:rsidRPr="00671C61">
        <w:rPr>
          <w:color w:val="00B050"/>
        </w:rPr>
        <w:t>A ré construiu sua defesa a partir do inc. II do art. 35-C, sustentando que urgência, no conceito legal, restringe-se ao que resulta de acidentes pessoais ou de complicações gestacionais, de modo que o quadro do autor não se enquadraria na hipótese. O argumento ignora o inc. I do mesmo artigo. A emergência, na definição legal, é o evento que implica risco imediato de vida ou de lesões irreparáveis, caracterizado em declaração do médico assistente. E foi exatamente isso que ocorreu: a médica assistente, no d</w:t>
      </w:r>
      <w:r w:rsidRPr="00671C61">
        <w:rPr>
          <w:color w:val="00B050"/>
        </w:rPr>
        <w:t>ocumento de Id 277096537, caracterizou o caso como de altíssima prioridade, registrou saturação de 88% em ar ambiente à admissão em box de emergência, documentou pneumonia por imagem, registrou dispneia persistente após broncodilatador de resgate e prescreveu internação com antibioticoterapia venosa. A ré, que poderia ter oposto parecer de auditoria médica, não o fez, nem no plano administrativo nem no processo, e declarou expressamente, na petição de Id 283363494, que não pretendia produzir prova alguma.</w:t>
      </w:r>
    </w:p>
    <w:p w:rsidRPr="00671C61" w:rsidR="000E628D" w:rsidRDefault="00B16341" w14:paraId="2291E82E" w14:textId="77777777">
      <w:pPr>
        <w:ind w:firstLine="2268"/>
      </w:pPr>
      <w:r w:rsidRPr="00671C61">
        <w:rPr>
          <w:color w:val="00B050"/>
        </w:rPr>
        <w:t xml:space="preserve">Em terceiro lugar, por contrariedade ao Código de Defesa do Consumidor. O art. 51, inc. IV, da Lei nº 8.078/90 dispõe: "São nulas de pleno direito, entre outras, as cláusulas contratuais relativas ao fornecimento de produtos e serviços que: IV - estabeleçam obrigações consideradas iníquas, abusivas, que coloquem o consumidor em desvantagem exagerada, ou sejam incompatíveis com a boa-fé ou a equidade". O § 1º, inc. II, do mesmo </w:t>
      </w:r>
      <w:r w:rsidRPr="00671C61">
        <w:rPr>
          <w:color w:val="00B050"/>
        </w:rPr>
        <w:lastRenderedPageBreak/>
        <w:t>artigo esclarece: "Presume-se exagerada, entre outros casos, a vantagem que: II - restringe direitos ou obrigações fundamentais inerentes à natureza do contrato, de tal modo a ameaçar seu objeto ou o equilíbrio contratual". A cláusula que interrompe a cobertura no exato momento em que o atendimento de emergência evolui para internação restringe direito fundamental inerente à natureza do contrato de plano hospitalar. O objeto de um plano com segmentação hospitalar é, precisamente, custear internação. Dizer a</w:t>
      </w:r>
      <w:r w:rsidRPr="00671C61">
        <w:rPr>
          <w:color w:val="00B050"/>
        </w:rPr>
        <w:t>o beneficiário que ele tem cobertura de emergência, mas que essa cobertura cessa quando a emergência exigir internação, é esvaziar o contrato no ponto em que ele mais importa. O consumidor paga por proteção contra o risco de adoecer gravemente e recebe proteção apenas enquanto não adoecer gravemente.</w:t>
      </w:r>
    </w:p>
    <w:p w:rsidRPr="00671C61" w:rsidR="000E628D" w:rsidRDefault="00B16341" w14:paraId="528501C1" w14:textId="77777777">
      <w:pPr>
        <w:ind w:firstLine="2268"/>
      </w:pPr>
      <w:r w:rsidRPr="00671C61">
        <w:rPr>
          <w:color w:val="993300"/>
        </w:rPr>
        <w:t xml:space="preserve">A abusividade da limitação temporal da internação está, ademais, sumulada. A Súmula 302 do STJ estabelece: "É abusiva a cláusula contratual de plano de saúde que limita no tempo a internação hospitalar do segurado." E a Súmula 597 do STJ é ainda mais próxima do caso concreto: "A cláusula contratual de plano de saúde que prevê carência para utilização dos serviços de assistência médica nas situações de emergência ou de urgência é considerada abusiva se ultrapassado o prazo máximo de 24 horas contado da data </w:t>
      </w:r>
      <w:r w:rsidRPr="00671C61">
        <w:rPr>
          <w:color w:val="993300"/>
        </w:rPr>
        <w:t>da contratação."</w:t>
      </w:r>
    </w:p>
    <w:p w:rsidRPr="00671C61" w:rsidR="000E628D" w:rsidRDefault="00B16341" w14:paraId="53A1292C" w14:textId="77777777">
      <w:pPr>
        <w:ind w:firstLine="2268"/>
      </w:pPr>
      <w:r w:rsidRPr="00671C61">
        <w:rPr>
          <w:color w:val="993300"/>
        </w:rPr>
        <w:t xml:space="preserve">A subsunção é direta. O contrato teve início de vigência em 20/03/2026. O atendimento e a negativa ocorreram em 23/05/2026. Entre uma data e outra transcorreram 64 (sessenta e quatro) dias, e, se contado o prazo desde a assinatura da proposta de adesão, em 25/02/2026, transcorreram 87 (oitenta e sete) dias. O prazo máximo de 24 (vinte e quatro) horas estava largamente superado. Qualquer carência oposta ao atendimento de urgência e </w:t>
      </w:r>
      <w:r w:rsidRPr="00671C61">
        <w:rPr>
          <w:color w:val="993300"/>
        </w:rPr>
        <w:lastRenderedPageBreak/>
        <w:t>emergência para além desse marco é abusiva, nos termos da Súmula 597 do STJ, e qualquer limitação temporal da internação é abusiva, nos termos da Súmula 302 do STJ.</w:t>
      </w:r>
    </w:p>
    <w:p w:rsidRPr="00671C61" w:rsidR="000E628D" w:rsidRDefault="00B16341" w14:paraId="68B55194" w14:textId="77777777">
      <w:pPr>
        <w:ind w:firstLine="2268"/>
      </w:pPr>
      <w:r w:rsidRPr="00671C61">
        <w:rPr>
          <w:color w:val="00B050"/>
        </w:rPr>
        <w:t xml:space="preserve">Enfrento, agora, o argumento central da defesa, extraído da Resolução CONSU nº 13/1998. O art. 3º, § 1º, da referida resolução dispõe: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 E o caput do art. 3º dispõe: "Os contratos de plano hospitalar devem oferecer cobertura </w:t>
      </w:r>
      <w:r w:rsidRPr="00671C61">
        <w:rPr>
          <w:color w:val="00B050"/>
        </w:rPr>
        <w:t>aos atendimentos de urgência e emergência que evoluírem para internação, desde a admissão do paciente até a sua alta ou que sejam necessários à preservação da vida, órgãos e funções."</w:t>
      </w:r>
    </w:p>
    <w:p w:rsidRPr="00671C61" w:rsidR="000E628D" w:rsidRDefault="00B16341" w14:paraId="0F077761" w14:textId="77777777">
      <w:pPr>
        <w:ind w:firstLine="2268"/>
      </w:pPr>
      <w:r w:rsidRPr="00671C61">
        <w:rPr>
          <w:color w:val="993300"/>
        </w:rPr>
        <w:t>A resolução é ato administrativo normativo, editado por órgão colegiado no exercício de competência regulamentar. Como todo ato infralegal, extrai sua validade da lei que a autoriza e não pode dispor contra ela. A Lei nº 9.656/98 fixou, no art. 12, inc. V, alínea "c", um teto de carência de 24 (vinte e quatro) horas para urgência e emergência, e determinou, no art. 35-C, inc. I, a obrigatoriedade da cobertura nos casos de emergência caracterizados em declaração do médico assistente. Ao estabelecer que, supe</w:t>
      </w:r>
      <w:r w:rsidRPr="00671C61">
        <w:rPr>
          <w:color w:val="993300"/>
        </w:rPr>
        <w:t>rado o prazo legal de carência para urgência e emergência, ainda assim não haveria cobertura de internação enquanto não decorrido o prazo de carência das demais situações, o § 1º do art. 3º da Resolução CONSU nº 13/1998 restringe direito assegurado por lei. Nessa exata extensão, não pode ser aplicado.</w:t>
      </w:r>
    </w:p>
    <w:p w:rsidRPr="00671C61" w:rsidR="000E628D" w:rsidRDefault="00B16341" w14:paraId="2C7B8B32" w14:textId="77777777">
      <w:pPr>
        <w:ind w:firstLine="2268"/>
      </w:pPr>
      <w:r w:rsidRPr="00671C61">
        <w:rPr>
          <w:color w:val="00B050"/>
        </w:rPr>
        <w:t xml:space="preserve">Observo, ainda, que a leitura conjunta do caput do art. 3º com o seu § 1º conduz a resultado internamente incoerente: o </w:t>
      </w:r>
      <w:r w:rsidRPr="00671C61">
        <w:rPr>
          <w:color w:val="00B050"/>
        </w:rPr>
        <w:lastRenderedPageBreak/>
        <w:t>caput determina a cobertura dos atendimentos de urgência e emergência que evoluírem para internação, desde a admissão até a alta, e o parágrafo a suprime. Prevalece, na interpretação conforme a lei, a regra do caput, que reproduz o comando do art. 35-C da Lei nº 9.656/98.</w:t>
      </w:r>
    </w:p>
    <w:p w:rsidRPr="00671C61" w:rsidR="000E628D" w:rsidRDefault="00B16341" w14:paraId="1A97D788" w14:textId="77777777">
      <w:pPr>
        <w:ind w:firstLine="2268"/>
      </w:pPr>
      <w:r w:rsidRPr="00671C61">
        <w:rPr>
          <w:color w:val="00B050"/>
        </w:rPr>
        <w:t>Acrescente-se que o art. 2º da Resolução CONSU nº 13/1998, também transcrito pela ré, dirige-se expressamente ao plano ambulatorial: "O plano ambulatorial deverá garantir cobertura de urgência e emergência, limitada até as primeiras 12 (doze) horas do atendimento." O plano contratado pelo autor não é ambulatorial. A carteira de Id 277096536 registra segmentação ambulatorial mais hospitalar com obstetrícia, com acomodação em enfermaria, e a proposta de adesão de Id 279754955 identifica o produto [plano] como</w:t>
      </w:r>
      <w:r w:rsidRPr="00671C61">
        <w:rPr>
          <w:color w:val="00B050"/>
        </w:rPr>
        <w:t xml:space="preserve"> de cobertura hospitalar. A limitação de 12 (doze) horas invocada pela operadora na mensagem de Id 277096533 é, portanto, regra concebida para produto diverso do que foi vendido ao consumidor.</w:t>
      </w:r>
    </w:p>
    <w:p w:rsidRPr="00671C61" w:rsidR="000E628D" w:rsidRDefault="00B16341" w14:paraId="4E343221" w14:textId="77777777">
      <w:pPr>
        <w:ind w:firstLine="2268"/>
      </w:pPr>
      <w:r w:rsidRPr="00671C61">
        <w:rPr>
          <w:color w:val="00B050"/>
        </w:rPr>
        <w:t>Rejeito, igualmente, o argumento fundado no Entendimento DIFIS nº 09, de 15/04/2019, invocado pela ré. Trata-se de orientação interna de diretoria de fiscalização da agência reguladora, destinada a balizar a atividade sancionatória administrativa, isto é, a definir quando a agência deve autuar uma operadora. Sua função é delimitar o exercício do poder de polícia, não a de restringir o direito subjetivo do beneficiário nem a de vincular o Poder Judiciário. Ainda que assim não fosse, o próprio entendimento in</w:t>
      </w:r>
      <w:r w:rsidRPr="00671C61">
        <w:rPr>
          <w:color w:val="00B050"/>
        </w:rPr>
        <w:t xml:space="preserve">vocado condiciona o reconhecimento da urgência à existência de laudo médico, declaração do médico assistente, guia de solicitação de procedimento ou documento equivalente. No caso dos autos, existem, simultaneamente, a declaração do médico </w:t>
      </w:r>
      <w:r w:rsidRPr="00671C61">
        <w:rPr>
          <w:color w:val="00B050"/>
        </w:rPr>
        <w:lastRenderedPageBreak/>
        <w:t>assistente e a guia de solicitação de internação, esta última juntada pela própria ré em Id 277537857, subscrita pela mesma médica que firmou o Pedido de Internação de Id 277096537, com o registro do caráter de atendimento como urgência.</w:t>
      </w:r>
    </w:p>
    <w:p w:rsidRPr="00671C61" w:rsidR="000E628D" w:rsidRDefault="00B16341" w14:paraId="4373FEE5" w14:textId="77777777">
      <w:pPr>
        <w:ind w:firstLine="2268"/>
      </w:pPr>
      <w:r w:rsidRPr="00671C61">
        <w:rPr>
          <w:color w:val="00B050"/>
        </w:rPr>
        <w:t>Esse ponto merece destaque. A guia de solicitação de internação de Id 277537857, documento produzido pela própria operadora, registra, no campo 22, caráter de atendimento: urgência. Registra, no campo 23, tipo de internação: pediátrica. Registra, no campo 24, regime de internação: hospitalar. Registra, no campo 21, data sugerida para internação: 23/05/2026. Registra, no campo 46, data da solicitação: 23/05/2026. E registra, nos campos 14 a 17, como profissional solicitante, a médica assistente.</w:t>
      </w:r>
    </w:p>
    <w:p w:rsidRPr="00671C61" w:rsidR="000E628D" w:rsidRDefault="00B16341" w14:paraId="5406680A" w14:textId="77777777">
      <w:pPr>
        <w:ind w:firstLine="2268"/>
      </w:pPr>
      <w:r w:rsidRPr="00671C61">
        <w:rPr>
          <w:color w:val="993300"/>
        </w:rPr>
        <w:t>Vale dizer: a própria ré, ao cumprir a liminar, classificou administrativamente o atendimento como de caráter de urgência, com data de solicitação de 23/05/2026. O documento que a operadora juntou para demonstrar seu cumprimento é, ao mesmo tempo, prova documental produzida pela parte contrária que corrobora integralmente a tese autoral quanto à natureza urgente do atendimento e quanto à data em que a internação foi solicitada. A alegação defensiva de que o caso não configuraria urgência ou emergência é, as</w:t>
      </w:r>
      <w:r w:rsidRPr="00671C61">
        <w:rPr>
          <w:color w:val="993300"/>
        </w:rPr>
        <w:t>sim, contrariada por documento emitido pela própria ré.</w:t>
      </w:r>
    </w:p>
    <w:p w:rsidRPr="00671C61" w:rsidR="000E628D" w:rsidRDefault="00B16341" w14:paraId="14D2211A" w14:textId="77777777">
      <w:pPr>
        <w:ind w:firstLine="2268"/>
      </w:pPr>
      <w:r w:rsidRPr="00671C61">
        <w:rPr>
          <w:color w:val="00B050"/>
        </w:rPr>
        <w:t xml:space="preserve">Rejeito também o argumento de que a decisão da ANS proferida em 21/03/2025, no processo administrativo [nº], que anulou auto de infração lavrado contra a operadora, confirmaria a licitude de sua conduta. O argumento não se sustenta por quatro motivos. O primeiro é que se trata de processo administrativo diverso, relativo a fatos diversos, ocorridos antes do vínculo contratual discutido nestes autos, que se iniciou em 20/03/2026. O segundo é </w:t>
      </w:r>
      <w:r w:rsidRPr="00671C61">
        <w:rPr>
          <w:color w:val="00B050"/>
        </w:rPr>
        <w:lastRenderedPageBreak/>
        <w:t xml:space="preserve">que a própria ré reconhece, na contestação de Id 279754953, que a anulação decorreu de vício procedimental e de necessidade de observância de formalidades administrativas internas, e não de reconhecimento de licitude material da conduta. Anulação por vício de forma não é declaração de regularidade de mérito. O terceiro é que a atuação sancionatória da agência reguladora não vincula o Poder Judiciário, por força do art. 5º, inc. XXXV, da Constituição Federal, segundo o qual "a lei não excluirá da apreciação </w:t>
      </w:r>
      <w:r w:rsidRPr="00671C61">
        <w:rPr>
          <w:color w:val="00B050"/>
        </w:rPr>
        <w:t>do Poder Judiciário lesão ou ameaça a direito". O quarto é que a ré não juntou aos autos cópia daquela decisão administrativa, tendo se limitado a descrevê-la na peça de defesa, de modo que o argumento sequer encontra suporte documental. Rejeito, ainda, o argumento de que a prescrição médica não se sobrepõe aos termos contratuais, construído a partir do AgInt no AREsp 1544749/SP, julgado pela Quarta Turma do STJ em 10/12/2020. O precedente invocado trata de matéria diversa: discute a natureza do rol de proc</w:t>
      </w:r>
      <w:r w:rsidRPr="00671C61">
        <w:rPr>
          <w:color w:val="00B050"/>
        </w:rPr>
        <w:t xml:space="preserve">edimentos e eventos em saúde editado pela ANS e a exigibilidade de terapia multidisciplinar comportamental pelo método ABA, tratamento então não previsto naquela relação. A controvérsia dos presentes autos não envolve o rol da ANS. Não se discute aqui se a internação pediátrica, a antibioticoterapia venosa, a hidratação venosa ou a broncodilatação constam do rol, porque evidentemente constam e integram a cobertura básica de qualquer plano com segmentação hospitalar. Discute-se, apenas, se a operadora podia </w:t>
      </w:r>
      <w:r w:rsidRPr="00671C61">
        <w:rPr>
          <w:color w:val="00B050"/>
        </w:rPr>
        <w:t>opor carência a atendimento de emergência ocorrido mais de 60 (sessenta) dias após o início da vigência contratual. O precedente é, portanto, impertinente à hipótese.</w:t>
      </w:r>
    </w:p>
    <w:p w:rsidRPr="00671C61" w:rsidR="000E628D" w:rsidRDefault="00B16341" w14:paraId="5C4C9146" w14:textId="77777777">
      <w:pPr>
        <w:ind w:firstLine="2268"/>
      </w:pPr>
      <w:r w:rsidRPr="00671C61">
        <w:rPr>
          <w:color w:val="00B050"/>
        </w:rPr>
        <w:t xml:space="preserve">Rejeito o argumento de que os documentos médicos não gozam de presunção absoluta de veracidade. A </w:t>
      </w:r>
      <w:r w:rsidRPr="00671C61">
        <w:rPr>
          <w:color w:val="00B050"/>
        </w:rPr>
        <w:lastRenderedPageBreak/>
        <w:t>afirmação é correta em tese e irrelevante no caso concreto. Documento particular não faz prova plena, mas faz prova, e a prova documental produzida somente cede diante de contraprova. A ré não produziu contraprova alguma. Não juntou parecer de auditoria médica, não juntou nota técnica, não juntou opinião de médico auditor, não requereu perícia e, ao ser intimada para especificar provas, declarou em Id 283363494 que nada mais pretendia produzir. Incide o art. 373, inc. II, do CPC, segundo o qual o ônus da pr</w:t>
      </w:r>
      <w:r w:rsidRPr="00671C61">
        <w:rPr>
          <w:color w:val="00B050"/>
        </w:rPr>
        <w:t>ova incumbe "ao réu, quanto à existência de fato impeditivo, modificativo ou extintivo do direito do autor". Incide, também, o art. 341 do CPC, que dispõe: "Incumbe também ao réu manifestar-se precisamente sobre as alegações de fato constantes da petição inicial, presumindo-se verdadeiras as não impugnadas". A ré não impugnou especificamente a saturação de 88% aferida à admissão, não impugnou a classificação de risco, não impugnou a frequência respiratória de 40 incursões por minuto, não impugnou a frequênc</w:t>
      </w:r>
      <w:r w:rsidRPr="00671C61">
        <w:rPr>
          <w:color w:val="00B050"/>
        </w:rPr>
        <w:t>ia cardíaca de 168 batimentos por minuto, não impugnou o infiltrado radiológico e não impugnou a indicação de antibiótico endovenoso. Esses fatos, portanto, reputam-se verdadeiros.</w:t>
      </w:r>
    </w:p>
    <w:p w:rsidRPr="00671C61" w:rsidR="000E628D" w:rsidRDefault="00B16341" w14:paraId="006E186E" w14:textId="77777777">
      <w:pPr>
        <w:ind w:firstLine="2268"/>
      </w:pPr>
      <w:r w:rsidRPr="00671C61">
        <w:rPr>
          <w:color w:val="00B050"/>
        </w:rPr>
        <w:t xml:space="preserve">Rejeito o argumento fundado na necessidade de preservação do equilíbrio atuarial e da formação de fundo mínimo. O argumento é legítimo em abstrato e não resolve o caso. A carência existe, é lícita e foi contratualmente fixada. O que a operadora não pode é aplicar prazo de carência distinto daquele que ela própria estipulou para a situação verificada. O equilíbrio atuarial do produto foi calculado com base na tabela do item 7.2 do contrato de Id 279754954, que prevê 24 (vinte e quatro) horas para urgência e </w:t>
      </w:r>
      <w:r w:rsidRPr="00671C61">
        <w:rPr>
          <w:color w:val="00B050"/>
        </w:rPr>
        <w:t xml:space="preserve">emergência. Ao cobrar o prêmio correspondente a esse desenho </w:t>
      </w:r>
      <w:r w:rsidRPr="00671C61">
        <w:rPr>
          <w:color w:val="00B050"/>
        </w:rPr>
        <w:lastRenderedPageBreak/>
        <w:t>contratual e recusar a cobertura que ele prevê, a operadora não preserva o equilíbrio: rompe-o em seu favor.</w:t>
      </w:r>
    </w:p>
    <w:p w:rsidRPr="00671C61" w:rsidR="000E628D" w:rsidRDefault="00B16341" w14:paraId="1AABD9F4" w14:textId="77777777">
      <w:pPr>
        <w:ind w:firstLine="2268"/>
      </w:pPr>
      <w:r w:rsidRPr="00671C61">
        <w:rPr>
          <w:color w:val="00B050"/>
        </w:rPr>
        <w:t>Rejeito o argumento fundado no princípio da intervenção mínima e da excepcionalidade da revisão contratual, extraído do art. 421 do Código Civil (Lei nº 10.406/2002), cujo parágrafo único dispõe: "Nas relações contratuais privadas, prevalecerão o princípio da intervenção mínima e a excepcionalidade da revisão contratual." A regra dirige-se às relações contratuais paritárias e não afasta a incidência do Código de Defesa do Consumidor, que integra o rol dos direitos fundamentais, por força do art. 5º, inc. XX</w:t>
      </w:r>
      <w:r w:rsidRPr="00671C61">
        <w:rPr>
          <w:color w:val="00B050"/>
        </w:rPr>
        <w:t>XII, da Constituição Federal. Ademais, o que se faz nesta sentença não é revisar cláusula validamente pactuada por desequilíbrio superveniente, mas reconhecer a nulidade de cláusula abusiva, matéria de ordem pública, cognoscível independentemente de provocação, nos termos do art. 51 do CDC.</w:t>
      </w:r>
    </w:p>
    <w:p w:rsidRPr="00671C61" w:rsidR="000E628D" w:rsidRDefault="00B16341" w14:paraId="4DD51CA3" w14:textId="77777777">
      <w:pPr>
        <w:ind w:firstLine="2268"/>
      </w:pPr>
      <w:r w:rsidRPr="00671C61">
        <w:rPr>
          <w:color w:val="00B050"/>
        </w:rPr>
        <w:t>Quanto ao pedido de inversão do ônus da prova, formulado pelo autor e impugnado pela ré, a questão perdeu relevância prática. O autor desincumbiu-se integralmente do ônus que lhe cabia por força do art. 373, inc. I, do CPC, comprovando o vínculo contratual, a vigência do plano, o quadro clínico, a prescrição médica de internação e a negativa administrativa. A solução da lide não depende de regra de julgamento por insuficiência de prova, porque prova há, e é robusta. Consigno, de todo modo, que a responsabil</w:t>
      </w:r>
      <w:r w:rsidRPr="00671C61">
        <w:rPr>
          <w:color w:val="00B050"/>
        </w:rPr>
        <w:t>idade da operadora, na hipótese, decorre do art. 14 da Lei nº 8.078/90, que dispõe: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Pr="00671C61" w:rsidR="000E628D" w:rsidRDefault="00B16341" w14:paraId="03B88AFF" w14:textId="77777777">
      <w:pPr>
        <w:ind w:firstLine="2268"/>
      </w:pPr>
      <w:r w:rsidRPr="00671C61">
        <w:rPr>
          <w:color w:val="00B050"/>
        </w:rPr>
        <w:lastRenderedPageBreak/>
        <w:t>Passo ao exame da dimensão constitucional da controvérsia, que a ré tratou como retórica e que, na verdade, é norma de aplicação direta.</w:t>
      </w:r>
    </w:p>
    <w:p w:rsidRPr="00671C61" w:rsidR="000E628D" w:rsidRDefault="00B16341" w14:paraId="59B91879" w14:textId="77777777">
      <w:pPr>
        <w:ind w:firstLine="2268"/>
      </w:pPr>
      <w:r w:rsidRPr="00671C61">
        <w:rPr>
          <w:color w:val="00B050"/>
        </w:rPr>
        <w:t>O art. 196 da Constituição Federal dispõe: "A saúde é direito de todos e dever do Estado, garantido mediante políticas sociais e econômicas que visem à redução do risco de doença e de outros agravos e ao acesso universal e igualitário às ações e serviços para sua promoção, proteção e recuperação." O art. 197 acrescenta: "São de relevância pública as ações e serviços de saúde, cabendo ao Poder Público dispor, nos termos da lei, sobre sua regulamentação, fiscalização e controle, devendo sua execução ser feita</w:t>
      </w:r>
      <w:r w:rsidRPr="00671C61">
        <w:rPr>
          <w:color w:val="00B050"/>
        </w:rPr>
        <w:t xml:space="preserve"> diretamente ou através de terceiros e, também, por pessoa física ou jurídica de direito privado." E o art. 199 estabelece que a assistência à saúde é livre à iniciativa privada.</w:t>
      </w:r>
    </w:p>
    <w:p w:rsidRPr="00671C61" w:rsidR="000E628D" w:rsidRDefault="00B16341" w14:paraId="2CECD0DF" w14:textId="77777777">
      <w:pPr>
        <w:ind w:firstLine="2268"/>
      </w:pPr>
      <w:r w:rsidRPr="00671C61">
        <w:rPr>
          <w:color w:val="00B050"/>
        </w:rPr>
        <w:t>A operadora ré exerce atividade econômica que a própria Constituição qualifica como de relevância pública. Não presta serviço qualquer: presta serviço de saúde. Essa qualificação não converte o contrato privado em serviço público, mas impõe que a autonomia contratual seja exercida em conformidade com a finalidade da atividade, sujeitando-a a regulação, fiscalização e controle.</w:t>
      </w:r>
    </w:p>
    <w:p w:rsidRPr="00671C61" w:rsidR="000E628D" w:rsidRDefault="00B16341" w14:paraId="1415B89B" w14:textId="77777777">
      <w:pPr>
        <w:ind w:firstLine="2268"/>
      </w:pPr>
      <w:r w:rsidRPr="00671C61">
        <w:rPr>
          <w:color w:val="00B050"/>
        </w:rPr>
        <w:t>O art. 227 da Constituição Federal dispõe: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rsidRPr="00671C61" w:rsidR="000E628D" w:rsidRDefault="00B16341" w14:paraId="2057D1A0" w14:textId="77777777">
      <w:pPr>
        <w:ind w:firstLine="2268"/>
      </w:pPr>
      <w:r w:rsidRPr="00671C61">
        <w:rPr>
          <w:color w:val="00B050"/>
        </w:rPr>
        <w:lastRenderedPageBreak/>
        <w:t>O art. 4º da Lei nº 8.069/90 dispõe: "É dever da família, da comunidade, da sociedade em geral e do poder público assegurar, com absoluta prioridade, a efetivação dos direitos referentes à vida, à saúde, à alimentação, à educação, ao esporte, ao lazer, à profissionalização, à cultura, à dignidade, ao respeito, à liberdade e à convivência familiar e comunitária." O parágrafo único do mesmo artigo esclarece que a garantia de prioridade compreende, entre outros aspectos, a primazia de receber proteção e socorr</w:t>
      </w:r>
      <w:r w:rsidRPr="00671C61">
        <w:rPr>
          <w:color w:val="00B050"/>
        </w:rPr>
        <w:t>o em quaisquer circunstâncias e a precedência de atendimento nos serviços públicos ou de relevância pública.</w:t>
      </w:r>
    </w:p>
    <w:p w:rsidRPr="00671C61" w:rsidR="000E628D" w:rsidRDefault="00B16341" w14:paraId="6411AD42" w14:textId="77777777">
      <w:pPr>
        <w:ind w:firstLine="2268"/>
      </w:pPr>
      <w:r w:rsidRPr="00671C61">
        <w:rPr>
          <w:color w:val="00B050"/>
        </w:rPr>
        <w:t>A expressão "sociedade em geral", empregada pelo art. 4º do Estatuto, e a expressão "sociedade", empregada pelo art. 227 da Constituição, alcançam a pessoa jurídica de direito privado que explora serviço de relevância pública. A prioridade absoluta não é diretriz programática dirigida apenas ao Estado: é regra de aplicação imediata que orienta a interpretação de todo o ordenamento quando estiver em causa a saúde de uma criança. Aplicada à hipótese, essa diretriz impõe que, entre duas leituras possíveis do c</w:t>
      </w:r>
      <w:r w:rsidRPr="00671C61">
        <w:rPr>
          <w:color w:val="00B050"/>
        </w:rPr>
        <w:t>ontrato, prevaleça a que assegure ao lactente o cuidado prescrito por sua médica.</w:t>
      </w:r>
    </w:p>
    <w:p w:rsidRPr="00671C61" w:rsidR="000E628D" w:rsidRDefault="00B16341" w14:paraId="1530976B" w14:textId="77777777">
      <w:pPr>
        <w:ind w:firstLine="2268"/>
      </w:pPr>
      <w:r w:rsidRPr="00671C61">
        <w:rPr>
          <w:color w:val="00B050"/>
        </w:rPr>
        <w:t>Enfrento, por fim, o argumento defensivo relativo ao cumprimento da liminar e às suas consequências processuais.</w:t>
      </w:r>
    </w:p>
    <w:p w:rsidRPr="00671C61" w:rsidR="000E628D" w:rsidRDefault="00B16341" w14:paraId="042DA091" w14:textId="77777777">
      <w:pPr>
        <w:ind w:firstLine="2268"/>
      </w:pPr>
      <w:r w:rsidRPr="00671C61">
        <w:rPr>
          <w:color w:val="00B050"/>
        </w:rPr>
        <w:t xml:space="preserve">É verdade, e este Juízo o reconhece, que a ré cumpriu a decisão de Id 277097451 com presteza. Intimada em 25/05/2026, às 10:24, emitiu no mesmo dia a guia de autorização de Id 277537857, e comunicou o cumprimento nos autos em 27/05/2026, por meio da petição de Id 277537856. O autor confirmou o cumprimento em 01/06/2026, na manifestação de Id 278134218. Não houve, portanto, descumprimento, e não incidiu a multa </w:t>
      </w:r>
      <w:r w:rsidRPr="00671C61">
        <w:rPr>
          <w:color w:val="00B050"/>
        </w:rPr>
        <w:lastRenderedPageBreak/>
        <w:t>cominatória fixada. Esse reconhecimento consta expressamente do dispositivo desta sentença.</w:t>
      </w:r>
    </w:p>
    <w:p w:rsidRPr="00671C61" w:rsidR="000E628D" w:rsidRDefault="00B16341" w14:paraId="65759318" w14:textId="77777777">
      <w:pPr>
        <w:ind w:firstLine="2268"/>
      </w:pPr>
      <w:r w:rsidRPr="00671C61">
        <w:rPr>
          <w:color w:val="00B050"/>
        </w:rPr>
        <w:t xml:space="preserve">O cumprimento da ordem judicial, contudo, não converte em lícita a conduta que a antecedeu, nem retira do autor o interesse na tutela definitiva. Cumprir decisão judicial é dever processual, não é ato de liberalidade. A cronologia dos autos demonstra que a autorização de internação foi emitida em 25/05/2026, isto é, 2 (dois) dias após o atendimento de emergência de 23/05/2026, e somente depois da intimação da operadora acerca da liminar. Antes disso, a resposta administrativa registrada em Id 277096533 foi </w:t>
      </w:r>
      <w:r w:rsidRPr="00671C61">
        <w:rPr>
          <w:color w:val="00B050"/>
        </w:rPr>
        <w:t>negativa, com oferta de remoção para a rede pública. A resistência inicial existiu e está documentada.</w:t>
      </w:r>
    </w:p>
    <w:p w:rsidRPr="00671C61" w:rsidR="000E628D" w:rsidRDefault="00B16341" w14:paraId="6A98F74D" w14:textId="77777777">
      <w:pPr>
        <w:ind w:firstLine="2268"/>
      </w:pPr>
      <w:r w:rsidRPr="00671C61">
        <w:rPr>
          <w:color w:val="00B050"/>
        </w:rPr>
        <w:t>Subsiste, ademais, interesse processual concreto na tutela definitiva, por três razões objetivas. A primeira é que a tutela provisória é, por definição, precária e reversível, nos termos do art. 296 do CPC, segundo o qual "a tutela provisória conserva sua eficácia na pendência do processo, mas pode, a qualquer tempo, ser revogada ou modificada". Somente a sentença de mérito confere estabilidade definitiva à obrigação. A segunda é que a guia emitida em Id 277537857 autorizou 1 (uma) diária de internação, sob</w:t>
      </w:r>
      <w:r w:rsidRPr="00671C61">
        <w:rPr>
          <w:color w:val="00B050"/>
        </w:rPr>
        <w:t xml:space="preserve"> o código 98000217, pacote de diária global enfermaria adulto, ao passo que a obrigação reconhecida nesta sentença abrange a integralidade do período de internação decorrente do evento assistencial iniciado em 23/05/2026, até a alta médica, sem limitação de quantidade de diárias e sem limitação temporal. A terceira é que a ré, em todas as suas manifestações, ressalvou expressamente que o cumprimento não importava reconhecimento da procedência dos pedidos nem renúncia às teses de carência e de limitação de c</w:t>
      </w:r>
      <w:r w:rsidRPr="00671C61">
        <w:rPr>
          <w:color w:val="00B050"/>
        </w:rPr>
        <w:t xml:space="preserve">obertura, o que </w:t>
      </w:r>
      <w:r w:rsidRPr="00671C61">
        <w:rPr>
          <w:color w:val="00B050"/>
        </w:rPr>
        <w:lastRenderedPageBreak/>
        <w:t>evidencia que a controvérsia sobre a extensão da obrigação permanece viva e reclama solução definitiva.</w:t>
      </w:r>
    </w:p>
    <w:p w:rsidRPr="00671C61" w:rsidR="000E628D" w:rsidRDefault="00B16341" w14:paraId="09544148" w14:textId="77777777">
      <w:pPr>
        <w:ind w:firstLine="2268"/>
      </w:pPr>
      <w:r w:rsidRPr="00671C61">
        <w:rPr>
          <w:color w:val="00B050"/>
        </w:rPr>
        <w:t>Registro, ainda, que a guia de Id 277537857 foi direcionada ao [hospital]. O documento de Id 277096537, emitido em papel timbrado do [hospital], traz em seu rodapé a identificação institucional do [hospital], o que revela tratar-se da mesma mantenedora, e a guia indica como profissional solicitante a mesma médica assistente, com o mesmo número de inscrição no Conselho Regional de Medicina. Não há, portanto, divergência quanto à unidade em que a internação se realizou.</w:t>
      </w:r>
    </w:p>
    <w:p w:rsidRPr="00671C61" w:rsidR="000E628D" w:rsidRDefault="00B16341" w14:paraId="005927C0" w14:textId="77777777">
      <w:pPr>
        <w:ind w:firstLine="2268"/>
      </w:pPr>
      <w:r w:rsidRPr="00671C61">
        <w:rPr>
          <w:color w:val="00B050"/>
        </w:rPr>
        <w:t>Quanto ao pedido de abstenção de transferência compulsória para o Sistema Único de Saúde, formulado no item b.5 da petição inicial, ele procede e merece acolhimento definitivo. A cláusula 9.9 do contrato de Id 279754954, que autoriza a remoção para unidade do SUS nos casos em que o beneficiário esteja cumprindo período de carência para internação, é inaplicável à hipótese pela mesma razão que torna inaplicável a cláusula 9.7: a carência para atendimento de urgência e emergência estava cumprida.</w:t>
      </w:r>
    </w:p>
    <w:p w:rsidRPr="00671C61" w:rsidR="000E628D" w:rsidRDefault="00B16341" w14:paraId="775693E3" w14:textId="77777777">
      <w:pPr>
        <w:ind w:firstLine="2268"/>
      </w:pPr>
      <w:r w:rsidRPr="00671C61">
        <w:rPr>
          <w:color w:val="00B050"/>
        </w:rPr>
        <w:t>Acrescente-se fundamento autônomo. O art. 32 da Lei nº 9.656/98 dispõe: "Serão ressarcidos pelas operadoras dos produtos de que tratam o inciso I e o § 1º do art. 1º desta Lei os serviços de atendimento à saúde previstos nos respectivos contratos, prestados a seus consumidores e respectivos dependentes, em instituições públicas ou privadas, conveniadas ou contratadas, integrantes do Sistema Único de Saúde." A própria lei setorial parte da premissa de que o custo do atendimento coberto pelo contrato não deve</w:t>
      </w:r>
      <w:r w:rsidRPr="00671C61">
        <w:rPr>
          <w:color w:val="00B050"/>
        </w:rPr>
        <w:t xml:space="preserve"> ser suportado pelo erário. A conduta de encaminhar ao Sistema Único de Saúde beneficiário adimplente, titular de plano com </w:t>
      </w:r>
      <w:r w:rsidRPr="00671C61">
        <w:rPr>
          <w:color w:val="00B050"/>
        </w:rPr>
        <w:lastRenderedPageBreak/>
        <w:t>segmentação hospitalar e com carência cumprida para urgência e emergência, transfere ao patrimônio público despesa que o contrato de saúde suplementar assumiu, e contraria a lógica de repartição de encargos que a lei estabeleceu.</w:t>
      </w:r>
    </w:p>
    <w:p w:rsidRPr="00671C61" w:rsidR="000E628D" w:rsidRDefault="00B16341" w14:paraId="4F7472F0" w14:textId="77777777">
      <w:pPr>
        <w:ind w:firstLine="2268"/>
      </w:pPr>
      <w:r w:rsidRPr="00671C61">
        <w:rPr>
          <w:color w:val="00B050"/>
        </w:rPr>
        <w:t>Não bastasse, a oferta de remoção formulada no documento de Id 277096533 foi condicionada à informação, pela unidade hospitalar, da existência de vaga na rede pública. Segundo o próprio documento, a Central de Leitos do hospital havia comunicado não dispor de leitos. A remoção, portanto, não era imediata nem assegurada. Determinar a saída de um lactente com pneumonia documentada e hipoxemia à admissão do serviço em que estava sendo tratado, para aguardar vaga incerta, é conduta incompatível com o dever de s</w:t>
      </w:r>
      <w:r w:rsidRPr="00671C61">
        <w:rPr>
          <w:color w:val="00B050"/>
        </w:rPr>
        <w:t>egurança inerente à prestação de serviço de saúde.</w:t>
      </w:r>
    </w:p>
    <w:p w:rsidRPr="00671C61" w:rsidR="000E628D" w:rsidRDefault="00B16341" w14:paraId="416A32A3" w14:textId="77777777">
      <w:pPr>
        <w:ind w:firstLine="2268"/>
      </w:pPr>
      <w:r w:rsidRPr="00671C61">
        <w:rPr>
          <w:color w:val="00B050"/>
        </w:rPr>
        <w:t>Quanto ao pedido de abstenção de limitação temporal do atendimento, formulado no item b.3, e ao pedido de abstenção de interrupção, suspensão ou restrição do tratamento, formulado no item b.4, ambos procedem, pelas razões já expostas quanto à abusividade das cláusulas 9.7 e 9.9 e por força da Súmula 302 do STJ.</w:t>
      </w:r>
    </w:p>
    <w:p w:rsidRPr="00671C61" w:rsidR="000E628D" w:rsidRDefault="00B16341" w14:paraId="22255BB4" w14:textId="77777777">
      <w:pPr>
        <w:ind w:firstLine="2268"/>
      </w:pPr>
      <w:r w:rsidRPr="00671C61">
        <w:rPr>
          <w:color w:val="00B050"/>
        </w:rPr>
        <w:t>Quanto ao pedido de fixação de multa, formulado no item c, ele foi atendido pela decisão de Id 277097451, que arbitrou astreinte em valor superior ao requerido. A cominação deve ser mantida para o futuro, com fundamento no art. 537 do CPC, que dispõe: "A multa independe de requerimento da parte e poderá ser aplicada na fase de conhecimento, em tutela provisória ou na sentença, ou na fase de execução, desde que seja suficiente e compatível com a obrigação e que se determine prazo razoável para cumprimento do</w:t>
      </w:r>
      <w:r w:rsidRPr="00671C61">
        <w:rPr>
          <w:color w:val="00B050"/>
        </w:rPr>
        <w:t xml:space="preserve"> preceito."</w:t>
      </w:r>
    </w:p>
    <w:p w:rsidRPr="00671C61" w:rsidR="000E628D" w:rsidRDefault="00B16341" w14:paraId="0E3BBC9E" w14:textId="77777777">
      <w:pPr>
        <w:ind w:firstLine="2268"/>
      </w:pPr>
      <w:r w:rsidRPr="00671C61">
        <w:rPr>
          <w:color w:val="00B050"/>
        </w:rPr>
        <w:lastRenderedPageBreak/>
        <w:t>Quanto ao pedido de tramitação prioritária, formulado no item h, ele está atendido e permanece assegurado, por força do art. 227 da Constituição Federal e do art. 4º, parágrafo único, alíneas "a" e "b", da Lei nº 8.069/90.</w:t>
      </w:r>
    </w:p>
    <w:p w:rsidRPr="00671C61" w:rsidR="000E628D" w:rsidRDefault="00B16341" w14:paraId="24BFC407" w14:textId="77777777">
      <w:pPr>
        <w:ind w:firstLine="2268"/>
      </w:pPr>
      <w:r w:rsidRPr="00671C61">
        <w:rPr>
          <w:color w:val="00B050"/>
        </w:rPr>
        <w:t>Consigno que a petição inicial não veiculou pedido de indenização por danos morais ou materiais. O pedido de mérito, deduzido no item "e", limita-se à confirmação da tutela e à condenação da ré à obrigação de fornecer integral cobertura ao tratamento médico. Não há, tampouco, pedido de repetição de valores. Nesses termos, ficam prejudicadas as extensas razões defensivas dedicadas, na contestação de Id 279754953, à inexistência de dano moral e ao arbitramento de indenização em valor módico, bem como o pedido</w:t>
      </w:r>
      <w:r w:rsidRPr="00671C61">
        <w:rPr>
          <w:color w:val="00B050"/>
        </w:rPr>
        <w:t xml:space="preserve"> subsidiário de fixação de indenização em R$ 1.000,00 (mil reais). O juiz decide a lide nos limites em que foi proposta, nos termos do art. 141 do CPC, segundo o qual "o juiz decidirá o mérito nos limites propostos pelas partes, sendo-lhe vedado conhecer de questões não suscitadas a cujo respeito a lei exige iniciativa da parte", e não pode conceder o que não foi pedido, por força do art. 492 do mesmo diploma.</w:t>
      </w:r>
    </w:p>
    <w:p w:rsidRPr="00671C61" w:rsidR="000E628D" w:rsidRDefault="00B16341" w14:paraId="6BD01715" w14:textId="77777777">
      <w:pPr>
        <w:ind w:firstLine="2268"/>
      </w:pPr>
      <w:r w:rsidRPr="00671C61">
        <w:rPr>
          <w:color w:val="00B050"/>
        </w:rPr>
        <w:t>O entendimento aqui adotado guarda conformidade com a jurisprudência deste Tribunal, cujos precedentes foram trazidos aos autos pelas próprias partes e pelo Ministério Público.</w:t>
      </w:r>
    </w:p>
    <w:p w:rsidRPr="00671C61" w:rsidR="000E628D" w:rsidRDefault="00B16341" w14:paraId="291278F7" w14:textId="77777777">
      <w:pPr>
        <w:ind w:firstLine="2268"/>
      </w:pPr>
      <w:r w:rsidRPr="00671C61">
        <w:rPr>
          <w:color w:val="00B050"/>
        </w:rPr>
        <w:t xml:space="preserve">Na decisão de Id 277097451 foi invocado o acórdão 1357417, processo 07510462020208070000, relator Desembargador Cruz Macedo, 7ª Turma Cível, julgado em 21/07/2021, publicado no Diário da Justiça eletrônico em 03/08/2021, no qual se assentou que, presentes os pressupostos do art. 300 do CPC, justifica-se determinar à operadora de plano de saúde a </w:t>
      </w:r>
      <w:r w:rsidRPr="00671C61">
        <w:rPr>
          <w:color w:val="00B050"/>
        </w:rPr>
        <w:lastRenderedPageBreak/>
        <w:t>realização de procedimento e de internação do paciente, ante a urgência e o risco à vida atestados em relatório médico, não havendo falar em irreversibilidade da medida. Na réplica de Id 280563258 foi invocado o acórdão 2100310, processo 07159575420258070001, relator Desembargador Rômulo de Araújo Mendes, 1ª Turma Cível, julgado em 18/03/2026, cuja ementa consigna que se aplica o art. 35-C da Lei nº 9.656/98, que torna obrigatória a cobertura nos casos de internação de emergência, e que, nos casos em que fo</w:t>
      </w:r>
      <w:r w:rsidRPr="00671C61">
        <w:rPr>
          <w:color w:val="00B050"/>
        </w:rPr>
        <w:t>r comprovada a emergência, capaz de colocar em risco a vida do cidadão, aplica-se a excepcionalidade do art. 35-C, sendo obrigatória a internação e restando caracterizada como injustificada a negativa pelo seguro saúde, que deve ser responsável pelos custos do tratamento.</w:t>
      </w:r>
    </w:p>
    <w:p w:rsidRPr="00671C61" w:rsidR="000E628D" w:rsidRDefault="00B16341" w14:paraId="44B76AC8" w14:textId="77777777">
      <w:pPr>
        <w:ind w:firstLine="2268"/>
      </w:pPr>
      <w:r w:rsidRPr="00671C61">
        <w:rPr>
          <w:color w:val="00B050"/>
        </w:rPr>
        <w:t>Na manifestação ministerial de Id 284586091 foi invocado o acórdão 2063331, processo 0714556-54.2024.8.07.0001, relator Desembargador Arquibaldo Carneiro Portela, 6ª Turma Cível, julgado em 29/10/2025, publicado no Diário da Justiça eletrônico em 27/11/2025, cuja tese de julgamento consigna que a cláusula contratual de plano de saúde que impõe período de carência superior a 24 horas para internações de urgência ou emergência é abusiva, devendo prevalecer o prazo legal de 24 horas previsto na Lei nº 9.656/98</w:t>
      </w:r>
      <w:r w:rsidRPr="00671C61">
        <w:rPr>
          <w:color w:val="00B050"/>
        </w:rPr>
        <w:t>, e que a negativa de cobertura hospitalar em situação de urgência, mesmo após ultrapassado o prazo legal de carência de 24 horas, caracteriza conduta ilícita da operadora.</w:t>
      </w:r>
    </w:p>
    <w:p w:rsidRPr="00671C61" w:rsidR="000E628D" w:rsidRDefault="00B16341" w14:paraId="4B884655" w14:textId="77777777">
      <w:pPr>
        <w:ind w:firstLine="2268"/>
      </w:pPr>
      <w:r w:rsidRPr="00671C61">
        <w:rPr>
          <w:color w:val="00B050"/>
        </w:rPr>
        <w:t>Os três precedentes convergem para a solução aqui adotada, e o último deles enfrenta hipótese praticamente idêntica: recusa de internação pediátrica sob alegação de carência contratual, com reconhecimento da abusividade da cláusula.</w:t>
      </w:r>
    </w:p>
    <w:p w:rsidRPr="00671C61" w:rsidR="000E628D" w:rsidRDefault="00B16341" w14:paraId="45FF1640" w14:textId="77777777">
      <w:pPr>
        <w:ind w:firstLine="2268"/>
      </w:pPr>
      <w:r w:rsidRPr="00671C61">
        <w:rPr>
          <w:color w:val="00B050"/>
        </w:rPr>
        <w:t>Volto, para concluir a fundamentação, ao ponto de partida.</w:t>
      </w:r>
    </w:p>
    <w:p w:rsidRPr="00671C61" w:rsidR="000E628D" w:rsidRDefault="00B16341" w14:paraId="66057A40" w14:textId="77777777">
      <w:pPr>
        <w:ind w:firstLine="2268"/>
      </w:pPr>
      <w:r w:rsidRPr="00671C61">
        <w:rPr>
          <w:color w:val="00B050"/>
        </w:rPr>
        <w:lastRenderedPageBreak/>
        <w:t>Uma criança de 1 (um) ano e 8 (oito) meses de idade, portadora de asma, chegou ao pronto-socorro em 23/05/2026 com saturação de oxigênio aferida em 88% em ar ambiente, o que determinou sua admissão imediata em box de emergência e a classificação de risco como caso de altíssima prioridade. Foi avaliada por médica que documentou taquipneia de 40 incursões por minuto, taquicardia de 168 batimentos por minuto, sibilos e crepitações à ausculta, otite média aguda bilateral e infiltrado pulmonar à direita na radio</w:t>
      </w:r>
      <w:r w:rsidRPr="00671C61">
        <w:rPr>
          <w:color w:val="00B050"/>
        </w:rPr>
        <w:t>grafia de tórax. Recebeu broncodilatador de resgate, com melhora parcial e persistência de dispneia. A médica concluiu pela necessidade de internação com antibiótico por via endovenosa, hidratação venosa e broncodilatação a cada 3 (três) horas.</w:t>
      </w:r>
    </w:p>
    <w:p w:rsidRPr="00671C61" w:rsidR="000E628D" w:rsidRDefault="00B16341" w14:paraId="7B2FE3C1" w14:textId="77777777">
      <w:pPr>
        <w:ind w:firstLine="2268"/>
      </w:pPr>
      <w:r w:rsidRPr="00671C61">
        <w:rPr>
          <w:color w:val="00B050"/>
        </w:rPr>
        <w:t>Diante desse quadro, a operadora de plano de saúde, contratada desde 25/02/2026 e vigente desde 20/03/2026, respondeu que o beneficiário estava em carência, que a cobertura se limitava às primeiras 12 (doze) horas, que não havia cobertura contratual para a internação e que se colocava à disposição para remover a criança para a rede pública assim que o hospital encontrasse vaga, advertindo que, se a família optasse por permanecer, a operadora ficaria desobrigada de responsabilidade médica e financeira.</w:t>
      </w:r>
    </w:p>
    <w:p w:rsidRPr="00671C61" w:rsidR="000E628D" w:rsidRDefault="00B16341" w14:paraId="774162A3" w14:textId="77777777">
      <w:pPr>
        <w:ind w:firstLine="2268"/>
      </w:pPr>
      <w:r w:rsidRPr="00671C61">
        <w:rPr>
          <w:color w:val="00B050"/>
        </w:rPr>
        <w:t>Essa resposta contraria o contrato que a própria operadora redigiu, no item 7.2, que fixa carência de 24 (vinte e quatro) horas para urgência e emergência. Contraria o art. 12, inc. V, alínea "c", da Lei nº 9.656/98. Contraria o art. 35-C, inc. I, da mesma lei. Contraria o art. 51, inc. IV, da Lei nº 8.078/90. Contraria as Súmulas 302 e 597 do STJ. E contraria a diretriz de prioridade absoluta dos arts. 227 da Constituição Federal e 4º da Lei nº 8.069/90.</w:t>
      </w:r>
    </w:p>
    <w:p w:rsidRPr="00671C61" w:rsidR="000E628D" w:rsidRDefault="00B16341" w14:paraId="22720D6A" w14:textId="77777777">
      <w:pPr>
        <w:ind w:firstLine="2268"/>
      </w:pPr>
      <w:r w:rsidRPr="00671C61">
        <w:rPr>
          <w:color w:val="00B050"/>
        </w:rPr>
        <w:lastRenderedPageBreak/>
        <w:t>A negativa foi, portanto, ilícita, e a pretensão do autor procede integralmente.</w:t>
      </w:r>
    </w:p>
    <w:p w:rsidRPr="00671C61" w:rsidR="000E628D" w:rsidRDefault="00B16341" w14:paraId="0C795B46" w14:textId="77777777">
      <w:pPr>
        <w:ind w:firstLine="2268"/>
      </w:pPr>
      <w:r w:rsidRPr="00671C61">
        <w:rPr>
          <w:color w:val="993300"/>
        </w:rPr>
        <w:t>Diante do exposto, rejeito a preliminar de impugnação ao benefício da gratuidade da justiça e mantenho o benefício deferido ao autor na decisão de Id 277150735; rejeito a preliminar de impugnação ao valor da causa e mantenho o valor de R$ 20.000,00 (vinte mil reais) atribuído na petição inicial; e, no mérito, com fundamento no art. 487, inc. I, do Código de Processo Civil, JULGO PROCEDENTES os pedidos formulados por E. D. A., representado por sua genitora D. D. L., em face de U. S. I. S. LTDA., para: confir</w:t>
      </w:r>
      <w:r w:rsidRPr="00671C61">
        <w:rPr>
          <w:color w:val="993300"/>
        </w:rPr>
        <w:t xml:space="preserve">mar integralmente a tutela provisória de urgência deferida na decisão de Id 277097451, tornando-a definitiva; declarar a abusividade e a nulidade da negativa de cobertura manifestada pela ré no documento de Id 277096533, bem como das cláusulas 9.7 e 9.9 do contrato de cobertura de assistência médica e hospitalar coletivo por adesão de Id 279754954, na exata medida em que aplicadas ao autor para limitar a 12 (doze) horas o atendimento de urgência e emergência que evoluiu para internação e para autorizar sua </w:t>
      </w:r>
      <w:r w:rsidRPr="00671C61">
        <w:rPr>
          <w:color w:val="993300"/>
        </w:rPr>
        <w:t>remoção compulsória à rede pública, reconhecendo-se que a carência contratual e legalmente exigível para os casos de urgência e emergência é de 24 (vinte e quatro) horas, contadas do início de vigência em 20/03/2026, e que estava plenamente cumprida em 23/05/2026; condenar a ré à obrigação de fazer consistente em autorizar e custear integralmente a internação hospitalar pediátrica do autor decorrente do evento assistencial iniciado em 23/05/2026, desde a admissão até a alta médica, sem limitação de número d</w:t>
      </w:r>
      <w:r w:rsidRPr="00671C61">
        <w:rPr>
          <w:color w:val="993300"/>
        </w:rPr>
        <w:t xml:space="preserve">e diárias e sem limitação temporal, abrangendo todos os procedimentos, exames laboratoriais e de imagem, materiais, medicamentos, honorários médicos, suporte respiratório, </w:t>
      </w:r>
      <w:r w:rsidRPr="00671C61">
        <w:rPr>
          <w:color w:val="993300"/>
        </w:rPr>
        <w:lastRenderedPageBreak/>
        <w:t>antibioticoterapia venosa, hidratação venosa, broncodilatação, nebulização e monitoramento clínico prescritos pela equipe médica assistente, na forma do documento de Id 277096537; condenar a ré à obrigação de não fazer consistente em abster-se de limitar temporalmente o atendimento de urgência e emergência do autor, de interromper, suspen</w:t>
      </w:r>
      <w:r w:rsidRPr="00671C61">
        <w:rPr>
          <w:color w:val="993300"/>
        </w:rPr>
        <w:t>der ou restringir o tratamento indicado pelos médicos responsáveis e de promover a transferência compulsória do autor ao Sistema Único de Saúde sem garantia efetiva de vaga adequada e sem prévia estabilidade clínica atestada pelo médico assistente.</w:t>
      </w:r>
    </w:p>
    <w:p w:rsidRPr="00671C61" w:rsidR="000E628D" w:rsidRDefault="00B16341" w14:paraId="26AF5603" w14:textId="77777777">
      <w:pPr>
        <w:ind w:firstLine="2268"/>
      </w:pPr>
      <w:r w:rsidRPr="00671C61">
        <w:rPr>
          <w:color w:val="993300"/>
        </w:rPr>
        <w:t>Para a hipótese de descumprimento das obrigações de fazer e de não fazer ora impostas, mantenho a multa diária fixada na decisão de Id 277097451, no valor de R$ 10.000,00 (dez mil reais) por dia, limitada a R$ 50.000,00 (cinquenta mil reais), nos termos dos arts. 497, 536 e 537 do Código de Processo Civil, sem prejuízo de sua revisão, majoração, redução ou substituição por outra medida indutiva, coercitiva ou sub-rogatória, caso se revele insuficiente ou excessiva.</w:t>
      </w:r>
    </w:p>
    <w:p w:rsidRPr="00671C61" w:rsidR="000E628D" w:rsidRDefault="00B16341" w14:paraId="2F8372CE" w14:textId="77777777">
      <w:pPr>
        <w:ind w:firstLine="2268"/>
      </w:pPr>
      <w:r w:rsidRPr="00671C61">
        <w:rPr>
          <w:color w:val="00B050"/>
        </w:rPr>
        <w:t>Reconheço, contudo, que a ré cumpriu tempestivamente a tutela provisória de urgência, conforme a guia de autorização de Id 277537857, a petição de Id 277537856 e a confirmação do autor na manifestação de Id 278134218, razão pela qual declaro que não incidiu, até a presente data, qualquer valor a título de multa cominatória.</w:t>
      </w:r>
    </w:p>
    <w:p w:rsidRPr="00671C61" w:rsidR="000E628D" w:rsidRDefault="00B16341" w14:paraId="60D807C6" w14:textId="77777777">
      <w:pPr>
        <w:ind w:firstLine="2268"/>
      </w:pPr>
      <w:r w:rsidRPr="00671C61">
        <w:rPr>
          <w:color w:val="00B050"/>
        </w:rPr>
        <w:t>Condeno a ré ao pagamento integral das custas e das despesas processuais, nos termos do art. 82, § 2º, do Código de Processo Civil.</w:t>
      </w:r>
    </w:p>
    <w:p w:rsidRPr="00671C61" w:rsidR="000E628D" w:rsidRDefault="00B16341" w14:paraId="5AAF26F2" w14:textId="77777777">
      <w:pPr>
        <w:ind w:firstLine="2268"/>
      </w:pPr>
      <w:r w:rsidRPr="00671C61">
        <w:rPr>
          <w:color w:val="00B050"/>
        </w:rPr>
        <w:t xml:space="preserve">Condeno a ré ao pagamento de honorários advocatícios em favor do patrono do autor, que fixo em 10% (dez por </w:t>
      </w:r>
      <w:r w:rsidRPr="00671C61">
        <w:rPr>
          <w:color w:val="00B050"/>
        </w:rPr>
        <w:lastRenderedPageBreak/>
        <w:t>cento) sobre o valor atualizado da causa, nos termos do art. 85, § 2º, do Código de Processo Civil,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w:t>
      </w:r>
      <w:r w:rsidRPr="00671C61">
        <w:rPr>
          <w:color w:val="00B050"/>
        </w:rPr>
        <w:t xml:space="preserve"> da obrigação de fazer não é mensurável nestes autos, tendo a própria ré informado, na contestação de Id 279754953, que a apuração dos custos assistenciais depende do encerramento da conta médica, ainda não consolidada. A atualização observará o índice adotado pela Corregedoria deste Tribunal, desde a distribuição, incidindo juros de mora a partir do trânsito em julgado.</w:t>
      </w:r>
    </w:p>
    <w:p w:rsidRPr="00671C61" w:rsidR="000E628D" w:rsidRDefault="00B16341" w14:paraId="0C7600F6" w14:textId="77777777">
      <w:pPr>
        <w:ind w:firstLine="2268"/>
      </w:pPr>
      <w:r w:rsidRPr="00671C61">
        <w:rPr>
          <w:color w:val="00B050"/>
        </w:rPr>
        <w:t>Mantenho o processamento em segredo de justiça, nos termos do art. 189, inc. III, do Código de Processo Civil, o que atende ao requerimento formulado pela ré ao final da contestação de Id 279754953.</w:t>
      </w:r>
    </w:p>
    <w:p w:rsidRPr="00671C61" w:rsidR="000E628D" w:rsidRDefault="00B16341" w14:paraId="260F9830" w14:textId="77777777">
      <w:pPr>
        <w:ind w:firstLine="2268"/>
      </w:pPr>
      <w:r w:rsidRPr="00671C61">
        <w:rPr>
          <w:color w:val="00B050"/>
        </w:rPr>
        <w:t>Defiro o requerimento de cadastramento exclusivo dos advogados indicados, para que as intimações e publicações destinadas à ré sejam feitas exclusivamente em seus nomes, nos termos do art. 272, § 5º, do Código de Processo Civil.</w:t>
      </w:r>
    </w:p>
    <w:p w:rsidRPr="00671C61" w:rsidR="000E628D" w:rsidRDefault="00B16341" w14:paraId="3F4E3378" w14:textId="77777777">
      <w:pPr>
        <w:ind w:firstLine="2268"/>
      </w:pPr>
      <w:r w:rsidRPr="00671C61">
        <w:rPr>
          <w:color w:val="00B050"/>
        </w:rPr>
        <w:t>Dê-se ciência ao Ministério Público do Distrito Federal e dos Territórios.</w:t>
      </w:r>
    </w:p>
    <w:p w:rsidRPr="00671C61" w:rsidR="000E628D" w:rsidRDefault="00B16341" w14:paraId="361947C1" w14:textId="77777777">
      <w:pPr>
        <w:ind w:firstLine="2268"/>
      </w:pPr>
      <w:r w:rsidRPr="00671C61">
        <w:rPr>
          <w:color w:val="00B050"/>
        </w:rPr>
        <w:t>Publique-se. Registre-se. Intimem-se.</w:t>
      </w:r>
    </w:p>
    <w:p w:rsidRPr="00671C61" w:rsidR="000E628D" w:rsidRDefault="00B16341" w14:paraId="02E283B2" w14:textId="77777777">
      <w:pPr>
        <w:ind w:firstLine="2268"/>
      </w:pPr>
      <w:r w:rsidRPr="00671C61">
        <w:rPr>
          <w:color w:val="00B050"/>
        </w:rPr>
        <w:t>Transitada em julgado e nada sendo requerido no prazo de 15 (quinze) dias úteis, arquivem-se os autos com as cautelas de praxe.</w:t>
      </w:r>
    </w:p>
    <w:p w:rsidR="000E628D" w:rsidRDefault="00B16341" w14:paraId="46E2E934" w14:textId="77777777">
      <w:pPr>
        <w:rPr>
          <w:color w:val="00B050"/>
          <w:sz w:val="24"/>
        </w:rPr>
      </w:pPr>
      <w:r w:rsidRPr="00671C61">
        <w:rPr>
          <w:color w:val="00B050"/>
          <w:sz w:val="24"/>
        </w:rPr>
        <w:lastRenderedPageBreak/>
        <w:t>ALEX COSTA DE OLIVEIRA – Juiz de Direito (documento datado e assinado eletronicamente pelo magistrado)</w:t>
      </w:r>
    </w:p>
    <w:p w:rsidR="00B475A6" w:rsidRDefault="00B475A6" w14:paraId="7349F663" w14:textId="77777777">
      <w:pPr>
        <w:rPr>
          <w:color w:val="00B050"/>
          <w:sz w:val="24"/>
        </w:rPr>
      </w:pPr>
    </w:p>
    <w:p w:rsidR="00B475A6" w:rsidRDefault="00B475A6" w14:paraId="3F1A2D93" w14:textId="77777777">
      <w:pPr>
        <w:rPr>
          <w:color w:val="00B050"/>
          <w:sz w:val="24"/>
        </w:rPr>
      </w:pPr>
    </w:p>
    <w:p w:rsidR="003E3C0C" w:rsidRDefault="003E3C0C" w14:paraId="1214FAA4" w14:textId="77777777">
      <w:pPr>
        <w:rPr>
          <w:color w:val="00B050"/>
          <w:sz w:val="24"/>
        </w:rPr>
      </w:pPr>
    </w:p>
    <w:p w:rsidR="003E3C0C" w:rsidRDefault="003E3C0C" w14:paraId="37DFE0B8" w14:textId="77777777">
      <w:pPr>
        <w:rPr>
          <w:color w:val="00B050"/>
          <w:sz w:val="24"/>
        </w:rPr>
      </w:pPr>
    </w:p>
    <w:p w:rsidR="003E3C0C" w:rsidRDefault="003E3C0C" w14:paraId="4135D98A" w14:textId="77777777">
      <w:pPr>
        <w:rPr>
          <w:color w:val="00B050"/>
          <w:sz w:val="24"/>
        </w:rPr>
      </w:pPr>
    </w:p>
    <w:p w:rsidR="003E3C0C" w:rsidRDefault="003E3C0C" w14:paraId="499C2883" w14:textId="77777777">
      <w:pPr>
        <w:rPr>
          <w:color w:val="00B050"/>
          <w:sz w:val="24"/>
        </w:rPr>
      </w:pPr>
    </w:p>
    <w:p w:rsidR="003E3C0C" w:rsidRDefault="003E3C0C" w14:paraId="34BFAB1A" w14:textId="77777777">
      <w:pPr>
        <w:rPr>
          <w:color w:val="00B050"/>
          <w:sz w:val="24"/>
        </w:rPr>
      </w:pPr>
    </w:p>
    <w:p w:rsidR="003E3C0C" w:rsidRDefault="003E3C0C" w14:paraId="6994929C" w14:textId="77777777">
      <w:pPr>
        <w:rPr>
          <w:color w:val="00B050"/>
          <w:sz w:val="24"/>
        </w:rPr>
      </w:pPr>
    </w:p>
    <w:p w:rsidR="003E3C0C" w:rsidRDefault="003E3C0C" w14:paraId="5C9DD884" w14:textId="77777777">
      <w:pPr>
        <w:rPr>
          <w:color w:val="00B050"/>
          <w:sz w:val="24"/>
        </w:rPr>
      </w:pPr>
    </w:p>
    <w:p w:rsidR="003E3C0C" w:rsidRDefault="003E3C0C" w14:paraId="3A96A146" w14:textId="77777777">
      <w:pPr>
        <w:rPr>
          <w:color w:val="00B050"/>
          <w:sz w:val="24"/>
        </w:rPr>
      </w:pPr>
    </w:p>
    <w:p w:rsidR="003E3C0C" w:rsidRDefault="003E3C0C" w14:paraId="3E94619E" w14:textId="77777777">
      <w:pPr>
        <w:rPr>
          <w:color w:val="00B050"/>
          <w:sz w:val="24"/>
        </w:rPr>
      </w:pPr>
    </w:p>
    <w:p w:rsidR="003E3C0C" w:rsidRDefault="003E3C0C" w14:paraId="6F123A62" w14:textId="77777777">
      <w:pPr>
        <w:rPr>
          <w:color w:val="00B050"/>
          <w:sz w:val="24"/>
        </w:rPr>
      </w:pPr>
    </w:p>
    <w:p w:rsidR="003E3C0C" w:rsidRDefault="003E3C0C" w14:paraId="7ED49EE9" w14:textId="77777777">
      <w:pPr>
        <w:rPr>
          <w:color w:val="00B050"/>
          <w:sz w:val="24"/>
        </w:rPr>
      </w:pPr>
    </w:p>
    <w:p w:rsidR="003E3C0C" w:rsidRDefault="003E3C0C" w14:paraId="05666359" w14:textId="77777777">
      <w:pPr>
        <w:rPr>
          <w:color w:val="00B050"/>
          <w:sz w:val="24"/>
        </w:rPr>
      </w:pPr>
    </w:p>
    <w:p w:rsidR="003E3C0C" w:rsidRDefault="003E3C0C" w14:paraId="021E7AA0" w14:textId="77777777">
      <w:pPr>
        <w:rPr>
          <w:color w:val="00B050"/>
          <w:sz w:val="24"/>
        </w:rPr>
      </w:pPr>
    </w:p>
    <w:p w:rsidR="003E3C0C" w:rsidRDefault="003E3C0C" w14:paraId="19BCE1C5" w14:textId="77777777">
      <w:pPr>
        <w:rPr>
          <w:color w:val="00B050"/>
          <w:sz w:val="24"/>
        </w:rPr>
      </w:pPr>
    </w:p>
    <w:p w:rsidR="003E3C0C" w:rsidRDefault="003E3C0C" w14:paraId="43A99CA7" w14:textId="77777777">
      <w:pPr>
        <w:rPr>
          <w:color w:val="00B050"/>
          <w:sz w:val="24"/>
        </w:rPr>
      </w:pPr>
    </w:p>
    <w:p w:rsidR="003E3C0C" w:rsidRDefault="003E3C0C" w14:paraId="5243B6DD" w14:textId="77777777">
      <w:pPr>
        <w:rPr>
          <w:color w:val="00B050"/>
          <w:sz w:val="24"/>
        </w:rPr>
      </w:pPr>
    </w:p>
    <w:p w:rsidR="003E3C0C" w:rsidRDefault="003E3C0C" w14:paraId="2F80B43E" w14:textId="77777777">
      <w:pPr>
        <w:rPr>
          <w:color w:val="00B050"/>
          <w:sz w:val="24"/>
        </w:rPr>
      </w:pPr>
    </w:p>
    <w:p w:rsidR="003E3C0C" w:rsidRDefault="003E3C0C" w14:paraId="55D44776" w14:textId="77777777">
      <w:pPr>
        <w:rPr>
          <w:color w:val="00B050"/>
          <w:sz w:val="24"/>
        </w:rPr>
      </w:pPr>
    </w:p>
    <w:p w:rsidR="003E3C0C" w:rsidRDefault="003E3C0C" w14:paraId="12079E1F" w14:textId="77777777">
      <w:pPr>
        <w:rPr>
          <w:color w:val="00B050"/>
          <w:sz w:val="24"/>
        </w:rPr>
      </w:pPr>
    </w:p>
    <w:p w:rsidR="003E3C0C" w:rsidRDefault="003E3C0C" w14:paraId="2B837D37" w14:textId="77777777">
      <w:pPr>
        <w:rPr>
          <w:color w:val="00B050"/>
          <w:sz w:val="24"/>
        </w:rPr>
      </w:pPr>
    </w:p>
    <w:p w:rsidR="003E3C0C" w:rsidRDefault="003E3C0C" w14:paraId="11E2DFB1" w14:textId="77777777">
      <w:pPr>
        <w:rPr>
          <w:color w:val="00B050"/>
          <w:sz w:val="24"/>
        </w:rPr>
      </w:pPr>
    </w:p>
    <w:p w:rsidR="003E3C0C" w:rsidRDefault="003E3C0C" w14:paraId="35DDED61" w14:textId="77777777">
      <w:pPr>
        <w:rPr>
          <w:color w:val="00B050"/>
          <w:sz w:val="24"/>
        </w:rPr>
      </w:pPr>
    </w:p>
    <w:p w:rsidR="003E3C0C" w:rsidRDefault="003E3C0C" w14:paraId="7A01278A" w14:textId="77777777">
      <w:pPr>
        <w:rPr>
          <w:color w:val="00B050"/>
          <w:sz w:val="24"/>
        </w:rPr>
      </w:pPr>
    </w:p>
    <w:p w:rsidR="003E3C0C" w:rsidRDefault="003E3C0C" w14:paraId="32B19771" w14:textId="77777777">
      <w:pPr>
        <w:rPr>
          <w:color w:val="00B050"/>
          <w:sz w:val="24"/>
        </w:rPr>
      </w:pPr>
    </w:p>
    <w:p w:rsidR="003E3C0C" w:rsidRDefault="003E3C0C" w14:paraId="6FD27F15" w14:textId="77777777">
      <w:pPr>
        <w:rPr>
          <w:color w:val="00B050"/>
          <w:sz w:val="24"/>
        </w:rPr>
      </w:pPr>
    </w:p>
    <w:p w:rsidR="003E3C0C" w:rsidRDefault="003E3C0C" w14:paraId="45E7FAB9" w14:textId="77777777">
      <w:pPr>
        <w:rPr>
          <w:color w:val="00B050"/>
          <w:sz w:val="24"/>
        </w:rPr>
      </w:pPr>
    </w:p>
    <w:p w:rsidR="003E3C0C" w:rsidRDefault="003E3C0C" w14:paraId="28DAEB7C" w14:textId="77777777">
      <w:pPr>
        <w:rPr>
          <w:color w:val="00B050"/>
          <w:sz w:val="24"/>
        </w:rPr>
      </w:pPr>
    </w:p>
    <w:p w:rsidR="003E3C0C" w:rsidRDefault="003E3C0C" w14:paraId="262767F8" w14:textId="77777777">
      <w:pPr>
        <w:rPr>
          <w:color w:val="00B050"/>
          <w:sz w:val="24"/>
        </w:rPr>
      </w:pPr>
    </w:p>
    <w:p w:rsidR="003E3C0C" w:rsidRDefault="003E3C0C" w14:paraId="4B9531D8" w14:textId="77777777">
      <w:pPr>
        <w:rPr>
          <w:color w:val="00B050"/>
          <w:sz w:val="24"/>
        </w:rPr>
      </w:pPr>
    </w:p>
    <w:p w:rsidR="003E3C0C" w:rsidRDefault="003E3C0C" w14:paraId="3D65B687" w14:textId="77777777">
      <w:pPr>
        <w:rPr>
          <w:color w:val="00B050"/>
          <w:sz w:val="24"/>
        </w:rPr>
      </w:pPr>
    </w:p>
    <w:p w:rsidR="003E3C0C" w:rsidRDefault="003E3C0C" w14:paraId="733CF29A" w14:textId="77777777">
      <w:pPr>
        <w:rPr>
          <w:color w:val="00B050"/>
          <w:sz w:val="24"/>
        </w:rPr>
      </w:pPr>
    </w:p>
    <w:p w:rsidR="003E3C0C" w:rsidRDefault="003E3C0C" w14:paraId="5770BA16" w14:textId="77777777">
      <w:pPr>
        <w:rPr>
          <w:color w:val="00B050"/>
          <w:sz w:val="24"/>
        </w:rPr>
      </w:pPr>
    </w:p>
    <w:p w:rsidR="003E3C0C" w:rsidRDefault="003E3C0C" w14:paraId="7C7BD6A0" w14:textId="77777777">
      <w:pPr>
        <w:rPr>
          <w:color w:val="00B050"/>
          <w:sz w:val="24"/>
        </w:rPr>
      </w:pPr>
    </w:p>
    <w:p w:rsidR="003E3C0C" w:rsidP="003E3C0C" w:rsidRDefault="003E3C0C" w14:paraId="45B957A7" w14:textId="77777777">
      <w:pPr>
        <w:jc w:val="center"/>
      </w:pPr>
      <w:r>
        <w:rPr>
          <w:b/>
          <w:color w:val="C55A11"/>
        </w:rPr>
        <w:t>PARECER DA PROCURADORIA DE JUSTIÇA (ID 90774231)</w:t>
      </w:r>
    </w:p>
    <w:p w:rsidR="003E3C0C" w:rsidP="003E3C0C" w:rsidRDefault="003E3C0C" w14:paraId="7264712A" w14:textId="77777777"/>
    <w:p w:rsidR="003E3C0C" w:rsidP="003E3C0C" w:rsidRDefault="003E3C0C" w14:paraId="12564DC0" w14:textId="77777777">
      <w:r>
        <w:rPr>
          <w:color w:val="C55A11"/>
          <w:sz w:val="24"/>
        </w:rPr>
        <w:t>Ministério Público do Distrito Federal e Territórios</w:t>
      </w:r>
    </w:p>
    <w:p w:rsidR="003E3C0C" w:rsidP="003E3C0C" w:rsidRDefault="003E3C0C" w14:paraId="13F16B09" w14:textId="77777777">
      <w:r>
        <w:rPr>
          <w:color w:val="C55A11"/>
          <w:sz w:val="24"/>
        </w:rPr>
        <w:t>8ª Procuradoria de Justiça Cível</w:t>
      </w:r>
    </w:p>
    <w:p w:rsidR="003E3C0C" w:rsidP="003E3C0C" w:rsidRDefault="003E3C0C" w14:paraId="2FA3F929" w14:textId="77777777">
      <w:r>
        <w:rPr>
          <w:color w:val="C55A11"/>
          <w:sz w:val="24"/>
        </w:rPr>
        <w:t>APELAÇÃO CÍVEL – PJE2 N. 0705922-59.2026.8.07.0014</w:t>
      </w:r>
    </w:p>
    <w:p w:rsidR="003E3C0C" w:rsidP="003E3C0C" w:rsidRDefault="003E3C0C" w14:paraId="409A58E9" w14:textId="77777777">
      <w:r>
        <w:rPr>
          <w:color w:val="C55A11"/>
          <w:sz w:val="24"/>
        </w:rPr>
        <w:t>APELANTE: UNITY SERVIÇOS INTEGRADOS DE SAÚDE LTDA</w:t>
      </w:r>
    </w:p>
    <w:p w:rsidR="003E3C0C" w:rsidP="003E3C0C" w:rsidRDefault="003E3C0C" w14:paraId="7C51B344" w14:textId="77777777">
      <w:r>
        <w:rPr>
          <w:color w:val="C55A11"/>
          <w:sz w:val="24"/>
        </w:rPr>
        <w:t>APELADO: E. D. DE A., DEVIDAMENTE REPRESENTADO</w:t>
      </w:r>
    </w:p>
    <w:p w:rsidR="003E3C0C" w:rsidP="003E3C0C" w:rsidRDefault="003E3C0C" w14:paraId="655722A0" w14:textId="77777777">
      <w:r>
        <w:rPr>
          <w:color w:val="C55A11"/>
          <w:sz w:val="24"/>
        </w:rPr>
        <w:t>ÓRGÃO: 4ª TURMA CÍVEL</w:t>
      </w:r>
    </w:p>
    <w:p w:rsidR="003E3C0C" w:rsidP="003E3C0C" w:rsidRDefault="003E3C0C" w14:paraId="5AD835C1" w14:textId="77777777">
      <w:r>
        <w:rPr>
          <w:color w:val="C55A11"/>
          <w:sz w:val="24"/>
        </w:rPr>
        <w:t>RELATOR: DESEMBARGADOR SÉRGIO ROCHA</w:t>
      </w:r>
    </w:p>
    <w:p w:rsidR="003E3C0C" w:rsidP="003E3C0C" w:rsidRDefault="003E3C0C" w14:paraId="339320F4" w14:textId="77777777">
      <w:r>
        <w:rPr>
          <w:color w:val="C55A11"/>
          <w:sz w:val="24"/>
        </w:rPr>
        <w:t>MANIFESTAÇÃO Nº 602/2026</w:t>
      </w:r>
    </w:p>
    <w:p w:rsidR="003E3C0C" w:rsidP="003E3C0C" w:rsidRDefault="003E3C0C" w14:paraId="2E640370" w14:textId="77777777"/>
    <w:p w:rsidR="003E3C0C" w:rsidP="003E3C0C" w:rsidRDefault="003E3C0C" w14:paraId="4DE4AE83" w14:textId="77777777">
      <w:pPr>
        <w:ind w:firstLine="2268"/>
      </w:pPr>
      <w:r>
        <w:rPr>
          <w:color w:val="C55A11"/>
        </w:rPr>
        <w:t>Ementa: DIREITO DO CONSUMIDOR. APELAÇÃO CÍVEL. PLANO DE SAÚDE (UNITY SERVIÇOS INTEGRADOS DE SAÚDE LTDA). PACIENTE MENOR DE IDADE. INTERNAÇÃO PEDIÁTRICA DE URGÊNCIA (BRONCOPNEUMONIA). CARÊNCIA DE 180 DIAS. AFASTAMENTO. COBERTURA OBRIGATÓRIA APÓS 24 HORAS (LEI 9.656/1998, ART. 12, V, "C", E ART. 35-C, I). INAPLICABILIDADE DA RESOLUÇÃO CONSU 13/1998 PARA LIMITAR O ATENDIMENTO ÀS PRIMEIRAS 12 HORAS. ABUSIVIDADE DA NEGATIVA. SÚMULAS 302 E 597 DO STJ. MANUTENÇÃO DA MULTA COMINATÓRIA. RECURSO CONHECIDO E DESPROVIDO. 1. Trata-se de apelação cível interposta por Unity Serviços Integrados de Saúde LTDA. contra sentença que determinou o custeio integral de internação pediátrica de urgência decorrente de quadro grave de broncopneumonia em beneficiário menor de idade, confirmando a tutela concedida.</w:t>
      </w:r>
    </w:p>
    <w:p w:rsidR="003E3C0C" w:rsidP="003E3C0C" w:rsidRDefault="003E3C0C" w14:paraId="5907B4B9" w14:textId="77777777">
      <w:pPr>
        <w:ind w:firstLine="2268"/>
      </w:pPr>
      <w:r>
        <w:rPr>
          <w:color w:val="C55A11"/>
        </w:rPr>
        <w:lastRenderedPageBreak/>
        <w:t>2. Ultrapassado o prazo de 24 horas da contratação, revela-se ilícita e abusiva a recusa de internação hospitalar sob a alegada carência de 180 dias em situação de emergência/urgência devidamente comprovada por relatório médico (Súmula 597 do STJ e arts. 12, V, "c", e 35-C, I, da Lei 9.656/1998).</w:t>
      </w:r>
    </w:p>
    <w:p w:rsidR="003E3C0C" w:rsidP="003E3C0C" w:rsidRDefault="003E3C0C" w14:paraId="17AD14F2" w14:textId="77777777">
      <w:pPr>
        <w:ind w:firstLine="2268"/>
      </w:pPr>
      <w:r>
        <w:rPr>
          <w:color w:val="C55A11"/>
        </w:rPr>
        <w:t>3. A Resolução CONSU 13/1998 não pode suplantar a garantia legal para restringir a cobertura emergencial às primeiras 12 horas ou forçar a transferência do paciente ao SUS, sendo vedada a limitação temporal da internação (Súmula 302 do STJ).</w:t>
      </w:r>
    </w:p>
    <w:p w:rsidR="003E3C0C" w:rsidP="003E3C0C" w:rsidRDefault="003E3C0C" w14:paraId="6609456E" w14:textId="77777777">
      <w:pPr>
        <w:ind w:firstLine="2268"/>
      </w:pPr>
      <w:r>
        <w:rPr>
          <w:color w:val="C55A11"/>
        </w:rPr>
        <w:t>4. A multa cominatória fixada na origem deve ser mantida, porquanto proporcional ao bem jurídico tutelado (saúde e vida do infante) e vocacionada a assegurar a efetividade do provimento judicial.</w:t>
      </w:r>
    </w:p>
    <w:p w:rsidR="003E3C0C" w:rsidP="003E3C0C" w:rsidRDefault="003E3C0C" w14:paraId="0CB96BAC" w14:textId="77777777">
      <w:pPr>
        <w:ind w:firstLine="2268"/>
      </w:pPr>
      <w:r>
        <w:rPr>
          <w:color w:val="C55A11"/>
        </w:rPr>
        <w:t>5. Manifestação pelo conhecimento do recurso, rejeição da preliminar e, no mérito, pelo seu desprovimento.</w:t>
      </w:r>
    </w:p>
    <w:p w:rsidR="003E3C0C" w:rsidP="003E3C0C" w:rsidRDefault="003E3C0C" w14:paraId="40646FBD" w14:textId="77777777">
      <w:pPr>
        <w:ind w:firstLine="2268"/>
      </w:pPr>
      <w:r>
        <w:rPr>
          <w:color w:val="C55A11"/>
        </w:rPr>
        <w:t xml:space="preserve">RELATÓRIO Trata-se de apelação cível interposta por Unity Serviços Integrados de Saúde LTDA. contra a sentença proferida pelo Juízo da 1ª Vara Cível do Guará (id 90392048), que, em ação de obrigação de fazer proposta pelo ora apelado, julgou procedentes os pedidos iniciais para: i) confirmar e tornar definitiva a tutela de urgência anteriormente concedida; ii) declarar a abusividade e a nulidade da recusa administrativa de cobertura, bem como das cláusulas 9.7 e 9.9 do contrato coletivo por adesão; iii) reconhecer que a carência contratual e legal exigível para o caso é de 24 horas; iv) condenar a operadora ré à obrigação de fazer consistente em autorizar e custear integralmente a internação pediátrica e todos os tratamentos prescritos desde a admissão em 23.5.2026 até a alta hospitalar; v) condenar a ré à obrigação de não fazer consistente em </w:t>
      </w:r>
      <w:r>
        <w:rPr>
          <w:color w:val="C55A11"/>
        </w:rPr>
        <w:lastRenderedPageBreak/>
        <w:t>abster-se de limitar temporalmente o atendimento e de promover transferência compulsória à rede pública; e vi) manter a multa diária de R$ 10.000,00, limitada a R$ 50.000,00, para a hipótese de descumprimento futuro, reconhecendo que não houve incidência pretérita da penalidade em virtude do cumprimento tempestivo da liminar.</w:t>
      </w:r>
    </w:p>
    <w:p w:rsidR="003E3C0C" w:rsidP="003E3C0C" w:rsidRDefault="003E3C0C" w14:paraId="681F7FB9" w14:textId="77777777">
      <w:pPr>
        <w:ind w:firstLine="2268"/>
      </w:pPr>
      <w:r>
        <w:rPr>
          <w:color w:val="C55A11"/>
        </w:rPr>
        <w:t>Nas razões recursais (id 90392052), a apelante argui preliminar de julgamento extra petita (arts. 141 e 492 do CPC), alegando ausência de pedido de nulidade contratual. No mérito, defende a carência de 180 dias para internação (art. 12, V, b, da Lei 9.656/1998), aduzindo que o prazo de 24 horas restringe-se ao pronto-socorro. Sustenta a legalidade da limitação de cobertura às 12 horas iniciais da emergência (arts. 2º e 3º, § 1º, da Resolução CONSU 13/1998 e paradigma NIP/ANS) e nega a emergência (art. 35-C, I, da Lei 9.656/1998) ante a estabilidade clínica e falta de declaração médica de risco de morte. Invoca o art. 32 da Lei 9.656/1998 e a mutualidade para autorizar transferência ao SUS. Ao final, pede a reforma da sentença para que sejam julgados improcedentes os pedidos iniciais ou, subsidiariamente, seja afastada a nulidade das cláusulas 9.7 e 9.9, seja excluída ou reduzida a multa cominatória (R$ 1.000,00/dia, limite de R$ 10.000,00) e haja inversão da sucumbência.</w:t>
      </w:r>
    </w:p>
    <w:p w:rsidR="003E3C0C" w:rsidP="003E3C0C" w:rsidRDefault="003E3C0C" w14:paraId="1B73C2C9" w14:textId="77777777">
      <w:pPr>
        <w:ind w:firstLine="2268"/>
      </w:pPr>
      <w:r>
        <w:rPr>
          <w:color w:val="C55A11"/>
        </w:rPr>
        <w:t>Em contrarrazões, o apelado refutou a tese de julgamento extra petita e pugnou pelo total desprovimento do apelo (id 90392060).</w:t>
      </w:r>
    </w:p>
    <w:p w:rsidR="003E3C0C" w:rsidP="003E3C0C" w:rsidRDefault="003E3C0C" w14:paraId="4304660C" w14:textId="77777777">
      <w:pPr>
        <w:ind w:firstLine="2268"/>
      </w:pPr>
      <w:r>
        <w:rPr>
          <w:color w:val="C55A11"/>
        </w:rPr>
        <w:t>Os autos foram remetidos a este Tribunal de Justiça e distribuídos à 4ª Turma Cível, vindo com vista à Procuradoria de Justiça Cível em razão do interesse de incapaz, nos termos do art. 178, II, do Código de Processo Civil.</w:t>
      </w:r>
    </w:p>
    <w:p w:rsidR="003E3C0C" w:rsidP="003E3C0C" w:rsidRDefault="003E3C0C" w14:paraId="1ACBA9B6" w14:textId="77777777">
      <w:pPr>
        <w:ind w:firstLine="2268"/>
      </w:pPr>
      <w:r>
        <w:rPr>
          <w:color w:val="C55A11"/>
        </w:rPr>
        <w:lastRenderedPageBreak/>
        <w:t>MANIFESTAÇÃO EM SEGUNDO GRAU 1) Admissibilidade O recurso é tempestivo e o respectivo preparo foi devidamente comprovado aos autos (ids 90392051 e 90392054). Presentes os demais pressupostos extrínsecos e intrínsecos de admissibilidade recursal, o apelo deve ser conhecido.</w:t>
      </w:r>
    </w:p>
    <w:p w:rsidR="003E3C0C" w:rsidP="003E3C0C" w:rsidRDefault="003E3C0C" w14:paraId="123A6C4F" w14:textId="77777777">
      <w:pPr>
        <w:ind w:firstLine="2268"/>
      </w:pPr>
      <w:r>
        <w:rPr>
          <w:color w:val="C55A11"/>
        </w:rPr>
        <w:t>2) Rejeição da tese de julgamento extra petita De início, impõe-se afastar a tese preliminar de julgamento extra petita suscitada pela apelante.</w:t>
      </w:r>
    </w:p>
    <w:p w:rsidR="003E3C0C" w:rsidP="003E3C0C" w:rsidRDefault="003E3C0C" w14:paraId="6659C739" w14:textId="77777777">
      <w:pPr>
        <w:ind w:firstLine="2268"/>
      </w:pPr>
      <w:r>
        <w:rPr>
          <w:color w:val="C55A11"/>
        </w:rPr>
        <w:t>Ao contrário do sustentado nas razões recursais, a declaração de abusividade e nulidade das cláusulas 9.7 e 9.9 do contrato de adesão não extrapolou os limites objetivos da lide traçados nos arts. 141 e 492 do Código de Processo Civil. A petição inicial deduziu expressamente como pretensão cominatória a obrigação de a requerida se abster de limitar temporalmente a cobertura emergencial do infante e de se abster de promover sua transferência compulsória ao Sistema Único de Saúde (id 90392011, p. 16-17).</w:t>
      </w:r>
    </w:p>
    <w:p w:rsidR="003E3C0C" w:rsidP="003E3C0C" w:rsidRDefault="003E3C0C" w14:paraId="1D3CBC36" w14:textId="77777777">
      <w:pPr>
        <w:ind w:firstLine="2268"/>
      </w:pPr>
      <w:r>
        <w:rPr>
          <w:color w:val="C55A11"/>
        </w:rPr>
        <w:t>Como tais condutas administrativas lesivas estavam fundamentadas precisamente nas cláusulas 9.7 e 9.9 do instrumento padrão elaborado pela operadora ré (id 90392036, p. 18), o reconhecimento da abusividade e a declaração de nulidade desses dispositivos contratuais constituíram providência necessária e antecedente lógico para o acolhimento dos pedidos cominatórios formulados pelo consumidor.</w:t>
      </w:r>
    </w:p>
    <w:p w:rsidR="003E3C0C" w:rsidP="003E3C0C" w:rsidRDefault="003E3C0C" w14:paraId="3E0D29AD" w14:textId="77777777">
      <w:pPr>
        <w:ind w:firstLine="2268"/>
      </w:pPr>
      <w:r>
        <w:rPr>
          <w:color w:val="C55A11"/>
        </w:rPr>
        <w:t>Ademais, conforme assentado expressamente no dispositivo da sentença recorrida, a nulidade foi declarada na exata medida em que aplicadas ao autor (id 90392048), circunscrevendo a eficácia do provimento à lide individual e concreta deduzida em juízo, sem qualquer transbordamento da demanda.</w:t>
      </w:r>
    </w:p>
    <w:p w:rsidR="003E3C0C" w:rsidP="003E3C0C" w:rsidRDefault="003E3C0C" w14:paraId="1A04A552" w14:textId="77777777">
      <w:pPr>
        <w:ind w:firstLine="2268"/>
      </w:pPr>
      <w:r>
        <w:rPr>
          <w:color w:val="C55A11"/>
        </w:rPr>
        <w:lastRenderedPageBreak/>
        <w:t>Deve ser rejeitada, portanto, a tese preliminar.</w:t>
      </w:r>
    </w:p>
    <w:p w:rsidR="003E3C0C" w:rsidP="003E3C0C" w:rsidRDefault="003E3C0C" w14:paraId="3F46FB9A" w14:textId="77777777">
      <w:pPr>
        <w:ind w:firstLine="2268"/>
      </w:pPr>
      <w:r>
        <w:rPr>
          <w:color w:val="C55A11"/>
        </w:rPr>
        <w:t>3) Mérito No mérito, o recurso interposto pela operadora ré não merece prosperar.</w:t>
      </w:r>
    </w:p>
    <w:p w:rsidR="003E3C0C" w:rsidP="003E3C0C" w:rsidRDefault="003E3C0C" w14:paraId="212F215B" w14:textId="77777777">
      <w:pPr>
        <w:ind w:firstLine="2268"/>
      </w:pPr>
      <w:r>
        <w:rPr>
          <w:color w:val="C55A11"/>
        </w:rPr>
        <w:t>A relação jurídica entre as partes é de consumo, sujeitando-se ao Código de Defesa do Consumidor (Súmula 608 do STJ). Desse modo, as cláusulas contratuais devem ser interpretadas de forma favorável ao consumidor (art. 47 do CDC), sendo nulas aquelas que o coloquem em desvantagem exagerada ou afrontem a boa-fé objetiva (art. 51, IV e § 1º, II, do CDC).</w:t>
      </w:r>
    </w:p>
    <w:p w:rsidR="003E3C0C" w:rsidP="003E3C0C" w:rsidRDefault="003E3C0C" w14:paraId="281F74CE" w14:textId="77777777">
      <w:pPr>
        <w:ind w:firstLine="2268"/>
      </w:pPr>
      <w:r>
        <w:rPr>
          <w:color w:val="C55A11"/>
        </w:rPr>
        <w:t>Essa proteção é reforçada no caso concreto por envolver o direito à vida e à saúde de uma criança de apenas 1 ano e 8 meses, atraindo a incidência do princípio da prioridade absoluta, previsto no art. 227 da Constituição Federal e no Estatuto da Criança e do Adolescente (Lei 8.069/1990).</w:t>
      </w:r>
    </w:p>
    <w:p w:rsidR="003E3C0C" w:rsidP="003E3C0C" w:rsidRDefault="003E3C0C" w14:paraId="59D0C705" w14:textId="77777777">
      <w:pPr>
        <w:ind w:firstLine="2268"/>
      </w:pPr>
      <w:r>
        <w:rPr>
          <w:color w:val="C55A11"/>
        </w:rPr>
        <w:t>É incontroverso que o menor é beneficiário do plano de saúde Unity Vida Adesão II, com abrangência ambulatorial e hospitalar, vigente desde 20.3.2026. O atendimento de urgência e a negativa de internação ocorreram em 23.5.2026, quando já haviam transcorrido mais de 60 dias da contratação.</w:t>
      </w:r>
    </w:p>
    <w:p w:rsidR="003E3C0C" w:rsidP="003E3C0C" w:rsidRDefault="003E3C0C" w14:paraId="396FEFE5" w14:textId="77777777">
      <w:pPr>
        <w:ind w:firstLine="2268"/>
      </w:pPr>
      <w:r>
        <w:rPr>
          <w:color w:val="C55A11"/>
        </w:rPr>
        <w:t>A operadora alega que a carência de 24 horas abrangeria apenas o pronto-socorro ambulatorial, restrito a 12 horas, conforme a Resolução CONSU 13/1998, mantendo-se a exigência de 180 dias para a internação hospitalar.</w:t>
      </w:r>
    </w:p>
    <w:p w:rsidR="003E3C0C" w:rsidP="003E3C0C" w:rsidRDefault="003E3C0C" w14:paraId="1652FF4F" w14:textId="77777777">
      <w:pPr>
        <w:ind w:firstLine="2268"/>
      </w:pPr>
      <w:r>
        <w:rPr>
          <w:color w:val="C55A11"/>
        </w:rPr>
        <w:t>A tese, contudo, carece de amparo legal.</w:t>
      </w:r>
    </w:p>
    <w:p w:rsidR="003E3C0C" w:rsidP="003E3C0C" w:rsidRDefault="003E3C0C" w14:paraId="09192862" w14:textId="77777777">
      <w:pPr>
        <w:ind w:firstLine="2268"/>
      </w:pPr>
      <w:r>
        <w:rPr>
          <w:color w:val="C55A11"/>
        </w:rPr>
        <w:t>A Lei 9.656/1998 (art. 12, V, c, e art. 35-C, I) estabelece peremptoriamente o prazo máximo de 24 horas para a cobertura integral de casos de urgência e emergência, afastando a carência ordinária de 180 dias. Nesse ponto, é inadmissível cindir artificialmente o ato assistencial para cobrir o ingresso no pronto-</w:t>
      </w:r>
      <w:r>
        <w:rPr>
          <w:color w:val="C55A11"/>
        </w:rPr>
        <w:lastRenderedPageBreak/>
        <w:t>socorro e suspender o tratamento justamente quando o quadro se agrava a ponto de exigir internação. Esse entendimento está consolidado na Súmula 597 do Superior Tribunal de Justiça, que considera abusiva a cláusula que impõe carência superior a 24 horas em situações emergenciais.</w:t>
      </w:r>
    </w:p>
    <w:p w:rsidR="003E3C0C" w:rsidP="003E3C0C" w:rsidRDefault="003E3C0C" w14:paraId="252EF14C" w14:textId="77777777">
      <w:pPr>
        <w:ind w:firstLine="2268"/>
      </w:pPr>
      <w:r>
        <w:rPr>
          <w:color w:val="C55A11"/>
        </w:rPr>
        <w:t>A tentativa de respaldar a recusa na Resolução CONSU 13/1998 esbarra na hierarquia das normas: resoluções infralegais não podem restringir direitos garantidos por lei federal ou pelo Código de Defesa do Consumidor. Além disso, a referida resolução aplica-se apenas a planos exclusivamente ambulatoriais, cenário diverso dos autos. A imposição de um limite de 12 horas de assistência também afronta diretamente a Súmula 302 do Superior Tribunal de Justiça, que veda a limitação temporal de internação hospitalar.</w:t>
      </w:r>
    </w:p>
    <w:p w:rsidR="003E3C0C" w:rsidP="003E3C0C" w:rsidRDefault="003E3C0C" w14:paraId="14EBC535" w14:textId="77777777">
      <w:pPr>
        <w:ind w:firstLine="2268"/>
      </w:pPr>
      <w:r>
        <w:rPr>
          <w:color w:val="C55A11"/>
        </w:rPr>
        <w:t>A extrema gravidade do quadro clínico está fartamente documentada. O relatório do Hospital Santa Lúcia Gama classifica o ingresso no box de emergência como risco “Muito urgente - Laranja”, descrevendo taquidispneia, saturação inicial de 88%, e necessidade de antibioticoterapia venosa contínua e internação pediátrica imediata por broncopneumonia.</w:t>
      </w:r>
    </w:p>
    <w:p w:rsidR="003E3C0C" w:rsidP="003E3C0C" w:rsidRDefault="003E3C0C" w14:paraId="33F93881" w14:textId="77777777">
      <w:pPr>
        <w:ind w:firstLine="2268"/>
      </w:pPr>
      <w:r>
        <w:rPr>
          <w:color w:val="C55A11"/>
        </w:rPr>
        <w:t>A posterior melhora da saturação (95-97%) sob cuidados na sala de estabilização não elide a gravidade que deflagrou o protocolo de emergência, não cabendo à operadora sobrepor critérios administrativos ao juízo técnico da médica assistente. Ademais, a própria guia de internação anexada pela ré registra o atendimento como “Urgência”.</w:t>
      </w:r>
    </w:p>
    <w:p w:rsidR="003E3C0C" w:rsidP="003E3C0C" w:rsidRDefault="003E3C0C" w14:paraId="7AF973D1" w14:textId="77777777">
      <w:pPr>
        <w:ind w:firstLine="2268"/>
      </w:pPr>
      <w:r>
        <w:rPr>
          <w:color w:val="C55A11"/>
        </w:rPr>
        <w:t>A solução conferida pelo Juízo de Primeiro Grau alinha-se à jurisprudência deste egrégio Tribunal de Justiça, conforme o seguinte precedente:</w:t>
      </w:r>
    </w:p>
    <w:p w:rsidR="003E3C0C" w:rsidP="003E3C0C" w:rsidRDefault="003E3C0C" w14:paraId="4EDD19A7" w14:textId="77777777">
      <w:pPr>
        <w:ind w:firstLine="2268"/>
      </w:pPr>
      <w:r>
        <w:rPr>
          <w:color w:val="C55A11"/>
        </w:rPr>
        <w:lastRenderedPageBreak/>
        <w:t>DIREITO DO CONSUMIDOR. APELAÇÃO CÍVEL. PLANO DE SAÚDE. ATENDIMENTO DE URGÊNCIA E EMERGÊNCIA. PRELIMINAR DE ILEGITIMIDADE PASSIVA AD CAUSAM. REJEIÇÃO. TITULAR DA RELAÇÃO JURÍDICA DEDUZIDA EM JUÍZO. MÉRITO. MENOR. CRISE ASMÁTICA GRAVE COM DESSATURAÇÃO. NEGATIVA DE INTERNAÇÃO. PRAZO DE CARÊNCIA. INAPLICABILIDADE. PRELIMINAR REJEITADA. RECURSO CONHECIDO E DESPROVIDO.</w:t>
      </w:r>
    </w:p>
    <w:p w:rsidR="003E3C0C" w:rsidP="003E3C0C" w:rsidRDefault="003E3C0C" w14:paraId="132DF7E8" w14:textId="77777777">
      <w:pPr>
        <w:ind w:firstLine="2268"/>
      </w:pPr>
      <w:r>
        <w:rPr>
          <w:color w:val="C55A11"/>
        </w:rPr>
        <w:t xml:space="preserve">[...] 7. A Lei nº 9.656/1998, em seus arts. 12, V, “c”, e 35-C, impõe cobertura obrigatória para atendimentos de urgência e emergência após 24 horas da contratação, afastando a exigência de carência superior, ainda que prevista contratualmente. 8. Comprovado por relatório médico o caráter emergencial do quadro clínico, consistente em ocorrência de crise asmática grave com dessaturação, a negativa de internação baseada em carência de 180 dias revela-se abusiva e contrária à legislação de regência. 9. A Resolução CONSU nº 13/1998 não pode prevalecer sobre a lei ordinária para limitar a cobertura do atendimento emergencial às primeiras 12 horas, sendo inaplicável em hipóteses de risco à vida ou de lesões irreparáveis. 10. A recusa indevida de cobertura em situação de emergência configura falha na prestação do serviço e viola a legítima expectativa do consumidor quanto à proteção da saúde e da vida. 11. Mantida a sentença, impõe-se a majoração dos honorários advocatícios em grau recursal, nos termos do art. 85, § 11, do CPC. IV. DISPOSITIVO E TESE 12. Preliminar rejeitada. Recurso conhecido e desprovido. Tese de julgamento: "1. É legítima a parte ré para responder aos temos da ação porque figura como titular da relação jurídica deduzida em juízo, ainda mais porque dela partiu a recursa na internação. 2. É abusiva a negativa de cobertura </w:t>
      </w:r>
      <w:r>
        <w:rPr>
          <w:color w:val="C55A11"/>
        </w:rPr>
        <w:lastRenderedPageBreak/>
        <w:t>de internação em situação de urgência ou emergência sob fundamento de carência contratual, desde que ultrapassado o prazo de 24 horas previsto na Lei nº 9.656/1998. [...] (Acórdão 2137230, 0711073-79.2025.8.07.0001, Relator(a): CARLOS PIRES SOARES NETO, 1ª TURMA CÍVEL, data de julgamento: 10/06/2026, publicado no DJe: 30/06/2026)</w:t>
      </w:r>
    </w:p>
    <w:p w:rsidR="003E3C0C" w:rsidP="003E3C0C" w:rsidRDefault="003E3C0C" w14:paraId="658C49C2" w14:textId="77777777">
      <w:pPr>
        <w:ind w:firstLine="2268"/>
      </w:pPr>
      <w:r>
        <w:rPr>
          <w:color w:val="C55A11"/>
        </w:rPr>
        <w:t>Assim, configurada a emergência após ultrapassadas 24 horas da vigência do plano, a recusa de custeio revela-se ilícita e abusiva. Impõe-se, por conseguinte, a manutenção da obrigação de fazer, sendo incabível a transferência do encargo financeiro da operadora privada para o SUS.</w:t>
      </w:r>
    </w:p>
    <w:p w:rsidR="003E3C0C" w:rsidP="003E3C0C" w:rsidRDefault="003E3C0C" w14:paraId="51F68672" w14:textId="77777777">
      <w:pPr>
        <w:ind w:firstLine="2268"/>
      </w:pPr>
      <w:r>
        <w:rPr>
          <w:color w:val="C55A11"/>
        </w:rPr>
        <w:t>Por fim, a multa cominatória (astreintes) fixada em R$ 10.000,00 diários, limitada a R$ 50.000,00, deve ser mantida. O montante atende à razoabilidade e à proporcionalidade (arts. 497 e 537 do CPC) diante do bem jurídico tutelado (vida e saúde), funcionando como meio adequado de coerção. Não cabe minoração, sobretudo porque o célere cumprimento da liminar pela ré evitou a incidência prática da sanção.</w:t>
      </w:r>
    </w:p>
    <w:p w:rsidR="003E3C0C" w:rsidP="003E3C0C" w:rsidRDefault="003E3C0C" w14:paraId="79909DA0" w14:textId="77777777">
      <w:pPr>
        <w:ind w:firstLine="2268"/>
      </w:pPr>
      <w:r>
        <w:rPr>
          <w:color w:val="C55A11"/>
        </w:rPr>
        <w:t>Logo, a sentença merece ser integralmente prestigiada.</w:t>
      </w:r>
    </w:p>
    <w:p w:rsidR="003E3C0C" w:rsidP="003E3C0C" w:rsidRDefault="003E3C0C" w14:paraId="3BFBF7A4" w14:textId="77777777">
      <w:pPr>
        <w:ind w:firstLine="2268"/>
      </w:pPr>
      <w:r>
        <w:rPr>
          <w:color w:val="C55A11"/>
        </w:rPr>
        <w:t>CONCLUSÃO Diante do exposto, esta Procuradoria de Justiça manifesta-se pelo conhecimento e desprovimento do recurso, com a rejeição da preliminar de julgamento extra petita, mantendo-se integralmente a r. sentença recorrida.</w:t>
      </w:r>
    </w:p>
    <w:p w:rsidR="003E3C0C" w:rsidP="003E3C0C" w:rsidRDefault="003E3C0C" w14:paraId="4C581370" w14:textId="77777777">
      <w:pPr>
        <w:ind w:firstLine="2268"/>
      </w:pPr>
      <w:r>
        <w:rPr>
          <w:color w:val="C55A11"/>
        </w:rPr>
        <w:t>Brasília, 8 de outubro de 2026. DICKEN WILLIAM LEMES SILVA Procurador de Justiça</w:t>
      </w:r>
    </w:p>
    <w:p w:rsidR="003E3C0C" w:rsidP="003E3C0C" w:rsidRDefault="003E3C0C" w14:paraId="69EE86C0" w14:textId="77777777">
      <w:r>
        <w:rPr>
          <w:color w:val="C55A11"/>
          <w:sz w:val="24"/>
        </w:rPr>
        <w:t>DICKEN WILLIAM LEMES SILVA – Procurador de Justiça (Brasília, 8 de outubro de 2026)</w:t>
      </w:r>
    </w:p>
    <w:p w:rsidR="003E3C0C" w:rsidRDefault="003E3C0C" w14:paraId="47C0ACFE" w14:textId="77777777"/>
    <w:sectPr w:rsidR="003E3C0C"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10/16/2026 12:40:00" w:id="0">
    <w:p xmlns:w14="http://schemas.microsoft.com/office/word/2010/wordml" w:rsidR="7D4F598C" w:rsidRDefault="231E67AB" w14:paraId="62EB0282" w14:textId="07448B8B">
      <w:pPr>
        <w:pStyle w:val="CommentText"/>
      </w:pPr>
      <w:r>
        <w:rPr>
          <w:rStyle w:val="CommentReference"/>
        </w:rPr>
        <w:annotationRef/>
      </w:r>
      <w:r w:rsidRPr="2F5D5616" w:rsidR="1F15273E">
        <w:t>Conclusão: 08/10/2026</w:t>
      </w:r>
    </w:p>
    <w:p xmlns:w14="http://schemas.microsoft.com/office/word/2010/wordml" w:rsidR="6DF58776" w:rsidRDefault="46B24C50" w14:paraId="0E5CF99B" w14:textId="4F21F8B5">
      <w:pPr>
        <w:pStyle w:val="CommentText"/>
      </w:pPr>
      <w:r w:rsidRPr="43D26654" w:rsidR="7F608F4F">
        <w:t>Entrega: 16/10/2026</w:t>
      </w:r>
    </w:p>
    <w:p xmlns:w14="http://schemas.microsoft.com/office/word/2010/wordml" w:rsidR="1F20DC44" w:rsidRDefault="7025EEC7" w14:paraId="1C4D1451" w14:textId="0AC11BB4">
      <w:pPr>
        <w:pStyle w:val="CommentText"/>
      </w:pPr>
      <w:r w:rsidRPr="3B79A242" w:rsidR="4AAA124B">
        <w:t>Grau de certeza: 9</w:t>
      </w:r>
    </w:p>
  </w:comment>
  <w:comment w:initials="MRS" w:author="Marcelo Ribeiro Da Silva - GDSXSR" w:date="2026-10-16T19:40:00Z" w:id="1">
    <w:p w:rsidRPr="00671C61" w:rsidR="000E628D" w:rsidRDefault="00B16341" w14:paraId="1DD0987F" w14:textId="77777777">
      <w:r w:rsidRPr="00671C61">
        <w:annotationRef/>
      </w:r>
      <w:r w:rsidRPr="00671C61">
        <w:t>Nomes completos.</w:t>
      </w:r>
    </w:p>
    <w:p w:rsidRPr="00671C61" w:rsidR="000E628D" w:rsidRDefault="00B16341" w14:paraId="66770615" w14:textId="77777777">
      <w:r w:rsidRPr="00671C61">
        <w:t>Apelante: UNITY SERVIÇOS INTEGRADOS DE SAÚDE LTDA. (U. S. I. S. LTDA.).</w:t>
      </w:r>
    </w:p>
    <w:p w:rsidRPr="00671C61" w:rsidR="000E628D" w:rsidRDefault="00B16341" w14:paraId="7F312FD3" w14:textId="77777777">
      <w:r w:rsidRPr="00671C61">
        <w:t>Apelado: ESTEVAN DIAS DE ALBUQUERQUE (E. D. A.), nascido em 04/09/2024, representado por sua genitora, DANIELA DIAS LIMA (D. D. L.).</w:t>
      </w:r>
    </w:p>
  </w:comment>
  <w:comment w:initials="MRS" w:author="Marcelo Ribeiro Da Silva - GDSXSR" w:date="2026-10-16T19:40:00Z" w:id="2">
    <w:p w:rsidRPr="00671C61" w:rsidR="004E4A62" w:rsidP="004E4A62" w:rsidRDefault="00B16341" w14:paraId="19C1F218" w14:textId="77777777">
      <w:pPr>
        <w:pStyle w:val="Textodecomentrio"/>
        <w:jc w:val="left"/>
      </w:pPr>
      <w:r w:rsidRPr="00671C61">
        <w:annotationRef/>
      </w:r>
      <w:r w:rsidRPr="00671C61" w:rsidR="004E4A62">
        <w:t>Apelado: ESTEVAN DIAS DE ALBUQUERQUE (E. D. A.), nascido em 04/09/2024, representado por sua genitora, DANIELA DIAS LIMA (D. D. L.).</w:t>
      </w:r>
    </w:p>
    <w:p w:rsidRPr="00671C61" w:rsidR="004E4A62" w:rsidP="004E4A62" w:rsidRDefault="004E4A62" w14:paraId="3697F247" w14:textId="77777777">
      <w:pPr>
        <w:pStyle w:val="Textodecomentrio"/>
        <w:jc w:val="left"/>
      </w:pPr>
      <w:r w:rsidRPr="00671C61">
        <w:br/>
        <w:t>Data de nascimento: 04/09/2024 (certidão de nascimento, ID 90392015, p. 2). Na data dos fatos (23/05/2026), 1 ano e 8 meses; em 16/10/2026, 2 anos e 1 mês.</w:t>
      </w:r>
    </w:p>
  </w:comment>
  <w:comment w:initials="MRS" w:author="Marcelo Ribeiro Da Silva - GDSXSR" w:date="2026-10-16T19:40:00Z" w:id="3">
    <w:p w:rsidRPr="00671C61" w:rsidR="000E628D" w:rsidRDefault="00B16341" w14:paraId="7E365DE3" w14:textId="52D9E698">
      <w:r w:rsidRPr="00671C61">
        <w:annotationRef/>
      </w:r>
      <w:r w:rsidRPr="00671C61">
        <w:t>Lei nº 9.656/1998</w:t>
      </w:r>
    </w:p>
    <w:p w:rsidRPr="00671C61" w:rsidR="000E628D" w:rsidRDefault="00B16341" w14:paraId="06BCD457" w14:textId="77777777">
      <w:r w:rsidRPr="00671C61">
        <w:t>Art. 12. (...)</w:t>
      </w:r>
    </w:p>
    <w:p w:rsidRPr="00671C61" w:rsidR="000E628D" w:rsidRDefault="00B16341" w14:paraId="152ABF49" w14:textId="77777777">
      <w:r w:rsidRPr="00671C61">
        <w:t>V - quando fixar períodos de carência:</w:t>
      </w:r>
    </w:p>
    <w:p w:rsidRPr="00671C61" w:rsidR="000E628D" w:rsidRDefault="00B16341" w14:paraId="23F91768" w14:textId="77777777">
      <w:r w:rsidRPr="00671C61">
        <w:t>a) prazo máximo de trezentos dias para partos a termo;</w:t>
      </w:r>
    </w:p>
    <w:p w:rsidRPr="00671C61" w:rsidR="000E628D" w:rsidRDefault="00B16341" w14:paraId="2603B9FD" w14:textId="77777777">
      <w:r w:rsidRPr="00671C61">
        <w:t>b) prazo máximo de cento e oitenta dias para os demais casos;</w:t>
      </w:r>
    </w:p>
    <w:p w:rsidRPr="00671C61" w:rsidR="000E628D" w:rsidRDefault="00B16341" w14:paraId="7802E424" w14:textId="77777777">
      <w:r w:rsidRPr="00671C61">
        <w:t>c) prazo máximo de vinte e quatro horas para a cobertura dos casos de urgência e emergência;</w:t>
      </w:r>
    </w:p>
  </w:comment>
  <w:comment w:initials="MRS" w:author="Marcelo Ribeiro Da Silva - GDSXSR" w:date="2026-10-16T19:40:00Z" w:id="4">
    <w:p w:rsidRPr="00671C61" w:rsidR="000E628D" w:rsidRDefault="00B16341" w14:paraId="21F732FD" w14:textId="77777777">
      <w:r w:rsidRPr="00671C61">
        <w:annotationRef/>
      </w:r>
      <w:r w:rsidRPr="00671C61">
        <w:t>Súmula 302 do STJ</w:t>
      </w:r>
    </w:p>
    <w:p w:rsidRPr="00671C61" w:rsidR="000E628D" w:rsidRDefault="00B16341" w14:paraId="236BDBC5" w14:textId="77777777">
      <w:r w:rsidRPr="00671C61">
        <w:t>"É abusiva a cláusula contratual de plano de saúde que limita no tempo a internação hospitalar do segurado."</w:t>
      </w:r>
    </w:p>
  </w:comment>
  <w:comment w:initials="MRS" w:author="Marcelo Ribeiro Da Silva - GDSXSR" w:date="2026-10-16T19:40:00Z" w:id="5">
    <w:p w:rsidRPr="00671C61" w:rsidR="000E628D" w:rsidRDefault="00B16341" w14:paraId="7BDACF75" w14:textId="77777777">
      <w:r w:rsidRPr="00671C61">
        <w:annotationRef/>
      </w:r>
      <w:r w:rsidRPr="00671C61">
        <w:t>Súmula 597 do STJ</w:t>
      </w:r>
    </w:p>
    <w:p w:rsidRPr="00671C61" w:rsidR="000E628D" w:rsidRDefault="00B16341" w14:paraId="1455B2DE" w14:textId="77777777">
      <w:r w:rsidRPr="00671C61">
        <w:t>"A cláusula contratual de plano de saúde que prevê carência para utilização dos serviços de assistência médica nas situações de emergência ou de urgência é considerada abusiva se ultrapassado o prazo máximo de 24 horas contado da data da contratação."</w:t>
      </w:r>
    </w:p>
  </w:comment>
  <w:comment w:initials="MRS" w:author="Marcelo Ribeiro Da Silva - GDSXSR" w:date="2026-10-16T19:40:00Z" w:id="6">
    <w:p w:rsidRPr="00671C61" w:rsidR="000E628D" w:rsidRDefault="00B16341" w14:paraId="36BBAFC3" w14:textId="77777777">
      <w:r w:rsidRPr="00671C61">
        <w:annotationRef/>
      </w:r>
      <w:r w:rsidRPr="00671C61">
        <w:t>Resolução CONSU nº 13/1998</w:t>
      </w:r>
    </w:p>
    <w:p w:rsidRPr="00671C61" w:rsidR="000E628D" w:rsidRDefault="00B16341" w14:paraId="59529FC2"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51C7C019"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77216B20" w14:textId="77777777">
      <w:r w:rsidRPr="00671C61">
        <w:t>(Texto conforme transcrito na sentença e no apelo, idênticos. CONFERIR a redação oficial.)</w:t>
      </w:r>
    </w:p>
  </w:comment>
  <w:comment w:initials="MRS" w:author="Marcelo Ribeiro Da Silva - GDSXSR" w:date="2026-10-16T19:40:00Z" w:id="7">
    <w:p w:rsidRPr="00671C61" w:rsidR="000E628D" w:rsidRDefault="00B16341" w14:paraId="5817A7FB" w14:textId="77777777">
      <w:r w:rsidRPr="00671C61">
        <w:annotationRef/>
      </w:r>
      <w:r w:rsidRPr="00671C61">
        <w:t>CDC (Lei nº 8.078/1990)</w:t>
      </w:r>
    </w:p>
    <w:p w:rsidRPr="00671C61" w:rsidR="000E628D" w:rsidRDefault="00B16341" w14:paraId="1E941DAE" w14:textId="77777777">
      <w:r w:rsidRPr="00671C61">
        <w:t>Art. 51. São nulas de pleno direito, entre outras, as cláusulas contratuais relativas ao fornecimento de produtos e serviços que:</w:t>
      </w:r>
    </w:p>
    <w:p w:rsidRPr="00671C61" w:rsidR="000E628D" w:rsidRDefault="00B16341" w14:paraId="3343595B" w14:textId="77777777">
      <w:r w:rsidRPr="00671C61">
        <w:t>(...)</w:t>
      </w:r>
    </w:p>
    <w:p w:rsidRPr="00671C61" w:rsidR="000E628D" w:rsidRDefault="00B16341" w14:paraId="39C7B3ED" w14:textId="77777777">
      <w:r w:rsidRPr="00671C61">
        <w:t>IV - estabeleçam obrigações consideradas iníquas, abusivas, que coloquem o consumidor em desvantagem exagerada, ou sejam incompatíveis com a boa-fé ou a equidade;</w:t>
      </w:r>
    </w:p>
  </w:comment>
  <w:comment w:initials="MRS" w:author="Marcelo Ribeiro Da Silva - GDSXSR" w:date="2026-10-16T19:40:00Z" w:id="8">
    <w:p w:rsidRPr="00671C61" w:rsidR="000E628D" w:rsidRDefault="00B16341" w14:paraId="3D4E69F5" w14:textId="77777777">
      <w:r w:rsidRPr="00671C61">
        <w:annotationRef/>
      </w:r>
      <w:r w:rsidRPr="00671C61">
        <w:t>Lei nº 9.656/1998</w:t>
      </w:r>
    </w:p>
    <w:p w:rsidRPr="00671C61" w:rsidR="000E628D" w:rsidRDefault="00B16341" w14:paraId="0443B433" w14:textId="77777777">
      <w:r w:rsidRPr="00671C61">
        <w:t>Art. 35-C. É obrigatória a cobertura do atendimento nos casos:</w:t>
      </w:r>
    </w:p>
    <w:p w:rsidRPr="00671C61" w:rsidR="000E628D" w:rsidRDefault="00B16341" w14:paraId="3464B3FD"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1659B1E0" w14:textId="77777777">
      <w:r w:rsidRPr="00671C61">
        <w:t>II - de urgência, assim entendidos os resultantes de acidentes pessoais ou de complicações no processo gestacional;</w:t>
      </w:r>
    </w:p>
    <w:p w:rsidRPr="00671C61" w:rsidR="000E628D" w:rsidRDefault="00B16341" w14:paraId="0A09A45D" w14:textId="77777777">
      <w:r w:rsidRPr="00671C61">
        <w:t>III - de planejamento familiar.</w:t>
      </w:r>
    </w:p>
    <w:p w:rsidRPr="00671C61" w:rsidR="000E628D" w:rsidRDefault="00B16341" w14:paraId="2EF329ED"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9">
    <w:p w:rsidRPr="00671C61" w:rsidR="000E628D" w:rsidRDefault="00B16341" w14:paraId="419C2E08" w14:textId="77777777">
      <w:r w:rsidRPr="00671C61">
        <w:annotationRef/>
      </w:r>
      <w:r w:rsidRPr="00671C61">
        <w:t>CF/88</w:t>
      </w:r>
    </w:p>
    <w:p w:rsidRPr="00671C61" w:rsidR="000E628D" w:rsidRDefault="00B16341" w14:paraId="1F9EC6F2" w14:textId="77777777">
      <w:r w:rsidRPr="00671C61">
        <w:t>Art. 5º (...)</w:t>
      </w:r>
    </w:p>
    <w:p w:rsidRPr="00671C61" w:rsidR="000E628D" w:rsidRDefault="00B16341" w14:paraId="2942E3D1" w14:textId="77777777">
      <w:r w:rsidRPr="00671C61">
        <w:t>XXXV - a lei não excluirá da apreciação do Poder Judiciário lesão ou ameaça a direito;</w:t>
      </w:r>
    </w:p>
  </w:comment>
  <w:comment w:initials="MRS" w:author="Marcelo Ribeiro Da Silva - GDSXSR" w:date="2026-10-16T19:40:00Z" w:id="10">
    <w:p w:rsidRPr="00671C61" w:rsidR="000E628D" w:rsidRDefault="00B16341" w14:paraId="062AA1B8" w14:textId="77777777">
      <w:r w:rsidRPr="00671C61">
        <w:annotationRef/>
      </w:r>
      <w:r w:rsidRPr="00671C61">
        <w:t>CPC</w:t>
      </w:r>
    </w:p>
    <w:p w:rsidRPr="00671C61" w:rsidR="000E628D" w:rsidRDefault="00B16341" w14:paraId="2C8ACCB0"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11">
    <w:p w:rsidRPr="00671C61" w:rsidR="000E628D" w:rsidRDefault="00B16341" w14:paraId="63DB424B" w14:textId="77777777">
      <w:r w:rsidRPr="00671C61">
        <w:annotationRef/>
      </w:r>
      <w:r w:rsidRPr="00671C61">
        <w:t>CPC</w:t>
      </w:r>
    </w:p>
    <w:p w:rsidRPr="00671C61" w:rsidR="000E628D" w:rsidRDefault="00B16341" w14:paraId="6D8B2696"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12">
    <w:p w:rsidRPr="00671C61" w:rsidR="000E628D" w:rsidRDefault="00B16341" w14:paraId="0E54458D" w14:textId="77777777">
      <w:r w:rsidRPr="00671C61">
        <w:annotationRef/>
      </w:r>
      <w:r w:rsidRPr="00671C61">
        <w:t>CPC</w:t>
      </w:r>
    </w:p>
    <w:p w:rsidRPr="00671C61" w:rsidR="000E628D" w:rsidRDefault="00B16341" w14:paraId="51FCEBD7"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6EF08B18" w14:textId="77777777">
      <w:r w:rsidRPr="00671C61">
        <w:t>§ 1º O juiz poderá, de ofício ou a requerimento, modificar o valor ou a periodicidade da multa vincenda ou excluí-la, caso verifique que:</w:t>
      </w:r>
    </w:p>
    <w:p w:rsidRPr="00671C61" w:rsidR="000E628D" w:rsidRDefault="00B16341" w14:paraId="1D14F874" w14:textId="77777777">
      <w:r w:rsidRPr="00671C61">
        <w:t>I - se tornou insuficiente ou excessiva;</w:t>
      </w:r>
    </w:p>
    <w:p w:rsidRPr="00671C61" w:rsidR="000E628D" w:rsidRDefault="00B16341" w14:paraId="488C40CC" w14:textId="77777777">
      <w:r w:rsidRPr="00671C61">
        <w:t>II - o obrigado demonstrou cumprimento parcial superveniente da obrigação ou justa causa para o descumprimento.</w:t>
      </w:r>
    </w:p>
  </w:comment>
  <w:comment w:initials="MRS" w:author="Marcelo Ribeiro Da Silva - GDSXSR" w:date="2026-10-16T19:40:00Z" w:id="13">
    <w:p w:rsidRPr="00671C61" w:rsidR="000E628D" w:rsidRDefault="00B16341" w14:paraId="479EB6F6" w14:textId="77777777">
      <w:r w:rsidRPr="00671C61">
        <w:annotationRef/>
      </w:r>
      <w:r w:rsidRPr="00671C61">
        <w:t>Lei nº 9.656/1998</w:t>
      </w:r>
    </w:p>
    <w:p w:rsidRPr="00671C61" w:rsidR="000E628D" w:rsidRDefault="00B16341" w14:paraId="2EDDE7F1" w14:textId="77777777">
      <w:r w:rsidRPr="00671C61">
        <w:t>Art. 12. (...)</w:t>
      </w:r>
    </w:p>
    <w:p w:rsidRPr="00671C61" w:rsidR="000E628D" w:rsidRDefault="00B16341" w14:paraId="1217C399" w14:textId="77777777">
      <w:r w:rsidRPr="00671C61">
        <w:t>V - quando fixar períodos de carência:</w:t>
      </w:r>
    </w:p>
    <w:p w:rsidRPr="00671C61" w:rsidR="000E628D" w:rsidRDefault="00B16341" w14:paraId="34B77D27" w14:textId="77777777">
      <w:r w:rsidRPr="00671C61">
        <w:t>a) prazo máximo de trezentos dias para partos a termo;</w:t>
      </w:r>
    </w:p>
    <w:p w:rsidRPr="00671C61" w:rsidR="000E628D" w:rsidRDefault="00B16341" w14:paraId="7E492053" w14:textId="77777777">
      <w:r w:rsidRPr="00671C61">
        <w:t>b) prazo máximo de cento e oitenta dias para os demais casos;</w:t>
      </w:r>
    </w:p>
    <w:p w:rsidRPr="00671C61" w:rsidR="000E628D" w:rsidRDefault="00B16341" w14:paraId="566A0437" w14:textId="77777777">
      <w:r w:rsidRPr="00671C61">
        <w:t>c) prazo máximo de vinte e quatro horas para a cobertura dos casos de urgência e emergência;</w:t>
      </w:r>
    </w:p>
    <w:p w:rsidRPr="00671C61" w:rsidR="000E628D" w:rsidRDefault="000E628D" w14:paraId="3C3099C2" w14:textId="77777777"/>
    <w:p w:rsidRPr="00671C61" w:rsidR="000E628D" w:rsidRDefault="00B16341" w14:paraId="2F8770E8" w14:textId="77777777">
      <w:r w:rsidRPr="00671C61">
        <w:t>Lei nº 9.656/1998</w:t>
      </w:r>
    </w:p>
    <w:p w:rsidRPr="00671C61" w:rsidR="000E628D" w:rsidRDefault="00B16341" w14:paraId="7A034E6B" w14:textId="77777777">
      <w:r w:rsidRPr="00671C61">
        <w:t>Art. 35-C. É obrigatória a cobertura do atendimento nos casos:</w:t>
      </w:r>
    </w:p>
    <w:p w:rsidRPr="00671C61" w:rsidR="000E628D" w:rsidRDefault="00B16341" w14:paraId="6BE44C6A"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30546DED" w14:textId="77777777">
      <w:r w:rsidRPr="00671C61">
        <w:t>II - de urgência, assim entendidos os resultantes de acidentes pessoais ou de complicações no processo gestacional;</w:t>
      </w:r>
    </w:p>
    <w:p w:rsidRPr="00671C61" w:rsidR="000E628D" w:rsidRDefault="00B16341" w14:paraId="3209FAD6" w14:textId="77777777">
      <w:r w:rsidRPr="00671C61">
        <w:t>III - de planejamento familiar.</w:t>
      </w:r>
    </w:p>
    <w:p w:rsidRPr="00671C61" w:rsidR="000E628D" w:rsidRDefault="00B16341" w14:paraId="43E8A022" w14:textId="77777777">
      <w:r w:rsidRPr="00671C61">
        <w:t>Parágrafo único. A ANS fará publicar normas regulamentares para o disposto neste artigo, observados os termos de adaptação previstos no art. 35.</w:t>
      </w:r>
    </w:p>
    <w:p w:rsidRPr="00671C61" w:rsidR="000E628D" w:rsidRDefault="000E628D" w14:paraId="4E5421A0" w14:textId="77777777"/>
    <w:p w:rsidRPr="00671C61" w:rsidR="000E628D" w:rsidRDefault="00B16341" w14:paraId="0C9AD8D6" w14:textId="77777777">
      <w:r w:rsidRPr="00671C61">
        <w:t>Lei nº 9.656/1998</w:t>
      </w:r>
    </w:p>
    <w:p w:rsidRPr="00671C61" w:rsidR="000E628D" w:rsidRDefault="00B16341" w14:paraId="2B7D37D3"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p w:rsidRPr="00671C61" w:rsidR="000E628D" w:rsidRDefault="000E628D" w14:paraId="7DD36853" w14:textId="77777777"/>
    <w:p w:rsidRPr="00671C61" w:rsidR="000E628D" w:rsidRDefault="00B16341" w14:paraId="32562DB7" w14:textId="77777777">
      <w:r w:rsidRPr="00671C61">
        <w:t>Resolução CONSU nº 13/1998</w:t>
      </w:r>
    </w:p>
    <w:p w:rsidRPr="00671C61" w:rsidR="000E628D" w:rsidRDefault="00B16341" w14:paraId="2F249F2C"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2AFB1EB9"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7ED65A79" w14:textId="77777777">
      <w:r w:rsidRPr="00671C61">
        <w:t>(Texto conforme transcrito na sentença e no apelo, idênticos. CONFERIR a redação oficial.)</w:t>
      </w:r>
    </w:p>
    <w:p w:rsidRPr="00671C61" w:rsidR="000E628D" w:rsidRDefault="000E628D" w14:paraId="0059C7CD" w14:textId="77777777"/>
    <w:p w:rsidRPr="00671C61" w:rsidR="000E628D" w:rsidRDefault="00B16341" w14:paraId="0F52B00F" w14:textId="77777777">
      <w:r w:rsidRPr="00671C61">
        <w:t>Resolução CONSU nº 13/1998</w:t>
      </w:r>
    </w:p>
    <w:p w:rsidRPr="00671C61" w:rsidR="000E628D" w:rsidRDefault="00B16341" w14:paraId="7238E5D9" w14:textId="77777777">
      <w:r w:rsidRPr="00671C61">
        <w:t>Art. 2º O plano ambulatorial deverá garantir cobertura de urgência e emergência, limitada até as primeiras 12 (doze) horas do atendimento.</w:t>
      </w:r>
    </w:p>
    <w:p w:rsidRPr="00671C61" w:rsidR="000E628D" w:rsidRDefault="00B16341" w14:paraId="0BD69919" w14:textId="77777777">
      <w:r w:rsidRPr="00671C61">
        <w:t>(Texto conforme transcrito na sentença. CONFERIR a redação oficial.)</w:t>
      </w:r>
    </w:p>
    <w:p w:rsidRPr="00671C61" w:rsidR="000E628D" w:rsidRDefault="000E628D" w14:paraId="42BC02EA" w14:textId="77777777"/>
    <w:p w:rsidRPr="00671C61" w:rsidR="000E628D" w:rsidRDefault="00B16341" w14:paraId="41C892A4" w14:textId="77777777">
      <w:r w:rsidRPr="00671C61">
        <w:t>CDC (Lei nº 8.078/1990)</w:t>
      </w:r>
    </w:p>
    <w:p w:rsidRPr="00671C61" w:rsidR="000E628D" w:rsidRDefault="00B16341" w14:paraId="46AE69EE" w14:textId="77777777">
      <w:r w:rsidRPr="00671C61">
        <w:t>Art. 51. São nulas de pleno direito, entre outras, as cláusulas contratuais relativas ao fornecimento de produtos e serviços que:</w:t>
      </w:r>
    </w:p>
    <w:p w:rsidRPr="00671C61" w:rsidR="000E628D" w:rsidRDefault="00B16341" w14:paraId="2C22ACD3" w14:textId="77777777">
      <w:r w:rsidRPr="00671C61">
        <w:t>(...)</w:t>
      </w:r>
    </w:p>
    <w:p w:rsidRPr="00671C61" w:rsidR="000E628D" w:rsidRDefault="00B16341" w14:paraId="494CDA91" w14:textId="77777777">
      <w:r w:rsidRPr="00671C61">
        <w:t>IV - estabeleçam obrigações consideradas iníquas, abusivas, que coloquem o consumidor em desvantagem exagerada, ou sejam incompatíveis com a boa-fé ou a equidade;</w:t>
      </w:r>
    </w:p>
    <w:p w:rsidRPr="00671C61" w:rsidR="000E628D" w:rsidRDefault="000E628D" w14:paraId="2469C432" w14:textId="77777777"/>
    <w:p w:rsidRPr="00671C61" w:rsidR="000E628D" w:rsidRDefault="00B16341" w14:paraId="08986BA3" w14:textId="77777777">
      <w:r w:rsidRPr="00671C61">
        <w:t>CF/88</w:t>
      </w:r>
    </w:p>
    <w:p w:rsidRPr="00671C61" w:rsidR="000E628D" w:rsidRDefault="00B16341" w14:paraId="5A660BE7" w14:textId="77777777">
      <w:r w:rsidRPr="00671C61">
        <w:t>Art. 5º (...)</w:t>
      </w:r>
    </w:p>
    <w:p w:rsidRPr="00671C61" w:rsidR="000E628D" w:rsidRDefault="00B16341" w14:paraId="17E385E5" w14:textId="77777777">
      <w:r w:rsidRPr="00671C61">
        <w:t>XXXV - a lei não excluirá da apreciação do Poder Judiciário lesão ou ameaça a direito;</w:t>
      </w:r>
    </w:p>
    <w:p w:rsidRPr="00671C61" w:rsidR="000E628D" w:rsidRDefault="000E628D" w14:paraId="0E946807" w14:textId="77777777"/>
    <w:p w:rsidRPr="00671C61" w:rsidR="000E628D" w:rsidRDefault="00B16341" w14:paraId="6E67931B" w14:textId="77777777">
      <w:r w:rsidRPr="00671C61">
        <w:t>CF/88</w:t>
      </w:r>
    </w:p>
    <w:p w:rsidRPr="00671C61" w:rsidR="000E628D" w:rsidRDefault="00B16341" w14:paraId="1683665A"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p w:rsidRPr="00671C61" w:rsidR="000E628D" w:rsidRDefault="000E628D" w14:paraId="49FA41C4" w14:textId="77777777"/>
    <w:p w:rsidRPr="00671C61" w:rsidR="000E628D" w:rsidRDefault="00B16341" w14:paraId="20B9E973" w14:textId="77777777">
      <w:r w:rsidRPr="00671C61">
        <w:t>CPC</w:t>
      </w:r>
    </w:p>
    <w:p w:rsidRPr="00671C61" w:rsidR="000E628D" w:rsidRDefault="00B16341" w14:paraId="173DB42D" w14:textId="77777777">
      <w:r w:rsidRPr="00671C61">
        <w:t>Art. 141. O juiz decidirá o mérito nos limites propostos pelas partes, sendo-lhe vedado conhecer de questões não suscitadas a cujo respeito a lei exige iniciativa da parte.</w:t>
      </w:r>
    </w:p>
    <w:p w:rsidRPr="00671C61" w:rsidR="000E628D" w:rsidRDefault="000E628D" w14:paraId="3535DC31" w14:textId="77777777"/>
    <w:p w:rsidRPr="00671C61" w:rsidR="000E628D" w:rsidRDefault="00B16341" w14:paraId="6E4D2654" w14:textId="77777777">
      <w:r w:rsidRPr="00671C61">
        <w:t>CPC</w:t>
      </w:r>
    </w:p>
    <w:p w:rsidRPr="00671C61" w:rsidR="000E628D" w:rsidRDefault="00B16341" w14:paraId="20C45F40" w14:textId="77777777">
      <w:r w:rsidRPr="00671C61">
        <w:t>Art. 492. É vedado ao juiz proferir decisão de natureza diversa da pedida, bem como condenar a parte em quantidade superior ou em objeto diverso do que lhe foi demandado.</w:t>
      </w:r>
    </w:p>
    <w:p w:rsidRPr="00671C61" w:rsidR="000E628D" w:rsidRDefault="000E628D" w14:paraId="2886E21C" w14:textId="77777777"/>
    <w:p w:rsidRPr="00671C61" w:rsidR="000E628D" w:rsidRDefault="00B16341" w14:paraId="599D0710" w14:textId="77777777">
      <w:r w:rsidRPr="00671C61">
        <w:t>CPC</w:t>
      </w:r>
    </w:p>
    <w:p w:rsidRPr="00671C61" w:rsidR="000E628D" w:rsidRDefault="00B16341" w14:paraId="7824E82C" w14:textId="77777777">
      <w:r w:rsidRPr="00671C61">
        <w:t>Art. 503. A decisão que julgar total ou parcialmente o mérito tem força de lei nos limites da questão principal expressamente decidida.</w:t>
      </w:r>
    </w:p>
    <w:p w:rsidRPr="00671C61" w:rsidR="000E628D" w:rsidRDefault="00B16341" w14:paraId="3AEBC763" w14:textId="77777777">
      <w:r w:rsidRPr="00671C61">
        <w:t>§ 1º O disposto no caput aplica-se à resolução de questão prejudicial, decidida expressa e incidentemente no processo, se:</w:t>
      </w:r>
    </w:p>
    <w:p w:rsidRPr="00671C61" w:rsidR="000E628D" w:rsidRDefault="00B16341" w14:paraId="024CEDEC" w14:textId="77777777">
      <w:r w:rsidRPr="00671C61">
        <w:t>I - dessa resolução depender o julgamento do mérito;</w:t>
      </w:r>
    </w:p>
    <w:p w:rsidRPr="00671C61" w:rsidR="000E628D" w:rsidRDefault="00B16341" w14:paraId="5C5018C0" w14:textId="77777777">
      <w:r w:rsidRPr="00671C61">
        <w:t>II - a seu respeito tiver havido contraditório prévio e efetivo, não se aplicando no caso de revelia;</w:t>
      </w:r>
    </w:p>
    <w:p w:rsidRPr="00671C61" w:rsidR="000E628D" w:rsidRDefault="00B16341" w14:paraId="07D2696E" w14:textId="77777777">
      <w:r w:rsidRPr="00671C61">
        <w:t>III - o juízo tiver competência em razão da matéria e da pessoa para resolvê-la como questão principal.</w:t>
      </w:r>
    </w:p>
    <w:p w:rsidRPr="00671C61" w:rsidR="000E628D" w:rsidRDefault="000E628D" w14:paraId="2E2345C1" w14:textId="77777777"/>
    <w:p w:rsidRPr="00671C61" w:rsidR="000E628D" w:rsidRDefault="00B16341" w14:paraId="1A37B7B6" w14:textId="77777777">
      <w:r w:rsidRPr="00671C61">
        <w:t>CPC</w:t>
      </w:r>
    </w:p>
    <w:p w:rsidRPr="00671C61" w:rsidR="000E628D" w:rsidRDefault="00B16341" w14:paraId="668F763D"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28B7FA0C" w14:textId="77777777">
      <w:r w:rsidRPr="00671C61">
        <w:t>§ 1º O juiz poderá, de ofício ou a requerimento, modificar o valor ou a periodicidade da multa vincenda ou excluí-la, caso verifique que:</w:t>
      </w:r>
    </w:p>
    <w:p w:rsidRPr="00671C61" w:rsidR="000E628D" w:rsidRDefault="00B16341" w14:paraId="350069D0" w14:textId="77777777">
      <w:r w:rsidRPr="00671C61">
        <w:t>I - se tornou insuficiente ou excessiva;</w:t>
      </w:r>
    </w:p>
    <w:p w:rsidRPr="00671C61" w:rsidR="000E628D" w:rsidRDefault="00B16341" w14:paraId="6BE82707" w14:textId="77777777">
      <w:r w:rsidRPr="00671C61">
        <w:t>II - o obrigado demonstrou cumprimento parcial superveniente da obrigação ou justa causa para o descumprimento.</w:t>
      </w:r>
    </w:p>
    <w:p w:rsidRPr="00671C61" w:rsidR="000E628D" w:rsidRDefault="000E628D" w14:paraId="442E28E9" w14:textId="77777777"/>
    <w:p w:rsidRPr="00671C61" w:rsidR="000E628D" w:rsidRDefault="00B16341" w14:paraId="39E445BE" w14:textId="77777777">
      <w:r w:rsidRPr="00671C61">
        <w:t>CPC</w:t>
      </w:r>
    </w:p>
    <w:p w:rsidRPr="00671C61" w:rsidR="000E628D" w:rsidRDefault="00B16341" w14:paraId="05544E5D" w14:textId="77777777">
      <w:r w:rsidRPr="00671C61">
        <w:t>Art. 373. O ônus da prova incumbe:</w:t>
      </w:r>
    </w:p>
    <w:p w:rsidRPr="00671C61" w:rsidR="000E628D" w:rsidRDefault="00B16341" w14:paraId="0E4EEC14" w14:textId="77777777">
      <w:r w:rsidRPr="00671C61">
        <w:t>I - ao autor, quanto ao fato constitutivo de seu direito;</w:t>
      </w:r>
    </w:p>
    <w:p w:rsidRPr="00671C61" w:rsidR="000E628D" w:rsidRDefault="00B16341" w14:paraId="04C367C7" w14:textId="77777777">
      <w:r w:rsidRPr="00671C61">
        <w:t>II - ao réu, quanto à existência de fato impeditivo, modificativo ou extintivo do direito do autor.</w:t>
      </w:r>
    </w:p>
    <w:p w:rsidRPr="00671C61" w:rsidR="000E628D" w:rsidRDefault="000E628D" w14:paraId="5770ECB9" w14:textId="77777777"/>
    <w:p w:rsidRPr="00671C61" w:rsidR="000E628D" w:rsidRDefault="00B16341" w14:paraId="22364E39" w14:textId="77777777">
      <w:r w:rsidRPr="00671C61">
        <w:t>CPC</w:t>
      </w:r>
    </w:p>
    <w:p w:rsidRPr="00671C61" w:rsidR="000E628D" w:rsidRDefault="00B16341" w14:paraId="1863B275"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43C1EC80"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p w:rsidRPr="00671C61" w:rsidR="000E628D" w:rsidRDefault="000E628D" w14:paraId="019AB49C" w14:textId="77777777"/>
    <w:p w:rsidRPr="00671C61" w:rsidR="000E628D" w:rsidRDefault="00B16341" w14:paraId="270F6A70" w14:textId="77777777">
      <w:r w:rsidRPr="00671C61">
        <w:t>CPC</w:t>
      </w:r>
    </w:p>
    <w:p w:rsidRPr="00671C61" w:rsidR="000E628D" w:rsidRDefault="00B16341" w14:paraId="15731326" w14:textId="77777777">
      <w:r w:rsidRPr="00671C61">
        <w:t>Art. 85. (...)</w:t>
      </w:r>
    </w:p>
    <w:p w:rsidRPr="00671C61" w:rsidR="000E628D" w:rsidRDefault="00B16341" w14:paraId="7AB24A37" w14:textId="77777777">
      <w:r w:rsidRPr="00671C61">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16T19:40:00Z" w:id="14">
    <w:p w:rsidRPr="00671C61" w:rsidR="000E628D" w:rsidRDefault="00B16341" w14:paraId="24D62B63" w14:textId="77777777">
      <w:r w:rsidRPr="00671C61">
        <w:annotationRef/>
      </w:r>
      <w:r w:rsidRPr="00671C61">
        <w:t>NUMERAÇÃO DOS IDs. A sentença e as peças citam a numeração do 1º grau. Correspondência com o PJe do recurso: petição inicial 90392011; negativa (e-mail da operadora) e certidão de nascimento 90392015 (1º grau 277096533); tela do sistema de autorizações 90392016 (277096534); contrato individual 90392017; carteira 90392018 (277096536); pedido de internação 90392019 (277096537); decisão liminar 90392020 (277097451); petição de cumprimento 90392029 (277537856); guia de internação 90392030 (277537857); manifesta</w:t>
      </w:r>
      <w:r w:rsidRPr="00671C61">
        <w:t>ção do autor 90392034 (278134218); contestação 90392035 (279754953); contrato coletivo 90392036 (279754954); proposta de adesão 90392037 (279754955); réplica 90392040; parecer do MP de 1º grau 90392047; sentença 90392048 (289815429); apelo 90392052; documento novo (ANS) 90392056; contrarrazões 90392060; parecer da Procuradoria de Justiça 90774231.</w:t>
      </w:r>
    </w:p>
  </w:comment>
  <w:comment w:initials="MRS" w:author="Marcelo Ribeiro Da Silva - GDSXSR" w:date="2026-10-16T19:40:00Z" w:id="15">
    <w:p w:rsidRPr="00671C61" w:rsidR="000E628D" w:rsidRDefault="00B16341" w14:paraId="474B3986" w14:textId="77777777">
      <w:r w:rsidRPr="00671C61">
        <w:annotationRef/>
      </w:r>
      <w:r w:rsidRPr="00671C61">
        <w:t>CPC</w:t>
      </w:r>
    </w:p>
    <w:p w:rsidRPr="00671C61" w:rsidR="000E628D" w:rsidRDefault="00B16341" w14:paraId="2BEAAB3D" w14:textId="77777777">
      <w:r w:rsidRPr="00671C61">
        <w:t>Art. 85. (...)</w:t>
      </w:r>
    </w:p>
    <w:p w:rsidRPr="00671C61" w:rsidR="000E628D" w:rsidRDefault="00B16341" w14:paraId="64B809AA" w14:textId="77777777">
      <w:r w:rsidRPr="00671C61">
        <w:t>§ 2º Os honorários serão fixados entre o mínimo de dez e o máximo de vinte por cento sobre o valor da condenação, do proveito econômico obtido ou, não sendo possível mensurá-lo, sobre o valor atualizado da causa, atendidos:</w:t>
      </w:r>
    </w:p>
    <w:p w:rsidRPr="00671C61" w:rsidR="000E628D" w:rsidRDefault="00B16341" w14:paraId="0357BC0B" w14:textId="77777777">
      <w:r w:rsidRPr="00671C61">
        <w:t>I - o grau de zelo do profissional;</w:t>
      </w:r>
    </w:p>
    <w:p w:rsidRPr="00671C61" w:rsidR="000E628D" w:rsidRDefault="00B16341" w14:paraId="57D59A15" w14:textId="77777777">
      <w:r w:rsidRPr="00671C61">
        <w:t>II - o lugar de prestação do serviço;</w:t>
      </w:r>
    </w:p>
    <w:p w:rsidRPr="00671C61" w:rsidR="000E628D" w:rsidRDefault="00B16341" w14:paraId="3884F84A" w14:textId="77777777">
      <w:r w:rsidRPr="00671C61">
        <w:t>III - a natureza e a importância da causa;</w:t>
      </w:r>
    </w:p>
    <w:p w:rsidRPr="00671C61" w:rsidR="000E628D" w:rsidRDefault="00B16341" w14:paraId="6035EE7F" w14:textId="77777777">
      <w:r w:rsidRPr="00671C61">
        <w:t>IV - o trabalho realizado pelo advogado e o tempo exigido para o seu serviço.</w:t>
      </w:r>
    </w:p>
  </w:comment>
  <w:comment w:initials="MRS" w:author="Marcelo Ribeiro Da Silva - GDSXSR" w:date="2026-10-16T19:40:00Z" w:id="16">
    <w:p w:rsidRPr="00671C61" w:rsidR="000E628D" w:rsidRDefault="00B16341" w14:paraId="100B6025" w14:textId="77777777">
      <w:r w:rsidRPr="00671C61">
        <w:annotationRef/>
      </w:r>
      <w:r w:rsidRPr="00671C61">
        <w:t>Lei nº 9.656/1998</w:t>
      </w:r>
    </w:p>
    <w:p w:rsidRPr="00671C61" w:rsidR="000E628D" w:rsidRDefault="00B16341" w14:paraId="1F743566" w14:textId="77777777">
      <w:r w:rsidRPr="00671C61">
        <w:t>Art. 12. (...)</w:t>
      </w:r>
    </w:p>
    <w:p w:rsidRPr="00671C61" w:rsidR="000E628D" w:rsidRDefault="00B16341" w14:paraId="4831483F" w14:textId="77777777">
      <w:r w:rsidRPr="00671C61">
        <w:t>V - quando fixar períodos de carência:</w:t>
      </w:r>
    </w:p>
    <w:p w:rsidRPr="00671C61" w:rsidR="000E628D" w:rsidRDefault="00B16341" w14:paraId="25AD6996" w14:textId="77777777">
      <w:r w:rsidRPr="00671C61">
        <w:t>a) prazo máximo de trezentos dias para partos a termo;</w:t>
      </w:r>
    </w:p>
    <w:p w:rsidRPr="00671C61" w:rsidR="000E628D" w:rsidRDefault="00B16341" w14:paraId="08B86B06" w14:textId="77777777">
      <w:r w:rsidRPr="00671C61">
        <w:t>b) prazo máximo de cento e oitenta dias para os demais casos;</w:t>
      </w:r>
    </w:p>
    <w:p w:rsidRPr="00671C61" w:rsidR="000E628D" w:rsidRDefault="00B16341" w14:paraId="25EE7C41" w14:textId="77777777">
      <w:r w:rsidRPr="00671C61">
        <w:t>c) prazo máximo de vinte e quatro horas para a cobertura dos casos de urgência e emergência;</w:t>
      </w:r>
    </w:p>
  </w:comment>
  <w:comment w:initials="MRS" w:author="Marcelo Ribeiro Da Silva - GDSXSR" w:date="2026-10-16T19:40:00Z" w:id="17">
    <w:p w:rsidRPr="00671C61" w:rsidR="000E628D" w:rsidRDefault="00B16341" w14:paraId="4921907F" w14:textId="77777777">
      <w:r w:rsidRPr="00671C61">
        <w:annotationRef/>
      </w:r>
      <w:r w:rsidRPr="00671C61">
        <w:t>CPC</w:t>
      </w:r>
    </w:p>
    <w:p w:rsidRPr="00671C61" w:rsidR="000E628D" w:rsidRDefault="00B16341" w14:paraId="27B12B89"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52DFE09D"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comment>
  <w:comment w:initials="MRS" w:author="Marcelo Ribeiro Da Silva - GDSXSR" w:date="2026-10-16T19:40:00Z" w:id="18">
    <w:p w:rsidRPr="00671C61" w:rsidR="000E628D" w:rsidRDefault="00B16341" w14:paraId="71B8C990" w14:textId="77777777">
      <w:r w:rsidRPr="00671C61">
        <w:annotationRef/>
      </w:r>
      <w:r w:rsidRPr="00671C61">
        <w:t>Lei nº 9.656/1998</w:t>
      </w:r>
    </w:p>
    <w:p w:rsidRPr="00671C61" w:rsidR="000E628D" w:rsidRDefault="00B16341" w14:paraId="5919940B" w14:textId="77777777">
      <w:r w:rsidRPr="00671C61">
        <w:t>Art. 35-C. É obrigatória a cobertura do atendimento nos casos:</w:t>
      </w:r>
    </w:p>
    <w:p w:rsidRPr="00671C61" w:rsidR="000E628D" w:rsidRDefault="00B16341" w14:paraId="45515837"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5CB2173C" w14:textId="77777777">
      <w:r w:rsidRPr="00671C61">
        <w:t>II - de urgência, assim entendidos os resultantes de acidentes pessoais ou de complicações no processo gestacional;</w:t>
      </w:r>
    </w:p>
    <w:p w:rsidRPr="00671C61" w:rsidR="000E628D" w:rsidRDefault="00B16341" w14:paraId="37325029" w14:textId="77777777">
      <w:r w:rsidRPr="00671C61">
        <w:t>III - de planejamento familiar.</w:t>
      </w:r>
    </w:p>
    <w:p w:rsidRPr="00671C61" w:rsidR="000E628D" w:rsidRDefault="00B16341" w14:paraId="2039F5EF"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19">
    <w:p w:rsidRPr="00671C61" w:rsidR="000E628D" w:rsidRDefault="00B16341" w14:paraId="6A9C9EC6" w14:textId="77777777">
      <w:r w:rsidRPr="00671C61">
        <w:annotationRef/>
      </w:r>
      <w:r w:rsidRPr="00671C61">
        <w:t>CF/88</w:t>
      </w:r>
    </w:p>
    <w:p w:rsidRPr="00671C61" w:rsidR="000E628D" w:rsidRDefault="00B16341" w14:paraId="158400AD"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comment>
  <w:comment w:initials="MRS" w:author="Marcelo Ribeiro Da Silva - GDSXSR" w:date="2026-10-16T19:40:00Z" w:id="20">
    <w:p w:rsidRPr="00671C61" w:rsidR="000E628D" w:rsidRDefault="00B16341" w14:paraId="041AB229" w14:textId="77777777">
      <w:r w:rsidRPr="00671C61">
        <w:annotationRef/>
      </w:r>
      <w:r w:rsidRPr="00671C61">
        <w:t>Lei nº 9.656/1998</w:t>
      </w:r>
    </w:p>
    <w:p w:rsidRPr="00671C61" w:rsidR="000E628D" w:rsidRDefault="00B16341" w14:paraId="0F31830C"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comment>
  <w:comment w:initials="MRS" w:author="Marcelo Ribeiro Da Silva - GDSXSR" w:date="2026-10-16T19:40:00Z" w:id="21">
    <w:p w:rsidRPr="00671C61" w:rsidR="000E628D" w:rsidRDefault="00B16341" w14:paraId="797D2704" w14:textId="77777777">
      <w:r w:rsidRPr="00671C61">
        <w:annotationRef/>
      </w:r>
      <w:r w:rsidRPr="00671C61">
        <w:t>CPC</w:t>
      </w:r>
    </w:p>
    <w:p w:rsidRPr="00671C61" w:rsidR="000E628D" w:rsidRDefault="00B16341" w14:paraId="514EC57B"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22">
    <w:p w:rsidRPr="00671C61" w:rsidR="000E628D" w:rsidRDefault="00B16341" w14:paraId="55FAD16E" w14:textId="77777777">
      <w:r w:rsidRPr="00671C61">
        <w:annotationRef/>
      </w:r>
      <w:r w:rsidRPr="00671C61">
        <w:t>CPC</w:t>
      </w:r>
    </w:p>
    <w:p w:rsidRPr="00671C61" w:rsidR="000E628D" w:rsidRDefault="00B16341" w14:paraId="12414952"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23">
    <w:p w:rsidRPr="00671C61" w:rsidR="000E628D" w:rsidRDefault="00B16341" w14:paraId="6DA698E4" w14:textId="77777777">
      <w:r w:rsidRPr="00671C61">
        <w:annotationRef/>
      </w:r>
      <w:r w:rsidRPr="00671C61">
        <w:t>CPC</w:t>
      </w:r>
    </w:p>
    <w:p w:rsidRPr="00671C61" w:rsidR="000E628D" w:rsidRDefault="00B16341" w14:paraId="2B445552"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7789F33E" w14:textId="77777777">
      <w:r w:rsidRPr="00671C61">
        <w:t>§ 1º O juiz poderá, de ofício ou a requerimento, modificar o valor ou a periodicidade da multa vincenda ou excluí-la, caso verifique que:</w:t>
      </w:r>
    </w:p>
    <w:p w:rsidRPr="00671C61" w:rsidR="000E628D" w:rsidRDefault="00B16341" w14:paraId="0245842B" w14:textId="77777777">
      <w:r w:rsidRPr="00671C61">
        <w:t>I - se tornou insuficiente ou excessiva;</w:t>
      </w:r>
    </w:p>
    <w:p w:rsidRPr="00671C61" w:rsidR="000E628D" w:rsidRDefault="00B16341" w14:paraId="3FEC15CD" w14:textId="77777777">
      <w:r w:rsidRPr="00671C61">
        <w:t>II - o obrigado demonstrou cumprimento parcial superveniente da obrigação ou justa causa para o descumprimento.</w:t>
      </w:r>
    </w:p>
  </w:comment>
  <w:comment w:initials="MRS" w:author="Marcelo Ribeiro Da Silva - GDSXSR" w:date="2026-10-16T19:40:00Z" w:id="24">
    <w:p w:rsidRPr="00671C61" w:rsidR="000E628D" w:rsidRDefault="00B16341" w14:paraId="7099D34E" w14:textId="77777777">
      <w:r w:rsidRPr="00671C61">
        <w:annotationRef/>
      </w:r>
      <w:r w:rsidRPr="00671C61">
        <w:t>Parecer da Procuradoria de Justiça (8ª Procuradoria, Dr. Dicken William Lemes Silva, ID 90774231, de 08/10/2026): conhecimento e não provimento do apelo, com rejeição da alegação de julgamento extra petita e manutenção da multa.</w:t>
      </w:r>
    </w:p>
    <w:p w:rsidRPr="00671C61" w:rsidR="000E628D" w:rsidRDefault="00B16341" w14:paraId="584C3B84" w14:textId="77777777">
      <w:r w:rsidRPr="00671C61">
        <w:t>O Ministério Público de 1º grau opinou pela procedência (ID 90392047) e tomou ciência da sentença sem recorrer (ID 90392049).</w:t>
      </w:r>
    </w:p>
  </w:comment>
  <w:comment w:initials="MRS" w:author="Marcelo Ribeiro Da Silva - GDSXSR" w:date="2026-10-16T19:40:00Z" w:id="25">
    <w:p w:rsidRPr="00671C61" w:rsidR="000E628D" w:rsidRDefault="00B16341" w14:paraId="2B7887A0" w14:textId="77777777">
      <w:r w:rsidRPr="00671C61">
        <w:annotationRef/>
      </w:r>
      <w:r w:rsidRPr="00671C61">
        <w:t>Negativa (ID 90392015, p. 1; 1º grau 277096533), e-mail da operadora: "1. O beneficiário(a) encontra-se em período de carência, o que limita a cobertura às 12 (doze) primeiras horas do atendimento, nos termos do art. 3º, §1º da Resolução CONSU nº 13/1998. 2. Assim, não há cobertura contratual para internação nesta unidade assistencial. 3. Para garantir a continuidade adequada do atendimento, a [operadora] oferta a remoção assistida para unidade pública (SUS) que disponha dos recursos necessários para contin</w:t>
      </w:r>
      <w:r w:rsidRPr="00671C61">
        <w:t>uidade do atendimento, conforme previsto na legislação aplicável." E: "Caso o beneficiário/responsável opte por permanecer nesta unidade e recuse a remoção, a operadora ficará desobrigada de responsabilidade médica e financeira, nos termos do art. 7º, §4º da CONSU 13".</w:t>
      </w:r>
    </w:p>
    <w:p w:rsidRPr="00671C61" w:rsidR="000E628D" w:rsidRDefault="00B16341" w14:paraId="49F7CAE2" w14:textId="77777777">
      <w:r w:rsidRPr="00671C61">
        <w:t>Mensagem da Central de Leitos do hospital: "estamos sem disponibilidade de leitos em nossa unidade".</w:t>
      </w:r>
    </w:p>
  </w:comment>
  <w:comment w:initials="MRS" w:author="Marcelo Ribeiro Da Silva - GDSXSR" w:date="2026-10-16T19:40:00Z" w:id="26">
    <w:p w:rsidRPr="00671C61" w:rsidR="000E628D" w:rsidRDefault="00B16341" w14:paraId="422F1E10" w14:textId="77777777">
      <w:r w:rsidRPr="00671C61">
        <w:annotationRef/>
      </w:r>
      <w:r w:rsidRPr="00671C61">
        <w:t>Contrato coletivo por adesão (ID 90392036; 1º grau 279754954).</w:t>
      </w:r>
    </w:p>
    <w:p w:rsidRPr="00671C61" w:rsidR="000E628D" w:rsidRDefault="00B16341" w14:paraId="24A11D1D" w14:textId="77777777">
      <w:r w:rsidRPr="00671C61">
        <w:t>7.2: "Para cobertura dos procedimentos, serão exigidos os seguintes prazos de carência: CARÊNCIA PADRÃO - Casos de urgência e emergência: 24 (vinte e quatro) horas; Demais situações: 180 (cento e oitenta) dias".</w:t>
      </w:r>
    </w:p>
    <w:p w:rsidRPr="00671C61" w:rsidR="000E628D" w:rsidRDefault="00B16341" w14:paraId="53E69815" w14:textId="77777777">
      <w:r w:rsidRPr="00671C61">
        <w:t>9.4: "Depois de cumpridas as carências, haverá cobertura dos atendimentos de urgência e emergência que evoluírem para a internação, desde a admissão até a alta, ou que sejam necessários para a preservação da vida, órgãos e funções."</w:t>
      </w:r>
    </w:p>
    <w:p w:rsidRPr="00671C61" w:rsidR="000E628D" w:rsidRDefault="00B16341" w14:paraId="50654075" w14:textId="77777777">
      <w:r w:rsidRPr="00671C61">
        <w:t>9.7: "Nos casos em que o atendimento de emergência for efetuado no decorrer dos períodos de carência para internação, será garantido o atendimento limitado às primeiras 12 (doze) horas, ou até que ocorra a necessidade de internação."</w:t>
      </w:r>
    </w:p>
    <w:p w:rsidRPr="00671C61" w:rsidR="000E628D" w:rsidRDefault="00B16341" w14:paraId="5766B8BF" w14:textId="77777777">
      <w:r w:rsidRPr="00671C61">
        <w:t>9.9: "Haverá remoção para unidade do SUS, depois de realizados os procedimentos caracterizados como urgência e emergência, nos casos do Beneficiário estar cumprindo período de carência para internação."</w:t>
      </w:r>
    </w:p>
    <w:p w:rsidRPr="00671C61" w:rsidR="000E628D" w:rsidRDefault="00B16341" w14:paraId="1ACA54FA" w14:textId="77777777">
      <w:r w:rsidRPr="00671C61">
        <w:t>9.2: "Considera-se atendimento de emergência o evento que implica em risco imediato de morte ou de lesão irreparável para o paciente, caracterizado em declaração do médico assistente."</w:t>
      </w:r>
    </w:p>
  </w:comment>
  <w:comment w:initials="MRS" w:author="Marcelo Ribeiro Da Silva - GDSXSR" w:date="2026-10-16T19:40:00Z" w:id="27">
    <w:p w:rsidRPr="00671C61" w:rsidR="000E628D" w:rsidRDefault="00B16341" w14:paraId="5F2AA946" w14:textId="77777777">
      <w:r w:rsidRPr="00671C61">
        <w:annotationRef/>
      </w:r>
      <w:r w:rsidRPr="00671C61">
        <w:t>Lei nº 9.656/1998</w:t>
      </w:r>
    </w:p>
    <w:p w:rsidRPr="00671C61" w:rsidR="000E628D" w:rsidRDefault="00B16341" w14:paraId="02ACD3F3" w14:textId="77777777">
      <w:r w:rsidRPr="00671C61">
        <w:t>Art. 12. (...)</w:t>
      </w:r>
    </w:p>
    <w:p w:rsidRPr="00671C61" w:rsidR="000E628D" w:rsidRDefault="00B16341" w14:paraId="3B4BCBDF" w14:textId="77777777">
      <w:r w:rsidRPr="00671C61">
        <w:t>V - quando fixar períodos de carência:</w:t>
      </w:r>
    </w:p>
    <w:p w:rsidRPr="00671C61" w:rsidR="000E628D" w:rsidRDefault="00B16341" w14:paraId="65D90580" w14:textId="77777777">
      <w:r w:rsidRPr="00671C61">
        <w:t>a) prazo máximo de trezentos dias para partos a termo;</w:t>
      </w:r>
    </w:p>
    <w:p w:rsidRPr="00671C61" w:rsidR="000E628D" w:rsidRDefault="00B16341" w14:paraId="51B4E806" w14:textId="77777777">
      <w:r w:rsidRPr="00671C61">
        <w:t>b) prazo máximo de cento e oitenta dias para os demais casos;</w:t>
      </w:r>
    </w:p>
    <w:p w:rsidRPr="00671C61" w:rsidR="000E628D" w:rsidRDefault="00B16341" w14:paraId="243616EE" w14:textId="77777777">
      <w:r w:rsidRPr="00671C61">
        <w:t>c) prazo máximo de vinte e quatro horas para a cobertura dos casos de urgência e emergência;</w:t>
      </w:r>
    </w:p>
  </w:comment>
  <w:comment w:initials="MRS" w:author="Marcelo Ribeiro Da Silva - GDSXSR" w:date="2026-10-16T19:40:00Z" w:id="28">
    <w:p w:rsidRPr="00671C61" w:rsidR="000E628D" w:rsidRDefault="00B16341" w14:paraId="4A1A7FC1" w14:textId="77777777">
      <w:r w:rsidRPr="00671C61">
        <w:annotationRef/>
      </w:r>
      <w:r w:rsidRPr="00671C61">
        <w:t>Resolução CONSU nº 13/1998</w:t>
      </w:r>
    </w:p>
    <w:p w:rsidRPr="00671C61" w:rsidR="000E628D" w:rsidRDefault="00B16341" w14:paraId="75A3DA0A"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29F0A40D"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0FD2484A" w14:textId="77777777">
      <w:r w:rsidRPr="00671C61">
        <w:t>(Texto conforme transcrito na sentença e no apelo, idênticos. CONFERIR a redação oficial.)</w:t>
      </w:r>
    </w:p>
  </w:comment>
  <w:comment w:initials="MRS" w:author="Marcelo Ribeiro Da Silva - GDSXSR" w:date="2026-10-16T19:40:00Z" w:id="29">
    <w:p w:rsidRPr="00671C61" w:rsidR="000E628D" w:rsidRDefault="00B16341" w14:paraId="112BEFE4" w14:textId="77777777">
      <w:r w:rsidRPr="00671C61">
        <w:annotationRef/>
      </w:r>
      <w:r w:rsidRPr="00671C61">
        <w:t>Guia de solicitação de internação emitida pela ré (ID 90392030; 1º grau 277537857), conforme a sentença: campo 22, caráter de atendimento: urgência; campo 23, tipo de internação: pediátrica; campo 24, regime: hospitalar; campo 21, data sugerida para internação: 23/05/2026; campo 46, data da solicitação: 23/05/2026. Autorização emitida em 25/05/2026 (petição de ID 90392029).</w:t>
      </w:r>
    </w:p>
  </w:comment>
  <w:comment w:initials="MRS" w:author="Marcelo Ribeiro Da Silva - GDSXSR" w:date="2026-10-16T19:40:00Z" w:id="30">
    <w:p w:rsidRPr="00671C61" w:rsidR="000E628D" w:rsidRDefault="00B16341" w14:paraId="5D9EA95C" w14:textId="77777777">
      <w:r w:rsidRPr="00671C61">
        <w:annotationRef/>
      </w:r>
      <w:r w:rsidRPr="00671C61">
        <w:t>Lei nº 9.656/1998</w:t>
      </w:r>
    </w:p>
    <w:p w:rsidRPr="00671C61" w:rsidR="000E628D" w:rsidRDefault="00B16341" w14:paraId="2AD41CB8" w14:textId="77777777">
      <w:r w:rsidRPr="00671C61">
        <w:t>Art. 12. (...)</w:t>
      </w:r>
    </w:p>
    <w:p w:rsidRPr="00671C61" w:rsidR="000E628D" w:rsidRDefault="00B16341" w14:paraId="265E80B5" w14:textId="77777777">
      <w:r w:rsidRPr="00671C61">
        <w:t>V - quando fixar períodos de carência:</w:t>
      </w:r>
    </w:p>
    <w:p w:rsidRPr="00671C61" w:rsidR="000E628D" w:rsidRDefault="00B16341" w14:paraId="127C6CA2" w14:textId="77777777">
      <w:r w:rsidRPr="00671C61">
        <w:t>a) prazo máximo de trezentos dias para partos a termo;</w:t>
      </w:r>
    </w:p>
    <w:p w:rsidRPr="00671C61" w:rsidR="000E628D" w:rsidRDefault="00B16341" w14:paraId="4A604443" w14:textId="77777777">
      <w:r w:rsidRPr="00671C61">
        <w:t>b) prazo máximo de cento e oitenta dias para os demais casos;</w:t>
      </w:r>
    </w:p>
    <w:p w:rsidRPr="00671C61" w:rsidR="000E628D" w:rsidRDefault="00B16341" w14:paraId="6A27AE21" w14:textId="77777777">
      <w:r w:rsidRPr="00671C61">
        <w:t>c) prazo máximo de vinte e quatro horas para a cobertura dos casos de urgência e emergência;</w:t>
      </w:r>
    </w:p>
  </w:comment>
  <w:comment w:initials="MRS" w:author="Marcelo Ribeiro Da Silva - GDSXSR" w:date="2026-10-16T19:40:00Z" w:id="31">
    <w:p w:rsidRPr="00671C61" w:rsidR="000E628D" w:rsidRDefault="00B16341" w14:paraId="0F50287E" w14:textId="77777777">
      <w:r w:rsidRPr="00671C61">
        <w:annotationRef/>
      </w:r>
      <w:r w:rsidRPr="00671C61">
        <w:t>Contrato coletivo por adesão (ID 90392036; 1º grau 279754954).</w:t>
      </w:r>
    </w:p>
    <w:p w:rsidRPr="00671C61" w:rsidR="000E628D" w:rsidRDefault="00B16341" w14:paraId="112E30F5" w14:textId="77777777">
      <w:r w:rsidRPr="00671C61">
        <w:t>7.2: "Para cobertura dos procedimentos, serão exigidos os seguintes prazos de carência: CARÊNCIA PADRÃO - Casos de urgência e emergência: 24 (vinte e quatro) horas; Demais situações: 180 (cento e oitenta) dias".</w:t>
      </w:r>
    </w:p>
    <w:p w:rsidRPr="00671C61" w:rsidR="000E628D" w:rsidRDefault="00B16341" w14:paraId="3418EFE9" w14:textId="77777777">
      <w:r w:rsidRPr="00671C61">
        <w:t>9.4: "Depois de cumpridas as carências, haverá cobertura dos atendimentos de urgência e emergência que evoluírem para a internação, desde a admissão até a alta, ou que sejam necessários para a preservação da vida, órgãos e funções."</w:t>
      </w:r>
    </w:p>
    <w:p w:rsidRPr="00671C61" w:rsidR="000E628D" w:rsidRDefault="00B16341" w14:paraId="3BB88D5E" w14:textId="77777777">
      <w:r w:rsidRPr="00671C61">
        <w:t>9.7: "Nos casos em que o atendimento de emergência for efetuado no decorrer dos períodos de carência para internação, será garantido o atendimento limitado às primeiras 12 (doze) horas, ou até que ocorra a necessidade de internação."</w:t>
      </w:r>
    </w:p>
    <w:p w:rsidRPr="00671C61" w:rsidR="000E628D" w:rsidRDefault="00B16341" w14:paraId="3214332E" w14:textId="77777777">
      <w:r w:rsidRPr="00671C61">
        <w:t>9.9: "Haverá remoção para unidade do SUS, depois de realizados os procedimentos caracterizados como urgência e emergência, nos casos do Beneficiário estar cumprindo período de carência para internação."</w:t>
      </w:r>
    </w:p>
    <w:p w:rsidRPr="00671C61" w:rsidR="000E628D" w:rsidRDefault="00B16341" w14:paraId="4BFC31FE" w14:textId="77777777">
      <w:r w:rsidRPr="00671C61">
        <w:t>9.2: "Considera-se atendimento de emergência o evento que implica em risco imediato de morte ou de lesão irreparável para o paciente, caracterizado em declaração do médico assistente."</w:t>
      </w:r>
    </w:p>
  </w:comment>
  <w:comment w:initials="MRS" w:author="Marcelo Ribeiro Da Silva - GDSXSR" w:date="2026-10-16T19:40:00Z" w:id="32">
    <w:p w:rsidRPr="00671C61" w:rsidR="000E628D" w:rsidRDefault="00B16341" w14:paraId="2516C5A7" w14:textId="77777777">
      <w:r w:rsidRPr="00671C61">
        <w:annotationRef/>
      </w:r>
      <w:r w:rsidRPr="00671C61">
        <w:t>Súmula 302 do STJ</w:t>
      </w:r>
    </w:p>
    <w:p w:rsidRPr="00671C61" w:rsidR="000E628D" w:rsidRDefault="00B16341" w14:paraId="75A94C1D" w14:textId="77777777">
      <w:r w:rsidRPr="00671C61">
        <w:t>"É abusiva a cláusula contratual de plano de saúde que limita no tempo a internação hospitalar do segurado."</w:t>
      </w:r>
    </w:p>
  </w:comment>
  <w:comment w:initials="MRS" w:author="Marcelo Ribeiro Da Silva - GDSXSR" w:date="2026-10-16T19:40:00Z" w:id="33">
    <w:p w:rsidRPr="00671C61" w:rsidR="000E628D" w:rsidRDefault="00B16341" w14:paraId="7AD9FA6E" w14:textId="77777777">
      <w:r w:rsidRPr="00671C61">
        <w:annotationRef/>
      </w:r>
      <w:r w:rsidRPr="00671C61">
        <w:t>Súmula 597 do STJ</w:t>
      </w:r>
    </w:p>
    <w:p w:rsidRPr="00671C61" w:rsidR="000E628D" w:rsidRDefault="00B16341" w14:paraId="17693E95" w14:textId="77777777">
      <w:r w:rsidRPr="00671C61">
        <w:t>"A cláusula contratual de plano de saúde que prevê carência para utilização dos serviços de assistência médica nas situações de emergência ou de urgência é considerada abusiva se ultrapassado o prazo máximo de 24 horas contado da data da contratação."</w:t>
      </w:r>
    </w:p>
  </w:comment>
  <w:comment w:initials="MRS" w:author="Marcelo Ribeiro Da Silva - GDSXSR" w:date="2026-10-16T19:40:00Z" w:id="34">
    <w:p w:rsidRPr="00671C61" w:rsidR="000E628D" w:rsidRDefault="00B16341" w14:paraId="3B928DE8" w14:textId="77777777">
      <w:r w:rsidRPr="00671C61">
        <w:annotationRef/>
      </w:r>
      <w:r w:rsidRPr="00671C61">
        <w:t>Resolução CONSU nº 13/1998</w:t>
      </w:r>
    </w:p>
    <w:p w:rsidRPr="00671C61" w:rsidR="000E628D" w:rsidRDefault="00B16341" w14:paraId="005AC478" w14:textId="77777777">
      <w:r w:rsidRPr="00671C61">
        <w:t>Art. 3º Os contratos de plano hospitalar devem oferecer cobertura aos atendimentos de urgência e emergência que evoluírem para internação, desde a admissão do paciente até a sua alta ou que sejam necessários à preservação da vida, órgãos e funções.</w:t>
      </w:r>
    </w:p>
    <w:p w:rsidRPr="00671C61" w:rsidR="000E628D" w:rsidRDefault="00B16341" w14:paraId="352FD223" w14:textId="77777777">
      <w:r w:rsidRPr="00671C61">
        <w:t>§ 1º No plano ou seguro do segmento hospitalar, quando o atendimento de emergência for efetuado no decorrer dos períodos de carência, este deverá abranger cobertura igualmente àquela fixada para o plano ou seguro do segmento ambulatorial, não garantindo, portanto, cobertura para internação.</w:t>
      </w:r>
    </w:p>
    <w:p w:rsidRPr="00671C61" w:rsidR="000E628D" w:rsidRDefault="00B16341" w14:paraId="069D5872" w14:textId="77777777">
      <w:r w:rsidRPr="00671C61">
        <w:t>(Texto conforme transcrito na sentença e no apelo, idênticos. CONFERIR a redação oficial.)</w:t>
      </w:r>
    </w:p>
  </w:comment>
  <w:comment w:initials="MRS" w:author="Marcelo Ribeiro Da Silva - GDSXSR" w:date="2026-10-16T19:40:00Z" w:id="35">
    <w:p w:rsidRPr="00671C61" w:rsidR="000E628D" w:rsidRDefault="00B16341" w14:paraId="5D56B31A" w14:textId="77777777">
      <w:r w:rsidRPr="00671C61">
        <w:annotationRef/>
      </w:r>
      <w:r w:rsidRPr="00671C61">
        <w:t>Resolução CONSU nº 13/1998</w:t>
      </w:r>
    </w:p>
    <w:p w:rsidRPr="00671C61" w:rsidR="000E628D" w:rsidRDefault="00B16341" w14:paraId="6221D44B" w14:textId="77777777">
      <w:r w:rsidRPr="00671C61">
        <w:t>Art. 2º O plano ambulatorial deverá garantir cobertura de urgência e emergência, limitada até as primeiras 12 (doze) horas do atendimento.</w:t>
      </w:r>
    </w:p>
    <w:p w:rsidRPr="00671C61" w:rsidR="000E628D" w:rsidRDefault="00B16341" w14:paraId="46DA3802" w14:textId="77777777">
      <w:r w:rsidRPr="00671C61">
        <w:t>(Texto conforme transcrito na sentença. CONFERIR a redação oficial.)</w:t>
      </w:r>
    </w:p>
  </w:comment>
  <w:comment w:initials="MRS" w:author="Marcelo Ribeiro Da Silva - GDSXSR" w:date="2026-10-16T19:40:00Z" w:id="36">
    <w:p w:rsidRPr="00671C61" w:rsidR="000E628D" w:rsidRDefault="00B16341" w14:paraId="3CA37ABF" w14:textId="77777777">
      <w:r w:rsidRPr="00671C61">
        <w:annotationRef/>
      </w:r>
      <w:r w:rsidRPr="00671C61">
        <w:t>Carteira de identificação (ID 90392018; 1º grau 277096536): vigência 20/03/2026; cobertura parcial temporária "NÃO HÁ"; segmentação "AMBULAT. + HOSP. C/ OBSTETRÍCIA"; acomodação enfermaria.</w:t>
      </w:r>
    </w:p>
  </w:comment>
  <w:comment w:initials="MRS" w:author="Marcelo Ribeiro Da Silva - GDSXSR" w:date="2026-10-16T19:40:00Z" w:id="37">
    <w:p w:rsidRPr="00671C61" w:rsidR="000E628D" w:rsidRDefault="00B16341" w14:paraId="358F0218" w14:textId="77777777">
      <w:r w:rsidRPr="00671C61">
        <w:annotationRef/>
      </w:r>
      <w:r w:rsidRPr="00671C61">
        <w:t xml:space="preserve">Pedido de Internação (ID 90392019; 1º grau 277096537), p. 1: "Classificação de Risco: MUITO URGENTE - LARANJA"; "Solicitação de Internação: Urgência / Emergência" (campos sem marcação); "Deu entrada em BOX de emergência visto saturação discordante da admissão (88% em AA, sendo o real 95-97% em AA). Durante avaliação, hemodinamicamente estável sem necessidade de suporte. Ventilando espontaneamente em ar ambiente mantendo taquipneia moderada e boa saturação."; "Reavaliado após exames e antitérmico e ausculta </w:t>
      </w:r>
      <w:r w:rsidRPr="00671C61">
        <w:t>com sibilos bilaterais e crepitações à direita. Realizado resgate com salbutamol + atrovent. Apresenta melhora dos sibilos, mas ainda matendo (sic) dispneia discreta. Opto por internação com antibiótico endovenoso pelo achado de otite bilateral com relato materno de tratamento com amoxicilina com clavulanato há pouco mais de 1 mês e broncodilatador."; "FC: 168 bpm. FR: 40 ipm. SpO2: 97% em AA."; "RX de tórax: infiltrado com discreta opacidade à direita."; "HD - Broncopneumonia com sibilancia - OMA bilateral</w:t>
      </w:r>
      <w:r w:rsidRPr="00671C61">
        <w:t>".</w:t>
      </w:r>
    </w:p>
    <w:p w:rsidRPr="00671C61" w:rsidR="000E628D" w:rsidRDefault="00B16341" w14:paraId="4A501255" w14:textId="77777777">
      <w:r w:rsidRPr="00671C61">
        <w:t>P. 2: "CD - Internação em enfermaria - HV de 30% devido a baixa aceotação (sic) da dieta - Prescrevo ampicilina com sulbactam 200 mg/kg/dia - Prescrevo salbutamol de 3/3 horas - Sintomáticos SOS - Aguardo demais exames".</w:t>
      </w:r>
    </w:p>
  </w:comment>
  <w:comment w:initials="MRS" w:author="Marcelo Ribeiro Da Silva - GDSXSR" w:date="2026-10-16T19:40:00Z" w:id="38">
    <w:p w:rsidRPr="00671C61" w:rsidR="000E628D" w:rsidRDefault="00B16341" w14:paraId="7CDC28E2" w14:textId="77777777">
      <w:r w:rsidRPr="00671C61">
        <w:annotationRef/>
      </w:r>
      <w:r w:rsidRPr="00671C61">
        <w:t>Data de nascimento: 04/09/2024 (certidão de nascimento, ID 90392015, p. 2). Na data dos fatos (23/05/2026), 1 ano e 8 meses; em 16/10/2026, 2 anos e 1 mês.</w:t>
      </w:r>
    </w:p>
  </w:comment>
  <w:comment w:initials="MRS" w:author="Marcelo Ribeiro Da Silva - GDSXSR" w:date="2026-10-16T19:40:00Z" w:id="39">
    <w:p w:rsidRPr="00671C61" w:rsidR="000E628D" w:rsidRDefault="00B16341" w14:paraId="2519566C" w14:textId="77777777">
      <w:r w:rsidRPr="00671C61">
        <w:annotationRef/>
      </w:r>
      <w:r w:rsidRPr="00671C61">
        <w:t>Lei nº 9.656/1998</w:t>
      </w:r>
    </w:p>
    <w:p w:rsidRPr="00671C61" w:rsidR="000E628D" w:rsidRDefault="00B16341" w14:paraId="58152B80" w14:textId="77777777">
      <w:r w:rsidRPr="00671C61">
        <w:t>Art. 35-C. É obrigatória a cobertura do atendimento nos casos:</w:t>
      </w:r>
    </w:p>
    <w:p w:rsidRPr="00671C61" w:rsidR="000E628D" w:rsidRDefault="00B16341" w14:paraId="3F32A52B" w14:textId="77777777">
      <w:r w:rsidRPr="00671C61">
        <w:t>I - de emergência, como tal definidos os que implicarem risco imediato de vida ou de lesões irreparáveis para o paciente, caracterizado em declaração do médico assistente;</w:t>
      </w:r>
    </w:p>
    <w:p w:rsidRPr="00671C61" w:rsidR="000E628D" w:rsidRDefault="00B16341" w14:paraId="14F72A08" w14:textId="77777777">
      <w:r w:rsidRPr="00671C61">
        <w:t>II - de urgência, assim entendidos os resultantes de acidentes pessoais ou de complicações no processo gestacional;</w:t>
      </w:r>
    </w:p>
    <w:p w:rsidRPr="00671C61" w:rsidR="000E628D" w:rsidRDefault="00B16341" w14:paraId="69142C5A" w14:textId="77777777">
      <w:r w:rsidRPr="00671C61">
        <w:t>III - de planejamento familiar.</w:t>
      </w:r>
    </w:p>
    <w:p w:rsidRPr="00671C61" w:rsidR="000E628D" w:rsidRDefault="00B16341" w14:paraId="45F6626B" w14:textId="77777777">
      <w:r w:rsidRPr="00671C61">
        <w:t>Parágrafo único. A ANS fará publicar normas regulamentares para o disposto neste artigo, observados os termos de adaptação previstos no art. 35.</w:t>
      </w:r>
    </w:p>
  </w:comment>
  <w:comment w:initials="MRS" w:author="Marcelo Ribeiro Da Silva - GDSXSR" w:date="2026-10-16T19:40:00Z" w:id="40">
    <w:p w:rsidRPr="00671C61" w:rsidR="000E628D" w:rsidRDefault="00B16341" w14:paraId="182A8807" w14:textId="77777777">
      <w:r w:rsidRPr="00671C61">
        <w:annotationRef/>
      </w:r>
      <w:r w:rsidRPr="00671C61">
        <w:t>Dr. Sérgio, ver o comentário inicial sobre o ponto sensível: o pedido de internação não traz a expressão "risco imediato de vida" nem marca os campos "Urgência" e "Emergência". O parágrafo adota a premissa da sentença (declaração do médico assistente demonstrada pelo conjunto do documento).</w:t>
      </w:r>
    </w:p>
  </w:comment>
  <w:comment w:initials="MRS" w:author="Marcelo Ribeiro Da Silva - GDSXSR" w:date="2026-10-16T19:40:00Z" w:id="41">
    <w:p w:rsidRPr="00671C61" w:rsidR="000E628D" w:rsidRDefault="00B16341" w14:paraId="32B13043" w14:textId="77777777">
      <w:r w:rsidRPr="00671C61">
        <w:annotationRef/>
      </w:r>
      <w:r w:rsidRPr="00671C61">
        <w:t>O apelo cita ainda decisão de plantão da Vara Cível de Planaltina (processo 0706688-42.2026.8.07.0005, ID 90392055), que indeferiu tutela em caso de infarto, por ausência de risco imediato caracterizado pelo médico assistente. Não foi usada no voto: é decisão de 1º grau, em tutela de urgência e em outro quadro clínico.</w:t>
      </w:r>
    </w:p>
  </w:comment>
  <w:comment w:initials="MRS" w:author="Marcelo Ribeiro Da Silva - GDSXSR" w:date="2026-10-16T19:40:00Z" w:id="42">
    <w:p w:rsidRPr="00671C61" w:rsidR="000E628D" w:rsidRDefault="00B16341" w14:paraId="52954B43" w14:textId="77777777">
      <w:r w:rsidRPr="00671C61">
        <w:annotationRef/>
      </w:r>
      <w:r w:rsidRPr="00671C61">
        <w:t>CPC</w:t>
      </w:r>
    </w:p>
    <w:p w:rsidRPr="00671C61" w:rsidR="000E628D" w:rsidRDefault="00B16341" w14:paraId="447529C6" w14:textId="77777777">
      <w:r w:rsidRPr="00671C61">
        <w:t>Art. 373. O ônus da prova incumbe:</w:t>
      </w:r>
    </w:p>
    <w:p w:rsidRPr="00671C61" w:rsidR="000E628D" w:rsidRDefault="00B16341" w14:paraId="5DD06200" w14:textId="77777777">
      <w:r w:rsidRPr="00671C61">
        <w:t>I - ao autor, quanto ao fato constitutivo de seu direito;</w:t>
      </w:r>
    </w:p>
    <w:p w:rsidRPr="00671C61" w:rsidR="000E628D" w:rsidRDefault="00B16341" w14:paraId="1E4C885F" w14:textId="77777777">
      <w:r w:rsidRPr="00671C61">
        <w:t>II - ao réu, quanto à existência de fato impeditivo, modificativo ou extintivo do direito do autor.</w:t>
      </w:r>
    </w:p>
  </w:comment>
  <w:comment w:initials="MRS" w:author="Marcelo Ribeiro Da Silva - GDSXSR" w:date="2026-10-16T19:40:00Z" w:id="43">
    <w:p w:rsidRPr="00671C61" w:rsidR="000E628D" w:rsidRDefault="00B16341" w14:paraId="79186D57" w14:textId="77777777">
      <w:r w:rsidRPr="00671C61">
        <w:annotationRef/>
      </w:r>
      <w:r w:rsidRPr="00671C61">
        <w:t>CPC</w:t>
      </w:r>
    </w:p>
    <w:p w:rsidRPr="00671C61" w:rsidR="000E628D" w:rsidRDefault="00B16341" w14:paraId="392791BA" w14:textId="77777777">
      <w:r w:rsidRPr="00671C61">
        <w:t>Art. 435. É lícito às partes, em qualquer tempo, juntar aos autos documentos novos, quando destinados a fazer prova de fatos ocorridos depois dos articulados ou para contrapô-los aos que foram produzidos nos autos.</w:t>
      </w:r>
    </w:p>
    <w:p w:rsidRPr="00671C61" w:rsidR="000E628D" w:rsidRDefault="00B16341" w14:paraId="3E0E4E6F" w14:textId="77777777">
      <w:r w:rsidRPr="00671C61">
        <w:t>Parágrafo único. Admite-se também a juntada de documentos formados após a petição ou a contestação, bem como dos que se tornaram conhecidos, acessíveis ou disponíveis após esse momento, cabendo à parte que os produzir comprovar o motivo que justifique a juntada.</w:t>
      </w:r>
    </w:p>
  </w:comment>
  <w:comment w:initials="MRS" w:author="Marcelo Ribeiro Da Silva - GDSXSR" w:date="2026-10-16T19:40:00Z" w:id="44">
    <w:p w:rsidR="001C3EBD" w:rsidP="001C3EBD" w:rsidRDefault="00B16341" w14:paraId="45E3C533" w14:textId="77777777">
      <w:pPr>
        <w:pStyle w:val="Textodecomentrio"/>
        <w:jc w:val="left"/>
      </w:pPr>
      <w:r w:rsidRPr="00671C61">
        <w:annotationRef/>
      </w:r>
      <w:r w:rsidR="001C3EBD">
        <w:t>Aqui há um argumento contrário mais relevante: a ANS (NIP 14056595, ID 90392056) concluiu pela inexistência de indícios de infração ao aplicar o art. 3º, § 1º, da CONSU 13/1998 a beneficiário em carência para internação. Segundo o apelo e as contrarrazões, o caso é de outro beneficiário, de plano coletivo empresarial, com adesão em 15/05/2026 e solicitação em 27/07/2026. Admiti o documento (CPC 435), debatido nas contrarrazões (item VI), e afastei o efeito vinculante.</w:t>
      </w:r>
    </w:p>
  </w:comment>
  <w:comment w:initials="MRS" w:author="Marcelo Ribeiro Da Silva - GDSXSR" w:date="2026-10-16T19:40:00Z" w:id="45">
    <w:p w:rsidRPr="00671C61" w:rsidR="000E628D" w:rsidRDefault="00B16341" w14:paraId="4E111D4D" w14:textId="7993690E">
      <w:r w:rsidRPr="00671C61">
        <w:annotationRef/>
      </w:r>
      <w:r w:rsidRPr="00671C61">
        <w:t>CF/88</w:t>
      </w:r>
    </w:p>
    <w:p w:rsidRPr="00671C61" w:rsidR="000E628D" w:rsidRDefault="00B16341" w14:paraId="019E02C5" w14:textId="77777777">
      <w:r w:rsidRPr="00671C61">
        <w:t>Art. 5º (...)</w:t>
      </w:r>
    </w:p>
    <w:p w:rsidRPr="00671C61" w:rsidR="000E628D" w:rsidRDefault="00B16341" w14:paraId="25DCF358" w14:textId="77777777">
      <w:r w:rsidRPr="00671C61">
        <w:t>XXXV - a lei não excluirá da apreciação do Poder Judiciário lesão ou ameaça a direito;</w:t>
      </w:r>
    </w:p>
  </w:comment>
  <w:comment w:initials="MRS" w:author="Marcelo Ribeiro Da Silva - GDSXSR" w:date="2026-10-16T19:40:00Z" w:id="46">
    <w:p w:rsidRPr="00671C61" w:rsidR="000E628D" w:rsidRDefault="00B16341" w14:paraId="28703E27" w14:textId="77777777">
      <w:r w:rsidRPr="00671C61">
        <w:annotationRef/>
      </w:r>
      <w:r w:rsidRPr="00671C61">
        <w:t>Lei nº 9.656/1998</w:t>
      </w:r>
    </w:p>
    <w:p w:rsidRPr="00671C61" w:rsidR="000E628D" w:rsidRDefault="00B16341" w14:paraId="750D3292" w14:textId="77777777">
      <w:r w:rsidRPr="00671C61">
        <w:t>Art. 32. Serão ressarcidos pelas operadoras dos produtos de que tratam o inciso I e o § 1º do art. 1º desta Lei, de acordo com normas a serem definidas pela ANS, os serviços de atendimento à saúde previstos nos respectivos contratos, prestados a seus consumidores e respectivos dependentes, em instituições públicas ou privadas, conveniadas ou contratadas, integrantes do Sistema Único de Saúde - SUS.</w:t>
      </w:r>
    </w:p>
  </w:comment>
  <w:comment w:initials="MRS" w:author="Marcelo Ribeiro Da Silva - GDSXSR" w:date="2026-10-16T19:40:00Z" w:id="47">
    <w:p w:rsidRPr="00671C61" w:rsidR="000E628D" w:rsidRDefault="00B16341" w14:paraId="165A0FC7" w14:textId="77777777">
      <w:r w:rsidRPr="00671C61">
        <w:annotationRef/>
      </w:r>
      <w:r w:rsidRPr="00671C61">
        <w:t>CF/88</w:t>
      </w:r>
    </w:p>
    <w:p w:rsidRPr="00671C61" w:rsidR="000E628D" w:rsidRDefault="00B16341" w14:paraId="181C0369" w14:textId="77777777">
      <w:r w:rsidRPr="00671C61">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comment>
  <w:comment w:initials="MRS" w:author="Marcelo Ribeiro Da Silva - GDSXSR" w:date="2026-10-16T19:40:00Z" w:id="48">
    <w:p w:rsidRPr="00671C61" w:rsidR="000E628D" w:rsidRDefault="00B16341" w14:paraId="05BB9CE1" w14:textId="77777777">
      <w:r w:rsidRPr="00671C61">
        <w:annotationRef/>
      </w:r>
      <w:r w:rsidRPr="00671C61">
        <w:t xml:space="preserve">Pedidos da inicial (ID 90392011, págs. 14-15), conforme descritos na sentença: que a ré "se abstivesse de limitar temporalmente o atendimento emergencial do menor, se abstivesse de interromper, suspender ou restringir o tratamento indicado pelos médicos responsáveis e se abstivesse de promover transferência compulsória do paciente ao Sistema Único de Saúde sem garantia efetiva de vaga adequada e sem prévia estabilidade clínica" (itens b.3, b.4 e b.5), e a procedência com "a confirmação definitiva da tutela </w:t>
      </w:r>
      <w:r w:rsidRPr="00671C61">
        <w:t>de urgência" (item e).</w:t>
      </w:r>
    </w:p>
    <w:p w:rsidRPr="00671C61" w:rsidR="000E628D" w:rsidRDefault="00B16341" w14:paraId="097E0D07" w14:textId="77777777">
      <w:r w:rsidRPr="00671C61">
        <w:t>A Procuradoria de Justiça trata a alegação de julgamento extra petita como matéria a rejeitar; a minuta a examina dentro do capítulo único, conforme a orientação recebida.</w:t>
      </w:r>
    </w:p>
  </w:comment>
  <w:comment w:initials="MRS" w:author="Marcelo Ribeiro Da Silva - GDSXSR" w:date="2026-10-16T19:40:00Z" w:id="49">
    <w:p w:rsidRPr="00671C61" w:rsidR="000E628D" w:rsidRDefault="00B16341" w14:paraId="43C67C3E" w14:textId="77777777">
      <w:r w:rsidRPr="00671C61">
        <w:annotationRef/>
      </w:r>
      <w:r w:rsidRPr="00671C61">
        <w:t>CPC</w:t>
      </w:r>
    </w:p>
    <w:p w:rsidRPr="00671C61" w:rsidR="000E628D" w:rsidRDefault="00B16341" w14:paraId="309920EE" w14:textId="77777777">
      <w:r w:rsidRPr="00671C61">
        <w:t>Art. 141. O juiz decidirá o mérito nos limites propostos pelas partes, sendo-lhe vedado conhecer de questões não suscitadas a cujo respeito a lei exige iniciativa da parte.</w:t>
      </w:r>
    </w:p>
  </w:comment>
  <w:comment w:initials="MRS" w:author="Marcelo Ribeiro Da Silva - GDSXSR" w:date="2026-10-16T19:40:00Z" w:id="50">
    <w:p w:rsidRPr="00671C61" w:rsidR="000E628D" w:rsidRDefault="00B16341" w14:paraId="7D910C18" w14:textId="77777777">
      <w:r w:rsidRPr="00671C61">
        <w:annotationRef/>
      </w:r>
      <w:r w:rsidRPr="00671C61">
        <w:t>CPC</w:t>
      </w:r>
    </w:p>
    <w:p w:rsidRPr="00671C61" w:rsidR="000E628D" w:rsidRDefault="00B16341" w14:paraId="4089F96B" w14:textId="77777777">
      <w:r w:rsidRPr="00671C61">
        <w:t>Art. 492. É vedado ao juiz proferir decisão de natureza diversa da pedida, bem como condenar a parte em quantidade superior ou em objeto diverso do que lhe foi demandado.</w:t>
      </w:r>
    </w:p>
  </w:comment>
  <w:comment w:initials="MRS" w:author="Marcelo Ribeiro Da Silva - GDSXSR" w:date="2026-10-16T19:40:00Z" w:id="51">
    <w:p w:rsidRPr="00671C61" w:rsidR="000E628D" w:rsidRDefault="00B16341" w14:paraId="08324BBA" w14:textId="77777777">
      <w:r w:rsidRPr="00671C61">
        <w:annotationRef/>
      </w:r>
      <w:r w:rsidRPr="00671C61">
        <w:t>CPC</w:t>
      </w:r>
    </w:p>
    <w:p w:rsidRPr="00671C61" w:rsidR="000E628D" w:rsidRDefault="00B16341" w14:paraId="0C8FC77C" w14:textId="77777777">
      <w:r w:rsidRPr="00671C61">
        <w:t>Art. 503. A decisão que julgar total ou parcialmente o mérito tem força de lei nos limites da questão principal expressamente decidida.</w:t>
      </w:r>
    </w:p>
    <w:p w:rsidRPr="00671C61" w:rsidR="000E628D" w:rsidRDefault="00B16341" w14:paraId="02E49A45" w14:textId="77777777">
      <w:r w:rsidRPr="00671C61">
        <w:t>§ 1º O disposto no caput aplica-se à resolução de questão prejudicial, decidida expressa e incidentemente no processo, se:</w:t>
      </w:r>
    </w:p>
    <w:p w:rsidRPr="00671C61" w:rsidR="000E628D" w:rsidRDefault="00B16341" w14:paraId="16FF01B7" w14:textId="77777777">
      <w:r w:rsidRPr="00671C61">
        <w:t>I - dessa resolução depender o julgamento do mérito;</w:t>
      </w:r>
    </w:p>
    <w:p w:rsidRPr="00671C61" w:rsidR="000E628D" w:rsidRDefault="00B16341" w14:paraId="4FF1893F" w14:textId="77777777">
      <w:r w:rsidRPr="00671C61">
        <w:t>II - a seu respeito tiver havido contraditório prévio e efetivo, não se aplicando no caso de revelia;</w:t>
      </w:r>
    </w:p>
    <w:p w:rsidRPr="00671C61" w:rsidR="000E628D" w:rsidRDefault="00B16341" w14:paraId="002B1679" w14:textId="77777777">
      <w:r w:rsidRPr="00671C61">
        <w:t>III - o juízo tiver competência em razão da matéria e da pessoa para resolvê-la como questão principal.</w:t>
      </w:r>
    </w:p>
  </w:comment>
  <w:comment w:initials="MRS" w:author="Marcelo Ribeiro Da Silva - GDSXSR" w:date="2026-10-16T19:40:00Z" w:id="52">
    <w:p w:rsidRPr="00671C61" w:rsidR="000E628D" w:rsidRDefault="00B16341" w14:paraId="1009D89B" w14:textId="77777777">
      <w:r w:rsidRPr="00671C61">
        <w:annotationRef/>
      </w:r>
      <w:r w:rsidRPr="00671C61">
        <w:t>CPC</w:t>
      </w:r>
    </w:p>
    <w:p w:rsidRPr="00671C61" w:rsidR="000E628D" w:rsidRDefault="00B16341" w14:paraId="64C77212" w14:textId="77777777">
      <w:r w:rsidRPr="00671C61">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671C61" w:rsidR="000E628D" w:rsidRDefault="00B16341" w14:paraId="52701AD9" w14:textId="77777777">
      <w:r w:rsidRPr="00671C61">
        <w:t>§ 1º O juiz poderá, de ofício ou a requerimento, modificar o valor ou a periodicidade da multa vincenda ou excluí-la, caso verifique que:</w:t>
      </w:r>
    </w:p>
    <w:p w:rsidRPr="00671C61" w:rsidR="000E628D" w:rsidRDefault="00B16341" w14:paraId="31C2E1FB" w14:textId="77777777">
      <w:r w:rsidRPr="00671C61">
        <w:t>I - se tornou insuficiente ou excessiva;</w:t>
      </w:r>
    </w:p>
    <w:p w:rsidR="000E628D" w:rsidRDefault="00B16341" w14:paraId="1C642A49" w14:textId="77777777">
      <w:r w:rsidRPr="00671C61">
        <w:t>II - o obrigado demonstrou cumprimento parcial superveniente da obrigação ou justa causa para o descumprimento.</w:t>
      </w:r>
    </w:p>
  </w:comment>
  <w:comment w:id="53" w:author="Assessor GDSXSR" w:initials="RG" w:date="2026-10-31T22:16:22Z">
    <w:p>
      <w:pPr>
        <w:pStyle w:val="CommentText"/>
      </w:pPr>
      <w:r>
        <w:rPr>
          <w:rStyle w:val="CommentReference"/>
        </w:rPr>
        <w:annotationRef/>
      </w:r>
      <w:r>
        <w:t>ASSESSOR GDSXSR — Alterei o item 1 para nomear a ré pelo nome da autuação (Unity Serviços Integrados de Saúde Ltda., conforme o comentário de nomes completos e o parecer da Procuradoria), tirei "pessoa natural" porque o beneficiário já está qualificado como menor, com idade, e acrescentei o valor da causa ao final (C-34, C-34A).</w:t>
      </w:r>
    </w:p>
  </w:comment>
  <w:comment w:id="54" w:author="Assessor GDSXSR" w:initials="RG" w:date="2026-10-31T22:16:22Z">
    <w:p>
      <w:pPr>
        <w:pStyle w:val="CommentText"/>
      </w:pPr>
      <w:r>
        <w:rPr>
          <w:rStyle w:val="CommentReference"/>
        </w:rPr>
        <w:annotationRef/>
      </w:r>
      <w:r>
        <w:t>ASSESSOR GDSXSR — Retirei "CDC 51 IV" do item 6 e do rol de dispositivos, porque o voto não cita o CDC (a ementa espelha o voto, C-33), e passei a referência da Resolução à forma compacta (C-20).</w:t>
      </w:r>
    </w:p>
  </w:comment>
  <w:comment w:id="55" w:author="Assessor GDSXSR" w:initials="RG" w:date="2026-10-31T22:16:22Z">
    <w:p>
      <w:pPr>
        <w:pStyle w:val="CommentText"/>
      </w:pPr>
      <w:r>
        <w:rPr>
          <w:rStyle w:val="CommentReference"/>
        </w:rPr>
        <w:annotationRef/>
      </w:r>
      <w:r>
        <w:t>ASSESSOR GDSXSR — Cindi o item 8 em dois: a eficácia da decisão da ANS e a alegação de julgamento extra petita são fundamentos distintos, um por item (C-35, C-3G); renumerei os itens seguintes.</w:t>
      </w:r>
    </w:p>
  </w:comment>
  <w:comment w:id="56" w:author="Assessor GDSXSR" w:initials="RG" w:date="2026-10-31T22:16:22Z">
    <w:p>
      <w:pPr>
        <w:pStyle w:val="CommentText"/>
      </w:pPr>
      <w:r>
        <w:rPr>
          <w:rStyle w:val="CommentReference"/>
        </w:rPr>
        <w:annotationRef/>
      </w:r>
      <w:r>
        <w:t>ASSESSOR GDSXSR — Alterei o item de dispositivo para nomear o recorrente pela qualidade ("apelo da ré"), sem repetir o nome já presente no item 1 (C-3G, C-34A).</w:t>
      </w:r>
    </w:p>
  </w:comment>
  <w:comment w:id="57" w:author="Assessor GDSXSR" w:initials="RG" w:date="2026-10-31T22:16:22Z">
    <w:p>
      <w:pPr>
        <w:pStyle w:val="CommentText"/>
      </w:pPr>
      <w:r>
        <w:rPr>
          <w:rStyle w:val="CommentReference"/>
        </w:rPr>
        <w:annotationRef/>
      </w:r>
      <w:r>
        <w:t>ASSESSOR GDSXSR — Troquei os dois acórdãos de 2022 (1431938 e 1430085) por um acórdão recente da 4ª Turma Cível, que repete a mesma tese e tem o mesmo relator do primeiro, e mantive um só precedente por tese (C-67, C-65). PENDÊNCIA (C-52): o iajus devolveu relator, órgão, processo e data de julgamento (18/03/2026), mas não o número do acórdão nem o DJe; conferir no JurisDF e completar na ementa e no corpo.</w:t>
      </w:r>
    </w:p>
  </w:comment>
  <w:comment w:id="58" w:author="Assessor GDSXSR" w:initials="RG" w:date="2026-10-31T22:16:22Z">
    <w:p>
      <w:pPr>
        <w:pStyle w:val="CommentText"/>
      </w:pPr>
      <w:r>
        <w:rPr>
          <w:rStyle w:val="CommentReference"/>
        </w:rPr>
        <w:annotationRef/>
      </w:r>
      <w:r>
        <w:t>ASSESSOR GDSXSR — Alterei o nome da ré para o da autuação (C-34A a); nas transcrições da sentença o texto literal foi mantido.</w:t>
      </w:r>
    </w:p>
  </w:comment>
  <w:comment w:id="59" w:author="Assessor GDSXSR" w:initials="RG" w:date="2026-10-31T22:16:22Z">
    <w:p>
      <w:pPr>
        <w:pStyle w:val="CommentText"/>
      </w:pPr>
      <w:r>
        <w:rPr>
          <w:rStyle w:val="CommentReference"/>
        </w:rPr>
        <w:annotationRef/>
      </w:r>
      <w:r>
        <w:t>ASSESSOR GDSXSR — Alterei a fórmula do parecer para a do perfil APC ("Parecer da d. Procuradoria de Justiça oficiando pelo conhecimento e desprovimento do apelo").</w:t>
      </w:r>
    </w:p>
  </w:comment>
  <w:comment w:id="60" w:author="Assessor GDSXSR" w:initials="RG" w:date="2026-10-31T22:16:22Z">
    <w:p>
      <w:pPr>
        <w:pStyle w:val="CommentText"/>
      </w:pPr>
      <w:r>
        <w:rPr>
          <w:rStyle w:val="CommentReference"/>
        </w:rPr>
        <w:annotationRef/>
      </w:r>
      <w:r>
        <w:t>ASSESSOR GDSXSR — Alterei o título para dizer a decisão sobre o pedido de reforma, e não só o assunto (C-3W b). O capítulo é único porque as alegações subsidiárias (extra petita, multa, sucumbência) se encadeiam ao mesmo pedido de improcedência (C-3V).</w:t>
      </w:r>
    </w:p>
  </w:comment>
  <w:comment w:id="61" w:author="Assessor GDSXSR" w:initials="RG" w:date="2026-10-31T22:16:22Z">
    <w:p>
      <w:pPr>
        <w:pStyle w:val="CommentText"/>
      </w:pPr>
      <w:r>
        <w:rPr>
          <w:rStyle w:val="CommentReference"/>
        </w:rPr>
        <w:annotationRef/>
      </w:r>
      <w:r>
        <w:t>ASSESSOR GDSXSR — Ajustei a abertura do capítulo para "A ré/apelante alega que:", sem repetir o nome já presente no título do apelo (C-3W c).</w:t>
      </w:r>
    </w:p>
  </w:comment>
  <w:comment w:id="62" w:author="Assessor GDSXSR" w:initials="RG" w:date="2026-10-31T22:16:22Z">
    <w:p>
      <w:pPr>
        <w:pStyle w:val="CommentText"/>
      </w:pPr>
      <w:r>
        <w:rPr>
          <w:rStyle w:val="CommentReference"/>
        </w:rPr>
        <w:annotationRef/>
      </w:r>
      <w:r>
        <w:t>ASSESSOR GDSXSR — Levei ao corpo o texto literal dos arts. 12, V, "c", e 35-C, I, da Lei 9.656/1998, que sustentam o capítulo (C-66 a); texto conferido no Planalto pelo iajus, na redação vigente (art. 12 V "c" pela MP 2.177-44/2001; art. 35-C pela Lei 11.935/2009). Sublinhei o trecho decisivo e acrescentei "– Grifei" (C-66, v36). O texto literal já estava no comentário do assessor (C-63) e foi mantido.</w:t>
      </w:r>
    </w:p>
  </w:comment>
  <w:comment w:id="63" w:author="Assessor GDSXSR" w:initials="RG" w:date="2026-10-31T22:16:22Z">
    <w:p>
      <w:pPr>
        <w:pStyle w:val="CommentText"/>
      </w:pPr>
      <w:r>
        <w:rPr>
          <w:rStyle w:val="CommentReference"/>
        </w:rPr>
        <w:annotationRef/>
      </w:r>
      <w:r>
        <w:t>ASSESSOR GDSXSR — Transcrevi a cláusula 7.2 do contrato, em que o julgamento se apoia (C-66 b), com o texto da sentença e do comentário de ID do assessor. PENDÊNCIA (C-52): sem os autos, o ID 90392036 (contrato) vem do mapa de IDs do assessor; conferir no PJe.</w:t>
      </w:r>
    </w:p>
  </w:comment>
  <w:comment w:id="64" w:author="Assessor GDSXSR" w:initials="RG" w:date="2026-10-31T22:16:22Z">
    <w:p>
      <w:pPr>
        <w:pStyle w:val="CommentText"/>
      </w:pPr>
      <w:r>
        <w:rPr>
          <w:rStyle w:val="CommentReference"/>
        </w:rPr>
        <w:annotationRef/>
      </w:r>
      <w:r>
        <w:t>ASSESSOR GDSXSR — Levei ao corpo o enunciado literal das Súmulas 302 e 597 do STJ, conferidas no iajus (vigentes), em vez de só citá-las (C-61, C-66 a).</w:t>
      </w:r>
    </w:p>
  </w:comment>
  <w:comment w:id="65" w:author="Assessor GDSXSR" w:initials="RG" w:date="2026-10-31T22:16:22Z">
    <w:p>
      <w:pPr>
        <w:pStyle w:val="CommentText"/>
      </w:pPr>
      <w:r>
        <w:rPr>
          <w:rStyle w:val="CommentReference"/>
        </w:rPr>
        <w:annotationRef/>
      </w:r>
      <w:r>
        <w:t>ASSESSOR GDSXSR — Acrescentei "Portanto," para ligar o parágrafo às normas transcritas (C-16) e realcei em amarelo este parágrafo e o seguinte, que fixam a premissa jurídica decisiva e a conclusão sobre a Resolução CONSU (C-43).</w:t>
      </w:r>
    </w:p>
  </w:comment>
  <w:comment w:id="66" w:author="Assessor GDSXSR" w:initials="RG" w:date="2026-10-31T22:16:22Z">
    <w:p>
      <w:pPr>
        <w:pStyle w:val="CommentText"/>
      </w:pPr>
      <w:r>
        <w:rPr>
          <w:rStyle w:val="CommentReference"/>
        </w:rPr>
        <w:annotationRef/>
      </w:r>
      <w:r>
        <w:t>ASSESSOR GDSXSR — Troquei "Nesse sentido, a jurisprudência desta e. Turma:" por "Nesse sentido:" (C-67).</w:t>
      </w:r>
    </w:p>
  </w:comment>
  <w:comment w:id="67" w:author="Assessor GDSXSR" w:initials="RG" w:date="2026-10-31T22:16:22Z">
    <w:p>
      <w:pPr>
        <w:pStyle w:val="CommentText"/>
      </w:pPr>
      <w:r>
        <w:rPr>
          <w:rStyle w:val="CommentReference"/>
        </w:rPr>
        <w:annotationRef/>
      </w:r>
      <w:r>
        <w:t>ASSESSOR GDSXSR — Substituí o acórdão de 2022 pelo acórdão recente da 4ª Turma Cível (processo 0710416-69.2023.8.07.0014, 18/03/2026), cuja ementa traz o item II transcrito, conferido no iajus; o segundo acórdão de 2022 (Lucimeire) saiu por repetir a mesma tese (C-65, C-67). A identificação segue C-62; número do acórdão e DJe, em PENDÊNCIA (C-52) — o iajus não os devolve; completar no JurisDF. O acórdão de 2022 (Desembargador James) tinha a mesma redação no item V.</w:t>
      </w:r>
    </w:p>
  </w:comment>
  <w:comment w:id="68" w:author="Assessor GDSXSR" w:initials="RG" w:date="2026-10-31T22:16:22Z">
    <w:p>
      <w:pPr>
        <w:pStyle w:val="CommentText"/>
      </w:pPr>
      <w:r>
        <w:rPr>
          <w:rStyle w:val="CommentReference"/>
        </w:rPr>
        <w:annotationRef/>
      </w:r>
      <w:r>
        <w:t>ASSESSOR GDSXSR — Cindi períodos que estavam ligados por vírgula (a ementa e a negativa; o SUS e o art. 32; a multa e os pontos prejudicados), e acrescentei "Também" e "No mais," como conectivos (C-11, C-16). Mantive o conteúdo; a premissa da sentença sobre a emergência (conjunto do pedido de internação) segue o comentário do assessor.</w:t>
      </w:r>
    </w:p>
  </w:comment>
  <w:comment w:id="69" w:author="Assessor GDSXSR" w:initials="RG" w:date="2026-10-31T22:16:22Z">
    <w:p>
      <w:pPr>
        <w:pStyle w:val="CommentText"/>
      </w:pPr>
      <w:r>
        <w:rPr>
          <w:rStyle w:val="CommentReference"/>
        </w:rPr>
        <w:annotationRef/>
      </w:r>
      <w:r>
        <w:t>ASSESSOR GDSXSR — Honorários recursais (C-51). Valor atualizado da causa: R$ 20.000,00. Capítulo da r. sentença sobre honorários: "Condeno a ré ao pagamento de honorários advocatícios em favor do patrono do autor, que fixo em 10% (dez por cento) sobre o valor atualizado da causa, nos termos do art. 85, § 2º, do Código de Processo Civil, considerando o grau de zelo do profissional, o lugar da prestação do serviço, a natureza e a importância da causa, que envolve direito à saúde de criança em situação de urgência, e o trabalho realizado, com a elaboração de petição inicial instruída, manifestação sobre o cumprimento da liminar, réplica e especificação de provas. Adoto como base de cálculo o valor atualizado da causa porque o proveito econômico da obrigação de fazer não é mensurável nestes autos, tendo a própria ré informado, na contestação de Id 279754953, que a apuração dos custos assistenciais depende do encerramento da conta médica, ainda não consolidada. A atualização observará o índice adotado pela Corregedoria deste Tribunal, desde a distribuição, incidindo juros de mora a partir do trânsito em julgado." O percentual (2%) é decisão do Relator e segue a proposta do assessor.</w:t>
      </w:r>
    </w:p>
  </w:comment>
  <w:comment w:id="70" w:author="Assessor GDSXSR" w:initials="RG" w:date="2026-10-31T22:16:22Z">
    <w:p>
      <w:pPr>
        <w:pStyle w:val="CommentText"/>
      </w:pPr>
      <w:r>
        <w:rPr>
          <w:rStyle w:val="CommentReference"/>
        </w:rPr>
        <w:annotationRef/>
      </w:r>
      <w:r>
        <w:t>ASSESSOR GDSXSR — Revisão geral da minuta (assessor Marcelo, NP). Mantive o resultado (nego provimento). Alterações principais: nome da ré e item 1 da ementa (C-34, C-34A); itens 8 a 11 da ementa (C-35); texto literal da Lei 9.656/98, da cláusula 7.2 e das Súmulas 302 e 597 no corpo (C-61, C-66); acórdão recente da 4ª Turma no lugar dos dois de 2022 (C-67, C-65); conectivos e períodos desmembrados (C-11, C-16); realce amarelo (C-43); honorários recursais (C-51). Conferidos no iajus: Lei 9.656/98 arts. 12 e 35-C (Planalto), Súmulas 302 e 597 do STJ (vigentes) e os acórdãos citados. LIMITAÇÃO (C-24): não há autos, então fatos, datas, IDs de 2º grau e a premissa da emergência seguem a minuta e os comentários do assessor, sem conferência no PJe. PENDÊNCIAS (C-52): (1) número e DJe do acórdão 0710416-69.2023.8.07.0014 no JurisDF; (2) texto da Resolução CONSU 13/1998 arts. 2º e 3º § 1º, conferido só em fonte não oficial (normasbrasil), pois o iajus não traz a norma; (3) ID 90392036 do contrato.</w:t>
      </w:r>
    </w:p>
  </w:comment>
</w:comments>
</file>

<file path=word/commentsExtended.xml><?xml version="1.0" encoding="utf-8"?>
<w15:commentsEx xmlns:mc="http://schemas.openxmlformats.org/markup-compatibility/2006" xmlns:w15="http://schemas.microsoft.com/office/word/2012/wordml" mc:Ignorable="w15">
  <w15:commentEx w15:done="0" w15:paraId="1C4D1451"/>
  <w15:commentEx w15:done="0" w15:paraId="7F312FD3"/>
  <w15:commentEx w15:done="0" w15:paraId="3697F247"/>
  <w15:commentEx w15:done="0" w15:paraId="7802E424"/>
  <w15:commentEx w15:done="0" w15:paraId="236BDBC5"/>
  <w15:commentEx w15:done="0" w15:paraId="1455B2DE"/>
  <w15:commentEx w15:done="0" w15:paraId="77216B20"/>
  <w15:commentEx w15:done="0" w15:paraId="39C7B3ED"/>
  <w15:commentEx w15:done="0" w15:paraId="2EF329ED"/>
  <w15:commentEx w15:done="0" w15:paraId="2942E3D1"/>
  <w15:commentEx w15:done="0" w15:paraId="2C8ACCB0"/>
  <w15:commentEx w15:done="0" w15:paraId="6D8B2696"/>
  <w15:commentEx w15:done="0" w15:paraId="488C40CC"/>
  <w15:commentEx w15:done="0" w15:paraId="7AB24A37"/>
  <w15:commentEx w15:done="0" w15:paraId="24D62B63"/>
  <w15:commentEx w15:done="0" w15:paraId="6035EE7F"/>
  <w15:commentEx w15:done="0" w15:paraId="25EE7C41"/>
  <w15:commentEx w15:done="0" w15:paraId="52DFE09D"/>
  <w15:commentEx w15:done="0" w15:paraId="2039F5EF"/>
  <w15:commentEx w15:done="0" w15:paraId="158400AD"/>
  <w15:commentEx w15:done="0" w15:paraId="0F31830C"/>
  <w15:commentEx w15:done="0" w15:paraId="514EC57B"/>
  <w15:commentEx w15:done="0" w15:paraId="12414952"/>
  <w15:commentEx w15:done="0" w15:paraId="3FEC15CD"/>
  <w15:commentEx w15:done="0" w15:paraId="584C3B84"/>
  <w15:commentEx w15:done="0" w15:paraId="49F7CAE2"/>
  <w15:commentEx w15:done="0" w15:paraId="1ACA54FA"/>
  <w15:commentEx w15:done="0" w15:paraId="243616EE"/>
  <w15:commentEx w15:done="0" w15:paraId="0FD2484A"/>
  <w15:commentEx w15:done="0" w15:paraId="112BEFE4"/>
  <w15:commentEx w15:done="0" w15:paraId="6A27AE21"/>
  <w15:commentEx w15:done="0" w15:paraId="4BFC31FE"/>
  <w15:commentEx w15:done="0" w15:paraId="75A94C1D"/>
  <w15:commentEx w15:done="0" w15:paraId="17693E95"/>
  <w15:commentEx w15:done="0" w15:paraId="069D5872"/>
  <w15:commentEx w15:done="0" w15:paraId="46DA3802"/>
  <w15:commentEx w15:done="0" w15:paraId="3CA37ABF"/>
  <w15:commentEx w15:done="0" w15:paraId="4A501255"/>
  <w15:commentEx w15:done="0" w15:paraId="7CDC28E2"/>
  <w15:commentEx w15:done="0" w15:paraId="45F6626B"/>
  <w15:commentEx w15:done="0" w15:paraId="182A8807"/>
  <w15:commentEx w15:done="0" w15:paraId="32B13043"/>
  <w15:commentEx w15:done="0" w15:paraId="1E4C885F"/>
  <w15:commentEx w15:done="0" w15:paraId="3E0E4E6F"/>
  <w15:commentEx w15:done="0" w15:paraId="45E3C533"/>
  <w15:commentEx w15:done="0" w15:paraId="25DCF358"/>
  <w15:commentEx w15:done="0" w15:paraId="750D3292"/>
  <w15:commentEx w15:done="0" w15:paraId="181C0369"/>
  <w15:commentEx w15:done="0" w15:paraId="097E0D07"/>
  <w15:commentEx w15:done="0" w15:paraId="309920EE"/>
  <w15:commentEx w15:done="0" w15:paraId="4089F96B"/>
  <w15:commentEx w15:done="0" w15:paraId="002B1679"/>
  <w15:commentEx w15:done="0" w15:paraId="1C642A49"/>
</w15:commentsEx>
</file>

<file path=word/commentsIds.xml><?xml version="1.0" encoding="utf-8"?>
<w16cid:commentsIds xmlns:mc="http://schemas.openxmlformats.org/markup-compatibility/2006" xmlns:w16cid="http://schemas.microsoft.com/office/word/2016/wordml/cid" mc:Ignorable="w16cid">
  <w16cid:commentId w16cid:paraId="1C4D1451" w16cid:durableId="457CF51F"/>
  <w16cid:commentId w16cid:paraId="7F312FD3" w16cid:durableId="5840F91E"/>
  <w16cid:commentId w16cid:paraId="3697F247" w16cid:durableId="0B378E98"/>
  <w16cid:commentId w16cid:paraId="7802E424" w16cid:durableId="41DF2AB4"/>
  <w16cid:commentId w16cid:paraId="236BDBC5" w16cid:durableId="649AE829"/>
  <w16cid:commentId w16cid:paraId="1455B2DE" w16cid:durableId="7CB5D886"/>
  <w16cid:commentId w16cid:paraId="77216B20" w16cid:durableId="4D0CF4FA"/>
  <w16cid:commentId w16cid:paraId="39C7B3ED" w16cid:durableId="69947638"/>
  <w16cid:commentId w16cid:paraId="2EF329ED" w16cid:durableId="55E50755"/>
  <w16cid:commentId w16cid:paraId="2942E3D1" w16cid:durableId="5FAA3157"/>
  <w16cid:commentId w16cid:paraId="2C8ACCB0" w16cid:durableId="0FD1C445"/>
  <w16cid:commentId w16cid:paraId="6D8B2696" w16cid:durableId="1DF17180"/>
  <w16cid:commentId w16cid:paraId="488C40CC" w16cid:durableId="5EEA27B2"/>
  <w16cid:commentId w16cid:paraId="7AB24A37" w16cid:durableId="3BA2245D"/>
  <w16cid:commentId w16cid:paraId="24D62B63" w16cid:durableId="1FBB9E45"/>
  <w16cid:commentId w16cid:paraId="6035EE7F" w16cid:durableId="23AABE0B"/>
  <w16cid:commentId w16cid:paraId="25EE7C41" w16cid:durableId="0AAF8B9D"/>
  <w16cid:commentId w16cid:paraId="52DFE09D" w16cid:durableId="59BF2006"/>
  <w16cid:commentId w16cid:paraId="2039F5EF" w16cid:durableId="3F2A9222"/>
  <w16cid:commentId w16cid:paraId="158400AD" w16cid:durableId="7A5D5196"/>
  <w16cid:commentId w16cid:paraId="0F31830C" w16cid:durableId="0492A4EC"/>
  <w16cid:commentId w16cid:paraId="514EC57B" w16cid:durableId="59ED7E29"/>
  <w16cid:commentId w16cid:paraId="12414952" w16cid:durableId="0AEE146B"/>
  <w16cid:commentId w16cid:paraId="3FEC15CD" w16cid:durableId="443D9676"/>
  <w16cid:commentId w16cid:paraId="584C3B84" w16cid:durableId="2D12F19F"/>
  <w16cid:commentId w16cid:paraId="49F7CAE2" w16cid:durableId="56FA9C8E"/>
  <w16cid:commentId w16cid:paraId="1ACA54FA" w16cid:durableId="4CF9C3B1"/>
  <w16cid:commentId w16cid:paraId="243616EE" w16cid:durableId="4C289F7A"/>
  <w16cid:commentId w16cid:paraId="0FD2484A" w16cid:durableId="0B0519C5"/>
  <w16cid:commentId w16cid:paraId="112BEFE4" w16cid:durableId="4895A007"/>
  <w16cid:commentId w16cid:paraId="6A27AE21" w16cid:durableId="65CB41F3"/>
  <w16cid:commentId w16cid:paraId="4BFC31FE" w16cid:durableId="6E489563"/>
  <w16cid:commentId w16cid:paraId="75A94C1D" w16cid:durableId="4F69E431"/>
  <w16cid:commentId w16cid:paraId="17693E95" w16cid:durableId="73C8F3F6"/>
  <w16cid:commentId w16cid:paraId="069D5872" w16cid:durableId="23BB2A83"/>
  <w16cid:commentId w16cid:paraId="46DA3802" w16cid:durableId="0BF461B0"/>
  <w16cid:commentId w16cid:paraId="3CA37ABF" w16cid:durableId="0125A7F6"/>
  <w16cid:commentId w16cid:paraId="4A501255" w16cid:durableId="46496527"/>
  <w16cid:commentId w16cid:paraId="7CDC28E2" w16cid:durableId="1DA13FB4"/>
  <w16cid:commentId w16cid:paraId="45F6626B" w16cid:durableId="4751F6CF"/>
  <w16cid:commentId w16cid:paraId="182A8807" w16cid:durableId="6110361F"/>
  <w16cid:commentId w16cid:paraId="32B13043" w16cid:durableId="62E1819A"/>
  <w16cid:commentId w16cid:paraId="1E4C885F" w16cid:durableId="7BDF0E3F"/>
  <w16cid:commentId w16cid:paraId="3E0E4E6F" w16cid:durableId="11FBE8C9"/>
  <w16cid:commentId w16cid:paraId="45E3C533" w16cid:durableId="66BE2BD8"/>
  <w16cid:commentId w16cid:paraId="25DCF358" w16cid:durableId="691CDDB5"/>
  <w16cid:commentId w16cid:paraId="750D3292" w16cid:durableId="43592DCE"/>
  <w16cid:commentId w16cid:paraId="181C0369" w16cid:durableId="295401E2"/>
  <w16cid:commentId w16cid:paraId="097E0D07" w16cid:durableId="64F735E9"/>
  <w16cid:commentId w16cid:paraId="309920EE" w16cid:durableId="4A3CF6A5"/>
  <w16cid:commentId w16cid:paraId="4089F96B" w16cid:durableId="488B1738"/>
  <w16cid:commentId w16cid:paraId="002B1679" w16cid:durableId="09C66183"/>
  <w16cid:commentId w16cid:paraId="1C642A49" w16cid:durableId="7ABCC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671C61" w:rsidR="00B16341" w:rsidRDefault="00B16341" w14:paraId="45F0F8F8" w14:textId="77777777">
      <w:pPr>
        <w:spacing w:line="240" w:lineRule="auto"/>
      </w:pPr>
      <w:r w:rsidRPr="00671C61">
        <w:separator/>
      </w:r>
    </w:p>
  </w:endnote>
  <w:endnote w:type="continuationSeparator" w:id="0">
    <w:p w:rsidRPr="00671C61" w:rsidR="00B16341" w:rsidRDefault="00B16341" w14:paraId="42017288" w14:textId="77777777">
      <w:pPr>
        <w:spacing w:line="240" w:lineRule="auto"/>
      </w:pPr>
      <w:r w:rsidRPr="00671C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1C61" w:rsidR="000E628D" w:rsidRDefault="00B16341" w14:paraId="14DE55C2" w14:textId="77777777">
    <w:pPr>
      <w:pStyle w:val="Rodap"/>
      <w:jc w:val="right"/>
    </w:pPr>
    <w:r w:rsidRPr="00671C61">
      <w:rPr>
        <w:sz w:val="20"/>
      </w:rPr>
      <w:fldChar w:fldCharType="begin"/>
    </w:r>
    <w:r w:rsidRPr="00671C61">
      <w:rPr>
        <w:sz w:val="20"/>
      </w:rPr>
      <w:instrText>PAGE</w:instrText>
    </w:r>
    <w:r w:rsidRPr="00671C61" w:rsidR="004E4A62">
      <w:rPr>
        <w:sz w:val="20"/>
      </w:rPr>
      <w:fldChar w:fldCharType="separate"/>
    </w:r>
    <w:r w:rsidRPr="00671C61" w:rsidR="004E4A62">
      <w:rPr>
        <w:sz w:val="20"/>
      </w:rPr>
      <w:t>1</w:t>
    </w:r>
    <w:r w:rsidRPr="00671C6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671C61" w:rsidR="00B16341" w:rsidRDefault="00B16341" w14:paraId="0D8511C7" w14:textId="77777777">
      <w:pPr>
        <w:spacing w:line="240" w:lineRule="auto"/>
      </w:pPr>
      <w:r w:rsidRPr="00671C61">
        <w:separator/>
      </w:r>
    </w:p>
  </w:footnote>
  <w:footnote w:type="continuationSeparator" w:id="0">
    <w:p w:rsidRPr="00671C61" w:rsidR="00B16341" w:rsidRDefault="00B16341" w14:paraId="54AF723C" w14:textId="77777777">
      <w:pPr>
        <w:spacing w:line="240" w:lineRule="auto"/>
      </w:pPr>
      <w:r w:rsidRPr="00671C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249434145">
    <w:abstractNumId w:val="8"/>
  </w:num>
  <w:num w:numId="2" w16cid:durableId="1127040472">
    <w:abstractNumId w:val="6"/>
  </w:num>
  <w:num w:numId="3" w16cid:durableId="1620140713">
    <w:abstractNumId w:val="5"/>
  </w:num>
  <w:num w:numId="4" w16cid:durableId="538592239">
    <w:abstractNumId w:val="4"/>
  </w:num>
  <w:num w:numId="5" w16cid:durableId="63602146">
    <w:abstractNumId w:val="7"/>
  </w:num>
  <w:num w:numId="6" w16cid:durableId="1476874723">
    <w:abstractNumId w:val="3"/>
  </w:num>
  <w:num w:numId="7" w16cid:durableId="673149114">
    <w:abstractNumId w:val="2"/>
  </w:num>
  <w:num w:numId="8" w16cid:durableId="1646272890">
    <w:abstractNumId w:val="1"/>
  </w:num>
  <w:num w:numId="9" w16cid:durableId="10887697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28D"/>
    <w:rsid w:val="0015074B"/>
    <w:rsid w:val="001C3EBD"/>
    <w:rsid w:val="0025103E"/>
    <w:rsid w:val="0029639D"/>
    <w:rsid w:val="002D04EB"/>
    <w:rsid w:val="00326F90"/>
    <w:rsid w:val="00344109"/>
    <w:rsid w:val="003E3C0C"/>
    <w:rsid w:val="004E4A62"/>
    <w:rsid w:val="00545EB9"/>
    <w:rsid w:val="0066227B"/>
    <w:rsid w:val="00664A68"/>
    <w:rsid w:val="00671C61"/>
    <w:rsid w:val="008025C7"/>
    <w:rsid w:val="008138C8"/>
    <w:rsid w:val="00852B4A"/>
    <w:rsid w:val="00AA1D8D"/>
    <w:rsid w:val="00B16341"/>
    <w:rsid w:val="00B475A6"/>
    <w:rsid w:val="00B47730"/>
    <w:rsid w:val="00CB0664"/>
    <w:rsid w:val="00F17AEC"/>
    <w:rsid w:val="00FC693F"/>
    <w:rsid w:val="230E0EC1"/>
    <w:rsid w:val="26A43309"/>
    <w:rsid w:val="29D78570"/>
    <w:rsid w:val="2CF3C76F"/>
    <w:rsid w:val="41FE31A4"/>
    <w:rsid w:val="4801B61B"/>
    <w:rsid w:val="48054A10"/>
    <w:rsid w:val="4B914A6E"/>
    <w:rsid w:val="4D8528C6"/>
    <w:rsid w:val="58517AAF"/>
    <w:rsid w:val="61E1B06C"/>
    <w:rsid w:val="65B2271D"/>
    <w:rsid w:val="68B37EB5"/>
    <w:rsid w:val="69B582CC"/>
    <w:rsid w:val="75751108"/>
    <w:rsid w:val="7FDE5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24EA6"/>
  <w14:defaultImageDpi w14:val="300"/>
  <w15:docId w15:val="{B4E744A2-3630-4C65-8B66-AB7ADEFC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14</revision>
  <dcterms:created xsi:type="dcterms:W3CDTF">2026-10-16T20:23:00.0000000Z</dcterms:created>
  <dcterms:modified xsi:type="dcterms:W3CDTF">2026-10-28T21:14:48.9500020Z</dcterms:modified>
  <category/>
</coreProperties>
</file>