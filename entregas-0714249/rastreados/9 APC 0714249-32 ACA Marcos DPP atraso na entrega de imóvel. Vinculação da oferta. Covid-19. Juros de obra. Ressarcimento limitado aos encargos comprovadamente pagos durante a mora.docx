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46277A" w:rsidRPr="62C261FF">
              <w:rPr>
                <w:rStyle w:val="Refdecomentrio"/>
                <w:rFonts w:ascii="Calibri" w:hAnsi="Calibri" w:cs="Calibri"/>
                <w:color w:val="595959" w:themeColor="text1" w:themeTint="A6"/>
                <w:sz w:val="20"/>
                <w:szCs w:val="20"/>
              </w:rPr>
              <w:commentReference w:id="1"/>
            </w:r>
            <w:commentRangeEnd w:id="2"/>
            <w:r w:rsidR="000760D6"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F227FA1" w:rsidR="00770E7F" w:rsidRPr="009F36E1" w:rsidRDefault="00111010" w:rsidP="00B34ADF">
            <w:pPr>
              <w:ind w:right="-675"/>
              <w:rPr>
                <w:rFonts w:ascii="Arial" w:hAnsi="Arial" w:cs="Arial"/>
                <w:sz w:val="28"/>
                <w:szCs w:val="28"/>
              </w:rPr>
            </w:pPr>
            <w:r w:rsidRPr="00111010">
              <w:rPr>
                <w:rFonts w:ascii="Arial" w:hAnsi="Arial" w:cs="Arial"/>
                <w:sz w:val="28"/>
                <w:szCs w:val="28"/>
              </w:rPr>
              <w:t>0714249-32.2026.8.07.0001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6BC25329" w:rsidR="00770E7F" w:rsidRPr="009F36E1" w:rsidRDefault="00111010" w:rsidP="00B34ADF">
            <w:pPr>
              <w:rPr>
                <w:rFonts w:ascii="Arial" w:hAnsi="Arial" w:cs="Arial"/>
                <w:sz w:val="28"/>
                <w:szCs w:val="28"/>
              </w:rPr>
            </w:pPr>
            <w:r w:rsidRPr="00111010">
              <w:rPr>
                <w:rFonts w:ascii="Arial" w:hAnsi="Arial" w:cs="Arial"/>
                <w:sz w:val="28"/>
                <w:szCs w:val="28"/>
              </w:rPr>
              <w:t>IOTA EMPREENDIMENTOS IMOBILIARIOS S/A</w:t>
            </w:r>
            <w:r>
              <w:rPr>
                <w:rFonts w:ascii="Arial" w:hAnsi="Arial" w:cs="Arial"/>
                <w:sz w:val="28"/>
                <w:szCs w:val="28"/>
              </w:rPr>
              <w:t xml:space="preserve"> E </w:t>
            </w:r>
            <w:r w:rsidRPr="00111010">
              <w:rPr>
                <w:rFonts w:ascii="Arial" w:hAnsi="Arial" w:cs="Arial"/>
                <w:sz w:val="28"/>
                <w:szCs w:val="28"/>
              </w:rPr>
              <w:t>JOSE CELSO GONTIJO ENGENHARIA S/A</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24B2C80" w:rsidR="00770E7F" w:rsidRPr="009F36E1" w:rsidRDefault="00111010" w:rsidP="00B34ADF">
            <w:pPr>
              <w:ind w:right="-74"/>
              <w:rPr>
                <w:rFonts w:ascii="Arial" w:hAnsi="Arial" w:cs="Arial"/>
                <w:sz w:val="28"/>
                <w:szCs w:val="28"/>
              </w:rPr>
            </w:pPr>
            <w:r w:rsidRPr="00111010">
              <w:rPr>
                <w:rFonts w:ascii="Arial" w:hAnsi="Arial" w:cs="Arial"/>
                <w:sz w:val="28"/>
                <w:szCs w:val="28"/>
              </w:rPr>
              <w:t>ROBISTANIA DA SILVA CARVALHO</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FE09F30" w:rsidR="00886ABA" w:rsidRPr="007E1C8C" w:rsidRDefault="00886ABA" w:rsidP="00886ABA">
      <w:pPr>
        <w:spacing w:after="0" w:line="360" w:lineRule="auto"/>
        <w:jc w:val="left"/>
        <w:rPr>
          <w:rFonts w:ascii="Arial" w:hAnsi="Arial" w:cs="Arial"/>
          <w:b/>
          <w:bCs/>
          <w:sz w:val="28"/>
          <w:szCs w:val="28"/>
        </w:rPr>
        <w:pPrChange w:id="1159" w:author="Assessor GDSXSR" w:date="2026-10-31T19:47:04Z">
          <w:pPr>
            <w:spacing w:after="0" w:line="360" w:lineRule="auto"/>
            <w:jc w:val="center"/>
          </w:pPr>
        </w:pPrChange>
      </w:pPr>
      <w:commentRangeStart w:id="3"/>
      <w:commentRangeStart w:id="4"/>
      <w:r w:rsidRPr="45CC8256">
        <w:rPr>
          <w:rFonts w:ascii="Arial" w:hAnsi="Arial" w:cs="Arial"/>
          <w:b/>
          <w:bCs/>
          <w:sz w:val="28"/>
          <w:szCs w:val="28"/>
        </w:rPr>
        <w:t>EMENT</w:t>
      </w:r>
      <w:r w:rsidR="0046277A">
        <w:rPr>
          <w:rFonts w:ascii="Arial" w:hAnsi="Arial" w:cs="Arial"/>
          <w:b/>
          <w:bCs/>
          <w:sz w:val="28"/>
          <w:szCs w:val="28"/>
        </w:rPr>
        <w:t>A</w:t>
      </w:r>
      <w:commentRangeEnd w:id="3"/>
      <w:r w:rsidR="0046277A" w:rsidRPr="007E1C8C">
        <w:rPr>
          <w:rStyle w:val="Refdecomentrio"/>
          <w:rFonts w:ascii="Arial" w:hAnsi="Arial" w:cs="Arial"/>
          <w:b/>
          <w:bCs/>
          <w:sz w:val="28"/>
          <w:szCs w:val="28"/>
        </w:rPr>
        <w:commentReference w:id="3"/>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6BF92DBC" w14:textId="56AB8D41" w:rsidR="00886ABA" w:rsidRDefault="0046277A" w:rsidP="0046277A">
      <w:pPr>
        <w:spacing w:after="0" w:line="360" w:lineRule="auto"/>
        <w:jc w:val="both"/>
        <w:rPr>
          <w:rFonts w:ascii="Arial" w:hAnsi="Arial" w:cs="Arial"/>
          <w:sz w:val="28"/>
          <w:szCs w:val="28"/>
        </w:rPr>
      </w:pPr>
      <w:r>
        <w:rPr>
          <w:rFonts w:ascii="Arial" w:hAnsi="Arial" w:cs="Arial"/>
          <w:sz w:val="28"/>
          <w:szCs w:val="28"/>
        </w:rPr>
        <w:t xml:space="preserve">APELAÇÃO CÍVEL. DIREITO DO CONSUMIDOR. ATRASO NA ENTREGA</w:t>
      </w:r>
      <w:r>
        <w:rPr>
          <w:rFonts w:ascii="Arial" w:hAnsi="Arial" w:cs="Arial"/>
          <w:sz w:val="28"/>
          <w:szCs w:val="28"/>
        </w:rPr>
        <w:t xml:space="preserve"> DE IMÓVEL</w:t>
      </w:r>
      <w:r>
        <w:rPr>
          <w:rFonts w:ascii="Arial" w:hAnsi="Arial" w:cs="Arial"/>
          <w:sz w:val="28"/>
          <w:szCs w:val="28"/>
        </w:rPr>
        <w:t xml:space="preserve">. TERMO DE RESERVA. </w:t>
      </w:r>
      <w:del w:id="1004" w:author="Assessor GDSXSR" w:date="2026-10-31T19:47:04Z">
        <w:r>
          <w:rPr>
            <w:rFonts w:ascii="Arial" w:hAnsi="Arial" w:cs="Arial"/>
            <w:sz w:val="28"/>
            <w:szCs w:val="28"/>
          </w:rPr>
          <w:delText xml:space="preserve">VINCULAÇÃO DA OFERTA. </w:delText>
        </w:r>
      </w:del>
      <w:r>
        <w:rPr>
          <w:rFonts w:ascii="Arial" w:hAnsi="Arial" w:cs="Arial"/>
          <w:sz w:val="28"/>
          <w:szCs w:val="28"/>
        </w:rPr>
        <w:t xml:space="preserve">COVID-19</w:t>
      </w:r>
      <w:del w:id="1005" w:author="Assessor GDSXSR" w:date="2026-10-31T19:47:04Z">
        <w:r>
          <w:rPr>
            <w:rFonts w:ascii="Arial" w:hAnsi="Arial" w:cs="Arial"/>
            <w:sz w:val="28"/>
            <w:szCs w:val="28"/>
          </w:rPr>
          <w:delText xml:space="preserve">. AUSÊNCIA DE PROVA DO IMPACTO CONCRETO</w:delText>
        </w:r>
      </w:del>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JUROS DE OBRA. RESSARCIMENTO LIMITADO </w:t>
      </w:r>
      <w:del w:id="1006" w:author="Assessor GDSXSR" w:date="2026-10-31T19:47:04Z">
        <w:r>
          <w:rPr>
            <w:rFonts w:ascii="Arial" w:hAnsi="Arial" w:cs="Arial"/>
            <w:sz w:val="28"/>
            <w:szCs w:val="28"/>
          </w:rPr>
          <w:delText xml:space="preserve">AOS ENCARGOS</w:delText>
        </w:r>
      </w:del>
      <w:ins w:id="1007" w:author="Assessor GDSXSR" w:date="2026-10-31T19:47:04Z">
        <w:r>
          <w:rPr>
            <w:rFonts w:ascii="Arial" w:hAnsi="Arial" w:cs="Arial"/>
            <w:color w:val="808080"/>
            <w:sz w:val="28"/>
            <w:szCs w:val="28"/>
          </w:rPr>
          <w:t xml:space="preserve">AO</w:t>
        </w:r>
      </w:ins>
      <w:r>
        <w:rPr>
          <w:rFonts w:ascii="Arial" w:hAnsi="Arial" w:cs="Arial"/>
          <w:sz w:val="28"/>
          <w:szCs w:val="28"/>
        </w:rPr>
        <w:t xml:space="preserve"> COMPROVADAMENTE </w:t>
      </w:r>
      <w:del w:id="1008" w:author="Assessor GDSXSR" w:date="2026-10-31T19:47:04Z">
        <w:r>
          <w:rPr>
            <w:rFonts w:ascii="Arial" w:hAnsi="Arial" w:cs="Arial"/>
            <w:sz w:val="28"/>
            <w:szCs w:val="28"/>
          </w:rPr>
          <w:delText xml:space="preserve">PAGOS</w:delText>
        </w:r>
      </w:del>
      <w:ins w:id="1009" w:author="Assessor GDSXSR" w:date="2026-10-31T19:47:04Z">
        <w:r>
          <w:rPr>
            <w:rFonts w:ascii="Arial" w:hAnsi="Arial" w:cs="Arial"/>
            <w:color w:val="808080"/>
            <w:sz w:val="28"/>
            <w:szCs w:val="28"/>
          </w:rPr>
          <w:t xml:space="preserve">PAGO</w:t>
        </w:r>
      </w:ins>
      <w:r>
        <w:rPr>
          <w:rFonts w:ascii="Arial" w:hAnsi="Arial" w:cs="Arial"/>
          <w:sz w:val="28"/>
          <w:szCs w:val="28"/>
        </w:rPr>
        <w:t xml:space="preserve"> </w:t>
      </w:r>
      <w:del w:id="1010" w:author="Assessor GDSXSR" w:date="2026-10-31T19:47:04Z">
        <w:r>
          <w:rPr>
            <w:rFonts w:ascii="Arial" w:hAnsi="Arial" w:cs="Arial"/>
            <w:sz w:val="28"/>
            <w:szCs w:val="28"/>
          </w:rPr>
          <w:delText xml:space="preserve">DURANTE A</w:delText>
        </w:r>
      </w:del>
      <w:ins w:id="1011" w:author="Assessor GDSXSR" w:date="2026-10-31T19:47:04Z">
        <w:r>
          <w:rPr>
            <w:rFonts w:ascii="Arial" w:hAnsi="Arial" w:cs="Arial"/>
            <w:color w:val="808080"/>
            <w:sz w:val="28"/>
            <w:szCs w:val="28"/>
          </w:rPr>
          <w:t xml:space="preserve">NA</w:t>
        </w:r>
      </w:ins>
      <w:r>
        <w:rPr>
          <w:rFonts w:ascii="Arial" w:hAnsi="Arial" w:cs="Arial"/>
          <w:sz w:val="28"/>
          <w:szCs w:val="28"/>
        </w:rPr>
        <w:t xml:space="preserve"> MORA. RECURSO PARCIALMENTE PROVIDO.</w:t>
      </w:r>
    </w:p>
    <w:p w14:paraId="515C6761" w14:textId="77777777" w:rsidR="00886ABA" w:rsidRPr="0034247B" w:rsidRDefault="00886ABA" w:rsidP="00886ABA">
      <w:pPr>
        <w:spacing w:after="0" w:line="360" w:lineRule="auto"/>
        <w:jc w:val="both"/>
        <w:rPr>
          <w:rFonts w:ascii="Arial" w:hAnsi="Arial" w:cs="Arial"/>
          <w:b/>
          <w:bCs/>
          <w:sz w:val="28"/>
          <w:szCs w:val="28"/>
        </w:rPr>
      </w:pPr>
      <w:commentRangeStart w:id="5"/>
      <w:r w:rsidRPr="0034247B">
        <w:rPr>
          <w:rFonts w:ascii="Arial" w:hAnsi="Arial" w:cs="Arial"/>
          <w:b/>
          <w:bCs/>
          <w:sz w:val="28"/>
          <w:szCs w:val="28"/>
        </w:rPr>
        <w:t>I. Caso em exame</w:t>
      </w:r>
      <w:commentRangeEnd w:id="5"/>
      <w:r>
        <w:rPr>
          <w:rStyle w:val="CommentReference"/>
        </w:rPr>
        <w:commentReference w:id="5"/>
      </w:r>
    </w:p>
    <w:p w14:paraId="60F6C53C" w14:textId="07A74042" w:rsidR="00886AB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proposta por </w:t>
      </w:r>
      <w:del w:id="1012" w:author="Assessor GDSXSR" w:date="2026-10-31T19:47:04Z">
        <w:r>
          <w:rPr>
            <w:rFonts w:ascii="Arial" w:hAnsi="Arial" w:cs="Arial"/>
            <w:sz w:val="28"/>
            <w:szCs w:val="28"/>
          </w:rPr>
          <w:delText xml:space="preserve">pessoa natural</w:delText>
        </w:r>
      </w:del>
      <w:ins w:id="1013" w:author="Assessor GDSXSR" w:date="2026-10-31T19:47:04Z">
        <w:r>
          <w:rPr>
            <w:rFonts w:ascii="Arial" w:hAnsi="Arial" w:cs="Arial"/>
            <w:color w:val="808080"/>
            <w:sz w:val="28"/>
            <w:szCs w:val="28"/>
          </w:rPr>
          <w:t xml:space="preserve">consumidora</w:t>
        </w:r>
      </w:ins>
      <w:r>
        <w:rPr>
          <w:rFonts w:ascii="Arial" w:hAnsi="Arial" w:cs="Arial"/>
          <w:sz w:val="28"/>
          <w:szCs w:val="28"/>
        </w:rPr>
        <w:t xml:space="preserve"> contra José Celso Gontijo Engenharia S/A e Iota Empreendimentos Imobiliários S/A, </w:t>
      </w:r>
      <w:del w:id="1014" w:author="Assessor GDSXSR" w:date="2026-10-31T19:47:04Z">
        <w:r>
          <w:rPr>
            <w:rFonts w:ascii="Arial" w:hAnsi="Arial" w:cs="Arial"/>
            <w:sz w:val="28"/>
            <w:szCs w:val="28"/>
          </w:rPr>
          <w:delText xml:space="preserve">na qual se pleiteou</w:delText>
        </w:r>
      </w:del>
      <w:ins w:id="1015" w:author="Assessor GDSXSR" w:date="2026-10-31T19:47:04Z">
        <w:r>
          <w:rPr>
            <w:rFonts w:ascii="Arial" w:hAnsi="Arial" w:cs="Arial"/>
            <w:color w:val="808080"/>
            <w:sz w:val="28"/>
            <w:szCs w:val="28"/>
          </w:rPr>
          <w:t xml:space="preserve">para</w:t>
        </w:r>
      </w:ins>
      <w:r>
        <w:rPr>
          <w:rFonts w:ascii="Arial" w:hAnsi="Arial" w:cs="Arial"/>
          <w:sz w:val="28"/>
          <w:szCs w:val="28"/>
        </w:rPr>
        <w:t xml:space="preserve"> reparação </w:t>
      </w:r>
      <w:del w:id="1016" w:author="Assessor GDSXSR" w:date="2026-10-31T19:47:04Z">
        <w:r>
          <w:rPr>
            <w:rFonts w:ascii="Arial" w:hAnsi="Arial" w:cs="Arial"/>
            <w:sz w:val="28"/>
            <w:szCs w:val="28"/>
          </w:rPr>
          <w:delText xml:space="preserve">pelos</w:delText>
        </w:r>
      </w:del>
      <w:ins w:id="1017" w:author="Assessor GDSXSR" w:date="2026-10-31T19:47:04Z">
        <w:r>
          <w:rPr>
            <w:rFonts w:ascii="Arial" w:hAnsi="Arial" w:cs="Arial"/>
            <w:color w:val="808080"/>
            <w:sz w:val="28"/>
            <w:szCs w:val="28"/>
          </w:rPr>
          <w:t xml:space="preserve">dos</w:t>
        </w:r>
      </w:ins>
      <w:r>
        <w:rPr>
          <w:rFonts w:ascii="Arial" w:hAnsi="Arial" w:cs="Arial"/>
          <w:sz w:val="28"/>
          <w:szCs w:val="28"/>
        </w:rPr>
        <w:t xml:space="preserve"> prejuízos</w:t>
      </w:r>
      <w:del w:id="1018" w:author="Assessor GDSXSR" w:date="2026-10-31T19:47:04Z">
        <w:r>
          <w:rPr>
            <w:rFonts w:ascii="Arial" w:hAnsi="Arial" w:cs="Arial"/>
            <w:sz w:val="28"/>
            <w:szCs w:val="28"/>
          </w:rPr>
          <w:delText xml:space="preserve"> decorrentes</w:delText>
        </w:r>
      </w:del>
      <w:r>
        <w:rPr>
          <w:rFonts w:ascii="Arial" w:hAnsi="Arial" w:cs="Arial"/>
          <w:sz w:val="28"/>
          <w:szCs w:val="28"/>
        </w:rPr>
        <w:t xml:space="preserve"> do atraso na entrega de </w:t>
      </w:r>
      <w:del w:id="1019" w:author="Assessor GDSXSR" w:date="2026-10-31T19:47:04Z">
        <w:r>
          <w:rPr>
            <w:rFonts w:ascii="Arial" w:hAnsi="Arial" w:cs="Arial"/>
            <w:sz w:val="28"/>
            <w:szCs w:val="28"/>
          </w:rPr>
          <w:delText xml:space="preserve">unidade imobiliária</w:delText>
        </w:r>
      </w:del>
      <w:ins w:id="1020" w:author="Assessor GDSXSR" w:date="2026-10-31T19:47:04Z">
        <w:r>
          <w:rPr>
            <w:rFonts w:ascii="Arial" w:hAnsi="Arial" w:cs="Arial"/>
            <w:color w:val="808080"/>
            <w:sz w:val="28"/>
            <w:szCs w:val="28"/>
          </w:rPr>
          <w:t xml:space="preserve">imóvel</w:t>
        </w:r>
      </w:ins>
      <w:r>
        <w:rPr>
          <w:rFonts w:ascii="Arial" w:hAnsi="Arial" w:cs="Arial"/>
          <w:sz w:val="28"/>
          <w:szCs w:val="28"/>
        </w:rPr>
        <w:t xml:space="preserve">, </w:t>
      </w:r>
      <w:del w:id="1021" w:author="Assessor GDSXSR" w:date="2026-10-31T19:47:04Z">
        <w:r>
          <w:rPr>
            <w:rFonts w:ascii="Arial" w:hAnsi="Arial" w:cs="Arial"/>
            <w:sz w:val="28"/>
            <w:szCs w:val="28"/>
          </w:rPr>
          <w:delText xml:space="preserve">incluindo</w:delText>
        </w:r>
      </w:del>
      <w:ins w:id="1022" w:author="Assessor GDSXSR" w:date="2026-10-31T19:47:04Z">
        <w:r>
          <w:rPr>
            <w:rFonts w:ascii="Arial" w:hAnsi="Arial" w:cs="Arial"/>
            <w:color w:val="808080"/>
            <w:sz w:val="28"/>
            <w:szCs w:val="28"/>
          </w:rPr>
          <w:t xml:space="preserve">com</w:t>
        </w:r>
      </w:ins>
      <w:r>
        <w:rPr>
          <w:rFonts w:ascii="Arial" w:hAnsi="Arial" w:cs="Arial"/>
          <w:sz w:val="28"/>
          <w:szCs w:val="28"/>
        </w:rPr>
        <w:t xml:space="preserve"> lucros cessantes e ressarcimento dos juros de obra</w:t>
      </w:r>
      <w:ins w:id="1023" w:author="Assessor GDSXSR" w:date="2026-10-31T19:47:04Z">
        <w:r>
          <w:rPr>
            <w:rFonts w:ascii="Arial" w:hAnsi="Arial" w:cs="Arial"/>
            <w:color w:val="808080"/>
            <w:sz w:val="28"/>
            <w:szCs w:val="28"/>
          </w:rPr>
          <w:t xml:space="preserve"> (R$ 30</w:t>
        </w:r>
      </w:ins>
      <w:r>
        <w:rPr>
          <w:rFonts w:ascii="Arial" w:hAnsi="Arial" w:cs="Arial"/>
          <w:sz w:val="28"/>
          <w:szCs w:val="28"/>
        </w:rPr>
        <w:t xml:space="preserve">.</w:t>
      </w:r>
      <w:ins w:id="1024" w:author="Assessor GDSXSR" w:date="2026-10-31T19:47:04Z">
        <w:r>
          <w:rPr>
            <w:rFonts w:ascii="Arial" w:hAnsi="Arial" w:cs="Arial"/>
            <w:color w:val="808080"/>
            <w:sz w:val="28"/>
            <w:szCs w:val="28"/>
          </w:rPr>
          <w:t xml:space="preserve">234,53).</w:t>
        </w:r>
      </w:ins>
    </w:p>
    <w:p w14:paraId="7A5E7795" w14:textId="4D3B3597"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acolheu os pedidos </w:t>
      </w:r>
      <w:del w:id="1025" w:author="Assessor GDSXSR" w:date="2026-10-31T19:47:04Z">
        <w:r>
          <w:rPr>
            <w:rFonts w:ascii="Arial" w:hAnsi="Arial" w:cs="Arial"/>
            <w:sz w:val="28"/>
            <w:szCs w:val="28"/>
          </w:rPr>
          <w:delText xml:space="preserve">para</w:delText>
        </w:r>
      </w:del>
      <w:ins w:id="1026" w:author="Assessor GDSXSR" w:date="2026-10-31T19:47:04Z">
        <w:r>
          <w:rPr>
            <w:rFonts w:ascii="Arial" w:hAnsi="Arial" w:cs="Arial"/>
            <w:color w:val="808080"/>
            <w:sz w:val="28"/>
            <w:szCs w:val="28"/>
          </w:rPr>
          <w:t xml:space="preserve">e</w:t>
        </w:r>
      </w:ins>
      <w:r>
        <w:rPr>
          <w:rFonts w:ascii="Arial" w:hAnsi="Arial" w:cs="Arial"/>
          <w:sz w:val="28"/>
          <w:szCs w:val="28"/>
        </w:rPr>
        <w:t xml:space="preserve"> </w:t>
      </w:r>
      <w:del w:id="1027" w:author="Assessor GDSXSR" w:date="2026-10-31T19:47:04Z">
        <w:r>
          <w:rPr>
            <w:rFonts w:ascii="Arial" w:hAnsi="Arial" w:cs="Arial"/>
            <w:sz w:val="28"/>
            <w:szCs w:val="28"/>
          </w:rPr>
          <w:delText xml:space="preserve">condenar</w:delText>
        </w:r>
      </w:del>
      <w:ins w:id="1028" w:author="Assessor GDSXSR" w:date="2026-10-31T19:47:04Z">
        <w:r>
          <w:rPr>
            <w:rFonts w:ascii="Arial" w:hAnsi="Arial" w:cs="Arial"/>
            <w:color w:val="808080"/>
            <w:sz w:val="28"/>
            <w:szCs w:val="28"/>
          </w:rPr>
          <w:t xml:space="preserve">condenou</w:t>
        </w:r>
      </w:ins>
      <w:r>
        <w:rPr>
          <w:rFonts w:ascii="Arial" w:hAnsi="Arial" w:cs="Arial"/>
          <w:sz w:val="28"/>
          <w:szCs w:val="28"/>
        </w:rPr>
        <w:t xml:space="preserve"> as rés </w:t>
      </w:r>
      <w:del w:id="1029" w:author="Assessor GDSXSR" w:date="2026-10-31T19:47:04Z">
        <w:r>
          <w:rPr>
            <w:rFonts w:ascii="Arial" w:hAnsi="Arial" w:cs="Arial"/>
            <w:sz w:val="28"/>
            <w:szCs w:val="28"/>
          </w:rPr>
          <w:delText xml:space="preserve">ao</w:delText>
        </w:r>
      </w:del>
      <w:ins w:id="1030" w:author="Assessor GDSXSR" w:date="2026-10-31T19:47:04Z">
        <w:r>
          <w:rPr>
            <w:rFonts w:ascii="Arial" w:hAnsi="Arial" w:cs="Arial"/>
            <w:color w:val="808080"/>
            <w:sz w:val="28"/>
            <w:szCs w:val="28"/>
          </w:rPr>
          <w:t xml:space="preserve">a</w:t>
        </w:r>
      </w:ins>
      <w:r>
        <w:rPr>
          <w:rFonts w:ascii="Arial" w:hAnsi="Arial" w:cs="Arial"/>
          <w:sz w:val="28"/>
          <w:szCs w:val="28"/>
        </w:rPr>
        <w:t xml:space="preserve"> </w:t>
      </w:r>
      <w:del w:id="1031" w:author="Assessor GDSXSR" w:date="2026-10-31T19:47:04Z">
        <w:r>
          <w:rPr>
            <w:rFonts w:ascii="Arial" w:hAnsi="Arial" w:cs="Arial"/>
            <w:sz w:val="28"/>
            <w:szCs w:val="28"/>
          </w:rPr>
          <w:delText xml:space="preserve">pagamento de</w:delText>
        </w:r>
      </w:del>
      <w:ins w:id="1032" w:author="Assessor GDSXSR" w:date="2026-10-31T19:47:04Z">
        <w:r>
          <w:rPr>
            <w:rFonts w:ascii="Arial" w:hAnsi="Arial" w:cs="Arial"/>
            <w:color w:val="808080"/>
            <w:sz w:val="28"/>
            <w:szCs w:val="28"/>
          </w:rPr>
          <w:t xml:space="preserve">pagar</w:t>
        </w:r>
      </w:ins>
      <w:r>
        <w:rPr>
          <w:rFonts w:ascii="Arial" w:hAnsi="Arial" w:cs="Arial"/>
          <w:sz w:val="28"/>
          <w:szCs w:val="28"/>
        </w:rPr>
        <w:t xml:space="preserve"> lucros cessantes e </w:t>
      </w:r>
      <w:del w:id="1033" w:author="Assessor GDSXSR" w:date="2026-10-31T19:47:04Z">
        <w:r>
          <w:rPr>
            <w:rFonts w:ascii="Arial" w:hAnsi="Arial" w:cs="Arial"/>
            <w:sz w:val="28"/>
            <w:szCs w:val="28"/>
          </w:rPr>
          <w:delText xml:space="preserve">ao</w:delText>
        </w:r>
      </w:del>
      <w:ins w:id="1034" w:author="Assessor GDSXSR" w:date="2026-10-31T19:47:04Z">
        <w:r>
          <w:rPr>
            <w:rFonts w:ascii="Arial" w:hAnsi="Arial" w:cs="Arial"/>
            <w:color w:val="808080"/>
            <w:sz w:val="28"/>
            <w:szCs w:val="28"/>
          </w:rPr>
          <w:t xml:space="preserve">a</w:t>
        </w:r>
      </w:ins>
      <w:r>
        <w:rPr>
          <w:rFonts w:ascii="Arial" w:hAnsi="Arial" w:cs="Arial"/>
          <w:sz w:val="28"/>
          <w:szCs w:val="28"/>
        </w:rPr>
        <w:t xml:space="preserve"> </w:t>
      </w:r>
      <w:del w:id="1035" w:author="Assessor GDSXSR" w:date="2026-10-31T19:47:04Z">
        <w:r>
          <w:rPr>
            <w:rFonts w:ascii="Arial" w:hAnsi="Arial" w:cs="Arial"/>
            <w:sz w:val="28"/>
            <w:szCs w:val="28"/>
          </w:rPr>
          <w:delText xml:space="preserve">ressarcimento</w:delText>
        </w:r>
      </w:del>
      <w:ins w:id="1036" w:author="Assessor GDSXSR" w:date="2026-10-31T19:47:04Z">
        <w:r>
          <w:rPr>
            <w:rFonts w:ascii="Arial" w:hAnsi="Arial" w:cs="Arial"/>
            <w:color w:val="808080"/>
            <w:sz w:val="28"/>
            <w:szCs w:val="28"/>
          </w:rPr>
          <w:t xml:space="preserve">ressarcir</w:t>
        </w:r>
      </w:ins>
      <w:r>
        <w:rPr>
          <w:rFonts w:ascii="Arial" w:hAnsi="Arial" w:cs="Arial"/>
          <w:sz w:val="28"/>
          <w:szCs w:val="28"/>
        </w:rPr>
        <w:t xml:space="preserve"> </w:t>
      </w:r>
      <w:del w:id="1037" w:author="Assessor GDSXSR" w:date="2026-10-31T19:47:04Z">
        <w:r>
          <w:rPr>
            <w:rFonts w:ascii="Arial" w:hAnsi="Arial" w:cs="Arial"/>
            <w:sz w:val="28"/>
            <w:szCs w:val="28"/>
          </w:rPr>
          <w:delText xml:space="preserve">dos</w:delText>
        </w:r>
      </w:del>
      <w:ins w:id="1038" w:author="Assessor GDSXSR" w:date="2026-10-31T19:47:04Z">
        <w:r>
          <w:rPr>
            <w:rFonts w:ascii="Arial" w:hAnsi="Arial" w:cs="Arial"/>
            <w:color w:val="808080"/>
            <w:sz w:val="28"/>
            <w:szCs w:val="28"/>
          </w:rPr>
          <w:t xml:space="preserve">os</w:t>
        </w:r>
      </w:ins>
      <w:r>
        <w:rPr>
          <w:rFonts w:ascii="Arial" w:hAnsi="Arial" w:cs="Arial"/>
          <w:sz w:val="28"/>
          <w:szCs w:val="28"/>
        </w:rPr>
        <w:t xml:space="preserve"> juros de obra. </w:t>
      </w:r>
    </w:p>
    <w:p w14:paraId="3CC7FA98" w14:textId="573D9E50"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As rés apelaram </w:t>
      </w:r>
      <w:del w:id="1039" w:author="Assessor GDSXSR" w:date="2026-10-31T19:47:04Z">
        <w:r>
          <w:rPr>
            <w:rFonts w:ascii="Arial" w:hAnsi="Arial" w:cs="Arial"/>
            <w:sz w:val="28"/>
            <w:szCs w:val="28"/>
          </w:rPr>
          <w:delText xml:space="preserve">para afastar as condenações, sob os fundamentos de</w:delText>
        </w:r>
      </w:del>
      <w:ins w:id="1040" w:author="Assessor GDSXSR" w:date="2026-10-31T19:47:04Z">
        <w:r>
          <w:rPr>
            <w:rFonts w:ascii="Arial" w:hAnsi="Arial" w:cs="Arial"/>
            <w:color w:val="808080"/>
            <w:sz w:val="28"/>
            <w:szCs w:val="28"/>
          </w:rPr>
          <w:t xml:space="preserve">alegando</w:t>
        </w:r>
      </w:ins>
      <w:r>
        <w:rPr>
          <w:rFonts w:ascii="Arial" w:hAnsi="Arial" w:cs="Arial"/>
          <w:sz w:val="28"/>
          <w:szCs w:val="28"/>
        </w:rPr>
        <w:t xml:space="preserve"> inexistência de mora, prevalência do prazo </w:t>
      </w:r>
      <w:del w:id="1041" w:author="Assessor GDSXSR" w:date="2026-10-31T19:47:04Z">
        <w:r>
          <w:rPr>
            <w:rFonts w:ascii="Arial" w:hAnsi="Arial" w:cs="Arial"/>
            <w:sz w:val="28"/>
            <w:szCs w:val="28"/>
          </w:rPr>
          <w:delText xml:space="preserve">previsto no</w:delText>
        </w:r>
      </w:del>
      <w:ins w:id="1042" w:author="Assessor GDSXSR" w:date="2026-10-31T19:47:04Z">
        <w:r>
          <w:rPr>
            <w:rFonts w:ascii="Arial" w:hAnsi="Arial" w:cs="Arial"/>
            <w:color w:val="808080"/>
            <w:sz w:val="28"/>
            <w:szCs w:val="28"/>
          </w:rPr>
          <w:t xml:space="preserve">do</w:t>
        </w:r>
      </w:ins>
      <w:r>
        <w:rPr>
          <w:rFonts w:ascii="Arial" w:hAnsi="Arial" w:cs="Arial"/>
          <w:sz w:val="28"/>
          <w:szCs w:val="28"/>
        </w:rPr>
        <w:t xml:space="preserve"> contrato definitivo, </w:t>
      </w:r>
      <w:del w:id="1043" w:author="Assessor GDSXSR" w:date="2026-10-31T19:47:04Z">
        <w:r>
          <w:rPr>
            <w:rFonts w:ascii="Arial" w:hAnsi="Arial" w:cs="Arial"/>
            <w:sz w:val="28"/>
            <w:szCs w:val="28"/>
          </w:rPr>
          <w:delText xml:space="preserve">incidência de prazo adicional</w:delText>
        </w:r>
      </w:del>
      <w:ins w:id="1044" w:author="Assessor GDSXSR" w:date="2026-10-31T19:47:04Z">
        <w:r>
          <w:rPr>
            <w:rFonts w:ascii="Arial" w:hAnsi="Arial" w:cs="Arial"/>
            <w:color w:val="808080"/>
            <w:sz w:val="28"/>
            <w:szCs w:val="28"/>
          </w:rPr>
          <w:t xml:space="preserve">acréscimo</w:t>
        </w:r>
      </w:ins>
      <w:r>
        <w:rPr>
          <w:rFonts w:ascii="Arial" w:hAnsi="Arial" w:cs="Arial"/>
          <w:sz w:val="28"/>
          <w:szCs w:val="28"/>
        </w:rPr>
        <w:t xml:space="preserve"> de 60 dias para </w:t>
      </w:r>
      <w:del w:id="1045" w:author="Assessor GDSXSR" w:date="2026-10-31T19:47:04Z">
        <w:r>
          <w:rPr>
            <w:rFonts w:ascii="Arial" w:hAnsi="Arial" w:cs="Arial"/>
            <w:sz w:val="28"/>
            <w:szCs w:val="28"/>
          </w:rPr>
          <w:delText xml:space="preserve">entrega das</w:delText>
        </w:r>
      </w:del>
      <w:ins w:id="1046" w:author="Assessor GDSXSR" w:date="2026-10-31T19:47:04Z">
        <w:r>
          <w:rPr>
            <w:rFonts w:ascii="Arial" w:hAnsi="Arial" w:cs="Arial"/>
            <w:color w:val="808080"/>
            <w:sz w:val="28"/>
            <w:szCs w:val="28"/>
          </w:rPr>
          <w:t xml:space="preserve">as</w:t>
        </w:r>
      </w:ins>
      <w:r>
        <w:rPr>
          <w:rFonts w:ascii="Arial" w:hAnsi="Arial" w:cs="Arial"/>
          <w:sz w:val="28"/>
          <w:szCs w:val="28"/>
        </w:rPr>
        <w:t xml:space="preserve"> chaves e</w:t>
      </w:r>
      <w:del w:id="1047" w:author="Assessor GDSXSR" w:date="2026-10-31T19:47:04Z">
        <w:r>
          <w:rPr>
            <w:rFonts w:ascii="Arial" w:hAnsi="Arial" w:cs="Arial"/>
            <w:sz w:val="28"/>
            <w:szCs w:val="28"/>
          </w:rPr>
          <w:delText xml:space="preserve"> ocorrência de</w:delText>
        </w:r>
      </w:del>
      <w:r>
        <w:rPr>
          <w:rFonts w:ascii="Arial" w:hAnsi="Arial" w:cs="Arial"/>
          <w:sz w:val="28"/>
          <w:szCs w:val="28"/>
        </w:rPr>
        <w:t xml:space="preserve"> caso fortuito ou força maior </w:t>
      </w:r>
      <w:del w:id="1048" w:author="Assessor GDSXSR" w:date="2026-10-31T19:47:04Z">
        <w:r>
          <w:rPr>
            <w:rFonts w:ascii="Arial" w:hAnsi="Arial" w:cs="Arial"/>
            <w:sz w:val="28"/>
            <w:szCs w:val="28"/>
          </w:rPr>
          <w:delText xml:space="preserve">decorrente da</w:delText>
        </w:r>
      </w:del>
      <w:ins w:id="1049" w:author="Assessor GDSXSR" w:date="2026-10-31T19:47:04Z">
        <w:r>
          <w:rPr>
            <w:rFonts w:ascii="Arial" w:hAnsi="Arial" w:cs="Arial"/>
            <w:color w:val="808080"/>
            <w:sz w:val="28"/>
            <w:szCs w:val="28"/>
          </w:rPr>
          <w:t xml:space="preserve">pela</w:t>
        </w:r>
      </w:ins>
      <w:r>
        <w:rPr>
          <w:rFonts w:ascii="Arial" w:hAnsi="Arial" w:cs="Arial"/>
          <w:sz w:val="28"/>
          <w:szCs w:val="28"/>
        </w:rPr>
        <w:t xml:space="preserve"> pandemia</w:t>
      </w:r>
      <w:del w:id="1050" w:author="Assessor GDSXSR" w:date="2026-10-31T19:47:04Z">
        <w:r>
          <w:rPr>
            <w:rFonts w:ascii="Arial" w:hAnsi="Arial" w:cs="Arial"/>
            <w:sz w:val="28"/>
            <w:szCs w:val="28"/>
          </w:rPr>
          <w:delText xml:space="preserve"> de Covid-19. Subsidiariamente</w:delText>
        </w:r>
      </w:del>
      <w:r>
        <w:rPr>
          <w:rFonts w:ascii="Arial" w:hAnsi="Arial" w:cs="Arial"/>
          <w:sz w:val="28"/>
          <w:szCs w:val="28"/>
        </w:rPr>
        <w:t xml:space="preserve">, </w:t>
      </w:r>
      <w:del w:id="1051" w:author="Assessor GDSXSR" w:date="2026-10-31T19:47:04Z">
        <w:r>
          <w:rPr>
            <w:rFonts w:ascii="Arial" w:hAnsi="Arial" w:cs="Arial"/>
            <w:sz w:val="28"/>
            <w:szCs w:val="28"/>
          </w:rPr>
          <w:delText xml:space="preserve">requereram</w:delText>
        </w:r>
      </w:del>
      <w:ins w:id="1052" w:author="Assessor GDSXSR" w:date="2026-10-31T19:47:04Z">
        <w:r>
          <w:rPr>
            <w:rFonts w:ascii="Arial" w:hAnsi="Arial" w:cs="Arial"/>
            <w:color w:val="808080"/>
            <w:sz w:val="28"/>
            <w:szCs w:val="28"/>
          </w:rPr>
          <w:t xml:space="preserve">e</w:t>
        </w:r>
      </w:ins>
      <w:r>
        <w:rPr>
          <w:rFonts w:ascii="Arial" w:hAnsi="Arial" w:cs="Arial"/>
          <w:sz w:val="28"/>
          <w:szCs w:val="28"/>
        </w:rPr>
        <w:t xml:space="preserve"> </w:t>
      </w:r>
      <w:del w:id="1053" w:author="Assessor GDSXSR" w:date="2026-10-31T19:47:04Z">
        <w:r>
          <w:rPr>
            <w:rFonts w:ascii="Arial" w:hAnsi="Arial" w:cs="Arial"/>
            <w:sz w:val="28"/>
            <w:szCs w:val="28"/>
          </w:rPr>
          <w:delText xml:space="preserve">a</w:delText>
        </w:r>
      </w:del>
      <w:ins w:id="1054" w:author="Assessor GDSXSR" w:date="2026-10-31T19:47:04Z">
        <w:r>
          <w:rPr>
            <w:rFonts w:ascii="Arial" w:hAnsi="Arial" w:cs="Arial"/>
            <w:color w:val="808080"/>
            <w:sz w:val="28"/>
            <w:szCs w:val="28"/>
          </w:rPr>
          <w:t xml:space="preserve">pediram,</w:t>
        </w:r>
      </w:ins>
      <w:r>
        <w:rPr>
          <w:rFonts w:ascii="Arial" w:hAnsi="Arial" w:cs="Arial"/>
          <w:sz w:val="28"/>
          <w:szCs w:val="28"/>
        </w:rPr>
        <w:t xml:space="preserve"> </w:t>
      </w:r>
      <w:del w:id="1055" w:author="Assessor GDSXSR" w:date="2026-10-31T19:47:04Z">
        <w:r>
          <w:rPr>
            <w:rFonts w:ascii="Arial" w:hAnsi="Arial" w:cs="Arial"/>
            <w:sz w:val="28"/>
            <w:szCs w:val="28"/>
          </w:rPr>
          <w:delText xml:space="preserve">redução do período de atraso e</w:delText>
        </w:r>
      </w:del>
      <w:ins w:id="1056" w:author="Assessor GDSXSR" w:date="2026-10-31T19:47:04Z">
        <w:r>
          <w:rPr>
            <w:rFonts w:ascii="Arial" w:hAnsi="Arial" w:cs="Arial"/>
            <w:color w:val="808080"/>
            <w:sz w:val="28"/>
            <w:szCs w:val="28"/>
          </w:rPr>
          <w:t xml:space="preserve">subsidiariamente,</w:t>
        </w:r>
      </w:ins>
      <w:r>
        <w:rPr>
          <w:rFonts w:ascii="Arial" w:hAnsi="Arial" w:cs="Arial"/>
          <w:sz w:val="28"/>
          <w:szCs w:val="28"/>
        </w:rPr>
        <w:t xml:space="preserve"> a limitação do ressarcimento aos juros comprovadamente pagos.</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1B7AEFD3"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cinco questões em discussão: (i) saber se </w:t>
      </w:r>
      <w:ins w:id="1057" w:author="Assessor GDSXSR" w:date="2026-10-31T19:47:04Z">
        <w:r>
          <w:rPr>
            <w:rFonts w:ascii="Arial" w:hAnsi="Arial" w:cs="Arial"/>
            <w:color w:val="808080"/>
            <w:sz w:val="28"/>
            <w:szCs w:val="28"/>
          </w:rPr>
          <w:t xml:space="preserve">prevalece </w:t>
        </w:r>
      </w:ins>
      <w:r>
        <w:rPr>
          <w:rFonts w:ascii="Arial" w:hAnsi="Arial" w:cs="Arial"/>
          <w:sz w:val="28"/>
          <w:szCs w:val="28"/>
        </w:rPr>
        <w:t xml:space="preserve">o prazo </w:t>
      </w:r>
      <w:del w:id="1058" w:author="Assessor GDSXSR" w:date="2026-10-31T19:47:04Z">
        <w:r>
          <w:rPr>
            <w:rFonts w:ascii="Arial" w:hAnsi="Arial" w:cs="Arial"/>
            <w:sz w:val="28"/>
            <w:szCs w:val="28"/>
          </w:rPr>
          <w:delText xml:space="preserve">de entrega previsto no</w:delText>
        </w:r>
      </w:del>
      <w:ins w:id="1059" w:author="Assessor GDSXSR" w:date="2026-10-31T19:47:04Z">
        <w:r>
          <w:rPr>
            <w:rFonts w:ascii="Arial" w:hAnsi="Arial" w:cs="Arial"/>
            <w:color w:val="808080"/>
            <w:sz w:val="28"/>
            <w:szCs w:val="28"/>
          </w:rPr>
          <w:t xml:space="preserve">do</w:t>
        </w:r>
      </w:ins>
      <w:r>
        <w:rPr>
          <w:rFonts w:ascii="Arial" w:hAnsi="Arial" w:cs="Arial"/>
          <w:sz w:val="28"/>
          <w:szCs w:val="28"/>
        </w:rPr>
        <w:t xml:space="preserve"> Termo de Reserva</w:t>
      </w:r>
      <w:del w:id="1060" w:author="Assessor GDSXSR" w:date="2026-10-31T19:47:04Z">
        <w:r>
          <w:rPr>
            <w:rFonts w:ascii="Arial" w:hAnsi="Arial" w:cs="Arial"/>
            <w:sz w:val="28"/>
            <w:szCs w:val="28"/>
          </w:rPr>
          <w:delText xml:space="preserve"> prevalece sobre a data posterior indicada no contrato definitivo</w:delText>
        </w:r>
      </w:del>
      <w:r>
        <w:rPr>
          <w:rFonts w:ascii="Arial" w:hAnsi="Arial" w:cs="Arial"/>
          <w:sz w:val="28"/>
          <w:szCs w:val="28"/>
        </w:rPr>
        <w:t xml:space="preserve">; (ii) </w:t>
      </w:r>
      <w:r>
        <w:rPr>
          <w:rFonts w:ascii="Arial" w:hAnsi="Arial" w:cs="Arial"/>
          <w:sz w:val="28"/>
          <w:szCs w:val="28"/>
        </w:rPr>
        <w:t xml:space="preserve">analisar </w:t>
      </w:r>
      <w:r>
        <w:rPr>
          <w:rFonts w:ascii="Arial" w:hAnsi="Arial" w:cs="Arial"/>
          <w:sz w:val="28"/>
          <w:szCs w:val="28"/>
        </w:rPr>
        <w:t xml:space="preserve">se cabe acrescentar </w:t>
      </w:r>
      <w:del w:id="1061" w:author="Assessor GDSXSR" w:date="2026-10-31T19:47:04Z">
        <w:r>
          <w:rPr>
            <w:rFonts w:ascii="Arial" w:hAnsi="Arial" w:cs="Arial"/>
            <w:sz w:val="28"/>
            <w:szCs w:val="28"/>
          </w:rPr>
          <w:delText xml:space="preserve">prazo de </w:delText>
        </w:r>
      </w:del>
      <w:r>
        <w:rPr>
          <w:rFonts w:ascii="Arial" w:hAnsi="Arial" w:cs="Arial"/>
          <w:sz w:val="28"/>
          <w:szCs w:val="28"/>
        </w:rPr>
        <w:t xml:space="preserve">60 dias à tolerância</w:t>
      </w:r>
      <w:del w:id="1062" w:author="Assessor GDSXSR" w:date="2026-10-31T19:47:04Z">
        <w:r>
          <w:rPr>
            <w:rFonts w:ascii="Arial" w:hAnsi="Arial" w:cs="Arial"/>
            <w:sz w:val="28"/>
            <w:szCs w:val="28"/>
          </w:rPr>
          <w:delText xml:space="preserve"> de 180 dias</w:delText>
        </w:r>
      </w:del>
      <w:r>
        <w:rPr>
          <w:rFonts w:ascii="Arial" w:hAnsi="Arial" w:cs="Arial"/>
          <w:sz w:val="28"/>
          <w:szCs w:val="28"/>
        </w:rPr>
        <w:t xml:space="preserve">; (iii) </w:t>
      </w:r>
      <w:r>
        <w:rPr>
          <w:rFonts w:ascii="Arial" w:hAnsi="Arial" w:cs="Arial"/>
          <w:sz w:val="28"/>
          <w:szCs w:val="28"/>
        </w:rPr>
        <w:t xml:space="preserve">estabelecer</w:t>
      </w:r>
      <w:r>
        <w:rPr>
          <w:rFonts w:ascii="Arial" w:hAnsi="Arial" w:cs="Arial"/>
          <w:sz w:val="28"/>
          <w:szCs w:val="28"/>
        </w:rPr>
        <w:t xml:space="preserve"> se </w:t>
      </w:r>
      <w:del w:id="1063" w:author="Assessor GDSXSR" w:date="2026-10-31T19:47:04Z">
        <w:r>
          <w:rPr>
            <w:rFonts w:ascii="Arial" w:hAnsi="Arial" w:cs="Arial"/>
            <w:sz w:val="28"/>
            <w:szCs w:val="28"/>
          </w:rPr>
          <w:delText xml:space="preserve">os efeitos da</w:delText>
        </w:r>
      </w:del>
      <w:ins w:id="1064" w:author="Assessor GDSXSR" w:date="2026-10-31T19:47:04Z">
        <w:r>
          <w:rPr>
            <w:rFonts w:ascii="Arial" w:hAnsi="Arial" w:cs="Arial"/>
            <w:color w:val="808080"/>
            <w:sz w:val="28"/>
            <w:szCs w:val="28"/>
          </w:rPr>
          <w:t xml:space="preserve">a</w:t>
        </w:r>
      </w:ins>
      <w:r>
        <w:rPr>
          <w:rFonts w:ascii="Arial" w:hAnsi="Arial" w:cs="Arial"/>
          <w:sz w:val="28"/>
          <w:szCs w:val="28"/>
        </w:rPr>
        <w:t xml:space="preserve"> pandemia </w:t>
      </w:r>
      <w:del w:id="1065" w:author="Assessor GDSXSR" w:date="2026-10-31T19:47:04Z">
        <w:r>
          <w:rPr>
            <w:rFonts w:ascii="Arial" w:hAnsi="Arial" w:cs="Arial"/>
            <w:sz w:val="28"/>
            <w:szCs w:val="28"/>
          </w:rPr>
          <w:delText xml:space="preserve">de Covid-19 afastam</w:delText>
        </w:r>
      </w:del>
      <w:ins w:id="1066" w:author="Assessor GDSXSR" w:date="2026-10-31T19:47:04Z">
        <w:r>
          <w:rPr>
            <w:rFonts w:ascii="Arial" w:hAnsi="Arial" w:cs="Arial"/>
            <w:color w:val="808080"/>
            <w:sz w:val="28"/>
            <w:szCs w:val="28"/>
          </w:rPr>
          <w:t xml:space="preserve">afasta</w:t>
        </w:r>
      </w:ins>
      <w:r>
        <w:rPr>
          <w:rFonts w:ascii="Arial" w:hAnsi="Arial" w:cs="Arial"/>
          <w:sz w:val="28"/>
          <w:szCs w:val="28"/>
        </w:rPr>
        <w:t xml:space="preserve"> a responsabilidade</w:t>
      </w:r>
      <w:del w:id="1067" w:author="Assessor GDSXSR" w:date="2026-10-31T19:47:04Z">
        <w:r>
          <w:rPr>
            <w:rFonts w:ascii="Arial" w:hAnsi="Arial" w:cs="Arial"/>
            <w:sz w:val="28"/>
            <w:szCs w:val="28"/>
          </w:rPr>
          <w:delText xml:space="preserve"> das fornecedoras</w:delText>
        </w:r>
      </w:del>
      <w:r>
        <w:rPr>
          <w:rFonts w:ascii="Arial" w:hAnsi="Arial" w:cs="Arial"/>
          <w:sz w:val="28"/>
          <w:szCs w:val="28"/>
        </w:rPr>
        <w:t xml:space="preserve"> pelo atraso; (iv) </w:t>
      </w:r>
      <w:r>
        <w:rPr>
          <w:rFonts w:ascii="Arial" w:hAnsi="Arial" w:cs="Arial"/>
          <w:sz w:val="28"/>
          <w:szCs w:val="28"/>
        </w:rPr>
        <w:t xml:space="preserve">verificar</w:t>
      </w:r>
      <w:r>
        <w:rPr>
          <w:rFonts w:ascii="Arial" w:hAnsi="Arial" w:cs="Arial"/>
          <w:sz w:val="28"/>
          <w:szCs w:val="28"/>
        </w:rPr>
        <w:t xml:space="preserve"> se a privação do uso </w:t>
      </w:r>
      <w:del w:id="1068" w:author="Assessor GDSXSR" w:date="2026-10-31T19:47:04Z">
        <w:r>
          <w:rPr>
            <w:rFonts w:ascii="Arial" w:hAnsi="Arial" w:cs="Arial"/>
            <w:sz w:val="28"/>
            <w:szCs w:val="28"/>
          </w:rPr>
          <w:delText xml:space="preserve">do imóvel </w:delText>
        </w:r>
      </w:del>
      <w:r>
        <w:rPr>
          <w:rFonts w:ascii="Arial" w:hAnsi="Arial" w:cs="Arial"/>
          <w:sz w:val="28"/>
          <w:szCs w:val="28"/>
        </w:rPr>
        <w:t xml:space="preserve">autoriza lucros cessantes</w:t>
      </w:r>
      <w:del w:id="1069" w:author="Assessor GDSXSR" w:date="2026-10-31T19:47:04Z">
        <w:r>
          <w:rPr>
            <w:rFonts w:ascii="Arial" w:hAnsi="Arial" w:cs="Arial"/>
            <w:sz w:val="28"/>
            <w:szCs w:val="28"/>
          </w:rPr>
          <w:delText xml:space="preserve">,</w:delText>
        </w:r>
      </w:del>
      <w:r>
        <w:rPr>
          <w:rFonts w:ascii="Arial" w:hAnsi="Arial" w:cs="Arial"/>
          <w:sz w:val="28"/>
          <w:szCs w:val="28"/>
        </w:rPr>
        <w:t xml:space="preserve"> </w:t>
      </w:r>
      <w:del w:id="1070" w:author="Assessor GDSXSR" w:date="2026-10-31T19:47:04Z">
        <w:r>
          <w:rPr>
            <w:rFonts w:ascii="Arial" w:hAnsi="Arial" w:cs="Arial"/>
            <w:sz w:val="28"/>
            <w:szCs w:val="28"/>
          </w:rPr>
          <w:delText xml:space="preserve">ainda</w:delText>
        </w:r>
      </w:del>
      <w:ins w:id="1071" w:author="Assessor GDSXSR" w:date="2026-10-31T19:47:04Z">
        <w:r>
          <w:rPr>
            <w:rFonts w:ascii="Arial" w:hAnsi="Arial" w:cs="Arial"/>
            <w:color w:val="808080"/>
            <w:sz w:val="28"/>
            <w:szCs w:val="28"/>
          </w:rPr>
          <w:t xml:space="preserve">em</w:t>
        </w:r>
      </w:ins>
      <w:r>
        <w:rPr>
          <w:rFonts w:ascii="Arial" w:hAnsi="Arial" w:cs="Arial"/>
          <w:sz w:val="28"/>
          <w:szCs w:val="28"/>
        </w:rPr>
        <w:t xml:space="preserve"> </w:t>
      </w:r>
      <w:del w:id="1072" w:author="Assessor GDSXSR" w:date="2026-10-31T19:47:04Z">
        <w:r>
          <w:rPr>
            <w:rFonts w:ascii="Arial" w:hAnsi="Arial" w:cs="Arial"/>
            <w:sz w:val="28"/>
            <w:szCs w:val="28"/>
          </w:rPr>
          <w:delText xml:space="preserve">que</w:delText>
        </w:r>
      </w:del>
      <w:ins w:id="1073" w:author="Assessor GDSXSR" w:date="2026-10-31T19:47:04Z">
        <w:r>
          <w:rPr>
            <w:rFonts w:ascii="Arial" w:hAnsi="Arial" w:cs="Arial"/>
            <w:color w:val="808080"/>
            <w:sz w:val="28"/>
            <w:szCs w:val="28"/>
          </w:rPr>
          <w:t xml:space="preserve">imóvel</w:t>
        </w:r>
      </w:ins>
      <w:r>
        <w:rPr>
          <w:rFonts w:ascii="Arial" w:hAnsi="Arial" w:cs="Arial"/>
          <w:sz w:val="28"/>
          <w:szCs w:val="28"/>
        </w:rPr>
        <w:t xml:space="preserve"> </w:t>
      </w:r>
      <w:del w:id="1074" w:author="Assessor GDSXSR" w:date="2026-10-31T19:47:04Z">
        <w:r>
          <w:rPr>
            <w:rFonts w:ascii="Arial" w:hAnsi="Arial" w:cs="Arial"/>
            <w:sz w:val="28"/>
            <w:szCs w:val="28"/>
          </w:rPr>
          <w:delText xml:space="preserve">a unidade se destine</w:delText>
        </w:r>
      </w:del>
      <w:ins w:id="1075" w:author="Assessor GDSXSR" w:date="2026-10-31T19:47:04Z">
        <w:r>
          <w:rPr>
            <w:rFonts w:ascii="Arial" w:hAnsi="Arial" w:cs="Arial"/>
            <w:color w:val="808080"/>
            <w:sz w:val="28"/>
            <w:szCs w:val="28"/>
          </w:rPr>
          <w:t xml:space="preserve">destinado</w:t>
        </w:r>
      </w:ins>
      <w:r>
        <w:rPr>
          <w:rFonts w:ascii="Arial" w:hAnsi="Arial" w:cs="Arial"/>
          <w:sz w:val="28"/>
          <w:szCs w:val="28"/>
        </w:rPr>
        <w:t xml:space="preserve"> à moradia; e (v) definir o </w:t>
      </w:r>
      <w:del w:id="1076" w:author="Assessor GDSXSR" w:date="2026-10-31T19:47:04Z">
        <w:r>
          <w:rPr>
            <w:rFonts w:ascii="Arial" w:hAnsi="Arial" w:cs="Arial"/>
            <w:sz w:val="28"/>
            <w:szCs w:val="28"/>
          </w:rPr>
          <w:delText xml:space="preserve">período</w:delText>
        </w:r>
      </w:del>
      <w:ins w:id="1077" w:author="Assessor GDSXSR" w:date="2026-10-31T19:47:04Z">
        <w:r>
          <w:rPr>
            <w:rFonts w:ascii="Arial" w:hAnsi="Arial" w:cs="Arial"/>
            <w:color w:val="808080"/>
            <w:sz w:val="28"/>
            <w:szCs w:val="28"/>
          </w:rPr>
          <w:t xml:space="preserve">alcance</w:t>
        </w:r>
      </w:ins>
      <w:r>
        <w:rPr>
          <w:rFonts w:ascii="Arial" w:hAnsi="Arial" w:cs="Arial"/>
          <w:sz w:val="28"/>
          <w:szCs w:val="28"/>
        </w:rPr>
        <w:t xml:space="preserve"> </w:t>
      </w:r>
      <w:del w:id="1078" w:author="Assessor GDSXSR" w:date="2026-10-31T19:47:04Z">
        <w:r>
          <w:rPr>
            <w:rFonts w:ascii="Arial" w:hAnsi="Arial" w:cs="Arial"/>
            <w:sz w:val="28"/>
            <w:szCs w:val="28"/>
          </w:rPr>
          <w:delText xml:space="preserve">e as rubricas abrangidos pelo</w:delText>
        </w:r>
      </w:del>
      <w:ins w:id="1079" w:author="Assessor GDSXSR" w:date="2026-10-31T19:47:04Z">
        <w:r>
          <w:rPr>
            <w:rFonts w:ascii="Arial" w:hAnsi="Arial" w:cs="Arial"/>
            <w:color w:val="808080"/>
            <w:sz w:val="28"/>
            <w:szCs w:val="28"/>
          </w:rPr>
          <w:t xml:space="preserve">do</w:t>
        </w:r>
      </w:ins>
      <w:r>
        <w:rPr>
          <w:rFonts w:ascii="Arial" w:hAnsi="Arial" w:cs="Arial"/>
          <w:sz w:val="28"/>
          <w:szCs w:val="28"/>
        </w:rPr>
        <w:t xml:space="preserve"> ressarcimento dos juros de obra.</w:t>
      </w:r>
    </w:p>
    <w:p w14:paraId="514DEA23" w14:textId="77777777" w:rsidR="00886ABA" w:rsidRPr="0034247B" w:rsidRDefault="00886ABA" w:rsidP="00886ABA">
      <w:pPr>
        <w:spacing w:after="0" w:line="360" w:lineRule="auto"/>
        <w:jc w:val="both"/>
        <w:rPr>
          <w:rFonts w:ascii="Arial" w:hAnsi="Arial" w:cs="Arial"/>
          <w:b/>
          <w:bCs/>
          <w:sz w:val="28"/>
          <w:szCs w:val="28"/>
        </w:rPr>
      </w:pPr>
      <w:commentRangeStart w:id="6"/>
      <w:r w:rsidRPr="0034247B">
        <w:rPr>
          <w:rFonts w:ascii="Arial" w:hAnsi="Arial" w:cs="Arial"/>
          <w:b/>
          <w:bCs/>
          <w:sz w:val="28"/>
          <w:szCs w:val="28"/>
        </w:rPr>
        <w:t>III. Razões de decidir</w:t>
      </w:r>
      <w:commentRangeEnd w:id="6"/>
      <w:r>
        <w:rPr>
          <w:rStyle w:val="CommentReference"/>
        </w:rPr>
        <w:commentReference w:id="6"/>
      </w:r>
    </w:p>
    <w:p w14:paraId="351C336E" w14:textId="73F82D2E"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informação precisa sobre o prazo de entrega </w:t>
      </w:r>
      <w:del w:id="1080" w:author="Assessor GDSXSR" w:date="2026-10-31T19:47:04Z">
        <w:r>
          <w:rPr>
            <w:rFonts w:ascii="Arial" w:hAnsi="Arial" w:cs="Arial"/>
            <w:sz w:val="28"/>
            <w:szCs w:val="28"/>
          </w:rPr>
          <w:delText xml:space="preserve">do imóvel integra o contrato e </w:delText>
        </w:r>
      </w:del>
      <w:r>
        <w:rPr>
          <w:rFonts w:ascii="Arial" w:hAnsi="Arial" w:cs="Arial"/>
          <w:sz w:val="28"/>
          <w:szCs w:val="28"/>
        </w:rPr>
        <w:t xml:space="preserve">vincula o fornecedor</w:t>
      </w:r>
      <w:ins w:id="1081" w:author="Assessor GDSXSR" w:date="2026-10-31T19:47:04Z">
        <w:r>
          <w:rPr>
            <w:rFonts w:ascii="Arial" w:hAnsi="Arial" w:cs="Arial"/>
            <w:color w:val="808080"/>
            <w:sz w:val="28"/>
            <w:szCs w:val="28"/>
          </w:rPr>
          <w:t xml:space="preserve"> (CDC 30)</w:t>
        </w:r>
      </w:ins>
      <w:r>
        <w:rPr>
          <w:rFonts w:ascii="Arial" w:hAnsi="Arial" w:cs="Arial"/>
          <w:sz w:val="28"/>
          <w:szCs w:val="28"/>
        </w:rPr>
        <w:t xml:space="preserve">, </w:t>
      </w:r>
      <w:del w:id="1082" w:author="Assessor GDSXSR" w:date="2026-10-31T19:47:04Z">
        <w:r>
          <w:rPr>
            <w:rFonts w:ascii="Arial" w:hAnsi="Arial" w:cs="Arial"/>
            <w:sz w:val="28"/>
            <w:szCs w:val="28"/>
          </w:rPr>
          <w:delText xml:space="preserve">nos</w:delText>
        </w:r>
      </w:del>
      <w:ins w:id="1083" w:author="Assessor GDSXSR" w:date="2026-10-31T19:47:04Z">
        <w:r>
          <w:rPr>
            <w:rFonts w:ascii="Arial" w:hAnsi="Arial" w:cs="Arial"/>
            <w:color w:val="808080"/>
            <w:sz w:val="28"/>
            <w:szCs w:val="28"/>
          </w:rPr>
          <w:t xml:space="preserve">e</w:t>
        </w:r>
      </w:ins>
      <w:r>
        <w:rPr>
          <w:rFonts w:ascii="Arial" w:hAnsi="Arial" w:cs="Arial"/>
          <w:sz w:val="28"/>
          <w:szCs w:val="28"/>
        </w:rPr>
        <w:t xml:space="preserve"> </w:t>
      </w:r>
      <w:del w:id="1084" w:author="Assessor GDSXSR" w:date="2026-10-31T19:47:04Z">
        <w:r>
          <w:rPr>
            <w:rFonts w:ascii="Arial" w:hAnsi="Arial" w:cs="Arial"/>
            <w:sz w:val="28"/>
            <w:szCs w:val="28"/>
          </w:rPr>
          <w:delText xml:space="preserve">termos</w:delText>
        </w:r>
      </w:del>
      <w:ins w:id="1085" w:author="Assessor GDSXSR" w:date="2026-10-31T19:47:04Z">
        <w:r>
          <w:rPr>
            <w:rFonts w:ascii="Arial" w:hAnsi="Arial" w:cs="Arial"/>
            <w:color w:val="808080"/>
            <w:sz w:val="28"/>
            <w:szCs w:val="28"/>
          </w:rPr>
          <w:t xml:space="preserve">o</w:t>
        </w:r>
      </w:ins>
      <w:r>
        <w:rPr>
          <w:rFonts w:ascii="Arial" w:hAnsi="Arial" w:cs="Arial"/>
          <w:sz w:val="28"/>
          <w:szCs w:val="28"/>
        </w:rPr>
        <w:t xml:space="preserve"> </w:t>
      </w:r>
      <w:del w:id="1086" w:author="Assessor GDSXSR" w:date="2026-10-31T19:47:04Z">
        <w:r>
          <w:rPr>
            <w:rFonts w:ascii="Arial" w:hAnsi="Arial" w:cs="Arial"/>
            <w:sz w:val="28"/>
            <w:szCs w:val="28"/>
          </w:rPr>
          <w:delText xml:space="preserve">do art. 30 do CDC. A estipulação</w:delText>
        </w:r>
      </w:del>
      <w:ins w:id="1087" w:author="Assessor GDSXSR" w:date="2026-10-31T19:47:04Z">
        <w:r>
          <w:rPr>
            <w:rFonts w:ascii="Arial" w:hAnsi="Arial" w:cs="Arial"/>
            <w:color w:val="808080"/>
            <w:sz w:val="28"/>
            <w:szCs w:val="28"/>
          </w:rPr>
          <w:t xml:space="preserve">prazo</w:t>
        </w:r>
      </w:ins>
      <w:r>
        <w:rPr>
          <w:rFonts w:ascii="Arial" w:hAnsi="Arial" w:cs="Arial"/>
          <w:sz w:val="28"/>
          <w:szCs w:val="28"/>
        </w:rPr>
        <w:t xml:space="preserve"> posterior</w:t>
      </w:r>
      <w:del w:id="1088" w:author="Assessor GDSXSR" w:date="2026-10-31T19:47:04Z">
        <w:r>
          <w:rPr>
            <w:rFonts w:ascii="Arial" w:hAnsi="Arial" w:cs="Arial"/>
            <w:sz w:val="28"/>
            <w:szCs w:val="28"/>
          </w:rPr>
          <w:delText xml:space="preserve"> de prazo</w:delText>
        </w:r>
      </w:del>
      <w:r>
        <w:rPr>
          <w:rFonts w:ascii="Arial" w:hAnsi="Arial" w:cs="Arial"/>
          <w:sz w:val="28"/>
          <w:szCs w:val="28"/>
        </w:rPr>
        <w:t xml:space="preserve"> menos favorável </w:t>
      </w:r>
      <w:del w:id="1089" w:author="Assessor GDSXSR" w:date="2026-10-31T19:47:04Z">
        <w:r>
          <w:rPr>
            <w:rFonts w:ascii="Arial" w:hAnsi="Arial" w:cs="Arial"/>
            <w:sz w:val="28"/>
            <w:szCs w:val="28"/>
          </w:rPr>
          <w:delText xml:space="preserve">ao consumidor somente</w:delText>
        </w:r>
      </w:del>
      <w:ins w:id="1090" w:author="Assessor GDSXSR" w:date="2026-10-31T19:47:04Z">
        <w:r>
          <w:rPr>
            <w:rFonts w:ascii="Arial" w:hAnsi="Arial" w:cs="Arial"/>
            <w:color w:val="808080"/>
            <w:sz w:val="28"/>
            <w:szCs w:val="28"/>
          </w:rPr>
          <w:t xml:space="preserve">só</w:t>
        </w:r>
      </w:ins>
      <w:r>
        <w:rPr>
          <w:rFonts w:ascii="Arial" w:hAnsi="Arial" w:cs="Arial"/>
          <w:sz w:val="28"/>
          <w:szCs w:val="28"/>
        </w:rPr>
        <w:t xml:space="preserve"> prevalece </w:t>
      </w:r>
      <w:del w:id="1091" w:author="Assessor GDSXSR" w:date="2026-10-31T19:47:04Z">
        <w:r>
          <w:rPr>
            <w:rFonts w:ascii="Arial" w:hAnsi="Arial" w:cs="Arial"/>
            <w:sz w:val="28"/>
            <w:szCs w:val="28"/>
          </w:rPr>
          <w:delText xml:space="preserve">quando</w:delText>
        </w:r>
      </w:del>
      <w:ins w:id="1092" w:author="Assessor GDSXSR" w:date="2026-10-31T19:47:04Z">
        <w:r>
          <w:rPr>
            <w:rFonts w:ascii="Arial" w:hAnsi="Arial" w:cs="Arial"/>
            <w:color w:val="808080"/>
            <w:sz w:val="28"/>
            <w:szCs w:val="28"/>
          </w:rPr>
          <w:t xml:space="preserve">se</w:t>
        </w:r>
      </w:ins>
      <w:r>
        <w:rPr>
          <w:rFonts w:ascii="Arial" w:hAnsi="Arial" w:cs="Arial"/>
          <w:sz w:val="28"/>
          <w:szCs w:val="28"/>
        </w:rPr>
        <w:t xml:space="preserve"> a substituição da data </w:t>
      </w:r>
      <w:del w:id="1093" w:author="Assessor GDSXSR" w:date="2026-10-31T19:47:04Z">
        <w:r>
          <w:rPr>
            <w:rFonts w:ascii="Arial" w:hAnsi="Arial" w:cs="Arial"/>
            <w:sz w:val="28"/>
            <w:szCs w:val="28"/>
          </w:rPr>
          <w:delText xml:space="preserve">anteriormente </w:delText>
        </w:r>
      </w:del>
      <w:r>
        <w:rPr>
          <w:rFonts w:ascii="Arial" w:hAnsi="Arial" w:cs="Arial"/>
          <w:sz w:val="28"/>
          <w:szCs w:val="28"/>
        </w:rPr>
        <w:t xml:space="preserve">ofertada </w:t>
      </w:r>
      <w:del w:id="1094" w:author="Assessor GDSXSR" w:date="2026-10-31T19:47:04Z">
        <w:r>
          <w:rPr>
            <w:rFonts w:ascii="Arial" w:hAnsi="Arial" w:cs="Arial"/>
            <w:sz w:val="28"/>
            <w:szCs w:val="28"/>
          </w:rPr>
          <w:delText xml:space="preserve">tiver sido</w:delText>
        </w:r>
      </w:del>
      <w:ins w:id="1095" w:author="Assessor GDSXSR" w:date="2026-10-31T19:47:04Z">
        <w:r>
          <w:rPr>
            <w:rFonts w:ascii="Arial" w:hAnsi="Arial" w:cs="Arial"/>
            <w:color w:val="808080"/>
            <w:sz w:val="28"/>
            <w:szCs w:val="28"/>
          </w:rPr>
          <w:t xml:space="preserve">foi</w:t>
        </w:r>
      </w:ins>
      <w:r>
        <w:rPr>
          <w:rFonts w:ascii="Arial" w:hAnsi="Arial" w:cs="Arial"/>
          <w:sz w:val="28"/>
          <w:szCs w:val="28"/>
        </w:rPr>
        <w:t xml:space="preserve"> informada de forma clara, adequada e destacada.</w:t>
      </w:r>
    </w:p>
    <w:p w14:paraId="15EDE053" w14:textId="722D7522"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Não se </w:t>
      </w:r>
      <w:del w:id="1096" w:author="Assessor GDSXSR" w:date="2026-10-31T19:47:04Z">
        <w:r>
          <w:rPr>
            <w:rFonts w:ascii="Arial" w:hAnsi="Arial" w:cs="Arial"/>
            <w:sz w:val="28"/>
            <w:szCs w:val="28"/>
          </w:rPr>
          <w:delText xml:space="preserve">admite somar</w:delText>
        </w:r>
      </w:del>
      <w:ins w:id="1097" w:author="Assessor GDSXSR" w:date="2026-10-31T19:47:04Z">
        <w:r>
          <w:rPr>
            <w:rFonts w:ascii="Arial" w:hAnsi="Arial" w:cs="Arial"/>
            <w:color w:val="808080"/>
            <w:sz w:val="28"/>
            <w:szCs w:val="28"/>
          </w:rPr>
          <w:t xml:space="preserve">somam</w:t>
        </w:r>
      </w:ins>
      <w:r>
        <w:rPr>
          <w:rFonts w:ascii="Arial" w:hAnsi="Arial" w:cs="Arial"/>
          <w:sz w:val="28"/>
          <w:szCs w:val="28"/>
        </w:rPr>
        <w:t xml:space="preserve"> prazos de tolerância </w:t>
      </w:r>
      <w:del w:id="1098" w:author="Assessor GDSXSR" w:date="2026-10-31T19:47:04Z">
        <w:r>
          <w:rPr>
            <w:rFonts w:ascii="Arial" w:hAnsi="Arial" w:cs="Arial"/>
            <w:sz w:val="28"/>
            <w:szCs w:val="28"/>
          </w:rPr>
          <w:delText xml:space="preserve">previstos em</w:delText>
        </w:r>
      </w:del>
      <w:ins w:id="1099" w:author="Assessor GDSXSR" w:date="2026-10-31T19:47:04Z">
        <w:r>
          <w:rPr>
            <w:rFonts w:ascii="Arial" w:hAnsi="Arial" w:cs="Arial"/>
            <w:color w:val="808080"/>
            <w:sz w:val="28"/>
            <w:szCs w:val="28"/>
          </w:rPr>
          <w:t xml:space="preserve">de</w:t>
        </w:r>
      </w:ins>
      <w:r>
        <w:rPr>
          <w:rFonts w:ascii="Arial" w:hAnsi="Arial" w:cs="Arial"/>
          <w:sz w:val="28"/>
          <w:szCs w:val="28"/>
        </w:rPr>
        <w:t xml:space="preserve"> instrumentos </w:t>
      </w:r>
      <w:del w:id="1100" w:author="Assessor GDSXSR" w:date="2026-10-31T19:47:04Z">
        <w:r>
          <w:rPr>
            <w:rFonts w:ascii="Arial" w:hAnsi="Arial" w:cs="Arial"/>
            <w:sz w:val="28"/>
            <w:szCs w:val="28"/>
          </w:rPr>
          <w:delText xml:space="preserve">contratuais </w:delText>
        </w:r>
      </w:del>
      <w:r>
        <w:rPr>
          <w:rFonts w:ascii="Arial" w:hAnsi="Arial" w:cs="Arial"/>
          <w:sz w:val="28"/>
          <w:szCs w:val="28"/>
        </w:rPr>
        <w:t xml:space="preserve">distintos </w:t>
      </w:r>
      <w:del w:id="1101" w:author="Assessor GDSXSR" w:date="2026-10-31T19:47:04Z">
        <w:r>
          <w:rPr>
            <w:rFonts w:ascii="Arial" w:hAnsi="Arial" w:cs="Arial"/>
            <w:sz w:val="28"/>
            <w:szCs w:val="28"/>
          </w:rPr>
          <w:delText xml:space="preserve">quando</w:delText>
        </w:r>
      </w:del>
      <w:ins w:id="1102" w:author="Assessor GDSXSR" w:date="2026-10-31T19:47:04Z">
        <w:r>
          <w:rPr>
            <w:rFonts w:ascii="Arial" w:hAnsi="Arial" w:cs="Arial"/>
            <w:color w:val="808080"/>
            <w:sz w:val="28"/>
            <w:szCs w:val="28"/>
          </w:rPr>
          <w:t xml:space="preserve">sem</w:t>
        </w:r>
      </w:ins>
      <w:r>
        <w:rPr>
          <w:rFonts w:ascii="Arial" w:hAnsi="Arial" w:cs="Arial"/>
          <w:sz w:val="28"/>
          <w:szCs w:val="28"/>
        </w:rPr>
        <w:t xml:space="preserve"> </w:t>
      </w:r>
      <w:del w:id="1103" w:author="Assessor GDSXSR" w:date="2026-10-31T19:47:04Z">
        <w:r>
          <w:rPr>
            <w:rFonts w:ascii="Arial" w:hAnsi="Arial" w:cs="Arial"/>
            <w:sz w:val="28"/>
            <w:szCs w:val="28"/>
          </w:rPr>
          <w:delText xml:space="preserve">essa</w:delText>
        </w:r>
      </w:del>
      <w:ins w:id="1104" w:author="Assessor GDSXSR" w:date="2026-10-31T19:47:04Z">
        <w:r>
          <w:rPr>
            <w:rFonts w:ascii="Arial" w:hAnsi="Arial" w:cs="Arial"/>
            <w:color w:val="808080"/>
            <w:sz w:val="28"/>
            <w:szCs w:val="28"/>
          </w:rPr>
          <w:t xml:space="preserve">apresentação</w:t>
        </w:r>
      </w:ins>
      <w:r>
        <w:rPr>
          <w:rFonts w:ascii="Arial" w:hAnsi="Arial" w:cs="Arial"/>
          <w:sz w:val="28"/>
          <w:szCs w:val="28"/>
        </w:rPr>
        <w:t xml:space="preserve"> </w:t>
      </w:r>
      <w:del w:id="1105" w:author="Assessor GDSXSR" w:date="2026-10-31T19:47:04Z">
        <w:r>
          <w:rPr>
            <w:rFonts w:ascii="Arial" w:hAnsi="Arial" w:cs="Arial"/>
            <w:sz w:val="28"/>
            <w:szCs w:val="28"/>
          </w:rPr>
          <w:delText xml:space="preserve">combinação não tiver sido expressamente apresentada</w:delText>
        </w:r>
      </w:del>
      <w:ins w:id="1106" w:author="Assessor GDSXSR" w:date="2026-10-31T19:47:04Z">
        <w:r>
          <w:rPr>
            <w:rFonts w:ascii="Arial" w:hAnsi="Arial" w:cs="Arial"/>
            <w:color w:val="808080"/>
            <w:sz w:val="28"/>
            <w:szCs w:val="28"/>
          </w:rPr>
          <w:t xml:space="preserve">expressa</w:t>
        </w:r>
      </w:ins>
      <w:r>
        <w:rPr>
          <w:rFonts w:ascii="Arial" w:hAnsi="Arial" w:cs="Arial"/>
          <w:sz w:val="28"/>
          <w:szCs w:val="28"/>
        </w:rPr>
        <w:t xml:space="preserve"> ao consumidor.</w:t>
      </w:r>
      <w:del w:id="1107" w:author="Assessor GDSXSR" w:date="2026-10-31T19:47:04Z">
        <w:r>
          <w:rPr>
            <w:rFonts w:ascii="Arial" w:hAnsi="Arial" w:cs="Arial"/>
            <w:sz w:val="28"/>
            <w:szCs w:val="28"/>
          </w:rPr>
          <w:delText xml:space="preserve"> A interpretação das </w:delText>
        </w:r>
        <w:r>
          <w:rPr>
            <w:rFonts w:ascii="Arial" w:hAnsi="Arial" w:cs="Arial"/>
            <w:sz w:val="28"/>
            <w:szCs w:val="28"/>
          </w:rPr>
          <w:delText xml:space="preserve">cláusulas deve preservar a oferta mais favorável e impedir a ampliação indireta do prazo de entrega.</w:delText>
        </w:r>
      </w:del>
    </w:p>
    <w:p w14:paraId="1F905755" w14:textId="7456A44D" w:rsidR="0046277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pandemia de Covid-19, por si só, não </w:t>
      </w:r>
      <w:del w:id="1108" w:author="Assessor GDSXSR" w:date="2026-10-31T19:47:04Z">
        <w:r>
          <w:rPr>
            <w:rFonts w:ascii="Arial" w:hAnsi="Arial" w:cs="Arial"/>
            <w:sz w:val="28"/>
            <w:szCs w:val="28"/>
          </w:rPr>
          <w:delText xml:space="preserve">configura</w:delText>
        </w:r>
      </w:del>
      <w:ins w:id="1109" w:author="Assessor GDSXSR" w:date="2026-10-31T19:47:04Z">
        <w:r>
          <w:rPr>
            <w:rFonts w:ascii="Arial" w:hAnsi="Arial" w:cs="Arial"/>
            <w:color w:val="808080"/>
            <w:sz w:val="28"/>
            <w:szCs w:val="28"/>
          </w:rPr>
          <w:t xml:space="preserve">é</w:t>
        </w:r>
      </w:ins>
      <w:r>
        <w:rPr>
          <w:rFonts w:ascii="Arial" w:hAnsi="Arial" w:cs="Arial"/>
          <w:sz w:val="28"/>
          <w:szCs w:val="28"/>
        </w:rPr>
        <w:t xml:space="preserve"> força maior </w:t>
      </w:r>
      <w:del w:id="1110" w:author="Assessor GDSXSR" w:date="2026-10-31T19:47:04Z">
        <w:r>
          <w:rPr>
            <w:rFonts w:ascii="Arial" w:hAnsi="Arial" w:cs="Arial"/>
            <w:sz w:val="28"/>
            <w:szCs w:val="28"/>
          </w:rPr>
          <w:delText xml:space="preserve">apta</w:delText>
        </w:r>
      </w:del>
      <w:ins w:id="1111" w:author="Assessor GDSXSR" w:date="2026-10-31T19:47:04Z">
        <w:r>
          <w:rPr>
            <w:rFonts w:ascii="Arial" w:hAnsi="Arial" w:cs="Arial"/>
            <w:color w:val="808080"/>
            <w:sz w:val="28"/>
            <w:szCs w:val="28"/>
          </w:rPr>
          <w:t xml:space="preserve">que</w:t>
        </w:r>
      </w:ins>
      <w:r>
        <w:rPr>
          <w:rFonts w:ascii="Arial" w:hAnsi="Arial" w:cs="Arial"/>
          <w:sz w:val="28"/>
          <w:szCs w:val="28"/>
        </w:rPr>
        <w:t xml:space="preserve"> </w:t>
      </w:r>
      <w:del w:id="1112" w:author="Assessor GDSXSR" w:date="2026-10-31T19:47:04Z">
        <w:r>
          <w:rPr>
            <w:rFonts w:ascii="Arial" w:hAnsi="Arial" w:cs="Arial"/>
            <w:sz w:val="28"/>
            <w:szCs w:val="28"/>
          </w:rPr>
          <w:delText xml:space="preserve">a afastar</w:delText>
        </w:r>
      </w:del>
      <w:ins w:id="1113" w:author="Assessor GDSXSR" w:date="2026-10-31T19:47:04Z">
        <w:r>
          <w:rPr>
            <w:rFonts w:ascii="Arial" w:hAnsi="Arial" w:cs="Arial"/>
            <w:color w:val="808080"/>
            <w:sz w:val="28"/>
            <w:szCs w:val="28"/>
          </w:rPr>
          <w:t xml:space="preserve">afaste</w:t>
        </w:r>
      </w:ins>
      <w:r>
        <w:rPr>
          <w:rFonts w:ascii="Arial" w:hAnsi="Arial" w:cs="Arial"/>
          <w:sz w:val="28"/>
          <w:szCs w:val="28"/>
        </w:rPr>
        <w:t xml:space="preserve"> a responsabilidade da construtora</w:t>
      </w:r>
      <w:del w:id="1114" w:author="Assessor GDSXSR" w:date="2026-10-31T19:47:04Z">
        <w:r>
          <w:rPr>
            <w:rFonts w:ascii="Arial" w:hAnsi="Arial" w:cs="Arial"/>
            <w:sz w:val="28"/>
            <w:szCs w:val="28"/>
          </w:rPr>
          <w:delText xml:space="preserve">,</w:delText>
        </w:r>
      </w:del>
      <w:r>
        <w:rPr>
          <w:rFonts w:ascii="Arial" w:hAnsi="Arial" w:cs="Arial"/>
          <w:sz w:val="28"/>
          <w:szCs w:val="28"/>
        </w:rPr>
        <w:t xml:space="preserve"> quando </w:t>
      </w:r>
      <w:del w:id="1115" w:author="Assessor GDSXSR" w:date="2026-10-31T19:47:04Z">
        <w:r>
          <w:rPr>
            <w:rFonts w:ascii="Arial" w:hAnsi="Arial" w:cs="Arial"/>
            <w:sz w:val="28"/>
            <w:szCs w:val="28"/>
          </w:rPr>
          <w:delText xml:space="preserve">os</w:delText>
        </w:r>
      </w:del>
      <w:ins w:id="1116" w:author="Assessor GDSXSR" w:date="2026-10-31T19:47:04Z">
        <w:r>
          <w:rPr>
            <w:rFonts w:ascii="Arial" w:hAnsi="Arial" w:cs="Arial"/>
            <w:color w:val="808080"/>
            <w:sz w:val="28"/>
            <w:szCs w:val="28"/>
          </w:rPr>
          <w:t xml:space="preserve">seus</w:t>
        </w:r>
      </w:ins>
      <w:r>
        <w:rPr>
          <w:rFonts w:ascii="Arial" w:hAnsi="Arial" w:cs="Arial"/>
          <w:sz w:val="28"/>
          <w:szCs w:val="28"/>
        </w:rPr>
        <w:t xml:space="preserve"> efeitos</w:t>
      </w:r>
      <w:del w:id="1117" w:author="Assessor GDSXSR" w:date="2026-10-31T19:47:04Z">
        <w:r>
          <w:rPr>
            <w:rFonts w:ascii="Arial" w:hAnsi="Arial" w:cs="Arial"/>
            <w:sz w:val="28"/>
            <w:szCs w:val="28"/>
          </w:rPr>
          <w:delText xml:space="preserve"> da calamidade</w:delText>
        </w:r>
      </w:del>
      <w:r>
        <w:rPr>
          <w:rFonts w:ascii="Arial" w:hAnsi="Arial" w:cs="Arial"/>
          <w:sz w:val="28"/>
          <w:szCs w:val="28"/>
        </w:rPr>
        <w:t xml:space="preserve"> já eram conhecidos </w:t>
      </w:r>
      <w:del w:id="1118" w:author="Assessor GDSXSR" w:date="2026-10-31T19:47:04Z">
        <w:r>
          <w:rPr>
            <w:rFonts w:ascii="Arial" w:hAnsi="Arial" w:cs="Arial"/>
            <w:sz w:val="28"/>
            <w:szCs w:val="28"/>
          </w:rPr>
          <w:delText xml:space="preserve">à época da</w:delText>
        </w:r>
      </w:del>
      <w:ins w:id="1119" w:author="Assessor GDSXSR" w:date="2026-10-31T19:47:04Z">
        <w:r>
          <w:rPr>
            <w:rFonts w:ascii="Arial" w:hAnsi="Arial" w:cs="Arial"/>
            <w:color w:val="808080"/>
            <w:sz w:val="28"/>
            <w:szCs w:val="28"/>
          </w:rPr>
          <w:t xml:space="preserve">na</w:t>
        </w:r>
      </w:ins>
      <w:r>
        <w:rPr>
          <w:rFonts w:ascii="Arial" w:hAnsi="Arial" w:cs="Arial"/>
          <w:sz w:val="28"/>
          <w:szCs w:val="28"/>
        </w:rPr>
        <w:t xml:space="preserve"> contratação</w:t>
      </w:r>
      <w:r>
        <w:rPr>
          <w:rFonts w:ascii="Arial" w:hAnsi="Arial" w:cs="Arial"/>
          <w:sz w:val="28"/>
          <w:szCs w:val="28"/>
        </w:rPr>
        <w:t xml:space="preserve">. </w:t>
      </w:r>
    </w:p>
    <w:p w14:paraId="1C6DD3A2" w14:textId="64F69D76" w:rsidR="0046277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Pr>
          <w:rFonts w:ascii="Arial" w:hAnsi="Arial" w:cs="Arial"/>
          <w:sz w:val="28"/>
          <w:szCs w:val="28"/>
        </w:rPr>
        <w:t xml:space="preserve">O atraso na entrega </w:t>
      </w:r>
      <w:del w:id="1120" w:author="Assessor GDSXSR" w:date="2026-10-31T19:47:04Z">
        <w:r>
          <w:rPr>
            <w:rFonts w:ascii="Arial" w:hAnsi="Arial" w:cs="Arial"/>
            <w:sz w:val="28"/>
            <w:szCs w:val="28"/>
          </w:rPr>
          <w:delText xml:space="preserve">do imóvel </w:delText>
        </w:r>
      </w:del>
      <w:r>
        <w:rPr>
          <w:rFonts w:ascii="Arial" w:hAnsi="Arial" w:cs="Arial"/>
          <w:sz w:val="28"/>
          <w:szCs w:val="28"/>
        </w:rPr>
        <w:t xml:space="preserve">gera indenização pela privação </w:t>
      </w:r>
      <w:del w:id="1121" w:author="Assessor GDSXSR" w:date="2026-10-31T19:47:04Z">
        <w:r>
          <w:rPr>
            <w:rFonts w:ascii="Arial" w:hAnsi="Arial" w:cs="Arial"/>
            <w:sz w:val="28"/>
            <w:szCs w:val="28"/>
          </w:rPr>
          <w:delText xml:space="preserve">de seu</w:delText>
        </w:r>
      </w:del>
      <w:ins w:id="1122" w:author="Assessor GDSXSR" w:date="2026-10-31T19:47:04Z">
        <w:r>
          <w:rPr>
            <w:rFonts w:ascii="Arial" w:hAnsi="Arial" w:cs="Arial"/>
            <w:color w:val="808080"/>
            <w:sz w:val="28"/>
            <w:szCs w:val="28"/>
          </w:rPr>
          <w:t xml:space="preserve">do</w:t>
        </w:r>
      </w:ins>
      <w:r>
        <w:rPr>
          <w:rFonts w:ascii="Arial" w:hAnsi="Arial" w:cs="Arial"/>
          <w:sz w:val="28"/>
          <w:szCs w:val="28"/>
        </w:rPr>
        <w:t xml:space="preserve"> uso, </w:t>
      </w:r>
      <w:del w:id="1123" w:author="Assessor GDSXSR" w:date="2026-10-31T19:47:04Z">
        <w:r>
          <w:rPr>
            <w:rFonts w:ascii="Arial" w:hAnsi="Arial" w:cs="Arial"/>
            <w:sz w:val="28"/>
            <w:szCs w:val="28"/>
          </w:rPr>
          <w:delText xml:space="preserve">independentemente</w:delText>
        </w:r>
      </w:del>
      <w:ins w:id="1124" w:author="Assessor GDSXSR" w:date="2026-10-31T19:47:04Z">
        <w:r>
          <w:rPr>
            <w:rFonts w:ascii="Arial" w:hAnsi="Arial" w:cs="Arial"/>
            <w:color w:val="808080"/>
            <w:sz w:val="28"/>
            <w:szCs w:val="28"/>
          </w:rPr>
          <w:t xml:space="preserve">ainda</w:t>
        </w:r>
      </w:ins>
      <w:r>
        <w:rPr>
          <w:rFonts w:ascii="Arial" w:hAnsi="Arial" w:cs="Arial"/>
          <w:sz w:val="28"/>
          <w:szCs w:val="28"/>
        </w:rPr>
        <w:t xml:space="preserve"> </w:t>
      </w:r>
      <w:del w:id="1125" w:author="Assessor GDSXSR" w:date="2026-10-31T19:47:04Z">
        <w:r>
          <w:rPr>
            <w:rFonts w:ascii="Arial" w:hAnsi="Arial" w:cs="Arial"/>
            <w:sz w:val="28"/>
            <w:szCs w:val="28"/>
          </w:rPr>
          <w:delText xml:space="preserve">de</w:delText>
        </w:r>
      </w:del>
      <w:ins w:id="1126" w:author="Assessor GDSXSR" w:date="2026-10-31T19:47:04Z">
        <w:r>
          <w:rPr>
            <w:rFonts w:ascii="Arial" w:hAnsi="Arial" w:cs="Arial"/>
            <w:color w:val="808080"/>
            <w:sz w:val="28"/>
            <w:szCs w:val="28"/>
          </w:rPr>
          <w:t xml:space="preserve">que</w:t>
        </w:r>
      </w:ins>
      <w:r>
        <w:rPr>
          <w:rFonts w:ascii="Arial" w:hAnsi="Arial" w:cs="Arial"/>
          <w:sz w:val="28"/>
          <w:szCs w:val="28"/>
        </w:rPr>
        <w:t xml:space="preserve"> </w:t>
      </w:r>
      <w:del w:id="1127" w:author="Assessor GDSXSR" w:date="2026-10-31T19:47:04Z">
        <w:r>
          <w:rPr>
            <w:rFonts w:ascii="Arial" w:hAnsi="Arial" w:cs="Arial"/>
            <w:sz w:val="28"/>
            <w:szCs w:val="28"/>
          </w:rPr>
          <w:delText xml:space="preserve">prova de destinação à locação. A</w:delText>
        </w:r>
      </w:del>
      <w:ins w:id="1128" w:author="Assessor GDSXSR" w:date="2026-10-31T19:47:04Z">
        <w:r>
          <w:rPr>
            <w:rFonts w:ascii="Arial" w:hAnsi="Arial" w:cs="Arial"/>
            <w:color w:val="808080"/>
            <w:sz w:val="28"/>
            <w:szCs w:val="28"/>
          </w:rPr>
          <w:t xml:space="preserve">a</w:t>
        </w:r>
      </w:ins>
      <w:r>
        <w:rPr>
          <w:rFonts w:ascii="Arial" w:hAnsi="Arial" w:cs="Arial"/>
          <w:sz w:val="28"/>
          <w:szCs w:val="28"/>
        </w:rPr>
        <w:t xml:space="preserve"> finalidade </w:t>
      </w:r>
      <w:ins w:id="1129" w:author="Assessor GDSXSR" w:date="2026-10-31T19:47:04Z">
        <w:r>
          <w:rPr>
            <w:rFonts w:ascii="Arial" w:hAnsi="Arial" w:cs="Arial"/>
            <w:color w:val="808080"/>
            <w:sz w:val="28"/>
            <w:szCs w:val="28"/>
          </w:rPr>
          <w:t xml:space="preserve">seja </w:t>
        </w:r>
      </w:ins>
      <w:r>
        <w:rPr>
          <w:rFonts w:ascii="Arial" w:hAnsi="Arial" w:cs="Arial"/>
          <w:sz w:val="28"/>
          <w:szCs w:val="28"/>
        </w:rPr>
        <w:t xml:space="preserve">residencial</w:t>
      </w:r>
      <w:del w:id="1130" w:author="Assessor GDSXSR" w:date="2026-10-31T19:47:04Z">
        <w:r>
          <w:rPr>
            <w:rFonts w:ascii="Arial" w:hAnsi="Arial" w:cs="Arial"/>
            <w:sz w:val="28"/>
            <w:szCs w:val="28"/>
          </w:rPr>
          <w:delText xml:space="preserve"> da unidade não exclui os lucros cessantes</w:delText>
        </w:r>
      </w:del>
      <w:r>
        <w:rPr>
          <w:rFonts w:ascii="Arial" w:hAnsi="Arial" w:cs="Arial"/>
          <w:sz w:val="28"/>
          <w:szCs w:val="28"/>
        </w:rPr>
        <w:t xml:space="preserve">, e a </w:t>
      </w:r>
      <w:del w:id="1131" w:author="Assessor GDSXSR" w:date="2026-10-31T19:47:04Z">
        <w:r>
          <w:rPr>
            <w:rFonts w:ascii="Arial" w:hAnsi="Arial" w:cs="Arial"/>
            <w:sz w:val="28"/>
            <w:szCs w:val="28"/>
          </w:rPr>
          <w:delText xml:space="preserve">indenização</w:delText>
        </w:r>
      </w:del>
      <w:ins w:id="1132" w:author="Assessor GDSXSR" w:date="2026-10-31T19:47:04Z">
        <w:r>
          <w:rPr>
            <w:rFonts w:ascii="Arial" w:hAnsi="Arial" w:cs="Arial"/>
            <w:color w:val="808080"/>
            <w:sz w:val="28"/>
            <w:szCs w:val="28"/>
          </w:rPr>
          <w:t xml:space="preserve">mensalidade</w:t>
        </w:r>
      </w:ins>
      <w:r>
        <w:rPr>
          <w:rFonts w:ascii="Arial" w:hAnsi="Arial" w:cs="Arial"/>
          <w:sz w:val="28"/>
          <w:szCs w:val="28"/>
        </w:rPr>
        <w:t xml:space="preserve"> </w:t>
      </w:r>
      <w:del w:id="1133" w:author="Assessor GDSXSR" w:date="2026-10-31T19:47:04Z">
        <w:r>
          <w:rPr>
            <w:rFonts w:ascii="Arial" w:hAnsi="Arial" w:cs="Arial"/>
            <w:sz w:val="28"/>
            <w:szCs w:val="28"/>
          </w:rPr>
          <w:delText xml:space="preserve">mensal correspondente a</w:delText>
        </w:r>
      </w:del>
      <w:ins w:id="1134" w:author="Assessor GDSXSR" w:date="2026-10-31T19:47:04Z">
        <w:r>
          <w:rPr>
            <w:rFonts w:ascii="Arial" w:hAnsi="Arial" w:cs="Arial"/>
            <w:color w:val="808080"/>
            <w:sz w:val="28"/>
            <w:szCs w:val="28"/>
          </w:rPr>
          <w:t xml:space="preserve">de</w:t>
        </w:r>
      </w:ins>
      <w:r>
        <w:rPr>
          <w:rFonts w:ascii="Arial" w:hAnsi="Arial" w:cs="Arial"/>
          <w:sz w:val="28"/>
          <w:szCs w:val="28"/>
        </w:rPr>
        <w:t xml:space="preserve"> 0,5% do valor atualizado do imóvel </w:t>
      </w:r>
      <w:del w:id="1135" w:author="Assessor GDSXSR" w:date="2026-10-31T19:47:04Z">
        <w:r>
          <w:rPr>
            <w:rFonts w:ascii="Arial" w:hAnsi="Arial" w:cs="Arial"/>
            <w:sz w:val="28"/>
            <w:szCs w:val="28"/>
          </w:rPr>
          <w:delText xml:space="preserve">constitui</w:delText>
        </w:r>
      </w:del>
      <w:ins w:id="1136" w:author="Assessor GDSXSR" w:date="2026-10-31T19:47:04Z">
        <w:r>
          <w:rPr>
            <w:rFonts w:ascii="Arial" w:hAnsi="Arial" w:cs="Arial"/>
            <w:color w:val="808080"/>
            <w:sz w:val="28"/>
            <w:szCs w:val="28"/>
          </w:rPr>
          <w:t xml:space="preserve">é</w:t>
        </w:r>
      </w:ins>
      <w:r>
        <w:rPr>
          <w:rFonts w:ascii="Arial" w:hAnsi="Arial" w:cs="Arial"/>
          <w:sz w:val="28"/>
          <w:szCs w:val="28"/>
        </w:rPr>
        <w:t xml:space="preserve"> estimativa razoável </w:t>
      </w:r>
      <w:del w:id="1137" w:author="Assessor GDSXSR" w:date="2026-10-31T19:47:04Z">
        <w:r>
          <w:rPr>
            <w:rFonts w:ascii="Arial" w:hAnsi="Arial" w:cs="Arial"/>
            <w:sz w:val="28"/>
            <w:szCs w:val="28"/>
          </w:rPr>
          <w:delText xml:space="preserve">de seu</w:delText>
        </w:r>
      </w:del>
      <w:ins w:id="1138" w:author="Assessor GDSXSR" w:date="2026-10-31T19:47:04Z">
        <w:r>
          <w:rPr>
            <w:rFonts w:ascii="Arial" w:hAnsi="Arial" w:cs="Arial"/>
            <w:color w:val="808080"/>
            <w:sz w:val="28"/>
            <w:szCs w:val="28"/>
          </w:rPr>
          <w:t xml:space="preserve">do</w:t>
        </w:r>
      </w:ins>
      <w:r>
        <w:rPr>
          <w:rFonts w:ascii="Arial" w:hAnsi="Arial" w:cs="Arial"/>
          <w:sz w:val="28"/>
          <w:szCs w:val="28"/>
        </w:rPr>
        <w:t xml:space="preserve"> valor locatício</w:t>
      </w:r>
      <w:del w:id="1139" w:author="Assessor GDSXSR" w:date="2026-10-31T19:47:04Z">
        <w:r>
          <w:rPr>
            <w:rFonts w:ascii="Arial" w:hAnsi="Arial" w:cs="Arial"/>
            <w:sz w:val="28"/>
            <w:szCs w:val="28"/>
          </w:rPr>
          <w:delText xml:space="preserve"> durante a mora</w:delText>
        </w:r>
      </w:del>
      <w:r>
        <w:rPr>
          <w:rFonts w:ascii="Arial" w:hAnsi="Arial" w:cs="Arial"/>
          <w:sz w:val="28"/>
          <w:szCs w:val="28"/>
        </w:rPr>
        <w:t xml:space="preserve">.</w:t>
      </w:r>
    </w:p>
    <w:p w14:paraId="79D10937" w14:textId="2B9BFCF3" w:rsidR="0046277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del w:id="1140" w:author="Assessor GDSXSR" w:date="2026-10-31T19:47:04Z">
        <w:r>
          <w:rPr>
            <w:rFonts w:ascii="Arial" w:hAnsi="Arial" w:cs="Arial"/>
            <w:sz w:val="28"/>
            <w:szCs w:val="28"/>
          </w:rPr>
          <w:delText xml:space="preserve">Após</w:delText>
        </w:r>
      </w:del>
      <w:ins w:id="1141" w:author="Assessor GDSXSR" w:date="2026-10-31T19:47:04Z">
        <w:r>
          <w:rPr>
            <w:rFonts w:ascii="Arial" w:hAnsi="Arial" w:cs="Arial"/>
            <w:color w:val="808080"/>
            <w:sz w:val="28"/>
            <w:szCs w:val="28"/>
          </w:rPr>
          <w:t xml:space="preserve">Encerrado</w:t>
        </w:r>
      </w:ins>
      <w:r>
        <w:rPr>
          <w:rFonts w:ascii="Arial" w:hAnsi="Arial" w:cs="Arial"/>
          <w:sz w:val="28"/>
          <w:szCs w:val="28"/>
        </w:rPr>
        <w:t xml:space="preserve"> o </w:t>
      </w:r>
      <w:del w:id="1142" w:author="Assessor GDSXSR" w:date="2026-10-31T19:47:04Z">
        <w:r>
          <w:rPr>
            <w:rFonts w:ascii="Arial" w:hAnsi="Arial" w:cs="Arial"/>
            <w:sz w:val="28"/>
            <w:szCs w:val="28"/>
          </w:rPr>
          <w:delText xml:space="preserve">término do </w:delText>
        </w:r>
      </w:del>
      <w:r>
        <w:rPr>
          <w:rFonts w:ascii="Arial" w:hAnsi="Arial" w:cs="Arial"/>
          <w:sz w:val="28"/>
          <w:szCs w:val="28"/>
        </w:rPr>
        <w:t xml:space="preserve">prazo </w:t>
      </w:r>
      <w:del w:id="1143" w:author="Assessor GDSXSR" w:date="2026-10-31T19:47:04Z">
        <w:r>
          <w:rPr>
            <w:rFonts w:ascii="Arial" w:hAnsi="Arial" w:cs="Arial"/>
            <w:sz w:val="28"/>
            <w:szCs w:val="28"/>
          </w:rPr>
          <w:delText xml:space="preserve">contratual</w:delText>
        </w:r>
      </w:del>
      <w:ins w:id="1144" w:author="Assessor GDSXSR" w:date="2026-10-31T19:47:04Z">
        <w:r>
          <w:rPr>
            <w:rFonts w:ascii="Arial" w:hAnsi="Arial" w:cs="Arial"/>
            <w:color w:val="808080"/>
            <w:sz w:val="28"/>
            <w:szCs w:val="28"/>
          </w:rPr>
          <w:t xml:space="preserve">de entrega</w:t>
        </w:r>
      </w:ins>
      <w:r>
        <w:rPr>
          <w:rFonts w:ascii="Arial" w:hAnsi="Arial" w:cs="Arial"/>
          <w:sz w:val="28"/>
          <w:szCs w:val="28"/>
        </w:rPr>
        <w:t xml:space="preserve">, incluída a tolerância</w:t>
      </w:r>
      <w:del w:id="1145" w:author="Assessor GDSXSR" w:date="2026-10-31T19:47:04Z">
        <w:r>
          <w:rPr>
            <w:rFonts w:ascii="Arial" w:hAnsi="Arial" w:cs="Arial"/>
            <w:sz w:val="28"/>
            <w:szCs w:val="28"/>
          </w:rPr>
          <w:delText xml:space="preserve"> válida</w:delText>
        </w:r>
      </w:del>
      <w:r>
        <w:rPr>
          <w:rFonts w:ascii="Arial" w:hAnsi="Arial" w:cs="Arial"/>
          <w:sz w:val="28"/>
          <w:szCs w:val="28"/>
        </w:rPr>
        <w:t xml:space="preserve">, os juros de obra não podem ser transferidos ao adquirente</w:t>
      </w:r>
      <w:del w:id="1146" w:author="Assessor GDSXSR" w:date="2026-10-31T19:47:04Z">
        <w:r>
          <w:rPr>
            <w:rFonts w:ascii="Arial" w:hAnsi="Arial" w:cs="Arial"/>
            <w:sz w:val="28"/>
            <w:szCs w:val="28"/>
          </w:rPr>
          <w:delText xml:space="preserve">.</w:delText>
        </w:r>
      </w:del>
      <w:ins w:id="1147" w:author="Assessor GDSXSR" w:date="2026-10-31T19:47:04Z">
        <w:r>
          <w:rPr>
            <w:rFonts w:ascii="Arial" w:hAnsi="Arial" w:cs="Arial"/>
            <w:color w:val="808080"/>
            <w:sz w:val="28"/>
            <w:szCs w:val="28"/>
          </w:rPr>
          <w:t xml:space="preserve">,</w:t>
        </w:r>
      </w:ins>
      <w:r>
        <w:rPr>
          <w:rFonts w:ascii="Arial" w:hAnsi="Arial" w:cs="Arial"/>
          <w:sz w:val="28"/>
          <w:szCs w:val="28"/>
        </w:rPr>
        <w:t xml:space="preserve"> </w:t>
      </w:r>
      <w:del w:id="1148" w:author="Assessor GDSXSR" w:date="2026-10-31T19:47:04Z">
        <w:r>
          <w:rPr>
            <w:rFonts w:ascii="Arial" w:hAnsi="Arial" w:cs="Arial"/>
            <w:sz w:val="28"/>
            <w:szCs w:val="28"/>
          </w:rPr>
          <w:delText xml:space="preserve">O</w:delText>
        </w:r>
      </w:del>
      <w:ins w:id="1149" w:author="Assessor GDSXSR" w:date="2026-10-31T19:47:04Z">
        <w:r>
          <w:rPr>
            <w:rFonts w:ascii="Arial" w:hAnsi="Arial" w:cs="Arial"/>
            <w:color w:val="808080"/>
            <w:sz w:val="28"/>
            <w:szCs w:val="28"/>
          </w:rPr>
          <w:t xml:space="preserve">e o</w:t>
        </w:r>
      </w:ins>
      <w:r>
        <w:rPr>
          <w:rFonts w:ascii="Arial" w:hAnsi="Arial" w:cs="Arial"/>
          <w:sz w:val="28"/>
          <w:szCs w:val="28"/>
        </w:rPr>
        <w:t xml:space="preserve"> ressarcimento </w:t>
      </w:r>
      <w:ins w:id="1150" w:author="Assessor GDSXSR" w:date="2026-10-31T19:47:04Z">
        <w:r>
          <w:rPr>
            <w:rFonts w:ascii="Arial" w:hAnsi="Arial" w:cs="Arial"/>
            <w:color w:val="808080"/>
            <w:sz w:val="28"/>
            <w:szCs w:val="28"/>
          </w:rPr>
          <w:t xml:space="preserve">se </w:t>
        </w:r>
      </w:ins>
      <w:r>
        <w:rPr>
          <w:rFonts w:ascii="Arial" w:hAnsi="Arial" w:cs="Arial"/>
          <w:sz w:val="28"/>
          <w:szCs w:val="28"/>
        </w:rPr>
        <w:t xml:space="preserve">limita</w:t>
      </w:r>
      <w:del w:id="1151" w:author="Assessor GDSXSR" w:date="2026-10-31T19:47:04Z">
        <w:r>
          <w:rPr>
            <w:rFonts w:ascii="Arial" w:hAnsi="Arial" w:cs="Arial"/>
            <w:sz w:val="28"/>
            <w:szCs w:val="28"/>
          </w:rPr>
          <w:delText xml:space="preserve">-se</w:delText>
        </w:r>
      </w:del>
      <w:r>
        <w:rPr>
          <w:rFonts w:ascii="Arial" w:hAnsi="Arial" w:cs="Arial"/>
          <w:sz w:val="28"/>
          <w:szCs w:val="28"/>
        </w:rPr>
        <w:t xml:space="preserve"> aos valores comprovadamente pagos</w:t>
      </w:r>
      <w:del w:id="1152" w:author="Assessor GDSXSR" w:date="2026-10-31T19:47:04Z">
        <w:r>
          <w:rPr>
            <w:rFonts w:ascii="Arial" w:hAnsi="Arial" w:cs="Arial"/>
            <w:sz w:val="28"/>
            <w:szCs w:val="28"/>
          </w:rPr>
          <w:delText xml:space="preserve"> sob essa rubrica</w:delText>
        </w:r>
      </w:del>
      <w:r>
        <w:rPr>
          <w:rFonts w:ascii="Arial" w:hAnsi="Arial" w:cs="Arial"/>
          <w:sz w:val="28"/>
          <w:szCs w:val="28"/>
        </w:rPr>
        <w:t xml:space="preserve"> durante a mora, com exclusão </w:t>
      </w:r>
      <w:del w:id="1153" w:author="Assessor GDSXSR" w:date="2026-10-31T19:47:04Z">
        <w:r>
          <w:rPr>
            <w:rFonts w:ascii="Arial" w:hAnsi="Arial" w:cs="Arial"/>
            <w:sz w:val="28"/>
            <w:szCs w:val="28"/>
          </w:rPr>
          <w:delText xml:space="preserve">da</w:delText>
        </w:r>
      </w:del>
      <w:ins w:id="1154" w:author="Assessor GDSXSR" w:date="2026-10-31T19:47:04Z">
        <w:r>
          <w:rPr>
            <w:rFonts w:ascii="Arial" w:hAnsi="Arial" w:cs="Arial"/>
            <w:color w:val="808080"/>
            <w:sz w:val="28"/>
            <w:szCs w:val="28"/>
          </w:rPr>
          <w:t xml:space="preserve">de</w:t>
        </w:r>
      </w:ins>
      <w:r>
        <w:rPr>
          <w:rFonts w:ascii="Arial" w:hAnsi="Arial" w:cs="Arial"/>
          <w:sz w:val="28"/>
          <w:szCs w:val="28"/>
        </w:rPr>
        <w:t xml:space="preserve"> amortização, </w:t>
      </w:r>
      <w:del w:id="1155" w:author="Assessor GDSXSR" w:date="2026-10-31T19:47:04Z">
        <w:r>
          <w:rPr>
            <w:rFonts w:ascii="Arial" w:hAnsi="Arial" w:cs="Arial"/>
            <w:sz w:val="28"/>
            <w:szCs w:val="28"/>
          </w:rPr>
          <w:delText xml:space="preserve">dos </w:delText>
        </w:r>
      </w:del>
      <w:r>
        <w:rPr>
          <w:rFonts w:ascii="Arial" w:hAnsi="Arial" w:cs="Arial"/>
          <w:sz w:val="28"/>
          <w:szCs w:val="28"/>
        </w:rPr>
        <w:t xml:space="preserve">seguros</w:t>
      </w:r>
      <w:del w:id="1156" w:author="Assessor GDSXSR" w:date="2026-10-31T19:47:04Z">
        <w:r>
          <w:rPr>
            <w:rFonts w:ascii="Arial" w:hAnsi="Arial" w:cs="Arial"/>
            <w:sz w:val="28"/>
            <w:szCs w:val="28"/>
          </w:rPr>
          <w:delText xml:space="preserve">, das taxas</w:delText>
        </w:r>
      </w:del>
      <w:r>
        <w:rPr>
          <w:rFonts w:ascii="Arial" w:hAnsi="Arial" w:cs="Arial"/>
          <w:sz w:val="28"/>
          <w:szCs w:val="28"/>
        </w:rPr>
        <w:t xml:space="preserve"> e </w:t>
      </w:r>
      <w:del w:id="1157" w:author="Assessor GDSXSR" w:date="2026-10-31T19:47:04Z">
        <w:r>
          <w:rPr>
            <w:rFonts w:ascii="Arial" w:hAnsi="Arial" w:cs="Arial"/>
            <w:sz w:val="28"/>
            <w:szCs w:val="28"/>
          </w:rPr>
          <w:delText xml:space="preserve">dos demais encargos de natureza distinta</w:delText>
        </w:r>
      </w:del>
      <w:ins w:id="1158" w:author="Assessor GDSXSR" w:date="2026-10-31T19:47:04Z">
        <w:r>
          <w:rPr>
            <w:rFonts w:ascii="Arial" w:hAnsi="Arial" w:cs="Arial"/>
            <w:color w:val="808080"/>
            <w:sz w:val="28"/>
            <w:szCs w:val="28"/>
          </w:rPr>
          <w:t xml:space="preserve">taxas</w:t>
        </w:r>
      </w:ins>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6BFAE611" w:rsidR="00886ABA" w:rsidRPr="00E87018" w:rsidRDefault="0046277A"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10</w:t>
      </w:r>
      <w:r w:rsidR="00886ABA" w:rsidRPr="64E63EB0">
        <w:rPr>
          <w:rFonts w:ascii="Arial" w:hAnsi="Arial" w:cs="Arial"/>
          <w:sz w:val="28"/>
          <w:szCs w:val="28"/>
        </w:rPr>
        <w:t xml:space="preserve">. </w:t>
      </w:r>
      <w:r>
        <w:rPr>
          <w:rFonts w:ascii="Arial" w:hAnsi="Arial" w:cs="Arial"/>
          <w:sz w:val="28"/>
          <w:szCs w:val="28"/>
        </w:rPr>
        <w:t>D</w:t>
      </w:r>
      <w:r w:rsidR="00886ABA" w:rsidRPr="64E63EB0">
        <w:rPr>
          <w:rFonts w:ascii="Arial" w:eastAsia="Arial" w:hAnsi="Arial" w:cs="Arial"/>
          <w:color w:val="000000" w:themeColor="text1"/>
          <w:sz w:val="28"/>
          <w:szCs w:val="28"/>
        </w:rPr>
        <w:t>eu-se</w:t>
      </w:r>
      <w:r>
        <w:rPr>
          <w:rFonts w:ascii="Arial" w:eastAsia="Arial" w:hAnsi="Arial" w:cs="Arial"/>
          <w:color w:val="000000" w:themeColor="text1"/>
          <w:sz w:val="28"/>
          <w:szCs w:val="28"/>
        </w:rPr>
        <w:t xml:space="preserve"> </w:t>
      </w:r>
      <w:r w:rsidR="00886ABA" w:rsidRPr="64E63EB0">
        <w:rPr>
          <w:rFonts w:ascii="Arial" w:eastAsia="Arial" w:hAnsi="Arial" w:cs="Arial"/>
          <w:color w:val="000000" w:themeColor="text1"/>
          <w:sz w:val="28"/>
          <w:szCs w:val="28"/>
        </w:rPr>
        <w:t>parcial provimento ao apelo d</w:t>
      </w:r>
      <w:r>
        <w:rPr>
          <w:rFonts w:ascii="Arial" w:eastAsia="Arial" w:hAnsi="Arial" w:cs="Arial"/>
          <w:color w:val="000000" w:themeColor="text1"/>
          <w:sz w:val="28"/>
          <w:szCs w:val="28"/>
        </w:rPr>
        <w:t>as rés.</w:t>
      </w:r>
      <w:r w:rsidR="00886ABA" w:rsidRPr="64E63EB0">
        <w:rPr>
          <w:rFonts w:ascii="Arial" w:eastAsia="Arial" w:hAnsi="Arial" w:cs="Arial"/>
          <w:color w:val="000000" w:themeColor="text1"/>
          <w:sz w:val="28"/>
          <w:szCs w:val="28"/>
        </w:rPr>
        <w:t xml:space="preserve"> </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4E097379" w14:textId="77777777" w:rsidR="0046277A" w:rsidRPr="00DB2319" w:rsidRDefault="00886ABA" w:rsidP="0046277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 art. 30</w:t>
      </w:r>
      <w:ins w:id="1165" w:author="Assessor GDSXSR" w:date="2026-10-31T19:47:04Z">
        <w:r>
          <w:rPr>
            <w:rFonts w:ascii="Arial" w:eastAsia="Arial" w:hAnsi="Arial" w:cs="Arial"/>
            <w:color w:val="808080"/>
            <w:sz w:val="26"/>
            <w:szCs w:val="26"/>
          </w:rPr>
          <w:t xml:space="preserve">; CPC, art</w:t>
        </w:r>
      </w:ins>
      <w:r>
        <w:rPr>
          <w:rFonts w:ascii="Arial" w:eastAsia="Arial" w:hAnsi="Arial" w:cs="Arial"/>
          <w:color w:val="000000" w:themeColor="text1"/>
          <w:sz w:val="26"/>
          <w:szCs w:val="26"/>
        </w:rPr>
        <w:t xml:space="preserve">.</w:t>
      </w:r>
      <w:ins w:id="1166" w:author="Assessor GDSXSR" w:date="2026-10-31T19:47:04Z">
        <w:r>
          <w:rPr>
            <w:rFonts w:ascii="Arial" w:eastAsia="Arial" w:hAnsi="Arial" w:cs="Arial"/>
            <w:color w:val="808080"/>
            <w:sz w:val="26"/>
            <w:szCs w:val="26"/>
          </w:rPr>
          <w:t xml:space="preserve"> 85, § 11.</w:t>
        </w:r>
      </w:ins>
    </w:p>
    <w:p w14:paraId="43D43365" w14:textId="36A8A56C" w:rsidR="00886ABA" w:rsidRPr="00DB2319"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color w:val="000000" w:themeColor="text1"/>
          <w:sz w:val="26"/>
          <w:szCs w:val="26"/>
          <w:rPrChange w:id="1167" w:author="Assessor GDSXSR" w:date="2026-10-31T19:47:04Z">
            <w:rPr>
              <w:rFonts w:ascii="Arial" w:eastAsia="Arial" w:hAnsi="Arial" w:cs="Arial"/>
              <w:color w:val="000000" w:themeColor="text1"/>
              <w:sz w:val="26"/>
              <w:szCs w:val="26"/>
            </w:rPr>
          </w:rPrChange>
        </w:rPr>
        <w:t xml:space="preserve">Jurisprudência relevante citada:</w:t>
      </w:r>
      <w:r>
        <w:rPr>
          <w:rFonts w:ascii="Arial" w:eastAsia="Arial" w:hAnsi="Arial" w:cs="Arial"/>
          <w:color w:val="000000" w:themeColor="text1"/>
          <w:sz w:val="26"/>
          <w:szCs w:val="26"/>
        </w:rPr>
        <w:t xml:space="preserve"> </w:t>
      </w:r>
      <w:del w:id="1168" w:author="Assessor GDSXSR" w:date="2026-10-31T19:47:04Z">
        <w:r>
          <w:rPr>
            <w:rFonts w:ascii="Arial" w:eastAsia="Arial" w:hAnsi="Arial" w:cs="Arial"/>
            <w:color w:val="000000" w:themeColor="text1"/>
            <w:sz w:val="26"/>
            <w:szCs w:val="26"/>
          </w:rPr>
          <w:delText xml:space="preserve">TJDFT</w:delText>
        </w:r>
      </w:del>
      <w:ins w:id="1169" w:author="Assessor GDSXSR" w:date="2026-10-31T19:47:04Z">
        <w:r>
          <w:rPr>
            <w:rFonts w:ascii="Arial" w:eastAsia="Arial" w:hAnsi="Arial" w:cs="Arial"/>
            <w:color w:val="808080"/>
            <w:sz w:val="26"/>
            <w:szCs w:val="26"/>
          </w:rPr>
          <w:t xml:space="preserve">STJ</w:t>
        </w:r>
      </w:ins>
      <w:r>
        <w:rPr>
          <w:rFonts w:ascii="Arial" w:eastAsia="Arial" w:hAnsi="Arial" w:cs="Arial"/>
          <w:color w:val="000000" w:themeColor="text1"/>
          <w:sz w:val="26"/>
          <w:szCs w:val="26"/>
        </w:rPr>
        <w:t xml:space="preserve">, </w:t>
      </w:r>
      <w:del w:id="1170" w:author="Assessor GDSXSR" w:date="2026-10-31T19:47:04Z">
        <w:r>
          <w:rPr>
            <w:rFonts w:ascii="Arial" w:eastAsia="Arial" w:hAnsi="Arial" w:cs="Arial"/>
            <w:color w:val="000000" w:themeColor="text1"/>
            <w:sz w:val="26"/>
            <w:szCs w:val="26"/>
          </w:rPr>
          <w:delText xml:space="preserve">Acórdão</w:delText>
        </w:r>
      </w:del>
      <w:ins w:id="1171" w:author="Assessor GDSXSR" w:date="2026-10-31T19:47:04Z">
        <w:r>
          <w:rPr>
            <w:rFonts w:ascii="Arial" w:eastAsia="Arial" w:hAnsi="Arial" w:cs="Arial"/>
            <w:color w:val="808080"/>
            <w:sz w:val="26"/>
            <w:szCs w:val="26"/>
          </w:rPr>
          <w:t xml:space="preserve">REsp</w:t>
        </w:r>
      </w:ins>
      <w:r>
        <w:rPr>
          <w:rFonts w:ascii="Arial" w:eastAsia="Arial" w:hAnsi="Arial" w:cs="Arial"/>
          <w:color w:val="000000" w:themeColor="text1"/>
          <w:sz w:val="26"/>
          <w:szCs w:val="26"/>
        </w:rPr>
        <w:t xml:space="preserve"> </w:t>
      </w:r>
      <w:del w:id="1172" w:author="Assessor GDSXSR" w:date="2026-10-31T19:47:04Z">
        <w:r>
          <w:rPr>
            <w:rFonts w:ascii="Arial" w:eastAsia="Arial" w:hAnsi="Arial" w:cs="Arial"/>
            <w:color w:val="000000" w:themeColor="text1"/>
            <w:sz w:val="26"/>
            <w:szCs w:val="26"/>
          </w:rPr>
          <w:delText xml:space="preserve">1970935,</w:delText>
        </w:r>
      </w:del>
      <w:ins w:id="1173" w:author="Assessor GDSXSR" w:date="2026-10-31T19:47:04Z">
        <w:r>
          <w:rPr>
            <w:rFonts w:ascii="Arial" w:eastAsia="Arial" w:hAnsi="Arial" w:cs="Arial"/>
            <w:color w:val="808080"/>
            <w:sz w:val="26"/>
            <w:szCs w:val="26"/>
          </w:rPr>
          <w:t xml:space="preserve">nº</w:t>
        </w:r>
      </w:ins>
      <w:r>
        <w:rPr>
          <w:rFonts w:ascii="Arial" w:eastAsia="Arial" w:hAnsi="Arial" w:cs="Arial"/>
          <w:color w:val="000000" w:themeColor="text1"/>
          <w:sz w:val="26"/>
          <w:szCs w:val="26"/>
        </w:rPr>
        <w:t xml:space="preserve"> </w:t>
      </w:r>
      <w:del w:id="1174" w:author="Assessor GDSXSR" w:date="2026-10-31T19:47:04Z">
        <w:r>
          <w:rPr>
            <w:rFonts w:ascii="Arial" w:eastAsia="Arial" w:hAnsi="Arial" w:cs="Arial"/>
            <w:color w:val="000000" w:themeColor="text1"/>
            <w:sz w:val="26"/>
            <w:szCs w:val="26"/>
          </w:rPr>
          <w:delText xml:space="preserve">RI</w:delText>
        </w:r>
        <w:r>
          <w:rPr>
            <w:rFonts w:ascii="Arial" w:eastAsia="Arial" w:hAnsi="Arial" w:cs="Arial"/>
            <w:color w:val="000000" w:themeColor="text1"/>
            <w:sz w:val="26"/>
            <w:szCs w:val="26"/>
          </w:rPr>
          <w:delText xml:space="preserve"> 0773294-87</w:delText>
        </w:r>
      </w:del>
      <w:ins w:id="1175" w:author="Assessor GDSXSR" w:date="2026-10-31T19:47:04Z">
        <w:r>
          <w:rPr>
            <w:rFonts w:ascii="Arial" w:eastAsia="Arial" w:hAnsi="Arial" w:cs="Arial"/>
            <w:color w:val="808080"/>
            <w:sz w:val="26"/>
            <w:szCs w:val="26"/>
          </w:rPr>
          <w:t xml:space="preserve">1</w:t>
        </w:r>
      </w:ins>
      <w:r>
        <w:rPr>
          <w:rFonts w:ascii="Arial" w:eastAsia="Arial" w:hAnsi="Arial" w:cs="Arial"/>
          <w:color w:val="000000" w:themeColor="text1"/>
          <w:sz w:val="26"/>
          <w:szCs w:val="26"/>
        </w:rPr>
        <w:t xml:space="preserve">.</w:t>
      </w:r>
      <w:del w:id="1176" w:author="Assessor GDSXSR" w:date="2026-10-31T19:47:04Z">
        <w:r>
          <w:rPr>
            <w:rFonts w:ascii="Arial" w:eastAsia="Arial" w:hAnsi="Arial" w:cs="Arial"/>
            <w:color w:val="000000" w:themeColor="text1"/>
            <w:sz w:val="26"/>
            <w:szCs w:val="26"/>
          </w:rPr>
          <w:delText xml:space="preserve">2024</w:delText>
        </w:r>
      </w:del>
      <w:ins w:id="1177" w:author="Assessor GDSXSR" w:date="2026-10-31T19:47:04Z">
        <w:r>
          <w:rPr>
            <w:rFonts w:ascii="Arial" w:eastAsia="Arial" w:hAnsi="Arial" w:cs="Arial"/>
            <w:color w:val="808080"/>
            <w:sz w:val="26"/>
            <w:szCs w:val="26"/>
          </w:rPr>
          <w:t xml:space="preserve">729</w:t>
        </w:r>
      </w:ins>
      <w:r>
        <w:rPr>
          <w:rFonts w:ascii="Arial" w:eastAsia="Arial" w:hAnsi="Arial" w:cs="Arial"/>
          <w:color w:val="000000" w:themeColor="text1"/>
          <w:sz w:val="26"/>
          <w:szCs w:val="26"/>
        </w:rPr>
        <w:t xml:space="preserve">.</w:t>
      </w:r>
      <w:del w:id="1178" w:author="Assessor GDSXSR" w:date="2026-10-31T19:47:04Z">
        <w:r>
          <w:rPr>
            <w:rFonts w:ascii="Arial" w:eastAsia="Arial" w:hAnsi="Arial" w:cs="Arial"/>
            <w:color w:val="000000" w:themeColor="text1"/>
            <w:sz w:val="26"/>
            <w:szCs w:val="26"/>
          </w:rPr>
          <w:delText xml:space="preserve">8.07.0016</w:delText>
        </w:r>
      </w:del>
      <w:ins w:id="1179" w:author="Assessor GDSXSR" w:date="2026-10-31T19:47:04Z">
        <w:r>
          <w:rPr>
            <w:rFonts w:ascii="Arial" w:eastAsia="Arial" w:hAnsi="Arial" w:cs="Arial"/>
            <w:color w:val="808080"/>
            <w:sz w:val="26"/>
            <w:szCs w:val="26"/>
          </w:rPr>
          <w:t xml:space="preserve">593/SP</w:t>
        </w:r>
      </w:ins>
      <w:r>
        <w:rPr>
          <w:rFonts w:ascii="Arial" w:eastAsia="Arial" w:hAnsi="Arial" w:cs="Arial"/>
          <w:color w:val="000000" w:themeColor="text1"/>
          <w:sz w:val="26"/>
          <w:szCs w:val="26"/>
        </w:rPr>
        <w:t xml:space="preserve">, Rel</w:t>
      </w:r>
      <w:del w:id="1180" w:author="Assessor GDSXSR" w:date="2026-10-31T19:47:04Z">
        <w:r>
          <w:rPr>
            <w:rFonts w:ascii="Arial" w:eastAsia="Arial" w:hAnsi="Arial" w:cs="Arial"/>
            <w:color w:val="000000" w:themeColor="text1"/>
            <w:sz w:val="26"/>
            <w:szCs w:val="26"/>
          </w:rPr>
          <w:delText xml:space="preserve">(a)</w:delText>
        </w:r>
      </w:del>
      <w:r>
        <w:rPr>
          <w:rFonts w:ascii="Arial" w:eastAsia="Arial" w:hAnsi="Arial" w:cs="Arial"/>
          <w:color w:val="000000" w:themeColor="text1"/>
          <w:sz w:val="26"/>
          <w:szCs w:val="26"/>
        </w:rPr>
        <w:t xml:space="preserve">. </w:t>
      </w:r>
      <w:del w:id="1181" w:author="Assessor GDSXSR" w:date="2026-10-31T19:47:04Z">
        <w:r>
          <w:rPr>
            <w:rFonts w:ascii="Arial" w:eastAsia="Arial" w:hAnsi="Arial" w:cs="Arial"/>
            <w:color w:val="000000" w:themeColor="text1"/>
            <w:sz w:val="26"/>
            <w:szCs w:val="26"/>
          </w:rPr>
          <w:delText xml:space="preserve">Juíza</w:delText>
        </w:r>
      </w:del>
      <w:ins w:id="1182" w:author="Assessor GDSXSR" w:date="2026-10-31T19:47:04Z">
        <w:r>
          <w:rPr>
            <w:rFonts w:ascii="Arial" w:eastAsia="Arial" w:hAnsi="Arial" w:cs="Arial"/>
            <w:color w:val="808080"/>
            <w:sz w:val="26"/>
            <w:szCs w:val="26"/>
          </w:rPr>
          <w:t xml:space="preserve">Min.</w:t>
        </w:r>
      </w:ins>
      <w:r>
        <w:rPr>
          <w:rFonts w:ascii="Arial" w:eastAsia="Arial" w:hAnsi="Arial" w:cs="Arial"/>
          <w:color w:val="000000" w:themeColor="text1"/>
          <w:sz w:val="26"/>
          <w:szCs w:val="26"/>
        </w:rPr>
        <w:t xml:space="preserve"> </w:t>
      </w:r>
      <w:del w:id="1183" w:author="Assessor GDSXSR" w:date="2026-10-31T19:47:04Z">
        <w:r>
          <w:rPr>
            <w:rFonts w:ascii="Arial" w:eastAsia="Arial" w:hAnsi="Arial" w:cs="Arial"/>
            <w:color w:val="000000" w:themeColor="text1"/>
            <w:sz w:val="26"/>
            <w:szCs w:val="26"/>
          </w:rPr>
          <w:delText xml:space="preserve">Margareth</w:delText>
        </w:r>
      </w:del>
      <w:ins w:id="1184" w:author="Assessor GDSXSR" w:date="2026-10-31T19:47:04Z">
        <w:r>
          <w:rPr>
            <w:rFonts w:ascii="Arial" w:eastAsia="Arial" w:hAnsi="Arial" w:cs="Arial"/>
            <w:color w:val="808080"/>
            <w:sz w:val="26"/>
            <w:szCs w:val="26"/>
          </w:rPr>
          <w:t xml:space="preserve">Marco</w:t>
        </w:r>
      </w:ins>
      <w:r>
        <w:rPr>
          <w:rFonts w:ascii="Arial" w:eastAsia="Arial" w:hAnsi="Arial" w:cs="Arial"/>
          <w:color w:val="000000" w:themeColor="text1"/>
          <w:sz w:val="26"/>
          <w:szCs w:val="26"/>
        </w:rPr>
        <w:t xml:space="preserve"> </w:t>
      </w:r>
      <w:del w:id="1185" w:author="Assessor GDSXSR" w:date="2026-10-31T19:47:04Z">
        <w:r>
          <w:rPr>
            <w:rFonts w:ascii="Arial" w:eastAsia="Arial" w:hAnsi="Arial" w:cs="Arial"/>
            <w:color w:val="000000" w:themeColor="text1"/>
            <w:sz w:val="26"/>
            <w:szCs w:val="26"/>
          </w:rPr>
          <w:delText xml:space="preserve">Cristina</w:delText>
        </w:r>
      </w:del>
      <w:ins w:id="1186" w:author="Assessor GDSXSR" w:date="2026-10-31T19:47:04Z">
        <w:r>
          <w:rPr>
            <w:rFonts w:ascii="Arial" w:eastAsia="Arial" w:hAnsi="Arial" w:cs="Arial"/>
            <w:color w:val="808080"/>
            <w:sz w:val="26"/>
            <w:szCs w:val="26"/>
          </w:rPr>
          <w:t xml:space="preserve">Aurélio</w:t>
        </w:r>
      </w:ins>
      <w:r>
        <w:rPr>
          <w:rFonts w:ascii="Arial" w:eastAsia="Arial" w:hAnsi="Arial" w:cs="Arial"/>
          <w:color w:val="000000" w:themeColor="text1"/>
          <w:sz w:val="26"/>
          <w:szCs w:val="26"/>
        </w:rPr>
        <w:t xml:space="preserve"> </w:t>
      </w:r>
      <w:del w:id="1187" w:author="Assessor GDSXSR" w:date="2026-10-31T19:47:04Z">
        <w:r>
          <w:rPr>
            <w:rFonts w:ascii="Arial" w:eastAsia="Arial" w:hAnsi="Arial" w:cs="Arial"/>
            <w:color w:val="000000" w:themeColor="text1"/>
            <w:sz w:val="26"/>
            <w:szCs w:val="26"/>
          </w:rPr>
          <w:delText xml:space="preserve">Becker</w:delText>
        </w:r>
      </w:del>
      <w:ins w:id="1188" w:author="Assessor GDSXSR" w:date="2026-10-31T19:47:04Z">
        <w:r>
          <w:rPr>
            <w:rFonts w:ascii="Arial" w:eastAsia="Arial" w:hAnsi="Arial" w:cs="Arial"/>
            <w:color w:val="808080"/>
            <w:sz w:val="26"/>
            <w:szCs w:val="26"/>
          </w:rPr>
          <w:t xml:space="preserve">Bellizze</w:t>
        </w:r>
      </w:ins>
      <w:r>
        <w:rPr>
          <w:rFonts w:ascii="Arial" w:eastAsia="Arial" w:hAnsi="Arial" w:cs="Arial"/>
          <w:color w:val="000000" w:themeColor="text1"/>
          <w:sz w:val="26"/>
          <w:szCs w:val="26"/>
        </w:rPr>
        <w:t xml:space="preserve">, </w:t>
      </w:r>
      <w:del w:id="1189" w:author="Assessor GDSXSR" w:date="2026-10-31T19:47:04Z">
        <w:r>
          <w:rPr>
            <w:rFonts w:ascii="Arial" w:eastAsia="Arial" w:hAnsi="Arial" w:cs="Arial"/>
            <w:color w:val="000000" w:themeColor="text1"/>
            <w:sz w:val="26"/>
            <w:szCs w:val="26"/>
          </w:rPr>
          <w:delText xml:space="preserve">Terceira</w:delText>
        </w:r>
      </w:del>
      <w:ins w:id="1190" w:author="Assessor GDSXSR" w:date="2026-10-31T19:47:04Z">
        <w:r>
          <w:rPr>
            <w:rFonts w:ascii="Arial" w:eastAsia="Arial" w:hAnsi="Arial" w:cs="Arial"/>
            <w:color w:val="808080"/>
            <w:sz w:val="26"/>
            <w:szCs w:val="26"/>
          </w:rPr>
          <w:t xml:space="preserve">Segunda</w:t>
        </w:r>
      </w:ins>
      <w:r>
        <w:rPr>
          <w:rFonts w:ascii="Arial" w:eastAsia="Arial" w:hAnsi="Arial" w:cs="Arial"/>
          <w:color w:val="000000" w:themeColor="text1"/>
          <w:sz w:val="26"/>
          <w:szCs w:val="26"/>
        </w:rPr>
        <w:t xml:space="preserve"> </w:t>
      </w:r>
      <w:del w:id="1191" w:author="Assessor GDSXSR" w:date="2026-10-31T19:47:04Z">
        <w:r>
          <w:rPr>
            <w:rFonts w:ascii="Arial" w:eastAsia="Arial" w:hAnsi="Arial" w:cs="Arial"/>
            <w:color w:val="000000" w:themeColor="text1"/>
            <w:sz w:val="26"/>
            <w:szCs w:val="26"/>
          </w:rPr>
          <w:delText xml:space="preserve">Turma Recursal</w:delText>
        </w:r>
      </w:del>
      <w:ins w:id="1192" w:author="Assessor GDSXSR" w:date="2026-10-31T19:47:04Z">
        <w:r>
          <w:rPr>
            <w:rFonts w:ascii="Arial" w:eastAsia="Arial" w:hAnsi="Arial" w:cs="Arial"/>
            <w:color w:val="808080"/>
            <w:sz w:val="26"/>
            <w:szCs w:val="26"/>
          </w:rPr>
          <w:t xml:space="preserve">Seção</w:t>
        </w:r>
      </w:ins>
      <w:r>
        <w:rPr>
          <w:rFonts w:ascii="Arial" w:eastAsia="Arial" w:hAnsi="Arial" w:cs="Arial"/>
          <w:color w:val="000000" w:themeColor="text1"/>
          <w:sz w:val="26"/>
          <w:szCs w:val="26"/>
        </w:rPr>
        <w:t xml:space="preserve">, j. </w:t>
      </w:r>
      <w:del w:id="1193" w:author="Assessor GDSXSR" w:date="2026-10-31T19:47:04Z">
        <w:r>
          <w:rPr>
            <w:rFonts w:ascii="Arial" w:eastAsia="Arial" w:hAnsi="Arial" w:cs="Arial"/>
            <w:color w:val="000000" w:themeColor="text1"/>
            <w:sz w:val="26"/>
            <w:szCs w:val="26"/>
          </w:rPr>
          <w:delText xml:space="preserve">17</w:delText>
        </w:r>
      </w:del>
      <w:ins w:id="1194" w:author="Assessor GDSXSR" w:date="2026-10-31T19:47:04Z">
        <w:r>
          <w:rPr>
            <w:rFonts w:ascii="Arial" w:eastAsia="Arial" w:hAnsi="Arial" w:cs="Arial"/>
            <w:color w:val="808080"/>
            <w:sz w:val="26"/>
            <w:szCs w:val="26"/>
          </w:rPr>
          <w:t xml:space="preserve">25</w:t>
        </w:r>
      </w:ins>
      <w:r>
        <w:rPr>
          <w:rFonts w:ascii="Arial" w:eastAsia="Arial" w:hAnsi="Arial" w:cs="Arial"/>
          <w:color w:val="000000" w:themeColor="text1"/>
          <w:sz w:val="26"/>
          <w:szCs w:val="26"/>
        </w:rPr>
        <w:t xml:space="preserve">/</w:t>
      </w:r>
      <w:del w:id="1195" w:author="Assessor GDSXSR" w:date="2026-10-31T19:47:04Z">
        <w:r>
          <w:rPr>
            <w:rFonts w:ascii="Arial" w:eastAsia="Arial" w:hAnsi="Arial" w:cs="Arial"/>
            <w:color w:val="000000" w:themeColor="text1"/>
            <w:sz w:val="26"/>
            <w:szCs w:val="26"/>
          </w:rPr>
          <w:delText xml:space="preserve">02</w:delText>
        </w:r>
      </w:del>
      <w:ins w:id="1196" w:author="Assessor GDSXSR" w:date="2026-10-31T19:47:04Z">
        <w:r>
          <w:rPr>
            <w:rFonts w:ascii="Arial" w:eastAsia="Arial" w:hAnsi="Arial" w:cs="Arial"/>
            <w:color w:val="808080"/>
            <w:sz w:val="26"/>
            <w:szCs w:val="26"/>
          </w:rPr>
          <w:t xml:space="preserve">09</w:t>
        </w:r>
      </w:ins>
      <w:r>
        <w:rPr>
          <w:rFonts w:ascii="Arial" w:eastAsia="Arial" w:hAnsi="Arial" w:cs="Arial"/>
          <w:color w:val="000000" w:themeColor="text1"/>
          <w:sz w:val="26"/>
          <w:szCs w:val="26"/>
        </w:rPr>
        <w:t xml:space="preserve">/</w:t>
      </w:r>
      <w:del w:id="1197" w:author="Assessor GDSXSR" w:date="2026-10-31T19:47:04Z">
        <w:r>
          <w:rPr>
            <w:rFonts w:ascii="Arial" w:eastAsia="Arial" w:hAnsi="Arial" w:cs="Arial"/>
            <w:color w:val="000000" w:themeColor="text1"/>
            <w:sz w:val="26"/>
            <w:szCs w:val="26"/>
          </w:rPr>
          <w:delText xml:space="preserve">2025</w:delText>
        </w:r>
      </w:del>
      <w:ins w:id="1198" w:author="Assessor GDSXSR" w:date="2026-10-31T19:47:04Z">
        <w:r>
          <w:rPr>
            <w:rFonts w:ascii="Arial" w:eastAsia="Arial" w:hAnsi="Arial" w:cs="Arial"/>
            <w:color w:val="808080"/>
            <w:sz w:val="26"/>
            <w:szCs w:val="26"/>
          </w:rPr>
          <w:t xml:space="preserve">2019</w:t>
        </w:r>
      </w:ins>
      <w:r>
        <w:rPr>
          <w:rFonts w:ascii="Arial" w:eastAsia="Arial" w:hAnsi="Arial" w:cs="Arial"/>
          <w:color w:val="000000" w:themeColor="text1"/>
          <w:sz w:val="26"/>
          <w:szCs w:val="26"/>
        </w:rPr>
        <w:t xml:space="preserve">, </w:t>
      </w:r>
      <w:del w:id="1199" w:author="Assessor GDSXSR" w:date="2026-10-31T19:47:04Z">
        <w:r>
          <w:rPr>
            <w:rFonts w:ascii="Arial" w:eastAsia="Arial" w:hAnsi="Arial" w:cs="Arial"/>
            <w:color w:val="000000" w:themeColor="text1"/>
            <w:sz w:val="26"/>
            <w:szCs w:val="26"/>
          </w:rPr>
          <w:delText xml:space="preserve">DJe</w:delText>
        </w:r>
      </w:del>
      <w:ins w:id="1200" w:author="Assessor GDSXSR" w:date="2026-10-31T19:47:04Z">
        <w:r>
          <w:rPr>
            <w:rFonts w:ascii="Arial" w:eastAsia="Arial" w:hAnsi="Arial" w:cs="Arial"/>
            <w:color w:val="808080"/>
            <w:sz w:val="26"/>
            <w:szCs w:val="26"/>
          </w:rPr>
          <w:t xml:space="preserve">Tema</w:t>
        </w:r>
      </w:ins>
      <w:r>
        <w:rPr>
          <w:rFonts w:ascii="Arial" w:eastAsia="Arial" w:hAnsi="Arial" w:cs="Arial"/>
          <w:color w:val="000000" w:themeColor="text1"/>
          <w:sz w:val="26"/>
          <w:szCs w:val="26"/>
        </w:rPr>
        <w:t xml:space="preserve"> </w:t>
      </w:r>
      <w:del w:id="1201" w:author="Assessor GDSXSR" w:date="2026-10-31T19:47:04Z">
        <w:r>
          <w:rPr>
            <w:rFonts w:ascii="Arial" w:eastAsia="Arial" w:hAnsi="Arial" w:cs="Arial"/>
            <w:color w:val="000000" w:themeColor="text1"/>
            <w:sz w:val="26"/>
            <w:szCs w:val="26"/>
          </w:rPr>
          <w:delText xml:space="preserve">06/03/2025</w:delText>
        </w:r>
      </w:del>
      <w:ins w:id="1202" w:author="Assessor GDSXSR" w:date="2026-10-31T19:47:04Z">
        <w:r>
          <w:rPr>
            <w:rFonts w:ascii="Arial" w:eastAsia="Arial" w:hAnsi="Arial" w:cs="Arial"/>
            <w:color w:val="808080"/>
            <w:sz w:val="26"/>
            <w:szCs w:val="26"/>
          </w:rPr>
          <w:t xml:space="preserve">996</w:t>
        </w:r>
      </w:ins>
      <w:r>
        <w:rPr>
          <w:rFonts w:ascii="Arial" w:eastAsia="Arial" w:hAnsi="Arial" w:cs="Arial"/>
          <w:color w:val="000000" w:themeColor="text1"/>
          <w:sz w:val="26"/>
          <w:szCs w:val="26"/>
        </w:rPr>
        <w:t xml:space="preserve">; TJDFT, Acórdão 2077746,</w:t>
      </w:r>
      <w:del w:id="1203" w:author="Assessor GDSXSR" w:date="2026-10-31T19:47:04Z">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APC</w:delText>
        </w:r>
      </w:del>
      <w:r>
        <w:rPr>
          <w:rFonts w:ascii="Arial" w:eastAsia="Arial" w:hAnsi="Arial" w:cs="Arial"/>
          <w:color w:val="000000" w:themeColor="text1"/>
          <w:sz w:val="26"/>
          <w:szCs w:val="26"/>
        </w:rPr>
        <w:t xml:space="preserve"> 0711754-26.2024.8.07.0020, Rel. Des. Aiston Henrique de Sousa, 4ª Turma Cível, j. 08/12/2025, DJe 22/01/2026.</w:t>
      </w:r>
    </w:p>
    <w:p w14:paraId="58E96891" w14:textId="77777777" w:rsidR="00886ABA" w:rsidRPr="00DB2319" w:rsidRDefault="00886ABA" w:rsidP="00DB1301">
      <w:pPr>
        <w:spacing w:after="0" w:line="360" w:lineRule="auto"/>
        <w:rPr>
          <w:rFonts w:ascii="Arial" w:hAnsi="Arial" w:cs="Arial"/>
          <w:sz w:val="28"/>
          <w:szCs w:val="28"/>
        </w:rPr>
      </w:pPr>
    </w:p>
    <w:p w14:paraId="33A259DD" w14:textId="77777777" w:rsidR="00DB2319" w:rsidRDefault="00DB2319" w:rsidP="00497025">
      <w:pPr>
        <w:spacing w:after="0" w:line="360" w:lineRule="auto"/>
        <w:rPr>
          <w:rFonts w:cstheme="minorHAnsi"/>
          <w:color w:val="FF0000"/>
        </w:rPr>
      </w:pPr>
    </w:p>
    <w:p w14:paraId="1906EA37" w14:textId="77777777" w:rsidR="00DB2319" w:rsidRDefault="00DB2319" w:rsidP="00497025">
      <w:pPr>
        <w:spacing w:after="0" w:line="360" w:lineRule="auto"/>
        <w:rPr>
          <w:rFonts w:cstheme="minorHAnsi"/>
          <w:color w:val="FF0000"/>
        </w:rPr>
      </w:pPr>
    </w:p>
    <w:p w14:paraId="48AE5949" w14:textId="77777777" w:rsidR="0019356A" w:rsidRDefault="0019356A" w:rsidP="00497025">
      <w:pPr>
        <w:spacing w:after="0" w:line="360" w:lineRule="auto"/>
        <w:rPr>
          <w:rFonts w:cstheme="minorHAnsi"/>
          <w:color w:val="FF0000"/>
        </w:rPr>
      </w:pPr>
    </w:p>
    <w:p w14:paraId="67BD7DFF" w14:textId="77777777" w:rsidR="00DB2319" w:rsidRDefault="00DB2319" w:rsidP="00497025">
      <w:pPr>
        <w:spacing w:after="0" w:line="360" w:lineRule="auto"/>
        <w:rPr>
          <w:rFonts w:cstheme="minorHAnsi"/>
          <w:color w:val="FF0000"/>
        </w:rPr>
      </w:pPr>
    </w:p>
    <w:p w14:paraId="565A1E54" w14:textId="395407D6" w:rsidR="00497025" w:rsidRPr="00DB2319" w:rsidRDefault="00497025" w:rsidP="00497025">
      <w:pPr>
        <w:spacing w:after="0" w:line="360" w:lineRule="auto"/>
        <w:rPr>
          <w:rFonts w:cstheme="minorHAnsi"/>
          <w:color w:val="FF0000"/>
        </w:rPr>
      </w:pPr>
      <w:r w:rsidRPr="00DB2319">
        <w:rPr>
          <w:rFonts w:cstheme="minorHAnsi"/>
          <w:color w:val="FF0000"/>
        </w:rPr>
        <w:lastRenderedPageBreak/>
        <w:t>RESUMO DA APELAÇÃO</w:t>
      </w:r>
    </w:p>
    <w:p w14:paraId="5A4A736D" w14:textId="77777777" w:rsidR="00497025" w:rsidRPr="00DB2319" w:rsidRDefault="00497025" w:rsidP="00497025">
      <w:pPr>
        <w:spacing w:after="0" w:line="360" w:lineRule="auto"/>
        <w:rPr>
          <w:rFonts w:cstheme="minorHAnsi"/>
          <w:color w:val="FF0000"/>
        </w:rPr>
      </w:pPr>
      <w:r w:rsidRPr="00DB2319">
        <w:rPr>
          <w:rFonts w:cstheme="minorHAnsi"/>
          <w:color w:val="FF0000"/>
        </w:rPr>
        <w:t>I. RAZÕES RECURSAIS</w:t>
      </w:r>
    </w:p>
    <w:p w14:paraId="753B008D" w14:textId="77777777" w:rsidR="00497025" w:rsidRPr="00DB2319" w:rsidRDefault="00497025" w:rsidP="00497025">
      <w:pPr>
        <w:spacing w:after="0" w:line="360" w:lineRule="auto"/>
        <w:rPr>
          <w:rFonts w:cstheme="minorHAnsi"/>
          <w:color w:val="FF0000"/>
        </w:rPr>
      </w:pPr>
      <w:r w:rsidRPr="00DB2319">
        <w:rPr>
          <w:rFonts w:cstheme="minorHAnsi"/>
          <w:color w:val="FF0000"/>
        </w:rPr>
        <w:t>Admissibilidade do recurso</w:t>
      </w:r>
    </w:p>
    <w:p w14:paraId="739106E6" w14:textId="77777777" w:rsidR="00497025" w:rsidRPr="00DB2319" w:rsidRDefault="00497025" w:rsidP="00497025">
      <w:pPr>
        <w:spacing w:after="0" w:line="360" w:lineRule="auto"/>
        <w:rPr>
          <w:rFonts w:cstheme="minorHAnsi"/>
          <w:color w:val="FF0000"/>
        </w:rPr>
      </w:pPr>
      <w:r w:rsidRPr="00DB2319">
        <w:rPr>
          <w:rFonts w:cstheme="minorHAnsi"/>
          <w:color w:val="FF0000"/>
        </w:rPr>
        <w:t>As apelantes sustentam a tempestividade da apelação, considerando a interrupção do prazo pelos embargos de declaração, bem como o atendimento dos demais requisitos de admissibilidade, inclusive o recolhimento do preparo.</w:t>
      </w:r>
    </w:p>
    <w:p w14:paraId="1DC29221" w14:textId="77777777" w:rsidR="00497025" w:rsidRPr="00DB2319" w:rsidRDefault="00497025" w:rsidP="00497025">
      <w:pPr>
        <w:spacing w:after="0" w:line="360" w:lineRule="auto"/>
        <w:rPr>
          <w:rFonts w:cstheme="minorHAnsi"/>
          <w:color w:val="FF0000"/>
        </w:rPr>
      </w:pPr>
      <w:r w:rsidRPr="00DB2319">
        <w:rPr>
          <w:rFonts w:cstheme="minorHAnsi"/>
          <w:color w:val="FF0000"/>
        </w:rPr>
        <w:t>Prevalência do contrato definitivo sobre o Termo de Reserva</w:t>
      </w:r>
    </w:p>
    <w:p w14:paraId="4C6CB71B" w14:textId="77777777" w:rsidR="00497025" w:rsidRPr="00DB2319" w:rsidRDefault="00497025" w:rsidP="00497025">
      <w:pPr>
        <w:spacing w:after="0" w:line="360" w:lineRule="auto"/>
        <w:rPr>
          <w:rFonts w:cstheme="minorHAnsi"/>
          <w:color w:val="FF0000"/>
        </w:rPr>
      </w:pPr>
      <w:r w:rsidRPr="00DB2319">
        <w:rPr>
          <w:rFonts w:cstheme="minorHAnsi"/>
          <w:color w:val="FF0000"/>
        </w:rPr>
        <w:t>Alegam que o Termo de Reserva possui natureza meramente preparatória, por integrar uma das etapas do procedimento de aquisição do imóvel, sem conter a integralidade das obrigações próprias do negócio definitivo. Defendem, assim, que o marco para aferição da mora deve ser extraído do posterior Contrato de Compra e Venda, que teria substituído e disciplinado definitivamente a relação obrigacional.</w:t>
      </w:r>
    </w:p>
    <w:p w14:paraId="01B96CB7" w14:textId="77777777" w:rsidR="00497025" w:rsidRPr="00DB2319" w:rsidRDefault="00497025" w:rsidP="00497025">
      <w:pPr>
        <w:spacing w:after="0" w:line="360" w:lineRule="auto"/>
        <w:rPr>
          <w:rFonts w:cstheme="minorHAnsi"/>
          <w:color w:val="FF0000"/>
        </w:rPr>
      </w:pPr>
      <w:r w:rsidRPr="00DB2319">
        <w:rPr>
          <w:rFonts w:cstheme="minorHAnsi"/>
          <w:color w:val="FF0000"/>
        </w:rPr>
        <w:t>Afirmam que o contrato definitivo, registrado em 28/06/2021, estabeleceu expressamente a data de 24/05/2023 para a construção e legalização do empreendimento, em cláusula inserida de maneira clara e destacada no quadro de informações contratuais, inexistindo obscuridade ou violação ao dever de informação.</w:t>
      </w:r>
    </w:p>
    <w:p w14:paraId="418C5D28"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o Tema 996 do Superior Tribunal de Justiça não impede a adoção do prazo constante do contrato definitivo, pois a entrega não teria sido vinculada a evento futuro ou incerto, mas submetida a data certa posteriormente convencionada pelas partes. Invocam precedente segundo o qual o Termo de Reserva não seria completamente vinculativo e o contrato definitivo regularia o prazo de conclusão da obra.</w:t>
      </w:r>
    </w:p>
    <w:p w14:paraId="40DE959C" w14:textId="77777777" w:rsidR="00497025" w:rsidRPr="00DB2319" w:rsidRDefault="00497025" w:rsidP="00497025">
      <w:pPr>
        <w:spacing w:after="0" w:line="360" w:lineRule="auto"/>
        <w:rPr>
          <w:rFonts w:cstheme="minorHAnsi"/>
          <w:color w:val="FF0000"/>
        </w:rPr>
      </w:pPr>
      <w:r w:rsidRPr="00DB2319">
        <w:rPr>
          <w:rFonts w:cstheme="minorHAnsi"/>
          <w:color w:val="FF0000"/>
        </w:rPr>
        <w:t>Acrescentam que à data de 24/05/2023 deve ser aplicado o prazo contratual de tolerância de 180 dias, projetando-se o termo final para 20/11/2023. Como as chaves foram entregues em 23/10/2023, defendem a inexistência de mora e, consequentemente, a ausência dos pressupostos para o pagamento de lucros cessantes e para o ressarcimento de juros de obra.</w:t>
      </w:r>
    </w:p>
    <w:p w14:paraId="361E567E" w14:textId="77777777" w:rsidR="00497025" w:rsidRPr="00DB2319" w:rsidRDefault="00497025" w:rsidP="00497025">
      <w:pPr>
        <w:spacing w:after="0" w:line="360" w:lineRule="auto"/>
        <w:rPr>
          <w:rFonts w:cstheme="minorHAnsi"/>
          <w:color w:val="FF0000"/>
        </w:rPr>
      </w:pPr>
      <w:r w:rsidRPr="00DB2319">
        <w:rPr>
          <w:rFonts w:cstheme="minorHAnsi"/>
          <w:color w:val="FF0000"/>
        </w:rPr>
        <w:t>Prazo adicional de 60 dias para entrega das chaves</w:t>
      </w:r>
    </w:p>
    <w:p w14:paraId="44E8EAED" w14:textId="77777777" w:rsidR="00497025" w:rsidRPr="00DB2319" w:rsidRDefault="00497025" w:rsidP="00497025">
      <w:pPr>
        <w:spacing w:after="0" w:line="360" w:lineRule="auto"/>
        <w:rPr>
          <w:rFonts w:cstheme="minorHAnsi"/>
          <w:color w:val="FF0000"/>
        </w:rPr>
      </w:pPr>
      <w:r w:rsidRPr="00DB2319">
        <w:rPr>
          <w:rFonts w:cstheme="minorHAnsi"/>
          <w:color w:val="FF0000"/>
        </w:rPr>
        <w:t>Subsidiariamente, caso prevaleça a data prevista no Termo de Reserva, as apelantes defendem a incidência do prazo adicional de 60 dias previsto na Cláusula 4.12 do Contrato de Compra e Venda, destinado especificamente à entrega material das chaves após a conclusão da obra.</w:t>
      </w:r>
    </w:p>
    <w:p w14:paraId="3689670E" w14:textId="77777777" w:rsidR="00497025" w:rsidRPr="00DB2319" w:rsidRDefault="00497025" w:rsidP="00497025">
      <w:pPr>
        <w:spacing w:after="0" w:line="360" w:lineRule="auto"/>
        <w:rPr>
          <w:rFonts w:cstheme="minorHAnsi"/>
          <w:color w:val="FF0000"/>
        </w:rPr>
      </w:pPr>
      <w:r w:rsidRPr="00DB2319">
        <w:rPr>
          <w:rFonts w:cstheme="minorHAnsi"/>
          <w:color w:val="FF0000"/>
        </w:rPr>
        <w:t>Argumentam que o prazo de 180 dias se refere à conclusão e legalização do empreendimento, enquanto o período adicional de 60 dias disciplina etapa contratual posterior e autônoma. Por isso, os dois prazos não deveriam ser fundidos nem submetidos ao mesmo termo final.</w:t>
      </w:r>
    </w:p>
    <w:p w14:paraId="50435F93" w14:textId="77777777" w:rsidR="00497025" w:rsidRPr="00DB2319" w:rsidRDefault="00497025" w:rsidP="00497025">
      <w:pPr>
        <w:spacing w:after="0" w:line="360" w:lineRule="auto"/>
        <w:rPr>
          <w:rFonts w:cstheme="minorHAnsi"/>
          <w:color w:val="FF0000"/>
        </w:rPr>
      </w:pPr>
      <w:r w:rsidRPr="00DB2319">
        <w:rPr>
          <w:rFonts w:cstheme="minorHAnsi"/>
          <w:color w:val="FF0000"/>
        </w:rPr>
        <w:t xml:space="preserve">Partindo do marco adotado na sentença, segundo o qual o prazo principal, acrescido da tolerância de 180 dias, encerrou-se em 28/06/2022, sustentam que a incidência dos 60 dias </w:t>
      </w:r>
      <w:r w:rsidRPr="00DB2319">
        <w:rPr>
          <w:rFonts w:cstheme="minorHAnsi"/>
          <w:color w:val="FF0000"/>
        </w:rPr>
        <w:lastRenderedPageBreak/>
        <w:t>deslocaria o termo final para 27/08/2022, de modo que eventual mora somente poderia ser reconhecida após essa data.</w:t>
      </w:r>
    </w:p>
    <w:p w14:paraId="43B65BED" w14:textId="77777777" w:rsidR="00497025" w:rsidRPr="00DB2319" w:rsidRDefault="00497025" w:rsidP="00497025">
      <w:pPr>
        <w:spacing w:after="0" w:line="360" w:lineRule="auto"/>
        <w:rPr>
          <w:rFonts w:cstheme="minorHAnsi"/>
          <w:color w:val="FF0000"/>
        </w:rPr>
      </w:pPr>
      <w:r w:rsidRPr="00DB2319">
        <w:rPr>
          <w:rFonts w:cstheme="minorHAnsi"/>
          <w:color w:val="FF0000"/>
        </w:rPr>
        <w:t>Pandemia, caso fortuito e força maior</w:t>
      </w:r>
    </w:p>
    <w:p w14:paraId="45F15E8D" w14:textId="77777777" w:rsidR="00497025" w:rsidRPr="00DB2319" w:rsidRDefault="00497025" w:rsidP="00497025">
      <w:pPr>
        <w:spacing w:after="0" w:line="360" w:lineRule="auto"/>
        <w:rPr>
          <w:rFonts w:cstheme="minorHAnsi"/>
          <w:color w:val="FF0000"/>
        </w:rPr>
      </w:pPr>
      <w:r w:rsidRPr="00DB2319">
        <w:rPr>
          <w:rFonts w:cstheme="minorHAnsi"/>
          <w:color w:val="FF0000"/>
        </w:rPr>
        <w:t>As apelantes alegam que a defesa não se baseou apenas na existência abstrata da pandemia da Covid-19, mas em documentos específicos que demonstrariam impactos concretos sobre o empreendimento, incluindo escassez de cimento, materiais hidráulicos, fios, cabos e cerâmicas, dificuldades de transporte e indisponibilidade de mão de obra por contágio.</w:t>
      </w:r>
    </w:p>
    <w:p w14:paraId="57C51DB0"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cartas emitidas por fornecedores e juntadas aos autos não teriam sido individualmente examinadas, apesar de indicadas nos embargos de declaração. Defendem que esses elementos demonstrariam o nexo causal entre a crise sanitária e o comprometimento do cronograma da obra.</w:t>
      </w:r>
    </w:p>
    <w:p w14:paraId="4010DA4E" w14:textId="77777777" w:rsidR="00497025" w:rsidRPr="00DB2319" w:rsidRDefault="00497025" w:rsidP="00497025">
      <w:pPr>
        <w:spacing w:after="0" w:line="360" w:lineRule="auto"/>
        <w:rPr>
          <w:rFonts w:cstheme="minorHAnsi"/>
          <w:color w:val="FF0000"/>
        </w:rPr>
      </w:pPr>
      <w:r w:rsidRPr="00DB2319">
        <w:rPr>
          <w:rFonts w:cstheme="minorHAnsi"/>
          <w:color w:val="FF0000"/>
        </w:rPr>
        <w:t>Requerem, por isso, o reconhecimento de caso fortuito ou força maior, com exclusão da responsabilidade contratual. Subsidiariamente, postulam a prorrogação do prazo de entrega pelo período de anormalidade decorrente da pandemia.</w:t>
      </w:r>
    </w:p>
    <w:p w14:paraId="6193B55B" w14:textId="77777777" w:rsidR="00497025" w:rsidRPr="00DB2319" w:rsidRDefault="00497025" w:rsidP="00497025">
      <w:pPr>
        <w:spacing w:after="0" w:line="360" w:lineRule="auto"/>
        <w:rPr>
          <w:rFonts w:cstheme="minorHAnsi"/>
          <w:color w:val="FF0000"/>
        </w:rPr>
      </w:pPr>
      <w:r w:rsidRPr="00DB2319">
        <w:rPr>
          <w:rFonts w:cstheme="minorHAnsi"/>
          <w:color w:val="FF0000"/>
        </w:rPr>
        <w:t>Ausência de comprovação dos juros de obra</w:t>
      </w:r>
    </w:p>
    <w:p w14:paraId="7AA147C9" w14:textId="77777777" w:rsidR="00497025" w:rsidRPr="00DB2319" w:rsidRDefault="00497025" w:rsidP="00497025">
      <w:pPr>
        <w:spacing w:after="0" w:line="360" w:lineRule="auto"/>
        <w:rPr>
          <w:rFonts w:cstheme="minorHAnsi"/>
          <w:color w:val="FF0000"/>
        </w:rPr>
      </w:pPr>
      <w:r w:rsidRPr="00DB2319">
        <w:rPr>
          <w:rFonts w:cstheme="minorHAnsi"/>
          <w:color w:val="FF0000"/>
        </w:rPr>
        <w:t>Alegam que a condenação ao ressarcimento dos juros de obra pressupõe simultaneamente a existência de mora e a comprovação do dano patrimonial efetivamente suportado pela adquirente. A alteração do marco inicial da mora repercutiria diretamente no período abrangido pela restituição.</w:t>
      </w:r>
    </w:p>
    <w:p w14:paraId="184BE129"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a planilha do financiamento apresentada pela autora contém registros ou lançamentos contábeis, mas não comprova, por si só, o efetivo desembolso dos valores. Argumentam que cabia à autora individualizar as parcelas pagas, as respectivas competências e as rubricas correspondentes, nos termos do art. 373, I, do Código de Processo Civil.</w:t>
      </w:r>
    </w:p>
    <w:p w14:paraId="32098E2E" w14:textId="77777777" w:rsidR="00497025" w:rsidRPr="00DB2319" w:rsidRDefault="00497025" w:rsidP="00497025">
      <w:pPr>
        <w:spacing w:after="0" w:line="360" w:lineRule="auto"/>
        <w:rPr>
          <w:rFonts w:cstheme="minorHAnsi"/>
          <w:color w:val="FF0000"/>
        </w:rPr>
      </w:pPr>
      <w:r w:rsidRPr="00DB2319">
        <w:rPr>
          <w:rFonts w:cstheme="minorHAnsi"/>
          <w:color w:val="FF0000"/>
        </w:rPr>
        <w:t>Defendem também que somente os valores especificamente identificados na rubrica “juros” poderiam ser restituídos, com exclusão de seguros e dos demais componentes do financiamento. Alegam, ainda, preclusão quanto à juntada posterior dos comprovantes que já estavam disponíveis à autora quando do ajuizamento da ação.</w:t>
      </w:r>
    </w:p>
    <w:p w14:paraId="33A03B9A" w14:textId="77777777" w:rsidR="00497025" w:rsidRPr="00DB2319" w:rsidRDefault="00497025" w:rsidP="00497025">
      <w:pPr>
        <w:spacing w:after="0" w:line="360" w:lineRule="auto"/>
        <w:rPr>
          <w:rFonts w:cstheme="minorHAnsi"/>
          <w:color w:val="FF0000"/>
        </w:rPr>
      </w:pPr>
      <w:r w:rsidRPr="00DB2319">
        <w:rPr>
          <w:rFonts w:cstheme="minorHAnsi"/>
          <w:color w:val="FF0000"/>
        </w:rPr>
        <w:t>Lucros cessantes</w:t>
      </w:r>
    </w:p>
    <w:p w14:paraId="251B41F6" w14:textId="77777777" w:rsidR="00497025" w:rsidRPr="00DB2319" w:rsidRDefault="00497025" w:rsidP="00497025">
      <w:pPr>
        <w:spacing w:after="0" w:line="360" w:lineRule="auto"/>
        <w:rPr>
          <w:rFonts w:cstheme="minorHAnsi"/>
          <w:color w:val="FF0000"/>
        </w:rPr>
      </w:pPr>
      <w:r w:rsidRPr="00DB2319">
        <w:rPr>
          <w:rFonts w:cstheme="minorHAnsi"/>
          <w:color w:val="FF0000"/>
        </w:rPr>
        <w:t>As apelantes afirmam que a presunção de prejuízo decorrente da privação do imóvel, prevista no Tema 996 do Superior Tribunal de Justiça, depende da prévia configuração da mora. Portanto, não haveria lucros cessantes durante período em que a obrigação de entrega ainda não estivesse vencida.</w:t>
      </w:r>
    </w:p>
    <w:p w14:paraId="21BE4AFE" w14:textId="77777777" w:rsidR="00497025" w:rsidRPr="00DB2319" w:rsidRDefault="00497025" w:rsidP="00497025">
      <w:pPr>
        <w:spacing w:after="0" w:line="360" w:lineRule="auto"/>
        <w:rPr>
          <w:rFonts w:cstheme="minorHAnsi"/>
          <w:color w:val="FF0000"/>
        </w:rPr>
      </w:pPr>
      <w:r w:rsidRPr="00DB2319">
        <w:rPr>
          <w:rFonts w:cstheme="minorHAnsi"/>
          <w:color w:val="FF0000"/>
        </w:rPr>
        <w:t xml:space="preserve">Acrescentam que o imóvel integra empreendimento de habitação de interesse social e se destina predominantemente à moradia, circunstância que, segundo a argumentação recursal, </w:t>
      </w:r>
      <w:r w:rsidRPr="00DB2319">
        <w:rPr>
          <w:rFonts w:cstheme="minorHAnsi"/>
          <w:color w:val="FF0000"/>
        </w:rPr>
        <w:lastRenderedPageBreak/>
        <w:t>afastaria a existência de lucro efetivamente frustrado pela impossibilidade de exploração econômica da unidade.</w:t>
      </w:r>
    </w:p>
    <w:p w14:paraId="1C4FB6D6"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reconhecida a inexistência de atraso à luz do contrato definitivo, a condenação por lucros cessantes deve ser integralmente excluída. Subsidiariamente, requerem sua limitação ao período efetivo entre o novo termo inicial da mora e a entrega das chaves, ocorrida em 23/10/2023.</w:t>
      </w:r>
    </w:p>
    <w:p w14:paraId="3925EAF0" w14:textId="77777777" w:rsidR="00497025" w:rsidRPr="00DB2319" w:rsidRDefault="00497025" w:rsidP="00497025">
      <w:pPr>
        <w:spacing w:after="0" w:line="360" w:lineRule="auto"/>
        <w:rPr>
          <w:rFonts w:cstheme="minorHAnsi"/>
          <w:color w:val="FF0000"/>
        </w:rPr>
      </w:pPr>
      <w:r w:rsidRPr="00DB2319">
        <w:rPr>
          <w:rFonts w:cstheme="minorHAnsi"/>
          <w:color w:val="FF0000"/>
        </w:rPr>
        <w:t>II. PEDIDO</w:t>
      </w:r>
    </w:p>
    <w:p w14:paraId="7EB2BFB1" w14:textId="77777777" w:rsidR="00497025" w:rsidRPr="00DB2319" w:rsidRDefault="00497025" w:rsidP="00497025">
      <w:pPr>
        <w:spacing w:after="0" w:line="360" w:lineRule="auto"/>
        <w:rPr>
          <w:rFonts w:cstheme="minorHAnsi"/>
          <w:color w:val="FF0000"/>
        </w:rPr>
      </w:pPr>
      <w:r w:rsidRPr="00DB2319">
        <w:rPr>
          <w:rFonts w:cstheme="minorHAnsi"/>
          <w:color w:val="FF0000"/>
        </w:rPr>
        <w:t>Requerem o conhecimento e o provimento da apelação para reconhecer o Contrato de Compra e Venda como instrumento regulador do prazo de entrega e, diante da entrega das chaves antes do vencimento contratual defendido, afastar integralmente as condenações relativas aos juros de obra e aos lucros cessantes.</w:t>
      </w:r>
    </w:p>
    <w:p w14:paraId="2A70E695" w14:textId="77777777" w:rsidR="00497025" w:rsidRPr="00DB2319" w:rsidRDefault="00497025" w:rsidP="00497025">
      <w:pPr>
        <w:spacing w:after="0" w:line="360" w:lineRule="auto"/>
        <w:rPr>
          <w:rFonts w:cstheme="minorHAnsi"/>
          <w:color w:val="FF0000"/>
        </w:rPr>
      </w:pPr>
      <w:r w:rsidRPr="00DB2319">
        <w:rPr>
          <w:rFonts w:cstheme="minorHAnsi"/>
          <w:color w:val="FF0000"/>
        </w:rPr>
        <w:t>Subsidiariamente, requerem: a incidência do prazo adicional de 60 dias para entrega das chaves; o reconhecimento de caso fortuito ou força maior, ou a prorrogação do prazo em razão dos impactos da pandemia; o afastamento da restituição dos juros de obra por ausência de prova do pagamento; ou, sucessivamente, a limitação da restituição às parcelas efetivamente comprovadas, classificadas como “juros” e posteriores à mora. Quanto aos lucros cessantes, pedem sua exclusão ou limitação ao período efetivamente reconhecido como atraso.</w:t>
      </w:r>
    </w:p>
    <w:p w14:paraId="2454AD0C" w14:textId="77777777" w:rsidR="00DB2319" w:rsidRDefault="00DB2319" w:rsidP="00497025">
      <w:pPr>
        <w:spacing w:after="0" w:line="360" w:lineRule="auto"/>
        <w:rPr>
          <w:rFonts w:cstheme="minorHAnsi"/>
          <w:color w:val="FF0000"/>
        </w:rPr>
      </w:pPr>
    </w:p>
    <w:p w14:paraId="484AB094" w14:textId="7E97E5B8" w:rsidR="00497025" w:rsidRPr="00DB2319" w:rsidRDefault="00497025" w:rsidP="00497025">
      <w:pPr>
        <w:spacing w:after="0" w:line="360" w:lineRule="auto"/>
        <w:rPr>
          <w:rFonts w:cstheme="minorHAnsi"/>
          <w:color w:val="FF0000"/>
        </w:rPr>
      </w:pPr>
      <w:r w:rsidRPr="00DB2319">
        <w:rPr>
          <w:rFonts w:cstheme="minorHAnsi"/>
          <w:color w:val="FF0000"/>
        </w:rPr>
        <w:t>RESUMO DA SENTENÇA EM SENTIDO CONTRÁRIO</w:t>
      </w:r>
    </w:p>
    <w:p w14:paraId="7464FE6C" w14:textId="77777777" w:rsidR="00497025" w:rsidRPr="00DB2319" w:rsidRDefault="00497025" w:rsidP="00497025">
      <w:pPr>
        <w:spacing w:after="0" w:line="360" w:lineRule="auto"/>
        <w:rPr>
          <w:rFonts w:cstheme="minorHAnsi"/>
          <w:color w:val="FF0000"/>
        </w:rPr>
      </w:pPr>
      <w:r w:rsidRPr="00DB2319">
        <w:rPr>
          <w:rFonts w:cstheme="minorHAnsi"/>
          <w:color w:val="FF0000"/>
        </w:rPr>
        <w:t>I. RAZÕES DE DECIDIR</w:t>
      </w:r>
    </w:p>
    <w:p w14:paraId="61815B36" w14:textId="77777777" w:rsidR="00497025" w:rsidRPr="00DB2319" w:rsidRDefault="00497025" w:rsidP="00497025">
      <w:pPr>
        <w:spacing w:after="0" w:line="360" w:lineRule="auto"/>
        <w:rPr>
          <w:rFonts w:cstheme="minorHAnsi"/>
          <w:color w:val="FF0000"/>
        </w:rPr>
      </w:pPr>
      <w:r w:rsidRPr="00DB2319">
        <w:rPr>
          <w:rFonts w:cstheme="minorHAnsi"/>
          <w:color w:val="FF0000"/>
        </w:rPr>
        <w:t>Julgamento antecipado e relação de consumo</w:t>
      </w:r>
    </w:p>
    <w:p w14:paraId="3A9508B3" w14:textId="77777777" w:rsidR="00497025" w:rsidRPr="00DB2319" w:rsidRDefault="00497025" w:rsidP="00497025">
      <w:pPr>
        <w:spacing w:after="0" w:line="360" w:lineRule="auto"/>
        <w:rPr>
          <w:rFonts w:cstheme="minorHAnsi"/>
          <w:color w:val="FF0000"/>
        </w:rPr>
      </w:pPr>
      <w:r w:rsidRPr="00DB2319">
        <w:rPr>
          <w:rFonts w:cstheme="minorHAnsi"/>
          <w:color w:val="FF0000"/>
        </w:rPr>
        <w:t>O juízo considerou possível o julgamento antecipado do mérito, nos termos do art. 355, I, do Código de Processo Civil, por entender que a controvérsia estava suficientemente instruída por documentos e que a produção de outras provas era desnecessária, não havendo cerceamento de defesa.</w:t>
      </w:r>
    </w:p>
    <w:p w14:paraId="027B8BF4" w14:textId="77777777" w:rsidR="00497025" w:rsidRPr="00DB2319" w:rsidRDefault="00497025" w:rsidP="00497025">
      <w:pPr>
        <w:spacing w:after="0" w:line="360" w:lineRule="auto"/>
        <w:rPr>
          <w:rFonts w:cstheme="minorHAnsi"/>
          <w:color w:val="FF0000"/>
        </w:rPr>
      </w:pPr>
      <w:r w:rsidRPr="00DB2319">
        <w:rPr>
          <w:rFonts w:cstheme="minorHAnsi"/>
          <w:color w:val="FF0000"/>
        </w:rPr>
        <w:t>Reconheceu a incidência do Código de Defesa do Consumidor, por serem as rés fornecedoras no mercado imobiliário e a autora destinatária final da unidade habitacional, estabelecendo-se responsabilidade solidária entre a incorporadora e a construtora.</w:t>
      </w:r>
    </w:p>
    <w:p w14:paraId="58B4C9B5" w14:textId="77777777" w:rsidR="00497025" w:rsidRPr="00DB2319" w:rsidRDefault="00497025" w:rsidP="00497025">
      <w:pPr>
        <w:spacing w:after="0" w:line="360" w:lineRule="auto"/>
        <w:rPr>
          <w:rFonts w:cstheme="minorHAnsi"/>
          <w:color w:val="FF0000"/>
        </w:rPr>
      </w:pPr>
      <w:r w:rsidRPr="00DB2319">
        <w:rPr>
          <w:rFonts w:cstheme="minorHAnsi"/>
          <w:color w:val="FF0000"/>
        </w:rPr>
        <w:t>Força vinculante do Termo de Reserva</w:t>
      </w:r>
    </w:p>
    <w:p w14:paraId="2AAB1C32"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atribuiu ao Termo de Reserva natureza de contrato preliminar equivalente à promessa de compra e venda, por conter os elementos essenciais da contratação, inclusive a identificação da unidade, o preço e a data de entrega. Aplicou os arts. 30 e 48 do Código de Defesa do Consumidor e os arts. 427 e 462 do Código Civil, concluindo que a oferta e o contrato preliminar vinculavam as fornecedoras.</w:t>
      </w:r>
    </w:p>
    <w:p w14:paraId="016562D0" w14:textId="77777777" w:rsidR="00497025" w:rsidRPr="00DB2319" w:rsidRDefault="00497025" w:rsidP="00497025">
      <w:pPr>
        <w:spacing w:after="0" w:line="360" w:lineRule="auto"/>
        <w:rPr>
          <w:rFonts w:cstheme="minorHAnsi"/>
          <w:color w:val="FF0000"/>
        </w:rPr>
      </w:pPr>
      <w:r w:rsidRPr="00DB2319">
        <w:rPr>
          <w:rFonts w:cstheme="minorHAnsi"/>
          <w:color w:val="FF0000"/>
        </w:rPr>
        <w:lastRenderedPageBreak/>
        <w:t>Entendeu que o contrato de financiamento posteriormente celebrado com a instituição financeira não poderia substituir o prazo previamente informado à consumidora. Considerou que a data diversa inserida no contrato posterior não foi apresentada de maneira suficientemente clara e ostensiva e que, diante da coexistência de prazos, deveria prevalecer a interpretação mais favorável à consumidora, conforme o art. 47 do Código de Defesa do Consumidor.</w:t>
      </w:r>
    </w:p>
    <w:p w14:paraId="298C8554" w14:textId="77777777" w:rsidR="00497025" w:rsidRPr="00DB2319" w:rsidRDefault="00497025" w:rsidP="00497025">
      <w:pPr>
        <w:spacing w:after="0" w:line="360" w:lineRule="auto"/>
        <w:rPr>
          <w:rFonts w:cstheme="minorHAnsi"/>
          <w:color w:val="FF0000"/>
        </w:rPr>
      </w:pPr>
      <w:r w:rsidRPr="00DB2319">
        <w:rPr>
          <w:rFonts w:cstheme="minorHAnsi"/>
          <w:color w:val="FF0000"/>
        </w:rPr>
        <w:t>Configuração da mora</w:t>
      </w:r>
    </w:p>
    <w:p w14:paraId="0EE3B11A" w14:textId="77777777" w:rsidR="00497025" w:rsidRPr="00DB2319" w:rsidRDefault="00497025" w:rsidP="00497025">
      <w:pPr>
        <w:spacing w:after="0" w:line="360" w:lineRule="auto"/>
        <w:rPr>
          <w:rFonts w:cstheme="minorHAnsi"/>
          <w:color w:val="FF0000"/>
        </w:rPr>
      </w:pPr>
      <w:r w:rsidRPr="00DB2319">
        <w:rPr>
          <w:rFonts w:cstheme="minorHAnsi"/>
          <w:color w:val="FF0000"/>
        </w:rPr>
        <w:t>O juízo adotou como prazo contratual a data de 30/12/2021 prevista no Termo de Reserva. Acrescido o prazo de tolerância de 180 dias, concluiu que a unidade deveria ter sido entregue até 28/06/2022. Como as chaves somente foram disponibilizadas em 23/10/2023, reconheceu o atraso na entrega do imóvel.</w:t>
      </w:r>
    </w:p>
    <w:p w14:paraId="500DD94C"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afastou a incidência de prazo adicional de 60 dias para entrega das chaves, sob o fundamento de que a jurisprudência do Superior Tribunal de Justiça admite prazo máximo de tolerância de 180 dias e não autoriza nova prorrogação contratual após seu encerramento.</w:t>
      </w:r>
    </w:p>
    <w:p w14:paraId="3E560633" w14:textId="77777777" w:rsidR="00497025" w:rsidRPr="00DB2319" w:rsidRDefault="00497025" w:rsidP="00497025">
      <w:pPr>
        <w:spacing w:after="0" w:line="360" w:lineRule="auto"/>
        <w:rPr>
          <w:rFonts w:cstheme="minorHAnsi"/>
          <w:color w:val="FF0000"/>
        </w:rPr>
      </w:pPr>
      <w:r w:rsidRPr="00DB2319">
        <w:rPr>
          <w:rFonts w:cstheme="minorHAnsi"/>
          <w:color w:val="FF0000"/>
        </w:rPr>
        <w:t>Pandemia e risco da atividade empresarial</w:t>
      </w:r>
    </w:p>
    <w:p w14:paraId="05389C8F" w14:textId="77777777" w:rsidR="00497025" w:rsidRPr="00DB2319" w:rsidRDefault="00497025" w:rsidP="00497025">
      <w:pPr>
        <w:spacing w:after="0" w:line="360" w:lineRule="auto"/>
        <w:rPr>
          <w:rFonts w:cstheme="minorHAnsi"/>
          <w:color w:val="FF0000"/>
        </w:rPr>
      </w:pPr>
      <w:r w:rsidRPr="00DB2319">
        <w:rPr>
          <w:rFonts w:cstheme="minorHAnsi"/>
          <w:color w:val="FF0000"/>
        </w:rPr>
        <w:t>O juízo rejeitou a configuração de caso fortuito ou força maior. Considerou que o Termo de Reserva foi firmado em 06/01/2021, mais de nove meses após a declaração da pandemia, quando os efeitos da crise sanitária sobre a construção civil já eram conhecidos e deveriam ter sido incorporados ao planejamento empresarial.</w:t>
      </w:r>
    </w:p>
    <w:p w14:paraId="67DADF1B" w14:textId="77777777" w:rsidR="00497025" w:rsidRPr="00DB2319" w:rsidRDefault="00497025" w:rsidP="00497025">
      <w:pPr>
        <w:spacing w:after="0" w:line="360" w:lineRule="auto"/>
        <w:rPr>
          <w:rFonts w:cstheme="minorHAnsi"/>
          <w:color w:val="FF0000"/>
        </w:rPr>
      </w:pPr>
      <w:r w:rsidRPr="00DB2319">
        <w:rPr>
          <w:rFonts w:cstheme="minorHAnsi"/>
          <w:color w:val="FF0000"/>
        </w:rPr>
        <w:t>Entendeu que as rés apresentaram alegações genéricas sobre falta de mão de obra e insumos, sem comprovar de forma suficiente o nexo causal entre os efeitos da pandemia e o atraso específico do empreendimento. Ressaltou, ainda, que a construção civil foi considerada atividade essencial e não sofreu paralisação total.</w:t>
      </w:r>
    </w:p>
    <w:p w14:paraId="52AE01BF" w14:textId="77777777" w:rsidR="00497025" w:rsidRPr="00DB2319" w:rsidRDefault="00497025" w:rsidP="00497025">
      <w:pPr>
        <w:spacing w:after="0" w:line="360" w:lineRule="auto"/>
        <w:rPr>
          <w:rFonts w:cstheme="minorHAnsi"/>
          <w:color w:val="FF0000"/>
        </w:rPr>
      </w:pPr>
      <w:r w:rsidRPr="00DB2319">
        <w:rPr>
          <w:rFonts w:cstheme="minorHAnsi"/>
          <w:color w:val="FF0000"/>
        </w:rPr>
        <w:t>Concluiu que as dificuldades decorrentes da pandemia constituíam fortuito interno e risco inerente à atividade econômica, incapazes de romper o nexo causal ou de transferir à consumidora os prejuízos do empreendimento.</w:t>
      </w:r>
    </w:p>
    <w:p w14:paraId="7885EEA6" w14:textId="77777777" w:rsidR="00497025" w:rsidRPr="00DB2319" w:rsidRDefault="00497025" w:rsidP="00497025">
      <w:pPr>
        <w:spacing w:after="0" w:line="360" w:lineRule="auto"/>
        <w:rPr>
          <w:rFonts w:cstheme="minorHAnsi"/>
          <w:color w:val="FF0000"/>
        </w:rPr>
      </w:pPr>
      <w:r w:rsidRPr="00DB2319">
        <w:rPr>
          <w:rFonts w:cstheme="minorHAnsi"/>
          <w:color w:val="FF0000"/>
        </w:rPr>
        <w:t>Lucros cessantes</w:t>
      </w:r>
    </w:p>
    <w:p w14:paraId="45215695" w14:textId="77777777" w:rsidR="00497025" w:rsidRPr="00DB2319" w:rsidRDefault="00497025" w:rsidP="00497025">
      <w:pPr>
        <w:spacing w:after="0" w:line="360" w:lineRule="auto"/>
        <w:rPr>
          <w:rFonts w:cstheme="minorHAnsi"/>
          <w:color w:val="FF0000"/>
        </w:rPr>
      </w:pPr>
      <w:r w:rsidRPr="00DB2319">
        <w:rPr>
          <w:rFonts w:cstheme="minorHAnsi"/>
          <w:color w:val="FF0000"/>
        </w:rPr>
        <w:t>Com fundamento no art. 402 do Código Civil e no Tema 996 do Superior Tribunal de Justiça, a sentença reconheceu que o atraso na entrega presume o prejuízo decorrente da privação do uso do imóvel, independentemente de prova de que a consumidora pretendesse efetivamente alugá-lo.</w:t>
      </w:r>
    </w:p>
    <w:p w14:paraId="2B036AC5" w14:textId="77777777" w:rsidR="00497025" w:rsidRPr="00DB2319" w:rsidRDefault="00497025" w:rsidP="00497025">
      <w:pPr>
        <w:spacing w:after="0" w:line="360" w:lineRule="auto"/>
        <w:rPr>
          <w:rFonts w:cstheme="minorHAnsi"/>
          <w:color w:val="FF0000"/>
        </w:rPr>
      </w:pPr>
      <w:r w:rsidRPr="00DB2319">
        <w:rPr>
          <w:rFonts w:cstheme="minorHAnsi"/>
          <w:color w:val="FF0000"/>
        </w:rPr>
        <w:t>Considerou que a potencialidade econômica do bem existe tanto para locação quanto para ocupação própria e que a natureza social do empreendimento, inserido no programa Minha Casa, Minha Vida, não afasta a indenização.</w:t>
      </w:r>
    </w:p>
    <w:p w14:paraId="3D23DCD6" w14:textId="77777777" w:rsidR="00497025" w:rsidRPr="00DB2319" w:rsidRDefault="00497025" w:rsidP="00497025">
      <w:pPr>
        <w:spacing w:after="0" w:line="360" w:lineRule="auto"/>
        <w:rPr>
          <w:rFonts w:cstheme="minorHAnsi"/>
          <w:color w:val="FF0000"/>
        </w:rPr>
      </w:pPr>
      <w:r w:rsidRPr="00DB2319">
        <w:rPr>
          <w:rFonts w:cstheme="minorHAnsi"/>
          <w:color w:val="FF0000"/>
        </w:rPr>
        <w:lastRenderedPageBreak/>
        <w:t>Arbitrados os lucros cessantes no percentual requerido subsidiariamente pela autora, fixou-se indenização mensal correspondente a 0,5% do valor contratual atualizado do imóvel, durante o período de 28/06/2022 a 23/10/2023.</w:t>
      </w:r>
    </w:p>
    <w:p w14:paraId="23DBCC58" w14:textId="77777777" w:rsidR="00497025" w:rsidRPr="00DB2319" w:rsidRDefault="00497025" w:rsidP="00497025">
      <w:pPr>
        <w:spacing w:after="0" w:line="360" w:lineRule="auto"/>
        <w:rPr>
          <w:rFonts w:cstheme="minorHAnsi"/>
          <w:color w:val="FF0000"/>
        </w:rPr>
      </w:pPr>
      <w:r w:rsidRPr="00DB2319">
        <w:rPr>
          <w:rFonts w:cstheme="minorHAnsi"/>
          <w:color w:val="FF0000"/>
        </w:rPr>
        <w:t>Juros de obra</w:t>
      </w:r>
    </w:p>
    <w:p w14:paraId="423B1433"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aplicou a tese do Tema 996 segundo a qual é ilícita a cobrança de juros de obra, ou encargo equivalente, após o prazo ajustado para a entrega da unidade, incluído o período de tolerância.</w:t>
      </w:r>
    </w:p>
    <w:p w14:paraId="6F82C643" w14:textId="77777777" w:rsidR="00497025" w:rsidRPr="00DB2319" w:rsidRDefault="00497025" w:rsidP="00497025">
      <w:pPr>
        <w:spacing w:after="0" w:line="360" w:lineRule="auto"/>
        <w:rPr>
          <w:rFonts w:cstheme="minorHAnsi"/>
          <w:color w:val="FF0000"/>
        </w:rPr>
      </w:pPr>
      <w:r w:rsidRPr="00DB2319">
        <w:rPr>
          <w:rFonts w:cstheme="minorHAnsi"/>
          <w:color w:val="FF0000"/>
        </w:rPr>
        <w:t>Como a mora foi reconhecida a partir de 28/06/2022, determinou o ressarcimento dos valores comprovadamente pagos a título de juros de obra entre essa data e a entrega das chaves, em 23/10/2023. A devolução foi estipulada de forma simples, por possuir natureza reparatória, e não de repetição de pagamento indevido.</w:t>
      </w:r>
    </w:p>
    <w:p w14:paraId="06FCDB19" w14:textId="77777777" w:rsidR="00497025" w:rsidRPr="00DB2319" w:rsidRDefault="00497025" w:rsidP="00497025">
      <w:pPr>
        <w:spacing w:after="0" w:line="360" w:lineRule="auto"/>
        <w:rPr>
          <w:rFonts w:cstheme="minorHAnsi"/>
          <w:color w:val="FF0000"/>
        </w:rPr>
      </w:pPr>
      <w:r w:rsidRPr="00DB2319">
        <w:rPr>
          <w:rFonts w:cstheme="minorHAnsi"/>
          <w:color w:val="FF0000"/>
        </w:rPr>
        <w:t>II. DISPOSITIVO DA SENTENÇA</w:t>
      </w:r>
    </w:p>
    <w:p w14:paraId="2D6E1125"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julgou procedentes os pedidos para condenar solidariamente as rés ao pagamento:</w:t>
      </w:r>
    </w:p>
    <w:p w14:paraId="729481B8" w14:textId="77777777" w:rsidR="00497025" w:rsidRPr="00DB2319" w:rsidRDefault="00497025" w:rsidP="00497025">
      <w:pPr>
        <w:spacing w:after="0" w:line="360" w:lineRule="auto"/>
        <w:rPr>
          <w:rFonts w:cstheme="minorHAnsi"/>
          <w:color w:val="FF0000"/>
        </w:rPr>
      </w:pPr>
      <w:r w:rsidRPr="00DB2319">
        <w:rPr>
          <w:rFonts w:cstheme="minorHAnsi"/>
          <w:color w:val="FF0000"/>
        </w:rPr>
        <w:t>de lucros cessantes correspondentes a 0,5% do valor atualizado do imóvel por mês, entre 28/06/2022 e 23/10/2023;</w:t>
      </w:r>
    </w:p>
    <w:p w14:paraId="46416269" w14:textId="77777777" w:rsidR="00497025" w:rsidRPr="00DB2319" w:rsidRDefault="00497025" w:rsidP="00497025">
      <w:pPr>
        <w:spacing w:after="0" w:line="360" w:lineRule="auto"/>
        <w:rPr>
          <w:rFonts w:cstheme="minorHAnsi"/>
          <w:color w:val="FF0000"/>
        </w:rPr>
      </w:pPr>
      <w:r w:rsidRPr="00DB2319">
        <w:rPr>
          <w:rFonts w:cstheme="minorHAnsi"/>
          <w:color w:val="FF0000"/>
        </w:rPr>
        <w:t>dos valores comprovadamente pagos a título de juros de obra no mesmo período, mediante restituição simples;</w:t>
      </w:r>
    </w:p>
    <w:p w14:paraId="556925A4" w14:textId="77777777" w:rsidR="00497025" w:rsidRPr="00DB2319" w:rsidRDefault="00497025" w:rsidP="00497025">
      <w:pPr>
        <w:spacing w:after="0" w:line="360" w:lineRule="auto"/>
        <w:rPr>
          <w:rFonts w:cstheme="minorHAnsi"/>
          <w:color w:val="FF0000"/>
        </w:rPr>
      </w:pPr>
      <w:r w:rsidRPr="00DB2319">
        <w:rPr>
          <w:rFonts w:cstheme="minorHAnsi"/>
          <w:color w:val="FF0000"/>
        </w:rPr>
        <w:t>de correção monetária desde cada vencimento e juros de mora de 1% ao mês a partir da citação.</w:t>
      </w:r>
    </w:p>
    <w:p w14:paraId="3DD5FA11" w14:textId="77777777" w:rsidR="00497025" w:rsidRPr="00DB2319" w:rsidRDefault="00497025" w:rsidP="00497025">
      <w:pPr>
        <w:spacing w:after="0" w:line="360" w:lineRule="auto"/>
        <w:rPr>
          <w:rFonts w:cstheme="minorHAnsi"/>
          <w:color w:val="FF0000"/>
        </w:rPr>
      </w:pPr>
      <w:r w:rsidRPr="00DB2319">
        <w:rPr>
          <w:rFonts w:cstheme="minorHAnsi"/>
          <w:color w:val="FF0000"/>
        </w:rPr>
        <w:t>As rés também foram condenadas ao pagamento das despesas processuais e de honorários advocatícios fixados em 10% sobre o valor da condenação, com correção monetária desde a sentença e juros de mora a partir do trânsito em julgado.</w:t>
      </w:r>
    </w:p>
    <w:p w14:paraId="08F96DB0" w14:textId="54E730D2" w:rsidR="00E87018" w:rsidRPr="00DB2319" w:rsidRDefault="00497025" w:rsidP="00497025">
      <w:pPr>
        <w:spacing w:after="0" w:line="360" w:lineRule="auto"/>
        <w:rPr>
          <w:rFonts w:cstheme="minorHAnsi"/>
        </w:rPr>
      </w:pPr>
      <w:r w:rsidRPr="00DB2319">
        <w:rPr>
          <w:rFonts w:cstheme="minorHAnsi"/>
          <w:color w:val="FF0000"/>
        </w:rPr>
        <w:t>Síntese do ponto controvertido: a divergência central consiste em definir qual instrumento estabelece o prazo juridicamente exigível para a entrega do imóvel. A sentença adotou o Termo de Reserva e reconheceu a mora a partir de 28/06/2022; a apelação sustenta a prevalência do contrato definitivo, cujo prazo, acrescido da tolerância, se encerraria depois da entrega das chaves, ou, subsidiariamente, requer o deslocamento da mora por mais 60 dias.</w:t>
      </w:r>
    </w:p>
    <w:p w14:paraId="5350F300" w14:textId="77777777" w:rsidR="00886ABA" w:rsidRDefault="00886ABA" w:rsidP="00DB1301">
      <w:pPr>
        <w:spacing w:after="0" w:line="360" w:lineRule="auto"/>
        <w:rPr>
          <w:del w:id="1211" w:author="Assessor GDSXSR" w:date="2026-10-31T19:47:04Z"/>
          <w:rFonts w:ascii="Arial" w:hAnsi="Arial" w:cs="Arial"/>
          <w:sz w:val="28"/>
          <w:szCs w:val="28"/>
        </w:rPr>
      </w:pPr>
    </w:p>
    <w:p w14:paraId="63210370" w14:textId="77777777" w:rsidR="00DB2319" w:rsidRDefault="00DB2319" w:rsidP="00355C73">
      <w:pPr>
        <w:spacing w:after="0" w:line="360" w:lineRule="auto"/>
        <w:jc w:val="center"/>
        <w:outlineLvl w:val="0"/>
        <w:rPr>
          <w:del w:id="1212" w:author="Assessor GDSXSR" w:date="2026-10-31T19:47:04Z"/>
          <w:rFonts w:ascii="Arial" w:hAnsi="Arial" w:cs="Arial"/>
          <w:b/>
          <w:bCs/>
          <w:sz w:val="28"/>
          <w:szCs w:val="28"/>
        </w:rPr>
      </w:pPr>
    </w:p>
    <w:p w14:paraId="4E01AB78" w14:textId="77777777" w:rsidR="00DB2319" w:rsidRDefault="00DB2319" w:rsidP="00355C73">
      <w:pPr>
        <w:spacing w:after="0" w:line="360" w:lineRule="auto"/>
        <w:jc w:val="center"/>
        <w:outlineLvl w:val="0"/>
        <w:rPr>
          <w:del w:id="1213" w:author="Assessor GDSXSR" w:date="2026-10-31T19:47:04Z"/>
          <w:rFonts w:ascii="Arial" w:hAnsi="Arial" w:cs="Arial"/>
          <w:b/>
          <w:bCs/>
          <w:sz w:val="28"/>
          <w:szCs w:val="28"/>
        </w:rPr>
      </w:pPr>
    </w:p>
    <w:p w14:paraId="1B6E361E" w14:textId="77777777" w:rsidR="00DB2319" w:rsidRDefault="00DB2319" w:rsidP="00355C73">
      <w:pPr>
        <w:spacing w:after="0" w:line="360" w:lineRule="auto"/>
        <w:jc w:val="center"/>
        <w:outlineLvl w:val="0"/>
        <w:rPr>
          <w:del w:id="1214" w:author="Assessor GDSXSR" w:date="2026-10-31T19:47:04Z"/>
          <w:rFonts w:ascii="Arial" w:hAnsi="Arial" w:cs="Arial"/>
          <w:b/>
          <w:bCs/>
          <w:sz w:val="28"/>
          <w:szCs w:val="28"/>
        </w:rPr>
      </w:pPr>
    </w:p>
    <w:p w14:paraId="2E46CEE5" w14:textId="77777777" w:rsidR="00DB2319" w:rsidRDefault="00DB2319" w:rsidP="00355C73">
      <w:pPr>
        <w:spacing w:after="0" w:line="360" w:lineRule="auto"/>
        <w:jc w:val="center"/>
        <w:outlineLvl w:val="0"/>
        <w:rPr>
          <w:del w:id="1215" w:author="Assessor GDSXSR" w:date="2026-10-31T19:47:04Z"/>
          <w:rFonts w:ascii="Arial" w:hAnsi="Arial" w:cs="Arial"/>
          <w:b/>
          <w:bCs/>
          <w:sz w:val="28"/>
          <w:szCs w:val="28"/>
        </w:rPr>
      </w:pPr>
    </w:p>
    <w:p w14:paraId="52862074" w14:textId="77777777" w:rsidR="00DB2319" w:rsidRDefault="00DB2319" w:rsidP="00DB2319">
      <w:pPr>
        <w:spacing w:after="0" w:line="360" w:lineRule="auto"/>
        <w:outlineLvl w:val="0"/>
        <w:rPr>
          <w:del w:id="1216" w:author="Assessor GDSXSR" w:date="2026-10-31T19:47:04Z"/>
          <w:rFonts w:ascii="Arial" w:hAnsi="Arial" w:cs="Arial"/>
          <w:b/>
          <w:bCs/>
          <w:sz w:val="28"/>
          <w:szCs w:val="28"/>
        </w:rPr>
      </w:pPr>
    </w:p>
    <w:p w14:paraId="63358632" w14:textId="142B0C5E" w:rsidR="00DB1301" w:rsidRDefault="00F63CDB" w:rsidP="00355C73">
      <w:pPr>
        <w:pageBreakBefore/>
        <w:spacing w:after="0" w:line="360" w:lineRule="auto"/>
        <w:jc w:val="center"/>
        <w:outlineLvl w:val="0"/>
        <w:rPr>
          <w:rFonts w:ascii="Arial" w:hAnsi="Arial" w:cs="Arial"/>
          <w:b/>
          <w:bCs/>
          <w:sz w:val="28"/>
          <w:szCs w:val="28"/>
        </w:rPr>
      </w:pPr>
      <w:commentRangeStart w:id="7"/>
      <w:r>
        <w:rPr>
          <w:rFonts w:ascii="Arial" w:hAnsi="Arial" w:cs="Arial"/>
          <w:b/>
          <w:bCs/>
          <w:sz w:val="28"/>
          <w:szCs w:val="28"/>
        </w:rPr>
        <w:lastRenderedPageBreak/>
        <w:t>RELATÓRIO</w:t>
      </w:r>
      <w:commentRangeEnd w:id="7"/>
      <w:r>
        <w:rPr>
          <w:rStyle w:val="CommentReference"/>
        </w:rPr>
        <w:commentReference w:id="7"/>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8700C19" w14:textId="77777777" w:rsidR="00111010" w:rsidRPr="00111010" w:rsidRDefault="00F63CDB" w:rsidP="00111010">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111010" w:rsidRPr="00111010">
        <w:rPr>
          <w:rFonts w:ascii="Arial" w:hAnsi="Arial" w:cs="Arial"/>
          <w:i/>
          <w:iCs/>
          <w:sz w:val="26"/>
          <w:szCs w:val="26"/>
        </w:rPr>
        <w:t>Trata-se de ação sob o Procedimento Comum, proposta por ROBISTÂNIA DA SILVA CARVALHO contra IOTA EMPREENDIMENTOS IMOBILIÁRIOS S.A. e JOSÉ CELSO GONTIJO ENGENHARIA S.A., conforme qualificações constantes dos autos.</w:t>
      </w:r>
    </w:p>
    <w:p w14:paraId="013A5594"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Narra a autora que, no dia 06.01.2021, firmou com as rés o Termo de Reserva de Unidade Habitacional n. 34567, relativo ao imóvel situado na Quadra 501, Conjunto 02, Lote 08, Bloco A1, Apartamento 102, Itapoã Parque, Brasília/DF, no âmbito do Programa Minha Casa, Minha Vida, promovido pela primeira ré e construído pela segunda.</w:t>
      </w:r>
    </w:p>
    <w:p w14:paraId="19B788AB"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Acrescenta que o imóvel deveria ter sido entregue em 28.06.2022, já computado o prazo de tolerância, mas somente foi entregue em 23.10.2023, configurando um atraso de 15 meses e 25 dias. Sustenta que as rés deram causa ao inadimplemento contratual e que a relação jurídica estabelecida entre as partes é de consumo, a possibilitar a inversão do ônus da prova e responsabilidade objetiva e solidária das demandadas. Defende que, por força da aplicação do tema 996 do STJ, faz jus a indenização por danos materiais – lucros cessantes –, decorrente da privação temporária do bem e ao ressarcimento do valor pago a título de juros de obra. Declara que não possui condições financeiras de arcar com as despesas </w:t>
      </w:r>
      <w:r w:rsidRPr="00111010">
        <w:rPr>
          <w:rFonts w:ascii="Arial" w:hAnsi="Arial" w:cs="Arial"/>
          <w:i/>
          <w:iCs/>
          <w:sz w:val="26"/>
          <w:szCs w:val="26"/>
        </w:rPr>
        <w:lastRenderedPageBreak/>
        <w:t>processuais, sem prejuízo de sua própria subsistência e de sua família e se opõe à designação de audiência de conciliação.</w:t>
      </w:r>
    </w:p>
    <w:p w14:paraId="15DE6B2D"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Diante do exposto, requer a concessão do benefício da gratuidade de justiça. No mérito, pede a condenação solidária das demandadas ao pagamento de indenização por danos materiais – lucros cessantes –, equivalente a valor locatício de imóvel assemelhado e ao ressarcimento do valor pago a título de juros de obra, ambos, devidos entre o período de 28.06.2022 a 23.10.2023. De modo subsidiário, postula o arbitramento dos lucros cessantes no valor equivalente a 0,5% do valor atualizado do imóvel. Juntou documentos.</w:t>
      </w:r>
    </w:p>
    <w:p w14:paraId="29A809CE" w14:textId="623E37F8"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A decisão de ID 269840732 facultou a emenda da petição inicial para anexar o termo de recebimento de chaves ou mesmo certidão atualizada da matrícula do imóvel para informação sobre a averbação ou </w:t>
      </w:r>
      <w:r w:rsidR="005B7492">
        <w:rPr>
          <w:rFonts w:ascii="Arial" w:hAnsi="Arial" w:cs="Arial"/>
          <w:i/>
          <w:iCs/>
          <w:sz w:val="26"/>
          <w:szCs w:val="26"/>
        </w:rPr>
        <w:t>‘</w:t>
      </w:r>
      <w:r w:rsidRPr="00111010">
        <w:rPr>
          <w:rFonts w:ascii="Arial" w:hAnsi="Arial" w:cs="Arial"/>
          <w:i/>
          <w:iCs/>
          <w:sz w:val="26"/>
          <w:szCs w:val="26"/>
        </w:rPr>
        <w:t>habite-se</w:t>
      </w:r>
      <w:r w:rsidR="005B7492">
        <w:rPr>
          <w:rFonts w:ascii="Arial" w:hAnsi="Arial" w:cs="Arial"/>
          <w:i/>
          <w:iCs/>
          <w:sz w:val="26"/>
          <w:szCs w:val="26"/>
        </w:rPr>
        <w:t>’</w:t>
      </w:r>
      <w:r w:rsidRPr="00111010">
        <w:rPr>
          <w:rFonts w:ascii="Arial" w:hAnsi="Arial" w:cs="Arial"/>
          <w:i/>
          <w:iCs/>
          <w:sz w:val="26"/>
          <w:szCs w:val="26"/>
        </w:rPr>
        <w:t>, no prazo de 15 dias.</w:t>
      </w:r>
    </w:p>
    <w:p w14:paraId="5171C3B8"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Em cumprimento ao comando judicial, a autora anexou aos autos o Termo de Recebimento de Chaves de ID 272815688.</w:t>
      </w:r>
    </w:p>
    <w:p w14:paraId="11003037"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A decisão de ID 273257558 recebeu a nova petição de ID 272815687, determinou a citação das rés e concedeu o benefício da gratuidade de justiça à autora.</w:t>
      </w:r>
    </w:p>
    <w:p w14:paraId="12F198B2"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As rés foram citadas e ofereceram contestação ao ID 275538325. De início, discorrem sobre as principais características do empreendimento, ressaltando que constitui obra de interesse social que foi afetada por atrasos do Poder </w:t>
      </w:r>
      <w:r w:rsidRPr="00111010">
        <w:rPr>
          <w:rFonts w:ascii="Arial" w:hAnsi="Arial" w:cs="Arial"/>
          <w:i/>
          <w:iCs/>
          <w:sz w:val="26"/>
          <w:szCs w:val="26"/>
        </w:rPr>
        <w:lastRenderedPageBreak/>
        <w:t>Público. Acrescentam que foram prejudicadas pelas restrições decorrentes da COVID, incluindo a falta de insumos, mercadorias, e a escassez de mão de obra, que comprometeram o cronograma logístico do empreendimento, de modo que o atraso na entrega do imóvel decorreu de caso fortuito ou de força maior (pandemia), o que exclui o dever de indenizar, nos termos do artigo 393 do Código Civil.</w:t>
      </w:r>
    </w:p>
    <w:p w14:paraId="244992B4"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Defendem a prevalência do prazo estipulado no contrato de financiamento firmado com a Caixa Econômica Federal (24.05.2023) em detrimento do estabelecido no Termo de Reserva. Reputam que, à luz das disposições contratuais, o prazo final de entrega bem, considerado o prazo de tolerância de 180 dias e o prazo adicional de 60 dias para a entrega das chaves do imóvel, é 17.01.2024, e as chaves foram entregues em 23.10.2023, motivo pelo qual não há falar em atraso na entrega do imóvel. Sustentam que a indenização por lucros cessantes é descabida, visto que o imóvel adquirido é destinado eminentemente para habitação e não para a exploração de atividade econômica, e que os danos materiais exigem efetiva comprovação, não se admitindo indenização por dano hipotético ou presumido. Asseveram que não há prova suficiente nos autos do pagamento do valor cobrado a título de juros de obra, razão pela qual não há falar em ressarcimento. Aduz que a possibilidade de juntada de documentos adicionais pela autora está preclusa.</w:t>
      </w:r>
    </w:p>
    <w:p w14:paraId="7C5FB9E5"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Diante do exposto, pedem que os pedidos formulados na petição inicial sejam julgados </w:t>
      </w:r>
      <w:r w:rsidRPr="00111010">
        <w:rPr>
          <w:rFonts w:ascii="Arial" w:hAnsi="Arial" w:cs="Arial"/>
          <w:i/>
          <w:iCs/>
          <w:sz w:val="26"/>
          <w:szCs w:val="26"/>
        </w:rPr>
        <w:lastRenderedPageBreak/>
        <w:t>improcedentes. De modo subsidiário, postulam o reconhecimento da prorrogação do prazo de entrega do imóvel, pelo período de 1 ano e 10 meses, por causa do período de pandemia decretado no Distrito Federal. Ainda em caráter subsidiário, pedem que o valor dos lucros cessantes seja estabelecido em 0,5% do valor do imóvel. Anexaram documentos.</w:t>
      </w:r>
    </w:p>
    <w:p w14:paraId="202B3DBC"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Em réplica de ID 275725964, a autora refuta o alegado em contestação e reitera os termos da petição inicial. Requer a produção de provas.</w:t>
      </w:r>
    </w:p>
    <w:p w14:paraId="26171C5F"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A decisão de ID 276747776 determinou a intimação das partes para especificarem as provas que ainda pretendiam produzir.</w:t>
      </w:r>
    </w:p>
    <w:p w14:paraId="1326EFA8"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Atenta ao comando judicial, a autora requereu a inversão do ônus da prova para que as rés provem que pagaram os juros de obra no lugar da autora (ID 277338766). As rés não requereram a produção adicional de provas (ID 278127477). Juntaram cópias de decisões judiciais.</w:t>
      </w:r>
    </w:p>
    <w:p w14:paraId="11E3B9B7"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Na sequência, a autora apresentou manifestação quanto aos juros de obra (ID 280602548).</w:t>
      </w:r>
    </w:p>
    <w:p w14:paraId="0143E64E"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Sobreveio a decisão saneadora de ID 280978961 que indeferiu o requerimento de produção adicional de provas; declarou saneado o feito; determinou a intimação das partes, nos termos do § 1º do art. 357 do CPC, e deferiu a marcação de sigilo sobre os documentos de ID’s 275539448 e 275539450.</w:t>
      </w:r>
    </w:p>
    <w:p w14:paraId="18C9B900"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Intimadas nos termos do art. 357, § 1º, do CPC, as partes deixaram transcorrer in albis o prazo </w:t>
      </w:r>
      <w:r w:rsidRPr="00111010">
        <w:rPr>
          <w:rFonts w:ascii="Arial" w:hAnsi="Arial" w:cs="Arial"/>
          <w:i/>
          <w:iCs/>
          <w:sz w:val="26"/>
          <w:szCs w:val="26"/>
        </w:rPr>
        <w:lastRenderedPageBreak/>
        <w:t>para solicitar ajustes, consoante atesta a certidão sob o ID 282830837.</w:t>
      </w:r>
    </w:p>
    <w:p w14:paraId="2A1367AB" w14:textId="6CD5256B" w:rsidR="00F63CDB"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Os autos vieram conclusos para prolação da sentença.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111010">
        <w:rPr>
          <w:rFonts w:ascii="Arial" w:hAnsi="Arial" w:cs="Arial"/>
          <w:i/>
          <w:iCs/>
          <w:sz w:val="26"/>
          <w:szCs w:val="26"/>
        </w:rPr>
        <w:t>89043169</w:t>
      </w:r>
      <w:r w:rsidR="0061262D" w:rsidRPr="000A7009">
        <w:rPr>
          <w:rFonts w:ascii="Arial" w:hAnsi="Arial" w:cs="Arial"/>
          <w:i/>
          <w:iCs/>
          <w:sz w:val="26"/>
          <w:szCs w:val="26"/>
        </w:rPr>
        <w:t>).</w:t>
      </w:r>
    </w:p>
    <w:p w14:paraId="74062990" w14:textId="77777777" w:rsidR="00946BCE" w:rsidRDefault="00946BCE" w:rsidP="00111010">
      <w:pPr>
        <w:spacing w:after="0" w:line="360" w:lineRule="auto"/>
        <w:ind w:left="2268" w:firstLine="1134"/>
        <w:jc w:val="both"/>
        <w:rPr>
          <w:rFonts w:ascii="Arial" w:hAnsi="Arial" w:cs="Arial"/>
          <w:i/>
          <w:iCs/>
          <w:sz w:val="26"/>
          <w:szCs w:val="26"/>
        </w:rPr>
      </w:pPr>
    </w:p>
    <w:p w14:paraId="04E520D9" w14:textId="557885FE"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111010">
        <w:rPr>
          <w:rFonts w:ascii="Arial" w:hAnsi="Arial" w:cs="Arial"/>
          <w:sz w:val="28"/>
          <w:szCs w:val="28"/>
        </w:rPr>
        <w:t xml:space="preserve"> </w:t>
      </w:r>
      <w:r w:rsidR="00111010" w:rsidRPr="00111010">
        <w:rPr>
          <w:rFonts w:ascii="Arial" w:hAnsi="Arial" w:cs="Arial"/>
          <w:sz w:val="28"/>
          <w:szCs w:val="28"/>
        </w:rPr>
        <w:t>Gustavo Fernandes Sales</w:t>
      </w:r>
      <w:r w:rsidR="003524E5" w:rsidRPr="003524E5">
        <w:rPr>
          <w:rFonts w:ascii="Arial" w:hAnsi="Arial" w:cs="Arial"/>
          <w:sz w:val="28"/>
          <w:szCs w:val="28"/>
        </w:rPr>
        <w:t>, da</w:t>
      </w:r>
      <w:r w:rsidR="0006080C">
        <w:rPr>
          <w:rFonts w:ascii="Arial" w:hAnsi="Arial" w:cs="Arial"/>
          <w:sz w:val="28"/>
          <w:szCs w:val="28"/>
        </w:rPr>
        <w:t xml:space="preserve"> </w:t>
      </w:r>
      <w:r w:rsidR="00111010" w:rsidRPr="00111010">
        <w:rPr>
          <w:rFonts w:ascii="Arial" w:hAnsi="Arial" w:cs="Arial"/>
          <w:sz w:val="28"/>
          <w:szCs w:val="28"/>
        </w:rPr>
        <w:t>25ª Vara Cível de Brasília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73125A49" w14:textId="77777777" w:rsidR="00111010" w:rsidRPr="00111010" w:rsidRDefault="0006080C" w:rsidP="00111010">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111010" w:rsidRPr="00111010">
        <w:rPr>
          <w:rFonts w:ascii="Arial" w:hAnsi="Arial" w:cs="Arial"/>
          <w:i/>
          <w:iCs/>
          <w:sz w:val="26"/>
          <w:szCs w:val="26"/>
        </w:rPr>
        <w:t>Diante de todo o exposto, JULGO PROCEDENTES os pedidos formulados na petição inicial para condenar as rés, de forma solidária, ao pagamento de indenização por lucros cessantes à consumidora pelo período compreendido entre 28.06.2022 a 23.10.2023, no percentual de 0,5% sobre o valor do imóvel previsto no contrato, devidamente atualizado, por mês de atraso, e ao ressarcimento dos valores comprovadamente pagos a título de juros de obra no mesmo período, na forma simples, ambos acrescidos de correção monetária pelo índice oficial adotado pelo TJDFT desde o dia de cada vencimento e de juros de mora de 1% ao mês a partir da citação (art. 405 do CC).</w:t>
      </w:r>
    </w:p>
    <w:p w14:paraId="53AB0EF2" w14:textId="0EAF5270"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Em face da sucumbência, condeno as rés ao pagamento das despesas processuais e dos honorários advocatícios, os quais fixo em 10% sobre o valor da condenação, nos termos do art. 85, §2º, do Código de Processo Civil.</w:t>
      </w:r>
    </w:p>
    <w:p w14:paraId="163354A9" w14:textId="322A0DD7" w:rsidR="0006080C" w:rsidRPr="000A7009"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Registre-se que os honorários advocatícios devem ser corrigidos pelo índice adotado por esta Corte, desde a prolação desta sentença, e acrescidos </w:t>
      </w:r>
      <w:r w:rsidRPr="00111010">
        <w:rPr>
          <w:rFonts w:ascii="Arial" w:hAnsi="Arial" w:cs="Arial"/>
          <w:i/>
          <w:iCs/>
          <w:sz w:val="26"/>
          <w:szCs w:val="26"/>
        </w:rPr>
        <w:lastRenderedPageBreak/>
        <w:t xml:space="preserve">de juros de mora de 1% ao mês a partir do trânsito em julgado.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5DC7D771" w14:textId="399CBDFC" w:rsidR="0006080C" w:rsidRDefault="009C1026" w:rsidP="00DB1301">
      <w:pPr>
        <w:spacing w:after="0" w:line="360" w:lineRule="auto"/>
        <w:ind w:firstLine="2268"/>
        <w:jc w:val="both"/>
        <w:rPr>
          <w:rFonts w:ascii="Arial" w:hAnsi="Arial" w:cs="Arial"/>
          <w:sz w:val="28"/>
          <w:szCs w:val="28"/>
        </w:rPr>
      </w:pPr>
      <w:r w:rsidRPr="3F2CDD4C">
        <w:rPr>
          <w:rFonts w:ascii="Arial" w:hAnsi="Arial" w:cs="Arial"/>
          <w:sz w:val="28"/>
          <w:szCs w:val="28"/>
        </w:rPr>
        <w:t>O</w:t>
      </w:r>
      <w:r w:rsidR="00EB0775">
        <w:rPr>
          <w:rFonts w:ascii="Arial" w:hAnsi="Arial" w:cs="Arial"/>
          <w:sz w:val="28"/>
          <w:szCs w:val="28"/>
        </w:rPr>
        <w:t>s</w:t>
      </w:r>
      <w:r w:rsidR="00D145B0">
        <w:rPr>
          <w:rFonts w:ascii="Arial" w:hAnsi="Arial" w:cs="Arial"/>
          <w:sz w:val="28"/>
          <w:szCs w:val="28"/>
        </w:rPr>
        <w:t xml:space="preserve"> réu</w:t>
      </w:r>
      <w:r w:rsidR="00EB0775">
        <w:rPr>
          <w:rFonts w:ascii="Arial" w:hAnsi="Arial" w:cs="Arial"/>
          <w:sz w:val="28"/>
          <w:szCs w:val="28"/>
        </w:rPr>
        <w:t>s</w:t>
      </w:r>
      <w:r w:rsidRPr="3F2CDD4C">
        <w:rPr>
          <w:rFonts w:ascii="Arial" w:hAnsi="Arial" w:cs="Arial"/>
          <w:sz w:val="28"/>
          <w:szCs w:val="28"/>
        </w:rPr>
        <w:t xml:space="preserve"> op</w:t>
      </w:r>
      <w:r w:rsidR="00EB0775">
        <w:rPr>
          <w:rFonts w:ascii="Arial" w:hAnsi="Arial" w:cs="Arial"/>
          <w:sz w:val="28"/>
          <w:szCs w:val="28"/>
        </w:rPr>
        <w:t>useram</w:t>
      </w:r>
      <w:r w:rsidRPr="3F2CDD4C">
        <w:rPr>
          <w:rFonts w:ascii="Arial" w:hAnsi="Arial" w:cs="Arial"/>
          <w:sz w:val="28"/>
          <w:szCs w:val="28"/>
        </w:rPr>
        <w:t xml:space="preserve"> embargos de declaração (ID </w:t>
      </w:r>
      <w:r w:rsidR="00111010" w:rsidRPr="00111010">
        <w:rPr>
          <w:rFonts w:ascii="Arial" w:hAnsi="Arial" w:cs="Arial"/>
          <w:sz w:val="28"/>
          <w:szCs w:val="28"/>
        </w:rPr>
        <w:t>89043171</w:t>
      </w:r>
      <w:r w:rsidRPr="3F2CDD4C">
        <w:rPr>
          <w:rFonts w:ascii="Arial" w:hAnsi="Arial" w:cs="Arial"/>
          <w:sz w:val="28"/>
          <w:szCs w:val="28"/>
        </w:rPr>
        <w:t>), os quais foram rejeitados</w:t>
      </w:r>
      <w:r w:rsidRPr="3F2CDD4C">
        <w:rPr>
          <w:rFonts w:ascii="Arial" w:hAnsi="Arial" w:cs="Arial"/>
          <w:color w:val="7030A0"/>
          <w:sz w:val="28"/>
          <w:szCs w:val="28"/>
        </w:rPr>
        <w:t xml:space="preserve"> </w:t>
      </w:r>
      <w:r w:rsidRPr="3F2CDD4C">
        <w:rPr>
          <w:rFonts w:ascii="Arial" w:hAnsi="Arial" w:cs="Arial"/>
          <w:sz w:val="28"/>
          <w:szCs w:val="28"/>
        </w:rPr>
        <w:t>(ID</w:t>
      </w:r>
      <w:r w:rsidR="00111010">
        <w:rPr>
          <w:rFonts w:ascii="Arial" w:hAnsi="Arial" w:cs="Arial"/>
          <w:sz w:val="28"/>
          <w:szCs w:val="28"/>
        </w:rPr>
        <w:t xml:space="preserve"> </w:t>
      </w:r>
      <w:r w:rsidR="00111010" w:rsidRPr="00111010">
        <w:rPr>
          <w:rFonts w:ascii="Arial" w:hAnsi="Arial" w:cs="Arial"/>
          <w:sz w:val="28"/>
          <w:szCs w:val="28"/>
        </w:rPr>
        <w:t>89043173</w:t>
      </w:r>
      <w:r w:rsidRPr="3F2CDD4C">
        <w:rPr>
          <w:rFonts w:ascii="Arial" w:hAnsi="Arial" w:cs="Arial"/>
          <w:sz w:val="28"/>
          <w:szCs w:val="28"/>
        </w:rPr>
        <w:t>).</w:t>
      </w:r>
    </w:p>
    <w:p w14:paraId="14DBAC2E" w14:textId="77777777" w:rsidR="009A1888" w:rsidRDefault="009A1888" w:rsidP="00DB1301">
      <w:pPr>
        <w:spacing w:after="0" w:line="360" w:lineRule="auto"/>
        <w:ind w:firstLine="2268"/>
        <w:jc w:val="both"/>
        <w:rPr>
          <w:rFonts w:ascii="Arial" w:hAnsi="Arial" w:cs="Arial"/>
          <w:sz w:val="28"/>
          <w:szCs w:val="28"/>
        </w:rPr>
      </w:pPr>
    </w:p>
    <w:p w14:paraId="76472ED1" w14:textId="6B210A55" w:rsidR="009A1888" w:rsidRDefault="009A1888" w:rsidP="00DB1301">
      <w:pPr>
        <w:spacing w:after="0" w:line="360" w:lineRule="auto"/>
        <w:ind w:firstLine="2268"/>
        <w:jc w:val="both"/>
        <w:rPr>
          <w:rFonts w:ascii="Arial" w:hAnsi="Arial" w:cs="Arial"/>
          <w:sz w:val="28"/>
          <w:szCs w:val="28"/>
        </w:rPr>
      </w:pPr>
      <w:r w:rsidRPr="009A1888">
        <w:rPr>
          <w:rFonts w:ascii="Arial" w:hAnsi="Arial" w:cs="Arial"/>
          <w:sz w:val="28"/>
          <w:szCs w:val="28"/>
        </w:rPr>
        <w:t xml:space="preserve">Apelo das rés, José Celso Gontijo Engenharia S/A e Iota Empreendimentos Imobiliários S/A (ID 89043176), em que alegam, em síntese, que: </w:t>
      </w:r>
      <w:r w:rsidRPr="009A1888">
        <w:rPr>
          <w:rFonts w:ascii="Arial" w:hAnsi="Arial" w:cs="Arial"/>
          <w:b/>
          <w:bCs/>
          <w:sz w:val="28"/>
          <w:szCs w:val="28"/>
        </w:rPr>
        <w:t>1)</w:t>
      </w:r>
      <w:r w:rsidRPr="009A1888">
        <w:rPr>
          <w:rFonts w:ascii="Arial" w:hAnsi="Arial" w:cs="Arial"/>
          <w:sz w:val="28"/>
          <w:szCs w:val="28"/>
        </w:rPr>
        <w:t xml:space="preserve"> o prazo para a entrega do imóvel deve ser apurado conforme o contrato definitivo de compra e venda; </w:t>
      </w:r>
      <w:r w:rsidRPr="009A1888">
        <w:rPr>
          <w:rFonts w:ascii="Arial" w:hAnsi="Arial" w:cs="Arial"/>
          <w:b/>
          <w:bCs/>
          <w:sz w:val="28"/>
          <w:szCs w:val="28"/>
        </w:rPr>
        <w:t xml:space="preserve">2) </w:t>
      </w:r>
      <w:r w:rsidRPr="009A1888">
        <w:rPr>
          <w:rFonts w:ascii="Arial" w:hAnsi="Arial" w:cs="Arial"/>
          <w:sz w:val="28"/>
          <w:szCs w:val="28"/>
        </w:rPr>
        <w:t xml:space="preserve">caso prevaleça a data indicada no Termo de Reserva, deve ser computado o prazo adicional de 60 dias previsto no contrato para a efetiva entrega das chaves; </w:t>
      </w:r>
      <w:r w:rsidRPr="009A1888">
        <w:rPr>
          <w:rFonts w:ascii="Arial" w:hAnsi="Arial" w:cs="Arial"/>
          <w:b/>
          <w:bCs/>
          <w:sz w:val="28"/>
          <w:szCs w:val="28"/>
        </w:rPr>
        <w:t>3)</w:t>
      </w:r>
      <w:r w:rsidRPr="009A1888">
        <w:rPr>
          <w:rFonts w:ascii="Arial" w:hAnsi="Arial" w:cs="Arial"/>
          <w:sz w:val="28"/>
          <w:szCs w:val="28"/>
        </w:rPr>
        <w:t xml:space="preserve"> os documentos juntados aos autos demonstram que a pandemia de Covid-19 causou dificuldades </w:t>
      </w:r>
      <w:r w:rsidR="00497025">
        <w:rPr>
          <w:rFonts w:ascii="Arial" w:hAnsi="Arial" w:cs="Arial"/>
          <w:sz w:val="28"/>
          <w:szCs w:val="28"/>
        </w:rPr>
        <w:t>que</w:t>
      </w:r>
      <w:r w:rsidRPr="009A1888">
        <w:rPr>
          <w:rFonts w:ascii="Arial" w:hAnsi="Arial" w:cs="Arial"/>
          <w:sz w:val="28"/>
          <w:szCs w:val="28"/>
        </w:rPr>
        <w:t xml:space="preserve"> justificam a prorrogação do prazo contratual; </w:t>
      </w:r>
      <w:r w:rsidRPr="009A1888">
        <w:rPr>
          <w:rFonts w:ascii="Arial" w:hAnsi="Arial" w:cs="Arial"/>
          <w:b/>
          <w:bCs/>
          <w:sz w:val="28"/>
          <w:szCs w:val="28"/>
        </w:rPr>
        <w:t>4)</w:t>
      </w:r>
      <w:r w:rsidR="00A45D34">
        <w:rPr>
          <w:rFonts w:ascii="Arial" w:hAnsi="Arial" w:cs="Arial"/>
          <w:b/>
          <w:bCs/>
          <w:sz w:val="28"/>
          <w:szCs w:val="28"/>
        </w:rPr>
        <w:t xml:space="preserve"> </w:t>
      </w:r>
      <w:r w:rsidR="00A45D34" w:rsidRPr="00A45D34">
        <w:rPr>
          <w:rFonts w:ascii="Arial" w:hAnsi="Arial" w:cs="Arial"/>
          <w:sz w:val="28"/>
          <w:szCs w:val="28"/>
        </w:rPr>
        <w:t xml:space="preserve">os lucros cessantes </w:t>
      </w:r>
      <w:r w:rsidR="00497025">
        <w:rPr>
          <w:rFonts w:ascii="Arial" w:hAnsi="Arial" w:cs="Arial"/>
          <w:sz w:val="28"/>
          <w:szCs w:val="28"/>
        </w:rPr>
        <w:t xml:space="preserve">não </w:t>
      </w:r>
      <w:r w:rsidR="00A45D34" w:rsidRPr="00A45D34">
        <w:rPr>
          <w:rFonts w:ascii="Arial" w:hAnsi="Arial" w:cs="Arial"/>
          <w:sz w:val="28"/>
          <w:szCs w:val="28"/>
        </w:rPr>
        <w:t>são devidos se reconhecida a inexistência de atraso</w:t>
      </w:r>
      <w:r w:rsidRPr="009A1888">
        <w:rPr>
          <w:rFonts w:ascii="Arial" w:hAnsi="Arial" w:cs="Arial"/>
          <w:sz w:val="28"/>
          <w:szCs w:val="28"/>
        </w:rPr>
        <w:t xml:space="preserve">; </w:t>
      </w:r>
      <w:r w:rsidR="00225576">
        <w:rPr>
          <w:rFonts w:ascii="Arial" w:hAnsi="Arial" w:cs="Arial"/>
          <w:sz w:val="28"/>
          <w:szCs w:val="28"/>
        </w:rPr>
        <w:t xml:space="preserve">e </w:t>
      </w:r>
      <w:r w:rsidRPr="009A1888">
        <w:rPr>
          <w:rFonts w:ascii="Arial" w:hAnsi="Arial" w:cs="Arial"/>
          <w:b/>
          <w:bCs/>
          <w:sz w:val="28"/>
          <w:szCs w:val="28"/>
        </w:rPr>
        <w:t>5)</w:t>
      </w:r>
      <w:r w:rsidRPr="009A1888">
        <w:rPr>
          <w:rFonts w:ascii="Arial" w:hAnsi="Arial" w:cs="Arial"/>
          <w:sz w:val="28"/>
          <w:szCs w:val="28"/>
        </w:rPr>
        <w:t xml:space="preserve"> </w:t>
      </w:r>
      <w:r w:rsidR="00A45D34" w:rsidRPr="00A45D34">
        <w:rPr>
          <w:rFonts w:ascii="Arial" w:hAnsi="Arial" w:cs="Arial"/>
          <w:sz w:val="28"/>
          <w:szCs w:val="28"/>
        </w:rPr>
        <w:t>a condenação ao ressarcimento dos juros de obra deve ser afastada, porque as planilhas apresentadas não comprovam o efetivo pagamento dos valores pela autora, ou limitada às parcelas comprovadamente pagas sob a rubrica “juros” após o início da mora</w:t>
      </w:r>
      <w:r w:rsidR="00A45D34">
        <w:rPr>
          <w:rFonts w:ascii="Arial" w:hAnsi="Arial" w:cs="Arial"/>
          <w:sz w:val="28"/>
          <w:szCs w:val="28"/>
        </w:rPr>
        <w:t>.</w:t>
      </w:r>
      <w:r w:rsidRPr="009A1888">
        <w:rPr>
          <w:rFonts w:ascii="Arial" w:hAnsi="Arial" w:cs="Arial"/>
          <w:sz w:val="28"/>
          <w:szCs w:val="28"/>
        </w:rPr>
        <w:t xml:space="preserve"> </w:t>
      </w:r>
    </w:p>
    <w:p w14:paraId="4798D51F" w14:textId="77777777" w:rsidR="009A1888" w:rsidRDefault="009A1888" w:rsidP="00DB1301">
      <w:pPr>
        <w:spacing w:after="0" w:line="360" w:lineRule="auto"/>
        <w:ind w:firstLine="2268"/>
        <w:jc w:val="both"/>
        <w:rPr>
          <w:rFonts w:ascii="Arial" w:hAnsi="Arial" w:cs="Arial"/>
          <w:sz w:val="28"/>
          <w:szCs w:val="28"/>
        </w:rPr>
      </w:pPr>
    </w:p>
    <w:p w14:paraId="3D9FADF2" w14:textId="23DBF027" w:rsidR="009A1888" w:rsidRDefault="009A1888" w:rsidP="00DB1301">
      <w:pPr>
        <w:spacing w:after="0" w:line="360" w:lineRule="auto"/>
        <w:ind w:firstLine="2268"/>
        <w:jc w:val="both"/>
        <w:rPr>
          <w:rFonts w:ascii="Arial" w:hAnsi="Arial" w:cs="Arial"/>
          <w:sz w:val="28"/>
          <w:szCs w:val="28"/>
        </w:rPr>
      </w:pPr>
      <w:r w:rsidRPr="009A1888">
        <w:rPr>
          <w:rFonts w:ascii="Arial" w:hAnsi="Arial" w:cs="Arial"/>
          <w:sz w:val="28"/>
          <w:szCs w:val="28"/>
        </w:rPr>
        <w:t>Requerem a reforma da r. sentença para afastar as condenações ao ressarcimento dos juros de obra e ao pagamento de lucros cessantes ou, subsidiariamente, redefinir o termo inicial da mora e limitar as condenações ao período de atraso efetivamente reconhecido e aos valores comprovadamente pagos.</w:t>
      </w:r>
    </w:p>
    <w:p w14:paraId="7827D2E8" w14:textId="77777777" w:rsidR="0006080C" w:rsidRDefault="0006080C" w:rsidP="00DB1301">
      <w:pPr>
        <w:spacing w:after="0" w:line="360" w:lineRule="auto"/>
        <w:ind w:firstLine="2268"/>
        <w:jc w:val="both"/>
        <w:rPr>
          <w:rFonts w:ascii="Arial" w:hAnsi="Arial" w:cs="Arial"/>
          <w:sz w:val="28"/>
          <w:szCs w:val="28"/>
        </w:rPr>
      </w:pPr>
    </w:p>
    <w:p w14:paraId="70F43FCA" w14:textId="77777777" w:rsidR="00C135B4" w:rsidRDefault="009A1888" w:rsidP="009A1888">
      <w:pPr>
        <w:spacing w:after="0" w:line="360" w:lineRule="auto"/>
        <w:ind w:firstLine="2268"/>
        <w:jc w:val="both"/>
        <w:rPr>
          <w:rFonts w:ascii="Arial" w:hAnsi="Arial" w:cs="Arial"/>
          <w:sz w:val="28"/>
          <w:szCs w:val="28"/>
        </w:rPr>
      </w:pPr>
      <w:r>
        <w:rPr>
          <w:rFonts w:ascii="Arial" w:hAnsi="Arial" w:cs="Arial"/>
          <w:sz w:val="28"/>
          <w:szCs w:val="28"/>
        </w:rPr>
        <w:t>C</w:t>
      </w:r>
      <w:r w:rsidRPr="009A1888">
        <w:rPr>
          <w:rFonts w:ascii="Arial" w:hAnsi="Arial" w:cs="Arial"/>
          <w:sz w:val="28"/>
          <w:szCs w:val="28"/>
        </w:rPr>
        <w:t>ontrarrazões</w:t>
      </w:r>
      <w:r w:rsidR="00022AA3">
        <w:rPr>
          <w:rFonts w:ascii="Arial" w:hAnsi="Arial" w:cs="Arial"/>
          <w:sz w:val="28"/>
          <w:szCs w:val="28"/>
        </w:rPr>
        <w:t xml:space="preserve"> (ID 89043179)</w:t>
      </w:r>
      <w:r w:rsidRPr="009A1888">
        <w:rPr>
          <w:rFonts w:ascii="Arial" w:hAnsi="Arial" w:cs="Arial"/>
          <w:sz w:val="28"/>
          <w:szCs w:val="28"/>
        </w:rPr>
        <w:t xml:space="preserve">, </w:t>
      </w:r>
      <w:r>
        <w:rPr>
          <w:rFonts w:ascii="Arial" w:hAnsi="Arial" w:cs="Arial"/>
          <w:sz w:val="28"/>
          <w:szCs w:val="28"/>
        </w:rPr>
        <w:t xml:space="preserve">em que </w:t>
      </w:r>
      <w:r w:rsidRPr="009A1888">
        <w:rPr>
          <w:rFonts w:ascii="Arial" w:hAnsi="Arial" w:cs="Arial"/>
          <w:sz w:val="28"/>
          <w:szCs w:val="28"/>
        </w:rPr>
        <w:t xml:space="preserve">a autora/apelada, Robistânia da Silva Carvalho, </w:t>
      </w:r>
      <w:r>
        <w:rPr>
          <w:rFonts w:ascii="Arial" w:hAnsi="Arial" w:cs="Arial"/>
          <w:sz w:val="28"/>
          <w:szCs w:val="28"/>
        </w:rPr>
        <w:t>alega</w:t>
      </w:r>
      <w:r w:rsidRPr="009A1888">
        <w:rPr>
          <w:rFonts w:ascii="Arial" w:hAnsi="Arial" w:cs="Arial"/>
          <w:sz w:val="28"/>
          <w:szCs w:val="28"/>
        </w:rPr>
        <w:t xml:space="preserve"> que: </w:t>
      </w:r>
      <w:r w:rsidRPr="009A1888">
        <w:rPr>
          <w:rFonts w:ascii="Arial" w:hAnsi="Arial" w:cs="Arial"/>
          <w:b/>
          <w:bCs/>
          <w:sz w:val="28"/>
          <w:szCs w:val="28"/>
        </w:rPr>
        <w:t>1)</w:t>
      </w:r>
      <w:r w:rsidRPr="009A1888">
        <w:rPr>
          <w:rFonts w:ascii="Arial" w:hAnsi="Arial" w:cs="Arial"/>
          <w:sz w:val="28"/>
          <w:szCs w:val="28"/>
        </w:rPr>
        <w:t xml:space="preserve"> o Termo </w:t>
      </w:r>
      <w:r w:rsidRPr="009A1888">
        <w:rPr>
          <w:rFonts w:ascii="Arial" w:hAnsi="Arial" w:cs="Arial"/>
          <w:sz w:val="28"/>
          <w:szCs w:val="28"/>
        </w:rPr>
        <w:lastRenderedPageBreak/>
        <w:t xml:space="preserve">de Reserva vincula as partes e o prazo nele previsto deve prevalecer, pois contém informação clara sobre a entrega do imóvel e integra o contrato posteriormente celebrado; </w:t>
      </w:r>
      <w:r w:rsidRPr="009A1888">
        <w:rPr>
          <w:rFonts w:ascii="Arial" w:hAnsi="Arial" w:cs="Arial"/>
          <w:b/>
          <w:bCs/>
          <w:sz w:val="28"/>
          <w:szCs w:val="28"/>
        </w:rPr>
        <w:t>2)</w:t>
      </w:r>
      <w:r w:rsidRPr="009A1888">
        <w:rPr>
          <w:rFonts w:ascii="Arial" w:hAnsi="Arial" w:cs="Arial"/>
          <w:sz w:val="28"/>
          <w:szCs w:val="28"/>
        </w:rPr>
        <w:t xml:space="preserve"> os efeitos da pandemia de Covid-19 não constituem caso fortuito ou força maior, </w:t>
      </w:r>
      <w:r w:rsidR="00C135B4">
        <w:rPr>
          <w:rFonts w:ascii="Arial" w:hAnsi="Arial" w:cs="Arial"/>
          <w:sz w:val="28"/>
          <w:szCs w:val="28"/>
        </w:rPr>
        <w:t>pois</w:t>
      </w:r>
      <w:r w:rsidRPr="009A1888">
        <w:rPr>
          <w:rFonts w:ascii="Arial" w:hAnsi="Arial" w:cs="Arial"/>
          <w:sz w:val="28"/>
          <w:szCs w:val="28"/>
        </w:rPr>
        <w:t xml:space="preserve"> o Termo de Reserva foi firmado quando as apelantes já conheciam as dificuldades relacionadas à escassez de insumos e mão de obra; </w:t>
      </w:r>
      <w:r w:rsidRPr="009A1888">
        <w:rPr>
          <w:rFonts w:ascii="Arial" w:hAnsi="Arial" w:cs="Arial"/>
          <w:b/>
          <w:bCs/>
          <w:sz w:val="28"/>
          <w:szCs w:val="28"/>
        </w:rPr>
        <w:t xml:space="preserve">3) </w:t>
      </w:r>
      <w:r w:rsidRPr="009A1888">
        <w:rPr>
          <w:rFonts w:ascii="Arial" w:hAnsi="Arial" w:cs="Arial"/>
          <w:sz w:val="28"/>
          <w:szCs w:val="28"/>
        </w:rPr>
        <w:t xml:space="preserve">os documentos emitidos pela Caixa Econômica Federal e as condições previstas no Termo de Reserva comprovam o pagamento dos juros de obra durante o período de atraso; </w:t>
      </w:r>
      <w:r w:rsidR="00022AA3">
        <w:rPr>
          <w:rFonts w:ascii="Arial" w:hAnsi="Arial" w:cs="Arial"/>
          <w:sz w:val="28"/>
          <w:szCs w:val="28"/>
        </w:rPr>
        <w:t xml:space="preserve">e </w:t>
      </w:r>
      <w:r w:rsidRPr="009A1888">
        <w:rPr>
          <w:rFonts w:ascii="Arial" w:hAnsi="Arial" w:cs="Arial"/>
          <w:b/>
          <w:bCs/>
          <w:sz w:val="28"/>
          <w:szCs w:val="28"/>
        </w:rPr>
        <w:t xml:space="preserve">4) </w:t>
      </w:r>
      <w:r w:rsidRPr="009A1888">
        <w:rPr>
          <w:rFonts w:ascii="Arial" w:hAnsi="Arial" w:cs="Arial"/>
          <w:sz w:val="28"/>
          <w:szCs w:val="28"/>
        </w:rPr>
        <w:t xml:space="preserve">o atraso na entrega do imóvel gera lucros cessantes, independentemente da demonstração de que a unidade seria destinada à locação. </w:t>
      </w:r>
    </w:p>
    <w:p w14:paraId="69FD0D41" w14:textId="77777777" w:rsidR="00C135B4" w:rsidRDefault="00C135B4" w:rsidP="009A1888">
      <w:pPr>
        <w:spacing w:after="0" w:line="360" w:lineRule="auto"/>
        <w:ind w:firstLine="2268"/>
        <w:jc w:val="both"/>
        <w:rPr>
          <w:rFonts w:ascii="Arial" w:hAnsi="Arial" w:cs="Arial"/>
          <w:sz w:val="28"/>
          <w:szCs w:val="28"/>
        </w:rPr>
      </w:pPr>
    </w:p>
    <w:p w14:paraId="3C59DD1D" w14:textId="65402CA1" w:rsidR="00882188" w:rsidRPr="00882188" w:rsidRDefault="009A1888" w:rsidP="009A1888">
      <w:pPr>
        <w:spacing w:after="0" w:line="360" w:lineRule="auto"/>
        <w:ind w:firstLine="2268"/>
        <w:jc w:val="both"/>
        <w:rPr>
          <w:del w:id="1209" w:author="Assessor GDSXSR" w:date="2026-10-31T19:47:04Z"/>
          <w:rFonts w:ascii="Arial" w:hAnsi="Arial" w:cs="Arial"/>
          <w:sz w:val="28"/>
          <w:szCs w:val="28"/>
        </w:rPr>
      </w:pPr>
      <w:del w:id="1204" w:author="Assessor GDSXSR" w:date="2026-10-31T19:47:04Z">
        <w:r w:rsidRPr="009A1888">
          <w:rPr>
            <w:rFonts w:ascii="Arial" w:hAnsi="Arial" w:cs="Arial"/>
            <w:sz w:val="28"/>
            <w:szCs w:val="28"/>
          </w:rPr>
          <w:delText xml:space="preserve">Requer o </w:delText>
        </w:r>
      </w:del>
      <w:del w:id="1205" w:author="Assessor GDSXSR" w:date="2026-10-31T19:47:04Z">
        <w:r>
          <w:rPr>
            <w:rFonts w:ascii="Arial" w:hAnsi="Arial" w:cs="Arial"/>
            <w:sz w:val="28"/>
            <w:szCs w:val="28"/>
          </w:rPr>
          <w:delText xml:space="preserve">não </w:delText>
        </w:r>
      </w:del>
      <w:del w:id="1206" w:author="Assessor GDSXSR" w:date="2026-10-31T19:47:04Z">
        <w:r w:rsidRPr="009A1888">
          <w:rPr>
            <w:rFonts w:ascii="Arial" w:hAnsi="Arial" w:cs="Arial"/>
            <w:sz w:val="28"/>
            <w:szCs w:val="28"/>
          </w:rPr>
          <w:delText>provimento da apelação</w:delText>
        </w:r>
      </w:del>
      <w:del w:id="1207" w:author="Assessor GDSXSR" w:date="2026-10-31T19:47:04Z">
        <w:r>
          <w:rPr>
            <w:rFonts w:ascii="Arial" w:hAnsi="Arial" w:cs="Arial"/>
            <w:sz w:val="28"/>
            <w:szCs w:val="28"/>
          </w:rPr>
          <w:delText>.</w:delText>
        </w:r>
      </w:del>
      <w:del w:id="1208" w:author="Assessor GDSXSR" w:date="2026-10-31T19:47:04Z">
        <w:r w:rsidRPr="009A1888">
          <w:rPr>
            <w:rFonts w:ascii="Arial" w:hAnsi="Arial" w:cs="Arial"/>
            <w:sz w:val="28"/>
            <w:szCs w:val="28"/>
          </w:rPr>
          <w:delText xml:space="preserve"> </w:delText>
        </w:r>
      </w:del>
    </w:p>
    <w:p w14:paraId="025F7316" w14:textId="77777777" w:rsidR="009A1888" w:rsidRDefault="009A1888" w:rsidP="00882188">
      <w:pPr>
        <w:spacing w:after="0" w:line="360" w:lineRule="auto"/>
        <w:ind w:firstLine="2268"/>
        <w:jc w:val="both"/>
        <w:rPr>
          <w:del w:id="1210" w:author="Assessor GDSXSR" w:date="2026-10-31T19:47:04Z"/>
          <w:rFonts w:ascii="Arial" w:hAnsi="Arial" w:cs="Arial"/>
          <w:sz w:val="28"/>
          <w:szCs w:val="28"/>
        </w:rPr>
      </w:pPr>
    </w:p>
    <w:p w14:paraId="1F0E0E82" w14:textId="1FFB2FA4"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A101B65"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9A1888">
        <w:rPr>
          <w:rFonts w:ascii="Arial" w:hAnsi="Arial" w:cs="Arial"/>
          <w:sz w:val="28"/>
          <w:szCs w:val="28"/>
        </w:rPr>
        <w:t>18/3/2026</w:t>
      </w:r>
      <w:r w:rsidRPr="00A72414">
        <w:rPr>
          <w:rFonts w:ascii="Arial" w:hAnsi="Arial" w:cs="Arial"/>
          <w:sz w:val="28"/>
          <w:szCs w:val="28"/>
        </w:rPr>
        <w:t xml:space="preserve">. Sentença proferida em </w:t>
      </w:r>
      <w:r w:rsidR="009A1888">
        <w:rPr>
          <w:rFonts w:ascii="Arial" w:hAnsi="Arial" w:cs="Arial"/>
          <w:sz w:val="28"/>
          <w:szCs w:val="28"/>
        </w:rPr>
        <w:t>29/7/2026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9A1888">
        <w:rPr>
          <w:rFonts w:ascii="Arial" w:hAnsi="Arial" w:cs="Arial"/>
          <w:sz w:val="28"/>
          <w:szCs w:val="28"/>
        </w:rPr>
        <w:t>21/8/2026</w:t>
      </w:r>
      <w:r w:rsidRPr="00A72414">
        <w:rPr>
          <w:rFonts w:ascii="Arial" w:hAnsi="Arial" w:cs="Arial"/>
          <w:sz w:val="28"/>
          <w:szCs w:val="28"/>
        </w:rPr>
        <w:t xml:space="preserve">. Valor da causa: R$ </w:t>
      </w:r>
      <w:r w:rsidR="009A1888" w:rsidRPr="009A1888">
        <w:rPr>
          <w:rFonts w:ascii="Arial" w:hAnsi="Arial" w:cs="Arial"/>
          <w:sz w:val="28"/>
          <w:szCs w:val="28"/>
        </w:rPr>
        <w:t>30.234,53</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48C2F9C3" w:rsidR="00355C73" w:rsidRPr="007E1C8C" w:rsidRDefault="00A72414" w:rsidP="00A72414">
      <w:pPr>
        <w:spacing w:after="0" w:line="360" w:lineRule="auto"/>
        <w:jc w:val="center"/>
        <w:rPr>
          <w:rFonts w:ascii="Arial" w:hAnsi="Arial" w:cs="Arial"/>
          <w:b/>
          <w:bCs/>
          <w:color w:val="000000" w:themeColor="text1"/>
          <w:sz w:val="28"/>
          <w:szCs w:val="28"/>
        </w:rPr>
      </w:pPr>
      <w:commentRangeStart w:id="8"/>
      <w:r w:rsidRPr="007E1C8C">
        <w:rPr>
          <w:rFonts w:ascii="Arial" w:hAnsi="Arial" w:cs="Arial"/>
          <w:b/>
          <w:bCs/>
          <w:color w:val="000000" w:themeColor="text1"/>
          <w:sz w:val="28"/>
          <w:szCs w:val="28"/>
        </w:rPr>
        <w:t>APELO D</w:t>
      </w:r>
      <w:r w:rsidR="009A1888">
        <w:rPr>
          <w:rFonts w:ascii="Arial" w:hAnsi="Arial" w:cs="Arial"/>
          <w:b/>
          <w:bCs/>
          <w:color w:val="000000" w:themeColor="text1"/>
          <w:sz w:val="28"/>
          <w:szCs w:val="28"/>
        </w:rPr>
        <w:t>AS RÉS</w:t>
      </w:r>
      <w:r w:rsidRPr="007E1C8C">
        <w:rPr>
          <w:rFonts w:ascii="Arial" w:hAnsi="Arial" w:cs="Arial"/>
          <w:b/>
          <w:bCs/>
          <w:color w:val="000000" w:themeColor="text1"/>
          <w:sz w:val="28"/>
          <w:szCs w:val="28"/>
        </w:rPr>
        <w:t xml:space="preserve">, </w:t>
      </w:r>
      <w:r w:rsidR="009A1888" w:rsidRPr="009A1888">
        <w:rPr>
          <w:rFonts w:ascii="Arial" w:hAnsi="Arial" w:cs="Arial"/>
          <w:b/>
          <w:bCs/>
          <w:color w:val="000000" w:themeColor="text1"/>
          <w:sz w:val="28"/>
          <w:szCs w:val="28"/>
        </w:rPr>
        <w:t>IOTA EMPREENDIMENTOS IMOBILI</w:t>
      </w:r>
      <w:r w:rsidR="009A1888">
        <w:rPr>
          <w:rFonts w:ascii="Arial" w:hAnsi="Arial" w:cs="Arial"/>
          <w:b/>
          <w:bCs/>
          <w:color w:val="000000" w:themeColor="text1"/>
          <w:sz w:val="28"/>
          <w:szCs w:val="28"/>
        </w:rPr>
        <w:t>Á</w:t>
      </w:r>
      <w:r w:rsidR="009A1888" w:rsidRPr="009A1888">
        <w:rPr>
          <w:rFonts w:ascii="Arial" w:hAnsi="Arial" w:cs="Arial"/>
          <w:b/>
          <w:bCs/>
          <w:color w:val="000000" w:themeColor="text1"/>
          <w:sz w:val="28"/>
          <w:szCs w:val="28"/>
        </w:rPr>
        <w:t>RIOS S/A E JOS</w:t>
      </w:r>
      <w:r w:rsidR="009A1888">
        <w:rPr>
          <w:rFonts w:ascii="Arial" w:hAnsi="Arial" w:cs="Arial"/>
          <w:b/>
          <w:bCs/>
          <w:color w:val="000000" w:themeColor="text1"/>
          <w:sz w:val="28"/>
          <w:szCs w:val="28"/>
        </w:rPr>
        <w:t>É</w:t>
      </w:r>
      <w:r w:rsidR="009A1888" w:rsidRPr="009A1888">
        <w:rPr>
          <w:rFonts w:ascii="Arial" w:hAnsi="Arial" w:cs="Arial"/>
          <w:b/>
          <w:bCs/>
          <w:color w:val="000000" w:themeColor="text1"/>
          <w:sz w:val="28"/>
          <w:szCs w:val="28"/>
        </w:rPr>
        <w:t xml:space="preserve"> CELSO GONTIJO ENGENHARIA S/A</w:t>
      </w:r>
      <w:commentRangeEnd w:id="8"/>
      <w:r>
        <w:rPr>
          <w:rStyle w:val="CommentReference"/>
        </w:rPr>
        <w:commentReference w:id="8"/>
      </w:r>
    </w:p>
    <w:p w14:paraId="187A5EFC" w14:textId="77777777" w:rsidR="00A72414" w:rsidRDefault="00A72414" w:rsidP="00DB1301">
      <w:pPr>
        <w:spacing w:after="0" w:line="360" w:lineRule="auto"/>
        <w:ind w:firstLine="2268"/>
        <w:jc w:val="both"/>
        <w:rPr>
          <w:rFonts w:ascii="Arial" w:hAnsi="Arial" w:cs="Arial"/>
          <w:color w:val="000000" w:themeColor="text1"/>
          <w:sz w:val="28"/>
          <w:szCs w:val="28"/>
        </w:rPr>
      </w:pPr>
    </w:p>
    <w:p w14:paraId="7ECB09A3" w14:textId="4759991B" w:rsidR="005E12E7" w:rsidRPr="005E12E7" w:rsidRDefault="005E12E7" w:rsidP="005E12E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Inicialmente</w:t>
      </w:r>
      <w:del w:id="1217" w:author="Assessor GDSXSR" w:date="2026-10-31T19:47:04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embora intitulada </w:delText>
        </w:r>
        <w:r>
          <w:rPr>
            <w:rFonts w:ascii="Arial" w:hAnsi="Arial" w:cs="Arial"/>
            <w:color w:val="000000" w:themeColor="text1"/>
            <w:sz w:val="28"/>
            <w:szCs w:val="28"/>
          </w:rPr>
          <w:delText xml:space="preserve">de </w:delText>
        </w:r>
        <w:r>
          <w:rPr>
            <w:rFonts w:ascii="Arial" w:hAnsi="Arial" w:cs="Arial"/>
            <w:color w:val="000000" w:themeColor="text1"/>
            <w:sz w:val="28"/>
            <w:szCs w:val="28"/>
          </w:rPr>
          <w:delText xml:space="preserve">preliminar</w:delText>
        </w:r>
      </w:del>
      <w:r>
        <w:rPr>
          <w:rFonts w:ascii="Arial" w:hAnsi="Arial" w:cs="Arial"/>
          <w:color w:val="000000" w:themeColor="text1"/>
          <w:sz w:val="28"/>
          <w:szCs w:val="28"/>
        </w:rPr>
        <w:t xml:space="preserve">, a alegação </w:t>
      </w:r>
      <w:del w:id="1218" w:author="Assessor GDSXSR" w:date="2026-10-31T19:47:04Z">
        <w:r>
          <w:rPr>
            <w:rFonts w:ascii="Arial" w:hAnsi="Arial" w:cs="Arial"/>
            <w:color w:val="000000" w:themeColor="text1"/>
            <w:sz w:val="28"/>
            <w:szCs w:val="28"/>
          </w:rPr>
          <w:delText xml:space="preserve">apresentada</w:delText>
        </w:r>
      </w:del>
      <w:ins w:id="1219" w:author="Assessor GDSXSR" w:date="2026-10-31T19:47:04Z">
        <w:r>
          <w:rPr>
            <w:rFonts w:ascii="Arial" w:hAnsi="Arial" w:cs="Arial"/>
            <w:color w:val="808080"/>
            <w:sz w:val="28"/>
            <w:szCs w:val="28"/>
          </w:rPr>
          <w:t xml:space="preserve">que</w:t>
        </w:r>
      </w:ins>
      <w:r>
        <w:rPr>
          <w:rFonts w:ascii="Arial" w:hAnsi="Arial" w:cs="Arial"/>
          <w:color w:val="000000" w:themeColor="text1"/>
          <w:sz w:val="28"/>
          <w:szCs w:val="28"/>
        </w:rPr>
        <w:t xml:space="preserve"> </w:t>
      </w:r>
      <w:del w:id="1220" w:author="Assessor GDSXSR" w:date="2026-10-31T19:47:04Z">
        <w:r>
          <w:rPr>
            <w:rFonts w:ascii="Arial" w:hAnsi="Arial" w:cs="Arial"/>
            <w:color w:val="000000" w:themeColor="text1"/>
            <w:sz w:val="28"/>
            <w:szCs w:val="28"/>
          </w:rPr>
          <w:delText xml:space="preserve">nas</w:delText>
        </w:r>
      </w:del>
      <w:ins w:id="1221" w:author="Assessor GDSXSR" w:date="2026-10-31T19:47:04Z">
        <w:r>
          <w:rPr>
            <w:rFonts w:ascii="Arial" w:hAnsi="Arial" w:cs="Arial"/>
            <w:color w:val="808080"/>
            <w:sz w:val="28"/>
            <w:szCs w:val="28"/>
          </w:rPr>
          <w:t xml:space="preserve">as</w:t>
        </w:r>
      </w:ins>
      <w:r>
        <w:rPr>
          <w:rFonts w:ascii="Arial" w:hAnsi="Arial" w:cs="Arial"/>
          <w:color w:val="000000" w:themeColor="text1"/>
          <w:sz w:val="28"/>
          <w:szCs w:val="28"/>
        </w:rPr>
        <w:t xml:space="preserve"> contrarrazões </w:t>
      </w:r>
      <w:del w:id="1222" w:author="Assessor GDSXSR" w:date="2026-10-31T19:47:04Z">
        <w:r>
          <w:rPr>
            <w:rFonts w:ascii="Arial" w:hAnsi="Arial" w:cs="Arial"/>
            <w:color w:val="000000" w:themeColor="text1"/>
            <w:sz w:val="28"/>
            <w:szCs w:val="28"/>
          </w:rPr>
          <w:delText xml:space="preserve">diz</w:delText>
        </w:r>
      </w:del>
      <w:ins w:id="1223" w:author="Assessor GDSXSR" w:date="2026-10-31T19:47:04Z">
        <w:r>
          <w:rPr>
            <w:rFonts w:ascii="Arial" w:hAnsi="Arial" w:cs="Arial"/>
            <w:color w:val="808080"/>
            <w:sz w:val="28"/>
            <w:szCs w:val="28"/>
          </w:rPr>
          <w:t xml:space="preserve">intitulam</w:t>
        </w:r>
      </w:ins>
      <w:r>
        <w:rPr>
          <w:rFonts w:ascii="Arial" w:hAnsi="Arial" w:cs="Arial"/>
          <w:color w:val="000000" w:themeColor="text1"/>
          <w:sz w:val="28"/>
          <w:szCs w:val="28"/>
        </w:rPr>
        <w:t xml:space="preserve"> </w:t>
      </w:r>
      <w:del w:id="1224" w:author="Assessor GDSXSR" w:date="2026-10-31T19:47:04Z">
        <w:r>
          <w:rPr>
            <w:rFonts w:ascii="Arial" w:hAnsi="Arial" w:cs="Arial"/>
            <w:color w:val="000000" w:themeColor="text1"/>
            <w:sz w:val="28"/>
            <w:szCs w:val="28"/>
          </w:rPr>
          <w:delText xml:space="preserve">respeito</w:delText>
        </w:r>
      </w:del>
      <w:ins w:id="1225" w:author="Assessor GDSXSR" w:date="2026-10-31T19:47:04Z">
        <w:r>
          <w:rPr>
            <w:rFonts w:ascii="Arial" w:hAnsi="Arial" w:cs="Arial"/>
            <w:color w:val="808080"/>
            <w:sz w:val="28"/>
            <w:szCs w:val="28"/>
          </w:rPr>
          <w:t xml:space="preserve">preliminar</w:t>
        </w:r>
      </w:ins>
      <w:r>
        <w:rPr>
          <w:rFonts w:ascii="Arial" w:hAnsi="Arial" w:cs="Arial"/>
          <w:color w:val="000000" w:themeColor="text1"/>
          <w:sz w:val="28"/>
          <w:szCs w:val="28"/>
        </w:rPr>
        <w:t xml:space="preserve"> </w:t>
      </w:r>
      <w:del w:id="1226" w:author="Assessor GDSXSR" w:date="2026-10-31T19:47:04Z">
        <w:r>
          <w:rPr>
            <w:rFonts w:ascii="Arial" w:hAnsi="Arial" w:cs="Arial"/>
            <w:color w:val="000000" w:themeColor="text1"/>
            <w:sz w:val="28"/>
            <w:szCs w:val="28"/>
          </w:rPr>
          <w:delText xml:space="preserve">à</w:delText>
        </w:r>
      </w:del>
      <w:ins w:id="1227" w:author="Assessor GDSXSR" w:date="2026-10-31T19:47:04Z">
        <w:r>
          <w:rPr>
            <w:rFonts w:ascii="Arial" w:hAnsi="Arial" w:cs="Arial"/>
            <w:color w:val="808080"/>
            <w:sz w:val="28"/>
            <w:szCs w:val="28"/>
          </w:rPr>
          <w:t xml:space="preserve">de</w:t>
        </w:r>
      </w:ins>
      <w:r>
        <w:rPr>
          <w:rFonts w:ascii="Arial" w:hAnsi="Arial" w:cs="Arial"/>
          <w:color w:val="000000" w:themeColor="text1"/>
          <w:sz w:val="28"/>
          <w:szCs w:val="28"/>
        </w:rPr>
        <w:t xml:space="preserve"> comprovação</w:t>
      </w:r>
      <w:del w:id="1228" w:author="Assessor GDSXSR" w:date="2026-10-31T19:47:04Z">
        <w:r>
          <w:rPr>
            <w:rFonts w:ascii="Arial" w:hAnsi="Arial" w:cs="Arial"/>
            <w:color w:val="000000" w:themeColor="text1"/>
            <w:sz w:val="28"/>
            <w:szCs w:val="28"/>
          </w:rPr>
          <w:delText xml:space="preserve"> e ao ressarcimento</w:delText>
        </w:r>
      </w:del>
      <w:r>
        <w:rPr>
          <w:rFonts w:ascii="Arial" w:hAnsi="Arial" w:cs="Arial"/>
          <w:color w:val="000000" w:themeColor="text1"/>
          <w:sz w:val="28"/>
          <w:szCs w:val="28"/>
        </w:rPr>
        <w:t xml:space="preserve"> dos juros de obra</w:t>
      </w:r>
      <w:del w:id="1229" w:author="Assessor GDSXSR" w:date="2026-10-31T19:47:04Z">
        <w:r>
          <w:rPr>
            <w:rFonts w:ascii="Arial" w:hAnsi="Arial" w:cs="Arial"/>
            <w:color w:val="000000" w:themeColor="text1"/>
            <w:sz w:val="28"/>
            <w:szCs w:val="28"/>
          </w:rPr>
          <w:delText xml:space="preserve">,</w:delText>
        </w:r>
      </w:del>
      <w:ins w:id="1230" w:author="Assessor GDSXSR" w:date="2026-10-31T19:47:04Z">
        <w:r>
          <w:rPr>
            <w:rFonts w:ascii="Arial" w:hAnsi="Arial" w:cs="Arial"/>
            <w:color w:val="808080"/>
            <w:sz w:val="28"/>
            <w:szCs w:val="28"/>
          </w:rPr>
          <w:t xml:space="preserve"> é</w:t>
        </w:r>
      </w:ins>
      <w:r>
        <w:rPr>
          <w:rFonts w:ascii="Arial" w:hAnsi="Arial" w:cs="Arial"/>
          <w:color w:val="000000" w:themeColor="text1"/>
          <w:sz w:val="28"/>
          <w:szCs w:val="28"/>
        </w:rPr>
        <w:t xml:space="preserve"> matéria </w:t>
      </w:r>
      <w:del w:id="1231" w:author="Assessor GDSXSR" w:date="2026-10-31T19:47:04Z">
        <w:r>
          <w:rPr>
            <w:rFonts w:ascii="Arial" w:hAnsi="Arial" w:cs="Arial"/>
            <w:color w:val="000000" w:themeColor="text1"/>
            <w:sz w:val="28"/>
            <w:szCs w:val="28"/>
          </w:rPr>
          <w:delText xml:space="preserve">diretamente relacionada ao</w:delText>
        </w:r>
      </w:del>
      <w:ins w:id="1232" w:author="Assessor GDSXSR" w:date="2026-10-31T19:47:04Z">
        <w:r>
          <w:rPr>
            <w:rFonts w:ascii="Arial" w:hAnsi="Arial" w:cs="Arial"/>
            <w:color w:val="808080"/>
            <w:sz w:val="28"/>
            <w:szCs w:val="28"/>
          </w:rPr>
          <w:t xml:space="preserve">de</w:t>
        </w:r>
      </w:ins>
      <w:r>
        <w:rPr>
          <w:rFonts w:ascii="Arial" w:hAnsi="Arial" w:cs="Arial"/>
          <w:color w:val="000000" w:themeColor="text1"/>
          <w:sz w:val="28"/>
          <w:szCs w:val="28"/>
        </w:rPr>
        <w:t xml:space="preserve"> mérito </w:t>
      </w:r>
      <w:del w:id="1233" w:author="Assessor GDSXSR" w:date="2026-10-31T19:47:04Z">
        <w:r>
          <w:rPr>
            <w:rFonts w:ascii="Arial" w:hAnsi="Arial" w:cs="Arial"/>
            <w:color w:val="000000" w:themeColor="text1"/>
            <w:sz w:val="28"/>
            <w:szCs w:val="28"/>
          </w:rPr>
          <w:delText xml:space="preserve">da</w:delText>
        </w:r>
      </w:del>
      <w:ins w:id="1234"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235" w:author="Assessor GDSXSR" w:date="2026-10-31T19:47:04Z">
        <w:r>
          <w:rPr>
            <w:rFonts w:ascii="Arial" w:hAnsi="Arial" w:cs="Arial"/>
            <w:color w:val="000000" w:themeColor="text1"/>
            <w:sz w:val="28"/>
            <w:szCs w:val="28"/>
          </w:rPr>
          <w:delText xml:space="preserve">controvérsia.</w:delText>
        </w:r>
      </w:del>
      <w:ins w:id="1236" w:author="Assessor GDSXSR" w:date="2026-10-31T19:47:04Z">
        <w:r>
          <w:rPr>
            <w:rFonts w:ascii="Arial" w:hAnsi="Arial" w:cs="Arial"/>
            <w:color w:val="808080"/>
            <w:sz w:val="28"/>
            <w:szCs w:val="28"/>
          </w:rPr>
          <w:t xml:space="preserve">será</w:t>
        </w:r>
      </w:ins>
      <w:r>
        <w:rPr>
          <w:rFonts w:ascii="Arial" w:hAnsi="Arial" w:cs="Arial"/>
          <w:color w:val="000000" w:themeColor="text1"/>
          <w:sz w:val="28"/>
          <w:szCs w:val="28"/>
        </w:rPr>
        <w:t xml:space="preserve"> </w:t>
      </w:r>
      <w:del w:id="1237" w:author="Assessor GDSXSR" w:date="2026-10-31T19:47:04Z">
        <w:r>
          <w:rPr>
            <w:rFonts w:ascii="Arial" w:hAnsi="Arial" w:cs="Arial"/>
            <w:color w:val="000000" w:themeColor="text1"/>
            <w:sz w:val="28"/>
            <w:szCs w:val="28"/>
          </w:rPr>
          <w:delText xml:space="preserve">Não</w:delText>
        </w:r>
      </w:del>
      <w:ins w:id="1238" w:author="Assessor GDSXSR" w:date="2026-10-31T19:47:04Z">
        <w:r>
          <w:rPr>
            <w:rFonts w:ascii="Arial" w:hAnsi="Arial" w:cs="Arial"/>
            <w:color w:val="808080"/>
            <w:sz w:val="28"/>
            <w:szCs w:val="28"/>
          </w:rPr>
          <w:t xml:space="preserve">examinada</w:t>
        </w:r>
      </w:ins>
      <w:r>
        <w:rPr>
          <w:rFonts w:ascii="Arial" w:hAnsi="Arial" w:cs="Arial"/>
          <w:color w:val="000000" w:themeColor="text1"/>
          <w:sz w:val="28"/>
          <w:szCs w:val="28"/>
        </w:rPr>
        <w:t xml:space="preserve"> </w:t>
      </w:r>
      <w:del w:id="1239" w:author="Assessor GDSXSR" w:date="2026-10-31T19:47:04Z">
        <w:r>
          <w:rPr>
            <w:rFonts w:ascii="Arial" w:hAnsi="Arial" w:cs="Arial"/>
            <w:color w:val="000000" w:themeColor="text1"/>
            <w:sz w:val="28"/>
            <w:szCs w:val="28"/>
          </w:rPr>
          <w:delText xml:space="preserve">há</w:delText>
        </w:r>
      </w:del>
      <w:ins w:id="1240" w:author="Assessor GDSXSR" w:date="2026-10-31T19:47:04Z">
        <w:r>
          <w:rPr>
            <w:rFonts w:ascii="Arial" w:hAnsi="Arial" w:cs="Arial"/>
            <w:color w:val="808080"/>
            <w:sz w:val="28"/>
            <w:szCs w:val="28"/>
          </w:rPr>
          <w:t xml:space="preserve">no capítulo respectivo, sem</w:t>
        </w:r>
      </w:ins>
      <w:r>
        <w:rPr>
          <w:rFonts w:ascii="Arial" w:hAnsi="Arial" w:cs="Arial"/>
          <w:color w:val="000000" w:themeColor="text1"/>
          <w:sz w:val="28"/>
          <w:szCs w:val="28"/>
        </w:rPr>
        <w:t xml:space="preserve"> necessidade de </w:t>
      </w:r>
      <w:del w:id="1241" w:author="Assessor GDSXSR" w:date="2026-10-31T19:47:04Z">
        <w:r>
          <w:rPr>
            <w:rFonts w:ascii="Arial" w:hAnsi="Arial" w:cs="Arial"/>
            <w:color w:val="000000" w:themeColor="text1"/>
            <w:sz w:val="28"/>
            <w:szCs w:val="28"/>
          </w:rPr>
          <w:delText xml:space="preserve">intimar</w:delText>
        </w:r>
      </w:del>
      <w:ins w:id="1242" w:author="Assessor GDSXSR" w:date="2026-10-31T19:47:04Z">
        <w:r>
          <w:rPr>
            <w:rFonts w:ascii="Arial" w:hAnsi="Arial" w:cs="Arial"/>
            <w:color w:val="808080"/>
            <w:sz w:val="28"/>
            <w:szCs w:val="28"/>
          </w:rPr>
          <w:t xml:space="preserve">nova</w:t>
        </w:r>
      </w:ins>
      <w:r>
        <w:rPr>
          <w:rFonts w:ascii="Arial" w:hAnsi="Arial" w:cs="Arial"/>
          <w:color w:val="000000" w:themeColor="text1"/>
          <w:sz w:val="28"/>
          <w:szCs w:val="28"/>
        </w:rPr>
        <w:t xml:space="preserve"> </w:t>
      </w:r>
      <w:del w:id="1243" w:author="Assessor GDSXSR" w:date="2026-10-31T19:47:04Z">
        <w:r>
          <w:rPr>
            <w:rFonts w:ascii="Arial" w:hAnsi="Arial" w:cs="Arial"/>
            <w:color w:val="000000" w:themeColor="text1"/>
            <w:sz w:val="28"/>
            <w:szCs w:val="28"/>
          </w:rPr>
          <w:delText xml:space="preserve">as</w:delText>
        </w:r>
      </w:del>
      <w:ins w:id="1244" w:author="Assessor GDSXSR" w:date="2026-10-31T19:47:04Z">
        <w:r>
          <w:rPr>
            <w:rFonts w:ascii="Arial" w:hAnsi="Arial" w:cs="Arial"/>
            <w:color w:val="808080"/>
            <w:sz w:val="28"/>
            <w:szCs w:val="28"/>
          </w:rPr>
          <w:t xml:space="preserve">intimação das</w:t>
        </w:r>
      </w:ins>
      <w:r>
        <w:rPr>
          <w:rFonts w:ascii="Arial" w:hAnsi="Arial" w:cs="Arial"/>
          <w:color w:val="000000" w:themeColor="text1"/>
          <w:sz w:val="28"/>
          <w:szCs w:val="28"/>
        </w:rPr>
        <w:t xml:space="preserve"> apelantes </w:t>
      </w:r>
      <w:del w:id="1245" w:author="Assessor GDSXSR" w:date="2026-10-31T19:47:04Z">
        <w:r>
          <w:rPr>
            <w:rFonts w:ascii="Arial" w:hAnsi="Arial" w:cs="Arial"/>
            <w:color w:val="000000" w:themeColor="text1"/>
            <w:sz w:val="28"/>
            <w:szCs w:val="28"/>
          </w:rPr>
          <w:delText xml:space="preserve">para</w:delText>
        </w:r>
      </w:del>
      <w:ins w:id="1246" w:author="Assessor GDSXSR" w:date="2026-10-31T19:47: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247" w:author="Assessor GDSXSR" w:date="2026-10-31T19:47:04Z">
        <w:r>
          <w:rPr>
            <w:rFonts w:ascii="Arial" w:hAnsi="Arial" w:cs="Arial"/>
            <w:color w:val="000000" w:themeColor="text1"/>
            <w:sz w:val="28"/>
            <w:szCs w:val="28"/>
          </w:rPr>
          <w:delText xml:space="preserve">nova manifestação, pois a denominação empregada pela apelada não altera a natureza jurídica da questão,</w:delText>
        </w:r>
      </w:del>
      <w:ins w:id="1248" w:author="Assessor GDSXSR" w:date="2026-10-31T19:47:04Z">
        <w:r>
          <w:rPr>
            <w:rFonts w:ascii="Arial" w:hAnsi="Arial" w:cs="Arial"/>
            <w:color w:val="808080"/>
            <w:sz w:val="28"/>
            <w:szCs w:val="28"/>
          </w:rPr>
          <w:t xml:space="preserve">89043179).</w:t>
        </w:r>
      </w:ins>
    </w:p>
    <w:p w14:paraId="2DCA11DB" w14:textId="4E3DBCC2" w:rsidR="005E12E7" w:rsidRPr="007E1C8C" w:rsidRDefault="005E12E7" w:rsidP="00DB1301">
      <w:pPr>
        <w:spacing w:after="0" w:line="360" w:lineRule="auto"/>
        <w:ind w:firstLine="2268"/>
        <w:jc w:val="both"/>
        <w:rPr>
          <w:rFonts w:ascii="Arial" w:hAnsi="Arial" w:cs="Arial"/>
          <w:color w:val="000000" w:themeColor="text1"/>
          <w:sz w:val="28"/>
          <w:szCs w:val="28"/>
        </w:rPr>
      </w:pPr>
    </w:p>
    <w:p w14:paraId="2E63BFE0" w14:textId="4D55A338"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3270DE">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0CC0F9A2" w:rsidR="00A72414" w:rsidRDefault="00946BCE" w:rsidP="00495EB5">
      <w:pPr>
        <w:spacing w:after="0" w:line="360" w:lineRule="auto"/>
        <w:ind w:hanging="142"/>
        <w:jc w:val="center"/>
        <w:rPr>
          <w:rFonts w:ascii="Arial" w:hAnsi="Arial" w:cs="Arial"/>
          <w:sz w:val="28"/>
          <w:szCs w:val="28"/>
        </w:rPr>
      </w:pPr>
      <w:commentRangeStart w:id="9"/>
      <w:r w:rsidRPr="00946BCE">
        <w:rPr>
          <w:rFonts w:ascii="Arial" w:hAnsi="Arial" w:cs="Arial"/>
          <w:sz w:val="28"/>
          <w:szCs w:val="28"/>
          <w:highlight w:val="yellow"/>
          <w:rPrChange w:id="1855" w:author="Assessor GDSXSR" w:date="2026-10-31T19:47:04Z">
            <w:rPr>
              <w:rFonts w:ascii="Arial" w:hAnsi="Arial" w:cs="Arial"/>
              <w:sz w:val="28"/>
              <w:szCs w:val="28"/>
            </w:rPr>
          </w:rPrChange>
        </w:rPr>
        <w:t>DA PREVALÊNCIA DO PRAZO DE ENTREGA PREVISTO NO TERMO DE RESERVA</w:t>
      </w:r>
      <w:commentRangeEnd w:id="9"/>
      <w:r>
        <w:rPr>
          <w:rStyle w:val="CommentReference"/>
        </w:rPr>
        <w:commentReference w:id="9"/>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1E7AFC64" w:rsidR="00EB3378" w:rsidRDefault="00946BCE" w:rsidP="00DB1301">
      <w:pPr>
        <w:spacing w:after="0" w:line="360" w:lineRule="auto"/>
        <w:ind w:firstLine="2268"/>
        <w:jc w:val="both"/>
        <w:rPr>
          <w:rFonts w:ascii="Arial" w:hAnsi="Arial" w:cs="Arial"/>
          <w:sz w:val="28"/>
          <w:szCs w:val="28"/>
        </w:rPr>
      </w:pPr>
      <w:commentRangeStart w:id="10"/>
      <w:r>
        <w:rPr>
          <w:rFonts w:ascii="Arial" w:hAnsi="Arial" w:cs="Arial"/>
          <w:color w:val="000000" w:themeColor="text1"/>
          <w:sz w:val="28"/>
          <w:szCs w:val="28"/>
        </w:rPr>
        <w:t xml:space="preserve">As rés/apelantes alegam que</w:t>
      </w:r>
      <w:ins w:id="1249" w:author="Assessor GDSXSR" w:date="2026-10-31T19:47:04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color w:val="000000" w:themeColor="text1"/>
          <w:sz w:val="28"/>
          <w:szCs w:val="28"/>
        </w:rPr>
        <w:t xml:space="preserve"> </w:t>
      </w:r>
      <w:r>
        <w:rPr>
          <w:rFonts w:ascii="Arial" w:hAnsi="Arial" w:cs="Arial"/>
          <w:sz w:val="28"/>
          <w:szCs w:val="28"/>
        </w:rPr>
        <w:t xml:space="preserve">o prazo </w:t>
      </w:r>
      <w:del w:id="1250" w:author="Assessor GDSXSR" w:date="2026-10-31T19:47:04Z">
        <w:r>
          <w:rPr>
            <w:rFonts w:ascii="Arial" w:hAnsi="Arial" w:cs="Arial"/>
            <w:sz w:val="28"/>
            <w:szCs w:val="28"/>
          </w:rPr>
          <w:delText xml:space="preserve">para a</w:delText>
        </w:r>
      </w:del>
      <w:ins w:id="1251" w:author="Assessor GDSXSR" w:date="2026-10-31T19:47:04Z">
        <w:r>
          <w:rPr>
            <w:rFonts w:ascii="Arial" w:hAnsi="Arial" w:cs="Arial"/>
            <w:color w:val="808080"/>
            <w:sz w:val="28"/>
            <w:szCs w:val="28"/>
          </w:rPr>
          <w:t xml:space="preserve">de</w:t>
        </w:r>
      </w:ins>
      <w:r>
        <w:rPr>
          <w:rFonts w:ascii="Arial" w:hAnsi="Arial" w:cs="Arial"/>
          <w:sz w:val="28"/>
          <w:szCs w:val="28"/>
        </w:rPr>
        <w:t xml:space="preserve"> entrega</w:t>
      </w:r>
      <w:del w:id="1252" w:author="Assessor GDSXSR" w:date="2026-10-31T19:47:04Z">
        <w:r>
          <w:rPr>
            <w:rFonts w:ascii="Arial" w:hAnsi="Arial" w:cs="Arial"/>
            <w:sz w:val="28"/>
            <w:szCs w:val="28"/>
          </w:rPr>
          <w:delText xml:space="preserve"> do imóvel</w:delText>
        </w:r>
      </w:del>
      <w:r>
        <w:rPr>
          <w:rFonts w:ascii="Arial" w:hAnsi="Arial" w:cs="Arial"/>
          <w:sz w:val="28"/>
          <w:szCs w:val="28"/>
        </w:rPr>
        <w:t xml:space="preserve"> deve ser apurado </w:t>
      </w:r>
      <w:del w:id="1253" w:author="Assessor GDSXSR" w:date="2026-10-31T19:47:04Z">
        <w:r>
          <w:rPr>
            <w:rFonts w:ascii="Arial" w:hAnsi="Arial" w:cs="Arial"/>
            <w:sz w:val="28"/>
            <w:szCs w:val="28"/>
          </w:rPr>
          <w:delText xml:space="preserve">conforme o</w:delText>
        </w:r>
      </w:del>
      <w:ins w:id="1254" w:author="Assessor GDSXSR" w:date="2026-10-31T19:47:04Z">
        <w:r>
          <w:rPr>
            <w:rFonts w:ascii="Arial" w:hAnsi="Arial" w:cs="Arial"/>
            <w:color w:val="808080"/>
            <w:sz w:val="28"/>
            <w:szCs w:val="28"/>
          </w:rPr>
          <w:t xml:space="preserve">pelo</w:t>
        </w:r>
      </w:ins>
      <w:r>
        <w:rPr>
          <w:rFonts w:ascii="Arial" w:hAnsi="Arial" w:cs="Arial"/>
          <w:sz w:val="28"/>
          <w:szCs w:val="28"/>
        </w:rPr>
        <w:t xml:space="preserve"> contrato definitivo de compra e venda, que fixou </w:t>
      </w:r>
      <w:del w:id="1255" w:author="Assessor GDSXSR" w:date="2026-10-31T19:47:04Z">
        <w:r>
          <w:rPr>
            <w:rFonts w:ascii="Arial" w:hAnsi="Arial" w:cs="Arial"/>
            <w:sz w:val="28"/>
            <w:szCs w:val="28"/>
          </w:rPr>
          <w:delText xml:space="preserve">a</w:delText>
        </w:r>
      </w:del>
      <w:ins w:id="1256" w:author="Assessor GDSXSR" w:date="2026-10-31T19:47:04Z">
        <w:r>
          <w:rPr>
            <w:rFonts w:ascii="Arial" w:hAnsi="Arial" w:cs="Arial"/>
            <w:color w:val="808080"/>
            <w:sz w:val="28"/>
            <w:szCs w:val="28"/>
          </w:rPr>
          <w:t xml:space="preserve">o</w:t>
        </w:r>
      </w:ins>
      <w:r>
        <w:rPr>
          <w:rFonts w:ascii="Arial" w:hAnsi="Arial" w:cs="Arial"/>
          <w:sz w:val="28"/>
          <w:szCs w:val="28"/>
        </w:rPr>
        <w:t xml:space="preserve"> </w:t>
      </w:r>
      <w:del w:id="1257" w:author="Assessor GDSXSR" w:date="2026-10-31T19:47:04Z">
        <w:r>
          <w:rPr>
            <w:rFonts w:ascii="Arial" w:hAnsi="Arial" w:cs="Arial"/>
            <w:sz w:val="28"/>
            <w:szCs w:val="28"/>
          </w:rPr>
          <w:delText xml:space="preserve">data de</w:delText>
        </w:r>
      </w:del>
      <w:ins w:id="1258" w:author="Assessor GDSXSR" w:date="2026-10-31T19:47:04Z">
        <w:r>
          <w:rPr>
            <w:rFonts w:ascii="Arial" w:hAnsi="Arial" w:cs="Arial"/>
            <w:color w:val="808080"/>
            <w:sz w:val="28"/>
            <w:szCs w:val="28"/>
          </w:rPr>
          <w:t xml:space="preserve">dia</w:t>
        </w:r>
      </w:ins>
      <w:r>
        <w:rPr>
          <w:rFonts w:ascii="Arial" w:hAnsi="Arial" w:cs="Arial"/>
          <w:sz w:val="28"/>
          <w:szCs w:val="28"/>
        </w:rPr>
        <w:t xml:space="preserve"> 24/05/2023 para a construção e a legalização do empreendimento, </w:t>
      </w:r>
      <w:del w:id="1259" w:author="Assessor GDSXSR" w:date="2026-10-31T19:47:04Z">
        <w:r>
          <w:rPr>
            <w:rFonts w:ascii="Arial" w:hAnsi="Arial" w:cs="Arial"/>
            <w:sz w:val="28"/>
            <w:szCs w:val="28"/>
          </w:rPr>
          <w:delText xml:space="preserve">acrescida</w:delText>
        </w:r>
      </w:del>
      <w:ins w:id="1260" w:author="Assessor GDSXSR" w:date="2026-10-31T19:47:04Z">
        <w:r>
          <w:rPr>
            <w:rFonts w:ascii="Arial" w:hAnsi="Arial" w:cs="Arial"/>
            <w:color w:val="808080"/>
            <w:sz w:val="28"/>
            <w:szCs w:val="28"/>
          </w:rPr>
          <w:t xml:space="preserve">acrescido</w:t>
        </w:r>
      </w:ins>
      <w:r>
        <w:rPr>
          <w:rFonts w:ascii="Arial" w:hAnsi="Arial" w:cs="Arial"/>
          <w:sz w:val="28"/>
          <w:szCs w:val="28"/>
        </w:rPr>
        <w:t xml:space="preserve"> da tolerância de 180 </w:t>
      </w:r>
      <w:r>
        <w:rPr>
          <w:rFonts w:ascii="Arial" w:hAnsi="Arial" w:cs="Arial"/>
          <w:sz w:val="28"/>
          <w:szCs w:val="28"/>
        </w:rPr>
        <w:t xml:space="preserve">dias, de modo que a entrega das chaves em 23/10/2023 </w:t>
      </w:r>
      <w:del w:id="1261" w:author="Assessor GDSXSR" w:date="2026-10-31T19:47:04Z">
        <w:r>
          <w:rPr>
            <w:rFonts w:ascii="Arial" w:hAnsi="Arial" w:cs="Arial"/>
            <w:sz w:val="28"/>
            <w:szCs w:val="28"/>
          </w:rPr>
          <w:delText xml:space="preserve">ocorreu</w:delText>
        </w:r>
      </w:del>
      <w:ins w:id="1262" w:author="Assessor GDSXSR" w:date="2026-10-31T19:47:04Z">
        <w:r>
          <w:rPr>
            <w:rFonts w:ascii="Arial" w:hAnsi="Arial" w:cs="Arial"/>
            <w:color w:val="808080"/>
            <w:sz w:val="28"/>
            <w:szCs w:val="28"/>
          </w:rPr>
          <w:t xml:space="preserve">não</w:t>
        </w:r>
      </w:ins>
      <w:r>
        <w:rPr>
          <w:rFonts w:ascii="Arial" w:hAnsi="Arial" w:cs="Arial"/>
          <w:sz w:val="28"/>
          <w:szCs w:val="28"/>
        </w:rPr>
        <w:t xml:space="preserve"> </w:t>
      </w:r>
      <w:del w:id="1263" w:author="Assessor GDSXSR" w:date="2026-10-31T19:47:04Z">
        <w:r>
          <w:rPr>
            <w:rFonts w:ascii="Arial" w:hAnsi="Arial" w:cs="Arial"/>
            <w:sz w:val="28"/>
            <w:szCs w:val="28"/>
          </w:rPr>
          <w:delText xml:space="preserve">antes da configuração da</w:delText>
        </w:r>
      </w:del>
      <w:ins w:id="1264" w:author="Assessor GDSXSR" w:date="2026-10-31T19:47:04Z">
        <w:r>
          <w:rPr>
            <w:rFonts w:ascii="Arial" w:hAnsi="Arial" w:cs="Arial"/>
            <w:color w:val="808080"/>
            <w:sz w:val="28"/>
            <w:szCs w:val="28"/>
          </w:rPr>
          <w:t xml:space="preserve">configura</w:t>
        </w:r>
      </w:ins>
      <w:r>
        <w:rPr>
          <w:rFonts w:ascii="Arial" w:hAnsi="Arial" w:cs="Arial"/>
          <w:sz w:val="28"/>
          <w:szCs w:val="28"/>
        </w:rPr>
        <w:t xml:space="preserve"> mora</w:t>
      </w:r>
      <w:del w:id="1265" w:author="Assessor GDSXSR" w:date="2026-10-31T19:47:04Z">
        <w:r>
          <w:rPr>
            <w:rFonts w:ascii="Arial" w:hAnsi="Arial" w:cs="Arial"/>
            <w:sz w:val="28"/>
            <w:szCs w:val="28"/>
          </w:rPr>
          <w:delText xml:space="preserve">.</w:delText>
        </w:r>
      </w:del>
      <w:ins w:id="1266" w:author="Assessor GDSXSR" w:date="2026-10-31T19:47:04Z">
        <w:r>
          <w:rPr>
            <w:rFonts w:ascii="Arial" w:hAnsi="Arial" w:cs="Arial"/>
            <w:color w:val="808080"/>
            <w:sz w:val="28"/>
            <w:szCs w:val="28"/>
          </w:rPr>
          <w:t xml:space="preserve">;</w:t>
        </w:r>
      </w:ins>
      <w:r>
        <w:rPr>
          <w:rFonts w:ascii="Arial" w:hAnsi="Arial" w:cs="Arial"/>
          <w:sz w:val="28"/>
          <w:szCs w:val="28"/>
        </w:rPr>
        <w:t xml:space="preserve"> </w:t>
      </w:r>
      <w:del w:id="1267" w:author="Assessor GDSXSR" w:date="2026-10-31T19:47:04Z">
        <w:r>
          <w:rPr>
            <w:rFonts w:ascii="Arial" w:hAnsi="Arial" w:cs="Arial"/>
            <w:sz w:val="28"/>
            <w:szCs w:val="28"/>
          </w:rPr>
          <w:delText xml:space="preserve">Alegam</w:delText>
        </w:r>
      </w:del>
      <w:ins w:id="1268" w:author="Assessor GDSXSR" w:date="2026-10-31T19:47:04Z">
        <w:r>
          <w:rPr>
            <w:rFonts w:ascii="Arial" w:hAnsi="Arial" w:cs="Arial"/>
            <w:color w:val="808080"/>
            <w:sz w:val="28"/>
            <w:szCs w:val="28"/>
          </w:rPr>
          <w:t xml:space="preserve">e</w:t>
        </w:r>
      </w:ins>
      <w:r>
        <w:rPr>
          <w:rFonts w:ascii="Arial" w:hAnsi="Arial" w:cs="Arial"/>
          <w:sz w:val="28"/>
          <w:szCs w:val="28"/>
        </w:rPr>
        <w:t xml:space="preserve"> </w:t>
      </w:r>
      <w:del w:id="1269" w:author="Assessor GDSXSR" w:date="2026-10-31T19:47:04Z">
        <w:r>
          <w:rPr>
            <w:rFonts w:ascii="Arial" w:hAnsi="Arial" w:cs="Arial"/>
            <w:sz w:val="28"/>
            <w:szCs w:val="28"/>
          </w:rPr>
          <w:delText xml:space="preserve">que</w:delText>
        </w:r>
      </w:del>
      <w:ins w:id="1270" w:author="Assessor GDSXSR" w:date="2026-10-31T19:47:04Z">
        <w:r>
          <w:rPr>
            <w:b/>
            <w:rFonts w:ascii="Arial" w:hAnsi="Arial" w:cs="Arial"/>
            <w:color w:val="808080"/>
            <w:sz w:val="28"/>
            <w:szCs w:val="28"/>
          </w:rPr>
          <w:t xml:space="preserve">2)</w:t>
        </w:r>
      </w:ins>
      <w:r>
        <w:rPr>
          <w:rFonts w:ascii="Arial" w:hAnsi="Arial" w:cs="Arial"/>
          <w:sz w:val="28"/>
          <w:szCs w:val="28"/>
        </w:rPr>
        <w:t xml:space="preserve"> o Termo de Reserva </w:t>
      </w:r>
      <w:del w:id="1271" w:author="Assessor GDSXSR" w:date="2026-10-31T19:47:04Z">
        <w:r>
          <w:rPr>
            <w:rFonts w:ascii="Arial" w:hAnsi="Arial" w:cs="Arial"/>
            <w:sz w:val="28"/>
            <w:szCs w:val="28"/>
          </w:rPr>
          <w:delText xml:space="preserve">possui</w:delText>
        </w:r>
      </w:del>
      <w:ins w:id="1272" w:author="Assessor GDSXSR" w:date="2026-10-31T19:47:04Z">
        <w:r>
          <w:rPr>
            <w:rFonts w:ascii="Arial" w:hAnsi="Arial" w:cs="Arial"/>
            <w:color w:val="808080"/>
            <w:sz w:val="28"/>
            <w:szCs w:val="28"/>
          </w:rPr>
          <w:t xml:space="preserve">tem</w:t>
        </w:r>
      </w:ins>
      <w:r>
        <w:rPr>
          <w:rFonts w:ascii="Arial" w:hAnsi="Arial" w:cs="Arial"/>
          <w:sz w:val="28"/>
          <w:szCs w:val="28"/>
        </w:rPr>
        <w:t xml:space="preserve"> natureza preliminar e foi substituído pelo instrumento posterior</w:t>
      </w:r>
      <w:ins w:id="1273" w:author="Assessor GDSXSR" w:date="2026-10-31T19:47:04Z">
        <w:r>
          <w:rPr>
            <w:rFonts w:ascii="Arial" w:hAnsi="Arial" w:cs="Arial"/>
            <w:color w:val="808080"/>
            <w:sz w:val="28"/>
            <w:szCs w:val="28"/>
          </w:rPr>
          <w:t xml:space="preserve"> (ID 89043176)</w:t>
        </w:r>
      </w:ins>
      <w:r>
        <w:rPr>
          <w:rFonts w:ascii="Arial" w:hAnsi="Arial" w:cs="Arial"/>
          <w:sz w:val="28"/>
          <w:szCs w:val="28"/>
        </w:rPr>
        <w:t xml:space="preserve">.</w:t>
      </w:r>
      <w:commentRangeEnd w:id="10"/>
      <w:r>
        <w:rPr>
          <w:rStyle w:val="CommentReference"/>
        </w:rPr>
        <w:commentReference w:id="10"/>
      </w:r>
    </w:p>
    <w:p w14:paraId="51E6ECC7" w14:textId="77777777" w:rsidR="00946BCE" w:rsidRDefault="00946BCE" w:rsidP="00DB1301">
      <w:pPr>
        <w:spacing w:after="0" w:line="360" w:lineRule="auto"/>
        <w:ind w:firstLine="2268"/>
        <w:jc w:val="both"/>
        <w:rPr>
          <w:rFonts w:ascii="Arial" w:hAnsi="Arial" w:cs="Arial"/>
          <w:color w:val="000000" w:themeColor="text1"/>
          <w:sz w:val="28"/>
          <w:szCs w:val="28"/>
        </w:rPr>
      </w:pPr>
    </w:p>
    <w:p w14:paraId="102F1792" w14:textId="59EEE675" w:rsidR="00911601" w:rsidRDefault="00137A7E"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860" w:author="Assessor GDSXSR" w:date="2026-10-31T19:47:04Z">
            <w:rPr>
              <w:rFonts w:ascii="Arial" w:hAnsi="Arial" w:cs="Arial"/>
              <w:color w:val="000000" w:themeColor="text1"/>
              <w:sz w:val="28"/>
              <w:szCs w:val="28"/>
            </w:rPr>
          </w:rPrChange>
        </w:rPr>
        <w:t>Sem razão</w:t>
      </w:r>
      <w:r w:rsidR="00946BCE">
        <w:rPr>
          <w:rFonts w:ascii="Arial" w:hAnsi="Arial" w:cs="Arial"/>
          <w:color w:val="000000" w:themeColor="text1"/>
          <w:sz w:val="28"/>
          <w:szCs w:val="28"/>
          <w:highlight w:val="yellow"/>
          <w:rPrChange w:id="1861" w:author="Assessor GDSXSR" w:date="2026-10-31T19:47:04Z">
            <w:rPr>
              <w:rFonts w:ascii="Arial" w:hAnsi="Arial" w:cs="Arial"/>
              <w:color w:val="000000" w:themeColor="text1"/>
              <w:sz w:val="28"/>
              <w:szCs w:val="28"/>
            </w:rPr>
          </w:rPrChange>
        </w:rPr>
        <w:t xml:space="preserve"> as apelantes.</w:t>
      </w:r>
    </w:p>
    <w:p w14:paraId="117FCA12" w14:textId="77777777" w:rsidR="00946BCE" w:rsidRDefault="00946BCE" w:rsidP="00DB1301">
      <w:pPr>
        <w:spacing w:after="0" w:line="360" w:lineRule="auto"/>
        <w:ind w:firstLine="2268"/>
        <w:jc w:val="both"/>
        <w:rPr>
          <w:rFonts w:ascii="Arial" w:hAnsi="Arial" w:cs="Arial"/>
          <w:color w:val="000000" w:themeColor="text1"/>
          <w:sz w:val="28"/>
          <w:szCs w:val="28"/>
        </w:rPr>
      </w:pPr>
    </w:p>
    <w:p w14:paraId="40CA22B8" w14:textId="4831D7E4" w:rsidR="00946BCE" w:rsidRDefault="00946BCE" w:rsidP="00946BCE">
      <w:pPr>
        <w:spacing w:after="0" w:line="360" w:lineRule="auto"/>
        <w:ind w:firstLine="2268"/>
        <w:jc w:val="both"/>
        <w:rPr>
          <w:ins w:id="1287" w:author="Assessor GDSXSR" w:date="2026-10-31T19:47:04Z"/>
          <w:rFonts w:ascii="Arial" w:hAnsi="Arial" w:cs="Arial"/>
          <w:color w:val="000000" w:themeColor="text1"/>
          <w:sz w:val="28"/>
          <w:szCs w:val="28"/>
        </w:rPr>
      </w:pPr>
      <w:r>
        <w:rPr>
          <w:rFonts w:ascii="Arial" w:hAnsi="Arial" w:cs="Arial"/>
          <w:color w:val="000000" w:themeColor="text1"/>
          <w:sz w:val="28"/>
          <w:szCs w:val="28"/>
        </w:rPr>
        <w:t xml:space="preserve">O Termo de Reserva identifica a adquirente, a unidade</w:t>
      </w:r>
      <w:del w:id="1274" w:author="Assessor GDSXSR" w:date="2026-10-31T19:47:04Z">
        <w:r>
          <w:rPr>
            <w:rFonts w:ascii="Arial" w:hAnsi="Arial" w:cs="Arial"/>
            <w:color w:val="000000" w:themeColor="text1"/>
            <w:sz w:val="28"/>
            <w:szCs w:val="28"/>
          </w:rPr>
          <w:delText xml:space="preserve"> imobiliária</w:delText>
        </w:r>
      </w:del>
      <w:r>
        <w:rPr>
          <w:rFonts w:ascii="Arial" w:hAnsi="Arial" w:cs="Arial"/>
          <w:color w:val="000000" w:themeColor="text1"/>
          <w:sz w:val="28"/>
          <w:szCs w:val="28"/>
        </w:rPr>
        <w:t xml:space="preserve">, o empreendimento e o preço </w:t>
      </w:r>
      <w:del w:id="1275" w:author="Assessor GDSXSR" w:date="2026-10-31T19:47:04Z">
        <w:r>
          <w:rPr>
            <w:rFonts w:ascii="Arial" w:hAnsi="Arial" w:cs="Arial"/>
            <w:color w:val="000000" w:themeColor="text1"/>
            <w:sz w:val="28"/>
            <w:szCs w:val="28"/>
          </w:rPr>
          <w:delText xml:space="preserve">ajustado.</w:delText>
        </w:r>
      </w:del>
      <w:ins w:id="1276"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277" w:author="Assessor GDSXSR" w:date="2026-10-31T19:47:04Z">
        <w:r>
          <w:rPr>
            <w:rFonts w:ascii="Arial" w:hAnsi="Arial" w:cs="Arial"/>
            <w:color w:val="000000" w:themeColor="text1"/>
            <w:sz w:val="28"/>
            <w:szCs w:val="28"/>
          </w:rPr>
          <w:delText xml:space="preserve">O documento também informa, de maneira expressa, que</w:delText>
        </w:r>
      </w:del>
      <w:ins w:id="1278" w:author="Assessor GDSXSR" w:date="2026-10-31T19:47:04Z">
        <w:r>
          <w:rPr>
            <w:rFonts w:ascii="Arial" w:hAnsi="Arial" w:cs="Arial"/>
            <w:color w:val="808080"/>
            <w:sz w:val="28"/>
            <w:szCs w:val="28"/>
          </w:rPr>
          <w:t xml:space="preserve">prevê</w:t>
        </w:r>
      </w:ins>
      <w:r>
        <w:rPr>
          <w:rFonts w:ascii="Arial" w:hAnsi="Arial" w:cs="Arial"/>
          <w:color w:val="000000" w:themeColor="text1"/>
          <w:sz w:val="28"/>
          <w:szCs w:val="28"/>
        </w:rPr>
        <w:t xml:space="preserve"> a entrega</w:t>
      </w:r>
      <w:del w:id="1279" w:author="Assessor GDSXSR" w:date="2026-10-31T19:47:04Z">
        <w:r>
          <w:rPr>
            <w:rFonts w:ascii="Arial" w:hAnsi="Arial" w:cs="Arial"/>
            <w:color w:val="000000" w:themeColor="text1"/>
            <w:sz w:val="28"/>
            <w:szCs w:val="28"/>
          </w:rPr>
          <w:delText xml:space="preserve"> estava</w:delText>
        </w:r>
      </w:del>
      <w:r>
        <w:rPr>
          <w:rFonts w:ascii="Arial" w:hAnsi="Arial" w:cs="Arial"/>
          <w:color w:val="000000" w:themeColor="text1"/>
          <w:sz w:val="28"/>
          <w:szCs w:val="28"/>
        </w:rPr>
        <w:t xml:space="preserve"> estimada para 30/12/2021, admitida a tolerância de 180 </w:t>
      </w:r>
      <w:ins w:id="1280" w:author="Assessor GDSXSR" w:date="2026-10-31T19:47:04Z">
        <w:r>
          <w:rPr>
            <w:rFonts w:ascii="Arial" w:hAnsi="Arial" w:cs="Arial"/>
            <w:color w:val="808080"/>
            <w:sz w:val="28"/>
            <w:szCs w:val="28"/>
          </w:rPr>
          <w:t xml:space="preserve">dias, conforme reconhecem as rés na contestação </w:t>
        </w:r>
      </w:ins>
      <w:r>
        <w:rPr>
          <w:rFonts w:ascii="Arial" w:hAnsi="Arial" w:cs="Arial"/>
          <w:color w:val="000000" w:themeColor="text1"/>
          <w:sz w:val="28"/>
          <w:szCs w:val="28"/>
        </w:rPr>
        <w:t xml:space="preserve">(</w:t>
      </w:r>
      <w:del w:id="1281" w:author="Assessor GDSXSR" w:date="2026-10-31T19:47:04Z">
        <w:r>
          <w:rPr>
            <w:rFonts w:ascii="Arial" w:hAnsi="Arial" w:cs="Arial"/>
            <w:color w:val="000000" w:themeColor="text1"/>
            <w:sz w:val="28"/>
            <w:szCs w:val="28"/>
          </w:rPr>
          <w:delText xml:space="preserve">cento</w:delText>
        </w:r>
      </w:del>
      <w:ins w:id="1282" w:author="Assessor GDSXSR" w:date="2026-10-31T19:47:04Z">
        <w:r>
          <w:rPr>
            <w:rFonts w:ascii="Arial" w:hAnsi="Arial" w:cs="Arial"/>
            <w:color w:val="808080"/>
            <w:sz w:val="28"/>
            <w:szCs w:val="28"/>
          </w:rPr>
          <w:t xml:space="preserve">ID 89043062</w:t>
        </w:r>
      </w:ins>
      <w:r>
        <w:rPr>
          <w:rFonts w:ascii="Arial" w:hAnsi="Arial" w:cs="Arial"/>
          <w:color w:val="000000" w:themeColor="text1"/>
          <w:sz w:val="28"/>
          <w:szCs w:val="28"/>
        </w:rPr>
        <w:t xml:space="preserve"> e </w:t>
      </w:r>
      <w:del w:id="1283" w:author="Assessor GDSXSR" w:date="2026-10-31T19:47:04Z">
        <w:r>
          <w:rPr>
            <w:rFonts w:ascii="Arial" w:hAnsi="Arial" w:cs="Arial"/>
            <w:color w:val="000000" w:themeColor="text1"/>
            <w:sz w:val="28"/>
            <w:szCs w:val="28"/>
          </w:rPr>
          <w:delText xml:space="preserve">oitenta</w:delText>
        </w:r>
      </w:del>
      <w:ins w:id="1284" w:author="Assessor GDSXSR" w:date="2026-10-31T19:47:04Z">
        <w:r>
          <w:rPr>
            <w:rFonts w:ascii="Arial" w:hAnsi="Arial" w:cs="Arial"/>
            <w:color w:val="808080"/>
            <w:sz w:val="28"/>
            <w:szCs w:val="28"/>
          </w:rPr>
          <w:t xml:space="preserve">89043089</w:t>
        </w:r>
      </w:ins>
      <w:r>
        <w:rPr>
          <w:rFonts w:ascii="Arial" w:hAnsi="Arial" w:cs="Arial"/>
          <w:color w:val="000000" w:themeColor="text1"/>
          <w:sz w:val="28"/>
          <w:szCs w:val="28"/>
        </w:rPr>
        <w:t xml:space="preserve">)</w:t>
      </w:r>
      <w:del w:id="1285" w:author="Assessor GDSXSR" w:date="2026-10-31T19:47:04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dias.</w:delText>
        </w:r>
      </w:del>
      <w:ins w:id="1286" w:author="Assessor GDSXSR" w:date="2026-10-31T19:47:04Z">
        <w:r>
          <w:rPr>
            <w:rFonts w:ascii="Arial" w:hAnsi="Arial" w:cs="Arial"/>
            <w:color w:val="808080"/>
            <w:sz w:val="28"/>
            <w:szCs w:val="28"/>
          </w:rPr>
          <w:t xml:space="preserve">:</w:t>
        </w:r>
      </w:ins>
    </w:p>
    <w:p>
      <w:pPr>
        <w:spacing w:after="0" w:line="360" w:lineRule="auto"/>
        <w:ind w:firstLine="2268"/>
        <w:jc w:val="both"/>
        <w:rPr>
          <w:ins w:id="1288" w:author="Assessor GDSXSR" w:date="2026-10-31T19:47:04Z"/>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ins w:id="1289" w:author="Assessor GDSXSR" w:date="2026-10-31T19:47:04Z">
        <w:r>
          <w:rPr>
            <w:rFonts w:ascii="Arial" w:hAnsi="Arial" w:cs="Arial"/>
            <w:i/>
            <w:color w:val="808080"/>
            <w:sz w:val="26"/>
            <w:szCs w:val="28"/>
          </w:rPr>
          <w:t xml:space="preserve">“21. A unidade imobiliária deste empreendimento será concluída até a data acima prevista, admitida uma tolerância de 180 (cento e oitenta) dias corridos, independentemente de qualquer condição (...).” (ID 89043062)</w:t>
        </w:r>
      </w:ins>
    </w:p>
    <w:p w14:paraId="33336E76"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25A2B813" w14:textId="7777777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Embora denominado Termo de Reserva, o instrumento </w:t>
      </w:r>
      <w:del w:id="1290" w:author="Assessor GDSXSR" w:date="2026-10-31T19:47:04Z">
        <w:r>
          <w:rPr>
            <w:rFonts w:ascii="Arial" w:hAnsi="Arial" w:cs="Arial"/>
            <w:color w:val="000000" w:themeColor="text1"/>
            <w:sz w:val="28"/>
            <w:szCs w:val="28"/>
          </w:rPr>
          <w:delText xml:space="preserve">não se limita a registrar uma intenção futura de contratar. Ele </w:delText>
        </w:r>
      </w:del>
      <w:r>
        <w:rPr>
          <w:rFonts w:ascii="Arial" w:hAnsi="Arial" w:cs="Arial"/>
          <w:color w:val="000000" w:themeColor="text1"/>
          <w:sz w:val="28"/>
          <w:szCs w:val="28"/>
        </w:rPr>
        <w:t xml:space="preserve">contém informações objetivas sobre o negócio e </w:t>
      </w:r>
      <w:del w:id="1291" w:author="Assessor GDSXSR" w:date="2026-10-31T19:47:04Z">
        <w:r>
          <w:rPr>
            <w:rFonts w:ascii="Arial" w:hAnsi="Arial" w:cs="Arial"/>
            <w:color w:val="000000" w:themeColor="text1"/>
            <w:sz w:val="28"/>
            <w:szCs w:val="28"/>
          </w:rPr>
          <w:delText xml:space="preserve">sobre </w:delText>
        </w:r>
      </w:del>
      <w:r>
        <w:rPr>
          <w:rFonts w:ascii="Arial" w:hAnsi="Arial" w:cs="Arial"/>
          <w:color w:val="000000" w:themeColor="text1"/>
          <w:sz w:val="28"/>
          <w:szCs w:val="28"/>
        </w:rPr>
        <w:t xml:space="preserve">o prazo </w:t>
      </w:r>
      <w:del w:id="1292" w:author="Assessor GDSXSR" w:date="2026-10-31T19:47:04Z">
        <w:r>
          <w:rPr>
            <w:rFonts w:ascii="Arial" w:hAnsi="Arial" w:cs="Arial"/>
            <w:color w:val="000000" w:themeColor="text1"/>
            <w:sz w:val="28"/>
            <w:szCs w:val="28"/>
          </w:rPr>
          <w:delText xml:space="preserve">em</w:delText>
        </w:r>
      </w:del>
      <w:ins w:id="1293" w:author="Assessor GDSXSR" w:date="2026-10-31T19:47:04Z">
        <w:r>
          <w:rPr>
            <w:rFonts w:ascii="Arial" w:hAnsi="Arial" w:cs="Arial"/>
            <w:color w:val="808080"/>
            <w:sz w:val="28"/>
            <w:szCs w:val="28"/>
          </w:rPr>
          <w:t xml:space="preserve">de entrega,</w:t>
        </w:r>
      </w:ins>
      <w:r>
        <w:rPr>
          <w:rFonts w:ascii="Arial" w:hAnsi="Arial" w:cs="Arial"/>
          <w:color w:val="000000" w:themeColor="text1"/>
          <w:sz w:val="28"/>
          <w:szCs w:val="28"/>
        </w:rPr>
        <w:t xml:space="preserve"> que</w:t>
      </w:r>
      <w:del w:id="1294" w:author="Assessor GDSXSR" w:date="2026-10-31T19:47:04Z">
        <w:r>
          <w:rPr>
            <w:rFonts w:ascii="Arial" w:hAnsi="Arial" w:cs="Arial"/>
            <w:color w:val="000000" w:themeColor="text1"/>
            <w:sz w:val="28"/>
            <w:szCs w:val="28"/>
          </w:rPr>
          <w:delText xml:space="preserve"> o imóvel seria disponibilizado à consumidora. Essas condições</w:delText>
        </w:r>
      </w:del>
      <w:r>
        <w:rPr>
          <w:rFonts w:ascii="Arial" w:hAnsi="Arial" w:cs="Arial"/>
          <w:color w:val="000000" w:themeColor="text1"/>
          <w:sz w:val="28"/>
          <w:szCs w:val="28"/>
        </w:rPr>
        <w:t xml:space="preserve"> integram a oferta e vinculam as fornecedoras.</w:t>
      </w:r>
    </w:p>
    <w:p w14:paraId="5773AE87"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6E7C7276" w14:textId="20F84D9C" w:rsidR="00946BCE" w:rsidRDefault="00946BCE" w:rsidP="00946BCE">
      <w:pPr>
        <w:spacing w:after="0" w:line="360" w:lineRule="auto"/>
        <w:ind w:firstLine="2268"/>
        <w:jc w:val="both"/>
        <w:rPr>
          <w:rFonts w:ascii="Arial" w:hAnsi="Arial" w:cs="Arial"/>
          <w:color w:val="000000" w:themeColor="text1"/>
          <w:sz w:val="28"/>
          <w:szCs w:val="28"/>
        </w:rPr>
      </w:pPr>
      <w:del w:id="1295" w:author="Assessor GDSXSR" w:date="2026-10-31T19:47:04Z">
        <w:r>
          <w:rPr>
            <w:rFonts w:ascii="Arial" w:hAnsi="Arial" w:cs="Arial"/>
            <w:color w:val="000000" w:themeColor="text1"/>
            <w:sz w:val="28"/>
            <w:szCs w:val="28"/>
          </w:rPr>
          <w:delText xml:space="preserve">Essa</w:delText>
        </w:r>
      </w:del>
      <w:ins w:id="1296" w:author="Assessor GDSXSR" w:date="2026-10-31T19:47:04Z">
        <w:r>
          <w:rPr>
            <w:rFonts w:ascii="Arial" w:hAnsi="Arial" w:cs="Arial"/>
            <w:color w:val="808080"/>
            <w:sz w:val="28"/>
            <w:szCs w:val="28"/>
          </w:rPr>
          <w:t xml:space="preserve">Nesse</w:t>
        </w:r>
      </w:ins>
      <w:r>
        <w:rPr>
          <w:rFonts w:ascii="Arial" w:hAnsi="Arial" w:cs="Arial"/>
          <w:color w:val="000000" w:themeColor="text1"/>
          <w:sz w:val="28"/>
          <w:szCs w:val="28"/>
        </w:rPr>
        <w:t xml:space="preserve"> </w:t>
      </w:r>
      <w:del w:id="1297" w:author="Assessor GDSXSR" w:date="2026-10-31T19:47:04Z">
        <w:r>
          <w:rPr>
            <w:rFonts w:ascii="Arial" w:hAnsi="Arial" w:cs="Arial"/>
            <w:color w:val="000000" w:themeColor="text1"/>
            <w:sz w:val="28"/>
            <w:szCs w:val="28"/>
          </w:rPr>
          <w:delText xml:space="preserve">conclusão</w:delText>
        </w:r>
      </w:del>
      <w:ins w:id="1298" w:author="Assessor GDSXSR" w:date="2026-10-31T19:47:04Z">
        <w:r>
          <w:rPr>
            <w:rFonts w:ascii="Arial" w:hAnsi="Arial" w:cs="Arial"/>
            <w:color w:val="808080"/>
            <w:sz w:val="28"/>
            <w:szCs w:val="28"/>
          </w:rPr>
          <w:t xml:space="preserve">sentido,</w:t>
        </w:r>
      </w:ins>
      <w:r>
        <w:rPr>
          <w:rFonts w:ascii="Arial" w:hAnsi="Arial" w:cs="Arial"/>
          <w:color w:val="000000" w:themeColor="text1"/>
          <w:sz w:val="28"/>
          <w:szCs w:val="28"/>
        </w:rPr>
        <w:t xml:space="preserve"> </w:t>
      </w:r>
      <w:del w:id="1299" w:author="Assessor GDSXSR" w:date="2026-10-31T19:47:04Z">
        <w:r>
          <w:rPr>
            <w:rFonts w:ascii="Arial" w:hAnsi="Arial" w:cs="Arial"/>
            <w:color w:val="000000" w:themeColor="text1"/>
            <w:sz w:val="28"/>
            <w:szCs w:val="28"/>
          </w:rPr>
          <w:delText xml:space="preserve">encontra</w:delText>
        </w:r>
      </w:del>
      <w:ins w:id="1300" w:author="Assessor GDSXSR" w:date="2026-10-31T19:47:04Z">
        <w:r>
          <w:rPr>
            <w:rFonts w:ascii="Arial" w:hAnsi="Arial" w:cs="Arial"/>
            <w:color w:val="808080"/>
            <w:sz w:val="28"/>
            <w:szCs w:val="28"/>
          </w:rPr>
          <w:t xml:space="preserve">dispõe</w:t>
        </w:r>
      </w:ins>
      <w:r>
        <w:rPr>
          <w:rFonts w:ascii="Arial" w:hAnsi="Arial" w:cs="Arial"/>
          <w:color w:val="000000" w:themeColor="text1"/>
          <w:sz w:val="28"/>
          <w:szCs w:val="28"/>
        </w:rPr>
        <w:t xml:space="preserve"> </w:t>
      </w:r>
      <w:del w:id="1301" w:author="Assessor GDSXSR" w:date="2026-10-31T19:47:04Z">
        <w:r>
          <w:rPr>
            <w:rFonts w:ascii="Arial" w:hAnsi="Arial" w:cs="Arial"/>
            <w:color w:val="000000" w:themeColor="text1"/>
            <w:sz w:val="28"/>
            <w:szCs w:val="28"/>
          </w:rPr>
          <w:delText xml:space="preserve">amparo no</w:delText>
        </w:r>
      </w:del>
      <w:ins w:id="1302" w:author="Assessor GDSXSR" w:date="2026-10-31T19:47:04Z">
        <w:r>
          <w:rPr>
            <w:rFonts w:ascii="Arial" w:hAnsi="Arial" w:cs="Arial"/>
            <w:color w:val="808080"/>
            <w:sz w:val="28"/>
            <w:szCs w:val="28"/>
          </w:rPr>
          <w:t xml:space="preserve">o</w:t>
        </w:r>
      </w:ins>
      <w:r>
        <w:rPr>
          <w:rFonts w:ascii="Arial" w:hAnsi="Arial" w:cs="Arial"/>
          <w:color w:val="000000" w:themeColor="text1"/>
          <w:sz w:val="28"/>
          <w:szCs w:val="28"/>
        </w:rPr>
        <w:t xml:space="preserve"> art. 30</w:t>
      </w:r>
      <w:del w:id="1303" w:author="Assessor GDSXSR" w:date="2026-10-31T19:47:04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do </w:t>
      </w:r>
      <w:del w:id="1304" w:author="Assessor GDSXSR" w:date="2026-10-31T19:47:04Z">
        <w:r>
          <w:rPr>
            <w:rFonts w:ascii="Arial" w:hAnsi="Arial" w:cs="Arial"/>
            <w:color w:val="000000" w:themeColor="text1"/>
            <w:sz w:val="28"/>
            <w:szCs w:val="28"/>
          </w:rPr>
          <w:delText xml:space="preserve">Código de Defesa do Consumidor, segundo o qual a informação suficientemente precisa, veiculada pelo fornecedor, integra o contrato que vier a ser celebrado. Assim, a posterior formalização do negócio não afasta, por si só, o prazo de entrega anteriormente informado à adquirente.</w:delText>
        </w:r>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Veja-se</w:delText>
        </w:r>
      </w:del>
      <w:ins w:id="1305" w:author="Assessor GDSXSR" w:date="2026-10-31T19:47:04Z">
        <w:r>
          <w:rPr>
            <w:rFonts w:ascii="Arial" w:hAnsi="Arial" w:cs="Arial"/>
            <w:color w:val="808080"/>
            <w:sz w:val="28"/>
            <w:szCs w:val="28"/>
          </w:rPr>
          <w:t xml:space="preserve">CDC</w:t>
        </w:r>
      </w:ins>
      <w:r>
        <w:rPr>
          <w:rFonts w:ascii="Arial" w:hAnsi="Arial" w:cs="Arial"/>
          <w:color w:val="000000" w:themeColor="text1"/>
          <w:sz w:val="28"/>
          <w:szCs w:val="28"/>
        </w:rPr>
        <w:t xml:space="preserve">:</w:t>
      </w:r>
      <w:del w:id="1306" w:author="Assessor GDSXSR" w:date="2026-10-31T19:47:04Z">
        <w:r>
          <w:rPr>
            <w:rFonts w:ascii="Arial" w:hAnsi="Arial" w:cs="Arial"/>
            <w:color w:val="000000" w:themeColor="text1"/>
            <w:sz w:val="28"/>
            <w:szCs w:val="28"/>
          </w:rPr>
          <w:delText xml:space="preserve"> </w:delText>
        </w:r>
      </w:del>
    </w:p>
    <w:p w14:paraId="7DFB0289" w14:textId="77777777" w:rsidR="00946BCE" w:rsidRDefault="00946BCE" w:rsidP="00946BCE">
      <w:pPr>
        <w:spacing w:after="0" w:line="360" w:lineRule="auto"/>
        <w:ind w:firstLine="2268"/>
        <w:jc w:val="both"/>
        <w:rPr>
          <w:rFonts w:ascii="Arial" w:hAnsi="Arial" w:cs="Arial"/>
          <w:color w:val="000000" w:themeColor="text1"/>
          <w:sz w:val="28"/>
          <w:szCs w:val="28"/>
        </w:rPr>
      </w:pPr>
    </w:p>
    <w:p w14:paraId="77A7A8E8" w14:textId="668AC5AE" w:rsidR="00946BCE" w:rsidRDefault="00946BCE" w:rsidP="00946BCE">
      <w:pPr>
        <w:spacing w:after="0" w:line="360" w:lineRule="auto"/>
        <w:ind w:left="2268"/>
        <w:jc w:val="both"/>
        <w:rPr>
          <w:rFonts w:ascii="Arial" w:hAnsi="Arial" w:cs="Arial"/>
          <w:i/>
          <w:iCs/>
          <w:sz w:val="26"/>
          <w:szCs w:val="26"/>
        </w:rPr>
      </w:pPr>
      <w:r>
        <w:rPr>
          <w:rFonts w:ascii="Arial" w:hAnsi="Arial" w:cs="Arial"/>
          <w:i/>
          <w:color w:val="000000" w:themeColor="text1"/>
          <w:sz w:val="26"/>
          <w:szCs w:val="28"/>
          <w:rPrChange w:id="1160" w:author="Assessor GDSXSR" w:date="2026-10-31T19:47:04Z">
            <w:rPr>
              <w:rFonts w:ascii="Arial" w:hAnsi="Arial" w:cs="Arial"/>
              <w:color w:val="000000" w:themeColor="text1"/>
              <w:sz w:val="28"/>
              <w:szCs w:val="28"/>
            </w:rPr>
          </w:rPrChange>
        </w:rPr>
        <w:t>“</w:t>
      </w:r>
      <w:r w:rsidRPr="00946BCE">
        <w:rPr>
          <w:rFonts w:ascii="Arial" w:hAnsi="Arial" w:cs="Arial"/>
          <w:i/>
          <w:iCs/>
          <w:sz w:val="26"/>
          <w:szCs w:val="26"/>
          <w:rPrChange w:id="1161" w:author="Assessor GDSXSR" w:date="2026-10-31T19:47:04Z">
            <w:rPr>
              <w:rFonts w:ascii="Arial" w:hAnsi="Arial" w:cs="Arial"/>
              <w:i/>
              <w:iCs/>
              <w:sz w:val="26"/>
              <w:szCs w:val="26"/>
            </w:rPr>
          </w:rPrChange>
        </w:rPr>
        <w:t xml:space="preserve">Art. 30. Toda informação ou publicidade, suficientemente precisa, veiculada por qualquer forma ou meio de comunicação com relação a produtos e </w:t>
      </w:r>
      <w:r w:rsidRPr="00946BCE">
        <w:rPr>
          <w:rFonts w:ascii="Arial" w:hAnsi="Arial" w:cs="Arial"/>
          <w:i/>
          <w:iCs/>
          <w:sz w:val="26"/>
          <w:szCs w:val="26"/>
          <w:rPrChange w:id="1162" w:author="Assessor GDSXSR" w:date="2026-10-31T19:47:04Z">
            <w:rPr>
              <w:rFonts w:ascii="Arial" w:hAnsi="Arial" w:cs="Arial"/>
              <w:i/>
              <w:iCs/>
              <w:sz w:val="26"/>
              <w:szCs w:val="26"/>
            </w:rPr>
          </w:rPrChange>
        </w:rPr>
        <w:lastRenderedPageBreak/>
        <w:t>serviços oferecidos ou apresentados, obriga o fornecedor que a fizer veicular ou dela se utilizar e integra o contrato que vier a ser celebrado.</w:t>
      </w:r>
      <w:r>
        <w:rPr>
          <w:rFonts w:ascii="Arial" w:hAnsi="Arial" w:cs="Arial"/>
          <w:i/>
          <w:iCs/>
          <w:sz w:val="26"/>
          <w:szCs w:val="26"/>
          <w:rPrChange w:id="1163" w:author="Assessor GDSXSR" w:date="2026-10-31T19:47:04Z">
            <w:rPr>
              <w:rFonts w:ascii="Arial" w:hAnsi="Arial" w:cs="Arial"/>
              <w:i/>
              <w:iCs/>
              <w:sz w:val="26"/>
              <w:szCs w:val="26"/>
            </w:rPr>
          </w:rPrChange>
        </w:rPr>
        <w:t>”</w:t>
      </w:r>
    </w:p>
    <w:p w14:paraId="61B10C8D" w14:textId="77777777" w:rsidR="00946BCE" w:rsidRDefault="00946BCE" w:rsidP="00946BCE">
      <w:pPr>
        <w:spacing w:after="0" w:line="360" w:lineRule="auto"/>
        <w:ind w:left="2268"/>
        <w:jc w:val="both"/>
        <w:rPr>
          <w:rFonts w:ascii="Arial" w:hAnsi="Arial" w:cs="Arial"/>
          <w:i/>
          <w:iCs/>
          <w:sz w:val="26"/>
          <w:szCs w:val="26"/>
        </w:rPr>
      </w:pPr>
    </w:p>
    <w:p w14:paraId="37401699" w14:textId="77777777" w:rsidR="00946BCE" w:rsidRDefault="00946BCE" w:rsidP="00946BCE">
      <w:pPr>
        <w:spacing w:after="0" w:line="360" w:lineRule="auto"/>
        <w:ind w:firstLine="2268"/>
        <w:jc w:val="both"/>
        <w:rPr>
          <w:rFonts w:ascii="Arial" w:hAnsi="Arial" w:cs="Arial"/>
          <w:color w:val="000000" w:themeColor="text1"/>
          <w:sz w:val="28"/>
          <w:szCs w:val="28"/>
        </w:rPr>
      </w:pPr>
      <w:del w:id="1307" w:author="Assessor GDSXSR" w:date="2026-10-31T19:47:04Z">
        <w:r>
          <w:rPr>
            <w:rFonts w:ascii="Arial" w:hAnsi="Arial" w:cs="Arial"/>
            <w:color w:val="000000" w:themeColor="text1"/>
            <w:sz w:val="28"/>
            <w:szCs w:val="28"/>
          </w:rPr>
          <w:delText xml:space="preserve">O</w:delText>
        </w:r>
      </w:del>
      <w:ins w:id="1308" w:author="Assessor GDSXSR" w:date="2026-10-31T19:47:04Z">
        <w:r>
          <w:rPr>
            <w:rFonts w:ascii="Arial" w:hAnsi="Arial" w:cs="Arial"/>
            <w:color w:val="808080"/>
            <w:sz w:val="28"/>
            <w:szCs w:val="28"/>
          </w:rPr>
          <w:t xml:space="preserve">No caso, o</w:t>
        </w:r>
      </w:ins>
      <w:r>
        <w:rPr>
          <w:rFonts w:ascii="Arial" w:hAnsi="Arial" w:cs="Arial"/>
          <w:color w:val="000000" w:themeColor="text1"/>
          <w:sz w:val="28"/>
          <w:szCs w:val="28"/>
        </w:rPr>
        <w:t xml:space="preserve"> contrato </w:t>
      </w:r>
      <w:del w:id="1309" w:author="Assessor GDSXSR" w:date="2026-10-31T19:47:04Z">
        <w:r>
          <w:rPr>
            <w:rFonts w:ascii="Arial" w:hAnsi="Arial" w:cs="Arial"/>
            <w:color w:val="000000" w:themeColor="text1"/>
            <w:sz w:val="28"/>
            <w:szCs w:val="28"/>
          </w:rPr>
          <w:delText xml:space="preserve">posteriormente firmado no âmbito do</w:delText>
        </w:r>
      </w:del>
      <w:ins w:id="1310" w:author="Assessor GDSXSR" w:date="2026-10-31T19:47:04Z">
        <w:r>
          <w:rPr>
            <w:rFonts w:ascii="Arial" w:hAnsi="Arial" w:cs="Arial"/>
            <w:color w:val="808080"/>
            <w:sz w:val="28"/>
            <w:szCs w:val="28"/>
          </w:rPr>
          <w:t xml:space="preserve">de</w:t>
        </w:r>
      </w:ins>
      <w:r>
        <w:rPr>
          <w:rFonts w:ascii="Arial" w:hAnsi="Arial" w:cs="Arial"/>
          <w:color w:val="000000" w:themeColor="text1"/>
          <w:sz w:val="28"/>
          <w:szCs w:val="28"/>
        </w:rPr>
        <w:t xml:space="preserve"> financiamento</w:t>
      </w:r>
      <w:ins w:id="1311"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w:t>
      </w:r>
      <w:del w:id="1312" w:author="Assessor GDSXSR" w:date="2026-10-31T19:47:04Z">
        <w:r>
          <w:rPr>
            <w:rFonts w:ascii="Arial" w:hAnsi="Arial" w:cs="Arial"/>
            <w:color w:val="000000" w:themeColor="text1"/>
            <w:sz w:val="28"/>
            <w:szCs w:val="28"/>
          </w:rPr>
          <w:delText xml:space="preserve">estabeleceu</w:delText>
        </w:r>
      </w:del>
      <w:ins w:id="1313" w:author="Assessor GDSXSR" w:date="2026-10-31T19:47:04Z">
        <w:r>
          <w:rPr>
            <w:rFonts w:ascii="Arial" w:hAnsi="Arial" w:cs="Arial"/>
            <w:color w:val="808080"/>
            <w:sz w:val="28"/>
            <w:szCs w:val="28"/>
          </w:rPr>
          <w:t xml:space="preserve">posterior, fixou</w:t>
        </w:r>
      </w:ins>
      <w:r>
        <w:rPr>
          <w:rFonts w:ascii="Arial" w:hAnsi="Arial" w:cs="Arial"/>
          <w:color w:val="000000" w:themeColor="text1"/>
          <w:sz w:val="28"/>
          <w:szCs w:val="28"/>
        </w:rPr>
        <w:t xml:space="preserve"> prazo menos favorável</w:t>
      </w:r>
      <w:del w:id="1314" w:author="Assessor GDSXSR" w:date="2026-10-31T19:47:04Z">
        <w:r>
          <w:rPr>
            <w:rFonts w:ascii="Arial" w:hAnsi="Arial" w:cs="Arial"/>
            <w:color w:val="000000" w:themeColor="text1"/>
            <w:sz w:val="28"/>
            <w:szCs w:val="28"/>
          </w:rPr>
          <w:delText xml:space="preserve"> à adquirente. Além disso</w:delText>
        </w:r>
      </w:del>
      <w:r>
        <w:rPr>
          <w:rFonts w:ascii="Arial" w:hAnsi="Arial" w:cs="Arial"/>
          <w:color w:val="000000" w:themeColor="text1"/>
          <w:sz w:val="28"/>
          <w:szCs w:val="28"/>
        </w:rPr>
        <w:t xml:space="preserve">, </w:t>
      </w:r>
      <w:del w:id="1315" w:author="Assessor GDSXSR" w:date="2026-10-31T19:47:04Z">
        <w:r>
          <w:rPr>
            <w:rFonts w:ascii="Arial" w:hAnsi="Arial" w:cs="Arial"/>
            <w:color w:val="000000" w:themeColor="text1"/>
            <w:sz w:val="28"/>
            <w:szCs w:val="28"/>
          </w:rPr>
          <w:delText xml:space="preserve">a data nele indicada refere-se</w:delText>
        </w:r>
      </w:del>
      <w:ins w:id="1316" w:author="Assessor GDSXSR" w:date="2026-10-31T19:47:04Z">
        <w:r>
          <w:rPr>
            <w:rFonts w:ascii="Arial" w:hAnsi="Arial" w:cs="Arial"/>
            <w:color w:val="808080"/>
            <w:sz w:val="28"/>
            <w:szCs w:val="28"/>
          </w:rPr>
          <w:t xml:space="preserve">referente</w:t>
        </w:r>
      </w:ins>
      <w:r>
        <w:rPr>
          <w:rFonts w:ascii="Arial" w:hAnsi="Arial" w:cs="Arial"/>
          <w:color w:val="000000" w:themeColor="text1"/>
          <w:sz w:val="28"/>
          <w:szCs w:val="28"/>
        </w:rPr>
        <w:t xml:space="preserve"> à construção e à legalização do empreendimento</w:t>
      </w:r>
      <w:ins w:id="1317" w:author="Assessor GDSXSR" w:date="2026-10-31T19:47:04Z">
        <w:r>
          <w:rPr>
            <w:rFonts w:ascii="Arial" w:hAnsi="Arial" w:cs="Arial"/>
            <w:color w:val="808080"/>
            <w:sz w:val="28"/>
            <w:szCs w:val="28"/>
          </w:rPr>
          <w:t xml:space="preserve"> (24/05/2023)</w:t>
        </w:r>
      </w:ins>
      <w:r>
        <w:rPr>
          <w:rFonts w:ascii="Arial" w:hAnsi="Arial" w:cs="Arial"/>
          <w:color w:val="000000" w:themeColor="text1"/>
          <w:sz w:val="28"/>
          <w:szCs w:val="28"/>
        </w:rPr>
        <w:t xml:space="preserve">, </w:t>
      </w:r>
      <w:del w:id="1318" w:author="Assessor GDSXSR" w:date="2026-10-31T19:47:04Z">
        <w:r>
          <w:rPr>
            <w:rFonts w:ascii="Arial" w:hAnsi="Arial" w:cs="Arial"/>
            <w:color w:val="000000" w:themeColor="text1"/>
            <w:sz w:val="28"/>
            <w:szCs w:val="28"/>
          </w:rPr>
          <w:delText xml:space="preserve">enquanto</w:delText>
        </w:r>
      </w:del>
      <w:ins w:id="1319"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320" w:author="Assessor GDSXSR" w:date="2026-10-31T19:47:04Z">
        <w:r>
          <w:rPr>
            <w:rFonts w:ascii="Arial" w:hAnsi="Arial" w:cs="Arial"/>
            <w:color w:val="000000" w:themeColor="text1"/>
            <w:sz w:val="28"/>
            <w:szCs w:val="28"/>
          </w:rPr>
          <w:delText xml:space="preserve">o</w:delText>
        </w:r>
      </w:del>
      <w:ins w:id="1321" w:author="Assessor GDSXSR" w:date="2026-10-31T19:47:04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322" w:author="Assessor GDSXSR" w:date="2026-10-31T19:47:04Z">
        <w:r>
          <w:rPr>
            <w:rFonts w:ascii="Arial" w:hAnsi="Arial" w:cs="Arial"/>
            <w:color w:val="000000" w:themeColor="text1"/>
            <w:sz w:val="28"/>
            <w:szCs w:val="28"/>
          </w:rPr>
          <w:delText xml:space="preserve">Termo de Reserva tratou diretamente da previsão de</w:delText>
        </w:r>
      </w:del>
      <w:ins w:id="1323" w:author="Assessor GDSXSR" w:date="2026-10-31T19:47:04Z">
        <w:r>
          <w:rPr>
            <w:rFonts w:ascii="Arial" w:hAnsi="Arial" w:cs="Arial"/>
            <w:color w:val="808080"/>
            <w:sz w:val="28"/>
            <w:szCs w:val="28"/>
          </w:rPr>
          <w:t xml:space="preserve">à</w:t>
        </w:r>
      </w:ins>
      <w:r>
        <w:rPr>
          <w:rFonts w:ascii="Arial" w:hAnsi="Arial" w:cs="Arial"/>
          <w:color w:val="000000" w:themeColor="text1"/>
          <w:sz w:val="28"/>
          <w:szCs w:val="28"/>
        </w:rPr>
        <w:t xml:space="preserve"> entrega da unidade</w:t>
      </w:r>
      <w:ins w:id="1324" w:author="Assessor GDSXSR" w:date="2026-10-31T19:47:04Z">
        <w:r>
          <w:rPr>
            <w:rFonts w:ascii="Arial" w:hAnsi="Arial" w:cs="Arial"/>
            <w:color w:val="808080"/>
            <w:sz w:val="28"/>
            <w:szCs w:val="28"/>
          </w:rPr>
          <w:t xml:space="preserve"> (ID 89043065)</w:t>
        </w:r>
      </w:ins>
      <w:r>
        <w:rPr>
          <w:rFonts w:ascii="Arial" w:hAnsi="Arial" w:cs="Arial"/>
          <w:color w:val="000000" w:themeColor="text1"/>
          <w:sz w:val="28"/>
          <w:szCs w:val="28"/>
        </w:rPr>
        <w:t xml:space="preserve">.</w:t>
      </w:r>
    </w:p>
    <w:p w14:paraId="448E1997"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30AFBDA1" w14:textId="77777777" w:rsidR="00946BCE" w:rsidRDefault="00946BCE" w:rsidP="00946BCE">
      <w:pPr>
        <w:spacing w:after="0" w:line="360" w:lineRule="auto"/>
        <w:ind w:firstLine="2268"/>
        <w:jc w:val="both"/>
        <w:rPr>
          <w:rFonts w:ascii="Arial" w:hAnsi="Arial" w:cs="Arial"/>
          <w:color w:val="000000" w:themeColor="text1"/>
          <w:sz w:val="28"/>
          <w:szCs w:val="28"/>
        </w:rPr>
      </w:pPr>
      <w:del w:id="1325" w:author="Assessor GDSXSR" w:date="2026-10-31T19:47:04Z">
        <w:r>
          <w:rPr>
            <w:rFonts w:ascii="Arial" w:hAnsi="Arial" w:cs="Arial"/>
            <w:color w:val="000000" w:themeColor="text1"/>
            <w:sz w:val="28"/>
            <w:szCs w:val="28"/>
          </w:rPr>
          <w:delText xml:space="preserve">Não</w:delText>
        </w:r>
      </w:del>
      <w:ins w:id="1326" w:author="Assessor GDSXSR" w:date="2026-10-31T19:47:04Z">
        <w:r>
          <w:rPr>
            <w:rFonts w:ascii="Arial" w:hAnsi="Arial" w:cs="Arial"/>
            <w:color w:val="808080"/>
            <w:sz w:val="28"/>
            <w:szCs w:val="28"/>
            <w:highlight w:val="yellow"/>
          </w:rPr>
          <w:t xml:space="preserve">Decerto, não</w:t>
        </w:r>
      </w:ins>
      <w:r>
        <w:rPr>
          <w:rFonts w:ascii="Arial" w:hAnsi="Arial" w:cs="Arial"/>
          <w:color w:val="000000" w:themeColor="text1"/>
          <w:sz w:val="28"/>
          <w:szCs w:val="28"/>
          <w:highlight w:val="yellow"/>
          <w:rPrChange w:id="1354" w:author="Assessor GDSXSR" w:date="2026-10-31T19:47:04Z">
            <w:rPr>
              <w:rFonts w:ascii="Arial" w:hAnsi="Arial" w:cs="Arial"/>
              <w:color w:val="000000" w:themeColor="text1"/>
              <w:sz w:val="28"/>
              <w:szCs w:val="28"/>
            </w:rPr>
          </w:rPrChange>
        </w:rPr>
        <w:t xml:space="preserve"> há prova de que a alteração</w:t>
      </w:r>
      <w:del w:id="1327" w:author="Assessor GDSXSR" w:date="2026-10-31T19:47:04Z">
        <w:r>
          <w:rPr>
            <w:rFonts w:ascii="Arial" w:hAnsi="Arial" w:cs="Arial"/>
            <w:color w:val="000000" w:themeColor="text1"/>
            <w:sz w:val="28"/>
            <w:szCs w:val="28"/>
          </w:rPr>
          <w:delText xml:space="preserve"> substancial</w:delText>
        </w:r>
      </w:del>
      <w:r>
        <w:rPr>
          <w:rFonts w:ascii="Arial" w:hAnsi="Arial" w:cs="Arial"/>
          <w:color w:val="000000" w:themeColor="text1"/>
          <w:sz w:val="28"/>
          <w:szCs w:val="28"/>
          <w:highlight w:val="yellow"/>
          <w:rPrChange w:id="1355" w:author="Assessor GDSXSR" w:date="2026-10-31T19:47:04Z">
            <w:rPr>
              <w:rFonts w:ascii="Arial" w:hAnsi="Arial" w:cs="Arial"/>
              <w:color w:val="000000" w:themeColor="text1"/>
              <w:sz w:val="28"/>
              <w:szCs w:val="28"/>
            </w:rPr>
          </w:rPrChange>
        </w:rPr>
        <w:t xml:space="preserve"> do prazo tenha sido apresentada à adquirente de forma clara, adequada e destacada, </w:t>
      </w:r>
      <w:del w:id="1328" w:author="Assessor GDSXSR" w:date="2026-10-31T19:47:04Z">
        <w:r>
          <w:rPr>
            <w:rFonts w:ascii="Arial" w:hAnsi="Arial" w:cs="Arial"/>
            <w:color w:val="000000" w:themeColor="text1"/>
            <w:sz w:val="28"/>
            <w:szCs w:val="28"/>
          </w:rPr>
          <w:delText xml:space="preserve">com</w:delText>
        </w:r>
      </w:del>
      <w:ins w:id="1329" w:author="Assessor GDSXSR" w:date="2026-10-31T19:47:04Z">
        <w:r>
          <w:rPr>
            <w:rFonts w:ascii="Arial" w:hAnsi="Arial" w:cs="Arial"/>
            <w:color w:val="808080"/>
            <w:sz w:val="28"/>
            <w:szCs w:val="28"/>
            <w:highlight w:val="yellow"/>
          </w:rPr>
          <w:t xml:space="preserve">e</w:t>
        </w:r>
      </w:ins>
      <w:r>
        <w:rPr>
          <w:rFonts w:ascii="Arial" w:hAnsi="Arial" w:cs="Arial"/>
          <w:color w:val="000000" w:themeColor="text1"/>
          <w:sz w:val="28"/>
          <w:szCs w:val="28"/>
          <w:highlight w:val="yellow"/>
          <w:rPrChange w:id="1356" w:author="Assessor GDSXSR" w:date="2026-10-31T19:47:04Z">
            <w:rPr>
              <w:rFonts w:ascii="Arial" w:hAnsi="Arial" w:cs="Arial"/>
              <w:color w:val="000000" w:themeColor="text1"/>
              <w:sz w:val="28"/>
              <w:szCs w:val="28"/>
            </w:rPr>
          </w:rPrChange>
        </w:rPr>
        <w:t xml:space="preserve"> a </w:t>
      </w:r>
      <w:del w:id="1330" w:author="Assessor GDSXSR" w:date="2026-10-31T19:47:04Z">
        <w:r>
          <w:rPr>
            <w:rFonts w:ascii="Arial" w:hAnsi="Arial" w:cs="Arial"/>
            <w:color w:val="000000" w:themeColor="text1"/>
            <w:sz w:val="28"/>
            <w:szCs w:val="28"/>
          </w:rPr>
          <w:delText xml:space="preserve">indicação</w:delText>
        </w:r>
      </w:del>
      <w:ins w:id="1331" w:author="Assessor GDSXSR" w:date="2026-10-31T19:47:04Z">
        <w:r>
          <w:rPr>
            <w:rFonts w:ascii="Arial" w:hAnsi="Arial" w:cs="Arial"/>
            <w:color w:val="808080"/>
            <w:sz w:val="28"/>
            <w:szCs w:val="28"/>
            <w:highlight w:val="yellow"/>
          </w:rPr>
          <w:t xml:space="preserve">mera</w:t>
        </w:r>
      </w:ins>
      <w:r>
        <w:rPr>
          <w:rFonts w:ascii="Arial" w:hAnsi="Arial" w:cs="Arial"/>
          <w:color w:val="000000" w:themeColor="text1"/>
          <w:sz w:val="28"/>
          <w:szCs w:val="28"/>
          <w:highlight w:val="yellow"/>
          <w:rPrChange w:id="1357" w:author="Assessor GDSXSR" w:date="2026-10-31T19:47:04Z">
            <w:rPr>
              <w:rFonts w:ascii="Arial" w:hAnsi="Arial" w:cs="Arial"/>
              <w:color w:val="000000" w:themeColor="text1"/>
              <w:sz w:val="28"/>
              <w:szCs w:val="28"/>
            </w:rPr>
          </w:rPrChange>
        </w:rPr>
        <w:t xml:space="preserve"> </w:t>
      </w:r>
      <w:del w:id="1332" w:author="Assessor GDSXSR" w:date="2026-10-31T19:47:04Z">
        <w:r>
          <w:rPr>
            <w:rFonts w:ascii="Arial" w:hAnsi="Arial" w:cs="Arial"/>
            <w:color w:val="000000" w:themeColor="text1"/>
            <w:sz w:val="28"/>
            <w:szCs w:val="28"/>
          </w:rPr>
          <w:delText xml:space="preserve">expressa</w:delText>
        </w:r>
      </w:del>
      <w:ins w:id="1333" w:author="Assessor GDSXSR" w:date="2026-10-31T19:47:04Z">
        <w:r>
          <w:rPr>
            <w:rFonts w:ascii="Arial" w:hAnsi="Arial" w:cs="Arial"/>
            <w:color w:val="808080"/>
            <w:sz w:val="28"/>
            <w:szCs w:val="28"/>
            <w:highlight w:val="yellow"/>
          </w:rPr>
          <w:t xml:space="preserve">assinatura</w:t>
        </w:r>
      </w:ins>
      <w:r>
        <w:rPr>
          <w:rFonts w:ascii="Arial" w:hAnsi="Arial" w:cs="Arial"/>
          <w:color w:val="000000" w:themeColor="text1"/>
          <w:sz w:val="28"/>
          <w:szCs w:val="28"/>
          <w:highlight w:val="yellow"/>
          <w:rPrChange w:id="1358" w:author="Assessor GDSXSR" w:date="2026-10-31T19:47:04Z">
            <w:rPr>
              <w:rFonts w:ascii="Arial" w:hAnsi="Arial" w:cs="Arial"/>
              <w:color w:val="000000" w:themeColor="text1"/>
              <w:sz w:val="28"/>
              <w:szCs w:val="28"/>
            </w:rPr>
          </w:rPrChange>
        </w:rPr>
        <w:t xml:space="preserve"> </w:t>
      </w:r>
      <w:del w:id="1334" w:author="Assessor GDSXSR" w:date="2026-10-31T19:47:04Z">
        <w:r>
          <w:rPr>
            <w:rFonts w:ascii="Arial" w:hAnsi="Arial" w:cs="Arial"/>
            <w:color w:val="000000" w:themeColor="text1"/>
            <w:sz w:val="28"/>
            <w:szCs w:val="28"/>
          </w:rPr>
          <w:delText xml:space="preserve">de</w:delText>
        </w:r>
      </w:del>
      <w:ins w:id="1335" w:author="Assessor GDSXSR" w:date="2026-10-31T19:47:04Z">
        <w:r>
          <w:rPr>
            <w:rFonts w:ascii="Arial" w:hAnsi="Arial" w:cs="Arial"/>
            <w:color w:val="808080"/>
            <w:sz w:val="28"/>
            <w:szCs w:val="28"/>
            <w:highlight w:val="yellow"/>
          </w:rPr>
          <w:t xml:space="preserve">do</w:t>
        </w:r>
      </w:ins>
      <w:r>
        <w:rPr>
          <w:rFonts w:ascii="Arial" w:hAnsi="Arial" w:cs="Arial"/>
          <w:color w:val="000000" w:themeColor="text1"/>
          <w:sz w:val="28"/>
          <w:szCs w:val="28"/>
          <w:highlight w:val="yellow"/>
          <w:rPrChange w:id="1359" w:author="Assessor GDSXSR" w:date="2026-10-31T19:47:04Z">
            <w:rPr>
              <w:rFonts w:ascii="Arial" w:hAnsi="Arial" w:cs="Arial"/>
              <w:color w:val="000000" w:themeColor="text1"/>
              <w:sz w:val="28"/>
              <w:szCs w:val="28"/>
            </w:rPr>
          </w:rPrChange>
        </w:rPr>
        <w:t xml:space="preserve"> </w:t>
      </w:r>
      <w:del w:id="1336" w:author="Assessor GDSXSR" w:date="2026-10-31T19:47:04Z">
        <w:r>
          <w:rPr>
            <w:rFonts w:ascii="Arial" w:hAnsi="Arial" w:cs="Arial"/>
            <w:color w:val="000000" w:themeColor="text1"/>
            <w:sz w:val="28"/>
            <w:szCs w:val="28"/>
          </w:rPr>
          <w:delText xml:space="preserve">que</w:delText>
        </w:r>
      </w:del>
      <w:ins w:id="1337" w:author="Assessor GDSXSR" w:date="2026-10-31T19:47:04Z">
        <w:r>
          <w:rPr>
            <w:rFonts w:ascii="Arial" w:hAnsi="Arial" w:cs="Arial"/>
            <w:color w:val="808080"/>
            <w:sz w:val="28"/>
            <w:szCs w:val="28"/>
            <w:highlight w:val="yellow"/>
          </w:rPr>
          <w:t xml:space="preserve">contrato</w:t>
        </w:r>
      </w:ins>
      <w:r>
        <w:rPr>
          <w:rFonts w:ascii="Arial" w:hAnsi="Arial" w:cs="Arial"/>
          <w:color w:val="000000" w:themeColor="text1"/>
          <w:sz w:val="28"/>
          <w:szCs w:val="28"/>
          <w:highlight w:val="yellow"/>
          <w:rPrChange w:id="1360" w:author="Assessor GDSXSR" w:date="2026-10-31T19:47:04Z">
            <w:rPr>
              <w:rFonts w:ascii="Arial" w:hAnsi="Arial" w:cs="Arial"/>
              <w:color w:val="000000" w:themeColor="text1"/>
              <w:sz w:val="28"/>
              <w:szCs w:val="28"/>
            </w:rPr>
          </w:rPrChange>
        </w:rPr>
        <w:t xml:space="preserve"> </w:t>
      </w:r>
      <w:del w:id="1338" w:author="Assessor GDSXSR" w:date="2026-10-31T19:47:04Z">
        <w:r>
          <w:rPr>
            <w:rFonts w:ascii="Arial" w:hAnsi="Arial" w:cs="Arial"/>
            <w:color w:val="000000" w:themeColor="text1"/>
            <w:sz w:val="28"/>
            <w:szCs w:val="28"/>
          </w:rPr>
          <w:delText xml:space="preserve">a</w:delText>
        </w:r>
      </w:del>
      <w:ins w:id="1339" w:author="Assessor GDSXSR" w:date="2026-10-31T19:47:04Z">
        <w:r>
          <w:rPr>
            <w:rFonts w:ascii="Arial" w:hAnsi="Arial" w:cs="Arial"/>
            <w:color w:val="808080"/>
            <w:sz w:val="28"/>
            <w:szCs w:val="28"/>
            <w:highlight w:val="yellow"/>
          </w:rPr>
          <w:t xml:space="preserve">definitivo</w:t>
        </w:r>
      </w:ins>
      <w:r>
        <w:rPr>
          <w:rFonts w:ascii="Arial" w:hAnsi="Arial" w:cs="Arial"/>
          <w:color w:val="000000" w:themeColor="text1"/>
          <w:sz w:val="28"/>
          <w:szCs w:val="28"/>
          <w:highlight w:val="yellow"/>
          <w:rPrChange w:id="1361" w:author="Assessor GDSXSR" w:date="2026-10-31T19:47:04Z">
            <w:rPr>
              <w:rFonts w:ascii="Arial" w:hAnsi="Arial" w:cs="Arial"/>
              <w:color w:val="000000" w:themeColor="text1"/>
              <w:sz w:val="28"/>
              <w:szCs w:val="28"/>
            </w:rPr>
          </w:rPrChange>
        </w:rPr>
        <w:t xml:space="preserve"> </w:t>
      </w:r>
      <w:del w:id="1340" w:author="Assessor GDSXSR" w:date="2026-10-31T19:47:04Z">
        <w:r>
          <w:rPr>
            <w:rFonts w:ascii="Arial" w:hAnsi="Arial" w:cs="Arial"/>
            <w:color w:val="000000" w:themeColor="text1"/>
            <w:sz w:val="28"/>
            <w:szCs w:val="28"/>
          </w:rPr>
          <w:delText xml:space="preserve">nova</w:delText>
        </w:r>
      </w:del>
      <w:ins w:id="1341" w:author="Assessor GDSXSR" w:date="2026-10-31T19:47:04Z">
        <w:r>
          <w:rPr>
            <w:rFonts w:ascii="Arial" w:hAnsi="Arial" w:cs="Arial"/>
            <w:color w:val="808080"/>
            <w:sz w:val="28"/>
            <w:szCs w:val="28"/>
            <w:highlight w:val="yellow"/>
          </w:rPr>
          <w:t xml:space="preserve">não</w:t>
        </w:r>
      </w:ins>
      <w:r>
        <w:rPr>
          <w:rFonts w:ascii="Arial" w:hAnsi="Arial" w:cs="Arial"/>
          <w:color w:val="000000" w:themeColor="text1"/>
          <w:sz w:val="28"/>
          <w:szCs w:val="28"/>
          <w:highlight w:val="yellow"/>
          <w:rPrChange w:id="1362" w:author="Assessor GDSXSR" w:date="2026-10-31T19:47:04Z">
            <w:rPr>
              <w:rFonts w:ascii="Arial" w:hAnsi="Arial" w:cs="Arial"/>
              <w:color w:val="000000" w:themeColor="text1"/>
              <w:sz w:val="28"/>
              <w:szCs w:val="28"/>
            </w:rPr>
          </w:rPrChange>
        </w:rPr>
        <w:t xml:space="preserve"> </w:t>
      </w:r>
      <w:del w:id="1342" w:author="Assessor GDSXSR" w:date="2026-10-31T19:47:04Z">
        <w:r>
          <w:rPr>
            <w:rFonts w:ascii="Arial" w:hAnsi="Arial" w:cs="Arial"/>
            <w:color w:val="000000" w:themeColor="text1"/>
            <w:sz w:val="28"/>
            <w:szCs w:val="28"/>
          </w:rPr>
          <w:delText xml:space="preserve">data</w:delText>
        </w:r>
      </w:del>
      <w:ins w:id="1343" w:author="Assessor GDSXSR" w:date="2026-10-31T19:47:04Z">
        <w:r>
          <w:rPr>
            <w:rFonts w:ascii="Arial" w:hAnsi="Arial" w:cs="Arial"/>
            <w:color w:val="808080"/>
            <w:sz w:val="28"/>
            <w:szCs w:val="28"/>
            <w:highlight w:val="yellow"/>
          </w:rPr>
          <w:t xml:space="preserve">afasta</w:t>
        </w:r>
      </w:ins>
      <w:r>
        <w:rPr>
          <w:rFonts w:ascii="Arial" w:hAnsi="Arial" w:cs="Arial"/>
          <w:color w:val="000000" w:themeColor="text1"/>
          <w:sz w:val="28"/>
          <w:szCs w:val="28"/>
          <w:highlight w:val="yellow"/>
          <w:rPrChange w:id="1363" w:author="Assessor GDSXSR" w:date="2026-10-31T19:47:04Z">
            <w:rPr>
              <w:rFonts w:ascii="Arial" w:hAnsi="Arial" w:cs="Arial"/>
              <w:color w:val="000000" w:themeColor="text1"/>
              <w:sz w:val="28"/>
              <w:szCs w:val="28"/>
            </w:rPr>
          </w:rPrChange>
        </w:rPr>
        <w:t xml:space="preserve"> </w:t>
      </w:r>
      <w:del w:id="1344" w:author="Assessor GDSXSR" w:date="2026-10-31T19:47:04Z">
        <w:r>
          <w:rPr>
            <w:rFonts w:ascii="Arial" w:hAnsi="Arial" w:cs="Arial"/>
            <w:color w:val="000000" w:themeColor="text1"/>
            <w:sz w:val="28"/>
            <w:szCs w:val="28"/>
          </w:rPr>
          <w:delText xml:space="preserve">substituiria</w:delText>
        </w:r>
      </w:del>
      <w:ins w:id="1345" w:author="Assessor GDSXSR" w:date="2026-10-31T19:47:04Z">
        <w:r>
          <w:rPr>
            <w:rFonts w:ascii="Arial" w:hAnsi="Arial" w:cs="Arial"/>
            <w:color w:val="808080"/>
            <w:sz w:val="28"/>
            <w:szCs w:val="28"/>
            <w:highlight w:val="yellow"/>
          </w:rPr>
          <w:t xml:space="preserve">as</w:t>
        </w:r>
      </w:ins>
      <w:r>
        <w:rPr>
          <w:rFonts w:ascii="Arial" w:hAnsi="Arial" w:cs="Arial"/>
          <w:color w:val="000000" w:themeColor="text1"/>
          <w:sz w:val="28"/>
          <w:szCs w:val="28"/>
          <w:highlight w:val="yellow"/>
          <w:rPrChange w:id="1364" w:author="Assessor GDSXSR" w:date="2026-10-31T19:47:04Z">
            <w:rPr>
              <w:rFonts w:ascii="Arial" w:hAnsi="Arial" w:cs="Arial"/>
              <w:color w:val="000000" w:themeColor="text1"/>
              <w:sz w:val="28"/>
              <w:szCs w:val="28"/>
            </w:rPr>
          </w:rPrChange>
        </w:rPr>
        <w:t xml:space="preserve"> </w:t>
      </w:r>
      <w:del w:id="1346" w:author="Assessor GDSXSR" w:date="2026-10-31T19:47:04Z">
        <w:r>
          <w:rPr>
            <w:rFonts w:ascii="Arial" w:hAnsi="Arial" w:cs="Arial"/>
            <w:color w:val="000000" w:themeColor="text1"/>
            <w:sz w:val="28"/>
            <w:szCs w:val="28"/>
          </w:rPr>
          <w:delText xml:space="preserve">aquela</w:delText>
        </w:r>
      </w:del>
      <w:ins w:id="1347" w:author="Assessor GDSXSR" w:date="2026-10-31T19:47:04Z">
        <w:r>
          <w:rPr>
            <w:rFonts w:ascii="Arial" w:hAnsi="Arial" w:cs="Arial"/>
            <w:color w:val="808080"/>
            <w:sz w:val="28"/>
            <w:szCs w:val="28"/>
            <w:highlight w:val="yellow"/>
          </w:rPr>
          <w:t xml:space="preserve">condições</w:t>
        </w:r>
      </w:ins>
      <w:r>
        <w:rPr>
          <w:rFonts w:ascii="Arial" w:hAnsi="Arial" w:cs="Arial"/>
          <w:color w:val="000000" w:themeColor="text1"/>
          <w:sz w:val="28"/>
          <w:szCs w:val="28"/>
          <w:highlight w:val="yellow"/>
          <w:rPrChange w:id="1365" w:author="Assessor GDSXSR" w:date="2026-10-31T19:47:04Z">
            <w:rPr>
              <w:rFonts w:ascii="Arial" w:hAnsi="Arial" w:cs="Arial"/>
              <w:color w:val="000000" w:themeColor="text1"/>
              <w:sz w:val="28"/>
              <w:szCs w:val="28"/>
            </w:rPr>
          </w:rPrChange>
        </w:rPr>
        <w:t xml:space="preserve"> anteriormente </w:t>
      </w:r>
      <w:del w:id="1348" w:author="Assessor GDSXSR" w:date="2026-10-31T19:47:04Z">
        <w:r>
          <w:rPr>
            <w:rFonts w:ascii="Arial" w:hAnsi="Arial" w:cs="Arial"/>
            <w:color w:val="000000" w:themeColor="text1"/>
            <w:sz w:val="28"/>
            <w:szCs w:val="28"/>
          </w:rPr>
          <w:delText xml:space="preserve">informada no Termo de Reserva</w:delText>
        </w:r>
      </w:del>
      <w:ins w:id="1349" w:author="Assessor GDSXSR" w:date="2026-10-31T19:47:04Z">
        <w:r>
          <w:rPr>
            <w:rFonts w:ascii="Arial" w:hAnsi="Arial" w:cs="Arial"/>
            <w:color w:val="808080"/>
            <w:sz w:val="28"/>
            <w:szCs w:val="28"/>
            <w:highlight w:val="yellow"/>
          </w:rPr>
          <w:t xml:space="preserve">ofertadas</w:t>
        </w:r>
      </w:ins>
      <w:r>
        <w:rPr>
          <w:rFonts w:ascii="Arial" w:hAnsi="Arial" w:cs="Arial"/>
          <w:color w:val="000000" w:themeColor="text1"/>
          <w:sz w:val="28"/>
          <w:szCs w:val="28"/>
          <w:highlight w:val="yellow"/>
          <w:rPrChange w:id="1366" w:author="Assessor GDSXSR" w:date="2026-10-31T19:47:04Z">
            <w:rPr>
              <w:rFonts w:ascii="Arial" w:hAnsi="Arial" w:cs="Arial"/>
              <w:color w:val="000000" w:themeColor="text1"/>
              <w:sz w:val="28"/>
              <w:szCs w:val="28"/>
            </w:rPr>
          </w:rPrChange>
        </w:rPr>
        <w:t xml:space="preserve">.</w:t>
      </w:r>
      <w:del w:id="1350" w:author="Assessor GDSXSR" w:date="2026-10-31T19:47:04Z">
        <w:r>
          <w:rPr>
            <w:rFonts w:ascii="Arial" w:hAnsi="Arial" w:cs="Arial"/>
            <w:color w:val="000000" w:themeColor="text1"/>
            <w:sz w:val="28"/>
            <w:szCs w:val="28"/>
          </w:rPr>
          <w:delText xml:space="preserve"> Tampouco se demonstrou que a consumidora tenha sido devidamente esclarecida sobre o adiamento da entrega por período superior a um ano.</w:delText>
        </w:r>
      </w:del>
    </w:p>
    <w:p w14:paraId="1D9AD7EF"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610A9F5B" w14:textId="77777777" w:rsidR="00946BCE" w:rsidRDefault="00946BCE" w:rsidP="00946BCE">
      <w:pPr>
        <w:spacing w:after="0" w:line="360" w:lineRule="auto"/>
        <w:ind w:firstLine="2268"/>
        <w:jc w:val="both"/>
        <w:rPr>
          <w:del w:id="1352" w:author="Assessor GDSXSR" w:date="2026-10-31T19:47:04Z"/>
          <w:rFonts w:ascii="Arial" w:hAnsi="Arial" w:cs="Arial"/>
          <w:color w:val="000000" w:themeColor="text1"/>
          <w:sz w:val="28"/>
          <w:szCs w:val="28"/>
        </w:rPr>
      </w:pPr>
      <w:del w:id="1351" w:author="Assessor GDSXSR" w:date="2026-10-31T19:47:04Z">
        <w:r w:rsidRPr="00946BCE">
          <w:rPr>
            <w:rFonts w:ascii="Arial" w:hAnsi="Arial" w:cs="Arial"/>
            <w:color w:val="000000" w:themeColor="text1"/>
            <w:sz w:val="28"/>
            <w:szCs w:val="28"/>
          </w:rPr>
          <w:delText>A simples assinatura do contrato definitivo não afasta as condições anteriormente ofertadas. Para que a nova data pudesse prevalecer, seria necessário demonstrar que a modificação foi informada de maneira inequívoca, permitindo à adquirente compreender que o prazo inicialmente estabelecido seria substituído. Essa demonstração não foi feita.</w:delText>
        </w:r>
      </w:del>
    </w:p>
    <w:p w14:paraId="2A4D1FBD" w14:textId="77777777" w:rsidR="00946BCE" w:rsidRPr="00946BCE" w:rsidRDefault="00946BCE" w:rsidP="00946BCE">
      <w:pPr>
        <w:spacing w:after="0" w:line="360" w:lineRule="auto"/>
        <w:ind w:firstLine="2268"/>
        <w:jc w:val="both"/>
        <w:rPr>
          <w:del w:id="1353" w:author="Assessor GDSXSR" w:date="2026-10-31T19:47:04Z"/>
          <w:rFonts w:ascii="Arial" w:hAnsi="Arial" w:cs="Arial"/>
          <w:color w:val="000000" w:themeColor="text1"/>
          <w:sz w:val="28"/>
          <w:szCs w:val="28"/>
        </w:rPr>
      </w:pPr>
    </w:p>
    <w:p w14:paraId="04ED8B5F" w14:textId="6F90460A" w:rsidR="00946BCE" w:rsidRPr="007E1C8C" w:rsidRDefault="00946BCE" w:rsidP="00946BCE">
      <w:pPr>
        <w:spacing w:after="0" w:line="360" w:lineRule="auto"/>
        <w:ind w:firstLine="2268"/>
        <w:jc w:val="both"/>
        <w:rPr>
          <w:rFonts w:ascii="Arial" w:hAnsi="Arial" w:cs="Arial"/>
          <w:color w:val="000000" w:themeColor="text1"/>
          <w:sz w:val="28"/>
          <w:szCs w:val="28"/>
        </w:rPr>
      </w:pPr>
      <w:del w:id="1367" w:author="Assessor GDSXSR" w:date="2026-10-31T19:47:04Z">
        <w:r>
          <w:rPr>
            <w:rFonts w:ascii="Arial" w:hAnsi="Arial" w:cs="Arial"/>
            <w:color w:val="000000" w:themeColor="text1"/>
            <w:sz w:val="28"/>
            <w:szCs w:val="28"/>
          </w:rPr>
          <w:delText xml:space="preserve">A</w:delText>
        </w:r>
      </w:del>
      <w:ins w:id="1368" w:author="Assessor GDSXSR" w:date="2026-10-31T19:47:04Z">
        <w:r>
          <w:rPr>
            <w:rFonts w:ascii="Arial" w:hAnsi="Arial" w:cs="Arial"/>
            <w:color w:val="808080"/>
            <w:sz w:val="28"/>
            <w:szCs w:val="28"/>
          </w:rPr>
          <w:t xml:space="preserve">Essa</w:t>
        </w:r>
      </w:ins>
      <w:r>
        <w:rPr>
          <w:rFonts w:ascii="Arial" w:hAnsi="Arial" w:cs="Arial"/>
          <w:color w:val="000000" w:themeColor="text1"/>
          <w:sz w:val="28"/>
          <w:szCs w:val="28"/>
        </w:rPr>
        <w:t xml:space="preserve"> </w:t>
      </w:r>
      <w:del w:id="1369" w:author="Assessor GDSXSR" w:date="2026-10-31T19:47:04Z">
        <w:r>
          <w:rPr>
            <w:rFonts w:ascii="Arial" w:hAnsi="Arial" w:cs="Arial"/>
            <w:color w:val="000000" w:themeColor="text1"/>
            <w:sz w:val="28"/>
            <w:szCs w:val="28"/>
          </w:rPr>
          <w:delText xml:space="preserve">propósito,</w:delText>
        </w:r>
      </w:del>
      <w:ins w:id="1370" w:author="Assessor GDSXSR" w:date="2026-10-31T19:47:04Z">
        <w:r>
          <w:rPr>
            <w:rFonts w:ascii="Arial" w:hAnsi="Arial" w:cs="Arial"/>
            <w:color w:val="808080"/>
            <w:sz w:val="28"/>
            <w:szCs w:val="28"/>
          </w:rPr>
          <w:t xml:space="preserve">solução</w:t>
        </w:r>
      </w:ins>
      <w:r>
        <w:rPr>
          <w:rFonts w:ascii="Arial" w:hAnsi="Arial" w:cs="Arial"/>
          <w:color w:val="000000" w:themeColor="text1"/>
          <w:sz w:val="28"/>
          <w:szCs w:val="28"/>
        </w:rPr>
        <w:t xml:space="preserve"> </w:t>
      </w:r>
      <w:del w:id="1371" w:author="Assessor GDSXSR" w:date="2026-10-31T19:47:04Z">
        <w:r>
          <w:rPr>
            <w:rFonts w:ascii="Arial" w:hAnsi="Arial" w:cs="Arial"/>
            <w:color w:val="000000" w:themeColor="text1"/>
            <w:sz w:val="28"/>
            <w:szCs w:val="28"/>
          </w:rPr>
          <w:delText xml:space="preserve">veja-se</w:delText>
        </w:r>
      </w:del>
      <w:ins w:id="1372" w:author="Assessor GDSXSR" w:date="2026-10-31T19:47:04Z">
        <w:r>
          <w:rPr>
            <w:rFonts w:ascii="Arial" w:hAnsi="Arial" w:cs="Arial"/>
            <w:color w:val="808080"/>
            <w:sz w:val="28"/>
            <w:szCs w:val="28"/>
          </w:rPr>
          <w:t xml:space="preserve">acompanha</w:t>
        </w:r>
      </w:ins>
      <w:r>
        <w:rPr>
          <w:rFonts w:ascii="Arial" w:hAnsi="Arial" w:cs="Arial"/>
          <w:color w:val="000000" w:themeColor="text1"/>
          <w:sz w:val="28"/>
          <w:szCs w:val="28"/>
        </w:rPr>
        <w:t xml:space="preserve"> o </w:t>
      </w:r>
      <w:del w:id="1373" w:author="Assessor GDSXSR" w:date="2026-10-31T19:47:04Z">
        <w:r>
          <w:rPr>
            <w:rFonts w:ascii="Arial" w:hAnsi="Arial" w:cs="Arial"/>
            <w:color w:val="000000" w:themeColor="text1"/>
            <w:sz w:val="28"/>
            <w:szCs w:val="28"/>
          </w:rPr>
          <w:delText xml:space="preserve">seguinte</w:delText>
        </w:r>
      </w:del>
      <w:ins w:id="1374" w:author="Assessor GDSXSR" w:date="2026-10-31T19:47:04Z">
        <w:r>
          <w:rPr>
            <w:rFonts w:ascii="Arial" w:hAnsi="Arial" w:cs="Arial"/>
            <w:color w:val="808080"/>
            <w:sz w:val="28"/>
            <w:szCs w:val="28"/>
          </w:rPr>
          <w:t xml:space="preserve">c.</w:t>
        </w:r>
      </w:ins>
      <w:r>
        <w:rPr>
          <w:rFonts w:ascii="Arial" w:hAnsi="Arial" w:cs="Arial"/>
          <w:color w:val="000000" w:themeColor="text1"/>
          <w:sz w:val="28"/>
          <w:szCs w:val="28"/>
        </w:rPr>
        <w:t xml:space="preserve"> </w:t>
      </w:r>
      <w:del w:id="1375" w:author="Assessor GDSXSR" w:date="2026-10-31T19:47:04Z">
        <w:r>
          <w:rPr>
            <w:rFonts w:ascii="Arial" w:hAnsi="Arial" w:cs="Arial"/>
            <w:color w:val="000000" w:themeColor="text1"/>
            <w:sz w:val="28"/>
            <w:szCs w:val="28"/>
          </w:rPr>
          <w:delText xml:space="preserve">precedente</w:delText>
        </w:r>
      </w:del>
      <w:ins w:id="1376" w:author="Assessor GDSXSR" w:date="2026-10-31T19:47:04Z">
        <w:r>
          <w:rPr>
            <w:rFonts w:ascii="Arial" w:hAnsi="Arial" w:cs="Arial"/>
            <w:color w:val="808080"/>
            <w:sz w:val="28"/>
            <w:szCs w:val="28"/>
          </w:rPr>
          <w:t xml:space="preserve">STJ,</w:t>
        </w:r>
      </w:ins>
      <w:r>
        <w:rPr>
          <w:rFonts w:ascii="Arial" w:hAnsi="Arial" w:cs="Arial"/>
          <w:color w:val="000000" w:themeColor="text1"/>
          <w:sz w:val="28"/>
          <w:szCs w:val="28"/>
        </w:rPr>
        <w:t xml:space="preserve"> </w:t>
      </w:r>
      <w:del w:id="1377" w:author="Assessor GDSXSR" w:date="2026-10-31T19:47:04Z">
        <w:r>
          <w:rPr>
            <w:rFonts w:ascii="Arial" w:hAnsi="Arial" w:cs="Arial"/>
            <w:color w:val="000000" w:themeColor="text1"/>
            <w:sz w:val="28"/>
            <w:szCs w:val="28"/>
          </w:rPr>
          <w:delText xml:space="preserve">deste</w:delText>
        </w:r>
      </w:del>
      <w:ins w:id="1378" w:author="Assessor GDSXSR" w:date="2026-10-31T19:47:04Z">
        <w:r>
          <w:rPr>
            <w:rFonts w:ascii="Arial" w:hAnsi="Arial" w:cs="Arial"/>
            <w:color w:val="808080"/>
            <w:sz w:val="28"/>
            <w:szCs w:val="28"/>
          </w:rPr>
          <w:t xml:space="preserve">que,</w:t>
        </w:r>
      </w:ins>
      <w:r>
        <w:rPr>
          <w:rFonts w:ascii="Arial" w:hAnsi="Arial" w:cs="Arial"/>
          <w:color w:val="000000" w:themeColor="text1"/>
          <w:sz w:val="28"/>
          <w:szCs w:val="28"/>
        </w:rPr>
        <w:t xml:space="preserve"> </w:t>
      </w:r>
      <w:del w:id="1379" w:author="Assessor GDSXSR" w:date="2026-10-31T19:47:04Z">
        <w:r>
          <w:rPr>
            <w:rFonts w:ascii="Arial" w:hAnsi="Arial" w:cs="Arial"/>
            <w:color w:val="000000" w:themeColor="text1"/>
            <w:sz w:val="28"/>
            <w:szCs w:val="28"/>
          </w:rPr>
          <w:delText xml:space="preserve">Tribunal</w:delText>
        </w:r>
      </w:del>
      <w:ins w:id="1380" w:author="Assessor GDSXSR" w:date="2026-10-31T19:47:04Z">
        <w:r>
          <w:rPr>
            <w:rFonts w:ascii="Arial" w:hAnsi="Arial" w:cs="Arial"/>
            <w:color w:val="808080"/>
            <w:sz w:val="28"/>
            <w:szCs w:val="28"/>
          </w:rPr>
          <w:t xml:space="preserve">no</w:t>
        </w:r>
      </w:ins>
      <w:r>
        <w:rPr>
          <w:rFonts w:ascii="Arial" w:hAnsi="Arial" w:cs="Arial"/>
          <w:color w:val="000000" w:themeColor="text1"/>
          <w:sz w:val="28"/>
          <w:szCs w:val="28"/>
        </w:rPr>
        <w:t xml:space="preserve"> </w:t>
      </w:r>
      <w:del w:id="1381" w:author="Assessor GDSXSR" w:date="2026-10-31T19:47:04Z">
        <w:r>
          <w:rPr>
            <w:rFonts w:ascii="Arial" w:hAnsi="Arial" w:cs="Arial"/>
            <w:color w:val="000000" w:themeColor="text1"/>
            <w:sz w:val="28"/>
            <w:szCs w:val="28"/>
          </w:rPr>
          <w:delText xml:space="preserve">de</w:delText>
        </w:r>
      </w:del>
      <w:ins w:id="1382" w:author="Assessor GDSXSR" w:date="2026-10-31T19:47:04Z">
        <w:r>
          <w:rPr>
            <w:rFonts w:ascii="Arial" w:hAnsi="Arial" w:cs="Arial"/>
            <w:color w:val="808080"/>
            <w:sz w:val="28"/>
            <w:szCs w:val="28"/>
          </w:rPr>
          <w:t xml:space="preserve">julgamento</w:t>
        </w:r>
      </w:ins>
      <w:r>
        <w:rPr>
          <w:rFonts w:ascii="Arial" w:hAnsi="Arial" w:cs="Arial"/>
          <w:color w:val="000000" w:themeColor="text1"/>
          <w:sz w:val="28"/>
          <w:szCs w:val="28"/>
        </w:rPr>
        <w:t xml:space="preserve"> </w:t>
      </w:r>
      <w:del w:id="1383" w:author="Assessor GDSXSR" w:date="2026-10-31T19:47:04Z">
        <w:r>
          <w:rPr>
            <w:rFonts w:ascii="Arial" w:hAnsi="Arial" w:cs="Arial"/>
            <w:color w:val="000000" w:themeColor="text1"/>
            <w:sz w:val="28"/>
            <w:szCs w:val="28"/>
          </w:rPr>
          <w:delText xml:space="preserve">Justiça</w:delText>
        </w:r>
      </w:del>
      <w:ins w:id="1384" w:author="Assessor GDSXSR" w:date="2026-10-31T19:47:04Z">
        <w:r>
          <w:rPr>
            <w:rFonts w:ascii="Arial" w:hAnsi="Arial" w:cs="Arial"/>
            <w:color w:val="808080"/>
            <w:sz w:val="28"/>
            <w:szCs w:val="28"/>
          </w:rPr>
          <w:t xml:space="preserve">do Tema Repetitivo 996, fixou as seguintes teses</w:t>
        </w:r>
      </w:ins>
      <w:r>
        <w:rPr>
          <w:rFonts w:ascii="Arial" w:hAnsi="Arial" w:cs="Arial"/>
          <w:color w:val="000000" w:themeColor="text1"/>
          <w:sz w:val="28"/>
          <w:szCs w:val="28"/>
        </w:rPr>
        <w:t xml:space="preserve">:</w:t>
      </w:r>
    </w:p>
    <w:p w14:paraId="3926BD70" w14:textId="77777777" w:rsidR="00911601" w:rsidRDefault="00911601" w:rsidP="00DB1301">
      <w:pPr>
        <w:spacing w:after="0" w:line="360" w:lineRule="auto"/>
        <w:ind w:firstLine="2268"/>
        <w:jc w:val="both"/>
        <w:rPr>
          <w:rFonts w:ascii="Arial" w:hAnsi="Arial" w:cs="Arial"/>
          <w:color w:val="000000" w:themeColor="text1"/>
          <w:sz w:val="28"/>
          <w:szCs w:val="28"/>
        </w:rPr>
      </w:pPr>
    </w:p>
    <w:p w14:paraId="663001C8" w14:textId="0C417D2C" w:rsidR="00946BCE" w:rsidRPr="00946BCE" w:rsidRDefault="00946BCE" w:rsidP="00946BCE">
      <w:pPr>
        <w:spacing w:after="0" w:line="360" w:lineRule="auto"/>
        <w:ind w:left="2268"/>
        <w:jc w:val="both"/>
        <w:rPr>
          <w:del w:id="1388" w:author="Assessor GDSXSR" w:date="2026-10-31T19:47:04Z"/>
          <w:rFonts w:ascii="Arial" w:hAnsi="Arial" w:cs="Arial"/>
          <w:i/>
          <w:iCs/>
          <w:sz w:val="26"/>
          <w:szCs w:val="26"/>
        </w:rPr>
      </w:pPr>
      <w:del w:id="1385" w:author="Assessor GDSXSR" w:date="2026-10-31T19:47:04Z">
        <w:r w:rsidRPr="00946BCE">
          <w:rPr>
            <w:rFonts w:ascii="Arial" w:hAnsi="Arial" w:cs="Arial"/>
            <w:i/>
            <w:iCs/>
            <w:sz w:val="26"/>
            <w:szCs w:val="26"/>
          </w:rPr>
          <w:lastRenderedPageBreak/>
          <w:delText>“</w:delText>
        </w:r>
      </w:del>
      <w:del w:id="1386" w:author="Assessor GDSXSR" w:date="2026-10-31T19:47:04Z">
        <w:r>
          <w:rPr>
            <w:rFonts w:ascii="Arial" w:hAnsi="Arial" w:cs="Arial"/>
            <w:i/>
            <w:iCs/>
            <w:sz w:val="26"/>
            <w:szCs w:val="26"/>
          </w:rPr>
          <w:delText xml:space="preserve">(...) </w:delText>
        </w:r>
      </w:del>
      <w:del w:id="1387" w:author="Assessor GDSXSR" w:date="2026-10-31T19:47:04Z">
        <w:r w:rsidRPr="00946BCE">
          <w:rPr>
            <w:rFonts w:ascii="Arial" w:hAnsi="Arial" w:cs="Arial"/>
            <w:i/>
            <w:iCs/>
            <w:sz w:val="26"/>
            <w:szCs w:val="26"/>
          </w:rPr>
          <w:delText xml:space="preserve">4. A relação jurídica é de consumo, uma vez que as partes se enquadram nos conceitos de fornecedor e consumidor previstos no Código de Defesa do Consumidor (artigos 2º e 3º da Lei n. 8.078/1990). </w:delText>
        </w:r>
      </w:del>
    </w:p>
    <w:p w14:paraId="5AC14C31" w14:textId="1F2277D9" w:rsidR="00946BCE" w:rsidRPr="00946BCE" w:rsidRDefault="00946BCE" w:rsidP="00946BCE">
      <w:pPr>
        <w:spacing w:after="0" w:line="360" w:lineRule="auto"/>
        <w:ind w:left="2268" w:firstLine="1134"/>
        <w:jc w:val="both"/>
        <w:rPr>
          <w:rFonts w:ascii="Arial" w:hAnsi="Arial" w:cs="Arial"/>
          <w:i/>
          <w:iCs/>
          <w:sz w:val="26"/>
          <w:szCs w:val="26"/>
        </w:rPr>
        <w:pPrChange w:id="1420" w:author="Assessor GDSXSR" w:date="2026-10-31T19:47:04Z">
          <w:pPr>
            <w:spacing w:after="0" w:line="360" w:lineRule="auto"/>
            <w:ind w:left="2268"/>
            <w:jc w:val="both"/>
          </w:pPr>
        </w:pPrChange>
      </w:pPr>
      <w:del w:id="1389" w:author="Assessor GDSXSR" w:date="2026-10-31T19:47:04Z">
        <w:r>
          <w:rPr>
            <w:rFonts w:ascii="Arial" w:hAnsi="Arial" w:cs="Arial"/>
            <w:i/>
            <w:iCs/>
            <w:sz w:val="26"/>
            <w:szCs w:val="26"/>
          </w:rPr>
          <w:delText xml:space="preserve">5. O Tema nº 996 do Superior Tribunal de Justiça, por força do julgamento do REsp nº 1.729.593/SP, sob o rito dos recursos repetitivos, fixou as seguintes teses: </w:delText>
        </w:r>
        <w:r>
          <w:rPr>
            <w:rFonts w:ascii="Arial" w:hAnsi="Arial" w:cs="Arial"/>
            <w:i/>
            <w:iCs/>
            <w:sz w:val="26"/>
            <w:szCs w:val="26"/>
          </w:rPr>
          <w:delText xml:space="preserve">‘</w:delText>
        </w:r>
      </w:del>
      <w:ins w:id="1390" w:author="Assessor GDSXSR" w:date="2026-10-31T19:47:04Z">
        <w:r>
          <w:rPr>
            <w:rFonts w:ascii="Arial" w:hAnsi="Arial" w:cs="Arial"/>
            <w:i/>
            <w:iCs/>
            <w:color w:val="808080"/>
            <w:sz w:val="26"/>
            <w:szCs w:val="26"/>
          </w:rPr>
          <w:t xml:space="preserve">“</w:t>
        </w:r>
      </w:ins>
      <w:r>
        <w:rPr>
          <w:rFonts w:ascii="Arial" w:hAnsi="Arial" w:cs="Arial"/>
          <w:i/>
          <w:iCs/>
          <w:sz w:val="26"/>
          <w:szCs w:val="26"/>
        </w:rPr>
        <w:t xml:space="preserve">1.1. Na aquisição de unidades autônomas em construção, o contrato deverá estabelecer, de forma clara, expressa e inteligível, </w:t>
      </w:r>
      <w:r>
        <w:rPr>
          <w:rFonts w:ascii="Arial" w:hAnsi="Arial" w:cs="Arial"/>
          <w:i/>
          <w:iCs/>
          <w:sz w:val="26"/>
          <w:szCs w:val="26"/>
          <w:u w:val="single"/>
          <w:rPrChange w:id="1421" w:author="Assessor GDSXSR" w:date="2026-10-31T19:47:04Z">
            <w:rPr>
              <w:rFonts w:ascii="Arial" w:hAnsi="Arial" w:cs="Arial"/>
              <w:i/>
              <w:iCs/>
              <w:sz w:val="26"/>
              <w:szCs w:val="26"/>
            </w:rPr>
          </w:rPrChange>
        </w:rPr>
        <w:t xml:space="preserve">o prazo certo para a entrega do imóvel, o qual não poderá estar vinculado à concessão do financiamento</w:t>
      </w:r>
      <w:r>
        <w:rPr>
          <w:rFonts w:ascii="Arial" w:hAnsi="Arial" w:cs="Arial"/>
          <w:i/>
          <w:iCs/>
          <w:sz w:val="26"/>
          <w:szCs w:val="26"/>
        </w:rPr>
        <w:t xml:space="preserve">, ou a nenhum outro negócio jurídico, exceto o acréscimo do prazo de tolerância;</w:t>
      </w:r>
      <w:ins w:id="1391" w:author="Assessor GDSXSR" w:date="2026-10-31T19:47:04Z">
        <w:r>
          <w:rPr>
            <w:rFonts w:ascii="Arial" w:hAnsi="Arial" w:cs="Arial"/>
            <w:i/>
            <w:iCs/>
            <w:color w:val="808080"/>
            <w:sz w:val="26"/>
            <w:szCs w:val="26"/>
          </w:rPr>
          <w:t xml:space="preserve"> </w:t>
        </w:r>
      </w:ins>
      <w:r>
        <w:rPr>
          <w:rFonts w:ascii="Arial" w:hAnsi="Arial" w:cs="Arial"/>
          <w:i/>
          <w:iCs/>
          <w:sz w:val="26"/>
          <w:szCs w:val="26"/>
        </w:rPr>
        <w:t xml:space="preserve">1.2. No caso de descumprimento do prazo para a entrega do imóvel, incluído o período de tolerância, o prejuízo do comprador é presumido, consistente na injusta privação do uso do bem, a ensejar o pagamento de indenização, na forma de aluguel mensal, com base no valor locatício de imóvel assemelhado, com termo final na data da disponibilização da posse direta ao adquirente da unidade autônoma</w:t>
      </w:r>
      <w:del w:id="1392" w:author="Assessor GDSXSR" w:date="2026-10-31T19:47:04Z">
        <w:r>
          <w:rPr>
            <w:rFonts w:ascii="Arial" w:hAnsi="Arial" w:cs="Arial"/>
            <w:i/>
            <w:iCs/>
            <w:sz w:val="26"/>
            <w:szCs w:val="26"/>
          </w:rPr>
          <w:delText xml:space="preserve">;</w:delText>
        </w:r>
      </w:del>
      <w:ins w:id="1393" w:author="Assessor GDSXSR" w:date="2026-10-31T19:47:04Z">
        <w:r>
          <w:rPr>
            <w:rFonts w:ascii="Arial" w:hAnsi="Arial" w:cs="Arial"/>
            <w:i/>
            <w:iCs/>
            <w:color w:val="808080"/>
            <w:sz w:val="26"/>
            <w:szCs w:val="26"/>
          </w:rPr>
          <w:t xml:space="preserve">.</w:t>
        </w:r>
      </w:ins>
      <w:r>
        <w:rPr>
          <w:rFonts w:ascii="Arial" w:hAnsi="Arial" w:cs="Arial"/>
          <w:i/>
          <w:iCs/>
          <w:sz w:val="26"/>
          <w:szCs w:val="26"/>
        </w:rPr>
        <w:t xml:space="preserve"> 1.3. É ilícito cobrar do adquirente juros de obra, ou outro encargo equivalente, após o prazo ajustado no contrato para a entrega das chaves da unidade autônoma, incluído o período de tolerância</w:t>
      </w:r>
      <w:del w:id="1394" w:author="Assessor GDSXSR" w:date="2026-10-31T19:47:04Z">
        <w:r>
          <w:rPr>
            <w:rFonts w:ascii="Arial" w:hAnsi="Arial" w:cs="Arial"/>
            <w:i/>
            <w:iCs/>
            <w:sz w:val="26"/>
            <w:szCs w:val="26"/>
          </w:rPr>
          <w:delText xml:space="preserve">;</w:delText>
        </w:r>
      </w:del>
      <w:ins w:id="1395" w:author="Assessor GDSXSR" w:date="2026-10-31T19:47:04Z">
        <w:r>
          <w:rPr>
            <w:rFonts w:ascii="Arial" w:hAnsi="Arial" w:cs="Arial"/>
            <w:i/>
            <w:iCs/>
            <w:color w:val="808080"/>
            <w:sz w:val="26"/>
            <w:szCs w:val="26"/>
          </w:rPr>
          <w:t xml:space="preserve">. (...)” (REsp n.</w:t>
        </w:r>
      </w:ins>
      <w:r>
        <w:rPr>
          <w:rFonts w:ascii="Arial" w:hAnsi="Arial" w:cs="Arial"/>
          <w:i/>
          <w:iCs/>
          <w:sz w:val="26"/>
          <w:szCs w:val="26"/>
        </w:rPr>
        <w:t xml:space="preserve"> 1.</w:t>
      </w:r>
      <w:del w:id="1396" w:author="Assessor GDSXSR" w:date="2026-10-31T19:47:04Z">
        <w:r>
          <w:rPr>
            <w:rFonts w:ascii="Arial" w:hAnsi="Arial" w:cs="Arial"/>
            <w:i/>
            <w:iCs/>
            <w:sz w:val="26"/>
            <w:szCs w:val="26"/>
          </w:rPr>
          <w:delText xml:space="preserve">4</w:delText>
        </w:r>
      </w:del>
      <w:ins w:id="1397" w:author="Assessor GDSXSR" w:date="2026-10-31T19:47:04Z">
        <w:r>
          <w:rPr>
            <w:rFonts w:ascii="Arial" w:hAnsi="Arial" w:cs="Arial"/>
            <w:i/>
            <w:iCs/>
            <w:color w:val="808080"/>
            <w:sz w:val="26"/>
            <w:szCs w:val="26"/>
          </w:rPr>
          <w:t xml:space="preserve">729</w:t>
        </w:r>
      </w:ins>
      <w:r>
        <w:rPr>
          <w:rFonts w:ascii="Arial" w:hAnsi="Arial" w:cs="Arial"/>
          <w:i/>
          <w:iCs/>
          <w:sz w:val="26"/>
          <w:szCs w:val="26"/>
        </w:rPr>
        <w:t xml:space="preserve">.</w:t>
      </w:r>
      <w:del w:id="1398" w:author="Assessor GDSXSR" w:date="2026-10-31T19:47:04Z">
        <w:r>
          <w:rPr>
            <w:rFonts w:ascii="Arial" w:hAnsi="Arial" w:cs="Arial"/>
            <w:i/>
            <w:iCs/>
            <w:sz w:val="26"/>
            <w:szCs w:val="26"/>
          </w:rPr>
          <w:delText xml:space="preserve"> O descumprimento do prazo de entrega do imóvel</w:delText>
        </w:r>
      </w:del>
      <w:ins w:id="1399" w:author="Assessor GDSXSR" w:date="2026-10-31T19:47:04Z">
        <w:r>
          <w:rPr>
            <w:rFonts w:ascii="Arial" w:hAnsi="Arial" w:cs="Arial"/>
            <w:i/>
            <w:iCs/>
            <w:color w:val="808080"/>
            <w:sz w:val="26"/>
            <w:szCs w:val="26"/>
          </w:rPr>
          <w:t xml:space="preserve">593/SP</w:t>
        </w:r>
      </w:ins>
      <w:r>
        <w:rPr>
          <w:rFonts w:ascii="Arial" w:hAnsi="Arial" w:cs="Arial"/>
          <w:i/>
          <w:iCs/>
          <w:sz w:val="26"/>
          <w:szCs w:val="26"/>
        </w:rPr>
        <w:t xml:space="preserve">, </w:t>
      </w:r>
      <w:del w:id="1400" w:author="Assessor GDSXSR" w:date="2026-10-31T19:47:04Z">
        <w:r>
          <w:rPr>
            <w:rFonts w:ascii="Arial" w:hAnsi="Arial" w:cs="Arial"/>
            <w:i/>
            <w:iCs/>
            <w:sz w:val="26"/>
            <w:szCs w:val="26"/>
          </w:rPr>
          <w:delText xml:space="preserve">computado</w:delText>
        </w:r>
      </w:del>
      <w:ins w:id="1401" w:author="Assessor GDSXSR" w:date="2026-10-31T19:47:04Z">
        <w:r>
          <w:rPr>
            <w:rFonts w:ascii="Arial" w:hAnsi="Arial" w:cs="Arial"/>
            <w:i/>
            <w:iCs/>
            <w:color w:val="808080"/>
            <w:sz w:val="26"/>
            <w:szCs w:val="26"/>
          </w:rPr>
          <w:t xml:space="preserve">relator</w:t>
        </w:r>
      </w:ins>
      <w:r>
        <w:rPr>
          <w:rFonts w:ascii="Arial" w:hAnsi="Arial" w:cs="Arial"/>
          <w:i/>
          <w:iCs/>
          <w:sz w:val="26"/>
          <w:szCs w:val="26"/>
        </w:rPr>
        <w:t xml:space="preserve"> </w:t>
      </w:r>
      <w:del w:id="1402" w:author="Assessor GDSXSR" w:date="2026-10-31T19:47:04Z">
        <w:r>
          <w:rPr>
            <w:rFonts w:ascii="Arial" w:hAnsi="Arial" w:cs="Arial"/>
            <w:i/>
            <w:iCs/>
            <w:sz w:val="26"/>
            <w:szCs w:val="26"/>
          </w:rPr>
          <w:delText xml:space="preserve">o</w:delText>
        </w:r>
      </w:del>
      <w:ins w:id="1403" w:author="Assessor GDSXSR" w:date="2026-10-31T19:47:04Z">
        <w:r>
          <w:rPr>
            <w:rFonts w:ascii="Arial" w:hAnsi="Arial" w:cs="Arial"/>
            <w:i/>
            <w:iCs/>
            <w:color w:val="808080"/>
            <w:sz w:val="26"/>
            <w:szCs w:val="26"/>
          </w:rPr>
          <w:t xml:space="preserve">Ministro</w:t>
        </w:r>
      </w:ins>
      <w:r>
        <w:rPr>
          <w:rFonts w:ascii="Arial" w:hAnsi="Arial" w:cs="Arial"/>
          <w:i/>
          <w:iCs/>
          <w:sz w:val="26"/>
          <w:szCs w:val="26"/>
        </w:rPr>
        <w:t xml:space="preserve"> </w:t>
      </w:r>
      <w:del w:id="1404" w:author="Assessor GDSXSR" w:date="2026-10-31T19:47:04Z">
        <w:r>
          <w:rPr>
            <w:rFonts w:ascii="Arial" w:hAnsi="Arial" w:cs="Arial"/>
            <w:i/>
            <w:iCs/>
            <w:sz w:val="26"/>
            <w:szCs w:val="26"/>
          </w:rPr>
          <w:delText xml:space="preserve">período</w:delText>
        </w:r>
      </w:del>
      <w:ins w:id="1405" w:author="Assessor GDSXSR" w:date="2026-10-31T19:47:04Z">
        <w:r>
          <w:rPr>
            <w:rFonts w:ascii="Arial" w:hAnsi="Arial" w:cs="Arial"/>
            <w:i/>
            <w:iCs/>
            <w:color w:val="808080"/>
            <w:sz w:val="26"/>
            <w:szCs w:val="26"/>
          </w:rPr>
          <w:t xml:space="preserve">Marco</w:t>
        </w:r>
      </w:ins>
      <w:r>
        <w:rPr>
          <w:rFonts w:ascii="Arial" w:hAnsi="Arial" w:cs="Arial"/>
          <w:i/>
          <w:iCs/>
          <w:sz w:val="26"/>
          <w:szCs w:val="26"/>
        </w:rPr>
        <w:t xml:space="preserve"> </w:t>
      </w:r>
      <w:del w:id="1406" w:author="Assessor GDSXSR" w:date="2026-10-31T19:47:04Z">
        <w:r>
          <w:rPr>
            <w:rFonts w:ascii="Arial" w:hAnsi="Arial" w:cs="Arial"/>
            <w:i/>
            <w:iCs/>
            <w:sz w:val="26"/>
            <w:szCs w:val="26"/>
          </w:rPr>
          <w:delText xml:space="preserve">de</w:delText>
        </w:r>
      </w:del>
      <w:ins w:id="1407" w:author="Assessor GDSXSR" w:date="2026-10-31T19:47:04Z">
        <w:r>
          <w:rPr>
            <w:rFonts w:ascii="Arial" w:hAnsi="Arial" w:cs="Arial"/>
            <w:i/>
            <w:iCs/>
            <w:color w:val="808080"/>
            <w:sz w:val="26"/>
            <w:szCs w:val="26"/>
          </w:rPr>
          <w:t xml:space="preserve">Aurélio</w:t>
        </w:r>
      </w:ins>
      <w:r>
        <w:rPr>
          <w:rFonts w:ascii="Arial" w:hAnsi="Arial" w:cs="Arial"/>
          <w:i/>
          <w:iCs/>
          <w:sz w:val="26"/>
          <w:szCs w:val="26"/>
        </w:rPr>
        <w:t xml:space="preserve"> </w:t>
      </w:r>
      <w:del w:id="1408" w:author="Assessor GDSXSR" w:date="2026-10-31T19:47:04Z">
        <w:r>
          <w:rPr>
            <w:rFonts w:ascii="Arial" w:hAnsi="Arial" w:cs="Arial"/>
            <w:i/>
            <w:iCs/>
            <w:sz w:val="26"/>
            <w:szCs w:val="26"/>
          </w:rPr>
          <w:delText xml:space="preserve">tolerância</w:delText>
        </w:r>
      </w:del>
      <w:ins w:id="1409" w:author="Assessor GDSXSR" w:date="2026-10-31T19:47:04Z">
        <w:r>
          <w:rPr>
            <w:rFonts w:ascii="Arial" w:hAnsi="Arial" w:cs="Arial"/>
            <w:i/>
            <w:iCs/>
            <w:color w:val="808080"/>
            <w:sz w:val="26"/>
            <w:szCs w:val="26"/>
          </w:rPr>
          <w:t xml:space="preserve">Bellizze</w:t>
        </w:r>
      </w:ins>
      <w:r>
        <w:rPr>
          <w:rFonts w:ascii="Arial" w:hAnsi="Arial" w:cs="Arial"/>
          <w:i/>
          <w:iCs/>
          <w:sz w:val="26"/>
          <w:szCs w:val="26"/>
        </w:rPr>
        <w:t xml:space="preserve">, </w:t>
      </w:r>
      <w:del w:id="1410" w:author="Assessor GDSXSR" w:date="2026-10-31T19:47:04Z">
        <w:r>
          <w:rPr>
            <w:rFonts w:ascii="Arial" w:hAnsi="Arial" w:cs="Arial"/>
            <w:i/>
            <w:iCs/>
            <w:sz w:val="26"/>
            <w:szCs w:val="26"/>
          </w:rPr>
          <w:delText xml:space="preserve">faz</w:delText>
        </w:r>
      </w:del>
      <w:ins w:id="1411" w:author="Assessor GDSXSR" w:date="2026-10-31T19:47:04Z">
        <w:r>
          <w:rPr>
            <w:rFonts w:ascii="Arial" w:hAnsi="Arial" w:cs="Arial"/>
            <w:i/>
            <w:iCs/>
            <w:color w:val="808080"/>
            <w:sz w:val="26"/>
            <w:szCs w:val="26"/>
          </w:rPr>
          <w:t xml:space="preserve">Segunda</w:t>
        </w:r>
      </w:ins>
      <w:r>
        <w:rPr>
          <w:rFonts w:ascii="Arial" w:hAnsi="Arial" w:cs="Arial"/>
          <w:i/>
          <w:iCs/>
          <w:sz w:val="26"/>
          <w:szCs w:val="26"/>
        </w:rPr>
        <w:t xml:space="preserve"> </w:t>
      </w:r>
      <w:del w:id="1412" w:author="Assessor GDSXSR" w:date="2026-10-31T19:47:04Z">
        <w:r>
          <w:rPr>
            <w:rFonts w:ascii="Arial" w:hAnsi="Arial" w:cs="Arial"/>
            <w:i/>
            <w:iCs/>
            <w:sz w:val="26"/>
            <w:szCs w:val="26"/>
          </w:rPr>
          <w:delText xml:space="preserve">cessar</w:delText>
        </w:r>
      </w:del>
      <w:ins w:id="1413" w:author="Assessor GDSXSR" w:date="2026-10-31T19:47:04Z">
        <w:r>
          <w:rPr>
            <w:rFonts w:ascii="Arial" w:hAnsi="Arial" w:cs="Arial"/>
            <w:i/>
            <w:iCs/>
            <w:color w:val="808080"/>
            <w:sz w:val="26"/>
            <w:szCs w:val="26"/>
          </w:rPr>
          <w:t xml:space="preserve">Seção,</w:t>
        </w:r>
      </w:ins>
      <w:r>
        <w:rPr>
          <w:rFonts w:ascii="Arial" w:hAnsi="Arial" w:cs="Arial"/>
          <w:i/>
          <w:iCs/>
          <w:sz w:val="26"/>
          <w:szCs w:val="26"/>
        </w:rPr>
        <w:t xml:space="preserve"> </w:t>
      </w:r>
      <w:del w:id="1414" w:author="Assessor GDSXSR" w:date="2026-10-31T19:47:04Z">
        <w:r>
          <w:rPr>
            <w:rFonts w:ascii="Arial" w:hAnsi="Arial" w:cs="Arial"/>
            <w:i/>
            <w:iCs/>
            <w:sz w:val="26"/>
            <w:szCs w:val="26"/>
          </w:rPr>
          <w:delText xml:space="preserve">a incidência de correção monetária sobre o saldo devedor com base</w:delText>
        </w:r>
      </w:del>
      <w:ins w:id="1415" w:author="Assessor GDSXSR" w:date="2026-10-31T19:47:04Z">
        <w:r>
          <w:rPr>
            <w:rFonts w:ascii="Arial" w:hAnsi="Arial" w:cs="Arial"/>
            <w:i/>
            <w:iCs/>
            <w:color w:val="808080"/>
            <w:sz w:val="26"/>
            <w:szCs w:val="26"/>
          </w:rPr>
          <w:t xml:space="preserve">julgado</w:t>
        </w:r>
      </w:ins>
      <w:r>
        <w:rPr>
          <w:rFonts w:ascii="Arial" w:hAnsi="Arial" w:cs="Arial"/>
          <w:i/>
          <w:iCs/>
          <w:sz w:val="26"/>
          <w:szCs w:val="26"/>
        </w:rPr>
        <w:t xml:space="preserve"> em </w:t>
      </w:r>
      <w:del w:id="1416" w:author="Assessor GDSXSR" w:date="2026-10-31T19:47:04Z">
        <w:r>
          <w:rPr>
            <w:rFonts w:ascii="Arial" w:hAnsi="Arial" w:cs="Arial"/>
            <w:i/>
            <w:iCs/>
            <w:sz w:val="26"/>
            <w:szCs w:val="26"/>
          </w:rPr>
          <w:delText xml:space="preserve">indexador setorial, que reflete o custo da construção civil, o qual deverá ser substituído </w:delText>
        </w:r>
        <w:r>
          <w:rPr>
            <w:rFonts w:ascii="Arial" w:hAnsi="Arial" w:cs="Arial"/>
            <w:i/>
            <w:iCs/>
            <w:sz w:val="26"/>
            <w:szCs w:val="26"/>
          </w:rPr>
          <w:delText xml:space="preserve">pelo IPCA, salvo quando este último for mais gravoso ao consumidor</w:delText>
        </w:r>
      </w:del>
      <w:ins w:id="1417" w:author="Assessor GDSXSR" w:date="2026-10-31T19:47:04Z">
        <w:r>
          <w:rPr>
            <w:rFonts w:ascii="Arial" w:hAnsi="Arial" w:cs="Arial"/>
            <w:i/>
            <w:iCs/>
            <w:color w:val="808080"/>
            <w:sz w:val="26"/>
            <w:szCs w:val="26"/>
          </w:rPr>
          <w:t xml:space="preserve">25/9/2019</w:t>
        </w:r>
      </w:ins>
      <w:r>
        <w:rPr>
          <w:rFonts w:ascii="Arial" w:hAnsi="Arial" w:cs="Arial"/>
          <w:i/>
          <w:iCs/>
          <w:sz w:val="26"/>
          <w:szCs w:val="26"/>
        </w:rPr>
        <w:t xml:space="preserve">.</w:t>
      </w:r>
      <w:del w:id="1418" w:author="Assessor GDSXSR" w:date="2026-10-31T19:47:04Z">
        <w:r>
          <w:rPr>
            <w:rFonts w:ascii="Arial" w:hAnsi="Arial" w:cs="Arial"/>
            <w:i/>
            <w:iCs/>
            <w:sz w:val="26"/>
            <w:szCs w:val="26"/>
          </w:rPr>
          <w:delText xml:space="preserve">’</w:delText>
        </w:r>
        <w:r>
          <w:rPr>
            <w:rFonts w:ascii="Arial" w:hAnsi="Arial" w:cs="Arial"/>
            <w:i/>
            <w:iCs/>
            <w:sz w:val="26"/>
            <w:szCs w:val="26"/>
          </w:rPr>
          <w:delText xml:space="preserve"> </w:delText>
        </w:r>
      </w:del>
      <w:ins w:id="1419" w:author="Assessor GDSXSR" w:date="2026-10-31T19:47:04Z">
        <w:r>
          <w:rPr>
            <w:rFonts w:ascii="Arial" w:hAnsi="Arial" w:cs="Arial"/>
            <w:i/>
            <w:iCs/>
            <w:color w:val="808080"/>
            <w:sz w:val="26"/>
            <w:szCs w:val="26"/>
          </w:rPr>
          <w:t xml:space="preserve">)</w:t>
        </w:r>
      </w:ins>
    </w:p>
    <w:p w14:paraId="4494DB47" w14:textId="77777777" w:rsidR="00946BCE" w:rsidRPr="00946BCE" w:rsidRDefault="00946BCE" w:rsidP="00946BCE">
      <w:pPr>
        <w:spacing w:after="0" w:line="360" w:lineRule="auto"/>
        <w:ind w:left="2268"/>
        <w:jc w:val="both"/>
        <w:rPr>
          <w:del w:id="1423" w:author="Assessor GDSXSR" w:date="2026-10-31T19:47:04Z"/>
          <w:rFonts w:ascii="Arial" w:hAnsi="Arial" w:cs="Arial"/>
          <w:i/>
          <w:iCs/>
          <w:sz w:val="26"/>
          <w:szCs w:val="26"/>
        </w:rPr>
      </w:pPr>
      <w:del w:id="1422" w:author="Assessor GDSXSR" w:date="2026-10-31T19:47:04Z">
        <w:r w:rsidRPr="00946BCE">
          <w:rPr>
            <w:rFonts w:ascii="Arial" w:hAnsi="Arial" w:cs="Arial"/>
            <w:i/>
            <w:iCs/>
            <w:sz w:val="26"/>
            <w:szCs w:val="26"/>
          </w:rPr>
          <w:delText xml:space="preserve">6. Segundo o item 1.1. do Tema nº 966 do Superior Tribunal de Justiça, deve prevalecer a data de entrega prevista no termo de reserva da unidade habitacional (ID 67904487), qual seja, 30/12/2021, com a tolerância de 180 (cento e oitenta) dias, afastada a data de 13/10/2023 e o prazo contratual de 60 (sessenta) dias, fixados somente no contrato de compra e venda (ID 67907059) e que diferem do prazo inicialmente pactuado. Nesse sentido: TJDFT, Acórdão 1912311, Rel. Daniel Felipe Machado, Terceira Turma Recursal, j. 26.8.2024. </w:delText>
        </w:r>
      </w:del>
    </w:p>
    <w:p w14:paraId="1DAD06B7" w14:textId="77777777" w:rsidR="00946BCE" w:rsidRPr="00946BCE" w:rsidRDefault="00946BCE" w:rsidP="00946BCE">
      <w:pPr>
        <w:spacing w:after="0" w:line="360" w:lineRule="auto"/>
        <w:ind w:left="2268"/>
        <w:jc w:val="both"/>
        <w:rPr>
          <w:del w:id="1425" w:author="Assessor GDSXSR" w:date="2026-10-31T19:47:04Z"/>
          <w:rFonts w:ascii="Arial" w:hAnsi="Arial" w:cs="Arial"/>
          <w:i/>
          <w:iCs/>
          <w:sz w:val="26"/>
          <w:szCs w:val="26"/>
        </w:rPr>
      </w:pPr>
      <w:del w:id="1424" w:author="Assessor GDSXSR" w:date="2026-10-31T19:47:04Z">
        <w:r w:rsidRPr="00946BCE">
          <w:rPr>
            <w:rFonts w:ascii="Arial" w:hAnsi="Arial" w:cs="Arial"/>
            <w:i/>
            <w:iCs/>
            <w:sz w:val="26"/>
            <w:szCs w:val="26"/>
          </w:rPr>
          <w:delText xml:space="preserve">7. Outrossim, é inconteste que o imóvel foi entregue em 28/11/2022 (ID 67907062), após o término do prazo ajustado, incluído o período de tolerância, de modo que é ilícita a cobrança dos juros de obra ou encargo equivalente no período, assim como é presumido o prejuízo da adquirente, a justificar indenização por lucros cessantes na forma de aluguel mensal correspondente a 0,5% (cinco décimos por cento) do valor do imóvel, assegurado o reembolso do montante a título de juros de obra (ID 67904490). Inteligência dos itens 1.2 e 1.3 do Tema nº 966 do Superior Tribunal de Justiça. No mesmo sentido: TJDFT, Acórdão 1669303, Rel. Aiston Henrique de Sousa, Primeira Turma Recursal, j. 27.2.2023. </w:delText>
        </w:r>
      </w:del>
    </w:p>
    <w:p w14:paraId="11E75EBE" w14:textId="77777777" w:rsidR="00946BCE" w:rsidRPr="00946BCE" w:rsidRDefault="00946BCE" w:rsidP="00946BCE">
      <w:pPr>
        <w:spacing w:after="0" w:line="360" w:lineRule="auto"/>
        <w:ind w:left="2268"/>
        <w:jc w:val="both"/>
        <w:rPr>
          <w:del w:id="1428" w:author="Assessor GDSXSR" w:date="2026-10-31T19:47:04Z"/>
          <w:rFonts w:ascii="Arial" w:hAnsi="Arial" w:cs="Arial"/>
          <w:i/>
          <w:iCs/>
          <w:sz w:val="26"/>
          <w:szCs w:val="26"/>
        </w:rPr>
      </w:pPr>
      <w:del w:id="1426" w:author="Assessor GDSXSR" w:date="2026-10-31T19:47:04Z">
        <w:r w:rsidRPr="00946BCE">
          <w:rPr>
            <w:rFonts w:ascii="Arial" w:hAnsi="Arial" w:cs="Arial"/>
            <w:i/>
            <w:iCs/>
            <w:sz w:val="26"/>
            <w:szCs w:val="26"/>
          </w:rPr>
          <w:delText xml:space="preserve">8. Ademais, eventual falta de mão de obra qualificada deve ser tratada, no máximo, como fortuito interno, que não rompe o nexo de causalidade e não afasta a responsabilidade das rés, decorrente do risco da </w:delText>
        </w:r>
      </w:del>
      <w:del w:id="1427" w:author="Assessor GDSXSR" w:date="2026-10-31T19:47:04Z">
        <w:r w:rsidRPr="00946BCE">
          <w:rPr>
            <w:rFonts w:ascii="Arial" w:hAnsi="Arial" w:cs="Arial"/>
            <w:i/>
            <w:iCs/>
            <w:sz w:val="26"/>
            <w:szCs w:val="26"/>
          </w:rPr>
          <w:lastRenderedPageBreak/>
          <w:delText xml:space="preserve">atividade que exercem. Nesse sentido: TJDFT, Acórdão 1822185, Rel. Daniel Felipe Machado, Terceira Turma Recursal, j. 26.2.2024. </w:delText>
        </w:r>
      </w:del>
    </w:p>
    <w:p w14:paraId="742A64B4" w14:textId="77777777" w:rsidR="00946BCE" w:rsidRPr="00946BCE" w:rsidRDefault="00946BCE" w:rsidP="00946BCE">
      <w:pPr>
        <w:spacing w:after="0" w:line="360" w:lineRule="auto"/>
        <w:ind w:left="2268"/>
        <w:jc w:val="both"/>
        <w:rPr>
          <w:del w:id="1430" w:author="Assessor GDSXSR" w:date="2026-10-31T19:47:04Z"/>
          <w:rFonts w:ascii="Arial" w:hAnsi="Arial" w:cs="Arial"/>
          <w:i/>
          <w:iCs/>
          <w:sz w:val="26"/>
          <w:szCs w:val="26"/>
        </w:rPr>
      </w:pPr>
      <w:del w:id="1429" w:author="Assessor GDSXSR" w:date="2026-10-31T19:47:04Z">
        <w:r w:rsidRPr="00946BCE">
          <w:rPr>
            <w:rFonts w:ascii="Arial" w:hAnsi="Arial" w:cs="Arial"/>
            <w:i/>
            <w:iCs/>
            <w:sz w:val="26"/>
            <w:szCs w:val="26"/>
          </w:rPr>
          <w:delText xml:space="preserve">IV. DISPOSITIVO </w:delText>
        </w:r>
      </w:del>
    </w:p>
    <w:p w14:paraId="19664AC0" w14:textId="77777777" w:rsidR="00946BCE" w:rsidRPr="00946BCE" w:rsidRDefault="00946BCE" w:rsidP="00946BCE">
      <w:pPr>
        <w:spacing w:after="0" w:line="360" w:lineRule="auto"/>
        <w:ind w:left="2268"/>
        <w:jc w:val="both"/>
        <w:rPr>
          <w:del w:id="1432" w:author="Assessor GDSXSR" w:date="2026-10-31T19:47:04Z"/>
          <w:rFonts w:ascii="Arial" w:hAnsi="Arial" w:cs="Arial"/>
          <w:i/>
          <w:iCs/>
          <w:sz w:val="26"/>
          <w:szCs w:val="26"/>
        </w:rPr>
      </w:pPr>
      <w:del w:id="1431" w:author="Assessor GDSXSR" w:date="2026-10-31T19:47:04Z">
        <w:r w:rsidRPr="00946BCE">
          <w:rPr>
            <w:rFonts w:ascii="Arial" w:hAnsi="Arial" w:cs="Arial"/>
            <w:i/>
            <w:iCs/>
            <w:sz w:val="26"/>
            <w:szCs w:val="26"/>
          </w:rPr>
          <w:delText xml:space="preserve">9. Recurso desprovido. Sentença confirmada pelos próprios fundamentos, com a súmula de julgamento servindo de acórdão, na forma do art. 46 da Lei nº 9.099/1995. </w:delText>
        </w:r>
      </w:del>
    </w:p>
    <w:p w14:paraId="044E56E2" w14:textId="77777777" w:rsidR="00946BCE" w:rsidRPr="00946BCE" w:rsidRDefault="00946BCE" w:rsidP="00946BCE">
      <w:pPr>
        <w:spacing w:after="0" w:line="360" w:lineRule="auto"/>
        <w:ind w:left="2268"/>
        <w:jc w:val="both"/>
        <w:rPr>
          <w:del w:id="1434" w:author="Assessor GDSXSR" w:date="2026-10-31T19:47:04Z"/>
          <w:rFonts w:ascii="Arial" w:hAnsi="Arial" w:cs="Arial"/>
          <w:i/>
          <w:iCs/>
          <w:sz w:val="26"/>
          <w:szCs w:val="26"/>
        </w:rPr>
      </w:pPr>
      <w:del w:id="1433" w:author="Assessor GDSXSR" w:date="2026-10-31T19:47:04Z">
        <w:r w:rsidRPr="00946BCE">
          <w:rPr>
            <w:rFonts w:ascii="Arial" w:hAnsi="Arial" w:cs="Arial"/>
            <w:i/>
            <w:iCs/>
            <w:sz w:val="26"/>
            <w:szCs w:val="26"/>
          </w:rPr>
          <w:delText xml:space="preserve">10. Custas recolhidas (ID 67907082). Condeno as recorrentes ao pagamento dos honorários advocatícios sucumbenciais, estes fixados em 10% (dez por cento) do valor da condenação. </w:delText>
        </w:r>
      </w:del>
    </w:p>
    <w:p w14:paraId="4C67D93E" w14:textId="77777777" w:rsidR="00946BCE" w:rsidRPr="00946BCE" w:rsidRDefault="00946BCE" w:rsidP="00946BCE">
      <w:pPr>
        <w:spacing w:after="0" w:line="360" w:lineRule="auto"/>
        <w:ind w:left="2268"/>
        <w:jc w:val="both"/>
        <w:rPr>
          <w:del w:id="1436" w:author="Assessor GDSXSR" w:date="2026-10-31T19:47:04Z"/>
          <w:rFonts w:ascii="Arial" w:hAnsi="Arial" w:cs="Arial"/>
          <w:i/>
          <w:iCs/>
          <w:sz w:val="26"/>
          <w:szCs w:val="26"/>
        </w:rPr>
      </w:pPr>
      <w:del w:id="1435" w:author="Assessor GDSXSR" w:date="2026-10-31T19:47:04Z">
        <w:r w:rsidRPr="00946BCE">
          <w:rPr>
            <w:rFonts w:ascii="Arial" w:hAnsi="Arial" w:cs="Arial"/>
            <w:i/>
            <w:iCs/>
            <w:sz w:val="26"/>
            <w:szCs w:val="26"/>
          </w:rPr>
          <w:delText xml:space="preserve">_________ </w:delText>
        </w:r>
      </w:del>
    </w:p>
    <w:p w14:paraId="470601C1" w14:textId="77777777" w:rsidR="00946BCE" w:rsidRPr="00946BCE" w:rsidRDefault="00946BCE" w:rsidP="00946BCE">
      <w:pPr>
        <w:spacing w:after="0" w:line="360" w:lineRule="auto"/>
        <w:ind w:left="2268"/>
        <w:jc w:val="both"/>
        <w:rPr>
          <w:del w:id="1438" w:author="Assessor GDSXSR" w:date="2026-10-31T19:47:04Z"/>
          <w:rFonts w:ascii="Arial" w:hAnsi="Arial" w:cs="Arial"/>
          <w:i/>
          <w:iCs/>
          <w:sz w:val="26"/>
          <w:szCs w:val="26"/>
        </w:rPr>
      </w:pPr>
      <w:del w:id="1437" w:author="Assessor GDSXSR" w:date="2026-10-31T19:47:04Z">
        <w:r w:rsidRPr="00946BCE">
          <w:rPr>
            <w:rFonts w:ascii="Arial" w:hAnsi="Arial" w:cs="Arial"/>
            <w:i/>
            <w:iCs/>
            <w:sz w:val="26"/>
            <w:szCs w:val="26"/>
          </w:rPr>
          <w:delText xml:space="preserve">Dispositivos relevantes citados: CDC, arts. 2º e 3º. </w:delText>
        </w:r>
      </w:del>
    </w:p>
    <w:p w14:paraId="1ED053A6" w14:textId="7745BB7B" w:rsidR="00946BCE" w:rsidRDefault="00946BCE" w:rsidP="00946BCE">
      <w:pPr>
        <w:spacing w:after="0" w:line="360" w:lineRule="auto"/>
        <w:ind w:left="2268"/>
        <w:jc w:val="both"/>
        <w:rPr>
          <w:del w:id="1443" w:author="Assessor GDSXSR" w:date="2026-10-31T19:47:04Z"/>
          <w:rFonts w:ascii="Arial" w:hAnsi="Arial" w:cs="Arial"/>
          <w:i/>
          <w:iCs/>
          <w:sz w:val="26"/>
          <w:szCs w:val="26"/>
        </w:rPr>
      </w:pPr>
      <w:del w:id="1439" w:author="Assessor GDSXSR" w:date="2026-10-31T19:47:04Z">
        <w:r w:rsidRPr="00946BCE">
          <w:rPr>
            <w:rFonts w:ascii="Arial" w:hAnsi="Arial" w:cs="Arial"/>
            <w:i/>
            <w:iCs/>
            <w:sz w:val="26"/>
            <w:szCs w:val="26"/>
          </w:rPr>
          <w:delText>Jurisprudência relevante citada: STJ, REsp nº 1.729.593/SP, Rel. Min. Marco Aurélio Bellizze, Segunda Seção, j. 25.9.2019; TJDFT, Acórdão 1912311, Rel. Daniel Felipe Machado, Terceira Turma Recursal, j. 26.8.2024; TJDFT, Acórdão 1669303, Rel. Aiston Henrique de Sousa, Primeira Turma Recursal, j. 27.2.2023; TJDFT, Acórdão 1822185, Rel. Daniel Felipe Machado, Terceira Turma Recursal, j. 26.2.2024.</w:delText>
        </w:r>
      </w:del>
      <w:del w:id="1440" w:author="Assessor GDSXSR" w:date="2026-10-31T19:47:04Z">
        <w:r w:rsidR="00397BF1">
          <w:rPr>
            <w:rFonts w:ascii="Arial" w:hAnsi="Arial" w:cs="Arial"/>
            <w:i/>
            <w:iCs/>
            <w:sz w:val="26"/>
            <w:szCs w:val="26"/>
          </w:rPr>
          <w:delText>”</w:delText>
        </w:r>
      </w:del>
      <w:del w:id="1441" w:author="Assessor GDSXSR" w:date="2026-10-31T19:47:04Z">
        <w:r>
          <w:rPr>
            <w:rFonts w:ascii="Arial" w:hAnsi="Arial" w:cs="Arial"/>
            <w:i/>
            <w:iCs/>
            <w:sz w:val="26"/>
            <w:szCs w:val="26"/>
          </w:rPr>
          <w:delText xml:space="preserve"> </w:delText>
        </w:r>
      </w:del>
      <w:del w:id="1442" w:author="Assessor GDSXSR" w:date="2026-10-31T19:47:04Z">
        <w:r w:rsidRPr="00946BCE">
          <w:rPr>
            <w:rFonts w:ascii="Arial" w:hAnsi="Arial" w:cs="Arial"/>
            <w:i/>
            <w:iCs/>
            <w:sz w:val="26"/>
            <w:szCs w:val="26"/>
          </w:rPr>
          <w:delText>(Acórdão 1970935, 0773294-87.2024.8.07.0016, Relator(a): MARGARETH CRISTINA BECKER, TERCEIRA TURMA RECURSAL, data de julgamento: 17/02/2025, publicado no DJe: 06/03/2025.)</w:delText>
        </w:r>
      </w:del>
    </w:p>
    <w:p w14:paraId="6389C15E" w14:textId="77777777" w:rsidR="00946BCE" w:rsidRPr="007E1C8C" w:rsidRDefault="00946BCE" w:rsidP="00DB1301">
      <w:pPr>
        <w:spacing w:after="0" w:line="360" w:lineRule="auto"/>
        <w:ind w:firstLine="2268"/>
        <w:jc w:val="both"/>
        <w:rPr>
          <w:rFonts w:ascii="Arial" w:hAnsi="Arial" w:cs="Arial"/>
          <w:color w:val="000000" w:themeColor="text1"/>
          <w:sz w:val="28"/>
          <w:szCs w:val="28"/>
        </w:rPr>
      </w:pPr>
    </w:p>
    <w:p w14:paraId="23E03566" w14:textId="77777777" w:rsidR="00946BCE" w:rsidRDefault="00946BCE" w:rsidP="00946BCE">
      <w:pPr>
        <w:spacing w:after="0" w:line="360" w:lineRule="auto"/>
        <w:ind w:firstLine="2268"/>
        <w:jc w:val="both"/>
        <w:rPr>
          <w:del w:id="1446" w:author="Assessor GDSXSR" w:date="2026-10-31T19:47:04Z"/>
          <w:rFonts w:ascii="Arial" w:hAnsi="Arial" w:cs="Arial"/>
          <w:color w:val="000000" w:themeColor="text1"/>
          <w:sz w:val="28"/>
          <w:szCs w:val="28"/>
        </w:rPr>
      </w:pPr>
      <w:del w:id="1444" w:author="Assessor GDSXSR" w:date="2026-10-31T19:47:04Z">
        <w:r w:rsidRPr="00946BCE">
          <w:rPr>
            <w:rFonts w:ascii="Arial" w:hAnsi="Arial" w:cs="Arial"/>
            <w:color w:val="000000" w:themeColor="text1"/>
            <w:sz w:val="28"/>
            <w:szCs w:val="28"/>
          </w:rPr>
          <w:delText xml:space="preserve">Havendo divergência entre os instrumentos elaborados pelas próprias fornecedoras, deve prevalecer a condição mais favorável à consumidora. Também não se mostra adequado </w:delText>
        </w:r>
      </w:del>
      <w:del w:id="1445" w:author="Assessor GDSXSR" w:date="2026-10-31T19:47:04Z">
        <w:r w:rsidRPr="00946BCE">
          <w:rPr>
            <w:rFonts w:ascii="Arial" w:hAnsi="Arial" w:cs="Arial"/>
            <w:color w:val="000000" w:themeColor="text1"/>
            <w:sz w:val="28"/>
            <w:szCs w:val="28"/>
          </w:rPr>
          <w:lastRenderedPageBreak/>
          <w:delText>vincular a entrega da unidade ao cronograma de construção e legalização previsto no contrato de financiamento, pois o adquirente deve receber informação certa e compreensível sobre o momento em que poderá exercer a posse direta do imóvel.</w:delText>
        </w:r>
      </w:del>
    </w:p>
    <w:p w14:paraId="1886E8C8" w14:textId="77777777" w:rsidR="00946BCE" w:rsidRPr="00946BCE" w:rsidRDefault="00946BCE" w:rsidP="00946BCE">
      <w:pPr>
        <w:spacing w:after="0" w:line="360" w:lineRule="auto"/>
        <w:ind w:firstLine="2268"/>
        <w:jc w:val="both"/>
        <w:rPr>
          <w:del w:id="1447" w:author="Assessor GDSXSR" w:date="2026-10-31T19:47:04Z"/>
          <w:rFonts w:ascii="Arial" w:hAnsi="Arial" w:cs="Arial"/>
          <w:color w:val="000000" w:themeColor="text1"/>
          <w:sz w:val="28"/>
          <w:szCs w:val="28"/>
        </w:rPr>
      </w:pPr>
    </w:p>
    <w:p w14:paraId="5B5F0A2E" w14:textId="7BAC39B7" w:rsidR="00EB3378"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451" w:author="Assessor GDSXSR" w:date="2026-10-31T19:47:04Z">
            <w:rPr>
              <w:rFonts w:ascii="Arial" w:hAnsi="Arial" w:cs="Arial"/>
              <w:color w:val="000000" w:themeColor="text1"/>
              <w:sz w:val="28"/>
              <w:szCs w:val="28"/>
            </w:rPr>
          </w:rPrChange>
        </w:rPr>
        <w:t xml:space="preserve">Portanto, o prazo de entrega deve ser calculado a partir da data </w:t>
      </w:r>
      <w:del w:id="1448" w:author="Assessor GDSXSR" w:date="2026-10-31T19:47:04Z">
        <w:r>
          <w:rPr>
            <w:rFonts w:ascii="Arial" w:hAnsi="Arial" w:cs="Arial"/>
            <w:color w:val="000000" w:themeColor="text1"/>
            <w:sz w:val="28"/>
            <w:szCs w:val="28"/>
          </w:rPr>
          <w:delText xml:space="preserve">indicada no</w:delText>
        </w:r>
      </w:del>
      <w:ins w:id="1449" w:author="Assessor GDSXSR" w:date="2026-10-31T19:47:04Z">
        <w:r>
          <w:rPr>
            <w:rFonts w:ascii="Arial" w:hAnsi="Arial" w:cs="Arial"/>
            <w:color w:val="808080"/>
            <w:sz w:val="28"/>
            <w:szCs w:val="28"/>
            <w:highlight w:val="yellow"/>
          </w:rPr>
          <w:t xml:space="preserve">do</w:t>
        </w:r>
      </w:ins>
      <w:r>
        <w:rPr>
          <w:rFonts w:ascii="Arial" w:hAnsi="Arial" w:cs="Arial"/>
          <w:color w:val="000000" w:themeColor="text1"/>
          <w:sz w:val="28"/>
          <w:szCs w:val="28"/>
          <w:highlight w:val="yellow"/>
          <w:rPrChange w:id="1452" w:author="Assessor GDSXSR" w:date="2026-10-31T19:47:04Z">
            <w:rPr>
              <w:rFonts w:ascii="Arial" w:hAnsi="Arial" w:cs="Arial"/>
              <w:color w:val="000000" w:themeColor="text1"/>
              <w:sz w:val="28"/>
              <w:szCs w:val="28"/>
            </w:rPr>
          </w:rPrChange>
        </w:rPr>
        <w:t xml:space="preserve"> Termo de Reserva, acrescida da tolerância</w:t>
      </w:r>
      <w:del w:id="1450" w:author="Assessor GDSXSR" w:date="2026-10-31T19:47:04Z">
        <w:r>
          <w:rPr>
            <w:rFonts w:ascii="Arial" w:hAnsi="Arial" w:cs="Arial"/>
            <w:color w:val="000000" w:themeColor="text1"/>
            <w:sz w:val="28"/>
            <w:szCs w:val="28"/>
          </w:rPr>
          <w:delText xml:space="preserve"> contratual</w:delText>
        </w:r>
      </w:del>
      <w:r>
        <w:rPr>
          <w:rFonts w:ascii="Arial" w:hAnsi="Arial" w:cs="Arial"/>
          <w:color w:val="000000" w:themeColor="text1"/>
          <w:sz w:val="28"/>
          <w:szCs w:val="28"/>
          <w:highlight w:val="yellow"/>
          <w:rPrChange w:id="1453" w:author="Assessor GDSXSR" w:date="2026-10-31T19:47:04Z">
            <w:rPr>
              <w:rFonts w:ascii="Arial" w:hAnsi="Arial" w:cs="Arial"/>
              <w:color w:val="000000" w:themeColor="text1"/>
              <w:sz w:val="28"/>
              <w:szCs w:val="28"/>
            </w:rPr>
          </w:rPrChange>
        </w:rPr>
        <w:t xml:space="preserve"> de 180 </w:t>
      </w:r>
      <w:r>
        <w:rPr>
          <w:rFonts w:ascii="Arial" w:hAnsi="Arial" w:cs="Arial"/>
          <w:color w:val="000000" w:themeColor="text1"/>
          <w:sz w:val="28"/>
          <w:szCs w:val="28"/>
          <w:highlight w:val="yellow"/>
          <w:rPrChange w:id="1454" w:author="Assessor GDSXSR" w:date="2026-10-31T19:47:04Z">
            <w:rPr>
              <w:rFonts w:ascii="Arial" w:hAnsi="Arial" w:cs="Arial"/>
              <w:color w:val="000000" w:themeColor="text1"/>
              <w:sz w:val="28"/>
              <w:szCs w:val="28"/>
            </w:rPr>
          </w:rPrChange>
        </w:rPr>
        <w:t xml:space="preserve">(cento e oitenta) </w:t>
      </w:r>
      <w:r>
        <w:rPr>
          <w:rFonts w:ascii="Arial" w:hAnsi="Arial" w:cs="Arial"/>
          <w:color w:val="000000" w:themeColor="text1"/>
          <w:sz w:val="28"/>
          <w:szCs w:val="28"/>
          <w:highlight w:val="yellow"/>
          <w:rPrChange w:id="1455" w:author="Assessor GDSXSR" w:date="2026-10-31T19:47:04Z">
            <w:rPr>
              <w:rFonts w:ascii="Arial" w:hAnsi="Arial" w:cs="Arial"/>
              <w:color w:val="000000" w:themeColor="text1"/>
              <w:sz w:val="28"/>
              <w:szCs w:val="28"/>
            </w:rPr>
          </w:rPrChange>
        </w:rPr>
        <w:t xml:space="preserve">dias.</w:t>
      </w:r>
    </w:p>
    <w:p w14:paraId="2928AB83" w14:textId="77777777" w:rsidR="003270DE" w:rsidRPr="007E1C8C" w:rsidRDefault="003270DE" w:rsidP="00DB1301">
      <w:pPr>
        <w:spacing w:after="0" w:line="360" w:lineRule="auto"/>
        <w:ind w:firstLine="2268"/>
        <w:jc w:val="both"/>
        <w:rPr>
          <w:rFonts w:ascii="Arial" w:hAnsi="Arial" w:cs="Arial"/>
          <w:color w:val="000000" w:themeColor="text1"/>
          <w:sz w:val="28"/>
          <w:szCs w:val="28"/>
        </w:rPr>
      </w:pPr>
    </w:p>
    <w:p w14:paraId="6416B54E" w14:textId="3DE48280" w:rsidR="00C22469" w:rsidRPr="007E1C8C" w:rsidRDefault="00C22469" w:rsidP="00DB1301">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Change w:id="1876" w:author="Assessor GDSXSR" w:date="2026-10-31T19:47:04Z">
            <w:rPr>
              <w:rFonts w:ascii="Arial" w:hAnsi="Arial" w:cs="Arial"/>
              <w:color w:val="000000" w:themeColor="text1"/>
              <w:sz w:val="28"/>
              <w:szCs w:val="28"/>
              <w:u w:val="single"/>
            </w:rPr>
          </w:rPrChange>
        </w:rPr>
        <w:t>Assim, nego provimento ao apelo nesse ponto</w:t>
      </w:r>
      <w:r w:rsidR="00946BCE">
        <w:rPr>
          <w:rFonts w:ascii="Arial" w:hAnsi="Arial" w:cs="Arial"/>
          <w:color w:val="000000" w:themeColor="text1"/>
          <w:sz w:val="28"/>
          <w:szCs w:val="28"/>
          <w:highlight w:val="yellow"/>
          <w:u w:val="single"/>
          <w:rPrChange w:id="1877" w:author="Assessor GDSXSR" w:date="2026-10-31T19:47:04Z">
            <w:rPr>
              <w:rFonts w:ascii="Arial" w:hAnsi="Arial" w:cs="Arial"/>
              <w:color w:val="000000" w:themeColor="text1"/>
              <w:sz w:val="28"/>
              <w:szCs w:val="28"/>
              <w:u w:val="single"/>
            </w:rPr>
          </w:rPrChange>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59F34DEC" w14:textId="4EB6B9F0" w:rsidR="004559AC" w:rsidRDefault="00946BCE" w:rsidP="004559AC">
      <w:pPr>
        <w:spacing w:after="0" w:line="360" w:lineRule="auto"/>
        <w:ind w:hanging="142"/>
        <w:jc w:val="center"/>
        <w:rPr>
          <w:rFonts w:ascii="Arial" w:hAnsi="Arial" w:cs="Arial"/>
          <w:sz w:val="28"/>
          <w:szCs w:val="28"/>
        </w:rPr>
      </w:pPr>
      <w:commentRangeStart w:id="11"/>
      <w:r w:rsidRPr="00946BCE">
        <w:rPr>
          <w:rFonts w:ascii="Arial" w:hAnsi="Arial" w:cs="Arial"/>
          <w:sz w:val="28"/>
          <w:szCs w:val="28"/>
          <w:highlight w:val="yellow"/>
          <w:rPrChange w:id="1856" w:author="Assessor GDSXSR" w:date="2026-10-31T19:47:04Z">
            <w:rPr>
              <w:rFonts w:ascii="Arial" w:hAnsi="Arial" w:cs="Arial"/>
              <w:sz w:val="28"/>
              <w:szCs w:val="28"/>
            </w:rPr>
          </w:rPrChange>
        </w:rPr>
        <w:t>DA IMPOSSIBILIDADE DE ACRESCENTAR NOVO PRAZO DE 60 DIAS PARA A ENTREGA DAS CHAVES</w:t>
      </w:r>
      <w:commentRangeEnd w:id="11"/>
      <w:r>
        <w:rPr>
          <w:rStyle w:val="CommentReference"/>
        </w:rPr>
        <w:commentReference w:id="11"/>
      </w:r>
    </w:p>
    <w:p w14:paraId="660136CA" w14:textId="77777777" w:rsidR="004559AC" w:rsidRDefault="004559AC" w:rsidP="004559AC">
      <w:pPr>
        <w:spacing w:after="0" w:line="360" w:lineRule="auto"/>
        <w:ind w:firstLine="2268"/>
        <w:jc w:val="both"/>
        <w:rPr>
          <w:rFonts w:ascii="Arial" w:hAnsi="Arial" w:cs="Arial"/>
          <w:sz w:val="28"/>
          <w:szCs w:val="28"/>
        </w:rPr>
      </w:pPr>
    </w:p>
    <w:p w14:paraId="579FDE57" w14:textId="111DFA52" w:rsidR="004559AC" w:rsidRPr="007E1C8C" w:rsidRDefault="00946BCE" w:rsidP="004559A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 </w:t>
      </w:r>
      <w:r>
        <w:rPr>
          <w:rFonts w:ascii="Arial" w:hAnsi="Arial" w:cs="Arial"/>
          <w:sz w:val="28"/>
          <w:szCs w:val="28"/>
        </w:rPr>
        <w:t xml:space="preserve">deve ser computado o prazo adicional de 60 dias previsto no contrato para a efetiva entrega das chaves, com a correspondente redução do período de atraso</w:t>
      </w:r>
      <w:ins w:id="1456" w:author="Assessor GDSXSR" w:date="2026-10-31T19:47:04Z">
        <w:r>
          <w:rPr>
            <w:rFonts w:ascii="Arial" w:hAnsi="Arial" w:cs="Arial"/>
            <w:color w:val="808080"/>
            <w:sz w:val="28"/>
            <w:szCs w:val="28"/>
          </w:rPr>
          <w:t xml:space="preserve"> (ID 89043176).</w:t>
        </w:r>
      </w:ins>
    </w:p>
    <w:p w14:paraId="2B218C38" w14:textId="77777777" w:rsidR="004559AC" w:rsidRDefault="004559AC" w:rsidP="004559AC">
      <w:pPr>
        <w:spacing w:after="0" w:line="360" w:lineRule="auto"/>
        <w:ind w:firstLine="2268"/>
        <w:jc w:val="both"/>
        <w:rPr>
          <w:rFonts w:ascii="Arial" w:hAnsi="Arial" w:cs="Arial"/>
          <w:color w:val="000000" w:themeColor="text1"/>
          <w:sz w:val="28"/>
          <w:szCs w:val="28"/>
        </w:rPr>
      </w:pPr>
    </w:p>
    <w:p w14:paraId="410D074D" w14:textId="54E865C1" w:rsidR="004559AC" w:rsidRDefault="004559AC" w:rsidP="004559A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862" w:author="Assessor GDSXSR" w:date="2026-10-31T19:47:04Z">
            <w:rPr>
              <w:rFonts w:ascii="Arial" w:hAnsi="Arial" w:cs="Arial"/>
              <w:color w:val="000000" w:themeColor="text1"/>
              <w:sz w:val="28"/>
              <w:szCs w:val="28"/>
            </w:rPr>
          </w:rPrChange>
        </w:rPr>
        <w:t>Sem razão</w:t>
      </w:r>
      <w:r w:rsidR="00946BCE">
        <w:rPr>
          <w:rFonts w:ascii="Arial" w:hAnsi="Arial" w:cs="Arial"/>
          <w:color w:val="000000" w:themeColor="text1"/>
          <w:sz w:val="28"/>
          <w:szCs w:val="28"/>
          <w:highlight w:val="yellow"/>
          <w:rPrChange w:id="1863" w:author="Assessor GDSXSR" w:date="2026-10-31T19:47:04Z">
            <w:rPr>
              <w:rFonts w:ascii="Arial" w:hAnsi="Arial" w:cs="Arial"/>
              <w:color w:val="000000" w:themeColor="text1"/>
              <w:sz w:val="28"/>
              <w:szCs w:val="28"/>
            </w:rPr>
          </w:rPrChange>
        </w:rPr>
        <w:t xml:space="preserve"> as apelantes.</w:t>
      </w:r>
    </w:p>
    <w:p w14:paraId="47DD3B32" w14:textId="77777777" w:rsidR="00946BCE" w:rsidRDefault="00946BCE" w:rsidP="004559AC">
      <w:pPr>
        <w:spacing w:after="0" w:line="360" w:lineRule="auto"/>
        <w:ind w:firstLine="2268"/>
        <w:jc w:val="both"/>
        <w:rPr>
          <w:rFonts w:ascii="Arial" w:hAnsi="Arial" w:cs="Arial"/>
          <w:color w:val="000000" w:themeColor="text1"/>
          <w:sz w:val="28"/>
          <w:szCs w:val="28"/>
        </w:rPr>
      </w:pPr>
    </w:p>
    <w:p w14:paraId="3004D255" w14:textId="673109D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w:t>
      </w:r>
      <w:del w:id="1457" w:author="Assessor GDSXSR" w:date="2026-10-31T19:47:04Z">
        <w:r>
          <w:rPr>
            <w:rFonts w:ascii="Arial" w:hAnsi="Arial" w:cs="Arial"/>
            <w:color w:val="000000" w:themeColor="text1"/>
            <w:sz w:val="28"/>
            <w:szCs w:val="28"/>
          </w:rPr>
          <w:delText xml:space="preserve">documento</w:delText>
        </w:r>
      </w:del>
      <w:ins w:id="1458" w:author="Assessor GDSXSR" w:date="2026-10-31T19:47:04Z">
        <w:r>
          <w:rPr>
            <w:rFonts w:ascii="Arial" w:hAnsi="Arial" w:cs="Arial"/>
            <w:color w:val="808080"/>
            <w:sz w:val="28"/>
            <w:szCs w:val="28"/>
          </w:rPr>
          <w:t xml:space="preserve">Termo</w:t>
        </w:r>
      </w:ins>
      <w:r>
        <w:rPr>
          <w:rFonts w:ascii="Arial" w:hAnsi="Arial" w:cs="Arial"/>
          <w:color w:val="000000" w:themeColor="text1"/>
          <w:sz w:val="28"/>
          <w:szCs w:val="28"/>
        </w:rPr>
        <w:t xml:space="preserve"> </w:t>
      </w:r>
      <w:del w:id="1459" w:author="Assessor GDSXSR" w:date="2026-10-31T19:47:04Z">
        <w:r>
          <w:rPr>
            <w:rFonts w:ascii="Arial" w:hAnsi="Arial" w:cs="Arial"/>
            <w:color w:val="000000" w:themeColor="text1"/>
            <w:sz w:val="28"/>
            <w:szCs w:val="28"/>
          </w:rPr>
          <w:delText xml:space="preserve">entregue</w:delText>
        </w:r>
      </w:del>
      <w:ins w:id="1460" w:author="Assessor GDSXSR" w:date="2026-10-31T19:47:04Z">
        <w:r>
          <w:rPr>
            <w:rFonts w:ascii="Arial" w:hAnsi="Arial" w:cs="Arial"/>
            <w:color w:val="808080"/>
            <w:sz w:val="28"/>
            <w:szCs w:val="28"/>
          </w:rPr>
          <w:t xml:space="preserve">de</w:t>
        </w:r>
      </w:ins>
      <w:r>
        <w:rPr>
          <w:rFonts w:ascii="Arial" w:hAnsi="Arial" w:cs="Arial"/>
          <w:color w:val="000000" w:themeColor="text1"/>
          <w:sz w:val="28"/>
          <w:szCs w:val="28"/>
        </w:rPr>
        <w:t xml:space="preserve"> </w:t>
      </w:r>
      <w:del w:id="1461" w:author="Assessor GDSXSR" w:date="2026-10-31T19:47:04Z">
        <w:r>
          <w:rPr>
            <w:rFonts w:ascii="Arial" w:hAnsi="Arial" w:cs="Arial"/>
            <w:color w:val="000000" w:themeColor="text1"/>
            <w:sz w:val="28"/>
            <w:szCs w:val="28"/>
          </w:rPr>
          <w:delText xml:space="preserve">à consumidora</w:delText>
        </w:r>
      </w:del>
      <w:ins w:id="1462" w:author="Assessor GDSXSR" w:date="2026-10-31T19:47:04Z">
        <w:r>
          <w:rPr>
            <w:rFonts w:ascii="Arial" w:hAnsi="Arial" w:cs="Arial"/>
            <w:color w:val="808080"/>
            <w:sz w:val="28"/>
            <w:szCs w:val="28"/>
          </w:rPr>
          <w:t xml:space="preserve">Reserva</w:t>
        </w:r>
      </w:ins>
      <w:r>
        <w:rPr>
          <w:rFonts w:ascii="Arial" w:hAnsi="Arial" w:cs="Arial"/>
          <w:color w:val="000000" w:themeColor="text1"/>
          <w:sz w:val="28"/>
          <w:szCs w:val="28"/>
        </w:rPr>
        <w:t xml:space="preserve"> indicou 30/12/2021 como data estimada </w:t>
      </w:r>
      <w:del w:id="1463" w:author="Assessor GDSXSR" w:date="2026-10-31T19:47:04Z">
        <w:r>
          <w:rPr>
            <w:rFonts w:ascii="Arial" w:hAnsi="Arial" w:cs="Arial"/>
            <w:color w:val="000000" w:themeColor="text1"/>
            <w:sz w:val="28"/>
            <w:szCs w:val="28"/>
          </w:rPr>
          <w:delText xml:space="preserve">para a</w:delText>
        </w:r>
      </w:del>
      <w:ins w:id="1464" w:author="Assessor GDSXSR" w:date="2026-10-31T19:47:04Z">
        <w:r>
          <w:rPr>
            <w:rFonts w:ascii="Arial" w:hAnsi="Arial" w:cs="Arial"/>
            <w:color w:val="808080"/>
            <w:sz w:val="28"/>
            <w:szCs w:val="28"/>
          </w:rPr>
          <w:t xml:space="preserve">de</w:t>
        </w:r>
      </w:ins>
      <w:r>
        <w:rPr>
          <w:rFonts w:ascii="Arial" w:hAnsi="Arial" w:cs="Arial"/>
          <w:color w:val="000000" w:themeColor="text1"/>
          <w:sz w:val="28"/>
          <w:szCs w:val="28"/>
        </w:rPr>
        <w:t xml:space="preserve"> entrega</w:t>
      </w:r>
      <w:ins w:id="1465"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w:t>
      </w:r>
      <w:del w:id="1466" w:author="Assessor GDSXSR" w:date="2026-10-31T19:47:04Z">
        <w:r>
          <w:rPr>
            <w:rFonts w:ascii="Arial" w:hAnsi="Arial" w:cs="Arial"/>
            <w:color w:val="000000" w:themeColor="text1"/>
            <w:sz w:val="28"/>
            <w:szCs w:val="28"/>
          </w:rPr>
          <w:delText xml:space="preserve">do imóvel e admitiu</w:delText>
        </w:r>
      </w:del>
      <w:ins w:id="1467" w:author="Assessor GDSXSR" w:date="2026-10-31T19:47:04Z">
        <w:r>
          <w:rPr>
            <w:rFonts w:ascii="Arial" w:hAnsi="Arial" w:cs="Arial"/>
            <w:color w:val="808080"/>
            <w:sz w:val="28"/>
            <w:szCs w:val="28"/>
          </w:rPr>
          <w:t xml:space="preserve">com</w:t>
        </w:r>
      </w:ins>
      <w:r>
        <w:rPr>
          <w:rFonts w:ascii="Arial" w:hAnsi="Arial" w:cs="Arial"/>
          <w:color w:val="000000" w:themeColor="text1"/>
          <w:sz w:val="28"/>
          <w:szCs w:val="28"/>
        </w:rPr>
        <w:t xml:space="preserve"> tolerância de 180 </w:t>
      </w:r>
      <w:del w:id="1468" w:author="Assessor GDSXSR" w:date="2026-10-31T19:47:04Z">
        <w:r>
          <w:rPr>
            <w:rFonts w:ascii="Arial" w:hAnsi="Arial" w:cs="Arial"/>
            <w:color w:val="000000" w:themeColor="text1"/>
            <w:sz w:val="28"/>
            <w:szCs w:val="28"/>
          </w:rPr>
          <w:delText xml:space="preserve">(cento</w:delText>
        </w:r>
      </w:del>
      <w:ins w:id="1469" w:author="Assessor GDSXSR" w:date="2026-10-31T19:47:04Z">
        <w:r>
          <w:rPr>
            <w:rFonts w:ascii="Arial" w:hAnsi="Arial" w:cs="Arial"/>
            <w:color w:val="808080"/>
            <w:sz w:val="28"/>
            <w:szCs w:val="28"/>
          </w:rPr>
          <w:t xml:space="preserve">dias,</w:t>
        </w:r>
      </w:ins>
      <w:r>
        <w:rPr>
          <w:rFonts w:ascii="Arial" w:hAnsi="Arial" w:cs="Arial"/>
          <w:color w:val="000000" w:themeColor="text1"/>
          <w:sz w:val="28"/>
          <w:szCs w:val="28"/>
        </w:rPr>
        <w:t xml:space="preserve"> </w:t>
      </w:r>
      <w:del w:id="1470" w:author="Assessor GDSXSR" w:date="2026-10-31T19:47:04Z">
        <w:r>
          <w:rPr>
            <w:rFonts w:ascii="Arial" w:hAnsi="Arial" w:cs="Arial"/>
            <w:color w:val="000000" w:themeColor="text1"/>
            <w:sz w:val="28"/>
            <w:szCs w:val="28"/>
          </w:rPr>
          <w:delText xml:space="preserve">e</w:delText>
        </w:r>
      </w:del>
      <w:ins w:id="1471" w:author="Assessor GDSXSR" w:date="2026-10-31T19:47:04Z">
        <w:r>
          <w:rPr>
            <w:rFonts w:ascii="Arial" w:hAnsi="Arial" w:cs="Arial"/>
            <w:color w:val="808080"/>
            <w:sz w:val="28"/>
            <w:szCs w:val="28"/>
          </w:rPr>
          <w:t xml:space="preserve">sem</w:t>
        </w:r>
      </w:ins>
      <w:r>
        <w:rPr>
          <w:rFonts w:ascii="Arial" w:hAnsi="Arial" w:cs="Arial"/>
          <w:color w:val="000000" w:themeColor="text1"/>
          <w:sz w:val="28"/>
          <w:szCs w:val="28"/>
        </w:rPr>
        <w:t xml:space="preserve"> </w:t>
      </w:r>
      <w:del w:id="1472" w:author="Assessor GDSXSR" w:date="2026-10-31T19:47:04Z">
        <w:r>
          <w:rPr>
            <w:rFonts w:ascii="Arial" w:hAnsi="Arial" w:cs="Arial"/>
            <w:color w:val="000000" w:themeColor="text1"/>
            <w:sz w:val="28"/>
            <w:szCs w:val="28"/>
          </w:rPr>
          <w:delText xml:space="preserve">oitenta) </w:delText>
        </w:r>
        <w:r>
          <w:rPr>
            <w:rFonts w:ascii="Arial" w:hAnsi="Arial" w:cs="Arial"/>
            <w:color w:val="000000" w:themeColor="text1"/>
            <w:sz w:val="28"/>
            <w:szCs w:val="28"/>
          </w:rPr>
          <w:delText xml:space="preserve">dias. Não houve informação clara de</w:delText>
        </w:r>
      </w:del>
      <w:ins w:id="1473" w:author="Assessor GDSXSR" w:date="2026-10-31T19:47:04Z">
        <w:r>
          <w:rPr>
            <w:rFonts w:ascii="Arial" w:hAnsi="Arial" w:cs="Arial"/>
            <w:color w:val="808080"/>
            <w:sz w:val="28"/>
            <w:szCs w:val="28"/>
          </w:rPr>
          <w:t xml:space="preserve">informar</w:t>
        </w:r>
      </w:ins>
      <w:r>
        <w:rPr>
          <w:rFonts w:ascii="Arial" w:hAnsi="Arial" w:cs="Arial"/>
          <w:color w:val="000000" w:themeColor="text1"/>
          <w:sz w:val="28"/>
          <w:szCs w:val="28"/>
        </w:rPr>
        <w:t xml:space="preserve"> que</w:t>
      </w:r>
      <w:del w:id="1474" w:author="Assessor GDSXSR" w:date="2026-10-31T19:47:04Z">
        <w:r>
          <w:rPr>
            <w:rFonts w:ascii="Arial" w:hAnsi="Arial" w:cs="Arial"/>
            <w:color w:val="000000" w:themeColor="text1"/>
            <w:sz w:val="28"/>
            <w:szCs w:val="28"/>
          </w:rPr>
          <w:delText xml:space="preserve">, depois desse período,</w:delText>
        </w:r>
      </w:del>
      <w:r>
        <w:rPr>
          <w:rFonts w:ascii="Arial" w:hAnsi="Arial" w:cs="Arial"/>
          <w:color w:val="000000" w:themeColor="text1"/>
          <w:sz w:val="28"/>
          <w:szCs w:val="28"/>
        </w:rPr>
        <w:t xml:space="preserve"> as fornecedoras</w:t>
      </w:r>
      <w:del w:id="1475" w:author="Assessor GDSXSR" w:date="2026-10-31T19:47:04Z">
        <w:r>
          <w:rPr>
            <w:rFonts w:ascii="Arial" w:hAnsi="Arial" w:cs="Arial"/>
            <w:color w:val="000000" w:themeColor="text1"/>
            <w:sz w:val="28"/>
            <w:szCs w:val="28"/>
          </w:rPr>
          <w:delText xml:space="preserve"> ainda</w:delText>
        </w:r>
      </w:del>
      <w:r>
        <w:rPr>
          <w:rFonts w:ascii="Arial" w:hAnsi="Arial" w:cs="Arial"/>
          <w:color w:val="000000" w:themeColor="text1"/>
          <w:sz w:val="28"/>
          <w:szCs w:val="28"/>
        </w:rPr>
        <w:t xml:space="preserve"> disporiam de outros 60 </w:t>
      </w:r>
      <w:del w:id="1476" w:author="Assessor GDSXSR" w:date="2026-10-31T19:47:04Z">
        <w:r>
          <w:rPr>
            <w:rFonts w:ascii="Arial" w:hAnsi="Arial" w:cs="Arial"/>
            <w:color w:val="000000" w:themeColor="text1"/>
            <w:sz w:val="28"/>
            <w:szCs w:val="28"/>
          </w:rPr>
          <w:delText xml:space="preserve">(sessenta) </w:delText>
        </w:r>
      </w:del>
      <w:r>
        <w:rPr>
          <w:rFonts w:ascii="Arial" w:hAnsi="Arial" w:cs="Arial"/>
          <w:color w:val="000000" w:themeColor="text1"/>
          <w:sz w:val="28"/>
          <w:szCs w:val="28"/>
        </w:rPr>
        <w:t xml:space="preserve">dias </w:t>
      </w:r>
      <w:del w:id="1477" w:author="Assessor GDSXSR" w:date="2026-10-31T19:47:04Z">
        <w:r>
          <w:rPr>
            <w:rFonts w:ascii="Arial" w:hAnsi="Arial" w:cs="Arial"/>
            <w:color w:val="000000" w:themeColor="text1"/>
            <w:sz w:val="28"/>
            <w:szCs w:val="28"/>
          </w:rPr>
          <w:delText xml:space="preserve">para</w:delText>
        </w:r>
      </w:del>
      <w:ins w:id="1478" w:author="Assessor GDSXSR" w:date="2026-10-31T19:47: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479" w:author="Assessor GDSXSR" w:date="2026-10-31T19:47:04Z">
        <w:r>
          <w:rPr>
            <w:rFonts w:ascii="Arial" w:hAnsi="Arial" w:cs="Arial"/>
            <w:color w:val="000000" w:themeColor="text1"/>
            <w:sz w:val="28"/>
            <w:szCs w:val="28"/>
          </w:rPr>
          <w:delText xml:space="preserve">disponibilizar a unidade</w:delText>
        </w:r>
      </w:del>
      <w:ins w:id="1480" w:author="Assessor GDSXSR" w:date="2026-10-31T19:47:04Z">
        <w:r>
          <w:rPr>
            <w:rFonts w:ascii="Arial" w:hAnsi="Arial" w:cs="Arial"/>
            <w:color w:val="808080"/>
            <w:sz w:val="28"/>
            <w:szCs w:val="28"/>
          </w:rPr>
          <w:t xml:space="preserve">89043062)</w:t>
        </w:r>
      </w:ins>
      <w:r>
        <w:rPr>
          <w:rFonts w:ascii="Arial" w:hAnsi="Arial" w:cs="Arial"/>
          <w:color w:val="000000" w:themeColor="text1"/>
          <w:sz w:val="28"/>
          <w:szCs w:val="28"/>
        </w:rPr>
        <w:t xml:space="preserve">.</w:t>
      </w:r>
    </w:p>
    <w:p w14:paraId="5C42FABB"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4405C1EC" w14:textId="391C6B86" w:rsidR="00946BCE" w:rsidRDefault="00946BCE" w:rsidP="00946BCE">
      <w:pPr>
        <w:spacing w:after="0" w:line="360" w:lineRule="auto"/>
        <w:ind w:firstLine="2268"/>
        <w:jc w:val="both"/>
        <w:rPr>
          <w:ins w:id="1483" w:author="Assessor GDSXSR" w:date="2026-10-31T19:47:04Z"/>
          <w:rFonts w:ascii="Arial" w:hAnsi="Arial" w:cs="Arial"/>
          <w:color w:val="000000" w:themeColor="text1"/>
          <w:sz w:val="28"/>
          <w:szCs w:val="28"/>
        </w:rPr>
      </w:pPr>
      <w:r>
        <w:rPr>
          <w:rFonts w:ascii="Arial" w:hAnsi="Arial" w:cs="Arial"/>
          <w:color w:val="000000" w:themeColor="text1"/>
          <w:sz w:val="28"/>
          <w:szCs w:val="28"/>
        </w:rPr>
        <w:t xml:space="preserve">A cláusula invocada pelas apelantes integra o contrato de financiamento, que contém cronograma próprio para a </w:t>
      </w:r>
      <w:r>
        <w:rPr>
          <w:rFonts w:ascii="Arial" w:hAnsi="Arial" w:cs="Arial"/>
          <w:color w:val="000000" w:themeColor="text1"/>
          <w:sz w:val="28"/>
          <w:szCs w:val="28"/>
        </w:rPr>
        <w:t xml:space="preserve">construção e a legalização do empreendimento</w:t>
      </w:r>
      <w:del w:id="1481" w:author="Assessor GDSXSR" w:date="2026-10-31T19:47:04Z">
        <w:r>
          <w:rPr>
            <w:rFonts w:ascii="Arial" w:hAnsi="Arial" w:cs="Arial"/>
            <w:color w:val="000000" w:themeColor="text1"/>
            <w:sz w:val="28"/>
            <w:szCs w:val="28"/>
          </w:rPr>
          <w:delText xml:space="preserve">. Não é possível retirar desse contrato apenas o prazo adicional de 60 </w:delText>
        </w:r>
        <w:r>
          <w:rPr>
            <w:rFonts w:ascii="Arial" w:hAnsi="Arial" w:cs="Arial"/>
            <w:color w:val="000000" w:themeColor="text1"/>
            <w:sz w:val="28"/>
            <w:szCs w:val="28"/>
          </w:rPr>
          <w:delText xml:space="preserve">(sessenta) </w:delText>
        </w:r>
        <w:r>
          <w:rPr>
            <w:rFonts w:ascii="Arial" w:hAnsi="Arial" w:cs="Arial"/>
            <w:color w:val="000000" w:themeColor="text1"/>
            <w:sz w:val="28"/>
            <w:szCs w:val="28"/>
          </w:rPr>
          <w:delText xml:space="preserve">dias e somá-lo ao prazo estabelecido no Termo de Reserva. Essa combinação criaria uma disciplina contratual que não foi apresentada à adquirente em nenhum dos instrumentos.</w:delText>
        </w:r>
      </w:del>
      <w:ins w:id="1482" w:author="Assessor GDSXSR" w:date="2026-10-31T19:47:04Z">
        <w:r>
          <w:rPr>
            <w:rFonts w:ascii="Arial" w:hAnsi="Arial" w:cs="Arial"/>
            <w:color w:val="808080"/>
            <w:sz w:val="28"/>
            <w:szCs w:val="28"/>
          </w:rPr>
          <w:t xml:space="preserve">:</w:t>
        </w:r>
      </w:ins>
    </w:p>
    <w:p>
      <w:pPr>
        <w:spacing w:after="0" w:line="360" w:lineRule="auto"/>
        <w:ind w:firstLine="2268"/>
        <w:jc w:val="both"/>
        <w:rPr>
          <w:ins w:id="1484" w:author="Assessor GDSXSR" w:date="2026-10-31T19:47:04Z"/>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ins w:id="1485" w:author="Assessor GDSXSR" w:date="2026-10-31T19:47:04Z">
        <w:r>
          <w:rPr>
            <w:rFonts w:ascii="Arial" w:hAnsi="Arial" w:cs="Arial"/>
            <w:i/>
            <w:color w:val="808080"/>
            <w:sz w:val="26"/>
            <w:szCs w:val="28"/>
          </w:rPr>
          <w:t xml:space="preserve">“4.12 A CONSTRUTORA ou ENTIDADE ORGANIZADORA, se houver, dispõe de até 60 (sessenta) dias corridos após a data de conclusão das obras para efetiva entrega das chaves do imóvel ao DEVEDOR(ES) (...).” (ID 89043065)</w:t>
        </w:r>
      </w:ins>
    </w:p>
    <w:p w14:paraId="026C4577"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2BED59AC" w14:textId="1E50CE4A" w:rsidR="00946BCE" w:rsidRDefault="00946BCE" w:rsidP="00946BCE">
      <w:pPr>
        <w:spacing w:after="0" w:line="360" w:lineRule="auto"/>
        <w:ind w:firstLine="2268"/>
        <w:jc w:val="both"/>
        <w:rPr>
          <w:rFonts w:ascii="Arial" w:hAnsi="Arial" w:cs="Arial"/>
          <w:color w:val="000000" w:themeColor="text1"/>
          <w:sz w:val="28"/>
          <w:szCs w:val="28"/>
        </w:rPr>
      </w:pPr>
      <w:del w:id="1486" w:author="Assessor GDSXSR" w:date="2026-10-31T19:47:04Z">
        <w:r>
          <w:rPr>
            <w:rFonts w:ascii="Arial" w:hAnsi="Arial" w:cs="Arial"/>
            <w:color w:val="000000" w:themeColor="text1"/>
            <w:sz w:val="28"/>
            <w:szCs w:val="28"/>
          </w:rPr>
          <w:delText xml:space="preserve">A</w:delText>
        </w:r>
      </w:del>
      <w:ins w:id="1487" w:author="Assessor GDSXSR" w:date="2026-10-31T19:47:04Z">
        <w:r>
          <w:rPr>
            <w:rFonts w:ascii="Arial" w:hAnsi="Arial" w:cs="Arial"/>
            <w:color w:val="808080"/>
            <w:sz w:val="28"/>
            <w:szCs w:val="28"/>
            <w:highlight w:val="yellow"/>
          </w:rPr>
          <w:t xml:space="preserve">Não</w:t>
        </w:r>
      </w:ins>
      <w:r>
        <w:rPr>
          <w:rFonts w:ascii="Arial" w:hAnsi="Arial" w:cs="Arial"/>
          <w:color w:val="000000" w:themeColor="text1"/>
          <w:sz w:val="28"/>
          <w:szCs w:val="28"/>
          <w:highlight w:val="yellow"/>
          <w:rPrChange w:id="1504" w:author="Assessor GDSXSR" w:date="2026-10-31T19:47:04Z">
            <w:rPr>
              <w:rFonts w:ascii="Arial" w:hAnsi="Arial" w:cs="Arial"/>
              <w:color w:val="000000" w:themeColor="text1"/>
              <w:sz w:val="28"/>
              <w:szCs w:val="28"/>
            </w:rPr>
          </w:rPrChange>
        </w:rPr>
        <w:t xml:space="preserve"> </w:t>
      </w:r>
      <w:del w:id="1488" w:author="Assessor GDSXSR" w:date="2026-10-31T19:47:04Z">
        <w:r>
          <w:rPr>
            <w:rFonts w:ascii="Arial" w:hAnsi="Arial" w:cs="Arial"/>
            <w:color w:val="000000" w:themeColor="text1"/>
            <w:sz w:val="28"/>
            <w:szCs w:val="28"/>
          </w:rPr>
          <w:delText xml:space="preserve">providência</w:delText>
        </w:r>
      </w:del>
      <w:ins w:id="1489" w:author="Assessor GDSXSR" w:date="2026-10-31T19:47:04Z">
        <w:r>
          <w:rPr>
            <w:rFonts w:ascii="Arial" w:hAnsi="Arial" w:cs="Arial"/>
            <w:color w:val="808080"/>
            <w:sz w:val="28"/>
            <w:szCs w:val="28"/>
            <w:highlight w:val="yellow"/>
          </w:rPr>
          <w:t xml:space="preserve">é</w:t>
        </w:r>
      </w:ins>
      <w:r>
        <w:rPr>
          <w:rFonts w:ascii="Arial" w:hAnsi="Arial" w:cs="Arial"/>
          <w:color w:val="000000" w:themeColor="text1"/>
          <w:sz w:val="28"/>
          <w:szCs w:val="28"/>
          <w:highlight w:val="yellow"/>
          <w:rPrChange w:id="1505" w:author="Assessor GDSXSR" w:date="2026-10-31T19:47:04Z">
            <w:rPr>
              <w:rFonts w:ascii="Arial" w:hAnsi="Arial" w:cs="Arial"/>
              <w:color w:val="000000" w:themeColor="text1"/>
              <w:sz w:val="28"/>
              <w:szCs w:val="28"/>
            </w:rPr>
          </w:rPrChange>
        </w:rPr>
        <w:t xml:space="preserve"> </w:t>
      </w:r>
      <w:del w:id="1490" w:author="Assessor GDSXSR" w:date="2026-10-31T19:47:04Z">
        <w:r>
          <w:rPr>
            <w:rFonts w:ascii="Arial" w:hAnsi="Arial" w:cs="Arial"/>
            <w:color w:val="000000" w:themeColor="text1"/>
            <w:sz w:val="28"/>
            <w:szCs w:val="28"/>
          </w:rPr>
          <w:delText xml:space="preserve">pretendida</w:delText>
        </w:r>
      </w:del>
      <w:ins w:id="1491" w:author="Assessor GDSXSR" w:date="2026-10-31T19:47:04Z">
        <w:r>
          <w:rPr>
            <w:rFonts w:ascii="Arial" w:hAnsi="Arial" w:cs="Arial"/>
            <w:color w:val="808080"/>
            <w:sz w:val="28"/>
            <w:szCs w:val="28"/>
            <w:highlight w:val="yellow"/>
          </w:rPr>
          <w:t xml:space="preserve">possível</w:t>
        </w:r>
      </w:ins>
      <w:r>
        <w:rPr>
          <w:rFonts w:ascii="Arial" w:hAnsi="Arial" w:cs="Arial"/>
          <w:color w:val="000000" w:themeColor="text1"/>
          <w:sz w:val="28"/>
          <w:szCs w:val="28"/>
          <w:highlight w:val="yellow"/>
          <w:rPrChange w:id="1506" w:author="Assessor GDSXSR" w:date="2026-10-31T19:47:04Z">
            <w:rPr>
              <w:rFonts w:ascii="Arial" w:hAnsi="Arial" w:cs="Arial"/>
              <w:color w:val="000000" w:themeColor="text1"/>
              <w:sz w:val="28"/>
              <w:szCs w:val="28"/>
            </w:rPr>
          </w:rPrChange>
        </w:rPr>
        <w:t xml:space="preserve"> </w:t>
      </w:r>
      <w:del w:id="1492" w:author="Assessor GDSXSR" w:date="2026-10-31T19:47:04Z">
        <w:r>
          <w:rPr>
            <w:rFonts w:ascii="Arial" w:hAnsi="Arial" w:cs="Arial"/>
            <w:color w:val="000000" w:themeColor="text1"/>
            <w:sz w:val="28"/>
            <w:szCs w:val="28"/>
          </w:rPr>
          <w:delText xml:space="preserve">resultaria</w:delText>
        </w:r>
      </w:del>
      <w:ins w:id="1493" w:author="Assessor GDSXSR" w:date="2026-10-31T19:47:04Z">
        <w:r>
          <w:rPr>
            <w:rFonts w:ascii="Arial" w:hAnsi="Arial" w:cs="Arial"/>
            <w:color w:val="808080"/>
            <w:sz w:val="28"/>
            <w:szCs w:val="28"/>
            <w:highlight w:val="yellow"/>
          </w:rPr>
          <w:t xml:space="preserve">retirar</w:t>
        </w:r>
      </w:ins>
      <w:r>
        <w:rPr>
          <w:rFonts w:ascii="Arial" w:hAnsi="Arial" w:cs="Arial"/>
          <w:color w:val="000000" w:themeColor="text1"/>
          <w:sz w:val="28"/>
          <w:szCs w:val="28"/>
          <w:highlight w:val="yellow"/>
          <w:rPrChange w:id="1507" w:author="Assessor GDSXSR" w:date="2026-10-31T19:47:04Z">
            <w:rPr>
              <w:rFonts w:ascii="Arial" w:hAnsi="Arial" w:cs="Arial"/>
              <w:color w:val="000000" w:themeColor="text1"/>
              <w:sz w:val="28"/>
              <w:szCs w:val="28"/>
            </w:rPr>
          </w:rPrChange>
        </w:rPr>
        <w:t xml:space="preserve"> </w:t>
      </w:r>
      <w:del w:id="1494" w:author="Assessor GDSXSR" w:date="2026-10-31T19:47:04Z">
        <w:r>
          <w:rPr>
            <w:rFonts w:ascii="Arial" w:hAnsi="Arial" w:cs="Arial"/>
            <w:color w:val="000000" w:themeColor="text1"/>
            <w:sz w:val="28"/>
            <w:szCs w:val="28"/>
          </w:rPr>
          <w:delText xml:space="preserve">em</w:delText>
        </w:r>
      </w:del>
      <w:ins w:id="1495" w:author="Assessor GDSXSR" w:date="2026-10-31T19:47:04Z">
        <w:r>
          <w:rPr>
            <w:rFonts w:ascii="Arial" w:hAnsi="Arial" w:cs="Arial"/>
            <w:color w:val="808080"/>
            <w:sz w:val="28"/>
            <w:szCs w:val="28"/>
            <w:highlight w:val="yellow"/>
          </w:rPr>
          <w:t xml:space="preserve">desse contrato apenas o prazo de 60 (sessenta) dias e somá-lo ao do Termo de Reserva, pois isso criaria disciplina contratual não apresentada à adquirente e elevaria a</w:t>
        </w:r>
      </w:ins>
      <w:r>
        <w:rPr>
          <w:rFonts w:ascii="Arial" w:hAnsi="Arial" w:cs="Arial"/>
          <w:color w:val="000000" w:themeColor="text1"/>
          <w:sz w:val="28"/>
          <w:szCs w:val="28"/>
          <w:highlight w:val="yellow"/>
          <w:rPrChange w:id="1508" w:author="Assessor GDSXSR" w:date="2026-10-31T19:47:04Z">
            <w:rPr>
              <w:rFonts w:ascii="Arial" w:hAnsi="Arial" w:cs="Arial"/>
              <w:color w:val="000000" w:themeColor="text1"/>
              <w:sz w:val="28"/>
              <w:szCs w:val="28"/>
            </w:rPr>
          </w:rPrChange>
        </w:rPr>
        <w:t xml:space="preserve"> tolerância </w:t>
      </w:r>
      <w:del w:id="1496" w:author="Assessor GDSXSR" w:date="2026-10-31T19:47:04Z">
        <w:r>
          <w:rPr>
            <w:rFonts w:ascii="Arial" w:hAnsi="Arial" w:cs="Arial"/>
            <w:color w:val="000000" w:themeColor="text1"/>
            <w:sz w:val="28"/>
            <w:szCs w:val="28"/>
          </w:rPr>
          <w:delText xml:space="preserve">total de</w:delText>
        </w:r>
      </w:del>
      <w:ins w:id="1497" w:author="Assessor GDSXSR" w:date="2026-10-31T19:47:04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509" w:author="Assessor GDSXSR" w:date="2026-10-31T19:47:04Z">
            <w:rPr>
              <w:rFonts w:ascii="Arial" w:hAnsi="Arial" w:cs="Arial"/>
              <w:color w:val="000000" w:themeColor="text1"/>
              <w:sz w:val="28"/>
              <w:szCs w:val="28"/>
            </w:rPr>
          </w:rPrChange>
        </w:rPr>
        <w:t xml:space="preserve"> 240</w:t>
      </w:r>
      <w:r>
        <w:rPr>
          <w:rFonts w:ascii="Arial" w:hAnsi="Arial" w:cs="Arial"/>
          <w:color w:val="000000" w:themeColor="text1"/>
          <w:sz w:val="28"/>
          <w:szCs w:val="28"/>
          <w:highlight w:val="yellow"/>
          <w:rPrChange w:id="1510" w:author="Assessor GDSXSR" w:date="2026-10-31T19:47:04Z">
            <w:rPr>
              <w:rFonts w:ascii="Arial" w:hAnsi="Arial" w:cs="Arial"/>
              <w:color w:val="000000" w:themeColor="text1"/>
              <w:sz w:val="28"/>
              <w:szCs w:val="28"/>
            </w:rPr>
          </w:rPrChange>
        </w:rPr>
        <w:t xml:space="preserve"> (duzentos e quarenta)</w:t>
      </w:r>
      <w:r>
        <w:rPr>
          <w:rFonts w:ascii="Arial" w:hAnsi="Arial" w:cs="Arial"/>
          <w:color w:val="000000" w:themeColor="text1"/>
          <w:sz w:val="28"/>
          <w:szCs w:val="28"/>
          <w:highlight w:val="yellow"/>
          <w:rPrChange w:id="1511" w:author="Assessor GDSXSR" w:date="2026-10-31T19:47:04Z">
            <w:rPr>
              <w:rFonts w:ascii="Arial" w:hAnsi="Arial" w:cs="Arial"/>
              <w:color w:val="000000" w:themeColor="text1"/>
              <w:sz w:val="28"/>
              <w:szCs w:val="28"/>
            </w:rPr>
          </w:rPrChange>
        </w:rPr>
        <w:t xml:space="preserve"> dias</w:t>
      </w:r>
      <w:del w:id="1498" w:author="Assessor GDSXSR" w:date="2026-10-31T19:47:04Z">
        <w:r>
          <w:rPr>
            <w:rFonts w:ascii="Arial" w:hAnsi="Arial" w:cs="Arial"/>
            <w:color w:val="000000" w:themeColor="text1"/>
            <w:sz w:val="28"/>
            <w:szCs w:val="28"/>
          </w:rPr>
          <w:delText xml:space="preserve">. Uma prorrogação dessa</w:delText>
        </w:r>
      </w:del>
      <w:ins w:id="1499" w:author="Assessor GDSXSR" w:date="2026-10-31T19:47:04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512" w:author="Assessor GDSXSR" w:date="2026-10-31T19:47:04Z">
            <w:rPr>
              <w:rFonts w:ascii="Arial" w:hAnsi="Arial" w:cs="Arial"/>
              <w:color w:val="000000" w:themeColor="text1"/>
              <w:sz w:val="28"/>
              <w:szCs w:val="28"/>
            </w:rPr>
          </w:rPrChange>
        </w:rPr>
        <w:t xml:space="preserve"> extensão</w:t>
      </w:r>
      <w:ins w:id="1500" w:author="Assessor GDSXSR" w:date="2026-10-31T19:47:04Z">
        <w:r>
          <w:rPr>
            <w:rFonts w:ascii="Arial" w:hAnsi="Arial" w:cs="Arial"/>
            <w:color w:val="808080"/>
            <w:sz w:val="28"/>
            <w:szCs w:val="28"/>
            <w:highlight w:val="yellow"/>
          </w:rPr>
          <w:t xml:space="preserve"> que</w:t>
        </w:r>
      </w:ins>
      <w:r>
        <w:rPr>
          <w:rFonts w:ascii="Arial" w:hAnsi="Arial" w:cs="Arial"/>
          <w:color w:val="000000" w:themeColor="text1"/>
          <w:sz w:val="28"/>
          <w:szCs w:val="28"/>
          <w:highlight w:val="yellow"/>
          <w:rPrChange w:id="1513" w:author="Assessor GDSXSR" w:date="2026-10-31T19:47:04Z">
            <w:rPr>
              <w:rFonts w:ascii="Arial" w:hAnsi="Arial" w:cs="Arial"/>
              <w:color w:val="000000" w:themeColor="text1"/>
              <w:sz w:val="28"/>
              <w:szCs w:val="28"/>
            </w:rPr>
          </w:rPrChange>
        </w:rPr>
        <w:t xml:space="preserve"> exigiria previsão clara</w:t>
      </w:r>
      <w:del w:id="1501" w:author="Assessor GDSXSR" w:date="2026-10-31T19:47:04Z">
        <w:r>
          <w:rPr>
            <w:rFonts w:ascii="Arial" w:hAnsi="Arial" w:cs="Arial"/>
            <w:color w:val="000000" w:themeColor="text1"/>
            <w:sz w:val="28"/>
            <w:szCs w:val="28"/>
          </w:rPr>
          <w:delText xml:space="preserve">, destacada</w:delText>
        </w:r>
      </w:del>
      <w:r>
        <w:rPr>
          <w:rFonts w:ascii="Arial" w:hAnsi="Arial" w:cs="Arial"/>
          <w:color w:val="000000" w:themeColor="text1"/>
          <w:sz w:val="28"/>
          <w:szCs w:val="28"/>
          <w:highlight w:val="yellow"/>
          <w:rPrChange w:id="1514" w:author="Assessor GDSXSR" w:date="2026-10-31T19:47:04Z">
            <w:rPr>
              <w:rFonts w:ascii="Arial" w:hAnsi="Arial" w:cs="Arial"/>
              <w:color w:val="000000" w:themeColor="text1"/>
              <w:sz w:val="28"/>
              <w:szCs w:val="28"/>
            </w:rPr>
          </w:rPrChange>
        </w:rPr>
        <w:t xml:space="preserve"> e </w:t>
      </w:r>
      <w:del w:id="1502" w:author="Assessor GDSXSR" w:date="2026-10-31T19:47:04Z">
        <w:r>
          <w:rPr>
            <w:rFonts w:ascii="Arial" w:hAnsi="Arial" w:cs="Arial"/>
            <w:color w:val="000000" w:themeColor="text1"/>
            <w:sz w:val="28"/>
            <w:szCs w:val="28"/>
          </w:rPr>
          <w:delText xml:space="preserve">compatível com a informação inicialmente fornecida à consumidora</w:delText>
        </w:r>
      </w:del>
      <w:ins w:id="1503" w:author="Assessor GDSXSR" w:date="2026-10-31T19:47:04Z">
        <w:r>
          <w:rPr>
            <w:rFonts w:ascii="Arial" w:hAnsi="Arial" w:cs="Arial"/>
            <w:color w:val="808080"/>
            <w:sz w:val="28"/>
            <w:szCs w:val="28"/>
            <w:highlight w:val="yellow"/>
          </w:rPr>
          <w:t xml:space="preserve">destacada</w:t>
        </w:r>
      </w:ins>
      <w:r>
        <w:rPr>
          <w:rFonts w:ascii="Arial" w:hAnsi="Arial" w:cs="Arial"/>
          <w:color w:val="000000" w:themeColor="text1"/>
          <w:sz w:val="28"/>
          <w:szCs w:val="28"/>
          <w:highlight w:val="yellow"/>
          <w:rPrChange w:id="1515" w:author="Assessor GDSXSR" w:date="2026-10-31T19:47:04Z">
            <w:rPr>
              <w:rFonts w:ascii="Arial" w:hAnsi="Arial" w:cs="Arial"/>
              <w:color w:val="000000" w:themeColor="text1"/>
              <w:sz w:val="28"/>
              <w:szCs w:val="28"/>
            </w:rPr>
          </w:rPrChange>
        </w:rPr>
        <w:t xml:space="preserve">.</w:t>
      </w:r>
    </w:p>
    <w:p w14:paraId="266A4B3F"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4B95D448" w14:textId="7777777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Além disso, o Termo de Reserva</w:t>
      </w:r>
      <w:del w:id="1516" w:author="Assessor GDSXSR" w:date="2026-10-31T19:47:04Z">
        <w:r>
          <w:rPr>
            <w:rFonts w:ascii="Arial" w:hAnsi="Arial" w:cs="Arial"/>
            <w:color w:val="000000" w:themeColor="text1"/>
            <w:sz w:val="28"/>
            <w:szCs w:val="28"/>
          </w:rPr>
          <w:delText xml:space="preserve"> não se refere apenas à conclusão física da obra. O documento</w:delText>
        </w:r>
      </w:del>
      <w:r>
        <w:rPr>
          <w:rFonts w:ascii="Arial" w:hAnsi="Arial" w:cs="Arial"/>
          <w:color w:val="000000" w:themeColor="text1"/>
          <w:sz w:val="28"/>
          <w:szCs w:val="28"/>
        </w:rPr>
        <w:t xml:space="preserve"> indica a data estimada para a entrega do imóvel, </w:t>
      </w:r>
      <w:del w:id="1517" w:author="Assessor GDSXSR" w:date="2026-10-31T19:47:04Z">
        <w:r>
          <w:rPr>
            <w:rFonts w:ascii="Arial" w:hAnsi="Arial" w:cs="Arial"/>
            <w:color w:val="000000" w:themeColor="text1"/>
            <w:sz w:val="28"/>
            <w:szCs w:val="28"/>
          </w:rPr>
          <w:delText xml:space="preserve">expressão</w:delText>
        </w:r>
      </w:del>
      <w:ins w:id="1518"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519" w:author="Assessor GDSXSR" w:date="2026-10-31T19:47:04Z">
        <w:r>
          <w:rPr>
            <w:rFonts w:ascii="Arial" w:hAnsi="Arial" w:cs="Arial"/>
            <w:color w:val="000000" w:themeColor="text1"/>
            <w:sz w:val="28"/>
            <w:szCs w:val="28"/>
          </w:rPr>
          <w:delText xml:space="preserve">que</w:delText>
        </w:r>
      </w:del>
      <w:ins w:id="1520" w:author="Assessor GDSXSR" w:date="2026-10-31T19:47:04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521" w:author="Assessor GDSXSR" w:date="2026-10-31T19:47:04Z">
        <w:r>
          <w:rPr>
            <w:rFonts w:ascii="Arial" w:hAnsi="Arial" w:cs="Arial"/>
            <w:color w:val="000000" w:themeColor="text1"/>
            <w:sz w:val="28"/>
            <w:szCs w:val="28"/>
          </w:rPr>
          <w:delText xml:space="preserve">permite</w:delText>
        </w:r>
      </w:del>
      <w:ins w:id="1522" w:author="Assessor GDSXSR" w:date="2026-10-31T19:47:04Z">
        <w:r>
          <w:rPr>
            <w:rFonts w:ascii="Arial" w:hAnsi="Arial" w:cs="Arial"/>
            <w:color w:val="808080"/>
            <w:sz w:val="28"/>
            <w:szCs w:val="28"/>
          </w:rPr>
          <w:t xml:space="preserve">apenas</w:t>
        </w:r>
      </w:ins>
      <w:r>
        <w:rPr>
          <w:rFonts w:ascii="Arial" w:hAnsi="Arial" w:cs="Arial"/>
          <w:color w:val="000000" w:themeColor="text1"/>
          <w:sz w:val="28"/>
          <w:szCs w:val="28"/>
        </w:rPr>
        <w:t xml:space="preserve"> </w:t>
      </w:r>
      <w:del w:id="1523" w:author="Assessor GDSXSR" w:date="2026-10-31T19:47:04Z">
        <w:r>
          <w:rPr>
            <w:rFonts w:ascii="Arial" w:hAnsi="Arial" w:cs="Arial"/>
            <w:color w:val="000000" w:themeColor="text1"/>
            <w:sz w:val="28"/>
            <w:szCs w:val="28"/>
          </w:rPr>
          <w:delText xml:space="preserve">ao</w:delText>
        </w:r>
      </w:del>
      <w:ins w:id="1524" w:author="Assessor GDSXSR" w:date="2026-10-31T19:47:04Z">
        <w:r>
          <w:rPr>
            <w:rFonts w:ascii="Arial" w:hAnsi="Arial" w:cs="Arial"/>
            <w:color w:val="808080"/>
            <w:sz w:val="28"/>
            <w:szCs w:val="28"/>
          </w:rPr>
          <w:t xml:space="preserve">a</w:t>
        </w:r>
      </w:ins>
      <w:r>
        <w:rPr>
          <w:rFonts w:ascii="Arial" w:hAnsi="Arial" w:cs="Arial"/>
          <w:color w:val="000000" w:themeColor="text1"/>
          <w:sz w:val="28"/>
          <w:szCs w:val="28"/>
        </w:rPr>
        <w:t xml:space="preserve"> </w:t>
      </w:r>
      <w:del w:id="1525" w:author="Assessor GDSXSR" w:date="2026-10-31T19:47:04Z">
        <w:r>
          <w:rPr>
            <w:rFonts w:ascii="Arial" w:hAnsi="Arial" w:cs="Arial"/>
            <w:color w:val="000000" w:themeColor="text1"/>
            <w:sz w:val="28"/>
            <w:szCs w:val="28"/>
          </w:rPr>
          <w:delText xml:space="preserve">adquirente</w:delText>
        </w:r>
      </w:del>
      <w:ins w:id="1526" w:author="Assessor GDSXSR" w:date="2026-10-31T19:47:04Z">
        <w:r>
          <w:rPr>
            <w:rFonts w:ascii="Arial" w:hAnsi="Arial" w:cs="Arial"/>
            <w:color w:val="808080"/>
            <w:sz w:val="28"/>
            <w:szCs w:val="28"/>
          </w:rPr>
          <w:t xml:space="preserve">conclusão</w:t>
        </w:r>
      </w:ins>
      <w:r>
        <w:rPr>
          <w:rFonts w:ascii="Arial" w:hAnsi="Arial" w:cs="Arial"/>
          <w:color w:val="000000" w:themeColor="text1"/>
          <w:sz w:val="28"/>
          <w:szCs w:val="28"/>
        </w:rPr>
        <w:t xml:space="preserve"> </w:t>
      </w:r>
      <w:del w:id="1527" w:author="Assessor GDSXSR" w:date="2026-10-31T19:47:04Z">
        <w:r>
          <w:rPr>
            <w:rFonts w:ascii="Arial" w:hAnsi="Arial" w:cs="Arial"/>
            <w:color w:val="000000" w:themeColor="text1"/>
            <w:sz w:val="28"/>
            <w:szCs w:val="28"/>
          </w:rPr>
          <w:delText xml:space="preserve">compreender</w:delText>
        </w:r>
      </w:del>
      <w:ins w:id="1528" w:author="Assessor GDSXSR" w:date="2026-10-31T19:47:04Z">
        <w:r>
          <w:rPr>
            <w:rFonts w:ascii="Arial" w:hAnsi="Arial" w:cs="Arial"/>
            <w:color w:val="808080"/>
            <w:sz w:val="28"/>
            <w:szCs w:val="28"/>
          </w:rPr>
          <w:t xml:space="preserve">da</w:t>
        </w:r>
      </w:ins>
      <w:r>
        <w:rPr>
          <w:rFonts w:ascii="Arial" w:hAnsi="Arial" w:cs="Arial"/>
          <w:color w:val="000000" w:themeColor="text1"/>
          <w:sz w:val="28"/>
          <w:szCs w:val="28"/>
        </w:rPr>
        <w:t xml:space="preserve"> </w:t>
      </w:r>
      <w:del w:id="1529" w:author="Assessor GDSXSR" w:date="2026-10-31T19:47:04Z">
        <w:r>
          <w:rPr>
            <w:rFonts w:ascii="Arial" w:hAnsi="Arial" w:cs="Arial"/>
            <w:color w:val="000000" w:themeColor="text1"/>
            <w:sz w:val="28"/>
            <w:szCs w:val="28"/>
          </w:rPr>
          <w:delText xml:space="preserve">que</w:delText>
        </w:r>
      </w:del>
      <w:ins w:id="1530" w:author="Assessor GDSXSR" w:date="2026-10-31T19:47:04Z">
        <w:r>
          <w:rPr>
            <w:rFonts w:ascii="Arial" w:hAnsi="Arial" w:cs="Arial"/>
            <w:color w:val="808080"/>
            <w:sz w:val="28"/>
            <w:szCs w:val="28"/>
          </w:rPr>
          <w:t xml:space="preserve">obra</w:t>
        </w:r>
      </w:ins>
      <w:r>
        <w:rPr>
          <w:rFonts w:ascii="Arial" w:hAnsi="Arial" w:cs="Arial"/>
          <w:color w:val="000000" w:themeColor="text1"/>
          <w:sz w:val="28"/>
          <w:szCs w:val="28"/>
        </w:rPr>
        <w:t xml:space="preserve">,</w:t>
      </w:r>
      <w:del w:id="1531" w:author="Assessor GDSXSR" w:date="2026-10-31T19:47:04Z">
        <w:r>
          <w:rPr>
            <w:rFonts w:ascii="Arial" w:hAnsi="Arial" w:cs="Arial"/>
            <w:color w:val="000000" w:themeColor="text1"/>
            <w:sz w:val="28"/>
            <w:szCs w:val="28"/>
          </w:rPr>
          <w:delText xml:space="preserve"> ao término do prazo</w:delText>
        </w:r>
      </w:del>
      <w:r>
        <w:rPr>
          <w:rFonts w:ascii="Arial" w:hAnsi="Arial" w:cs="Arial"/>
          <w:color w:val="000000" w:themeColor="text1"/>
          <w:sz w:val="28"/>
          <w:szCs w:val="28"/>
        </w:rPr>
        <w:t xml:space="preserve"> e </w:t>
      </w:r>
      <w:ins w:id="1532" w:author="Assessor GDSXSR" w:date="2026-10-31T19:47:04Z">
        <w:r>
          <w:rPr>
            <w:rFonts w:ascii="Arial" w:hAnsi="Arial" w:cs="Arial"/>
            <w:color w:val="808080"/>
            <w:sz w:val="28"/>
            <w:szCs w:val="28"/>
          </w:rPr>
          <w:t xml:space="preserve">não cabe distinguir, em prejuízo </w:t>
        </w:r>
      </w:ins>
      <w:r>
        <w:rPr>
          <w:rFonts w:ascii="Arial" w:hAnsi="Arial" w:cs="Arial"/>
          <w:color w:val="000000" w:themeColor="text1"/>
          <w:sz w:val="28"/>
          <w:szCs w:val="28"/>
        </w:rPr>
        <w:t xml:space="preserve">da </w:t>
      </w:r>
      <w:del w:id="1533" w:author="Assessor GDSXSR" w:date="2026-10-31T19:47:04Z">
        <w:r>
          <w:rPr>
            <w:rFonts w:ascii="Arial" w:hAnsi="Arial" w:cs="Arial"/>
            <w:color w:val="000000" w:themeColor="text1"/>
            <w:sz w:val="28"/>
            <w:szCs w:val="28"/>
          </w:rPr>
          <w:delText xml:space="preserve">tolerância</w:delText>
        </w:r>
      </w:del>
      <w:ins w:id="1534" w:author="Assessor GDSXSR" w:date="2026-10-31T19:47:04Z">
        <w:r>
          <w:rPr>
            <w:rFonts w:ascii="Arial" w:hAnsi="Arial" w:cs="Arial"/>
            <w:color w:val="808080"/>
            <w:sz w:val="28"/>
            <w:szCs w:val="28"/>
          </w:rPr>
          <w:t xml:space="preserve">consumidora</w:t>
        </w:r>
      </w:ins>
      <w:r>
        <w:rPr>
          <w:rFonts w:ascii="Arial" w:hAnsi="Arial" w:cs="Arial"/>
          <w:color w:val="000000" w:themeColor="text1"/>
          <w:sz w:val="28"/>
          <w:szCs w:val="28"/>
        </w:rPr>
        <w:t xml:space="preserve">, </w:t>
      </w:r>
      <w:del w:id="1535" w:author="Assessor GDSXSR" w:date="2026-10-31T19:47:04Z">
        <w:r>
          <w:rPr>
            <w:rFonts w:ascii="Arial" w:hAnsi="Arial" w:cs="Arial"/>
            <w:color w:val="000000" w:themeColor="text1"/>
            <w:sz w:val="28"/>
            <w:szCs w:val="28"/>
          </w:rPr>
          <w:delText xml:space="preserve">a</w:delText>
        </w:r>
      </w:del>
      <w:ins w:id="1536" w:author="Assessor GDSXSR" w:date="2026-10-31T19:47:04Z">
        <w:r>
          <w:rPr>
            <w:rFonts w:ascii="Arial" w:hAnsi="Arial" w:cs="Arial"/>
            <w:color w:val="808080"/>
            <w:sz w:val="28"/>
            <w:szCs w:val="28"/>
          </w:rPr>
          <w:t xml:space="preserve">conclusão</w:t>
        </w:r>
      </w:ins>
      <w:r>
        <w:rPr>
          <w:rFonts w:ascii="Arial" w:hAnsi="Arial" w:cs="Arial"/>
          <w:color w:val="000000" w:themeColor="text1"/>
          <w:sz w:val="28"/>
          <w:szCs w:val="28"/>
        </w:rPr>
        <w:t xml:space="preserve"> </w:t>
      </w:r>
      <w:del w:id="1537" w:author="Assessor GDSXSR" w:date="2026-10-31T19:47:04Z">
        <w:r>
          <w:rPr>
            <w:rFonts w:ascii="Arial" w:hAnsi="Arial" w:cs="Arial"/>
            <w:color w:val="000000" w:themeColor="text1"/>
            <w:sz w:val="28"/>
            <w:szCs w:val="28"/>
          </w:rPr>
          <w:delText xml:space="preserve">unidade</w:delText>
        </w:r>
      </w:del>
      <w:ins w:id="1538" w:author="Assessor GDSXSR" w:date="2026-10-31T19:47:04Z">
        <w:r>
          <w:rPr>
            <w:rFonts w:ascii="Arial" w:hAnsi="Arial" w:cs="Arial"/>
            <w:color w:val="808080"/>
            <w:sz w:val="28"/>
            <w:szCs w:val="28"/>
          </w:rPr>
          <w:t xml:space="preserve">da</w:t>
        </w:r>
      </w:ins>
      <w:r>
        <w:rPr>
          <w:rFonts w:ascii="Arial" w:hAnsi="Arial" w:cs="Arial"/>
          <w:color w:val="000000" w:themeColor="text1"/>
          <w:sz w:val="28"/>
          <w:szCs w:val="28"/>
        </w:rPr>
        <w:t xml:space="preserve"> </w:t>
      </w:r>
      <w:del w:id="1539" w:author="Assessor GDSXSR" w:date="2026-10-31T19:47:04Z">
        <w:r>
          <w:rPr>
            <w:rFonts w:ascii="Arial" w:hAnsi="Arial" w:cs="Arial"/>
            <w:color w:val="000000" w:themeColor="text1"/>
            <w:sz w:val="28"/>
            <w:szCs w:val="28"/>
          </w:rPr>
          <w:delText xml:space="preserve">estaria</w:delText>
        </w:r>
      </w:del>
      <w:ins w:id="1540" w:author="Assessor GDSXSR" w:date="2026-10-31T19:47:04Z">
        <w:r>
          <w:rPr>
            <w:rFonts w:ascii="Arial" w:hAnsi="Arial" w:cs="Arial"/>
            <w:color w:val="808080"/>
            <w:sz w:val="28"/>
            <w:szCs w:val="28"/>
          </w:rPr>
          <w:t xml:space="preserve">obra</w:t>
        </w:r>
      </w:ins>
      <w:r>
        <w:rPr>
          <w:rFonts w:ascii="Arial" w:hAnsi="Arial" w:cs="Arial"/>
          <w:color w:val="000000" w:themeColor="text1"/>
          <w:sz w:val="28"/>
          <w:szCs w:val="28"/>
        </w:rPr>
        <w:t xml:space="preserve"> </w:t>
      </w:r>
      <w:del w:id="1541" w:author="Assessor GDSXSR" w:date="2026-10-31T19:47:04Z">
        <w:r>
          <w:rPr>
            <w:rFonts w:ascii="Arial" w:hAnsi="Arial" w:cs="Arial"/>
            <w:color w:val="000000" w:themeColor="text1"/>
            <w:sz w:val="28"/>
            <w:szCs w:val="28"/>
          </w:rPr>
          <w:delText xml:space="preserve">disponível</w:delText>
        </w:r>
      </w:del>
      <w:ins w:id="1542"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543" w:author="Assessor GDSXSR" w:date="2026-10-31T19:47:04Z">
        <w:r>
          <w:rPr>
            <w:rFonts w:ascii="Arial" w:hAnsi="Arial" w:cs="Arial"/>
            <w:color w:val="000000" w:themeColor="text1"/>
            <w:sz w:val="28"/>
            <w:szCs w:val="28"/>
          </w:rPr>
          <w:delText xml:space="preserve">para</w:delText>
        </w:r>
      </w:del>
      <w:ins w:id="1544" w:author="Assessor GDSXSR" w:date="2026-10-31T19:47:04Z">
        <w:r>
          <w:rPr>
            <w:rFonts w:ascii="Arial" w:hAnsi="Arial" w:cs="Arial"/>
            <w:color w:val="808080"/>
            <w:sz w:val="28"/>
            <w:szCs w:val="28"/>
          </w:rPr>
          <w:t xml:space="preserve">entrega</w:t>
        </w:r>
      </w:ins>
      <w:r>
        <w:rPr>
          <w:rFonts w:ascii="Arial" w:hAnsi="Arial" w:cs="Arial"/>
          <w:color w:val="000000" w:themeColor="text1"/>
          <w:sz w:val="28"/>
          <w:szCs w:val="28"/>
        </w:rPr>
        <w:t xml:space="preserve"> </w:t>
      </w:r>
      <w:del w:id="1545" w:author="Assessor GDSXSR" w:date="2026-10-31T19:47:04Z">
        <w:r>
          <w:rPr>
            <w:rFonts w:ascii="Arial" w:hAnsi="Arial" w:cs="Arial"/>
            <w:color w:val="000000" w:themeColor="text1"/>
            <w:sz w:val="28"/>
            <w:szCs w:val="28"/>
          </w:rPr>
          <w:delText xml:space="preserve">ocupação</w:delText>
        </w:r>
      </w:del>
      <w:ins w:id="1546" w:author="Assessor GDSXSR" w:date="2026-10-31T19:47:04Z">
        <w:r>
          <w:rPr>
            <w:rFonts w:ascii="Arial" w:hAnsi="Arial" w:cs="Arial"/>
            <w:color w:val="808080"/>
            <w:sz w:val="28"/>
            <w:szCs w:val="28"/>
          </w:rPr>
          <w:t xml:space="preserve">das chaves sem apresentação clara dessa separação</w:t>
        </w:r>
      </w:ins>
      <w:r>
        <w:rPr>
          <w:rFonts w:ascii="Arial" w:hAnsi="Arial" w:cs="Arial"/>
          <w:color w:val="000000" w:themeColor="text1"/>
          <w:sz w:val="28"/>
          <w:szCs w:val="28"/>
        </w:rPr>
        <w:t xml:space="preserve">.</w:t>
      </w:r>
    </w:p>
    <w:p w14:paraId="54B6286B"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4DFD9BDB" w14:textId="77777777" w:rsidR="00946BCE" w:rsidRPr="00946BCE" w:rsidRDefault="00946BCE" w:rsidP="00946BCE">
      <w:pPr>
        <w:spacing w:after="0" w:line="360" w:lineRule="auto"/>
        <w:ind w:firstLine="2268"/>
        <w:jc w:val="both"/>
        <w:rPr>
          <w:del w:id="1548" w:author="Assessor GDSXSR" w:date="2026-10-31T19:47:04Z"/>
          <w:rFonts w:ascii="Arial" w:hAnsi="Arial" w:cs="Arial"/>
          <w:color w:val="000000" w:themeColor="text1"/>
          <w:sz w:val="28"/>
          <w:szCs w:val="28"/>
        </w:rPr>
      </w:pPr>
      <w:del w:id="1547" w:author="Assessor GDSXSR" w:date="2026-10-31T19:47:04Z">
        <w:r w:rsidRPr="00946BCE">
          <w:rPr>
            <w:rFonts w:ascii="Arial" w:hAnsi="Arial" w:cs="Arial"/>
            <w:color w:val="000000" w:themeColor="text1"/>
            <w:sz w:val="28"/>
            <w:szCs w:val="28"/>
          </w:rPr>
          <w:delText>Não cabe distinguir, em prejuízo da consumidora, a conclusão da obra e a entrega das chaves quando essa separação não foi apresentada de forma clara no momento da contratação.</w:delText>
        </w:r>
      </w:del>
    </w:p>
    <w:p w14:paraId="6181836B" w14:textId="77777777" w:rsidR="004559AC" w:rsidRPr="007E1C8C" w:rsidRDefault="004559AC" w:rsidP="004559AC">
      <w:pPr>
        <w:spacing w:after="0" w:line="360" w:lineRule="auto"/>
        <w:ind w:firstLine="2268"/>
        <w:jc w:val="both"/>
        <w:rPr>
          <w:del w:id="1549" w:author="Assessor GDSXSR" w:date="2026-10-31T19:47:04Z"/>
          <w:rFonts w:ascii="Arial" w:hAnsi="Arial" w:cs="Arial"/>
          <w:color w:val="000000" w:themeColor="text1"/>
          <w:sz w:val="28"/>
          <w:szCs w:val="28"/>
        </w:rPr>
      </w:pPr>
    </w:p>
    <w:p w14:paraId="10F5A5E6" w14:textId="62CC479F" w:rsidR="003270DE" w:rsidRPr="003931A7" w:rsidRDefault="004559AC" w:rsidP="003931A7">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Change w:id="1878" w:author="Assessor GDSXSR" w:date="2026-10-31T19:47:04Z">
            <w:rPr>
              <w:rFonts w:ascii="Arial" w:hAnsi="Arial" w:cs="Arial"/>
              <w:color w:val="000000" w:themeColor="text1"/>
              <w:sz w:val="28"/>
              <w:szCs w:val="28"/>
              <w:u w:val="single"/>
            </w:rPr>
          </w:rPrChange>
        </w:rPr>
        <w:t>Assim, nego provimento ao apelo nesse ponto</w:t>
      </w:r>
      <w:r w:rsidR="00946BCE">
        <w:rPr>
          <w:rFonts w:ascii="Arial" w:hAnsi="Arial" w:cs="Arial"/>
          <w:color w:val="000000" w:themeColor="text1"/>
          <w:sz w:val="28"/>
          <w:szCs w:val="28"/>
          <w:highlight w:val="yellow"/>
          <w:u w:val="single"/>
          <w:rPrChange w:id="1879" w:author="Assessor GDSXSR" w:date="2026-10-31T19:47:04Z">
            <w:rPr>
              <w:rFonts w:ascii="Arial" w:hAnsi="Arial" w:cs="Arial"/>
              <w:color w:val="000000" w:themeColor="text1"/>
              <w:sz w:val="28"/>
              <w:szCs w:val="28"/>
              <w:u w:val="single"/>
            </w:rPr>
          </w:rPrChange>
        </w:rPr>
        <w:t>.</w:t>
      </w:r>
    </w:p>
    <w:p w14:paraId="1896AD90" w14:textId="77777777" w:rsidR="00946BCE" w:rsidRDefault="00946BCE" w:rsidP="00DB1301">
      <w:pPr>
        <w:spacing w:after="0" w:line="360" w:lineRule="auto"/>
        <w:ind w:firstLine="2268"/>
        <w:jc w:val="both"/>
        <w:rPr>
          <w:rFonts w:ascii="Arial" w:hAnsi="Arial" w:cs="Arial"/>
          <w:sz w:val="28"/>
          <w:szCs w:val="28"/>
        </w:rPr>
      </w:pPr>
    </w:p>
    <w:p w14:paraId="0028C074" w14:textId="08D55FB5" w:rsidR="00946BCE" w:rsidRDefault="00DE397B" w:rsidP="00946BCE">
      <w:pPr>
        <w:spacing w:after="0" w:line="360" w:lineRule="auto"/>
        <w:ind w:hanging="142"/>
        <w:jc w:val="center"/>
        <w:rPr>
          <w:rFonts w:ascii="Arial" w:hAnsi="Arial" w:cs="Arial"/>
          <w:sz w:val="28"/>
          <w:szCs w:val="28"/>
        </w:rPr>
      </w:pPr>
      <w:commentRangeStart w:id="12"/>
      <w:r w:rsidRPr="00DE397B">
        <w:rPr>
          <w:rFonts w:ascii="Arial" w:hAnsi="Arial" w:cs="Arial"/>
          <w:sz w:val="28"/>
          <w:szCs w:val="28"/>
          <w:highlight w:val="yellow"/>
          <w:rPrChange w:id="1857" w:author="Assessor GDSXSR" w:date="2026-10-31T19:47:04Z">
            <w:rPr>
              <w:rFonts w:ascii="Arial" w:hAnsi="Arial" w:cs="Arial"/>
              <w:sz w:val="28"/>
              <w:szCs w:val="28"/>
            </w:rPr>
          </w:rPrChange>
        </w:rPr>
        <w:t>DA AUSÊNCIA DE FORÇA MAIOR APTA A AFASTAR A RESPONSABILIDADE DAS APELANTES</w:t>
      </w:r>
      <w:commentRangeEnd w:id="12"/>
      <w:r>
        <w:rPr>
          <w:rStyle w:val="CommentReference"/>
        </w:rPr>
        <w:commentReference w:id="12"/>
      </w:r>
    </w:p>
    <w:p w14:paraId="366BDD43" w14:textId="77777777" w:rsidR="00946BCE" w:rsidRDefault="00946BCE" w:rsidP="00946BCE">
      <w:pPr>
        <w:spacing w:after="0" w:line="360" w:lineRule="auto"/>
        <w:ind w:firstLine="2268"/>
        <w:jc w:val="both"/>
        <w:rPr>
          <w:rFonts w:ascii="Arial" w:hAnsi="Arial" w:cs="Arial"/>
          <w:sz w:val="28"/>
          <w:szCs w:val="28"/>
        </w:rPr>
      </w:pPr>
    </w:p>
    <w:p w14:paraId="631412E1" w14:textId="345061DA" w:rsidR="00946BCE" w:rsidRPr="007E1C8C" w:rsidRDefault="00DE397B"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w:t>
      </w:r>
      <w:ins w:id="1550" w:author="Assessor GDSXSR" w:date="2026-10-31T19:47:04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os documentos juntados aos autos demonstram que a pandemia de Covid-19 causou escassez de materiais, dificuldades de transporte e indisponibilidade </w:t>
      </w:r>
      <w:r>
        <w:rPr>
          <w:rFonts w:ascii="Arial" w:hAnsi="Arial" w:cs="Arial"/>
          <w:color w:val="000000" w:themeColor="text1"/>
          <w:sz w:val="28"/>
          <w:szCs w:val="28"/>
        </w:rPr>
        <w:t xml:space="preserve">de mão de obra, </w:t>
      </w:r>
      <w:del w:id="1551" w:author="Assessor GDSXSR" w:date="2026-10-31T19:47:04Z">
        <w:r>
          <w:rPr>
            <w:rFonts w:ascii="Arial" w:hAnsi="Arial" w:cs="Arial"/>
            <w:color w:val="000000" w:themeColor="text1"/>
            <w:sz w:val="28"/>
            <w:szCs w:val="28"/>
          </w:rPr>
          <w:delText xml:space="preserve">circunstâncias</w:delText>
        </w:r>
      </w:del>
      <w:ins w:id="1552" w:author="Assessor GDSXSR" w:date="2026-10-31T19:47:04Z">
        <w:r>
          <w:rPr>
            <w:rFonts w:ascii="Arial" w:hAnsi="Arial" w:cs="Arial"/>
            <w:color w:val="808080"/>
            <w:sz w:val="28"/>
            <w:szCs w:val="28"/>
          </w:rPr>
          <w:t xml:space="preserve">o</w:t>
        </w:r>
      </w:ins>
      <w:r>
        <w:rPr>
          <w:rFonts w:ascii="Arial" w:hAnsi="Arial" w:cs="Arial"/>
          <w:color w:val="000000" w:themeColor="text1"/>
          <w:sz w:val="28"/>
          <w:szCs w:val="28"/>
        </w:rPr>
        <w:t xml:space="preserve"> que </w:t>
      </w:r>
      <w:del w:id="1553" w:author="Assessor GDSXSR" w:date="2026-10-31T19:47:04Z">
        <w:r>
          <w:rPr>
            <w:rFonts w:ascii="Arial" w:hAnsi="Arial" w:cs="Arial"/>
            <w:color w:val="000000" w:themeColor="text1"/>
            <w:sz w:val="28"/>
            <w:szCs w:val="28"/>
          </w:rPr>
          <w:delText xml:space="preserve">caracterizam</w:delText>
        </w:r>
      </w:del>
      <w:ins w:id="1554" w:author="Assessor GDSXSR" w:date="2026-10-31T19:47:04Z">
        <w:r>
          <w:rPr>
            <w:rFonts w:ascii="Arial" w:hAnsi="Arial" w:cs="Arial"/>
            <w:color w:val="808080"/>
            <w:sz w:val="28"/>
            <w:szCs w:val="28"/>
          </w:rPr>
          <w:t xml:space="preserve">caracteriza</w:t>
        </w:r>
      </w:ins>
      <w:r>
        <w:rPr>
          <w:rFonts w:ascii="Arial" w:hAnsi="Arial" w:cs="Arial"/>
          <w:color w:val="000000" w:themeColor="text1"/>
          <w:sz w:val="28"/>
          <w:szCs w:val="28"/>
        </w:rPr>
        <w:t xml:space="preserve"> caso fortuito e força maior</w:t>
      </w:r>
      <w:ins w:id="1555"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w:t>
      </w:r>
      <w:del w:id="1556" w:author="Assessor GDSXSR" w:date="2026-10-31T19:47:04Z">
        <w:r>
          <w:rPr>
            <w:rFonts w:ascii="Arial" w:hAnsi="Arial" w:cs="Arial"/>
            <w:color w:val="000000" w:themeColor="text1"/>
            <w:sz w:val="28"/>
            <w:szCs w:val="28"/>
          </w:rPr>
          <w:delText xml:space="preserve">ou,</w:delText>
        </w:r>
      </w:del>
      <w:ins w:id="1557" w:author="Assessor GDSXSR" w:date="2026-10-31T19:47:04Z">
        <w:r>
          <w:rPr>
            <w:rFonts w:ascii="Arial" w:hAnsi="Arial" w:cs="Arial"/>
            <w:color w:val="808080"/>
            <w:sz w:val="28"/>
            <w:szCs w:val="28"/>
          </w:rPr>
          <w:t xml:space="preserve">e </w:t>
        </w:r>
        <w:r>
          <w:rPr>
            <w:b/>
            <w:rFonts w:ascii="Arial" w:hAnsi="Arial" w:cs="Arial"/>
            <w:color w:val="808080"/>
            <w:sz w:val="28"/>
            <w:szCs w:val="28"/>
          </w:rPr>
          <w:t xml:space="preserve">2)</w:t>
        </w:r>
      </w:ins>
      <w:r>
        <w:rPr>
          <w:rFonts w:ascii="Arial" w:hAnsi="Arial" w:cs="Arial"/>
          <w:color w:val="000000" w:themeColor="text1"/>
          <w:sz w:val="28"/>
          <w:szCs w:val="28"/>
        </w:rPr>
        <w:t xml:space="preserve"> subsidiariamente,</w:t>
      </w:r>
      <w:ins w:id="1558" w:author="Assessor GDSXSR" w:date="2026-10-31T19:47:04Z">
        <w:r>
          <w:rPr>
            <w:rFonts w:ascii="Arial" w:hAnsi="Arial" w:cs="Arial"/>
            <w:color w:val="808080"/>
            <w:sz w:val="28"/>
            <w:szCs w:val="28"/>
          </w:rPr>
          <w:t xml:space="preserve"> essas circunstâncias</w:t>
        </w:r>
      </w:ins>
      <w:r>
        <w:rPr>
          <w:rFonts w:ascii="Arial" w:hAnsi="Arial" w:cs="Arial"/>
          <w:color w:val="000000" w:themeColor="text1"/>
          <w:sz w:val="28"/>
          <w:szCs w:val="28"/>
        </w:rPr>
        <w:t xml:space="preserve"> justificam a prorrogação do prazo contratual</w:t>
      </w:r>
      <w:ins w:id="1559" w:author="Assessor GDSXSR" w:date="2026-10-31T19:47:04Z">
        <w:r>
          <w:rPr>
            <w:rFonts w:ascii="Arial" w:hAnsi="Arial" w:cs="Arial"/>
            <w:color w:val="808080"/>
            <w:sz w:val="28"/>
            <w:szCs w:val="28"/>
          </w:rPr>
          <w:t xml:space="preserve"> (ID 89043176).</w:t>
        </w:r>
      </w:ins>
    </w:p>
    <w:p w14:paraId="14252B2A" w14:textId="77777777" w:rsidR="00946BCE" w:rsidRDefault="00946BCE" w:rsidP="00946BCE">
      <w:pPr>
        <w:spacing w:after="0" w:line="360" w:lineRule="auto"/>
        <w:ind w:firstLine="2268"/>
        <w:jc w:val="both"/>
        <w:rPr>
          <w:rFonts w:ascii="Arial" w:hAnsi="Arial" w:cs="Arial"/>
          <w:color w:val="000000" w:themeColor="text1"/>
          <w:sz w:val="28"/>
          <w:szCs w:val="28"/>
        </w:rPr>
      </w:pPr>
    </w:p>
    <w:p w14:paraId="70F5B389" w14:textId="351D2FFD" w:rsidR="00946BCE" w:rsidRDefault="00946BCE" w:rsidP="00946BCE">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864" w:author="Assessor GDSXSR" w:date="2026-10-31T19:47:04Z">
            <w:rPr>
              <w:rFonts w:ascii="Arial" w:hAnsi="Arial" w:cs="Arial"/>
              <w:color w:val="000000" w:themeColor="text1"/>
              <w:sz w:val="28"/>
              <w:szCs w:val="28"/>
            </w:rPr>
          </w:rPrChange>
        </w:rPr>
        <w:t>Sem razão</w:t>
      </w:r>
      <w:r w:rsidR="00DE397B">
        <w:rPr>
          <w:rFonts w:ascii="Arial" w:hAnsi="Arial" w:cs="Arial"/>
          <w:color w:val="000000" w:themeColor="text1"/>
          <w:sz w:val="28"/>
          <w:szCs w:val="28"/>
          <w:highlight w:val="yellow"/>
          <w:rPrChange w:id="1865" w:author="Assessor GDSXSR" w:date="2026-10-31T19:47:04Z">
            <w:rPr>
              <w:rFonts w:ascii="Arial" w:hAnsi="Arial" w:cs="Arial"/>
              <w:color w:val="000000" w:themeColor="text1"/>
              <w:sz w:val="28"/>
              <w:szCs w:val="28"/>
            </w:rPr>
          </w:rPrChange>
        </w:rPr>
        <w:t xml:space="preserve"> as</w:t>
      </w:r>
      <w:r w:rsidRPr="007E1C8C">
        <w:rPr>
          <w:rFonts w:ascii="Arial" w:hAnsi="Arial" w:cs="Arial"/>
          <w:color w:val="000000" w:themeColor="text1"/>
          <w:sz w:val="28"/>
          <w:szCs w:val="28"/>
          <w:highlight w:val="yellow"/>
          <w:rPrChange w:id="1866" w:author="Assessor GDSXSR" w:date="2026-10-31T19:47:04Z">
            <w:rPr>
              <w:rFonts w:ascii="Arial" w:hAnsi="Arial" w:cs="Arial"/>
              <w:color w:val="000000" w:themeColor="text1"/>
              <w:sz w:val="28"/>
              <w:szCs w:val="28"/>
            </w:rPr>
          </w:rPrChange>
        </w:rPr>
        <w:t xml:space="preserve"> apelante</w:t>
      </w:r>
      <w:r w:rsidR="00DE397B">
        <w:rPr>
          <w:rFonts w:ascii="Arial" w:hAnsi="Arial" w:cs="Arial"/>
          <w:color w:val="000000" w:themeColor="text1"/>
          <w:sz w:val="28"/>
          <w:szCs w:val="28"/>
          <w:highlight w:val="yellow"/>
          <w:rPrChange w:id="1867" w:author="Assessor GDSXSR" w:date="2026-10-31T19:47:04Z">
            <w:rPr>
              <w:rFonts w:ascii="Arial" w:hAnsi="Arial" w:cs="Arial"/>
              <w:color w:val="000000" w:themeColor="text1"/>
              <w:sz w:val="28"/>
              <w:szCs w:val="28"/>
            </w:rPr>
          </w:rPrChange>
        </w:rPr>
        <w:t>s</w:t>
      </w:r>
      <w:r w:rsidRPr="007E1C8C">
        <w:rPr>
          <w:rFonts w:ascii="Arial" w:hAnsi="Arial" w:cs="Arial"/>
          <w:color w:val="000000" w:themeColor="text1"/>
          <w:sz w:val="28"/>
          <w:szCs w:val="28"/>
          <w:highlight w:val="yellow"/>
          <w:rPrChange w:id="1868" w:author="Assessor GDSXSR" w:date="2026-10-31T19:47:04Z">
            <w:rPr>
              <w:rFonts w:ascii="Arial" w:hAnsi="Arial" w:cs="Arial"/>
              <w:color w:val="000000" w:themeColor="text1"/>
              <w:sz w:val="28"/>
              <w:szCs w:val="28"/>
            </w:rPr>
          </w:rPrChange>
        </w:rPr>
        <w:t>.</w:t>
      </w:r>
    </w:p>
    <w:p w14:paraId="5288273F" w14:textId="77777777" w:rsidR="00DE397B" w:rsidRDefault="00DE397B" w:rsidP="00946BCE">
      <w:pPr>
        <w:spacing w:after="0" w:line="360" w:lineRule="auto"/>
        <w:ind w:firstLine="2268"/>
        <w:jc w:val="both"/>
        <w:rPr>
          <w:rFonts w:ascii="Arial" w:hAnsi="Arial" w:cs="Arial"/>
          <w:color w:val="000000" w:themeColor="text1"/>
          <w:sz w:val="28"/>
          <w:szCs w:val="28"/>
        </w:rPr>
      </w:pPr>
    </w:p>
    <w:p w14:paraId="3EF4C240" w14:textId="77777777"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Os documentos apresentados </w:t>
      </w:r>
      <w:del w:id="1560" w:author="Assessor GDSXSR" w:date="2026-10-31T19:47:04Z">
        <w:r>
          <w:rPr>
            <w:rFonts w:ascii="Arial" w:hAnsi="Arial" w:cs="Arial"/>
            <w:color w:val="000000" w:themeColor="text1"/>
            <w:sz w:val="28"/>
            <w:szCs w:val="28"/>
          </w:rPr>
          <w:delText xml:space="preserve">confirmam</w:delText>
        </w:r>
      </w:del>
      <w:ins w:id="1561" w:author="Assessor GDSXSR" w:date="2026-10-31T19:47:04Z">
        <w:r>
          <w:rPr>
            <w:rFonts w:ascii="Arial" w:hAnsi="Arial" w:cs="Arial"/>
            <w:color w:val="808080"/>
            <w:sz w:val="28"/>
            <w:szCs w:val="28"/>
          </w:rPr>
          <w:t xml:space="preserve">são cartas de fornecedores</w:t>
        </w:r>
      </w:ins>
      <w:r>
        <w:rPr>
          <w:rFonts w:ascii="Arial" w:hAnsi="Arial" w:cs="Arial"/>
          <w:color w:val="000000" w:themeColor="text1"/>
          <w:sz w:val="28"/>
          <w:szCs w:val="28"/>
        </w:rPr>
        <w:t xml:space="preserve"> que </w:t>
      </w:r>
      <w:del w:id="1562" w:author="Assessor GDSXSR" w:date="2026-10-31T19:47:04Z">
        <w:r>
          <w:rPr>
            <w:rFonts w:ascii="Arial" w:hAnsi="Arial" w:cs="Arial"/>
            <w:color w:val="000000" w:themeColor="text1"/>
            <w:sz w:val="28"/>
            <w:szCs w:val="28"/>
          </w:rPr>
          <w:delText xml:space="preserve">alguns fornecedores enfrentaram</w:delText>
        </w:r>
      </w:del>
      <w:ins w:id="1563" w:author="Assessor GDSXSR" w:date="2026-10-31T19:47:04Z">
        <w:r>
          <w:rPr>
            <w:rFonts w:ascii="Arial" w:hAnsi="Arial" w:cs="Arial"/>
            <w:color w:val="808080"/>
            <w:sz w:val="28"/>
            <w:szCs w:val="28"/>
          </w:rPr>
          <w:t xml:space="preserve">descrevem</w:t>
        </w:r>
      </w:ins>
      <w:r>
        <w:rPr>
          <w:rFonts w:ascii="Arial" w:hAnsi="Arial" w:cs="Arial"/>
          <w:color w:val="000000" w:themeColor="text1"/>
          <w:sz w:val="28"/>
          <w:szCs w:val="28"/>
        </w:rPr>
        <w:t xml:space="preserve"> dificuldades</w:t>
      </w:r>
      <w:ins w:id="1564" w:author="Assessor GDSXSR" w:date="2026-10-31T19:47:04Z">
        <w:r>
          <w:rPr>
            <w:rFonts w:ascii="Arial" w:hAnsi="Arial" w:cs="Arial"/>
            <w:color w:val="808080"/>
            <w:sz w:val="28"/>
            <w:szCs w:val="28"/>
          </w:rPr>
          <w:t xml:space="preserve"> gerais do setor da construção civil</w:t>
        </w:r>
      </w:ins>
      <w:r>
        <w:rPr>
          <w:rFonts w:ascii="Arial" w:hAnsi="Arial" w:cs="Arial"/>
          <w:color w:val="000000" w:themeColor="text1"/>
          <w:sz w:val="28"/>
          <w:szCs w:val="28"/>
        </w:rPr>
        <w:t xml:space="preserve"> durante a crise sanitária</w:t>
      </w:r>
      <w:del w:id="1565" w:author="Assessor GDSXSR" w:date="2026-10-31T19:47:04Z">
        <w:r>
          <w:rPr>
            <w:rFonts w:ascii="Arial" w:hAnsi="Arial" w:cs="Arial"/>
            <w:color w:val="000000" w:themeColor="text1"/>
            <w:sz w:val="28"/>
            <w:szCs w:val="28"/>
          </w:rPr>
          <w:delText xml:space="preserve">. Essas informações</w:delText>
        </w:r>
      </w:del>
      <w:r>
        <w:rPr>
          <w:rFonts w:ascii="Arial" w:hAnsi="Arial" w:cs="Arial"/>
          <w:color w:val="000000" w:themeColor="text1"/>
          <w:sz w:val="28"/>
          <w:szCs w:val="28"/>
        </w:rPr>
        <w:t xml:space="preserve">, </w:t>
      </w:r>
      <w:del w:id="1566" w:author="Assessor GDSXSR" w:date="2026-10-31T19:47:04Z">
        <w:r>
          <w:rPr>
            <w:rFonts w:ascii="Arial" w:hAnsi="Arial" w:cs="Arial"/>
            <w:color w:val="000000" w:themeColor="text1"/>
            <w:sz w:val="28"/>
            <w:szCs w:val="28"/>
          </w:rPr>
          <w:delText xml:space="preserve">contudo,</w:delText>
        </w:r>
      </w:del>
      <w:ins w:id="1567" w:author="Assessor GDSXSR" w:date="2026-10-31T19:47:04Z">
        <w:r>
          <w:rPr>
            <w:rFonts w:ascii="Arial" w:hAnsi="Arial" w:cs="Arial"/>
            <w:color w:val="808080"/>
            <w:sz w:val="28"/>
            <w:szCs w:val="28"/>
          </w:rPr>
          <w:t xml:space="preserve">sem</w:t>
        </w:r>
      </w:ins>
      <w:r>
        <w:rPr>
          <w:rFonts w:ascii="Arial" w:hAnsi="Arial" w:cs="Arial"/>
          <w:color w:val="000000" w:themeColor="text1"/>
          <w:sz w:val="28"/>
          <w:szCs w:val="28"/>
        </w:rPr>
        <w:t xml:space="preserve"> </w:t>
      </w:r>
      <w:del w:id="1568" w:author="Assessor GDSXSR" w:date="2026-10-31T19:47:04Z">
        <w:r>
          <w:rPr>
            <w:rFonts w:ascii="Arial" w:hAnsi="Arial" w:cs="Arial"/>
            <w:color w:val="000000" w:themeColor="text1"/>
            <w:sz w:val="28"/>
            <w:szCs w:val="28"/>
          </w:rPr>
          <w:delText xml:space="preserve">não</w:delText>
        </w:r>
      </w:del>
      <w:ins w:id="1569" w:author="Assessor GDSXSR" w:date="2026-10-31T19:47:04Z">
        <w:r>
          <w:rPr>
            <w:rFonts w:ascii="Arial" w:hAnsi="Arial" w:cs="Arial"/>
            <w:color w:val="808080"/>
            <w:sz w:val="28"/>
            <w:szCs w:val="28"/>
          </w:rPr>
          <w:t xml:space="preserve">demonstrar</w:t>
        </w:r>
      </w:ins>
      <w:r>
        <w:rPr>
          <w:rFonts w:ascii="Arial" w:hAnsi="Arial" w:cs="Arial"/>
          <w:color w:val="000000" w:themeColor="text1"/>
          <w:sz w:val="28"/>
          <w:szCs w:val="28"/>
        </w:rPr>
        <w:t xml:space="preserve"> </w:t>
      </w:r>
      <w:del w:id="1570" w:author="Assessor GDSXSR" w:date="2026-10-31T19:47:04Z">
        <w:r>
          <w:rPr>
            <w:rFonts w:ascii="Arial" w:hAnsi="Arial" w:cs="Arial"/>
            <w:color w:val="000000" w:themeColor="text1"/>
            <w:sz w:val="28"/>
            <w:szCs w:val="28"/>
          </w:rPr>
          <w:delText xml:space="preserve">demonstram de que maneira os problemas relatados</w:delText>
        </w:r>
      </w:del>
      <w:ins w:id="1571" w:author="Assessor GDSXSR" w:date="2026-10-31T19:47:04Z">
        <w:r>
          <w:rPr>
            <w:rFonts w:ascii="Arial" w:hAnsi="Arial" w:cs="Arial"/>
            <w:color w:val="808080"/>
            <w:sz w:val="28"/>
            <w:szCs w:val="28"/>
          </w:rPr>
          <w:t xml:space="preserve">como</w:t>
        </w:r>
      </w:ins>
      <w:r>
        <w:rPr>
          <w:rFonts w:ascii="Arial" w:hAnsi="Arial" w:cs="Arial"/>
          <w:color w:val="000000" w:themeColor="text1"/>
          <w:sz w:val="28"/>
          <w:szCs w:val="28"/>
        </w:rPr>
        <w:t xml:space="preserve"> interferiram concretamente no cronograma </w:t>
      </w:r>
      <w:del w:id="1572" w:author="Assessor GDSXSR" w:date="2026-10-31T19:47:04Z">
        <w:r>
          <w:rPr>
            <w:rFonts w:ascii="Arial" w:hAnsi="Arial" w:cs="Arial"/>
            <w:color w:val="000000" w:themeColor="text1"/>
            <w:sz w:val="28"/>
            <w:szCs w:val="28"/>
          </w:rPr>
          <w:delText xml:space="preserve">do</w:delText>
        </w:r>
      </w:del>
      <w:ins w:id="1573" w:author="Assessor GDSXSR" w:date="2026-10-31T19:47:04Z">
        <w:r>
          <w:rPr>
            <w:rFonts w:ascii="Arial" w:hAnsi="Arial" w:cs="Arial"/>
            <w:color w:val="808080"/>
            <w:sz w:val="28"/>
            <w:szCs w:val="28"/>
          </w:rPr>
          <w:t xml:space="preserve">deste</w:t>
        </w:r>
      </w:ins>
      <w:r>
        <w:rPr>
          <w:rFonts w:ascii="Arial" w:hAnsi="Arial" w:cs="Arial"/>
          <w:color w:val="000000" w:themeColor="text1"/>
          <w:sz w:val="28"/>
          <w:szCs w:val="28"/>
        </w:rPr>
        <w:t xml:space="preserve"> empreendimento </w:t>
      </w:r>
      <w:del w:id="1574" w:author="Assessor GDSXSR" w:date="2026-10-31T19:47:04Z">
        <w:r>
          <w:rPr>
            <w:rFonts w:ascii="Arial" w:hAnsi="Arial" w:cs="Arial"/>
            <w:color w:val="000000" w:themeColor="text1"/>
            <w:sz w:val="28"/>
            <w:szCs w:val="28"/>
          </w:rPr>
          <w:delText xml:space="preserve">discutido</w:delText>
        </w:r>
      </w:del>
      <w:ins w:id="1575" w:author="Assessor GDSXSR" w:date="2026-10-31T19:47: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576" w:author="Assessor GDSXSR" w:date="2026-10-31T19:47:04Z">
        <w:r>
          <w:rPr>
            <w:rFonts w:ascii="Arial" w:hAnsi="Arial" w:cs="Arial"/>
            <w:color w:val="000000" w:themeColor="text1"/>
            <w:sz w:val="28"/>
            <w:szCs w:val="28"/>
          </w:rPr>
          <w:delText xml:space="preserve">nos</w:delText>
        </w:r>
      </w:del>
      <w:ins w:id="1577" w:author="Assessor GDSXSR" w:date="2026-10-31T19:47:04Z">
        <w:r>
          <w:rPr>
            <w:rFonts w:ascii="Arial" w:hAnsi="Arial" w:cs="Arial"/>
            <w:color w:val="808080"/>
            <w:sz w:val="28"/>
            <w:szCs w:val="28"/>
          </w:rPr>
          <w:t xml:space="preserve">89043093,</w:t>
        </w:r>
      </w:ins>
      <w:r>
        <w:rPr>
          <w:rFonts w:ascii="Arial" w:hAnsi="Arial" w:cs="Arial"/>
          <w:color w:val="000000" w:themeColor="text1"/>
          <w:sz w:val="28"/>
          <w:szCs w:val="28"/>
        </w:rPr>
        <w:t xml:space="preserve"> </w:t>
      </w:r>
      <w:del w:id="1578" w:author="Assessor GDSXSR" w:date="2026-10-31T19:47:04Z">
        <w:r>
          <w:rPr>
            <w:rFonts w:ascii="Arial" w:hAnsi="Arial" w:cs="Arial"/>
            <w:color w:val="000000" w:themeColor="text1"/>
            <w:sz w:val="28"/>
            <w:szCs w:val="28"/>
          </w:rPr>
          <w:delText xml:space="preserve">autos</w:delText>
        </w:r>
      </w:del>
      <w:ins w:id="1579" w:author="Assessor GDSXSR" w:date="2026-10-31T19:47:04Z">
        <w:r>
          <w:rPr>
            <w:rFonts w:ascii="Arial" w:hAnsi="Arial" w:cs="Arial"/>
            <w:color w:val="808080"/>
            <w:sz w:val="28"/>
            <w:szCs w:val="28"/>
          </w:rPr>
          <w:t xml:space="preserve">89043094 e 89043095)</w:t>
        </w:r>
      </w:ins>
      <w:r>
        <w:rPr>
          <w:rFonts w:ascii="Arial" w:hAnsi="Arial" w:cs="Arial"/>
          <w:color w:val="000000" w:themeColor="text1"/>
          <w:sz w:val="28"/>
          <w:szCs w:val="28"/>
        </w:rPr>
        <w:t xml:space="preserve">.</w:t>
      </w:r>
    </w:p>
    <w:p w14:paraId="0ED2ABA4"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4ECCEA30" w14:textId="77777777" w:rsidR="00DE397B" w:rsidRDefault="00DE397B" w:rsidP="00DE397B">
      <w:pPr>
        <w:spacing w:after="0" w:line="360" w:lineRule="auto"/>
        <w:ind w:firstLine="2268"/>
        <w:jc w:val="both"/>
        <w:rPr>
          <w:rFonts w:ascii="Arial" w:hAnsi="Arial" w:cs="Arial"/>
          <w:color w:val="000000" w:themeColor="text1"/>
          <w:sz w:val="28"/>
          <w:szCs w:val="28"/>
        </w:rPr>
      </w:pPr>
      <w:del w:id="1580" w:author="Assessor GDSXSR" w:date="2026-10-31T19:47:04Z">
        <w:r>
          <w:rPr>
            <w:rFonts w:ascii="Arial" w:hAnsi="Arial" w:cs="Arial"/>
            <w:color w:val="000000" w:themeColor="text1"/>
            <w:sz w:val="28"/>
            <w:szCs w:val="28"/>
          </w:rPr>
          <w:delText xml:space="preserve">Não</w:delText>
        </w:r>
      </w:del>
      <w:ins w:id="1581" w:author="Assessor GDSXSR" w:date="2026-10-31T19:47:04Z">
        <w:r>
          <w:rPr>
            <w:rFonts w:ascii="Arial" w:hAnsi="Arial" w:cs="Arial"/>
            <w:color w:val="808080"/>
            <w:sz w:val="28"/>
            <w:szCs w:val="28"/>
          </w:rPr>
          <w:t xml:space="preserve">Também não</w:t>
        </w:r>
      </w:ins>
      <w:r>
        <w:rPr>
          <w:rFonts w:ascii="Arial" w:hAnsi="Arial" w:cs="Arial"/>
          <w:color w:val="000000" w:themeColor="text1"/>
          <w:sz w:val="28"/>
          <w:szCs w:val="28"/>
        </w:rPr>
        <w:t xml:space="preserve"> foram juntados documentos técnicos </w:t>
      </w:r>
      <w:del w:id="1582" w:author="Assessor GDSXSR" w:date="2026-10-31T19:47:04Z">
        <w:r>
          <w:rPr>
            <w:rFonts w:ascii="Arial" w:hAnsi="Arial" w:cs="Arial"/>
            <w:color w:val="000000" w:themeColor="text1"/>
            <w:sz w:val="28"/>
            <w:szCs w:val="28"/>
          </w:rPr>
          <w:delText xml:space="preserve">que</w:delText>
        </w:r>
      </w:del>
      <w:ins w:id="1583" w:author="Assessor GDSXSR" w:date="2026-10-31T19:47:04Z">
        <w:r>
          <w:rPr>
            <w:rFonts w:ascii="Arial" w:hAnsi="Arial" w:cs="Arial"/>
            <w:color w:val="808080"/>
            <w:sz w:val="28"/>
            <w:szCs w:val="28"/>
          </w:rPr>
          <w:t xml:space="preserve">sobre</w:t>
        </w:r>
      </w:ins>
      <w:r>
        <w:rPr>
          <w:rFonts w:ascii="Arial" w:hAnsi="Arial" w:cs="Arial"/>
          <w:color w:val="000000" w:themeColor="text1"/>
          <w:sz w:val="28"/>
          <w:szCs w:val="28"/>
        </w:rPr>
        <w:t xml:space="preserve"> </w:t>
      </w:r>
      <w:del w:id="1584" w:author="Assessor GDSXSR" w:date="2026-10-31T19:47:04Z">
        <w:r>
          <w:rPr>
            <w:rFonts w:ascii="Arial" w:hAnsi="Arial" w:cs="Arial"/>
            <w:color w:val="000000" w:themeColor="text1"/>
            <w:sz w:val="28"/>
            <w:szCs w:val="28"/>
          </w:rPr>
          <w:delText xml:space="preserve">indiquem quais</w:delText>
        </w:r>
      </w:del>
      <w:ins w:id="1585" w:author="Assessor GDSXSR" w:date="2026-10-31T19:47:04Z">
        <w:r>
          <w:rPr>
            <w:rFonts w:ascii="Arial" w:hAnsi="Arial" w:cs="Arial"/>
            <w:color w:val="808080"/>
            <w:sz w:val="28"/>
            <w:szCs w:val="28"/>
          </w:rPr>
          <w:t xml:space="preserve">as</w:t>
        </w:r>
      </w:ins>
      <w:r>
        <w:rPr>
          <w:rFonts w:ascii="Arial" w:hAnsi="Arial" w:cs="Arial"/>
          <w:color w:val="000000" w:themeColor="text1"/>
          <w:sz w:val="28"/>
          <w:szCs w:val="28"/>
        </w:rPr>
        <w:t xml:space="preserve"> etapas</w:t>
      </w:r>
      <w:del w:id="1586" w:author="Assessor GDSXSR" w:date="2026-10-31T19:47:04Z">
        <w:r>
          <w:rPr>
            <w:rFonts w:ascii="Arial" w:hAnsi="Arial" w:cs="Arial"/>
            <w:color w:val="000000" w:themeColor="text1"/>
            <w:sz w:val="28"/>
            <w:szCs w:val="28"/>
          </w:rPr>
          <w:delText xml:space="preserve"> da obra foram</w:delText>
        </w:r>
      </w:del>
      <w:r>
        <w:rPr>
          <w:rFonts w:ascii="Arial" w:hAnsi="Arial" w:cs="Arial"/>
          <w:color w:val="000000" w:themeColor="text1"/>
          <w:sz w:val="28"/>
          <w:szCs w:val="28"/>
        </w:rPr>
        <w:t xml:space="preserve"> paralisadas, a duração </w:t>
      </w:r>
      <w:del w:id="1587" w:author="Assessor GDSXSR" w:date="2026-10-31T19:47:04Z">
        <w:r>
          <w:rPr>
            <w:rFonts w:ascii="Arial" w:hAnsi="Arial" w:cs="Arial"/>
            <w:color w:val="000000" w:themeColor="text1"/>
            <w:sz w:val="28"/>
            <w:szCs w:val="28"/>
          </w:rPr>
          <w:delText xml:space="preserve">de</w:delText>
        </w:r>
      </w:del>
      <w:ins w:id="1588" w:author="Assessor GDSXSR" w:date="2026-10-31T19:47:04Z">
        <w:r>
          <w:rPr>
            <w:rFonts w:ascii="Arial" w:hAnsi="Arial" w:cs="Arial"/>
            <w:color w:val="808080"/>
            <w:sz w:val="28"/>
            <w:szCs w:val="28"/>
          </w:rPr>
          <w:t xml:space="preserve">das</w:t>
        </w:r>
      </w:ins>
      <w:r>
        <w:rPr>
          <w:rFonts w:ascii="Arial" w:hAnsi="Arial" w:cs="Arial"/>
          <w:color w:val="000000" w:themeColor="text1"/>
          <w:sz w:val="28"/>
          <w:szCs w:val="28"/>
        </w:rPr>
        <w:t xml:space="preserve"> </w:t>
      </w:r>
      <w:del w:id="1589" w:author="Assessor GDSXSR" w:date="2026-10-31T19:47:04Z">
        <w:r>
          <w:rPr>
            <w:rFonts w:ascii="Arial" w:hAnsi="Arial" w:cs="Arial"/>
            <w:color w:val="000000" w:themeColor="text1"/>
            <w:sz w:val="28"/>
            <w:szCs w:val="28"/>
          </w:rPr>
          <w:delText xml:space="preserve">cada</w:delText>
        </w:r>
      </w:del>
      <w:ins w:id="1590" w:author="Assessor GDSXSR" w:date="2026-10-31T19:47:04Z">
        <w:r>
          <w:rPr>
            <w:rFonts w:ascii="Arial" w:hAnsi="Arial" w:cs="Arial"/>
            <w:color w:val="808080"/>
            <w:sz w:val="28"/>
            <w:szCs w:val="28"/>
          </w:rPr>
          <w:t xml:space="preserve">interrupções</w:t>
        </w:r>
      </w:ins>
      <w:r>
        <w:rPr>
          <w:rFonts w:ascii="Arial" w:hAnsi="Arial" w:cs="Arial"/>
          <w:color w:val="000000" w:themeColor="text1"/>
          <w:sz w:val="28"/>
          <w:szCs w:val="28"/>
        </w:rPr>
        <w:t xml:space="preserve"> </w:t>
      </w:r>
      <w:del w:id="1591" w:author="Assessor GDSXSR" w:date="2026-10-31T19:47:04Z">
        <w:r>
          <w:rPr>
            <w:rFonts w:ascii="Arial" w:hAnsi="Arial" w:cs="Arial"/>
            <w:color w:val="000000" w:themeColor="text1"/>
            <w:sz w:val="28"/>
            <w:szCs w:val="28"/>
          </w:rPr>
          <w:delText xml:space="preserve">interrupção ou</w:delText>
        </w:r>
      </w:del>
      <w:ins w:id="1592"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o impacto</w:t>
      </w:r>
      <w:del w:id="1593" w:author="Assessor GDSXSR" w:date="2026-10-31T19:47:04Z">
        <w:r>
          <w:rPr>
            <w:rFonts w:ascii="Arial" w:hAnsi="Arial" w:cs="Arial"/>
            <w:color w:val="000000" w:themeColor="text1"/>
            <w:sz w:val="28"/>
            <w:szCs w:val="28"/>
          </w:rPr>
          <w:delText xml:space="preserve"> causado</w:delText>
        </w:r>
      </w:del>
      <w:r>
        <w:rPr>
          <w:rFonts w:ascii="Arial" w:hAnsi="Arial" w:cs="Arial"/>
          <w:color w:val="000000" w:themeColor="text1"/>
          <w:sz w:val="28"/>
          <w:szCs w:val="28"/>
        </w:rPr>
        <w:t xml:space="preserve"> no prazo de entrega</w:t>
      </w:r>
      <w:del w:id="1594" w:author="Assessor GDSXSR" w:date="2026-10-31T19:47:04Z">
        <w:r>
          <w:rPr>
            <w:rFonts w:ascii="Arial" w:hAnsi="Arial" w:cs="Arial"/>
            <w:color w:val="000000" w:themeColor="text1"/>
            <w:sz w:val="28"/>
            <w:szCs w:val="28"/>
          </w:rPr>
          <w:delText xml:space="preserve">.</w:delText>
        </w:r>
      </w:del>
      <w:ins w:id="1595"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w:t>
      </w:r>
      <w:del w:id="1596" w:author="Assessor GDSXSR" w:date="2026-10-31T19:47:04Z">
        <w:r>
          <w:rPr>
            <w:rFonts w:ascii="Arial" w:hAnsi="Arial" w:cs="Arial"/>
            <w:color w:val="000000" w:themeColor="text1"/>
            <w:sz w:val="28"/>
            <w:szCs w:val="28"/>
          </w:rPr>
          <w:delText xml:space="preserve">Também não há</w:delText>
        </w:r>
      </w:del>
      <w:ins w:id="1597" w:author="Assessor GDSXSR" w:date="2026-10-31T19:47:04Z">
        <w:r>
          <w:rPr>
            <w:rFonts w:ascii="Arial" w:hAnsi="Arial" w:cs="Arial"/>
            <w:color w:val="808080"/>
            <w:sz w:val="28"/>
            <w:szCs w:val="28"/>
          </w:rPr>
          <w:t xml:space="preserve">nem</w:t>
        </w:r>
      </w:ins>
      <w:r>
        <w:rPr>
          <w:rFonts w:ascii="Arial" w:hAnsi="Arial" w:cs="Arial"/>
          <w:color w:val="000000" w:themeColor="text1"/>
          <w:sz w:val="28"/>
          <w:szCs w:val="28"/>
        </w:rPr>
        <w:t xml:space="preserve"> cronograma revisado que </w:t>
      </w:r>
      <w:del w:id="1598" w:author="Assessor GDSXSR" w:date="2026-10-31T19:47:04Z">
        <w:r>
          <w:rPr>
            <w:rFonts w:ascii="Arial" w:hAnsi="Arial" w:cs="Arial"/>
            <w:color w:val="000000" w:themeColor="text1"/>
            <w:sz w:val="28"/>
            <w:szCs w:val="28"/>
          </w:rPr>
          <w:delText xml:space="preserve">permita estabelecer relação direta entre</w:delText>
        </w:r>
      </w:del>
      <w:ins w:id="1599" w:author="Assessor GDSXSR" w:date="2026-10-31T19:47:04Z">
        <w:r>
          <w:rPr>
            <w:rFonts w:ascii="Arial" w:hAnsi="Arial" w:cs="Arial"/>
            <w:color w:val="808080"/>
            <w:sz w:val="28"/>
            <w:szCs w:val="28"/>
          </w:rPr>
          <w:t xml:space="preserve">relacione</w:t>
        </w:r>
      </w:ins>
      <w:r>
        <w:rPr>
          <w:rFonts w:ascii="Arial" w:hAnsi="Arial" w:cs="Arial"/>
          <w:color w:val="000000" w:themeColor="text1"/>
          <w:sz w:val="28"/>
          <w:szCs w:val="28"/>
        </w:rPr>
        <w:t xml:space="preserve"> a falta de </w:t>
      </w:r>
      <w:del w:id="1600" w:author="Assessor GDSXSR" w:date="2026-10-31T19:47:04Z">
        <w:r>
          <w:rPr>
            <w:rFonts w:ascii="Arial" w:hAnsi="Arial" w:cs="Arial"/>
            <w:color w:val="000000" w:themeColor="text1"/>
            <w:sz w:val="28"/>
            <w:szCs w:val="28"/>
          </w:rPr>
          <w:delText xml:space="preserve">determinado </w:delText>
        </w:r>
      </w:del>
      <w:r>
        <w:rPr>
          <w:rFonts w:ascii="Arial" w:hAnsi="Arial" w:cs="Arial"/>
          <w:color w:val="000000" w:themeColor="text1"/>
          <w:sz w:val="28"/>
          <w:szCs w:val="28"/>
        </w:rPr>
        <w:t xml:space="preserve">material </w:t>
      </w:r>
      <w:del w:id="1601" w:author="Assessor GDSXSR" w:date="2026-10-31T19:47:04Z">
        <w:r>
          <w:rPr>
            <w:rFonts w:ascii="Arial" w:hAnsi="Arial" w:cs="Arial"/>
            <w:color w:val="000000" w:themeColor="text1"/>
            <w:sz w:val="28"/>
            <w:szCs w:val="28"/>
          </w:rPr>
          <w:delText xml:space="preserve">e o</w:delText>
        </w:r>
      </w:del>
      <w:ins w:id="1602" w:author="Assessor GDSXSR" w:date="2026-10-31T19:47:04Z">
        <w:r>
          <w:rPr>
            <w:rFonts w:ascii="Arial" w:hAnsi="Arial" w:cs="Arial"/>
            <w:color w:val="808080"/>
            <w:sz w:val="28"/>
            <w:szCs w:val="28"/>
          </w:rPr>
          <w:t xml:space="preserve">ao</w:t>
        </w:r>
      </w:ins>
      <w:r>
        <w:rPr>
          <w:rFonts w:ascii="Arial" w:hAnsi="Arial" w:cs="Arial"/>
          <w:color w:val="000000" w:themeColor="text1"/>
          <w:sz w:val="28"/>
          <w:szCs w:val="28"/>
        </w:rPr>
        <w:t xml:space="preserve"> atraso</w:t>
      </w:r>
      <w:del w:id="1603" w:author="Assessor GDSXSR" w:date="2026-10-31T19:47:04Z">
        <w:r>
          <w:rPr>
            <w:rFonts w:ascii="Arial" w:hAnsi="Arial" w:cs="Arial"/>
            <w:color w:val="000000" w:themeColor="text1"/>
            <w:sz w:val="28"/>
            <w:szCs w:val="28"/>
          </w:rPr>
          <w:delText xml:space="preserve"> verificado</w:delText>
        </w:r>
      </w:del>
      <w:r>
        <w:rPr>
          <w:rFonts w:ascii="Arial" w:hAnsi="Arial" w:cs="Arial"/>
          <w:color w:val="000000" w:themeColor="text1"/>
          <w:sz w:val="28"/>
          <w:szCs w:val="28"/>
        </w:rPr>
        <w:t xml:space="preserve">.</w:t>
      </w:r>
    </w:p>
    <w:p w14:paraId="42EA4051"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26412495" w14:textId="28C70FD7" w:rsidR="00DE397B" w:rsidRDefault="00DE397B" w:rsidP="00DE397B">
      <w:pPr>
        <w:spacing w:after="0" w:line="360" w:lineRule="auto"/>
        <w:ind w:firstLine="2268"/>
        <w:jc w:val="both"/>
        <w:rPr>
          <w:del w:id="1607" w:author="Assessor GDSXSR" w:date="2026-10-31T19:47:04Z"/>
          <w:rFonts w:ascii="Arial" w:hAnsi="Arial" w:cs="Arial"/>
          <w:color w:val="000000" w:themeColor="text1"/>
          <w:sz w:val="28"/>
          <w:szCs w:val="28"/>
        </w:rPr>
      </w:pPr>
      <w:del w:id="1604" w:author="Assessor GDSXSR" w:date="2026-10-31T19:47:04Z">
        <w:r w:rsidRPr="00DE397B">
          <w:rPr>
            <w:rFonts w:ascii="Arial" w:hAnsi="Arial" w:cs="Arial"/>
            <w:color w:val="000000" w:themeColor="text1"/>
            <w:sz w:val="28"/>
            <w:szCs w:val="28"/>
          </w:rPr>
          <w:delText xml:space="preserve">As cartas emitidas por fornecedores descrevem dificuldades gerais do setor da construção civil. Embora relevantes para compreender o período, elas não bastam para justificar toda demora ocorrida neste empreendimento. </w:delText>
        </w:r>
      </w:del>
      <w:del w:id="1605" w:author="Assessor GDSXSR" w:date="2026-10-31T19:47:04Z">
        <w:r>
          <w:rPr>
            <w:rFonts w:ascii="Arial" w:hAnsi="Arial" w:cs="Arial"/>
            <w:color w:val="000000" w:themeColor="text1"/>
            <w:sz w:val="28"/>
            <w:szCs w:val="28"/>
          </w:rPr>
          <w:delText>Seria</w:delText>
        </w:r>
      </w:del>
      <w:del w:id="1606" w:author="Assessor GDSXSR" w:date="2026-10-31T19:47:04Z">
        <w:r w:rsidRPr="00DE397B">
          <w:rPr>
            <w:rFonts w:ascii="Arial" w:hAnsi="Arial" w:cs="Arial"/>
            <w:color w:val="000000" w:themeColor="text1"/>
            <w:sz w:val="28"/>
            <w:szCs w:val="28"/>
          </w:rPr>
          <w:delText xml:space="preserve"> necessário demonstrar a repercussão específica desses fatos sobre a obra, inclusive com a indicação do período em que o cumprimento da obrigação teria sido efetivamente impedido.</w:delText>
        </w:r>
      </w:del>
    </w:p>
    <w:p w14:paraId="337830DD" w14:textId="77777777" w:rsidR="00DE397B" w:rsidRPr="00DE397B" w:rsidRDefault="00DE397B" w:rsidP="00DE397B">
      <w:pPr>
        <w:spacing w:after="0" w:line="360" w:lineRule="auto"/>
        <w:ind w:firstLine="2268"/>
        <w:jc w:val="both"/>
        <w:rPr>
          <w:del w:id="1608" w:author="Assessor GDSXSR" w:date="2026-10-31T19:47:04Z"/>
          <w:rFonts w:ascii="Arial" w:hAnsi="Arial" w:cs="Arial"/>
          <w:color w:val="000000" w:themeColor="text1"/>
          <w:sz w:val="28"/>
          <w:szCs w:val="28"/>
        </w:rPr>
      </w:pPr>
    </w:p>
    <w:p w14:paraId="2839089E" w14:textId="77777777" w:rsidR="00DE397B" w:rsidRDefault="00DE397B" w:rsidP="00DE397B">
      <w:pPr>
        <w:spacing w:after="0" w:line="360" w:lineRule="auto"/>
        <w:ind w:firstLine="2268"/>
        <w:jc w:val="both"/>
        <w:rPr>
          <w:rFonts w:ascii="Arial" w:hAnsi="Arial" w:cs="Arial"/>
          <w:color w:val="000000" w:themeColor="text1"/>
          <w:sz w:val="28"/>
          <w:szCs w:val="28"/>
        </w:rPr>
      </w:pPr>
      <w:del w:id="1609" w:author="Assessor GDSXSR" w:date="2026-10-31T19:47:04Z">
        <w:r>
          <w:rPr>
            <w:rFonts w:ascii="Arial" w:hAnsi="Arial" w:cs="Arial"/>
            <w:color w:val="000000" w:themeColor="text1"/>
            <w:sz w:val="28"/>
            <w:szCs w:val="28"/>
          </w:rPr>
          <w:delText xml:space="preserve">Também deve ser considerado que</w:delText>
        </w:r>
      </w:del>
      <w:ins w:id="1610" w:author="Assessor GDSXSR" w:date="2026-10-31T19:47:04Z">
        <w:r>
          <w:rPr>
            <w:rFonts w:ascii="Arial" w:hAnsi="Arial" w:cs="Arial"/>
            <w:color w:val="808080"/>
            <w:sz w:val="28"/>
            <w:szCs w:val="28"/>
          </w:rPr>
          <w:t xml:space="preserve">Decerto,</w:t>
        </w:r>
      </w:ins>
      <w:r>
        <w:rPr>
          <w:rFonts w:ascii="Arial" w:hAnsi="Arial" w:cs="Arial"/>
          <w:color w:val="000000" w:themeColor="text1"/>
          <w:sz w:val="28"/>
          <w:szCs w:val="28"/>
        </w:rPr>
        <w:t xml:space="preserve"> o Termo de Reserva foi firmado em janeiro de 2021</w:t>
      </w:r>
      <w:del w:id="1611" w:author="Assessor GDSXSR" w:date="2026-10-31T19:47:04Z">
        <w:r>
          <w:rPr>
            <w:rFonts w:ascii="Arial" w:hAnsi="Arial" w:cs="Arial"/>
            <w:color w:val="000000" w:themeColor="text1"/>
            <w:sz w:val="28"/>
            <w:szCs w:val="28"/>
          </w:rPr>
          <w:delText xml:space="preserve">.</w:delText>
        </w:r>
      </w:del>
      <w:ins w:id="1612"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w:t>
      </w:r>
      <w:del w:id="1613" w:author="Assessor GDSXSR" w:date="2026-10-31T19:47:04Z">
        <w:r>
          <w:rPr>
            <w:rFonts w:ascii="Arial" w:hAnsi="Arial" w:cs="Arial"/>
            <w:color w:val="000000" w:themeColor="text1"/>
            <w:sz w:val="28"/>
            <w:szCs w:val="28"/>
          </w:rPr>
          <w:delText xml:space="preserve">Naquele momento,</w:delText>
        </w:r>
      </w:del>
      <w:ins w:id="1614" w:author="Assessor GDSXSR" w:date="2026-10-31T19:47:04Z">
        <w:r>
          <w:rPr>
            <w:rFonts w:ascii="Arial" w:hAnsi="Arial" w:cs="Arial"/>
            <w:color w:val="808080"/>
            <w:sz w:val="28"/>
            <w:szCs w:val="28"/>
          </w:rPr>
          <w:t xml:space="preserve">quando</w:t>
        </w:r>
      </w:ins>
      <w:r>
        <w:rPr>
          <w:rFonts w:ascii="Arial" w:hAnsi="Arial" w:cs="Arial"/>
          <w:color w:val="000000" w:themeColor="text1"/>
          <w:sz w:val="28"/>
          <w:szCs w:val="28"/>
        </w:rPr>
        <w:t xml:space="preserve"> a pandemia já durava vários meses e seus efeitos sobre </w:t>
      </w:r>
      <w:del w:id="1615" w:author="Assessor GDSXSR" w:date="2026-10-31T19:47:04Z">
        <w:r>
          <w:rPr>
            <w:rFonts w:ascii="Arial" w:hAnsi="Arial" w:cs="Arial"/>
            <w:color w:val="000000" w:themeColor="text1"/>
            <w:sz w:val="28"/>
            <w:szCs w:val="28"/>
          </w:rPr>
          <w:delText xml:space="preserve">a </w:delText>
        </w:r>
      </w:del>
      <w:r>
        <w:rPr>
          <w:rFonts w:ascii="Arial" w:hAnsi="Arial" w:cs="Arial"/>
          <w:color w:val="000000" w:themeColor="text1"/>
          <w:sz w:val="28"/>
          <w:szCs w:val="28"/>
        </w:rPr>
        <w:t xml:space="preserve">mão de obra, </w:t>
      </w:r>
      <w:del w:id="1616" w:author="Assessor GDSXSR" w:date="2026-10-31T19:47:04Z">
        <w:r>
          <w:rPr>
            <w:rFonts w:ascii="Arial" w:hAnsi="Arial" w:cs="Arial"/>
            <w:color w:val="000000" w:themeColor="text1"/>
            <w:sz w:val="28"/>
            <w:szCs w:val="28"/>
          </w:rPr>
          <w:delText xml:space="preserve">o </w:delText>
        </w:r>
      </w:del>
      <w:r>
        <w:rPr>
          <w:rFonts w:ascii="Arial" w:hAnsi="Arial" w:cs="Arial"/>
          <w:color w:val="000000" w:themeColor="text1"/>
          <w:sz w:val="28"/>
          <w:szCs w:val="28"/>
        </w:rPr>
        <w:t xml:space="preserve">transporte e</w:t>
      </w:r>
      <w:del w:id="1617" w:author="Assessor GDSXSR" w:date="2026-10-31T19:47:04Z">
        <w:r>
          <w:rPr>
            <w:rFonts w:ascii="Arial" w:hAnsi="Arial" w:cs="Arial"/>
            <w:color w:val="000000" w:themeColor="text1"/>
            <w:sz w:val="28"/>
            <w:szCs w:val="28"/>
          </w:rPr>
          <w:delText xml:space="preserve"> o fornecimento de</w:delText>
        </w:r>
      </w:del>
      <w:r>
        <w:rPr>
          <w:rFonts w:ascii="Arial" w:hAnsi="Arial" w:cs="Arial"/>
          <w:color w:val="000000" w:themeColor="text1"/>
          <w:sz w:val="28"/>
          <w:szCs w:val="28"/>
        </w:rPr>
        <w:t xml:space="preserve"> materiais eram conhecidos</w:t>
      </w:r>
      <w:del w:id="1618" w:author="Assessor GDSXSR" w:date="2026-10-31T19:47:04Z">
        <w:r>
          <w:rPr>
            <w:rFonts w:ascii="Arial" w:hAnsi="Arial" w:cs="Arial"/>
            <w:color w:val="000000" w:themeColor="text1"/>
            <w:sz w:val="28"/>
            <w:szCs w:val="28"/>
          </w:rPr>
          <w:delText xml:space="preserve">. As fornecedoras</w:delText>
        </w:r>
      </w:del>
      <w:r>
        <w:rPr>
          <w:rFonts w:ascii="Arial" w:hAnsi="Arial" w:cs="Arial"/>
          <w:color w:val="000000" w:themeColor="text1"/>
          <w:sz w:val="28"/>
          <w:szCs w:val="28"/>
        </w:rPr>
        <w:t xml:space="preserve">, </w:t>
      </w:r>
      <w:del w:id="1619" w:author="Assessor GDSXSR" w:date="2026-10-31T19:47:04Z">
        <w:r>
          <w:rPr>
            <w:rFonts w:ascii="Arial" w:hAnsi="Arial" w:cs="Arial"/>
            <w:color w:val="000000" w:themeColor="text1"/>
            <w:sz w:val="28"/>
            <w:szCs w:val="28"/>
          </w:rPr>
          <w:delText xml:space="preserve">ao</w:delText>
        </w:r>
      </w:del>
      <w:ins w:id="1620" w:author="Assessor GDSXSR" w:date="2026-10-31T19:47:04Z">
        <w:r>
          <w:rPr>
            <w:rFonts w:ascii="Arial" w:hAnsi="Arial" w:cs="Arial"/>
            <w:color w:val="808080"/>
            <w:sz w:val="28"/>
            <w:szCs w:val="28"/>
          </w:rPr>
          <w:t xml:space="preserve">devendo</w:t>
        </w:r>
      </w:ins>
      <w:r>
        <w:rPr>
          <w:rFonts w:ascii="Arial" w:hAnsi="Arial" w:cs="Arial"/>
          <w:color w:val="000000" w:themeColor="text1"/>
          <w:sz w:val="28"/>
          <w:szCs w:val="28"/>
        </w:rPr>
        <w:t xml:space="preserve"> </w:t>
      </w:r>
      <w:del w:id="1621" w:author="Assessor GDSXSR" w:date="2026-10-31T19:47:04Z">
        <w:r>
          <w:rPr>
            <w:rFonts w:ascii="Arial" w:hAnsi="Arial" w:cs="Arial"/>
            <w:color w:val="000000" w:themeColor="text1"/>
            <w:sz w:val="28"/>
            <w:szCs w:val="28"/>
          </w:rPr>
          <w:delText xml:space="preserve">estabelecerem</w:delText>
        </w:r>
      </w:del>
      <w:ins w:id="1622" w:author="Assessor GDSXSR" w:date="2026-10-31T19:47:04Z">
        <w:r>
          <w:rPr>
            <w:rFonts w:ascii="Arial" w:hAnsi="Arial" w:cs="Arial"/>
            <w:color w:val="808080"/>
            <w:sz w:val="28"/>
            <w:szCs w:val="28"/>
          </w:rPr>
          <w:t xml:space="preserve">ser</w:t>
        </w:r>
      </w:ins>
      <w:r>
        <w:rPr>
          <w:rFonts w:ascii="Arial" w:hAnsi="Arial" w:cs="Arial"/>
          <w:color w:val="000000" w:themeColor="text1"/>
          <w:sz w:val="28"/>
          <w:szCs w:val="28"/>
        </w:rPr>
        <w:t xml:space="preserve"> </w:t>
      </w:r>
      <w:del w:id="1623" w:author="Assessor GDSXSR" w:date="2026-10-31T19:47:04Z">
        <w:r>
          <w:rPr>
            <w:rFonts w:ascii="Arial" w:hAnsi="Arial" w:cs="Arial"/>
            <w:color w:val="000000" w:themeColor="text1"/>
            <w:sz w:val="28"/>
            <w:szCs w:val="28"/>
          </w:rPr>
          <w:delText xml:space="preserve">a</w:delText>
        </w:r>
      </w:del>
      <w:ins w:id="1624" w:author="Assessor GDSXSR" w:date="2026-10-31T19:47:04Z">
        <w:r>
          <w:rPr>
            <w:rFonts w:ascii="Arial" w:hAnsi="Arial" w:cs="Arial"/>
            <w:color w:val="808080"/>
            <w:sz w:val="28"/>
            <w:szCs w:val="28"/>
          </w:rPr>
          <w:t xml:space="preserve">considerados na</w:t>
        </w:r>
      </w:ins>
      <w:r>
        <w:rPr>
          <w:rFonts w:ascii="Arial" w:hAnsi="Arial" w:cs="Arial"/>
          <w:color w:val="000000" w:themeColor="text1"/>
          <w:sz w:val="28"/>
          <w:szCs w:val="28"/>
        </w:rPr>
        <w:t xml:space="preserve"> previsão de entrega</w:t>
      </w:r>
      <w:del w:id="1625" w:author="Assessor GDSXSR" w:date="2026-10-31T19:47:04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626" w:author="Assessor GDSXSR" w:date="2026-10-31T19:47:04Z">
        <w:r>
          <w:rPr>
            <w:rFonts w:ascii="Arial" w:hAnsi="Arial" w:cs="Arial"/>
            <w:color w:val="000000" w:themeColor="text1"/>
            <w:sz w:val="28"/>
            <w:szCs w:val="28"/>
          </w:rPr>
          <w:delText xml:space="preserve">deveriam</w:delText>
        </w:r>
      </w:del>
      <w:ins w:id="1627" w:author="Assessor GDSXSR" w:date="2026-10-31T19:47: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628" w:author="Assessor GDSXSR" w:date="2026-10-31T19:47:04Z">
        <w:r>
          <w:rPr>
            <w:rFonts w:ascii="Arial" w:hAnsi="Arial" w:cs="Arial"/>
            <w:color w:val="000000" w:themeColor="text1"/>
            <w:sz w:val="28"/>
            <w:szCs w:val="28"/>
          </w:rPr>
          <w:delText xml:space="preserve">considerar as circunstâncias existentes e ajustar o planejamento do empreendimento</w:delText>
        </w:r>
      </w:del>
      <w:ins w:id="1629" w:author="Assessor GDSXSR" w:date="2026-10-31T19:47:04Z">
        <w:r>
          <w:rPr>
            <w:rFonts w:ascii="Arial" w:hAnsi="Arial" w:cs="Arial"/>
            <w:color w:val="808080"/>
            <w:sz w:val="28"/>
            <w:szCs w:val="28"/>
          </w:rPr>
          <w:t xml:space="preserve">89043062)</w:t>
        </w:r>
      </w:ins>
      <w:r>
        <w:rPr>
          <w:rFonts w:ascii="Arial" w:hAnsi="Arial" w:cs="Arial"/>
          <w:color w:val="000000" w:themeColor="text1"/>
          <w:sz w:val="28"/>
          <w:szCs w:val="28"/>
        </w:rPr>
        <w:t xml:space="preserve">.</w:t>
      </w:r>
    </w:p>
    <w:p w14:paraId="51E4FE17"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2A8AC248" w14:textId="2F0C650C" w:rsidR="00DE397B" w:rsidRPr="007E1C8C" w:rsidRDefault="00DE397B" w:rsidP="00DE397B">
      <w:pPr>
        <w:spacing w:after="0" w:line="360" w:lineRule="auto"/>
        <w:ind w:firstLine="2268"/>
        <w:jc w:val="both"/>
        <w:rPr>
          <w:rFonts w:ascii="Arial" w:hAnsi="Arial" w:cs="Arial"/>
          <w:color w:val="000000" w:themeColor="text1"/>
          <w:sz w:val="28"/>
          <w:szCs w:val="28"/>
        </w:rPr>
      </w:pPr>
      <w:r w:rsidRPr="00DE397B">
        <w:rPr>
          <w:rFonts w:ascii="Arial" w:hAnsi="Arial" w:cs="Arial"/>
          <w:color w:val="000000" w:themeColor="text1"/>
          <w:sz w:val="28"/>
          <w:szCs w:val="28"/>
        </w:rPr>
        <w:t>Nesse sentido:</w:t>
      </w:r>
    </w:p>
    <w:p w14:paraId="1CF58156" w14:textId="77777777" w:rsidR="00946BCE" w:rsidRPr="007E1C8C" w:rsidRDefault="00946BCE" w:rsidP="00946BCE">
      <w:pPr>
        <w:spacing w:after="0" w:line="360" w:lineRule="auto"/>
        <w:ind w:firstLine="2268"/>
        <w:jc w:val="both"/>
        <w:rPr>
          <w:rFonts w:ascii="Arial" w:hAnsi="Arial" w:cs="Arial"/>
          <w:color w:val="000000" w:themeColor="text1"/>
          <w:sz w:val="28"/>
          <w:szCs w:val="28"/>
        </w:rPr>
      </w:pPr>
    </w:p>
    <w:p w14:paraId="460EFF92" w14:textId="78B55B4D" w:rsidR="00DE397B" w:rsidRPr="00DE397B" w:rsidRDefault="00DE397B" w:rsidP="005410BB">
      <w:pPr>
        <w:spacing w:after="0" w:line="360" w:lineRule="auto"/>
        <w:ind w:left="2268"/>
        <w:jc w:val="both"/>
        <w:rPr>
          <w:rFonts w:ascii="Arial" w:hAnsi="Arial" w:cs="Arial"/>
          <w:i/>
          <w:iCs/>
          <w:sz w:val="26"/>
          <w:szCs w:val="26"/>
        </w:rPr>
      </w:pP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7. </w:t>
      </w:r>
      <w:r>
        <w:rPr>
          <w:rFonts w:ascii="Arial" w:hAnsi="Arial" w:cs="Arial"/>
          <w:i/>
          <w:iCs/>
          <w:sz w:val="26"/>
          <w:szCs w:val="26"/>
          <w:u w:val="single"/>
          <w:rPrChange w:id="1631" w:author="Assessor GDSXSR" w:date="2026-10-31T19:47:04Z">
            <w:rPr>
              <w:rFonts w:ascii="Arial" w:hAnsi="Arial" w:cs="Arial"/>
              <w:i/>
              <w:iCs/>
              <w:sz w:val="26"/>
              <w:szCs w:val="26"/>
            </w:rPr>
          </w:rPrChange>
        </w:rPr>
        <w:t xml:space="preserve">A pandemia da Covid-19 não constitui evento imprevisível ou inevitável a justificar o atraso</w:t>
      </w:r>
      <w:r>
        <w:rPr>
          <w:rFonts w:ascii="Arial" w:hAnsi="Arial" w:cs="Arial"/>
          <w:i/>
          <w:iCs/>
          <w:sz w:val="26"/>
          <w:szCs w:val="26"/>
        </w:rPr>
        <w:t xml:space="preserve">, pois o contrato foi firmado quando os riscos já eram conhecidos, integrando o risco da atividade econômica da construtora.</w:t>
      </w:r>
      <w:ins w:id="1630" w:author="Assessor GDSXSR" w:date="2026-10-31T19:47:04Z">
        <w:r>
          <w:rPr>
            <w:rFonts w:ascii="Arial" w:hAnsi="Arial" w:cs="Arial"/>
            <w:i/>
            <w:iCs/>
            <w:color w:val="808080"/>
            <w:sz w:val="26"/>
            <w:szCs w:val="26"/>
          </w:rPr>
          <w:t xml:space="preserve"> (...).” (Acórdão 2077746, 0711754-26.2024.8.07.0020, Relator(a): AISTON HENRIQUE DE SOUSA, 4ª TURMA CÍVEL, data de julgamento: 08/12/2025, publicado no DJe: 22/01/2026.) – Grifei</w:t>
        </w:r>
      </w:ins>
    </w:p>
    <w:p w14:paraId="486F5E1A" w14:textId="77777777" w:rsidR="00DE397B" w:rsidRPr="00DE397B" w:rsidRDefault="00DE397B" w:rsidP="00DE397B">
      <w:pPr>
        <w:spacing w:after="0" w:line="360" w:lineRule="auto"/>
        <w:ind w:left="2268"/>
        <w:jc w:val="both"/>
        <w:rPr>
          <w:del w:id="1633" w:author="Assessor GDSXSR" w:date="2026-10-31T19:47:04Z"/>
          <w:rFonts w:ascii="Arial" w:hAnsi="Arial" w:cs="Arial"/>
          <w:i/>
          <w:iCs/>
          <w:sz w:val="26"/>
          <w:szCs w:val="26"/>
        </w:rPr>
      </w:pPr>
      <w:del w:id="1632" w:author="Assessor GDSXSR" w:date="2026-10-31T19:47:04Z">
        <w:r w:rsidRPr="00DE397B">
          <w:rPr>
            <w:rFonts w:ascii="Arial" w:hAnsi="Arial" w:cs="Arial"/>
            <w:i/>
            <w:iCs/>
            <w:sz w:val="26"/>
            <w:szCs w:val="26"/>
          </w:rPr>
          <w:delText>8. O atraso na entrega do imóvel, mesmo após o prazo de tolerância, gera presunção de prejuízo ao comprador, conforme o Tema 996 do STJ, ensejando indenização por lucros cessantes calculada sobre o valor locatício presumido.</w:delText>
        </w:r>
      </w:del>
    </w:p>
    <w:p w14:paraId="7379F205" w14:textId="77777777" w:rsidR="00DE397B" w:rsidRPr="00DE397B" w:rsidRDefault="00DE397B" w:rsidP="00DE397B">
      <w:pPr>
        <w:spacing w:after="0" w:line="360" w:lineRule="auto"/>
        <w:ind w:left="2268"/>
        <w:jc w:val="both"/>
        <w:rPr>
          <w:del w:id="1635" w:author="Assessor GDSXSR" w:date="2026-10-31T19:47:04Z"/>
          <w:rFonts w:ascii="Arial" w:hAnsi="Arial" w:cs="Arial"/>
          <w:i/>
          <w:iCs/>
          <w:sz w:val="26"/>
          <w:szCs w:val="26"/>
        </w:rPr>
      </w:pPr>
      <w:del w:id="1634" w:author="Assessor GDSXSR" w:date="2026-10-31T19:47:04Z">
        <w:r w:rsidRPr="00DE397B">
          <w:rPr>
            <w:rFonts w:ascii="Arial" w:hAnsi="Arial" w:cs="Arial"/>
            <w:i/>
            <w:iCs/>
            <w:sz w:val="26"/>
            <w:szCs w:val="26"/>
          </w:rPr>
          <w:delText>9. A cláusula contratual que prefixa os lucros cessantes em 0,5% ao mês sobre o valor atualizado do imóvel é válida e compatível com a jurisprudência desta Corte e com o entendimento do STJ (Temas 970 e 971).</w:delText>
        </w:r>
      </w:del>
    </w:p>
    <w:p w14:paraId="4BAD51D6" w14:textId="41D5E59B" w:rsidR="00DE397B" w:rsidRPr="000A7009" w:rsidRDefault="00DE397B" w:rsidP="005410BB">
      <w:pPr>
        <w:spacing w:after="0" w:line="360" w:lineRule="auto"/>
        <w:ind w:left="2268"/>
        <w:jc w:val="both"/>
        <w:rPr>
          <w:del w:id="1642" w:author="Assessor GDSXSR" w:date="2026-10-31T19:47:04Z"/>
          <w:rFonts w:ascii="Arial" w:hAnsi="Arial" w:cs="Arial"/>
          <w:i/>
          <w:iCs/>
          <w:sz w:val="26"/>
          <w:szCs w:val="26"/>
        </w:rPr>
      </w:pPr>
      <w:del w:id="1636" w:author="Assessor GDSXSR" w:date="2026-10-31T19:47:04Z">
        <w:r>
          <w:rPr>
            <w:rFonts w:ascii="Arial" w:hAnsi="Arial" w:cs="Arial"/>
            <w:i/>
            <w:iCs/>
            <w:sz w:val="26"/>
            <w:szCs w:val="26"/>
          </w:rPr>
          <w:delText>(...</w:delText>
        </w:r>
      </w:del>
      <w:del w:id="1637" w:author="Assessor GDSXSR" w:date="2026-10-31T19:47:04Z">
        <w:r w:rsidR="00907A46">
          <w:rPr>
            <w:rFonts w:ascii="Arial" w:hAnsi="Arial" w:cs="Arial"/>
            <w:i/>
            <w:iCs/>
            <w:sz w:val="26"/>
            <w:szCs w:val="26"/>
          </w:rPr>
          <w:delText>)</w:delText>
        </w:r>
      </w:del>
      <w:del w:id="1638" w:author="Assessor GDSXSR" w:date="2026-10-31T19:47:04Z">
        <w:r w:rsidRPr="00DE397B">
          <w:rPr>
            <w:rFonts w:ascii="Arial" w:hAnsi="Arial" w:cs="Arial"/>
            <w:i/>
            <w:iCs/>
            <w:sz w:val="26"/>
            <w:szCs w:val="26"/>
          </w:rPr>
          <w:delText>.</w:delText>
        </w:r>
      </w:del>
      <w:del w:id="1639" w:author="Assessor GDSXSR" w:date="2026-10-31T19:47:04Z">
        <w:r w:rsidR="00907A46">
          <w:rPr>
            <w:rFonts w:ascii="Arial" w:hAnsi="Arial" w:cs="Arial"/>
            <w:i/>
            <w:iCs/>
            <w:sz w:val="26"/>
            <w:szCs w:val="26"/>
          </w:rPr>
          <w:delText>”</w:delText>
        </w:r>
      </w:del>
      <w:del w:id="1640" w:author="Assessor GDSXSR" w:date="2026-10-31T19:47:04Z">
        <w:r>
          <w:rPr>
            <w:rFonts w:ascii="Arial" w:hAnsi="Arial" w:cs="Arial"/>
            <w:i/>
            <w:iCs/>
            <w:sz w:val="26"/>
            <w:szCs w:val="26"/>
          </w:rPr>
          <w:delText xml:space="preserve"> </w:delText>
        </w:r>
      </w:del>
      <w:del w:id="1641" w:author="Assessor GDSXSR" w:date="2026-10-31T19:47:04Z">
        <w:r w:rsidRPr="00DE397B">
          <w:rPr>
            <w:rFonts w:ascii="Arial" w:hAnsi="Arial" w:cs="Arial"/>
            <w:i/>
            <w:iCs/>
            <w:sz w:val="26"/>
            <w:szCs w:val="26"/>
          </w:rPr>
          <w:delText>(Acórdão 2077746, 0711754-26.2024.8.07.0020, Relator(a): AISTON HENRIQUE DE SOUSA, 4ª TURMA CÍVEL, data de julgamento: 08/12/2025, publicado no DJe: 22/01/202.)</w:delText>
        </w:r>
      </w:del>
    </w:p>
    <w:p w14:paraId="116F8FBF" w14:textId="77777777" w:rsidR="00946BCE" w:rsidRDefault="00946BCE" w:rsidP="00946BCE">
      <w:pPr>
        <w:spacing w:after="0" w:line="360" w:lineRule="auto"/>
        <w:ind w:firstLine="2268"/>
        <w:jc w:val="both"/>
        <w:rPr>
          <w:rFonts w:ascii="Arial" w:hAnsi="Arial" w:cs="Arial"/>
          <w:color w:val="000000" w:themeColor="text1"/>
          <w:sz w:val="28"/>
          <w:szCs w:val="28"/>
        </w:rPr>
      </w:pPr>
    </w:p>
    <w:p w14:paraId="7FEA3B25" w14:textId="52F8A854" w:rsidR="00946BCE"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648" w:author="Assessor GDSXSR" w:date="2026-10-31T19:47:04Z">
            <w:rPr>
              <w:rFonts w:ascii="Arial" w:hAnsi="Arial" w:cs="Arial"/>
              <w:color w:val="000000" w:themeColor="text1"/>
              <w:sz w:val="28"/>
              <w:szCs w:val="28"/>
            </w:rPr>
          </w:rPrChange>
        </w:rPr>
        <w:t xml:space="preserve">Portanto, a</w:t>
      </w:r>
      <w:r>
        <w:rPr>
          <w:rFonts w:ascii="Arial" w:hAnsi="Arial" w:cs="Arial"/>
          <w:color w:val="000000" w:themeColor="text1"/>
          <w:sz w:val="28"/>
          <w:szCs w:val="28"/>
          <w:highlight w:val="yellow"/>
          <w:rPrChange w:id="1649" w:author="Assessor GDSXSR" w:date="2026-10-31T19:47:04Z">
            <w:rPr>
              <w:rFonts w:ascii="Arial" w:hAnsi="Arial" w:cs="Arial"/>
              <w:color w:val="000000" w:themeColor="text1"/>
              <w:sz w:val="28"/>
              <w:szCs w:val="28"/>
            </w:rPr>
          </w:rPrChange>
        </w:rPr>
        <w:t xml:space="preserve"> pandemia, por si só, não afasta a responsabilidade contratual</w:t>
      </w:r>
      <w:del w:id="1643" w:author="Assessor GDSXSR" w:date="2026-10-31T19:47:04Z">
        <w:r>
          <w:rPr>
            <w:rFonts w:ascii="Arial" w:hAnsi="Arial" w:cs="Arial"/>
            <w:color w:val="000000" w:themeColor="text1"/>
            <w:sz w:val="28"/>
            <w:szCs w:val="28"/>
          </w:rPr>
          <w:delText xml:space="preserve">.</w:delText>
        </w:r>
      </w:del>
      <w:ins w:id="1644" w:author="Assessor GDSXSR" w:date="2026-10-31T19:47:04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650" w:author="Assessor GDSXSR" w:date="2026-10-31T19:47:04Z">
            <w:rPr>
              <w:rFonts w:ascii="Arial" w:hAnsi="Arial" w:cs="Arial"/>
              <w:color w:val="000000" w:themeColor="text1"/>
              <w:sz w:val="28"/>
              <w:szCs w:val="28"/>
            </w:rPr>
          </w:rPrChange>
        </w:rPr>
        <w:t xml:space="preserve"> </w:t>
      </w:r>
      <w:del w:id="1645" w:author="Assessor GDSXSR" w:date="2026-10-31T19:47:04Z">
        <w:r>
          <w:rPr>
            <w:rFonts w:ascii="Arial" w:hAnsi="Arial" w:cs="Arial"/>
            <w:color w:val="000000" w:themeColor="text1"/>
            <w:sz w:val="28"/>
            <w:szCs w:val="28"/>
          </w:rPr>
          <w:delText xml:space="preserve">Sem</w:delText>
        </w:r>
      </w:del>
      <w:ins w:id="1646" w:author="Assessor GDSXSR" w:date="2026-10-31T19:47:04Z">
        <w:r>
          <w:rPr>
            <w:rFonts w:ascii="Arial" w:hAnsi="Arial" w:cs="Arial"/>
            <w:color w:val="808080"/>
            <w:sz w:val="28"/>
            <w:szCs w:val="28"/>
            <w:highlight w:val="yellow"/>
          </w:rPr>
          <w:t xml:space="preserve">sem</w:t>
        </w:r>
      </w:ins>
      <w:r>
        <w:rPr>
          <w:rFonts w:ascii="Arial" w:hAnsi="Arial" w:cs="Arial"/>
          <w:color w:val="000000" w:themeColor="text1"/>
          <w:sz w:val="28"/>
          <w:szCs w:val="28"/>
          <w:highlight w:val="yellow"/>
          <w:rPrChange w:id="1651" w:author="Assessor GDSXSR" w:date="2026-10-31T19:47:04Z">
            <w:rPr>
              <w:rFonts w:ascii="Arial" w:hAnsi="Arial" w:cs="Arial"/>
              <w:color w:val="000000" w:themeColor="text1"/>
              <w:sz w:val="28"/>
              <w:szCs w:val="28"/>
            </w:rPr>
          </w:rPrChange>
        </w:rPr>
        <w:t xml:space="preserve"> demonstração do vínculo concreto </w:t>
      </w:r>
      <w:r>
        <w:rPr>
          <w:rFonts w:ascii="Arial" w:hAnsi="Arial" w:cs="Arial"/>
          <w:color w:val="000000" w:themeColor="text1"/>
          <w:sz w:val="28"/>
          <w:szCs w:val="28"/>
          <w:highlight w:val="yellow"/>
          <w:rPrChange w:id="1652" w:author="Assessor GDSXSR" w:date="2026-10-31T19:47:04Z">
            <w:rPr>
              <w:rFonts w:ascii="Arial" w:hAnsi="Arial" w:cs="Arial"/>
              <w:color w:val="000000" w:themeColor="text1"/>
              <w:sz w:val="28"/>
              <w:szCs w:val="28"/>
            </w:rPr>
          </w:rPrChange>
        </w:rPr>
        <w:t xml:space="preserve">entre suas consequências e a demora na entrega</w:t>
      </w:r>
      <w:del w:id="1647" w:author="Assessor GDSXSR" w:date="2026-10-31T19:47:04Z">
        <w:r>
          <w:rPr>
            <w:rFonts w:ascii="Arial" w:hAnsi="Arial" w:cs="Arial"/>
            <w:color w:val="000000" w:themeColor="text1"/>
            <w:sz w:val="28"/>
            <w:szCs w:val="28"/>
          </w:rPr>
          <w:delText xml:space="preserve"> do imóvel</w:delText>
        </w:r>
      </w:del>
      <w:r>
        <w:rPr>
          <w:rFonts w:ascii="Arial" w:hAnsi="Arial" w:cs="Arial"/>
          <w:color w:val="000000" w:themeColor="text1"/>
          <w:sz w:val="28"/>
          <w:szCs w:val="28"/>
          <w:highlight w:val="yellow"/>
          <w:rPrChange w:id="1653" w:author="Assessor GDSXSR" w:date="2026-10-31T19:47:04Z">
            <w:rPr>
              <w:rFonts w:ascii="Arial" w:hAnsi="Arial" w:cs="Arial"/>
              <w:color w:val="000000" w:themeColor="text1"/>
              <w:sz w:val="28"/>
              <w:szCs w:val="28"/>
            </w:rPr>
          </w:rPrChange>
        </w:rPr>
        <w:t xml:space="preserve">, permanece caracterizada a mora das fornecedoras.</w:t>
      </w:r>
    </w:p>
    <w:p w14:paraId="4D3E9595" w14:textId="77777777" w:rsidR="00DE397B" w:rsidRPr="007E1C8C" w:rsidRDefault="00DE397B" w:rsidP="00DE397B">
      <w:pPr>
        <w:spacing w:after="0" w:line="360" w:lineRule="auto"/>
        <w:ind w:firstLine="2268"/>
        <w:jc w:val="both"/>
        <w:rPr>
          <w:rFonts w:ascii="Arial" w:hAnsi="Arial" w:cs="Arial"/>
          <w:color w:val="000000" w:themeColor="text1"/>
          <w:sz w:val="28"/>
          <w:szCs w:val="28"/>
        </w:rPr>
      </w:pPr>
    </w:p>
    <w:p w14:paraId="57EBF373" w14:textId="3369C1AC" w:rsidR="00946BCE" w:rsidRPr="007E1C8C" w:rsidRDefault="00946BCE" w:rsidP="00946BCE">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Change w:id="1880" w:author="Assessor GDSXSR" w:date="2026-10-31T19:47:04Z">
            <w:rPr>
              <w:rFonts w:ascii="Arial" w:hAnsi="Arial" w:cs="Arial"/>
              <w:color w:val="000000" w:themeColor="text1"/>
              <w:sz w:val="28"/>
              <w:szCs w:val="28"/>
              <w:u w:val="single"/>
            </w:rPr>
          </w:rPrChange>
        </w:rPr>
        <w:t>Assim, nego provimento ao apelo nesse ponto</w:t>
      </w:r>
      <w:r w:rsidR="00DE397B">
        <w:rPr>
          <w:rFonts w:ascii="Arial" w:hAnsi="Arial" w:cs="Arial"/>
          <w:color w:val="000000" w:themeColor="text1"/>
          <w:sz w:val="28"/>
          <w:szCs w:val="28"/>
          <w:highlight w:val="yellow"/>
          <w:u w:val="single"/>
          <w:rPrChange w:id="1881" w:author="Assessor GDSXSR" w:date="2026-10-31T19:47:04Z">
            <w:rPr>
              <w:rFonts w:ascii="Arial" w:hAnsi="Arial" w:cs="Arial"/>
              <w:color w:val="000000" w:themeColor="text1"/>
              <w:sz w:val="28"/>
              <w:szCs w:val="28"/>
              <w:u w:val="single"/>
            </w:rPr>
          </w:rPrChange>
        </w:rPr>
        <w:t>.</w:t>
      </w:r>
    </w:p>
    <w:p w14:paraId="1875F445" w14:textId="77777777" w:rsidR="00946BCE" w:rsidRDefault="00946BCE" w:rsidP="00DB1301">
      <w:pPr>
        <w:spacing w:after="0" w:line="360" w:lineRule="auto"/>
        <w:ind w:firstLine="2268"/>
        <w:jc w:val="both"/>
        <w:rPr>
          <w:rFonts w:ascii="Arial" w:hAnsi="Arial" w:cs="Arial"/>
          <w:sz w:val="28"/>
          <w:szCs w:val="28"/>
        </w:rPr>
      </w:pPr>
    </w:p>
    <w:p w14:paraId="63211FBC" w14:textId="5EFD195C" w:rsidR="00946BCE" w:rsidRDefault="00DE397B" w:rsidP="00946BCE">
      <w:pPr>
        <w:spacing w:after="0" w:line="360" w:lineRule="auto"/>
        <w:ind w:hanging="142"/>
        <w:jc w:val="center"/>
        <w:rPr>
          <w:rFonts w:ascii="Arial" w:hAnsi="Arial" w:cs="Arial"/>
          <w:sz w:val="28"/>
          <w:szCs w:val="28"/>
        </w:rPr>
      </w:pPr>
      <w:r w:rsidRPr="00DE397B">
        <w:rPr>
          <w:rFonts w:ascii="Arial" w:hAnsi="Arial" w:cs="Arial"/>
          <w:sz w:val="28"/>
          <w:szCs w:val="28"/>
          <w:highlight w:val="yellow"/>
          <w:rPrChange w:id="1858" w:author="Assessor GDSXSR" w:date="2026-10-31T19:47:04Z">
            <w:rPr>
              <w:rFonts w:ascii="Arial" w:hAnsi="Arial" w:cs="Arial"/>
              <w:sz w:val="28"/>
              <w:szCs w:val="28"/>
            </w:rPr>
          </w:rPrChange>
        </w:rPr>
        <w:t>DA MANUTENÇÃO DA CONDENAÇÃO AO PAGAMENTO DE LUCROS CESSANTES</w:t>
      </w:r>
    </w:p>
    <w:p w14:paraId="08CB6B15" w14:textId="77777777" w:rsidR="00946BCE" w:rsidRDefault="00946BCE" w:rsidP="00946BCE">
      <w:pPr>
        <w:spacing w:after="0" w:line="360" w:lineRule="auto"/>
        <w:ind w:firstLine="2268"/>
        <w:jc w:val="both"/>
        <w:rPr>
          <w:rFonts w:ascii="Arial" w:hAnsi="Arial" w:cs="Arial"/>
          <w:sz w:val="28"/>
          <w:szCs w:val="28"/>
        </w:rPr>
      </w:pPr>
    </w:p>
    <w:p w14:paraId="7ED7BACC" w14:textId="2E851277" w:rsidR="00946BCE" w:rsidRPr="007E1C8C" w:rsidRDefault="00DE397B" w:rsidP="00946BCE">
      <w:pPr>
        <w:spacing w:after="0" w:line="360" w:lineRule="auto"/>
        <w:ind w:firstLine="2268"/>
        <w:jc w:val="both"/>
        <w:rPr>
          <w:rFonts w:ascii="Arial" w:hAnsi="Arial" w:cs="Arial"/>
          <w:color w:val="000000" w:themeColor="text1"/>
          <w:sz w:val="28"/>
          <w:szCs w:val="28"/>
        </w:rPr>
      </w:pPr>
      <w:del w:id="1654" w:author="Assessor GDSXSR" w:date="2026-10-31T19:47:04Z">
        <w:r>
          <w:rPr>
            <w:rFonts w:ascii="Arial" w:hAnsi="Arial" w:cs="Arial"/>
            <w:color w:val="000000" w:themeColor="text1"/>
            <w:sz w:val="28"/>
            <w:szCs w:val="28"/>
          </w:rPr>
          <w:delText xml:space="preserve">A</w:delText>
        </w:r>
      </w:del>
      <w:ins w:id="1655" w:author="Assessor GDSXSR" w:date="2026-10-31T19:47:04Z">
        <w:r>
          <w:rPr>
            <w:rFonts w:ascii="Arial" w:hAnsi="Arial" w:cs="Arial"/>
            <w:color w:val="808080"/>
            <w:sz w:val="28"/>
            <w:szCs w:val="28"/>
          </w:rPr>
          <w:t xml:space="preserve">As</w:t>
        </w:r>
      </w:ins>
      <w:r>
        <w:rPr>
          <w:rFonts w:ascii="Arial" w:hAnsi="Arial" w:cs="Arial"/>
          <w:color w:val="000000" w:themeColor="text1"/>
          <w:sz w:val="28"/>
          <w:szCs w:val="28"/>
        </w:rPr>
        <w:t xml:space="preserve">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w:t>
      </w:r>
      <w:ins w:id="1656" w:author="Assessor GDSXSR" w:date="2026-10-31T19:47:04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color w:val="000000" w:themeColor="text1"/>
          <w:sz w:val="28"/>
          <w:szCs w:val="28"/>
        </w:rPr>
        <w:t xml:space="preserve"> </w:t>
      </w:r>
      <w:r>
        <w:rPr>
          <w:rFonts w:ascii="Arial" w:hAnsi="Arial" w:cs="Arial"/>
          <w:sz w:val="28"/>
          <w:szCs w:val="28"/>
        </w:rPr>
        <w:t xml:space="preserve">os lucros cessantes não são devidos se afastado o atraso, sobretudo porque o imóvel integra empreendimento habitacional destinado à moradia</w:t>
      </w:r>
      <w:del w:id="1657" w:author="Assessor GDSXSR" w:date="2026-10-31T19:47:04Z">
        <w:r>
          <w:rPr>
            <w:rFonts w:ascii="Arial" w:hAnsi="Arial" w:cs="Arial"/>
            <w:sz w:val="28"/>
            <w:szCs w:val="28"/>
          </w:rPr>
          <w:delText xml:space="preserve">,</w:delText>
        </w:r>
      </w:del>
      <w:ins w:id="1658" w:author="Assessor GDSXSR" w:date="2026-10-31T19:47:04Z">
        <w:r>
          <w:rPr>
            <w:rFonts w:ascii="Arial" w:hAnsi="Arial" w:cs="Arial"/>
            <w:color w:val="808080"/>
            <w:sz w:val="28"/>
            <w:szCs w:val="28"/>
          </w:rPr>
          <w:t xml:space="preserve">;</w:t>
        </w:r>
      </w:ins>
      <w:r>
        <w:rPr>
          <w:rFonts w:ascii="Arial" w:hAnsi="Arial" w:cs="Arial"/>
          <w:sz w:val="28"/>
          <w:szCs w:val="28"/>
        </w:rPr>
        <w:t xml:space="preserve"> </w:t>
      </w:r>
      <w:del w:id="1659" w:author="Assessor GDSXSR" w:date="2026-10-31T19:47:04Z">
        <w:r>
          <w:rPr>
            <w:rFonts w:ascii="Arial" w:hAnsi="Arial" w:cs="Arial"/>
            <w:sz w:val="28"/>
            <w:szCs w:val="28"/>
          </w:rPr>
          <w:delText xml:space="preserve">ou</w:delText>
        </w:r>
      </w:del>
      <w:ins w:id="1660" w:author="Assessor GDSXSR" w:date="2026-10-31T19:47:04Z">
        <w:r>
          <w:rPr>
            <w:rFonts w:ascii="Arial" w:hAnsi="Arial" w:cs="Arial"/>
            <w:color w:val="808080"/>
            <w:sz w:val="28"/>
            <w:szCs w:val="28"/>
          </w:rPr>
          <w:t xml:space="preserve">e </w:t>
        </w:r>
        <w:r>
          <w:rPr>
            <w:b/>
            <w:rFonts w:ascii="Arial" w:hAnsi="Arial" w:cs="Arial"/>
            <w:color w:val="808080"/>
            <w:sz w:val="28"/>
            <w:szCs w:val="28"/>
          </w:rPr>
          <w:t xml:space="preserve">2)</w:t>
        </w:r>
      </w:ins>
      <w:r>
        <w:rPr>
          <w:rFonts w:ascii="Arial" w:hAnsi="Arial" w:cs="Arial"/>
          <w:sz w:val="28"/>
          <w:szCs w:val="28"/>
        </w:rPr>
        <w:t xml:space="preserve"> devem ficar restritos ao período de mora efetivamente configurado</w:t>
      </w:r>
      <w:ins w:id="1661" w:author="Assessor GDSXSR" w:date="2026-10-31T19:47:04Z">
        <w:r>
          <w:rPr>
            <w:rFonts w:ascii="Arial" w:hAnsi="Arial" w:cs="Arial"/>
            <w:color w:val="808080"/>
            <w:sz w:val="28"/>
            <w:szCs w:val="28"/>
          </w:rPr>
          <w:t xml:space="preserve"> (ID 89043176)</w:t>
        </w:r>
      </w:ins>
      <w:r>
        <w:rPr>
          <w:rFonts w:ascii="Arial" w:hAnsi="Arial" w:cs="Arial"/>
          <w:sz w:val="28"/>
          <w:szCs w:val="28"/>
        </w:rPr>
        <w:t xml:space="preserve">.</w:t>
      </w:r>
    </w:p>
    <w:p w14:paraId="352630D3" w14:textId="77777777" w:rsidR="00946BCE" w:rsidRDefault="00946BCE" w:rsidP="00946BCE">
      <w:pPr>
        <w:spacing w:after="0" w:line="360" w:lineRule="auto"/>
        <w:ind w:firstLine="2268"/>
        <w:jc w:val="both"/>
        <w:rPr>
          <w:rFonts w:ascii="Arial" w:hAnsi="Arial" w:cs="Arial"/>
          <w:color w:val="000000" w:themeColor="text1"/>
          <w:sz w:val="28"/>
          <w:szCs w:val="28"/>
        </w:rPr>
      </w:pPr>
    </w:p>
    <w:p w14:paraId="152BED4A" w14:textId="2CAA5043" w:rsidR="00946BCE" w:rsidRPr="007E1C8C" w:rsidRDefault="00946BCE" w:rsidP="00946BCE">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869" w:author="Assessor GDSXSR" w:date="2026-10-31T19:47:04Z">
            <w:rPr>
              <w:rFonts w:ascii="Arial" w:hAnsi="Arial" w:cs="Arial"/>
              <w:color w:val="000000" w:themeColor="text1"/>
              <w:sz w:val="28"/>
              <w:szCs w:val="28"/>
            </w:rPr>
          </w:rPrChange>
        </w:rPr>
        <w:t>Sem razão</w:t>
      </w:r>
      <w:r w:rsidR="00DE397B">
        <w:rPr>
          <w:rFonts w:ascii="Arial" w:hAnsi="Arial" w:cs="Arial"/>
          <w:color w:val="000000" w:themeColor="text1"/>
          <w:sz w:val="28"/>
          <w:szCs w:val="28"/>
          <w:highlight w:val="yellow"/>
          <w:rPrChange w:id="1870" w:author="Assessor GDSXSR" w:date="2026-10-31T19:47:04Z">
            <w:rPr>
              <w:rFonts w:ascii="Arial" w:hAnsi="Arial" w:cs="Arial"/>
              <w:color w:val="000000" w:themeColor="text1"/>
              <w:sz w:val="28"/>
              <w:szCs w:val="28"/>
            </w:rPr>
          </w:rPrChange>
        </w:rPr>
        <w:t xml:space="preserve"> as apelantes.</w:t>
      </w:r>
    </w:p>
    <w:p w14:paraId="513AF32B" w14:textId="77777777" w:rsidR="00946BCE" w:rsidRDefault="00946BCE" w:rsidP="00946BCE">
      <w:pPr>
        <w:spacing w:after="0" w:line="360" w:lineRule="auto"/>
        <w:ind w:firstLine="2268"/>
        <w:jc w:val="both"/>
        <w:rPr>
          <w:rFonts w:ascii="Arial" w:hAnsi="Arial" w:cs="Arial"/>
          <w:color w:val="000000" w:themeColor="text1"/>
          <w:sz w:val="28"/>
          <w:szCs w:val="28"/>
        </w:rPr>
      </w:pPr>
    </w:p>
    <w:p w14:paraId="1AAE3A58" w14:textId="77777777"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679" w:author="Assessor GDSXSR" w:date="2026-10-31T19:47:04Z">
            <w:rPr>
              <w:rFonts w:ascii="Arial" w:hAnsi="Arial" w:cs="Arial"/>
              <w:color w:val="000000" w:themeColor="text1"/>
              <w:sz w:val="28"/>
              <w:szCs w:val="28"/>
            </w:rPr>
          </w:rPrChange>
        </w:rPr>
        <w:t xml:space="preserve">Reconhecido o descumprimento do prazo de entrega, </w:t>
      </w:r>
      <w:ins w:id="1662" w:author="Assessor GDSXSR" w:date="2026-10-31T19:47:04Z">
        <w:r>
          <w:rPr>
            <w:rFonts w:ascii="Arial" w:hAnsi="Arial" w:cs="Arial"/>
            <w:color w:val="808080"/>
            <w:sz w:val="28"/>
            <w:szCs w:val="28"/>
            <w:highlight w:val="yellow"/>
          </w:rPr>
          <w:t xml:space="preserve">o prejuízo da adquirente </w:t>
        </w:r>
      </w:ins>
      <w:r>
        <w:rPr>
          <w:rFonts w:ascii="Arial" w:hAnsi="Arial" w:cs="Arial"/>
          <w:color w:val="000000" w:themeColor="text1"/>
          <w:sz w:val="28"/>
          <w:szCs w:val="28"/>
          <w:highlight w:val="yellow"/>
          <w:rPrChange w:id="1680" w:author="Assessor GDSXSR" w:date="2026-10-31T19:47:04Z">
            <w:rPr>
              <w:rFonts w:ascii="Arial" w:hAnsi="Arial" w:cs="Arial"/>
              <w:color w:val="000000" w:themeColor="text1"/>
              <w:sz w:val="28"/>
              <w:szCs w:val="28"/>
            </w:rPr>
          </w:rPrChange>
        </w:rPr>
        <w:t xml:space="preserve">é </w:t>
      </w:r>
      <w:del w:id="1663" w:author="Assessor GDSXSR" w:date="2026-10-31T19:47:04Z">
        <w:r>
          <w:rPr>
            <w:rFonts w:ascii="Arial" w:hAnsi="Arial" w:cs="Arial"/>
            <w:color w:val="000000" w:themeColor="text1"/>
            <w:sz w:val="28"/>
            <w:szCs w:val="28"/>
          </w:rPr>
          <w:delText xml:space="preserve">devida</w:delText>
        </w:r>
      </w:del>
      <w:ins w:id="1664" w:author="Assessor GDSXSR" w:date="2026-10-31T19:47:04Z">
        <w:r>
          <w:rPr>
            <w:rFonts w:ascii="Arial" w:hAnsi="Arial" w:cs="Arial"/>
            <w:color w:val="808080"/>
            <w:sz w:val="28"/>
            <w:szCs w:val="28"/>
            <w:highlight w:val="yellow"/>
          </w:rPr>
          <w:t xml:space="preserve">presumido,</w:t>
        </w:r>
      </w:ins>
      <w:r>
        <w:rPr>
          <w:rFonts w:ascii="Arial" w:hAnsi="Arial" w:cs="Arial"/>
          <w:color w:val="000000" w:themeColor="text1"/>
          <w:sz w:val="28"/>
          <w:szCs w:val="28"/>
          <w:highlight w:val="yellow"/>
          <w:rPrChange w:id="1681" w:author="Assessor GDSXSR" w:date="2026-10-31T19:47:04Z">
            <w:rPr>
              <w:rFonts w:ascii="Arial" w:hAnsi="Arial" w:cs="Arial"/>
              <w:color w:val="000000" w:themeColor="text1"/>
              <w:sz w:val="28"/>
              <w:szCs w:val="28"/>
            </w:rPr>
          </w:rPrChange>
        </w:rPr>
        <w:t xml:space="preserve"> </w:t>
      </w:r>
      <w:del w:id="1665" w:author="Assessor GDSXSR" w:date="2026-10-31T19:47:04Z">
        <w:r>
          <w:rPr>
            <w:rFonts w:ascii="Arial" w:hAnsi="Arial" w:cs="Arial"/>
            <w:color w:val="000000" w:themeColor="text1"/>
            <w:sz w:val="28"/>
            <w:szCs w:val="28"/>
          </w:rPr>
          <w:delText xml:space="preserve">a</w:delText>
        </w:r>
      </w:del>
      <w:ins w:id="1666" w:author="Assessor GDSXSR" w:date="2026-10-31T19:47:04Z">
        <w:r>
          <w:rPr>
            <w:rFonts w:ascii="Arial" w:hAnsi="Arial" w:cs="Arial"/>
            <w:color w:val="808080"/>
            <w:sz w:val="28"/>
            <w:szCs w:val="28"/>
            <w:highlight w:val="yellow"/>
          </w:rPr>
          <w:t xml:space="preserve">nos</w:t>
        </w:r>
      </w:ins>
      <w:r>
        <w:rPr>
          <w:rFonts w:ascii="Arial" w:hAnsi="Arial" w:cs="Arial"/>
          <w:color w:val="000000" w:themeColor="text1"/>
          <w:sz w:val="28"/>
          <w:szCs w:val="28"/>
          <w:highlight w:val="yellow"/>
          <w:rPrChange w:id="1682" w:author="Assessor GDSXSR" w:date="2026-10-31T19:47:04Z">
            <w:rPr>
              <w:rFonts w:ascii="Arial" w:hAnsi="Arial" w:cs="Arial"/>
              <w:color w:val="000000" w:themeColor="text1"/>
              <w:sz w:val="28"/>
              <w:szCs w:val="28"/>
            </w:rPr>
          </w:rPrChange>
        </w:rPr>
        <w:t xml:space="preserve"> </w:t>
      </w:r>
      <w:del w:id="1667" w:author="Assessor GDSXSR" w:date="2026-10-31T19:47:04Z">
        <w:r>
          <w:rPr>
            <w:rFonts w:ascii="Arial" w:hAnsi="Arial" w:cs="Arial"/>
            <w:color w:val="000000" w:themeColor="text1"/>
            <w:sz w:val="28"/>
            <w:szCs w:val="28"/>
          </w:rPr>
          <w:delText xml:space="preserve">indenização</w:delText>
        </w:r>
      </w:del>
      <w:ins w:id="1668" w:author="Assessor GDSXSR" w:date="2026-10-31T19:47:04Z">
        <w:r>
          <w:rPr>
            <w:rFonts w:ascii="Arial" w:hAnsi="Arial" w:cs="Arial"/>
            <w:color w:val="808080"/>
            <w:sz w:val="28"/>
            <w:szCs w:val="28"/>
            <w:highlight w:val="yellow"/>
          </w:rPr>
          <w:t xml:space="preserve">termos</w:t>
        </w:r>
      </w:ins>
      <w:r>
        <w:rPr>
          <w:rFonts w:ascii="Arial" w:hAnsi="Arial" w:cs="Arial"/>
          <w:color w:val="000000" w:themeColor="text1"/>
          <w:sz w:val="28"/>
          <w:szCs w:val="28"/>
          <w:highlight w:val="yellow"/>
          <w:rPrChange w:id="1683" w:author="Assessor GDSXSR" w:date="2026-10-31T19:47:04Z">
            <w:rPr>
              <w:rFonts w:ascii="Arial" w:hAnsi="Arial" w:cs="Arial"/>
              <w:color w:val="000000" w:themeColor="text1"/>
              <w:sz w:val="28"/>
              <w:szCs w:val="28"/>
            </w:rPr>
          </w:rPrChange>
        </w:rPr>
        <w:t xml:space="preserve"> </w:t>
      </w:r>
      <w:del w:id="1669" w:author="Assessor GDSXSR" w:date="2026-10-31T19:47:04Z">
        <w:r>
          <w:rPr>
            <w:rFonts w:ascii="Arial" w:hAnsi="Arial" w:cs="Arial"/>
            <w:color w:val="000000" w:themeColor="text1"/>
            <w:sz w:val="28"/>
            <w:szCs w:val="28"/>
          </w:rPr>
          <w:delText xml:space="preserve">pela</w:delText>
        </w:r>
      </w:del>
      <w:ins w:id="1670" w:author="Assessor GDSXSR" w:date="2026-10-31T19:47:04Z">
        <w:r>
          <w:rPr>
            <w:rFonts w:ascii="Arial" w:hAnsi="Arial" w:cs="Arial"/>
            <w:color w:val="808080"/>
            <w:sz w:val="28"/>
            <w:szCs w:val="28"/>
            <w:highlight w:val="yellow"/>
          </w:rPr>
          <w:t xml:space="preserve">da</w:t>
        </w:r>
      </w:ins>
      <w:r>
        <w:rPr>
          <w:rFonts w:ascii="Arial" w:hAnsi="Arial" w:cs="Arial"/>
          <w:color w:val="000000" w:themeColor="text1"/>
          <w:sz w:val="28"/>
          <w:szCs w:val="28"/>
          <w:highlight w:val="yellow"/>
          <w:rPrChange w:id="1684" w:author="Assessor GDSXSR" w:date="2026-10-31T19:47:04Z">
            <w:rPr>
              <w:rFonts w:ascii="Arial" w:hAnsi="Arial" w:cs="Arial"/>
              <w:color w:val="000000" w:themeColor="text1"/>
              <w:sz w:val="28"/>
              <w:szCs w:val="28"/>
            </w:rPr>
          </w:rPrChange>
        </w:rPr>
        <w:t xml:space="preserve"> </w:t>
      </w:r>
      <w:del w:id="1671" w:author="Assessor GDSXSR" w:date="2026-10-31T19:47:04Z">
        <w:r>
          <w:rPr>
            <w:rFonts w:ascii="Arial" w:hAnsi="Arial" w:cs="Arial"/>
            <w:color w:val="000000" w:themeColor="text1"/>
            <w:sz w:val="28"/>
            <w:szCs w:val="28"/>
          </w:rPr>
          <w:delText xml:space="preserve">privação</w:delText>
        </w:r>
      </w:del>
      <w:ins w:id="1672" w:author="Assessor GDSXSR" w:date="2026-10-31T19:47:04Z">
        <w:r>
          <w:rPr>
            <w:rFonts w:ascii="Arial" w:hAnsi="Arial" w:cs="Arial"/>
            <w:color w:val="808080"/>
            <w:sz w:val="28"/>
            <w:szCs w:val="28"/>
            <w:highlight w:val="yellow"/>
          </w:rPr>
          <w:t xml:space="preserve">tese 1.2</w:t>
        </w:r>
      </w:ins>
      <w:r>
        <w:rPr>
          <w:rFonts w:ascii="Arial" w:hAnsi="Arial" w:cs="Arial"/>
          <w:color w:val="000000" w:themeColor="text1"/>
          <w:sz w:val="28"/>
          <w:szCs w:val="28"/>
          <w:highlight w:val="yellow"/>
          <w:rPrChange w:id="1685" w:author="Assessor GDSXSR" w:date="2026-10-31T19:47:04Z">
            <w:rPr>
              <w:rFonts w:ascii="Arial" w:hAnsi="Arial" w:cs="Arial"/>
              <w:color w:val="000000" w:themeColor="text1"/>
              <w:sz w:val="28"/>
              <w:szCs w:val="28"/>
            </w:rPr>
          </w:rPrChange>
        </w:rPr>
        <w:t xml:space="preserve"> do </w:t>
      </w:r>
      <w:del w:id="1673" w:author="Assessor GDSXSR" w:date="2026-10-31T19:47:04Z">
        <w:r>
          <w:rPr>
            <w:rFonts w:ascii="Arial" w:hAnsi="Arial" w:cs="Arial"/>
            <w:color w:val="000000" w:themeColor="text1"/>
            <w:sz w:val="28"/>
            <w:szCs w:val="28"/>
          </w:rPr>
          <w:delText xml:space="preserve">uso</w:delText>
        </w:r>
      </w:del>
      <w:ins w:id="1674" w:author="Assessor GDSXSR" w:date="2026-10-31T19:47:04Z">
        <w:r>
          <w:rPr>
            <w:rFonts w:ascii="Arial" w:hAnsi="Arial" w:cs="Arial"/>
            <w:color w:val="808080"/>
            <w:sz w:val="28"/>
            <w:szCs w:val="28"/>
            <w:highlight w:val="yellow"/>
          </w:rPr>
          <w:t xml:space="preserve">Tema</w:t>
        </w:r>
      </w:ins>
      <w:r>
        <w:rPr>
          <w:rFonts w:ascii="Arial" w:hAnsi="Arial" w:cs="Arial"/>
          <w:color w:val="000000" w:themeColor="text1"/>
          <w:sz w:val="28"/>
          <w:szCs w:val="28"/>
          <w:highlight w:val="yellow"/>
          <w:rPrChange w:id="1686" w:author="Assessor GDSXSR" w:date="2026-10-31T19:47:04Z">
            <w:rPr>
              <w:rFonts w:ascii="Arial" w:hAnsi="Arial" w:cs="Arial"/>
              <w:color w:val="000000" w:themeColor="text1"/>
              <w:sz w:val="28"/>
              <w:szCs w:val="28"/>
            </w:rPr>
          </w:rPrChange>
        </w:rPr>
        <w:t xml:space="preserve"> </w:t>
      </w:r>
      <w:del w:id="1675" w:author="Assessor GDSXSR" w:date="2026-10-31T19:47:04Z">
        <w:r>
          <w:rPr>
            <w:rFonts w:ascii="Arial" w:hAnsi="Arial" w:cs="Arial"/>
            <w:color w:val="000000" w:themeColor="text1"/>
            <w:sz w:val="28"/>
            <w:szCs w:val="28"/>
          </w:rPr>
          <w:delText xml:space="preserve">do</w:delText>
        </w:r>
      </w:del>
      <w:ins w:id="1676" w:author="Assessor GDSXSR" w:date="2026-10-31T19:47:04Z">
        <w:r>
          <w:rPr>
            <w:rFonts w:ascii="Arial" w:hAnsi="Arial" w:cs="Arial"/>
            <w:color w:val="808080"/>
            <w:sz w:val="28"/>
            <w:szCs w:val="28"/>
            <w:highlight w:val="yellow"/>
          </w:rPr>
          <w:t xml:space="preserve">996/STJ,</w:t>
        </w:r>
      </w:ins>
      <w:r>
        <w:rPr>
          <w:rFonts w:ascii="Arial" w:hAnsi="Arial" w:cs="Arial"/>
          <w:color w:val="000000" w:themeColor="text1"/>
          <w:sz w:val="28"/>
          <w:szCs w:val="28"/>
          <w:highlight w:val="yellow"/>
          <w:rPrChange w:id="1687" w:author="Assessor GDSXSR" w:date="2026-10-31T19:47:04Z">
            <w:rPr>
              <w:rFonts w:ascii="Arial" w:hAnsi="Arial" w:cs="Arial"/>
              <w:color w:val="000000" w:themeColor="text1"/>
              <w:sz w:val="28"/>
              <w:szCs w:val="28"/>
            </w:rPr>
          </w:rPrChange>
        </w:rPr>
        <w:t xml:space="preserve"> </w:t>
      </w:r>
      <w:del w:id="1677" w:author="Assessor GDSXSR" w:date="2026-10-31T19:47:04Z">
        <w:r>
          <w:rPr>
            <w:rFonts w:ascii="Arial" w:hAnsi="Arial" w:cs="Arial"/>
            <w:color w:val="000000" w:themeColor="text1"/>
            <w:sz w:val="28"/>
            <w:szCs w:val="28"/>
          </w:rPr>
          <w:delText xml:space="preserve">imóvel</w:delText>
        </w:r>
      </w:del>
      <w:ins w:id="1678" w:author="Assessor GDSXSR" w:date="2026-10-31T19:47:04Z">
        <w:r>
          <w:rPr>
            <w:rFonts w:ascii="Arial" w:hAnsi="Arial" w:cs="Arial"/>
            <w:color w:val="808080"/>
            <w:sz w:val="28"/>
            <w:szCs w:val="28"/>
            <w:highlight w:val="yellow"/>
          </w:rPr>
          <w:t xml:space="preserve">acima transcrita</w:t>
        </w:r>
      </w:ins>
      <w:r>
        <w:rPr>
          <w:rFonts w:ascii="Arial" w:hAnsi="Arial" w:cs="Arial"/>
          <w:color w:val="000000" w:themeColor="text1"/>
          <w:sz w:val="28"/>
          <w:szCs w:val="28"/>
          <w:highlight w:val="yellow"/>
          <w:rPrChange w:id="1688" w:author="Assessor GDSXSR" w:date="2026-10-31T19:47:04Z">
            <w:rPr>
              <w:rFonts w:ascii="Arial" w:hAnsi="Arial" w:cs="Arial"/>
              <w:color w:val="000000" w:themeColor="text1"/>
              <w:sz w:val="28"/>
              <w:szCs w:val="28"/>
            </w:rPr>
          </w:rPrChange>
        </w:rPr>
        <w:t xml:space="preserve">.</w:t>
      </w:r>
    </w:p>
    <w:p w14:paraId="55F446AB"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2901125E" w14:textId="77777777" w:rsidR="00DE397B" w:rsidRDefault="00DE397B" w:rsidP="00DE397B">
      <w:pPr>
        <w:spacing w:after="0" w:line="360" w:lineRule="auto"/>
        <w:ind w:firstLine="2268"/>
        <w:jc w:val="both"/>
        <w:rPr>
          <w:rFonts w:ascii="Arial" w:hAnsi="Arial" w:cs="Arial"/>
          <w:color w:val="000000" w:themeColor="text1"/>
          <w:sz w:val="28"/>
          <w:szCs w:val="28"/>
        </w:rPr>
      </w:pPr>
      <w:del w:id="1689" w:author="Assessor GDSXSR" w:date="2026-10-31T19:47:04Z">
        <w:r>
          <w:rPr>
            <w:rFonts w:ascii="Arial" w:hAnsi="Arial" w:cs="Arial"/>
            <w:color w:val="000000" w:themeColor="text1"/>
            <w:sz w:val="28"/>
            <w:szCs w:val="28"/>
          </w:rPr>
          <w:delText xml:space="preserve">O prejuízo decorre da impossibilidade de a adquirente exercer a posse direta da unidade durante o período de mora. </w:delText>
        </w:r>
      </w:del>
      <w:r>
        <w:rPr>
          <w:rFonts w:ascii="Arial" w:hAnsi="Arial" w:cs="Arial"/>
          <w:color w:val="000000" w:themeColor="text1"/>
          <w:sz w:val="28"/>
          <w:szCs w:val="28"/>
        </w:rPr>
        <w:t xml:space="preserve">Não é necessário demonstrar que o imóvel seria alugado</w:t>
      </w:r>
      <w:ins w:id="1690"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w:t>
      </w:r>
      <w:del w:id="1691" w:author="Assessor GDSXSR" w:date="2026-10-31T19:47:04Z">
        <w:r>
          <w:rPr>
            <w:rFonts w:ascii="Arial" w:hAnsi="Arial" w:cs="Arial"/>
            <w:color w:val="000000" w:themeColor="text1"/>
            <w:sz w:val="28"/>
            <w:szCs w:val="28"/>
          </w:rPr>
          <w:delText xml:space="preserve">ou</w:delText>
        </w:r>
      </w:del>
      <w:ins w:id="1692" w:author="Assessor GDSXSR" w:date="2026-10-31T19:47:04Z">
        <w:r>
          <w:rPr>
            <w:rFonts w:ascii="Arial" w:hAnsi="Arial" w:cs="Arial"/>
            <w:color w:val="808080"/>
            <w:sz w:val="28"/>
            <w:szCs w:val="28"/>
          </w:rPr>
          <w:t xml:space="preserve">pois</w:t>
        </w:r>
      </w:ins>
      <w:r>
        <w:rPr>
          <w:rFonts w:ascii="Arial" w:hAnsi="Arial" w:cs="Arial"/>
          <w:color w:val="000000" w:themeColor="text1"/>
          <w:sz w:val="28"/>
          <w:szCs w:val="28"/>
        </w:rPr>
        <w:t xml:space="preserve"> </w:t>
      </w:r>
      <w:del w:id="1693" w:author="Assessor GDSXSR" w:date="2026-10-31T19:47:04Z">
        <w:r>
          <w:rPr>
            <w:rFonts w:ascii="Arial" w:hAnsi="Arial" w:cs="Arial"/>
            <w:color w:val="000000" w:themeColor="text1"/>
            <w:sz w:val="28"/>
            <w:szCs w:val="28"/>
          </w:rPr>
          <w:delText xml:space="preserve">que havia locatário interessado. A</w:delText>
        </w:r>
      </w:del>
      <w:ins w:id="1694" w:author="Assessor GDSXSR" w:date="2026-10-31T19:47:04Z">
        <w:r>
          <w:rPr>
            <w:rFonts w:ascii="Arial" w:hAnsi="Arial" w:cs="Arial"/>
            <w:color w:val="808080"/>
            <w:sz w:val="28"/>
            <w:szCs w:val="28"/>
          </w:rPr>
          <w:t xml:space="preserve">a</w:t>
        </w:r>
      </w:ins>
      <w:r>
        <w:rPr>
          <w:rFonts w:ascii="Arial" w:hAnsi="Arial" w:cs="Arial"/>
          <w:color w:val="000000" w:themeColor="text1"/>
          <w:sz w:val="28"/>
          <w:szCs w:val="28"/>
        </w:rPr>
        <w:t xml:space="preserve"> indisponibilidade</w:t>
      </w:r>
      <w:del w:id="1695" w:author="Assessor GDSXSR" w:date="2026-10-31T19:47:04Z">
        <w:r>
          <w:rPr>
            <w:rFonts w:ascii="Arial" w:hAnsi="Arial" w:cs="Arial"/>
            <w:color w:val="000000" w:themeColor="text1"/>
            <w:sz w:val="28"/>
            <w:szCs w:val="28"/>
          </w:rPr>
          <w:delText xml:space="preserve"> do bem</w:delText>
        </w:r>
      </w:del>
      <w:r>
        <w:rPr>
          <w:rFonts w:ascii="Arial" w:hAnsi="Arial" w:cs="Arial"/>
          <w:color w:val="000000" w:themeColor="text1"/>
          <w:sz w:val="28"/>
          <w:szCs w:val="28"/>
        </w:rPr>
        <w:t xml:space="preserve"> impede tanto </w:t>
      </w:r>
      <w:del w:id="1696" w:author="Assessor GDSXSR" w:date="2026-10-31T19:47:04Z">
        <w:r>
          <w:rPr>
            <w:rFonts w:ascii="Arial" w:hAnsi="Arial" w:cs="Arial"/>
            <w:color w:val="000000" w:themeColor="text1"/>
            <w:sz w:val="28"/>
            <w:szCs w:val="28"/>
          </w:rPr>
          <w:delText xml:space="preserve">sua utilização para</w:delText>
        </w:r>
      </w:del>
      <w:ins w:id="1697" w:author="Assessor GDSXSR" w:date="2026-10-31T19:47:04Z">
        <w:r>
          <w:rPr>
            <w:rFonts w:ascii="Arial" w:hAnsi="Arial" w:cs="Arial"/>
            <w:color w:val="808080"/>
            <w:sz w:val="28"/>
            <w:szCs w:val="28"/>
          </w:rPr>
          <w:t xml:space="preserve">a</w:t>
        </w:r>
      </w:ins>
      <w:r>
        <w:rPr>
          <w:rFonts w:ascii="Arial" w:hAnsi="Arial" w:cs="Arial"/>
          <w:color w:val="000000" w:themeColor="text1"/>
          <w:sz w:val="28"/>
          <w:szCs w:val="28"/>
        </w:rPr>
        <w:t xml:space="preserve"> moradia quanto a </w:t>
      </w:r>
      <w:del w:id="1698" w:author="Assessor GDSXSR" w:date="2026-10-31T19:47:04Z">
        <w:r>
          <w:rPr>
            <w:rFonts w:ascii="Arial" w:hAnsi="Arial" w:cs="Arial"/>
            <w:color w:val="000000" w:themeColor="text1"/>
            <w:sz w:val="28"/>
            <w:szCs w:val="28"/>
          </w:rPr>
          <w:delText xml:space="preserve">obtenção</w:delText>
        </w:r>
      </w:del>
      <w:ins w:id="1699" w:author="Assessor GDSXSR" w:date="2026-10-31T19:47:04Z">
        <w:r>
          <w:rPr>
            <w:rFonts w:ascii="Arial" w:hAnsi="Arial" w:cs="Arial"/>
            <w:color w:val="808080"/>
            <w:sz w:val="28"/>
            <w:szCs w:val="28"/>
          </w:rPr>
          <w:t xml:space="preserve">renda,</w:t>
        </w:r>
      </w:ins>
      <w:r>
        <w:rPr>
          <w:rFonts w:ascii="Arial" w:hAnsi="Arial" w:cs="Arial"/>
          <w:color w:val="000000" w:themeColor="text1"/>
          <w:sz w:val="28"/>
          <w:szCs w:val="28"/>
        </w:rPr>
        <w:t xml:space="preserve"> </w:t>
      </w:r>
      <w:del w:id="1700" w:author="Assessor GDSXSR" w:date="2026-10-31T19:47:04Z">
        <w:r>
          <w:rPr>
            <w:rFonts w:ascii="Arial" w:hAnsi="Arial" w:cs="Arial"/>
            <w:color w:val="000000" w:themeColor="text1"/>
            <w:sz w:val="28"/>
            <w:szCs w:val="28"/>
          </w:rPr>
          <w:delText xml:space="preserve">de</w:delText>
        </w:r>
      </w:del>
      <w:ins w:id="1701"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702" w:author="Assessor GDSXSR" w:date="2026-10-31T19:47:04Z">
        <w:r>
          <w:rPr>
            <w:rFonts w:ascii="Arial" w:hAnsi="Arial" w:cs="Arial"/>
            <w:color w:val="000000" w:themeColor="text1"/>
            <w:sz w:val="28"/>
            <w:szCs w:val="28"/>
          </w:rPr>
          <w:delText xml:space="preserve">eventual</w:delText>
        </w:r>
      </w:del>
      <w:ins w:id="1703" w:author="Assessor GDSXSR" w:date="2026-10-31T19:47:04Z">
        <w:r>
          <w:rPr>
            <w:rFonts w:ascii="Arial" w:hAnsi="Arial" w:cs="Arial"/>
            <w:color w:val="808080"/>
            <w:sz w:val="28"/>
            <w:szCs w:val="28"/>
          </w:rPr>
          <w:t xml:space="preserve">a</w:t>
        </w:r>
      </w:ins>
      <w:r>
        <w:rPr>
          <w:rFonts w:ascii="Arial" w:hAnsi="Arial" w:cs="Arial"/>
          <w:color w:val="000000" w:themeColor="text1"/>
          <w:sz w:val="28"/>
          <w:szCs w:val="28"/>
        </w:rPr>
        <w:t xml:space="preserve"> </w:t>
      </w:r>
      <w:del w:id="1704" w:author="Assessor GDSXSR" w:date="2026-10-31T19:47:04Z">
        <w:r>
          <w:rPr>
            <w:rFonts w:ascii="Arial" w:hAnsi="Arial" w:cs="Arial"/>
            <w:color w:val="000000" w:themeColor="text1"/>
            <w:sz w:val="28"/>
            <w:szCs w:val="28"/>
          </w:rPr>
          <w:delText xml:space="preserve">renda</w:delText>
        </w:r>
      </w:del>
      <w:ins w:id="1705" w:author="Assessor GDSXSR" w:date="2026-10-31T19:47:04Z">
        <w:r>
          <w:rPr>
            <w:rFonts w:ascii="Arial" w:hAnsi="Arial" w:cs="Arial"/>
            <w:color w:val="808080"/>
            <w:sz w:val="28"/>
            <w:szCs w:val="28"/>
          </w:rPr>
          <w:t xml:space="preserve">destinação à moradia própria não afasta a indenização, já que o atraso priva a adquirente do uso para a finalidade da contratação</w:t>
        </w:r>
      </w:ins>
      <w:r>
        <w:rPr>
          <w:rFonts w:ascii="Arial" w:hAnsi="Arial" w:cs="Arial"/>
          <w:color w:val="000000" w:themeColor="text1"/>
          <w:sz w:val="28"/>
          <w:szCs w:val="28"/>
        </w:rPr>
        <w:t xml:space="preserve">.</w:t>
      </w:r>
    </w:p>
    <w:p w14:paraId="3DB72D3C"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292A762B" w14:textId="77777777" w:rsidR="00DE397B" w:rsidRDefault="00DE397B" w:rsidP="00DE397B">
      <w:pPr>
        <w:spacing w:after="0" w:line="360" w:lineRule="auto"/>
        <w:ind w:firstLine="2268"/>
        <w:jc w:val="both"/>
        <w:rPr>
          <w:del w:id="1708" w:author="Assessor GDSXSR" w:date="2026-10-31T19:47:04Z"/>
          <w:rFonts w:ascii="Arial" w:hAnsi="Arial" w:cs="Arial"/>
          <w:color w:val="000000" w:themeColor="text1"/>
          <w:sz w:val="28"/>
          <w:szCs w:val="28"/>
        </w:rPr>
      </w:pPr>
      <w:del w:id="1706" w:author="Assessor GDSXSR" w:date="2026-10-31T19:47:04Z">
        <w:r w:rsidRPr="00DE397B">
          <w:rPr>
            <w:rFonts w:ascii="Arial" w:hAnsi="Arial" w:cs="Arial"/>
            <w:color w:val="000000" w:themeColor="text1"/>
            <w:sz w:val="28"/>
            <w:szCs w:val="28"/>
          </w:rPr>
          <w:delText xml:space="preserve">A circunstância de o apartamento integrar empreendimento habitacional destinado à moradia própria não afasta a indenização. Ao contrário, o atraso priva a adquirente do uso do </w:delText>
        </w:r>
      </w:del>
      <w:del w:id="1707" w:author="Assessor GDSXSR" w:date="2026-10-31T19:47:04Z">
        <w:r w:rsidRPr="00DE397B">
          <w:rPr>
            <w:rFonts w:ascii="Arial" w:hAnsi="Arial" w:cs="Arial"/>
            <w:color w:val="000000" w:themeColor="text1"/>
            <w:sz w:val="28"/>
            <w:szCs w:val="28"/>
          </w:rPr>
          <w:lastRenderedPageBreak/>
          <w:delText>imóvel para a finalidade que motivou a contratação e pode obrigá-la a suportar despesas habitacionais enquanto aguarda a entrega.</w:delText>
        </w:r>
      </w:del>
    </w:p>
    <w:p w14:paraId="7611F77A" w14:textId="77777777" w:rsidR="00DE397B" w:rsidRPr="00DE397B" w:rsidRDefault="00DE397B" w:rsidP="00DE397B">
      <w:pPr>
        <w:spacing w:after="0" w:line="360" w:lineRule="auto"/>
        <w:ind w:firstLine="2268"/>
        <w:jc w:val="both"/>
        <w:rPr>
          <w:del w:id="1709" w:author="Assessor GDSXSR" w:date="2026-10-31T19:47:04Z"/>
          <w:rFonts w:ascii="Arial" w:hAnsi="Arial" w:cs="Arial"/>
          <w:color w:val="000000" w:themeColor="text1"/>
          <w:sz w:val="28"/>
          <w:szCs w:val="28"/>
        </w:rPr>
      </w:pPr>
    </w:p>
    <w:p w14:paraId="5D04172D" w14:textId="2A4FDB83"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indenização mensal </w:t>
      </w:r>
      <w:del w:id="1710" w:author="Assessor GDSXSR" w:date="2026-10-31T19:47:04Z">
        <w:r>
          <w:rPr>
            <w:rFonts w:ascii="Arial" w:hAnsi="Arial" w:cs="Arial"/>
            <w:color w:val="000000" w:themeColor="text1"/>
            <w:sz w:val="28"/>
            <w:szCs w:val="28"/>
          </w:rPr>
          <w:delText xml:space="preserve">correspondente a</w:delText>
        </w:r>
      </w:del>
      <w:ins w:id="1711" w:author="Assessor GDSXSR" w:date="2026-10-31T19:47:04Z">
        <w:r>
          <w:rPr>
            <w:rFonts w:ascii="Arial" w:hAnsi="Arial" w:cs="Arial"/>
            <w:color w:val="808080"/>
            <w:sz w:val="28"/>
            <w:szCs w:val="28"/>
          </w:rPr>
          <w:t xml:space="preserve">de</w:t>
        </w:r>
      </w:ins>
      <w:r>
        <w:rPr>
          <w:rFonts w:ascii="Arial" w:hAnsi="Arial" w:cs="Arial"/>
          <w:color w:val="000000" w:themeColor="text1"/>
          <w:sz w:val="28"/>
          <w:szCs w:val="28"/>
        </w:rPr>
        <w:t xml:space="preserve"> 0,5%</w:t>
      </w:r>
      <w:del w:id="1712" w:author="Assessor GDSXSR" w:date="2026-10-31T19:47:04Z">
        <w:r>
          <w:rPr>
            <w:rFonts w:ascii="Arial" w:hAnsi="Arial" w:cs="Arial"/>
            <w:color w:val="000000" w:themeColor="text1"/>
            <w:sz w:val="28"/>
            <w:szCs w:val="28"/>
          </w:rPr>
          <w:delText xml:space="preserve"> (zero vírgula cinco por cento)</w:delText>
        </w:r>
      </w:del>
      <w:r>
        <w:rPr>
          <w:rFonts w:ascii="Arial" w:hAnsi="Arial" w:cs="Arial"/>
          <w:color w:val="000000" w:themeColor="text1"/>
          <w:sz w:val="28"/>
          <w:szCs w:val="28"/>
        </w:rPr>
        <w:t xml:space="preserve"> do valor atualizado do imóvel</w:t>
      </w:r>
      <w:ins w:id="1713" w:author="Assessor GDSXSR" w:date="2026-10-31T19:47:04Z">
        <w:r>
          <w:rPr>
            <w:rFonts w:ascii="Arial" w:hAnsi="Arial" w:cs="Arial"/>
            <w:color w:val="808080"/>
            <w:sz w:val="28"/>
            <w:szCs w:val="28"/>
          </w:rPr>
          <w:t xml:space="preserve">, pedida subsidiariamente pelas próprias rés na contestação,</w:t>
        </w:r>
      </w:ins>
      <w:r>
        <w:rPr>
          <w:rFonts w:ascii="Arial" w:hAnsi="Arial" w:cs="Arial"/>
          <w:color w:val="000000" w:themeColor="text1"/>
          <w:sz w:val="28"/>
          <w:szCs w:val="28"/>
        </w:rPr>
        <w:t xml:space="preserve"> mostra-se adequada, </w:t>
      </w:r>
      <w:del w:id="1714" w:author="Assessor GDSXSR" w:date="2026-10-31T19:47:04Z">
        <w:r>
          <w:rPr>
            <w:rFonts w:ascii="Arial" w:hAnsi="Arial" w:cs="Arial"/>
            <w:color w:val="000000" w:themeColor="text1"/>
            <w:sz w:val="28"/>
            <w:szCs w:val="28"/>
          </w:rPr>
          <w:delText xml:space="preserve">pois</w:delText>
        </w:r>
      </w:del>
      <w:ins w:id="1715" w:author="Assessor GDSXSR" w:date="2026-10-31T19:47:04Z">
        <w:r>
          <w:rPr>
            <w:rFonts w:ascii="Arial" w:hAnsi="Arial" w:cs="Arial"/>
            <w:color w:val="808080"/>
            <w:sz w:val="28"/>
            <w:szCs w:val="28"/>
          </w:rPr>
          <w:t xml:space="preserve">por</w:t>
        </w:r>
      </w:ins>
      <w:r>
        <w:rPr>
          <w:rFonts w:ascii="Arial" w:hAnsi="Arial" w:cs="Arial"/>
          <w:color w:val="000000" w:themeColor="text1"/>
          <w:sz w:val="28"/>
          <w:szCs w:val="28"/>
        </w:rPr>
        <w:t xml:space="preserve"> </w:t>
      </w:r>
      <w:del w:id="1716" w:author="Assessor GDSXSR" w:date="2026-10-31T19:47:04Z">
        <w:r>
          <w:rPr>
            <w:rFonts w:ascii="Arial" w:hAnsi="Arial" w:cs="Arial"/>
            <w:color w:val="000000" w:themeColor="text1"/>
            <w:sz w:val="28"/>
            <w:szCs w:val="28"/>
          </w:rPr>
          <w:delText xml:space="preserve">representa</w:delText>
        </w:r>
      </w:del>
      <w:ins w:id="1717" w:author="Assessor GDSXSR" w:date="2026-10-31T19:47:04Z">
        <w:r>
          <w:rPr>
            <w:rFonts w:ascii="Arial" w:hAnsi="Arial" w:cs="Arial"/>
            <w:color w:val="808080"/>
            <w:sz w:val="28"/>
            <w:szCs w:val="28"/>
          </w:rPr>
          <w:t xml:space="preserve">representar</w:t>
        </w:r>
      </w:ins>
      <w:r>
        <w:rPr>
          <w:rFonts w:ascii="Arial" w:hAnsi="Arial" w:cs="Arial"/>
          <w:color w:val="000000" w:themeColor="text1"/>
          <w:sz w:val="28"/>
          <w:szCs w:val="28"/>
        </w:rPr>
        <w:t xml:space="preserve"> estimativa razoável do valor locatício durante </w:t>
      </w:r>
      <w:del w:id="1718" w:author="Assessor GDSXSR" w:date="2026-10-31T19:47:04Z">
        <w:r>
          <w:rPr>
            <w:rFonts w:ascii="Arial" w:hAnsi="Arial" w:cs="Arial"/>
            <w:color w:val="000000" w:themeColor="text1"/>
            <w:sz w:val="28"/>
            <w:szCs w:val="28"/>
          </w:rPr>
          <w:delText xml:space="preserve">o período em que </w:delText>
        </w:r>
      </w:del>
      <w:r>
        <w:rPr>
          <w:rFonts w:ascii="Arial" w:hAnsi="Arial" w:cs="Arial"/>
          <w:color w:val="000000" w:themeColor="text1"/>
          <w:sz w:val="28"/>
          <w:szCs w:val="28"/>
        </w:rPr>
        <w:t xml:space="preserve">a </w:t>
      </w:r>
      <w:del w:id="1719" w:author="Assessor GDSXSR" w:date="2026-10-31T19:47:04Z">
        <w:r>
          <w:rPr>
            <w:rFonts w:ascii="Arial" w:hAnsi="Arial" w:cs="Arial"/>
            <w:color w:val="000000" w:themeColor="text1"/>
            <w:sz w:val="28"/>
            <w:szCs w:val="28"/>
          </w:rPr>
          <w:delText xml:space="preserve">adquirente permaneceu privada</w:delText>
        </w:r>
      </w:del>
      <w:ins w:id="1720" w:author="Assessor GDSXSR" w:date="2026-10-31T19:47:04Z">
        <w:r>
          <w:rPr>
            <w:rFonts w:ascii="Arial" w:hAnsi="Arial" w:cs="Arial"/>
            <w:color w:val="808080"/>
            <w:sz w:val="28"/>
            <w:szCs w:val="28"/>
          </w:rPr>
          <w:t xml:space="preserve">privação</w:t>
        </w:r>
      </w:ins>
      <w:r>
        <w:rPr>
          <w:rFonts w:ascii="Arial" w:hAnsi="Arial" w:cs="Arial"/>
          <w:color w:val="000000" w:themeColor="text1"/>
          <w:sz w:val="28"/>
          <w:szCs w:val="28"/>
        </w:rPr>
        <w:t xml:space="preserve"> da posse </w:t>
      </w:r>
      <w:del w:id="1721" w:author="Assessor GDSXSR" w:date="2026-10-31T19:47:04Z">
        <w:r>
          <w:rPr>
            <w:rFonts w:ascii="Arial" w:hAnsi="Arial" w:cs="Arial"/>
            <w:color w:val="000000" w:themeColor="text1"/>
            <w:sz w:val="28"/>
            <w:szCs w:val="28"/>
          </w:rPr>
          <w:delText xml:space="preserve">direta</w:delText>
        </w:r>
      </w:del>
      <w:ins w:id="1722" w:author="Assessor GDSXSR" w:date="2026-10-31T19:47: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723" w:author="Assessor GDSXSR" w:date="2026-10-31T19:47:04Z">
        <w:r>
          <w:rPr>
            <w:rFonts w:ascii="Arial" w:hAnsi="Arial" w:cs="Arial"/>
            <w:color w:val="000000" w:themeColor="text1"/>
            <w:sz w:val="28"/>
            <w:szCs w:val="28"/>
          </w:rPr>
          <w:delText xml:space="preserve">do bem</w:delText>
        </w:r>
      </w:del>
      <w:ins w:id="1724" w:author="Assessor GDSXSR" w:date="2026-10-31T19:47:04Z">
        <w:r>
          <w:rPr>
            <w:rFonts w:ascii="Arial" w:hAnsi="Arial" w:cs="Arial"/>
            <w:color w:val="808080"/>
            <w:sz w:val="28"/>
            <w:szCs w:val="28"/>
          </w:rPr>
          <w:t xml:space="preserve">89043089)</w:t>
        </w:r>
      </w:ins>
      <w:r>
        <w:rPr>
          <w:rFonts w:ascii="Arial" w:hAnsi="Arial" w:cs="Arial"/>
          <w:color w:val="000000" w:themeColor="text1"/>
          <w:sz w:val="28"/>
          <w:szCs w:val="28"/>
        </w:rPr>
        <w:t xml:space="preserve">.</w:t>
      </w:r>
      <w:del w:id="1725" w:author="Assessor GDSXSR" w:date="2026-10-31T19:47:04Z">
        <w:r>
          <w:rPr>
            <w:rFonts w:ascii="Arial" w:hAnsi="Arial" w:cs="Arial"/>
            <w:color w:val="000000" w:themeColor="text1"/>
            <w:sz w:val="28"/>
            <w:szCs w:val="28"/>
          </w:rPr>
          <w:delText xml:space="preserve"> </w:delText>
        </w:r>
      </w:del>
    </w:p>
    <w:p w14:paraId="68994309" w14:textId="77777777" w:rsidR="00946BCE" w:rsidRPr="007E1C8C" w:rsidRDefault="00946BCE" w:rsidP="00946BCE">
      <w:pPr>
        <w:spacing w:after="0" w:line="360" w:lineRule="auto"/>
        <w:ind w:firstLine="2268"/>
        <w:jc w:val="both"/>
        <w:rPr>
          <w:rFonts w:ascii="Arial" w:hAnsi="Arial" w:cs="Arial"/>
          <w:color w:val="000000" w:themeColor="text1"/>
          <w:sz w:val="28"/>
          <w:szCs w:val="28"/>
        </w:rPr>
      </w:pPr>
    </w:p>
    <w:p w14:paraId="5AADA72E" w14:textId="5649A0C7" w:rsidR="00946BCE" w:rsidRPr="007E1C8C" w:rsidRDefault="00946BCE" w:rsidP="00946BCE">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Change w:id="1882" w:author="Assessor GDSXSR" w:date="2026-10-31T19:47:04Z">
            <w:rPr>
              <w:rFonts w:ascii="Arial" w:hAnsi="Arial" w:cs="Arial"/>
              <w:color w:val="000000" w:themeColor="text1"/>
              <w:sz w:val="28"/>
              <w:szCs w:val="28"/>
              <w:u w:val="single"/>
            </w:rPr>
          </w:rPrChange>
        </w:rPr>
        <w:t>Assim, nego provimento ao apelo nesse ponto</w:t>
      </w:r>
      <w:r w:rsidR="00DE397B">
        <w:rPr>
          <w:rFonts w:ascii="Arial" w:hAnsi="Arial" w:cs="Arial"/>
          <w:color w:val="000000" w:themeColor="text1"/>
          <w:sz w:val="28"/>
          <w:szCs w:val="28"/>
          <w:highlight w:val="yellow"/>
          <w:u w:val="single"/>
          <w:rPrChange w:id="1883" w:author="Assessor GDSXSR" w:date="2026-10-31T19:47:04Z">
            <w:rPr>
              <w:rFonts w:ascii="Arial" w:hAnsi="Arial" w:cs="Arial"/>
              <w:color w:val="000000" w:themeColor="text1"/>
              <w:sz w:val="28"/>
              <w:szCs w:val="28"/>
              <w:u w:val="single"/>
            </w:rPr>
          </w:rPrChange>
        </w:rPr>
        <w:t>.</w:t>
      </w:r>
    </w:p>
    <w:p w14:paraId="56DEBE25" w14:textId="77777777" w:rsidR="00DE397B" w:rsidRDefault="00DE397B" w:rsidP="00DE397B">
      <w:pPr>
        <w:rPr>
          <w:rFonts w:ascii="Arial" w:hAnsi="Arial" w:cs="Arial"/>
          <w:sz w:val="28"/>
          <w:szCs w:val="28"/>
        </w:rPr>
      </w:pPr>
    </w:p>
    <w:p w14:paraId="66BF64A5" w14:textId="0725E5A6" w:rsidR="00946BCE" w:rsidRDefault="00A45D34" w:rsidP="00946BCE">
      <w:pPr>
        <w:spacing w:after="0" w:line="360" w:lineRule="auto"/>
        <w:ind w:hanging="142"/>
        <w:jc w:val="center"/>
        <w:rPr>
          <w:rFonts w:ascii="Arial" w:hAnsi="Arial" w:cs="Arial"/>
          <w:sz w:val="28"/>
          <w:szCs w:val="28"/>
        </w:rPr>
      </w:pPr>
      <w:commentRangeStart w:id="13"/>
      <w:r w:rsidRPr="00A45D34">
        <w:rPr>
          <w:rFonts w:ascii="Arial" w:hAnsi="Arial" w:cs="Arial"/>
          <w:sz w:val="28"/>
          <w:szCs w:val="28"/>
          <w:highlight w:val="yellow"/>
          <w:rPrChange w:id="1859" w:author="Assessor GDSXSR" w:date="2026-10-31T19:47:04Z">
            <w:rPr>
              <w:rFonts w:ascii="Arial" w:hAnsi="Arial" w:cs="Arial"/>
              <w:sz w:val="28"/>
              <w:szCs w:val="28"/>
            </w:rPr>
          </w:rPrChange>
        </w:rPr>
        <w:t>DA MANUTENÇÃO DO RESSARCIMENTO DOS JUROS DE OBRA COMPROVADAMENTE PAGOS</w:t>
      </w:r>
      <w:commentRangeEnd w:id="13"/>
      <w:r>
        <w:rPr>
          <w:rStyle w:val="CommentReference"/>
        </w:rPr>
        <w:commentReference w:id="13"/>
      </w:r>
    </w:p>
    <w:p w14:paraId="5784FEC9" w14:textId="77777777" w:rsidR="00946BCE" w:rsidRDefault="00946BCE" w:rsidP="00946BCE">
      <w:pPr>
        <w:spacing w:after="0" w:line="360" w:lineRule="auto"/>
        <w:ind w:firstLine="2268"/>
        <w:jc w:val="both"/>
        <w:rPr>
          <w:rFonts w:ascii="Arial" w:hAnsi="Arial" w:cs="Arial"/>
          <w:sz w:val="28"/>
          <w:szCs w:val="28"/>
        </w:rPr>
      </w:pPr>
    </w:p>
    <w:p w14:paraId="242F3917" w14:textId="1D09D24D" w:rsidR="00946BCE" w:rsidRPr="007E1C8C" w:rsidRDefault="00A45D34"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w:t>
      </w:r>
      <w:ins w:id="1726" w:author="Assessor GDSXSR" w:date="2026-10-31T19:47:04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a condenação ao ressarcimento dos juros de obra deve ser afastada, porque as planilhas apresentadas não comprovam o efetivo pagamento </w:t>
      </w:r>
      <w:del w:id="1727" w:author="Assessor GDSXSR" w:date="2026-10-31T19:47:04Z">
        <w:r>
          <w:rPr>
            <w:rFonts w:ascii="Arial" w:hAnsi="Arial" w:cs="Arial"/>
            <w:color w:val="000000" w:themeColor="text1"/>
            <w:sz w:val="28"/>
            <w:szCs w:val="28"/>
          </w:rPr>
          <w:delText xml:space="preserve">dos valores </w:delText>
        </w:r>
      </w:del>
      <w:r>
        <w:rPr>
          <w:rFonts w:ascii="Arial" w:hAnsi="Arial" w:cs="Arial"/>
          <w:color w:val="000000" w:themeColor="text1"/>
          <w:sz w:val="28"/>
          <w:szCs w:val="28"/>
        </w:rPr>
        <w:t xml:space="preserve">pela autora</w:t>
      </w:r>
      <w:del w:id="1728" w:author="Assessor GDSXSR" w:date="2026-10-31T19:47:04Z">
        <w:r>
          <w:rPr>
            <w:rFonts w:ascii="Arial" w:hAnsi="Arial" w:cs="Arial"/>
            <w:color w:val="000000" w:themeColor="text1"/>
            <w:sz w:val="28"/>
            <w:szCs w:val="28"/>
          </w:rPr>
          <w:delText xml:space="preserve">,</w:delText>
        </w:r>
      </w:del>
      <w:ins w:id="1729"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ou</w:t>
      </w:r>
      <w:ins w:id="1730" w:author="Assessor GDSXSR" w:date="2026-10-31T19:47:04Z">
        <w:r>
          <w:rPr>
            <w:rFonts w:ascii="Arial" w:hAnsi="Arial" w:cs="Arial"/>
            <w:color w:val="808080"/>
            <w:sz w:val="28"/>
            <w:szCs w:val="28"/>
          </w:rPr>
          <w:t xml:space="preserve"> </w:t>
        </w:r>
        <w:r>
          <w:rPr>
            <w:b/>
            <w:rFonts w:ascii="Arial" w:hAnsi="Arial" w:cs="Arial"/>
            <w:color w:val="808080"/>
            <w:sz w:val="28"/>
            <w:szCs w:val="28"/>
          </w:rPr>
          <w:t xml:space="preserve">2)</w:t>
        </w:r>
        <w:r>
          <w:rPr>
            <w:rFonts w:ascii="Arial" w:hAnsi="Arial" w:cs="Arial"/>
            <w:color w:val="808080"/>
            <w:sz w:val="28"/>
            <w:szCs w:val="28"/>
          </w:rPr>
          <w:t xml:space="preserve"> subsidiariamente,</w:t>
        </w:r>
      </w:ins>
      <w:r>
        <w:rPr>
          <w:rFonts w:ascii="Arial" w:hAnsi="Arial" w:cs="Arial"/>
          <w:color w:val="000000" w:themeColor="text1"/>
          <w:sz w:val="28"/>
          <w:szCs w:val="28"/>
        </w:rPr>
        <w:t xml:space="preserve"> deve ser</w:t>
      </w:r>
      <w:r>
        <w:rPr>
          <w:rFonts w:ascii="Arial" w:hAnsi="Arial" w:cs="Arial"/>
          <w:color w:val="000000" w:themeColor="text1"/>
          <w:sz w:val="28"/>
          <w:szCs w:val="28"/>
        </w:rPr>
        <w:t xml:space="preserve"> limitada às parcelas comprovadamente pagas sob a rubrica “juros” após o início da mora</w:t>
      </w:r>
      <w:ins w:id="1731" w:author="Assessor GDSXSR" w:date="2026-10-31T19:47:04Z">
        <w:r>
          <w:rPr>
            <w:rFonts w:ascii="Arial" w:hAnsi="Arial" w:cs="Arial"/>
            <w:color w:val="808080"/>
            <w:sz w:val="28"/>
            <w:szCs w:val="28"/>
          </w:rPr>
          <w:t xml:space="preserve"> (ID 89043176).</w:t>
        </w:r>
      </w:ins>
    </w:p>
    <w:p w14:paraId="42ADF98D" w14:textId="77777777" w:rsidR="00946BCE" w:rsidRDefault="00946BCE" w:rsidP="00946BCE">
      <w:pPr>
        <w:spacing w:after="0" w:line="360" w:lineRule="auto"/>
        <w:ind w:firstLine="2268"/>
        <w:jc w:val="both"/>
        <w:rPr>
          <w:rFonts w:ascii="Arial" w:hAnsi="Arial" w:cs="Arial"/>
          <w:color w:val="000000" w:themeColor="text1"/>
          <w:sz w:val="28"/>
          <w:szCs w:val="28"/>
        </w:rPr>
      </w:pPr>
    </w:p>
    <w:p w14:paraId="274B7A07" w14:textId="4C031014" w:rsidR="00946BCE" w:rsidRPr="007E1C8C" w:rsidRDefault="00946BCE" w:rsidP="00946BCE">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871" w:author="Assessor GDSXSR" w:date="2026-10-31T19:47:04Z">
            <w:rPr>
              <w:rFonts w:ascii="Arial" w:hAnsi="Arial" w:cs="Arial"/>
              <w:color w:val="000000" w:themeColor="text1"/>
              <w:sz w:val="28"/>
              <w:szCs w:val="28"/>
            </w:rPr>
          </w:rPrChange>
        </w:rPr>
        <w:t>Com parcial razão</w:t>
      </w:r>
      <w:r w:rsidR="00A45D34">
        <w:rPr>
          <w:rFonts w:ascii="Arial" w:hAnsi="Arial" w:cs="Arial"/>
          <w:color w:val="000000" w:themeColor="text1"/>
          <w:sz w:val="28"/>
          <w:szCs w:val="28"/>
          <w:highlight w:val="yellow"/>
          <w:rPrChange w:id="1872" w:author="Assessor GDSXSR" w:date="2026-10-31T19:47:04Z">
            <w:rPr>
              <w:rFonts w:ascii="Arial" w:hAnsi="Arial" w:cs="Arial"/>
              <w:color w:val="000000" w:themeColor="text1"/>
              <w:sz w:val="28"/>
              <w:szCs w:val="28"/>
            </w:rPr>
          </w:rPrChange>
        </w:rPr>
        <w:t xml:space="preserve"> as</w:t>
      </w:r>
      <w:r w:rsidRPr="007E1C8C">
        <w:rPr>
          <w:rFonts w:ascii="Arial" w:hAnsi="Arial" w:cs="Arial"/>
          <w:color w:val="000000" w:themeColor="text1"/>
          <w:sz w:val="28"/>
          <w:szCs w:val="28"/>
          <w:highlight w:val="yellow"/>
          <w:rPrChange w:id="1873" w:author="Assessor GDSXSR" w:date="2026-10-31T19:47:04Z">
            <w:rPr>
              <w:rFonts w:ascii="Arial" w:hAnsi="Arial" w:cs="Arial"/>
              <w:color w:val="000000" w:themeColor="text1"/>
              <w:sz w:val="28"/>
              <w:szCs w:val="28"/>
            </w:rPr>
          </w:rPrChange>
        </w:rPr>
        <w:t xml:space="preserve"> apelante</w:t>
      </w:r>
      <w:r w:rsidR="00A45D34">
        <w:rPr>
          <w:rFonts w:ascii="Arial" w:hAnsi="Arial" w:cs="Arial"/>
          <w:color w:val="000000" w:themeColor="text1"/>
          <w:sz w:val="28"/>
          <w:szCs w:val="28"/>
          <w:highlight w:val="yellow"/>
          <w:rPrChange w:id="1874" w:author="Assessor GDSXSR" w:date="2026-10-31T19:47:04Z">
            <w:rPr>
              <w:rFonts w:ascii="Arial" w:hAnsi="Arial" w:cs="Arial"/>
              <w:color w:val="000000" w:themeColor="text1"/>
              <w:sz w:val="28"/>
              <w:szCs w:val="28"/>
            </w:rPr>
          </w:rPrChange>
        </w:rPr>
        <w:t>s</w:t>
      </w:r>
      <w:r w:rsidRPr="007E1C8C">
        <w:rPr>
          <w:rFonts w:ascii="Arial" w:hAnsi="Arial" w:cs="Arial"/>
          <w:color w:val="000000" w:themeColor="text1"/>
          <w:sz w:val="28"/>
          <w:szCs w:val="28"/>
          <w:highlight w:val="yellow"/>
          <w:rPrChange w:id="1875" w:author="Assessor GDSXSR" w:date="2026-10-31T19:47:04Z">
            <w:rPr>
              <w:rFonts w:ascii="Arial" w:hAnsi="Arial" w:cs="Arial"/>
              <w:color w:val="000000" w:themeColor="text1"/>
              <w:sz w:val="28"/>
              <w:szCs w:val="28"/>
            </w:rPr>
          </w:rPrChange>
        </w:rPr>
        <w:t>.</w:t>
      </w:r>
    </w:p>
    <w:p w14:paraId="15953649" w14:textId="77777777" w:rsidR="00946BCE" w:rsidRDefault="00946BCE" w:rsidP="00946BCE">
      <w:pPr>
        <w:spacing w:after="0" w:line="360" w:lineRule="auto"/>
        <w:ind w:firstLine="2268"/>
        <w:jc w:val="both"/>
        <w:rPr>
          <w:rFonts w:ascii="Arial" w:hAnsi="Arial" w:cs="Arial"/>
          <w:color w:val="000000" w:themeColor="text1"/>
          <w:sz w:val="28"/>
          <w:szCs w:val="28"/>
        </w:rPr>
      </w:pPr>
    </w:p>
    <w:p w14:paraId="396D173E" w14:textId="77777777"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cobrança de juros de obra não pode ser transferida à adquirente depois de encerrado o prazo para a entrega do imóvel, já </w:t>
      </w:r>
      <w:del w:id="1732" w:author="Assessor GDSXSR" w:date="2026-10-31T19:47:04Z">
        <w:r>
          <w:rPr>
            <w:rFonts w:ascii="Arial" w:hAnsi="Arial" w:cs="Arial"/>
            <w:color w:val="000000" w:themeColor="text1"/>
            <w:sz w:val="28"/>
            <w:szCs w:val="28"/>
          </w:rPr>
          <w:delText xml:space="preserve">incluído</w:delText>
        </w:r>
      </w:del>
      <w:ins w:id="1733" w:author="Assessor GDSXSR" w:date="2026-10-31T19:47:04Z">
        <w:r>
          <w:rPr>
            <w:rFonts w:ascii="Arial" w:hAnsi="Arial" w:cs="Arial"/>
            <w:color w:val="808080"/>
            <w:sz w:val="28"/>
            <w:szCs w:val="28"/>
          </w:rPr>
          <w:t xml:space="preserve">incluída</w:t>
        </w:r>
      </w:ins>
      <w:r>
        <w:rPr>
          <w:rFonts w:ascii="Arial" w:hAnsi="Arial" w:cs="Arial"/>
          <w:color w:val="000000" w:themeColor="text1"/>
          <w:sz w:val="28"/>
          <w:szCs w:val="28"/>
        </w:rPr>
        <w:t xml:space="preserve"> </w:t>
      </w:r>
      <w:del w:id="1734" w:author="Assessor GDSXSR" w:date="2026-10-31T19:47:04Z">
        <w:r>
          <w:rPr>
            <w:rFonts w:ascii="Arial" w:hAnsi="Arial" w:cs="Arial"/>
            <w:color w:val="000000" w:themeColor="text1"/>
            <w:sz w:val="28"/>
            <w:szCs w:val="28"/>
          </w:rPr>
          <w:delText xml:space="preserve">o período de</w:delText>
        </w:r>
      </w:del>
      <w:ins w:id="1735" w:author="Assessor GDSXSR" w:date="2026-10-31T19:47:04Z">
        <w:r>
          <w:rPr>
            <w:rFonts w:ascii="Arial" w:hAnsi="Arial" w:cs="Arial"/>
            <w:color w:val="808080"/>
            <w:sz w:val="28"/>
            <w:szCs w:val="28"/>
          </w:rPr>
          <w:t xml:space="preserve">a</w:t>
        </w:r>
      </w:ins>
      <w:r>
        <w:rPr>
          <w:rFonts w:ascii="Arial" w:hAnsi="Arial" w:cs="Arial"/>
          <w:color w:val="000000" w:themeColor="text1"/>
          <w:sz w:val="28"/>
          <w:szCs w:val="28"/>
        </w:rPr>
        <w:t xml:space="preserve"> tolerância</w:t>
      </w:r>
      <w:del w:id="1736" w:author="Assessor GDSXSR" w:date="2026-10-31T19:47:04Z">
        <w:r>
          <w:rPr>
            <w:rFonts w:ascii="Arial" w:hAnsi="Arial" w:cs="Arial"/>
            <w:color w:val="000000" w:themeColor="text1"/>
            <w:sz w:val="28"/>
            <w:szCs w:val="28"/>
          </w:rPr>
          <w:delText xml:space="preserve">. A partir da mora das fornecedoras</w:delText>
        </w:r>
      </w:del>
      <w:r>
        <w:rPr>
          <w:rFonts w:ascii="Arial" w:hAnsi="Arial" w:cs="Arial"/>
          <w:color w:val="000000" w:themeColor="text1"/>
          <w:sz w:val="28"/>
          <w:szCs w:val="28"/>
        </w:rPr>
        <w:t xml:space="preserve">, </w:t>
      </w:r>
      <w:del w:id="1737" w:author="Assessor GDSXSR" w:date="2026-10-31T19:47:04Z">
        <w:r>
          <w:rPr>
            <w:rFonts w:ascii="Arial" w:hAnsi="Arial" w:cs="Arial"/>
            <w:color w:val="000000" w:themeColor="text1"/>
            <w:sz w:val="28"/>
            <w:szCs w:val="28"/>
          </w:rPr>
          <w:delText xml:space="preserve">não</w:delText>
        </w:r>
      </w:del>
      <w:ins w:id="1738" w:author="Assessor GDSXSR" w:date="2026-10-31T19:47:04Z">
        <w:r>
          <w:rPr>
            <w:rFonts w:ascii="Arial" w:hAnsi="Arial" w:cs="Arial"/>
            <w:color w:val="808080"/>
            <w:sz w:val="28"/>
            <w:szCs w:val="28"/>
          </w:rPr>
          <w:t xml:space="preserve">conforme</w:t>
        </w:r>
      </w:ins>
      <w:r>
        <w:rPr>
          <w:rFonts w:ascii="Arial" w:hAnsi="Arial" w:cs="Arial"/>
          <w:color w:val="000000" w:themeColor="text1"/>
          <w:sz w:val="28"/>
          <w:szCs w:val="28"/>
        </w:rPr>
        <w:t xml:space="preserve"> </w:t>
      </w:r>
      <w:del w:id="1739" w:author="Assessor GDSXSR" w:date="2026-10-31T19:47:04Z">
        <w:r>
          <w:rPr>
            <w:rFonts w:ascii="Arial" w:hAnsi="Arial" w:cs="Arial"/>
            <w:color w:val="000000" w:themeColor="text1"/>
            <w:sz w:val="28"/>
            <w:szCs w:val="28"/>
          </w:rPr>
          <w:delText xml:space="preserve">se</w:delText>
        </w:r>
      </w:del>
      <w:ins w:id="1740" w:author="Assessor GDSXSR" w:date="2026-10-31T19:47:04Z">
        <w:r>
          <w:rPr>
            <w:rFonts w:ascii="Arial" w:hAnsi="Arial" w:cs="Arial"/>
            <w:color w:val="808080"/>
            <w:sz w:val="28"/>
            <w:szCs w:val="28"/>
          </w:rPr>
          <w:t xml:space="preserve">a</w:t>
        </w:r>
      </w:ins>
      <w:r>
        <w:rPr>
          <w:rFonts w:ascii="Arial" w:hAnsi="Arial" w:cs="Arial"/>
          <w:color w:val="000000" w:themeColor="text1"/>
          <w:sz w:val="28"/>
          <w:szCs w:val="28"/>
        </w:rPr>
        <w:t xml:space="preserve"> </w:t>
      </w:r>
      <w:del w:id="1741" w:author="Assessor GDSXSR" w:date="2026-10-31T19:47:04Z">
        <w:r>
          <w:rPr>
            <w:rFonts w:ascii="Arial" w:hAnsi="Arial" w:cs="Arial"/>
            <w:color w:val="000000" w:themeColor="text1"/>
            <w:sz w:val="28"/>
            <w:szCs w:val="28"/>
          </w:rPr>
          <w:delText xml:space="preserve">mostra</w:delText>
        </w:r>
      </w:del>
      <w:ins w:id="1742" w:author="Assessor GDSXSR" w:date="2026-10-31T19:47:04Z">
        <w:r>
          <w:rPr>
            <w:rFonts w:ascii="Arial" w:hAnsi="Arial" w:cs="Arial"/>
            <w:color w:val="808080"/>
            <w:sz w:val="28"/>
            <w:szCs w:val="28"/>
          </w:rPr>
          <w:t xml:space="preserve">tese</w:t>
        </w:r>
      </w:ins>
      <w:r>
        <w:rPr>
          <w:rFonts w:ascii="Arial" w:hAnsi="Arial" w:cs="Arial"/>
          <w:color w:val="000000" w:themeColor="text1"/>
          <w:sz w:val="28"/>
          <w:szCs w:val="28"/>
        </w:rPr>
        <w:t xml:space="preserve"> </w:t>
      </w:r>
      <w:del w:id="1743" w:author="Assessor GDSXSR" w:date="2026-10-31T19:47:04Z">
        <w:r>
          <w:rPr>
            <w:rFonts w:ascii="Arial" w:hAnsi="Arial" w:cs="Arial"/>
            <w:color w:val="000000" w:themeColor="text1"/>
            <w:sz w:val="28"/>
            <w:szCs w:val="28"/>
          </w:rPr>
          <w:delText xml:space="preserve">legítimo</w:delText>
        </w:r>
      </w:del>
      <w:ins w:id="1744" w:author="Assessor GDSXSR" w:date="2026-10-31T19:47:04Z">
        <w:r>
          <w:rPr>
            <w:rFonts w:ascii="Arial" w:hAnsi="Arial" w:cs="Arial"/>
            <w:color w:val="808080"/>
            <w:sz w:val="28"/>
            <w:szCs w:val="28"/>
          </w:rPr>
          <w:t xml:space="preserve">1.3</w:t>
        </w:r>
      </w:ins>
      <w:r>
        <w:rPr>
          <w:rFonts w:ascii="Arial" w:hAnsi="Arial" w:cs="Arial"/>
          <w:color w:val="000000" w:themeColor="text1"/>
          <w:sz w:val="28"/>
          <w:szCs w:val="28"/>
        </w:rPr>
        <w:t xml:space="preserve"> </w:t>
      </w:r>
      <w:del w:id="1745" w:author="Assessor GDSXSR" w:date="2026-10-31T19:47:04Z">
        <w:r>
          <w:rPr>
            <w:rFonts w:ascii="Arial" w:hAnsi="Arial" w:cs="Arial"/>
            <w:color w:val="000000" w:themeColor="text1"/>
            <w:sz w:val="28"/>
            <w:szCs w:val="28"/>
          </w:rPr>
          <w:delText xml:space="preserve">exigir</w:delText>
        </w:r>
      </w:del>
      <w:ins w:id="1746" w:author="Assessor GDSXSR" w:date="2026-10-31T19:47:04Z">
        <w:r>
          <w:rPr>
            <w:rFonts w:ascii="Arial" w:hAnsi="Arial" w:cs="Arial"/>
            <w:color w:val="808080"/>
            <w:sz w:val="28"/>
            <w:szCs w:val="28"/>
          </w:rPr>
          <w:t xml:space="preserve">do</w:t>
        </w:r>
      </w:ins>
      <w:r>
        <w:rPr>
          <w:rFonts w:ascii="Arial" w:hAnsi="Arial" w:cs="Arial"/>
          <w:color w:val="000000" w:themeColor="text1"/>
          <w:sz w:val="28"/>
          <w:szCs w:val="28"/>
        </w:rPr>
        <w:t xml:space="preserve"> </w:t>
      </w:r>
      <w:del w:id="1747" w:author="Assessor GDSXSR" w:date="2026-10-31T19:47:04Z">
        <w:r>
          <w:rPr>
            <w:rFonts w:ascii="Arial" w:hAnsi="Arial" w:cs="Arial"/>
            <w:color w:val="000000" w:themeColor="text1"/>
            <w:sz w:val="28"/>
            <w:szCs w:val="28"/>
          </w:rPr>
          <w:delText xml:space="preserve">da</w:delText>
        </w:r>
      </w:del>
      <w:ins w:id="1748" w:author="Assessor GDSXSR" w:date="2026-10-31T19:47:04Z">
        <w:r>
          <w:rPr>
            <w:rFonts w:ascii="Arial" w:hAnsi="Arial" w:cs="Arial"/>
            <w:color w:val="808080"/>
            <w:sz w:val="28"/>
            <w:szCs w:val="28"/>
          </w:rPr>
          <w:t xml:space="preserve">Tema</w:t>
        </w:r>
      </w:ins>
      <w:r>
        <w:rPr>
          <w:rFonts w:ascii="Arial" w:hAnsi="Arial" w:cs="Arial"/>
          <w:color w:val="000000" w:themeColor="text1"/>
          <w:sz w:val="28"/>
          <w:szCs w:val="28"/>
        </w:rPr>
        <w:t xml:space="preserve"> </w:t>
      </w:r>
      <w:del w:id="1749" w:author="Assessor GDSXSR" w:date="2026-10-31T19:47:04Z">
        <w:r>
          <w:rPr>
            <w:rFonts w:ascii="Arial" w:hAnsi="Arial" w:cs="Arial"/>
            <w:color w:val="000000" w:themeColor="text1"/>
            <w:sz w:val="28"/>
            <w:szCs w:val="28"/>
          </w:rPr>
          <w:delText xml:space="preserve">consumidora encargos decorrentes da continuidade da construção</w:delText>
        </w:r>
      </w:del>
      <w:ins w:id="1750" w:author="Assessor GDSXSR" w:date="2026-10-31T19:47:04Z">
        <w:r>
          <w:rPr>
            <w:rFonts w:ascii="Arial" w:hAnsi="Arial" w:cs="Arial"/>
            <w:color w:val="808080"/>
            <w:sz w:val="28"/>
            <w:szCs w:val="28"/>
          </w:rPr>
          <w:t xml:space="preserve">996/STJ</w:t>
        </w:r>
      </w:ins>
      <w:r>
        <w:rPr>
          <w:rFonts w:ascii="Arial" w:hAnsi="Arial" w:cs="Arial"/>
          <w:color w:val="000000" w:themeColor="text1"/>
          <w:sz w:val="28"/>
          <w:szCs w:val="28"/>
        </w:rPr>
        <w:t xml:space="preserve">.</w:t>
      </w:r>
    </w:p>
    <w:p w14:paraId="0FF9AE86"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292170AE" w14:textId="46B8EAA2"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os </w:t>
      </w:r>
      <w:del w:id="1751" w:author="Assessor GDSXSR" w:date="2026-10-31T19:47:04Z">
        <w:r>
          <w:rPr>
            <w:rFonts w:ascii="Arial" w:hAnsi="Arial" w:cs="Arial"/>
            <w:color w:val="000000" w:themeColor="text1"/>
            <w:sz w:val="28"/>
            <w:szCs w:val="28"/>
          </w:rPr>
          <w:delText xml:space="preserve">documentos</w:delText>
        </w:r>
      </w:del>
      <w:ins w:id="1752" w:author="Assessor GDSXSR" w:date="2026-10-31T19:47:04Z">
        <w:r>
          <w:rPr>
            <w:rFonts w:ascii="Arial" w:hAnsi="Arial" w:cs="Arial"/>
            <w:color w:val="808080"/>
            <w:sz w:val="28"/>
            <w:szCs w:val="28"/>
          </w:rPr>
          <w:t xml:space="preserve">extratos</w:t>
        </w:r>
      </w:ins>
      <w:r>
        <w:rPr>
          <w:rFonts w:ascii="Arial" w:hAnsi="Arial" w:cs="Arial"/>
          <w:color w:val="000000" w:themeColor="text1"/>
          <w:sz w:val="28"/>
          <w:szCs w:val="28"/>
        </w:rPr>
        <w:t xml:space="preserve"> </w:t>
      </w:r>
      <w:del w:id="1753" w:author="Assessor GDSXSR" w:date="2026-10-31T19:47:04Z">
        <w:r>
          <w:rPr>
            <w:rFonts w:ascii="Arial" w:hAnsi="Arial" w:cs="Arial"/>
            <w:color w:val="000000" w:themeColor="text1"/>
            <w:sz w:val="28"/>
            <w:szCs w:val="28"/>
          </w:rPr>
          <w:delText xml:space="preserve">dos</w:delText>
        </w:r>
      </w:del>
      <w:ins w:id="1754" w:author="Assessor GDSXSR" w:date="2026-10-31T19:47:04Z">
        <w:r>
          <w:rPr>
            <w:rFonts w:ascii="Arial" w:hAnsi="Arial" w:cs="Arial"/>
            <w:color w:val="808080"/>
            <w:sz w:val="28"/>
            <w:szCs w:val="28"/>
          </w:rPr>
          <w:t xml:space="preserve">da</w:t>
        </w:r>
      </w:ins>
      <w:r>
        <w:rPr>
          <w:rFonts w:ascii="Arial" w:hAnsi="Arial" w:cs="Arial"/>
          <w:color w:val="000000" w:themeColor="text1"/>
          <w:sz w:val="28"/>
          <w:szCs w:val="28"/>
        </w:rPr>
        <w:t xml:space="preserve"> </w:t>
      </w:r>
      <w:del w:id="1755" w:author="Assessor GDSXSR" w:date="2026-10-31T19:47:04Z">
        <w:r>
          <w:rPr>
            <w:rFonts w:ascii="Arial" w:hAnsi="Arial" w:cs="Arial"/>
            <w:color w:val="000000" w:themeColor="text1"/>
            <w:sz w:val="28"/>
            <w:szCs w:val="28"/>
          </w:rPr>
          <w:delText xml:space="preserve">IDs</w:delText>
        </w:r>
      </w:del>
      <w:ins w:id="1756" w:author="Assessor GDSXSR" w:date="2026-10-31T19:47:04Z">
        <w:r>
          <w:rPr>
            <w:rFonts w:ascii="Arial" w:hAnsi="Arial" w:cs="Arial"/>
            <w:color w:val="808080"/>
            <w:sz w:val="28"/>
            <w:szCs w:val="28"/>
          </w:rPr>
          <w:t xml:space="preserve">Caixa</w:t>
        </w:r>
      </w:ins>
      <w:r>
        <w:rPr>
          <w:rFonts w:ascii="Arial" w:hAnsi="Arial" w:cs="Arial"/>
          <w:color w:val="000000" w:themeColor="text1"/>
          <w:sz w:val="28"/>
          <w:szCs w:val="28"/>
        </w:rPr>
        <w:t xml:space="preserve"> </w:t>
      </w:r>
      <w:del w:id="1757" w:author="Assessor GDSXSR" w:date="2026-10-31T19:47:04Z">
        <w:r>
          <w:rPr>
            <w:rFonts w:ascii="Arial" w:hAnsi="Arial" w:cs="Arial"/>
            <w:color w:val="000000" w:themeColor="text1"/>
            <w:sz w:val="28"/>
            <w:szCs w:val="28"/>
          </w:rPr>
          <w:delText xml:space="preserve">89043070</w:delText>
        </w:r>
      </w:del>
      <w:ins w:id="1758" w:author="Assessor GDSXSR" w:date="2026-10-31T19:47:04Z">
        <w:r>
          <w:rPr>
            <w:rFonts w:ascii="Arial" w:hAnsi="Arial" w:cs="Arial"/>
            <w:color w:val="808080"/>
            <w:sz w:val="28"/>
            <w:szCs w:val="28"/>
          </w:rPr>
          <w:t xml:space="preserve">Econômica</w:t>
        </w:r>
      </w:ins>
      <w:r>
        <w:rPr>
          <w:rFonts w:ascii="Arial" w:hAnsi="Arial" w:cs="Arial"/>
          <w:color w:val="000000" w:themeColor="text1"/>
          <w:sz w:val="28"/>
          <w:szCs w:val="28"/>
        </w:rPr>
        <w:t xml:space="preserve"> </w:t>
      </w:r>
      <w:del w:id="1759" w:author="Assessor GDSXSR" w:date="2026-10-31T19:47:04Z">
        <w:r>
          <w:rPr>
            <w:rFonts w:ascii="Arial" w:hAnsi="Arial" w:cs="Arial"/>
            <w:color w:val="000000" w:themeColor="text1"/>
            <w:sz w:val="28"/>
            <w:szCs w:val="28"/>
          </w:rPr>
          <w:delText xml:space="preserve">e 89043071</w:delText>
        </w:r>
      </w:del>
      <w:ins w:id="1760" w:author="Assessor GDSXSR" w:date="2026-10-31T19:47:04Z">
        <w:r>
          <w:rPr>
            <w:rFonts w:ascii="Arial" w:hAnsi="Arial" w:cs="Arial"/>
            <w:color w:val="808080"/>
            <w:sz w:val="28"/>
            <w:szCs w:val="28"/>
          </w:rPr>
          <w:t xml:space="preserve">Federal</w:t>
        </w:r>
      </w:ins>
      <w:r>
        <w:rPr>
          <w:rFonts w:ascii="Arial" w:hAnsi="Arial" w:cs="Arial"/>
          <w:color w:val="000000" w:themeColor="text1"/>
          <w:sz w:val="28"/>
          <w:szCs w:val="28"/>
        </w:rPr>
        <w:t xml:space="preserve"> contêm a evolução do financiamento habitacional </w:t>
      </w:r>
      <w:del w:id="1761" w:author="Assessor GDSXSR" w:date="2026-10-31T19:47:04Z">
        <w:r>
          <w:rPr>
            <w:rFonts w:ascii="Arial" w:hAnsi="Arial" w:cs="Arial"/>
            <w:color w:val="000000" w:themeColor="text1"/>
            <w:sz w:val="28"/>
            <w:szCs w:val="28"/>
          </w:rPr>
          <w:delText xml:space="preserve">celebrado</w:delText>
        </w:r>
      </w:del>
      <w:ins w:id="1762"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763" w:author="Assessor GDSXSR" w:date="2026-10-31T19:47:04Z">
        <w:r>
          <w:rPr>
            <w:rFonts w:ascii="Arial" w:hAnsi="Arial" w:cs="Arial"/>
            <w:color w:val="000000" w:themeColor="text1"/>
            <w:sz w:val="28"/>
            <w:szCs w:val="28"/>
          </w:rPr>
          <w:delText xml:space="preserve">pela</w:delText>
        </w:r>
      </w:del>
      <w:ins w:id="1764" w:author="Assessor GDSXSR" w:date="2026-10-31T19:47:04Z">
        <w:r>
          <w:rPr>
            <w:rFonts w:ascii="Arial" w:hAnsi="Arial" w:cs="Arial"/>
            <w:color w:val="808080"/>
            <w:sz w:val="28"/>
            <w:szCs w:val="28"/>
          </w:rPr>
          <w:t xml:space="preserve">demonstram</w:t>
        </w:r>
      </w:ins>
      <w:r>
        <w:rPr>
          <w:rFonts w:ascii="Arial" w:hAnsi="Arial" w:cs="Arial"/>
          <w:color w:val="000000" w:themeColor="text1"/>
          <w:sz w:val="28"/>
          <w:szCs w:val="28"/>
        </w:rPr>
        <w:t xml:space="preserve"> </w:t>
      </w:r>
      <w:del w:id="1765" w:author="Assessor GDSXSR" w:date="2026-10-31T19:47:04Z">
        <w:r>
          <w:rPr>
            <w:rFonts w:ascii="Arial" w:hAnsi="Arial" w:cs="Arial"/>
            <w:color w:val="000000" w:themeColor="text1"/>
            <w:sz w:val="28"/>
            <w:szCs w:val="28"/>
          </w:rPr>
          <w:delText xml:space="preserve">autora</w:delText>
        </w:r>
      </w:del>
      <w:ins w:id="1766" w:author="Assessor GDSXSR" w:date="2026-10-31T19:47:04Z">
        <w:r>
          <w:rPr>
            <w:rFonts w:ascii="Arial" w:hAnsi="Arial" w:cs="Arial"/>
            <w:color w:val="808080"/>
            <w:sz w:val="28"/>
            <w:szCs w:val="28"/>
          </w:rPr>
          <w:t xml:space="preserve">pagamentos posteriores ao prazo de entrega,</w:t>
        </w:r>
      </w:ins>
      <w:r>
        <w:rPr>
          <w:rFonts w:ascii="Arial" w:hAnsi="Arial" w:cs="Arial"/>
          <w:color w:val="000000" w:themeColor="text1"/>
          <w:sz w:val="28"/>
          <w:szCs w:val="28"/>
        </w:rPr>
        <w:t xml:space="preserve"> com </w:t>
      </w:r>
      <w:ins w:id="1767" w:author="Assessor GDSXSR" w:date="2026-10-31T19:47:04Z">
        <w:r>
          <w:rPr>
            <w:rFonts w:ascii="Arial" w:hAnsi="Arial" w:cs="Arial"/>
            <w:color w:val="808080"/>
            <w:sz w:val="28"/>
            <w:szCs w:val="28"/>
          </w:rPr>
          <w:t xml:space="preserve">identificação dos valores cobrados </w:t>
        </w:r>
      </w:ins>
      <w:r>
        <w:rPr>
          <w:rFonts w:ascii="Arial" w:hAnsi="Arial" w:cs="Arial"/>
          <w:color w:val="000000" w:themeColor="text1"/>
          <w:sz w:val="28"/>
          <w:szCs w:val="28"/>
        </w:rPr>
        <w:t xml:space="preserve">a </w:t>
      </w:r>
      <w:del w:id="1768" w:author="Assessor GDSXSR" w:date="2026-10-31T19:47:04Z">
        <w:r>
          <w:rPr>
            <w:rFonts w:ascii="Arial" w:hAnsi="Arial" w:cs="Arial"/>
            <w:color w:val="000000" w:themeColor="text1"/>
            <w:sz w:val="28"/>
            <w:szCs w:val="28"/>
          </w:rPr>
          <w:delText xml:space="preserve">Caixa</w:delText>
        </w:r>
      </w:del>
      <w:ins w:id="1769" w:author="Assessor GDSXSR" w:date="2026-10-31T19:47:04Z">
        <w:r>
          <w:rPr>
            <w:rFonts w:ascii="Arial" w:hAnsi="Arial" w:cs="Arial"/>
            <w:color w:val="808080"/>
            <w:sz w:val="28"/>
            <w:szCs w:val="28"/>
          </w:rPr>
          <w:t xml:space="preserve">título</w:t>
        </w:r>
      </w:ins>
      <w:r>
        <w:rPr>
          <w:rFonts w:ascii="Arial" w:hAnsi="Arial" w:cs="Arial"/>
          <w:color w:val="000000" w:themeColor="text1"/>
          <w:sz w:val="28"/>
          <w:szCs w:val="28"/>
        </w:rPr>
        <w:t xml:space="preserve"> </w:t>
      </w:r>
      <w:del w:id="1770" w:author="Assessor GDSXSR" w:date="2026-10-31T19:47:04Z">
        <w:r>
          <w:rPr>
            <w:rFonts w:ascii="Arial" w:hAnsi="Arial" w:cs="Arial"/>
            <w:color w:val="000000" w:themeColor="text1"/>
            <w:sz w:val="28"/>
            <w:szCs w:val="28"/>
          </w:rPr>
          <w:delText xml:space="preserve">Econômica</w:delText>
        </w:r>
      </w:del>
      <w:ins w:id="1771" w:author="Assessor GDSXSR" w:date="2026-10-31T19:47:04Z">
        <w:r>
          <w:rPr>
            <w:rFonts w:ascii="Arial" w:hAnsi="Arial" w:cs="Arial"/>
            <w:color w:val="808080"/>
            <w:sz w:val="28"/>
            <w:szCs w:val="28"/>
          </w:rPr>
          <w:t xml:space="preserve">de</w:t>
        </w:r>
      </w:ins>
      <w:r>
        <w:rPr>
          <w:rFonts w:ascii="Arial" w:hAnsi="Arial" w:cs="Arial"/>
          <w:color w:val="000000" w:themeColor="text1"/>
          <w:sz w:val="28"/>
          <w:szCs w:val="28"/>
        </w:rPr>
        <w:t xml:space="preserve"> </w:t>
      </w:r>
      <w:del w:id="1772" w:author="Assessor GDSXSR" w:date="2026-10-31T19:47:04Z">
        <w:r>
          <w:rPr>
            <w:rFonts w:ascii="Arial" w:hAnsi="Arial" w:cs="Arial"/>
            <w:color w:val="000000" w:themeColor="text1"/>
            <w:sz w:val="28"/>
            <w:szCs w:val="28"/>
          </w:rPr>
          <w:delText xml:space="preserve">Federal</w:delText>
        </w:r>
      </w:del>
      <w:ins w:id="1773" w:author="Assessor GDSXSR" w:date="2026-10-31T19:47:04Z">
        <w:r>
          <w:rPr>
            <w:rFonts w:ascii="Arial" w:hAnsi="Arial" w:cs="Arial"/>
            <w:color w:val="808080"/>
            <w:sz w:val="28"/>
            <w:szCs w:val="28"/>
          </w:rPr>
          <w:t xml:space="preserve">juros, sem necessidade de nova prova sobre o desembolso (ID 89043070 e 89043071)</w:t>
        </w:r>
      </w:ins>
      <w:r>
        <w:rPr>
          <w:rFonts w:ascii="Arial" w:hAnsi="Arial" w:cs="Arial"/>
          <w:color w:val="000000" w:themeColor="text1"/>
          <w:sz w:val="28"/>
          <w:szCs w:val="28"/>
        </w:rPr>
        <w:t xml:space="preserve">.</w:t>
      </w:r>
      <w:del w:id="1774" w:author="Assessor GDSXSR" w:date="2026-10-31T19:47:04Z">
        <w:r>
          <w:rPr>
            <w:rFonts w:ascii="Arial" w:hAnsi="Arial" w:cs="Arial"/>
            <w:color w:val="000000" w:themeColor="text1"/>
            <w:sz w:val="28"/>
            <w:szCs w:val="28"/>
          </w:rPr>
          <w:delText xml:space="preserve"> </w:delText>
        </w:r>
      </w:del>
    </w:p>
    <w:p w14:paraId="1C5E5196"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02EC7DCF" w14:textId="77777777" w:rsidR="00A45D34" w:rsidRDefault="00A45D34" w:rsidP="00A45D34">
      <w:pPr>
        <w:spacing w:after="0" w:line="360" w:lineRule="auto"/>
        <w:ind w:firstLine="2268"/>
        <w:jc w:val="both"/>
        <w:rPr>
          <w:del w:id="1776" w:author="Assessor GDSXSR" w:date="2026-10-31T19:47:04Z"/>
          <w:rFonts w:ascii="Arial" w:hAnsi="Arial" w:cs="Arial"/>
          <w:color w:val="000000" w:themeColor="text1"/>
          <w:sz w:val="28"/>
          <w:szCs w:val="28"/>
        </w:rPr>
      </w:pPr>
      <w:del w:id="1775" w:author="Assessor GDSXSR" w:date="2026-10-31T19:47:04Z">
        <w:r w:rsidRPr="00A45D34">
          <w:rPr>
            <w:rFonts w:ascii="Arial" w:hAnsi="Arial" w:cs="Arial"/>
            <w:color w:val="000000" w:themeColor="text1"/>
            <w:sz w:val="28"/>
            <w:szCs w:val="28"/>
          </w:rPr>
          <w:delText>Esses documentos demonstram que a adquirente efetuou pagamentos durante o período posterior ao encerramento do prazo de entrega. Permitem, ainda, identificar os valores cobrados especificamente a título de juros, sem necessidade de produção de nova prova sobre a existência do desembolso.</w:delText>
        </w:r>
      </w:del>
    </w:p>
    <w:p w14:paraId="0A5621AB" w14:textId="77777777" w:rsidR="002528EE" w:rsidRPr="00A45D34" w:rsidRDefault="002528EE" w:rsidP="00A45D34">
      <w:pPr>
        <w:spacing w:after="0" w:line="360" w:lineRule="auto"/>
        <w:ind w:firstLine="2268"/>
        <w:jc w:val="both"/>
        <w:rPr>
          <w:del w:id="1777" w:author="Assessor GDSXSR" w:date="2026-10-31T19:47:04Z"/>
          <w:rFonts w:ascii="Arial" w:hAnsi="Arial" w:cs="Arial"/>
          <w:color w:val="000000" w:themeColor="text1"/>
          <w:sz w:val="28"/>
          <w:szCs w:val="28"/>
        </w:rPr>
      </w:pPr>
    </w:p>
    <w:p w14:paraId="45A32353" w14:textId="77777777"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796" w:author="Assessor GDSXSR" w:date="2026-10-31T19:47:04Z">
            <w:rPr>
              <w:rFonts w:ascii="Arial" w:hAnsi="Arial" w:cs="Arial"/>
              <w:color w:val="000000" w:themeColor="text1"/>
              <w:sz w:val="28"/>
              <w:szCs w:val="28"/>
            </w:rPr>
          </w:rPrChange>
        </w:rPr>
        <w:t xml:space="preserve">A restituição, contudo, não </w:t>
      </w:r>
      <w:del w:id="1778" w:author="Assessor GDSXSR" w:date="2026-10-31T19:47:04Z">
        <w:r>
          <w:rPr>
            <w:rFonts w:ascii="Arial" w:hAnsi="Arial" w:cs="Arial"/>
            <w:color w:val="000000" w:themeColor="text1"/>
            <w:sz w:val="28"/>
            <w:szCs w:val="28"/>
          </w:rPr>
          <w:delText xml:space="preserve">deve abranger</w:delText>
        </w:r>
      </w:del>
      <w:ins w:id="1779" w:author="Assessor GDSXSR" w:date="2026-10-31T19:47:04Z">
        <w:r>
          <w:rPr>
            <w:rFonts w:ascii="Arial" w:hAnsi="Arial" w:cs="Arial"/>
            <w:color w:val="808080"/>
            <w:sz w:val="28"/>
            <w:szCs w:val="28"/>
            <w:highlight w:val="yellow"/>
          </w:rPr>
          <w:t xml:space="preserve">abrange</w:t>
        </w:r>
      </w:ins>
      <w:r>
        <w:rPr>
          <w:rFonts w:ascii="Arial" w:hAnsi="Arial" w:cs="Arial"/>
          <w:color w:val="000000" w:themeColor="text1"/>
          <w:sz w:val="28"/>
          <w:szCs w:val="28"/>
          <w:highlight w:val="yellow"/>
          <w:rPrChange w:id="1797" w:author="Assessor GDSXSR" w:date="2026-10-31T19:47:04Z">
            <w:rPr>
              <w:rFonts w:ascii="Arial" w:hAnsi="Arial" w:cs="Arial"/>
              <w:color w:val="000000" w:themeColor="text1"/>
              <w:sz w:val="28"/>
              <w:szCs w:val="28"/>
            </w:rPr>
          </w:rPrChange>
        </w:rPr>
        <w:t xml:space="preserve"> o valor total das parcelas pagas</w:t>
      </w:r>
      <w:del w:id="1780" w:author="Assessor GDSXSR" w:date="2026-10-31T19:47:04Z">
        <w:r>
          <w:rPr>
            <w:rFonts w:ascii="Arial" w:hAnsi="Arial" w:cs="Arial"/>
            <w:color w:val="000000" w:themeColor="text1"/>
            <w:sz w:val="28"/>
            <w:szCs w:val="28"/>
          </w:rPr>
          <w:delText xml:space="preserve">.</w:delText>
        </w:r>
      </w:del>
      <w:ins w:id="1781" w:author="Assessor GDSXSR" w:date="2026-10-31T19:47:04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798" w:author="Assessor GDSXSR" w:date="2026-10-31T19:47:04Z">
            <w:rPr>
              <w:rFonts w:ascii="Arial" w:hAnsi="Arial" w:cs="Arial"/>
              <w:color w:val="000000" w:themeColor="text1"/>
              <w:sz w:val="28"/>
              <w:szCs w:val="28"/>
            </w:rPr>
          </w:rPrChange>
        </w:rPr>
        <w:t xml:space="preserve"> </w:t>
      </w:r>
      <w:del w:id="1782" w:author="Assessor GDSXSR" w:date="2026-10-31T19:47:04Z">
        <w:r>
          <w:rPr>
            <w:rFonts w:ascii="Arial" w:hAnsi="Arial" w:cs="Arial"/>
            <w:color w:val="000000" w:themeColor="text1"/>
            <w:sz w:val="28"/>
            <w:szCs w:val="28"/>
          </w:rPr>
          <w:delText xml:space="preserve">Somente</w:delText>
        </w:r>
      </w:del>
      <w:ins w:id="1783" w:author="Assessor GDSXSR" w:date="2026-10-31T19:47:04Z">
        <w:r>
          <w:rPr>
            <w:rFonts w:ascii="Arial" w:hAnsi="Arial" w:cs="Arial"/>
            <w:color w:val="808080"/>
            <w:sz w:val="28"/>
            <w:szCs w:val="28"/>
            <w:highlight w:val="yellow"/>
          </w:rPr>
          <w:t xml:space="preserve">mas</w:t>
        </w:r>
      </w:ins>
      <w:r>
        <w:rPr>
          <w:rFonts w:ascii="Arial" w:hAnsi="Arial" w:cs="Arial"/>
          <w:color w:val="000000" w:themeColor="text1"/>
          <w:sz w:val="28"/>
          <w:szCs w:val="28"/>
          <w:highlight w:val="yellow"/>
          <w:rPrChange w:id="1799" w:author="Assessor GDSXSR" w:date="2026-10-31T19:47:04Z">
            <w:rPr>
              <w:rFonts w:ascii="Arial" w:hAnsi="Arial" w:cs="Arial"/>
              <w:color w:val="000000" w:themeColor="text1"/>
              <w:sz w:val="28"/>
              <w:szCs w:val="28"/>
            </w:rPr>
          </w:rPrChange>
        </w:rPr>
        <w:t xml:space="preserve"> </w:t>
      </w:r>
      <w:del w:id="1784" w:author="Assessor GDSXSR" w:date="2026-10-31T19:47:04Z">
        <w:r>
          <w:rPr>
            <w:rFonts w:ascii="Arial" w:hAnsi="Arial" w:cs="Arial"/>
            <w:color w:val="000000" w:themeColor="text1"/>
            <w:sz w:val="28"/>
            <w:szCs w:val="28"/>
          </w:rPr>
          <w:delText xml:space="preserve">são passíveis de ressarcimento</w:delText>
        </w:r>
      </w:del>
      <w:ins w:id="1785" w:author="Assessor GDSXSR" w:date="2026-10-31T19:47:04Z">
        <w:r>
          <w:rPr>
            <w:rFonts w:ascii="Arial" w:hAnsi="Arial" w:cs="Arial"/>
            <w:color w:val="808080"/>
            <w:sz w:val="28"/>
            <w:szCs w:val="28"/>
            <w:highlight w:val="yellow"/>
          </w:rPr>
          <w:t xml:space="preserve">somente</w:t>
        </w:r>
      </w:ins>
      <w:r>
        <w:rPr>
          <w:rFonts w:ascii="Arial" w:hAnsi="Arial" w:cs="Arial"/>
          <w:color w:val="000000" w:themeColor="text1"/>
          <w:sz w:val="28"/>
          <w:szCs w:val="28"/>
          <w:highlight w:val="yellow"/>
          <w:rPrChange w:id="1800" w:author="Assessor GDSXSR" w:date="2026-10-31T19:47:04Z">
            <w:rPr>
              <w:rFonts w:ascii="Arial" w:hAnsi="Arial" w:cs="Arial"/>
              <w:color w:val="000000" w:themeColor="text1"/>
              <w:sz w:val="28"/>
              <w:szCs w:val="28"/>
            </w:rPr>
          </w:rPrChange>
        </w:rPr>
        <w:t xml:space="preserve"> os montantes </w:t>
      </w:r>
      <w:del w:id="1786" w:author="Assessor GDSXSR" w:date="2026-10-31T19:47:04Z">
        <w:r>
          <w:rPr>
            <w:rFonts w:ascii="Arial" w:hAnsi="Arial" w:cs="Arial"/>
            <w:color w:val="000000" w:themeColor="text1"/>
            <w:sz w:val="28"/>
            <w:szCs w:val="28"/>
          </w:rPr>
          <w:delText xml:space="preserve">registrados</w:delText>
        </w:r>
      </w:del>
      <w:ins w:id="1787" w:author="Assessor GDSXSR" w:date="2026-10-31T19:47:04Z">
        <w:r>
          <w:rPr>
            <w:rFonts w:ascii="Arial" w:hAnsi="Arial" w:cs="Arial"/>
            <w:color w:val="808080"/>
            <w:sz w:val="28"/>
            <w:szCs w:val="28"/>
            <w:highlight w:val="yellow"/>
          </w:rPr>
          <w:t xml:space="preserve">lançados</w:t>
        </w:r>
      </w:ins>
      <w:r>
        <w:rPr>
          <w:rFonts w:ascii="Arial" w:hAnsi="Arial" w:cs="Arial"/>
          <w:color w:val="000000" w:themeColor="text1"/>
          <w:sz w:val="28"/>
          <w:szCs w:val="28"/>
          <w:highlight w:val="yellow"/>
          <w:rPrChange w:id="1801" w:author="Assessor GDSXSR" w:date="2026-10-31T19:47:04Z">
            <w:rPr>
              <w:rFonts w:ascii="Arial" w:hAnsi="Arial" w:cs="Arial"/>
              <w:color w:val="000000" w:themeColor="text1"/>
              <w:sz w:val="28"/>
              <w:szCs w:val="28"/>
            </w:rPr>
          </w:rPrChange>
        </w:rPr>
        <w:t xml:space="preserve"> na coluna “Juros” dos extratos, </w:t>
      </w:r>
      <w:del w:id="1788" w:author="Assessor GDSXSR" w:date="2026-10-31T19:47:04Z">
        <w:r>
          <w:rPr>
            <w:rFonts w:ascii="Arial" w:hAnsi="Arial" w:cs="Arial"/>
            <w:color w:val="000000" w:themeColor="text1"/>
            <w:sz w:val="28"/>
            <w:szCs w:val="28"/>
          </w:rPr>
          <w:delText xml:space="preserve">desde que </w:delText>
        </w:r>
      </w:del>
      <w:r>
        <w:rPr>
          <w:rFonts w:ascii="Arial" w:hAnsi="Arial" w:cs="Arial"/>
          <w:color w:val="000000" w:themeColor="text1"/>
          <w:sz w:val="28"/>
          <w:szCs w:val="28"/>
          <w:highlight w:val="yellow"/>
          <w:rPrChange w:id="1802" w:author="Assessor GDSXSR" w:date="2026-10-31T19:47:04Z">
            <w:rPr>
              <w:rFonts w:ascii="Arial" w:hAnsi="Arial" w:cs="Arial"/>
              <w:color w:val="000000" w:themeColor="text1"/>
              <w:sz w:val="28"/>
              <w:szCs w:val="28"/>
            </w:rPr>
          </w:rPrChange>
        </w:rPr>
        <w:t xml:space="preserve">relativos ao período de mora</w:t>
      </w:r>
      <w:del w:id="1789" w:author="Assessor GDSXSR" w:date="2026-10-31T19:47:04Z">
        <w:r>
          <w:rPr>
            <w:rFonts w:ascii="Arial" w:hAnsi="Arial" w:cs="Arial"/>
            <w:color w:val="000000" w:themeColor="text1"/>
            <w:sz w:val="28"/>
            <w:szCs w:val="28"/>
          </w:rPr>
          <w:delText xml:space="preserve">.</w:delText>
        </w:r>
      </w:del>
      <w:r>
        <w:rPr>
          <w:rFonts w:ascii="Arial" w:hAnsi="Arial" w:cs="Arial"/>
          <w:color w:val="000000" w:themeColor="text1"/>
          <w:sz w:val="28"/>
          <w:szCs w:val="28"/>
          <w:highlight w:val="yellow"/>
          <w:rPrChange w:id="1803" w:author="Assessor GDSXSR" w:date="2026-10-31T19:47:04Z">
            <w:rPr>
              <w:rFonts w:ascii="Arial" w:hAnsi="Arial" w:cs="Arial"/>
              <w:color w:val="000000" w:themeColor="text1"/>
              <w:sz w:val="28"/>
              <w:szCs w:val="28"/>
            </w:rPr>
          </w:rPrChange>
        </w:rPr>
        <w:t xml:space="preserve"> </w:t>
      </w:r>
      <w:del w:id="1790" w:author="Assessor GDSXSR" w:date="2026-10-31T19:47:04Z">
        <w:r>
          <w:rPr>
            <w:rFonts w:ascii="Arial" w:hAnsi="Arial" w:cs="Arial"/>
            <w:color w:val="000000" w:themeColor="text1"/>
            <w:sz w:val="28"/>
            <w:szCs w:val="28"/>
          </w:rPr>
          <w:delText xml:space="preserve">Devem</w:delText>
        </w:r>
      </w:del>
      <w:ins w:id="1791" w:author="Assessor GDSXSR" w:date="2026-10-31T19:47:04Z">
        <w:r>
          <w:rPr>
            <w:rFonts w:ascii="Arial" w:hAnsi="Arial" w:cs="Arial"/>
            <w:color w:val="808080"/>
            <w:sz w:val="28"/>
            <w:szCs w:val="28"/>
            <w:highlight w:val="yellow"/>
          </w:rPr>
          <w:t xml:space="preserve">(de</w:t>
        </w:r>
      </w:ins>
      <w:r>
        <w:rPr>
          <w:rFonts w:ascii="Arial" w:hAnsi="Arial" w:cs="Arial"/>
          <w:color w:val="000000" w:themeColor="text1"/>
          <w:sz w:val="28"/>
          <w:szCs w:val="28"/>
          <w:highlight w:val="yellow"/>
          <w:rPrChange w:id="1804" w:author="Assessor GDSXSR" w:date="2026-10-31T19:47:04Z">
            <w:rPr>
              <w:rFonts w:ascii="Arial" w:hAnsi="Arial" w:cs="Arial"/>
              <w:color w:val="000000" w:themeColor="text1"/>
              <w:sz w:val="28"/>
              <w:szCs w:val="28"/>
            </w:rPr>
          </w:rPrChange>
        </w:rPr>
        <w:t xml:space="preserve"> </w:t>
      </w:r>
      <w:del w:id="1792" w:author="Assessor GDSXSR" w:date="2026-10-31T19:47:04Z">
        <w:r>
          <w:rPr>
            <w:rFonts w:ascii="Arial" w:hAnsi="Arial" w:cs="Arial"/>
            <w:color w:val="000000" w:themeColor="text1"/>
            <w:sz w:val="28"/>
            <w:szCs w:val="28"/>
          </w:rPr>
          <w:delText xml:space="preserve">ser excluídas as quantias referentes</w:delText>
        </w:r>
      </w:del>
      <w:ins w:id="1793" w:author="Assessor GDSXSR" w:date="2026-10-31T19:47:04Z">
        <w:r>
          <w:rPr>
            <w:rFonts w:ascii="Arial" w:hAnsi="Arial" w:cs="Arial"/>
            <w:color w:val="808080"/>
            <w:sz w:val="28"/>
            <w:szCs w:val="28"/>
            <w:highlight w:val="yellow"/>
          </w:rPr>
          <w:t xml:space="preserve">29/6/2022</w:t>
        </w:r>
      </w:ins>
      <w:r>
        <w:rPr>
          <w:rFonts w:ascii="Arial" w:hAnsi="Arial" w:cs="Arial"/>
          <w:color w:val="000000" w:themeColor="text1"/>
          <w:sz w:val="28"/>
          <w:szCs w:val="28"/>
          <w:highlight w:val="yellow"/>
          <w:rPrChange w:id="1805" w:author="Assessor GDSXSR" w:date="2026-10-31T19:47:04Z">
            <w:rPr>
              <w:rFonts w:ascii="Arial" w:hAnsi="Arial" w:cs="Arial"/>
              <w:color w:val="000000" w:themeColor="text1"/>
              <w:sz w:val="28"/>
              <w:szCs w:val="28"/>
            </w:rPr>
          </w:rPrChange>
        </w:rPr>
        <w:t xml:space="preserve"> à </w:t>
      </w:r>
      <w:ins w:id="1794" w:author="Assessor GDSXSR" w:date="2026-10-31T19:47:04Z">
        <w:r>
          <w:rPr>
            <w:rFonts w:ascii="Arial" w:hAnsi="Arial" w:cs="Arial"/>
            <w:color w:val="808080"/>
            <w:sz w:val="28"/>
            <w:szCs w:val="28"/>
            <w:highlight w:val="yellow"/>
          </w:rPr>
          <w:t xml:space="preserve">entrega das chaves, em 23/10/2023), com exclusão de </w:t>
        </w:r>
      </w:ins>
      <w:r>
        <w:rPr>
          <w:rFonts w:ascii="Arial" w:hAnsi="Arial" w:cs="Arial"/>
          <w:color w:val="000000" w:themeColor="text1"/>
          <w:sz w:val="28"/>
          <w:szCs w:val="28"/>
          <w:highlight w:val="yellow"/>
          <w:rPrChange w:id="1806" w:author="Assessor GDSXSR" w:date="2026-10-31T19:47:04Z">
            <w:rPr>
              <w:rFonts w:ascii="Arial" w:hAnsi="Arial" w:cs="Arial"/>
              <w:color w:val="000000" w:themeColor="text1"/>
              <w:sz w:val="28"/>
              <w:szCs w:val="28"/>
            </w:rPr>
          </w:rPrChange>
        </w:rPr>
        <w:t xml:space="preserve">amortização</w:t>
      </w:r>
      <w:del w:id="1795" w:author="Assessor GDSXSR" w:date="2026-10-31T19:47:04Z">
        <w:r>
          <w:rPr>
            <w:rFonts w:ascii="Arial" w:hAnsi="Arial" w:cs="Arial"/>
            <w:color w:val="000000" w:themeColor="text1"/>
            <w:sz w:val="28"/>
            <w:szCs w:val="28"/>
          </w:rPr>
          <w:delText xml:space="preserve"> do saldo devedor</w:delText>
        </w:r>
      </w:del>
      <w:r>
        <w:rPr>
          <w:rFonts w:ascii="Arial" w:hAnsi="Arial" w:cs="Arial"/>
          <w:color w:val="000000" w:themeColor="text1"/>
          <w:sz w:val="28"/>
          <w:szCs w:val="28"/>
          <w:highlight w:val="yellow"/>
          <w:rPrChange w:id="1807" w:author="Assessor GDSXSR" w:date="2026-10-31T19:47:04Z">
            <w:rPr>
              <w:rFonts w:ascii="Arial" w:hAnsi="Arial" w:cs="Arial"/>
              <w:color w:val="000000" w:themeColor="text1"/>
              <w:sz w:val="28"/>
              <w:szCs w:val="28"/>
            </w:rPr>
          </w:rPrChange>
        </w:rPr>
        <w:t xml:space="preserve">, seguros, taxas e demais rubricas de natureza distinta.</w:t>
      </w:r>
    </w:p>
    <w:p w14:paraId="7D6CD795"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1E8EF8AE" w14:textId="20DCB510"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parcela com vencimento e pagamento em 9/6/2022 também deve ser excluída</w:t>
      </w:r>
      <w:del w:id="1808" w:author="Assessor GDSXSR" w:date="2026-10-31T19:47:04Z">
        <w:r>
          <w:rPr>
            <w:rFonts w:ascii="Arial" w:hAnsi="Arial" w:cs="Arial"/>
            <w:color w:val="000000" w:themeColor="text1"/>
            <w:sz w:val="28"/>
            <w:szCs w:val="28"/>
          </w:rPr>
          <w:delText xml:space="preserve">.</w:delText>
        </w:r>
      </w:del>
      <w:ins w:id="1809" w:author="Assessor GDSXSR" w:date="2026-10-31T19:47:04Z">
        <w:r>
          <w:rPr>
            <w:rFonts w:ascii="Arial" w:hAnsi="Arial" w:cs="Arial"/>
            <w:color w:val="808080"/>
            <w:sz w:val="28"/>
            <w:szCs w:val="28"/>
          </w:rPr>
          <w:t xml:space="preserve">,</w:t>
        </w:r>
      </w:ins>
      <w:r>
        <w:rPr>
          <w:rFonts w:ascii="Arial" w:hAnsi="Arial" w:cs="Arial"/>
          <w:color w:val="000000" w:themeColor="text1"/>
          <w:sz w:val="28"/>
          <w:szCs w:val="28"/>
        </w:rPr>
        <w:t xml:space="preserve"> </w:t>
      </w:r>
      <w:del w:id="1810" w:author="Assessor GDSXSR" w:date="2026-10-31T19:47:04Z">
        <w:r>
          <w:rPr>
            <w:rFonts w:ascii="Arial" w:hAnsi="Arial" w:cs="Arial"/>
            <w:color w:val="000000" w:themeColor="text1"/>
            <w:sz w:val="28"/>
            <w:szCs w:val="28"/>
          </w:rPr>
          <w:delText xml:space="preserve">Embora</w:delText>
        </w:r>
      </w:del>
      <w:ins w:id="1811" w:author="Assessor GDSXSR" w:date="2026-10-31T19:47:04Z">
        <w:r>
          <w:rPr>
            <w:rFonts w:ascii="Arial" w:hAnsi="Arial" w:cs="Arial"/>
            <w:color w:val="808080"/>
            <w:sz w:val="28"/>
            <w:szCs w:val="28"/>
          </w:rPr>
          <w:t xml:space="preserve">pois,</w:t>
        </w:r>
      </w:ins>
      <w:r>
        <w:rPr>
          <w:rFonts w:ascii="Arial" w:hAnsi="Arial" w:cs="Arial"/>
          <w:color w:val="000000" w:themeColor="text1"/>
          <w:sz w:val="28"/>
          <w:szCs w:val="28"/>
        </w:rPr>
        <w:t xml:space="preserve"> </w:t>
      </w:r>
      <w:del w:id="1812" w:author="Assessor GDSXSR" w:date="2026-10-31T19:47:04Z">
        <w:r>
          <w:rPr>
            <w:rFonts w:ascii="Arial" w:hAnsi="Arial" w:cs="Arial"/>
            <w:color w:val="000000" w:themeColor="text1"/>
            <w:sz w:val="28"/>
            <w:szCs w:val="28"/>
          </w:rPr>
          <w:delText xml:space="preserve">tenha sido</w:delText>
        </w:r>
      </w:del>
      <w:ins w:id="1813" w:author="Assessor GDSXSR" w:date="2026-10-31T19:47:04Z">
        <w:r>
          <w:rPr>
            <w:rFonts w:ascii="Arial" w:hAnsi="Arial" w:cs="Arial"/>
            <w:color w:val="808080"/>
            <w:sz w:val="28"/>
            <w:szCs w:val="28"/>
          </w:rPr>
          <w:t xml:space="preserve">embora</w:t>
        </w:r>
      </w:ins>
      <w:r>
        <w:rPr>
          <w:rFonts w:ascii="Arial" w:hAnsi="Arial" w:cs="Arial"/>
          <w:color w:val="000000" w:themeColor="text1"/>
          <w:sz w:val="28"/>
          <w:szCs w:val="28"/>
        </w:rPr>
        <w:t xml:space="preserve"> relacionada pela autora</w:t>
      </w:r>
      <w:r>
        <w:rPr>
          <w:rFonts w:ascii="Arial" w:hAnsi="Arial" w:cs="Arial"/>
          <w:color w:val="000000" w:themeColor="text1"/>
          <w:sz w:val="28"/>
          <w:szCs w:val="28"/>
        </w:rPr>
        <w:t xml:space="preserve">/apelada</w:t>
      </w:r>
      <w:del w:id="1814" w:author="Assessor GDSXSR" w:date="2026-10-31T19:47:04Z">
        <w:r>
          <w:rPr>
            <w:rFonts w:ascii="Arial" w:hAnsi="Arial" w:cs="Arial"/>
            <w:color w:val="000000" w:themeColor="text1"/>
            <w:sz w:val="28"/>
            <w:szCs w:val="28"/>
          </w:rPr>
          <w:delText xml:space="preserve"> entre os valores cujo ressarcimento pretende</w:delText>
        </w:r>
      </w:del>
      <w:r>
        <w:rPr>
          <w:rFonts w:ascii="Arial" w:hAnsi="Arial" w:cs="Arial"/>
          <w:color w:val="000000" w:themeColor="text1"/>
          <w:sz w:val="28"/>
          <w:szCs w:val="28"/>
        </w:rPr>
        <w:t xml:space="preserve">, a obrigação ainda </w:t>
      </w:r>
      <w:del w:id="1815" w:author="Assessor GDSXSR" w:date="2026-10-31T19:47:04Z">
        <w:r>
          <w:rPr>
            <w:rFonts w:ascii="Arial" w:hAnsi="Arial" w:cs="Arial"/>
            <w:color w:val="000000" w:themeColor="text1"/>
            <w:sz w:val="28"/>
            <w:szCs w:val="28"/>
          </w:rPr>
          <w:delText xml:space="preserve">poderia</w:delText>
        </w:r>
      </w:del>
      <w:ins w:id="1816" w:author="Assessor GDSXSR" w:date="2026-10-31T19:47:04Z">
        <w:r>
          <w:rPr>
            <w:rFonts w:ascii="Arial" w:hAnsi="Arial" w:cs="Arial"/>
            <w:color w:val="808080"/>
            <w:sz w:val="28"/>
            <w:szCs w:val="28"/>
          </w:rPr>
          <w:t xml:space="preserve">podia</w:t>
        </w:r>
      </w:ins>
      <w:r>
        <w:rPr>
          <w:rFonts w:ascii="Arial" w:hAnsi="Arial" w:cs="Arial"/>
          <w:color w:val="000000" w:themeColor="text1"/>
          <w:sz w:val="28"/>
          <w:szCs w:val="28"/>
        </w:rPr>
        <w:t xml:space="preserve"> ser cumprida tempestivamente até 28/6/2022, </w:t>
      </w:r>
      <w:del w:id="1817" w:author="Assessor GDSXSR" w:date="2026-10-31T19:47:04Z">
        <w:r>
          <w:rPr>
            <w:rFonts w:ascii="Arial" w:hAnsi="Arial" w:cs="Arial"/>
            <w:color w:val="000000" w:themeColor="text1"/>
            <w:sz w:val="28"/>
            <w:szCs w:val="28"/>
          </w:rPr>
          <w:delText xml:space="preserve">de modo que</w:delText>
        </w:r>
      </w:del>
      <w:ins w:id="1818"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a mora </w:t>
      </w:r>
      <w:del w:id="1819" w:author="Assessor GDSXSR" w:date="2026-10-31T19:47:04Z">
        <w:r>
          <w:rPr>
            <w:rFonts w:ascii="Arial" w:hAnsi="Arial" w:cs="Arial"/>
            <w:color w:val="000000" w:themeColor="text1"/>
            <w:sz w:val="28"/>
            <w:szCs w:val="28"/>
          </w:rPr>
          <w:delText xml:space="preserve">somente</w:delText>
        </w:r>
      </w:del>
      <w:ins w:id="1820" w:author="Assessor GDSXSR" w:date="2026-10-31T19:47:04Z">
        <w:r>
          <w:rPr>
            <w:rFonts w:ascii="Arial" w:hAnsi="Arial" w:cs="Arial"/>
            <w:color w:val="808080"/>
            <w:sz w:val="28"/>
            <w:szCs w:val="28"/>
          </w:rPr>
          <w:t xml:space="preserve">só</w:t>
        </w:r>
      </w:ins>
      <w:r>
        <w:rPr>
          <w:rFonts w:ascii="Arial" w:hAnsi="Arial" w:cs="Arial"/>
          <w:color w:val="000000" w:themeColor="text1"/>
          <w:sz w:val="28"/>
          <w:szCs w:val="28"/>
        </w:rPr>
        <w:t xml:space="preserve"> teve início em 29/6/2022.</w:t>
      </w:r>
      <w:del w:id="1821" w:author="Assessor GDSXSR" w:date="2026-10-31T19:47:04Z">
        <w:r>
          <w:rPr>
            <w:rFonts w:ascii="Arial" w:hAnsi="Arial" w:cs="Arial"/>
            <w:color w:val="000000" w:themeColor="text1"/>
            <w:sz w:val="28"/>
            <w:szCs w:val="28"/>
          </w:rPr>
          <w:delText xml:space="preserve"> O encargo pago em 9/6/2022, portanto, é anterior ao atraso imputado às fornecedoras.</w:delText>
        </w:r>
      </w:del>
    </w:p>
    <w:p w14:paraId="7923844F"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6DE6E74D" w14:textId="77777777" w:rsidR="00A45D34" w:rsidRDefault="00A45D34" w:rsidP="00A45D34">
      <w:pPr>
        <w:spacing w:after="0" w:line="360" w:lineRule="auto"/>
        <w:ind w:firstLine="2268"/>
        <w:jc w:val="both"/>
        <w:rPr>
          <w:del w:id="1824" w:author="Assessor GDSXSR" w:date="2026-10-31T19:47:04Z"/>
          <w:rFonts w:ascii="Arial" w:hAnsi="Arial" w:cs="Arial"/>
          <w:color w:val="000000" w:themeColor="text1"/>
          <w:sz w:val="28"/>
          <w:szCs w:val="28"/>
        </w:rPr>
      </w:pPr>
      <w:del w:id="1822" w:author="Assessor GDSXSR" w:date="2026-10-31T19:47:04Z">
        <w:r w:rsidRPr="00A45D34">
          <w:rPr>
            <w:rFonts w:ascii="Arial" w:hAnsi="Arial" w:cs="Arial"/>
            <w:color w:val="000000" w:themeColor="text1"/>
            <w:sz w:val="28"/>
            <w:szCs w:val="28"/>
          </w:rPr>
          <w:delText xml:space="preserve">Não se trata de transferir para a fase de liquidação a prova da existência do direito. Os extratos já demonstram os pagamentos realizados e discriminam as respectivas rubricas. A apuração posterior ficará limitada à realização dos cálculos </w:delText>
        </w:r>
      </w:del>
      <w:del w:id="1823" w:author="Assessor GDSXSR" w:date="2026-10-31T19:47:04Z">
        <w:r w:rsidRPr="00A45D34">
          <w:rPr>
            <w:rFonts w:ascii="Arial" w:hAnsi="Arial" w:cs="Arial"/>
            <w:color w:val="000000" w:themeColor="text1"/>
            <w:sz w:val="28"/>
            <w:szCs w:val="28"/>
          </w:rPr>
          <w:lastRenderedPageBreak/>
          <w:delText>necessários para identificar os valores lançados na coluna “Juros” após 29/6/2022 e até a entrega das chaves, em 23/10/2023.</w:delText>
        </w:r>
      </w:del>
    </w:p>
    <w:p w14:paraId="718131FE" w14:textId="77777777" w:rsidR="002528EE" w:rsidRPr="00A45D34" w:rsidRDefault="002528EE" w:rsidP="00A45D34">
      <w:pPr>
        <w:spacing w:after="0" w:line="360" w:lineRule="auto"/>
        <w:ind w:firstLine="2268"/>
        <w:jc w:val="both"/>
        <w:rPr>
          <w:del w:id="1825" w:author="Assessor GDSXSR" w:date="2026-10-31T19:47:04Z"/>
          <w:rFonts w:ascii="Arial" w:hAnsi="Arial" w:cs="Arial"/>
          <w:color w:val="000000" w:themeColor="text1"/>
          <w:sz w:val="28"/>
          <w:szCs w:val="28"/>
        </w:rPr>
      </w:pPr>
    </w:p>
    <w:p w14:paraId="00E8317E" w14:textId="0467DE74" w:rsidR="00946BCE" w:rsidRPr="002528EE" w:rsidRDefault="00A45D34" w:rsidP="002528EE">
      <w:pPr>
        <w:spacing w:after="0" w:line="360" w:lineRule="auto"/>
        <w:ind w:firstLine="2268"/>
        <w:jc w:val="both"/>
        <w:rPr>
          <w:rFonts w:ascii="Arial" w:hAnsi="Arial" w:cs="Arial"/>
          <w:color w:val="000000" w:themeColor="text1"/>
          <w:sz w:val="28"/>
          <w:szCs w:val="28"/>
        </w:rPr>
      </w:pPr>
      <w:del w:id="1826" w:author="Assessor GDSXSR" w:date="2026-10-31T19:47:04Z">
        <w:r>
          <w:rPr>
            <w:rFonts w:ascii="Arial" w:hAnsi="Arial" w:cs="Arial"/>
            <w:color w:val="000000" w:themeColor="text1"/>
            <w:sz w:val="28"/>
            <w:szCs w:val="28"/>
          </w:rPr>
          <w:delText xml:space="preserve">A alegação recursal sobre</w:delText>
        </w:r>
      </w:del>
      <w:ins w:id="1827" w:author="Assessor GDSXSR" w:date="2026-10-31T19:47:04Z">
        <w:r>
          <w:rPr>
            <w:rFonts w:ascii="Arial" w:hAnsi="Arial" w:cs="Arial"/>
            <w:color w:val="808080"/>
            <w:sz w:val="28"/>
            <w:szCs w:val="28"/>
          </w:rPr>
          <w:t xml:space="preserve">Portanto,</w:t>
        </w:r>
      </w:ins>
      <w:r>
        <w:rPr>
          <w:rFonts w:ascii="Arial" w:hAnsi="Arial" w:cs="Arial"/>
          <w:color w:val="000000" w:themeColor="text1"/>
          <w:sz w:val="28"/>
          <w:szCs w:val="28"/>
        </w:rPr>
        <w:t xml:space="preserve"> a falta de comprovação </w:t>
      </w:r>
      <w:del w:id="1828" w:author="Assessor GDSXSR" w:date="2026-10-31T19:47:04Z">
        <w:r>
          <w:rPr>
            <w:rFonts w:ascii="Arial" w:hAnsi="Arial" w:cs="Arial"/>
            <w:color w:val="000000" w:themeColor="text1"/>
            <w:sz w:val="28"/>
            <w:szCs w:val="28"/>
          </w:rPr>
          <w:delText xml:space="preserve">dos</w:delText>
        </w:r>
      </w:del>
      <w:ins w:id="1829" w:author="Assessor GDSXSR" w:date="2026-10-31T19:47:04Z">
        <w:r>
          <w:rPr>
            <w:rFonts w:ascii="Arial" w:hAnsi="Arial" w:cs="Arial"/>
            <w:color w:val="808080"/>
            <w:sz w:val="28"/>
            <w:szCs w:val="28"/>
          </w:rPr>
          <w:t xml:space="preserve">alegada não afasta a condenação, pois os extratos já demonstram os</w:t>
        </w:r>
      </w:ins>
      <w:r>
        <w:rPr>
          <w:rFonts w:ascii="Arial" w:hAnsi="Arial" w:cs="Arial"/>
          <w:color w:val="000000" w:themeColor="text1"/>
          <w:sz w:val="28"/>
          <w:szCs w:val="28"/>
        </w:rPr>
        <w:t xml:space="preserve"> pagamentos </w:t>
      </w:r>
      <w:del w:id="1830" w:author="Assessor GDSXSR" w:date="2026-10-31T19:47:04Z">
        <w:r>
          <w:rPr>
            <w:rFonts w:ascii="Arial" w:hAnsi="Arial" w:cs="Arial"/>
            <w:color w:val="000000" w:themeColor="text1"/>
            <w:sz w:val="28"/>
            <w:szCs w:val="28"/>
          </w:rPr>
          <w:delText xml:space="preserve">não</w:delText>
        </w:r>
      </w:del>
      <w:ins w:id="1831"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832" w:author="Assessor GDSXSR" w:date="2026-10-31T19:47:04Z">
        <w:r>
          <w:rPr>
            <w:rFonts w:ascii="Arial" w:hAnsi="Arial" w:cs="Arial"/>
            <w:color w:val="000000" w:themeColor="text1"/>
            <w:sz w:val="28"/>
            <w:szCs w:val="28"/>
          </w:rPr>
          <w:delText xml:space="preserve">conduz</w:delText>
        </w:r>
      </w:del>
      <w:ins w:id="1833" w:author="Assessor GDSXSR" w:date="2026-10-31T19:47:04Z">
        <w:r>
          <w:rPr>
            <w:rFonts w:ascii="Arial" w:hAnsi="Arial" w:cs="Arial"/>
            <w:color w:val="808080"/>
            <w:sz w:val="28"/>
            <w:szCs w:val="28"/>
          </w:rPr>
          <w:t xml:space="preserve">discriminam as rubricas</w:t>
        </w:r>
      </w:ins>
      <w:r>
        <w:rPr>
          <w:rFonts w:ascii="Arial" w:hAnsi="Arial" w:cs="Arial"/>
          <w:color w:val="000000" w:themeColor="text1"/>
          <w:sz w:val="28"/>
          <w:szCs w:val="28"/>
        </w:rPr>
        <w:t xml:space="preserve">, </w:t>
      </w:r>
      <w:del w:id="1834" w:author="Assessor GDSXSR" w:date="2026-10-31T19:47:04Z">
        <w:r>
          <w:rPr>
            <w:rFonts w:ascii="Arial" w:hAnsi="Arial" w:cs="Arial"/>
            <w:color w:val="000000" w:themeColor="text1"/>
            <w:sz w:val="28"/>
            <w:szCs w:val="28"/>
          </w:rPr>
          <w:delText xml:space="preserve">assim,</w:delText>
        </w:r>
      </w:del>
      <w:ins w:id="1835" w:author="Assessor GDSXSR" w:date="2026-10-31T19:47:04Z">
        <w:r>
          <w:rPr>
            <w:rFonts w:ascii="Arial" w:hAnsi="Arial" w:cs="Arial"/>
            <w:color w:val="808080"/>
            <w:sz w:val="28"/>
            <w:szCs w:val="28"/>
          </w:rPr>
          <w:t xml:space="preserve">e</w:t>
        </w:r>
      </w:ins>
      <w:r>
        <w:rPr>
          <w:rFonts w:ascii="Arial" w:hAnsi="Arial" w:cs="Arial"/>
          <w:color w:val="000000" w:themeColor="text1"/>
          <w:sz w:val="28"/>
          <w:szCs w:val="28"/>
        </w:rPr>
        <w:t xml:space="preserve"> </w:t>
      </w:r>
      <w:del w:id="1836" w:author="Assessor GDSXSR" w:date="2026-10-31T19:47:04Z">
        <w:r>
          <w:rPr>
            <w:rFonts w:ascii="Arial" w:hAnsi="Arial" w:cs="Arial"/>
            <w:color w:val="000000" w:themeColor="text1"/>
            <w:sz w:val="28"/>
            <w:szCs w:val="28"/>
          </w:rPr>
          <w:delText xml:space="preserve">ao afastamento integral da condenação. Assiste</w:delText>
        </w:r>
      </w:del>
      <w:ins w:id="1837" w:author="Assessor GDSXSR" w:date="2026-10-31T19:47:04Z">
        <w:r>
          <w:rPr>
            <w:rFonts w:ascii="Arial" w:hAnsi="Arial" w:cs="Arial"/>
            <w:color w:val="808080"/>
            <w:sz w:val="28"/>
            <w:szCs w:val="28"/>
          </w:rPr>
          <w:t xml:space="preserve">assiste</w:t>
        </w:r>
      </w:ins>
      <w:r>
        <w:rPr>
          <w:rFonts w:ascii="Arial" w:hAnsi="Arial" w:cs="Arial"/>
          <w:color w:val="000000" w:themeColor="text1"/>
          <w:sz w:val="28"/>
          <w:szCs w:val="28"/>
        </w:rPr>
        <w:t xml:space="preserve"> razão às apelantes apenas quanto à </w:t>
      </w:r>
      <w:del w:id="1838" w:author="Assessor GDSXSR" w:date="2026-10-31T19:47:04Z">
        <w:r>
          <w:rPr>
            <w:rFonts w:ascii="Arial" w:hAnsi="Arial" w:cs="Arial"/>
            <w:color w:val="000000" w:themeColor="text1"/>
            <w:sz w:val="28"/>
            <w:szCs w:val="28"/>
          </w:rPr>
          <w:delText xml:space="preserve">necessidade</w:delText>
        </w:r>
      </w:del>
      <w:ins w:id="1839" w:author="Assessor GDSXSR" w:date="2026-10-31T19:47:04Z">
        <w:r>
          <w:rPr>
            <w:rFonts w:ascii="Arial" w:hAnsi="Arial" w:cs="Arial"/>
            <w:color w:val="808080"/>
            <w:sz w:val="28"/>
            <w:szCs w:val="28"/>
          </w:rPr>
          <w:t xml:space="preserve">restrição</w:t>
        </w:r>
      </w:ins>
      <w:r>
        <w:rPr>
          <w:rFonts w:ascii="Arial" w:hAnsi="Arial" w:cs="Arial"/>
          <w:color w:val="000000" w:themeColor="text1"/>
          <w:sz w:val="28"/>
          <w:szCs w:val="28"/>
        </w:rPr>
        <w:t xml:space="preserve"> </w:t>
      </w:r>
      <w:del w:id="1840" w:author="Assessor GDSXSR" w:date="2026-10-31T19:47:04Z">
        <w:r>
          <w:rPr>
            <w:rFonts w:ascii="Arial" w:hAnsi="Arial" w:cs="Arial"/>
            <w:color w:val="000000" w:themeColor="text1"/>
            <w:sz w:val="28"/>
            <w:szCs w:val="28"/>
          </w:rPr>
          <w:delText xml:space="preserve">de restringir a</w:delText>
        </w:r>
      </w:del>
      <w:ins w:id="1841" w:author="Assessor GDSXSR" w:date="2026-10-31T19:47:04Z">
        <w:r>
          <w:rPr>
            <w:rFonts w:ascii="Arial" w:hAnsi="Arial" w:cs="Arial"/>
            <w:color w:val="808080"/>
            <w:sz w:val="28"/>
            <w:szCs w:val="28"/>
          </w:rPr>
          <w:t xml:space="preserve">da</w:t>
        </w:r>
      </w:ins>
      <w:r>
        <w:rPr>
          <w:rFonts w:ascii="Arial" w:hAnsi="Arial" w:cs="Arial"/>
          <w:color w:val="000000" w:themeColor="text1"/>
          <w:sz w:val="28"/>
          <w:szCs w:val="28"/>
        </w:rPr>
        <w:t xml:space="preserve"> restituição aos valores comprovadamente pagos e lançados como juros, com exclusão da parcela de junho de 2022 e das demais rubricas</w:t>
      </w:r>
      <w:del w:id="1842" w:author="Assessor GDSXSR" w:date="2026-10-31T19:47:04Z">
        <w:r>
          <w:rPr>
            <w:rFonts w:ascii="Arial" w:hAnsi="Arial" w:cs="Arial"/>
            <w:color w:val="000000" w:themeColor="text1"/>
            <w:sz w:val="28"/>
            <w:szCs w:val="28"/>
          </w:rPr>
          <w:delText xml:space="preserve"> integrantes das prestações</w:delText>
        </w:r>
      </w:del>
      <w:r>
        <w:rPr>
          <w:rFonts w:ascii="Arial" w:hAnsi="Arial" w:cs="Arial"/>
          <w:color w:val="000000" w:themeColor="text1"/>
          <w:sz w:val="28"/>
          <w:szCs w:val="28"/>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commentRangeStart w:id="14"/>
      <w:r w:rsidRPr="00D516B2">
        <w:rPr>
          <w:rFonts w:ascii="Arial" w:hAnsi="Arial" w:cs="Arial"/>
          <w:b/>
          <w:bCs/>
          <w:sz w:val="28"/>
          <w:szCs w:val="28"/>
        </w:rPr>
        <w:t>DIS</w:t>
      </w:r>
      <w:r w:rsidR="00D516B2" w:rsidRPr="00D516B2">
        <w:rPr>
          <w:rFonts w:ascii="Arial" w:hAnsi="Arial" w:cs="Arial"/>
          <w:b/>
          <w:bCs/>
          <w:sz w:val="28"/>
          <w:szCs w:val="28"/>
        </w:rPr>
        <w:t>POSITIVO</w:t>
      </w:r>
      <w:commentRangeEnd w:id="14"/>
      <w:r>
        <w:rPr>
          <w:rStyle w:val="CommentReference"/>
        </w:rPr>
        <w:commentReference w:id="14"/>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08477EE8" w:rsidR="008A4445" w:rsidRDefault="00D516B2" w:rsidP="00DB1301">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
        <w:t xml:space="preserve">dou</w:t>
      </w:r>
      <w:r>
        <w:rPr>
          <w:rFonts w:ascii="Arial" w:hAnsi="Arial" w:cs="Arial"/>
          <w:b/>
          <w:bCs/>
          <w:sz w:val="28"/>
          <w:szCs w:val="28"/>
        </w:rPr>
        <w:t xml:space="preserve"> parcial</w:t>
      </w:r>
      <w:r>
        <w:rPr>
          <w:rFonts w:ascii="Arial" w:hAnsi="Arial" w:cs="Arial"/>
          <w:b/>
          <w:bCs/>
          <w:sz w:val="28"/>
          <w:szCs w:val="28"/>
        </w:rPr>
        <w:t xml:space="preserve"> provimento</w:t>
      </w:r>
      <w:r>
        <w:rPr>
          <w:rFonts w:ascii="Arial" w:hAnsi="Arial" w:cs="Arial"/>
          <w:sz w:val="28"/>
          <w:szCs w:val="28"/>
        </w:rPr>
        <w:t xml:space="preserve"> </w:t>
      </w:r>
      <w:r>
        <w:rPr>
          <w:rFonts w:ascii="Arial" w:hAnsi="Arial" w:cs="Arial"/>
          <w:sz w:val="28"/>
          <w:szCs w:val="28"/>
        </w:rPr>
        <w:t xml:space="preserve">ao apelo </w:t>
      </w:r>
      <w:r>
        <w:rPr>
          <w:rFonts w:ascii="Arial" w:hAnsi="Arial" w:cs="Arial"/>
          <w:sz w:val="28"/>
          <w:szCs w:val="28"/>
        </w:rPr>
        <w:t xml:space="preserve">das rés</w:t>
      </w:r>
      <w:r>
        <w:rPr>
          <w:rFonts w:ascii="Arial" w:hAnsi="Arial" w:cs="Arial"/>
          <w:sz w:val="28"/>
          <w:szCs w:val="28"/>
        </w:rPr>
        <w:t xml:space="preserve">, </w:t>
      </w:r>
      <w:r>
        <w:rPr>
          <w:rFonts w:ascii="Arial" w:hAnsi="Arial" w:cs="Arial"/>
          <w:sz w:val="28"/>
          <w:szCs w:val="28"/>
        </w:rPr>
        <w:t xml:space="preserve">José Celso Gontijo Engenharia S/A e Iota Empreendimentos Imobiliários S/A</w:t>
      </w:r>
      <w:r>
        <w:rPr>
          <w:rFonts w:ascii="Arial" w:hAnsi="Arial" w:cs="Arial"/>
          <w:sz w:val="28"/>
          <w:szCs w:val="28"/>
        </w:rPr>
        <w:t xml:space="preserve">,</w:t>
      </w:r>
      <w:r>
        <w:rPr>
          <w:rFonts w:ascii="Arial" w:hAnsi="Arial" w:cs="Arial"/>
          <w:sz w:val="28"/>
          <w:szCs w:val="28"/>
        </w:rPr>
        <w:t xml:space="preserve"> para</w:t>
      </w:r>
      <w:r>
        <w:rPr>
          <w:rFonts w:ascii="Arial" w:hAnsi="Arial" w:cs="Arial"/>
          <w:sz w:val="28"/>
          <w:szCs w:val="28"/>
        </w:rPr>
        <w:t xml:space="preserve"> </w:t>
      </w:r>
      <w:r>
        <w:rPr>
          <w:rFonts w:ascii="Arial" w:hAnsi="Arial" w:cs="Arial"/>
          <w:sz w:val="28"/>
          <w:szCs w:val="28"/>
        </w:rPr>
        <w:t xml:space="preserve">fixar o dia 29/6/2022 como termo inicial da mora e determinar que o ressarcimento dos juros de obra fique restrito aos valores registrados na coluna “Juros” dos extratos </w:t>
      </w:r>
      <w:del w:id="1843" w:author="Assessor GDSXSR" w:date="2026-10-31T19:47:04Z">
        <w:r>
          <w:rPr>
            <w:rFonts w:ascii="Arial" w:hAnsi="Arial" w:cs="Arial"/>
            <w:sz w:val="28"/>
            <w:szCs w:val="28"/>
          </w:rPr>
          <w:delText xml:space="preserve">dos IDs</w:delText>
        </w:r>
      </w:del>
      <w:ins w:id="1844" w:author="Assessor GDSXSR" w:date="2026-10-31T19:47:04Z">
        <w:r>
          <w:rPr>
            <w:rFonts w:ascii="Arial" w:hAnsi="Arial" w:cs="Arial"/>
            <w:color w:val="808080"/>
            <w:sz w:val="28"/>
            <w:szCs w:val="28"/>
          </w:rPr>
          <w:t xml:space="preserve">(ID</w:t>
        </w:r>
      </w:ins>
      <w:r>
        <w:rPr>
          <w:rFonts w:ascii="Arial" w:hAnsi="Arial" w:cs="Arial"/>
          <w:sz w:val="28"/>
          <w:szCs w:val="28"/>
        </w:rPr>
        <w:t xml:space="preserve"> 89043070 e 89043071</w:t>
      </w:r>
      <w:ins w:id="1845" w:author="Assessor GDSXSR" w:date="2026-10-31T19:47:04Z">
        <w:r>
          <w:rPr>
            <w:rFonts w:ascii="Arial" w:hAnsi="Arial" w:cs="Arial"/>
            <w:color w:val="808080"/>
            <w:sz w:val="28"/>
            <w:szCs w:val="28"/>
          </w:rPr>
          <w:t xml:space="preserve">)</w:t>
        </w:r>
      </w:ins>
      <w:r>
        <w:rPr>
          <w:rFonts w:ascii="Arial" w:hAnsi="Arial" w:cs="Arial"/>
          <w:sz w:val="28"/>
          <w:szCs w:val="28"/>
        </w:rPr>
        <w:t xml:space="preserve">, comprovadamente pagos após essa data e até a entrega das chaves, excluída integralmente a parcela com vencimento e pagamento em 9/6/2022, bem como as quantias referentes à amortização, aos seguros, às taxas e às demais rubricas de natureza distinta.</w:t>
      </w:r>
    </w:p>
    <w:p w14:paraId="38E9A44F" w14:textId="77777777" w:rsidR="008A4445" w:rsidRDefault="008A4445" w:rsidP="00DB1301">
      <w:pPr>
        <w:spacing w:after="0" w:line="360" w:lineRule="auto"/>
        <w:ind w:firstLine="2268"/>
        <w:jc w:val="both"/>
        <w:rPr>
          <w:rFonts w:ascii="Arial" w:hAnsi="Arial" w:cs="Arial"/>
          <w:sz w:val="28"/>
          <w:szCs w:val="28"/>
        </w:rPr>
      </w:pPr>
    </w:p>
    <w:p w14:paraId="2D4B192F" w14:textId="55142B81" w:rsidR="002528EE" w:rsidRDefault="002528EE" w:rsidP="002528EE">
      <w:pPr>
        <w:spacing w:after="0" w:line="360" w:lineRule="auto"/>
        <w:ind w:firstLine="2268"/>
        <w:jc w:val="both"/>
        <w:rPr>
          <w:rFonts w:ascii="Arial" w:hAnsi="Arial" w:cs="Arial"/>
          <w:sz w:val="28"/>
          <w:szCs w:val="28"/>
        </w:rPr>
      </w:pPr>
      <w:del w:id="1846" w:author="Assessor GDSXSR" w:date="2026-10-31T19:47:04Z">
        <w:r>
          <w:rPr>
            <w:rFonts w:ascii="Arial" w:hAnsi="Arial" w:cs="Arial"/>
            <w:b/>
            <w:bCs/>
            <w:sz w:val="28"/>
            <w:szCs w:val="28"/>
          </w:rPr>
          <w:delText xml:space="preserve">Incabível </w:delText>
        </w:r>
        <w:r>
          <w:rPr>
            <w:rFonts w:ascii="Arial" w:hAnsi="Arial" w:cs="Arial"/>
            <w:sz w:val="28"/>
            <w:szCs w:val="28"/>
          </w:rPr>
          <w:delText xml:space="preserve">a majoração dos</w:delText>
        </w:r>
      </w:del>
      <w:ins w:id="1847" w:author="Assessor GDSXSR" w:date="2026-10-31T19:47:04Z">
        <w:r>
          <w:rPr>
            <w:rFonts w:ascii="Arial" w:hAnsi="Arial" w:cs="Arial"/>
            <w:b/>
            <w:bCs/>
            <w:color w:val="808080"/>
            <w:sz w:val="28"/>
            <w:szCs w:val="28"/>
          </w:rPr>
          <w:t xml:space="preserve">Sem</w:t>
        </w:r>
      </w:ins>
      <w:r>
        <w:rPr>
          <w:rFonts w:ascii="Arial" w:hAnsi="Arial" w:cs="Arial"/>
          <w:sz w:val="28"/>
          <w:szCs w:val="28"/>
        </w:rPr>
        <w:t xml:space="preserve"> honorários </w:t>
      </w:r>
      <w:del w:id="1848" w:author="Assessor GDSXSR" w:date="2026-10-31T19:47:04Z">
        <w:r>
          <w:rPr>
            <w:rFonts w:ascii="Arial" w:hAnsi="Arial" w:cs="Arial"/>
            <w:sz w:val="28"/>
            <w:szCs w:val="28"/>
          </w:rPr>
          <w:delText xml:space="preserve">advocatícios</w:delText>
        </w:r>
      </w:del>
      <w:ins w:id="1849" w:author="Assessor GDSXSR" w:date="2026-10-31T19:47:04Z">
        <w:r>
          <w:rPr>
            <w:rFonts w:ascii="Arial" w:hAnsi="Arial" w:cs="Arial"/>
            <w:color w:val="808080"/>
            <w:sz w:val="28"/>
            <w:szCs w:val="28"/>
          </w:rPr>
          <w:t xml:space="preserve">recursais</w:t>
        </w:r>
      </w:ins>
      <w:r>
        <w:rPr>
          <w:rFonts w:ascii="Arial" w:hAnsi="Arial" w:cs="Arial"/>
          <w:sz w:val="28"/>
          <w:szCs w:val="28"/>
        </w:rPr>
        <w:t xml:space="preserve"> </w:t>
      </w:r>
      <w:del w:id="1850" w:author="Assessor GDSXSR" w:date="2026-10-31T19:47:04Z">
        <w:r>
          <w:rPr>
            <w:rFonts w:ascii="Arial" w:hAnsi="Arial" w:cs="Arial"/>
            <w:sz w:val="28"/>
            <w:szCs w:val="28"/>
          </w:rPr>
          <w:delText xml:space="preserve">prevista no art.</w:delText>
        </w:r>
      </w:del>
      <w:ins w:id="1851" w:author="Assessor GDSXSR" w:date="2026-10-31T19:47:04Z">
        <w:r>
          <w:rPr>
            <w:rFonts w:ascii="Arial" w:hAnsi="Arial" w:cs="Arial"/>
            <w:color w:val="808080"/>
            <w:sz w:val="28"/>
            <w:szCs w:val="28"/>
          </w:rPr>
          <w:t xml:space="preserve">(CPC</w:t>
        </w:r>
      </w:ins>
      <w:r>
        <w:rPr>
          <w:rFonts w:ascii="Arial" w:hAnsi="Arial" w:cs="Arial"/>
          <w:sz w:val="28"/>
          <w:szCs w:val="28"/>
        </w:rPr>
        <w:t xml:space="preserve"> 85</w:t>
      </w:r>
      <w:del w:id="1852" w:author="Assessor GDSXSR" w:date="2026-10-31T19:47:04Z">
        <w:r>
          <w:rPr>
            <w:rFonts w:ascii="Arial" w:hAnsi="Arial" w:cs="Arial"/>
            <w:sz w:val="28"/>
            <w:szCs w:val="28"/>
          </w:rPr>
          <w:delText xml:space="preserve">,</w:delText>
        </w:r>
      </w:del>
      <w:r>
        <w:rPr>
          <w:rFonts w:ascii="Arial" w:hAnsi="Arial" w:cs="Arial"/>
          <w:sz w:val="28"/>
          <w:szCs w:val="28"/>
        </w:rPr>
        <w:t xml:space="preserve"> § 11</w:t>
      </w:r>
      <w:del w:id="1853" w:author="Assessor GDSXSR" w:date="2026-10-31T19:47:04Z">
        <w:r>
          <w:rPr>
            <w:rFonts w:ascii="Arial" w:hAnsi="Arial" w:cs="Arial"/>
            <w:sz w:val="28"/>
            <w:szCs w:val="28"/>
          </w:rPr>
          <w:delText xml:space="preserve">, do Código de Processo Civil, diante do parcial provimento do recurso</w:delText>
        </w:r>
      </w:del>
      <w:ins w:id="1854" w:author="Assessor GDSXSR" w:date="2026-10-31T19:47:04Z">
        <w:r>
          <w:rPr>
            <w:rFonts w:ascii="Arial" w:hAnsi="Arial" w:cs="Arial"/>
            <w:color w:val="808080"/>
            <w:sz w:val="28"/>
            <w:szCs w:val="28"/>
          </w:rPr>
          <w:t xml:space="preserve">)</w:t>
        </w:r>
      </w:ins>
      <w:r>
        <w:rPr>
          <w:rFonts w:ascii="Arial" w:hAnsi="Arial" w:cs="Arial"/>
          <w:sz w:val="28"/>
          <w:szCs w:val="28"/>
        </w:rPr>
        <w:t xml:space="preserve">.</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PargrafodaLista"/>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34426B8E" w14:textId="77777777" w:rsidR="000760D6" w:rsidRDefault="000760D6" w:rsidP="0046277A">
      <w:pPr>
        <w:ind w:right="-96"/>
        <w:jc w:val="both"/>
        <w:rPr>
          <w:b/>
          <w:color w:val="008000"/>
        </w:rPr>
      </w:pPr>
      <w:r>
        <w:rPr>
          <w:b/>
          <w:color w:val="008000"/>
        </w:rPr>
        <w:t>SENTENÇA</w:t>
      </w:r>
    </w:p>
    <w:p w14:paraId="0A5EEC98" w14:textId="6A9A15C7" w:rsidR="0046277A" w:rsidRPr="0046277A" w:rsidRDefault="0046277A" w:rsidP="0046277A">
      <w:pPr>
        <w:ind w:right="-96"/>
        <w:jc w:val="both"/>
        <w:rPr>
          <w:b/>
          <w:color w:val="008000"/>
        </w:rPr>
      </w:pPr>
      <w:r w:rsidRPr="0046277A">
        <w:rPr>
          <w:b/>
          <w:color w:val="008000"/>
        </w:rPr>
        <w:t>Trata-se de ação sob o Procedimento Comum, proposta por ROBISTÂNIA DA SILVA CARVALHO contra IOTA EMPREENDIMENTOS IMOBILIÁRIOS S.A. e JOSÉ CELSO GONTIJO ENGENHARIA S.A., conforme qualificações constantes dos autos.</w:t>
      </w:r>
    </w:p>
    <w:p w14:paraId="0D1A6178" w14:textId="77777777" w:rsidR="0046277A" w:rsidRPr="0046277A" w:rsidRDefault="0046277A" w:rsidP="0046277A">
      <w:pPr>
        <w:ind w:right="-96"/>
        <w:jc w:val="both"/>
        <w:rPr>
          <w:b/>
          <w:color w:val="008000"/>
        </w:rPr>
      </w:pPr>
      <w:r w:rsidRPr="0046277A">
        <w:rPr>
          <w:b/>
          <w:color w:val="008000"/>
        </w:rPr>
        <w:t>Narra a autora que, no dia 06.01.2021, firmou com as rés o Termo de Reserva de Unidade Habitacional n. 34567, relativo ao imóvel situado na Quadra 501, Conjunto 02, Lote 08, Bloco A1, Apartamento 102, Itapoã Parque, Brasília/DF, no âmbito do Programa Minha Casa, Minha Vida, promovido pela primeira ré e construído pela segunda.</w:t>
      </w:r>
    </w:p>
    <w:p w14:paraId="43CACDFF" w14:textId="77777777" w:rsidR="0046277A" w:rsidRPr="0046277A" w:rsidRDefault="0046277A" w:rsidP="0046277A">
      <w:pPr>
        <w:ind w:right="-96"/>
        <w:jc w:val="both"/>
        <w:rPr>
          <w:b/>
          <w:color w:val="008000"/>
        </w:rPr>
      </w:pPr>
      <w:r w:rsidRPr="0046277A">
        <w:rPr>
          <w:b/>
          <w:color w:val="008000"/>
        </w:rPr>
        <w:t>Acrescenta que o imóvel deveria ter sido entregue em 28.06.2022, já computado o prazo de tolerância, mas somente foi entregue em 23.10.2023, configurando um atraso de 15 meses e 25 dias. Sustenta que as rés deram causa ao inadimplemento contratual e que a relação jurídica estabelecida entre as partes é de consumo, a possibilitar a inversão do ônus da prova e responsabilidade objetiva e solidária das demandadas. Defende que, por força da aplicação do tema 996 do STJ, faz jus a indenização por danos materiais – lucros cessantes –, decorrente da privação temporária do bem e ao ressarcimento do valor pago a título de juros de obra. Declara que não possui condições financeiras de arcar com as despesas processuais, sem prejuízo de sua própria subsistência e de sua família e se opõe à designação de audiência de conciliação.</w:t>
      </w:r>
    </w:p>
    <w:p w14:paraId="2713A2CD" w14:textId="77777777" w:rsidR="0046277A" w:rsidRPr="0046277A" w:rsidRDefault="0046277A" w:rsidP="0046277A">
      <w:pPr>
        <w:ind w:right="-96"/>
        <w:jc w:val="both"/>
        <w:rPr>
          <w:b/>
          <w:color w:val="008000"/>
        </w:rPr>
      </w:pPr>
      <w:r w:rsidRPr="0046277A">
        <w:rPr>
          <w:b/>
          <w:color w:val="008000"/>
        </w:rPr>
        <w:t>Diante do exposto, requer a concessão do benefício da gratuidade de justiça. No mérito, pede a condenação solidária das demandadas ao pagamento de indenização por danos materiais – lucros cessantes –, equivalente a valor locatício de imóvel assemelhado e ao ressarcimento do valor pago a título de juros de obra, ambos, devidos entre o período de 28.06.2022 a 23.10.2023. De modo subsidiário, postula o arbitramento dos lucros cessantes no valor equivalente a 0,5% do valor atualizado do imóvel. Juntou documentos.</w:t>
      </w:r>
    </w:p>
    <w:p w14:paraId="215A56DD" w14:textId="77777777" w:rsidR="0046277A" w:rsidRPr="0046277A" w:rsidRDefault="0046277A" w:rsidP="0046277A">
      <w:pPr>
        <w:ind w:right="-96"/>
        <w:jc w:val="both"/>
        <w:rPr>
          <w:b/>
          <w:color w:val="008000"/>
        </w:rPr>
      </w:pPr>
      <w:r w:rsidRPr="0046277A">
        <w:rPr>
          <w:b/>
          <w:color w:val="008000"/>
        </w:rPr>
        <w:t>A decisão de ID 269840732 facultou a emenda da petição inicial para anexar o termo de recebimento de chaves ou mesmo certidão atualizada da matrícula do imóvel para informação sobre a averbação ou “habite-se”, no prazo de 15 dias.</w:t>
      </w:r>
    </w:p>
    <w:p w14:paraId="56AE46E8" w14:textId="77777777" w:rsidR="0046277A" w:rsidRPr="0046277A" w:rsidRDefault="0046277A" w:rsidP="0046277A">
      <w:pPr>
        <w:ind w:right="-96"/>
        <w:jc w:val="both"/>
        <w:rPr>
          <w:b/>
          <w:color w:val="008000"/>
        </w:rPr>
      </w:pPr>
      <w:r w:rsidRPr="0046277A">
        <w:rPr>
          <w:b/>
          <w:color w:val="008000"/>
        </w:rPr>
        <w:t>Em cumprimento ao comando judicial, a autora anexou aos autos o Termo de Recebimento de Chaves de ID 272815688.</w:t>
      </w:r>
    </w:p>
    <w:p w14:paraId="3458FB61" w14:textId="77777777" w:rsidR="0046277A" w:rsidRPr="0046277A" w:rsidRDefault="0046277A" w:rsidP="0046277A">
      <w:pPr>
        <w:ind w:right="-96"/>
        <w:jc w:val="both"/>
        <w:rPr>
          <w:b/>
          <w:color w:val="008000"/>
        </w:rPr>
      </w:pPr>
      <w:r w:rsidRPr="0046277A">
        <w:rPr>
          <w:b/>
          <w:color w:val="008000"/>
        </w:rPr>
        <w:t>A decisão de ID 273257558 recebeu a nova petição de ID 272815687, determinou a citação das rés e concedeu o benefício da gratuidade de justiça à autora.</w:t>
      </w:r>
    </w:p>
    <w:p w14:paraId="34A8EDD3" w14:textId="77777777" w:rsidR="0046277A" w:rsidRPr="0046277A" w:rsidRDefault="0046277A" w:rsidP="0046277A">
      <w:pPr>
        <w:ind w:right="-96"/>
        <w:jc w:val="both"/>
        <w:rPr>
          <w:b/>
          <w:color w:val="008000"/>
        </w:rPr>
      </w:pPr>
      <w:r w:rsidRPr="0046277A">
        <w:rPr>
          <w:b/>
          <w:color w:val="008000"/>
        </w:rPr>
        <w:t>As rés foram citadas e ofereceram contestação ao ID 275538325. De início, discorrem sobre as principais características do empreendimento, ressaltando que constitui obra de interesse social que foi afetada por atrasos do Poder Público. Acrescentam que foram prejudicadas pelas restrições decorrentes da COVID, incluindo a falta de insumos, mercadorias, e a escassez de mão de obra, que comprometeram o cronograma logístico do empreendimento, de modo que o atraso na entrega do imóvel decorreu de caso fortuito ou de força maior (pandemia), o que exclui o dever de indenizar, nos termos do artigo 393 do Código Civil.</w:t>
      </w:r>
    </w:p>
    <w:p w14:paraId="5108E256" w14:textId="30F7658C" w:rsidR="0046277A" w:rsidRPr="0046277A" w:rsidRDefault="0046277A" w:rsidP="0046277A">
      <w:pPr>
        <w:ind w:right="-96"/>
        <w:jc w:val="both"/>
        <w:rPr>
          <w:b/>
          <w:color w:val="008000"/>
        </w:rPr>
      </w:pPr>
      <w:r w:rsidRPr="0046277A">
        <w:rPr>
          <w:b/>
          <w:color w:val="008000"/>
        </w:rPr>
        <w:t xml:space="preserve">Defendem a prevalência do prazo estipulado no contrato de financiamento firmado com a Caixa Econômica Federal (24.05.2023) em detrimento do estabelecido no Termo de Reserva. Reputam que, à luz das disposições contratuais, o prazo final de entrega bem, considerado o </w:t>
      </w:r>
      <w:r w:rsidRPr="0046277A">
        <w:rPr>
          <w:b/>
          <w:color w:val="008000"/>
        </w:rPr>
        <w:lastRenderedPageBreak/>
        <w:t>prazo de tolerância de 180 dias e o prazo adicional de 60 dias para a entrega das chaves do imóvel, é 17.01.2024, e as chaves foram entregues em 23.10.2023, motivo pelo qual não há falar em atraso na entrega do imóvel. Sustentam que a indenização por lucros cessantes é descabida, visto que o imóvel adquirido é destinado eminentemente para habitação e não para a exploração de atividade econômica, e que os danos materiais exigem efetiva comprovação, não se admitindo indenização por dano hipotético ou presumido. Asseveram que não há prova suficiente nos autos do pagamento do valor cobrado a título de juros de obra, razão pela qual não há falar em ressarcimento. Aduz que a possibilidade de juntada de documentos adicionais pela autora está preclusa.</w:t>
      </w:r>
    </w:p>
    <w:p w14:paraId="5CDFEF5B" w14:textId="77777777" w:rsidR="0046277A" w:rsidRPr="0046277A" w:rsidRDefault="0046277A" w:rsidP="0046277A">
      <w:pPr>
        <w:ind w:right="-96"/>
        <w:jc w:val="both"/>
        <w:rPr>
          <w:b/>
          <w:color w:val="008000"/>
        </w:rPr>
      </w:pPr>
      <w:r w:rsidRPr="0046277A">
        <w:rPr>
          <w:b/>
          <w:color w:val="008000"/>
        </w:rPr>
        <w:t>Diante do exposto, pedem que os pedidos formulados na petição inicial sejam julgados improcedentes. De modo subsidiário, postulam o reconhecimento da prorrogação do prazo de entrega do imóvel, pelo período de 1 ano e 10 meses, por causa do período de pandemia decretado no Distrito Federal. Ainda em caráter subsidiário, pedem que o valor dos lucros cessantes seja estabelecido em 0,5% do valor do imóvel. Anexaram documentos.</w:t>
      </w:r>
    </w:p>
    <w:p w14:paraId="4B4CED66" w14:textId="77777777" w:rsidR="0046277A" w:rsidRPr="0046277A" w:rsidRDefault="0046277A" w:rsidP="0046277A">
      <w:pPr>
        <w:ind w:right="-96"/>
        <w:jc w:val="both"/>
        <w:rPr>
          <w:b/>
          <w:color w:val="008000"/>
        </w:rPr>
      </w:pPr>
      <w:r w:rsidRPr="0046277A">
        <w:rPr>
          <w:b/>
          <w:color w:val="008000"/>
        </w:rPr>
        <w:t>Em réplica de ID 275725964, a autora refuta o alegado em contestação e reitera os termos da petição inicial. Requer a produção de provas.</w:t>
      </w:r>
    </w:p>
    <w:p w14:paraId="5E76E754" w14:textId="77777777" w:rsidR="0046277A" w:rsidRPr="0046277A" w:rsidRDefault="0046277A" w:rsidP="0046277A">
      <w:pPr>
        <w:ind w:right="-96"/>
        <w:jc w:val="both"/>
        <w:rPr>
          <w:b/>
          <w:color w:val="008000"/>
        </w:rPr>
      </w:pPr>
      <w:r w:rsidRPr="0046277A">
        <w:rPr>
          <w:b/>
          <w:color w:val="008000"/>
        </w:rPr>
        <w:t>A decisão de ID 276747776 determinou a intimação das partes para especificarem as provas que ainda pretendiam produzir.</w:t>
      </w:r>
    </w:p>
    <w:p w14:paraId="11DC5D44" w14:textId="77777777" w:rsidR="0046277A" w:rsidRPr="0046277A" w:rsidRDefault="0046277A" w:rsidP="0046277A">
      <w:pPr>
        <w:ind w:right="-96"/>
        <w:jc w:val="both"/>
        <w:rPr>
          <w:b/>
          <w:color w:val="008000"/>
        </w:rPr>
      </w:pPr>
      <w:r w:rsidRPr="0046277A">
        <w:rPr>
          <w:b/>
          <w:color w:val="008000"/>
        </w:rPr>
        <w:t>Atenta ao comando judicial, a autora requereu a inversão do ônus da prova para que as rés provem que pagaram os juros de obra no lugar da autora (ID 277338766). As rés não requereram a produção adicional de provas (ID 278127477). Juntaram cópias de decisões judiciais.</w:t>
      </w:r>
    </w:p>
    <w:p w14:paraId="0B79E858" w14:textId="77777777" w:rsidR="0046277A" w:rsidRPr="0046277A" w:rsidRDefault="0046277A" w:rsidP="0046277A">
      <w:pPr>
        <w:ind w:right="-96"/>
        <w:jc w:val="both"/>
        <w:rPr>
          <w:b/>
          <w:color w:val="008000"/>
        </w:rPr>
      </w:pPr>
      <w:r w:rsidRPr="0046277A">
        <w:rPr>
          <w:b/>
          <w:color w:val="008000"/>
        </w:rPr>
        <w:t>Na sequência, a autora apresentou manifestação quanto aos juros de obra (ID 280602548).</w:t>
      </w:r>
    </w:p>
    <w:p w14:paraId="51FF9566" w14:textId="77777777" w:rsidR="0046277A" w:rsidRPr="0046277A" w:rsidRDefault="0046277A" w:rsidP="0046277A">
      <w:pPr>
        <w:ind w:right="-96"/>
        <w:jc w:val="both"/>
        <w:rPr>
          <w:b/>
          <w:color w:val="008000"/>
        </w:rPr>
      </w:pPr>
      <w:r w:rsidRPr="0046277A">
        <w:rPr>
          <w:b/>
          <w:color w:val="008000"/>
        </w:rPr>
        <w:t>Sobreveio a decisão saneadora de ID 280978961 que indeferiu o requerimento de produção adicional de provas; declarou saneado o feito; determinou a intimação das partes, nos termos do § 1º do art. 357 do CPC, e deferiu a marcação de sigilo sobre os documentos de ID’s 275539448 e 275539450.</w:t>
      </w:r>
    </w:p>
    <w:p w14:paraId="542D38AD" w14:textId="77777777" w:rsidR="0046277A" w:rsidRPr="0046277A" w:rsidRDefault="0046277A" w:rsidP="0046277A">
      <w:pPr>
        <w:ind w:right="-96"/>
        <w:jc w:val="both"/>
        <w:rPr>
          <w:b/>
          <w:color w:val="008000"/>
        </w:rPr>
      </w:pPr>
      <w:r w:rsidRPr="0046277A">
        <w:rPr>
          <w:b/>
          <w:color w:val="008000"/>
        </w:rPr>
        <w:t>Intimadas nos termos do art. 357, § 1º, do CPC, as partes deixaram transcorrer in albis o prazo para solicitar ajustes, consoante atesta a certidão sob o ID 282830837.</w:t>
      </w:r>
    </w:p>
    <w:p w14:paraId="149F74CE" w14:textId="77777777" w:rsidR="0046277A" w:rsidRPr="0046277A" w:rsidRDefault="0046277A" w:rsidP="0046277A">
      <w:pPr>
        <w:ind w:right="-96"/>
        <w:jc w:val="both"/>
        <w:rPr>
          <w:b/>
          <w:color w:val="008000"/>
        </w:rPr>
      </w:pPr>
      <w:r w:rsidRPr="0046277A">
        <w:rPr>
          <w:b/>
          <w:color w:val="008000"/>
        </w:rPr>
        <w:t>Os autos vieram conclusos para prolação da sentença.</w:t>
      </w:r>
    </w:p>
    <w:p w14:paraId="4417B3A9" w14:textId="77777777" w:rsidR="0046277A" w:rsidRPr="0046277A" w:rsidRDefault="0046277A" w:rsidP="0046277A">
      <w:pPr>
        <w:ind w:right="-96"/>
        <w:jc w:val="both"/>
        <w:rPr>
          <w:b/>
          <w:color w:val="008000"/>
        </w:rPr>
      </w:pPr>
      <w:r w:rsidRPr="0046277A">
        <w:rPr>
          <w:b/>
          <w:color w:val="008000"/>
        </w:rPr>
        <w:t>É o relato dos fatos juridicamente relevantes. Decido.</w:t>
      </w:r>
    </w:p>
    <w:p w14:paraId="7B8DD3CF" w14:textId="77777777" w:rsidR="0046277A" w:rsidRPr="0046277A" w:rsidRDefault="0046277A" w:rsidP="0046277A">
      <w:pPr>
        <w:ind w:right="-96"/>
        <w:jc w:val="both"/>
        <w:rPr>
          <w:b/>
          <w:color w:val="008000"/>
        </w:rPr>
      </w:pPr>
      <w:r w:rsidRPr="0046277A">
        <w:rPr>
          <w:b/>
          <w:color w:val="008000"/>
        </w:rPr>
        <w:t>O processo comporta julgamento antecipado, nos termos do inciso I do art. 355 do Código de Processo Civil, pois não se faz necessária a dilação probatória. As partes são legítimas, há interesse processual, os pedidos são juridicamente possíveis e não há outras questões processuais pendentes, a possibilitar o julgamento definitivo do mérito.</w:t>
      </w:r>
    </w:p>
    <w:p w14:paraId="656EEFF4" w14:textId="77777777" w:rsidR="0046277A" w:rsidRPr="0046277A" w:rsidRDefault="0046277A" w:rsidP="0046277A">
      <w:pPr>
        <w:ind w:right="-96"/>
        <w:jc w:val="both"/>
        <w:rPr>
          <w:b/>
          <w:color w:val="008000"/>
        </w:rPr>
      </w:pPr>
      <w:r w:rsidRPr="0046277A">
        <w:rPr>
          <w:b/>
          <w:color w:val="008000"/>
        </w:rPr>
        <w:t>Desnecessária a produção de prova oral, na medida em que as alegações das partes já se encontram satisfatoriamente debatidas, bem como os autos se encontram fartamente instruídos e a resolução da lide pode ser obtida pelo exame das provas documentais já constantes nos autos, o que permite a plena formação de convicção do Juiz.</w:t>
      </w:r>
    </w:p>
    <w:p w14:paraId="7522F7F5" w14:textId="77777777" w:rsidR="0046277A" w:rsidRPr="0046277A" w:rsidRDefault="0046277A" w:rsidP="0046277A">
      <w:pPr>
        <w:ind w:right="-96"/>
        <w:jc w:val="both"/>
        <w:rPr>
          <w:b/>
          <w:color w:val="008000"/>
        </w:rPr>
      </w:pPr>
      <w:r w:rsidRPr="0046277A">
        <w:rPr>
          <w:b/>
          <w:color w:val="008000"/>
        </w:rPr>
        <w:t xml:space="preserve">Nesse contexto, não há falar em cerceamento de defesa. Ao contrário, preenchidas as suas condições, a providência de julgamento imediato do mérito é medida imposta por lei ao </w:t>
      </w:r>
      <w:r w:rsidRPr="0046277A">
        <w:rPr>
          <w:b/>
          <w:color w:val="008000"/>
        </w:rPr>
        <w:lastRenderedPageBreak/>
        <w:t>julgador em prol da razoável duração do processo, conforme preceito insculpido no art. 5º, LXXVIII da CF/88, norma reiterada pelo art. 139, II, do CPC.</w:t>
      </w:r>
    </w:p>
    <w:p w14:paraId="1CB34F2B" w14:textId="77777777" w:rsidR="0046277A" w:rsidRPr="0046277A" w:rsidRDefault="0046277A" w:rsidP="0046277A">
      <w:pPr>
        <w:ind w:right="-96"/>
        <w:jc w:val="both"/>
        <w:rPr>
          <w:b/>
          <w:color w:val="008000"/>
        </w:rPr>
      </w:pPr>
      <w:r w:rsidRPr="0046277A">
        <w:rPr>
          <w:b/>
          <w:color w:val="008000"/>
        </w:rPr>
        <w:t>Passa-se ao enfrentamento do mérito.</w:t>
      </w:r>
    </w:p>
    <w:p w14:paraId="78BEF32F" w14:textId="77777777" w:rsidR="0046277A" w:rsidRPr="0046277A" w:rsidRDefault="0046277A" w:rsidP="0046277A">
      <w:pPr>
        <w:ind w:right="-96"/>
        <w:jc w:val="both"/>
        <w:rPr>
          <w:b/>
          <w:color w:val="008000"/>
        </w:rPr>
      </w:pPr>
      <w:r w:rsidRPr="0046277A">
        <w:rPr>
          <w:b/>
          <w:color w:val="008000"/>
        </w:rPr>
        <w:t>Da lide posta a desate, desponta como questão relevante definir se houve o alegado atraso na entrega da obra, capaz de ensejar a responsabilidade civil contratual das demandadas.</w:t>
      </w:r>
    </w:p>
    <w:p w14:paraId="769316B2" w14:textId="77777777" w:rsidR="0046277A" w:rsidRPr="0046277A" w:rsidRDefault="0046277A" w:rsidP="0046277A">
      <w:pPr>
        <w:ind w:right="-96"/>
        <w:jc w:val="both"/>
        <w:rPr>
          <w:b/>
          <w:color w:val="008000"/>
        </w:rPr>
      </w:pPr>
      <w:r w:rsidRPr="0046277A">
        <w:rPr>
          <w:b/>
          <w:color w:val="008000"/>
        </w:rPr>
        <w:t>Cumpre destacar que a relação mantida entre as partes submete-se ao regime do Código de Defesa do Consumidor, pois as empresas demandadas, atuantes no mercado de construção imobiliária, enquadram-se no conceito de fornecedoras do art. 3º do CDC, ao passo que a demandante revela-se consumidora, visto que é destinatária final da unidade imobiliária adquirida.</w:t>
      </w:r>
    </w:p>
    <w:p w14:paraId="17773B0D" w14:textId="77777777" w:rsidR="0046277A" w:rsidRPr="0046277A" w:rsidRDefault="0046277A" w:rsidP="0046277A">
      <w:pPr>
        <w:ind w:right="-96"/>
        <w:jc w:val="both"/>
        <w:rPr>
          <w:b/>
          <w:color w:val="008000"/>
        </w:rPr>
      </w:pPr>
      <w:r w:rsidRPr="0046277A">
        <w:rPr>
          <w:b/>
          <w:color w:val="008000"/>
        </w:rPr>
        <w:t>O fato de o contrato ser fruto de acordo de livre vontade manifestada entre as partes contratantes, por si só, não basta para descaracterizar sua natureza consumerista, mantendo-se, portanto, o negócio sujeito ao regime do CDC, a ensejar a responsabilidade solidária das rés.</w:t>
      </w:r>
    </w:p>
    <w:p w14:paraId="746DA209" w14:textId="77777777" w:rsidR="0046277A" w:rsidRPr="0046277A" w:rsidRDefault="0046277A" w:rsidP="0046277A">
      <w:pPr>
        <w:ind w:right="-96"/>
        <w:jc w:val="both"/>
        <w:rPr>
          <w:b/>
          <w:color w:val="008000"/>
        </w:rPr>
      </w:pPr>
      <w:r w:rsidRPr="0046277A">
        <w:rPr>
          <w:b/>
          <w:color w:val="008000"/>
        </w:rPr>
        <w:t>Do Atraso na Entrega do Imóvel</w:t>
      </w:r>
    </w:p>
    <w:p w14:paraId="60C0FAC1" w14:textId="77777777" w:rsidR="0046277A" w:rsidRPr="0046277A" w:rsidRDefault="0046277A" w:rsidP="0046277A">
      <w:pPr>
        <w:ind w:right="-96"/>
        <w:jc w:val="both"/>
        <w:rPr>
          <w:b/>
          <w:color w:val="008000"/>
        </w:rPr>
      </w:pPr>
      <w:r w:rsidRPr="0046277A">
        <w:rPr>
          <w:b/>
          <w:color w:val="008000"/>
        </w:rPr>
        <w:t>De início, é relevante destacar que o termo de reserva de unidade habitacional possui natureza jurídica de contrato preliminar e equivale ao contrato de promessa de compra e venda, razão pela qual vincula a construtora/compradora a transferir ao comprador o direito real de propriedade, nos exatos termos em que foi firmado, por força do princípio da vinculação da oferta, previsto nos artigos 30 e 48 do Código de Defesa do Consumidor. Decerto, a data de entrega prevista – 30.12.2021– foi elemento determinante para a adesão da autora ao negócio jurídico.</w:t>
      </w:r>
    </w:p>
    <w:p w14:paraId="63CCA1F2" w14:textId="77777777" w:rsidR="0046277A" w:rsidRPr="0046277A" w:rsidRDefault="0046277A" w:rsidP="0046277A">
      <w:pPr>
        <w:ind w:right="-96"/>
        <w:jc w:val="both"/>
        <w:rPr>
          <w:b/>
          <w:color w:val="008000"/>
        </w:rPr>
      </w:pPr>
      <w:r w:rsidRPr="0046277A">
        <w:rPr>
          <w:b/>
          <w:color w:val="008000"/>
        </w:rPr>
        <w:t>A proposta de contrato obriga o proponente, conforme o art. 427 do Código Civil. O Termo de Reserva, embora documento preliminar, continha todos os requisitos essenciais ao contrato a ser celebrado (art. 462 do CC), incluída a data de entrega do imóvel.</w:t>
      </w:r>
    </w:p>
    <w:p w14:paraId="0F5335F7" w14:textId="77777777" w:rsidR="0046277A" w:rsidRPr="0046277A" w:rsidRDefault="0046277A" w:rsidP="0046277A">
      <w:pPr>
        <w:ind w:right="-96"/>
        <w:jc w:val="both"/>
        <w:rPr>
          <w:b/>
          <w:color w:val="008000"/>
        </w:rPr>
      </w:pPr>
      <w:r w:rsidRPr="0046277A">
        <w:rPr>
          <w:b/>
          <w:color w:val="008000"/>
        </w:rPr>
        <w:t>O contrato de financiamento habitacional firmado posteriormente com a Caixa Econômica Federal não pode se sobrepor ao prazo originariamente estipulado entre as partes. A cláusula que fixa prazo diverso no contrato bancário, inserida em quadro geral de informações, não foi apresentada de forma clara, ostensiva e inteligível, em descompasso com o princípio da transparência (art. 6º, III, do CDC).</w:t>
      </w:r>
    </w:p>
    <w:p w14:paraId="42D1AC65" w14:textId="77777777" w:rsidR="0046277A" w:rsidRPr="0046277A" w:rsidRDefault="0046277A" w:rsidP="0046277A">
      <w:pPr>
        <w:ind w:right="-96"/>
        <w:jc w:val="both"/>
        <w:rPr>
          <w:b/>
          <w:color w:val="008000"/>
        </w:rPr>
      </w:pPr>
      <w:r w:rsidRPr="0046277A">
        <w:rPr>
          <w:b/>
          <w:color w:val="008000"/>
        </w:rPr>
        <w:t>Havendo previsão de prazos distintos nos instrumentos contratuais, deve prevalecer o prazo mais favorável ao consumidor, por força do art. 47 do CDC, que determina a interpretação das cláusulas contratuais de maneira mais favorável ao consumidor.</w:t>
      </w:r>
    </w:p>
    <w:p w14:paraId="2A5D897C" w14:textId="77777777" w:rsidR="0046277A" w:rsidRPr="0046277A" w:rsidRDefault="0046277A" w:rsidP="0046277A">
      <w:pPr>
        <w:ind w:right="-96"/>
        <w:jc w:val="both"/>
        <w:rPr>
          <w:b/>
          <w:color w:val="008000"/>
        </w:rPr>
      </w:pPr>
      <w:r w:rsidRPr="0046277A">
        <w:rPr>
          <w:b/>
          <w:color w:val="008000"/>
        </w:rPr>
        <w:t>O Tribunal de Justiça do Distrito Federal e dos Territórios, em caso similar envolvendo o mesmo empreendimento Itapoã Parque e as mesmas rés, consolidou o entendimento sobre a prevalência do Termo de Reserva:</w:t>
      </w:r>
    </w:p>
    <w:p w14:paraId="44C3A3A4" w14:textId="77777777" w:rsidR="0046277A" w:rsidRPr="0046277A" w:rsidRDefault="0046277A" w:rsidP="0046277A">
      <w:pPr>
        <w:ind w:right="-96"/>
        <w:jc w:val="both"/>
        <w:rPr>
          <w:b/>
          <w:color w:val="008000"/>
        </w:rPr>
      </w:pPr>
      <w:r w:rsidRPr="0046277A">
        <w:rPr>
          <w:b/>
          <w:color w:val="008000"/>
        </w:rPr>
        <w:t xml:space="preserve">DIREITO DO CONSUMIDOR. JUIZADO ESPECIAL CÍVEL. RECURSO INOMINADO. ATRASO NA ENTREGA DE IMÓVEL. RELAÇÃO DE CONSUMO. TERMO DE RESERVA E CONTRATO DE FINANCIAMENTO. CLÁUSULAS COM PRAZOS DIVERSOS. ABUSIVIDADE. ADOÇÃO DO PRAZO MAIS FAVORÁVEL. INEXISTÊNCIA DE NOVAÇÃO. RESPONSABILIDADE DA CONSTRUTORA. FORTUITO INTERNO. TEMA 996 DO STJ. LUCROS CESSANTES. CABIMENTO. JUROS DE OBRA. </w:t>
      </w:r>
      <w:r w:rsidRPr="0046277A">
        <w:rPr>
          <w:b/>
          <w:color w:val="008000"/>
        </w:rPr>
        <w:lastRenderedPageBreak/>
        <w:t>RESSARCIMENTO DEVIDO. PERÍODO DE MORA. EXCLUSÃO DO SEGURO HABITACIONAL. RECURSO CONHECIDO E PARCIALMENTE PROVIDO.</w:t>
      </w:r>
    </w:p>
    <w:p w14:paraId="10E0C285" w14:textId="77777777" w:rsidR="0046277A" w:rsidRPr="0046277A" w:rsidRDefault="0046277A" w:rsidP="0046277A">
      <w:pPr>
        <w:ind w:right="-96"/>
        <w:jc w:val="both"/>
        <w:rPr>
          <w:b/>
          <w:color w:val="008000"/>
        </w:rPr>
      </w:pPr>
      <w:r w:rsidRPr="0046277A">
        <w:rPr>
          <w:b/>
          <w:color w:val="008000"/>
        </w:rPr>
        <w:t>I. CASO EM EXAME</w:t>
      </w:r>
    </w:p>
    <w:p w14:paraId="3B9B2C8C" w14:textId="77777777" w:rsidR="0046277A" w:rsidRPr="0046277A" w:rsidRDefault="0046277A" w:rsidP="0046277A">
      <w:pPr>
        <w:ind w:right="-96"/>
        <w:jc w:val="both"/>
        <w:rPr>
          <w:b/>
          <w:color w:val="008000"/>
        </w:rPr>
      </w:pPr>
      <w:r w:rsidRPr="0046277A">
        <w:rPr>
          <w:b/>
          <w:color w:val="008000"/>
        </w:rPr>
        <w:t>1. Recurso inominado interposto pela parte ré em face de sentença que julgou parcialmente procedentes os pedidos para reconhecer o atraso na entrega de imóvel e condenar a construtora ao ressarcimento dos valores pagos durante o período de mora, bem como ao pagamento de indenização por lucros cessantes.</w:t>
      </w:r>
    </w:p>
    <w:p w14:paraId="2CC80E5D" w14:textId="77777777" w:rsidR="0046277A" w:rsidRPr="0046277A" w:rsidRDefault="0046277A" w:rsidP="0046277A">
      <w:pPr>
        <w:ind w:right="-96"/>
        <w:jc w:val="both"/>
        <w:rPr>
          <w:b/>
          <w:color w:val="008000"/>
        </w:rPr>
      </w:pPr>
      <w:r w:rsidRPr="0046277A">
        <w:rPr>
          <w:b/>
          <w:color w:val="008000"/>
        </w:rPr>
        <w:t>2. Recurso tempestivo e adequado à espécie. Preparo regular (ID 78800568). Foram ofertadas contrarrazões (ID 78800571).</w:t>
      </w:r>
    </w:p>
    <w:p w14:paraId="39898108" w14:textId="77777777" w:rsidR="0046277A" w:rsidRPr="0046277A" w:rsidRDefault="0046277A" w:rsidP="0046277A">
      <w:pPr>
        <w:ind w:right="-96"/>
        <w:jc w:val="both"/>
        <w:rPr>
          <w:b/>
          <w:color w:val="008000"/>
        </w:rPr>
      </w:pPr>
      <w:r w:rsidRPr="0046277A">
        <w:rPr>
          <w:b/>
          <w:color w:val="008000"/>
        </w:rPr>
        <w:t>3. A recorrente arguiu preliminar de incompetência em razão do valor da causa e de necessidade de produção de prova pericial. No mérito, sustentou a validade das cláusulas contratuais, especialmente quanto à alegada novação do prazo de entrega, afastando a configuração de atraso na conclusão do imóvel. Defendeu, ainda, a licitude da cobrança dos juros de obra pelo agente financeiro durante a fase de construção, afastando o dever de ressarcimento. Aduziu a ocorrência de caso fortuito decorrente da escassez de materiais e mão de obra no período da pandemia de coronavírus, o que excluiria sua responsabilidade. Por fim, afirmou inexistir dano material indenizável.</w:t>
      </w:r>
    </w:p>
    <w:p w14:paraId="76056D22" w14:textId="77777777" w:rsidR="0046277A" w:rsidRPr="0046277A" w:rsidRDefault="0046277A" w:rsidP="0046277A">
      <w:pPr>
        <w:ind w:right="-96"/>
        <w:jc w:val="both"/>
        <w:rPr>
          <w:b/>
          <w:color w:val="008000"/>
        </w:rPr>
      </w:pPr>
      <w:r w:rsidRPr="0046277A">
        <w:rPr>
          <w:b/>
          <w:color w:val="008000"/>
        </w:rPr>
        <w:t>II. QUESTÃO EM DISCUSSÃO</w:t>
      </w:r>
    </w:p>
    <w:p w14:paraId="1C938245" w14:textId="77777777" w:rsidR="0046277A" w:rsidRPr="0046277A" w:rsidRDefault="0046277A" w:rsidP="0046277A">
      <w:pPr>
        <w:ind w:right="-96"/>
        <w:jc w:val="both"/>
        <w:rPr>
          <w:b/>
          <w:color w:val="008000"/>
        </w:rPr>
      </w:pPr>
      <w:r w:rsidRPr="0046277A">
        <w:rPr>
          <w:b/>
          <w:color w:val="008000"/>
        </w:rPr>
        <w:t>4. Há três questões em discussão: (i) analisar a preliminar de incompetência em razão do valor da causa e necessidade de prova pericial; (ii) verificar a existência de atraso na entrega do imóvel e a consequente responsabilidade da construtora, com cabimento de indenização por lucros cessantes e ressarcimento de encargos; e (iii) definir a extensão do ressarcimento dos valores pagos durante o período de mora, especialmente quanto à inclusão ou exclusão do seguro habitacional.</w:t>
      </w:r>
    </w:p>
    <w:p w14:paraId="34EC6178" w14:textId="77777777" w:rsidR="0046277A" w:rsidRPr="0046277A" w:rsidRDefault="0046277A" w:rsidP="0046277A">
      <w:pPr>
        <w:ind w:right="-96"/>
        <w:jc w:val="both"/>
        <w:rPr>
          <w:b/>
          <w:color w:val="008000"/>
        </w:rPr>
      </w:pPr>
      <w:r w:rsidRPr="0046277A">
        <w:rPr>
          <w:b/>
          <w:color w:val="008000"/>
        </w:rPr>
        <w:t>III. RAZÕES DE DECIDIR</w:t>
      </w:r>
    </w:p>
    <w:p w14:paraId="7619010A" w14:textId="77777777" w:rsidR="0046277A" w:rsidRPr="0046277A" w:rsidRDefault="0046277A" w:rsidP="0046277A">
      <w:pPr>
        <w:ind w:right="-96"/>
        <w:jc w:val="both"/>
        <w:rPr>
          <w:b/>
          <w:color w:val="008000"/>
        </w:rPr>
      </w:pPr>
      <w:r w:rsidRPr="0046277A">
        <w:rPr>
          <w:b/>
          <w:color w:val="008000"/>
        </w:rPr>
        <w:t>5. Preliminar de incompetência em razão do valor da causa rejeitada, tendo em vista que a demanda versa sobre indenização decorrente de inadimplemento contratual, razão pela qual o valor da causa deve corresponder à extensão do prejuízo alegado, e não ao valor integral do contrato.6. Preliminar de incompetência em razão da alegada necessidade de perícia técnica rejeitada, uma vez que mostra-se desnecessária a produção de prova pericial, porquanto os documentos constantes dos autos são suficientes para a adequada solução da controvérsia, especialmente no que se refere aos valores despendidos a título de juros de obra.</w:t>
      </w:r>
    </w:p>
    <w:p w14:paraId="053F48C5" w14:textId="77777777" w:rsidR="0046277A" w:rsidRPr="0046277A" w:rsidRDefault="0046277A" w:rsidP="0046277A">
      <w:pPr>
        <w:ind w:right="-96"/>
        <w:jc w:val="both"/>
        <w:rPr>
          <w:b/>
          <w:color w:val="008000"/>
        </w:rPr>
      </w:pPr>
      <w:r w:rsidRPr="0046277A">
        <w:rPr>
          <w:b/>
          <w:color w:val="008000"/>
        </w:rPr>
        <w:t>7. Aplica-se ao caso o Código de Defesa do Consumidor, por se tratar de relação entre fornecedor e consumidor em contrato de promessa de compra e venda de imóvel (artigos 2º e 3º do CDC).</w:t>
      </w:r>
    </w:p>
    <w:p w14:paraId="4A4E7037" w14:textId="77777777" w:rsidR="0046277A" w:rsidRPr="0046277A" w:rsidRDefault="0046277A" w:rsidP="0046277A">
      <w:pPr>
        <w:ind w:right="-96"/>
        <w:jc w:val="both"/>
        <w:rPr>
          <w:b/>
          <w:color w:val="008000"/>
        </w:rPr>
      </w:pPr>
      <w:r w:rsidRPr="0046277A">
        <w:rPr>
          <w:b/>
          <w:color w:val="008000"/>
        </w:rPr>
        <w:t>8. A existência de cláusulas contratuais com prazos distintos para entrega do imóvel configura prática abusiva.</w:t>
      </w:r>
    </w:p>
    <w:p w14:paraId="62C4FDA0" w14:textId="77777777" w:rsidR="0046277A" w:rsidRPr="0046277A" w:rsidRDefault="0046277A" w:rsidP="0046277A">
      <w:pPr>
        <w:ind w:right="-96"/>
        <w:jc w:val="both"/>
        <w:rPr>
          <w:b/>
          <w:color w:val="008000"/>
        </w:rPr>
      </w:pPr>
      <w:r w:rsidRPr="0046277A">
        <w:rPr>
          <w:b/>
          <w:color w:val="008000"/>
        </w:rPr>
        <w:t xml:space="preserve">9. No caso, consta do termo de reserva que a entrega do empreendimento deveria ocorrer em 30/12/2021, com possibilidade de prorrogação por 180 (cento e oitenta) dias. Já o contrato de financiamento indica data diversa, fixada em 25/08/2023. Ainda que o financiamento seja instrumento indispensável à viabilização da compra, por meio do qual se opera o pagamento do preço, a coexistência de marcos distintos para a entrega do imóvel impõe ao consumidor </w:t>
      </w:r>
      <w:r w:rsidRPr="0046277A">
        <w:rPr>
          <w:b/>
          <w:color w:val="008000"/>
        </w:rPr>
        <w:lastRenderedPageBreak/>
        <w:t>ônus excessivo, caracterizando desequilíbrio contratual, devendo prevalecer a interpretação mais favorável ao consumidor, com adoção do prazo mais benéfico, nos termos dos arts. 47 e 51, IV, do CDC.</w:t>
      </w:r>
    </w:p>
    <w:p w14:paraId="2E69351E" w14:textId="77777777" w:rsidR="0046277A" w:rsidRPr="0046277A" w:rsidRDefault="0046277A" w:rsidP="0046277A">
      <w:pPr>
        <w:ind w:right="-96"/>
        <w:jc w:val="both"/>
        <w:rPr>
          <w:b/>
          <w:color w:val="008000"/>
        </w:rPr>
      </w:pPr>
      <w:r w:rsidRPr="0046277A">
        <w:rPr>
          <w:b/>
          <w:color w:val="008000"/>
        </w:rPr>
        <w:t>10. Ademais, não se verifica novação contratual quanto ao prazo de entrega, por ausência de manifestação inequívoca de vontade do consumidor nesse sentido (art. 361 do Código Civil).</w:t>
      </w:r>
    </w:p>
    <w:p w14:paraId="2A02A7B0" w14:textId="77777777" w:rsidR="0046277A" w:rsidRPr="0046277A" w:rsidRDefault="0046277A" w:rsidP="0046277A">
      <w:pPr>
        <w:ind w:right="-96"/>
        <w:jc w:val="both"/>
        <w:rPr>
          <w:b/>
          <w:color w:val="008000"/>
        </w:rPr>
      </w:pPr>
      <w:r w:rsidRPr="0046277A">
        <w:rPr>
          <w:b/>
          <w:color w:val="008000"/>
        </w:rPr>
        <w:t>11. Configurado o atraso na entrega do imóvel, incide a responsabilidade da construtora pelos prejuízos decorrentes da mora, nos termos dos arts. 395 e 402 do Código Civil. Não se caracteriza hipótese de caso fortuito ou força maior, porquanto eventuais dificuldades relacionadas à obtenção de insumos ou mão de obra integram o risco da atividade empresarial, qualificando-se como fortuito interno, incapaz de romper o nexo causal. Ademais, considerando que a pandemia já era fato conhecido à época da contratação, cabia à construtora dimensionar adequadamente os riscos inerentes à execução do empreendimento.</w:t>
      </w:r>
    </w:p>
    <w:p w14:paraId="54BF1DC9" w14:textId="77777777" w:rsidR="0046277A" w:rsidRPr="0046277A" w:rsidRDefault="0046277A" w:rsidP="0046277A">
      <w:pPr>
        <w:ind w:right="-96"/>
        <w:jc w:val="both"/>
        <w:rPr>
          <w:b/>
          <w:color w:val="008000"/>
        </w:rPr>
      </w:pPr>
      <w:r w:rsidRPr="0046277A">
        <w:rPr>
          <w:b/>
          <w:color w:val="008000"/>
        </w:rPr>
        <w:t>12. Nos termos do Tema 996 do STJ, o atraso na entrega do imóvel enseja o pagamento de indenização por lucros cessantes, em razão da privação do uso do bem, bem como o ressarcimento dos encargos suportados pelo consumidor durante o período de mora.</w:t>
      </w:r>
    </w:p>
    <w:p w14:paraId="1F0B125D" w14:textId="77777777" w:rsidR="0046277A" w:rsidRPr="0046277A" w:rsidRDefault="0046277A" w:rsidP="0046277A">
      <w:pPr>
        <w:ind w:right="-96"/>
        <w:jc w:val="both"/>
        <w:rPr>
          <w:b/>
          <w:color w:val="008000"/>
        </w:rPr>
      </w:pPr>
      <w:r w:rsidRPr="0046277A">
        <w:rPr>
          <w:b/>
          <w:color w:val="008000"/>
        </w:rPr>
        <w:t>13. No caso, restou comprovado o pagamento de encargos até o término da obra, ocorrido em 17/06/2024, sendo que a primeira prestação do financiamento apenas se iniciou em 04/07/2024, o que evidencia que os valores pagos anteriormente se inserem no período de atraso e, portanto, devem ser restituídos, na medida em que não seriam devidos se o imóvel tivesse sido entregue no prazo ajustado.</w:t>
      </w:r>
    </w:p>
    <w:p w14:paraId="66552271" w14:textId="77777777" w:rsidR="0046277A" w:rsidRPr="0046277A" w:rsidRDefault="0046277A" w:rsidP="0046277A">
      <w:pPr>
        <w:ind w:right="-96"/>
        <w:jc w:val="both"/>
        <w:rPr>
          <w:b/>
          <w:color w:val="008000"/>
        </w:rPr>
      </w:pPr>
      <w:r w:rsidRPr="0046277A">
        <w:rPr>
          <w:b/>
          <w:color w:val="008000"/>
        </w:rPr>
        <w:t>14. Outrossim, o atraso na entrega do imóvel enseja o dever de indenizar pela privação do uso do bem, conforme também estabelecido no Tema 996 do STJ, sendo cabível a fixação de lucros cessantes com base em valor locatício. No caso, mostra-se adequada a adoção de percentual entre 0,5% (meio por cento) e 1% (um por cento) do valor do imóvel, parâmetro amplamente utilizado no mercado, inexistindo motivo para alteração do quantum fixado na sentença.</w:t>
      </w:r>
    </w:p>
    <w:p w14:paraId="774DF530" w14:textId="77777777" w:rsidR="0046277A" w:rsidRPr="0046277A" w:rsidRDefault="0046277A" w:rsidP="0046277A">
      <w:pPr>
        <w:ind w:right="-96"/>
        <w:jc w:val="both"/>
        <w:rPr>
          <w:b/>
          <w:color w:val="008000"/>
        </w:rPr>
      </w:pPr>
      <w:r w:rsidRPr="0046277A">
        <w:rPr>
          <w:b/>
          <w:color w:val="008000"/>
        </w:rPr>
        <w:t>15. Quanto aos encargos pagos na fase de construção, é devido o ressarcimento dos valores que guardem nexo causal direto com o atraso da obra.</w:t>
      </w:r>
    </w:p>
    <w:p w14:paraId="745C2065" w14:textId="77777777" w:rsidR="0046277A" w:rsidRPr="0046277A" w:rsidRDefault="0046277A" w:rsidP="0046277A">
      <w:pPr>
        <w:ind w:right="-96"/>
        <w:jc w:val="both"/>
        <w:rPr>
          <w:b/>
          <w:color w:val="008000"/>
        </w:rPr>
      </w:pPr>
      <w:r w:rsidRPr="0046277A">
        <w:rPr>
          <w:b/>
          <w:color w:val="008000"/>
        </w:rPr>
        <w:t>16. Os encargos cobrados nesse período compreendem não apenas os juros de obra, mas também parcelas relativas ao seguro habitacional, sendo necessária a distinção entre tais rubricas. Apenas os valores correspondentes aos juros de obra — compreendidos como aqueles vinculados à amortização/correção na fase de construção e aos juros propriamente ditos — decorrem diretamente da mora da construtora, devendo ser ressarcidos. O seguro habitacional, por sua vez, constitui encargo vinculado ao contrato de financiamento, subsistindo independentemente do atraso, inexistindo nexo causal que justifique sua restituição.</w:t>
      </w:r>
    </w:p>
    <w:p w14:paraId="5DAB6814" w14:textId="77777777" w:rsidR="0046277A" w:rsidRPr="0046277A" w:rsidRDefault="0046277A" w:rsidP="0046277A">
      <w:pPr>
        <w:ind w:right="-96"/>
        <w:jc w:val="both"/>
        <w:rPr>
          <w:b/>
          <w:color w:val="008000"/>
        </w:rPr>
      </w:pPr>
      <w:r w:rsidRPr="0046277A">
        <w:rPr>
          <w:b/>
          <w:color w:val="008000"/>
        </w:rPr>
        <w:t>17. A limitação do ressarcimento aos juros de obra observa os arts. 395 e 402 do Código Civil, preserva o equilíbrio contratual e evita enriquecimento sem causa.</w:t>
      </w:r>
    </w:p>
    <w:p w14:paraId="7A1A7254" w14:textId="77777777" w:rsidR="0046277A" w:rsidRPr="0046277A" w:rsidRDefault="0046277A" w:rsidP="0046277A">
      <w:pPr>
        <w:ind w:right="-96"/>
        <w:jc w:val="both"/>
        <w:rPr>
          <w:b/>
          <w:color w:val="008000"/>
        </w:rPr>
      </w:pPr>
      <w:r w:rsidRPr="0046277A">
        <w:rPr>
          <w:b/>
          <w:color w:val="008000"/>
        </w:rPr>
        <w:t>IV. DISPOSITIVO</w:t>
      </w:r>
    </w:p>
    <w:p w14:paraId="33EA35E7" w14:textId="77777777" w:rsidR="0046277A" w:rsidRPr="0046277A" w:rsidRDefault="0046277A" w:rsidP="0046277A">
      <w:pPr>
        <w:ind w:right="-96"/>
        <w:jc w:val="both"/>
        <w:rPr>
          <w:b/>
          <w:color w:val="008000"/>
        </w:rPr>
      </w:pPr>
      <w:r w:rsidRPr="0046277A">
        <w:rPr>
          <w:b/>
          <w:color w:val="008000"/>
        </w:rPr>
        <w:t>18. Preliminares rejeitadas. Recurso conhecido e parcialmente provido, para limitar o ressarcimento dos valores pagos durante o período de mora aos juros de obra, excluindo-se os valores referentes ao seguro habitacional. Mantidos os demais termos da sentença, inclusive a condenação ao pagamento de lucros cessantes.</w:t>
      </w:r>
    </w:p>
    <w:p w14:paraId="3D39661B" w14:textId="77777777" w:rsidR="0046277A" w:rsidRPr="0046277A" w:rsidRDefault="0046277A" w:rsidP="0046277A">
      <w:pPr>
        <w:ind w:right="-96"/>
        <w:jc w:val="both"/>
        <w:rPr>
          <w:b/>
          <w:color w:val="008000"/>
        </w:rPr>
      </w:pPr>
      <w:r w:rsidRPr="0046277A">
        <w:rPr>
          <w:b/>
          <w:color w:val="008000"/>
        </w:rPr>
        <w:lastRenderedPageBreak/>
        <w:t>19. Sem condenações em honorários sucumbenciais em razão do provimento parcial do recurso, conforme art. 55 da Lei 9.099/95.</w:t>
      </w:r>
    </w:p>
    <w:p w14:paraId="002447C8" w14:textId="77777777" w:rsidR="0046277A" w:rsidRPr="0046277A" w:rsidRDefault="0046277A" w:rsidP="0046277A">
      <w:pPr>
        <w:ind w:right="-96"/>
        <w:jc w:val="both"/>
        <w:rPr>
          <w:b/>
          <w:color w:val="008000"/>
        </w:rPr>
      </w:pPr>
      <w:r w:rsidRPr="0046277A">
        <w:rPr>
          <w:b/>
          <w:color w:val="008000"/>
        </w:rPr>
        <w:t>20. A súmula de julgamento servirá de acórdão, nos termos do artigo 46 da Lei 9.099/95.</w:t>
      </w:r>
    </w:p>
    <w:p w14:paraId="2B4958D0" w14:textId="77777777" w:rsidR="0046277A" w:rsidRPr="0046277A" w:rsidRDefault="0046277A" w:rsidP="0046277A">
      <w:pPr>
        <w:ind w:right="-96"/>
        <w:jc w:val="both"/>
        <w:rPr>
          <w:b/>
          <w:color w:val="008000"/>
        </w:rPr>
      </w:pPr>
      <w:r w:rsidRPr="0046277A">
        <w:rPr>
          <w:b/>
          <w:color w:val="008000"/>
        </w:rPr>
        <w:t>(Acórdão 2083512, 0751938-02.2025.8.07.0016, Relator(a): MARILIA DE AVILA E SILVA SAMPAIO, Relator(a) Designado(a): SILVANA DA SILVA CHAVES, SEGUNDA TURMA RECURSAL, data de julgamento: 28/01/2026, publicado no DJe: 24/04/2026.)</w:t>
      </w:r>
    </w:p>
    <w:p w14:paraId="4D193501" w14:textId="77777777" w:rsidR="0046277A" w:rsidRPr="0046277A" w:rsidRDefault="0046277A" w:rsidP="0046277A">
      <w:pPr>
        <w:ind w:right="-96"/>
        <w:jc w:val="both"/>
        <w:rPr>
          <w:b/>
          <w:color w:val="008000"/>
        </w:rPr>
      </w:pPr>
      <w:r w:rsidRPr="0046277A">
        <w:rPr>
          <w:b/>
          <w:color w:val="008000"/>
        </w:rPr>
        <w:t>Logo, a data nele prevista para a entrega do imóvel se mostra apta à configuração do inadimplemento.</w:t>
      </w:r>
    </w:p>
    <w:p w14:paraId="11E2FDEF" w14:textId="77777777" w:rsidR="0046277A" w:rsidRPr="0046277A" w:rsidRDefault="0046277A" w:rsidP="0046277A">
      <w:pPr>
        <w:ind w:right="-96"/>
        <w:jc w:val="both"/>
        <w:rPr>
          <w:b/>
          <w:color w:val="008000"/>
        </w:rPr>
      </w:pPr>
      <w:r w:rsidRPr="0046277A">
        <w:rPr>
          <w:b/>
          <w:color w:val="008000"/>
        </w:rPr>
        <w:t>Na espécie, consta no Termo de Reserva de Unidade Habitacional e Condições Iniciais para Processo de Financiamento Imobiliário n. 34567 de ID 269425651 que o prazo de entrega do imóvel era de 30.12.2021. Sob tal perspectiva, o prazo final de entrega do imóvel, após o transcurso do prazo de 180 dias, é a data de 28.06.2022. Todavia, o Termo de Recebimento de Chaves – Form. 025.04 de ID  272815688 demonstra que o imóvel somente foi entregue em 23.10.2023, ficando configurado, assim, o atraso na entrega do imóvel.</w:t>
      </w:r>
    </w:p>
    <w:p w14:paraId="16DCB035" w14:textId="77777777" w:rsidR="0046277A" w:rsidRPr="0046277A" w:rsidRDefault="0046277A" w:rsidP="0046277A">
      <w:pPr>
        <w:ind w:right="-96"/>
        <w:jc w:val="both"/>
        <w:rPr>
          <w:b/>
          <w:color w:val="008000"/>
        </w:rPr>
      </w:pPr>
      <w:r w:rsidRPr="0046277A">
        <w:rPr>
          <w:b/>
          <w:color w:val="008000"/>
        </w:rPr>
        <w:t>Nesse aspecto, cabe o registro que não há falar em acréscimo de 60 dias para a entrega das chaves, pois o Superior Tribunal de Justiça sedimentou o entendimento de que o prazo máximo de prorrogação é de 180 dias (Acórdão 2023227, 0815444-83.2024.8.07.0016, Relator(a): MARIA ISABEL DA SILVA, SEGUNDA TURMA RECURSAL, data de julgamento: 23/07/2025, publicado no DJe: 31/07/2025).</w:t>
      </w:r>
    </w:p>
    <w:p w14:paraId="18DAF408" w14:textId="77777777" w:rsidR="0046277A" w:rsidRPr="0046277A" w:rsidRDefault="0046277A" w:rsidP="0046277A">
      <w:pPr>
        <w:ind w:right="-96"/>
        <w:jc w:val="both"/>
        <w:rPr>
          <w:b/>
          <w:color w:val="008000"/>
        </w:rPr>
      </w:pPr>
      <w:r w:rsidRPr="0046277A">
        <w:rPr>
          <w:b/>
          <w:color w:val="008000"/>
        </w:rPr>
        <w:t>No tocante aos impactos decorrentes da pandemia da Covid-19, embora não se olvide que seja causa determinante de eventuais embaraços ao exercício da atividade econômica, não acarreta, por si só, alteração da obrigação pactuada, mantendo inertes as condições objetivas inicialmente pactuadas.</w:t>
      </w:r>
    </w:p>
    <w:p w14:paraId="20673838" w14:textId="77777777" w:rsidR="0046277A" w:rsidRPr="0046277A" w:rsidRDefault="0046277A" w:rsidP="0046277A">
      <w:pPr>
        <w:ind w:right="-96"/>
        <w:jc w:val="both"/>
        <w:rPr>
          <w:b/>
          <w:color w:val="008000"/>
        </w:rPr>
      </w:pPr>
      <w:r w:rsidRPr="0046277A">
        <w:rPr>
          <w:b/>
          <w:color w:val="008000"/>
        </w:rPr>
        <w:t>É bem verdade que neste Juízo houve concessão de tutela provisória em lides similares para autorizar a revisão dos contratos diante dos efeitos econômicos e jurídicos da pandemia de Covid-19, mas sempre pautado na análise caso a caso e sem generalizações, buscando sempre que possível a aderência ao suporte fático subjacente.</w:t>
      </w:r>
    </w:p>
    <w:p w14:paraId="648B7436" w14:textId="77777777" w:rsidR="0046277A" w:rsidRPr="0046277A" w:rsidRDefault="0046277A" w:rsidP="0046277A">
      <w:pPr>
        <w:ind w:right="-96"/>
        <w:jc w:val="both"/>
        <w:rPr>
          <w:b/>
          <w:color w:val="008000"/>
        </w:rPr>
      </w:pPr>
      <w:r w:rsidRPr="0046277A">
        <w:rPr>
          <w:b/>
          <w:color w:val="008000"/>
        </w:rPr>
        <w:t>Inegável que a pandemia implicou prejuízos a parcela considerável de empreendedores e da população em geral, mas em alguns setores houve aumento de demanda e até lucro substancial, de modo que a análise individual de cada relação jurídica controvertida é essencial para adoção de precedentes persuasivos adequados ao caso concreto (confronto analítico do suporte fático) e sobretudo para se evitar injustiças.</w:t>
      </w:r>
    </w:p>
    <w:p w14:paraId="2775B107" w14:textId="77777777" w:rsidR="0046277A" w:rsidRPr="0046277A" w:rsidRDefault="0046277A" w:rsidP="0046277A">
      <w:pPr>
        <w:ind w:right="-96"/>
        <w:jc w:val="both"/>
        <w:rPr>
          <w:b/>
          <w:color w:val="008000"/>
        </w:rPr>
      </w:pPr>
      <w:r w:rsidRPr="0046277A">
        <w:rPr>
          <w:b/>
          <w:color w:val="008000"/>
        </w:rPr>
        <w:t>A despeito do esforço argumentativo, as demandadas não demonstraram a suposta afetação negativa de sua atividade comercial, na medida em que não provaram o nexo de causalidade entre o impacto direto da pandemia e o atraso na entrega do imóvel prometido à consumidora, de modo a comprometer a alegação de que dificuldades econômicas decorrentes da pandemia da Covid-19 tenham sido a causa determinante para o atraso na entrega do imóvel.</w:t>
      </w:r>
    </w:p>
    <w:p w14:paraId="43190811" w14:textId="77777777" w:rsidR="0046277A" w:rsidRPr="0046277A" w:rsidRDefault="0046277A" w:rsidP="0046277A">
      <w:pPr>
        <w:ind w:right="-96"/>
        <w:jc w:val="both"/>
        <w:rPr>
          <w:b/>
          <w:color w:val="008000"/>
        </w:rPr>
      </w:pPr>
      <w:r w:rsidRPr="0046277A">
        <w:rPr>
          <w:b/>
          <w:color w:val="008000"/>
        </w:rPr>
        <w:t>No caso, o Termo de Reserva foi firmado em 06.01.2021, mais de nove meses após a declaração da pandemia pela Organização Mundial da Saúde (março de 2020). Nessa data, os efeitos da crise sanitária sobre a cadeia produtiva da construção civil já eram de conhecimento público e notório, amplamente divulgados pelos meios de comunicação e internalizados pelo setor empresarial.</w:t>
      </w:r>
    </w:p>
    <w:p w14:paraId="545A682D" w14:textId="77777777" w:rsidR="0046277A" w:rsidRPr="0046277A" w:rsidRDefault="0046277A" w:rsidP="0046277A">
      <w:pPr>
        <w:ind w:right="-96"/>
        <w:jc w:val="both"/>
        <w:rPr>
          <w:b/>
          <w:color w:val="008000"/>
        </w:rPr>
      </w:pPr>
      <w:r w:rsidRPr="0046277A">
        <w:rPr>
          <w:b/>
          <w:color w:val="008000"/>
        </w:rPr>
        <w:lastRenderedPageBreak/>
        <w:t>O caso fortuito ou força maior exige, para sua configuração, a presença de fato necessário cujos efeitos não era possível evitar ou impedir (art. 393, parágrafo único, do CC). Tratando-se de evento previsível e já incorporado ao planejamento empresarial à época da contratação, não configura causa excludente de responsabilidade.</w:t>
      </w:r>
    </w:p>
    <w:p w14:paraId="64466189" w14:textId="77777777" w:rsidR="0046277A" w:rsidRPr="0046277A" w:rsidRDefault="0046277A" w:rsidP="0046277A">
      <w:pPr>
        <w:ind w:right="-96"/>
        <w:jc w:val="both"/>
        <w:rPr>
          <w:b/>
          <w:color w:val="008000"/>
        </w:rPr>
      </w:pPr>
      <w:r w:rsidRPr="0046277A">
        <w:rPr>
          <w:b/>
          <w:color w:val="008000"/>
        </w:rPr>
        <w:t>A pandemia de COVID-19, quando o contrato é firmado durante a crise sanitária, caracteriza fortuito interno, integrando o risco da atividade econômica da incorporadora, não podendo ser transferido ao consumidor.</w:t>
      </w:r>
    </w:p>
    <w:p w14:paraId="50044941" w14:textId="77777777" w:rsidR="0046277A" w:rsidRPr="0046277A" w:rsidRDefault="0046277A" w:rsidP="0046277A">
      <w:pPr>
        <w:ind w:right="-96"/>
        <w:jc w:val="both"/>
        <w:rPr>
          <w:b/>
          <w:color w:val="008000"/>
        </w:rPr>
      </w:pPr>
      <w:r w:rsidRPr="0046277A">
        <w:rPr>
          <w:b/>
          <w:color w:val="008000"/>
        </w:rPr>
        <w:t>Nesse sentido, confira-se elucidativo julgado deste Tribunal de Justiça em caso semelhante:</w:t>
      </w:r>
    </w:p>
    <w:p w14:paraId="66A347E9" w14:textId="77777777" w:rsidR="0046277A" w:rsidRPr="0046277A" w:rsidRDefault="0046277A" w:rsidP="0046277A">
      <w:pPr>
        <w:ind w:right="-96"/>
        <w:jc w:val="both"/>
        <w:rPr>
          <w:b/>
          <w:color w:val="008000"/>
        </w:rPr>
      </w:pPr>
      <w:r w:rsidRPr="0046277A">
        <w:rPr>
          <w:b/>
          <w:color w:val="008000"/>
        </w:rPr>
        <w:t>Ementa. DIREITO DO CONSUMIDOR. COMPRA E VENDA DE IMÓVEL. ATRASO NA ENTREGA. MORA CONFIGURADA. EXCLUDENTE DE RESPONSABILIDADE. INOCORRÊNCIA. INDENIZAÇÃO POR LUCROS CESSANTES. DANO EXTRAPATRIMONIAL. INDEVIDO. APELAÇÕES DESPROVIDAS. I. CASO EM EXAME 1. O recurso. A apelação interposta pela parte ré visa à reforma da sentença de parcial procedência dos pedidos que a condena ao pagamento de lucros cessantes. Por sua vez, a apelação interposta pela parte autora pretende a condenação da parte ré à reparação dos danos extrapatrimoniais. 2. Fatos relevantes. (i) as partes celebraram contrato de compra e venda de unidade habitacional, com previsão de entrega em 20.12.2023; (ii) a parte ré teria deixado de entregar o imóvel no prazo contratual acrescido da cláusula de tolerância de 180 dias; (iii) a entrega efetiva somente teria ocorrido em 03.12.2024. II. QUESTÕES EM DISCUSSÃO 3. A questão em discussão consiste em saber se: (i) a pandemia da Covid-19 configura excludente de responsabilidade civil pelo atraso na entrega da unidade imobiliária; (ii) é devida indenização por lucros cessantes decorrente da mora contratual e (iii) estão presentes os pressupostos para o reconhecimento do dano extrapatrimonial. III. RAZÕES DE DECIDIR 4. O atraso na entrega do imóvel, firmado em contrato celebrado em maio de 2023 — período posterior à fase crítica da pandemia —, não configura caso fortuito ou força maior, pois os riscos do contexto pandêmico já estavam assimilados no setor da construção civil. 5. A cláusula contratual que prevê tolerância de 180 (cento e oitenta) dias para entrega do imóvel não autoriza prorrogação adicional, sendo ilegítima a pretensão de incluir 60 (sessenta)  dias extras para entrega das chaves (Lei nº 13.786/2018, art. 43-A). 6. Conforme o entendimento firmado pelo Superior Tribunal de Justiça (Tema 996), o atraso na entrega do imóvel presume o prejuízo do comprador, sendo cabível a indenização por lucros cessantes no valor equivalente a 1% do valor pago (Lei nº 4.591/64, art. 43-A, § 2º c/c CC, art. 402). 7. A simples inadimplência contratual, desacompanhada de prova de abalo à dignidade humana ou sofrimento que transcenda os dissabores cotidianos, não constitui fato gerador de danos extrapatrimoniais. IV. DISPOSITIVO 8. Apelações desprovidas.____________Dispositivos relevantes citados: CC, art. 393; CDC, arts. 6º, 14, 18; Lei nº 4.591/1964, art. 43-A; CPC, arts. 85 e 487, I. Jurisprudência relevante citada: STJ, REsp 1.729.593/SP, Rel. Min. Marco Aurélio Bellizze, DJe 27.09.2019 (Tema 996); STJ, AgInt no REsp 2058675/RN, Rel. Min. Ricardo Villas Bôas Cueva, j. 24.06.2024; TJDFT, acórdão 1990801, Rel. Des. Renato Scussel, j. 09.04.2025; TJDFT, acórdão 1924980, Rel. Des. Hector Valverde Santanna, j. 18.09.2024; TJDFT, acórdão 1860625, Rel. Des. Hector Valverde Santanna, j. 22.05.2024. (Acórdão 2045342, 0746418-43.2024.8.07.0001, Relator(a): FERNANDO TAVERNARD, 2ª TURMA CÍVEL,  data de julgamento: 10/09/2025, publicado no DJe: 23/09/2025.)</w:t>
      </w:r>
    </w:p>
    <w:p w14:paraId="6A26A1CB" w14:textId="77777777" w:rsidR="0046277A" w:rsidRPr="0046277A" w:rsidRDefault="0046277A" w:rsidP="0046277A">
      <w:pPr>
        <w:ind w:right="-96"/>
        <w:jc w:val="both"/>
        <w:rPr>
          <w:b/>
          <w:color w:val="008000"/>
        </w:rPr>
      </w:pPr>
      <w:r w:rsidRPr="0046277A">
        <w:rPr>
          <w:b/>
          <w:color w:val="008000"/>
        </w:rPr>
        <w:t>Em complemento, é certo que, diante do alegado impacto negativo que a pandemia causou na sua atividade empresarial, as rés tinham a opção de não contratarem naquele momento, mas, mesmo assim, o contrato foi celebrado, motivo pelo qual, em abono ao pacta sunt servanda, as disposições contratuais  devem ser observadas pelos contratantes.</w:t>
      </w:r>
    </w:p>
    <w:p w14:paraId="053A590D" w14:textId="77777777" w:rsidR="0046277A" w:rsidRPr="0046277A" w:rsidRDefault="0046277A" w:rsidP="0046277A">
      <w:pPr>
        <w:ind w:right="-96"/>
        <w:jc w:val="both"/>
        <w:rPr>
          <w:b/>
          <w:color w:val="008000"/>
        </w:rPr>
      </w:pPr>
      <w:r w:rsidRPr="0046277A">
        <w:rPr>
          <w:b/>
          <w:color w:val="008000"/>
        </w:rPr>
        <w:lastRenderedPageBreak/>
        <w:t>Nesse sentido, confira-se elucidativo aresto desta Corte de Justiça:</w:t>
      </w:r>
    </w:p>
    <w:p w14:paraId="243EF51C" w14:textId="77777777" w:rsidR="0046277A" w:rsidRPr="0046277A" w:rsidRDefault="0046277A" w:rsidP="0046277A">
      <w:pPr>
        <w:ind w:right="-96"/>
        <w:jc w:val="both"/>
        <w:rPr>
          <w:b/>
          <w:color w:val="008000"/>
        </w:rPr>
      </w:pPr>
      <w:r w:rsidRPr="0046277A">
        <w:rPr>
          <w:b/>
          <w:color w:val="008000"/>
        </w:rPr>
        <w:t>PROCESSO CIVIL. DIREITO CIVIL. DIREITO DO CONSUMIDOR. APELAÇÃO CÍVEL. AÇÃO DE RESCISÃO CONTRATUAL. CONTRATO DE EMPREITADA. ATRASO/INEXECUÇÃO DA OBRA. PANDEMIA. CASO FORTUITO E FORÇA MAIOR NÃO RECONHECIDOS. PACTA SUNT SERVANDA. RESCISÃO POR CULPA DA EMPREITEIRA. RESTITUIÇÃO INTEGRAL E IMEDIATA DOS VALORES PAGOS. MULTA COMPENSATÓRIA DEVIDA. SENTENÇA MANTIDA.  1. Ainda que aliada ao contexto pandêmico, eventual falta de insumos e de mão de obra é fato previsível no ramo da construção civil, constituindo risco inerente ao negócio.  2. Celebrado contrato de empreitada quando já em curso a pandemia mundial propagada pelo Covid-19, devem as regras estabelecidas em instrumento contratual ser estritamente respeitadas por ambas as partes, por força do pacta sunt servanda.  3. Ocorrendo a rescisão de contrato por culpa exclusiva da contratada (fornecedora), o contratante (consumidor) faz jus ao recebimento dos valores pagos de forma integral e imediata.   4. O atraso na execução da obra por culpa da empreiteira acarreta a aplicação da multa penal compensatória prevista no contrato celebrado entre as partes.  5. Apelação conhecida e não provida. Unânime. (Acórdão 1440906, 07268938020218070001, Relator: FÁTIMA RAFAEL, 3ª Turma Cível, data de julgamento: 21/7/2022, publicado no DJE: 22/8/2022. Pág.: Sem Página Cadastrada.)</w:t>
      </w:r>
    </w:p>
    <w:p w14:paraId="6FC1E80C" w14:textId="77777777" w:rsidR="0046277A" w:rsidRPr="0046277A" w:rsidRDefault="0046277A" w:rsidP="0046277A">
      <w:pPr>
        <w:ind w:right="-96"/>
        <w:jc w:val="both"/>
        <w:rPr>
          <w:b/>
          <w:color w:val="008000"/>
        </w:rPr>
      </w:pPr>
      <w:r w:rsidRPr="0046277A">
        <w:rPr>
          <w:b/>
          <w:color w:val="008000"/>
        </w:rPr>
        <w:t>Ademais, as rés limitaram-se a invocar genericamente os reflexos da pandemia sobre a mão de obra e o fornecimento de materiais, sem apresentar documentos técnicos, cronogramas revisados, registros de paralisação ou qualquer elemento concreto apto a demonstrar a impossibilidade de cumprimento contratual no caso específico.</w:t>
      </w:r>
    </w:p>
    <w:p w14:paraId="55ABDA54" w14:textId="77777777" w:rsidR="0046277A" w:rsidRPr="0046277A" w:rsidRDefault="0046277A" w:rsidP="0046277A">
      <w:pPr>
        <w:ind w:right="-96"/>
        <w:jc w:val="both"/>
        <w:rPr>
          <w:b/>
          <w:color w:val="008000"/>
        </w:rPr>
      </w:pPr>
      <w:r w:rsidRPr="0046277A">
        <w:rPr>
          <w:b/>
          <w:color w:val="008000"/>
        </w:rPr>
        <w:t>Inadequado seria esquecer que o setor da construção civil foi considerado essencial e não sofreu paralisação total durante o período pandêmico.</w:t>
      </w:r>
    </w:p>
    <w:p w14:paraId="04AA7F75" w14:textId="77777777" w:rsidR="0046277A" w:rsidRPr="0046277A" w:rsidRDefault="0046277A" w:rsidP="0046277A">
      <w:pPr>
        <w:ind w:right="-96"/>
        <w:jc w:val="both"/>
        <w:rPr>
          <w:b/>
          <w:color w:val="008000"/>
        </w:rPr>
      </w:pPr>
      <w:r w:rsidRPr="0046277A">
        <w:rPr>
          <w:b/>
          <w:color w:val="008000"/>
        </w:rPr>
        <w:t>Por tais razões, deflui dos autos que houve atraso na entrega da obra, capaz de ensejar a responsabilidade civil das demandadas, nos termos das teses constituídas no tema 996 dos Recursos Repetitivos do STJ, que assim estabelece:</w:t>
      </w:r>
    </w:p>
    <w:p w14:paraId="7F900791" w14:textId="77777777" w:rsidR="0046277A" w:rsidRPr="0046277A" w:rsidRDefault="0046277A" w:rsidP="0046277A">
      <w:pPr>
        <w:ind w:right="-96"/>
        <w:jc w:val="both"/>
        <w:rPr>
          <w:b/>
          <w:color w:val="008000"/>
        </w:rPr>
      </w:pPr>
      <w:r w:rsidRPr="0046277A">
        <w:rPr>
          <w:b/>
          <w:color w:val="008000"/>
        </w:rPr>
        <w:t>As teses firmadas, para os fins do artigo 1.036 do CPC/2015, em contrato de promessa de compra e venda de imóvel na planta, no âmbito do Programa Minha Casa, Minha Vida, para os beneficiários das faixas de renda 1, 5, 2 e 3, foram as seguintes:</w:t>
      </w:r>
    </w:p>
    <w:p w14:paraId="5624096A" w14:textId="77777777" w:rsidR="0046277A" w:rsidRPr="0046277A" w:rsidRDefault="0046277A" w:rsidP="0046277A">
      <w:pPr>
        <w:ind w:right="-96"/>
        <w:jc w:val="both"/>
        <w:rPr>
          <w:b/>
          <w:color w:val="008000"/>
        </w:rPr>
      </w:pPr>
      <w:r w:rsidRPr="0046277A">
        <w:rPr>
          <w:b/>
          <w:color w:val="008000"/>
        </w:rPr>
        <w:t>1.1. Na aquisição de unidades autônomas em construção, o contrato deverá estabelecer, de forma clara, expressa e inteligível, o prazo certo para a entrega do imóvel, o qual não poderá estar vinculado à concessão do financiamento, ou a nenhum outro negócio jurídico, exceto o acréscimo do prazo de tolerância;</w:t>
      </w:r>
    </w:p>
    <w:p w14:paraId="2C5425A7" w14:textId="77777777" w:rsidR="0046277A" w:rsidRPr="0046277A" w:rsidRDefault="0046277A" w:rsidP="0046277A">
      <w:pPr>
        <w:ind w:right="-96"/>
        <w:jc w:val="both"/>
        <w:rPr>
          <w:b/>
          <w:color w:val="008000"/>
        </w:rPr>
      </w:pPr>
      <w:r w:rsidRPr="0046277A">
        <w:rPr>
          <w:b/>
          <w:color w:val="008000"/>
        </w:rPr>
        <w:t>1.2. No caso de descumprimento do prazo para a entrega do imóvel, incluído o período de tolerância, o prejuízo do comprador é presumido, consistente na injusta privação do uso do bem, a ensejar o pagamento de indenização, na forma de aluguel mensal, com base no valor locatício de imóvel assemelhado, com termo final na data da disponibilização da posse direta ao adquirente da unidade autônoma.</w:t>
      </w:r>
    </w:p>
    <w:p w14:paraId="1CCA3954" w14:textId="77777777" w:rsidR="0046277A" w:rsidRPr="0046277A" w:rsidRDefault="0046277A" w:rsidP="0046277A">
      <w:pPr>
        <w:ind w:right="-96"/>
        <w:jc w:val="both"/>
        <w:rPr>
          <w:b/>
          <w:color w:val="008000"/>
        </w:rPr>
      </w:pPr>
      <w:r w:rsidRPr="0046277A">
        <w:rPr>
          <w:b/>
          <w:color w:val="008000"/>
        </w:rPr>
        <w:t>1.3. É ilícito cobrar do adquirente juros de obra, ou outro encargo equivalente, após o prazo ajustado no contrato para a entrega das chaves da unidade autônoma, incluído o período de tolerância.</w:t>
      </w:r>
    </w:p>
    <w:p w14:paraId="229B41DE" w14:textId="77777777" w:rsidR="0046277A" w:rsidRPr="0046277A" w:rsidRDefault="0046277A" w:rsidP="0046277A">
      <w:pPr>
        <w:ind w:right="-96"/>
        <w:jc w:val="both"/>
        <w:rPr>
          <w:b/>
          <w:color w:val="008000"/>
        </w:rPr>
      </w:pPr>
      <w:r w:rsidRPr="0046277A">
        <w:rPr>
          <w:b/>
          <w:color w:val="008000"/>
        </w:rPr>
        <w:t xml:space="preserve">1.4. O descumprimento do prazo de entrega do imóvel, computado o período de tolerância, faz cessar a incidência de correção monetária sobre o saldo devedor com base em indexador </w:t>
      </w:r>
      <w:r w:rsidRPr="0046277A">
        <w:rPr>
          <w:b/>
          <w:color w:val="008000"/>
        </w:rPr>
        <w:lastRenderedPageBreak/>
        <w:t>setorial, que reflete o custo da construção civil, o qual deverá ser substituído pelo IPCA, salvo quando este último for mais gravoso ao consumidor.</w:t>
      </w:r>
    </w:p>
    <w:p w14:paraId="5495D6C1" w14:textId="77777777" w:rsidR="0046277A" w:rsidRPr="0046277A" w:rsidRDefault="0046277A" w:rsidP="0046277A">
      <w:pPr>
        <w:ind w:right="-96"/>
        <w:jc w:val="both"/>
        <w:rPr>
          <w:b/>
          <w:color w:val="008000"/>
        </w:rPr>
      </w:pPr>
      <w:r w:rsidRPr="0046277A">
        <w:rPr>
          <w:b/>
          <w:color w:val="008000"/>
        </w:rPr>
        <w:t>Da Indenização por Lucros Cessantes</w:t>
      </w:r>
    </w:p>
    <w:p w14:paraId="5837310B" w14:textId="77777777" w:rsidR="0046277A" w:rsidRPr="0046277A" w:rsidRDefault="0046277A" w:rsidP="0046277A">
      <w:pPr>
        <w:ind w:right="-96"/>
        <w:jc w:val="both"/>
        <w:rPr>
          <w:b/>
          <w:color w:val="008000"/>
        </w:rPr>
      </w:pPr>
      <w:r w:rsidRPr="0046277A">
        <w:rPr>
          <w:b/>
          <w:color w:val="008000"/>
        </w:rPr>
        <w:t>Os lucros cessantes possuem a finalidade de recompor o patrimônio do autor, que deixou de auferir ganhos com a locação do imóvel em razão do atraso na entrega do bem. Assim, preceitua o Código Civil Brasileiro:</w:t>
      </w:r>
    </w:p>
    <w:p w14:paraId="613FCA94" w14:textId="77777777" w:rsidR="0046277A" w:rsidRPr="0046277A" w:rsidRDefault="0046277A" w:rsidP="0046277A">
      <w:pPr>
        <w:ind w:right="-96"/>
        <w:jc w:val="both"/>
        <w:rPr>
          <w:b/>
          <w:color w:val="008000"/>
        </w:rPr>
      </w:pPr>
      <w:r w:rsidRPr="0046277A">
        <w:rPr>
          <w:b/>
          <w:color w:val="008000"/>
        </w:rPr>
        <w:t>Art. 402. Salvo as exceções expressamente previstas em lei, as perdas e danos devidas ao credor abrangem, além do que ele efetivamente perdeu, o que razoavelmente deixou de lucrar.</w:t>
      </w:r>
    </w:p>
    <w:p w14:paraId="3919D459" w14:textId="77777777" w:rsidR="0046277A" w:rsidRPr="0046277A" w:rsidRDefault="0046277A" w:rsidP="0046277A">
      <w:pPr>
        <w:ind w:right="-96"/>
        <w:jc w:val="both"/>
        <w:rPr>
          <w:b/>
          <w:color w:val="008000"/>
        </w:rPr>
      </w:pPr>
      <w:r w:rsidRPr="0046277A">
        <w:rPr>
          <w:b/>
          <w:color w:val="008000"/>
        </w:rPr>
        <w:t>A autora ficou privada do bem em questão, suportando prejuízos pelo que deixou de ganhar desde a mora da promitente vendedora até a efetiva entrega do imóvel, pois o bem gera potencialidade de ganhos, seja pela locação, seja pela ocupação própria, sendo certo que os lucros cessantes devem ser calculados pelo seu potencial de renda, que é estimado pelo valor de aluguel do imóvel. Ressalte-se que os lucros cessantes possuem caráter indenizatório.</w:t>
      </w:r>
    </w:p>
    <w:p w14:paraId="156BE072" w14:textId="77777777" w:rsidR="0046277A" w:rsidRPr="0046277A" w:rsidRDefault="0046277A" w:rsidP="0046277A">
      <w:pPr>
        <w:ind w:right="-96"/>
        <w:jc w:val="both"/>
        <w:rPr>
          <w:b/>
          <w:color w:val="008000"/>
        </w:rPr>
      </w:pPr>
      <w:r w:rsidRPr="0046277A">
        <w:rPr>
          <w:b/>
          <w:color w:val="008000"/>
        </w:rPr>
        <w:t>Desta forma, observa-se que a reparação por lucros cessantes não gera desequilíbrio contratual, pois a demora foi causada pela própria construtora/incorporadora. Caso o imóvel tivesse sido entregue no prazo, como já dito, a autora poderia ter alugado o bem e auferido a renda esperada. As perdas e danos, no caso, abrangem o valor de locação mensal do imóvel, desde a data em que a unidade deveria ter sido entregue – 28.06.2022 – até a data em que o imóvel foi entregue à consumidora – 23.10.2023. Em acréscimo, destaco que, no caso, o prejuízo da consumidora é presumido, conforme se depreende do item 1.2 do tema 966 supracitado.</w:t>
      </w:r>
    </w:p>
    <w:p w14:paraId="083BAC3E" w14:textId="77777777" w:rsidR="0046277A" w:rsidRPr="0046277A" w:rsidRDefault="0046277A" w:rsidP="0046277A">
      <w:pPr>
        <w:ind w:right="-96"/>
        <w:jc w:val="both"/>
        <w:rPr>
          <w:b/>
          <w:color w:val="008000"/>
        </w:rPr>
      </w:pPr>
      <w:r w:rsidRPr="0046277A">
        <w:rPr>
          <w:b/>
          <w:color w:val="008000"/>
        </w:rPr>
        <w:t>Ademais, o fato de o imóvel adquirido ser oriundo do programa social “Minha Casa, Minha Vida”, não impede a indenização por lucros cessantes, arbitrados mediante utilização do valor de locação.</w:t>
      </w:r>
    </w:p>
    <w:p w14:paraId="58DF9841" w14:textId="77777777" w:rsidR="0046277A" w:rsidRPr="0046277A" w:rsidRDefault="0046277A" w:rsidP="0046277A">
      <w:pPr>
        <w:ind w:right="-96"/>
        <w:jc w:val="both"/>
        <w:rPr>
          <w:b/>
          <w:color w:val="008000"/>
        </w:rPr>
      </w:pPr>
      <w:r w:rsidRPr="0046277A">
        <w:rPr>
          <w:b/>
          <w:color w:val="008000"/>
        </w:rPr>
        <w:t>Nessa linha, cito claro julgado deste Tribunal de Justiça em caso similar:</w:t>
      </w:r>
    </w:p>
    <w:p w14:paraId="5518F916" w14:textId="77777777" w:rsidR="0046277A" w:rsidRPr="0046277A" w:rsidRDefault="0046277A" w:rsidP="0046277A">
      <w:pPr>
        <w:ind w:right="-96"/>
        <w:jc w:val="both"/>
        <w:rPr>
          <w:b/>
          <w:color w:val="008000"/>
        </w:rPr>
      </w:pPr>
      <w:r w:rsidRPr="0046277A">
        <w:rPr>
          <w:b/>
          <w:color w:val="008000"/>
        </w:rPr>
        <w:t xml:space="preserve">APELAÇÃO CÍVEL. DIREITO CIVIL. DIREITO DO CONSUMIDOR. DIREITO PROCESSUAL CIVIL. AÇÃO INDENIZATÓRIA. COMPRA E VENDA. EMPREITADA. PROGRAMA HABITACIONAL. MINHA CASA MINHA VIDA (MCMV). ATRASO. CASO FORTUITO. FORÇA MAIOR. PANDEMIA (COVID-19). NÃO CONFIGURADOS. PRAZO. TERMO DE RESERVA. PRÉ-CONTRATO. VINCULAÇÃO. TEMA 996, STJ. INDENIZAÇÃO. CABÍVEL. DANOS MATERIAIS. JUROS DE OBRA. RESSARCIMENTO. RECURSO CONHECIDO E NÃO PROVIDO. SENTENÇA MANTIDA. I. CASO EM EXAME 1. Apelação interposta em face da sentença que julgou procedente ação indenizatória objetivando a condenação dos réus ao pagamento de indenização por danos materiais  decorrentes do atraso na entrega de imóvel em construção oriundo de programa habitacional. II. QUESTÃO EM DISCUSSÃO 2. Há três questões em discussão: (i) se restou configurado caso fortuito ou força maior, (ii) qual o prazo aplicável para conclusão da obra e (iii)  se é cabível a indenização por danos materiais e ressarcimento dos juros de obra. III. RAZÕES DE DECIDIR 3. Trata-se de caso em que a autora e os réus firmaram relação contratual visando à construção de imóvel residencial financiado por programa habitacional. 4. No caso, o termo de reserva e contrato de compra e venda da unidade foram celebrados quando a pandemia de Covid-19 já se encontrava em curso, de modo que a possibilidade de falta ou escassez de insumos e mão-de-obra era plenamente previsível no momento da celebração dos negócios jurídicos, uma vez que os efeitos sanitários e econômicos da pandemia já eram amplamente conhecidos, e deveriam ter sido levados em </w:t>
      </w:r>
      <w:r w:rsidRPr="0046277A">
        <w:rPr>
          <w:b/>
          <w:color w:val="008000"/>
        </w:rPr>
        <w:lastRenderedPageBreak/>
        <w:t>conta pelos fornecedores quando pactuaram o prazo de entrega da obra. 4.1. Não há que se falar em caso fortuito ou força maior, ante a ausência de imprevisibilidade, sob pena de transferir indevidamente ao consumidor o risco do negócio e os prejuízos econômicos decorrentes da pandemia. 5. A vinculação do fornecedor às declarações de vontade constantes de documentos anteriores à celebração do contrato é expressamente prevista pelo art. 48 do Código de Defesa do Consumidor. 5.1. No caso, as partes celebraram instrumento denominado termo de reserva de unidade habitacional, que denomina as partes como proponentes, inclui diversos elementos de concretização da relação contratual, indicando o endereço, as características da unidade, o valor do imóvel e a data de entrega, além da sistemática de pagamento, e expressamente estabelece que a unidade imobiliária deverá ser concluída até a  data prevista, com o respectivo prazo de tolerância de 180 (cento e oitenta) dias. 5.2. O instrumento claramente assume a natureza de pré-contrato, vinculando as partes da relação contratual, não podendo ser interpretado em detrimento do consumidor, que é parte mais vulnerável e não pode ser prejudicado por ambiguidades e contradições. Assim, necessária a aplicação do prazo de entrega mais exíguo previsto no instrumento pré-contratual que estabeleceu a cláusula mais favorável ao consumidor. Precedentes. 6. Segundo a tese fixada pelo Superior Tribunal de Justiça no Tema nº 996, o consumidor prejudicado pelo atraso em obra habitacional adquirida no âmbito do programa MCMV tem direito ao pagamento de indenização por danos materiais, na forma de aluguel mensal com base no valor locatício,  além da restituição dos valores indevidamente pagos a título de “juros de obra” após a mora da construtora e incorporadora. IV. DISPOSITIVO 7. Recurso conhecido e não provido. Sentença mantida. ___________  Dispositivos relevantes citados: CDC, arts. 47 e 48. CC, art. 423. Jurisprudência relevante citada: STJ: Tema nº 996. TJDFT: Acórdão 1309382 de Relatoria do Des. Angelo Passareli da 5ª Turma Cível. Acórdão 1297118 de Relatoria do Des. Carlos Rodrigues da 1ª Turma Cível. Acórdão 2007216 de Relatoria da Desa. Maria  Ivatônia da 5ª Turma Cível. Acórdão  2006610 de Relatoria do Des. Robson Teixeira De Freitas da 8ª Turma Cível. Acórdão 1924402 de Relatoria do Des. Carlos Alberto Martins Filho da 1ª Turma Cível. (Acórdão 2039295, 0746183-31.2024.8.07.0016, Relator(a): ROMULO DE ARAUJO MENDES, 1ª TURMA CÍVEL, data de julgamento: 27/08/2025, publicado no DJe: 10/09/2025.)</w:t>
      </w:r>
    </w:p>
    <w:p w14:paraId="334C07C5" w14:textId="77777777" w:rsidR="0046277A" w:rsidRPr="0046277A" w:rsidRDefault="0046277A" w:rsidP="0046277A">
      <w:pPr>
        <w:ind w:right="-96"/>
        <w:jc w:val="both"/>
        <w:rPr>
          <w:b/>
          <w:color w:val="008000"/>
        </w:rPr>
      </w:pPr>
      <w:r w:rsidRPr="0046277A">
        <w:rPr>
          <w:b/>
          <w:color w:val="008000"/>
        </w:rPr>
        <w:t>A jurisprudência desse Tribunal de Justiça firmou entendimento no sentido de que a base de cálculo dos lucros cessantes – a ser arbitrada em valor equivalente ao locatício –, deve variar entre 0,5% a 1% do imóvel. Confira-se:</w:t>
      </w:r>
    </w:p>
    <w:p w14:paraId="224C9480" w14:textId="77777777" w:rsidR="0046277A" w:rsidRPr="0046277A" w:rsidRDefault="0046277A" w:rsidP="0046277A">
      <w:pPr>
        <w:ind w:right="-96"/>
        <w:jc w:val="both"/>
        <w:rPr>
          <w:b/>
          <w:color w:val="008000"/>
        </w:rPr>
      </w:pPr>
      <w:r w:rsidRPr="0046277A">
        <w:rPr>
          <w:b/>
          <w:color w:val="008000"/>
        </w:rPr>
        <w:t xml:space="preserve">APELAÇÃO CÍVEL. PROMESSA DE COMPRA E VENDA DE IMÓVEL. RESCISÃO. INADIMPLÊNCIA DA INCORPORADORA. RESTITUIÇÃO INTEGRAL DAS IMPORTÂNCIAS DESEMBOLSADAS. RETORNO DAS PARTES AO STATUS QUO ANTE. LUCROS CESSANTES DEVIDOS. RECURSO CONHECIDO E PROVIDO.  1.   O inadimplemento ou a mora é fato bastante e suficiente para amparar o pedido de resolução do negócio jurídico, quando, nesse último caso, o cumprimento da prestação deixou de ser útil ao credor. Em se tratando de promessa de compra e venda de imóvel em regime de incorporação, o atraso na sua entrega é motivo legítimo para sua resolução. 2.  Se a resolução da promessa de compra e venda do imóvel ocorre por culpa do incorporador, as partes devem ser restituídas ao status quo ante, com a devolução integral dos valores desembolsados pelo adquirente (Súmula 543/STJ). A jurisprudência do E. TJDFT segue no mesmo sentido: Acórdão n.904702, 20140111252766APC, Relator: MARIO-ZAM BELMIRO, Revisor: LEILA ARLANCH, 2ª Turma Cível, Data de Julgamento: 04/11/2015, Publicado no DJE: 10/11/2015. Pág.: 227, acompanhando o entendimento pacificado através de julgamento de recurso repetitivo: STJ/ REsp 1300418/SC, Rel. Ministro Luís Felipe Salomão, Segunda Seção, julgado em 13/11/2013, DJe 10/12/2013. 3.  A jurisprudência é pacífica no sentido de que o </w:t>
      </w:r>
      <w:r w:rsidRPr="0046277A">
        <w:rPr>
          <w:b/>
          <w:color w:val="008000"/>
        </w:rPr>
        <w:lastRenderedPageBreak/>
        <w:t>atraso na entrega da unidade ou conclusão da obra acarreta prejuízo ao adquirente, pela impossibilidade de usar, usufruir, gozar e até dispor da coisa, assim considerada a natureza do bem e os frutos que são passíveis de gerar (STJ/ REsp 331.496/MG, EDcl no REsp 151.175/DF, REsp 109.821/SP, AgRg no REsp 1202506/RJ e AgRg no Ag 1036023/RJ). O termo inicial da indenização é o dia seguinte aos 180 dias de prorrogação do prazo para a entrega do imóvel (28/08/2014). O termo final, em caso como o dos autos, corresponde à data da averbação da "carta de habite-se". 4.  No que tange ao quantum, é prática corrente do mercado imobiliário fixar o valor do aluguel entre 0,5% (meio por cento) e 1% (um por cento) do valor do imóvel. 5.  RECURSO CONHECIDO E PROVIDO. (Acórdão 1407585, 07125233320208070001, Relator: LUÍS GUSTAVO B. DE OLIVEIRA, 3ª Turma Cível, data de julgamento: 10/3/2022, publicado no DJE: 23/3/2022. Pág.: Sem Página Cadastrada.)</w:t>
      </w:r>
    </w:p>
    <w:p w14:paraId="651175D5" w14:textId="77777777" w:rsidR="0046277A" w:rsidRPr="0046277A" w:rsidRDefault="0046277A" w:rsidP="0046277A">
      <w:pPr>
        <w:ind w:right="-96"/>
        <w:jc w:val="both"/>
        <w:rPr>
          <w:b/>
          <w:color w:val="008000"/>
        </w:rPr>
      </w:pPr>
      <w:r w:rsidRPr="0046277A">
        <w:rPr>
          <w:b/>
          <w:color w:val="008000"/>
        </w:rPr>
        <w:t>Verifica-se que a consumidora formulou pedido subsidiário de condenação solidária das rés ao pagamento de lucros cessantes no percentual mínimo, que foi estabelecido pela jurisprudência consolidada deste Tribunal de Justiça, a evidenciar a ausência de abusividade.</w:t>
      </w:r>
    </w:p>
    <w:p w14:paraId="269811D0" w14:textId="77777777" w:rsidR="0046277A" w:rsidRPr="0046277A" w:rsidRDefault="0046277A" w:rsidP="0046277A">
      <w:pPr>
        <w:ind w:right="-96"/>
        <w:jc w:val="both"/>
        <w:rPr>
          <w:b/>
          <w:color w:val="008000"/>
        </w:rPr>
      </w:pPr>
      <w:r w:rsidRPr="0046277A">
        <w:rPr>
          <w:b/>
          <w:color w:val="008000"/>
        </w:rPr>
        <w:t>Portanto, a adoção do percentual indicado pela autora de 0,5% sobre o valor do imóvel previsto no contrato, devidamente atualizado, a cada mês de atraso na entrega do bem, é medida que se impõe.</w:t>
      </w:r>
    </w:p>
    <w:p w14:paraId="5E26393B" w14:textId="77777777" w:rsidR="0046277A" w:rsidRPr="0046277A" w:rsidRDefault="0046277A" w:rsidP="0046277A">
      <w:pPr>
        <w:ind w:right="-96"/>
        <w:jc w:val="both"/>
        <w:rPr>
          <w:b/>
          <w:color w:val="008000"/>
        </w:rPr>
      </w:pPr>
      <w:r w:rsidRPr="0046277A">
        <w:rPr>
          <w:b/>
          <w:color w:val="008000"/>
        </w:rPr>
        <w:t>Da Restituição dos Valores Pagos a Título de 'Juros de Obra'</w:t>
      </w:r>
    </w:p>
    <w:p w14:paraId="719C579C" w14:textId="77777777" w:rsidR="0046277A" w:rsidRPr="0046277A" w:rsidRDefault="0046277A" w:rsidP="0046277A">
      <w:pPr>
        <w:ind w:right="-96"/>
        <w:jc w:val="both"/>
        <w:rPr>
          <w:b/>
          <w:color w:val="008000"/>
        </w:rPr>
      </w:pPr>
      <w:r w:rsidRPr="0046277A">
        <w:rPr>
          <w:b/>
          <w:color w:val="008000"/>
        </w:rPr>
        <w:t>Depreende-se do teor do item 1.3 do referido tema 996 do STJ que é ilícito cobrar do adquirente juros de obra ou outro encargo equivalente, após o prazo ajustado no contrato para a entrega das chaves da unidade autônoma.</w:t>
      </w:r>
    </w:p>
    <w:p w14:paraId="27F9E9F9" w14:textId="77777777" w:rsidR="0046277A" w:rsidRPr="0046277A" w:rsidRDefault="0046277A" w:rsidP="0046277A">
      <w:pPr>
        <w:ind w:right="-96"/>
        <w:jc w:val="both"/>
        <w:rPr>
          <w:b/>
          <w:color w:val="008000"/>
        </w:rPr>
      </w:pPr>
      <w:r w:rsidRPr="0046277A">
        <w:rPr>
          <w:b/>
          <w:color w:val="008000"/>
        </w:rPr>
        <w:t>No vertente caso, como visto, o imóvel deveria ter sido entregue em 28.06.2022. Todavia, somente foi entregue à compradora em 23.10.2023.</w:t>
      </w:r>
    </w:p>
    <w:p w14:paraId="3C8BBF8D" w14:textId="77777777" w:rsidR="0046277A" w:rsidRPr="0046277A" w:rsidRDefault="0046277A" w:rsidP="0046277A">
      <w:pPr>
        <w:ind w:right="-96"/>
        <w:jc w:val="both"/>
        <w:rPr>
          <w:b/>
          <w:color w:val="008000"/>
        </w:rPr>
      </w:pPr>
      <w:r w:rsidRPr="0046277A">
        <w:rPr>
          <w:b/>
          <w:color w:val="008000"/>
        </w:rPr>
        <w:t>Portanto, os valores pagos a título de juros de obras, após 28.06.2022 deverão ser ressarcidos pelas rés à consumidora.</w:t>
      </w:r>
    </w:p>
    <w:p w14:paraId="6975E6F1" w14:textId="77777777" w:rsidR="0046277A" w:rsidRPr="0046277A" w:rsidRDefault="0046277A" w:rsidP="0046277A">
      <w:pPr>
        <w:ind w:right="-96"/>
        <w:jc w:val="both"/>
        <w:rPr>
          <w:b/>
          <w:color w:val="008000"/>
        </w:rPr>
      </w:pPr>
      <w:r w:rsidRPr="0046277A">
        <w:rPr>
          <w:b/>
          <w:color w:val="008000"/>
        </w:rPr>
        <w:t>Ressalte-se que a devolução deverá ser feita de forma simples, pois não se trata de pagamento indevido, mas sim de reparação de danos aos quais as demandadas deram causa.</w:t>
      </w:r>
    </w:p>
    <w:p w14:paraId="0D1CDDD2" w14:textId="77777777" w:rsidR="0046277A" w:rsidRPr="0046277A" w:rsidRDefault="0046277A" w:rsidP="0046277A">
      <w:pPr>
        <w:ind w:right="-96"/>
        <w:jc w:val="both"/>
        <w:rPr>
          <w:b/>
          <w:color w:val="008000"/>
        </w:rPr>
      </w:pPr>
      <w:r w:rsidRPr="0046277A">
        <w:rPr>
          <w:b/>
          <w:color w:val="008000"/>
        </w:rPr>
        <w:t>Diante de todo o exposto, JULGO PROCEDENTES os pedidos formulados na petição inicial para condenar as rés, de forma solidária, ao pagamento de indenização por lucros cessantes à consumidora pelo período compreendido entre 28.06.2022 a 23.10.2023, no percentual de 0,5% sobre o valor do imóvel previsto no contrato, devidamente atualizado, por mês de atraso, e ao ressarcimento dos valores comprovadamente pagos a título de juros de obra no mesmo período, na forma simples, ambos acrescidos de correção monetária pelo índice oficial adotado pelo TJDFT desde o dia de cada vencimento e de juros de mora de 1% ao mês a partir da citação (art. 405 do CC).</w:t>
      </w:r>
    </w:p>
    <w:p w14:paraId="524C5F5F" w14:textId="77777777" w:rsidR="0046277A" w:rsidRPr="0046277A" w:rsidRDefault="0046277A" w:rsidP="0046277A">
      <w:pPr>
        <w:ind w:right="-96"/>
        <w:jc w:val="both"/>
        <w:rPr>
          <w:b/>
          <w:color w:val="008000"/>
        </w:rPr>
      </w:pPr>
      <w:r w:rsidRPr="0046277A">
        <w:rPr>
          <w:b/>
          <w:color w:val="008000"/>
        </w:rPr>
        <w:t>Em face da sucumbência, condeno as rés ao pagamento das despesas processuais e dos honorários advocatícios, os quais fixo em 10% sobre o valor da condenação, nos termos do art. 85, §2º, do Código de Processo Civil.</w:t>
      </w:r>
    </w:p>
    <w:p w14:paraId="0D76BB06" w14:textId="77777777" w:rsidR="0046277A" w:rsidRPr="0046277A" w:rsidRDefault="0046277A" w:rsidP="0046277A">
      <w:pPr>
        <w:ind w:right="-96"/>
        <w:jc w:val="both"/>
        <w:rPr>
          <w:b/>
          <w:color w:val="008000"/>
        </w:rPr>
      </w:pPr>
      <w:r w:rsidRPr="0046277A">
        <w:rPr>
          <w:b/>
          <w:color w:val="008000"/>
        </w:rPr>
        <w:t>Registre-se que os honorários advocatícios devem ser corrigidos pelo índice adotado por esta Corte, desde a prolação desta sentença, e acrescidos de juros de mora de 1% ao mês a partir do trânsito em julgado.</w:t>
      </w:r>
    </w:p>
    <w:p w14:paraId="3D292397" w14:textId="77777777" w:rsidR="0046277A" w:rsidRPr="0046277A" w:rsidRDefault="0046277A" w:rsidP="0046277A">
      <w:pPr>
        <w:ind w:right="-96"/>
        <w:jc w:val="both"/>
        <w:rPr>
          <w:b/>
          <w:color w:val="008000"/>
        </w:rPr>
      </w:pPr>
      <w:r w:rsidRPr="0046277A">
        <w:rPr>
          <w:b/>
          <w:color w:val="008000"/>
        </w:rPr>
        <w:lastRenderedPageBreak/>
        <w:t>Transitada em julgado e ausentes outros requerimentos, proceda-se nos termos do art. 100 do Provimento Geral da Corregedoria desta Corte. Interposto recurso de apelação, intime-se a parte recorrida a se manifestar, no prazo de 15 (quinze) dias, remetendo-se em seguida os autos ao Eg. TJDFT.</w:t>
      </w:r>
    </w:p>
    <w:p w14:paraId="6DDF7E83" w14:textId="4809EAE5" w:rsidR="00693B0D" w:rsidRDefault="0046277A" w:rsidP="0046277A">
      <w:pPr>
        <w:ind w:right="-96"/>
        <w:jc w:val="both"/>
        <w:rPr>
          <w:b/>
          <w:color w:val="008000"/>
        </w:rPr>
      </w:pPr>
      <w:r w:rsidRPr="0046277A">
        <w:rPr>
          <w:b/>
          <w:color w:val="008000"/>
        </w:rPr>
        <w:t>Publique-se. Intimem-se.</w:t>
      </w:r>
    </w:p>
    <w:sectPr w:rsidR="00693B0D">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23T16:18:00Z" w:initials="RN">
    <w:p w14:paraId="169BBAD9" w14:textId="77777777" w:rsidR="0046277A" w:rsidRDefault="0046277A" w:rsidP="0046277A">
      <w:pPr>
        <w:pStyle w:val="Textodecomentrio"/>
      </w:pPr>
      <w:r>
        <w:rPr>
          <w:rStyle w:val="Refdecomentrio"/>
        </w:rPr>
        <w:annotationRef/>
      </w:r>
      <w:r>
        <w:t>Conclusão: 8/9/2026</w:t>
      </w:r>
    </w:p>
    <w:p w14:paraId="6F5BE07C" w14:textId="77777777" w:rsidR="0046277A" w:rsidRDefault="0046277A" w:rsidP="0046277A">
      <w:pPr>
        <w:pStyle w:val="Textodecomentrio"/>
      </w:pPr>
      <w:r>
        <w:t>Entrega: 23/9/2026</w:t>
      </w:r>
    </w:p>
    <w:p w14:paraId="2F7D812D" w14:textId="77777777" w:rsidR="0046277A" w:rsidRDefault="0046277A" w:rsidP="0046277A">
      <w:pPr>
        <w:pStyle w:val="Textodecomentrio"/>
      </w:pPr>
      <w:r>
        <w:t>Certeza: 9</w:t>
      </w:r>
    </w:p>
  </w:comment>
  <w:comment w:id="2" w:author="Marcia Vilela Alves - GDACA" w:date="2026-09-29T18:38:00Z" w:initials="MV">
    <w:p w14:paraId="46CFC95A" w14:textId="77777777" w:rsidR="000760D6" w:rsidRDefault="000760D6" w:rsidP="000760D6">
      <w:pPr>
        <w:pStyle w:val="Textodecomentrio"/>
      </w:pPr>
      <w:r>
        <w:rPr>
          <w:rStyle w:val="Refdecomentrio"/>
        </w:rPr>
        <w:annotationRef/>
      </w:r>
      <w:r>
        <w:t>Corrigido.</w:t>
      </w:r>
    </w:p>
  </w:comment>
  <w:comment w:id="3" w:author="Raphael Nogueira Kato - GDACA" w:date="2026-09-23T16:24:00Z" w:initials="RN">
    <w:p w14:paraId="740AEDCA" w14:textId="77777777" w:rsidR="0046277A" w:rsidRDefault="0046277A" w:rsidP="0046277A">
      <w:pPr>
        <w:pStyle w:val="Textodecomentrio"/>
      </w:pPr>
      <w:r>
        <w:rPr>
          <w:rStyle w:val="Refdecomentrio"/>
        </w:rPr>
        <w:annotationRef/>
      </w:r>
      <w:r>
        <w:t>Quanto ao argumento relacionado aos efeitos da Covid-19, utilizei como modelo o Acórdão 2126233. Para os demais temas do voto, adotei como referências os Acórdãos 1249440, de relatoria do Desembargador Sérgio Rocha, e 1970935, que, embora não seja de sua relatoria, apresenta fundamentos que se ajustam às questões discutidas no processo.</w:t>
      </w:r>
    </w:p>
  </w:comment>
  <w:comment w:id="4" w:author="ASSESSOR GDSXSR" w:initials="RG" w:date="2026-10-31T19:47:04Z">
    <w:p>
      <w:pPr>
        <w:pStyle w:val="CommentText"/>
      </w:pPr>
      <w:r>
        <w:rPr>
          <w:rStyle w:val="CommentReference"/>
        </w:rPr>
        <w:annotationRef/>
      </w:r>
      <w:r>
        <w:t>ASSESSOR GDSXSR — Enxugamento pedido por Marcos (minuta ACA): ementa −25% e fundamentação −40%, sem suprimir lei, documentos do processo e sentença (C-02, C-16, C-66). Alterei: fusão de períodos e corte de redundâncias nos cinco capítulos; alegações dos recursos em parágrafo único enumerado com ID do apelo (C-30, C-3W); IDs do PJe de 2º grau nos fatos (C-20, C-21); realce amarelo em títulos, vereditos, mini-dispositivos e períodos decisivos (C-42, C-43). Resultado mantido: parcial provimento (C-03). Fatos conferidos nos autos anexos (IDs 89043062, 89043065, 89043070/71, 89043089, 89043093 a 95, 89043169, 89043176 e 89043179).</w:t>
      </w:r>
    </w:p>
  </w:comment>
  <w:comment w:id="5" w:author="ASSESSOR GDSXSR" w:initials="RG" w:date="2026-10-31T19:47:04Z">
    <w:p>
      <w:pPr>
        <w:pStyle w:val="CommentText"/>
      </w:pPr>
      <w:r>
        <w:rPr>
          <w:rStyle w:val="CommentReference"/>
        </w:rPr>
        <w:annotationRef/>
      </w:r>
      <w:r>
        <w:t>ASSESSOR GDSXSR — Alterei o item 1: “pessoa natural” saiu porque a autora já está qualificada como consumidora (C-34, v60), e acrescentei o valor da causa ao fim (R$ 30.234,53), conforme os autos (C-34, v43). Retirei da epígrafe “AUSÊNCIA DE PROVA DO IMPACTO CONCRETO” (já nas razões), sem alterar o resultado (C-33).</w:t>
      </w:r>
    </w:p>
  </w:comment>
  <w:comment w:id="6" w:author="ASSESSOR GDSXSR" w:initials="RG" w:date="2026-10-31T19:47:04Z">
    <w:p>
      <w:pPr>
        <w:pStyle w:val="CommentText"/>
      </w:pPr>
      <w:r>
        <w:rPr>
          <w:rStyle w:val="CommentReference"/>
        </w:rPr>
        <w:annotationRef/>
      </w:r>
      <w:r>
        <w:t>ASSESSOR GDSXSR — Alterei os itens 5 a 9 para uma regra e sua aplicação por item (C-3G), sem ID na ementa (C-3X). Rodapés: “Dispositivos relevantes citados” inclui o CPC 85 § 11 do dispositivo, e a jurisprudência segue a ordem de aparição no voto, com identificação sem a classe (C-67). O DJe do Acórdão 2077746 (22/01/2026) veio da minuta; o iajus não o devolve. Pendente de conferência no JurisDF (C-52).</w:t>
      </w:r>
    </w:p>
  </w:comment>
  <w:comment w:id="7" w:author="ASSESSOR GDSXSR" w:initials="RG" w:date="2026-10-31T19:47:04Z">
    <w:p>
      <w:pPr>
        <w:pStyle w:val="CommentText"/>
      </w:pPr>
      <w:r>
        <w:rPr>
          <w:rStyle w:val="CommentReference"/>
        </w:rPr>
        <w:annotationRef/>
      </w:r>
      <w:r>
        <w:t>ASSESSOR GDSXSR — Suprimi “Requer o não provimento da apelação.” (C-31). Relatório mantido no mais, conforme pedido (enxugamento só da ementa e da fundamentação).</w:t>
      </w:r>
    </w:p>
  </w:comment>
  <w:comment w:id="8" w:author="ASSESSOR GDSXSR" w:initials="RG" w:date="2026-10-31T19:47:04Z">
    <w:p>
      <w:pPr>
        <w:pStyle w:val="CommentText"/>
      </w:pPr>
      <w:r>
        <w:rPr>
          <w:rStyle w:val="CommentReference"/>
        </w:rPr>
        <w:annotationRef/>
      </w:r>
      <w:r>
        <w:t>ASSESSOR GDSXSR — A frase inicial do voto estava truncada (terminava em vírgula). Completei com o que as contrarrazões alegam: preliminar de comprovação dos juros de obra, que é matéria de mérito (ID 89043179, item “Preliminar de comprovação dos juros obras”), tratada no último capítulo (C-54).</w:t>
      </w:r>
    </w:p>
  </w:comment>
  <w:comment w:id="9" w:author="ASSESSOR GDSXSR" w:initials="RG" w:date="2026-10-31T19:47:04Z">
    <w:p>
      <w:pPr>
        <w:pStyle w:val="CommentText"/>
      </w:pPr>
      <w:r>
        <w:rPr>
          <w:rStyle w:val="CommentReference"/>
        </w:rPr>
        <w:annotationRef/>
      </w:r>
      <w:r>
        <w:t>ASSESSOR GDSXSR — Transcrevi no corpo (i) o item 21 do Termo de Reserva (ID 89043062, p. 5) e (ii) a tese do Tema Repetitivo 996/STJ, itens 1.1 a 1.3, com o leading case (C-61, C-66). Texto literal da tese integral (STJ, Tema 996, vigente segundo o iajus): “1.1. Na aquisição de unidades autônomas em construção, o contrato deverá estabelecer, de forma clara, expressa e inteligível, o prazo certo para a entrega do imóvel, o qual não poderá estar vinculado à concessão do financiamento, ou a nenhum outro negócio jurídico, exceto o acréscimo do prazo de tolerância; 1.2. No caso de descumprimento do prazo para a entrega do imóvel, incluído o período de tolerância, o prejuízo do comprador é presumido, consistente na injusta privação do uso do bem, a ensejar o pagamento de indenização, na forma de aluguel mensal, com base no valor locatício de imóvel assemelhado, com termo final na data da disponibilização da posse direta ao adquirente da unidade autônoma. 1.3. É ilícito cobrar do adquirente juros de obra, ou outro encargo equivalente, após o prazo ajustado no contrato para a entrega das chaves da unidade autônoma, incluído o período de tolerância. 1.4. O descumprimento do prazo de entrega do imóvel, computado o período de tolerância, faz cessar a incidência de correção monetária sobre o saldo devedor com base em indexador setorial, que reflete o custo da construção civil, o qual deverá ser substituído pelo IPCA, salvo quando este último for mais gravoso ao consumidor.” (C-63). Pendente (C-52): data de julgamento e DJe do REsp 1.729.593/SP não vieram do iajus; a data 25/9/2019 consta da ementa do Acórdão 1970935.</w:t>
      </w:r>
    </w:p>
  </w:comment>
  <w:comment w:id="10" w:author="ASSESSOR GDSXSR" w:initials="RG" w:date="2026-10-31T19:47:04Z">
    <w:p>
      <w:pPr>
        <w:pStyle w:val="CommentText"/>
      </w:pPr>
      <w:r>
        <w:rPr>
          <w:rStyle w:val="CommentReference"/>
        </w:rPr>
        <w:annotationRef/>
      </w:r>
      <w:r>
        <w:t>ASSESSOR GDSXSR — Retirei do corpo o Acórdão 1970935 (Turma Recursal, Desª. Margareth Cristina Becker, j. 17/02/2025; conferido no iajus: processo, relatora, órgão e data), referência da minuta, porque apenas aplica a tese do Tema 996, já transcrita, e não é da 4ª Turma Cível (C-65, C-67); saiu também do rodapé da ementa. Se Marcos quiser mantê-lo, o item 6 da ementa dele é o que trata da prevalência do Termo de Reserva (observação: o “Tema nº 966” ali é erro de digitação do acórdão).</w:t>
      </w:r>
    </w:p>
  </w:comment>
  <w:comment w:id="11" w:author="ASSESSOR GDSXSR" w:initials="RG" w:date="2026-10-31T19:47:04Z">
    <w:p>
      <w:pPr>
        <w:pStyle w:val="CommentText"/>
      </w:pPr>
      <w:r>
        <w:rPr>
          <w:rStyle w:val="CommentReference"/>
        </w:rPr>
        <w:annotationRef/>
      </w:r>
      <w:r>
        <w:t>ASSESSOR GDSXSR — Transcrevi a cláusula 4.12 do contrato de financiamento (ID 89043065), em que as rés se apoiam (C-66, b). O texto do contrato nos autos vem em OCR; corrigi apenas a leitura de “4.t2” para “4.12” e de “ENTTDADE” para “ENTIDADE”. Pendente (C-52): conferir a grafia no PDF do PJe.</w:t>
      </w:r>
    </w:p>
  </w:comment>
  <w:comment w:id="12" w:author="ASSESSOR GDSXSR" w:initials="RG" w:date="2026-10-31T19:47:04Z">
    <w:p>
      <w:pPr>
        <w:pStyle w:val="CommentText"/>
      </w:pPr>
      <w:r>
        <w:rPr>
          <w:rStyle w:val="CommentReference"/>
        </w:rPr>
        <w:annotationRef/>
      </w:r>
      <w:r>
        <w:t>ASSESSOR GDSXSR — Mantive o Acórdão 2077746 (4ª Turma Cível, Des. Aiston Henrique de Sousa, j. 08/12/2025), conferido no iajus (processo, relator, órgão, data e item 7 da ementa), só com o item 7, que trata da Covid-19. Cortei os itens 8 e 9 (lucros cessantes), já amparados na tese 1.2 do Tema 996 e no pedido subsidiário das próprias rés (C-62, C-65). Corrigi o DJe do corpo (“22/01/202.”) para 22/01/2026, conforme o rodapé da minuta; o iajus não devolve o DJe (C-52). Cartas de fornecedores: IDs 89043093 a 89043095 (CONCRECON, CONDOR, INCEFRA).</w:t>
      </w:r>
    </w:p>
  </w:comment>
  <w:comment w:id="13" w:author="ASSESSOR GDSXSR" w:initials="RG" w:date="2026-10-31T19:47:04Z">
    <w:p>
      <w:pPr>
        <w:pStyle w:val="CommentText"/>
      </w:pPr>
      <w:r>
        <w:rPr>
          <w:rStyle w:val="CommentReference"/>
        </w:rPr>
        <w:annotationRef/>
      </w:r>
      <w:r>
        <w:t>ASSESSOR GDSXSR — Conferi nos extratos (ID 89043070, p. 2) que a coluna “Juros” existe e que a parcela de 09/06/2022 tem juros de R$ 22,33. A data de 28/06/2022 (fim da tolerância) coincide com a sentença e a petição inicial. Resultado mantido: parcial provimento, com a mora a partir de 29/6/2022 (C-03).</w:t>
      </w:r>
    </w:p>
  </w:comment>
  <w:comment w:id="14" w:author="ASSESSOR GDSXSR" w:initials="RG" w:date="2026-10-31T19:47:04Z">
    <w:p>
      <w:pPr>
        <w:pStyle w:val="CommentText"/>
      </w:pPr>
      <w:r>
        <w:rPr>
          <w:rStyle w:val="CommentReference"/>
        </w:rPr>
        <w:annotationRef/>
      </w:r>
      <w:r>
        <w:t>ASSESSOR GDSXSR —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 Alterei o parágrafo seguinte para a fórmula “Sem honorários recursais (CPC 85 § 11).” (C-51, C-20).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F7D812D" w15:paraIdParent="448DA02E" w15:done="0"/>
  <w15:commentEx w15:paraId="46CFC95A" w15:paraIdParent="448DA02E" w15:done="0"/>
  <w15:commentEx w15:paraId="740AED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51ED92CB" w16cex:dateUtc="2026-09-23T19:18:00Z"/>
  <w16cex:commentExtensible w16cex:durableId="0CC18FD3" w16cex:dateUtc="2026-09-29T21:38:00Z"/>
  <w16cex:commentExtensible w16cex:durableId="516446F2" w16cex:dateUtc="2026-09-23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F7D812D" w16cid:durableId="51ED92CB"/>
  <w16cid:commentId w16cid:paraId="46CFC95A" w16cid:durableId="0CC18FD3"/>
  <w16cid:commentId w16cid:paraId="740AEDCA" w16cid:durableId="516446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B7E8" w14:textId="77777777" w:rsidR="00F2442F" w:rsidRDefault="00F2442F" w:rsidP="003A42DE">
      <w:pPr>
        <w:spacing w:after="0" w:line="240" w:lineRule="auto"/>
      </w:pPr>
      <w:r>
        <w:separator/>
      </w:r>
    </w:p>
  </w:endnote>
  <w:endnote w:type="continuationSeparator" w:id="0">
    <w:p w14:paraId="59375410" w14:textId="77777777" w:rsidR="00F2442F" w:rsidRDefault="00F2442F"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DA07" w14:textId="77777777" w:rsidR="00F2442F" w:rsidRDefault="00F2442F" w:rsidP="003A42DE">
      <w:pPr>
        <w:spacing w:after="0" w:line="240" w:lineRule="auto"/>
      </w:pPr>
      <w:r>
        <w:separator/>
      </w:r>
    </w:p>
  </w:footnote>
  <w:footnote w:type="continuationSeparator" w:id="0">
    <w:p w14:paraId="5BB214E4" w14:textId="77777777" w:rsidR="00F2442F" w:rsidRDefault="00F2442F"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2AA3"/>
    <w:rsid w:val="0002738F"/>
    <w:rsid w:val="00033421"/>
    <w:rsid w:val="00033AFD"/>
    <w:rsid w:val="00052AE3"/>
    <w:rsid w:val="0006080C"/>
    <w:rsid w:val="000619E0"/>
    <w:rsid w:val="00064301"/>
    <w:rsid w:val="000760D6"/>
    <w:rsid w:val="00076D7D"/>
    <w:rsid w:val="0009174A"/>
    <w:rsid w:val="00091ABC"/>
    <w:rsid w:val="00097BBF"/>
    <w:rsid w:val="000A7009"/>
    <w:rsid w:val="000B0FC6"/>
    <w:rsid w:val="000B7AF7"/>
    <w:rsid w:val="000D2E62"/>
    <w:rsid w:val="000D59B2"/>
    <w:rsid w:val="000F1358"/>
    <w:rsid w:val="000F1817"/>
    <w:rsid w:val="000F6570"/>
    <w:rsid w:val="001009CC"/>
    <w:rsid w:val="00111010"/>
    <w:rsid w:val="0011527A"/>
    <w:rsid w:val="00115458"/>
    <w:rsid w:val="00115569"/>
    <w:rsid w:val="00122133"/>
    <w:rsid w:val="00125329"/>
    <w:rsid w:val="00126492"/>
    <w:rsid w:val="00131A63"/>
    <w:rsid w:val="00137A7E"/>
    <w:rsid w:val="00151611"/>
    <w:rsid w:val="00161CD2"/>
    <w:rsid w:val="001676A4"/>
    <w:rsid w:val="00167F3A"/>
    <w:rsid w:val="001801E9"/>
    <w:rsid w:val="00183B77"/>
    <w:rsid w:val="0019356A"/>
    <w:rsid w:val="001A09B8"/>
    <w:rsid w:val="001C466B"/>
    <w:rsid w:val="001D2162"/>
    <w:rsid w:val="001E0D41"/>
    <w:rsid w:val="001E4974"/>
    <w:rsid w:val="001E7903"/>
    <w:rsid w:val="00203B1D"/>
    <w:rsid w:val="0020478E"/>
    <w:rsid w:val="00206304"/>
    <w:rsid w:val="002126F1"/>
    <w:rsid w:val="0021526A"/>
    <w:rsid w:val="00225576"/>
    <w:rsid w:val="00232EEB"/>
    <w:rsid w:val="002437F6"/>
    <w:rsid w:val="002528EE"/>
    <w:rsid w:val="00254E51"/>
    <w:rsid w:val="0026106A"/>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0F89"/>
    <w:rsid w:val="002D127E"/>
    <w:rsid w:val="002D2D56"/>
    <w:rsid w:val="002D3FF3"/>
    <w:rsid w:val="002F13AB"/>
    <w:rsid w:val="002F7666"/>
    <w:rsid w:val="00302029"/>
    <w:rsid w:val="00303FAE"/>
    <w:rsid w:val="0031063D"/>
    <w:rsid w:val="00312291"/>
    <w:rsid w:val="00316B1F"/>
    <w:rsid w:val="00321068"/>
    <w:rsid w:val="00323779"/>
    <w:rsid w:val="00323D27"/>
    <w:rsid w:val="003270DE"/>
    <w:rsid w:val="0033735F"/>
    <w:rsid w:val="0034247B"/>
    <w:rsid w:val="0034511C"/>
    <w:rsid w:val="00347818"/>
    <w:rsid w:val="00351653"/>
    <w:rsid w:val="003524E5"/>
    <w:rsid w:val="00352D66"/>
    <w:rsid w:val="00354AA2"/>
    <w:rsid w:val="00355C73"/>
    <w:rsid w:val="003624B4"/>
    <w:rsid w:val="00370C48"/>
    <w:rsid w:val="003717FC"/>
    <w:rsid w:val="003749AB"/>
    <w:rsid w:val="003931A7"/>
    <w:rsid w:val="00397BF1"/>
    <w:rsid w:val="003A42DE"/>
    <w:rsid w:val="003A4E55"/>
    <w:rsid w:val="003B3398"/>
    <w:rsid w:val="003D11BE"/>
    <w:rsid w:val="003D3FEE"/>
    <w:rsid w:val="003E436D"/>
    <w:rsid w:val="00413928"/>
    <w:rsid w:val="00423538"/>
    <w:rsid w:val="00445ED9"/>
    <w:rsid w:val="00451A6D"/>
    <w:rsid w:val="004559AC"/>
    <w:rsid w:val="0046277A"/>
    <w:rsid w:val="00465A25"/>
    <w:rsid w:val="0047216B"/>
    <w:rsid w:val="004762F1"/>
    <w:rsid w:val="00480A33"/>
    <w:rsid w:val="00485185"/>
    <w:rsid w:val="00495EB5"/>
    <w:rsid w:val="00496EB5"/>
    <w:rsid w:val="00497025"/>
    <w:rsid w:val="004A23DD"/>
    <w:rsid w:val="004B2A9C"/>
    <w:rsid w:val="004C0465"/>
    <w:rsid w:val="004C591E"/>
    <w:rsid w:val="004C7418"/>
    <w:rsid w:val="00506A7D"/>
    <w:rsid w:val="00506D76"/>
    <w:rsid w:val="00511630"/>
    <w:rsid w:val="00517F10"/>
    <w:rsid w:val="00525FCB"/>
    <w:rsid w:val="00530C7C"/>
    <w:rsid w:val="005410BB"/>
    <w:rsid w:val="0055172B"/>
    <w:rsid w:val="00557342"/>
    <w:rsid w:val="00560427"/>
    <w:rsid w:val="00573C5D"/>
    <w:rsid w:val="00576A45"/>
    <w:rsid w:val="0057726B"/>
    <w:rsid w:val="00586EB6"/>
    <w:rsid w:val="005925FC"/>
    <w:rsid w:val="0059689A"/>
    <w:rsid w:val="00597864"/>
    <w:rsid w:val="005A1443"/>
    <w:rsid w:val="005A1AD9"/>
    <w:rsid w:val="005B7492"/>
    <w:rsid w:val="005B7851"/>
    <w:rsid w:val="005C31C4"/>
    <w:rsid w:val="005C69F8"/>
    <w:rsid w:val="005D305E"/>
    <w:rsid w:val="005E12E7"/>
    <w:rsid w:val="005E3F4E"/>
    <w:rsid w:val="005E5A03"/>
    <w:rsid w:val="00601B09"/>
    <w:rsid w:val="0060333D"/>
    <w:rsid w:val="00611216"/>
    <w:rsid w:val="0061262D"/>
    <w:rsid w:val="00615051"/>
    <w:rsid w:val="006226C6"/>
    <w:rsid w:val="00632EAA"/>
    <w:rsid w:val="00633703"/>
    <w:rsid w:val="0063376A"/>
    <w:rsid w:val="00635527"/>
    <w:rsid w:val="00641BB6"/>
    <w:rsid w:val="00661CF3"/>
    <w:rsid w:val="006658A2"/>
    <w:rsid w:val="006921E1"/>
    <w:rsid w:val="00693B0D"/>
    <w:rsid w:val="006B2A89"/>
    <w:rsid w:val="006B555B"/>
    <w:rsid w:val="006C6E29"/>
    <w:rsid w:val="006D07B9"/>
    <w:rsid w:val="006D0993"/>
    <w:rsid w:val="006D3824"/>
    <w:rsid w:val="006D595E"/>
    <w:rsid w:val="006F725D"/>
    <w:rsid w:val="00711FE9"/>
    <w:rsid w:val="00726567"/>
    <w:rsid w:val="00730800"/>
    <w:rsid w:val="00744BDF"/>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5425F"/>
    <w:rsid w:val="0086390F"/>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2541"/>
    <w:rsid w:val="008D721A"/>
    <w:rsid w:val="008E347F"/>
    <w:rsid w:val="008F43F4"/>
    <w:rsid w:val="008F4440"/>
    <w:rsid w:val="00907A46"/>
    <w:rsid w:val="00911601"/>
    <w:rsid w:val="0092538F"/>
    <w:rsid w:val="009300C5"/>
    <w:rsid w:val="00933600"/>
    <w:rsid w:val="00937017"/>
    <w:rsid w:val="009431B2"/>
    <w:rsid w:val="00945DCA"/>
    <w:rsid w:val="00946BCE"/>
    <w:rsid w:val="00946FF7"/>
    <w:rsid w:val="009506E0"/>
    <w:rsid w:val="00951CAD"/>
    <w:rsid w:val="00962A91"/>
    <w:rsid w:val="00966A46"/>
    <w:rsid w:val="00972EF3"/>
    <w:rsid w:val="0097780C"/>
    <w:rsid w:val="0099680F"/>
    <w:rsid w:val="009A136D"/>
    <w:rsid w:val="009A1888"/>
    <w:rsid w:val="009A37F4"/>
    <w:rsid w:val="009C1026"/>
    <w:rsid w:val="009C1A42"/>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44A87"/>
    <w:rsid w:val="00A45D34"/>
    <w:rsid w:val="00A6481B"/>
    <w:rsid w:val="00A72414"/>
    <w:rsid w:val="00A773CE"/>
    <w:rsid w:val="00A80091"/>
    <w:rsid w:val="00A87227"/>
    <w:rsid w:val="00A958AF"/>
    <w:rsid w:val="00A96CB3"/>
    <w:rsid w:val="00A97525"/>
    <w:rsid w:val="00AA1C23"/>
    <w:rsid w:val="00AA7E81"/>
    <w:rsid w:val="00AB1DE4"/>
    <w:rsid w:val="00AB7E65"/>
    <w:rsid w:val="00AC20E1"/>
    <w:rsid w:val="00B04942"/>
    <w:rsid w:val="00B17310"/>
    <w:rsid w:val="00B30DAE"/>
    <w:rsid w:val="00B41866"/>
    <w:rsid w:val="00B5663B"/>
    <w:rsid w:val="00B606B1"/>
    <w:rsid w:val="00B60851"/>
    <w:rsid w:val="00B73FAD"/>
    <w:rsid w:val="00B74FB6"/>
    <w:rsid w:val="00B75D6D"/>
    <w:rsid w:val="00B94E7C"/>
    <w:rsid w:val="00BA3360"/>
    <w:rsid w:val="00BA65D0"/>
    <w:rsid w:val="00BA700C"/>
    <w:rsid w:val="00BB2608"/>
    <w:rsid w:val="00BB6749"/>
    <w:rsid w:val="00BE75D7"/>
    <w:rsid w:val="00BF1494"/>
    <w:rsid w:val="00BF173F"/>
    <w:rsid w:val="00BF4903"/>
    <w:rsid w:val="00BF7139"/>
    <w:rsid w:val="00C01659"/>
    <w:rsid w:val="00C12218"/>
    <w:rsid w:val="00C135B4"/>
    <w:rsid w:val="00C21B40"/>
    <w:rsid w:val="00C22469"/>
    <w:rsid w:val="00C249B8"/>
    <w:rsid w:val="00C33B77"/>
    <w:rsid w:val="00C341CF"/>
    <w:rsid w:val="00C40A19"/>
    <w:rsid w:val="00C4378B"/>
    <w:rsid w:val="00C50F04"/>
    <w:rsid w:val="00C57E17"/>
    <w:rsid w:val="00C6664A"/>
    <w:rsid w:val="00C94119"/>
    <w:rsid w:val="00CA324E"/>
    <w:rsid w:val="00CB0848"/>
    <w:rsid w:val="00CB4E4C"/>
    <w:rsid w:val="00CB7FF8"/>
    <w:rsid w:val="00CC7150"/>
    <w:rsid w:val="00CD248F"/>
    <w:rsid w:val="00CF0581"/>
    <w:rsid w:val="00CF247F"/>
    <w:rsid w:val="00D04BD8"/>
    <w:rsid w:val="00D07310"/>
    <w:rsid w:val="00D101EF"/>
    <w:rsid w:val="00D1067B"/>
    <w:rsid w:val="00D12D71"/>
    <w:rsid w:val="00D135AB"/>
    <w:rsid w:val="00D145B0"/>
    <w:rsid w:val="00D14D52"/>
    <w:rsid w:val="00D17E79"/>
    <w:rsid w:val="00D21983"/>
    <w:rsid w:val="00D34492"/>
    <w:rsid w:val="00D4104B"/>
    <w:rsid w:val="00D42B4A"/>
    <w:rsid w:val="00D516B2"/>
    <w:rsid w:val="00D52E56"/>
    <w:rsid w:val="00D57E55"/>
    <w:rsid w:val="00D80EBC"/>
    <w:rsid w:val="00D8334B"/>
    <w:rsid w:val="00D84490"/>
    <w:rsid w:val="00D85E07"/>
    <w:rsid w:val="00DB1301"/>
    <w:rsid w:val="00DB2319"/>
    <w:rsid w:val="00DB342D"/>
    <w:rsid w:val="00DC71DB"/>
    <w:rsid w:val="00DE397B"/>
    <w:rsid w:val="00DE7EF7"/>
    <w:rsid w:val="00DF0654"/>
    <w:rsid w:val="00DF2670"/>
    <w:rsid w:val="00DF2730"/>
    <w:rsid w:val="00E07B96"/>
    <w:rsid w:val="00E211F5"/>
    <w:rsid w:val="00E26735"/>
    <w:rsid w:val="00E437CF"/>
    <w:rsid w:val="00E53472"/>
    <w:rsid w:val="00E53CAF"/>
    <w:rsid w:val="00E611E9"/>
    <w:rsid w:val="00E647A0"/>
    <w:rsid w:val="00E7542E"/>
    <w:rsid w:val="00E806F5"/>
    <w:rsid w:val="00E86190"/>
    <w:rsid w:val="00E87018"/>
    <w:rsid w:val="00E87B28"/>
    <w:rsid w:val="00E91CD1"/>
    <w:rsid w:val="00E963CE"/>
    <w:rsid w:val="00E96D12"/>
    <w:rsid w:val="00E97CB9"/>
    <w:rsid w:val="00EB0775"/>
    <w:rsid w:val="00EB3378"/>
    <w:rsid w:val="00EB3F6A"/>
    <w:rsid w:val="00EB54B5"/>
    <w:rsid w:val="00EC5732"/>
    <w:rsid w:val="00ED0A9E"/>
    <w:rsid w:val="00ED44BA"/>
    <w:rsid w:val="00ED5E8E"/>
    <w:rsid w:val="00EE027D"/>
    <w:rsid w:val="00EE760E"/>
    <w:rsid w:val="00EF2715"/>
    <w:rsid w:val="00F041BA"/>
    <w:rsid w:val="00F07B06"/>
    <w:rsid w:val="00F10D23"/>
    <w:rsid w:val="00F12768"/>
    <w:rsid w:val="00F143F5"/>
    <w:rsid w:val="00F1627D"/>
    <w:rsid w:val="00F20A80"/>
    <w:rsid w:val="00F2442F"/>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AC"/>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6106A"/>
    <w:rsid w:val="00277029"/>
    <w:rsid w:val="002F13AB"/>
    <w:rsid w:val="003B38E0"/>
    <w:rsid w:val="004214D0"/>
    <w:rsid w:val="00465A25"/>
    <w:rsid w:val="004C591E"/>
    <w:rsid w:val="004E0A07"/>
    <w:rsid w:val="005E3D29"/>
    <w:rsid w:val="00617896"/>
    <w:rsid w:val="00730800"/>
    <w:rsid w:val="0077693D"/>
    <w:rsid w:val="007D5396"/>
    <w:rsid w:val="007E66CB"/>
    <w:rsid w:val="008C4978"/>
    <w:rsid w:val="008D45E9"/>
    <w:rsid w:val="008E347F"/>
    <w:rsid w:val="00962A91"/>
    <w:rsid w:val="009A37F4"/>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55AC84B3-5118-4738-9234-6F4A0330E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41</Pages>
  <Words>12519</Words>
  <Characters>67607</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18</cp:revision>
  <dcterms:created xsi:type="dcterms:W3CDTF">2026-09-23T19:40:00Z</dcterms:created>
  <dcterms:modified xsi:type="dcterms:W3CDTF">2026-09-29T21:42:00Z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5" name="docLang">
    <vt:lpwstr>pt</vt:lpwstr>
  </property>
</Properties>
</file>