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79AFC05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EE6B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260B57E1" w:rsidP="679AFC05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79AFC05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679AFC05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EE6B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EE6B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226489" w:rsidP="00EE6B2B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6A4EA490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EE6B2B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06A618C1" w:rsidR="00770E7F" w:rsidRPr="009F36E1" w:rsidRDefault="1299DD32" w:rsidP="679AFC05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6A4EA490">
              <w:rPr>
                <w:rFonts w:ascii="Arial" w:hAnsi="Arial" w:cs="Arial"/>
                <w:sz w:val="28"/>
                <w:szCs w:val="28"/>
              </w:rPr>
              <w:t>07</w:t>
            </w:r>
            <w:r w:rsidR="43798D5E" w:rsidRPr="6A4EA490">
              <w:rPr>
                <w:rFonts w:ascii="Arial" w:hAnsi="Arial" w:cs="Arial"/>
                <w:sz w:val="28"/>
                <w:szCs w:val="28"/>
              </w:rPr>
              <w:t>10751-07.2026.8.07.0007</w:t>
            </w:r>
          </w:p>
        </w:tc>
      </w:tr>
      <w:tr w:rsidR="00770E7F" w:rsidRPr="009F36E1" w14:paraId="48ED7BFE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226489" w:rsidP="00EE6B2B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4255C1EE" w:rsidR="00770E7F" w:rsidRPr="009F36E1" w:rsidRDefault="6A5D8E28" w:rsidP="100CB99B">
            <w:commentRangeStart w:id="0"/>
            <w:commentRangeStart w:id="1"/>
            <w:commentRangeEnd w:id="0"/>
            <w:r w:rsidRPr="6A4EA490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  <w:commentRangeEnd w:id="1"/>
            <w:r w:rsidRPr="6A4EA490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1"/>
            </w:r>
            <w:r w:rsidR="1ABE961A" w:rsidRPr="6A4EA490">
              <w:rPr>
                <w:rFonts w:ascii="Arial" w:hAnsi="Arial" w:cs="Arial"/>
                <w:sz w:val="28"/>
                <w:szCs w:val="28"/>
              </w:rPr>
              <w:t xml:space="preserve">Fernanda de Jesus Pereira Ribeiro </w:t>
            </w:r>
          </w:p>
        </w:tc>
      </w:tr>
      <w:tr w:rsidR="00770E7F" w:rsidRPr="009F36E1" w14:paraId="55763F2D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226489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082F8009" w:rsidR="00770E7F" w:rsidRPr="009F36E1" w:rsidRDefault="52CCE9B3" w:rsidP="00EE6B2B">
            <w:pPr>
              <w:ind w:right="-74"/>
            </w:pPr>
            <w:r w:rsidRPr="6A4EA490">
              <w:rPr>
                <w:rFonts w:ascii="Arial" w:hAnsi="Arial" w:cs="Arial"/>
                <w:sz w:val="28"/>
                <w:szCs w:val="28"/>
              </w:rPr>
              <w:t xml:space="preserve">BRB Banco de Brasília S.A. </w:t>
            </w:r>
          </w:p>
        </w:tc>
      </w:tr>
      <w:tr w:rsidR="00770E7F" w:rsidRPr="009F36E1" w14:paraId="640EA867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EE6B2B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EE6B2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5004760" w14:textId="77777777" w:rsidR="00886ABA" w:rsidRPr="007E1C8C" w:rsidRDefault="00886ABA" w:rsidP="00886ABA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002" w:author="Assessor GDSXSR" w:date="2026-10-30T19:45:25Z">
          <w:pPr>
            <w:spacing w:after="0" w:line="360" w:lineRule="auto"/>
            <w:jc w:val="center"/>
          </w:pPr>
        </w:pPrChange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06BF179A" w14:textId="77777777" w:rsidR="00886ABA" w:rsidRDefault="00886ABA" w:rsidP="3A9A975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6BF92DBC" w14:textId="08966C9C" w:rsidR="00886ABA" w:rsidRDefault="6E440180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2"/>
      <w:commentRangeStart w:id="23"/>
      <w:r w:rsidRPr="09355537">
        <w:rPr>
          <w:rFonts w:ascii="Arial" w:eastAsia="Arial" w:hAnsi="Arial" w:cs="Arial"/>
          <w:sz w:val="28"/>
          <w:szCs w:val="28"/>
        </w:rPr>
        <w:t>APELAÇÃO CÍVEL.</w:t>
      </w:r>
      <w:r w:rsidR="17C2C03A" w:rsidRPr="09355537">
        <w:rPr>
          <w:rFonts w:ascii="Arial" w:eastAsia="Arial" w:hAnsi="Arial" w:cs="Arial"/>
          <w:sz w:val="28"/>
          <w:szCs w:val="28"/>
        </w:rPr>
        <w:t xml:space="preserve"> </w:t>
      </w:r>
      <w:r w:rsidR="72AF1A28" w:rsidRPr="09355537">
        <w:rPr>
          <w:rFonts w:ascii="Arial" w:eastAsia="Arial" w:hAnsi="Arial" w:cs="Arial"/>
          <w:sz w:val="28"/>
          <w:szCs w:val="28"/>
        </w:rPr>
        <w:t>DIREITO</w:t>
      </w:r>
      <w:r w:rsidR="5D712C42" w:rsidRPr="09355537">
        <w:rPr>
          <w:rFonts w:ascii="Arial" w:eastAsia="Arial" w:hAnsi="Arial" w:cs="Arial"/>
          <w:sz w:val="28"/>
          <w:szCs w:val="28"/>
        </w:rPr>
        <w:t xml:space="preserve"> CIVIL</w:t>
      </w:r>
      <w:r w:rsidR="38DD6A29" w:rsidRPr="09355537">
        <w:rPr>
          <w:rFonts w:ascii="Arial" w:eastAsia="Arial" w:hAnsi="Arial" w:cs="Arial"/>
          <w:sz w:val="28"/>
          <w:szCs w:val="28"/>
        </w:rPr>
        <w:t xml:space="preserve"> </w:t>
      </w:r>
      <w:r w:rsidR="5D712C42" w:rsidRPr="09355537">
        <w:rPr>
          <w:rFonts w:ascii="Arial" w:eastAsia="Arial" w:hAnsi="Arial" w:cs="Arial"/>
          <w:sz w:val="28"/>
          <w:szCs w:val="28"/>
        </w:rPr>
        <w:t xml:space="preserve">E </w:t>
      </w:r>
      <w:r w:rsidR="59535A6D" w:rsidRPr="09355537">
        <w:rPr>
          <w:rFonts w:ascii="Arial" w:eastAsia="Arial" w:hAnsi="Arial" w:cs="Arial"/>
          <w:sz w:val="28"/>
          <w:szCs w:val="28"/>
        </w:rPr>
        <w:t>DO</w:t>
      </w:r>
      <w:r w:rsidR="4250E7C4" w:rsidRPr="09355537">
        <w:rPr>
          <w:rFonts w:ascii="Arial" w:eastAsia="Arial" w:hAnsi="Arial" w:cs="Arial"/>
          <w:sz w:val="28"/>
          <w:szCs w:val="28"/>
        </w:rPr>
        <w:t xml:space="preserve"> </w:t>
      </w:r>
      <w:r w:rsidR="59535A6D" w:rsidRPr="09355537">
        <w:rPr>
          <w:rFonts w:ascii="Arial" w:eastAsia="Arial" w:hAnsi="Arial" w:cs="Arial"/>
          <w:sz w:val="28"/>
          <w:szCs w:val="28"/>
        </w:rPr>
        <w:t xml:space="preserve">CONSUMIDOR. </w:t>
      </w:r>
      <w:r w:rsidR="3C857F34" w:rsidRPr="09355537">
        <w:rPr>
          <w:rFonts w:ascii="Arial" w:eastAsia="Arial" w:hAnsi="Arial" w:cs="Arial"/>
          <w:sz w:val="28"/>
          <w:szCs w:val="28"/>
        </w:rPr>
        <w:t>CONTRATOS BANCÁRIOS. DÉBITOS EM CONTA PARA AMORTIZAÇÃO DE</w:t>
      </w:r>
      <w:r w:rsidR="653F5E2B" w:rsidRPr="09355537">
        <w:rPr>
          <w:rFonts w:ascii="Arial" w:eastAsia="Arial" w:hAnsi="Arial" w:cs="Arial"/>
          <w:sz w:val="28"/>
          <w:szCs w:val="28"/>
        </w:rPr>
        <w:t xml:space="preserve"> EMPRÉSTIMOS. AUTORIZAÇÃO CONTRATUAL EXPRESSA. TEMA 1.085 DO STJ. EXERCÍCIO REGULAR DE DIREITO. DANO MORAL. NÃO CONFIGURADO. </w:t>
      </w:r>
      <w:r w:rsidR="505B1900" w:rsidRPr="09355537">
        <w:rPr>
          <w:rFonts w:ascii="Arial" w:eastAsia="Arial" w:hAnsi="Arial" w:cs="Arial"/>
          <w:sz w:val="28"/>
          <w:szCs w:val="28"/>
        </w:rPr>
        <w:t>RECURSO NÃO PROVIDO.</w:t>
      </w:r>
      <w:commentRangeEnd w:id="2"/>
      <w:r>
        <w:rPr>
          <w:rStyle w:val="CommentReference"/>
        </w:rPr>
        <w:commentReference w:id="2"/>
      </w:r>
      <w:commentRangeEnd w:id="23"/>
      <w:r>
        <w:rPr>
          <w:rStyle w:val="CommentReference"/>
        </w:rPr>
        <w:commentReference w:id="23"/>
      </w:r>
    </w:p>
    <w:p w14:paraId="515C6761" w14:textId="77777777" w:rsidR="00886ABA" w:rsidRPr="0034247B" w:rsidRDefault="00886ABA" w:rsidP="3A9A9753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3A9A9753">
        <w:rPr>
          <w:rFonts w:ascii="Arial" w:eastAsia="Arial" w:hAnsi="Arial" w:cs="Arial"/>
          <w:b/>
          <w:bCs/>
          <w:sz w:val="28"/>
          <w:szCs w:val="28"/>
        </w:rPr>
        <w:t>I. Caso em exame</w:t>
      </w:r>
    </w:p>
    <w:p>
      <w:pPr>
        <w:spacing w:after="0" w:line="360" w:lineRule="auto"/>
        <w:jc w:val="both"/>
        <w:rPr>
          <w:ins w:id="1031" w:author="Assessor GDSXSR" w:date="2026-10-30T19:45:25Z"/>
        </w:rPr>
      </w:pPr>
      <w:commentRangeStart w:id="3"/>
      <w:r>
        <w:rPr>
          <w:rFonts w:ascii="Arial" w:eastAsia="Arial" w:hAnsi="Arial" w:cs="Arial"/>
          <w:sz w:val="28"/>
          <w:szCs w:val="28"/>
        </w:rPr>
        <w:t xml:space="preserve">1</w:t>
      </w:r>
      <w:r>
        <w:rPr>
          <w:rFonts w:ascii="Arial" w:eastAsia="Arial" w:hAnsi="Arial" w:cs="Arial"/>
          <w:sz w:val="28"/>
          <w:szCs w:val="28"/>
        </w:rPr>
        <w:t xml:space="preserve">.</w:t>
      </w:r>
      <w:r>
        <w:rPr>
          <w:rFonts w:ascii="Arial" w:eastAsia="Arial" w:hAnsi="Arial" w:cs="Arial"/>
          <w:sz w:val="28"/>
          <w:szCs w:val="28"/>
        </w:rPr>
        <w:t xml:space="preserve"> </w:t>
      </w:r>
      <w:del w:id="100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Apelaç</w:delText>
        </w:r>
        <w:r>
          <w:rPr>
            <w:rFonts w:ascii="Arial" w:eastAsia="Arial" w:hAnsi="Arial" w:cs="Arial"/>
            <w:sz w:val="28"/>
            <w:szCs w:val="28"/>
          </w:rPr>
          <w:delText xml:space="preserve">ão</w:delText>
        </w:r>
      </w:del>
      <w:ins w:id="100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Ação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0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interposta</w:delText>
        </w:r>
      </w:del>
      <w:ins w:id="100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 indenização por danos morais de consumidora</w:t>
        </w:r>
      </w:ins>
      <w:r>
        <w:rPr>
          <w:rFonts w:ascii="Arial" w:eastAsia="Arial" w:hAnsi="Arial" w:cs="Arial"/>
          <w:sz w:val="28"/>
          <w:szCs w:val="28"/>
        </w:rPr>
        <w:t xml:space="preserve"> contra </w:t>
      </w:r>
      <w:ins w:id="100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BRB Banco de Brasília S.A., por descontos em conta de recebimento de salário para amortização de empréstimos (R$ 36.000,00). </w:t>
        </w:r>
      </w:ins>
    </w:p>
    <w:p>
      <w:pPr>
        <w:spacing w:after="0" w:line="360" w:lineRule="auto"/>
        <w:jc w:val="both"/>
        <w:rPr>
          <w:ins w:id="1032" w:author="Assessor GDSXSR" w:date="2026-10-30T19:45:25Z"/>
        </w:rPr>
      </w:pPr>
      <w:ins w:id="100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2. A </w:t>
        </w:r>
      </w:ins>
      <w:r>
        <w:rPr>
          <w:rFonts w:ascii="Arial" w:eastAsia="Arial" w:hAnsi="Arial" w:cs="Arial"/>
          <w:sz w:val="28"/>
          <w:szCs w:val="28"/>
        </w:rPr>
        <w:t xml:space="preserve">sentença</w:t>
      </w:r>
      <w:del w:id="100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que</w:delText>
        </w:r>
      </w:del>
      <w:r>
        <w:rPr>
          <w:rFonts w:ascii="Arial" w:eastAsia="Arial" w:hAnsi="Arial" w:cs="Arial"/>
          <w:sz w:val="28"/>
          <w:szCs w:val="28"/>
        </w:rPr>
        <w:t xml:space="preserve"> julgou </w:t>
      </w:r>
      <w:r>
        <w:rPr>
          <w:rFonts w:ascii="Arial" w:eastAsia="Arial" w:hAnsi="Arial" w:cs="Arial"/>
          <w:sz w:val="28"/>
          <w:szCs w:val="28"/>
        </w:rPr>
        <w:t xml:space="preserve">improcedent</w:t>
      </w:r>
      <w:r>
        <w:rPr>
          <w:rFonts w:ascii="Arial" w:eastAsia="Arial" w:hAnsi="Arial" w:cs="Arial"/>
          <w:sz w:val="28"/>
          <w:szCs w:val="28"/>
        </w:rPr>
        <w:t xml:space="preserve">e o pedido</w:t>
      </w:r>
      <w:ins w:id="101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.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1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</w:delText>
        </w:r>
      </w:del>
    </w:p>
    <w:p w14:paraId="259B97E2" w14:textId="2D6AEBB1" w:rsidR="00886ABA" w:rsidRPr="0034247B" w:rsidRDefault="41D9D2B1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ins w:id="101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3.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1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condenação</w:delText>
        </w:r>
      </w:del>
      <w:ins w:id="101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 autora apela alegando aplicação indevida do Tema 1.085 do STJ, violação</w:t>
        </w:r>
      </w:ins>
      <w:r>
        <w:rPr>
          <w:rFonts w:ascii="Arial" w:eastAsia="Arial" w:hAnsi="Arial" w:cs="Arial"/>
          <w:sz w:val="28"/>
          <w:szCs w:val="28"/>
        </w:rPr>
        <w:t xml:space="preserve"> d</w:t>
      </w:r>
      <w:r>
        <w:rPr>
          <w:rFonts w:ascii="Arial" w:eastAsia="Arial" w:hAnsi="Arial" w:cs="Arial"/>
          <w:sz w:val="28"/>
          <w:szCs w:val="28"/>
        </w:rPr>
        <w:t xml:space="preserve">a </w:t>
      </w:r>
      <w:del w:id="101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instituição</w:delText>
        </w:r>
      </w:del>
      <w:ins w:id="101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boa-fé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1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bancária</w:delText>
        </w:r>
      </w:del>
      <w:ins w:id="101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1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ré</w:delText>
        </w:r>
      </w:del>
      <w:ins w:id="102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2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ao</w:delText>
        </w:r>
      </w:del>
      <w:ins w:id="102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mínimo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2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pagamento</w:delText>
        </w:r>
      </w:del>
      <w:ins w:id="102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existencial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2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</w:delText>
        </w:r>
      </w:del>
      <w:ins w:id="102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2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indenização</w:delText>
        </w:r>
      </w:del>
      <w:ins w:id="102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dano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2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 título de </w:delText>
        </w:r>
        <w:r>
          <w:rPr>
            <w:rFonts w:ascii="Arial" w:eastAsia="Arial" w:hAnsi="Arial" w:cs="Arial"/>
            <w:sz w:val="28"/>
            <w:szCs w:val="28"/>
          </w:rPr>
          <w:delText xml:space="preserve">danos morais</w:delText>
        </w:r>
      </w:del>
      <w:ins w:id="103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moral</w:t>
        </w:r>
      </w:ins>
      <w:r>
        <w:rPr>
          <w:rFonts w:ascii="Arial" w:eastAsia="Arial" w:hAnsi="Arial" w:cs="Arial"/>
          <w:sz w:val="28"/>
          <w:szCs w:val="28"/>
        </w:rPr>
        <w:t xml:space="preserve">. </w:t>
      </w:r>
      <w:commentRangeEnd w:id="3"/>
      <w:r>
        <w:rPr>
          <w:rStyle w:val="CommentReference"/>
        </w:rPr>
        <w:commentReference w:id="3"/>
      </w:r>
    </w:p>
    <w:p w14:paraId="75F97632" w14:textId="58BA29E9" w:rsidR="00886ABA" w:rsidRPr="0034247B" w:rsidRDefault="00886ABA" w:rsidP="0FB3349F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57A6DB39">
        <w:rPr>
          <w:rFonts w:ascii="Arial" w:eastAsia="Arial" w:hAnsi="Arial" w:cs="Arial"/>
          <w:b/>
          <w:bCs/>
          <w:sz w:val="28"/>
          <w:szCs w:val="28"/>
        </w:rPr>
        <w:t>II. Questão em discussão</w:t>
      </w:r>
    </w:p>
    <w:p w14:paraId="7C81BBE1" w14:textId="50CB111F" w:rsidR="3A9A9753" w:rsidRDefault="1D2261C3" w:rsidP="3A9A975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del w:id="103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2</w:delText>
        </w:r>
      </w:del>
      <w:ins w:id="103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4</w:t>
        </w:r>
      </w:ins>
      <w:r>
        <w:rPr>
          <w:rFonts w:ascii="Arial" w:eastAsia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Há </w:t>
      </w:r>
      <w:r>
        <w:rPr>
          <w:rFonts w:ascii="Arial" w:eastAsia="Arial" w:hAnsi="Arial" w:cs="Arial"/>
          <w:sz w:val="28"/>
          <w:szCs w:val="28"/>
        </w:rPr>
        <w:t xml:space="preserve">duas</w:t>
      </w:r>
      <w:r>
        <w:rPr>
          <w:rFonts w:ascii="Arial" w:eastAsia="Arial" w:hAnsi="Arial" w:cs="Arial"/>
          <w:sz w:val="28"/>
          <w:szCs w:val="28"/>
        </w:rPr>
        <w:t xml:space="preserve"> questões em discussão: </w:t>
      </w:r>
      <w:r>
        <w:rPr>
          <w:rFonts w:ascii="Arial" w:eastAsia="Arial" w:hAnsi="Arial" w:cs="Arial"/>
          <w:sz w:val="28"/>
          <w:szCs w:val="28"/>
        </w:rPr>
        <w:t xml:space="preserve">(i)</w:t>
      </w:r>
      <w:r>
        <w:rPr>
          <w:rFonts w:ascii="Arial" w:eastAsia="Arial" w:hAnsi="Arial" w:cs="Arial"/>
          <w:sz w:val="28"/>
          <w:szCs w:val="28"/>
        </w:rPr>
        <w:t xml:space="preserve"> </w:t>
      </w:r>
      <w:del w:id="103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verificar</w:delText>
        </w:r>
        <w:r>
          <w:rPr>
            <w:rFonts w:ascii="Arial" w:eastAsia="Arial" w:hAnsi="Arial" w:cs="Arial"/>
            <w:sz w:val="28"/>
            <w:szCs w:val="28"/>
          </w:rPr>
          <w:delText xml:space="preserve"> </w:delText>
        </w:r>
        <w:r>
          <w:rPr>
            <w:rFonts w:ascii="Arial" w:eastAsia="Arial" w:hAnsi="Arial" w:cs="Arial"/>
            <w:sz w:val="28"/>
            <w:szCs w:val="28"/>
          </w:rPr>
          <w:delText xml:space="preserve">a </w:delText>
        </w:r>
      </w:del>
      <w:r>
        <w:rPr>
          <w:rFonts w:ascii="Arial" w:eastAsia="Arial" w:hAnsi="Arial" w:cs="Arial"/>
          <w:sz w:val="28"/>
          <w:szCs w:val="28"/>
        </w:rPr>
        <w:t xml:space="preserve">licitude dos descontos</w:t>
      </w:r>
      <w:del w:id="103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promovidos pela instituição financeira</w:delText>
        </w:r>
      </w:del>
      <w:r>
        <w:rPr>
          <w:rFonts w:ascii="Arial" w:eastAsia="Arial" w:hAnsi="Arial" w:cs="Arial"/>
          <w:sz w:val="28"/>
          <w:szCs w:val="28"/>
        </w:rPr>
        <w:t xml:space="preserve"> em conta de recebimento de salário, à luz do Tema 1.085 do STJ; e (ii) </w:t>
      </w:r>
      <w:del w:id="103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definir</w:delText>
        </w:r>
      </w:del>
      <w:ins w:id="103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configuração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3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se restou configurado</w:delText>
        </w:r>
      </w:del>
      <w:ins w:id="104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eastAsia="Arial" w:hAnsi="Arial" w:cs="Arial"/>
          <w:sz w:val="28"/>
          <w:szCs w:val="28"/>
        </w:rPr>
        <w:t xml:space="preserve"> dano moral</w:t>
      </w:r>
      <w:del w:id="104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em razão do comprometimento da renda da autora</w:delText>
        </w:r>
      </w:del>
      <w:r>
        <w:rPr>
          <w:rFonts w:ascii="Arial" w:eastAsia="Arial" w:hAnsi="Arial" w:cs="Arial"/>
          <w:sz w:val="28"/>
          <w:szCs w:val="28"/>
        </w:rPr>
        <w:t xml:space="preserve">.</w:t>
      </w:r>
      <w:del w:id="104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</w:delText>
        </w:r>
      </w:del>
      <w:ins w:id="104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 </w:t>
        </w:r>
      </w:ins>
    </w:p>
    <w:p w14:paraId="514DEA23" w14:textId="77777777" w:rsidR="00886ABA" w:rsidRPr="0034247B" w:rsidRDefault="00886ABA" w:rsidP="3A9A9753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3A9A9753">
        <w:rPr>
          <w:rFonts w:ascii="Arial" w:eastAsia="Arial" w:hAnsi="Arial" w:cs="Arial"/>
          <w:b/>
          <w:bCs/>
          <w:sz w:val="28"/>
          <w:szCs w:val="28"/>
        </w:rPr>
        <w:lastRenderedPageBreak/>
        <w:t>III. Razões de decidir</w:t>
      </w:r>
    </w:p>
    <w:p w14:paraId="6CDEEE4B" w14:textId="5F085798" w:rsidR="1D2261C3" w:rsidRDefault="1D2261C3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del w:id="104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3</w:delText>
        </w:r>
      </w:del>
      <w:ins w:id="104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5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São lícitos os descontos </w:t>
      </w:r>
      <w:del w:id="104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realizados</w:delText>
        </w:r>
      </w:del>
      <w:ins w:id="104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 parcelas de empréstimos</w:t>
        </w:r>
      </w:ins>
      <w:r>
        <w:rPr>
          <w:rFonts w:ascii="Arial" w:eastAsia="Arial" w:hAnsi="Arial" w:cs="Arial"/>
          <w:sz w:val="28"/>
          <w:szCs w:val="28"/>
        </w:rPr>
        <w:t xml:space="preserve"> em conta utilizada para recebimento de salário</w:t>
      </w:r>
      <w:ins w:id="104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4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quando</w:delText>
        </w:r>
      </w:del>
      <w:ins w:id="105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desde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5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houver</w:delText>
        </w:r>
      </w:del>
      <w:ins w:id="105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5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prévia</w:delText>
        </w:r>
      </w:del>
      <w:ins w:id="105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previamente autorizados e enquanto a</w:t>
        </w:r>
      </w:ins>
      <w:r>
        <w:rPr>
          <w:rFonts w:ascii="Arial" w:eastAsia="Arial" w:hAnsi="Arial" w:cs="Arial"/>
          <w:sz w:val="28"/>
          <w:szCs w:val="28"/>
        </w:rPr>
        <w:t xml:space="preserve"> autorização </w:t>
      </w:r>
      <w:del w:id="105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do</w:delText>
        </w:r>
      </w:del>
      <w:ins w:id="105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perdurar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5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correntista, nos termos da tese firmada pelo Superior Tribunal de Justiça no </w:delText>
        </w:r>
      </w:del>
      <w:ins w:id="105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eastAsia="Arial" w:hAnsi="Arial" w:cs="Arial"/>
          <w:sz w:val="28"/>
          <w:szCs w:val="28"/>
        </w:rPr>
        <w:t xml:space="preserve">Tema 1.085</w:t>
      </w:r>
      <w:ins w:id="105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/STJ)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commentRangeEnd w:id="4"/>
      <w:r>
        <w:rPr>
          <w:rStyle w:val="CommentReference"/>
        </w:rPr>
        <w:commentReference w:id="4"/>
      </w:r>
    </w:p>
    <w:p w14:paraId="4FF31BF8" w14:textId="7E9EDCA7" w:rsidR="66AF5660" w:rsidRDefault="66AF5660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5"/>
      <w:del w:id="106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4</w:delText>
        </w:r>
      </w:del>
      <w:ins w:id="106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6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r>
        <w:rPr>
          <w:rFonts w:ascii="Arial" w:eastAsia="Arial" w:hAnsi="Arial" w:cs="Arial"/>
          <w:sz w:val="28"/>
          <w:szCs w:val="28"/>
        </w:rPr>
        <w:t xml:space="preserve"> </w:t>
      </w:r>
      <w:del w:id="106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Comprovado que os</w:delText>
        </w:r>
      </w:del>
      <w:ins w:id="106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Os</w:t>
        </w:r>
      </w:ins>
      <w:r>
        <w:rPr>
          <w:rFonts w:ascii="Arial" w:eastAsia="Arial" w:hAnsi="Arial" w:cs="Arial"/>
          <w:sz w:val="28"/>
          <w:szCs w:val="28"/>
        </w:rPr>
        <w:t xml:space="preserve"> lançamentos </w:t>
      </w:r>
      <w:del w:id="106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impugnados</w:delText>
        </w:r>
      </w:del>
      <w:ins w:id="106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 novembro de 2025 a abril de 2026</w:t>
        </w:r>
      </w:ins>
      <w:r>
        <w:rPr>
          <w:rFonts w:ascii="Arial" w:eastAsia="Arial" w:hAnsi="Arial" w:cs="Arial"/>
          <w:sz w:val="28"/>
          <w:szCs w:val="28"/>
        </w:rPr>
        <w:t xml:space="preserve"> decorreram de </w:t>
      </w:r>
      <w:del w:id="106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obrigações</w:delText>
        </w:r>
      </w:del>
      <w:ins w:id="106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autorização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6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livremente</w:delText>
        </w:r>
      </w:del>
      <w:ins w:id="106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contratual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7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assumidas pela consumidora e de autorizações contratuais regularmente pactuadas</w:delText>
        </w:r>
      </w:del>
      <w:ins w:id="107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vigente</w:t>
        </w:r>
      </w:ins>
      <w:r>
        <w:rPr>
          <w:rFonts w:ascii="Arial" w:eastAsia="Arial" w:hAnsi="Arial" w:cs="Arial"/>
          <w:sz w:val="28"/>
          <w:szCs w:val="28"/>
        </w:rPr>
        <w:t xml:space="preserve">, </w:t>
      </w:r>
      <w:del w:id="107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não</w:delText>
        </w:r>
      </w:del>
      <w:ins w:id="107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pois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7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se</w:delText>
        </w:r>
      </w:del>
      <w:ins w:id="107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7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verifica</w:delText>
        </w:r>
      </w:del>
      <w:ins w:id="107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cancelamento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7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conduta</w:delText>
        </w:r>
      </w:del>
      <w:ins w:id="107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só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8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ilícita</w:delText>
        </w:r>
      </w:del>
      <w:ins w:id="108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foi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8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da</w:delText>
        </w:r>
      </w:del>
      <w:ins w:id="108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pedido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8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instituição</w:delText>
        </w:r>
      </w:del>
      <w:ins w:id="108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em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8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financeira</w:delText>
        </w:r>
      </w:del>
      <w:ins w:id="108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16/04/2026, o que afasta ato ilícito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commentRangeEnd w:id="5"/>
      <w:r>
        <w:rPr>
          <w:rStyle w:val="CommentReference"/>
        </w:rPr>
        <w:commentReference w:id="5"/>
      </w:r>
    </w:p>
    <w:p w14:paraId="2A832BB3" w14:textId="7DD69F9C" w:rsidR="37D7A9BF" w:rsidRDefault="37D7A9BF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6"/>
      <w:del w:id="108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5</w:delText>
        </w:r>
      </w:del>
      <w:ins w:id="108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7</w:t>
        </w:r>
      </w:ins>
      <w:r>
        <w:rPr>
          <w:rFonts w:ascii="Arial" w:eastAsia="Arial" w:hAnsi="Arial" w:cs="Arial"/>
          <w:sz w:val="28"/>
          <w:szCs w:val="28"/>
        </w:rPr>
        <w:t xml:space="preserve">. </w:t>
      </w:r>
      <w:del w:id="109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</w:delText>
        </w:r>
      </w:del>
      <w:ins w:id="109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9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retenção</w:delText>
        </w:r>
      </w:del>
      <w:ins w:id="109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comprometimento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9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</w:delText>
        </w:r>
      </w:del>
      <w:ins w:id="109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09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valores em conta para amortização de dívida regularmente contratada</w:delText>
        </w:r>
      </w:del>
      <w:ins w:id="109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renda</w:t>
        </w:r>
      </w:ins>
      <w:r>
        <w:rPr>
          <w:rFonts w:ascii="Arial" w:eastAsia="Arial" w:hAnsi="Arial" w:cs="Arial"/>
          <w:sz w:val="28"/>
          <w:szCs w:val="28"/>
        </w:rPr>
        <w:t xml:space="preserve">, </w:t>
      </w:r>
      <w:del w:id="109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em</w:delText>
        </w:r>
      </w:del>
      <w:ins w:id="109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por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0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observância</w:delText>
        </w:r>
      </w:del>
      <w:ins w:id="110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si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0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às autorizações conferidas pelo correntista</w:delText>
        </w:r>
      </w:del>
      <w:ins w:id="110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só</w:t>
        </w:r>
      </w:ins>
      <w:r>
        <w:rPr>
          <w:rFonts w:ascii="Arial" w:eastAsia="Arial" w:hAnsi="Arial" w:cs="Arial"/>
          <w:sz w:val="28"/>
          <w:szCs w:val="28"/>
        </w:rPr>
        <w:t xml:space="preserve">, não </w:t>
      </w:r>
      <w:del w:id="110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enseja</w:delText>
        </w:r>
      </w:del>
      <w:ins w:id="110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gera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0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reparação</w:delText>
        </w:r>
      </w:del>
      <w:ins w:id="110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dano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0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por</w:delText>
        </w:r>
      </w:del>
      <w:ins w:id="110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moral,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1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danos</w:delText>
        </w:r>
      </w:del>
      <w:ins w:id="111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1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morais</w:delText>
        </w:r>
      </w:del>
      <w:ins w:id="111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 mínimo existencial não se transpõe automaticamente para a via indenizatória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14:paraId="61C39010" w14:textId="7D508C9C" w:rsidR="00886ABA" w:rsidRPr="0034247B" w:rsidRDefault="00886ABA" w:rsidP="000A3C0A">
      <w:pPr>
        <w:pStyle w:val="PargrafodaLista"/>
        <w:spacing w:after="0" w:line="360" w:lineRule="auto"/>
        <w:ind w:left="0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3A9A9753">
        <w:rPr>
          <w:rFonts w:ascii="Arial" w:eastAsia="Arial" w:hAnsi="Arial" w:cs="Arial"/>
          <w:b/>
          <w:bCs/>
          <w:sz w:val="28"/>
          <w:szCs w:val="28"/>
        </w:rPr>
        <w:t>IV. Dispositivo</w:t>
      </w:r>
    </w:p>
    <w:p w14:paraId="267AB3B2" w14:textId="7B682AFD" w:rsidR="00886ABA" w:rsidRPr="005434ED" w:rsidRDefault="78908885" w:rsidP="31C6104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del w:id="111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6</w:delText>
        </w:r>
      </w:del>
      <w:ins w:id="111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8</w:t>
        </w:r>
      </w:ins>
      <w:r>
        <w:rPr>
          <w:rFonts w:ascii="Arial" w:eastAsia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Negou</w:t>
      </w:r>
      <w:r>
        <w:rPr>
          <w:rFonts w:ascii="Arial" w:eastAsia="Arial" w:hAnsi="Arial" w:cs="Arial"/>
          <w:sz w:val="28"/>
          <w:szCs w:val="28"/>
        </w:rPr>
        <w:t xml:space="preserve">-se provimento ao apelo</w:t>
      </w:r>
      <w:ins w:id="111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da autora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del w:id="111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</w:delText>
        </w:r>
      </w:del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 w:rsidRPr="3A9A9753"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1382325E" w14:textId="34B8FBB4" w:rsidR="00886ABA" w:rsidRPr="00FE7B7E" w:rsidRDefault="6E440180" w:rsidP="57A6DB39">
      <w:pPr>
        <w:spacing w:after="0" w:line="360" w:lineRule="auto"/>
        <w:jc w:val="both"/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</w:pPr>
      <w:commentRangeStart w:id="7"/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Dispositivos relevantes citados: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del w:id="1118" w:author="Assessor GDSXSR" w:date="2026-10-30T19:45:25Z">
        <w:r>
          <w:rPr>
            <w:rFonts w:ascii="Arial" w:eastAsia="Arial" w:hAnsi="Arial" w:cs="Arial"/>
            <w:color w:val="000000" w:themeColor="text1"/>
            <w:sz w:val="28"/>
            <w:szCs w:val="28"/>
          </w:rPr>
          <w:delText xml:space="preserve">n/a</w:delText>
        </w:r>
      </w:del>
      <w:ins w:id="111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CPC, art</w:t>
        </w:r>
      </w:ins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. </w:t>
      </w:r>
      <w:ins w:id="1120" w:author="Assessor GDSXSR" w:date="2026-10-30T19:45:25Z">
        <w:r>
          <w:rPr>
            <w:rFonts w:ascii="Arial" w:eastAsia="Arial" w:hAnsi="Arial" w:cs="Arial"/>
            <w:i/>
            <w:iCs/>
            <w:color w:val="808080"/>
            <w:sz w:val="28"/>
            <w:szCs w:val="28"/>
          </w:rPr>
          <w:t xml:space="preserve">85, § 11; art. 98, § 3º. </w:t>
        </w:r>
      </w:ins>
      <w:commentRangeEnd w:id="7"/>
      <w:r>
        <w:rPr>
          <w:rStyle w:val="CommentReference"/>
        </w:rPr>
        <w:commentReference w:id="7"/>
      </w:r>
    </w:p>
    <w:p w14:paraId="00726750" w14:textId="00022889" w:rsidR="00886ABA" w:rsidRDefault="6E440180" w:rsidP="57A6DB39">
      <w:pPr>
        <w:spacing w:after="0" w:line="360" w:lineRule="auto"/>
        <w:jc w:val="both"/>
        <w:rPr>
          <w:rFonts w:ascii="Arial" w:eastAsia="Arial" w:hAnsi="Arial" w:cs="Arial"/>
          <w:sz w:val="26"/>
          <w:szCs w:val="26"/>
        </w:rPr>
      </w:pPr>
      <w:commentRangeStart w:id="8"/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Jurisprudência relevante citada:</w:t>
      </w:r>
      <w:ins w:id="1121" w:author="Assessor GDSXSR" w:date="2026-10-30T19:45:25Z">
        <w:r>
          <w:rPr>
            <w:rFonts w:ascii="Arial" w:eastAsia="Arial" w:hAnsi="Arial" w:cs="Arial"/>
            <w:i/>
            <w:iCs/>
            <w:color w:val="808080"/>
            <w:sz w:val="28"/>
            <w:szCs w:val="28"/>
          </w:rPr>
          <w:t xml:space="preserve"> STJ, REsp nº 1.863.973/SP, Rel. Min. Marco Aurélio Bellizze, Segunda Seção, j. 09/03/2022, DJe 15/03/2022 (Tema 1.085);</w:t>
        </w:r>
      </w:ins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TJDFT, </w:t>
      </w:r>
      <w:r>
        <w:rPr>
          <w:rFonts w:ascii="Arial" w:eastAsia="Arial" w:hAnsi="Arial" w:cs="Arial"/>
          <w:sz w:val="28"/>
          <w:szCs w:val="26"/>
        </w:rPr>
        <w:t xml:space="preserve">Acórdão </w:t>
      </w:r>
      <w:r>
        <w:rPr>
          <w:rFonts w:ascii="Arial" w:eastAsia="Arial" w:hAnsi="Arial" w:cs="Arial"/>
          <w:sz w:val="28"/>
          <w:szCs w:val="26"/>
        </w:rPr>
        <w:t xml:space="preserve">2153707,</w:t>
      </w:r>
      <w:del w:id="1122" w:author="Assessor GDSXSR" w:date="2026-10-30T19:45:25Z">
        <w:r>
          <w:rPr>
            <w:rFonts w:ascii="Arial" w:eastAsia="Arial" w:hAnsi="Arial" w:cs="Arial"/>
            <w:sz w:val="26"/>
            <w:szCs w:val="26"/>
          </w:rPr>
          <w:delText xml:space="preserve"> APC</w:delText>
        </w:r>
      </w:del>
      <w:r>
        <w:rPr>
          <w:rFonts w:ascii="Arial" w:eastAsia="Arial" w:hAnsi="Arial" w:cs="Arial"/>
          <w:sz w:val="28"/>
          <w:szCs w:val="26"/>
        </w:rPr>
        <w:t xml:space="preserve"> </w:t>
      </w:r>
      <w:r>
        <w:rPr>
          <w:rFonts w:ascii="Arial" w:eastAsia="Arial" w:hAnsi="Arial" w:cs="Arial"/>
          <w:sz w:val="28"/>
          <w:szCs w:val="26"/>
        </w:rPr>
        <w:t xml:space="preserve">070</w:t>
      </w:r>
      <w:r>
        <w:rPr>
          <w:rFonts w:ascii="Arial" w:eastAsia="Arial" w:hAnsi="Arial" w:cs="Arial"/>
          <w:sz w:val="28"/>
          <w:szCs w:val="26"/>
        </w:rPr>
        <w:t xml:space="preserve">5661-65.2024.8.07.0014, </w:t>
      </w:r>
      <w:r>
        <w:rPr>
          <w:rFonts w:ascii="Arial" w:eastAsia="Arial" w:hAnsi="Arial" w:cs="Arial"/>
          <w:sz w:val="28"/>
          <w:szCs w:val="26"/>
        </w:rPr>
        <w:t xml:space="preserve">Rel</w:t>
      </w:r>
      <w:r>
        <w:rPr>
          <w:rFonts w:ascii="Arial" w:eastAsia="Arial" w:hAnsi="Arial" w:cs="Arial"/>
          <w:sz w:val="28"/>
          <w:szCs w:val="26"/>
        </w:rPr>
        <w:t xml:space="preserve">(a)</w:t>
      </w:r>
      <w:r>
        <w:rPr>
          <w:rFonts w:ascii="Arial" w:eastAsia="Arial" w:hAnsi="Arial" w:cs="Arial"/>
          <w:sz w:val="28"/>
          <w:szCs w:val="26"/>
        </w:rPr>
        <w:t xml:space="preserve">. Des</w:t>
      </w:r>
      <w:r>
        <w:rPr>
          <w:rFonts w:ascii="Arial" w:eastAsia="Arial" w:hAnsi="Arial" w:cs="Arial"/>
          <w:sz w:val="28"/>
          <w:szCs w:val="26"/>
        </w:rPr>
        <w:t xml:space="preserve">(</w:t>
      </w:r>
      <w:r>
        <w:rPr>
          <w:rFonts w:ascii="Arial" w:eastAsia="Arial" w:hAnsi="Arial" w:cs="Arial"/>
          <w:sz w:val="28"/>
          <w:szCs w:val="26"/>
        </w:rPr>
        <w:t xml:space="preserve">a</w:t>
      </w:r>
      <w:r>
        <w:rPr>
          <w:rFonts w:ascii="Arial" w:eastAsia="Arial" w:hAnsi="Arial" w:cs="Arial"/>
          <w:sz w:val="28"/>
          <w:szCs w:val="26"/>
        </w:rPr>
        <w:t xml:space="preserve">)</w:t>
      </w:r>
      <w:r>
        <w:rPr>
          <w:rFonts w:ascii="Arial" w:eastAsia="Arial" w:hAnsi="Arial" w:cs="Arial"/>
          <w:sz w:val="28"/>
          <w:szCs w:val="26"/>
        </w:rPr>
        <w:t xml:space="preserve">. </w:t>
      </w:r>
      <w:r>
        <w:rPr>
          <w:rFonts w:ascii="Arial" w:eastAsia="Arial" w:hAnsi="Arial" w:cs="Arial"/>
          <w:sz w:val="28"/>
          <w:szCs w:val="26"/>
        </w:rPr>
        <w:t xml:space="preserve">Edi Maria Coutinho</w:t>
      </w:r>
      <w:r>
        <w:rPr>
          <w:rFonts w:ascii="Arial" w:eastAsia="Arial" w:hAnsi="Arial" w:cs="Arial"/>
          <w:sz w:val="28"/>
          <w:szCs w:val="26"/>
        </w:rPr>
        <w:t xml:space="preserve"> Bizzi</w:t>
      </w:r>
      <w:r>
        <w:rPr>
          <w:rFonts w:ascii="Arial" w:eastAsia="Arial" w:hAnsi="Arial" w:cs="Arial"/>
          <w:sz w:val="28"/>
          <w:szCs w:val="26"/>
        </w:rPr>
        <w:t xml:space="preserve">, 4ª Turma Cível, j. </w:t>
      </w:r>
      <w:r>
        <w:rPr>
          <w:rFonts w:ascii="Arial" w:eastAsia="Arial" w:hAnsi="Arial" w:cs="Arial"/>
          <w:sz w:val="28"/>
          <w:szCs w:val="26"/>
        </w:rPr>
        <w:t xml:space="preserve">22</w:t>
      </w:r>
      <w:r>
        <w:rPr>
          <w:rFonts w:ascii="Arial" w:eastAsia="Arial" w:hAnsi="Arial" w:cs="Arial"/>
          <w:sz w:val="28"/>
          <w:szCs w:val="26"/>
        </w:rPr>
        <w:t xml:space="preserve">/0</w:t>
      </w:r>
      <w:r>
        <w:rPr>
          <w:rFonts w:ascii="Arial" w:eastAsia="Arial" w:hAnsi="Arial" w:cs="Arial"/>
          <w:sz w:val="28"/>
          <w:szCs w:val="26"/>
        </w:rPr>
        <w:t xml:space="preserve">7</w:t>
      </w:r>
      <w:r>
        <w:rPr>
          <w:rFonts w:ascii="Arial" w:eastAsia="Arial" w:hAnsi="Arial" w:cs="Arial"/>
          <w:sz w:val="28"/>
          <w:szCs w:val="26"/>
        </w:rPr>
        <w:t xml:space="preserve">/2026, DJe</w:t>
      </w:r>
      <w:del w:id="1123" w:author="Assessor GDSXSR" w:date="2026-10-30T19:45:25Z">
        <w:r>
          <w:rPr>
            <w:rFonts w:ascii="Arial" w:eastAsia="Arial" w:hAnsi="Arial" w:cs="Arial"/>
            <w:sz w:val="26"/>
            <w:szCs w:val="26"/>
          </w:rPr>
          <w:delText xml:space="preserve">:</w:delText>
        </w:r>
      </w:del>
      <w:r>
        <w:rPr>
          <w:rFonts w:ascii="Arial" w:eastAsia="Arial" w:hAnsi="Arial" w:cs="Arial"/>
          <w:sz w:val="28"/>
          <w:szCs w:val="26"/>
        </w:rPr>
        <w:t xml:space="preserve"> </w:t>
      </w:r>
      <w:r>
        <w:rPr>
          <w:rFonts w:ascii="Arial" w:eastAsia="Arial" w:hAnsi="Arial" w:cs="Arial"/>
          <w:sz w:val="28"/>
          <w:szCs w:val="26"/>
        </w:rPr>
        <w:t xml:space="preserve">30</w:t>
      </w:r>
      <w:r>
        <w:rPr>
          <w:rFonts w:ascii="Arial" w:eastAsia="Arial" w:hAnsi="Arial" w:cs="Arial"/>
          <w:sz w:val="28"/>
          <w:szCs w:val="26"/>
        </w:rPr>
        <w:t xml:space="preserve">/0</w:t>
      </w:r>
      <w:r>
        <w:rPr>
          <w:rFonts w:ascii="Arial" w:eastAsia="Arial" w:hAnsi="Arial" w:cs="Arial"/>
          <w:sz w:val="28"/>
          <w:szCs w:val="26"/>
        </w:rPr>
        <w:t xml:space="preserve">7</w:t>
      </w:r>
      <w:r>
        <w:rPr>
          <w:rFonts w:ascii="Arial" w:eastAsia="Arial" w:hAnsi="Arial" w:cs="Arial"/>
          <w:sz w:val="28"/>
          <w:szCs w:val="26"/>
        </w:rPr>
        <w:t xml:space="preserve">/2026</w:t>
      </w:r>
      <w:del w:id="1124" w:author="Assessor GDSXSR" w:date="2026-10-30T19:45:25Z">
        <w:r>
          <w:rPr>
            <w:rFonts w:ascii="Arial" w:eastAsia="Arial" w:hAnsi="Arial" w:cs="Arial"/>
            <w:sz w:val="26"/>
            <w:szCs w:val="26"/>
          </w:rPr>
          <w:delText xml:space="preserve">; TJDFT, Acórdão 2149604, </w:delText>
        </w:r>
        <w:r>
          <w:rPr>
            <w:rFonts w:ascii="Arial" w:eastAsia="Arial" w:hAnsi="Arial" w:cs="Arial"/>
            <w:sz w:val="26"/>
            <w:szCs w:val="26"/>
          </w:rPr>
          <w:delText xml:space="preserve">APC </w:delText>
        </w:r>
        <w:r>
          <w:rPr>
            <w:rFonts w:ascii="Arial" w:eastAsia="Arial" w:hAnsi="Arial" w:cs="Arial"/>
            <w:sz w:val="26"/>
            <w:szCs w:val="26"/>
          </w:rPr>
          <w:delText xml:space="preserve">0700750-34</w:delText>
        </w:r>
      </w:del>
      <w:r>
        <w:rPr>
          <w:rFonts w:ascii="Arial" w:eastAsia="Arial" w:hAnsi="Arial" w:cs="Arial"/>
          <w:sz w:val="28"/>
          <w:szCs w:val="26"/>
        </w:rPr>
        <w:t xml:space="preserve">.</w:t>
      </w:r>
      <w:del w:id="1125" w:author="Assessor GDSXSR" w:date="2026-10-30T19:45:25Z">
        <w:r>
          <w:rPr>
            <w:rFonts w:ascii="Arial" w:eastAsia="Arial" w:hAnsi="Arial" w:cs="Arial"/>
            <w:sz w:val="26"/>
            <w:szCs w:val="26"/>
          </w:rPr>
          <w:delText xml:space="preserve">2024.8.07.0006, Rel. Des. Alfeu Machado, 6ª Turma Cível, j. 08/07/</w:delText>
        </w:r>
        <w:r>
          <w:rPr>
            <w:rFonts w:ascii="Arial" w:eastAsia="Arial" w:hAnsi="Arial" w:cs="Arial"/>
            <w:sz w:val="26"/>
            <w:szCs w:val="26"/>
          </w:rPr>
          <w:delText xml:space="preserve">2026, DJe: 27/07/2026. </w:delText>
        </w:r>
      </w:del>
      <w:ins w:id="1126" w:author="Assessor GDSXSR" w:date="2026-10-30T19:45:25Z">
        <w:r>
          <w:rPr>
            <w:rFonts w:ascii="Arial" w:eastAsia="Arial" w:hAnsi="Arial" w:cs="Arial"/>
            <w:color w:val="808080"/>
            <w:sz w:val="28"/>
            <w:szCs w:val="26"/>
          </w:rPr>
          <w:t xml:space="preserve">  </w:t>
        </w:r>
      </w:ins>
      <w:commentRangeEnd w:id="8"/>
      <w:r>
        <w:rPr>
          <w:rStyle w:val="CommentReference"/>
        </w:rPr>
        <w:commentReference w:id="8"/>
      </w:r>
    </w:p>
    <w:p w14:paraId="58E96891" w14:textId="35245C0C" w:rsidR="00886ABA" w:rsidRDefault="00886ABA" w:rsidP="1275BBB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5C4F9C5C" w14:textId="5E77B932" w:rsidR="0FB3349F" w:rsidRDefault="0FB3349F" w:rsidP="0FB3349F">
      <w:pPr>
        <w:spacing w:after="0" w:line="360" w:lineRule="auto"/>
        <w:jc w:val="both"/>
        <w:rPr>
          <w:rFonts w:ascii="Arial" w:eastAsia="Arial" w:hAnsi="Arial" w:cs="Arial"/>
          <w:sz w:val="26"/>
          <w:szCs w:val="26"/>
        </w:rPr>
      </w:pPr>
    </w:p>
    <w:p w14:paraId="638EE4C9" w14:textId="13F9C8BE" w:rsidR="0FB3349F" w:rsidRDefault="0FB3349F" w:rsidP="0FB3349F">
      <w:pPr>
        <w:spacing w:after="0" w:line="360" w:lineRule="auto"/>
        <w:jc w:val="both"/>
        <w:rPr>
          <w:rFonts w:ascii="Arial" w:eastAsia="Arial" w:hAnsi="Arial" w:cs="Arial"/>
          <w:sz w:val="26"/>
          <w:szCs w:val="26"/>
        </w:rPr>
      </w:pPr>
    </w:p>
    <w:p w14:paraId="38C16038" w14:textId="22751F84" w:rsidR="00E87018" w:rsidRPr="0000772B" w:rsidRDefault="188E5F2B" w:rsidP="100CB99B">
      <w:pPr>
        <w:spacing w:after="0" w:line="360" w:lineRule="auto"/>
        <w:rPr>
          <w:del w:id="1389" w:author="Assessor GDSXSR" w:date="2026-10-30T19:45:25Z"/>
          <w:rFonts w:cstheme="minorHAnsi"/>
          <w:color w:val="FF0000"/>
        </w:rPr>
      </w:pPr>
      <w:del w:id="1387" w:author="Assessor GDSXSR" w:date="2026-10-30T19:45:25Z">
        <w:r w:rsidRPr="0000772B">
          <w:rPr>
            <w:rFonts w:cstheme="minorHAnsi"/>
            <w:color w:val="FF0000"/>
          </w:rPr>
          <w:delText xml:space="preserve">RESUMO </w:delText>
        </w:r>
      </w:del>
      <w:del w:id="1388" w:author="Assessor GDSXSR" w:date="2026-10-30T19:45:25Z">
        <w:r w:rsidR="4F04BE7E" w:rsidRPr="0000772B">
          <w:rPr>
            <w:rFonts w:cstheme="minorHAnsi"/>
            <w:color w:val="FF0000"/>
          </w:rPr>
          <w:delText>COPILOT</w:delText>
        </w:r>
      </w:del>
    </w:p>
    <w:p w14:paraId="169F6C6C" w14:textId="0141ECC1" w:rsidR="6E7E071F" w:rsidRPr="0000772B" w:rsidRDefault="6E7E071F" w:rsidP="57A6DB39">
      <w:pPr>
        <w:pStyle w:val="PargrafodaLista"/>
        <w:numPr>
          <w:ilvl w:val="0"/>
          <w:numId w:val="7"/>
        </w:numPr>
        <w:spacing w:before="210" w:after="210" w:line="300" w:lineRule="auto"/>
        <w:jc w:val="both"/>
        <w:rPr>
          <w:rFonts w:eastAsia="Segoe UI" w:cstheme="minorHAnsi"/>
          <w:b/>
          <w:bCs/>
          <w:color w:val="FF0000"/>
        </w:rPr>
      </w:pPr>
      <w:commentRangeStart w:id="22"/>
      <w:r>
        <w:rPr>
          <w:rFonts w:eastAsia="Segoe UI" w:cstheme="minorHAnsi"/>
          <w:b/>
          <w:bCs/>
          <w:color w:val="FF0000"/>
        </w:rPr>
        <w:t xml:space="preserve">RESUMO DA APELAÇÃO</w:t>
      </w:r>
      <w:ins w:id="1390" w:author="Assessor GDSXSR" w:date="2026-10-30T19:45:25Z">
        <w:r>
          <w:rPr>
            <w:rFonts w:eastAsia="Segoe UI" w:cstheme="minorHAnsi"/>
            <w:b/>
            <w:bCs/>
            <w:color w:val="EE0000"/>
          </w:rPr>
          <w:t xml:space="preserve"> EM SENTIDO CONTRÁRIO AO VOTO</w:t>
        </w:r>
      </w:ins>
      <w:commentRangeEnd w:id="22"/>
      <w:r>
        <w:rPr>
          <w:rStyle w:val="CommentReference"/>
        </w:rPr>
        <w:commentReference w:id="22"/>
      </w:r>
    </w:p>
    <w:p w14:paraId="7F94ED15" w14:textId="1E80FCF2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b/>
          <w:bCs/>
          <w:color w:val="FF0000"/>
        </w:rPr>
      </w:pPr>
      <w:r w:rsidRPr="0000772B">
        <w:rPr>
          <w:rFonts w:eastAsia="Segoe UI" w:cstheme="minorHAnsi"/>
          <w:color w:val="FF0000"/>
        </w:rPr>
        <w:t xml:space="preserve">I. </w:t>
      </w:r>
      <w:r w:rsidRPr="0000772B">
        <w:rPr>
          <w:rFonts w:eastAsia="Segoe UI" w:cstheme="minorHAnsi"/>
          <w:b/>
          <w:bCs/>
          <w:color w:val="FF0000"/>
        </w:rPr>
        <w:t>RAZÕES RECURSAIS</w:t>
      </w:r>
    </w:p>
    <w:p w14:paraId="11186A42" w14:textId="39B81585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b/>
          <w:bCs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Inaplicabilidade do Tema 1.085 do STJ</w:t>
      </w:r>
    </w:p>
    <w:p w14:paraId="32DAF5D9" w14:textId="3FACF93C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color w:val="FF0000"/>
        </w:rPr>
      </w:pPr>
      <w:r w:rsidRPr="0000772B">
        <w:rPr>
          <w:rFonts w:eastAsia="Segoe UI" w:cstheme="minorHAnsi"/>
          <w:color w:val="FF0000"/>
        </w:rPr>
        <w:t xml:space="preserve">Sustenta que a sentença aplicou indevidamente o Tema 1.085/STJ, pois presumiu a existência de autorização válida para todos os lançamentos realizados na conta da autora, sem analisar individualmente a origem, natureza e autorização específica de </w:t>
      </w:r>
      <w:r w:rsidRPr="0000772B">
        <w:rPr>
          <w:rFonts w:eastAsia="Segoe UI" w:cstheme="minorHAnsi"/>
          <w:color w:val="FF0000"/>
        </w:rPr>
        <w:lastRenderedPageBreak/>
        <w:t xml:space="preserve">cada débito. Argumenta que os descontos efetuados envolveram não apenas parcelas de empréstimos, mas também débitos de cartão de crédito, crédito rotativo, saldo negativo e provisionamento de valores futuros, hipóteses não abrangidas pela tese repetitiva. </w:t>
      </w:r>
      <w:hyperlink r:id="rId15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0DAC6B37" w14:textId="0A733D59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Ilicitude da retenção integral de verba salarial</w:t>
      </w:r>
      <w:r w:rsidRPr="0000772B">
        <w:rPr>
          <w:rFonts w:eastAsia="Segoe UI" w:cstheme="minorHAnsi"/>
          <w:color w:val="FF0000"/>
        </w:rPr>
        <w:t xml:space="preserve"> 2. Defende que o banco promoveu verdadeira captura automática da remuneração da correntista, absorvendo integralmente os valores depositados e comprometendo sua subsistência. Alega que a autorização para débito em conta não autoriza a retenção total de verba alimentar nem o bloqueio preventivo de créditos futuros, invocando precedentes do TJDFT que reconhecem a ilegalidade da retenção integral de salário e o dever de indenizar. </w:t>
      </w:r>
      <w:hyperlink r:id="rId16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390F2677" w14:textId="0E47688A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Abuso de direito, falha na prestação do serviço e violação da boa-fé</w:t>
      </w:r>
      <w:r w:rsidRPr="0000772B">
        <w:rPr>
          <w:rFonts w:eastAsia="Segoe UI" w:cstheme="minorHAnsi"/>
          <w:color w:val="FF0000"/>
        </w:rPr>
        <w:t xml:space="preserve"> 3. Afirma que a instituição financeira, na condição de credora e depositária dos salários, utilizou mecanismo de cobrança desproporcional e abusivo, em afronta aos arts. 187, 421 e 422 do Código Civil e aos arts. 6º, 39 e 51 do CDC. Sustenta que o banco excedeu os limites do exercício regular de direito ao manter saldo negativo, realizar provisionamentos expressivos e inviabilizar o acesso da consumidora aos recursos necessários à sua subsistência. </w:t>
      </w:r>
      <w:hyperlink r:id="rId17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09D9F49C" w14:textId="05A1CC49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Independência da indenização em relação à repactuação por superendividamento</w:t>
      </w:r>
      <w:r w:rsidRPr="0000772B">
        <w:rPr>
          <w:rFonts w:eastAsia="Segoe UI" w:cstheme="minorHAnsi"/>
          <w:color w:val="FF0000"/>
        </w:rPr>
        <w:t xml:space="preserve"> 4. Alega que a sentença confundiu a presente ação indenizatória com o procedimento de repactuação de dívidas previsto na Lei nº 14.181/2021. Argumenta que a repactuação possui natureza prospectiva, destinada à reorganização das dívidas, enquanto a demanda busca reparação por danos já consumados decorrentes de conduta abusiva do banco. </w:t>
      </w:r>
      <w:hyperlink r:id="rId18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0FAF3DB8" w14:textId="46D2BCC1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Configuração do dano moral</w:t>
      </w:r>
      <w:r w:rsidRPr="0000772B">
        <w:rPr>
          <w:rFonts w:eastAsia="Segoe UI" w:cstheme="minorHAnsi"/>
          <w:color w:val="FF0000"/>
        </w:rPr>
        <w:t xml:space="preserve"> 5. Sustenta que a retenção reiterada e integral da remuneração ultrapassa o mero aborrecimento e configura violação à dignidade, à tranquilidade e à segurança financeira da autora. Afirma que os extratos demonstram a absorção total do salário durante meses consecutivos, manutenção de saldo negativo e provisionamento de R$ 25.611,53, circunstâncias aptas a gerar dano moral indenizável, conforme jurisprudência do TJDFT. </w:t>
      </w:r>
      <w:hyperlink r:id="rId19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5AF7B5CA" w14:textId="79550FBE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b/>
          <w:bCs/>
          <w:color w:val="FF0000"/>
        </w:rPr>
      </w:pPr>
      <w:r w:rsidRPr="0000772B">
        <w:rPr>
          <w:rFonts w:eastAsia="Segoe UI" w:cstheme="minorHAnsi"/>
          <w:color w:val="FF0000"/>
        </w:rPr>
        <w:t xml:space="preserve">II. </w:t>
      </w:r>
      <w:r w:rsidRPr="0000772B">
        <w:rPr>
          <w:rFonts w:eastAsia="Segoe UI" w:cstheme="minorHAnsi"/>
          <w:b/>
          <w:bCs/>
          <w:color w:val="FF0000"/>
        </w:rPr>
        <w:t>PEDIDO</w:t>
      </w:r>
    </w:p>
    <w:p w14:paraId="33401F2E" w14:textId="267388B4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color w:val="FF0000"/>
        </w:rPr>
      </w:pPr>
      <w:r w:rsidRPr="0000772B">
        <w:rPr>
          <w:rFonts w:eastAsia="Segoe UI" w:cstheme="minorHAnsi"/>
          <w:color w:val="FF0000"/>
        </w:rPr>
        <w:t>Requer a reforma da sentença para julgar procedente a ação, condenando o banco ao pagamento de indenização por danos morais no valor de R$ 36.000,00, acrescida de correção monetária e juros legais, bem como a inversão dos ônus sucumbenciais, com condenação do réu ao pagamento das custas processuais e honorários advocatícios</w:t>
      </w:r>
    </w:p>
    <w:p w14:paraId="58994568" w14:textId="3362EEBC" w:rsidR="57A6DB39" w:rsidRPr="0000772B" w:rsidRDefault="57A6DB39" w:rsidP="57A6DB39">
      <w:pPr>
        <w:spacing w:before="210" w:after="210" w:line="300" w:lineRule="auto"/>
        <w:ind w:left="708"/>
        <w:jc w:val="both"/>
        <w:rPr>
          <w:rFonts w:eastAsia="Segoe UI" w:cstheme="minorHAnsi"/>
          <w:color w:val="FF0000"/>
        </w:rPr>
      </w:pPr>
    </w:p>
    <w:p w14:paraId="49312471" w14:textId="3D325E1E" w:rsidR="0057424A" w:rsidRDefault="0057424A" w:rsidP="2DA83262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7A307BA3" w14:textId="77777777" w:rsidR="0057424A" w:rsidRDefault="0057424A" w:rsidP="2DA83262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F926795" w14:textId="77777777" w:rsidR="0000772B" w:rsidRDefault="0000772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76D388B7" w14:textId="77777777" w:rsidR="0000772B" w:rsidRDefault="0000772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63358632" w14:textId="1E9C8CD5" w:rsidR="00DB1301" w:rsidRDefault="686F4ABB" w:rsidP="00C83A14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 w:rsidRPr="629D9D30">
        <w:rPr>
          <w:rFonts w:ascii="Arial" w:hAnsi="Arial" w:cs="Arial"/>
          <w:b/>
          <w:bCs/>
          <w:sz w:val="28"/>
          <w:szCs w:val="28"/>
        </w:rPr>
        <w:t>RELATÓRIO</w:t>
      </w:r>
    </w:p>
    <w:p w14:paraId="5B804E7F" w14:textId="77777777" w:rsidR="00DB1301" w:rsidRDefault="00DB1301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1289C37" w14:textId="131E9A0B" w:rsidR="24636D0D" w:rsidRDefault="73C9AB96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hAnsi="Arial" w:cs="Arial"/>
          <w:i/>
          <w:iCs/>
          <w:sz w:val="26"/>
          <w:szCs w:val="26"/>
        </w:rPr>
        <w:t>“</w:t>
      </w:r>
      <w:r w:rsidR="5B336812" w:rsidRPr="6A4EA490">
        <w:rPr>
          <w:rFonts w:ascii="Arial" w:eastAsia="Arial" w:hAnsi="Arial" w:cs="Arial"/>
          <w:i/>
          <w:iCs/>
          <w:sz w:val="26"/>
          <w:szCs w:val="26"/>
        </w:rPr>
        <w:t xml:space="preserve">Trata-se de ação ajuizada por FERNANDA DE JESUS PEREIRA RIBEIRO em face do BRB – BANCO DE BRASÍLIA S.A., partes qualificadas nos autos. </w:t>
      </w:r>
    </w:p>
    <w:p w14:paraId="5FB3727B" w14:textId="3CF48749" w:rsidR="24636D0D" w:rsidRDefault="5B336812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eastAsia="Arial" w:hAnsi="Arial" w:cs="Arial"/>
          <w:i/>
          <w:iCs/>
          <w:sz w:val="26"/>
          <w:szCs w:val="26"/>
        </w:rPr>
        <w:t xml:space="preserve">A autora alega, em suma, que é correntista do réu e recebe mensalmente sua remuneração creditada na conta mantida junto à instituição financeira. Sustenta que, nos meses de novembro de 2025 a abril de 2026, o banco procedeu ao desconto integral de sua remuneração no exato momento em que os valores foram creditados, a título de parcelas de empréstimos, sem que restasse qualquer quantia disponível para as despesas essenciais. Aduz, ainda, que o réu manteve saldo provisionado negativo no valor de R$ 25.611,53 (vinte e cinco mil, seiscentos e onze reais e cinquenta e três centavos), bloqueando preventivamente créditos futuros por ato unilateral, sem autorização judicial. Afirma que a conduta comprometeu o mínimo existencial, privando-a de recursos para alimentação, moradia, transporte, saúde e demais necessidades básicas, o que também motivou o ajuizamento de ação de obrigação de fazer autuada sob o nº 0709997-65.2026.8.07.0007. Tece considerações sobre o direito aplicável e requer: a) a condenação do réu ao pagamento de indenização por </w:t>
      </w:r>
      <w:r w:rsidRPr="6A4EA490">
        <w:rPr>
          <w:rFonts w:ascii="Arial" w:eastAsia="Arial" w:hAnsi="Arial" w:cs="Arial"/>
          <w:i/>
          <w:iCs/>
          <w:sz w:val="26"/>
          <w:szCs w:val="26"/>
        </w:rPr>
        <w:lastRenderedPageBreak/>
        <w:t xml:space="preserve">danos morais no valor de R$ 36.000,00 (trinta e seis mil reais). </w:t>
      </w:r>
    </w:p>
    <w:p w14:paraId="0AE77088" w14:textId="448307AD" w:rsidR="24636D0D" w:rsidRDefault="5B336812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eastAsia="Arial" w:hAnsi="Arial" w:cs="Arial"/>
          <w:i/>
          <w:iCs/>
          <w:sz w:val="26"/>
          <w:szCs w:val="26"/>
        </w:rPr>
        <w:t xml:space="preserve">O réu ofertou defesa, modalidade contestação no ID 279084072, alegando preliminarmente: a) impugnação à justiça gratuita; b) impugnação ao valor da causa. No mérito, aduz que a autora mantém longa relação contratual com a instituição, tendo celebrado, ao longo dos anos, diversas operações de crédito de forma voluntária pelos canais eletrônicos, todas formalizadas mediante autenticação eletrônica, com autorização expressa para provisionamento e débito em conta corrente dos valores referentes à liquidação, prestações e encargos das operações contratadas, inclusive nas hipóteses de consignação parcial. Sustenta que os lançamentos impugnados decorrem da execução regular das avenças e não de ato unilateral ou arbitrário. Argumenta a impossibilidade de revogação unilateral da autorização de desconto em conta corrente, invocando o princípio da força obrigatória dos contratos (art. 421 do Código Civil) e a garantia contratual atrelada à concessão do crédito. Aponta a licitude dos descontos com base no Tema Repetitivo 1.085 do STJ e nega a configuração de dano moral indenizável. Requer, por fim, o julgamento pela improcedência dos pedidos. </w:t>
      </w:r>
    </w:p>
    <w:p w14:paraId="3B93FDB0" w14:textId="3147EFE5" w:rsidR="24636D0D" w:rsidRPr="006F70E1" w:rsidRDefault="5B336812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eastAsia="Arial" w:hAnsi="Arial" w:cs="Arial"/>
          <w:i/>
          <w:iCs/>
          <w:sz w:val="26"/>
          <w:szCs w:val="26"/>
        </w:rPr>
        <w:t>Réplica, ID 280773845, reiterando os argumentos da inicial</w:t>
      </w:r>
      <w:r w:rsidR="00C41419">
        <w:rPr>
          <w:rFonts w:ascii="Arial" w:eastAsia="Arial" w:hAnsi="Arial" w:cs="Arial"/>
          <w:i/>
          <w:iCs/>
          <w:sz w:val="26"/>
          <w:szCs w:val="26"/>
        </w:rPr>
        <w:t xml:space="preserve"> (...)</w:t>
      </w:r>
      <w:r w:rsidR="2E69A300" w:rsidRPr="6A4EA490">
        <w:rPr>
          <w:rFonts w:ascii="Arial" w:eastAsia="Arial" w:hAnsi="Arial" w:cs="Arial"/>
          <w:i/>
          <w:iCs/>
          <w:sz w:val="26"/>
          <w:szCs w:val="26"/>
        </w:rPr>
        <w:t>”</w:t>
      </w:r>
      <w:r w:rsidR="00C41419">
        <w:rPr>
          <w:rFonts w:ascii="Arial" w:eastAsia="Arial" w:hAnsi="Arial" w:cs="Arial"/>
          <w:i/>
          <w:iCs/>
          <w:sz w:val="26"/>
          <w:szCs w:val="26"/>
        </w:rPr>
        <w:t xml:space="preserve"> (ID 88901975)</w:t>
      </w:r>
      <w:r w:rsidR="2E69A300" w:rsidRPr="6A4EA490">
        <w:rPr>
          <w:rFonts w:ascii="Arial" w:eastAsia="Arial" w:hAnsi="Arial" w:cs="Arial"/>
          <w:i/>
          <w:iCs/>
          <w:sz w:val="26"/>
          <w:szCs w:val="26"/>
        </w:rPr>
        <w:t xml:space="preserve">. </w:t>
      </w:r>
    </w:p>
    <w:p w14:paraId="5480CA3F" w14:textId="62CF8499" w:rsidR="31C61043" w:rsidRDefault="31C61043" w:rsidP="00C83A14">
      <w:pPr>
        <w:spacing w:after="0" w:line="360" w:lineRule="auto"/>
        <w:ind w:left="2268" w:firstLine="1134"/>
        <w:jc w:val="both"/>
        <w:rPr>
          <w:rFonts w:ascii="Arial" w:eastAsia="Arial" w:hAnsi="Arial" w:cs="Arial"/>
          <w:i/>
          <w:iCs/>
          <w:sz w:val="26"/>
          <w:szCs w:val="26"/>
        </w:rPr>
      </w:pPr>
    </w:p>
    <w:p w14:paraId="04E520D9" w14:textId="1EDBFC27" w:rsidR="0061262D" w:rsidRDefault="7DD28BAA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0"/>
      <w:r>
        <w:rPr>
          <w:rFonts w:ascii="Arial" w:hAnsi="Arial" w:cs="Arial"/>
          <w:sz w:val="28"/>
          <w:szCs w:val="28"/>
        </w:rPr>
        <w:t xml:space="preserve">A </w:t>
      </w:r>
      <w:del w:id="1127" w:author="Assessor GDSXSR" w:date="2026-10-30T19:45:25Z">
        <w:r>
          <w:rPr>
            <w:rFonts w:ascii="Arial" w:hAnsi="Arial" w:cs="Arial"/>
            <w:sz w:val="28"/>
            <w:szCs w:val="28"/>
          </w:rPr>
          <w:delText xml:space="preserve">MM</w:delText>
        </w:r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128" w:author="Assessor GDSXSR" w:date="2026-10-30T19:45:25Z">
        <w:r>
          <w:rPr>
            <w:rFonts w:ascii="Arial" w:hAnsi="Arial" w:cs="Arial"/>
            <w:color w:val="808080"/>
            <w:sz w:val="28"/>
            <w:szCs w:val="28"/>
          </w:rPr>
          <w:t xml:space="preserve">MM</w:t>
        </w:r>
      </w:ins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Ju</w:t>
      </w:r>
      <w:r>
        <w:rPr>
          <w:rFonts w:ascii="Arial" w:hAnsi="Arial" w:cs="Arial"/>
          <w:sz w:val="28"/>
          <w:szCs w:val="28"/>
        </w:rPr>
        <w:t xml:space="preserve">í</w:t>
      </w:r>
      <w:r>
        <w:rPr>
          <w:rFonts w:ascii="Arial" w:hAnsi="Arial" w:cs="Arial"/>
          <w:sz w:val="28"/>
          <w:szCs w:val="28"/>
        </w:rPr>
        <w:t xml:space="preserve">z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sentenciante</w:t>
      </w:r>
      <w:r>
        <w:rPr>
          <w:rFonts w:ascii="Arial" w:hAnsi="Arial" w:cs="Arial"/>
          <w:sz w:val="28"/>
          <w:szCs w:val="28"/>
        </w:rPr>
        <w:t xml:space="preserve">, Dr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Fernanda D'Aquino Mafra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3</w:t>
      </w:r>
      <w:r>
        <w:rPr>
          <w:rFonts w:ascii="Arial" w:hAnsi="Arial" w:cs="Arial"/>
          <w:sz w:val="28"/>
          <w:szCs w:val="28"/>
        </w:rPr>
        <w:t xml:space="preserve">ª Vara Cível d</w:t>
      </w:r>
      <w:r>
        <w:rPr>
          <w:rFonts w:ascii="Arial" w:hAnsi="Arial" w:cs="Arial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Taguatinga</w:t>
      </w:r>
      <w:r>
        <w:rPr>
          <w:rFonts w:ascii="Arial" w:hAnsi="Arial" w:cs="Arial"/>
          <w:sz w:val="28"/>
          <w:szCs w:val="28"/>
        </w:rPr>
        <w:t xml:space="preserve">, julgou no seguinte sentido:</w:t>
      </w:r>
      <w:commentRangeEnd w:id="10"/>
      <w:r>
        <w:rPr>
          <w:rStyle w:val="CommentReference"/>
        </w:rPr>
        <w:commentReference w:id="10"/>
      </w:r>
    </w:p>
    <w:p w14:paraId="12E5EEA8" w14:textId="77777777" w:rsidR="0061262D" w:rsidRDefault="0061262D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750E847" w14:textId="00B6B1B3" w:rsidR="0006080C" w:rsidRPr="000A7009" w:rsidRDefault="1BE23585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hAnsi="Arial" w:cs="Arial"/>
          <w:i/>
          <w:iCs/>
          <w:sz w:val="26"/>
          <w:szCs w:val="26"/>
        </w:rPr>
        <w:t>“</w:t>
      </w:r>
      <w:r w:rsidR="46268E6E" w:rsidRPr="6A4EA490">
        <w:rPr>
          <w:rFonts w:ascii="Arial" w:eastAsia="Arial" w:hAnsi="Arial" w:cs="Arial"/>
          <w:i/>
          <w:iCs/>
          <w:sz w:val="26"/>
          <w:szCs w:val="26"/>
        </w:rPr>
        <w:t>Diante do exposto, com fundamento no art. 487, inciso I, do Código de Processo Civil, julgo improcedente o pedido formulado por FERNANDA DE JESUS PEREIRA RIBEIRO em face do BRB – BANCO DE BRASÍLIA S.A., resolvendo o mérito da demanda.</w:t>
      </w:r>
    </w:p>
    <w:p w14:paraId="163354A9" w14:textId="53A26DF9" w:rsidR="0006080C" w:rsidRPr="000A7009" w:rsidRDefault="46268E6E" w:rsidP="00C83A14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6A4EA490">
        <w:rPr>
          <w:rFonts w:ascii="Arial" w:eastAsia="Arial" w:hAnsi="Arial" w:cs="Arial"/>
          <w:i/>
          <w:iCs/>
          <w:sz w:val="26"/>
          <w:szCs w:val="26"/>
        </w:rPr>
        <w:t>Condeno a autora ao pagamento das custas processuais e dos honorários advocatícios, estes fixados em 10% (dez por cento) sobre o valor atualizado da causa, nos termos do art. 85, § 2º, do Código de Processo Civil. Suspendo a exigibilidade das verbas sucumbenciais, em razão da gratuidade de justiça deferida, na forma do art. 98, § 3º, do Código de Processo Civil</w:t>
      </w:r>
      <w:r w:rsidR="00F23726">
        <w:rPr>
          <w:rFonts w:ascii="Arial" w:eastAsia="Arial" w:hAnsi="Arial" w:cs="Arial"/>
          <w:i/>
          <w:iCs/>
          <w:sz w:val="26"/>
          <w:szCs w:val="26"/>
        </w:rPr>
        <w:t xml:space="preserve"> (...)</w:t>
      </w:r>
      <w:r w:rsidR="1BE23585" w:rsidRPr="6A4EA490">
        <w:rPr>
          <w:rFonts w:ascii="Arial" w:hAnsi="Arial" w:cs="Arial"/>
          <w:i/>
          <w:iCs/>
          <w:sz w:val="26"/>
          <w:szCs w:val="26"/>
        </w:rPr>
        <w:t>”</w:t>
      </w:r>
      <w:r w:rsidR="3326D5D1" w:rsidRPr="6A4EA490">
        <w:rPr>
          <w:rFonts w:ascii="Arial" w:hAnsi="Arial" w:cs="Arial"/>
          <w:i/>
          <w:iCs/>
          <w:sz w:val="26"/>
          <w:szCs w:val="26"/>
        </w:rPr>
        <w:t xml:space="preserve">. </w:t>
      </w:r>
    </w:p>
    <w:p w14:paraId="41F018EC" w14:textId="77777777" w:rsidR="0061262D" w:rsidRDefault="0061262D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34607F1" w14:textId="09664413" w:rsidR="314BE35B" w:rsidRDefault="30AD7B19" w:rsidP="00C83A14">
      <w:pPr>
        <w:spacing w:after="0" w:line="360" w:lineRule="auto"/>
        <w:ind w:firstLine="2268"/>
        <w:jc w:val="both"/>
        <w:rPr>
          <w:rFonts w:ascii="Segoe UI" w:eastAsia="Segoe UI" w:hAnsi="Segoe UI" w:cs="Segoe UI"/>
          <w:sz w:val="21"/>
          <w:szCs w:val="21"/>
        </w:rPr>
      </w:pPr>
      <w:commentRangeStart w:id="9"/>
      <w:r>
        <w:rPr>
          <w:rFonts w:ascii="Arial" w:eastAsia="Arial" w:hAnsi="Arial" w:cs="Arial"/>
          <w:sz w:val="28"/>
          <w:szCs w:val="28"/>
        </w:rPr>
        <w:t xml:space="preserve">Apelo d</w:t>
      </w:r>
      <w:r>
        <w:rPr>
          <w:rFonts w:ascii="Arial" w:eastAsia="Arial" w:hAnsi="Arial" w:cs="Arial"/>
          <w:sz w:val="28"/>
          <w:szCs w:val="28"/>
        </w:rPr>
        <w:t xml:space="preserve">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autora</w:t>
      </w:r>
      <w:r>
        <w:rPr>
          <w:rFonts w:ascii="Arial" w:eastAsia="Arial" w:hAnsi="Arial" w:cs="Arial"/>
          <w:sz w:val="28"/>
          <w:szCs w:val="28"/>
        </w:rPr>
        <w:t xml:space="preserve">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Fernanda de Jesus Pereira Ribeiro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(ID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8</w:t>
      </w:r>
      <w:r>
        <w:rPr>
          <w:rFonts w:ascii="Arial" w:eastAsia="Arial" w:hAnsi="Arial" w:cs="Arial"/>
          <w:sz w:val="28"/>
          <w:szCs w:val="28"/>
        </w:rPr>
        <w:t xml:space="preserve">8</w:t>
      </w:r>
      <w:r>
        <w:rPr>
          <w:rFonts w:ascii="Arial" w:eastAsia="Arial" w:hAnsi="Arial" w:cs="Arial"/>
          <w:sz w:val="28"/>
          <w:szCs w:val="28"/>
        </w:rPr>
        <w:t xml:space="preserve">901977</w:t>
      </w:r>
      <w:r>
        <w:rPr>
          <w:rFonts w:ascii="Arial" w:eastAsia="Arial" w:hAnsi="Arial" w:cs="Arial"/>
          <w:sz w:val="28"/>
          <w:szCs w:val="28"/>
        </w:rPr>
        <w:t xml:space="preserve">)</w:t>
      </w:r>
      <w:ins w:id="112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eastAsia="Arial" w:hAnsi="Arial" w:cs="Arial"/>
          <w:sz w:val="28"/>
          <w:szCs w:val="28"/>
        </w:rPr>
        <w:t xml:space="preserve"> em que alega, em síntese, que: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1)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sentença aplicou indevidamente o Tema 1.085 do STJ</w:t>
      </w:r>
      <w:r>
        <w:rPr>
          <w:rFonts w:ascii="Arial" w:eastAsia="Arial" w:hAnsi="Arial" w:cs="Arial"/>
          <w:sz w:val="28"/>
          <w:szCs w:val="28"/>
        </w:rPr>
        <w:t xml:space="preserve">, sem analisar</w:t>
      </w:r>
      <w:r>
        <w:rPr>
          <w:rFonts w:ascii="Arial" w:eastAsia="Arial" w:hAnsi="Arial" w:cs="Arial"/>
          <w:sz w:val="28"/>
          <w:szCs w:val="28"/>
        </w:rPr>
        <w:t xml:space="preserve">, à luz das particularidades do caso concreto,</w:t>
      </w:r>
      <w:r>
        <w:rPr>
          <w:rFonts w:ascii="Arial" w:eastAsia="Arial" w:hAnsi="Arial" w:cs="Arial"/>
          <w:sz w:val="28"/>
          <w:szCs w:val="28"/>
        </w:rPr>
        <w:t xml:space="preserve"> a origem, a</w:t>
      </w:r>
      <w:r>
        <w:rPr>
          <w:rFonts w:ascii="Arial" w:eastAsia="Arial" w:hAnsi="Arial" w:cs="Arial"/>
          <w:sz w:val="28"/>
          <w:szCs w:val="28"/>
        </w:rPr>
        <w:t xml:space="preserve"> natureza e a regularidade dos lançamentos efetuados;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2)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autorização para débito de parcelas contratuais não equivale a autorização irrestrita para retenção integral de verbas salariais, bloqueio preventivo de valores futuros ou apropriação automática da totalidade dos recursos depositados em conta;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3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jurisprudência do TJDFT reconhece a ilicitude da retenção integral de verbas salariais para amortização de dívidas bancárias, ainda que exista autorização para débito em conta, notadamente quando a medida compromete o mínimo </w:t>
      </w:r>
      <w:r>
        <w:rPr>
          <w:rFonts w:ascii="Arial" w:eastAsia="Arial" w:hAnsi="Arial" w:cs="Arial"/>
          <w:sz w:val="28"/>
          <w:szCs w:val="28"/>
        </w:rPr>
        <w:t xml:space="preserve">existencial do consumidor;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4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instituição financeira incorreu em abuso de direito, falha na prestação do serviço e violação aos princípios da boa-fé objetiva e da função social do contrato, ao utilizar mecanismo de cobrança que consumia integralmente a remuneração da correntista e impedia o livre acesso a recursos de natureza alimentar;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5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possibilidade de repactuação das dívidas com fundamento na Lei nº 14.181/2021 não afasta a responsabilidade civil da instituição financeira pelos danos decorrentes da conduta abusiva;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e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6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restou configurado o dano moral, diante da privação reiterada da remuneração da autora, circunstância que ultrapassa o mero dissabor cotidiano e compromete sua dignidade, tranquilidade e segurança financeira</w:t>
      </w:r>
      <w:r>
        <w:rPr>
          <w:rFonts w:ascii="Arial" w:eastAsia="Arial" w:hAnsi="Arial" w:cs="Arial"/>
          <w:sz w:val="28"/>
          <w:szCs w:val="28"/>
        </w:rPr>
        <w:t xml:space="preserve">. </w:t>
      </w:r>
      <w:commentRangeEnd w:id="9"/>
      <w:r>
        <w:rPr>
          <w:rStyle w:val="CommentReference"/>
        </w:rPr>
        <w:commentReference w:id="9"/>
      </w:r>
    </w:p>
    <w:p w14:paraId="111DE9A3" w14:textId="446A1D1D" w:rsidR="314BE35B" w:rsidRDefault="314BE35B" w:rsidP="00C83A14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3D6E4981" w14:textId="579DC043" w:rsidR="57A6DB39" w:rsidRPr="00451594" w:rsidRDefault="06CE1F68" w:rsidP="00C83A14">
      <w:pPr>
        <w:spacing w:after="0" w:line="360" w:lineRule="auto"/>
        <w:ind w:firstLine="2268"/>
        <w:jc w:val="both"/>
      </w:pPr>
      <w:r w:rsidRPr="57A6DB39">
        <w:rPr>
          <w:rFonts w:ascii="Arial" w:eastAsia="Arial" w:hAnsi="Arial" w:cs="Arial"/>
          <w:sz w:val="28"/>
          <w:szCs w:val="28"/>
        </w:rPr>
        <w:t>Requer</w:t>
      </w:r>
      <w:r w:rsidR="4EFBDCBF" w:rsidRPr="57A6DB39">
        <w:rPr>
          <w:rFonts w:ascii="Arial" w:eastAsia="Arial" w:hAnsi="Arial" w:cs="Arial"/>
          <w:sz w:val="28"/>
          <w:szCs w:val="28"/>
        </w:rPr>
        <w:t xml:space="preserve"> o provimento do recurso para julgar procedente</w:t>
      </w:r>
      <w:r w:rsidR="0B1BFC21" w:rsidRPr="57A6DB39">
        <w:rPr>
          <w:rFonts w:ascii="Arial" w:eastAsia="Arial" w:hAnsi="Arial" w:cs="Arial"/>
          <w:sz w:val="28"/>
          <w:szCs w:val="28"/>
        </w:rPr>
        <w:t xml:space="preserve"> o pedido de condenação do réu ao pagamento de danos morais</w:t>
      </w:r>
      <w:r w:rsidR="7E6F263D" w:rsidRPr="57A6DB39">
        <w:rPr>
          <w:rFonts w:ascii="Arial" w:eastAsia="Arial" w:hAnsi="Arial" w:cs="Arial"/>
          <w:sz w:val="28"/>
          <w:szCs w:val="28"/>
        </w:rPr>
        <w:t xml:space="preserve">. </w:t>
      </w:r>
    </w:p>
    <w:p w14:paraId="5B7BF780" w14:textId="77777777" w:rsidR="00451594" w:rsidRDefault="00451594" w:rsidP="00C83A14">
      <w:pPr>
        <w:pStyle w:val="PargrafodaLista"/>
        <w:spacing w:after="0" w:line="360" w:lineRule="auto"/>
        <w:ind w:left="0" w:firstLine="2268"/>
        <w:contextualSpacing w:val="0"/>
        <w:jc w:val="both"/>
        <w:rPr>
          <w:rFonts w:ascii="Arial" w:eastAsia="Arial" w:hAnsi="Arial" w:cs="Arial"/>
          <w:sz w:val="28"/>
          <w:szCs w:val="28"/>
        </w:rPr>
      </w:pPr>
    </w:p>
    <w:p w14:paraId="1D3754A2" w14:textId="7EA4A45E" w:rsidR="7310065F" w:rsidRDefault="690F422B" w:rsidP="00C83A14">
      <w:pPr>
        <w:pStyle w:val="PargrafodaLista"/>
        <w:spacing w:after="0" w:line="360" w:lineRule="auto"/>
        <w:ind w:left="0" w:firstLine="2268"/>
        <w:contextualSpacing w:val="0"/>
        <w:jc w:val="both"/>
        <w:rPr>
          <w:rFonts w:ascii="Segoe UI" w:eastAsia="Segoe UI" w:hAnsi="Segoe UI" w:cs="Segoe UI"/>
          <w:sz w:val="21"/>
          <w:szCs w:val="21"/>
        </w:rPr>
      </w:pPr>
      <w:r>
        <w:rPr>
          <w:rFonts w:ascii="Arial" w:eastAsia="Arial" w:hAnsi="Arial" w:cs="Arial"/>
          <w:sz w:val="28"/>
          <w:szCs w:val="28"/>
        </w:rPr>
        <w:t xml:space="preserve">Contrarrazões</w:t>
      </w:r>
      <w:ins w:id="113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(ID 88901980)</w:t>
        </w:r>
      </w:ins>
      <w:r>
        <w:rPr>
          <w:rFonts w:ascii="Arial" w:eastAsia="Arial" w:hAnsi="Arial" w:cs="Arial"/>
          <w:sz w:val="28"/>
          <w:szCs w:val="28"/>
        </w:rPr>
        <w:t xml:space="preserve">, em que </w:t>
      </w:r>
      <w:r>
        <w:rPr>
          <w:rFonts w:ascii="Arial" w:eastAsia="Arial" w:hAnsi="Arial" w:cs="Arial"/>
          <w:sz w:val="28"/>
          <w:szCs w:val="28"/>
        </w:rPr>
        <w:t xml:space="preserve">o réu</w:t>
      </w:r>
      <w:ins w:id="113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/apelado</w:t>
        </w:r>
      </w:ins>
      <w:r>
        <w:rPr>
          <w:rFonts w:ascii="Arial" w:eastAsia="Arial" w:hAnsi="Arial" w:cs="Arial"/>
          <w:sz w:val="28"/>
          <w:szCs w:val="28"/>
        </w:rPr>
        <w:t xml:space="preserve">,</w:t>
      </w:r>
      <w:ins w:id="113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BRB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Banco de Brasília S.A.</w:t>
      </w:r>
      <w:del w:id="113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- BRB</w:delText>
        </w:r>
        <w:r>
          <w:rPr>
            <w:rFonts w:ascii="Arial" w:eastAsia="Arial" w:hAnsi="Arial" w:cs="Arial"/>
            <w:sz w:val="28"/>
            <w:szCs w:val="28"/>
          </w:rPr>
          <w:delText xml:space="preserve"> (ID 8</w:delText>
        </w:r>
        <w:r>
          <w:rPr>
            <w:rFonts w:ascii="Arial" w:eastAsia="Arial" w:hAnsi="Arial" w:cs="Arial"/>
            <w:sz w:val="28"/>
            <w:szCs w:val="28"/>
          </w:rPr>
          <w:delText xml:space="preserve">8</w:delText>
        </w:r>
        <w:r>
          <w:rPr>
            <w:rFonts w:ascii="Arial" w:eastAsia="Arial" w:hAnsi="Arial" w:cs="Arial"/>
            <w:sz w:val="28"/>
            <w:szCs w:val="28"/>
          </w:rPr>
          <w:delText xml:space="preserve">901980</w:delText>
        </w:r>
        <w:r>
          <w:rPr>
            <w:rFonts w:ascii="Arial" w:eastAsia="Arial" w:hAnsi="Arial" w:cs="Arial"/>
            <w:sz w:val="28"/>
            <w:szCs w:val="28"/>
          </w:rPr>
          <w:delText xml:space="preserve">)</w:delText>
        </w:r>
      </w:del>
      <w:r>
        <w:rPr>
          <w:rFonts w:ascii="Arial" w:eastAsia="Arial" w:hAnsi="Arial" w:cs="Arial"/>
          <w:sz w:val="28"/>
          <w:szCs w:val="28"/>
        </w:rPr>
        <w:t xml:space="preserve">, alega</w:t>
      </w:r>
      <w:r>
        <w:rPr>
          <w:rFonts w:ascii="Arial" w:eastAsia="Arial" w:hAnsi="Arial" w:cs="Arial"/>
          <w:sz w:val="28"/>
          <w:szCs w:val="28"/>
        </w:rPr>
        <w:t xml:space="preserve"> que</w:t>
      </w:r>
      <w:r>
        <w:rPr>
          <w:rFonts w:ascii="Arial" w:eastAsia="Arial" w:hAnsi="Arial" w:cs="Arial"/>
          <w:sz w:val="28"/>
          <w:szCs w:val="28"/>
        </w:rPr>
        <w:t xml:space="preserve">: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1)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os descontos questionados decorreram de operações de crédito regularmente contratadas pela autora, formalizadas mediante autenticação eletrônica e acompanhadas de autorização expressa para débito em conta corrente das parcelas e encargos correspondentes;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2)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documentação juntada aos autos comprova a regularidade das contratações e a vigência das autorizações para débito automático durante o período controvertido;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3)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autora somente solicitou o cancelamento dos débitos automáticos em 16/4/2026, de modo que os lançamentos anteriores estavam amparados por autorização válida e configuravam exercício regular de direito contratual;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4)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</w:t>
      </w:r>
      <w:r>
        <w:rPr>
          <w:rFonts w:ascii="Arial" w:eastAsia="Arial" w:hAnsi="Arial" w:cs="Arial"/>
          <w:sz w:val="28"/>
          <w:szCs w:val="28"/>
        </w:rPr>
        <w:t xml:space="preserve">hipótese dos autos se enquadra na orientação firmada pelo Tema Repetitivo nº 1.085 do STJ, segundo a qual são lícitos os descontos realizados em conta corrente quando previamente autorizados pelo correntista;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5)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o alegado comprometimento do mínimo existencial não é suficiente, por si só, para transformar em ilícitos descontos realizados com fundamento em autorizações válidas e em contratos regularmente firmados;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e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6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</w:t>
      </w:r>
      <w:r>
        <w:rPr>
          <w:rFonts w:ascii="Arial" w:eastAsia="Arial" w:hAnsi="Arial" w:cs="Arial"/>
          <w:sz w:val="28"/>
          <w:szCs w:val="28"/>
        </w:rPr>
        <w:t xml:space="preserve">simples </w:t>
      </w:r>
      <w:r>
        <w:rPr>
          <w:rFonts w:ascii="Arial" w:eastAsia="Arial" w:hAnsi="Arial" w:cs="Arial"/>
          <w:sz w:val="28"/>
          <w:szCs w:val="28"/>
        </w:rPr>
        <w:t xml:space="preserve">alegação de saldo provisionado negativo não demonstra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abuso, ilicitude ou ocorrência de dano moral</w:t>
      </w:r>
      <w:r>
        <w:rPr>
          <w:rFonts w:ascii="Arial" w:eastAsia="Arial" w:hAnsi="Arial" w:cs="Arial"/>
          <w:sz w:val="28"/>
          <w:szCs w:val="28"/>
        </w:rPr>
        <w:t xml:space="preserve">. </w:t>
      </w:r>
    </w:p>
    <w:p w14:paraId="49ADC35C" w14:textId="77777777" w:rsidR="00C83A14" w:rsidRDefault="00C83A14" w:rsidP="00C83A14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40B3EECA" w14:textId="3C5CA835" w:rsidR="7310065F" w:rsidRDefault="30F2136E" w:rsidP="00C83A14">
      <w:pPr>
        <w:spacing w:after="0" w:line="360" w:lineRule="auto"/>
        <w:ind w:firstLine="2268"/>
        <w:jc w:val="both"/>
        <w:rPr>
          <w:del w:id="1135" w:author="Assessor GDSXSR" w:date="2026-10-30T19:45:25Z"/>
          <w:rFonts w:ascii="Arial" w:eastAsia="Arial" w:hAnsi="Arial" w:cs="Arial"/>
          <w:b/>
          <w:bCs/>
          <w:sz w:val="28"/>
          <w:szCs w:val="28"/>
        </w:rPr>
      </w:pPr>
      <w:del w:id="1134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 xml:space="preserve">Requer o não provimento do recurso. </w:delText>
        </w:r>
      </w:del>
    </w:p>
    <w:p w14:paraId="36009474" w14:textId="1C2A732E" w:rsidR="00D36B6F" w:rsidRDefault="00D36B6F" w:rsidP="00C83A14">
      <w:pPr>
        <w:spacing w:after="0" w:line="360" w:lineRule="auto"/>
        <w:ind w:firstLine="2268"/>
        <w:jc w:val="both"/>
        <w:rPr>
          <w:del w:id="1136" w:author="Assessor GDSXSR" w:date="2026-10-30T19:45:25Z"/>
          <w:rFonts w:ascii="Arial" w:eastAsia="Arial" w:hAnsi="Arial" w:cs="Arial"/>
          <w:sz w:val="28"/>
          <w:szCs w:val="28"/>
        </w:rPr>
      </w:pPr>
    </w:p>
    <w:p w14:paraId="5289AB68" w14:textId="4CED8340" w:rsidR="0057424A" w:rsidRDefault="52F0F6E8" w:rsidP="00C83A14">
      <w:pPr>
        <w:spacing w:after="0" w:line="360" w:lineRule="auto"/>
        <w:ind w:firstLine="2268"/>
        <w:jc w:val="both"/>
      </w:pPr>
      <w:r w:rsidRPr="57A6DB39">
        <w:rPr>
          <w:rFonts w:ascii="Arial" w:hAnsi="Arial" w:cs="Arial"/>
          <w:sz w:val="28"/>
          <w:szCs w:val="28"/>
        </w:rPr>
        <w:t>É o relatório.</w:t>
      </w:r>
    </w:p>
    <w:p w14:paraId="31ED6B15" w14:textId="77777777" w:rsidR="0057424A" w:rsidRDefault="0057424A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1C542C" w14:textId="77777777" w:rsidR="0057424A" w:rsidRDefault="0057424A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5BB96D5" w14:textId="06261EF1" w:rsidR="2DA83262" w:rsidRDefault="2DA83262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ED937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A1A1D8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F645401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0AB6E6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D8C16AD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95F9AAD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9CC98A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1AB57C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E936DA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B277792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82379B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84C26C8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35AA589" w14:textId="77777777" w:rsidR="00133850" w:rsidRDefault="00133850" w:rsidP="00DC48B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054D25AF" w14:textId="77777777" w:rsidR="00C83A14" w:rsidRDefault="00C83A14" w:rsidP="00DC48B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1869B69C" w14:textId="2A2C6C8D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50AD2449" w:rsidR="00355C73" w:rsidRDefault="4D8C17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30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0</w:t>
      </w:r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202</w:t>
      </w: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del w:id="1137" w:author="Assessor GDSXSR" w:date="2026-10-30T19:45:25Z">
        <w:r>
          <w:rPr>
            <w:rFonts w:ascii="Arial" w:hAnsi="Arial" w:cs="Arial"/>
            <w:sz w:val="28"/>
            <w:szCs w:val="28"/>
          </w:rPr>
          <w:delText xml:space="preserve">26</w:delText>
        </w:r>
      </w:del>
      <w:ins w:id="1138" w:author="Assessor GDSXSR" w:date="2026-10-30T19:45:25Z">
        <w:r>
          <w:rPr>
            <w:rFonts w:ascii="Arial" w:hAnsi="Arial" w:cs="Arial"/>
            <w:color w:val="808080"/>
            <w:sz w:val="28"/>
            <w:szCs w:val="28"/>
          </w:rPr>
          <w:t xml:space="preserve">08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39" w:author="Assessor GDSXSR" w:date="2026-10-30T19:45:25Z">
        <w:r>
          <w:rPr>
            <w:rFonts w:ascii="Arial" w:hAnsi="Arial" w:cs="Arial"/>
            <w:sz w:val="28"/>
            <w:szCs w:val="28"/>
          </w:rPr>
          <w:delText xml:space="preserve">0</w:delText>
        </w:r>
        <w:r>
          <w:rPr>
            <w:rFonts w:ascii="Arial" w:hAnsi="Arial" w:cs="Arial"/>
            <w:sz w:val="28"/>
            <w:szCs w:val="28"/>
          </w:rPr>
          <w:delText xml:space="preserve">5</w:delText>
        </w:r>
      </w:del>
      <w:ins w:id="1140" w:author="Assessor GDSXSR" w:date="2026-10-30T19:45:25Z">
        <w:r>
          <w:rPr>
            <w:rFonts w:ascii="Arial" w:hAnsi="Arial" w:cs="Arial"/>
            <w:color w:val="808080"/>
            <w:sz w:val="28"/>
            <w:szCs w:val="28"/>
          </w:rPr>
          <w:t xml:space="preserve">07</w:t>
        </w:r>
      </w:ins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Apelo</w:t>
      </w:r>
      <w:r>
        <w:rPr>
          <w:rFonts w:ascii="Arial" w:hAnsi="Arial" w:cs="Arial"/>
          <w:sz w:val="28"/>
          <w:szCs w:val="28"/>
        </w:rPr>
        <w:t xml:space="preserve"> </w:t>
      </w:r>
      <w:del w:id="1141" w:author="Assessor GDSXSR" w:date="2026-10-30T19:45:25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142" w:author="Assessor GDSXSR" w:date="2026-10-30T19:45:25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43" w:author="Assessor GDSXSR" w:date="2026-10-30T19:45:25Z">
        <w:r>
          <w:rPr>
            <w:rFonts w:ascii="Arial" w:hAnsi="Arial" w:cs="Arial"/>
            <w:sz w:val="28"/>
            <w:szCs w:val="28"/>
          </w:rPr>
          <w:delText xml:space="preserve">réu</w:delText>
        </w:r>
      </w:del>
      <w:ins w:id="1144" w:author="Assessor GDSXSR" w:date="2026-10-30T19:45:25Z">
        <w:r>
          <w:rPr>
            <w:rFonts w:ascii="Arial" w:hAnsi="Arial" w:cs="Arial"/>
            <w:color w:val="808080"/>
            <w:sz w:val="28"/>
            <w:szCs w:val="28"/>
          </w:rPr>
          <w:t xml:space="preserve">autora</w:t>
        </w:r>
      </w:ins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2</w:t>
      </w:r>
      <w:r>
        <w:rPr>
          <w:rFonts w:ascii="Arial" w:hAnsi="Arial" w:cs="Arial"/>
          <w:sz w:val="28"/>
          <w:szCs w:val="28"/>
        </w:rPr>
        <w:t xml:space="preserve">9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0</w:t>
      </w:r>
      <w:r>
        <w:rPr>
          <w:rFonts w:ascii="Arial" w:hAnsi="Arial" w:cs="Arial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202</w:t>
      </w:r>
      <w:r>
        <w:rPr>
          <w:rFonts w:ascii="Arial" w:hAnsi="Arial" w:cs="Arial"/>
          <w:sz w:val="28"/>
          <w:szCs w:val="28"/>
        </w:rPr>
        <w:t xml:space="preserve">6. </w:t>
      </w:r>
      <w:r>
        <w:rPr>
          <w:rFonts w:ascii="Arial" w:hAnsi="Arial" w:cs="Arial"/>
          <w:sz w:val="28"/>
          <w:szCs w:val="28"/>
        </w:rPr>
        <w:t xml:space="preserve">Valor da causa: R$ </w:t>
      </w:r>
      <w:r>
        <w:rPr>
          <w:rFonts w:ascii="Arial" w:hAnsi="Arial" w:cs="Arial"/>
          <w:sz w:val="28"/>
          <w:szCs w:val="28"/>
        </w:rPr>
        <w:t xml:space="preserve">36.000,00</w:t>
      </w:r>
      <w:r>
        <w:rPr>
          <w:rFonts w:ascii="Arial" w:hAnsi="Arial" w:cs="Arial"/>
          <w:sz w:val="28"/>
          <w:szCs w:val="28"/>
        </w:rPr>
        <w:t xml:space="preserve">.</w:t>
      </w:r>
      <w:commentRangeEnd w:id="11"/>
      <w:r>
        <w:rPr>
          <w:rStyle w:val="CommentReference"/>
        </w:rPr>
        <w:commentReference w:id="11"/>
      </w:r>
    </w:p>
    <w:p w14:paraId="1EB4910C" w14:textId="5A12260B" w:rsidR="00923B9F" w:rsidRDefault="00923B9F" w:rsidP="00923B9F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661C568D" w:rsidR="00355C73" w:rsidRPr="007E1C8C" w:rsidRDefault="4D8C173A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781DEC3E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="1561C817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13DC47A9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AUTORA</w:t>
      </w:r>
      <w:r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,</w:t>
      </w:r>
      <w:r w:rsidR="74E290F3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79A36F00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FERNANDA DE JESUS PEREIRA RIBEIRO</w:t>
      </w:r>
    </w:p>
    <w:p w14:paraId="79107919" w14:textId="628BBF26" w:rsidR="0FB3349F" w:rsidRDefault="0FB3349F" w:rsidP="4AEB9E5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DCE62A7" w14:textId="44C0C695" w:rsidR="0FB3349F" w:rsidRDefault="2E7F0620" w:rsidP="4AEB9E56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Presentes os pressupostos de admissibilidade, conheço do apelo interposto</w:t>
      </w:r>
      <w:ins w:id="1145" w:author="Assessor GDSXSR" w:date="2026-10-30T19:45:25Z">
        <w:r>
          <w:rPr>
            <w:rFonts w:ascii="Arial" w:hAnsi="Arial" w:cs="Arial"/>
            <w:color w:val="808080"/>
            <w:sz w:val="28"/>
            <w:szCs w:val="28"/>
          </w:rPr>
          <w:t xml:space="preserve"> pela autora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4B998D48" w14:textId="42C65E45" w:rsidR="4AEB9E56" w:rsidRDefault="4AEB9E56" w:rsidP="4AEB9E56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8BFF892" w14:textId="32BBEA27" w:rsidR="2E7F0620" w:rsidRPr="00CC656F" w:rsidRDefault="355C2389" w:rsidP="00CC656F">
      <w:pPr>
        <w:pStyle w:val="Ttulo3"/>
        <w:spacing w:before="246" w:after="246" w:line="360" w:lineRule="auto"/>
        <w:jc w:val="center"/>
        <w:rPr>
          <w:rFonts w:ascii="Arial" w:eastAsia="Arial" w:hAnsi="Arial" w:cs="Arial"/>
          <w:color w:val="auto"/>
        </w:rPr>
      </w:pPr>
      <w:commentRangeStart w:id="12"/>
      <w:r>
        <w:rPr>
          <w:rFonts w:ascii="Arial" w:eastAsia="Arial" w:hAnsi="Arial" w:cs="Arial"/>
          <w:color w:val="auto"/>
          <w:highlight w:val="yellow"/>
        </w:rPr>
        <w:t xml:space="preserve">DA</w:t>
      </w:r>
      <w:r>
        <w:rPr>
          <w:rFonts w:ascii="Arial" w:eastAsia="Arial" w:hAnsi="Arial" w:cs="Arial"/>
          <w:color w:val="auto"/>
          <w:highlight w:val="yellow"/>
        </w:rPr>
        <w:t xml:space="preserve"> </w:t>
      </w:r>
      <w:del w:id="1146" w:author="Assessor GDSXSR" w:date="2026-10-30T19:45:25Z">
        <w:r>
          <w:rPr>
            <w:rFonts w:ascii="Arial" w:eastAsia="Arial" w:hAnsi="Arial" w:cs="Arial"/>
            <w:color w:val="auto"/>
          </w:rPr>
          <w:delText xml:space="preserve">INEXISTÊNCIA</w:delText>
        </w:r>
      </w:del>
      <w:ins w:id="1147" w:author="Assessor GDSXSR" w:date="2026-10-30T19:45:25Z">
        <w:r>
          <w:rPr>
            <w:rFonts w:ascii="Arial" w:eastAsia="Arial" w:hAnsi="Arial" w:cs="Arial"/>
            <w:color w:val="808080"/>
            <w:highlight w:val="yellow"/>
          </w:rPr>
          <w:t xml:space="preserve">MANUTENÇÃO DA IMPROCEDÊNCIA DO PEDIDO</w:t>
        </w:r>
      </w:ins>
      <w:r>
        <w:rPr>
          <w:rFonts w:ascii="Arial" w:eastAsia="Arial" w:hAnsi="Arial" w:cs="Arial"/>
          <w:color w:val="auto"/>
          <w:highlight w:val="yellow"/>
        </w:rPr>
        <w:t xml:space="preserve"> DE</w:t>
      </w:r>
      <w:r>
        <w:rPr>
          <w:rFonts w:ascii="Arial" w:eastAsia="Arial" w:hAnsi="Arial" w:cs="Arial"/>
          <w:color w:val="auto"/>
          <w:highlight w:val="yellow"/>
        </w:rPr>
        <w:t xml:space="preserve"> </w:t>
      </w:r>
      <w:del w:id="1148" w:author="Assessor GDSXSR" w:date="2026-10-30T19:45:25Z">
        <w:r>
          <w:rPr>
            <w:rFonts w:ascii="Arial" w:eastAsia="Arial" w:hAnsi="Arial" w:cs="Arial"/>
            <w:color w:val="auto"/>
          </w:rPr>
          <w:delText xml:space="preserve">ILICITUDE</w:delText>
        </w:r>
      </w:del>
      <w:ins w:id="1149" w:author="Assessor GDSXSR" w:date="2026-10-30T19:45:25Z">
        <w:r>
          <w:rPr>
            <w:rFonts w:ascii="Arial" w:eastAsia="Arial" w:hAnsi="Arial" w:cs="Arial"/>
            <w:color w:val="808080"/>
            <w:highlight w:val="yellow"/>
          </w:rPr>
          <w:t xml:space="preserve">INDENIZAÇÃO</w:t>
        </w:r>
      </w:ins>
      <w:r>
        <w:rPr>
          <w:rFonts w:ascii="Arial" w:eastAsia="Arial" w:hAnsi="Arial" w:cs="Arial"/>
          <w:color w:val="auto"/>
          <w:highlight w:val="yellow"/>
        </w:rPr>
        <w:t xml:space="preserve"> </w:t>
      </w:r>
      <w:del w:id="1150" w:author="Assessor GDSXSR" w:date="2026-10-30T19:45:25Z">
        <w:r>
          <w:rPr>
            <w:rFonts w:ascii="Arial" w:eastAsia="Arial" w:hAnsi="Arial" w:cs="Arial"/>
            <w:color w:val="auto"/>
          </w:rPr>
          <w:delText xml:space="preserve">DOS</w:delText>
        </w:r>
      </w:del>
      <w:ins w:id="1151" w:author="Assessor GDSXSR" w:date="2026-10-30T19:45:25Z">
        <w:r>
          <w:rPr>
            <w:rFonts w:ascii="Arial" w:eastAsia="Arial" w:hAnsi="Arial" w:cs="Arial"/>
            <w:color w:val="808080"/>
            <w:highlight w:val="yellow"/>
          </w:rPr>
          <w:t xml:space="preserve">POR</w:t>
        </w:r>
      </w:ins>
      <w:r>
        <w:rPr>
          <w:rFonts w:ascii="Arial" w:eastAsia="Arial" w:hAnsi="Arial" w:cs="Arial"/>
          <w:color w:val="auto"/>
          <w:highlight w:val="yellow"/>
        </w:rPr>
        <w:t xml:space="preserve"> </w:t>
      </w:r>
      <w:del w:id="1152" w:author="Assessor GDSXSR" w:date="2026-10-30T19:45:25Z">
        <w:r>
          <w:rPr>
            <w:rFonts w:ascii="Arial" w:eastAsia="Arial" w:hAnsi="Arial" w:cs="Arial"/>
            <w:color w:val="auto"/>
          </w:rPr>
          <w:delText xml:space="preserve">DESCONTOS</w:delText>
        </w:r>
      </w:del>
      <w:ins w:id="1153" w:author="Assessor GDSXSR" w:date="2026-10-30T19:45:25Z">
        <w:r>
          <w:rPr>
            <w:rFonts w:ascii="Arial" w:eastAsia="Arial" w:hAnsi="Arial" w:cs="Arial"/>
            <w:color w:val="808080"/>
            <w:highlight w:val="yellow"/>
          </w:rPr>
          <w:t xml:space="preserve">DANOS</w:t>
        </w:r>
      </w:ins>
      <w:r>
        <w:rPr>
          <w:rFonts w:ascii="Arial" w:eastAsia="Arial" w:hAnsi="Arial" w:cs="Arial"/>
          <w:color w:val="auto"/>
          <w:highlight w:val="yellow"/>
        </w:rPr>
        <w:t xml:space="preserve"> </w:t>
      </w:r>
      <w:del w:id="1154" w:author="Assessor GDSXSR" w:date="2026-10-30T19:45:25Z">
        <w:r>
          <w:rPr>
            <w:rFonts w:ascii="Arial" w:eastAsia="Arial" w:hAnsi="Arial" w:cs="Arial"/>
            <w:color w:val="auto"/>
          </w:rPr>
          <w:delText xml:space="preserve">REALIZADOS PELO RÉU</w:delText>
        </w:r>
      </w:del>
      <w:ins w:id="1155" w:author="Assessor GDSXSR" w:date="2026-10-30T19:45:25Z">
        <w:r>
          <w:rPr>
            <w:rFonts w:ascii="Arial" w:eastAsia="Arial" w:hAnsi="Arial" w:cs="Arial"/>
            <w:color w:val="808080"/>
            <w:highlight w:val="yellow"/>
          </w:rPr>
          <w:t xml:space="preserve">MORAIS</w:t>
        </w:r>
      </w:ins>
      <w:commentRangeEnd w:id="12"/>
      <w:r>
        <w:rPr>
          <w:rStyle w:val="CommentReference"/>
        </w:rPr>
        <w:commentReference w:id="12"/>
      </w:r>
    </w:p>
    <w:p w14:paraId="3AFEC96D" w14:textId="142B6256" w:rsidR="4AEB9E56" w:rsidRDefault="4AEB9E56" w:rsidP="4AEB9E56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01FAE5FA" w14:textId="27262A10" w:rsidR="2E7F0620" w:rsidRDefault="2E7F0620" w:rsidP="6A4EA490">
      <w:pPr>
        <w:spacing w:after="0" w:line="360" w:lineRule="auto"/>
        <w:ind w:firstLine="2268"/>
        <w:jc w:val="both"/>
      </w:pPr>
      <w:commentRangeStart w:id="13"/>
      <w:r>
        <w:rPr>
          <w:rFonts w:ascii="Arial" w:eastAsia="Arial" w:hAnsi="Arial" w:cs="Arial"/>
          <w:sz w:val="28"/>
          <w:szCs w:val="28"/>
        </w:rPr>
        <w:t xml:space="preserve">A </w:t>
      </w:r>
      <w:ins w:id="115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autora/</w:t>
        </w:r>
      </w:ins>
      <w:r>
        <w:rPr>
          <w:rFonts w:ascii="Arial" w:eastAsia="Arial" w:hAnsi="Arial" w:cs="Arial"/>
          <w:sz w:val="28"/>
          <w:szCs w:val="28"/>
        </w:rPr>
        <w:t xml:space="preserve">apelante </w:t>
      </w:r>
      <w:del w:id="115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sustenta, em síntese,</w:delText>
        </w:r>
      </w:del>
      <w:ins w:id="115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alega</w:t>
        </w:r>
      </w:ins>
      <w:r>
        <w:rPr>
          <w:rFonts w:ascii="Arial" w:eastAsia="Arial" w:hAnsi="Arial" w:cs="Arial"/>
          <w:sz w:val="28"/>
          <w:szCs w:val="28"/>
        </w:rPr>
        <w:t xml:space="preserve"> que: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1)</w:t>
      </w:r>
      <w:del w:id="115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</w:delText>
        </w:r>
        <w:r>
          <w:rPr>
            <w:rFonts w:ascii="Arial" w:eastAsia="Arial" w:hAnsi="Arial" w:cs="Arial"/>
            <w:sz w:val="28"/>
            <w:szCs w:val="28"/>
          </w:rPr>
          <w:delText xml:space="preserve">a sentença aplicou inadequadamente</w:delText>
        </w:r>
      </w:del>
      <w:r>
        <w:rPr>
          <w:rFonts w:ascii="Arial" w:eastAsia="Arial" w:hAnsi="Arial" w:cs="Arial"/>
          <w:sz w:val="28"/>
          <w:szCs w:val="28"/>
        </w:rPr>
        <w:t xml:space="preserve"> o Tema 1.085 do STJ</w:t>
      </w:r>
      <w:del w:id="116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,</w:delText>
        </w:r>
      </w:del>
      <w:ins w:id="116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 foi aplicado</w:t>
        </w:r>
      </w:ins>
      <w:r>
        <w:rPr>
          <w:rFonts w:ascii="Arial" w:eastAsia="Arial" w:hAnsi="Arial" w:cs="Arial"/>
          <w:sz w:val="28"/>
          <w:szCs w:val="28"/>
        </w:rPr>
        <w:t xml:space="preserve"> sem </w:t>
      </w:r>
      <w:del w:id="116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analisar,</w:delText>
        </w:r>
      </w:del>
      <w:ins w:id="116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exame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6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</w:delText>
        </w:r>
      </w:del>
      <w:ins w:id="116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individualizado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6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forma individualizada, a</w:delText>
        </w:r>
      </w:del>
      <w:ins w:id="116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eastAsia="Arial" w:hAnsi="Arial" w:cs="Arial"/>
          <w:sz w:val="28"/>
          <w:szCs w:val="28"/>
        </w:rPr>
        <w:t xml:space="preserve"> origem</w:t>
      </w:r>
      <w:del w:id="116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, a natureza</w:delText>
        </w:r>
      </w:del>
      <w:r>
        <w:rPr>
          <w:rFonts w:ascii="Arial" w:eastAsia="Arial" w:hAnsi="Arial" w:cs="Arial"/>
          <w:sz w:val="28"/>
          <w:szCs w:val="28"/>
        </w:rPr>
        <w:t xml:space="preserve"> e </w:t>
      </w:r>
      <w:del w:id="116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</w:delText>
        </w:r>
      </w:del>
      <w:ins w:id="117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eastAsia="Arial" w:hAnsi="Arial" w:cs="Arial"/>
          <w:sz w:val="28"/>
          <w:szCs w:val="28"/>
        </w:rPr>
        <w:t xml:space="preserve"> autorização </w:t>
      </w:r>
      <w:del w:id="117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referente a</w:delText>
        </w:r>
      </w:del>
      <w:ins w:id="117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eastAsia="Arial" w:hAnsi="Arial" w:cs="Arial"/>
          <w:sz w:val="28"/>
          <w:szCs w:val="28"/>
        </w:rPr>
        <w:t xml:space="preserve"> cada lançamento;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2)</w:t>
      </w:r>
      <w:r>
        <w:rPr>
          <w:rFonts w:ascii="Arial" w:eastAsia="Arial" w:hAnsi="Arial" w:cs="Arial"/>
          <w:sz w:val="28"/>
          <w:szCs w:val="28"/>
        </w:rPr>
        <w:t xml:space="preserve"> </w:t>
      </w:r>
      <w:del w:id="117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o</w:delText>
        </w:r>
        <w:r>
          <w:rPr>
            <w:rFonts w:ascii="Arial" w:eastAsia="Arial" w:hAnsi="Arial" w:cs="Arial"/>
            <w:sz w:val="28"/>
            <w:szCs w:val="28"/>
          </w:rPr>
          <w:delText xml:space="preserve">s</w:delText>
        </w:r>
      </w:del>
      <w:ins w:id="117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7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valores</w:delText>
        </w:r>
      </w:del>
      <w:ins w:id="117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banco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7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salariais</w:delText>
        </w:r>
      </w:del>
      <w:ins w:id="117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absorveu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7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eram</w:delText>
        </w:r>
      </w:del>
      <w:ins w:id="118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8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absorvidos</w:delText>
        </w:r>
      </w:del>
      <w:ins w:id="118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salário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8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automaticamente</w:delText>
        </w:r>
      </w:del>
      <w:ins w:id="118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8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para amortização das dívidas, havendo ainda provisionamento de valores sobre</w:delText>
        </w:r>
      </w:del>
      <w:ins w:id="118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provisionou</w:t>
        </w:r>
      </w:ins>
      <w:r>
        <w:rPr>
          <w:rFonts w:ascii="Arial" w:eastAsia="Arial" w:hAnsi="Arial" w:cs="Arial"/>
          <w:sz w:val="28"/>
          <w:szCs w:val="28"/>
        </w:rPr>
        <w:t xml:space="preserve"> créditos futuros</w:t>
      </w:r>
      <w:ins w:id="118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, em afronta à boa-fé e ao mínimo existencial</w:t>
        </w:r>
      </w:ins>
      <w:r>
        <w:rPr>
          <w:rFonts w:ascii="Arial" w:eastAsia="Arial" w:hAnsi="Arial" w:cs="Arial"/>
          <w:sz w:val="28"/>
          <w:szCs w:val="28"/>
        </w:rPr>
        <w:t xml:space="preserve">;</w:t>
      </w:r>
      <w:r>
        <w:rPr>
          <w:rFonts w:ascii="Arial" w:eastAsia="Arial" w:hAnsi="Arial" w:cs="Arial"/>
          <w:sz w:val="28"/>
          <w:szCs w:val="28"/>
        </w:rPr>
        <w:t xml:space="preserve"> 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3)</w:t>
      </w:r>
      <w:r>
        <w:rPr>
          <w:rFonts w:ascii="Arial" w:eastAsia="Arial" w:hAnsi="Arial" w:cs="Arial"/>
          <w:sz w:val="28"/>
          <w:szCs w:val="28"/>
        </w:rPr>
        <w:t xml:space="preserve"> </w:t>
      </w:r>
      <w:del w:id="118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é ilícita </w:delText>
        </w:r>
      </w:del>
      <w:r>
        <w:rPr>
          <w:rFonts w:ascii="Arial" w:eastAsia="Arial" w:hAnsi="Arial" w:cs="Arial"/>
          <w:sz w:val="28"/>
          <w:szCs w:val="28"/>
        </w:rPr>
        <w:t xml:space="preserve">a </w:t>
      </w:r>
      <w:del w:id="118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reten</w:delText>
        </w:r>
        <w:r>
          <w:rPr>
            <w:rFonts w:ascii="Arial" w:eastAsia="Arial" w:hAnsi="Arial" w:cs="Arial"/>
            <w:sz w:val="28"/>
            <w:szCs w:val="28"/>
          </w:rPr>
          <w:delText xml:space="preserve">ção</w:delText>
        </w:r>
      </w:del>
      <w:ins w:id="119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privação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9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integral</w:delText>
        </w:r>
      </w:del>
      <w:ins w:id="119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reiterada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9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</w:delText>
        </w:r>
      </w:del>
      <w:ins w:id="119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9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valores</w:delText>
        </w:r>
      </w:del>
      <w:ins w:id="119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remuneração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9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salariais</w:delText>
        </w:r>
      </w:del>
      <w:ins w:id="119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19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para</w:delText>
        </w:r>
      </w:del>
      <w:ins w:id="120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0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satisfação</w:delText>
        </w:r>
      </w:del>
      <w:ins w:id="120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saldo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0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</w:delText>
        </w:r>
      </w:del>
      <w:ins w:id="120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negativo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0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dívidas</w:delText>
        </w:r>
      </w:del>
      <w:ins w:id="120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configuram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0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bancárias,</w:delText>
        </w:r>
      </w:del>
      <w:ins w:id="120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dano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0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mesmo</w:delText>
        </w:r>
      </w:del>
      <w:ins w:id="121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moral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1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quando</w:delText>
        </w:r>
      </w:del>
      <w:ins w:id="121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(ID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1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existente autorização de débito em conta</w:delText>
        </w:r>
      </w:del>
      <w:ins w:id="121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88901977)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del w:id="121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</w:delText>
        </w:r>
      </w:del>
      <w:commentRangeEnd w:id="13"/>
      <w:r>
        <w:rPr>
          <w:rStyle w:val="CommentReference"/>
        </w:rPr>
        <w:commentReference w:id="13"/>
      </w:r>
    </w:p>
    <w:p w14:paraId="03C45014" w14:textId="6C3AA59F" w:rsidR="4AEB9E56" w:rsidRDefault="4AEB9E56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3FBFBC64" w14:textId="59C3002F" w:rsidR="4AEB9E56" w:rsidRDefault="2E7F0620" w:rsidP="4AEB9E56">
      <w:pPr>
        <w:spacing w:after="0" w:line="360" w:lineRule="auto"/>
        <w:ind w:firstLine="2268"/>
        <w:jc w:val="both"/>
        <w:rPr>
          <w:ins w:id="1216" w:author="Assessor GDSXSR" w:date="2026-10-30T19:45:25Z"/>
        </w:rPr>
      </w:pPr>
      <w:commentRangeStart w:id="20"/>
      <w:r w:rsidRPr="57A6DB39">
        <w:rPr>
          <w:rFonts w:ascii="Arial" w:eastAsia="Arial" w:hAnsi="Arial" w:cs="Arial"/>
          <w:sz w:val="28"/>
          <w:szCs w:val="28"/>
          <w:highlight w:val="yellow"/>
        </w:rPr>
        <w:t>Sem razão a apelante.</w:t>
      </w:r>
      <w:commentRangeEnd w:id="20"/>
      <w:r>
        <w:rPr>
          <w:rStyle w:val="CommentReference"/>
        </w:rPr>
        <w:commentReference w:id="20"/>
      </w:r>
    </w:p>
    <w:p>
      <w:pPr>
        <w:spacing w:after="0" w:line="360" w:lineRule="auto"/>
        <w:ind w:firstLine="2268"/>
        <w:jc w:val="both"/>
        <w:rPr>
          <w:ins w:id="1217" w:author="Assessor GDSXSR" w:date="2026-10-30T19:45:25Z"/>
        </w:rPr>
      </w:pPr>
    </w:p>
    <w:p>
      <w:pPr>
        <w:spacing w:after="0" w:line="360" w:lineRule="auto"/>
        <w:ind w:left="0" w:firstLine="2268"/>
        <w:jc w:val="both"/>
        <w:rPr>
          <w:ins w:id="1219" w:author="Assessor GDSXSR" w:date="2026-10-30T19:45:25Z"/>
        </w:rPr>
      </w:pPr>
      <w:ins w:id="121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 c. STJ fixou, no Tema 1.085, a seguinte tese:</w:t>
        </w:r>
      </w:ins>
    </w:p>
    <w:p>
      <w:pPr>
        <w:spacing w:after="0" w:line="360" w:lineRule="auto"/>
        <w:ind w:left="0" w:firstLine="2268"/>
        <w:jc w:val="both"/>
        <w:rPr>
          <w:ins w:id="1220" w:author="Assessor GDSXSR" w:date="2026-10-30T19:45:25Z"/>
        </w:rPr>
      </w:pPr>
    </w:p>
    <w:p>
      <w:pPr>
        <w:spacing w:after="0" w:line="360" w:lineRule="auto"/>
        <w:ind w:left="2268" w:firstLine="3402"/>
        <w:jc w:val="both"/>
        <w:rPr/>
      </w:pPr>
      <w:ins w:id="1221" w:author="Assessor GDSXSR" w:date="2026-10-30T19:45:25Z">
        <w:r>
          <w:rPr>
            <w:i/>
            <w:color w:val="808080"/>
            <w:sz w:val="26"/>
          </w:rPr>
          <w:t xml:space="preserve">“São lícitos os descontos de parcelas de empréstimos bancários comuns em conta-corrente, ainda que utilizada para recebimento de salários, </w:t>
        </w:r>
        <w:r>
          <w:rPr>
            <w:i/>
            <w:color w:val="808080"/>
            <w:sz w:val="26"/>
            <w:u w:val="single"/>
          </w:rPr>
          <w:t xml:space="preserve">desde que previamente autorizados pelo mutuário e enquanto esta autorização perdurar</w:t>
        </w:r>
        <w:r>
          <w:rPr>
            <w:i/>
            <w:color w:val="808080"/>
            <w:sz w:val="26"/>
          </w:rPr>
          <w:t xml:space="preserve">, não sendo aplicável, por analogia, a limitação prevista no § 1º do art. 1º da Lei n. 10.820/2003, que disciplina os empréstimos consignados em folha de pagamento.” (REsp n. 1.863.973/SP, relator Ministro Marco Aurélio Bellizze, Segunda Seção, julgado em 9/3/2022, DJe de 15/3/2022.) – Grifei</w:t>
        </w:r>
      </w:ins>
    </w:p>
    <w:p w14:paraId="69C3D626" w14:textId="0CA94053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CE33927" w14:textId="4E9169D0" w:rsidR="791D32AB" w:rsidRDefault="791D32AB" w:rsidP="57A6DB39">
      <w:pPr>
        <w:spacing w:after="0" w:line="360" w:lineRule="auto"/>
        <w:ind w:firstLine="2268"/>
        <w:jc w:val="both"/>
        <w:rPr>
          <w:ins w:id="1246" w:author="Assessor GDSXSR" w:date="2026-10-30T19:45:25Z"/>
          <w:rFonts w:ascii="Arial" w:eastAsia="Arial" w:hAnsi="Arial" w:cs="Arial"/>
          <w:sz w:val="28"/>
          <w:szCs w:val="28"/>
        </w:rPr>
        <w:pPrChange w:id="1245" w:author="Assessor GDSXSR" w:date="2026-10-30T19:45:25Z">
          <w:pPr>
            <w:spacing w:after="0" w:line="360" w:lineRule="auto"/>
            <w:ind w:firstLine="2268"/>
            <w:jc w:val="both"/>
          </w:pPr>
        </w:pPrChange>
      </w:pPr>
      <w:commentRangeStart w:id="14"/>
      <w:del w:id="122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Conforme se extrai da documentação juntada aos autos, os descontos questionados decorreram de operações de crédito regularmente contratadas pela a</w:delText>
        </w:r>
        <w:r>
          <w:rPr>
            <w:rFonts w:ascii="Arial" w:eastAsia="Arial" w:hAnsi="Arial" w:cs="Arial"/>
            <w:sz w:val="28"/>
            <w:szCs w:val="28"/>
          </w:rPr>
          <w:delText xml:space="preserve">pelante</w:delText>
        </w:r>
        <w:r>
          <w:rPr>
            <w:rFonts w:ascii="Arial" w:eastAsia="Arial" w:hAnsi="Arial" w:cs="Arial"/>
            <w:sz w:val="28"/>
            <w:szCs w:val="28"/>
          </w:rPr>
          <w:delText xml:space="preserve">, havendo autorização expressa para o provisionamento e o débito de valores em conta destinada ao recebimento de créditos. </w:delText>
        </w:r>
      </w:del>
      <w:r>
        <w:rPr>
          <w:rFonts w:ascii="Arial" w:eastAsia="Arial" w:hAnsi="Arial" w:cs="Arial"/>
          <w:sz w:val="28"/>
          <w:szCs w:val="28"/>
        </w:rPr>
        <w:t xml:space="preserve">Os contratos </w:t>
      </w:r>
      <w:del w:id="122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</w:delText>
        </w:r>
      </w:del>
      <w:ins w:id="122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trazem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2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crédito</w:delText>
        </w:r>
      </w:del>
      <w:ins w:id="122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2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pessoal</w:delText>
        </w:r>
      </w:del>
      <w:ins w:id="122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mesma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2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e</w:delText>
        </w:r>
      </w:del>
      <w:ins w:id="123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cláusula</w:t>
        </w:r>
      </w:ins>
      <w:r>
        <w:rPr>
          <w:rFonts w:ascii="Arial" w:eastAsia="Arial" w:hAnsi="Arial" w:cs="Arial"/>
          <w:sz w:val="28"/>
          <w:szCs w:val="28"/>
        </w:rPr>
        <w:t xml:space="preserve"> de </w:t>
      </w:r>
      <w:del w:id="123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empréstimo</w:delText>
        </w:r>
      </w:del>
      <w:ins w:id="123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autorização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3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consignado</w:delText>
        </w:r>
      </w:del>
      <w:ins w:id="123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3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acostados</w:delText>
        </w:r>
      </w:del>
      <w:ins w:id="123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débito,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3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aos</w:delText>
        </w:r>
      </w:del>
      <w:ins w:id="123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assim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3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IDs</w:delText>
        </w:r>
      </w:del>
      <w:ins w:id="124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redigida (ID</w:t>
        </w:r>
      </w:ins>
      <w:r>
        <w:rPr>
          <w:rFonts w:ascii="Arial" w:eastAsia="Arial" w:hAnsi="Arial" w:cs="Arial"/>
          <w:sz w:val="28"/>
          <w:szCs w:val="28"/>
        </w:rPr>
        <w:t xml:space="preserve"> 88901966, </w:t>
      </w:r>
      <w:del w:id="124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88901968</w:delText>
        </w:r>
      </w:del>
      <w:ins w:id="124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88901967, 88901969</w:t>
        </w:r>
      </w:ins>
      <w:r>
        <w:rPr>
          <w:rFonts w:ascii="Arial" w:eastAsia="Arial" w:hAnsi="Arial" w:cs="Arial"/>
          <w:sz w:val="28"/>
          <w:szCs w:val="28"/>
        </w:rPr>
        <w:t xml:space="preserve"> e</w:t>
      </w:r>
      <w:r>
        <w:rPr>
          <w:rFonts w:ascii="Arial" w:eastAsia="Arial" w:hAnsi="Arial" w:cs="Arial"/>
          <w:sz w:val="28"/>
          <w:szCs w:val="28"/>
        </w:rPr>
        <w:t xml:space="preserve"> 88901970</w:t>
      </w:r>
      <w:del w:id="124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contêm cláusula</w:delText>
        </w:r>
        <w:r>
          <w:rPr>
            <w:rFonts w:ascii="Arial" w:eastAsia="Arial" w:hAnsi="Arial" w:cs="Arial"/>
            <w:sz w:val="28"/>
            <w:szCs w:val="28"/>
          </w:rPr>
          <w:delText xml:space="preserve">s</w:delText>
        </w:r>
        <w:r>
          <w:rPr>
            <w:rFonts w:ascii="Arial" w:eastAsia="Arial" w:hAnsi="Arial" w:cs="Arial"/>
            <w:sz w:val="28"/>
            <w:szCs w:val="28"/>
          </w:rPr>
          <w:delText xml:space="preserve"> autorizando a instituição financeira a provisionar e/ou debitar valores em conta corrente, conta-salário ou poupança para liquidação das obrigações assumidas pela contratante</w:delText>
        </w:r>
        <w:r>
          <w:rPr>
            <w:rFonts w:ascii="Arial" w:eastAsia="Arial" w:hAnsi="Arial" w:cs="Arial"/>
            <w:sz w:val="28"/>
            <w:szCs w:val="28"/>
          </w:rPr>
          <w:delText xml:space="preserve">. </w:delText>
        </w:r>
      </w:del>
      <w:ins w:id="124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):</w:t>
        </w:r>
      </w:ins>
      <w:commentRangeEnd w:id="14"/>
      <w:r>
        <w:rPr>
          <w:rStyle w:val="CommentReference"/>
        </w:rPr>
        <w:commentReference w:id="14"/>
      </w:r>
    </w:p>
    <w:p>
      <w:pPr>
        <w:spacing w:after="0" w:line="360" w:lineRule="auto"/>
        <w:ind w:firstLine="2268"/>
        <w:jc w:val="both"/>
        <w:rPr>
          <w:ins w:id="1247" w:author="Assessor GDSXSR" w:date="2026-10-30T19:45:25Z"/>
          <w:rFonts w:ascii="Arial" w:eastAsia="Arial" w:hAnsi="Arial" w:cs="Arial"/>
          <w:sz w:val="28"/>
          <w:szCs w:val="28"/>
        </w:rPr>
      </w:pPr>
    </w:p>
    <w:p>
      <w:pPr>
        <w:spacing w:after="0" w:line="360" w:lineRule="auto"/>
        <w:ind w:left="2268" w:firstLine="3402"/>
        <w:jc w:val="both"/>
        <w:rPr>
          <w:rFonts w:ascii="Arial" w:eastAsia="Arial" w:hAnsi="Arial" w:cs="Arial"/>
          <w:sz w:val="28"/>
          <w:szCs w:val="28"/>
        </w:rPr>
      </w:pPr>
      <w:ins w:id="1248" w:author="Assessor GDSXSR" w:date="2026-10-30T19:45:25Z">
        <w:r>
          <w:rPr>
            <w:rFonts w:ascii="Arial" w:eastAsia="Arial" w:hAnsi="Arial" w:cs="Arial"/>
            <w:i/>
            <w:color w:val="808080"/>
            <w:sz w:val="26"/>
            <w:szCs w:val="28"/>
          </w:rPr>
          <w:t xml:space="preserve">“AUTORIZAÇÃO DE DÉBITOS - Você autoriza o BRB a provisionar e/ou debitar na conta corrente, poupança ou salário os valores referentes à liquidação, prestações, encargos financeiros e acessórios do empréstimo concedido a você (...). </w:t>
        </w:r>
        <w:r>
          <w:rPr>
            <w:rFonts w:ascii="Arial" w:eastAsia="Arial" w:hAnsi="Arial" w:cs="Arial"/>
            <w:i/>
            <w:color w:val="808080"/>
            <w:sz w:val="26"/>
            <w:szCs w:val="28"/>
            <w:u w:val="single"/>
          </w:rPr>
          <w:t xml:space="preserve">Essa autorização tem validade até a liquidação total da operação</w:t>
        </w:r>
        <w:r>
          <w:rPr>
            <w:rFonts w:ascii="Arial" w:eastAsia="Arial" w:hAnsi="Arial" w:cs="Arial"/>
            <w:i/>
            <w:color w:val="808080"/>
            <w:sz w:val="26"/>
            <w:szCs w:val="28"/>
          </w:rPr>
          <w:t xml:space="preserve">.” – Grifei</w:t>
        </w:r>
      </w:ins>
    </w:p>
    <w:p w14:paraId="3EF2E424" w14:textId="49D85527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B1D8F50" w14:textId="4242C1C4" w:rsidR="791D32AB" w:rsidRDefault="791D32AB" w:rsidP="57A6DB39">
      <w:pPr>
        <w:spacing w:after="0" w:line="360" w:lineRule="auto"/>
        <w:ind w:firstLine="2268"/>
        <w:jc w:val="both"/>
        <w:rPr>
          <w:del w:id="1252" w:author="Assessor GDSXSR" w:date="2026-10-30T19:45:25Z"/>
        </w:rPr>
      </w:pPr>
      <w:del w:id="1249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>Nesse cenário, não prospera a alegação de que a sentença teria aplicado inadequadamente o Tema 1.085 do Superior Tribunal de Justiça sem examinar a origem dos lançamentos. Ao contrário, os documentos apresentados pelo banco demonstram que os débitos impugnados possuem fundamento contratual e decorrem de obrigações livremente assumidas pela própria autora. A existência dos contratos e das respectivas autorizações para débito em conta afasta a alegação de</w:delText>
        </w:r>
      </w:del>
      <w:del w:id="1250" w:author="Assessor GDSXSR" w:date="2026-10-30T19:45:25Z">
        <w:r w:rsidR="5170A532" w:rsidRPr="57A6DB39">
          <w:rPr>
            <w:rFonts w:ascii="Arial" w:eastAsia="Arial" w:hAnsi="Arial" w:cs="Arial"/>
            <w:sz w:val="28"/>
            <w:szCs w:val="28"/>
          </w:rPr>
          <w:delText xml:space="preserve"> cobrança não individualizada</w:delText>
        </w:r>
      </w:del>
      <w:del w:id="1251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 xml:space="preserve"> ou desprovida de lastro jurídico.</w:delText>
        </w:r>
      </w:del>
    </w:p>
    <w:p w14:paraId="0EBE9840" w14:textId="2F168FD4" w:rsidR="57A6DB39" w:rsidRDefault="57A6DB39" w:rsidP="57A6DB39">
      <w:pPr>
        <w:spacing w:after="0" w:line="360" w:lineRule="auto"/>
        <w:ind w:firstLine="2268"/>
        <w:jc w:val="both"/>
        <w:rPr>
          <w:del w:id="1253" w:author="Assessor GDSXSR" w:date="2026-10-30T19:45:25Z"/>
          <w:rFonts w:ascii="Arial" w:eastAsia="Arial" w:hAnsi="Arial" w:cs="Arial"/>
          <w:sz w:val="28"/>
          <w:szCs w:val="28"/>
        </w:rPr>
      </w:pPr>
    </w:p>
    <w:p w14:paraId="66DF2214" w14:textId="4FA9285A" w:rsidR="271F83AB" w:rsidRDefault="271F83AB" w:rsidP="57A6DB39">
      <w:pPr>
        <w:spacing w:after="0" w:line="360" w:lineRule="auto"/>
        <w:ind w:firstLine="2268"/>
        <w:jc w:val="both"/>
      </w:pPr>
      <w:commentRangeStart w:id="15"/>
      <w:del w:id="125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Além disso, a magistrada de origem consignou que a</w:delText>
        </w:r>
      </w:del>
      <w:ins w:id="125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Arial" w:hAnsi="Arial" w:cs="Arial"/>
          <w:sz w:val="28"/>
          <w:szCs w:val="28"/>
        </w:rPr>
        <w:t xml:space="preserve"> autora </w:t>
      </w:r>
      <w:del w:id="125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somente</w:delText>
        </w:r>
      </w:del>
      <w:ins w:id="125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só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5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formalizou</w:delText>
        </w:r>
      </w:del>
      <w:ins w:id="125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pediu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6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pedido de</w:delText>
        </w:r>
      </w:del>
      <w:ins w:id="126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eastAsia="Arial" w:hAnsi="Arial" w:cs="Arial"/>
          <w:sz w:val="28"/>
          <w:szCs w:val="28"/>
        </w:rPr>
        <w:t xml:space="preserve"> cancelamento da autorização</w:t>
      </w:r>
      <w:del w:id="126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de débito</w:delText>
        </w:r>
      </w:del>
      <w:r>
        <w:rPr>
          <w:rFonts w:ascii="Arial" w:eastAsia="Arial" w:hAnsi="Arial" w:cs="Arial"/>
          <w:sz w:val="28"/>
          <w:szCs w:val="28"/>
        </w:rPr>
        <w:t xml:space="preserve"> em 16/4/2026, </w:t>
      </w:r>
      <w:del w:id="126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circunstância extraída do processo conexo nº 0709997-65.2026.8.07.0007. Assim,</w:delText>
        </w:r>
      </w:del>
      <w:ins w:id="126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eastAsia="Arial" w:hAnsi="Arial" w:cs="Arial"/>
          <w:sz w:val="28"/>
          <w:szCs w:val="28"/>
        </w:rPr>
        <w:t xml:space="preserve"> os descontos </w:t>
      </w:r>
      <w:del w:id="126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discutidos</w:delText>
        </w:r>
      </w:del>
      <w:ins w:id="126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6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nesta</w:delText>
        </w:r>
      </w:del>
      <w:ins w:id="126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novembro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6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demanda</w:delText>
        </w:r>
      </w:del>
      <w:ins w:id="127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7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foram realizados quando ainda vigente</w:delText>
        </w:r>
      </w:del>
      <w:ins w:id="127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2025</w:t>
        </w:r>
      </w:ins>
      <w:r>
        <w:rPr>
          <w:rFonts w:ascii="Arial" w:eastAsia="Arial" w:hAnsi="Arial" w:cs="Arial"/>
          <w:sz w:val="28"/>
          <w:szCs w:val="28"/>
        </w:rPr>
        <w:t xml:space="preserve"> a </w:t>
      </w:r>
      <w:del w:id="127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autorização</w:delText>
        </w:r>
      </w:del>
      <w:ins w:id="127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abril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7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contratualmente</w:delText>
        </w:r>
      </w:del>
      <w:ins w:id="127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7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concedida</w:delText>
        </w:r>
      </w:del>
      <w:ins w:id="127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2026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7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à</w:delText>
        </w:r>
      </w:del>
      <w:ins w:id="128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81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instituição</w:delText>
        </w:r>
      </w:del>
      <w:ins w:id="1282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precederam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283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financeira</w:delText>
        </w:r>
      </w:del>
      <w:ins w:id="1284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(ID 88901975)</w:t>
        </w:r>
      </w:ins>
      <w:r>
        <w:rPr>
          <w:rFonts w:ascii="Arial" w:eastAsia="Arial" w:hAnsi="Arial" w:cs="Arial"/>
          <w:sz w:val="28"/>
          <w:szCs w:val="28"/>
        </w:rPr>
        <w:t xml:space="preserve">.</w:t>
      </w:r>
      <w:commentRangeEnd w:id="15"/>
      <w:r>
        <w:rPr>
          <w:rStyle w:val="CommentReference"/>
        </w:rPr>
        <w:commentReference w:id="15"/>
      </w:r>
    </w:p>
    <w:p w14:paraId="756FAEA4" w14:textId="1AABF65D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48044868" w14:textId="28E0862D" w:rsidR="1CBC6551" w:rsidRDefault="1CBC6551" w:rsidP="57A6DB39">
      <w:pPr>
        <w:spacing w:after="0" w:line="360" w:lineRule="auto"/>
        <w:ind w:firstLine="2268"/>
        <w:jc w:val="both"/>
        <w:rPr>
          <w:ins w:id="1301" w:author="Assessor GDSXSR" w:date="2026-10-30T19:45:25Z"/>
        </w:rPr>
      </w:pPr>
      <w:commentRangeStart w:id="21"/>
      <w:del w:id="1285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</w:delText>
        </w:r>
      </w:del>
      <w:ins w:id="1286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Assim, a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hipótese </w:t>
      </w:r>
      <w:del w:id="128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amolda-</w:delText>
        </w:r>
      </w:del>
      <w:r>
        <w:rPr>
          <w:rFonts w:ascii="Arial" w:eastAsia="Arial" w:hAnsi="Arial" w:cs="Arial"/>
          <w:sz w:val="28"/>
          <w:szCs w:val="28"/>
          <w:highlight w:val="yellow"/>
        </w:rPr>
        <w:t xml:space="preserve">se </w:t>
      </w:r>
      <w:del w:id="128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à</w:delText>
        </w:r>
      </w:del>
      <w:ins w:id="128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amolda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del w:id="129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tese firmada pelo Superior Tribunal de Justiça no</w:delText>
        </w:r>
      </w:del>
      <w:ins w:id="1291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ao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Tema 1.085, </w:t>
      </w:r>
      <w:del w:id="1292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segundo</w:delText>
        </w:r>
      </w:del>
      <w:ins w:id="129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e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del w:id="129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</w:delText>
        </w:r>
      </w:del>
      <w:ins w:id="129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o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del w:id="129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qual</w:delText>
        </w:r>
      </w:del>
      <w:ins w:id="129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banco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del w:id="129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são lícitos os descontos realizados em conta utilizada para recebimento de salário quando previamente autorizados pelo correntista. </w:delText>
        </w:r>
        <w:r>
          <w:rPr>
            <w:rFonts w:ascii="Arial" w:eastAsia="Arial" w:hAnsi="Arial" w:cs="Arial"/>
            <w:sz w:val="28"/>
            <w:szCs w:val="28"/>
          </w:rPr>
          <w:delText xml:space="preserve">Portanto, </w:delText>
        </w:r>
        <w:r>
          <w:rPr>
            <w:rFonts w:ascii="Arial" w:eastAsia="Arial" w:hAnsi="Arial" w:cs="Arial"/>
            <w:sz w:val="28"/>
            <w:szCs w:val="28"/>
          </w:rPr>
          <w:delText xml:space="preserve">não </w:delText>
        </w:r>
        <w:r>
          <w:rPr>
            <w:rFonts w:ascii="Arial" w:eastAsia="Arial" w:hAnsi="Arial" w:cs="Arial"/>
            <w:sz w:val="28"/>
            <w:szCs w:val="28"/>
          </w:rPr>
          <w:delText xml:space="preserve">demonstra</w:delText>
        </w:r>
        <w:r>
          <w:rPr>
            <w:rFonts w:ascii="Arial" w:eastAsia="Arial" w:hAnsi="Arial" w:cs="Arial"/>
            <w:sz w:val="28"/>
            <w:szCs w:val="28"/>
          </w:rPr>
          <w:delText xml:space="preserve">do</w:delText>
        </w:r>
        <w:r>
          <w:rPr>
            <w:rFonts w:ascii="Arial" w:eastAsia="Arial" w:hAnsi="Arial" w:cs="Arial"/>
            <w:sz w:val="28"/>
            <w:szCs w:val="28"/>
          </w:rPr>
          <w:delText xml:space="preserve"> que os lançamentos realizados eram estranhos às operações contratadas ou ocorreram em desacordo com as autorizações concedidas, conclui-se que a instituição financeira atuou</w:delText>
        </w:r>
      </w:del>
      <w:ins w:id="1299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agiu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no exercício regular de direito</w:t>
      </w:r>
      <w:del w:id="1300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decorrente da execução das avenças livremente celebradas pelas partes, inexistindo ato ilícito </w:delText>
        </w:r>
        <w:r>
          <w:rPr>
            <w:rFonts w:ascii="Arial" w:eastAsia="Arial" w:hAnsi="Arial" w:cs="Arial"/>
            <w:sz w:val="28"/>
            <w:szCs w:val="28"/>
          </w:rPr>
          <w:delText xml:space="preserve">praticado pela instituição financeira</w:delText>
        </w:r>
      </w:del>
      <w:r>
        <w:rPr>
          <w:rFonts w:ascii="Arial" w:eastAsia="Arial" w:hAnsi="Arial" w:cs="Arial"/>
          <w:sz w:val="28"/>
          <w:szCs w:val="28"/>
          <w:highlight w:val="yellow"/>
        </w:rPr>
        <w:t xml:space="preserve">.</w:t>
      </w:r>
      <w:commentRangeEnd w:id="21"/>
      <w:r>
        <w:rPr>
          <w:rStyle w:val="CommentReference"/>
        </w:rPr>
        <w:commentReference w:id="21"/>
      </w:r>
    </w:p>
    <w:p>
      <w:pPr>
        <w:spacing w:after="0" w:line="360" w:lineRule="auto"/>
        <w:ind w:firstLine="2268"/>
        <w:jc w:val="both"/>
        <w:rPr>
          <w:ins w:id="1302" w:author="Assessor GDSXSR" w:date="2026-10-30T19:45:25Z"/>
        </w:rPr>
      </w:pPr>
    </w:p>
    <w:p>
      <w:pPr>
        <w:spacing w:after="0" w:line="360" w:lineRule="auto"/>
        <w:ind w:left="0" w:firstLine="2268"/>
        <w:jc w:val="both"/>
        <w:rPr>
          <w:ins w:id="1304" w:author="Assessor GDSXSR" w:date="2026-10-30T19:45:25Z"/>
        </w:rPr>
      </w:pPr>
      <w:ins w:id="1303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No ponto, adoto os fundamentos da r. sentença (ID 88901975):</w:t>
        </w:r>
      </w:ins>
    </w:p>
    <w:p>
      <w:pPr>
        <w:spacing w:after="0" w:line="360" w:lineRule="auto"/>
        <w:ind w:left="0" w:firstLine="2268"/>
        <w:jc w:val="both"/>
        <w:rPr>
          <w:ins w:id="1305" w:author="Assessor GDSXSR" w:date="2026-10-30T19:45:25Z"/>
        </w:rPr>
      </w:pPr>
    </w:p>
    <w:p>
      <w:pPr>
        <w:spacing w:after="0" w:line="360" w:lineRule="auto"/>
        <w:ind w:left="2268" w:firstLine="3402"/>
        <w:jc w:val="both"/>
        <w:rPr/>
      </w:pPr>
      <w:ins w:id="1306" w:author="Assessor GDSXSR" w:date="2026-10-30T19:45:25Z">
        <w:r>
          <w:rPr>
            <w:i/>
            <w:color w:val="808080"/>
            <w:sz w:val="26"/>
          </w:rPr>
          <w:t xml:space="preserve">“Não se ignora a preocupação com a preservação do mínimo existencial em cenários de endividamento. Contudo, </w:t>
        </w:r>
        <w:r>
          <w:rPr>
            <w:i/>
            <w:color w:val="808080"/>
            <w:sz w:val="26"/>
            <w:u w:val="single"/>
          </w:rPr>
          <w:t xml:space="preserve">a proteção jurídica desses valores encontra caminhos próprios no ordenamento</w:t>
        </w:r>
        <w:r>
          <w:rPr>
            <w:i/>
            <w:color w:val="808080"/>
            <w:sz w:val="26"/>
          </w:rPr>
          <w:t xml:space="preserve">, notadamente por meio da ação de repactuação de dívidas prevista na Lei nº 14.181/2021, não se admitindo a transposição automática dessas categorias para a via indenizatória (...).” – Grifei</w:t>
        </w:r>
      </w:ins>
    </w:p>
    <w:p w14:paraId="106767D0" w14:textId="3CBC14A0" w:rsidR="57A6DB39" w:rsidRDefault="57A6DB39" w:rsidP="57A6DB39">
      <w:pPr>
        <w:spacing w:after="0" w:line="360" w:lineRule="auto"/>
        <w:ind w:firstLine="2268"/>
        <w:jc w:val="both"/>
        <w:rPr>
          <w:del w:id="1307" w:author="Assessor GDSXSR" w:date="2026-10-30T19:45:25Z"/>
          <w:rFonts w:ascii="Arial" w:eastAsia="Arial" w:hAnsi="Arial" w:cs="Arial"/>
          <w:sz w:val="28"/>
          <w:szCs w:val="28"/>
        </w:rPr>
      </w:pPr>
    </w:p>
    <w:p w14:paraId="3D3C49CD" w14:textId="5C7EEA91" w:rsidR="53195304" w:rsidRPr="006B476E" w:rsidRDefault="53195304" w:rsidP="57A6DB39">
      <w:pPr>
        <w:spacing w:after="0" w:line="360" w:lineRule="auto"/>
        <w:ind w:firstLine="2268"/>
        <w:jc w:val="both"/>
        <w:rPr>
          <w:del w:id="1309" w:author="Assessor GDSXSR" w:date="2026-10-30T19:45:25Z"/>
          <w:u w:val="single"/>
        </w:rPr>
      </w:pPr>
      <w:del w:id="1308" w:author="Assessor GDSXSR" w:date="2026-10-30T19:45:25Z">
        <w:r w:rsidRPr="006B476E">
          <w:rPr>
            <w:rFonts w:ascii="Arial" w:eastAsia="Arial" w:hAnsi="Arial" w:cs="Arial"/>
            <w:sz w:val="28"/>
            <w:szCs w:val="28"/>
            <w:u w:val="single"/>
          </w:rPr>
          <w:delText xml:space="preserve">Assim, nego provimento ao apelo neste ponto. </w:delText>
        </w:r>
      </w:del>
    </w:p>
    <w:p w14:paraId="2ED757CA" w14:textId="6014355D" w:rsidR="1CBC6551" w:rsidRDefault="1CBC6551" w:rsidP="57A6DB39">
      <w:pPr>
        <w:spacing w:after="0" w:line="360" w:lineRule="auto"/>
        <w:ind w:firstLine="2268"/>
        <w:jc w:val="both"/>
        <w:rPr>
          <w:del w:id="1311" w:author="Assessor GDSXSR" w:date="2026-10-30T19:45:25Z"/>
        </w:rPr>
      </w:pPr>
      <w:del w:id="1310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 xml:space="preserve"> </w:delText>
        </w:r>
      </w:del>
    </w:p>
    <w:p w14:paraId="6F5BFEAA" w14:textId="4E4B00F8" w:rsidR="689A1174" w:rsidRPr="006B476E" w:rsidRDefault="689A1174" w:rsidP="006B476E">
      <w:pPr>
        <w:spacing w:after="0" w:line="360" w:lineRule="auto"/>
        <w:jc w:val="center"/>
        <w:rPr>
          <w:del w:id="1313" w:author="Assessor GDSXSR" w:date="2026-10-30T19:45:25Z"/>
          <w:rFonts w:ascii="Arial" w:eastAsia="Arial" w:hAnsi="Arial" w:cs="Arial"/>
          <w:sz w:val="28"/>
          <w:szCs w:val="28"/>
        </w:rPr>
      </w:pPr>
      <w:del w:id="1312" w:author="Assessor GDSXSR" w:date="2026-10-30T19:45:25Z">
        <w:r w:rsidRPr="006B476E">
          <w:rPr>
            <w:rFonts w:ascii="Arial" w:eastAsia="Arial" w:hAnsi="Arial" w:cs="Arial"/>
            <w:sz w:val="28"/>
            <w:szCs w:val="28"/>
          </w:rPr>
          <w:delText>DA NÃO CONFIGURAÇÃO DO DANO MORAL</w:delText>
        </w:r>
      </w:del>
    </w:p>
    <w:p w14:paraId="772F49FB" w14:textId="67EF8FF9" w:rsidR="57A6DB39" w:rsidRDefault="57A6DB39" w:rsidP="57A6DB39">
      <w:pPr>
        <w:spacing w:after="0" w:line="360" w:lineRule="auto"/>
        <w:ind w:firstLine="2268"/>
        <w:jc w:val="both"/>
        <w:rPr>
          <w:del w:id="1314" w:author="Assessor GDSXSR" w:date="2026-10-30T19:45:25Z"/>
          <w:rFonts w:ascii="Arial" w:eastAsia="Arial" w:hAnsi="Arial" w:cs="Arial"/>
          <w:sz w:val="28"/>
          <w:szCs w:val="28"/>
        </w:rPr>
      </w:pPr>
    </w:p>
    <w:p w14:paraId="5C4132A7" w14:textId="207C0D77" w:rsidR="689A1174" w:rsidRDefault="689A1174" w:rsidP="57A6DB39">
      <w:pPr>
        <w:spacing w:after="0" w:line="360" w:lineRule="auto"/>
        <w:ind w:firstLine="2268"/>
        <w:jc w:val="both"/>
        <w:rPr>
          <w:del w:id="1326" w:author="Assessor GDSXSR" w:date="2026-10-30T19:45:25Z"/>
        </w:rPr>
      </w:pPr>
      <w:del w:id="1315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>A apelante alega</w:delText>
        </w:r>
      </w:del>
      <w:del w:id="1316" w:author="Assessor GDSXSR" w:date="2026-10-30T19:45:25Z">
        <w:r w:rsidR="00CC656F">
          <w:rPr>
            <w:rFonts w:ascii="Arial" w:eastAsia="Arial" w:hAnsi="Arial" w:cs="Arial"/>
            <w:sz w:val="28"/>
            <w:szCs w:val="28"/>
          </w:rPr>
          <w:delText xml:space="preserve"> </w:delText>
        </w:r>
      </w:del>
      <w:del w:id="1317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 xml:space="preserve">que: </w:delText>
        </w:r>
      </w:del>
      <w:del w:id="1318" w:author="Assessor GDSXSR" w:date="2026-10-30T19:45:25Z">
        <w:r w:rsidRPr="57A6DB39">
          <w:rPr>
            <w:rFonts w:ascii="Arial" w:eastAsia="Arial" w:hAnsi="Arial" w:cs="Arial"/>
            <w:b/>
            <w:bCs/>
            <w:sz w:val="28"/>
            <w:szCs w:val="28"/>
          </w:rPr>
          <w:delText>1)</w:delText>
        </w:r>
      </w:del>
      <w:del w:id="1319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 xml:space="preserve"> </w:delText>
        </w:r>
      </w:del>
      <w:del w:id="1320" w:author="Assessor GDSXSR" w:date="2026-10-30T19:45:25Z">
        <w:r w:rsidR="56271438" w:rsidRPr="57A6DB39">
          <w:rPr>
            <w:rFonts w:ascii="Arial" w:eastAsia="Arial" w:hAnsi="Arial" w:cs="Arial"/>
            <w:sz w:val="28"/>
            <w:szCs w:val="28"/>
          </w:rPr>
          <w:delText xml:space="preserve">o banco promoveu a absorção integral de sua remuneração mediante débitos de diversas naturezas e provisionamento de créditos futuros, em afronta aos princípios da boa-fé objetiva, da função social do contrato e da proteção do consumidor; </w:delText>
        </w:r>
      </w:del>
      <w:del w:id="1321" w:author="Assessor GDSXSR" w:date="2026-10-30T19:45:25Z">
        <w:r w:rsidR="56271438" w:rsidRPr="57A6DB39">
          <w:rPr>
            <w:rFonts w:ascii="Arial" w:eastAsia="Arial" w:hAnsi="Arial" w:cs="Arial"/>
            <w:b/>
            <w:bCs/>
            <w:sz w:val="28"/>
            <w:szCs w:val="28"/>
          </w:rPr>
          <w:delText>2)</w:delText>
        </w:r>
      </w:del>
      <w:del w:id="1322" w:author="Assessor GDSXSR" w:date="2026-10-30T19:45:25Z">
        <w:r w:rsidR="56271438" w:rsidRPr="57A6DB39">
          <w:rPr>
            <w:rFonts w:ascii="Arial" w:eastAsia="Arial" w:hAnsi="Arial" w:cs="Arial"/>
            <w:sz w:val="28"/>
            <w:szCs w:val="28"/>
          </w:rPr>
          <w:delText xml:space="preserve"> a existência de autorização contratual para débitos em conta não legitima a indisponibilização integral de verbas salariais, porquanto o exercício do direito de cobrança encontra limites no mínimo existencial e na vedação ao abuso de direito;</w:delText>
        </w:r>
      </w:del>
      <w:del w:id="1323" w:author="Assessor GDSXSR" w:date="2026-10-30T19:45:25Z">
        <w:r w:rsidR="0085409A">
          <w:rPr>
            <w:rFonts w:ascii="Arial" w:eastAsia="Arial" w:hAnsi="Arial" w:cs="Arial"/>
            <w:sz w:val="28"/>
            <w:szCs w:val="28"/>
          </w:rPr>
          <w:delText xml:space="preserve"> e</w:delText>
        </w:r>
      </w:del>
      <w:del w:id="1324" w:author="Assessor GDSXSR" w:date="2026-10-30T19:45:25Z">
        <w:r w:rsidR="56271438" w:rsidRPr="57A6DB39">
          <w:rPr>
            <w:rFonts w:ascii="Arial" w:eastAsia="Arial" w:hAnsi="Arial" w:cs="Arial"/>
            <w:b/>
            <w:bCs/>
            <w:sz w:val="28"/>
            <w:szCs w:val="28"/>
          </w:rPr>
          <w:delText xml:space="preserve"> 3) </w:delText>
        </w:r>
      </w:del>
      <w:del w:id="1325" w:author="Assessor GDSXSR" w:date="2026-10-30T19:45:25Z">
        <w:r w:rsidR="56271438" w:rsidRPr="57A6DB39">
          <w:rPr>
            <w:rFonts w:ascii="Arial" w:eastAsia="Arial" w:hAnsi="Arial" w:cs="Arial"/>
            <w:sz w:val="28"/>
            <w:szCs w:val="28"/>
          </w:rPr>
          <w:delText>a privação reiterada de sua remuneração e a manutenção de saldo negativo configuraram dano moral indenizável.</w:delText>
        </w:r>
      </w:del>
    </w:p>
    <w:p w14:paraId="07907B47" w14:textId="21D56101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550B33A3" w14:textId="2B75C72C" w:rsidR="16FA81E0" w:rsidRDefault="16FA81E0" w:rsidP="57A6DB39">
      <w:pPr>
        <w:spacing w:after="0" w:line="360" w:lineRule="auto"/>
        <w:ind w:firstLine="2268"/>
        <w:jc w:val="both"/>
      </w:pPr>
      <w:del w:id="1327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Conforme exposto, os descontos impugnados decorreram do regular exercício de direito contratualmente previsto, inexistindo conduta ilícita imputável à instituição financeira. </w:delText>
        </w:r>
        <w:r>
          <w:rPr>
            <w:rFonts w:ascii="Arial" w:eastAsia="Arial" w:hAnsi="Arial" w:cs="Arial"/>
            <w:sz w:val="28"/>
            <w:szCs w:val="28"/>
          </w:rPr>
          <w:delText xml:space="preserve">Por </w:delText>
        </w:r>
        <w:r>
          <w:rPr>
            <w:rFonts w:ascii="Arial" w:eastAsia="Arial" w:hAnsi="Arial" w:cs="Arial"/>
            <w:sz w:val="28"/>
            <w:szCs w:val="28"/>
          </w:rPr>
          <w:delText xml:space="preserve">conseguinte, não con</w:delText>
        </w:r>
        <w:r>
          <w:rPr>
            <w:rFonts w:ascii="Arial" w:eastAsia="Arial" w:hAnsi="Arial" w:cs="Arial"/>
            <w:sz w:val="28"/>
            <w:szCs w:val="28"/>
          </w:rPr>
          <w:delText xml:space="preserve">figurado </w:delText>
        </w:r>
        <w:r>
          <w:rPr>
            <w:rFonts w:ascii="Arial" w:eastAsia="Arial" w:hAnsi="Arial" w:cs="Arial"/>
            <w:sz w:val="28"/>
            <w:szCs w:val="28"/>
          </w:rPr>
          <w:delText xml:space="preserve">o pressuposto da</w:delText>
        </w:r>
      </w:del>
      <w:ins w:id="1328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Sem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 ilicitude, não há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del w:id="1329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que se</w:delText>
        </w:r>
        <w:r>
          <w:rPr>
            <w:rFonts w:ascii="Arial" w:eastAsia="Arial" w:hAnsi="Arial" w:cs="Arial"/>
            <w:sz w:val="28"/>
            <w:szCs w:val="28"/>
          </w:rPr>
          <w:delText xml:space="preserve"> falar em responsabilidade civil ou </w:delText>
        </w:r>
      </w:del>
      <w:r>
        <w:rPr>
          <w:rFonts w:ascii="Arial" w:eastAsia="Arial" w:hAnsi="Arial" w:cs="Arial"/>
          <w:sz w:val="28"/>
          <w:szCs w:val="28"/>
          <w:highlight w:val="yellow"/>
        </w:rPr>
        <w:t xml:space="preserve">dever de indenizar</w:t>
      </w:r>
      <w:ins w:id="1330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  <w:highlight w:val="yellow"/>
          </w:rPr>
          <w:t xml:space="preserve">, e o comprometimento da renda e o saldo negativo, por si sós, não ofendem direito da personalidade</w:t>
        </w:r>
      </w:ins>
      <w:r>
        <w:rPr>
          <w:rFonts w:ascii="Arial" w:eastAsia="Arial" w:hAnsi="Arial" w:cs="Arial"/>
          <w:sz w:val="28"/>
          <w:szCs w:val="28"/>
          <w:highlight w:val="yellow"/>
        </w:rPr>
        <w:t xml:space="preserve">.</w:t>
      </w:r>
    </w:p>
    <w:p w14:paraId="43807EF6" w14:textId="0A6A98AA" w:rsidR="57A6DB39" w:rsidRDefault="57A6DB39" w:rsidP="57A6DB39">
      <w:pPr>
        <w:spacing w:after="0" w:line="360" w:lineRule="auto"/>
        <w:ind w:firstLine="2268"/>
        <w:jc w:val="both"/>
        <w:rPr>
          <w:del w:id="1331" w:author="Assessor GDSXSR" w:date="2026-10-30T19:45:25Z"/>
          <w:rFonts w:ascii="Arial" w:eastAsia="Arial" w:hAnsi="Arial" w:cs="Arial"/>
          <w:sz w:val="28"/>
          <w:szCs w:val="28"/>
        </w:rPr>
      </w:pPr>
    </w:p>
    <w:p w14:paraId="33BFDEB0" w14:textId="6066A12C" w:rsidR="16FA81E0" w:rsidRDefault="16FA81E0" w:rsidP="57A6DB39">
      <w:pPr>
        <w:spacing w:after="0" w:line="360" w:lineRule="auto"/>
        <w:ind w:firstLine="2268"/>
        <w:jc w:val="both"/>
        <w:rPr>
          <w:del w:id="1333" w:author="Assessor GDSXSR" w:date="2026-10-30T19:45:25Z"/>
          <w:rFonts w:ascii="Arial" w:eastAsia="Arial" w:hAnsi="Arial" w:cs="Arial"/>
          <w:sz w:val="28"/>
          <w:szCs w:val="28"/>
        </w:rPr>
      </w:pPr>
      <w:del w:id="1332" w:author="Assessor GDSXSR" w:date="2026-10-30T19:45:25Z">
        <w:r w:rsidRPr="57A6DB39">
          <w:rPr>
            <w:rFonts w:ascii="Arial" w:eastAsia="Arial" w:hAnsi="Arial" w:cs="Arial"/>
            <w:sz w:val="28"/>
            <w:szCs w:val="28"/>
          </w:rPr>
          <w:delText>Ainda que a apelante sustente ter sofrido prejuízos em razão do comprometimento de sua renda e da manutenção de saldo negativo em conta, tais circunstâncias, por si só, não configuram lesão a direito da personalidade. Os fatos narrados relacionam-se aos efeitos patrimoniais decorrentes do cumprimento de obrigações livremente assumidas, não evidenciando ofensa à honra, à imagem, à intimidade ou à dignidade da consumidora apta a justificar indenização por dano moral.</w:delText>
        </w:r>
      </w:del>
    </w:p>
    <w:p w14:paraId="33E1A2D2" w14:textId="044F4210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23E3484" w14:textId="235877C3" w:rsidR="7A474832" w:rsidRDefault="7A474832" w:rsidP="57A6DB39">
      <w:pPr>
        <w:spacing w:after="0" w:line="360" w:lineRule="auto"/>
        <w:ind w:firstLine="2268"/>
        <w:jc w:val="both"/>
        <w:pPrChange w:id="1339" w:author="Assessor GDSXSR" w:date="2026-10-30T19:45:25Z">
          <w:pPr>
            <w:spacing w:after="0" w:line="360" w:lineRule="auto"/>
            <w:ind w:firstLine="2268"/>
            <w:jc w:val="both"/>
          </w:pPr>
        </w:pPrChange>
      </w:pPr>
      <w:del w:id="1334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A</w:delText>
        </w:r>
      </w:del>
      <w:ins w:id="1335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Nesse</w:t>
        </w:r>
      </w:ins>
      <w:r>
        <w:rPr>
          <w:rFonts w:ascii="Arial" w:eastAsia="Arial" w:hAnsi="Arial" w:cs="Arial"/>
          <w:sz w:val="28"/>
          <w:szCs w:val="28"/>
        </w:rPr>
        <w:t xml:space="preserve"> </w:t>
      </w:r>
      <w:del w:id="1336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propósito, confira-se</w:delText>
        </w:r>
        <w:r>
          <w:rPr>
            <w:rFonts w:ascii="Arial" w:eastAsia="Arial" w:hAnsi="Arial" w:cs="Arial"/>
            <w:sz w:val="28"/>
            <w:szCs w:val="28"/>
          </w:rPr>
          <w:delText xml:space="preserve"> o entendimento deste egrégio Tribunal de Justiça</w:delText>
        </w:r>
      </w:del>
      <w:ins w:id="1337" w:author="Assessor GDSXSR" w:date="2026-10-30T19:45:25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sentido</w:t>
        </w:r>
      </w:ins>
      <w:r>
        <w:rPr>
          <w:rFonts w:ascii="Arial" w:eastAsia="Arial" w:hAnsi="Arial" w:cs="Arial"/>
          <w:sz w:val="28"/>
          <w:szCs w:val="28"/>
        </w:rPr>
        <w:t xml:space="preserve">:</w:t>
      </w:r>
      <w:del w:id="1338" w:author="Assessor GDSXSR" w:date="2026-10-30T19:45:25Z">
        <w:r>
          <w:rPr>
            <w:rFonts w:ascii="Arial" w:eastAsia="Arial" w:hAnsi="Arial" w:cs="Arial"/>
            <w:sz w:val="28"/>
            <w:szCs w:val="28"/>
          </w:rPr>
          <w:delText xml:space="preserve"> </w:delText>
        </w:r>
      </w:del>
    </w:p>
    <w:p w14:paraId="010C8C77" w14:textId="11B15ADC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127CBC6A" w14:textId="4CE065CC" w:rsidR="48EABC4C" w:rsidRPr="00AD3FEA" w:rsidRDefault="10591D6C" w:rsidP="00AD3FEA">
      <w:pPr>
        <w:spacing w:after="0" w:line="360" w:lineRule="auto"/>
        <w:ind w:left="2268"/>
        <w:jc w:val="both"/>
        <w:rPr>
          <w:del w:id="1345" w:author="Assessor GDSXSR" w:date="2026-10-30T19:45:25Z"/>
          <w:rFonts w:ascii="Arial" w:eastAsia="Arial" w:hAnsi="Arial" w:cs="Arial"/>
          <w:i/>
          <w:iCs/>
          <w:sz w:val="26"/>
          <w:szCs w:val="26"/>
        </w:rPr>
      </w:pPr>
      <w:del w:id="1340" w:author="Assessor GDSXSR" w:date="2026-10-30T19:45:25Z">
        <w:r w:rsidRPr="00AD3FEA">
          <w:rPr>
            <w:rFonts w:ascii="Arial" w:eastAsia="Arial" w:hAnsi="Arial" w:cs="Arial"/>
            <w:i/>
            <w:iCs/>
            <w:sz w:val="26"/>
            <w:szCs w:val="26"/>
          </w:rPr>
          <w:delText>"</w:delText>
        </w:r>
      </w:del>
      <w:del w:id="1341" w:author="Assessor GDSXSR" w:date="2026-10-30T19:45:25Z">
        <w:r w:rsidR="22A7DBCD" w:rsidRPr="00AD3FEA">
          <w:rPr>
            <w:rFonts w:ascii="Arial" w:eastAsia="Arial" w:hAnsi="Arial" w:cs="Arial"/>
            <w:i/>
            <w:iCs/>
            <w:sz w:val="26"/>
            <w:szCs w:val="26"/>
          </w:rPr>
          <w:delText>(...)</w:delText>
        </w:r>
      </w:del>
      <w:del w:id="1342" w:author="Assessor GDSXSR" w:date="2026-10-30T19:45:25Z">
        <w:r w:rsidR="00233CBF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 </w:delText>
        </w:r>
      </w:del>
      <w:del w:id="1343" w:author="Assessor GDSXSR" w:date="2026-10-30T19:45:25Z">
        <w:r w:rsidR="48EABC4C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4. </w:delText>
        </w:r>
      </w:del>
      <w:del w:id="1344" w:author="Assessor GDSXSR" w:date="2026-10-30T19:45:25Z">
        <w:r w:rsidR="53A97223" w:rsidRPr="00AD3FEA">
          <w:rPr>
            <w:rFonts w:ascii="Arial" w:eastAsia="Arial" w:hAnsi="Arial" w:cs="Arial"/>
            <w:i/>
            <w:iCs/>
            <w:sz w:val="26"/>
            <w:szCs w:val="26"/>
          </w:rPr>
          <w:delText>O Tema 1.085 do STJ reconhece a licitude dos descontos em conta corrente desde que previamente autorizados pelo mutuário e enquanto perdurar a autorização concedida.</w:delText>
        </w:r>
      </w:del>
    </w:p>
    <w:p w14:paraId="7699F08B" w14:textId="538BC3CD" w:rsidR="71E89C7D" w:rsidRPr="00534770" w:rsidRDefault="0721E8EA" w:rsidP="00AD3FEA">
      <w:pPr>
        <w:pStyle w:val="PargrafodaLista"/>
        <w:spacing w:after="0" w:line="360" w:lineRule="auto"/>
        <w:ind w:left="2268"/>
        <w:contextualSpacing w:val="0"/>
        <w:jc w:val="both"/>
        <w:rPr>
          <w:del w:id="1350" w:author="Assessor GDSXSR" w:date="2026-10-30T19:45:25Z"/>
          <w:sz w:val="26"/>
          <w:szCs w:val="26"/>
        </w:rPr>
      </w:pPr>
      <w:del w:id="1346" w:author="Assessor GDSXSR" w:date="2026-10-30T19:45:25Z">
        <w:r w:rsidRPr="00AD3FEA">
          <w:rPr>
            <w:rFonts w:ascii="Arial" w:eastAsia="Arial" w:hAnsi="Arial" w:cs="Arial"/>
            <w:i/>
            <w:iCs/>
            <w:sz w:val="26"/>
            <w:szCs w:val="26"/>
          </w:rPr>
          <w:delText>(...)</w:delText>
        </w:r>
      </w:del>
      <w:del w:id="1347" w:author="Assessor GDSXSR" w:date="2026-10-30T19:45:25Z">
        <w:r w:rsidR="00233CBF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 </w:delText>
        </w:r>
      </w:del>
      <w:del w:id="1348" w:author="Assessor GDSXSR" w:date="2026-10-30T19:45:25Z">
        <w:r w:rsidR="71E89C7D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15. </w:delText>
        </w:r>
      </w:del>
      <w:del w:id="1349" w:author="Assessor GDSXSR" w:date="2026-10-30T19:45:25Z">
        <w:r w:rsidR="53A97223" w:rsidRPr="00534770">
          <w:rPr>
            <w:rFonts w:ascii="Arial" w:eastAsia="Arial" w:hAnsi="Arial" w:cs="Arial"/>
            <w:i/>
            <w:iCs/>
            <w:sz w:val="26"/>
            <w:szCs w:val="26"/>
          </w:rPr>
          <w:delText xml:space="preserve">Também não se configura dano moral, uma vez que os descontos decorreram da execução de contratos válidos e não evidenciam violação aos direitos da personalidade nem situação excepcional apta a justificar compensação extrapatrimonial. </w:delText>
        </w:r>
      </w:del>
    </w:p>
    <w:p w14:paraId="099262A9" w14:textId="5F520EC9" w:rsidR="53A97223" w:rsidRPr="00AD3FEA" w:rsidRDefault="53A97223" w:rsidP="00AD3FEA">
      <w:pPr>
        <w:pStyle w:val="PargrafodaLista"/>
        <w:spacing w:after="0" w:line="360" w:lineRule="auto"/>
        <w:ind w:left="2268"/>
        <w:contextualSpacing w:val="0"/>
        <w:jc w:val="both"/>
        <w:rPr>
          <w:del w:id="1352" w:author="Assessor GDSXSR" w:date="2026-10-30T19:45:25Z"/>
          <w:rFonts w:ascii="Arial" w:eastAsia="Arial" w:hAnsi="Arial" w:cs="Arial"/>
          <w:i/>
          <w:iCs/>
          <w:sz w:val="26"/>
          <w:szCs w:val="26"/>
        </w:rPr>
      </w:pPr>
      <w:del w:id="1351" w:author="Assessor GDSXSR" w:date="2026-10-30T19:45:25Z">
        <w:r w:rsidRPr="00AD3FEA">
          <w:rPr>
            <w:rFonts w:ascii="Arial" w:eastAsia="Arial" w:hAnsi="Arial" w:cs="Arial"/>
            <w:i/>
            <w:iCs/>
            <w:sz w:val="26"/>
            <w:szCs w:val="26"/>
          </w:rPr>
          <w:delText>IV. DISPOSITIVO E TESE</w:delText>
        </w:r>
      </w:del>
    </w:p>
    <w:p w14:paraId="4D5C44BE" w14:textId="527B4B73" w:rsidR="401A654F" w:rsidRPr="00AD3FEA" w:rsidRDefault="401A654F" w:rsidP="00AD3FEA">
      <w:pPr>
        <w:pStyle w:val="PargrafodaLista"/>
        <w:spacing w:after="0" w:line="360" w:lineRule="auto"/>
        <w:ind w:left="2268"/>
        <w:contextualSpacing w:val="0"/>
        <w:jc w:val="both"/>
        <w:rPr>
          <w:del w:id="1355" w:author="Assessor GDSXSR" w:date="2026-10-30T19:45:25Z"/>
          <w:sz w:val="26"/>
          <w:szCs w:val="26"/>
        </w:rPr>
      </w:pPr>
      <w:del w:id="1353" w:author="Assessor GDSXSR" w:date="2026-10-30T19:45:25Z">
        <w:r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16. </w:delText>
        </w:r>
      </w:del>
      <w:del w:id="1354" w:author="Assessor GDSXSR" w:date="2026-10-30T19:45:25Z">
        <w:r w:rsidR="53A97223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Recurso parcialmente provido para determinar às instituições financeiras a interrupção dos descontos automáticos realizados na conta corrente da autora, mantida a improcedência dos pedidos de repetição do indébito e indenização por danos morais. </w:delText>
        </w:r>
      </w:del>
    </w:p>
    <w:p w14:paraId="19B6D023" w14:textId="495E03FC" w:rsidR="0FE93734" w:rsidRPr="009619BC" w:rsidRDefault="0FE93734" w:rsidP="00AD3FEA">
      <w:pPr>
        <w:pStyle w:val="PargrafodaLista"/>
        <w:spacing w:after="0" w:line="360" w:lineRule="auto"/>
        <w:ind w:left="2268"/>
        <w:contextualSpacing w:val="0"/>
        <w:jc w:val="both"/>
        <w:rPr>
          <w:del w:id="1360" w:author="Assessor GDSXSR" w:date="2026-10-30T19:45:25Z"/>
          <w:sz w:val="26"/>
          <w:szCs w:val="26"/>
        </w:rPr>
      </w:pPr>
      <w:del w:id="1356" w:author="Assessor GDSXSR" w:date="2026-10-30T19:45:25Z">
        <w:r w:rsidRPr="00AD3FEA">
          <w:rPr>
            <w:rFonts w:ascii="Arial" w:eastAsia="Arial" w:hAnsi="Arial" w:cs="Arial"/>
            <w:i/>
            <w:iCs/>
            <w:sz w:val="26"/>
            <w:szCs w:val="26"/>
          </w:rPr>
          <w:lastRenderedPageBreak/>
          <w:delText>T</w:delText>
        </w:r>
      </w:del>
      <w:del w:id="1357" w:author="Assessor GDSXSR" w:date="2026-10-30T19:45:25Z">
        <w:r w:rsidR="53A97223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ese de julgamento: </w:delText>
        </w:r>
      </w:del>
      <w:del w:id="1358" w:author="Assessor GDSXSR" w:date="2026-10-30T19:45:25Z">
        <w:r w:rsidR="0E7DD338" w:rsidRPr="009619BC">
          <w:rPr>
            <w:rFonts w:ascii="Arial" w:eastAsia="Arial" w:hAnsi="Arial" w:cs="Arial"/>
            <w:i/>
            <w:iCs/>
            <w:sz w:val="26"/>
            <w:szCs w:val="26"/>
          </w:rPr>
          <w:delText>'1</w:delText>
        </w:r>
      </w:del>
      <w:del w:id="1359" w:author="Assessor GDSXSR" w:date="2026-10-30T19:45:25Z">
        <w:r w:rsidR="53A97223" w:rsidRPr="009619BC">
          <w:rPr>
            <w:rFonts w:ascii="Arial" w:eastAsia="Arial" w:hAnsi="Arial" w:cs="Arial"/>
            <w:i/>
            <w:iCs/>
            <w:sz w:val="26"/>
            <w:szCs w:val="26"/>
          </w:rPr>
          <w:delText xml:space="preserve">. Os descontos de parcelas de empréstimo bancário em conta corrente são lícitos apenas enquanto perdurar a autorização conferida pelo mutuário, nos termos do Tema 1.085 do STJ.  </w:delText>
        </w:r>
      </w:del>
    </w:p>
    <w:p w14:paraId="794F10D7" w14:textId="6EF7C05B" w:rsidR="53A97223" w:rsidRPr="009619BC" w:rsidRDefault="50FF6CCC" w:rsidP="009619BC">
      <w:pPr>
        <w:pStyle w:val="PargrafodaLista"/>
        <w:spacing w:after="0" w:line="360" w:lineRule="auto"/>
        <w:ind w:left="2268"/>
        <w:contextualSpacing w:val="0"/>
        <w:jc w:val="both"/>
        <w:rPr>
          <w:i/>
          <w:iCs/>
          <w:sz w:val="26"/>
          <w:szCs w:val="26"/>
        </w:rPr>
      </w:pPr>
      <w:ins w:id="1361" w:author="Assessor GDSXSR" w:date="2026-10-30T19:45:25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"</w:t>
        </w:r>
      </w:ins>
      <w:r>
        <w:rPr>
          <w:rFonts w:ascii="Arial" w:eastAsia="Arial" w:hAnsi="Arial" w:cs="Arial"/>
          <w:i/>
          <w:iCs/>
          <w:sz w:val="26"/>
          <w:szCs w:val="26"/>
        </w:rPr>
        <w:t xml:space="preserve">(...)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 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5. A manutenção dos descontos decorrentes de contrato válido, antes do reconhecimento judicial da revogação da autorização, </w:t>
      </w:r>
      <w:r>
        <w:rPr>
          <w:rFonts w:ascii="Arial" w:eastAsia="Arial" w:hAnsi="Arial" w:cs="Arial"/>
          <w:i/>
          <w:iCs/>
          <w:sz w:val="26"/>
          <w:szCs w:val="26"/>
          <w:u w:val="single"/>
        </w:rPr>
        <w:t xml:space="preserve">não configura dano moral indenizável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.</w:t>
      </w:r>
      <w:del w:id="1362" w:author="Assessor GDSXSR" w:date="2026-10-30T19:45:25Z">
        <w:r>
          <w:rPr>
            <w:rFonts w:ascii="Arial" w:eastAsia="Arial" w:hAnsi="Arial" w:cs="Arial"/>
            <w:i/>
            <w:iCs/>
            <w:sz w:val="26"/>
            <w:szCs w:val="26"/>
          </w:rPr>
          <w:delText xml:space="preserve">'</w:delText>
        </w:r>
      </w:del>
      <w:r>
        <w:rPr>
          <w:rFonts w:ascii="Arial" w:eastAsia="Arial" w:hAnsi="Arial" w:cs="Arial"/>
          <w:i/>
          <w:iCs/>
          <w:sz w:val="26"/>
          <w:szCs w:val="26"/>
        </w:rPr>
        <w:t xml:space="preserve"> (...)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"</w:t>
      </w:r>
      <w:r>
        <w:rPr>
          <w:rFonts w:ascii="Arial" w:eastAsia="Arial" w:hAnsi="Arial" w:cs="Arial"/>
          <w:sz w:val="26"/>
          <w:szCs w:val="26"/>
        </w:rPr>
        <w:t xml:space="preserve"> 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(Acórdão 2153707, 0705661-65.2024.8.07.0014, Relator(a): EDI MARIA COUTINHO BIZZI, Relator(a) Designado(a): MÁRIO-ZAM BELMIRO, 4ª TURMA CÍVEL, data de julgamento: 22/07/2026, publicado no DJe: 30/07/2026)</w:t>
      </w:r>
      <w:del w:id="1363" w:author="Assessor GDSXSR" w:date="2026-10-30T19:45:25Z">
        <w:r>
          <w:rPr>
            <w:rFonts w:ascii="Arial" w:eastAsia="Arial" w:hAnsi="Arial" w:cs="Arial"/>
            <w:i/>
            <w:iCs/>
            <w:sz w:val="26"/>
            <w:szCs w:val="26"/>
          </w:rPr>
          <w:delText xml:space="preserve">.</w:delText>
        </w:r>
      </w:del>
      <w:r>
        <w:rPr>
          <w:rFonts w:ascii="Arial" w:eastAsia="Arial" w:hAnsi="Arial" w:cs="Arial"/>
          <w:i/>
          <w:iCs/>
          <w:sz w:val="26"/>
          <w:szCs w:val="26"/>
        </w:rPr>
        <w:t xml:space="preserve"> </w:t>
      </w:r>
      <w:ins w:id="1364" w:author="Assessor GDSXSR" w:date="2026-10-30T19:45:25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– Grifei</w:t>
        </w:r>
      </w:ins>
    </w:p>
    <w:p w14:paraId="5B53A834" w14:textId="7EF4B42B" w:rsidR="57A6DB39" w:rsidRPr="00AD3FEA" w:rsidRDefault="57A6DB39" w:rsidP="00AD3FEA">
      <w:pPr>
        <w:spacing w:after="0" w:line="360" w:lineRule="auto"/>
        <w:ind w:firstLine="2268"/>
        <w:jc w:val="both"/>
        <w:rPr>
          <w:del w:id="1365" w:author="Assessor GDSXSR" w:date="2026-10-30T19:45:25Z"/>
          <w:rFonts w:ascii="Arial" w:eastAsia="Arial" w:hAnsi="Arial" w:cs="Arial"/>
          <w:sz w:val="26"/>
          <w:szCs w:val="26"/>
        </w:rPr>
      </w:pPr>
    </w:p>
    <w:p w14:paraId="3A7ECD8E" w14:textId="68B79A05" w:rsidR="5077D3F9" w:rsidRPr="009619BC" w:rsidRDefault="340513A1" w:rsidP="00AD3FEA">
      <w:pPr>
        <w:spacing w:after="0" w:line="360" w:lineRule="auto"/>
        <w:ind w:left="2268"/>
        <w:jc w:val="both"/>
        <w:rPr>
          <w:del w:id="1369" w:author="Assessor GDSXSR" w:date="2026-10-30T19:45:25Z"/>
          <w:rFonts w:ascii="Arial" w:eastAsia="Arial" w:hAnsi="Arial" w:cs="Arial"/>
          <w:i/>
          <w:iCs/>
          <w:sz w:val="26"/>
          <w:szCs w:val="26"/>
        </w:rPr>
      </w:pPr>
      <w:del w:id="1366" w:author="Assessor GDSXSR" w:date="2026-10-30T19:45:25Z">
        <w:r w:rsidRPr="00AD3FEA">
          <w:rPr>
            <w:rFonts w:ascii="Arial" w:eastAsia="Arial" w:hAnsi="Arial" w:cs="Arial"/>
            <w:i/>
            <w:iCs/>
            <w:sz w:val="26"/>
            <w:szCs w:val="26"/>
          </w:rPr>
          <w:delText>"(...)</w:delText>
        </w:r>
      </w:del>
      <w:del w:id="1367" w:author="Assessor GDSXSR" w:date="2026-10-30T19:45:25Z">
        <w:r w:rsidR="00D70C76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 </w:delText>
        </w:r>
      </w:del>
      <w:del w:id="1368" w:author="Assessor GDSXSR" w:date="2026-10-30T19:45:25Z">
        <w:r w:rsidR="5077D3F9" w:rsidRPr="009619BC">
          <w:rPr>
            <w:rFonts w:ascii="Arial" w:eastAsia="Arial" w:hAnsi="Arial" w:cs="Arial"/>
            <w:i/>
            <w:iCs/>
            <w:sz w:val="26"/>
            <w:szCs w:val="26"/>
          </w:rPr>
          <w:delText>8. O comprometimento da renda resultante de sucessivas contratações de crédito pelo próprio consumidor não configura ofensa a direitos da personalidade apta a ensejar compensação por danos morais.</w:delText>
        </w:r>
      </w:del>
    </w:p>
    <w:p w14:paraId="09229683" w14:textId="37AE3C59" w:rsidR="5077D3F9" w:rsidRPr="009619BC" w:rsidRDefault="5077D3F9" w:rsidP="00AD3FEA">
      <w:pPr>
        <w:spacing w:after="0" w:line="360" w:lineRule="auto"/>
        <w:ind w:left="2268"/>
        <w:jc w:val="both"/>
        <w:rPr>
          <w:del w:id="1371" w:author="Assessor GDSXSR" w:date="2026-10-30T19:45:25Z"/>
          <w:rFonts w:ascii="Arial" w:eastAsia="Arial" w:hAnsi="Arial" w:cs="Arial"/>
          <w:i/>
          <w:iCs/>
          <w:sz w:val="26"/>
          <w:szCs w:val="26"/>
        </w:rPr>
      </w:pPr>
      <w:del w:id="1370" w:author="Assessor GDSXSR" w:date="2026-10-30T19:45:25Z">
        <w:r w:rsidRPr="009619BC">
          <w:rPr>
            <w:rFonts w:ascii="Arial" w:eastAsia="Arial" w:hAnsi="Arial" w:cs="Arial"/>
            <w:i/>
            <w:iCs/>
            <w:sz w:val="26"/>
            <w:szCs w:val="26"/>
          </w:rPr>
          <w:delText>IV. DISPOSITIVO E TESE</w:delText>
        </w:r>
      </w:del>
    </w:p>
    <w:p w14:paraId="0ABE676B" w14:textId="4100DA84" w:rsidR="5077D3F9" w:rsidRPr="009619BC" w:rsidRDefault="5077D3F9" w:rsidP="00AD3FEA">
      <w:pPr>
        <w:spacing w:after="0" w:line="360" w:lineRule="auto"/>
        <w:ind w:left="2268"/>
        <w:jc w:val="both"/>
        <w:rPr>
          <w:del w:id="1373" w:author="Assessor GDSXSR" w:date="2026-10-30T19:45:25Z"/>
          <w:rFonts w:ascii="Arial" w:eastAsia="Arial" w:hAnsi="Arial" w:cs="Arial"/>
          <w:i/>
          <w:iCs/>
          <w:sz w:val="26"/>
          <w:szCs w:val="26"/>
        </w:rPr>
      </w:pPr>
      <w:del w:id="1372" w:author="Assessor GDSXSR" w:date="2026-10-30T19:45:25Z">
        <w:r w:rsidRPr="009619BC">
          <w:rPr>
            <w:rFonts w:ascii="Arial" w:eastAsia="Arial" w:hAnsi="Arial" w:cs="Arial"/>
            <w:i/>
            <w:iCs/>
            <w:sz w:val="26"/>
            <w:szCs w:val="26"/>
          </w:rPr>
          <w:delText>9. Recurso parcialmente provido.</w:delText>
        </w:r>
      </w:del>
    </w:p>
    <w:p w14:paraId="786CD3BB" w14:textId="2F4B1251" w:rsidR="5077D3F9" w:rsidRPr="009619BC" w:rsidRDefault="5077D3F9" w:rsidP="00AD3FEA">
      <w:pPr>
        <w:spacing w:after="0" w:line="360" w:lineRule="auto"/>
        <w:ind w:left="2268"/>
        <w:jc w:val="both"/>
        <w:rPr>
          <w:del w:id="1375" w:author="Assessor GDSXSR" w:date="2026-10-30T19:45:25Z"/>
          <w:sz w:val="26"/>
          <w:szCs w:val="26"/>
        </w:rPr>
      </w:pPr>
      <w:del w:id="1374" w:author="Assessor GDSXSR" w:date="2026-10-30T19:45:25Z">
        <w:r w:rsidRPr="009619BC">
          <w:rPr>
            <w:rFonts w:ascii="Arial" w:eastAsia="Arial" w:hAnsi="Arial" w:cs="Arial"/>
            <w:i/>
            <w:iCs/>
            <w:sz w:val="26"/>
            <w:szCs w:val="26"/>
          </w:rPr>
          <w:delText xml:space="preserve">Teses de julgamento: </w:delText>
        </w:r>
      </w:del>
    </w:p>
    <w:p w14:paraId="4862129C" w14:textId="2DC67AEC" w:rsidR="5077D3F9" w:rsidRPr="00AD3FEA" w:rsidRDefault="4FC26C30" w:rsidP="00AD3FEA">
      <w:pPr>
        <w:spacing w:after="0" w:line="360" w:lineRule="auto"/>
        <w:ind w:left="2268"/>
        <w:jc w:val="both"/>
        <w:rPr>
          <w:del w:id="1384" w:author="Assessor GDSXSR" w:date="2026-10-30T19:45:25Z"/>
          <w:rFonts w:ascii="Arial" w:eastAsia="Arial" w:hAnsi="Arial" w:cs="Arial"/>
          <w:i/>
          <w:iCs/>
          <w:sz w:val="26"/>
          <w:szCs w:val="26"/>
        </w:rPr>
      </w:pPr>
      <w:del w:id="1376" w:author="Assessor GDSXSR" w:date="2026-10-30T19:45:25Z">
        <w:r w:rsidRPr="009619BC">
          <w:rPr>
            <w:rFonts w:ascii="Arial" w:eastAsia="Arial" w:hAnsi="Arial" w:cs="Arial"/>
            <w:i/>
            <w:iCs/>
            <w:sz w:val="26"/>
            <w:szCs w:val="26"/>
          </w:rPr>
          <w:delText xml:space="preserve">(...) </w:delText>
        </w:r>
      </w:del>
      <w:del w:id="1377" w:author="Assessor GDSXSR" w:date="2026-10-30T19:45:25Z">
        <w:r w:rsidR="5077D3F9" w:rsidRPr="009619BC">
          <w:rPr>
            <w:rFonts w:ascii="Arial" w:eastAsia="Arial" w:hAnsi="Arial" w:cs="Arial"/>
            <w:i/>
            <w:iCs/>
            <w:sz w:val="26"/>
            <w:szCs w:val="26"/>
          </w:rPr>
          <w:delText>2. A limitação dos descontos bancários constitui medida de compatibilização entre o direito de crédito e o mínimo existencial, não pressupõe ilicitude da instituição financeira e não configura dano moral indenizável quando o comprometimento da renda decorre de sucessivas contratações de crédito promovidas pelo próprio consumidor</w:delText>
        </w:r>
      </w:del>
      <w:del w:id="1378" w:author="Assessor GDSXSR" w:date="2026-10-30T19:45:25Z">
        <w:r w:rsidR="00AD3FEA" w:rsidRPr="009619BC">
          <w:rPr>
            <w:rFonts w:ascii="Arial" w:eastAsia="Arial" w:hAnsi="Arial" w:cs="Arial"/>
            <w:i/>
            <w:iCs/>
            <w:sz w:val="26"/>
            <w:szCs w:val="26"/>
          </w:rPr>
          <w:delText xml:space="preserve"> (...)</w:delText>
        </w:r>
      </w:del>
      <w:del w:id="1379" w:author="Assessor GDSXSR" w:date="2026-10-30T19:45:25Z">
        <w:r w:rsidR="4D16AB89" w:rsidRPr="009619BC">
          <w:rPr>
            <w:rFonts w:ascii="Arial" w:eastAsia="Arial" w:hAnsi="Arial" w:cs="Arial"/>
            <w:i/>
            <w:iCs/>
            <w:sz w:val="26"/>
            <w:szCs w:val="26"/>
          </w:rPr>
          <w:delText>"</w:delText>
        </w:r>
      </w:del>
      <w:del w:id="1380" w:author="Assessor GDSXSR" w:date="2026-10-30T19:45:25Z">
        <w:r w:rsidR="4D16AB89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 </w:delText>
        </w:r>
      </w:del>
      <w:del w:id="1381" w:author="Assessor GDSXSR" w:date="2026-10-30T19:45:25Z">
        <w:r w:rsidR="5077D3F9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(Acórdão 2149604, 0700750-34.2024.8.07.0006, Relator(a): ALFEU MACHADO, 6ª TURMA CÍVEL, data de </w:delText>
        </w:r>
      </w:del>
      <w:del w:id="1382" w:author="Assessor GDSXSR" w:date="2026-10-30T19:45:25Z">
        <w:r w:rsidR="5077D3F9" w:rsidRPr="00AD3FEA">
          <w:rPr>
            <w:rFonts w:ascii="Arial" w:eastAsia="Arial" w:hAnsi="Arial" w:cs="Arial"/>
            <w:i/>
            <w:iCs/>
            <w:sz w:val="26"/>
            <w:szCs w:val="26"/>
          </w:rPr>
          <w:lastRenderedPageBreak/>
          <w:delText>julgamento: 08/07/2026, publicado no DJe: 27/07/2026)</w:delText>
        </w:r>
      </w:del>
      <w:del w:id="1383" w:author="Assessor GDSXSR" w:date="2026-10-30T19:45:25Z">
        <w:r w:rsidR="61D3BB67" w:rsidRPr="00AD3FEA">
          <w:rPr>
            <w:rFonts w:ascii="Arial" w:eastAsia="Arial" w:hAnsi="Arial" w:cs="Arial"/>
            <w:i/>
            <w:iCs/>
            <w:sz w:val="26"/>
            <w:szCs w:val="26"/>
          </w:rPr>
          <w:delText xml:space="preserve">. </w:delText>
        </w:r>
      </w:del>
    </w:p>
    <w:p w14:paraId="6A9D002D" w14:textId="6C12E2A1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267DC9AE" w14:textId="6770EC42" w:rsidR="100CB99B" w:rsidRDefault="100CB99B" w:rsidP="100CB99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2A2F87F" w14:textId="48B4A1ED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2405F2" w14:textId="67139176" w:rsidR="6B58BE21" w:rsidRDefault="6B58BE21" w:rsidP="57A6DB39">
      <w:pPr>
        <w:spacing w:after="0" w:line="360" w:lineRule="auto"/>
        <w:ind w:firstLine="2268"/>
        <w:jc w:val="both"/>
      </w:pPr>
      <w:r w:rsidRPr="57A6DB39">
        <w:rPr>
          <w:rFonts w:ascii="Arial" w:hAnsi="Arial" w:cs="Arial"/>
          <w:sz w:val="28"/>
          <w:szCs w:val="28"/>
        </w:rPr>
        <w:t xml:space="preserve">Ante o exposto, </w:t>
      </w:r>
      <w:r w:rsidR="25C49BFB" w:rsidRPr="57A6DB39">
        <w:rPr>
          <w:rFonts w:ascii="Arial" w:hAnsi="Arial" w:cs="Arial"/>
          <w:b/>
          <w:bCs/>
          <w:sz w:val="28"/>
          <w:szCs w:val="28"/>
        </w:rPr>
        <w:t>nego</w:t>
      </w:r>
      <w:r w:rsidR="2BC76701" w:rsidRPr="57A6DB39">
        <w:rPr>
          <w:rFonts w:ascii="Arial" w:hAnsi="Arial" w:cs="Arial"/>
          <w:b/>
          <w:bCs/>
          <w:sz w:val="28"/>
          <w:szCs w:val="28"/>
        </w:rPr>
        <w:t xml:space="preserve"> provimento</w:t>
      </w:r>
      <w:r w:rsidR="20AC7248" w:rsidRPr="57A6DB39">
        <w:rPr>
          <w:rFonts w:ascii="Arial" w:hAnsi="Arial" w:cs="Arial"/>
          <w:sz w:val="28"/>
          <w:szCs w:val="28"/>
        </w:rPr>
        <w:t xml:space="preserve"> ao</w:t>
      </w:r>
      <w:r w:rsidR="3D52A3FF" w:rsidRPr="57A6DB39">
        <w:rPr>
          <w:rFonts w:ascii="Arial" w:hAnsi="Arial" w:cs="Arial"/>
          <w:sz w:val="28"/>
          <w:szCs w:val="28"/>
        </w:rPr>
        <w:t xml:space="preserve"> apelo interposto pela </w:t>
      </w:r>
      <w:r w:rsidR="2B735406" w:rsidRPr="57A6DB39">
        <w:rPr>
          <w:rFonts w:ascii="Arial" w:hAnsi="Arial" w:cs="Arial"/>
          <w:sz w:val="28"/>
          <w:szCs w:val="28"/>
        </w:rPr>
        <w:t>autora, Fernanda de Jesus Pereira Ribeiro</w:t>
      </w:r>
      <w:r w:rsidR="2B439A58" w:rsidRPr="57A6DB39">
        <w:rPr>
          <w:rFonts w:ascii="Arial" w:hAnsi="Arial" w:cs="Arial"/>
          <w:sz w:val="28"/>
          <w:szCs w:val="28"/>
        </w:rPr>
        <w:t>.</w:t>
      </w:r>
    </w:p>
    <w:p w14:paraId="2B86B651" w14:textId="14A120F7" w:rsidR="57A6DB39" w:rsidRDefault="57A6DB39" w:rsidP="57A6DB3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B0F1D31" w14:textId="07D25831" w:rsidR="5D0E2A10" w:rsidRDefault="5D0E2A10" w:rsidP="57A6DB39">
      <w:pPr>
        <w:spacing w:after="0" w:line="360" w:lineRule="auto"/>
        <w:ind w:firstLine="2268"/>
        <w:jc w:val="both"/>
      </w:pPr>
      <w:commentRangeStart w:id="16"/>
      <w:commentRangeStart w:id="19"/>
      <w:commentRangeStart w:id="17"/>
      <w:commentRangeStart w:id="18"/>
      <w:r>
        <w:rPr>
          <w:rFonts w:ascii="Arial" w:hAnsi="Arial" w:cs="Arial"/>
          <w:b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a autora/apelante ao pagamento de </w:t>
      </w:r>
      <w:r>
        <w:rPr>
          <w:rFonts w:ascii="Arial" w:hAnsi="Arial" w:cs="Arial"/>
          <w:sz w:val="28"/>
          <w:szCs w:val="28"/>
        </w:rPr>
        <w:t xml:space="preserve">honorários recursais</w:t>
      </w:r>
      <w:r>
        <w:rPr>
          <w:rFonts w:ascii="Arial" w:hAnsi="Arial" w:cs="Arial"/>
          <w:sz w:val="28"/>
          <w:szCs w:val="28"/>
        </w:rPr>
        <w:t xml:space="preserve"> que fixo em 2% do </w:t>
      </w:r>
      <w:r>
        <w:rPr>
          <w:rFonts w:ascii="Arial" w:hAnsi="Arial" w:cs="Arial"/>
          <w:sz w:val="28"/>
          <w:szCs w:val="28"/>
        </w:rPr>
        <w:t xml:space="preserve">valor </w:t>
      </w:r>
      <w:r>
        <w:rPr>
          <w:rFonts w:ascii="Arial" w:hAnsi="Arial" w:cs="Arial"/>
          <w:sz w:val="28"/>
          <w:szCs w:val="28"/>
        </w:rPr>
        <w:t xml:space="preserve">atualizado </w:t>
      </w:r>
      <w:r>
        <w:rPr>
          <w:rFonts w:ascii="Arial" w:hAnsi="Arial" w:cs="Arial"/>
          <w:sz w:val="28"/>
          <w:szCs w:val="28"/>
        </w:rPr>
        <w:t xml:space="preserve">da causa</w:t>
      </w:r>
      <w:r>
        <w:rPr>
          <w:rFonts w:ascii="Arial" w:hAnsi="Arial" w:cs="Arial"/>
          <w:sz w:val="28"/>
          <w:szCs w:val="28"/>
        </w:rPr>
        <w:t xml:space="preserve"> (CPC</w:t>
      </w:r>
      <w:del w:id="1385" w:author="Assessor GDSXSR" w:date="2026-10-30T19:45:25Z">
        <w:r>
          <w:rPr>
            <w:rFonts w:ascii="Arial" w:hAnsi="Arial" w:cs="Arial"/>
            <w:sz w:val="28"/>
            <w:szCs w:val="28"/>
          </w:rPr>
          <w:delText xml:space="preserve">/2015</w:delText>
        </w:r>
      </w:del>
      <w:r>
        <w:rPr>
          <w:rFonts w:ascii="Arial" w:hAnsi="Arial" w:cs="Arial"/>
          <w:sz w:val="28"/>
          <w:szCs w:val="28"/>
        </w:rPr>
        <w:t xml:space="preserve"> 85 § 11), acrescido da quantia fixada na </w:t>
      </w:r>
      <w:r>
        <w:rPr>
          <w:rFonts w:ascii="Arial" w:hAnsi="Arial" w:cs="Arial"/>
          <w:sz w:val="28"/>
          <w:szCs w:val="28"/>
        </w:rPr>
        <w:t xml:space="preserve">r. sentença</w:t>
      </w:r>
      <w:r>
        <w:rPr>
          <w:rFonts w:ascii="Arial" w:hAnsi="Arial" w:cs="Arial"/>
          <w:sz w:val="28"/>
          <w:szCs w:val="28"/>
        </w:rPr>
        <w:t xml:space="preserve">, observada a suspensão da exigibilidade da verba sucumbencial, em razão da gratuidade de justiça que lhe foi conferida (CPC</w:t>
      </w:r>
      <w:del w:id="1386" w:author="Assessor GDSXSR" w:date="2026-10-30T19:45:25Z">
        <w:r>
          <w:rPr>
            <w:rFonts w:ascii="Arial" w:hAnsi="Arial" w:cs="Arial"/>
            <w:sz w:val="28"/>
            <w:szCs w:val="28"/>
          </w:rPr>
          <w:delText xml:space="preserve">/2015</w:delText>
        </w:r>
      </w:del>
      <w:r>
        <w:rPr>
          <w:rFonts w:ascii="Arial" w:hAnsi="Arial" w:cs="Arial"/>
          <w:sz w:val="28"/>
          <w:szCs w:val="28"/>
        </w:rPr>
        <w:t xml:space="preserve"> 98 § 3º)</w:t>
      </w:r>
      <w:r>
        <w:rPr>
          <w:rFonts w:ascii="Arial" w:hAnsi="Arial" w:cs="Arial"/>
          <w:sz w:val="28"/>
          <w:szCs w:val="28"/>
        </w:rPr>
        <w:t xml:space="preserve">. </w:t>
      </w:r>
      <w:commentRangeEnd w:id="16"/>
      <w:commentRangeEnd w:id="19"/>
      <w:commentRangeEnd w:id="17"/>
      <w:commentRangeEnd w:id="18"/>
      <w:r>
        <w:rPr>
          <w:rStyle w:val="CommentReference"/>
        </w:rPr>
        <w:commentReference w:id="16"/>
      </w:r>
      <w:r>
        <w:rPr>
          <w:rStyle w:val="CommentReference"/>
        </w:rPr>
        <w:commentReference w:id="19"/>
      </w:r>
      <w:r>
        <w:rPr>
          <w:rStyle w:val="CommentReference"/>
        </w:rPr>
        <w:commentReference w:id="17"/>
      </w:r>
      <w:r>
        <w:rPr>
          <w:rStyle w:val="CommentReference"/>
        </w:rPr>
        <w:commentReference w:id="18"/>
      </w:r>
    </w:p>
    <w:p w14:paraId="3604CD39" w14:textId="5B8F6347" w:rsidR="008A4445" w:rsidRDefault="008A4445" w:rsidP="31C610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7FB4661B" w14:textId="77777777" w:rsidR="008B453D" w:rsidRDefault="008B453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70CAA6D" w14:textId="77777777" w:rsidR="008B453D" w:rsidRDefault="008B453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E4ACBCA" w14:textId="77777777" w:rsidR="00C33F51" w:rsidRDefault="00C33F51" w:rsidP="00C33F51">
      <w:pPr>
        <w:rPr>
          <w:rFonts w:ascii="Arial" w:hAnsi="Arial" w:cs="Arial"/>
          <w:sz w:val="28"/>
          <w:szCs w:val="28"/>
        </w:rPr>
      </w:pPr>
    </w:p>
    <w:p w14:paraId="0AA152FF" w14:textId="4D3E6637" w:rsidR="00693B0D" w:rsidRPr="00C33F51" w:rsidRDefault="011AD670" w:rsidP="57A6DB39">
      <w:r w:rsidRPr="57A6DB39">
        <w:rPr>
          <w:b/>
          <w:bCs/>
          <w:color w:val="00B050"/>
          <w:rPrChange w:id="1392" w:author="Assessor GDSXSR" w:date="2026-10-30T19:45:25Z">
            <w:rPr>
              <w:b/>
              <w:bCs/>
              <w:color w:val="6FAC47"/>
            </w:rPr>
          </w:rPrChange>
        </w:rPr>
        <w:t xml:space="preserve">SENTENÇA </w:t>
      </w:r>
    </w:p>
    <w:p w14:paraId="5610B5AF" w14:textId="389C5423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393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Trata-se de ação ajuizada por FERNANDA DE JESUS PEREIRA RIBEIRO em face do BRB – BANCO DE BRASÍLIA S.A., partes qualificadas nos autos. </w:t>
      </w:r>
    </w:p>
    <w:p w14:paraId="4DFB776B" w14:textId="27ED17F6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394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A autora alega, em suma, que é correntista do réu e recebe mensalmente sua remuneração creditada na conta mantida junto à instituição financeira. Sustenta que, nos meses de novembro de 2025 a abril de 2026, o banco procedeu ao desconto integral de sua remuneração no exato momento em que os valores foram creditados, a título de parcelas de empréstimos, sem que restasse qualquer quantia disponível para as despesas essenciais. Aduz, ainda, que o réu manteve saldo provisionado negativo no valor de R$ 25.611,53 (vinte e cinco mil, seiscentos e onze reais e cinquenta e três centavos), bloqueando preventivamente créditos futuros por ato unilateral, sem autorização judicial. Afirma que a conduta comprometeu o mínimo existencial, privando-a de recursos para alimentação, moradia, transporte, saúde e demais necessidades básicas, o que também motivou o ajuizamento de ação de obrigação de fazer autuada sob o nº 0709997-65.2026.8.07.0007. Tece considerações sobre o direito aplicável e requer: a) a </w:t>
      </w:r>
      <w:r w:rsidRPr="57A6DB39">
        <w:rPr>
          <w:rFonts w:ascii="Calibri" w:eastAsia="Calibri" w:hAnsi="Calibri" w:cs="Calibri"/>
          <w:color w:val="00B050"/>
          <w:rPrChange w:id="1395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lastRenderedPageBreak/>
        <w:t>condenação do réu ao pagamento de indenização por danos morais no valor de R$ 36.000,00 (trinta e seis mil reais).</w:t>
      </w:r>
    </w:p>
    <w:p w14:paraId="7F133474" w14:textId="1CCD5D74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396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O réu ofertou defesa, modalidade contestação no ID 279084072, alegando preliminarmente: a) impugnação à justiça gratuita; b) impugnação ao valor da causa. No mérito, aduz que a autora mantém longa relação contratual com a instituição, tendo celebrado, ao longo dos anos, diversas operações de crédito de forma voluntária pelos canais eletrônicos, todas formalizadas mediante autenticação eletrônica, com autorização expressa para provisionamento e débito em conta corrente dos valores referentes à liquidação, prestações e encargos das operações contratadas, inclusive nas hipóteses de consignação parcial. Sustenta que os lançamentos impugnados decorrem da execução regular das avenças e não de ato unilateral ou arbitrário. Argumenta a impossibilidade de revogação unilateral da autorização de desconto em conta corrente, invocando o princípio da força obrigatória dos contratos (art. 421 do Código Civil) e a garantia contratual atrelada à concessão do crédito. Aponta a licitude dos descontos com base no Tema Repetitivo 1.085 do STJ e nega a configuração de dano moral indenizável. Requer, por fim, o julgamento pela improcedência dos pedidos. </w:t>
      </w:r>
    </w:p>
    <w:p w14:paraId="5E82491B" w14:textId="3D867F72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397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Réplica, ID 280773845, reiterando os argumentos da inicial. </w:t>
      </w:r>
    </w:p>
    <w:p w14:paraId="1B4F9C22" w14:textId="28C55A8A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398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>DECIDO.</w:t>
      </w:r>
    </w:p>
    <w:p w14:paraId="244C4B05" w14:textId="443CA0BB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399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O processo comporta julgamento antecipado, uma vez que a matéria controvertida é eminentemente de direito e as questões de fato encontram-se suficientemente esclarecidas pela prova documental produzida, tornando desnecessária a dilação probatória, nos termos do art. 355, inciso I, do Código de Processo Civil. </w:t>
      </w:r>
    </w:p>
    <w:p w14:paraId="0C5D2EF7" w14:textId="57F4D3F1" w:rsidR="00693B0D" w:rsidRPr="00C33F51" w:rsidRDefault="306897F8" w:rsidP="57A6DB39">
      <w:pPr>
        <w:jc w:val="both"/>
        <w:rPr>
          <w:rFonts w:ascii="Calibri" w:eastAsia="Calibri" w:hAnsi="Calibri" w:cs="Calibri"/>
          <w:color w:val="70AD47" w:themeColor="accent6"/>
        </w:rPr>
      </w:pPr>
      <w:r w:rsidRPr="57A6DB39">
        <w:rPr>
          <w:rFonts w:ascii="Calibri" w:eastAsia="Calibri" w:hAnsi="Calibri" w:cs="Calibri"/>
          <w:color w:val="00B050"/>
          <w:rPrChange w:id="1400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Presentes os pressupostos processuais de existência e validade da relação processual e as condições da ação, passo ao exame das preliminares suscitadas pelo réu. </w:t>
      </w:r>
    </w:p>
    <w:p w14:paraId="2399125F" w14:textId="25A3D12A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1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O réu impugna a gratuidade de justiça deferida à autora, sob o argumento de que a parte perceberia remuneração bruta mensal variável entre R$ 13.040,25 (treze mil e quarenta reais e vinte e cinco centavos) e R$ 20.141,24 (vinte mil, cento e quarenta e um reais e vinte e quatro centavos), o que afastaria a condição de hipossuficiência. </w:t>
      </w:r>
    </w:p>
    <w:p w14:paraId="6F6AF742" w14:textId="1B9BCE55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2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A impugnação não prospera, pois, nos termos do art. 99, § 3º, do Código de Processo Civil, presumese verdadeira a alegação de insuficiência deduzida por pessoa natural, presunção relativa que somente pode ser afastada mediante prova concreta em sentido contrário, ônus do qual o réu não se desincumbiu. Os contracheques revelam que, após os descontos obrigatórios e as amortizações relativas às diversas operações de crédito mantidas junto à instituição financeira, a remuneração líquida efetivamente disponível gira em torno de R$ 4.873,00 (quatro mil, oitocentos e setenta e três reais), montante inferior a cinco salários mínimos, patamar que, segundo a jurisprudência consolidada do Tribunal de Justiça do Distrito Federal e dos Territórios, autoriza a manutenção do benefício. Rejeito, portanto, a impugnação, mantendo-se a gratuidade deferida à autora. </w:t>
      </w:r>
    </w:p>
    <w:p w14:paraId="4DEDA65C" w14:textId="514BA180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3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>O réu impugna, ainda, o valor atribuído à causa, sustentando que deveria corresponder à soma das prestações vincendas dos contratos, nos termos do art. 292, inciso II e § 2º, do Código de Processo Civil.</w:t>
      </w:r>
    </w:p>
    <w:p w14:paraId="574D9137" w14:textId="40C1E3AC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4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Ocorre que a impugnação carece de fundamento, já que a presente ação possui natureza exclusivamente indenizatória, tendo por objeto único a condenação do réu ao pagamento de R$ 36.000,00 (trinta e seis mil reais) a título de danos morais. Portanto, não se discute a existência, </w:t>
      </w:r>
      <w:r w:rsidRPr="57A6DB39">
        <w:rPr>
          <w:rFonts w:ascii="Calibri" w:eastAsia="Calibri" w:hAnsi="Calibri" w:cs="Calibri"/>
          <w:color w:val="00B050"/>
          <w:rPrChange w:id="1405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lastRenderedPageBreak/>
        <w:t xml:space="preserve">validade ou execução dos contratos de mútuo, tampouco há pedido de revisão contratual, sendo inaplicável o dispositivo invocado. Tratando-se de ação indenizatória, o valor da causa deve corresponder ao proveito econômico pretendido, nos termos do art. 292, inciso V, do Código de Processo Civil, o que foi observado pela autora. Rejeito, por conseguinte, a impugnação ao valor da causa. </w:t>
      </w:r>
    </w:p>
    <w:p w14:paraId="79BAB656" w14:textId="7FB1FF37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6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>Passo à análise do mérito propriamente dito.</w:t>
      </w:r>
    </w:p>
    <w:p w14:paraId="0A8C8476" w14:textId="766F0BF1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7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>A controvérsia reside em definir se os descontos realizados pelo réu, na conta corrente da autora, referentes a parcelas de operações de crédito por ela contratadas, configuram conduta ilícita apta a gerar dever de indenizar.</w:t>
      </w:r>
    </w:p>
    <w:p w14:paraId="7C8698F5" w14:textId="2FA59752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8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A resposta é negativa, pois a responsabilidade civil, ainda que sob o regime objetivo do art. 14 do Código de Defesa do Consumidor, pressupõe a demonstração do defeito na prestação do serviço, o que não ocorreu nos autos, já que os descontos ocorreram de forma lícita. </w:t>
      </w:r>
    </w:p>
    <w:p w14:paraId="32DDF64D" w14:textId="61A91DE7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09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A dita licitude dos descontos decorre diretamente da tese firmada pelo Superior Tribunal de Justiça no julgamento do Tema Repetitivo 1.085, segundo a qual são lícitos os descontos de parcelas de empréstimos bancários comuns em conta corrente, ainda que utilizada para recebimento de salários, desde que previamente autorizados pelo mutuário e enquanto tal autorização perdurar, não sendo aplicável, por analogia, a limitação percentual prevista no § 1º do art. 1º da Lei nº 10.820/2003. </w:t>
      </w:r>
    </w:p>
    <w:p w14:paraId="0B7775AF" w14:textId="4307F21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10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No caso concreto, a documentação apresentada pelo réu, não impugnada especificamente pela autora, demonstra que a consumidora celebrou, ao longo dos anos, sucessivas operações de crédito consignado e pessoal junto ao BRB – BANCO DE BRASÍLIA S.A., todas formalizadas mediante autenticação eletrônica, com autorização expressa para débito em conta corrente dos valores referentes às prestações e encargos, autorização que se mantinha válida no período dos descontos ora impugnados. </w:t>
      </w:r>
    </w:p>
    <w:p w14:paraId="5CD3ACAE" w14:textId="1B4850D2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11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O elemento fático decisivo para o desfecho da causa encontra-se no processo conexo nº 0709997- 65.2026.8.07.0007, em trâmite perante este juízo entre as mesmas partes, e mencionado pela autora na inicial. A análise daqueles autos revela, no ID 273306192, que somente em 16 de abril de 2026 a autora encaminhou solicitação extrajudicial ao réu requerendo o cancelamento dos débitos automáticos e, em 23 de abril de 2026, apenas sete dias após a solicitação, a autora ajuizou aquela ação pleiteando tutela de urgência para suspensão dos descontos. </w:t>
      </w:r>
    </w:p>
    <w:p w14:paraId="0ACE4080" w14:textId="27F2916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12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Esse quadro cronológico demonstra que até 16 de abril de 2026 a autorização de débito em conta permanecia plenamente vigente, legitimando o réu, com fundamento em cláusula contratual expressa e à luz do Tema 1.085 do STJ, a proceder aos descontos das parcelas contratadas. Nessa conjuntura, verifico que todos os descontos objeto da presente demanda, ocorridos entre novembro de 2025 e abril de 2026, precederam a manifestação de revogação da autorização, o que descaracteriza, por completo, a alegada ilicitude da conduta. </w:t>
      </w:r>
    </w:p>
    <w:p w14:paraId="5B3C1DBF" w14:textId="593AC8F0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13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Não se ignora a preocupação com a preservação do mínimo existencial em cenários de endividamento. Contudo, a proteção jurídica desses valores encontra caminhos próprios no ordenamento, notadamente por meio da ação de repactuação de dívidas prevista na Lei nº 14.181/2021, não se admitindo a transposição automática dessas categorias para a via indenizatória, transformando o exercício regular de direito contratual em ato ilícito gerador de dano moral. </w:t>
      </w:r>
    </w:p>
    <w:p w14:paraId="247D3F6B" w14:textId="31BF4B6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14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lastRenderedPageBreak/>
        <w:t xml:space="preserve">Ausente conduta antijurídica imputável ao réu e comprovada a licitude dos descontos à luz da tese vinculante firmada pelo Superior Tribunal de Justiça no Tema 1.085, impõe-se a improcedência do pedido indenizatório. </w:t>
      </w:r>
    </w:p>
    <w:p w14:paraId="0D862F1B" w14:textId="54B184D8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b/>
          <w:color w:val="00B050"/>
          <w:rPrChange w:id="1415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DISPOSITIVO </w:t>
      </w:r>
    </w:p>
    <w:p w14:paraId="575E69CA" w14:textId="5FB21611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16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Diante do exposto, com fundamento no art. 487, inciso I, do Código de Processo Civil, julgo improcedente o pedido formulado por FERNANDA DE JESUS PEREIRA RIBEIRO em face do BRB – BANCO DE BRASÍLIA S.A., resolvendo o mérito da demanda. </w:t>
      </w:r>
    </w:p>
    <w:p w14:paraId="093CBC02" w14:textId="152D209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  <w:rPrChange w:id="1417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 xml:space="preserve">Condeno a autora ao pagamento das custas processuais e dos honorários advocatícios, estes fixados em 10% (dez por cento) sobre o valor atualizado da causa, nos termos do art. 85, § 2º, do Código de Processo Civil. Suspendo a exigibilidade das verbas sucumbenciais, em razão da gratuidade de justiça deferida, na forma do art. 98, § 3º, do Código de Processo Civil. </w:t>
      </w:r>
    </w:p>
    <w:p w14:paraId="28FBF4ED" w14:textId="6F251BD6" w:rsidR="306897F8" w:rsidRDefault="306897F8" w:rsidP="57A6DB39">
      <w:pPr>
        <w:jc w:val="both"/>
        <w:rPr>
          <w:ins w:id="1419" w:author="Assessor GDSXSR" w:date="2026-10-30T19:45:25Z"/>
          <w:rFonts w:ascii="Calibri" w:eastAsia="Calibri" w:hAnsi="Calibri" w:cs="Calibri"/>
          <w:color w:val="70AD47" w:themeColor="accent6"/>
        </w:rPr>
      </w:pPr>
      <w:r w:rsidRPr="57A6DB39">
        <w:rPr>
          <w:rFonts w:ascii="Calibri" w:eastAsia="Calibri" w:hAnsi="Calibri" w:cs="Calibri"/>
          <w:color w:val="00B050"/>
          <w:rPrChange w:id="1418" w:author="Assessor GDSXSR" w:date="2026-10-30T19:45:25Z">
            <w:rPr>
              <w:rFonts w:ascii="Calibri" w:eastAsia="Calibri" w:hAnsi="Calibri" w:cs="Calibri"/>
              <w:color w:val="70AD47" w:themeColor="accent6"/>
            </w:rPr>
          </w:rPrChange>
        </w:rPr>
        <w:t>Após o trânsito em julgado, não havendo outros requerimentos, arquivem-se os autos</w:t>
      </w:r>
    </w:p>
    <w:p>
      <w:pPr>
        <w:jc w:val="both"/>
        <w:rPr>
          <w:ins w:id="1420" w:author="Assessor GDSXSR" w:date="2026-10-30T19:45:25Z"/>
          <w:rFonts w:ascii="Calibri" w:eastAsia="Calibri" w:hAnsi="Calibri" w:cs="Calibri"/>
          <w:color w:val="70AD47" w:themeColor="accent6"/>
        </w:rPr>
      </w:pPr>
    </w:p>
    <w:p>
      <w:pPr>
        <w:jc w:val="both"/>
        <w:rPr>
          <w:ins w:id="1422" w:author="Assessor GDSXSR" w:date="2026-10-30T19:45:25Z"/>
          <w:rFonts w:ascii="Calibri" w:eastAsia="Calibri" w:hAnsi="Calibri" w:cs="Calibri"/>
          <w:color w:val="70AD47" w:themeColor="accent6"/>
        </w:rPr>
      </w:pPr>
      <w:ins w:id="1421" w:author="Assessor GDSXSR" w:date="2026-10-30T19:45:25Z">
        <w:r>
          <w:rPr>
            <w:rFonts w:ascii="Calibri" w:eastAsia="Calibri" w:hAnsi="Calibri" w:cs="Calibri"/>
            <w:b/>
            <w:color w:val="800080"/>
          </w:rPr>
          <w:t xml:space="preserve">PRECEDENTES CONTRÁRIOS AO VOTO</w:t>
        </w:r>
      </w:ins>
    </w:p>
    <w:p>
      <w:pPr>
        <w:jc w:val="both"/>
        <w:rPr>
          <w:ins w:id="1423" w:author="Assessor GDSXSR" w:date="2026-10-30T19:45:25Z"/>
          <w:rFonts w:ascii="Calibri" w:eastAsia="Calibri" w:hAnsi="Calibri" w:cs="Calibri"/>
          <w:color w:val="70AD47" w:themeColor="accent6"/>
        </w:rPr>
      </w:pPr>
    </w:p>
    <w:p>
      <w:pPr>
        <w:jc w:val="both"/>
        <w:rPr>
          <w:rFonts w:ascii="Calibri" w:eastAsia="Calibri" w:hAnsi="Calibri" w:cs="Calibri"/>
          <w:color w:val="70AD47" w:themeColor="accent6"/>
        </w:rPr>
      </w:pPr>
      <w:ins w:id="1424" w:author="Assessor GDSXSR" w:date="2026-10-30T19:45:25Z">
        <w:r>
          <w:rPr>
            <w:b w:val="0"/>
            <w:color w:val="800080"/>
          </w:rPr>
          <w:t xml:space="preserve">"1. É defeso à instituição financeira, em nítido exercício de autotutela, reter integralmente os valores depositados em conta bancária relativos ao salário do correntista para amortizar parcelas pendentes de pagamento, porquanto é imprescindível preservar a manutenção do mínimo existencial do devedor e/ou de sua família. 2. Conforme pacífica jurisprudência do colendo STJ, a retenção integral do salário da correntista resulta em ilícito passível de indenização por dano moral. 3.1. “Quantum” fixado a esse título - R$ 3.000,00 (três mil reais) - em consonância com os requisitos para tal mister. 3. Recurso do autor conhecido e provido. Recurso do banco réu desprovido." (Acórdão 2118786, 0705596-18.2025.8.07.0020, Relator(a): ROBSON BARBOSA DE AZEVEDO, 7ª TURMA CÍVEL, data de julgamento: 29/04/2026, publicado no DJe: 18/05/2026.)</w:t>
        </w:r>
      </w:ins>
    </w:p>
    <w:p w14:paraId="2C02D556" w14:textId="475E887E" w:rsidR="57A6DB39" w:rsidRDefault="57A6DB39" w:rsidP="57A6DB39">
      <w:pPr>
        <w:jc w:val="both"/>
        <w:rPr>
          <w:rFonts w:ascii="Calibri" w:eastAsia="Calibri" w:hAnsi="Calibri" w:cs="Calibri"/>
        </w:rPr>
      </w:pPr>
    </w:p>
    <w:p w14:paraId="67C6C233" w14:textId="46A29C10" w:rsidR="465936B5" w:rsidRDefault="465936B5" w:rsidP="57A6DB39">
      <w:pPr>
        <w:spacing w:after="0" w:line="360" w:lineRule="auto"/>
        <w:jc w:val="both"/>
        <w:rPr>
          <w:rFonts w:ascii="Calibri" w:eastAsia="Calibri" w:hAnsi="Calibri" w:cs="Calibri"/>
          <w:color w:val="70AD47" w:themeColor="accent6"/>
        </w:rPr>
      </w:pPr>
    </w:p>
    <w:sectPr w:rsidR="465936B5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rena Cardoso Ávila Niemeyer - GDACA" w:date="1900-01-01T00:00:00Z" w:initials="LG">
    <w:p w14:paraId="190C8E5A" w14:textId="7EE7A97D" w:rsidR="00926589" w:rsidRDefault="00926589">
      <w:r>
        <w:annotationRef/>
      </w:r>
      <w:r w:rsidRPr="631403AC">
        <w:t>Conclusão: 3/9/2026</w:t>
      </w:r>
    </w:p>
    <w:p w14:paraId="47818471" w14:textId="6DCF4782" w:rsidR="00926589" w:rsidRDefault="00926589">
      <w:r w:rsidRPr="567AD928">
        <w:t>Entrega: 9/9/2026</w:t>
      </w:r>
    </w:p>
    <w:p w14:paraId="52EA7111" w14:textId="720789D5" w:rsidR="00926589" w:rsidRDefault="00926589">
      <w:r w:rsidRPr="2D23AC32">
        <w:t>Certeza: 9</w:t>
      </w:r>
    </w:p>
  </w:comment>
  <w:comment w:id="1" w:author="Marcia Vilela Alves - GDACA" w:date="2026-09-10T14:56:00Z" w:initials="MV">
    <w:p w14:paraId="6DE43D1F" w14:textId="77777777" w:rsidR="009619BC" w:rsidRDefault="009619BC" w:rsidP="009619BC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2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Revisão complementada com os autos de origem (PJe, Num. 88900897 a 88901980): datas, IDs, nome da juíza e cláusula contratual conferidos (C-24). Concisão: fundamentação do voto e ementa reduzidas, com a sentença e os acórdãos em transcrição parcial (...) e supressão de parágrafos repetitivos (C-02, C-62). Alterações mecânicas: supressão de 'Requer o não provimento do recurso.' (C-31), recuos, negrito das enumerações, referências compactas ('CPC 85 § 11', C-20), espaçamento do relatório, cor verde 00B050 da sentença anexada (C-45) e 'EMENTA' à esquerda (C-42). O resultado (nego provimento) foi mantido (C-03).</w:t>
      </w:r>
    </w:p>
  </w:comment>
  <w:comment w:id="3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nomear as partes e o valor da causa (BRB Banco de Brasília S.A.; consumidora pessoa natural; R$ 36.000,00) e desdobrei em três itens: ação, sentença e apelo (C-34, C-34A, C-3P b, C-36). Renumerei os demais itens.</w:t>
      </w:r>
    </w:p>
  </w:comment>
  <w:comment w:id="4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Alterei a redação para refletir a tese do Tema 1.085/STJ, que limita a licitude dos descontos ao período em que a autorização perdurar (tese literal no corpo do voto, C-61), em redação mais curta (C-02).</w:t>
      </w:r>
    </w:p>
  </w:comment>
  <w:comment w:id="5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Acrescentei a data do pedido de cancelamento (16/04/2026), fato decisivo da r. sentença (ID 88901975), e passei a descrever os lançamentos de novembro de 2025 a abril de 2026 (C-3G, uma só tese: regra, fato e consequência).</w:t>
      </w:r>
    </w:p>
  </w:comment>
  <w:comment w:id="6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Acrescentei a parte final (mínimo existencial não se transpõe automaticamente para a via indenizatória), que o voto passou a trazer ao adotar a r. sentença (C-33, ementa espelha o voto).</w:t>
      </w:r>
    </w:p>
  </w:comment>
  <w:comment w:id="7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Preenchi 'Dispositivos relevantes citados' com os artigos do voto (CPC 85 § 11 e 98 § 3º); estava 'n/a' (C-33).</w:t>
      </w:r>
    </w:p>
  </w:comment>
  <w:comment w:id="8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Jurisprudência: (1) incluí o REsp do Tema 1.085 na ordem do voto, com identificação completa (C-67); (2) mantive o Acórdão 2153707 (4ª TC), mas NÃO o localizei no iajus (busca por número do processo e por trecho literal da ementa) nem na web (uma tentativa); pendência: conferir número do acórdão, relatoria e DJe no JurisDF (C-72, exceção v46, C-52); (3) retirei o Acórdão 2149604 (6ª TC, Des. Alfeu Machado) do corpo e da ementa: também não foi localizado, é de outra Turma e repetia a mesma tese do primeiro (C-65, C-67). Se quiser restaurá-lo, a transcrição está na minuta original. Conferido no iajus (só ementa, sem inteiro teor): a 4ª TC admite a revogação da autorização pelo consumidor (Res. BACEN 4.790/2020; Tema 1.085) e afasta dano moral por descontos anteriores — p. ex., Acórdãos de Des. Aiston (0726666-67.2024.8.07.0007, j. 23/10/2025) e Des. Jansen Fialho (0717601-32.2025.8.07.0001, j. 22/01/2026) — o que é coerente com o resultado, pois aqui o pedido de cancelamento é de 16/04/2026, posterior aos descontos (C-53). Letra 13 do rótulo ajustada para 14.</w:t>
      </w:r>
    </w:p>
  </w:comment>
  <w:comment w:id="9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Ajustei a fórmula do relatório ('(ID …), em que alega, em síntese, que:'), conforme o perfil APC. Mantive as alegações em parágrafo único, números em negrito (C-30, C-43).</w:t>
      </w:r>
    </w:p>
  </w:comment>
  <w:comment w:id="10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'MMa.' para 'MM.' (fórmula do perfil APC). Nome da juíza e vara conferidos na sentença (ID 88901975): Dra. Fernanda D'Aquino Mafra, 3ª Vara Cível de Taguatinga (C-22).</w:t>
      </w:r>
    </w:p>
  </w:comment>
  <w:comment w:id="11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Corrigi erro material: o apelo é da autora, não do réu. Conferido nos autos: ajuizamento 30/04/2026 (petição inicial, ID 88900897); a sentença é de 08/07/2026 (ID 88901975), e não 26/05/2026; apelo de 29/07/2026 (ID 88901977); valor da causa R$ 36.000,00 (C-24).</w:t>
      </w:r>
    </w:p>
  </w:comment>
  <w:comment w:id="12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Fundi os dois capítulos em um só: o pedido do apelo é um só (indenização por danos morais) e a licitude dos descontos é premissa dele; assunto que sozinho não leva a provimento não ganha capítulo próprio. Título passa a dizer a decisão (C-3W, C-3V). Sem mini-dispositivo, por ser o único capítulo (C-3A).</w:t>
      </w:r>
    </w:p>
  </w:comment>
  <w:comment w:id="13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Reuni em uma só enumeração, com o ID do apelo ao final, as alegações dos dois capítulos antigos e as do relatório (C-30, C-3W c). Em tópico único, 'A autora/apelante alega que:' sem repetir o nome, que consta do título do recurso.</w:t>
      </w:r>
    </w:p>
  </w:comment>
  <w:comment w:id="14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Conferi os contratos nos autos: a cláusula de autorização de débito aparece, com a mesma redação, nos IDs 88901966, 88901967, 88901969 e 88901970 (a minuta citava 88901966, 88901968 e 88901970). Transcrevi-a literalmente do ID 88901966, com (...) no trecho do meio (C-66 b, C-62). Fundi os quatro parágrafos de fundamentação sobre contratos e sentença em um parágrafo de remissão, o fato do cancelamento e a conclusão (C-02, C-11, C-20, C-25).</w:t>
      </w:r>
    </w:p>
  </w:comment>
  <w:comment w:id="15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Pendência: a r. sentença apoia-se no ID 273306192 do processo conexo nº 0709997-65.2026.8.07.0007 (pedido de cancelamento de 16/04/2026), que não consta destes autos. O ID do voto remete à sentença (ID 88901975); conferir o documento no processo conexo (C-24, C-52).</w:t>
      </w:r>
    </w:p>
  </w:comment>
  <w:comment w:id="16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Honorários recursais: mantive 2% do valor atualizado da causa, acrescido do fixado na r. sentença, base igual à da sentença (C-51). Troquei 'CPC/2015' por 'CPC' (C-20) e pus 'Condeno' em negrito (C-43).</w:t>
      </w:r>
    </w:p>
  </w:comment>
  <w:comment w:id="17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Valor atualizado da causa: R$ 36.000,00 (linha de dados do voto; conferir no PJe). (C-51)</w:t>
      </w:r>
    </w:p>
  </w:comment>
  <w:comment w:id="18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R. sentença, capítulo de custas e honorários: “Condeno a autora ao pagamento das custas processuais e dos honorários advocatícios, estes fixados em 10% (dez por cento) sobre o valor atualizado da causa, nos termos do art. 85, § 2º, do Código de Processo Civil. Suspendo a exigibilidade das verbas sucumbenciais, em razão da gratuidade de justiça deferida, na forma do art. 98, § 3º, do Código de Processo Civil.” (C-51)</w:t>
      </w:r>
    </w:p>
  </w:comment>
  <w:comment w:id="19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CPC, art. 98, § 3º: “Vencido o beneficiário, as obrigações decorrentes de sua sucumbência ficarão sob condição suspensiva de exigibilidade e somente poderão ser executadas se, nos 5 (cinco) anos subsequentes ao trânsito em julgado da decisão que as certificou, o credor demonstrar que deixou de existir a situação de insuficiência de recursos que justificou a concessão de gratuidade, extinguindo-se, passado esse prazo, tais obrigações do beneficiário.” (texto literal; fonte: Planalto, via iajus; C-63)</w:t>
      </w:r>
    </w:p>
  </w:comment>
  <w:comment w:id="20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Tese literal do Tema 1.085/STJ conferida no iajus (tese e data de julgamento, 09/03/2022; vigente). Número do REsp, relator e DJe seguem a forma de C-61 e ficam para conferência no SCON/STJ, pois o iajus não os devolveu (C-52). O voto cita a tese em vez de parafraseá-la (C-61, C-66 d); a minuta a parafraseava e omitia a limitação 'enquanto esta autorização perdurar'.</w:t>
      </w:r>
    </w:p>
  </w:comment>
  <w:comment w:id="21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O apelo (alegações 2 e 5) invoca o mínimo existencial e a Lei 14.181/2021, e a minuta não respondia a esse ponto. Adotei, em bloco, o trecho da r. sentença que o enfrenta (ID 88901975), sem texto novo de minha autoria (C-26, C-3R, perfil APC).</w:t>
      </w:r>
    </w:p>
  </w:comment>
  <w:comment w:id="22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Retirei o rótulo 'RESUMO COPILOT' (material de trabalho da ferramenta, em vermelho fora do bloco) e completei o título do resumo ('… EM SENTIDO CONTRÁRIO AO VOTO', C-39). O conteúdo do resumo não foi reescrito; permanecem nele as marcas '[apc 0710751-07 | PDF]' e a numeração automática corrida, do Copilot (C-39).</w:t>
      </w:r>
    </w:p>
  </w:comment>
  <w:comment w:id="23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Bloco em violeta no fim do documento (C-46, C-53): o apelo invoca o Acórdão 2118786 (7ª TC, Des. Robson Barbosa de Azevedo), em sentido contrário ao voto, que não foi enfrentado na minuta. Transcrevi a ementa como reproduzida no apelo (ID 88901977), sem o cabeçalho (C-62), e não escrevi parágrafo de distinção no corpo do voto. Pendência: o acórdão não foi localizado no iajus; conferir texto e dados no JurisDF (C-52). A distinção está nos autos: o precedente trata de retenção integral do salário para quitar parcelas pretéritas inadimplidas, sem autorização vigente discutida; a decisão de distinguir é do Desembargador.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EA7111" w15:done="0"/>
  <w15:commentEx w15:paraId="6DE43D1F" w15:paraIdParent="52EA71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B88B77" w16cex:dateUtc="2026-08-06T19:48:00Z"/>
  <w16cex:commentExtensible w16cex:durableId="15516276" w16cex:dateUtc="2026-09-10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EA7111" w16cid:durableId="1BB88B77"/>
  <w16cid:commentId w16cid:paraId="6DE43D1F" w16cid:durableId="155162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04D5" w14:textId="77777777" w:rsidR="00226489" w:rsidRDefault="00226489" w:rsidP="003A42DE">
      <w:pPr>
        <w:spacing w:after="0" w:line="240" w:lineRule="auto"/>
      </w:pPr>
      <w:r>
        <w:separator/>
      </w:r>
    </w:p>
  </w:endnote>
  <w:endnote w:type="continuationSeparator" w:id="0">
    <w:p w14:paraId="54F23D0D" w14:textId="77777777" w:rsidR="00226489" w:rsidRDefault="00226489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9C7B" w14:textId="77777777" w:rsidR="00226489" w:rsidRDefault="00226489" w:rsidP="003A42DE">
      <w:pPr>
        <w:spacing w:after="0" w:line="240" w:lineRule="auto"/>
      </w:pPr>
      <w:r>
        <w:separator/>
      </w:r>
    </w:p>
  </w:footnote>
  <w:footnote w:type="continuationSeparator" w:id="0">
    <w:p w14:paraId="3B48D2E3" w14:textId="77777777" w:rsidR="00226489" w:rsidRDefault="00226489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79AFC05" w14:paraId="0700540F" w14:textId="77777777" w:rsidTr="679AFC05">
      <w:trPr>
        <w:trHeight w:val="300"/>
      </w:trPr>
      <w:tc>
        <w:tcPr>
          <w:tcW w:w="2830" w:type="dxa"/>
        </w:tcPr>
        <w:p w14:paraId="7746DF91" w14:textId="59903D09" w:rsidR="679AFC05" w:rsidRDefault="679AFC05" w:rsidP="679AFC05">
          <w:pPr>
            <w:pStyle w:val="Cabealho"/>
            <w:ind w:left="-115"/>
          </w:pPr>
        </w:p>
      </w:tc>
      <w:tc>
        <w:tcPr>
          <w:tcW w:w="2830" w:type="dxa"/>
        </w:tcPr>
        <w:p w14:paraId="7377885A" w14:textId="4A99C3DD" w:rsidR="679AFC05" w:rsidRDefault="679AFC05" w:rsidP="679AFC05">
          <w:pPr>
            <w:pStyle w:val="Cabealho"/>
            <w:jc w:val="center"/>
          </w:pPr>
        </w:p>
      </w:tc>
      <w:tc>
        <w:tcPr>
          <w:tcW w:w="2830" w:type="dxa"/>
        </w:tcPr>
        <w:p w14:paraId="72FEF56F" w14:textId="0B029991" w:rsidR="679AFC05" w:rsidRDefault="679AFC05" w:rsidP="679AFC05">
          <w:pPr>
            <w:pStyle w:val="Cabealho"/>
            <w:ind w:right="-115"/>
            <w:jc w:val="right"/>
          </w:pPr>
        </w:p>
      </w:tc>
    </w:tr>
  </w:tbl>
  <w:p w14:paraId="1CAD354A" w14:textId="09DCE3E8" w:rsidR="679AFC05" w:rsidRDefault="679AFC05" w:rsidP="679AFC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F02D"/>
    <w:multiLevelType w:val="hybridMultilevel"/>
    <w:tmpl w:val="F92EF56A"/>
    <w:lvl w:ilvl="0" w:tplc="96E43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58D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29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CA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E1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4C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72E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25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A65F"/>
    <w:multiLevelType w:val="hybridMultilevel"/>
    <w:tmpl w:val="1F08C5FC"/>
    <w:lvl w:ilvl="0" w:tplc="CD42ED98">
      <w:start w:val="8"/>
      <w:numFmt w:val="decimal"/>
      <w:lvlText w:val="%1."/>
      <w:lvlJc w:val="left"/>
      <w:pPr>
        <w:ind w:left="720" w:hanging="360"/>
      </w:pPr>
    </w:lvl>
    <w:lvl w:ilvl="1" w:tplc="7F148846">
      <w:start w:val="1"/>
      <w:numFmt w:val="lowerLetter"/>
      <w:lvlText w:val="%2."/>
      <w:lvlJc w:val="left"/>
      <w:pPr>
        <w:ind w:left="1440" w:hanging="360"/>
      </w:pPr>
    </w:lvl>
    <w:lvl w:ilvl="2" w:tplc="6B3C3A88">
      <w:start w:val="1"/>
      <w:numFmt w:val="lowerRoman"/>
      <w:lvlText w:val="%3."/>
      <w:lvlJc w:val="right"/>
      <w:pPr>
        <w:ind w:left="2160" w:hanging="180"/>
      </w:pPr>
    </w:lvl>
    <w:lvl w:ilvl="3" w:tplc="BC12A57C">
      <w:start w:val="1"/>
      <w:numFmt w:val="decimal"/>
      <w:lvlText w:val="%4."/>
      <w:lvlJc w:val="left"/>
      <w:pPr>
        <w:ind w:left="2880" w:hanging="360"/>
      </w:pPr>
    </w:lvl>
    <w:lvl w:ilvl="4" w:tplc="07ACB87E">
      <w:start w:val="1"/>
      <w:numFmt w:val="lowerLetter"/>
      <w:lvlText w:val="%5."/>
      <w:lvlJc w:val="left"/>
      <w:pPr>
        <w:ind w:left="3600" w:hanging="360"/>
      </w:pPr>
    </w:lvl>
    <w:lvl w:ilvl="5" w:tplc="380EF48A">
      <w:start w:val="1"/>
      <w:numFmt w:val="lowerRoman"/>
      <w:lvlText w:val="%6."/>
      <w:lvlJc w:val="right"/>
      <w:pPr>
        <w:ind w:left="4320" w:hanging="180"/>
      </w:pPr>
    </w:lvl>
    <w:lvl w:ilvl="6" w:tplc="108E97D6">
      <w:start w:val="1"/>
      <w:numFmt w:val="decimal"/>
      <w:lvlText w:val="%7."/>
      <w:lvlJc w:val="left"/>
      <w:pPr>
        <w:ind w:left="5040" w:hanging="360"/>
      </w:pPr>
    </w:lvl>
    <w:lvl w:ilvl="7" w:tplc="7D385C4C">
      <w:start w:val="1"/>
      <w:numFmt w:val="lowerLetter"/>
      <w:lvlText w:val="%8."/>
      <w:lvlJc w:val="left"/>
      <w:pPr>
        <w:ind w:left="5760" w:hanging="360"/>
      </w:pPr>
    </w:lvl>
    <w:lvl w:ilvl="8" w:tplc="4CB080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F6C64"/>
    <w:multiLevelType w:val="hybridMultilevel"/>
    <w:tmpl w:val="80FE2296"/>
    <w:lvl w:ilvl="0" w:tplc="573ACC4A">
      <w:start w:val="1"/>
      <w:numFmt w:val="decimal"/>
      <w:lvlText w:val="%1."/>
      <w:lvlJc w:val="left"/>
      <w:pPr>
        <w:ind w:left="720" w:hanging="360"/>
      </w:pPr>
    </w:lvl>
    <w:lvl w:ilvl="1" w:tplc="CB5C3BBE">
      <w:start w:val="1"/>
      <w:numFmt w:val="lowerLetter"/>
      <w:lvlText w:val="%2."/>
      <w:lvlJc w:val="left"/>
      <w:pPr>
        <w:ind w:left="1440" w:hanging="360"/>
      </w:pPr>
    </w:lvl>
    <w:lvl w:ilvl="2" w:tplc="3FB800A8">
      <w:start w:val="1"/>
      <w:numFmt w:val="lowerRoman"/>
      <w:lvlText w:val="%3."/>
      <w:lvlJc w:val="right"/>
      <w:pPr>
        <w:ind w:left="2160" w:hanging="180"/>
      </w:pPr>
    </w:lvl>
    <w:lvl w:ilvl="3" w:tplc="672690AE">
      <w:start w:val="1"/>
      <w:numFmt w:val="decimal"/>
      <w:lvlText w:val="%4."/>
      <w:lvlJc w:val="left"/>
      <w:pPr>
        <w:ind w:left="2880" w:hanging="360"/>
      </w:pPr>
    </w:lvl>
    <w:lvl w:ilvl="4" w:tplc="E1286CFA">
      <w:start w:val="1"/>
      <w:numFmt w:val="lowerLetter"/>
      <w:lvlText w:val="%5."/>
      <w:lvlJc w:val="left"/>
      <w:pPr>
        <w:ind w:left="3600" w:hanging="360"/>
      </w:pPr>
    </w:lvl>
    <w:lvl w:ilvl="5" w:tplc="45C2BA48">
      <w:start w:val="1"/>
      <w:numFmt w:val="lowerRoman"/>
      <w:lvlText w:val="%6."/>
      <w:lvlJc w:val="right"/>
      <w:pPr>
        <w:ind w:left="4320" w:hanging="180"/>
      </w:pPr>
    </w:lvl>
    <w:lvl w:ilvl="6" w:tplc="13888E98">
      <w:start w:val="1"/>
      <w:numFmt w:val="decimal"/>
      <w:lvlText w:val="%7."/>
      <w:lvlJc w:val="left"/>
      <w:pPr>
        <w:ind w:left="5040" w:hanging="360"/>
      </w:pPr>
    </w:lvl>
    <w:lvl w:ilvl="7" w:tplc="EFDEB3E6">
      <w:start w:val="1"/>
      <w:numFmt w:val="lowerLetter"/>
      <w:lvlText w:val="%8."/>
      <w:lvlJc w:val="left"/>
      <w:pPr>
        <w:ind w:left="5760" w:hanging="360"/>
      </w:pPr>
    </w:lvl>
    <w:lvl w:ilvl="8" w:tplc="FB9293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2679"/>
    <w:multiLevelType w:val="hybridMultilevel"/>
    <w:tmpl w:val="20920D1C"/>
    <w:lvl w:ilvl="0" w:tplc="45C02E98">
      <w:start w:val="1"/>
      <w:numFmt w:val="decimal"/>
      <w:lvlText w:val="%1."/>
      <w:lvlJc w:val="left"/>
      <w:pPr>
        <w:ind w:left="720" w:hanging="360"/>
      </w:pPr>
    </w:lvl>
    <w:lvl w:ilvl="1" w:tplc="CAD630DE">
      <w:start w:val="1"/>
      <w:numFmt w:val="lowerLetter"/>
      <w:lvlText w:val="%2."/>
      <w:lvlJc w:val="left"/>
      <w:pPr>
        <w:ind w:left="1440" w:hanging="360"/>
      </w:pPr>
    </w:lvl>
    <w:lvl w:ilvl="2" w:tplc="FA6E1484">
      <w:start w:val="1"/>
      <w:numFmt w:val="lowerRoman"/>
      <w:lvlText w:val="%3."/>
      <w:lvlJc w:val="right"/>
      <w:pPr>
        <w:ind w:left="2160" w:hanging="180"/>
      </w:pPr>
    </w:lvl>
    <w:lvl w:ilvl="3" w:tplc="884C585E">
      <w:start w:val="1"/>
      <w:numFmt w:val="decimal"/>
      <w:lvlText w:val="%4."/>
      <w:lvlJc w:val="left"/>
      <w:pPr>
        <w:ind w:left="2880" w:hanging="360"/>
      </w:pPr>
    </w:lvl>
    <w:lvl w:ilvl="4" w:tplc="69CE7F34">
      <w:start w:val="1"/>
      <w:numFmt w:val="lowerLetter"/>
      <w:lvlText w:val="%5."/>
      <w:lvlJc w:val="left"/>
      <w:pPr>
        <w:ind w:left="3600" w:hanging="360"/>
      </w:pPr>
    </w:lvl>
    <w:lvl w:ilvl="5" w:tplc="7FAE92BA">
      <w:start w:val="1"/>
      <w:numFmt w:val="lowerRoman"/>
      <w:lvlText w:val="%6."/>
      <w:lvlJc w:val="right"/>
      <w:pPr>
        <w:ind w:left="4320" w:hanging="180"/>
      </w:pPr>
    </w:lvl>
    <w:lvl w:ilvl="6" w:tplc="7D14F7F0">
      <w:start w:val="1"/>
      <w:numFmt w:val="decimal"/>
      <w:lvlText w:val="%7."/>
      <w:lvlJc w:val="left"/>
      <w:pPr>
        <w:ind w:left="5040" w:hanging="360"/>
      </w:pPr>
    </w:lvl>
    <w:lvl w:ilvl="7" w:tplc="3C84E196">
      <w:start w:val="1"/>
      <w:numFmt w:val="lowerLetter"/>
      <w:lvlText w:val="%8."/>
      <w:lvlJc w:val="left"/>
      <w:pPr>
        <w:ind w:left="5760" w:hanging="360"/>
      </w:pPr>
    </w:lvl>
    <w:lvl w:ilvl="8" w:tplc="D752FD9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3635F"/>
    <w:multiLevelType w:val="hybridMultilevel"/>
    <w:tmpl w:val="34C00B24"/>
    <w:lvl w:ilvl="0" w:tplc="C492B802">
      <w:start w:val="1"/>
      <w:numFmt w:val="decimal"/>
      <w:lvlText w:val="%1."/>
      <w:lvlJc w:val="left"/>
      <w:pPr>
        <w:ind w:left="720" w:hanging="360"/>
      </w:pPr>
    </w:lvl>
    <w:lvl w:ilvl="1" w:tplc="AA785976">
      <w:start w:val="1"/>
      <w:numFmt w:val="lowerLetter"/>
      <w:lvlText w:val="%2."/>
      <w:lvlJc w:val="left"/>
      <w:pPr>
        <w:ind w:left="1440" w:hanging="360"/>
      </w:pPr>
    </w:lvl>
    <w:lvl w:ilvl="2" w:tplc="58D447C8">
      <w:start w:val="1"/>
      <w:numFmt w:val="lowerRoman"/>
      <w:lvlText w:val="%3."/>
      <w:lvlJc w:val="right"/>
      <w:pPr>
        <w:ind w:left="2160" w:hanging="180"/>
      </w:pPr>
    </w:lvl>
    <w:lvl w:ilvl="3" w:tplc="2BC217AA">
      <w:start w:val="1"/>
      <w:numFmt w:val="decimal"/>
      <w:lvlText w:val="%4."/>
      <w:lvlJc w:val="left"/>
      <w:pPr>
        <w:ind w:left="2880" w:hanging="360"/>
      </w:pPr>
    </w:lvl>
    <w:lvl w:ilvl="4" w:tplc="33FCB550">
      <w:start w:val="1"/>
      <w:numFmt w:val="lowerLetter"/>
      <w:lvlText w:val="%5."/>
      <w:lvlJc w:val="left"/>
      <w:pPr>
        <w:ind w:left="3600" w:hanging="360"/>
      </w:pPr>
    </w:lvl>
    <w:lvl w:ilvl="5" w:tplc="3A4493C2">
      <w:start w:val="1"/>
      <w:numFmt w:val="lowerRoman"/>
      <w:lvlText w:val="%6."/>
      <w:lvlJc w:val="right"/>
      <w:pPr>
        <w:ind w:left="4320" w:hanging="180"/>
      </w:pPr>
    </w:lvl>
    <w:lvl w:ilvl="6" w:tplc="249CC180">
      <w:start w:val="1"/>
      <w:numFmt w:val="decimal"/>
      <w:lvlText w:val="%7."/>
      <w:lvlJc w:val="left"/>
      <w:pPr>
        <w:ind w:left="5040" w:hanging="360"/>
      </w:pPr>
    </w:lvl>
    <w:lvl w:ilvl="7" w:tplc="E69C7E8C">
      <w:start w:val="1"/>
      <w:numFmt w:val="lowerLetter"/>
      <w:lvlText w:val="%8."/>
      <w:lvlJc w:val="left"/>
      <w:pPr>
        <w:ind w:left="5760" w:hanging="360"/>
      </w:pPr>
    </w:lvl>
    <w:lvl w:ilvl="8" w:tplc="2310894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5E15"/>
    <w:multiLevelType w:val="hybridMultilevel"/>
    <w:tmpl w:val="9E1AD766"/>
    <w:lvl w:ilvl="0" w:tplc="ED5C7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4E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2F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C5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A4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E3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00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2F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67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030D2"/>
    <w:multiLevelType w:val="hybridMultilevel"/>
    <w:tmpl w:val="6128C9DC"/>
    <w:lvl w:ilvl="0" w:tplc="9BEE9FC6">
      <w:start w:val="8"/>
      <w:numFmt w:val="decimal"/>
      <w:lvlText w:val="%1."/>
      <w:lvlJc w:val="left"/>
      <w:pPr>
        <w:ind w:left="720" w:hanging="360"/>
      </w:pPr>
    </w:lvl>
    <w:lvl w:ilvl="1" w:tplc="123CD5B8">
      <w:start w:val="1"/>
      <w:numFmt w:val="lowerLetter"/>
      <w:lvlText w:val="%2."/>
      <w:lvlJc w:val="left"/>
      <w:pPr>
        <w:ind w:left="1440" w:hanging="360"/>
      </w:pPr>
    </w:lvl>
    <w:lvl w:ilvl="2" w:tplc="6C429DE8">
      <w:start w:val="1"/>
      <w:numFmt w:val="lowerRoman"/>
      <w:lvlText w:val="%3."/>
      <w:lvlJc w:val="right"/>
      <w:pPr>
        <w:ind w:left="2160" w:hanging="180"/>
      </w:pPr>
    </w:lvl>
    <w:lvl w:ilvl="3" w:tplc="63342A58">
      <w:start w:val="1"/>
      <w:numFmt w:val="decimal"/>
      <w:lvlText w:val="%4."/>
      <w:lvlJc w:val="left"/>
      <w:pPr>
        <w:ind w:left="2880" w:hanging="360"/>
      </w:pPr>
    </w:lvl>
    <w:lvl w:ilvl="4" w:tplc="E356DC46">
      <w:start w:val="1"/>
      <w:numFmt w:val="lowerLetter"/>
      <w:lvlText w:val="%5."/>
      <w:lvlJc w:val="left"/>
      <w:pPr>
        <w:ind w:left="3600" w:hanging="360"/>
      </w:pPr>
    </w:lvl>
    <w:lvl w:ilvl="5" w:tplc="E2FA454C">
      <w:start w:val="1"/>
      <w:numFmt w:val="lowerRoman"/>
      <w:lvlText w:val="%6."/>
      <w:lvlJc w:val="right"/>
      <w:pPr>
        <w:ind w:left="4320" w:hanging="180"/>
      </w:pPr>
    </w:lvl>
    <w:lvl w:ilvl="6" w:tplc="0AD016EC">
      <w:start w:val="1"/>
      <w:numFmt w:val="decimal"/>
      <w:lvlText w:val="%7."/>
      <w:lvlJc w:val="left"/>
      <w:pPr>
        <w:ind w:left="5040" w:hanging="360"/>
      </w:pPr>
    </w:lvl>
    <w:lvl w:ilvl="7" w:tplc="C864484A">
      <w:start w:val="1"/>
      <w:numFmt w:val="lowerLetter"/>
      <w:lvlText w:val="%8."/>
      <w:lvlJc w:val="left"/>
      <w:pPr>
        <w:ind w:left="5760" w:hanging="360"/>
      </w:pPr>
    </w:lvl>
    <w:lvl w:ilvl="8" w:tplc="D61EB4B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F81E5"/>
    <w:multiLevelType w:val="hybridMultilevel"/>
    <w:tmpl w:val="C5ACCDD4"/>
    <w:lvl w:ilvl="0" w:tplc="C846D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AE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00B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0D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EB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07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62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F25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C7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5E57D"/>
    <w:multiLevelType w:val="hybridMultilevel"/>
    <w:tmpl w:val="ABBE1CCA"/>
    <w:lvl w:ilvl="0" w:tplc="B866D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BEC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09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47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0E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44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E7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4A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A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E2585"/>
    <w:multiLevelType w:val="hybridMultilevel"/>
    <w:tmpl w:val="E6C82718"/>
    <w:lvl w:ilvl="0" w:tplc="2A7C5990">
      <w:start w:val="1"/>
      <w:numFmt w:val="decimal"/>
      <w:lvlText w:val="%1."/>
      <w:lvlJc w:val="left"/>
      <w:pPr>
        <w:ind w:left="720" w:hanging="360"/>
      </w:pPr>
    </w:lvl>
    <w:lvl w:ilvl="1" w:tplc="7918FE22">
      <w:start w:val="1"/>
      <w:numFmt w:val="lowerLetter"/>
      <w:lvlText w:val="%2."/>
      <w:lvlJc w:val="left"/>
      <w:pPr>
        <w:ind w:left="1440" w:hanging="360"/>
      </w:pPr>
    </w:lvl>
    <w:lvl w:ilvl="2" w:tplc="22707C72">
      <w:start w:val="1"/>
      <w:numFmt w:val="lowerRoman"/>
      <w:lvlText w:val="%3."/>
      <w:lvlJc w:val="right"/>
      <w:pPr>
        <w:ind w:left="2160" w:hanging="180"/>
      </w:pPr>
    </w:lvl>
    <w:lvl w:ilvl="3" w:tplc="83689744">
      <w:start w:val="1"/>
      <w:numFmt w:val="decimal"/>
      <w:lvlText w:val="%4."/>
      <w:lvlJc w:val="left"/>
      <w:pPr>
        <w:ind w:left="2880" w:hanging="360"/>
      </w:pPr>
    </w:lvl>
    <w:lvl w:ilvl="4" w:tplc="8834DA92">
      <w:start w:val="1"/>
      <w:numFmt w:val="lowerLetter"/>
      <w:lvlText w:val="%5."/>
      <w:lvlJc w:val="left"/>
      <w:pPr>
        <w:ind w:left="3600" w:hanging="360"/>
      </w:pPr>
    </w:lvl>
    <w:lvl w:ilvl="5" w:tplc="95020E2C">
      <w:start w:val="1"/>
      <w:numFmt w:val="lowerRoman"/>
      <w:lvlText w:val="%6."/>
      <w:lvlJc w:val="right"/>
      <w:pPr>
        <w:ind w:left="4320" w:hanging="180"/>
      </w:pPr>
    </w:lvl>
    <w:lvl w:ilvl="6" w:tplc="1A383E10">
      <w:start w:val="1"/>
      <w:numFmt w:val="decimal"/>
      <w:lvlText w:val="%7."/>
      <w:lvlJc w:val="left"/>
      <w:pPr>
        <w:ind w:left="5040" w:hanging="360"/>
      </w:pPr>
    </w:lvl>
    <w:lvl w:ilvl="7" w:tplc="7DFA624C">
      <w:start w:val="1"/>
      <w:numFmt w:val="lowerLetter"/>
      <w:lvlText w:val="%8."/>
      <w:lvlJc w:val="left"/>
      <w:pPr>
        <w:ind w:left="5760" w:hanging="360"/>
      </w:pPr>
    </w:lvl>
    <w:lvl w:ilvl="8" w:tplc="64E075B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EEBC4"/>
    <w:multiLevelType w:val="hybridMultilevel"/>
    <w:tmpl w:val="D2D840FA"/>
    <w:lvl w:ilvl="0" w:tplc="045C7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EB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EB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6D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42F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A0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69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6E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A9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38C80"/>
    <w:multiLevelType w:val="hybridMultilevel"/>
    <w:tmpl w:val="E31E91F8"/>
    <w:lvl w:ilvl="0" w:tplc="41608C22">
      <w:start w:val="1"/>
      <w:numFmt w:val="decimal"/>
      <w:lvlText w:val="%1."/>
      <w:lvlJc w:val="left"/>
      <w:pPr>
        <w:ind w:left="720" w:hanging="360"/>
      </w:pPr>
    </w:lvl>
    <w:lvl w:ilvl="1" w:tplc="8A7E9DAE">
      <w:start w:val="1"/>
      <w:numFmt w:val="lowerLetter"/>
      <w:lvlText w:val="%2."/>
      <w:lvlJc w:val="left"/>
      <w:pPr>
        <w:ind w:left="1440" w:hanging="360"/>
      </w:pPr>
    </w:lvl>
    <w:lvl w:ilvl="2" w:tplc="9BBE5DB2">
      <w:start w:val="1"/>
      <w:numFmt w:val="lowerRoman"/>
      <w:lvlText w:val="%3."/>
      <w:lvlJc w:val="right"/>
      <w:pPr>
        <w:ind w:left="2160" w:hanging="180"/>
      </w:pPr>
    </w:lvl>
    <w:lvl w:ilvl="3" w:tplc="EBA84488">
      <w:start w:val="1"/>
      <w:numFmt w:val="decimal"/>
      <w:lvlText w:val="%4."/>
      <w:lvlJc w:val="left"/>
      <w:pPr>
        <w:ind w:left="2880" w:hanging="360"/>
      </w:pPr>
    </w:lvl>
    <w:lvl w:ilvl="4" w:tplc="AA9CB97A">
      <w:start w:val="1"/>
      <w:numFmt w:val="lowerLetter"/>
      <w:lvlText w:val="%5."/>
      <w:lvlJc w:val="left"/>
      <w:pPr>
        <w:ind w:left="3600" w:hanging="360"/>
      </w:pPr>
    </w:lvl>
    <w:lvl w:ilvl="5" w:tplc="1E8C6072">
      <w:start w:val="1"/>
      <w:numFmt w:val="lowerRoman"/>
      <w:lvlText w:val="%6."/>
      <w:lvlJc w:val="right"/>
      <w:pPr>
        <w:ind w:left="4320" w:hanging="180"/>
      </w:pPr>
    </w:lvl>
    <w:lvl w:ilvl="6" w:tplc="93FE1ABE">
      <w:start w:val="1"/>
      <w:numFmt w:val="decimal"/>
      <w:lvlText w:val="%7."/>
      <w:lvlJc w:val="left"/>
      <w:pPr>
        <w:ind w:left="5040" w:hanging="360"/>
      </w:pPr>
    </w:lvl>
    <w:lvl w:ilvl="7" w:tplc="41220330">
      <w:start w:val="1"/>
      <w:numFmt w:val="lowerLetter"/>
      <w:lvlText w:val="%8."/>
      <w:lvlJc w:val="left"/>
      <w:pPr>
        <w:ind w:left="5760" w:hanging="360"/>
      </w:pPr>
    </w:lvl>
    <w:lvl w:ilvl="8" w:tplc="9F3ADE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5F319"/>
    <w:multiLevelType w:val="hybridMultilevel"/>
    <w:tmpl w:val="11625B06"/>
    <w:lvl w:ilvl="0" w:tplc="5980D902">
      <w:start w:val="1"/>
      <w:numFmt w:val="decimal"/>
      <w:lvlText w:val="%1."/>
      <w:lvlJc w:val="left"/>
      <w:pPr>
        <w:ind w:left="720" w:hanging="360"/>
      </w:pPr>
    </w:lvl>
    <w:lvl w:ilvl="1" w:tplc="C49C0758">
      <w:start w:val="1"/>
      <w:numFmt w:val="lowerLetter"/>
      <w:lvlText w:val="%2."/>
      <w:lvlJc w:val="left"/>
      <w:pPr>
        <w:ind w:left="1440" w:hanging="360"/>
      </w:pPr>
    </w:lvl>
    <w:lvl w:ilvl="2" w:tplc="29FAB3C0">
      <w:start w:val="1"/>
      <w:numFmt w:val="lowerRoman"/>
      <w:lvlText w:val="%3."/>
      <w:lvlJc w:val="right"/>
      <w:pPr>
        <w:ind w:left="2160" w:hanging="180"/>
      </w:pPr>
    </w:lvl>
    <w:lvl w:ilvl="3" w:tplc="557847FA">
      <w:start w:val="1"/>
      <w:numFmt w:val="decimal"/>
      <w:lvlText w:val="%4."/>
      <w:lvlJc w:val="left"/>
      <w:pPr>
        <w:ind w:left="2880" w:hanging="360"/>
      </w:pPr>
    </w:lvl>
    <w:lvl w:ilvl="4" w:tplc="CF466204">
      <w:start w:val="1"/>
      <w:numFmt w:val="lowerLetter"/>
      <w:lvlText w:val="%5."/>
      <w:lvlJc w:val="left"/>
      <w:pPr>
        <w:ind w:left="3600" w:hanging="360"/>
      </w:pPr>
    </w:lvl>
    <w:lvl w:ilvl="5" w:tplc="D19A925A">
      <w:start w:val="1"/>
      <w:numFmt w:val="lowerRoman"/>
      <w:lvlText w:val="%6."/>
      <w:lvlJc w:val="right"/>
      <w:pPr>
        <w:ind w:left="4320" w:hanging="180"/>
      </w:pPr>
    </w:lvl>
    <w:lvl w:ilvl="6" w:tplc="26887AC2">
      <w:start w:val="1"/>
      <w:numFmt w:val="decimal"/>
      <w:lvlText w:val="%7."/>
      <w:lvlJc w:val="left"/>
      <w:pPr>
        <w:ind w:left="5040" w:hanging="360"/>
      </w:pPr>
    </w:lvl>
    <w:lvl w:ilvl="7" w:tplc="DECA6450">
      <w:start w:val="1"/>
      <w:numFmt w:val="lowerLetter"/>
      <w:lvlText w:val="%8."/>
      <w:lvlJc w:val="left"/>
      <w:pPr>
        <w:ind w:left="5760" w:hanging="360"/>
      </w:pPr>
    </w:lvl>
    <w:lvl w:ilvl="8" w:tplc="B2D8758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59A354"/>
    <w:multiLevelType w:val="hybridMultilevel"/>
    <w:tmpl w:val="BBAC4C30"/>
    <w:lvl w:ilvl="0" w:tplc="47842166">
      <w:start w:val="1"/>
      <w:numFmt w:val="decimal"/>
      <w:lvlText w:val="%1."/>
      <w:lvlJc w:val="left"/>
      <w:pPr>
        <w:ind w:left="720" w:hanging="360"/>
      </w:pPr>
    </w:lvl>
    <w:lvl w:ilvl="1" w:tplc="982C606C">
      <w:start w:val="1"/>
      <w:numFmt w:val="lowerLetter"/>
      <w:lvlText w:val="%2."/>
      <w:lvlJc w:val="left"/>
      <w:pPr>
        <w:ind w:left="1440" w:hanging="360"/>
      </w:pPr>
    </w:lvl>
    <w:lvl w:ilvl="2" w:tplc="6E7E347A">
      <w:start w:val="1"/>
      <w:numFmt w:val="lowerRoman"/>
      <w:lvlText w:val="%3."/>
      <w:lvlJc w:val="right"/>
      <w:pPr>
        <w:ind w:left="2160" w:hanging="180"/>
      </w:pPr>
    </w:lvl>
    <w:lvl w:ilvl="3" w:tplc="7B700690">
      <w:start w:val="1"/>
      <w:numFmt w:val="decimal"/>
      <w:lvlText w:val="%4."/>
      <w:lvlJc w:val="left"/>
      <w:pPr>
        <w:ind w:left="2880" w:hanging="360"/>
      </w:pPr>
    </w:lvl>
    <w:lvl w:ilvl="4" w:tplc="39EA2E54">
      <w:start w:val="1"/>
      <w:numFmt w:val="lowerLetter"/>
      <w:lvlText w:val="%5."/>
      <w:lvlJc w:val="left"/>
      <w:pPr>
        <w:ind w:left="3600" w:hanging="360"/>
      </w:pPr>
    </w:lvl>
    <w:lvl w:ilvl="5" w:tplc="9E7ED462">
      <w:start w:val="1"/>
      <w:numFmt w:val="lowerRoman"/>
      <w:lvlText w:val="%6."/>
      <w:lvlJc w:val="right"/>
      <w:pPr>
        <w:ind w:left="4320" w:hanging="180"/>
      </w:pPr>
    </w:lvl>
    <w:lvl w:ilvl="6" w:tplc="4E9E87DE">
      <w:start w:val="1"/>
      <w:numFmt w:val="decimal"/>
      <w:lvlText w:val="%7."/>
      <w:lvlJc w:val="left"/>
      <w:pPr>
        <w:ind w:left="5040" w:hanging="360"/>
      </w:pPr>
    </w:lvl>
    <w:lvl w:ilvl="7" w:tplc="CC346568">
      <w:start w:val="1"/>
      <w:numFmt w:val="lowerLetter"/>
      <w:lvlText w:val="%8."/>
      <w:lvlJc w:val="left"/>
      <w:pPr>
        <w:ind w:left="5760" w:hanging="360"/>
      </w:pPr>
    </w:lvl>
    <w:lvl w:ilvl="8" w:tplc="A00671B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DFD81"/>
    <w:multiLevelType w:val="hybridMultilevel"/>
    <w:tmpl w:val="27381C4C"/>
    <w:lvl w:ilvl="0" w:tplc="DB6EA956">
      <w:start w:val="1"/>
      <w:numFmt w:val="decimal"/>
      <w:lvlText w:val="%1."/>
      <w:lvlJc w:val="left"/>
      <w:pPr>
        <w:ind w:left="720" w:hanging="360"/>
      </w:pPr>
    </w:lvl>
    <w:lvl w:ilvl="1" w:tplc="DE3E9778">
      <w:start w:val="1"/>
      <w:numFmt w:val="lowerLetter"/>
      <w:lvlText w:val="%2."/>
      <w:lvlJc w:val="left"/>
      <w:pPr>
        <w:ind w:left="1440" w:hanging="360"/>
      </w:pPr>
    </w:lvl>
    <w:lvl w:ilvl="2" w:tplc="7E5E7E06">
      <w:start w:val="1"/>
      <w:numFmt w:val="lowerRoman"/>
      <w:lvlText w:val="%3."/>
      <w:lvlJc w:val="right"/>
      <w:pPr>
        <w:ind w:left="2160" w:hanging="180"/>
      </w:pPr>
    </w:lvl>
    <w:lvl w:ilvl="3" w:tplc="5204EF62">
      <w:start w:val="1"/>
      <w:numFmt w:val="decimal"/>
      <w:lvlText w:val="%4."/>
      <w:lvlJc w:val="left"/>
      <w:pPr>
        <w:ind w:left="2880" w:hanging="360"/>
      </w:pPr>
    </w:lvl>
    <w:lvl w:ilvl="4" w:tplc="3EBAD07A">
      <w:start w:val="1"/>
      <w:numFmt w:val="lowerLetter"/>
      <w:lvlText w:val="%5."/>
      <w:lvlJc w:val="left"/>
      <w:pPr>
        <w:ind w:left="3600" w:hanging="360"/>
      </w:pPr>
    </w:lvl>
    <w:lvl w:ilvl="5" w:tplc="5944DC8C">
      <w:start w:val="1"/>
      <w:numFmt w:val="lowerRoman"/>
      <w:lvlText w:val="%6."/>
      <w:lvlJc w:val="right"/>
      <w:pPr>
        <w:ind w:left="4320" w:hanging="180"/>
      </w:pPr>
    </w:lvl>
    <w:lvl w:ilvl="6" w:tplc="6714CA7E">
      <w:start w:val="1"/>
      <w:numFmt w:val="decimal"/>
      <w:lvlText w:val="%7."/>
      <w:lvlJc w:val="left"/>
      <w:pPr>
        <w:ind w:left="5040" w:hanging="360"/>
      </w:pPr>
    </w:lvl>
    <w:lvl w:ilvl="7" w:tplc="C8528A30">
      <w:start w:val="1"/>
      <w:numFmt w:val="lowerLetter"/>
      <w:lvlText w:val="%8."/>
      <w:lvlJc w:val="left"/>
      <w:pPr>
        <w:ind w:left="5760" w:hanging="360"/>
      </w:pPr>
    </w:lvl>
    <w:lvl w:ilvl="8" w:tplc="EDD82AD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65087"/>
    <w:multiLevelType w:val="hybridMultilevel"/>
    <w:tmpl w:val="51E67F0E"/>
    <w:lvl w:ilvl="0" w:tplc="BCD02DA4">
      <w:start w:val="1"/>
      <w:numFmt w:val="decimal"/>
      <w:lvlText w:val="%1."/>
      <w:lvlJc w:val="left"/>
      <w:pPr>
        <w:ind w:left="720" w:hanging="360"/>
      </w:pPr>
    </w:lvl>
    <w:lvl w:ilvl="1" w:tplc="7B06328E">
      <w:start w:val="1"/>
      <w:numFmt w:val="lowerLetter"/>
      <w:lvlText w:val="%2."/>
      <w:lvlJc w:val="left"/>
      <w:pPr>
        <w:ind w:left="1440" w:hanging="360"/>
      </w:pPr>
    </w:lvl>
    <w:lvl w:ilvl="2" w:tplc="D6728678">
      <w:start w:val="1"/>
      <w:numFmt w:val="lowerRoman"/>
      <w:lvlText w:val="%3."/>
      <w:lvlJc w:val="right"/>
      <w:pPr>
        <w:ind w:left="2160" w:hanging="180"/>
      </w:pPr>
    </w:lvl>
    <w:lvl w:ilvl="3" w:tplc="46E059C2">
      <w:start w:val="1"/>
      <w:numFmt w:val="decimal"/>
      <w:lvlText w:val="%4."/>
      <w:lvlJc w:val="left"/>
      <w:pPr>
        <w:ind w:left="2880" w:hanging="360"/>
      </w:pPr>
    </w:lvl>
    <w:lvl w:ilvl="4" w:tplc="DCFA0F04">
      <w:start w:val="1"/>
      <w:numFmt w:val="lowerLetter"/>
      <w:lvlText w:val="%5."/>
      <w:lvlJc w:val="left"/>
      <w:pPr>
        <w:ind w:left="3600" w:hanging="360"/>
      </w:pPr>
    </w:lvl>
    <w:lvl w:ilvl="5" w:tplc="693CB6B8">
      <w:start w:val="1"/>
      <w:numFmt w:val="lowerRoman"/>
      <w:lvlText w:val="%6."/>
      <w:lvlJc w:val="right"/>
      <w:pPr>
        <w:ind w:left="4320" w:hanging="180"/>
      </w:pPr>
    </w:lvl>
    <w:lvl w:ilvl="6" w:tplc="61A679C0">
      <w:start w:val="1"/>
      <w:numFmt w:val="decimal"/>
      <w:lvlText w:val="%7."/>
      <w:lvlJc w:val="left"/>
      <w:pPr>
        <w:ind w:left="5040" w:hanging="360"/>
      </w:pPr>
    </w:lvl>
    <w:lvl w:ilvl="7" w:tplc="18943B40">
      <w:start w:val="1"/>
      <w:numFmt w:val="lowerLetter"/>
      <w:lvlText w:val="%8."/>
      <w:lvlJc w:val="left"/>
      <w:pPr>
        <w:ind w:left="5760" w:hanging="360"/>
      </w:pPr>
    </w:lvl>
    <w:lvl w:ilvl="8" w:tplc="99FE196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EDB7B"/>
    <w:multiLevelType w:val="hybridMultilevel"/>
    <w:tmpl w:val="6074E06C"/>
    <w:lvl w:ilvl="0" w:tplc="48426064">
      <w:start w:val="1"/>
      <w:numFmt w:val="decimal"/>
      <w:lvlText w:val="%1."/>
      <w:lvlJc w:val="left"/>
      <w:pPr>
        <w:ind w:left="720" w:hanging="360"/>
      </w:pPr>
    </w:lvl>
    <w:lvl w:ilvl="1" w:tplc="484291DE">
      <w:start w:val="1"/>
      <w:numFmt w:val="lowerLetter"/>
      <w:lvlText w:val="%2."/>
      <w:lvlJc w:val="left"/>
      <w:pPr>
        <w:ind w:left="1440" w:hanging="360"/>
      </w:pPr>
    </w:lvl>
    <w:lvl w:ilvl="2" w:tplc="67D2592A">
      <w:start w:val="1"/>
      <w:numFmt w:val="lowerRoman"/>
      <w:lvlText w:val="%3."/>
      <w:lvlJc w:val="right"/>
      <w:pPr>
        <w:ind w:left="2160" w:hanging="180"/>
      </w:pPr>
    </w:lvl>
    <w:lvl w:ilvl="3" w:tplc="2FC858E2">
      <w:start w:val="1"/>
      <w:numFmt w:val="decimal"/>
      <w:lvlText w:val="%4."/>
      <w:lvlJc w:val="left"/>
      <w:pPr>
        <w:ind w:left="2880" w:hanging="360"/>
      </w:pPr>
    </w:lvl>
    <w:lvl w:ilvl="4" w:tplc="5704A2D6">
      <w:start w:val="1"/>
      <w:numFmt w:val="lowerLetter"/>
      <w:lvlText w:val="%5."/>
      <w:lvlJc w:val="left"/>
      <w:pPr>
        <w:ind w:left="3600" w:hanging="360"/>
      </w:pPr>
    </w:lvl>
    <w:lvl w:ilvl="5" w:tplc="9BDCE094">
      <w:start w:val="1"/>
      <w:numFmt w:val="lowerRoman"/>
      <w:lvlText w:val="%6."/>
      <w:lvlJc w:val="right"/>
      <w:pPr>
        <w:ind w:left="4320" w:hanging="180"/>
      </w:pPr>
    </w:lvl>
    <w:lvl w:ilvl="6" w:tplc="092C5B9E">
      <w:start w:val="1"/>
      <w:numFmt w:val="decimal"/>
      <w:lvlText w:val="%7."/>
      <w:lvlJc w:val="left"/>
      <w:pPr>
        <w:ind w:left="5040" w:hanging="360"/>
      </w:pPr>
    </w:lvl>
    <w:lvl w:ilvl="7" w:tplc="1CD44F04">
      <w:start w:val="1"/>
      <w:numFmt w:val="lowerLetter"/>
      <w:lvlText w:val="%8."/>
      <w:lvlJc w:val="left"/>
      <w:pPr>
        <w:ind w:left="5760" w:hanging="360"/>
      </w:pPr>
    </w:lvl>
    <w:lvl w:ilvl="8" w:tplc="C76ABC4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687DD"/>
    <w:multiLevelType w:val="hybridMultilevel"/>
    <w:tmpl w:val="CBD0A1C8"/>
    <w:lvl w:ilvl="0" w:tplc="F1FC0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E7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83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05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2E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0C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9C0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E9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6F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12EAF"/>
    <w:multiLevelType w:val="hybridMultilevel"/>
    <w:tmpl w:val="5B38D88A"/>
    <w:lvl w:ilvl="0" w:tplc="D28CC9B6">
      <w:start w:val="1"/>
      <w:numFmt w:val="decimal"/>
      <w:lvlText w:val="%1."/>
      <w:lvlJc w:val="left"/>
      <w:pPr>
        <w:ind w:left="720" w:hanging="360"/>
      </w:pPr>
    </w:lvl>
    <w:lvl w:ilvl="1" w:tplc="C3D8BE84">
      <w:start w:val="1"/>
      <w:numFmt w:val="lowerLetter"/>
      <w:lvlText w:val="%2."/>
      <w:lvlJc w:val="left"/>
      <w:pPr>
        <w:ind w:left="1440" w:hanging="360"/>
      </w:pPr>
    </w:lvl>
    <w:lvl w:ilvl="2" w:tplc="5734CA06">
      <w:start w:val="1"/>
      <w:numFmt w:val="lowerRoman"/>
      <w:lvlText w:val="%3."/>
      <w:lvlJc w:val="right"/>
      <w:pPr>
        <w:ind w:left="2160" w:hanging="180"/>
      </w:pPr>
    </w:lvl>
    <w:lvl w:ilvl="3" w:tplc="D91EFD74">
      <w:start w:val="1"/>
      <w:numFmt w:val="decimal"/>
      <w:lvlText w:val="%4."/>
      <w:lvlJc w:val="left"/>
      <w:pPr>
        <w:ind w:left="2880" w:hanging="360"/>
      </w:pPr>
    </w:lvl>
    <w:lvl w:ilvl="4" w:tplc="CD6C4904">
      <w:start w:val="1"/>
      <w:numFmt w:val="lowerLetter"/>
      <w:lvlText w:val="%5."/>
      <w:lvlJc w:val="left"/>
      <w:pPr>
        <w:ind w:left="3600" w:hanging="360"/>
      </w:pPr>
    </w:lvl>
    <w:lvl w:ilvl="5" w:tplc="909E83B6">
      <w:start w:val="1"/>
      <w:numFmt w:val="lowerRoman"/>
      <w:lvlText w:val="%6."/>
      <w:lvlJc w:val="right"/>
      <w:pPr>
        <w:ind w:left="4320" w:hanging="180"/>
      </w:pPr>
    </w:lvl>
    <w:lvl w:ilvl="6" w:tplc="71B0D842">
      <w:start w:val="1"/>
      <w:numFmt w:val="decimal"/>
      <w:lvlText w:val="%7."/>
      <w:lvlJc w:val="left"/>
      <w:pPr>
        <w:ind w:left="5040" w:hanging="360"/>
      </w:pPr>
    </w:lvl>
    <w:lvl w:ilvl="7" w:tplc="F634DC0E">
      <w:start w:val="1"/>
      <w:numFmt w:val="lowerLetter"/>
      <w:lvlText w:val="%8."/>
      <w:lvlJc w:val="left"/>
      <w:pPr>
        <w:ind w:left="5760" w:hanging="360"/>
      </w:pPr>
    </w:lvl>
    <w:lvl w:ilvl="8" w:tplc="C6B0E35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79DD6E"/>
    <w:multiLevelType w:val="hybridMultilevel"/>
    <w:tmpl w:val="2582664C"/>
    <w:lvl w:ilvl="0" w:tplc="DC043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C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A9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4C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2F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25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B4F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CA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64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D5538"/>
    <w:multiLevelType w:val="hybridMultilevel"/>
    <w:tmpl w:val="298C4634"/>
    <w:lvl w:ilvl="0" w:tplc="B0DC865A">
      <w:start w:val="8"/>
      <w:numFmt w:val="decimal"/>
      <w:lvlText w:val="%1."/>
      <w:lvlJc w:val="left"/>
      <w:pPr>
        <w:ind w:left="720" w:hanging="360"/>
      </w:pPr>
    </w:lvl>
    <w:lvl w:ilvl="1" w:tplc="C28E68A0">
      <w:start w:val="1"/>
      <w:numFmt w:val="lowerLetter"/>
      <w:lvlText w:val="%2."/>
      <w:lvlJc w:val="left"/>
      <w:pPr>
        <w:ind w:left="1440" w:hanging="360"/>
      </w:pPr>
    </w:lvl>
    <w:lvl w:ilvl="2" w:tplc="5D529D4E">
      <w:start w:val="1"/>
      <w:numFmt w:val="lowerRoman"/>
      <w:lvlText w:val="%3."/>
      <w:lvlJc w:val="right"/>
      <w:pPr>
        <w:ind w:left="2160" w:hanging="180"/>
      </w:pPr>
    </w:lvl>
    <w:lvl w:ilvl="3" w:tplc="25DE12CC">
      <w:start w:val="1"/>
      <w:numFmt w:val="decimal"/>
      <w:lvlText w:val="%4."/>
      <w:lvlJc w:val="left"/>
      <w:pPr>
        <w:ind w:left="2880" w:hanging="360"/>
      </w:pPr>
    </w:lvl>
    <w:lvl w:ilvl="4" w:tplc="936C0F2E">
      <w:start w:val="1"/>
      <w:numFmt w:val="lowerLetter"/>
      <w:lvlText w:val="%5."/>
      <w:lvlJc w:val="left"/>
      <w:pPr>
        <w:ind w:left="3600" w:hanging="360"/>
      </w:pPr>
    </w:lvl>
    <w:lvl w:ilvl="5" w:tplc="9594C3F0">
      <w:start w:val="1"/>
      <w:numFmt w:val="lowerRoman"/>
      <w:lvlText w:val="%6."/>
      <w:lvlJc w:val="right"/>
      <w:pPr>
        <w:ind w:left="4320" w:hanging="180"/>
      </w:pPr>
    </w:lvl>
    <w:lvl w:ilvl="6" w:tplc="5EC8BD9E">
      <w:start w:val="1"/>
      <w:numFmt w:val="decimal"/>
      <w:lvlText w:val="%7."/>
      <w:lvlJc w:val="left"/>
      <w:pPr>
        <w:ind w:left="5040" w:hanging="360"/>
      </w:pPr>
    </w:lvl>
    <w:lvl w:ilvl="7" w:tplc="F9D4D73C">
      <w:start w:val="1"/>
      <w:numFmt w:val="lowerLetter"/>
      <w:lvlText w:val="%8."/>
      <w:lvlJc w:val="left"/>
      <w:pPr>
        <w:ind w:left="5760" w:hanging="360"/>
      </w:pPr>
    </w:lvl>
    <w:lvl w:ilvl="8" w:tplc="DC066A3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B876C"/>
    <w:multiLevelType w:val="hybridMultilevel"/>
    <w:tmpl w:val="A22CEF1C"/>
    <w:lvl w:ilvl="0" w:tplc="958A600C">
      <w:start w:val="1"/>
      <w:numFmt w:val="decimal"/>
      <w:lvlText w:val="%1."/>
      <w:lvlJc w:val="left"/>
      <w:pPr>
        <w:ind w:left="720" w:hanging="360"/>
      </w:pPr>
    </w:lvl>
    <w:lvl w:ilvl="1" w:tplc="3C3E8FA4">
      <w:start w:val="1"/>
      <w:numFmt w:val="lowerLetter"/>
      <w:lvlText w:val="%2."/>
      <w:lvlJc w:val="left"/>
      <w:pPr>
        <w:ind w:left="1440" w:hanging="360"/>
      </w:pPr>
    </w:lvl>
    <w:lvl w:ilvl="2" w:tplc="FD46151E">
      <w:start w:val="1"/>
      <w:numFmt w:val="lowerRoman"/>
      <w:lvlText w:val="%3."/>
      <w:lvlJc w:val="right"/>
      <w:pPr>
        <w:ind w:left="2160" w:hanging="180"/>
      </w:pPr>
    </w:lvl>
    <w:lvl w:ilvl="3" w:tplc="A2669EB8">
      <w:start w:val="1"/>
      <w:numFmt w:val="decimal"/>
      <w:lvlText w:val="%4."/>
      <w:lvlJc w:val="left"/>
      <w:pPr>
        <w:ind w:left="2880" w:hanging="360"/>
      </w:pPr>
    </w:lvl>
    <w:lvl w:ilvl="4" w:tplc="6B88B8AE">
      <w:start w:val="1"/>
      <w:numFmt w:val="lowerLetter"/>
      <w:lvlText w:val="%5."/>
      <w:lvlJc w:val="left"/>
      <w:pPr>
        <w:ind w:left="3600" w:hanging="360"/>
      </w:pPr>
    </w:lvl>
    <w:lvl w:ilvl="5" w:tplc="705E5E60">
      <w:start w:val="1"/>
      <w:numFmt w:val="lowerRoman"/>
      <w:lvlText w:val="%6."/>
      <w:lvlJc w:val="right"/>
      <w:pPr>
        <w:ind w:left="4320" w:hanging="180"/>
      </w:pPr>
    </w:lvl>
    <w:lvl w:ilvl="6" w:tplc="FD0658F8">
      <w:start w:val="1"/>
      <w:numFmt w:val="decimal"/>
      <w:lvlText w:val="%7."/>
      <w:lvlJc w:val="left"/>
      <w:pPr>
        <w:ind w:left="5040" w:hanging="360"/>
      </w:pPr>
    </w:lvl>
    <w:lvl w:ilvl="7" w:tplc="74FEC8A2">
      <w:start w:val="1"/>
      <w:numFmt w:val="lowerLetter"/>
      <w:lvlText w:val="%8."/>
      <w:lvlJc w:val="left"/>
      <w:pPr>
        <w:ind w:left="5760" w:hanging="360"/>
      </w:pPr>
    </w:lvl>
    <w:lvl w:ilvl="8" w:tplc="96002BE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9D1CC"/>
    <w:multiLevelType w:val="hybridMultilevel"/>
    <w:tmpl w:val="47DE77C8"/>
    <w:lvl w:ilvl="0" w:tplc="A1A0ED0E">
      <w:start w:val="1"/>
      <w:numFmt w:val="decimal"/>
      <w:lvlText w:val="%1."/>
      <w:lvlJc w:val="left"/>
      <w:pPr>
        <w:ind w:left="720" w:hanging="360"/>
      </w:pPr>
    </w:lvl>
    <w:lvl w:ilvl="1" w:tplc="B1CA1AFC">
      <w:start w:val="1"/>
      <w:numFmt w:val="lowerLetter"/>
      <w:lvlText w:val="%2."/>
      <w:lvlJc w:val="left"/>
      <w:pPr>
        <w:ind w:left="1440" w:hanging="360"/>
      </w:pPr>
    </w:lvl>
    <w:lvl w:ilvl="2" w:tplc="812E2738">
      <w:start w:val="1"/>
      <w:numFmt w:val="lowerRoman"/>
      <w:lvlText w:val="%3."/>
      <w:lvlJc w:val="right"/>
      <w:pPr>
        <w:ind w:left="2160" w:hanging="180"/>
      </w:pPr>
    </w:lvl>
    <w:lvl w:ilvl="3" w:tplc="DEA045FC">
      <w:start w:val="1"/>
      <w:numFmt w:val="decimal"/>
      <w:lvlText w:val="%4."/>
      <w:lvlJc w:val="left"/>
      <w:pPr>
        <w:ind w:left="2880" w:hanging="360"/>
      </w:pPr>
    </w:lvl>
    <w:lvl w:ilvl="4" w:tplc="37FADFF4">
      <w:start w:val="1"/>
      <w:numFmt w:val="lowerLetter"/>
      <w:lvlText w:val="%5."/>
      <w:lvlJc w:val="left"/>
      <w:pPr>
        <w:ind w:left="3600" w:hanging="360"/>
      </w:pPr>
    </w:lvl>
    <w:lvl w:ilvl="5" w:tplc="203E436C">
      <w:start w:val="1"/>
      <w:numFmt w:val="lowerRoman"/>
      <w:lvlText w:val="%6."/>
      <w:lvlJc w:val="right"/>
      <w:pPr>
        <w:ind w:left="4320" w:hanging="180"/>
      </w:pPr>
    </w:lvl>
    <w:lvl w:ilvl="6" w:tplc="D7F6ADAC">
      <w:start w:val="1"/>
      <w:numFmt w:val="decimal"/>
      <w:lvlText w:val="%7."/>
      <w:lvlJc w:val="left"/>
      <w:pPr>
        <w:ind w:left="5040" w:hanging="360"/>
      </w:pPr>
    </w:lvl>
    <w:lvl w:ilvl="7" w:tplc="493007EA">
      <w:start w:val="1"/>
      <w:numFmt w:val="lowerLetter"/>
      <w:lvlText w:val="%8."/>
      <w:lvlJc w:val="left"/>
      <w:pPr>
        <w:ind w:left="5760" w:hanging="360"/>
      </w:pPr>
    </w:lvl>
    <w:lvl w:ilvl="8" w:tplc="1A8E009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49D23"/>
    <w:multiLevelType w:val="hybridMultilevel"/>
    <w:tmpl w:val="26FE2372"/>
    <w:lvl w:ilvl="0" w:tplc="40D8F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E7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C61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25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4B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24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08D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A9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52A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61650"/>
    <w:multiLevelType w:val="hybridMultilevel"/>
    <w:tmpl w:val="68E69F9E"/>
    <w:lvl w:ilvl="0" w:tplc="DEF4BB24">
      <w:start w:val="1"/>
      <w:numFmt w:val="decimal"/>
      <w:lvlText w:val="%1."/>
      <w:lvlJc w:val="left"/>
      <w:pPr>
        <w:ind w:left="720" w:hanging="360"/>
      </w:pPr>
    </w:lvl>
    <w:lvl w:ilvl="1" w:tplc="F808F64C">
      <w:start w:val="1"/>
      <w:numFmt w:val="lowerLetter"/>
      <w:lvlText w:val="%2."/>
      <w:lvlJc w:val="left"/>
      <w:pPr>
        <w:ind w:left="3348" w:hanging="360"/>
      </w:pPr>
    </w:lvl>
    <w:lvl w:ilvl="2" w:tplc="44C0CD8C">
      <w:start w:val="1"/>
      <w:numFmt w:val="lowerRoman"/>
      <w:lvlText w:val="%3."/>
      <w:lvlJc w:val="right"/>
      <w:pPr>
        <w:ind w:left="4068" w:hanging="180"/>
      </w:pPr>
    </w:lvl>
    <w:lvl w:ilvl="3" w:tplc="EF68EED8">
      <w:start w:val="1"/>
      <w:numFmt w:val="decimal"/>
      <w:lvlText w:val="%4."/>
      <w:lvlJc w:val="left"/>
      <w:pPr>
        <w:ind w:left="4788" w:hanging="360"/>
      </w:pPr>
    </w:lvl>
    <w:lvl w:ilvl="4" w:tplc="82C2B066">
      <w:start w:val="1"/>
      <w:numFmt w:val="lowerLetter"/>
      <w:lvlText w:val="%5."/>
      <w:lvlJc w:val="left"/>
      <w:pPr>
        <w:ind w:left="5508" w:hanging="360"/>
      </w:pPr>
    </w:lvl>
    <w:lvl w:ilvl="5" w:tplc="EB7698A8">
      <w:start w:val="1"/>
      <w:numFmt w:val="lowerRoman"/>
      <w:lvlText w:val="%6."/>
      <w:lvlJc w:val="right"/>
      <w:pPr>
        <w:ind w:left="6228" w:hanging="180"/>
      </w:pPr>
    </w:lvl>
    <w:lvl w:ilvl="6" w:tplc="FCA61F78">
      <w:start w:val="1"/>
      <w:numFmt w:val="decimal"/>
      <w:lvlText w:val="%7."/>
      <w:lvlJc w:val="left"/>
      <w:pPr>
        <w:ind w:left="6948" w:hanging="360"/>
      </w:pPr>
    </w:lvl>
    <w:lvl w:ilvl="7" w:tplc="955ECEB4">
      <w:start w:val="1"/>
      <w:numFmt w:val="lowerLetter"/>
      <w:lvlText w:val="%8."/>
      <w:lvlJc w:val="left"/>
      <w:pPr>
        <w:ind w:left="7668" w:hanging="360"/>
      </w:pPr>
    </w:lvl>
    <w:lvl w:ilvl="8" w:tplc="69D8FFBE">
      <w:start w:val="1"/>
      <w:numFmt w:val="lowerRoman"/>
      <w:lvlText w:val="%9."/>
      <w:lvlJc w:val="right"/>
      <w:pPr>
        <w:ind w:left="8388" w:hanging="180"/>
      </w:pPr>
    </w:lvl>
  </w:abstractNum>
  <w:abstractNum w:abstractNumId="29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62244"/>
    <w:multiLevelType w:val="hybridMultilevel"/>
    <w:tmpl w:val="BF5C9CC4"/>
    <w:lvl w:ilvl="0" w:tplc="7A6E49B2">
      <w:start w:val="1"/>
      <w:numFmt w:val="decimal"/>
      <w:lvlText w:val="%1."/>
      <w:lvlJc w:val="left"/>
      <w:pPr>
        <w:ind w:left="720" w:hanging="360"/>
      </w:pPr>
    </w:lvl>
    <w:lvl w:ilvl="1" w:tplc="9362BCBA">
      <w:start w:val="1"/>
      <w:numFmt w:val="lowerLetter"/>
      <w:lvlText w:val="%2."/>
      <w:lvlJc w:val="left"/>
      <w:pPr>
        <w:ind w:left="1440" w:hanging="360"/>
      </w:pPr>
    </w:lvl>
    <w:lvl w:ilvl="2" w:tplc="DD406F6A">
      <w:start w:val="1"/>
      <w:numFmt w:val="lowerRoman"/>
      <w:lvlText w:val="%3."/>
      <w:lvlJc w:val="right"/>
      <w:pPr>
        <w:ind w:left="2160" w:hanging="180"/>
      </w:pPr>
    </w:lvl>
    <w:lvl w:ilvl="3" w:tplc="D084E41C">
      <w:start w:val="1"/>
      <w:numFmt w:val="decimal"/>
      <w:lvlText w:val="%4."/>
      <w:lvlJc w:val="left"/>
      <w:pPr>
        <w:ind w:left="2880" w:hanging="360"/>
      </w:pPr>
    </w:lvl>
    <w:lvl w:ilvl="4" w:tplc="C054FA38">
      <w:start w:val="1"/>
      <w:numFmt w:val="lowerLetter"/>
      <w:lvlText w:val="%5."/>
      <w:lvlJc w:val="left"/>
      <w:pPr>
        <w:ind w:left="3600" w:hanging="360"/>
      </w:pPr>
    </w:lvl>
    <w:lvl w:ilvl="5" w:tplc="D7BE3A30">
      <w:start w:val="1"/>
      <w:numFmt w:val="lowerRoman"/>
      <w:lvlText w:val="%6."/>
      <w:lvlJc w:val="right"/>
      <w:pPr>
        <w:ind w:left="4320" w:hanging="180"/>
      </w:pPr>
    </w:lvl>
    <w:lvl w:ilvl="6" w:tplc="D18C6756">
      <w:start w:val="1"/>
      <w:numFmt w:val="decimal"/>
      <w:lvlText w:val="%7."/>
      <w:lvlJc w:val="left"/>
      <w:pPr>
        <w:ind w:left="5040" w:hanging="360"/>
      </w:pPr>
    </w:lvl>
    <w:lvl w:ilvl="7" w:tplc="DAA45B76">
      <w:start w:val="1"/>
      <w:numFmt w:val="lowerLetter"/>
      <w:lvlText w:val="%8."/>
      <w:lvlJc w:val="left"/>
      <w:pPr>
        <w:ind w:left="5760" w:hanging="360"/>
      </w:pPr>
    </w:lvl>
    <w:lvl w:ilvl="8" w:tplc="0FE4DFF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FF24F"/>
    <w:multiLevelType w:val="hybridMultilevel"/>
    <w:tmpl w:val="66EE314C"/>
    <w:lvl w:ilvl="0" w:tplc="9B603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4A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6A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C4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2A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98D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AE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AC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2D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4F507"/>
    <w:multiLevelType w:val="hybridMultilevel"/>
    <w:tmpl w:val="706A1D98"/>
    <w:lvl w:ilvl="0" w:tplc="A6164E60">
      <w:start w:val="1"/>
      <w:numFmt w:val="decimal"/>
      <w:lvlText w:val="%1."/>
      <w:lvlJc w:val="left"/>
      <w:pPr>
        <w:ind w:left="720" w:hanging="360"/>
      </w:pPr>
    </w:lvl>
    <w:lvl w:ilvl="1" w:tplc="454A88C8">
      <w:start w:val="1"/>
      <w:numFmt w:val="lowerLetter"/>
      <w:lvlText w:val="%2."/>
      <w:lvlJc w:val="left"/>
      <w:pPr>
        <w:ind w:left="1440" w:hanging="360"/>
      </w:pPr>
    </w:lvl>
    <w:lvl w:ilvl="2" w:tplc="D840CC88">
      <w:start w:val="1"/>
      <w:numFmt w:val="lowerRoman"/>
      <w:lvlText w:val="%3."/>
      <w:lvlJc w:val="right"/>
      <w:pPr>
        <w:ind w:left="2160" w:hanging="180"/>
      </w:pPr>
    </w:lvl>
    <w:lvl w:ilvl="3" w:tplc="177A1A04">
      <w:start w:val="1"/>
      <w:numFmt w:val="decimal"/>
      <w:lvlText w:val="%4."/>
      <w:lvlJc w:val="left"/>
      <w:pPr>
        <w:ind w:left="2880" w:hanging="360"/>
      </w:pPr>
    </w:lvl>
    <w:lvl w:ilvl="4" w:tplc="80BE6B82">
      <w:start w:val="1"/>
      <w:numFmt w:val="lowerLetter"/>
      <w:lvlText w:val="%5."/>
      <w:lvlJc w:val="left"/>
      <w:pPr>
        <w:ind w:left="3600" w:hanging="360"/>
      </w:pPr>
    </w:lvl>
    <w:lvl w:ilvl="5" w:tplc="C2861C4E">
      <w:start w:val="1"/>
      <w:numFmt w:val="lowerRoman"/>
      <w:lvlText w:val="%6."/>
      <w:lvlJc w:val="right"/>
      <w:pPr>
        <w:ind w:left="4320" w:hanging="180"/>
      </w:pPr>
    </w:lvl>
    <w:lvl w:ilvl="6" w:tplc="1BF4CB4E">
      <w:start w:val="1"/>
      <w:numFmt w:val="decimal"/>
      <w:lvlText w:val="%7."/>
      <w:lvlJc w:val="left"/>
      <w:pPr>
        <w:ind w:left="5040" w:hanging="360"/>
      </w:pPr>
    </w:lvl>
    <w:lvl w:ilvl="7" w:tplc="EA24EB4E">
      <w:start w:val="1"/>
      <w:numFmt w:val="lowerLetter"/>
      <w:lvlText w:val="%8."/>
      <w:lvlJc w:val="left"/>
      <w:pPr>
        <w:ind w:left="5760" w:hanging="360"/>
      </w:pPr>
    </w:lvl>
    <w:lvl w:ilvl="8" w:tplc="8E829EE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F5A35D"/>
    <w:multiLevelType w:val="hybridMultilevel"/>
    <w:tmpl w:val="55E6A914"/>
    <w:lvl w:ilvl="0" w:tplc="0608A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4A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48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1A0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62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20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4E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CAB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A70404"/>
    <w:multiLevelType w:val="hybridMultilevel"/>
    <w:tmpl w:val="AF84D536"/>
    <w:lvl w:ilvl="0" w:tplc="37DC84AA">
      <w:start w:val="1"/>
      <w:numFmt w:val="decimal"/>
      <w:lvlText w:val="%1."/>
      <w:lvlJc w:val="left"/>
      <w:pPr>
        <w:ind w:left="720" w:hanging="360"/>
      </w:pPr>
    </w:lvl>
    <w:lvl w:ilvl="1" w:tplc="07F0D9C4">
      <w:start w:val="1"/>
      <w:numFmt w:val="lowerLetter"/>
      <w:lvlText w:val="%2."/>
      <w:lvlJc w:val="left"/>
      <w:pPr>
        <w:ind w:left="1440" w:hanging="360"/>
      </w:pPr>
    </w:lvl>
    <w:lvl w:ilvl="2" w:tplc="DC3432DA">
      <w:start w:val="1"/>
      <w:numFmt w:val="lowerRoman"/>
      <w:lvlText w:val="%3."/>
      <w:lvlJc w:val="right"/>
      <w:pPr>
        <w:ind w:left="2160" w:hanging="180"/>
      </w:pPr>
    </w:lvl>
    <w:lvl w:ilvl="3" w:tplc="62061AEE">
      <w:start w:val="1"/>
      <w:numFmt w:val="decimal"/>
      <w:lvlText w:val="%4."/>
      <w:lvlJc w:val="left"/>
      <w:pPr>
        <w:ind w:left="2880" w:hanging="360"/>
      </w:pPr>
    </w:lvl>
    <w:lvl w:ilvl="4" w:tplc="A5009166">
      <w:start w:val="1"/>
      <w:numFmt w:val="lowerLetter"/>
      <w:lvlText w:val="%5."/>
      <w:lvlJc w:val="left"/>
      <w:pPr>
        <w:ind w:left="3600" w:hanging="360"/>
      </w:pPr>
    </w:lvl>
    <w:lvl w:ilvl="5" w:tplc="8D822FCC">
      <w:start w:val="1"/>
      <w:numFmt w:val="lowerRoman"/>
      <w:lvlText w:val="%6."/>
      <w:lvlJc w:val="right"/>
      <w:pPr>
        <w:ind w:left="4320" w:hanging="180"/>
      </w:pPr>
    </w:lvl>
    <w:lvl w:ilvl="6" w:tplc="21FAD79A">
      <w:start w:val="1"/>
      <w:numFmt w:val="decimal"/>
      <w:lvlText w:val="%7."/>
      <w:lvlJc w:val="left"/>
      <w:pPr>
        <w:ind w:left="5040" w:hanging="360"/>
      </w:pPr>
    </w:lvl>
    <w:lvl w:ilvl="7" w:tplc="ECCCFA4E">
      <w:start w:val="1"/>
      <w:numFmt w:val="lowerLetter"/>
      <w:lvlText w:val="%8."/>
      <w:lvlJc w:val="left"/>
      <w:pPr>
        <w:ind w:left="5760" w:hanging="360"/>
      </w:pPr>
    </w:lvl>
    <w:lvl w:ilvl="8" w:tplc="09E849C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74C61"/>
    <w:multiLevelType w:val="hybridMultilevel"/>
    <w:tmpl w:val="1C44A284"/>
    <w:lvl w:ilvl="0" w:tplc="0FFA4688">
      <w:start w:val="1"/>
      <w:numFmt w:val="decimal"/>
      <w:lvlText w:val="%1."/>
      <w:lvlJc w:val="left"/>
      <w:pPr>
        <w:ind w:left="720" w:hanging="360"/>
      </w:pPr>
    </w:lvl>
    <w:lvl w:ilvl="1" w:tplc="1E0AED98">
      <w:start w:val="1"/>
      <w:numFmt w:val="lowerLetter"/>
      <w:lvlText w:val="%2."/>
      <w:lvlJc w:val="left"/>
      <w:pPr>
        <w:ind w:left="1440" w:hanging="360"/>
      </w:pPr>
    </w:lvl>
    <w:lvl w:ilvl="2" w:tplc="6E3C8C2E">
      <w:start w:val="1"/>
      <w:numFmt w:val="lowerRoman"/>
      <w:lvlText w:val="%3."/>
      <w:lvlJc w:val="right"/>
      <w:pPr>
        <w:ind w:left="2160" w:hanging="180"/>
      </w:pPr>
    </w:lvl>
    <w:lvl w:ilvl="3" w:tplc="6BF2B596">
      <w:start w:val="1"/>
      <w:numFmt w:val="decimal"/>
      <w:lvlText w:val="%4."/>
      <w:lvlJc w:val="left"/>
      <w:pPr>
        <w:ind w:left="2880" w:hanging="360"/>
      </w:pPr>
    </w:lvl>
    <w:lvl w:ilvl="4" w:tplc="E914559A">
      <w:start w:val="1"/>
      <w:numFmt w:val="lowerLetter"/>
      <w:lvlText w:val="%5."/>
      <w:lvlJc w:val="left"/>
      <w:pPr>
        <w:ind w:left="3600" w:hanging="360"/>
      </w:pPr>
    </w:lvl>
    <w:lvl w:ilvl="5" w:tplc="7EEA3D28">
      <w:start w:val="1"/>
      <w:numFmt w:val="lowerRoman"/>
      <w:lvlText w:val="%6."/>
      <w:lvlJc w:val="right"/>
      <w:pPr>
        <w:ind w:left="4320" w:hanging="180"/>
      </w:pPr>
    </w:lvl>
    <w:lvl w:ilvl="6" w:tplc="BB649512">
      <w:start w:val="1"/>
      <w:numFmt w:val="decimal"/>
      <w:lvlText w:val="%7."/>
      <w:lvlJc w:val="left"/>
      <w:pPr>
        <w:ind w:left="5040" w:hanging="360"/>
      </w:pPr>
    </w:lvl>
    <w:lvl w:ilvl="7" w:tplc="7090B32C">
      <w:start w:val="1"/>
      <w:numFmt w:val="lowerLetter"/>
      <w:lvlText w:val="%8."/>
      <w:lvlJc w:val="left"/>
      <w:pPr>
        <w:ind w:left="5760" w:hanging="360"/>
      </w:pPr>
    </w:lvl>
    <w:lvl w:ilvl="8" w:tplc="1448546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18E9B"/>
    <w:multiLevelType w:val="hybridMultilevel"/>
    <w:tmpl w:val="EA5ED116"/>
    <w:lvl w:ilvl="0" w:tplc="D89A21A4">
      <w:start w:val="1"/>
      <w:numFmt w:val="decimal"/>
      <w:lvlText w:val="%1."/>
      <w:lvlJc w:val="left"/>
      <w:pPr>
        <w:ind w:left="720" w:hanging="360"/>
      </w:pPr>
    </w:lvl>
    <w:lvl w:ilvl="1" w:tplc="F834935A">
      <w:start w:val="1"/>
      <w:numFmt w:val="lowerLetter"/>
      <w:lvlText w:val="%2."/>
      <w:lvlJc w:val="left"/>
      <w:pPr>
        <w:ind w:left="1440" w:hanging="360"/>
      </w:pPr>
    </w:lvl>
    <w:lvl w:ilvl="2" w:tplc="7BAE44DC">
      <w:start w:val="1"/>
      <w:numFmt w:val="lowerRoman"/>
      <w:lvlText w:val="%3."/>
      <w:lvlJc w:val="right"/>
      <w:pPr>
        <w:ind w:left="2160" w:hanging="180"/>
      </w:pPr>
    </w:lvl>
    <w:lvl w:ilvl="3" w:tplc="26BA019C">
      <w:start w:val="1"/>
      <w:numFmt w:val="decimal"/>
      <w:lvlText w:val="%4."/>
      <w:lvlJc w:val="left"/>
      <w:pPr>
        <w:ind w:left="2880" w:hanging="360"/>
      </w:pPr>
    </w:lvl>
    <w:lvl w:ilvl="4" w:tplc="09C2B256">
      <w:start w:val="1"/>
      <w:numFmt w:val="lowerLetter"/>
      <w:lvlText w:val="%5."/>
      <w:lvlJc w:val="left"/>
      <w:pPr>
        <w:ind w:left="3600" w:hanging="360"/>
      </w:pPr>
    </w:lvl>
    <w:lvl w:ilvl="5" w:tplc="29C4ADC2">
      <w:start w:val="1"/>
      <w:numFmt w:val="lowerRoman"/>
      <w:lvlText w:val="%6."/>
      <w:lvlJc w:val="right"/>
      <w:pPr>
        <w:ind w:left="4320" w:hanging="180"/>
      </w:pPr>
    </w:lvl>
    <w:lvl w:ilvl="6" w:tplc="71564FA6">
      <w:start w:val="1"/>
      <w:numFmt w:val="decimal"/>
      <w:lvlText w:val="%7."/>
      <w:lvlJc w:val="left"/>
      <w:pPr>
        <w:ind w:left="5040" w:hanging="360"/>
      </w:pPr>
    </w:lvl>
    <w:lvl w:ilvl="7" w:tplc="291A4D18">
      <w:start w:val="1"/>
      <w:numFmt w:val="lowerLetter"/>
      <w:lvlText w:val="%8."/>
      <w:lvlJc w:val="left"/>
      <w:pPr>
        <w:ind w:left="5760" w:hanging="360"/>
      </w:pPr>
    </w:lvl>
    <w:lvl w:ilvl="8" w:tplc="21E6F06A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24702">
    <w:abstractNumId w:val="26"/>
  </w:num>
  <w:num w:numId="2" w16cid:durableId="1898592885">
    <w:abstractNumId w:val="22"/>
  </w:num>
  <w:num w:numId="3" w16cid:durableId="1961690129">
    <w:abstractNumId w:val="35"/>
  </w:num>
  <w:num w:numId="4" w16cid:durableId="1962689413">
    <w:abstractNumId w:val="27"/>
  </w:num>
  <w:num w:numId="5" w16cid:durableId="1796019977">
    <w:abstractNumId w:val="0"/>
  </w:num>
  <w:num w:numId="6" w16cid:durableId="1803692092">
    <w:abstractNumId w:val="9"/>
  </w:num>
  <w:num w:numId="7" w16cid:durableId="89784629">
    <w:abstractNumId w:val="3"/>
  </w:num>
  <w:num w:numId="8" w16cid:durableId="1814102628">
    <w:abstractNumId w:val="25"/>
  </w:num>
  <w:num w:numId="9" w16cid:durableId="1792355127">
    <w:abstractNumId w:val="7"/>
  </w:num>
  <w:num w:numId="10" w16cid:durableId="1273778149">
    <w:abstractNumId w:val="15"/>
  </w:num>
  <w:num w:numId="11" w16cid:durableId="463472728">
    <w:abstractNumId w:val="10"/>
  </w:num>
  <w:num w:numId="12" w16cid:durableId="1105467400">
    <w:abstractNumId w:val="31"/>
  </w:num>
  <w:num w:numId="13" w16cid:durableId="973293773">
    <w:abstractNumId w:val="33"/>
  </w:num>
  <w:num w:numId="14" w16cid:durableId="1851525044">
    <w:abstractNumId w:val="23"/>
  </w:num>
  <w:num w:numId="15" w16cid:durableId="1345985088">
    <w:abstractNumId w:val="21"/>
  </w:num>
  <w:num w:numId="16" w16cid:durableId="10685842">
    <w:abstractNumId w:val="6"/>
  </w:num>
  <w:num w:numId="17" w16cid:durableId="1714186534">
    <w:abstractNumId w:val="11"/>
  </w:num>
  <w:num w:numId="18" w16cid:durableId="373968674">
    <w:abstractNumId w:val="24"/>
  </w:num>
  <w:num w:numId="19" w16cid:durableId="295067615">
    <w:abstractNumId w:val="32"/>
  </w:num>
  <w:num w:numId="20" w16cid:durableId="939682530">
    <w:abstractNumId w:val="1"/>
  </w:num>
  <w:num w:numId="21" w16cid:durableId="1790082979">
    <w:abstractNumId w:val="2"/>
  </w:num>
  <w:num w:numId="22" w16cid:durableId="953293169">
    <w:abstractNumId w:val="36"/>
  </w:num>
  <w:num w:numId="23" w16cid:durableId="1204754034">
    <w:abstractNumId w:val="19"/>
  </w:num>
  <w:num w:numId="24" w16cid:durableId="1541355873">
    <w:abstractNumId w:val="20"/>
  </w:num>
  <w:num w:numId="25" w16cid:durableId="1990478884">
    <w:abstractNumId w:val="13"/>
  </w:num>
  <w:num w:numId="26" w16cid:durableId="19401406">
    <w:abstractNumId w:val="28"/>
  </w:num>
  <w:num w:numId="27" w16cid:durableId="129834145">
    <w:abstractNumId w:val="5"/>
  </w:num>
  <w:num w:numId="28" w16cid:durableId="1904102269">
    <w:abstractNumId w:val="18"/>
  </w:num>
  <w:num w:numId="29" w16cid:durableId="195388781">
    <w:abstractNumId w:val="17"/>
  </w:num>
  <w:num w:numId="30" w16cid:durableId="1490707345">
    <w:abstractNumId w:val="16"/>
  </w:num>
  <w:num w:numId="31" w16cid:durableId="1100688344">
    <w:abstractNumId w:val="34"/>
  </w:num>
  <w:num w:numId="32" w16cid:durableId="774835257">
    <w:abstractNumId w:val="30"/>
  </w:num>
  <w:num w:numId="33" w16cid:durableId="1892040057">
    <w:abstractNumId w:val="8"/>
  </w:num>
  <w:num w:numId="34" w16cid:durableId="1365403601">
    <w:abstractNumId w:val="4"/>
  </w:num>
  <w:num w:numId="35" w16cid:durableId="1699744316">
    <w:abstractNumId w:val="29"/>
  </w:num>
  <w:num w:numId="36" w16cid:durableId="1036810075">
    <w:abstractNumId w:val="12"/>
  </w:num>
  <w:num w:numId="37" w16cid:durableId="1881167072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rena Cardoso Ávila Niemeyer - GDACA">
    <w15:presenceInfo w15:providerId="AD" w15:userId="S::t319383@tjdft.jus.br::7c88176c-1282-4218-896b-4b7b926c4e9c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772B"/>
    <w:rsid w:val="00012123"/>
    <w:rsid w:val="0002188F"/>
    <w:rsid w:val="0002189B"/>
    <w:rsid w:val="00025710"/>
    <w:rsid w:val="0002738F"/>
    <w:rsid w:val="00033421"/>
    <w:rsid w:val="00033AFD"/>
    <w:rsid w:val="00035F6D"/>
    <w:rsid w:val="00042E8C"/>
    <w:rsid w:val="00045091"/>
    <w:rsid w:val="0004519E"/>
    <w:rsid w:val="0005074D"/>
    <w:rsid w:val="00052AE3"/>
    <w:rsid w:val="00055D8A"/>
    <w:rsid w:val="00057A71"/>
    <w:rsid w:val="0006080C"/>
    <w:rsid w:val="000619E0"/>
    <w:rsid w:val="00064301"/>
    <w:rsid w:val="00072BFB"/>
    <w:rsid w:val="00076A84"/>
    <w:rsid w:val="00076D7D"/>
    <w:rsid w:val="00081482"/>
    <w:rsid w:val="0009174A"/>
    <w:rsid w:val="00091ABC"/>
    <w:rsid w:val="00097BBF"/>
    <w:rsid w:val="000A3C0A"/>
    <w:rsid w:val="000A49F6"/>
    <w:rsid w:val="000A7009"/>
    <w:rsid w:val="000B06BF"/>
    <w:rsid w:val="000B0FC6"/>
    <w:rsid w:val="000B13EB"/>
    <w:rsid w:val="000B7AF7"/>
    <w:rsid w:val="000D2E62"/>
    <w:rsid w:val="000D59B2"/>
    <w:rsid w:val="000D6283"/>
    <w:rsid w:val="000D7B36"/>
    <w:rsid w:val="000E51C0"/>
    <w:rsid w:val="000E65F8"/>
    <w:rsid w:val="000F1358"/>
    <w:rsid w:val="000F1817"/>
    <w:rsid w:val="000F5548"/>
    <w:rsid w:val="000F6570"/>
    <w:rsid w:val="001009CC"/>
    <w:rsid w:val="00102EC2"/>
    <w:rsid w:val="00104C2D"/>
    <w:rsid w:val="00111CF6"/>
    <w:rsid w:val="0011527A"/>
    <w:rsid w:val="00115458"/>
    <w:rsid w:val="00115569"/>
    <w:rsid w:val="0011590A"/>
    <w:rsid w:val="00122133"/>
    <w:rsid w:val="00125329"/>
    <w:rsid w:val="00126492"/>
    <w:rsid w:val="001298F9"/>
    <w:rsid w:val="00131A63"/>
    <w:rsid w:val="00133850"/>
    <w:rsid w:val="00137147"/>
    <w:rsid w:val="00137A7E"/>
    <w:rsid w:val="0014506A"/>
    <w:rsid w:val="0014F272"/>
    <w:rsid w:val="00151611"/>
    <w:rsid w:val="00161CD2"/>
    <w:rsid w:val="001653B2"/>
    <w:rsid w:val="001676A4"/>
    <w:rsid w:val="00167F3A"/>
    <w:rsid w:val="00177CD4"/>
    <w:rsid w:val="001801E9"/>
    <w:rsid w:val="00183B77"/>
    <w:rsid w:val="001A09B8"/>
    <w:rsid w:val="001A695E"/>
    <w:rsid w:val="001B1196"/>
    <w:rsid w:val="001B4910"/>
    <w:rsid w:val="001C466B"/>
    <w:rsid w:val="001D1828"/>
    <w:rsid w:val="001D2162"/>
    <w:rsid w:val="001E0D41"/>
    <w:rsid w:val="001E4974"/>
    <w:rsid w:val="001E5DDC"/>
    <w:rsid w:val="001E78F3"/>
    <w:rsid w:val="001E7903"/>
    <w:rsid w:val="00202056"/>
    <w:rsid w:val="00203B1D"/>
    <w:rsid w:val="0020478E"/>
    <w:rsid w:val="00205489"/>
    <w:rsid w:val="00206304"/>
    <w:rsid w:val="00206B86"/>
    <w:rsid w:val="00207617"/>
    <w:rsid w:val="002126F1"/>
    <w:rsid w:val="0021526A"/>
    <w:rsid w:val="00217AFD"/>
    <w:rsid w:val="0022096F"/>
    <w:rsid w:val="0022641B"/>
    <w:rsid w:val="00226489"/>
    <w:rsid w:val="00230F01"/>
    <w:rsid w:val="00232EEB"/>
    <w:rsid w:val="00233CBF"/>
    <w:rsid w:val="00234054"/>
    <w:rsid w:val="002437F6"/>
    <w:rsid w:val="00246309"/>
    <w:rsid w:val="002549F2"/>
    <w:rsid w:val="00254E51"/>
    <w:rsid w:val="00264107"/>
    <w:rsid w:val="002738BA"/>
    <w:rsid w:val="00274644"/>
    <w:rsid w:val="00277029"/>
    <w:rsid w:val="0028319F"/>
    <w:rsid w:val="002926F9"/>
    <w:rsid w:val="00292E82"/>
    <w:rsid w:val="00296DAE"/>
    <w:rsid w:val="00296FBA"/>
    <w:rsid w:val="002A2038"/>
    <w:rsid w:val="002A3D11"/>
    <w:rsid w:val="002A5205"/>
    <w:rsid w:val="002B1184"/>
    <w:rsid w:val="002B210E"/>
    <w:rsid w:val="002C2464"/>
    <w:rsid w:val="002C42D2"/>
    <w:rsid w:val="002C4B65"/>
    <w:rsid w:val="002D127E"/>
    <w:rsid w:val="002D2D56"/>
    <w:rsid w:val="002D3FF3"/>
    <w:rsid w:val="002D7E70"/>
    <w:rsid w:val="002F13AB"/>
    <w:rsid w:val="002F29B8"/>
    <w:rsid w:val="002F65AB"/>
    <w:rsid w:val="002F7666"/>
    <w:rsid w:val="00302029"/>
    <w:rsid w:val="00303FAE"/>
    <w:rsid w:val="00306823"/>
    <w:rsid w:val="0031063D"/>
    <w:rsid w:val="00312291"/>
    <w:rsid w:val="003140BF"/>
    <w:rsid w:val="00316B1F"/>
    <w:rsid w:val="00321068"/>
    <w:rsid w:val="00323779"/>
    <w:rsid w:val="00323D27"/>
    <w:rsid w:val="0033735F"/>
    <w:rsid w:val="0033763B"/>
    <w:rsid w:val="00341C30"/>
    <w:rsid w:val="0034247B"/>
    <w:rsid w:val="00342EDA"/>
    <w:rsid w:val="0034511C"/>
    <w:rsid w:val="00347818"/>
    <w:rsid w:val="00351653"/>
    <w:rsid w:val="003517E7"/>
    <w:rsid w:val="003524E5"/>
    <w:rsid w:val="00352D66"/>
    <w:rsid w:val="00354AA2"/>
    <w:rsid w:val="00355C73"/>
    <w:rsid w:val="003624B4"/>
    <w:rsid w:val="003624CF"/>
    <w:rsid w:val="00362869"/>
    <w:rsid w:val="003662E2"/>
    <w:rsid w:val="00370C48"/>
    <w:rsid w:val="00371786"/>
    <w:rsid w:val="003717FC"/>
    <w:rsid w:val="00372369"/>
    <w:rsid w:val="00372397"/>
    <w:rsid w:val="003749AB"/>
    <w:rsid w:val="00384C3D"/>
    <w:rsid w:val="00385700"/>
    <w:rsid w:val="003870F8"/>
    <w:rsid w:val="00394598"/>
    <w:rsid w:val="003A42DE"/>
    <w:rsid w:val="003A4E55"/>
    <w:rsid w:val="003A5317"/>
    <w:rsid w:val="003B1BD4"/>
    <w:rsid w:val="003B2946"/>
    <w:rsid w:val="003B3398"/>
    <w:rsid w:val="003D11BE"/>
    <w:rsid w:val="003D3FEE"/>
    <w:rsid w:val="003D72AA"/>
    <w:rsid w:val="003E436D"/>
    <w:rsid w:val="003F1CA2"/>
    <w:rsid w:val="003F7FF5"/>
    <w:rsid w:val="00413928"/>
    <w:rsid w:val="0042022C"/>
    <w:rsid w:val="0042083F"/>
    <w:rsid w:val="00423538"/>
    <w:rsid w:val="00425384"/>
    <w:rsid w:val="00440F83"/>
    <w:rsid w:val="00445ED9"/>
    <w:rsid w:val="0044724E"/>
    <w:rsid w:val="00451594"/>
    <w:rsid w:val="00451A6D"/>
    <w:rsid w:val="00452285"/>
    <w:rsid w:val="00452494"/>
    <w:rsid w:val="00453135"/>
    <w:rsid w:val="00465A25"/>
    <w:rsid w:val="004705C1"/>
    <w:rsid w:val="0047216B"/>
    <w:rsid w:val="00474AA5"/>
    <w:rsid w:val="00474D1E"/>
    <w:rsid w:val="004762F1"/>
    <w:rsid w:val="00480A33"/>
    <w:rsid w:val="00485185"/>
    <w:rsid w:val="0049209C"/>
    <w:rsid w:val="00495EB5"/>
    <w:rsid w:val="00496EB5"/>
    <w:rsid w:val="004B2A9C"/>
    <w:rsid w:val="004B63CD"/>
    <w:rsid w:val="004B791E"/>
    <w:rsid w:val="004C0465"/>
    <w:rsid w:val="004C3509"/>
    <w:rsid w:val="004C4740"/>
    <w:rsid w:val="004C57A5"/>
    <w:rsid w:val="004C591E"/>
    <w:rsid w:val="004C6357"/>
    <w:rsid w:val="004C7418"/>
    <w:rsid w:val="004D43C5"/>
    <w:rsid w:val="004D61EA"/>
    <w:rsid w:val="004F3D68"/>
    <w:rsid w:val="004F58A9"/>
    <w:rsid w:val="005023EF"/>
    <w:rsid w:val="00503315"/>
    <w:rsid w:val="00504BF5"/>
    <w:rsid w:val="00505D43"/>
    <w:rsid w:val="00506A7D"/>
    <w:rsid w:val="00506D76"/>
    <w:rsid w:val="0051157D"/>
    <w:rsid w:val="00511630"/>
    <w:rsid w:val="00512805"/>
    <w:rsid w:val="00516F48"/>
    <w:rsid w:val="00517F10"/>
    <w:rsid w:val="005201E7"/>
    <w:rsid w:val="00525FCB"/>
    <w:rsid w:val="00530C7C"/>
    <w:rsid w:val="005343D1"/>
    <w:rsid w:val="00534770"/>
    <w:rsid w:val="005434ED"/>
    <w:rsid w:val="0055172B"/>
    <w:rsid w:val="00557342"/>
    <w:rsid w:val="00560427"/>
    <w:rsid w:val="00563C20"/>
    <w:rsid w:val="00565420"/>
    <w:rsid w:val="00566510"/>
    <w:rsid w:val="00567B25"/>
    <w:rsid w:val="00573C5D"/>
    <w:rsid w:val="0057424A"/>
    <w:rsid w:val="00576A45"/>
    <w:rsid w:val="0057726B"/>
    <w:rsid w:val="00577AD1"/>
    <w:rsid w:val="005867AD"/>
    <w:rsid w:val="00586EB6"/>
    <w:rsid w:val="005925FC"/>
    <w:rsid w:val="0059689A"/>
    <w:rsid w:val="00597864"/>
    <w:rsid w:val="005A1443"/>
    <w:rsid w:val="005A1AD9"/>
    <w:rsid w:val="005A5A24"/>
    <w:rsid w:val="005B7851"/>
    <w:rsid w:val="005C31C4"/>
    <w:rsid w:val="005C3353"/>
    <w:rsid w:val="005C69F8"/>
    <w:rsid w:val="005D305E"/>
    <w:rsid w:val="005E3F4E"/>
    <w:rsid w:val="005E5A03"/>
    <w:rsid w:val="00600ABD"/>
    <w:rsid w:val="00601B09"/>
    <w:rsid w:val="0060333D"/>
    <w:rsid w:val="00605C37"/>
    <w:rsid w:val="00606A37"/>
    <w:rsid w:val="00607AEE"/>
    <w:rsid w:val="00611216"/>
    <w:rsid w:val="00611EDC"/>
    <w:rsid w:val="0061262D"/>
    <w:rsid w:val="00615051"/>
    <w:rsid w:val="006226C6"/>
    <w:rsid w:val="006240F8"/>
    <w:rsid w:val="00632EAA"/>
    <w:rsid w:val="00633703"/>
    <w:rsid w:val="0063376A"/>
    <w:rsid w:val="00635527"/>
    <w:rsid w:val="00641BB6"/>
    <w:rsid w:val="00646040"/>
    <w:rsid w:val="006525A3"/>
    <w:rsid w:val="00661CF3"/>
    <w:rsid w:val="0066296B"/>
    <w:rsid w:val="0066478D"/>
    <w:rsid w:val="006658A2"/>
    <w:rsid w:val="00672F6E"/>
    <w:rsid w:val="00675D50"/>
    <w:rsid w:val="00682862"/>
    <w:rsid w:val="006921E1"/>
    <w:rsid w:val="00693599"/>
    <w:rsid w:val="00693B0D"/>
    <w:rsid w:val="006A4B0A"/>
    <w:rsid w:val="006B2A89"/>
    <w:rsid w:val="006B476E"/>
    <w:rsid w:val="006B555B"/>
    <w:rsid w:val="006B7E8A"/>
    <w:rsid w:val="006C4C12"/>
    <w:rsid w:val="006C6E29"/>
    <w:rsid w:val="006D0526"/>
    <w:rsid w:val="006D07B9"/>
    <w:rsid w:val="006D0993"/>
    <w:rsid w:val="006D3824"/>
    <w:rsid w:val="006D595E"/>
    <w:rsid w:val="006D5DC8"/>
    <w:rsid w:val="006D8B4B"/>
    <w:rsid w:val="006F70E1"/>
    <w:rsid w:val="006F725D"/>
    <w:rsid w:val="007043DE"/>
    <w:rsid w:val="007106C3"/>
    <w:rsid w:val="00711FE9"/>
    <w:rsid w:val="00726567"/>
    <w:rsid w:val="00730800"/>
    <w:rsid w:val="00744BDF"/>
    <w:rsid w:val="00747176"/>
    <w:rsid w:val="00747222"/>
    <w:rsid w:val="00753EC5"/>
    <w:rsid w:val="00765709"/>
    <w:rsid w:val="007657FF"/>
    <w:rsid w:val="00770E7F"/>
    <w:rsid w:val="0077693D"/>
    <w:rsid w:val="0077719E"/>
    <w:rsid w:val="00777221"/>
    <w:rsid w:val="00782446"/>
    <w:rsid w:val="007844F9"/>
    <w:rsid w:val="00785B7B"/>
    <w:rsid w:val="00791D48"/>
    <w:rsid w:val="00795B5D"/>
    <w:rsid w:val="00796C8C"/>
    <w:rsid w:val="007A16F9"/>
    <w:rsid w:val="007A3F4D"/>
    <w:rsid w:val="007B15B3"/>
    <w:rsid w:val="007B265E"/>
    <w:rsid w:val="007B50BE"/>
    <w:rsid w:val="007B6287"/>
    <w:rsid w:val="007C0FEF"/>
    <w:rsid w:val="007C196D"/>
    <w:rsid w:val="007C40B5"/>
    <w:rsid w:val="007C4990"/>
    <w:rsid w:val="007C6232"/>
    <w:rsid w:val="007D00F1"/>
    <w:rsid w:val="007D27C7"/>
    <w:rsid w:val="007D3BA7"/>
    <w:rsid w:val="007D4432"/>
    <w:rsid w:val="007E1C8C"/>
    <w:rsid w:val="007E3BF9"/>
    <w:rsid w:val="007E7072"/>
    <w:rsid w:val="007F0403"/>
    <w:rsid w:val="007F0F43"/>
    <w:rsid w:val="007F4412"/>
    <w:rsid w:val="007F7839"/>
    <w:rsid w:val="00800051"/>
    <w:rsid w:val="00804386"/>
    <w:rsid w:val="00811184"/>
    <w:rsid w:val="008134CE"/>
    <w:rsid w:val="008151BB"/>
    <w:rsid w:val="008221FC"/>
    <w:rsid w:val="008235A6"/>
    <w:rsid w:val="00825BFF"/>
    <w:rsid w:val="00831641"/>
    <w:rsid w:val="0085409A"/>
    <w:rsid w:val="0085425F"/>
    <w:rsid w:val="00857225"/>
    <w:rsid w:val="0086390F"/>
    <w:rsid w:val="00871151"/>
    <w:rsid w:val="00872B72"/>
    <w:rsid w:val="00873DE8"/>
    <w:rsid w:val="00877CCC"/>
    <w:rsid w:val="00877F2B"/>
    <w:rsid w:val="008809C2"/>
    <w:rsid w:val="00882188"/>
    <w:rsid w:val="00886ABA"/>
    <w:rsid w:val="008966E3"/>
    <w:rsid w:val="008A01E9"/>
    <w:rsid w:val="008A04F3"/>
    <w:rsid w:val="008A4445"/>
    <w:rsid w:val="008A49BC"/>
    <w:rsid w:val="008A56A3"/>
    <w:rsid w:val="008B453D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D76C3"/>
    <w:rsid w:val="008E02A3"/>
    <w:rsid w:val="008F43F4"/>
    <w:rsid w:val="008F4440"/>
    <w:rsid w:val="008F754A"/>
    <w:rsid w:val="00904D1C"/>
    <w:rsid w:val="00911601"/>
    <w:rsid w:val="0091518E"/>
    <w:rsid w:val="00923B9F"/>
    <w:rsid w:val="0092538F"/>
    <w:rsid w:val="00926589"/>
    <w:rsid w:val="009300C5"/>
    <w:rsid w:val="00933600"/>
    <w:rsid w:val="00937017"/>
    <w:rsid w:val="009431B2"/>
    <w:rsid w:val="00945DCA"/>
    <w:rsid w:val="00946FF7"/>
    <w:rsid w:val="009506E0"/>
    <w:rsid w:val="00951CAD"/>
    <w:rsid w:val="00954A29"/>
    <w:rsid w:val="009554A5"/>
    <w:rsid w:val="0095855A"/>
    <w:rsid w:val="009619BC"/>
    <w:rsid w:val="00962A91"/>
    <w:rsid w:val="009630D2"/>
    <w:rsid w:val="00966A46"/>
    <w:rsid w:val="00972EF3"/>
    <w:rsid w:val="0097780C"/>
    <w:rsid w:val="00977C21"/>
    <w:rsid w:val="00980E27"/>
    <w:rsid w:val="00986669"/>
    <w:rsid w:val="00986E84"/>
    <w:rsid w:val="00995640"/>
    <w:rsid w:val="0099680F"/>
    <w:rsid w:val="00996A64"/>
    <w:rsid w:val="009A136D"/>
    <w:rsid w:val="009A37F4"/>
    <w:rsid w:val="009A69E7"/>
    <w:rsid w:val="009B4905"/>
    <w:rsid w:val="009C0BF9"/>
    <w:rsid w:val="009C1026"/>
    <w:rsid w:val="009C4045"/>
    <w:rsid w:val="009C7E92"/>
    <w:rsid w:val="009D0BA0"/>
    <w:rsid w:val="009D1137"/>
    <w:rsid w:val="009D1B91"/>
    <w:rsid w:val="009D7DBB"/>
    <w:rsid w:val="009E132C"/>
    <w:rsid w:val="009E1D8D"/>
    <w:rsid w:val="009E3373"/>
    <w:rsid w:val="009E3BE9"/>
    <w:rsid w:val="009E4581"/>
    <w:rsid w:val="009F2BB1"/>
    <w:rsid w:val="009F36E1"/>
    <w:rsid w:val="009F684C"/>
    <w:rsid w:val="009F6E10"/>
    <w:rsid w:val="009F759D"/>
    <w:rsid w:val="00A026B6"/>
    <w:rsid w:val="00A03057"/>
    <w:rsid w:val="00A12B6B"/>
    <w:rsid w:val="00A2661C"/>
    <w:rsid w:val="00A31C13"/>
    <w:rsid w:val="00A32F4D"/>
    <w:rsid w:val="00A330C4"/>
    <w:rsid w:val="00A3595E"/>
    <w:rsid w:val="00A424A9"/>
    <w:rsid w:val="00A44A87"/>
    <w:rsid w:val="00A6481B"/>
    <w:rsid w:val="00A72414"/>
    <w:rsid w:val="00A72DF9"/>
    <w:rsid w:val="00A735CC"/>
    <w:rsid w:val="00A773CE"/>
    <w:rsid w:val="00A80091"/>
    <w:rsid w:val="00A8041D"/>
    <w:rsid w:val="00A87227"/>
    <w:rsid w:val="00A914C0"/>
    <w:rsid w:val="00A945D0"/>
    <w:rsid w:val="00A958AF"/>
    <w:rsid w:val="00A96CB3"/>
    <w:rsid w:val="00A97525"/>
    <w:rsid w:val="00A979AB"/>
    <w:rsid w:val="00A97B8E"/>
    <w:rsid w:val="00AA1C23"/>
    <w:rsid w:val="00AA7E81"/>
    <w:rsid w:val="00AB1DE4"/>
    <w:rsid w:val="00AB7E65"/>
    <w:rsid w:val="00AC20E1"/>
    <w:rsid w:val="00AC6B74"/>
    <w:rsid w:val="00AD20CD"/>
    <w:rsid w:val="00AD3FEA"/>
    <w:rsid w:val="00AE23B5"/>
    <w:rsid w:val="00AE4EFB"/>
    <w:rsid w:val="00AE7B01"/>
    <w:rsid w:val="00B04942"/>
    <w:rsid w:val="00B10385"/>
    <w:rsid w:val="00B17310"/>
    <w:rsid w:val="00B30DAE"/>
    <w:rsid w:val="00B34028"/>
    <w:rsid w:val="00B36929"/>
    <w:rsid w:val="00B41866"/>
    <w:rsid w:val="00B41BCB"/>
    <w:rsid w:val="00B5663B"/>
    <w:rsid w:val="00B5A5E4"/>
    <w:rsid w:val="00B606B1"/>
    <w:rsid w:val="00B60851"/>
    <w:rsid w:val="00B65324"/>
    <w:rsid w:val="00B72BE7"/>
    <w:rsid w:val="00B73FAD"/>
    <w:rsid w:val="00B74FB6"/>
    <w:rsid w:val="00B75D6D"/>
    <w:rsid w:val="00B92533"/>
    <w:rsid w:val="00BA3360"/>
    <w:rsid w:val="00BA52B7"/>
    <w:rsid w:val="00BA65D0"/>
    <w:rsid w:val="00BA700C"/>
    <w:rsid w:val="00BB206D"/>
    <w:rsid w:val="00BB2608"/>
    <w:rsid w:val="00BB6749"/>
    <w:rsid w:val="00BB7C0D"/>
    <w:rsid w:val="00BC54B1"/>
    <w:rsid w:val="00BD0470"/>
    <w:rsid w:val="00BD430D"/>
    <w:rsid w:val="00BE389F"/>
    <w:rsid w:val="00BE4E6C"/>
    <w:rsid w:val="00BE75D7"/>
    <w:rsid w:val="00BF126C"/>
    <w:rsid w:val="00BF1494"/>
    <w:rsid w:val="00BF173F"/>
    <w:rsid w:val="00BF4903"/>
    <w:rsid w:val="00BF7139"/>
    <w:rsid w:val="00C01659"/>
    <w:rsid w:val="00C0721F"/>
    <w:rsid w:val="00C12218"/>
    <w:rsid w:val="00C16E65"/>
    <w:rsid w:val="00C16F26"/>
    <w:rsid w:val="00C214CB"/>
    <w:rsid w:val="00C21B40"/>
    <w:rsid w:val="00C22469"/>
    <w:rsid w:val="00C249B8"/>
    <w:rsid w:val="00C33B77"/>
    <w:rsid w:val="00C33F51"/>
    <w:rsid w:val="00C341CF"/>
    <w:rsid w:val="00C3465D"/>
    <w:rsid w:val="00C40A19"/>
    <w:rsid w:val="00C41419"/>
    <w:rsid w:val="00C4378B"/>
    <w:rsid w:val="00C50616"/>
    <w:rsid w:val="00C57E17"/>
    <w:rsid w:val="00C654C4"/>
    <w:rsid w:val="00C6664A"/>
    <w:rsid w:val="00C71998"/>
    <w:rsid w:val="00C829AA"/>
    <w:rsid w:val="00C83A14"/>
    <w:rsid w:val="00C94119"/>
    <w:rsid w:val="00CA324E"/>
    <w:rsid w:val="00CB0848"/>
    <w:rsid w:val="00CB1A10"/>
    <w:rsid w:val="00CB4E4C"/>
    <w:rsid w:val="00CB603C"/>
    <w:rsid w:val="00CB7FF8"/>
    <w:rsid w:val="00CC656F"/>
    <w:rsid w:val="00CC7150"/>
    <w:rsid w:val="00CD6EF9"/>
    <w:rsid w:val="00CE5523"/>
    <w:rsid w:val="00CE6E36"/>
    <w:rsid w:val="00CF0581"/>
    <w:rsid w:val="00CF247F"/>
    <w:rsid w:val="00D00BE4"/>
    <w:rsid w:val="00D03479"/>
    <w:rsid w:val="00D04BD8"/>
    <w:rsid w:val="00D07310"/>
    <w:rsid w:val="00D101EF"/>
    <w:rsid w:val="00D10505"/>
    <w:rsid w:val="00D1067B"/>
    <w:rsid w:val="00D12D71"/>
    <w:rsid w:val="00D135AB"/>
    <w:rsid w:val="00D14D52"/>
    <w:rsid w:val="00D17E79"/>
    <w:rsid w:val="00D2145B"/>
    <w:rsid w:val="00D21983"/>
    <w:rsid w:val="00D22569"/>
    <w:rsid w:val="00D22CF5"/>
    <w:rsid w:val="00D308BA"/>
    <w:rsid w:val="00D31D81"/>
    <w:rsid w:val="00D33C22"/>
    <w:rsid w:val="00D34492"/>
    <w:rsid w:val="00D36B6F"/>
    <w:rsid w:val="00D4030D"/>
    <w:rsid w:val="00D4104B"/>
    <w:rsid w:val="00D42B4A"/>
    <w:rsid w:val="00D516B2"/>
    <w:rsid w:val="00D52E56"/>
    <w:rsid w:val="00D57E55"/>
    <w:rsid w:val="00D70C76"/>
    <w:rsid w:val="00D80EBC"/>
    <w:rsid w:val="00D8190B"/>
    <w:rsid w:val="00D8272E"/>
    <w:rsid w:val="00D8334B"/>
    <w:rsid w:val="00D84490"/>
    <w:rsid w:val="00D85E07"/>
    <w:rsid w:val="00D8777F"/>
    <w:rsid w:val="00DA7763"/>
    <w:rsid w:val="00DB1301"/>
    <w:rsid w:val="00DB342D"/>
    <w:rsid w:val="00DC25F4"/>
    <w:rsid w:val="00DC48BC"/>
    <w:rsid w:val="00DC50EE"/>
    <w:rsid w:val="00DC6E46"/>
    <w:rsid w:val="00DC71DB"/>
    <w:rsid w:val="00DD1CC8"/>
    <w:rsid w:val="00DDFC11"/>
    <w:rsid w:val="00DE1B48"/>
    <w:rsid w:val="00DE5641"/>
    <w:rsid w:val="00DF0654"/>
    <w:rsid w:val="00DF2670"/>
    <w:rsid w:val="00DF2730"/>
    <w:rsid w:val="00DF2C7C"/>
    <w:rsid w:val="00DF403C"/>
    <w:rsid w:val="00E00532"/>
    <w:rsid w:val="00E07B96"/>
    <w:rsid w:val="00E211F5"/>
    <w:rsid w:val="00E26735"/>
    <w:rsid w:val="00E34E20"/>
    <w:rsid w:val="00E437CF"/>
    <w:rsid w:val="00E46FFB"/>
    <w:rsid w:val="00E53472"/>
    <w:rsid w:val="00E53CAF"/>
    <w:rsid w:val="00E608A6"/>
    <w:rsid w:val="00E611E9"/>
    <w:rsid w:val="00E633F3"/>
    <w:rsid w:val="00E647A0"/>
    <w:rsid w:val="00E678D1"/>
    <w:rsid w:val="00E7C0F9"/>
    <w:rsid w:val="00E806F5"/>
    <w:rsid w:val="00E8154B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B7287"/>
    <w:rsid w:val="00EC2D30"/>
    <w:rsid w:val="00EC5732"/>
    <w:rsid w:val="00EC6636"/>
    <w:rsid w:val="00ED0A9E"/>
    <w:rsid w:val="00ED44BA"/>
    <w:rsid w:val="00ED46F1"/>
    <w:rsid w:val="00ED5E8E"/>
    <w:rsid w:val="00EE027D"/>
    <w:rsid w:val="00EE3E97"/>
    <w:rsid w:val="00EE6B2B"/>
    <w:rsid w:val="00EE760E"/>
    <w:rsid w:val="00EF1BBA"/>
    <w:rsid w:val="00EF2715"/>
    <w:rsid w:val="00EF6551"/>
    <w:rsid w:val="00F041BA"/>
    <w:rsid w:val="00F06361"/>
    <w:rsid w:val="00F06B95"/>
    <w:rsid w:val="00F06F59"/>
    <w:rsid w:val="00F07B06"/>
    <w:rsid w:val="00F10D23"/>
    <w:rsid w:val="00F115D8"/>
    <w:rsid w:val="00F12768"/>
    <w:rsid w:val="00F143F5"/>
    <w:rsid w:val="00F15E79"/>
    <w:rsid w:val="00F1627D"/>
    <w:rsid w:val="00F1CF9A"/>
    <w:rsid w:val="00F208A2"/>
    <w:rsid w:val="00F20A80"/>
    <w:rsid w:val="00F23726"/>
    <w:rsid w:val="00F3251E"/>
    <w:rsid w:val="00F32608"/>
    <w:rsid w:val="00F3644F"/>
    <w:rsid w:val="00F3776A"/>
    <w:rsid w:val="00F43DDE"/>
    <w:rsid w:val="00F482F7"/>
    <w:rsid w:val="00F51BA9"/>
    <w:rsid w:val="00F51F47"/>
    <w:rsid w:val="00F52EFC"/>
    <w:rsid w:val="00F542CD"/>
    <w:rsid w:val="00F54416"/>
    <w:rsid w:val="00F547F1"/>
    <w:rsid w:val="00F63CDB"/>
    <w:rsid w:val="00F66640"/>
    <w:rsid w:val="00F81478"/>
    <w:rsid w:val="00F84974"/>
    <w:rsid w:val="00F87022"/>
    <w:rsid w:val="00F90DC1"/>
    <w:rsid w:val="00F91A5B"/>
    <w:rsid w:val="00F9351B"/>
    <w:rsid w:val="00F97C31"/>
    <w:rsid w:val="00FA43D2"/>
    <w:rsid w:val="00FA720B"/>
    <w:rsid w:val="00FC0273"/>
    <w:rsid w:val="00FC0C0F"/>
    <w:rsid w:val="00FC2DF0"/>
    <w:rsid w:val="00FC613E"/>
    <w:rsid w:val="00FD5831"/>
    <w:rsid w:val="00FE2838"/>
    <w:rsid w:val="00FE66C4"/>
    <w:rsid w:val="00FE6DB9"/>
    <w:rsid w:val="00FE7B7E"/>
    <w:rsid w:val="00FF1872"/>
    <w:rsid w:val="00FF5783"/>
    <w:rsid w:val="00FF6C15"/>
    <w:rsid w:val="00FF6C39"/>
    <w:rsid w:val="0100D07F"/>
    <w:rsid w:val="01061476"/>
    <w:rsid w:val="0115F46E"/>
    <w:rsid w:val="011AD670"/>
    <w:rsid w:val="011E69FC"/>
    <w:rsid w:val="012B7E23"/>
    <w:rsid w:val="0130DC6F"/>
    <w:rsid w:val="0131492C"/>
    <w:rsid w:val="01373290"/>
    <w:rsid w:val="0141B970"/>
    <w:rsid w:val="01427B94"/>
    <w:rsid w:val="014571A1"/>
    <w:rsid w:val="01459D40"/>
    <w:rsid w:val="01486668"/>
    <w:rsid w:val="014CC8E8"/>
    <w:rsid w:val="015E99B0"/>
    <w:rsid w:val="016B780E"/>
    <w:rsid w:val="01704394"/>
    <w:rsid w:val="01874B29"/>
    <w:rsid w:val="01903291"/>
    <w:rsid w:val="01A0A193"/>
    <w:rsid w:val="01A59F61"/>
    <w:rsid w:val="01A65404"/>
    <w:rsid w:val="01B04CD3"/>
    <w:rsid w:val="01B323F8"/>
    <w:rsid w:val="01C772C1"/>
    <w:rsid w:val="01CBF3A7"/>
    <w:rsid w:val="01E02117"/>
    <w:rsid w:val="01E579C3"/>
    <w:rsid w:val="01EAF7C9"/>
    <w:rsid w:val="0202925B"/>
    <w:rsid w:val="020D5DB5"/>
    <w:rsid w:val="023C9C7D"/>
    <w:rsid w:val="02535F51"/>
    <w:rsid w:val="025A0F31"/>
    <w:rsid w:val="0262A14B"/>
    <w:rsid w:val="026E497E"/>
    <w:rsid w:val="0276A85A"/>
    <w:rsid w:val="0284671C"/>
    <w:rsid w:val="028FEF89"/>
    <w:rsid w:val="029E8351"/>
    <w:rsid w:val="02B74233"/>
    <w:rsid w:val="02BAD174"/>
    <w:rsid w:val="02C15E48"/>
    <w:rsid w:val="02C77D86"/>
    <w:rsid w:val="02C7CEF8"/>
    <w:rsid w:val="02D55F07"/>
    <w:rsid w:val="02F2DC17"/>
    <w:rsid w:val="02FB82DA"/>
    <w:rsid w:val="02FE23B1"/>
    <w:rsid w:val="0325AF12"/>
    <w:rsid w:val="03260205"/>
    <w:rsid w:val="03294E58"/>
    <w:rsid w:val="03549D14"/>
    <w:rsid w:val="035EEA24"/>
    <w:rsid w:val="038C8020"/>
    <w:rsid w:val="0397D0B5"/>
    <w:rsid w:val="03AF211B"/>
    <w:rsid w:val="03B08B77"/>
    <w:rsid w:val="03BA7D1B"/>
    <w:rsid w:val="03C5183B"/>
    <w:rsid w:val="03C555A8"/>
    <w:rsid w:val="03D2C6EB"/>
    <w:rsid w:val="03FA92AF"/>
    <w:rsid w:val="040575B4"/>
    <w:rsid w:val="0406F2B1"/>
    <w:rsid w:val="040F7CBB"/>
    <w:rsid w:val="041F9039"/>
    <w:rsid w:val="0427739D"/>
    <w:rsid w:val="04393BA3"/>
    <w:rsid w:val="044A07A5"/>
    <w:rsid w:val="045EB6BD"/>
    <w:rsid w:val="04634893"/>
    <w:rsid w:val="046AEA82"/>
    <w:rsid w:val="0472BCFF"/>
    <w:rsid w:val="0473CFFE"/>
    <w:rsid w:val="04943577"/>
    <w:rsid w:val="0494F11B"/>
    <w:rsid w:val="04993F8B"/>
    <w:rsid w:val="049A13AA"/>
    <w:rsid w:val="04ABED50"/>
    <w:rsid w:val="04C5F4D6"/>
    <w:rsid w:val="04D30075"/>
    <w:rsid w:val="04D9C37E"/>
    <w:rsid w:val="04E63059"/>
    <w:rsid w:val="04EB9BAA"/>
    <w:rsid w:val="04EF7186"/>
    <w:rsid w:val="04FB38B6"/>
    <w:rsid w:val="050F69D9"/>
    <w:rsid w:val="0515E2AA"/>
    <w:rsid w:val="0523A27E"/>
    <w:rsid w:val="052EFAA5"/>
    <w:rsid w:val="053C8DC2"/>
    <w:rsid w:val="05547A1C"/>
    <w:rsid w:val="055B8610"/>
    <w:rsid w:val="055D9E15"/>
    <w:rsid w:val="0568276C"/>
    <w:rsid w:val="05961E9F"/>
    <w:rsid w:val="059E61A5"/>
    <w:rsid w:val="059F8E3A"/>
    <w:rsid w:val="05A0820C"/>
    <w:rsid w:val="05AAC6D6"/>
    <w:rsid w:val="05C072E5"/>
    <w:rsid w:val="05D60F53"/>
    <w:rsid w:val="05DE6267"/>
    <w:rsid w:val="05E8E3EF"/>
    <w:rsid w:val="05EB7C10"/>
    <w:rsid w:val="05F90B8B"/>
    <w:rsid w:val="0604E0DA"/>
    <w:rsid w:val="0605A896"/>
    <w:rsid w:val="06120F13"/>
    <w:rsid w:val="06142F34"/>
    <w:rsid w:val="061EE5CE"/>
    <w:rsid w:val="062A2D9A"/>
    <w:rsid w:val="062D948C"/>
    <w:rsid w:val="062FEBFB"/>
    <w:rsid w:val="06364448"/>
    <w:rsid w:val="064E180D"/>
    <w:rsid w:val="066636ED"/>
    <w:rsid w:val="0670B07E"/>
    <w:rsid w:val="0675E45B"/>
    <w:rsid w:val="068F4C5F"/>
    <w:rsid w:val="06A078C8"/>
    <w:rsid w:val="06A77858"/>
    <w:rsid w:val="06A9615B"/>
    <w:rsid w:val="06C7F0A9"/>
    <w:rsid w:val="06CE1F68"/>
    <w:rsid w:val="06D5450D"/>
    <w:rsid w:val="06D6B534"/>
    <w:rsid w:val="06DFC6BB"/>
    <w:rsid w:val="07046A74"/>
    <w:rsid w:val="0721E8EA"/>
    <w:rsid w:val="0727C977"/>
    <w:rsid w:val="072F5766"/>
    <w:rsid w:val="07359104"/>
    <w:rsid w:val="0738CE17"/>
    <w:rsid w:val="0741BAA1"/>
    <w:rsid w:val="07430D34"/>
    <w:rsid w:val="07457BB1"/>
    <w:rsid w:val="074854AB"/>
    <w:rsid w:val="0753B93F"/>
    <w:rsid w:val="077A694D"/>
    <w:rsid w:val="0787F6C4"/>
    <w:rsid w:val="07949FA0"/>
    <w:rsid w:val="079F37AD"/>
    <w:rsid w:val="07A606AB"/>
    <w:rsid w:val="07B12BAA"/>
    <w:rsid w:val="07BAB62F"/>
    <w:rsid w:val="07C778D0"/>
    <w:rsid w:val="07D44210"/>
    <w:rsid w:val="07E345DE"/>
    <w:rsid w:val="07E79834"/>
    <w:rsid w:val="07EF30D1"/>
    <w:rsid w:val="07F81B46"/>
    <w:rsid w:val="07FB7E87"/>
    <w:rsid w:val="07FD6245"/>
    <w:rsid w:val="08044A3F"/>
    <w:rsid w:val="082A87D9"/>
    <w:rsid w:val="082D9D93"/>
    <w:rsid w:val="08536396"/>
    <w:rsid w:val="0855E1FB"/>
    <w:rsid w:val="0857D16C"/>
    <w:rsid w:val="0861C9A4"/>
    <w:rsid w:val="08624999"/>
    <w:rsid w:val="08662526"/>
    <w:rsid w:val="08748A79"/>
    <w:rsid w:val="087D60A5"/>
    <w:rsid w:val="08B1284C"/>
    <w:rsid w:val="08BDBA2B"/>
    <w:rsid w:val="08C29C9B"/>
    <w:rsid w:val="08D7AAB1"/>
    <w:rsid w:val="08EB3641"/>
    <w:rsid w:val="08FF3291"/>
    <w:rsid w:val="0913EA8D"/>
    <w:rsid w:val="0924D231"/>
    <w:rsid w:val="09355537"/>
    <w:rsid w:val="093BB859"/>
    <w:rsid w:val="093E67F2"/>
    <w:rsid w:val="0943474D"/>
    <w:rsid w:val="09454B6D"/>
    <w:rsid w:val="0956292A"/>
    <w:rsid w:val="095B633C"/>
    <w:rsid w:val="09728D5F"/>
    <w:rsid w:val="097980B0"/>
    <w:rsid w:val="099BDF4E"/>
    <w:rsid w:val="09A899E1"/>
    <w:rsid w:val="09B5B309"/>
    <w:rsid w:val="09DEA157"/>
    <w:rsid w:val="09F02EF7"/>
    <w:rsid w:val="0A0C1866"/>
    <w:rsid w:val="0A0CB31E"/>
    <w:rsid w:val="0A0F3701"/>
    <w:rsid w:val="0A1DB5F6"/>
    <w:rsid w:val="0A2A0FBF"/>
    <w:rsid w:val="0A413285"/>
    <w:rsid w:val="0A514AC1"/>
    <w:rsid w:val="0A53BFC8"/>
    <w:rsid w:val="0A59BDD6"/>
    <w:rsid w:val="0A795B63"/>
    <w:rsid w:val="0A79EC23"/>
    <w:rsid w:val="0A7DC339"/>
    <w:rsid w:val="0A9AC760"/>
    <w:rsid w:val="0AAA8185"/>
    <w:rsid w:val="0AC747AC"/>
    <w:rsid w:val="0AC91CA0"/>
    <w:rsid w:val="0AE31FAF"/>
    <w:rsid w:val="0AEB43E9"/>
    <w:rsid w:val="0AF1E34F"/>
    <w:rsid w:val="0AF3521E"/>
    <w:rsid w:val="0B00CC97"/>
    <w:rsid w:val="0B0FF44A"/>
    <w:rsid w:val="0B14F463"/>
    <w:rsid w:val="0B180E46"/>
    <w:rsid w:val="0B18C5CB"/>
    <w:rsid w:val="0B18EA23"/>
    <w:rsid w:val="0B1BFC21"/>
    <w:rsid w:val="0B1C9AFA"/>
    <w:rsid w:val="0B2079F3"/>
    <w:rsid w:val="0B3A38D8"/>
    <w:rsid w:val="0B4A6B7F"/>
    <w:rsid w:val="0B4B89CF"/>
    <w:rsid w:val="0B627FF3"/>
    <w:rsid w:val="0B79AB0C"/>
    <w:rsid w:val="0B7D4049"/>
    <w:rsid w:val="0B8DDCC2"/>
    <w:rsid w:val="0B900FF4"/>
    <w:rsid w:val="0B948ABA"/>
    <w:rsid w:val="0B9B895D"/>
    <w:rsid w:val="0BA00111"/>
    <w:rsid w:val="0BA22766"/>
    <w:rsid w:val="0BA57996"/>
    <w:rsid w:val="0BA5AADB"/>
    <w:rsid w:val="0BBA0D4F"/>
    <w:rsid w:val="0BD1CC72"/>
    <w:rsid w:val="0BD2B5E1"/>
    <w:rsid w:val="0BD52819"/>
    <w:rsid w:val="0BDB3CD0"/>
    <w:rsid w:val="0BDB764C"/>
    <w:rsid w:val="0BEE6291"/>
    <w:rsid w:val="0BF8DE55"/>
    <w:rsid w:val="0C062BCF"/>
    <w:rsid w:val="0C26EBBC"/>
    <w:rsid w:val="0C3AE986"/>
    <w:rsid w:val="0C4E0369"/>
    <w:rsid w:val="0C5ABF71"/>
    <w:rsid w:val="0C629363"/>
    <w:rsid w:val="0C703EEB"/>
    <w:rsid w:val="0C747F8F"/>
    <w:rsid w:val="0C86CA90"/>
    <w:rsid w:val="0C8F231B"/>
    <w:rsid w:val="0C92794E"/>
    <w:rsid w:val="0CAD1E8B"/>
    <w:rsid w:val="0CC048E6"/>
    <w:rsid w:val="0CC15F19"/>
    <w:rsid w:val="0CC33323"/>
    <w:rsid w:val="0CFFBB61"/>
    <w:rsid w:val="0D003B5C"/>
    <w:rsid w:val="0D193913"/>
    <w:rsid w:val="0D599B9F"/>
    <w:rsid w:val="0D59DAC2"/>
    <w:rsid w:val="0D6C2567"/>
    <w:rsid w:val="0D74E27B"/>
    <w:rsid w:val="0D78C9C5"/>
    <w:rsid w:val="0D948B88"/>
    <w:rsid w:val="0DA7B440"/>
    <w:rsid w:val="0DD8B2E5"/>
    <w:rsid w:val="0DEB6E8C"/>
    <w:rsid w:val="0DF67EB6"/>
    <w:rsid w:val="0E00F18D"/>
    <w:rsid w:val="0E073EDC"/>
    <w:rsid w:val="0E0A72E4"/>
    <w:rsid w:val="0E0DB23A"/>
    <w:rsid w:val="0E18E205"/>
    <w:rsid w:val="0E1D08C0"/>
    <w:rsid w:val="0E30B3BE"/>
    <w:rsid w:val="0E479A06"/>
    <w:rsid w:val="0E4928A4"/>
    <w:rsid w:val="0E494CD1"/>
    <w:rsid w:val="0E520795"/>
    <w:rsid w:val="0E6ED6D6"/>
    <w:rsid w:val="0E7DD338"/>
    <w:rsid w:val="0E7F999C"/>
    <w:rsid w:val="0E7FBBD4"/>
    <w:rsid w:val="0E85FE63"/>
    <w:rsid w:val="0E8BA17F"/>
    <w:rsid w:val="0E8BE876"/>
    <w:rsid w:val="0E9010C9"/>
    <w:rsid w:val="0E9B469F"/>
    <w:rsid w:val="0EA75ED2"/>
    <w:rsid w:val="0EB06346"/>
    <w:rsid w:val="0EB0E02C"/>
    <w:rsid w:val="0EB37353"/>
    <w:rsid w:val="0EB54EDD"/>
    <w:rsid w:val="0EB7BA53"/>
    <w:rsid w:val="0EC078F0"/>
    <w:rsid w:val="0EC29288"/>
    <w:rsid w:val="0F07FDD3"/>
    <w:rsid w:val="0F08A4A3"/>
    <w:rsid w:val="0F16BAD4"/>
    <w:rsid w:val="0F172F27"/>
    <w:rsid w:val="0F223C7C"/>
    <w:rsid w:val="0F241B69"/>
    <w:rsid w:val="0F34C75D"/>
    <w:rsid w:val="0F3A607D"/>
    <w:rsid w:val="0F49A558"/>
    <w:rsid w:val="0F4C0E73"/>
    <w:rsid w:val="0F4CCC86"/>
    <w:rsid w:val="0F59F9F5"/>
    <w:rsid w:val="0F5F7DCD"/>
    <w:rsid w:val="0F6252DB"/>
    <w:rsid w:val="0F6355F0"/>
    <w:rsid w:val="0F746B12"/>
    <w:rsid w:val="0F845D54"/>
    <w:rsid w:val="0F95E491"/>
    <w:rsid w:val="0F9E5388"/>
    <w:rsid w:val="0FA1E0BD"/>
    <w:rsid w:val="0FA4C37A"/>
    <w:rsid w:val="0FB08F6C"/>
    <w:rsid w:val="0FB1417D"/>
    <w:rsid w:val="0FB3349F"/>
    <w:rsid w:val="0FB59580"/>
    <w:rsid w:val="0FD1EE85"/>
    <w:rsid w:val="0FDD89B4"/>
    <w:rsid w:val="0FE750A3"/>
    <w:rsid w:val="0FE93734"/>
    <w:rsid w:val="0FEC5828"/>
    <w:rsid w:val="0FF7AE50"/>
    <w:rsid w:val="0FFC0084"/>
    <w:rsid w:val="10031F65"/>
    <w:rsid w:val="100CB99B"/>
    <w:rsid w:val="100F0B38"/>
    <w:rsid w:val="10122CAB"/>
    <w:rsid w:val="101331DC"/>
    <w:rsid w:val="10143924"/>
    <w:rsid w:val="101A14E2"/>
    <w:rsid w:val="101D6504"/>
    <w:rsid w:val="1050EDA1"/>
    <w:rsid w:val="10591D6C"/>
    <w:rsid w:val="106947CE"/>
    <w:rsid w:val="106EB4CA"/>
    <w:rsid w:val="107816D3"/>
    <w:rsid w:val="10801DA4"/>
    <w:rsid w:val="1085D3C1"/>
    <w:rsid w:val="108DC2C4"/>
    <w:rsid w:val="108EE8C2"/>
    <w:rsid w:val="109565A7"/>
    <w:rsid w:val="109B20E1"/>
    <w:rsid w:val="10A22C3A"/>
    <w:rsid w:val="10A7E20E"/>
    <w:rsid w:val="10A93FBD"/>
    <w:rsid w:val="10AAA0BD"/>
    <w:rsid w:val="10BAB5E1"/>
    <w:rsid w:val="10BED86C"/>
    <w:rsid w:val="10C996B8"/>
    <w:rsid w:val="10E575B9"/>
    <w:rsid w:val="10E5DAE3"/>
    <w:rsid w:val="10E89CE7"/>
    <w:rsid w:val="10E90384"/>
    <w:rsid w:val="10F46DF0"/>
    <w:rsid w:val="11023C9A"/>
    <w:rsid w:val="111922CE"/>
    <w:rsid w:val="111C202B"/>
    <w:rsid w:val="11456903"/>
    <w:rsid w:val="1150A3C0"/>
    <w:rsid w:val="1151AF8E"/>
    <w:rsid w:val="11618F0D"/>
    <w:rsid w:val="11631B73"/>
    <w:rsid w:val="11929D32"/>
    <w:rsid w:val="119DADD4"/>
    <w:rsid w:val="11AA044B"/>
    <w:rsid w:val="11C89BBA"/>
    <w:rsid w:val="11C8C5D3"/>
    <w:rsid w:val="11CE1B38"/>
    <w:rsid w:val="11D47460"/>
    <w:rsid w:val="11D9B8BF"/>
    <w:rsid w:val="11DA6EC7"/>
    <w:rsid w:val="11EB47F9"/>
    <w:rsid w:val="11ED70B1"/>
    <w:rsid w:val="12110070"/>
    <w:rsid w:val="121A30CB"/>
    <w:rsid w:val="1220DB2E"/>
    <w:rsid w:val="123137D2"/>
    <w:rsid w:val="125072F3"/>
    <w:rsid w:val="1254A800"/>
    <w:rsid w:val="1256F677"/>
    <w:rsid w:val="12633E49"/>
    <w:rsid w:val="1268E0A6"/>
    <w:rsid w:val="1275BBB3"/>
    <w:rsid w:val="12773F75"/>
    <w:rsid w:val="127A6509"/>
    <w:rsid w:val="1281461A"/>
    <w:rsid w:val="12894A3A"/>
    <w:rsid w:val="128BDDE8"/>
    <w:rsid w:val="12949482"/>
    <w:rsid w:val="1299DD32"/>
    <w:rsid w:val="129AD250"/>
    <w:rsid w:val="129ED493"/>
    <w:rsid w:val="12BCBC0C"/>
    <w:rsid w:val="12C61265"/>
    <w:rsid w:val="12D14185"/>
    <w:rsid w:val="12D9079F"/>
    <w:rsid w:val="12D95A5E"/>
    <w:rsid w:val="12E2B4FD"/>
    <w:rsid w:val="12EA89A0"/>
    <w:rsid w:val="12F78E6B"/>
    <w:rsid w:val="12FE8371"/>
    <w:rsid w:val="1305BB01"/>
    <w:rsid w:val="130EEDD9"/>
    <w:rsid w:val="1314DDD2"/>
    <w:rsid w:val="131B1DE7"/>
    <w:rsid w:val="1347F3B7"/>
    <w:rsid w:val="13696445"/>
    <w:rsid w:val="1369EE09"/>
    <w:rsid w:val="13727360"/>
    <w:rsid w:val="1373DD63"/>
    <w:rsid w:val="138C0FF3"/>
    <w:rsid w:val="1392F4BA"/>
    <w:rsid w:val="139EE292"/>
    <w:rsid w:val="13A0D7F7"/>
    <w:rsid w:val="13A3EC65"/>
    <w:rsid w:val="13AD3381"/>
    <w:rsid w:val="13AE1230"/>
    <w:rsid w:val="13B88F77"/>
    <w:rsid w:val="13B8B585"/>
    <w:rsid w:val="13C8CD5E"/>
    <w:rsid w:val="13C8F1E9"/>
    <w:rsid w:val="13DC47A9"/>
    <w:rsid w:val="13DDDB75"/>
    <w:rsid w:val="13DF3E1A"/>
    <w:rsid w:val="13E1BE98"/>
    <w:rsid w:val="13F3B89D"/>
    <w:rsid w:val="14075C11"/>
    <w:rsid w:val="143BCE2B"/>
    <w:rsid w:val="1443C3DF"/>
    <w:rsid w:val="145107D4"/>
    <w:rsid w:val="145DF43B"/>
    <w:rsid w:val="146EF418"/>
    <w:rsid w:val="1493BC05"/>
    <w:rsid w:val="149BD999"/>
    <w:rsid w:val="149CCC67"/>
    <w:rsid w:val="14A52754"/>
    <w:rsid w:val="14AD96F6"/>
    <w:rsid w:val="14AF9768"/>
    <w:rsid w:val="14BFCDC4"/>
    <w:rsid w:val="14C2018B"/>
    <w:rsid w:val="14D4F835"/>
    <w:rsid w:val="14D64991"/>
    <w:rsid w:val="14D88E85"/>
    <w:rsid w:val="14DDB8E9"/>
    <w:rsid w:val="14E5067D"/>
    <w:rsid w:val="14E8DB79"/>
    <w:rsid w:val="14ED4227"/>
    <w:rsid w:val="14F0D342"/>
    <w:rsid w:val="15075F5D"/>
    <w:rsid w:val="15143AB2"/>
    <w:rsid w:val="1522D343"/>
    <w:rsid w:val="1522DC33"/>
    <w:rsid w:val="152864DA"/>
    <w:rsid w:val="15306E45"/>
    <w:rsid w:val="1531ADA2"/>
    <w:rsid w:val="153600B0"/>
    <w:rsid w:val="153E9F0C"/>
    <w:rsid w:val="1547CE3C"/>
    <w:rsid w:val="155CB1AE"/>
    <w:rsid w:val="1561C817"/>
    <w:rsid w:val="156F2BE5"/>
    <w:rsid w:val="157A73A5"/>
    <w:rsid w:val="1583C174"/>
    <w:rsid w:val="159010E4"/>
    <w:rsid w:val="15C7AE98"/>
    <w:rsid w:val="15D08263"/>
    <w:rsid w:val="15DEBA0B"/>
    <w:rsid w:val="15F2EC94"/>
    <w:rsid w:val="15FBB379"/>
    <w:rsid w:val="1608A50C"/>
    <w:rsid w:val="161220D3"/>
    <w:rsid w:val="161CBBB4"/>
    <w:rsid w:val="161D075D"/>
    <w:rsid w:val="16369390"/>
    <w:rsid w:val="163C5D1A"/>
    <w:rsid w:val="165FB008"/>
    <w:rsid w:val="166473F0"/>
    <w:rsid w:val="1664EEE9"/>
    <w:rsid w:val="1665A987"/>
    <w:rsid w:val="16706C3F"/>
    <w:rsid w:val="167C1332"/>
    <w:rsid w:val="167FA184"/>
    <w:rsid w:val="1685D88B"/>
    <w:rsid w:val="1686DCEA"/>
    <w:rsid w:val="16885CCD"/>
    <w:rsid w:val="169D0672"/>
    <w:rsid w:val="16A0A069"/>
    <w:rsid w:val="16AC0853"/>
    <w:rsid w:val="16AFD0FD"/>
    <w:rsid w:val="16CEA6B5"/>
    <w:rsid w:val="16DB21A8"/>
    <w:rsid w:val="16E489F0"/>
    <w:rsid w:val="16E9B60B"/>
    <w:rsid w:val="16FA81E0"/>
    <w:rsid w:val="171495EA"/>
    <w:rsid w:val="171AEE90"/>
    <w:rsid w:val="173D8907"/>
    <w:rsid w:val="1746FA7E"/>
    <w:rsid w:val="1754F7B4"/>
    <w:rsid w:val="17561BF1"/>
    <w:rsid w:val="17572C51"/>
    <w:rsid w:val="177153EB"/>
    <w:rsid w:val="17755CEC"/>
    <w:rsid w:val="1775FD36"/>
    <w:rsid w:val="177E1450"/>
    <w:rsid w:val="177EE6BD"/>
    <w:rsid w:val="178BC6F6"/>
    <w:rsid w:val="178F3872"/>
    <w:rsid w:val="179D68B7"/>
    <w:rsid w:val="179F902B"/>
    <w:rsid w:val="17C2C03A"/>
    <w:rsid w:val="17CC8E41"/>
    <w:rsid w:val="17DA78A4"/>
    <w:rsid w:val="17E9328A"/>
    <w:rsid w:val="17EDA098"/>
    <w:rsid w:val="17EF36F3"/>
    <w:rsid w:val="17F38F39"/>
    <w:rsid w:val="17F416D1"/>
    <w:rsid w:val="1803F630"/>
    <w:rsid w:val="18053C59"/>
    <w:rsid w:val="18241843"/>
    <w:rsid w:val="182C3406"/>
    <w:rsid w:val="18551A1E"/>
    <w:rsid w:val="18596597"/>
    <w:rsid w:val="185BC025"/>
    <w:rsid w:val="185EA89D"/>
    <w:rsid w:val="1862D009"/>
    <w:rsid w:val="186403E1"/>
    <w:rsid w:val="186611E1"/>
    <w:rsid w:val="187C5CF5"/>
    <w:rsid w:val="187E3091"/>
    <w:rsid w:val="188186F0"/>
    <w:rsid w:val="1888EC4F"/>
    <w:rsid w:val="188E5F2B"/>
    <w:rsid w:val="1890F6CD"/>
    <w:rsid w:val="189168EE"/>
    <w:rsid w:val="18981D56"/>
    <w:rsid w:val="18A6386C"/>
    <w:rsid w:val="18BBA122"/>
    <w:rsid w:val="18BBA766"/>
    <w:rsid w:val="18C72DAF"/>
    <w:rsid w:val="18D15963"/>
    <w:rsid w:val="18D3572F"/>
    <w:rsid w:val="18E46AC0"/>
    <w:rsid w:val="19117914"/>
    <w:rsid w:val="191BEE73"/>
    <w:rsid w:val="191F7CDC"/>
    <w:rsid w:val="1928FE3D"/>
    <w:rsid w:val="1929C1AB"/>
    <w:rsid w:val="19307226"/>
    <w:rsid w:val="193677F7"/>
    <w:rsid w:val="194071AB"/>
    <w:rsid w:val="1947B50F"/>
    <w:rsid w:val="19499DF9"/>
    <w:rsid w:val="195A4CEF"/>
    <w:rsid w:val="195B438A"/>
    <w:rsid w:val="1962B179"/>
    <w:rsid w:val="1970A425"/>
    <w:rsid w:val="197E1411"/>
    <w:rsid w:val="198D7D2D"/>
    <w:rsid w:val="198F50DC"/>
    <w:rsid w:val="19993250"/>
    <w:rsid w:val="19A300B9"/>
    <w:rsid w:val="19A3F5A7"/>
    <w:rsid w:val="19B42172"/>
    <w:rsid w:val="19B9B846"/>
    <w:rsid w:val="19BBF5B1"/>
    <w:rsid w:val="19CA7A1A"/>
    <w:rsid w:val="19F394CB"/>
    <w:rsid w:val="19F546FE"/>
    <w:rsid w:val="19FAAF7E"/>
    <w:rsid w:val="19FCA02E"/>
    <w:rsid w:val="1A0335D4"/>
    <w:rsid w:val="1A033900"/>
    <w:rsid w:val="1A057199"/>
    <w:rsid w:val="1A14EA4F"/>
    <w:rsid w:val="1A1A8995"/>
    <w:rsid w:val="1A238DA4"/>
    <w:rsid w:val="1A2EC192"/>
    <w:rsid w:val="1A32E76C"/>
    <w:rsid w:val="1A3663CD"/>
    <w:rsid w:val="1A463233"/>
    <w:rsid w:val="1A469591"/>
    <w:rsid w:val="1A48D0C2"/>
    <w:rsid w:val="1A4A0E73"/>
    <w:rsid w:val="1A5A26A2"/>
    <w:rsid w:val="1A5AD93F"/>
    <w:rsid w:val="1A5E35FA"/>
    <w:rsid w:val="1A66F5C1"/>
    <w:rsid w:val="1ABE5736"/>
    <w:rsid w:val="1ABE961A"/>
    <w:rsid w:val="1AC612A9"/>
    <w:rsid w:val="1AC82461"/>
    <w:rsid w:val="1B04D588"/>
    <w:rsid w:val="1B09F5D8"/>
    <w:rsid w:val="1B1B2942"/>
    <w:rsid w:val="1B2DE47F"/>
    <w:rsid w:val="1B334765"/>
    <w:rsid w:val="1B3C4988"/>
    <w:rsid w:val="1B417354"/>
    <w:rsid w:val="1B4184B6"/>
    <w:rsid w:val="1B441430"/>
    <w:rsid w:val="1B4998B0"/>
    <w:rsid w:val="1B507F50"/>
    <w:rsid w:val="1B66D180"/>
    <w:rsid w:val="1B6EFAAC"/>
    <w:rsid w:val="1B6F7052"/>
    <w:rsid w:val="1B790407"/>
    <w:rsid w:val="1B897297"/>
    <w:rsid w:val="1B8A9B11"/>
    <w:rsid w:val="1B8D8EF2"/>
    <w:rsid w:val="1B91007A"/>
    <w:rsid w:val="1B9A0491"/>
    <w:rsid w:val="1BAA0DBC"/>
    <w:rsid w:val="1BAE3D82"/>
    <w:rsid w:val="1BB0E1F1"/>
    <w:rsid w:val="1BB75380"/>
    <w:rsid w:val="1BBC3BF6"/>
    <w:rsid w:val="1BBDD6EC"/>
    <w:rsid w:val="1BCF7F14"/>
    <w:rsid w:val="1BD743F2"/>
    <w:rsid w:val="1BD7695D"/>
    <w:rsid w:val="1BE23585"/>
    <w:rsid w:val="1BE410D2"/>
    <w:rsid w:val="1BE42F33"/>
    <w:rsid w:val="1BE4BFFB"/>
    <w:rsid w:val="1C012D8D"/>
    <w:rsid w:val="1C0BEA07"/>
    <w:rsid w:val="1C15E491"/>
    <w:rsid w:val="1C173BD9"/>
    <w:rsid w:val="1C2B9176"/>
    <w:rsid w:val="1C36935F"/>
    <w:rsid w:val="1C3A1783"/>
    <w:rsid w:val="1C41118A"/>
    <w:rsid w:val="1C606F7A"/>
    <w:rsid w:val="1C666201"/>
    <w:rsid w:val="1C7B2D4C"/>
    <w:rsid w:val="1C7B575B"/>
    <w:rsid w:val="1C9AEB0C"/>
    <w:rsid w:val="1CA48CDB"/>
    <w:rsid w:val="1CA84E6D"/>
    <w:rsid w:val="1CB2CB48"/>
    <w:rsid w:val="1CBC6551"/>
    <w:rsid w:val="1CCB47CF"/>
    <w:rsid w:val="1CEB1C02"/>
    <w:rsid w:val="1D1FF867"/>
    <w:rsid w:val="1D2261C3"/>
    <w:rsid w:val="1D2C2C6C"/>
    <w:rsid w:val="1D2C979E"/>
    <w:rsid w:val="1D2F1846"/>
    <w:rsid w:val="1D31864A"/>
    <w:rsid w:val="1D33B407"/>
    <w:rsid w:val="1D4644B8"/>
    <w:rsid w:val="1D530FB7"/>
    <w:rsid w:val="1D56ACE8"/>
    <w:rsid w:val="1D5ED97C"/>
    <w:rsid w:val="1D65B84B"/>
    <w:rsid w:val="1D707972"/>
    <w:rsid w:val="1D70940C"/>
    <w:rsid w:val="1D73FD00"/>
    <w:rsid w:val="1D77FD0A"/>
    <w:rsid w:val="1D7DA155"/>
    <w:rsid w:val="1D8A9227"/>
    <w:rsid w:val="1D9587E5"/>
    <w:rsid w:val="1D99F332"/>
    <w:rsid w:val="1D9A3220"/>
    <w:rsid w:val="1D9AE7FB"/>
    <w:rsid w:val="1DA5D569"/>
    <w:rsid w:val="1DB58696"/>
    <w:rsid w:val="1DC0FDE5"/>
    <w:rsid w:val="1DCB177C"/>
    <w:rsid w:val="1DCEE9A8"/>
    <w:rsid w:val="1DD3B345"/>
    <w:rsid w:val="1DE1858D"/>
    <w:rsid w:val="1DE275A0"/>
    <w:rsid w:val="1DF99E20"/>
    <w:rsid w:val="1DFC32A7"/>
    <w:rsid w:val="1E033316"/>
    <w:rsid w:val="1E0B6ECE"/>
    <w:rsid w:val="1E1E68DF"/>
    <w:rsid w:val="1E33B319"/>
    <w:rsid w:val="1E3E6500"/>
    <w:rsid w:val="1E49999F"/>
    <w:rsid w:val="1E4C048B"/>
    <w:rsid w:val="1E4C3D0A"/>
    <w:rsid w:val="1E4F33DB"/>
    <w:rsid w:val="1E5B7A3E"/>
    <w:rsid w:val="1E606BBA"/>
    <w:rsid w:val="1E681FD2"/>
    <w:rsid w:val="1E707D2C"/>
    <w:rsid w:val="1E7493C9"/>
    <w:rsid w:val="1E88CC5E"/>
    <w:rsid w:val="1EA76FE4"/>
    <w:rsid w:val="1EAE1E15"/>
    <w:rsid w:val="1EB01030"/>
    <w:rsid w:val="1EC14F23"/>
    <w:rsid w:val="1ED55475"/>
    <w:rsid w:val="1EE0B183"/>
    <w:rsid w:val="1EF45D5B"/>
    <w:rsid w:val="1F010373"/>
    <w:rsid w:val="1F04AC30"/>
    <w:rsid w:val="1F109470"/>
    <w:rsid w:val="1F1776DC"/>
    <w:rsid w:val="1F235668"/>
    <w:rsid w:val="1F2B3F56"/>
    <w:rsid w:val="1F2F4E8B"/>
    <w:rsid w:val="1F2FAC76"/>
    <w:rsid w:val="1F3926E3"/>
    <w:rsid w:val="1F3B1152"/>
    <w:rsid w:val="1F4BEB40"/>
    <w:rsid w:val="1F5836CA"/>
    <w:rsid w:val="1F5E4102"/>
    <w:rsid w:val="1F670FB0"/>
    <w:rsid w:val="1F6E15C2"/>
    <w:rsid w:val="1FAB9124"/>
    <w:rsid w:val="1FAFCC66"/>
    <w:rsid w:val="1FB56637"/>
    <w:rsid w:val="1FC043A2"/>
    <w:rsid w:val="1FE1F8CC"/>
    <w:rsid w:val="1FE295B4"/>
    <w:rsid w:val="1FE353E3"/>
    <w:rsid w:val="1FE4213A"/>
    <w:rsid w:val="1FE4E64D"/>
    <w:rsid w:val="1FE9E18B"/>
    <w:rsid w:val="1FEB74E2"/>
    <w:rsid w:val="1FEFDCA6"/>
    <w:rsid w:val="201C011F"/>
    <w:rsid w:val="202EB5C1"/>
    <w:rsid w:val="203A6DAF"/>
    <w:rsid w:val="20434C07"/>
    <w:rsid w:val="204ABDB7"/>
    <w:rsid w:val="205B83FD"/>
    <w:rsid w:val="206B22FB"/>
    <w:rsid w:val="207BF7D1"/>
    <w:rsid w:val="2083FF22"/>
    <w:rsid w:val="20843AE5"/>
    <w:rsid w:val="208C4217"/>
    <w:rsid w:val="20AC7248"/>
    <w:rsid w:val="20B62C34"/>
    <w:rsid w:val="20BC4DD1"/>
    <w:rsid w:val="20EF5200"/>
    <w:rsid w:val="20F5A93C"/>
    <w:rsid w:val="20F82ACE"/>
    <w:rsid w:val="20FA30D7"/>
    <w:rsid w:val="20FB3EFD"/>
    <w:rsid w:val="2108B152"/>
    <w:rsid w:val="2111B865"/>
    <w:rsid w:val="2112B269"/>
    <w:rsid w:val="212E6374"/>
    <w:rsid w:val="2134D59D"/>
    <w:rsid w:val="213F8839"/>
    <w:rsid w:val="21480E8D"/>
    <w:rsid w:val="214BE42D"/>
    <w:rsid w:val="214C27B4"/>
    <w:rsid w:val="2151965E"/>
    <w:rsid w:val="21577F50"/>
    <w:rsid w:val="218000E2"/>
    <w:rsid w:val="2185CE96"/>
    <w:rsid w:val="21B203A2"/>
    <w:rsid w:val="21D3B298"/>
    <w:rsid w:val="21D587E4"/>
    <w:rsid w:val="21E019B6"/>
    <w:rsid w:val="2203A9BC"/>
    <w:rsid w:val="22055580"/>
    <w:rsid w:val="22173CF7"/>
    <w:rsid w:val="2222F0CF"/>
    <w:rsid w:val="22242253"/>
    <w:rsid w:val="222561C4"/>
    <w:rsid w:val="223167DB"/>
    <w:rsid w:val="2232D652"/>
    <w:rsid w:val="224BF26C"/>
    <w:rsid w:val="224E3DF9"/>
    <w:rsid w:val="2259356D"/>
    <w:rsid w:val="226A14D1"/>
    <w:rsid w:val="2278C834"/>
    <w:rsid w:val="227CA39B"/>
    <w:rsid w:val="228FFA4F"/>
    <w:rsid w:val="22A47114"/>
    <w:rsid w:val="22A7DBCD"/>
    <w:rsid w:val="22A829F6"/>
    <w:rsid w:val="22DC8283"/>
    <w:rsid w:val="22E0FCE5"/>
    <w:rsid w:val="22E5E82B"/>
    <w:rsid w:val="22E97B2E"/>
    <w:rsid w:val="22ECE1D9"/>
    <w:rsid w:val="22FEEA6B"/>
    <w:rsid w:val="2325E68A"/>
    <w:rsid w:val="232923D0"/>
    <w:rsid w:val="233095F4"/>
    <w:rsid w:val="23453BC1"/>
    <w:rsid w:val="23459D0C"/>
    <w:rsid w:val="23482E4F"/>
    <w:rsid w:val="234FE2A7"/>
    <w:rsid w:val="2354635F"/>
    <w:rsid w:val="235D746A"/>
    <w:rsid w:val="2364754B"/>
    <w:rsid w:val="23768CC1"/>
    <w:rsid w:val="237D625A"/>
    <w:rsid w:val="2395102E"/>
    <w:rsid w:val="239B79EF"/>
    <w:rsid w:val="23A50C40"/>
    <w:rsid w:val="23B08793"/>
    <w:rsid w:val="23B2A0DC"/>
    <w:rsid w:val="23B77B1B"/>
    <w:rsid w:val="23BC8E52"/>
    <w:rsid w:val="23CAB803"/>
    <w:rsid w:val="23D90328"/>
    <w:rsid w:val="23DB0B91"/>
    <w:rsid w:val="23E1D7E2"/>
    <w:rsid w:val="23EF3147"/>
    <w:rsid w:val="23FA9951"/>
    <w:rsid w:val="2400EA5C"/>
    <w:rsid w:val="241054F0"/>
    <w:rsid w:val="24157DBF"/>
    <w:rsid w:val="243904BE"/>
    <w:rsid w:val="243BC0B8"/>
    <w:rsid w:val="2456C3F3"/>
    <w:rsid w:val="24636D0D"/>
    <w:rsid w:val="2469CAFF"/>
    <w:rsid w:val="246B727D"/>
    <w:rsid w:val="246DE333"/>
    <w:rsid w:val="248A1809"/>
    <w:rsid w:val="248F4127"/>
    <w:rsid w:val="249E222A"/>
    <w:rsid w:val="24D19D44"/>
    <w:rsid w:val="24E57E2C"/>
    <w:rsid w:val="24E77DD1"/>
    <w:rsid w:val="250011DD"/>
    <w:rsid w:val="250947A7"/>
    <w:rsid w:val="2515641D"/>
    <w:rsid w:val="2519ED9A"/>
    <w:rsid w:val="2519F7CE"/>
    <w:rsid w:val="2542BD2D"/>
    <w:rsid w:val="254B2BDE"/>
    <w:rsid w:val="25587A89"/>
    <w:rsid w:val="255A70A0"/>
    <w:rsid w:val="255D432D"/>
    <w:rsid w:val="255D455A"/>
    <w:rsid w:val="256925A4"/>
    <w:rsid w:val="256DCA4C"/>
    <w:rsid w:val="2577578D"/>
    <w:rsid w:val="25877360"/>
    <w:rsid w:val="258C7682"/>
    <w:rsid w:val="258F239B"/>
    <w:rsid w:val="25944CFF"/>
    <w:rsid w:val="25961FA2"/>
    <w:rsid w:val="2598AA6E"/>
    <w:rsid w:val="25A0CF95"/>
    <w:rsid w:val="25A5201E"/>
    <w:rsid w:val="25AA5576"/>
    <w:rsid w:val="25AC36FE"/>
    <w:rsid w:val="25ACB603"/>
    <w:rsid w:val="25B9328C"/>
    <w:rsid w:val="25C49BFB"/>
    <w:rsid w:val="25CB0F92"/>
    <w:rsid w:val="25DA2D97"/>
    <w:rsid w:val="25F23F7C"/>
    <w:rsid w:val="25F5F3A6"/>
    <w:rsid w:val="25FC7611"/>
    <w:rsid w:val="2606556F"/>
    <w:rsid w:val="260B57E1"/>
    <w:rsid w:val="260D02B3"/>
    <w:rsid w:val="260D8A46"/>
    <w:rsid w:val="26121A7F"/>
    <w:rsid w:val="26245285"/>
    <w:rsid w:val="266EEAA7"/>
    <w:rsid w:val="266F5F93"/>
    <w:rsid w:val="26A9A53C"/>
    <w:rsid w:val="26C3CBB7"/>
    <w:rsid w:val="26D64CF2"/>
    <w:rsid w:val="26DEAF76"/>
    <w:rsid w:val="26E4F904"/>
    <w:rsid w:val="26E7584E"/>
    <w:rsid w:val="26EC7262"/>
    <w:rsid w:val="26F328E6"/>
    <w:rsid w:val="27166FA2"/>
    <w:rsid w:val="271F83AB"/>
    <w:rsid w:val="2728FFD1"/>
    <w:rsid w:val="272EDF37"/>
    <w:rsid w:val="27518DEC"/>
    <w:rsid w:val="275CB8DD"/>
    <w:rsid w:val="27623DE6"/>
    <w:rsid w:val="2771258C"/>
    <w:rsid w:val="27804C8F"/>
    <w:rsid w:val="27949614"/>
    <w:rsid w:val="2796B145"/>
    <w:rsid w:val="279E39F0"/>
    <w:rsid w:val="27AA1C3F"/>
    <w:rsid w:val="27ABE54B"/>
    <w:rsid w:val="27B8D964"/>
    <w:rsid w:val="27CC6F70"/>
    <w:rsid w:val="27E55F19"/>
    <w:rsid w:val="27ED1EC9"/>
    <w:rsid w:val="2801E17A"/>
    <w:rsid w:val="2809BA33"/>
    <w:rsid w:val="281BA5D4"/>
    <w:rsid w:val="282F3618"/>
    <w:rsid w:val="285F0D7A"/>
    <w:rsid w:val="2860AA96"/>
    <w:rsid w:val="28667CDA"/>
    <w:rsid w:val="2867CCE9"/>
    <w:rsid w:val="287ECFFA"/>
    <w:rsid w:val="289C069B"/>
    <w:rsid w:val="289C927C"/>
    <w:rsid w:val="289CDF09"/>
    <w:rsid w:val="28B5B964"/>
    <w:rsid w:val="28CA971A"/>
    <w:rsid w:val="28CFB766"/>
    <w:rsid w:val="28D1FF8C"/>
    <w:rsid w:val="28F0EAD6"/>
    <w:rsid w:val="28F1C38C"/>
    <w:rsid w:val="28F857C6"/>
    <w:rsid w:val="2903E2D3"/>
    <w:rsid w:val="290565C3"/>
    <w:rsid w:val="290B1B15"/>
    <w:rsid w:val="2911586A"/>
    <w:rsid w:val="2925DAEF"/>
    <w:rsid w:val="2937E49B"/>
    <w:rsid w:val="294B3DF8"/>
    <w:rsid w:val="295A4B94"/>
    <w:rsid w:val="295BB409"/>
    <w:rsid w:val="295FF54A"/>
    <w:rsid w:val="29691662"/>
    <w:rsid w:val="29712564"/>
    <w:rsid w:val="2977B89A"/>
    <w:rsid w:val="298B567A"/>
    <w:rsid w:val="2993E454"/>
    <w:rsid w:val="29985A41"/>
    <w:rsid w:val="29CE07FD"/>
    <w:rsid w:val="29D93BB8"/>
    <w:rsid w:val="29D95D45"/>
    <w:rsid w:val="29DD7CCB"/>
    <w:rsid w:val="29E33550"/>
    <w:rsid w:val="29F0B0BF"/>
    <w:rsid w:val="29F847EC"/>
    <w:rsid w:val="29FC1AE8"/>
    <w:rsid w:val="2A1D4EEB"/>
    <w:rsid w:val="2A40995B"/>
    <w:rsid w:val="2A4AE4E6"/>
    <w:rsid w:val="2A6ABBF2"/>
    <w:rsid w:val="2A95A749"/>
    <w:rsid w:val="2AA4D40B"/>
    <w:rsid w:val="2AB0CDE8"/>
    <w:rsid w:val="2AB1B5E6"/>
    <w:rsid w:val="2AB984A4"/>
    <w:rsid w:val="2AD4FBEA"/>
    <w:rsid w:val="2AE1B6B7"/>
    <w:rsid w:val="2AE32FEE"/>
    <w:rsid w:val="2AE3AE1C"/>
    <w:rsid w:val="2AE66CAD"/>
    <w:rsid w:val="2AE79E71"/>
    <w:rsid w:val="2AE8D4C1"/>
    <w:rsid w:val="2AF3BB91"/>
    <w:rsid w:val="2AF5D78B"/>
    <w:rsid w:val="2AF8717A"/>
    <w:rsid w:val="2B0262B2"/>
    <w:rsid w:val="2B06FB92"/>
    <w:rsid w:val="2B0A6CA2"/>
    <w:rsid w:val="2B39D75B"/>
    <w:rsid w:val="2B3D0F40"/>
    <w:rsid w:val="2B3F00A0"/>
    <w:rsid w:val="2B439A58"/>
    <w:rsid w:val="2B64193E"/>
    <w:rsid w:val="2B668B36"/>
    <w:rsid w:val="2B6AE75F"/>
    <w:rsid w:val="2B6C402A"/>
    <w:rsid w:val="2B7131EA"/>
    <w:rsid w:val="2B735406"/>
    <w:rsid w:val="2B7510AF"/>
    <w:rsid w:val="2B79CC51"/>
    <w:rsid w:val="2B81CB64"/>
    <w:rsid w:val="2B8A34B7"/>
    <w:rsid w:val="2B990B83"/>
    <w:rsid w:val="2B9A0B8C"/>
    <w:rsid w:val="2BAE099C"/>
    <w:rsid w:val="2BB5C5A4"/>
    <w:rsid w:val="2BBD4FB6"/>
    <w:rsid w:val="2BC45EC2"/>
    <w:rsid w:val="2BC678D9"/>
    <w:rsid w:val="2BC76701"/>
    <w:rsid w:val="2BCD5452"/>
    <w:rsid w:val="2BD20940"/>
    <w:rsid w:val="2BD4D046"/>
    <w:rsid w:val="2BDF0338"/>
    <w:rsid w:val="2BE81E0F"/>
    <w:rsid w:val="2BF0E6D7"/>
    <w:rsid w:val="2BF9CD75"/>
    <w:rsid w:val="2C02B1CE"/>
    <w:rsid w:val="2C11D871"/>
    <w:rsid w:val="2C240FBF"/>
    <w:rsid w:val="2C28222F"/>
    <w:rsid w:val="2C362150"/>
    <w:rsid w:val="2C46B00E"/>
    <w:rsid w:val="2C540851"/>
    <w:rsid w:val="2C64F397"/>
    <w:rsid w:val="2C6E272A"/>
    <w:rsid w:val="2C94DD79"/>
    <w:rsid w:val="2C9DCACE"/>
    <w:rsid w:val="2CA07448"/>
    <w:rsid w:val="2CBB2369"/>
    <w:rsid w:val="2CBD638E"/>
    <w:rsid w:val="2CBE9D8F"/>
    <w:rsid w:val="2CC3E9A7"/>
    <w:rsid w:val="2CC3F475"/>
    <w:rsid w:val="2CC868B8"/>
    <w:rsid w:val="2CCA83B3"/>
    <w:rsid w:val="2CD83661"/>
    <w:rsid w:val="2CE043FC"/>
    <w:rsid w:val="2CE16D2F"/>
    <w:rsid w:val="2CE4FB1D"/>
    <w:rsid w:val="2D06A9EA"/>
    <w:rsid w:val="2D15C152"/>
    <w:rsid w:val="2D2F037D"/>
    <w:rsid w:val="2D325D5C"/>
    <w:rsid w:val="2D37E87C"/>
    <w:rsid w:val="2D43CD4C"/>
    <w:rsid w:val="2D4F0F2F"/>
    <w:rsid w:val="2D741959"/>
    <w:rsid w:val="2D791CFB"/>
    <w:rsid w:val="2D82A94B"/>
    <w:rsid w:val="2D8C2BF4"/>
    <w:rsid w:val="2D926A6F"/>
    <w:rsid w:val="2D98FE61"/>
    <w:rsid w:val="2DA59C98"/>
    <w:rsid w:val="2DA83262"/>
    <w:rsid w:val="2DD602DF"/>
    <w:rsid w:val="2DD61D48"/>
    <w:rsid w:val="2E00F4A0"/>
    <w:rsid w:val="2E04952B"/>
    <w:rsid w:val="2E080A0A"/>
    <w:rsid w:val="2E150AC9"/>
    <w:rsid w:val="2E160AC8"/>
    <w:rsid w:val="2E22ED74"/>
    <w:rsid w:val="2E2D47E0"/>
    <w:rsid w:val="2E389C7C"/>
    <w:rsid w:val="2E395EC4"/>
    <w:rsid w:val="2E3CACB8"/>
    <w:rsid w:val="2E3E730F"/>
    <w:rsid w:val="2E4B40A4"/>
    <w:rsid w:val="2E59724C"/>
    <w:rsid w:val="2E5D45AC"/>
    <w:rsid w:val="2E69A300"/>
    <w:rsid w:val="2E71921F"/>
    <w:rsid w:val="2E775362"/>
    <w:rsid w:val="2E7E9699"/>
    <w:rsid w:val="2E7F0620"/>
    <w:rsid w:val="2E891094"/>
    <w:rsid w:val="2E8AAA42"/>
    <w:rsid w:val="2E8B84F3"/>
    <w:rsid w:val="2E9247A0"/>
    <w:rsid w:val="2EA37DD9"/>
    <w:rsid w:val="2EA5E9D3"/>
    <w:rsid w:val="2EBB89B3"/>
    <w:rsid w:val="2ED92807"/>
    <w:rsid w:val="2EE22EBD"/>
    <w:rsid w:val="2EF03F42"/>
    <w:rsid w:val="2EFA0182"/>
    <w:rsid w:val="2EFCF464"/>
    <w:rsid w:val="2F0F17CA"/>
    <w:rsid w:val="2F19010F"/>
    <w:rsid w:val="2F1C19A9"/>
    <w:rsid w:val="2F228901"/>
    <w:rsid w:val="2F2769EE"/>
    <w:rsid w:val="2F379381"/>
    <w:rsid w:val="2F6B7846"/>
    <w:rsid w:val="2F70F681"/>
    <w:rsid w:val="2F81FCE4"/>
    <w:rsid w:val="2F8AA39E"/>
    <w:rsid w:val="2F9E14CA"/>
    <w:rsid w:val="2FAE9911"/>
    <w:rsid w:val="2FC42F7E"/>
    <w:rsid w:val="2FD3EC33"/>
    <w:rsid w:val="2FD52319"/>
    <w:rsid w:val="2FDB708F"/>
    <w:rsid w:val="2FDF55D9"/>
    <w:rsid w:val="2FEFF38C"/>
    <w:rsid w:val="2FF182D0"/>
    <w:rsid w:val="2FFC91B4"/>
    <w:rsid w:val="300AB02E"/>
    <w:rsid w:val="3011D423"/>
    <w:rsid w:val="3013C3DB"/>
    <w:rsid w:val="303D000C"/>
    <w:rsid w:val="303ED86D"/>
    <w:rsid w:val="30495E61"/>
    <w:rsid w:val="30508782"/>
    <w:rsid w:val="30587508"/>
    <w:rsid w:val="306897F8"/>
    <w:rsid w:val="3069AC48"/>
    <w:rsid w:val="30928002"/>
    <w:rsid w:val="30A1B026"/>
    <w:rsid w:val="30AD7B19"/>
    <w:rsid w:val="30B89525"/>
    <w:rsid w:val="30BD2CC6"/>
    <w:rsid w:val="30C25DC6"/>
    <w:rsid w:val="30CD169A"/>
    <w:rsid w:val="30D290E5"/>
    <w:rsid w:val="30D9B3A2"/>
    <w:rsid w:val="30F2136E"/>
    <w:rsid w:val="30FD3BA2"/>
    <w:rsid w:val="310BB102"/>
    <w:rsid w:val="3112C0DA"/>
    <w:rsid w:val="3119FDD7"/>
    <w:rsid w:val="311C9575"/>
    <w:rsid w:val="31268CAD"/>
    <w:rsid w:val="31272853"/>
    <w:rsid w:val="312AEF01"/>
    <w:rsid w:val="312D9FB7"/>
    <w:rsid w:val="31355772"/>
    <w:rsid w:val="314BE35B"/>
    <w:rsid w:val="3173D0E8"/>
    <w:rsid w:val="31833F04"/>
    <w:rsid w:val="318C0850"/>
    <w:rsid w:val="31AC88A8"/>
    <w:rsid w:val="31AE1325"/>
    <w:rsid w:val="31C61043"/>
    <w:rsid w:val="31D916EA"/>
    <w:rsid w:val="31E9F3A2"/>
    <w:rsid w:val="31EC57E3"/>
    <w:rsid w:val="31FE8369"/>
    <w:rsid w:val="3234C7A9"/>
    <w:rsid w:val="32373DB9"/>
    <w:rsid w:val="3264C276"/>
    <w:rsid w:val="326B1A8B"/>
    <w:rsid w:val="326C47CA"/>
    <w:rsid w:val="327740C7"/>
    <w:rsid w:val="32846266"/>
    <w:rsid w:val="3289AF4C"/>
    <w:rsid w:val="328A457E"/>
    <w:rsid w:val="32980985"/>
    <w:rsid w:val="32A0BC30"/>
    <w:rsid w:val="32A4A8C7"/>
    <w:rsid w:val="32A8AA49"/>
    <w:rsid w:val="32AB715F"/>
    <w:rsid w:val="32B9E431"/>
    <w:rsid w:val="32CAB099"/>
    <w:rsid w:val="32D639C2"/>
    <w:rsid w:val="32E43C52"/>
    <w:rsid w:val="32E4D1C6"/>
    <w:rsid w:val="32F8859A"/>
    <w:rsid w:val="33004E6F"/>
    <w:rsid w:val="33265116"/>
    <w:rsid w:val="3326D5D1"/>
    <w:rsid w:val="332754CA"/>
    <w:rsid w:val="335C6300"/>
    <w:rsid w:val="335CD975"/>
    <w:rsid w:val="3373AF3A"/>
    <w:rsid w:val="33A81379"/>
    <w:rsid w:val="33A82712"/>
    <w:rsid w:val="33C1057F"/>
    <w:rsid w:val="33DB4DB2"/>
    <w:rsid w:val="33EB4588"/>
    <w:rsid w:val="33F561D0"/>
    <w:rsid w:val="3402F7E8"/>
    <w:rsid w:val="340513A1"/>
    <w:rsid w:val="34066C50"/>
    <w:rsid w:val="34079202"/>
    <w:rsid w:val="341CDC5E"/>
    <w:rsid w:val="341FD1E6"/>
    <w:rsid w:val="3421E6E1"/>
    <w:rsid w:val="344198E7"/>
    <w:rsid w:val="3447E354"/>
    <w:rsid w:val="3478B07D"/>
    <w:rsid w:val="348DB4EB"/>
    <w:rsid w:val="34969D49"/>
    <w:rsid w:val="3496DAAE"/>
    <w:rsid w:val="34BE9896"/>
    <w:rsid w:val="34BF9F94"/>
    <w:rsid w:val="34C78BEF"/>
    <w:rsid w:val="34D83522"/>
    <w:rsid w:val="34D88647"/>
    <w:rsid w:val="34E8C9E2"/>
    <w:rsid w:val="34F39B9D"/>
    <w:rsid w:val="34FD9258"/>
    <w:rsid w:val="350DDA84"/>
    <w:rsid w:val="35123EA9"/>
    <w:rsid w:val="351D8AC3"/>
    <w:rsid w:val="35210AC9"/>
    <w:rsid w:val="352EFF57"/>
    <w:rsid w:val="3534C668"/>
    <w:rsid w:val="3557783A"/>
    <w:rsid w:val="355C2389"/>
    <w:rsid w:val="3560E548"/>
    <w:rsid w:val="3578D9F2"/>
    <w:rsid w:val="357B66DD"/>
    <w:rsid w:val="358711A0"/>
    <w:rsid w:val="358806BB"/>
    <w:rsid w:val="358DB3F3"/>
    <w:rsid w:val="359C6166"/>
    <w:rsid w:val="35A0C406"/>
    <w:rsid w:val="35A198EF"/>
    <w:rsid w:val="35A72115"/>
    <w:rsid w:val="35B5A524"/>
    <w:rsid w:val="35C73899"/>
    <w:rsid w:val="35E03700"/>
    <w:rsid w:val="35FE03E4"/>
    <w:rsid w:val="3601BA69"/>
    <w:rsid w:val="36120BD5"/>
    <w:rsid w:val="3613A9FD"/>
    <w:rsid w:val="36144B36"/>
    <w:rsid w:val="361A1976"/>
    <w:rsid w:val="362DBFBB"/>
    <w:rsid w:val="363E03D7"/>
    <w:rsid w:val="3642877A"/>
    <w:rsid w:val="36539538"/>
    <w:rsid w:val="36719F80"/>
    <w:rsid w:val="367267F9"/>
    <w:rsid w:val="36917F1C"/>
    <w:rsid w:val="36A1889B"/>
    <w:rsid w:val="36A7054F"/>
    <w:rsid w:val="36BC4F77"/>
    <w:rsid w:val="36C769AC"/>
    <w:rsid w:val="36CA94C4"/>
    <w:rsid w:val="36F416DE"/>
    <w:rsid w:val="36FF9E85"/>
    <w:rsid w:val="37096078"/>
    <w:rsid w:val="370B2077"/>
    <w:rsid w:val="370C73D9"/>
    <w:rsid w:val="370D0412"/>
    <w:rsid w:val="37322292"/>
    <w:rsid w:val="3732B173"/>
    <w:rsid w:val="37408DCC"/>
    <w:rsid w:val="374821E7"/>
    <w:rsid w:val="374A18DD"/>
    <w:rsid w:val="3753FFBA"/>
    <w:rsid w:val="3754734E"/>
    <w:rsid w:val="3757F389"/>
    <w:rsid w:val="376DB72F"/>
    <w:rsid w:val="377ACF23"/>
    <w:rsid w:val="3780A758"/>
    <w:rsid w:val="378FDDC2"/>
    <w:rsid w:val="37934BD3"/>
    <w:rsid w:val="379791ED"/>
    <w:rsid w:val="3799D822"/>
    <w:rsid w:val="379F53D3"/>
    <w:rsid w:val="37ABE9D0"/>
    <w:rsid w:val="37C5988C"/>
    <w:rsid w:val="37C68E21"/>
    <w:rsid w:val="37D7A9BF"/>
    <w:rsid w:val="37DB7DF2"/>
    <w:rsid w:val="37DFEAA5"/>
    <w:rsid w:val="37E5F629"/>
    <w:rsid w:val="37E92CA6"/>
    <w:rsid w:val="37EBC240"/>
    <w:rsid w:val="3803B585"/>
    <w:rsid w:val="381355F8"/>
    <w:rsid w:val="383AA979"/>
    <w:rsid w:val="383E8E1A"/>
    <w:rsid w:val="3849DC25"/>
    <w:rsid w:val="38701D9F"/>
    <w:rsid w:val="387B9FA2"/>
    <w:rsid w:val="38949C24"/>
    <w:rsid w:val="389C8879"/>
    <w:rsid w:val="38B1167F"/>
    <w:rsid w:val="38B434F7"/>
    <w:rsid w:val="38D8F994"/>
    <w:rsid w:val="38DD6A29"/>
    <w:rsid w:val="38EEAB87"/>
    <w:rsid w:val="391BAFB4"/>
    <w:rsid w:val="391EE9A9"/>
    <w:rsid w:val="39224BAC"/>
    <w:rsid w:val="39259A39"/>
    <w:rsid w:val="392C698A"/>
    <w:rsid w:val="3948C59F"/>
    <w:rsid w:val="395B40BE"/>
    <w:rsid w:val="3968372E"/>
    <w:rsid w:val="3985A94B"/>
    <w:rsid w:val="398804BB"/>
    <w:rsid w:val="398BB003"/>
    <w:rsid w:val="39918B85"/>
    <w:rsid w:val="39AE4A8D"/>
    <w:rsid w:val="39B2CACD"/>
    <w:rsid w:val="39BE5659"/>
    <w:rsid w:val="39CA2B01"/>
    <w:rsid w:val="39CAF099"/>
    <w:rsid w:val="39DB63E4"/>
    <w:rsid w:val="39FF574E"/>
    <w:rsid w:val="3A17D996"/>
    <w:rsid w:val="3A2201EA"/>
    <w:rsid w:val="3A2D3A2A"/>
    <w:rsid w:val="3A3292FE"/>
    <w:rsid w:val="3A4B8976"/>
    <w:rsid w:val="3A521E47"/>
    <w:rsid w:val="3A64A309"/>
    <w:rsid w:val="3A75214A"/>
    <w:rsid w:val="3A8939C1"/>
    <w:rsid w:val="3A9A9753"/>
    <w:rsid w:val="3AA89AB7"/>
    <w:rsid w:val="3ACE2BBA"/>
    <w:rsid w:val="3AD2045E"/>
    <w:rsid w:val="3ADF67D6"/>
    <w:rsid w:val="3ADFFD9E"/>
    <w:rsid w:val="3AE1511A"/>
    <w:rsid w:val="3AE76F4C"/>
    <w:rsid w:val="3AF4EEEB"/>
    <w:rsid w:val="3B086971"/>
    <w:rsid w:val="3B1674DB"/>
    <w:rsid w:val="3B1F5FA0"/>
    <w:rsid w:val="3B20A3CC"/>
    <w:rsid w:val="3B35725E"/>
    <w:rsid w:val="3B66F828"/>
    <w:rsid w:val="3B96919C"/>
    <w:rsid w:val="3B9A2F34"/>
    <w:rsid w:val="3B9A8F3C"/>
    <w:rsid w:val="3B9DD802"/>
    <w:rsid w:val="3BAB964B"/>
    <w:rsid w:val="3BB47562"/>
    <w:rsid w:val="3BB5FA4D"/>
    <w:rsid w:val="3BC3878E"/>
    <w:rsid w:val="3BC90E7E"/>
    <w:rsid w:val="3BCB1889"/>
    <w:rsid w:val="3BCE77D8"/>
    <w:rsid w:val="3BD63728"/>
    <w:rsid w:val="3BE53E70"/>
    <w:rsid w:val="3BEDD813"/>
    <w:rsid w:val="3BF2F3D7"/>
    <w:rsid w:val="3BFE9579"/>
    <w:rsid w:val="3C009E29"/>
    <w:rsid w:val="3C051B63"/>
    <w:rsid w:val="3C0CAF17"/>
    <w:rsid w:val="3C0F00ED"/>
    <w:rsid w:val="3C217F54"/>
    <w:rsid w:val="3C38C15A"/>
    <w:rsid w:val="3C41DB4E"/>
    <w:rsid w:val="3C48845A"/>
    <w:rsid w:val="3C4932E7"/>
    <w:rsid w:val="3C51976F"/>
    <w:rsid w:val="3C562475"/>
    <w:rsid w:val="3C59A863"/>
    <w:rsid w:val="3C5D9607"/>
    <w:rsid w:val="3C7075CC"/>
    <w:rsid w:val="3C716709"/>
    <w:rsid w:val="3C857F34"/>
    <w:rsid w:val="3C8F9DC3"/>
    <w:rsid w:val="3CB2C651"/>
    <w:rsid w:val="3CC48450"/>
    <w:rsid w:val="3CCA87A2"/>
    <w:rsid w:val="3CD31617"/>
    <w:rsid w:val="3CDDAD00"/>
    <w:rsid w:val="3CF6A620"/>
    <w:rsid w:val="3CFDA544"/>
    <w:rsid w:val="3D07318E"/>
    <w:rsid w:val="3D0B6844"/>
    <w:rsid w:val="3D0E4152"/>
    <w:rsid w:val="3D1A2DB7"/>
    <w:rsid w:val="3D27DCDE"/>
    <w:rsid w:val="3D2B6308"/>
    <w:rsid w:val="3D2BBA67"/>
    <w:rsid w:val="3D52A3FF"/>
    <w:rsid w:val="3D823959"/>
    <w:rsid w:val="3D892A17"/>
    <w:rsid w:val="3D8B8E55"/>
    <w:rsid w:val="3D8FE9EB"/>
    <w:rsid w:val="3D9E3E82"/>
    <w:rsid w:val="3DAD2089"/>
    <w:rsid w:val="3DB211C7"/>
    <w:rsid w:val="3DC2544C"/>
    <w:rsid w:val="3DC7A04B"/>
    <w:rsid w:val="3DD0D668"/>
    <w:rsid w:val="3DD52F0B"/>
    <w:rsid w:val="3DD9F76F"/>
    <w:rsid w:val="3DF4658B"/>
    <w:rsid w:val="3DFB4A05"/>
    <w:rsid w:val="3DFFAA89"/>
    <w:rsid w:val="3E023E6D"/>
    <w:rsid w:val="3E126886"/>
    <w:rsid w:val="3E178D93"/>
    <w:rsid w:val="3E2BE76C"/>
    <w:rsid w:val="3E3F1D74"/>
    <w:rsid w:val="3E3FF1B6"/>
    <w:rsid w:val="3E467D21"/>
    <w:rsid w:val="3E4DD4A2"/>
    <w:rsid w:val="3E6EB0BA"/>
    <w:rsid w:val="3E7A8B00"/>
    <w:rsid w:val="3E874EE4"/>
    <w:rsid w:val="3E9344B1"/>
    <w:rsid w:val="3E937B72"/>
    <w:rsid w:val="3E956EF5"/>
    <w:rsid w:val="3EA958DA"/>
    <w:rsid w:val="3EB5D2AD"/>
    <w:rsid w:val="3EBDDD78"/>
    <w:rsid w:val="3EBE611C"/>
    <w:rsid w:val="3EC944FE"/>
    <w:rsid w:val="3EE7F488"/>
    <w:rsid w:val="3F000CE0"/>
    <w:rsid w:val="3F05BF90"/>
    <w:rsid w:val="3F10C6D0"/>
    <w:rsid w:val="3F29DCB7"/>
    <w:rsid w:val="3F2CDD4C"/>
    <w:rsid w:val="3F41727B"/>
    <w:rsid w:val="3F4AE3B7"/>
    <w:rsid w:val="3F512AFD"/>
    <w:rsid w:val="3F745022"/>
    <w:rsid w:val="3F80D10D"/>
    <w:rsid w:val="3F83A0B8"/>
    <w:rsid w:val="3F8CC345"/>
    <w:rsid w:val="3F8CF7A9"/>
    <w:rsid w:val="3F9A5E2A"/>
    <w:rsid w:val="3FA528CC"/>
    <w:rsid w:val="3FBD6A61"/>
    <w:rsid w:val="3FCAFBF9"/>
    <w:rsid w:val="3FCF2443"/>
    <w:rsid w:val="3FD06354"/>
    <w:rsid w:val="3FE24389"/>
    <w:rsid w:val="3FE70047"/>
    <w:rsid w:val="3FFE3DCC"/>
    <w:rsid w:val="4008DA58"/>
    <w:rsid w:val="401A654F"/>
    <w:rsid w:val="4024F84E"/>
    <w:rsid w:val="402CB0AB"/>
    <w:rsid w:val="40314AB6"/>
    <w:rsid w:val="4040432C"/>
    <w:rsid w:val="40579E6C"/>
    <w:rsid w:val="4061EC49"/>
    <w:rsid w:val="406513FA"/>
    <w:rsid w:val="407FAF24"/>
    <w:rsid w:val="407FF3CE"/>
    <w:rsid w:val="40804315"/>
    <w:rsid w:val="40821F7C"/>
    <w:rsid w:val="408E2E3D"/>
    <w:rsid w:val="409913AD"/>
    <w:rsid w:val="4099EE68"/>
    <w:rsid w:val="40B71999"/>
    <w:rsid w:val="40BD8084"/>
    <w:rsid w:val="40C38008"/>
    <w:rsid w:val="40C6043A"/>
    <w:rsid w:val="40D48285"/>
    <w:rsid w:val="40D629EA"/>
    <w:rsid w:val="40D6F992"/>
    <w:rsid w:val="40DF2A29"/>
    <w:rsid w:val="40EFBF7C"/>
    <w:rsid w:val="40F1F08A"/>
    <w:rsid w:val="40F56079"/>
    <w:rsid w:val="4104F9F1"/>
    <w:rsid w:val="412406F0"/>
    <w:rsid w:val="4137B6F3"/>
    <w:rsid w:val="4138BE96"/>
    <w:rsid w:val="413FE707"/>
    <w:rsid w:val="414D8A77"/>
    <w:rsid w:val="414F59FC"/>
    <w:rsid w:val="416357BB"/>
    <w:rsid w:val="4170CA8A"/>
    <w:rsid w:val="41733088"/>
    <w:rsid w:val="41815951"/>
    <w:rsid w:val="41865B27"/>
    <w:rsid w:val="41A43A04"/>
    <w:rsid w:val="41D9D2B1"/>
    <w:rsid w:val="41DBC997"/>
    <w:rsid w:val="41DE9E5C"/>
    <w:rsid w:val="41E1021E"/>
    <w:rsid w:val="41E7F256"/>
    <w:rsid w:val="41EA424F"/>
    <w:rsid w:val="42004F87"/>
    <w:rsid w:val="4206B582"/>
    <w:rsid w:val="420A70F1"/>
    <w:rsid w:val="420D9061"/>
    <w:rsid w:val="4211D7AD"/>
    <w:rsid w:val="42158F5F"/>
    <w:rsid w:val="421C73E5"/>
    <w:rsid w:val="42277E81"/>
    <w:rsid w:val="4228454C"/>
    <w:rsid w:val="42382973"/>
    <w:rsid w:val="42473286"/>
    <w:rsid w:val="424A82F9"/>
    <w:rsid w:val="424A9C02"/>
    <w:rsid w:val="4250E7C4"/>
    <w:rsid w:val="425C6390"/>
    <w:rsid w:val="4279D796"/>
    <w:rsid w:val="427C02D4"/>
    <w:rsid w:val="427D990D"/>
    <w:rsid w:val="42870D7F"/>
    <w:rsid w:val="428DD8AE"/>
    <w:rsid w:val="4293A775"/>
    <w:rsid w:val="42993AB7"/>
    <w:rsid w:val="429F8C10"/>
    <w:rsid w:val="42A207C5"/>
    <w:rsid w:val="42A64F0E"/>
    <w:rsid w:val="42B0B20B"/>
    <w:rsid w:val="42C622C1"/>
    <w:rsid w:val="42D77824"/>
    <w:rsid w:val="42F57D7C"/>
    <w:rsid w:val="42F63EA0"/>
    <w:rsid w:val="43004F0D"/>
    <w:rsid w:val="431412DB"/>
    <w:rsid w:val="431CE707"/>
    <w:rsid w:val="4328E8FD"/>
    <w:rsid w:val="433108A9"/>
    <w:rsid w:val="4335E32A"/>
    <w:rsid w:val="433D9EA3"/>
    <w:rsid w:val="4350AADC"/>
    <w:rsid w:val="436D14BA"/>
    <w:rsid w:val="43798D5E"/>
    <w:rsid w:val="4380C41B"/>
    <w:rsid w:val="438C44AC"/>
    <w:rsid w:val="43993368"/>
    <w:rsid w:val="439A2956"/>
    <w:rsid w:val="43A22E23"/>
    <w:rsid w:val="43A5E759"/>
    <w:rsid w:val="43A63994"/>
    <w:rsid w:val="43A67A0B"/>
    <w:rsid w:val="43A76384"/>
    <w:rsid w:val="43B2E009"/>
    <w:rsid w:val="43B6AE89"/>
    <w:rsid w:val="43B96F2C"/>
    <w:rsid w:val="43CF5092"/>
    <w:rsid w:val="43D0E548"/>
    <w:rsid w:val="43DAF7E7"/>
    <w:rsid w:val="43DCED8E"/>
    <w:rsid w:val="43E565D9"/>
    <w:rsid w:val="43E84757"/>
    <w:rsid w:val="43FC89C0"/>
    <w:rsid w:val="4405C796"/>
    <w:rsid w:val="4413AADE"/>
    <w:rsid w:val="441A38EB"/>
    <w:rsid w:val="44239191"/>
    <w:rsid w:val="442CE75E"/>
    <w:rsid w:val="443AE7E8"/>
    <w:rsid w:val="44595D15"/>
    <w:rsid w:val="445ABE1B"/>
    <w:rsid w:val="445E6C44"/>
    <w:rsid w:val="44688134"/>
    <w:rsid w:val="446C00E6"/>
    <w:rsid w:val="447301A3"/>
    <w:rsid w:val="44779372"/>
    <w:rsid w:val="447D0B02"/>
    <w:rsid w:val="4495E49D"/>
    <w:rsid w:val="44A7A9EB"/>
    <w:rsid w:val="44AF1302"/>
    <w:rsid w:val="44B02326"/>
    <w:rsid w:val="44B2DFB8"/>
    <w:rsid w:val="44B7A3D9"/>
    <w:rsid w:val="44D2A813"/>
    <w:rsid w:val="44D4F7A9"/>
    <w:rsid w:val="44F1754D"/>
    <w:rsid w:val="44F20823"/>
    <w:rsid w:val="44F9FD1B"/>
    <w:rsid w:val="44FB16D4"/>
    <w:rsid w:val="44FB5E80"/>
    <w:rsid w:val="4504FAC4"/>
    <w:rsid w:val="452A80E6"/>
    <w:rsid w:val="4530D3EF"/>
    <w:rsid w:val="4539C791"/>
    <w:rsid w:val="453C21C6"/>
    <w:rsid w:val="4554310A"/>
    <w:rsid w:val="455C8DFB"/>
    <w:rsid w:val="45897182"/>
    <w:rsid w:val="458A2992"/>
    <w:rsid w:val="458F5AC4"/>
    <w:rsid w:val="459F73E9"/>
    <w:rsid w:val="45A7FFA1"/>
    <w:rsid w:val="45A9521D"/>
    <w:rsid w:val="45BABEF0"/>
    <w:rsid w:val="45CC8256"/>
    <w:rsid w:val="45CD353B"/>
    <w:rsid w:val="45CD35B2"/>
    <w:rsid w:val="45D7D81A"/>
    <w:rsid w:val="45EBB5D1"/>
    <w:rsid w:val="45EE95F0"/>
    <w:rsid w:val="45F00BC5"/>
    <w:rsid w:val="45F1137A"/>
    <w:rsid w:val="45F2836D"/>
    <w:rsid w:val="45FDD029"/>
    <w:rsid w:val="4614B705"/>
    <w:rsid w:val="461F6C76"/>
    <w:rsid w:val="46223337"/>
    <w:rsid w:val="4624C3CB"/>
    <w:rsid w:val="46268E6E"/>
    <w:rsid w:val="4627050D"/>
    <w:rsid w:val="462A2DAC"/>
    <w:rsid w:val="46353ACB"/>
    <w:rsid w:val="463AD933"/>
    <w:rsid w:val="46439AA6"/>
    <w:rsid w:val="465936B5"/>
    <w:rsid w:val="4660AEDE"/>
    <w:rsid w:val="466F91A8"/>
    <w:rsid w:val="467A7EE2"/>
    <w:rsid w:val="467B48C2"/>
    <w:rsid w:val="46890760"/>
    <w:rsid w:val="469D0051"/>
    <w:rsid w:val="469ED315"/>
    <w:rsid w:val="46A53D34"/>
    <w:rsid w:val="46C7D927"/>
    <w:rsid w:val="46CCC568"/>
    <w:rsid w:val="46DE1ACD"/>
    <w:rsid w:val="46DE7701"/>
    <w:rsid w:val="46F0791D"/>
    <w:rsid w:val="46F2C619"/>
    <w:rsid w:val="470AD62D"/>
    <w:rsid w:val="47131784"/>
    <w:rsid w:val="47143E2E"/>
    <w:rsid w:val="471D67EC"/>
    <w:rsid w:val="47242FE8"/>
    <w:rsid w:val="4724CA27"/>
    <w:rsid w:val="4725425A"/>
    <w:rsid w:val="472C4E72"/>
    <w:rsid w:val="47351844"/>
    <w:rsid w:val="473844B9"/>
    <w:rsid w:val="4740BA66"/>
    <w:rsid w:val="47461B0A"/>
    <w:rsid w:val="4750706A"/>
    <w:rsid w:val="47557AA8"/>
    <w:rsid w:val="47561B98"/>
    <w:rsid w:val="475BF602"/>
    <w:rsid w:val="475E3A10"/>
    <w:rsid w:val="476E6423"/>
    <w:rsid w:val="47753F4A"/>
    <w:rsid w:val="47940AE1"/>
    <w:rsid w:val="47A2812E"/>
    <w:rsid w:val="47B02DC6"/>
    <w:rsid w:val="47DBB747"/>
    <w:rsid w:val="47DD68A1"/>
    <w:rsid w:val="47EF4620"/>
    <w:rsid w:val="47F3EDD8"/>
    <w:rsid w:val="47F7B65C"/>
    <w:rsid w:val="480CB216"/>
    <w:rsid w:val="4810F253"/>
    <w:rsid w:val="4814D163"/>
    <w:rsid w:val="48159130"/>
    <w:rsid w:val="4828B28E"/>
    <w:rsid w:val="4829C59D"/>
    <w:rsid w:val="4834C54F"/>
    <w:rsid w:val="484D0F46"/>
    <w:rsid w:val="485FF78B"/>
    <w:rsid w:val="486AF03D"/>
    <w:rsid w:val="4881A17B"/>
    <w:rsid w:val="48903E04"/>
    <w:rsid w:val="4894CF63"/>
    <w:rsid w:val="4899E7DB"/>
    <w:rsid w:val="48B9C34E"/>
    <w:rsid w:val="48C3AA8C"/>
    <w:rsid w:val="48CBB809"/>
    <w:rsid w:val="48D07F37"/>
    <w:rsid w:val="48DE8E01"/>
    <w:rsid w:val="48E2E466"/>
    <w:rsid w:val="48EABC4C"/>
    <w:rsid w:val="48EE46AF"/>
    <w:rsid w:val="48EE849A"/>
    <w:rsid w:val="48F47A77"/>
    <w:rsid w:val="48FE7EC1"/>
    <w:rsid w:val="490B335F"/>
    <w:rsid w:val="490DB3A9"/>
    <w:rsid w:val="490FADC4"/>
    <w:rsid w:val="491CFD89"/>
    <w:rsid w:val="492BDF46"/>
    <w:rsid w:val="49301F85"/>
    <w:rsid w:val="49420DA2"/>
    <w:rsid w:val="4950A93C"/>
    <w:rsid w:val="4957178F"/>
    <w:rsid w:val="4960E7EB"/>
    <w:rsid w:val="4962903A"/>
    <w:rsid w:val="49672C8C"/>
    <w:rsid w:val="49703036"/>
    <w:rsid w:val="497F28C9"/>
    <w:rsid w:val="4982DCA6"/>
    <w:rsid w:val="49852BED"/>
    <w:rsid w:val="4989095F"/>
    <w:rsid w:val="499D1D95"/>
    <w:rsid w:val="49A14A54"/>
    <w:rsid w:val="49A7C4CC"/>
    <w:rsid w:val="49AAD572"/>
    <w:rsid w:val="49AD66F8"/>
    <w:rsid w:val="49B58870"/>
    <w:rsid w:val="49B8A578"/>
    <w:rsid w:val="49BAAE8B"/>
    <w:rsid w:val="49BAEDB6"/>
    <w:rsid w:val="49BF9493"/>
    <w:rsid w:val="49C19B6A"/>
    <w:rsid w:val="49C5A61C"/>
    <w:rsid w:val="49C77971"/>
    <w:rsid w:val="49D73EF0"/>
    <w:rsid w:val="49DF86A3"/>
    <w:rsid w:val="4A1F5041"/>
    <w:rsid w:val="4A2D7916"/>
    <w:rsid w:val="4A3157D0"/>
    <w:rsid w:val="4A324136"/>
    <w:rsid w:val="4A36E1A9"/>
    <w:rsid w:val="4A3B7E2E"/>
    <w:rsid w:val="4A50AE65"/>
    <w:rsid w:val="4A6BC99A"/>
    <w:rsid w:val="4A76D1AD"/>
    <w:rsid w:val="4A7B46E4"/>
    <w:rsid w:val="4A90A131"/>
    <w:rsid w:val="4A9C69E2"/>
    <w:rsid w:val="4AA4512A"/>
    <w:rsid w:val="4AAC2BC2"/>
    <w:rsid w:val="4ACB278F"/>
    <w:rsid w:val="4AD04B79"/>
    <w:rsid w:val="4AD1DFAA"/>
    <w:rsid w:val="4AD7B8E8"/>
    <w:rsid w:val="4ADFE226"/>
    <w:rsid w:val="4AEA8385"/>
    <w:rsid w:val="4AEB9E56"/>
    <w:rsid w:val="4AF142D3"/>
    <w:rsid w:val="4AF457DF"/>
    <w:rsid w:val="4B15A100"/>
    <w:rsid w:val="4B1DA4B2"/>
    <w:rsid w:val="4B207A70"/>
    <w:rsid w:val="4B242943"/>
    <w:rsid w:val="4B276D5A"/>
    <w:rsid w:val="4B3D0310"/>
    <w:rsid w:val="4B3E46A1"/>
    <w:rsid w:val="4B409B22"/>
    <w:rsid w:val="4B4307DA"/>
    <w:rsid w:val="4B443E3F"/>
    <w:rsid w:val="4B475A1D"/>
    <w:rsid w:val="4B7B79AC"/>
    <w:rsid w:val="4B7F083D"/>
    <w:rsid w:val="4B8146FE"/>
    <w:rsid w:val="4B877582"/>
    <w:rsid w:val="4B93B4FA"/>
    <w:rsid w:val="4B963581"/>
    <w:rsid w:val="4BA62530"/>
    <w:rsid w:val="4BA7F4A6"/>
    <w:rsid w:val="4BAEF6BF"/>
    <w:rsid w:val="4BD62697"/>
    <w:rsid w:val="4BDE35A3"/>
    <w:rsid w:val="4BEA8940"/>
    <w:rsid w:val="4BED7FB0"/>
    <w:rsid w:val="4BEFD39C"/>
    <w:rsid w:val="4BF1843C"/>
    <w:rsid w:val="4BFF6BF8"/>
    <w:rsid w:val="4C0423E7"/>
    <w:rsid w:val="4C12D653"/>
    <w:rsid w:val="4C1D649A"/>
    <w:rsid w:val="4C2819B5"/>
    <w:rsid w:val="4C3D05D5"/>
    <w:rsid w:val="4C997586"/>
    <w:rsid w:val="4CA095C4"/>
    <w:rsid w:val="4CB82F77"/>
    <w:rsid w:val="4CC24661"/>
    <w:rsid w:val="4CC92B1E"/>
    <w:rsid w:val="4CC9E5DB"/>
    <w:rsid w:val="4CD1940A"/>
    <w:rsid w:val="4CD1AD81"/>
    <w:rsid w:val="4CD4C8FF"/>
    <w:rsid w:val="4CD784FA"/>
    <w:rsid w:val="4CE980EA"/>
    <w:rsid w:val="4D16AB89"/>
    <w:rsid w:val="4D1973A5"/>
    <w:rsid w:val="4D26773C"/>
    <w:rsid w:val="4D2F2215"/>
    <w:rsid w:val="4D3433F4"/>
    <w:rsid w:val="4D4474EC"/>
    <w:rsid w:val="4D45AE2A"/>
    <w:rsid w:val="4D4B3575"/>
    <w:rsid w:val="4D51D8BB"/>
    <w:rsid w:val="4D56EB17"/>
    <w:rsid w:val="4D5A9ABD"/>
    <w:rsid w:val="4D69B91F"/>
    <w:rsid w:val="4D8C173A"/>
    <w:rsid w:val="4D982CC4"/>
    <w:rsid w:val="4DAB24C6"/>
    <w:rsid w:val="4DCA05D8"/>
    <w:rsid w:val="4DCFE147"/>
    <w:rsid w:val="4DD32506"/>
    <w:rsid w:val="4DE17E1C"/>
    <w:rsid w:val="4DE4107E"/>
    <w:rsid w:val="4E00BB12"/>
    <w:rsid w:val="4E0742DF"/>
    <w:rsid w:val="4E1BEB68"/>
    <w:rsid w:val="4E1EB014"/>
    <w:rsid w:val="4E2BDEE8"/>
    <w:rsid w:val="4E3D9CC3"/>
    <w:rsid w:val="4E4A15E8"/>
    <w:rsid w:val="4E4BD8A6"/>
    <w:rsid w:val="4E4DBFBB"/>
    <w:rsid w:val="4E551708"/>
    <w:rsid w:val="4E64286D"/>
    <w:rsid w:val="4E6495E5"/>
    <w:rsid w:val="4E7642BB"/>
    <w:rsid w:val="4E7C9BD1"/>
    <w:rsid w:val="4E849B96"/>
    <w:rsid w:val="4E8A8643"/>
    <w:rsid w:val="4E93C943"/>
    <w:rsid w:val="4E985609"/>
    <w:rsid w:val="4EB5970F"/>
    <w:rsid w:val="4EBC177E"/>
    <w:rsid w:val="4EBC3558"/>
    <w:rsid w:val="4EBDAA8F"/>
    <w:rsid w:val="4EDDB2D6"/>
    <w:rsid w:val="4EFBDCBF"/>
    <w:rsid w:val="4F04BE7E"/>
    <w:rsid w:val="4F3CC75C"/>
    <w:rsid w:val="4F4674AD"/>
    <w:rsid w:val="4F5355DA"/>
    <w:rsid w:val="4F769B1D"/>
    <w:rsid w:val="4F78AC27"/>
    <w:rsid w:val="4F7A0939"/>
    <w:rsid w:val="4F7FECAD"/>
    <w:rsid w:val="4F8B7FF8"/>
    <w:rsid w:val="4F92897C"/>
    <w:rsid w:val="4FA57491"/>
    <w:rsid w:val="4FA8ECA7"/>
    <w:rsid w:val="4FC26C30"/>
    <w:rsid w:val="4FC8002D"/>
    <w:rsid w:val="4FD2E00E"/>
    <w:rsid w:val="4FDB66D8"/>
    <w:rsid w:val="4FDBC302"/>
    <w:rsid w:val="4FF00D1D"/>
    <w:rsid w:val="4FFD3291"/>
    <w:rsid w:val="5014FA85"/>
    <w:rsid w:val="50246A85"/>
    <w:rsid w:val="502C525A"/>
    <w:rsid w:val="50356E7C"/>
    <w:rsid w:val="5046E83F"/>
    <w:rsid w:val="50489575"/>
    <w:rsid w:val="504F274A"/>
    <w:rsid w:val="505024BB"/>
    <w:rsid w:val="505B1900"/>
    <w:rsid w:val="505FC862"/>
    <w:rsid w:val="5077D3F9"/>
    <w:rsid w:val="5086F8B8"/>
    <w:rsid w:val="508ABB76"/>
    <w:rsid w:val="50965F70"/>
    <w:rsid w:val="50A31BF7"/>
    <w:rsid w:val="50A333F5"/>
    <w:rsid w:val="50A9ACCC"/>
    <w:rsid w:val="50D1A8C4"/>
    <w:rsid w:val="50D1B392"/>
    <w:rsid w:val="50E0006E"/>
    <w:rsid w:val="50EBD52B"/>
    <w:rsid w:val="50FAF824"/>
    <w:rsid w:val="50FF6CCC"/>
    <w:rsid w:val="510527B0"/>
    <w:rsid w:val="5125BAFB"/>
    <w:rsid w:val="51475CFE"/>
    <w:rsid w:val="514DFCD6"/>
    <w:rsid w:val="515937B3"/>
    <w:rsid w:val="515F5732"/>
    <w:rsid w:val="5160F984"/>
    <w:rsid w:val="5170A532"/>
    <w:rsid w:val="5177FBE2"/>
    <w:rsid w:val="517F6134"/>
    <w:rsid w:val="5195232B"/>
    <w:rsid w:val="5196F1BD"/>
    <w:rsid w:val="519A90F8"/>
    <w:rsid w:val="51A37C4B"/>
    <w:rsid w:val="51ABF175"/>
    <w:rsid w:val="51AE0497"/>
    <w:rsid w:val="51B62342"/>
    <w:rsid w:val="51C6AF2F"/>
    <w:rsid w:val="51D6CCFC"/>
    <w:rsid w:val="51D916FA"/>
    <w:rsid w:val="51E1D20E"/>
    <w:rsid w:val="51E72112"/>
    <w:rsid w:val="51EA5220"/>
    <w:rsid w:val="51EF2398"/>
    <w:rsid w:val="52052D9B"/>
    <w:rsid w:val="5212BFAD"/>
    <w:rsid w:val="524609BA"/>
    <w:rsid w:val="524DEA13"/>
    <w:rsid w:val="525FAD74"/>
    <w:rsid w:val="52609F46"/>
    <w:rsid w:val="52658D8D"/>
    <w:rsid w:val="5285574F"/>
    <w:rsid w:val="52890ABF"/>
    <w:rsid w:val="528E476E"/>
    <w:rsid w:val="528ED86F"/>
    <w:rsid w:val="52A179DA"/>
    <w:rsid w:val="52A28165"/>
    <w:rsid w:val="52A50365"/>
    <w:rsid w:val="52B0C5C7"/>
    <w:rsid w:val="52B4A490"/>
    <w:rsid w:val="52BDE79C"/>
    <w:rsid w:val="52C60A71"/>
    <w:rsid w:val="52C83377"/>
    <w:rsid w:val="52C8AC4A"/>
    <w:rsid w:val="52CCE9B3"/>
    <w:rsid w:val="52D840BB"/>
    <w:rsid w:val="52DE83D6"/>
    <w:rsid w:val="52E52664"/>
    <w:rsid w:val="52E5B4E0"/>
    <w:rsid w:val="52ED940A"/>
    <w:rsid w:val="52F0F6E8"/>
    <w:rsid w:val="52F6D26F"/>
    <w:rsid w:val="5308E50B"/>
    <w:rsid w:val="53195304"/>
    <w:rsid w:val="532BBAE0"/>
    <w:rsid w:val="533FA532"/>
    <w:rsid w:val="53424B8A"/>
    <w:rsid w:val="5347D0B1"/>
    <w:rsid w:val="5355933C"/>
    <w:rsid w:val="536E638E"/>
    <w:rsid w:val="536EB8DD"/>
    <w:rsid w:val="536F7B0B"/>
    <w:rsid w:val="5389131B"/>
    <w:rsid w:val="53A37578"/>
    <w:rsid w:val="53A97223"/>
    <w:rsid w:val="53B03C90"/>
    <w:rsid w:val="53BA122A"/>
    <w:rsid w:val="53BA78CB"/>
    <w:rsid w:val="53BC5ACE"/>
    <w:rsid w:val="53C954B3"/>
    <w:rsid w:val="53CFC73D"/>
    <w:rsid w:val="53FA6752"/>
    <w:rsid w:val="53FCFBCB"/>
    <w:rsid w:val="541E900C"/>
    <w:rsid w:val="5431E82B"/>
    <w:rsid w:val="5438D9F1"/>
    <w:rsid w:val="5445F546"/>
    <w:rsid w:val="54490B1E"/>
    <w:rsid w:val="544C530C"/>
    <w:rsid w:val="5454FA8B"/>
    <w:rsid w:val="546BCDB4"/>
    <w:rsid w:val="546F1B96"/>
    <w:rsid w:val="547042BE"/>
    <w:rsid w:val="547C7083"/>
    <w:rsid w:val="5483B957"/>
    <w:rsid w:val="54849FBC"/>
    <w:rsid w:val="549EE72F"/>
    <w:rsid w:val="549F65CE"/>
    <w:rsid w:val="54AAEF1D"/>
    <w:rsid w:val="54B04E3A"/>
    <w:rsid w:val="54B6C9FC"/>
    <w:rsid w:val="54CD080A"/>
    <w:rsid w:val="54CF55BB"/>
    <w:rsid w:val="54DA0B37"/>
    <w:rsid w:val="54E1F0E6"/>
    <w:rsid w:val="54E77AD7"/>
    <w:rsid w:val="54FD05C2"/>
    <w:rsid w:val="5503AAAF"/>
    <w:rsid w:val="551387B6"/>
    <w:rsid w:val="551FE4BE"/>
    <w:rsid w:val="5529D1C0"/>
    <w:rsid w:val="553E6387"/>
    <w:rsid w:val="553F6B08"/>
    <w:rsid w:val="554D8FD8"/>
    <w:rsid w:val="55575EBE"/>
    <w:rsid w:val="555D2711"/>
    <w:rsid w:val="556A77A4"/>
    <w:rsid w:val="556D0429"/>
    <w:rsid w:val="557600F4"/>
    <w:rsid w:val="557770E8"/>
    <w:rsid w:val="557B03D0"/>
    <w:rsid w:val="55809539"/>
    <w:rsid w:val="55AC17E7"/>
    <w:rsid w:val="55CA2C70"/>
    <w:rsid w:val="55D52C7F"/>
    <w:rsid w:val="55D5B392"/>
    <w:rsid w:val="55E31292"/>
    <w:rsid w:val="55F12720"/>
    <w:rsid w:val="55F9D69D"/>
    <w:rsid w:val="55FEB25E"/>
    <w:rsid w:val="560F4EDA"/>
    <w:rsid w:val="56271438"/>
    <w:rsid w:val="5634D017"/>
    <w:rsid w:val="563CAF58"/>
    <w:rsid w:val="5644299E"/>
    <w:rsid w:val="564C75F9"/>
    <w:rsid w:val="565A5A23"/>
    <w:rsid w:val="56673408"/>
    <w:rsid w:val="566A1902"/>
    <w:rsid w:val="56761DE9"/>
    <w:rsid w:val="567BB1E0"/>
    <w:rsid w:val="56A08EB2"/>
    <w:rsid w:val="56A3D3EB"/>
    <w:rsid w:val="56A73F4C"/>
    <w:rsid w:val="56BA7482"/>
    <w:rsid w:val="56D459AD"/>
    <w:rsid w:val="56DCAC14"/>
    <w:rsid w:val="56F3BE4B"/>
    <w:rsid w:val="5711D2CE"/>
    <w:rsid w:val="5716E0D4"/>
    <w:rsid w:val="571F9451"/>
    <w:rsid w:val="5721CBB9"/>
    <w:rsid w:val="5723A9FF"/>
    <w:rsid w:val="573AE165"/>
    <w:rsid w:val="5742A835"/>
    <w:rsid w:val="574965B8"/>
    <w:rsid w:val="5755731B"/>
    <w:rsid w:val="5759DF9F"/>
    <w:rsid w:val="575AC683"/>
    <w:rsid w:val="57608C97"/>
    <w:rsid w:val="5761668F"/>
    <w:rsid w:val="576C1A5F"/>
    <w:rsid w:val="576DF157"/>
    <w:rsid w:val="5774762B"/>
    <w:rsid w:val="577B9ACD"/>
    <w:rsid w:val="57903CC0"/>
    <w:rsid w:val="57939152"/>
    <w:rsid w:val="5794367A"/>
    <w:rsid w:val="57A2871E"/>
    <w:rsid w:val="57A6DB39"/>
    <w:rsid w:val="57A8C8A0"/>
    <w:rsid w:val="57BAFAF9"/>
    <w:rsid w:val="57BB33C4"/>
    <w:rsid w:val="57BF0B12"/>
    <w:rsid w:val="57CB3D6A"/>
    <w:rsid w:val="57D200D8"/>
    <w:rsid w:val="57D21AB9"/>
    <w:rsid w:val="57DFFA10"/>
    <w:rsid w:val="57F4EC41"/>
    <w:rsid w:val="57F7BDBE"/>
    <w:rsid w:val="57F9DA6D"/>
    <w:rsid w:val="580507BD"/>
    <w:rsid w:val="5809C2A5"/>
    <w:rsid w:val="580E0E8B"/>
    <w:rsid w:val="58100D89"/>
    <w:rsid w:val="58269E14"/>
    <w:rsid w:val="58277F7D"/>
    <w:rsid w:val="583EA89C"/>
    <w:rsid w:val="5842223D"/>
    <w:rsid w:val="5846D53D"/>
    <w:rsid w:val="5875AD74"/>
    <w:rsid w:val="587CA5F0"/>
    <w:rsid w:val="58855CA0"/>
    <w:rsid w:val="58895487"/>
    <w:rsid w:val="588AB72D"/>
    <w:rsid w:val="588AE328"/>
    <w:rsid w:val="588D5D36"/>
    <w:rsid w:val="58965AB2"/>
    <w:rsid w:val="58995FEB"/>
    <w:rsid w:val="58ABB7E5"/>
    <w:rsid w:val="58BC1B45"/>
    <w:rsid w:val="58C45BB2"/>
    <w:rsid w:val="58C60D3E"/>
    <w:rsid w:val="58C6E1DA"/>
    <w:rsid w:val="58CE911B"/>
    <w:rsid w:val="58D4B7FD"/>
    <w:rsid w:val="58E271A6"/>
    <w:rsid w:val="58EC0462"/>
    <w:rsid w:val="58ED3895"/>
    <w:rsid w:val="58F8F0D0"/>
    <w:rsid w:val="59084E30"/>
    <w:rsid w:val="591B8812"/>
    <w:rsid w:val="592BB1DC"/>
    <w:rsid w:val="5937B6CF"/>
    <w:rsid w:val="5939B0EF"/>
    <w:rsid w:val="593D651D"/>
    <w:rsid w:val="594740E1"/>
    <w:rsid w:val="595140BA"/>
    <w:rsid w:val="5952DB41"/>
    <w:rsid w:val="59535A6D"/>
    <w:rsid w:val="595E9587"/>
    <w:rsid w:val="59634FA6"/>
    <w:rsid w:val="596A9935"/>
    <w:rsid w:val="598814F9"/>
    <w:rsid w:val="599E22A8"/>
    <w:rsid w:val="59A7187D"/>
    <w:rsid w:val="59AF49FB"/>
    <w:rsid w:val="59B70CB7"/>
    <w:rsid w:val="59C0FAB5"/>
    <w:rsid w:val="59C430FE"/>
    <w:rsid w:val="59C4FDA8"/>
    <w:rsid w:val="59D540DA"/>
    <w:rsid w:val="59E60E6E"/>
    <w:rsid w:val="59EEE62A"/>
    <w:rsid w:val="5A012BAF"/>
    <w:rsid w:val="5A0A544C"/>
    <w:rsid w:val="5A0E7FB8"/>
    <w:rsid w:val="5A1E0188"/>
    <w:rsid w:val="5A226564"/>
    <w:rsid w:val="5A271152"/>
    <w:rsid w:val="5A4E0676"/>
    <w:rsid w:val="5A4E9A4D"/>
    <w:rsid w:val="5A5B1D1B"/>
    <w:rsid w:val="5A664EF4"/>
    <w:rsid w:val="5A67390E"/>
    <w:rsid w:val="5A69E1C6"/>
    <w:rsid w:val="5A6BBBE8"/>
    <w:rsid w:val="5A7CAE38"/>
    <w:rsid w:val="5A7ED3E8"/>
    <w:rsid w:val="5A87AC33"/>
    <w:rsid w:val="5A933E1C"/>
    <w:rsid w:val="5A9492A6"/>
    <w:rsid w:val="5AB4D572"/>
    <w:rsid w:val="5AD7F9EA"/>
    <w:rsid w:val="5ADBB261"/>
    <w:rsid w:val="5ADC856F"/>
    <w:rsid w:val="5AEBE57D"/>
    <w:rsid w:val="5AECC190"/>
    <w:rsid w:val="5B0921BC"/>
    <w:rsid w:val="5B184D9F"/>
    <w:rsid w:val="5B188E3D"/>
    <w:rsid w:val="5B293138"/>
    <w:rsid w:val="5B336812"/>
    <w:rsid w:val="5B44C2D3"/>
    <w:rsid w:val="5B60B647"/>
    <w:rsid w:val="5B75E1E6"/>
    <w:rsid w:val="5B8EDA13"/>
    <w:rsid w:val="5B9B3E7F"/>
    <w:rsid w:val="5BA418AE"/>
    <w:rsid w:val="5BACD2B8"/>
    <w:rsid w:val="5BC4BF39"/>
    <w:rsid w:val="5BC7808C"/>
    <w:rsid w:val="5BE4204A"/>
    <w:rsid w:val="5BEE92A6"/>
    <w:rsid w:val="5C0614C6"/>
    <w:rsid w:val="5C0B49DE"/>
    <w:rsid w:val="5C20DE60"/>
    <w:rsid w:val="5C25351A"/>
    <w:rsid w:val="5C28D127"/>
    <w:rsid w:val="5C488360"/>
    <w:rsid w:val="5C5124B8"/>
    <w:rsid w:val="5C6446D3"/>
    <w:rsid w:val="5C64FCFC"/>
    <w:rsid w:val="5C7823E5"/>
    <w:rsid w:val="5C88A82B"/>
    <w:rsid w:val="5CAB6BD2"/>
    <w:rsid w:val="5CAF6ADB"/>
    <w:rsid w:val="5CBA65D6"/>
    <w:rsid w:val="5CBB465A"/>
    <w:rsid w:val="5CD6A90B"/>
    <w:rsid w:val="5CDCC18A"/>
    <w:rsid w:val="5CE87B8C"/>
    <w:rsid w:val="5CED81AC"/>
    <w:rsid w:val="5CEDD559"/>
    <w:rsid w:val="5CFDEC0F"/>
    <w:rsid w:val="5D00DB6B"/>
    <w:rsid w:val="5D03D9EE"/>
    <w:rsid w:val="5D0E2A10"/>
    <w:rsid w:val="5D149849"/>
    <w:rsid w:val="5D151945"/>
    <w:rsid w:val="5D15373A"/>
    <w:rsid w:val="5D20196F"/>
    <w:rsid w:val="5D24FEE7"/>
    <w:rsid w:val="5D2AE6AD"/>
    <w:rsid w:val="5D2BE7B0"/>
    <w:rsid w:val="5D311D6F"/>
    <w:rsid w:val="5D37D7FE"/>
    <w:rsid w:val="5D3FE07D"/>
    <w:rsid w:val="5D44D9AE"/>
    <w:rsid w:val="5D567DFF"/>
    <w:rsid w:val="5D712C42"/>
    <w:rsid w:val="5D735C33"/>
    <w:rsid w:val="5D7D64BE"/>
    <w:rsid w:val="5D7FB104"/>
    <w:rsid w:val="5D81996B"/>
    <w:rsid w:val="5D8DD8F4"/>
    <w:rsid w:val="5D953B71"/>
    <w:rsid w:val="5D97CCBC"/>
    <w:rsid w:val="5DB3F189"/>
    <w:rsid w:val="5DBFDD7A"/>
    <w:rsid w:val="5DC026D6"/>
    <w:rsid w:val="5DC0DAE8"/>
    <w:rsid w:val="5DC7BB1E"/>
    <w:rsid w:val="5DFBFD7D"/>
    <w:rsid w:val="5DFC79A1"/>
    <w:rsid w:val="5E044D69"/>
    <w:rsid w:val="5E0D0925"/>
    <w:rsid w:val="5E22F839"/>
    <w:rsid w:val="5E263975"/>
    <w:rsid w:val="5E27D90B"/>
    <w:rsid w:val="5E37020F"/>
    <w:rsid w:val="5E3CB254"/>
    <w:rsid w:val="5E41DB03"/>
    <w:rsid w:val="5E495BAB"/>
    <w:rsid w:val="5E6879DC"/>
    <w:rsid w:val="5E6947F9"/>
    <w:rsid w:val="5E69BEF5"/>
    <w:rsid w:val="5E88DC65"/>
    <w:rsid w:val="5EA900E4"/>
    <w:rsid w:val="5EBAB517"/>
    <w:rsid w:val="5ECB7166"/>
    <w:rsid w:val="5EDA69FB"/>
    <w:rsid w:val="5EE47D6F"/>
    <w:rsid w:val="5EE545C3"/>
    <w:rsid w:val="5EE629E3"/>
    <w:rsid w:val="5EF5CAA6"/>
    <w:rsid w:val="5EF71C38"/>
    <w:rsid w:val="5EFA9822"/>
    <w:rsid w:val="5F05E840"/>
    <w:rsid w:val="5F0B78DE"/>
    <w:rsid w:val="5F1409FE"/>
    <w:rsid w:val="5F19E185"/>
    <w:rsid w:val="5F23BA15"/>
    <w:rsid w:val="5F2C3A32"/>
    <w:rsid w:val="5F3E965D"/>
    <w:rsid w:val="5F493BF4"/>
    <w:rsid w:val="5F63EB2A"/>
    <w:rsid w:val="5F668D53"/>
    <w:rsid w:val="5F762BB4"/>
    <w:rsid w:val="5F94D7E9"/>
    <w:rsid w:val="5FA00E9A"/>
    <w:rsid w:val="5FC62BCE"/>
    <w:rsid w:val="5FCADCE8"/>
    <w:rsid w:val="5FDE1CD4"/>
    <w:rsid w:val="5FDF3FA2"/>
    <w:rsid w:val="5FE819F2"/>
    <w:rsid w:val="5FEA4B0E"/>
    <w:rsid w:val="5FF03BF5"/>
    <w:rsid w:val="5FFE05E5"/>
    <w:rsid w:val="6000676A"/>
    <w:rsid w:val="600C0D08"/>
    <w:rsid w:val="602136FE"/>
    <w:rsid w:val="6021EFB7"/>
    <w:rsid w:val="602F8EF7"/>
    <w:rsid w:val="603183F3"/>
    <w:rsid w:val="60344DA9"/>
    <w:rsid w:val="6039D9A3"/>
    <w:rsid w:val="604B48C4"/>
    <w:rsid w:val="6051E85E"/>
    <w:rsid w:val="60520F10"/>
    <w:rsid w:val="605229B5"/>
    <w:rsid w:val="60542930"/>
    <w:rsid w:val="606F78C0"/>
    <w:rsid w:val="607321A5"/>
    <w:rsid w:val="607E5636"/>
    <w:rsid w:val="60836C3D"/>
    <w:rsid w:val="6093905A"/>
    <w:rsid w:val="60A2D69D"/>
    <w:rsid w:val="60A87179"/>
    <w:rsid w:val="60AC3A63"/>
    <w:rsid w:val="60BD95A2"/>
    <w:rsid w:val="60D1B9FC"/>
    <w:rsid w:val="60D42BBA"/>
    <w:rsid w:val="60D66955"/>
    <w:rsid w:val="60D920B7"/>
    <w:rsid w:val="61088F1C"/>
    <w:rsid w:val="610905BF"/>
    <w:rsid w:val="610AA267"/>
    <w:rsid w:val="61108FD1"/>
    <w:rsid w:val="612BE811"/>
    <w:rsid w:val="612F02EE"/>
    <w:rsid w:val="61405689"/>
    <w:rsid w:val="61415E26"/>
    <w:rsid w:val="61545252"/>
    <w:rsid w:val="617046D8"/>
    <w:rsid w:val="6173BBE8"/>
    <w:rsid w:val="6173CC05"/>
    <w:rsid w:val="61757AFC"/>
    <w:rsid w:val="6177E7E5"/>
    <w:rsid w:val="617827D1"/>
    <w:rsid w:val="61859889"/>
    <w:rsid w:val="618DB7BB"/>
    <w:rsid w:val="619228FE"/>
    <w:rsid w:val="61AEA810"/>
    <w:rsid w:val="61B2700C"/>
    <w:rsid w:val="61B5588A"/>
    <w:rsid w:val="61C5AA6C"/>
    <w:rsid w:val="61CDCDFA"/>
    <w:rsid w:val="61D3BB67"/>
    <w:rsid w:val="6204D30B"/>
    <w:rsid w:val="620B4921"/>
    <w:rsid w:val="62232538"/>
    <w:rsid w:val="62458CDB"/>
    <w:rsid w:val="6245D082"/>
    <w:rsid w:val="62470E2B"/>
    <w:rsid w:val="626B6416"/>
    <w:rsid w:val="628B862E"/>
    <w:rsid w:val="628D6928"/>
    <w:rsid w:val="629C2E4D"/>
    <w:rsid w:val="629D9D30"/>
    <w:rsid w:val="62AAAE4B"/>
    <w:rsid w:val="62ABBA87"/>
    <w:rsid w:val="62B1D6F7"/>
    <w:rsid w:val="62B8F368"/>
    <w:rsid w:val="62BBCEEA"/>
    <w:rsid w:val="62BE0A85"/>
    <w:rsid w:val="62C261FF"/>
    <w:rsid w:val="62C8906C"/>
    <w:rsid w:val="62CCA892"/>
    <w:rsid w:val="62D464E9"/>
    <w:rsid w:val="62D6DE5E"/>
    <w:rsid w:val="62D9DB11"/>
    <w:rsid w:val="62F27B2A"/>
    <w:rsid w:val="63021AE9"/>
    <w:rsid w:val="63064715"/>
    <w:rsid w:val="630F13D1"/>
    <w:rsid w:val="632756A2"/>
    <w:rsid w:val="63342658"/>
    <w:rsid w:val="63364A37"/>
    <w:rsid w:val="633A93C9"/>
    <w:rsid w:val="634805B0"/>
    <w:rsid w:val="6350189E"/>
    <w:rsid w:val="635971B4"/>
    <w:rsid w:val="636631C9"/>
    <w:rsid w:val="639A4BA7"/>
    <w:rsid w:val="639E29B8"/>
    <w:rsid w:val="63AAEF93"/>
    <w:rsid w:val="63C11CD1"/>
    <w:rsid w:val="63C2EF9E"/>
    <w:rsid w:val="63C99CDE"/>
    <w:rsid w:val="63DE2061"/>
    <w:rsid w:val="63E40A17"/>
    <w:rsid w:val="63ECF782"/>
    <w:rsid w:val="63F773D5"/>
    <w:rsid w:val="63FCD4DA"/>
    <w:rsid w:val="640E461F"/>
    <w:rsid w:val="641C0575"/>
    <w:rsid w:val="64242DF5"/>
    <w:rsid w:val="642A2DDA"/>
    <w:rsid w:val="643043B2"/>
    <w:rsid w:val="64355201"/>
    <w:rsid w:val="6439005D"/>
    <w:rsid w:val="64436D85"/>
    <w:rsid w:val="646079BD"/>
    <w:rsid w:val="64624320"/>
    <w:rsid w:val="64631328"/>
    <w:rsid w:val="6465318A"/>
    <w:rsid w:val="6467570D"/>
    <w:rsid w:val="646BD5CF"/>
    <w:rsid w:val="64751545"/>
    <w:rsid w:val="647C9A5A"/>
    <w:rsid w:val="6487F04E"/>
    <w:rsid w:val="64962C70"/>
    <w:rsid w:val="64971A8F"/>
    <w:rsid w:val="649A7C88"/>
    <w:rsid w:val="64A16816"/>
    <w:rsid w:val="64B60017"/>
    <w:rsid w:val="64BEBE7C"/>
    <w:rsid w:val="64C39E75"/>
    <w:rsid w:val="64D1D3F7"/>
    <w:rsid w:val="64E4658A"/>
    <w:rsid w:val="64E63EB0"/>
    <w:rsid w:val="64ED8C5E"/>
    <w:rsid w:val="64F58BF1"/>
    <w:rsid w:val="64F5E304"/>
    <w:rsid w:val="64FBBC8E"/>
    <w:rsid w:val="6514708E"/>
    <w:rsid w:val="652248EF"/>
    <w:rsid w:val="652D7960"/>
    <w:rsid w:val="653DFE93"/>
    <w:rsid w:val="653F5E2B"/>
    <w:rsid w:val="6542E9E3"/>
    <w:rsid w:val="65469E41"/>
    <w:rsid w:val="654DB448"/>
    <w:rsid w:val="6555403E"/>
    <w:rsid w:val="6556966D"/>
    <w:rsid w:val="6558F0D7"/>
    <w:rsid w:val="65612F9E"/>
    <w:rsid w:val="65632146"/>
    <w:rsid w:val="65646C0D"/>
    <w:rsid w:val="656AE6DE"/>
    <w:rsid w:val="656B511E"/>
    <w:rsid w:val="6581E566"/>
    <w:rsid w:val="65A28C7B"/>
    <w:rsid w:val="65AD34AA"/>
    <w:rsid w:val="65B16AD1"/>
    <w:rsid w:val="65B187B4"/>
    <w:rsid w:val="65BC7471"/>
    <w:rsid w:val="65C26DF6"/>
    <w:rsid w:val="65C4E756"/>
    <w:rsid w:val="65C58712"/>
    <w:rsid w:val="65CEA49A"/>
    <w:rsid w:val="65D3B440"/>
    <w:rsid w:val="65EDD5AD"/>
    <w:rsid w:val="65F20F86"/>
    <w:rsid w:val="65F507A7"/>
    <w:rsid w:val="660DF686"/>
    <w:rsid w:val="662F223C"/>
    <w:rsid w:val="66330CFC"/>
    <w:rsid w:val="6634E3A3"/>
    <w:rsid w:val="666768FE"/>
    <w:rsid w:val="666DB890"/>
    <w:rsid w:val="666FB38E"/>
    <w:rsid w:val="667AA634"/>
    <w:rsid w:val="6697072C"/>
    <w:rsid w:val="669CCC5C"/>
    <w:rsid w:val="66A35F9B"/>
    <w:rsid w:val="66A4EC6F"/>
    <w:rsid w:val="66A5AB8D"/>
    <w:rsid w:val="66A65482"/>
    <w:rsid w:val="66A893B7"/>
    <w:rsid w:val="66ADA113"/>
    <w:rsid w:val="66AF5660"/>
    <w:rsid w:val="66BB4CF6"/>
    <w:rsid w:val="66CB3474"/>
    <w:rsid w:val="66E85DE5"/>
    <w:rsid w:val="66EF7DE6"/>
    <w:rsid w:val="66FA7266"/>
    <w:rsid w:val="66FEC42D"/>
    <w:rsid w:val="670047B0"/>
    <w:rsid w:val="670A8342"/>
    <w:rsid w:val="6718CDF6"/>
    <w:rsid w:val="672DF2A7"/>
    <w:rsid w:val="672E71D7"/>
    <w:rsid w:val="6734FB8F"/>
    <w:rsid w:val="673FD322"/>
    <w:rsid w:val="675A84C2"/>
    <w:rsid w:val="6763F755"/>
    <w:rsid w:val="677D2CD6"/>
    <w:rsid w:val="67843821"/>
    <w:rsid w:val="6785F744"/>
    <w:rsid w:val="678E18A9"/>
    <w:rsid w:val="679AFC05"/>
    <w:rsid w:val="67CD610C"/>
    <w:rsid w:val="67E6C22F"/>
    <w:rsid w:val="67F12AC1"/>
    <w:rsid w:val="67F1C422"/>
    <w:rsid w:val="67F6D54A"/>
    <w:rsid w:val="67FA80B9"/>
    <w:rsid w:val="67FED8CB"/>
    <w:rsid w:val="68013A6B"/>
    <w:rsid w:val="6814D2FC"/>
    <w:rsid w:val="681EAFA0"/>
    <w:rsid w:val="681F2948"/>
    <w:rsid w:val="682969F7"/>
    <w:rsid w:val="682EBDE4"/>
    <w:rsid w:val="68304C39"/>
    <w:rsid w:val="68379573"/>
    <w:rsid w:val="6842C398"/>
    <w:rsid w:val="6847DF0D"/>
    <w:rsid w:val="686E8745"/>
    <w:rsid w:val="686F4ABB"/>
    <w:rsid w:val="6874D04E"/>
    <w:rsid w:val="688A4A48"/>
    <w:rsid w:val="689A1174"/>
    <w:rsid w:val="68A73CF3"/>
    <w:rsid w:val="68AC7692"/>
    <w:rsid w:val="68B73F63"/>
    <w:rsid w:val="68C91E82"/>
    <w:rsid w:val="68CD19C8"/>
    <w:rsid w:val="68D83744"/>
    <w:rsid w:val="68DD4860"/>
    <w:rsid w:val="68E3B7EA"/>
    <w:rsid w:val="69072140"/>
    <w:rsid w:val="690F422B"/>
    <w:rsid w:val="691C6FDD"/>
    <w:rsid w:val="692629FA"/>
    <w:rsid w:val="692A5104"/>
    <w:rsid w:val="6941979D"/>
    <w:rsid w:val="694A3247"/>
    <w:rsid w:val="695A3C4D"/>
    <w:rsid w:val="696F9146"/>
    <w:rsid w:val="6976BEFA"/>
    <w:rsid w:val="697BB450"/>
    <w:rsid w:val="69809C68"/>
    <w:rsid w:val="6981DCBA"/>
    <w:rsid w:val="698C1910"/>
    <w:rsid w:val="69A19B70"/>
    <w:rsid w:val="69BB10D8"/>
    <w:rsid w:val="69BE1D50"/>
    <w:rsid w:val="69C65313"/>
    <w:rsid w:val="69CAEECD"/>
    <w:rsid w:val="69CE1E1F"/>
    <w:rsid w:val="69E6057B"/>
    <w:rsid w:val="69EEE3F6"/>
    <w:rsid w:val="69F60237"/>
    <w:rsid w:val="69F8855D"/>
    <w:rsid w:val="6A03C221"/>
    <w:rsid w:val="6A15FD28"/>
    <w:rsid w:val="6A1CED46"/>
    <w:rsid w:val="6A1F5D50"/>
    <w:rsid w:val="6A2A15AA"/>
    <w:rsid w:val="6A2D38E3"/>
    <w:rsid w:val="6A2D7A81"/>
    <w:rsid w:val="6A35EEB4"/>
    <w:rsid w:val="6A380753"/>
    <w:rsid w:val="6A452460"/>
    <w:rsid w:val="6A4EA490"/>
    <w:rsid w:val="6A5D8E28"/>
    <w:rsid w:val="6A60A675"/>
    <w:rsid w:val="6A6C668F"/>
    <w:rsid w:val="6A845698"/>
    <w:rsid w:val="6A8E5AA5"/>
    <w:rsid w:val="6AB77733"/>
    <w:rsid w:val="6AC13B13"/>
    <w:rsid w:val="6AE6CBF1"/>
    <w:rsid w:val="6AE867FA"/>
    <w:rsid w:val="6AF4B7AD"/>
    <w:rsid w:val="6AF80B38"/>
    <w:rsid w:val="6B011B4F"/>
    <w:rsid w:val="6B027200"/>
    <w:rsid w:val="6B1D5077"/>
    <w:rsid w:val="6B3D2EFE"/>
    <w:rsid w:val="6B4DA62F"/>
    <w:rsid w:val="6B4FF0EA"/>
    <w:rsid w:val="6B528C57"/>
    <w:rsid w:val="6B579C93"/>
    <w:rsid w:val="6B58BE21"/>
    <w:rsid w:val="6B722CD9"/>
    <w:rsid w:val="6B818DA9"/>
    <w:rsid w:val="6B835A29"/>
    <w:rsid w:val="6B8BB67F"/>
    <w:rsid w:val="6BA7F25A"/>
    <w:rsid w:val="6BAAAB75"/>
    <w:rsid w:val="6BAC9D6C"/>
    <w:rsid w:val="6BAFE131"/>
    <w:rsid w:val="6BB0BF60"/>
    <w:rsid w:val="6BB8BDA7"/>
    <w:rsid w:val="6BC51F58"/>
    <w:rsid w:val="6BCB35B3"/>
    <w:rsid w:val="6BD739B7"/>
    <w:rsid w:val="6BDBEAFD"/>
    <w:rsid w:val="6BDE535F"/>
    <w:rsid w:val="6BEEA669"/>
    <w:rsid w:val="6BF7207E"/>
    <w:rsid w:val="6BFAF5DA"/>
    <w:rsid w:val="6C04D3E8"/>
    <w:rsid w:val="6C1A7E56"/>
    <w:rsid w:val="6C23791D"/>
    <w:rsid w:val="6C2721A8"/>
    <w:rsid w:val="6C27426F"/>
    <w:rsid w:val="6C405E4E"/>
    <w:rsid w:val="6C904C92"/>
    <w:rsid w:val="6C930496"/>
    <w:rsid w:val="6CA75EDB"/>
    <w:rsid w:val="6CAA19FA"/>
    <w:rsid w:val="6CACBBAA"/>
    <w:rsid w:val="6CB19CB9"/>
    <w:rsid w:val="6CB7C26E"/>
    <w:rsid w:val="6CB8E6AF"/>
    <w:rsid w:val="6CC1AB26"/>
    <w:rsid w:val="6CCC158C"/>
    <w:rsid w:val="6CCDED69"/>
    <w:rsid w:val="6CD13B10"/>
    <w:rsid w:val="6CD4DFCB"/>
    <w:rsid w:val="6CD56094"/>
    <w:rsid w:val="6CD763B5"/>
    <w:rsid w:val="6CDDC9CB"/>
    <w:rsid w:val="6CE05EBD"/>
    <w:rsid w:val="6CEF4ED4"/>
    <w:rsid w:val="6CF1EE70"/>
    <w:rsid w:val="6CF2A4BF"/>
    <w:rsid w:val="6CF6C173"/>
    <w:rsid w:val="6CF779AF"/>
    <w:rsid w:val="6CFCA5F4"/>
    <w:rsid w:val="6D059D3A"/>
    <w:rsid w:val="6D09AFC2"/>
    <w:rsid w:val="6D0BB8E9"/>
    <w:rsid w:val="6D1E6CD6"/>
    <w:rsid w:val="6D21E7FF"/>
    <w:rsid w:val="6D2A277A"/>
    <w:rsid w:val="6D2F0200"/>
    <w:rsid w:val="6D43CAA0"/>
    <w:rsid w:val="6D445A81"/>
    <w:rsid w:val="6D49DF38"/>
    <w:rsid w:val="6D50AA13"/>
    <w:rsid w:val="6D52AC00"/>
    <w:rsid w:val="6D53E1DA"/>
    <w:rsid w:val="6D56F338"/>
    <w:rsid w:val="6D5B9A63"/>
    <w:rsid w:val="6D5BE279"/>
    <w:rsid w:val="6D5D4916"/>
    <w:rsid w:val="6D83DE1B"/>
    <w:rsid w:val="6D89F65D"/>
    <w:rsid w:val="6D8A87D9"/>
    <w:rsid w:val="6D991D5C"/>
    <w:rsid w:val="6D9DAD22"/>
    <w:rsid w:val="6DCE0868"/>
    <w:rsid w:val="6DDED18A"/>
    <w:rsid w:val="6DE8DED2"/>
    <w:rsid w:val="6DED7680"/>
    <w:rsid w:val="6E047B8A"/>
    <w:rsid w:val="6E10D88A"/>
    <w:rsid w:val="6E11BCC9"/>
    <w:rsid w:val="6E440180"/>
    <w:rsid w:val="6E5CFDF6"/>
    <w:rsid w:val="6E5DA96A"/>
    <w:rsid w:val="6E5EF580"/>
    <w:rsid w:val="6E5FC951"/>
    <w:rsid w:val="6E776DB3"/>
    <w:rsid w:val="6E7E071F"/>
    <w:rsid w:val="6EA5FA7A"/>
    <w:rsid w:val="6EAE6C1A"/>
    <w:rsid w:val="6EC01B34"/>
    <w:rsid w:val="6EC47160"/>
    <w:rsid w:val="6EC51B16"/>
    <w:rsid w:val="6EC7FFBA"/>
    <w:rsid w:val="6EE9C512"/>
    <w:rsid w:val="6EECBF70"/>
    <w:rsid w:val="6EF5A3CE"/>
    <w:rsid w:val="6EF6271C"/>
    <w:rsid w:val="6F008908"/>
    <w:rsid w:val="6F018406"/>
    <w:rsid w:val="6F0BE763"/>
    <w:rsid w:val="6F1A59B7"/>
    <w:rsid w:val="6F238233"/>
    <w:rsid w:val="6F2E9BFD"/>
    <w:rsid w:val="6F36816A"/>
    <w:rsid w:val="6F38180F"/>
    <w:rsid w:val="6F383266"/>
    <w:rsid w:val="6F3B9977"/>
    <w:rsid w:val="6F531297"/>
    <w:rsid w:val="6F6F0C51"/>
    <w:rsid w:val="6F7C4747"/>
    <w:rsid w:val="6F8C9D33"/>
    <w:rsid w:val="6F978CF4"/>
    <w:rsid w:val="6F9D042F"/>
    <w:rsid w:val="6FA1526A"/>
    <w:rsid w:val="6FAA07C2"/>
    <w:rsid w:val="6FAFBA56"/>
    <w:rsid w:val="6FB44F01"/>
    <w:rsid w:val="6FC48ACE"/>
    <w:rsid w:val="6FCD1B90"/>
    <w:rsid w:val="6FDB59A5"/>
    <w:rsid w:val="6FE268E2"/>
    <w:rsid w:val="6FF3275A"/>
    <w:rsid w:val="700C8D11"/>
    <w:rsid w:val="70125987"/>
    <w:rsid w:val="7015D0D5"/>
    <w:rsid w:val="70193327"/>
    <w:rsid w:val="702BED23"/>
    <w:rsid w:val="7044688E"/>
    <w:rsid w:val="704AC1B2"/>
    <w:rsid w:val="704EFD95"/>
    <w:rsid w:val="705142D0"/>
    <w:rsid w:val="705473B5"/>
    <w:rsid w:val="70550A35"/>
    <w:rsid w:val="706A638B"/>
    <w:rsid w:val="707CB714"/>
    <w:rsid w:val="708A0E2E"/>
    <w:rsid w:val="708B15D7"/>
    <w:rsid w:val="70A4E5B1"/>
    <w:rsid w:val="70DE922A"/>
    <w:rsid w:val="70F2136D"/>
    <w:rsid w:val="70F9FCC9"/>
    <w:rsid w:val="7110FC0A"/>
    <w:rsid w:val="711D5F28"/>
    <w:rsid w:val="712DA350"/>
    <w:rsid w:val="7133E951"/>
    <w:rsid w:val="713E35AC"/>
    <w:rsid w:val="714B33D8"/>
    <w:rsid w:val="7153330D"/>
    <w:rsid w:val="715A9463"/>
    <w:rsid w:val="715C002D"/>
    <w:rsid w:val="71616697"/>
    <w:rsid w:val="7163B1C2"/>
    <w:rsid w:val="716994EB"/>
    <w:rsid w:val="7170D29C"/>
    <w:rsid w:val="7172747F"/>
    <w:rsid w:val="7175BCF5"/>
    <w:rsid w:val="717C5CF5"/>
    <w:rsid w:val="717E9E91"/>
    <w:rsid w:val="718349D2"/>
    <w:rsid w:val="7185E622"/>
    <w:rsid w:val="718B9F16"/>
    <w:rsid w:val="7193A225"/>
    <w:rsid w:val="719BBB6A"/>
    <w:rsid w:val="71A83FA6"/>
    <w:rsid w:val="71BD5601"/>
    <w:rsid w:val="71C19588"/>
    <w:rsid w:val="71C52D98"/>
    <w:rsid w:val="71E4EAF9"/>
    <w:rsid w:val="71E89C7D"/>
    <w:rsid w:val="71F26899"/>
    <w:rsid w:val="71F54F0C"/>
    <w:rsid w:val="72002C51"/>
    <w:rsid w:val="7203C061"/>
    <w:rsid w:val="7203EE55"/>
    <w:rsid w:val="72061962"/>
    <w:rsid w:val="72091606"/>
    <w:rsid w:val="722458E0"/>
    <w:rsid w:val="722488E2"/>
    <w:rsid w:val="723AAEC4"/>
    <w:rsid w:val="7248B96F"/>
    <w:rsid w:val="72591FD6"/>
    <w:rsid w:val="7264FA3D"/>
    <w:rsid w:val="72675291"/>
    <w:rsid w:val="7270CA60"/>
    <w:rsid w:val="72748A44"/>
    <w:rsid w:val="727C5A55"/>
    <w:rsid w:val="72813F40"/>
    <w:rsid w:val="728DCCF3"/>
    <w:rsid w:val="72915EA8"/>
    <w:rsid w:val="7294DEAB"/>
    <w:rsid w:val="7297A58D"/>
    <w:rsid w:val="72A855CB"/>
    <w:rsid w:val="72AA1BBC"/>
    <w:rsid w:val="72AF1A28"/>
    <w:rsid w:val="72BEAD96"/>
    <w:rsid w:val="72C57686"/>
    <w:rsid w:val="72CA731C"/>
    <w:rsid w:val="72DCAADC"/>
    <w:rsid w:val="72EAE012"/>
    <w:rsid w:val="72FC4456"/>
    <w:rsid w:val="7306BEE6"/>
    <w:rsid w:val="7309735D"/>
    <w:rsid w:val="7310065F"/>
    <w:rsid w:val="7316EB53"/>
    <w:rsid w:val="731A42FB"/>
    <w:rsid w:val="731CBF62"/>
    <w:rsid w:val="73214FBA"/>
    <w:rsid w:val="73338179"/>
    <w:rsid w:val="733A0979"/>
    <w:rsid w:val="733E2D14"/>
    <w:rsid w:val="735385CB"/>
    <w:rsid w:val="7378429A"/>
    <w:rsid w:val="737C5EBD"/>
    <w:rsid w:val="739A32DA"/>
    <w:rsid w:val="73B12B49"/>
    <w:rsid w:val="73B6D6E8"/>
    <w:rsid w:val="73B7F723"/>
    <w:rsid w:val="73B862C1"/>
    <w:rsid w:val="73B94FF9"/>
    <w:rsid w:val="73C64456"/>
    <w:rsid w:val="73C9AB96"/>
    <w:rsid w:val="73D7F94B"/>
    <w:rsid w:val="73DA50C6"/>
    <w:rsid w:val="73DB9FB1"/>
    <w:rsid w:val="73DC5CD4"/>
    <w:rsid w:val="73F2E117"/>
    <w:rsid w:val="73F4BE6A"/>
    <w:rsid w:val="73FB5711"/>
    <w:rsid w:val="74134D46"/>
    <w:rsid w:val="7426A988"/>
    <w:rsid w:val="745DFEE6"/>
    <w:rsid w:val="746279D1"/>
    <w:rsid w:val="746CBF70"/>
    <w:rsid w:val="748052A0"/>
    <w:rsid w:val="7480CE48"/>
    <w:rsid w:val="7483C5E2"/>
    <w:rsid w:val="74A9D616"/>
    <w:rsid w:val="74AD8F53"/>
    <w:rsid w:val="74B9330C"/>
    <w:rsid w:val="74C27C2E"/>
    <w:rsid w:val="74CF6321"/>
    <w:rsid w:val="74E290F3"/>
    <w:rsid w:val="74E305C5"/>
    <w:rsid w:val="74E39EDC"/>
    <w:rsid w:val="74EDDC6B"/>
    <w:rsid w:val="7500C730"/>
    <w:rsid w:val="750135AF"/>
    <w:rsid w:val="750C0936"/>
    <w:rsid w:val="752B614A"/>
    <w:rsid w:val="753336D1"/>
    <w:rsid w:val="753B4EC0"/>
    <w:rsid w:val="75535D62"/>
    <w:rsid w:val="7557E461"/>
    <w:rsid w:val="7562322A"/>
    <w:rsid w:val="75628CB0"/>
    <w:rsid w:val="7563AF29"/>
    <w:rsid w:val="756B5B0F"/>
    <w:rsid w:val="756F79F5"/>
    <w:rsid w:val="7578242E"/>
    <w:rsid w:val="75808DEB"/>
    <w:rsid w:val="758630C7"/>
    <w:rsid w:val="758B3989"/>
    <w:rsid w:val="759D4DFF"/>
    <w:rsid w:val="75A4F9CF"/>
    <w:rsid w:val="75B04BC4"/>
    <w:rsid w:val="75B68421"/>
    <w:rsid w:val="75BC2AED"/>
    <w:rsid w:val="75C16F01"/>
    <w:rsid w:val="75C29EA3"/>
    <w:rsid w:val="75CC3746"/>
    <w:rsid w:val="75D7805B"/>
    <w:rsid w:val="75F9A2D0"/>
    <w:rsid w:val="75FC5E56"/>
    <w:rsid w:val="75FCA9DA"/>
    <w:rsid w:val="7607AC2D"/>
    <w:rsid w:val="7608D5E2"/>
    <w:rsid w:val="76273780"/>
    <w:rsid w:val="7628CEF7"/>
    <w:rsid w:val="7628E01D"/>
    <w:rsid w:val="762C8E48"/>
    <w:rsid w:val="7639CB8E"/>
    <w:rsid w:val="763D21C6"/>
    <w:rsid w:val="76482D81"/>
    <w:rsid w:val="764DE905"/>
    <w:rsid w:val="764F00A9"/>
    <w:rsid w:val="765F386A"/>
    <w:rsid w:val="76720D1E"/>
    <w:rsid w:val="76789E79"/>
    <w:rsid w:val="767D920A"/>
    <w:rsid w:val="76845822"/>
    <w:rsid w:val="768D796F"/>
    <w:rsid w:val="7693FB87"/>
    <w:rsid w:val="76A51FEB"/>
    <w:rsid w:val="76A9F038"/>
    <w:rsid w:val="76B5D0BE"/>
    <w:rsid w:val="76BC5E3F"/>
    <w:rsid w:val="76C192D1"/>
    <w:rsid w:val="76CC11B8"/>
    <w:rsid w:val="76DD5D75"/>
    <w:rsid w:val="76DEEEF7"/>
    <w:rsid w:val="76F23F2E"/>
    <w:rsid w:val="77061657"/>
    <w:rsid w:val="77120CC9"/>
    <w:rsid w:val="772D2BEE"/>
    <w:rsid w:val="776C62BD"/>
    <w:rsid w:val="776D569D"/>
    <w:rsid w:val="77785A61"/>
    <w:rsid w:val="7794541E"/>
    <w:rsid w:val="779F5436"/>
    <w:rsid w:val="77A78C2D"/>
    <w:rsid w:val="77BC52E2"/>
    <w:rsid w:val="77BD54B2"/>
    <w:rsid w:val="77BE6183"/>
    <w:rsid w:val="77BFC603"/>
    <w:rsid w:val="77CD9413"/>
    <w:rsid w:val="77D15881"/>
    <w:rsid w:val="77D1E5C9"/>
    <w:rsid w:val="77D389CF"/>
    <w:rsid w:val="77D7D750"/>
    <w:rsid w:val="77DC0E99"/>
    <w:rsid w:val="77E23F74"/>
    <w:rsid w:val="77F6E093"/>
    <w:rsid w:val="78082953"/>
    <w:rsid w:val="781DEC3E"/>
    <w:rsid w:val="782AA067"/>
    <w:rsid w:val="78307D14"/>
    <w:rsid w:val="7834F57C"/>
    <w:rsid w:val="784667E0"/>
    <w:rsid w:val="7862D29C"/>
    <w:rsid w:val="7863F6DC"/>
    <w:rsid w:val="786EB14F"/>
    <w:rsid w:val="78718A32"/>
    <w:rsid w:val="78908885"/>
    <w:rsid w:val="78A3E596"/>
    <w:rsid w:val="78C362D7"/>
    <w:rsid w:val="78DBCE74"/>
    <w:rsid w:val="78E06136"/>
    <w:rsid w:val="78F15F91"/>
    <w:rsid w:val="7900E1E6"/>
    <w:rsid w:val="7907588E"/>
    <w:rsid w:val="790B4D48"/>
    <w:rsid w:val="79169C17"/>
    <w:rsid w:val="791D32AB"/>
    <w:rsid w:val="793D980A"/>
    <w:rsid w:val="7941ED7C"/>
    <w:rsid w:val="7947FD3B"/>
    <w:rsid w:val="79603F12"/>
    <w:rsid w:val="797D6E72"/>
    <w:rsid w:val="798B2077"/>
    <w:rsid w:val="7999F4A2"/>
    <w:rsid w:val="79A36F00"/>
    <w:rsid w:val="79BA565A"/>
    <w:rsid w:val="79E30357"/>
    <w:rsid w:val="79E38434"/>
    <w:rsid w:val="7A1BBB78"/>
    <w:rsid w:val="7A27E0D9"/>
    <w:rsid w:val="7A44B434"/>
    <w:rsid w:val="7A474832"/>
    <w:rsid w:val="7A607ED5"/>
    <w:rsid w:val="7A616DA3"/>
    <w:rsid w:val="7A628999"/>
    <w:rsid w:val="7A65A27C"/>
    <w:rsid w:val="7A70465D"/>
    <w:rsid w:val="7A7156FE"/>
    <w:rsid w:val="7AAA1C1B"/>
    <w:rsid w:val="7AB24D43"/>
    <w:rsid w:val="7AB34722"/>
    <w:rsid w:val="7AB82CFF"/>
    <w:rsid w:val="7ABEBA6D"/>
    <w:rsid w:val="7AC9CF28"/>
    <w:rsid w:val="7ADF89B1"/>
    <w:rsid w:val="7AE0A27C"/>
    <w:rsid w:val="7B0031BD"/>
    <w:rsid w:val="7B0DAA8A"/>
    <w:rsid w:val="7B103AB5"/>
    <w:rsid w:val="7B2CB05E"/>
    <w:rsid w:val="7B3051D9"/>
    <w:rsid w:val="7B3FCDA8"/>
    <w:rsid w:val="7B432A10"/>
    <w:rsid w:val="7B434CE6"/>
    <w:rsid w:val="7B4C8279"/>
    <w:rsid w:val="7B57EDEE"/>
    <w:rsid w:val="7B5CD41C"/>
    <w:rsid w:val="7B5D6704"/>
    <w:rsid w:val="7B62CBC4"/>
    <w:rsid w:val="7B7013D2"/>
    <w:rsid w:val="7B7D4071"/>
    <w:rsid w:val="7B8DD428"/>
    <w:rsid w:val="7B91F73B"/>
    <w:rsid w:val="7B966981"/>
    <w:rsid w:val="7B9A378F"/>
    <w:rsid w:val="7BD836B9"/>
    <w:rsid w:val="7BDEF449"/>
    <w:rsid w:val="7BE101AC"/>
    <w:rsid w:val="7BE53955"/>
    <w:rsid w:val="7BEFC9C2"/>
    <w:rsid w:val="7BF802D3"/>
    <w:rsid w:val="7BF86319"/>
    <w:rsid w:val="7C0D5C19"/>
    <w:rsid w:val="7C0E0A40"/>
    <w:rsid w:val="7C156FF4"/>
    <w:rsid w:val="7C2B1B09"/>
    <w:rsid w:val="7C2E400B"/>
    <w:rsid w:val="7C2F1AE9"/>
    <w:rsid w:val="7C310B8E"/>
    <w:rsid w:val="7C321DB0"/>
    <w:rsid w:val="7C3E2EEB"/>
    <w:rsid w:val="7C4E38D4"/>
    <w:rsid w:val="7C638A6E"/>
    <w:rsid w:val="7C683B1C"/>
    <w:rsid w:val="7C714399"/>
    <w:rsid w:val="7C79EFB0"/>
    <w:rsid w:val="7C7F7417"/>
    <w:rsid w:val="7C9692E8"/>
    <w:rsid w:val="7C988E75"/>
    <w:rsid w:val="7CA55FC2"/>
    <w:rsid w:val="7CC0A5FC"/>
    <w:rsid w:val="7CC41417"/>
    <w:rsid w:val="7CDD81BB"/>
    <w:rsid w:val="7CDFBC59"/>
    <w:rsid w:val="7CF2BC37"/>
    <w:rsid w:val="7CFFE597"/>
    <w:rsid w:val="7D031D33"/>
    <w:rsid w:val="7D128A6A"/>
    <w:rsid w:val="7D1E2804"/>
    <w:rsid w:val="7D24999F"/>
    <w:rsid w:val="7D31FBFF"/>
    <w:rsid w:val="7D3310AB"/>
    <w:rsid w:val="7D38C0B5"/>
    <w:rsid w:val="7D402EEB"/>
    <w:rsid w:val="7D562AD0"/>
    <w:rsid w:val="7D5F038C"/>
    <w:rsid w:val="7D61C0DE"/>
    <w:rsid w:val="7D6C5361"/>
    <w:rsid w:val="7D7563CC"/>
    <w:rsid w:val="7D80F3F2"/>
    <w:rsid w:val="7D8AB999"/>
    <w:rsid w:val="7D8B7C73"/>
    <w:rsid w:val="7D8D4428"/>
    <w:rsid w:val="7D91C58F"/>
    <w:rsid w:val="7D95AB2F"/>
    <w:rsid w:val="7D997E0C"/>
    <w:rsid w:val="7DA2C6FD"/>
    <w:rsid w:val="7DAAECDB"/>
    <w:rsid w:val="7DC5DF7B"/>
    <w:rsid w:val="7DCF9433"/>
    <w:rsid w:val="7DD28BAA"/>
    <w:rsid w:val="7DDA4807"/>
    <w:rsid w:val="7DEB4FA5"/>
    <w:rsid w:val="7DF5F66D"/>
    <w:rsid w:val="7DFC5F99"/>
    <w:rsid w:val="7E2399D5"/>
    <w:rsid w:val="7E272F86"/>
    <w:rsid w:val="7E544C9F"/>
    <w:rsid w:val="7E65F309"/>
    <w:rsid w:val="7E6F263D"/>
    <w:rsid w:val="7E8CA14E"/>
    <w:rsid w:val="7E95262E"/>
    <w:rsid w:val="7E989228"/>
    <w:rsid w:val="7EC02BBA"/>
    <w:rsid w:val="7EE1A386"/>
    <w:rsid w:val="7EE3CB14"/>
    <w:rsid w:val="7F023EFE"/>
    <w:rsid w:val="7F0C27AC"/>
    <w:rsid w:val="7F1ACFA7"/>
    <w:rsid w:val="7F36A8BB"/>
    <w:rsid w:val="7F62DA1E"/>
    <w:rsid w:val="7F794477"/>
    <w:rsid w:val="7F8099AA"/>
    <w:rsid w:val="7F885623"/>
    <w:rsid w:val="7F8BEC82"/>
    <w:rsid w:val="7F925C69"/>
    <w:rsid w:val="7F965D26"/>
    <w:rsid w:val="7FA402A5"/>
    <w:rsid w:val="7FB0E38C"/>
    <w:rsid w:val="7FBAE772"/>
    <w:rsid w:val="7FD2DF78"/>
    <w:rsid w:val="7FE89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642008B-00F6-4061-8B5F-810A043B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2">
    <w:name w:val="heading 2"/>
    <w:basedOn w:val="Normal"/>
    <w:next w:val="Normal"/>
    <w:uiPriority w:val="9"/>
    <w:unhideWhenUsed/>
    <w:qFormat/>
    <w:rsid w:val="427C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AEB9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6">
    <w:name w:val="heading 6"/>
    <w:basedOn w:val="Normal"/>
    <w:next w:val="Normal"/>
    <w:uiPriority w:val="9"/>
    <w:unhideWhenUsed/>
    <w:qFormat/>
    <w:rsid w:val="1275B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tjdf-my.sharepoint.com/personal/t319383_tjdft_jus_br/Documents/Arquivos%20de%20Microsoft%20Copilot%20Chat/apc%200710751-07.pdf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tjdf-my.sharepoint.com/personal/t319383_tjdft_jus_br/Documents/Arquivos%20de%20Microsoft%20Copilot%20Chat/apc%200710751-07.pdf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jdf-my.sharepoint.com/personal/t319383_tjdft_jus_br/Documents/Arquivos%20de%20Microsoft%20Copilot%20Chat/apc%200710751-07.pdf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hyperlink" Target="https://tjdf-my.sharepoint.com/personal/t319383_tjdft_jus_br/Documents/Arquivos%20de%20Microsoft%20Copilot%20Chat/apc%200710751-07.pdf" TargetMode="External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hyperlink" Target="https://tjdf-my.sharepoint.com/personal/t319383_tjdft_jus_br/Documents/Arquivos%20de%20Microsoft%20Copilot%20Chat/apc%200710751-07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A535D"/>
    <w:rsid w:val="001E2AC0"/>
    <w:rsid w:val="00205489"/>
    <w:rsid w:val="00206B86"/>
    <w:rsid w:val="00236A50"/>
    <w:rsid w:val="00277029"/>
    <w:rsid w:val="002F13AB"/>
    <w:rsid w:val="00317E92"/>
    <w:rsid w:val="003B38E0"/>
    <w:rsid w:val="004214D0"/>
    <w:rsid w:val="00465A25"/>
    <w:rsid w:val="00474D1E"/>
    <w:rsid w:val="004C591E"/>
    <w:rsid w:val="005023EF"/>
    <w:rsid w:val="00617896"/>
    <w:rsid w:val="006653B7"/>
    <w:rsid w:val="00730800"/>
    <w:rsid w:val="00772ED7"/>
    <w:rsid w:val="0077693D"/>
    <w:rsid w:val="007D5396"/>
    <w:rsid w:val="007E66CB"/>
    <w:rsid w:val="008C4978"/>
    <w:rsid w:val="00962A91"/>
    <w:rsid w:val="009A37F4"/>
    <w:rsid w:val="00A8041D"/>
    <w:rsid w:val="00DF51C9"/>
    <w:rsid w:val="00E87B28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901F4D-9D57-4251-93E9-576A79E27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4383</Words>
  <Characters>23671</Characters>
  <Application>Microsoft Office Word</Application>
  <DocSecurity>0</DocSecurity>
  <Lines>197</Lines>
  <Paragraphs>55</Paragraphs>
  <ScaleCrop>false</ScaleCrop>
  <Company/>
  <LinksUpToDate>false</LinksUpToDate>
  <CharactersWithSpaces>27999</CharactersWithSpaces>
  <SharedDoc>false</SharedDoc>
  <HLinks>
    <vt:vector size="30" baseType="variant">
      <vt:variant>
        <vt:i4>7602203</vt:i4>
      </vt:variant>
      <vt:variant>
        <vt:i4>12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9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6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3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0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Marcia Vilela Alves - GDACA</cp:lastModifiedBy>
  <cp:revision>2</cp:revision>
  <dcterms:created xsi:type="dcterms:W3CDTF">2026-09-11T19:03:00Z</dcterms:created>
  <dcterms:modified xsi:type="dcterms:W3CDTF">2026-09-11T19:03:00Z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